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D67E9" w14:textId="77777777" w:rsidR="00A56EC9" w:rsidRDefault="00A56EC9" w:rsidP="00FE71DA">
      <w:pPr>
        <w:pStyle w:val="Default"/>
        <w:spacing w:line="360" w:lineRule="auto"/>
        <w:ind w:right="42"/>
        <w:jc w:val="center"/>
        <w:rPr>
          <w:rFonts w:ascii="Arial" w:hAnsi="Arial" w:cs="Arial"/>
          <w:b/>
          <w:color w:val="000000" w:themeColor="text1"/>
          <w:sz w:val="32"/>
          <w:szCs w:val="32"/>
          <w:lang w:val="de-DE"/>
        </w:rPr>
      </w:pPr>
    </w:p>
    <w:p w14:paraId="08E376EA" w14:textId="09614193" w:rsidR="00FE71DA" w:rsidRPr="00FE71DA" w:rsidRDefault="00FE71DA" w:rsidP="00FE71DA">
      <w:pPr>
        <w:pStyle w:val="Default"/>
        <w:spacing w:line="360" w:lineRule="auto"/>
        <w:ind w:right="42"/>
        <w:jc w:val="center"/>
        <w:rPr>
          <w:rFonts w:ascii="Arial" w:hAnsi="Arial" w:cs="Arial"/>
          <w:b/>
          <w:color w:val="000000" w:themeColor="text1"/>
          <w:sz w:val="32"/>
          <w:szCs w:val="32"/>
          <w:lang w:val="de-DE"/>
        </w:rPr>
      </w:pPr>
      <w:r w:rsidRPr="00FE71DA">
        <w:rPr>
          <w:rFonts w:ascii="Arial" w:hAnsi="Arial" w:cs="Arial"/>
          <w:b/>
          <w:color w:val="000000" w:themeColor="text1"/>
          <w:sz w:val="32"/>
          <w:szCs w:val="32"/>
          <w:lang w:val="de-DE"/>
        </w:rPr>
        <w:t>Zwischen Fremdbestimmung und Agency</w:t>
      </w:r>
    </w:p>
    <w:p w14:paraId="19559DEA" w14:textId="77777777" w:rsidR="00FE71DA" w:rsidRPr="00FE71DA" w:rsidRDefault="00FE71DA" w:rsidP="00FE71DA">
      <w:pPr>
        <w:jc w:val="center"/>
        <w:rPr>
          <w:rFonts w:ascii="Arial" w:hAnsi="Arial" w:cs="Arial"/>
        </w:rPr>
      </w:pPr>
    </w:p>
    <w:p w14:paraId="0497E89D" w14:textId="77777777" w:rsidR="00FE71DA" w:rsidRPr="00FE71DA" w:rsidRDefault="00FE71DA" w:rsidP="00FE71DA">
      <w:pPr>
        <w:pStyle w:val="Default"/>
        <w:spacing w:line="360" w:lineRule="auto"/>
        <w:ind w:right="42"/>
        <w:jc w:val="center"/>
        <w:rPr>
          <w:rFonts w:ascii="Arial" w:hAnsi="Arial" w:cs="Arial"/>
          <w:b/>
          <w:color w:val="000000" w:themeColor="text1"/>
          <w:sz w:val="28"/>
          <w:szCs w:val="28"/>
          <w:lang w:val="de-DE"/>
        </w:rPr>
      </w:pPr>
      <w:r w:rsidRPr="00FE71DA">
        <w:rPr>
          <w:rFonts w:ascii="Arial" w:hAnsi="Arial" w:cs="Arial"/>
          <w:b/>
          <w:color w:val="000000" w:themeColor="text1"/>
          <w:sz w:val="28"/>
          <w:szCs w:val="28"/>
          <w:lang w:val="de-DE"/>
        </w:rPr>
        <w:t>Medizinische Behandlungserfahrungen intergeschlechtlicher Menschen im biographischen Verlauf</w:t>
      </w:r>
    </w:p>
    <w:p w14:paraId="52C370E7" w14:textId="77777777" w:rsidR="00FE71DA" w:rsidRPr="00020FB0" w:rsidRDefault="00FE71DA" w:rsidP="00FE71DA">
      <w:pPr>
        <w:rPr>
          <w:rFonts w:ascii="Arial" w:hAnsi="Arial" w:cs="Arial"/>
          <w:sz w:val="22"/>
          <w:szCs w:val="22"/>
        </w:rPr>
      </w:pPr>
    </w:p>
    <w:p w14:paraId="2ECF2BA8" w14:textId="77777777" w:rsidR="00FE71DA" w:rsidRPr="00020FB0" w:rsidRDefault="00FE71DA" w:rsidP="00FE71DA">
      <w:pPr>
        <w:jc w:val="center"/>
        <w:rPr>
          <w:rFonts w:ascii="Arial" w:hAnsi="Arial" w:cs="Arial"/>
          <w:sz w:val="22"/>
          <w:szCs w:val="22"/>
        </w:rPr>
      </w:pPr>
    </w:p>
    <w:p w14:paraId="5CCA886C" w14:textId="77777777" w:rsidR="00FE71DA" w:rsidRPr="00020FB0" w:rsidRDefault="00FE71DA" w:rsidP="00FE71DA">
      <w:pPr>
        <w:jc w:val="center"/>
        <w:rPr>
          <w:rFonts w:ascii="Arial" w:hAnsi="Arial" w:cs="Arial"/>
          <w:sz w:val="22"/>
          <w:szCs w:val="22"/>
        </w:rPr>
      </w:pPr>
    </w:p>
    <w:p w14:paraId="60E08082" w14:textId="77777777" w:rsidR="00FE71DA" w:rsidRPr="00020FB0" w:rsidRDefault="00FE71DA" w:rsidP="00FE71DA">
      <w:pPr>
        <w:jc w:val="center"/>
        <w:rPr>
          <w:rFonts w:ascii="Arial" w:hAnsi="Arial" w:cs="Arial"/>
          <w:sz w:val="22"/>
          <w:szCs w:val="22"/>
        </w:rPr>
      </w:pPr>
    </w:p>
    <w:p w14:paraId="1FAEDCEF" w14:textId="77777777" w:rsidR="00FE71DA" w:rsidRPr="00020FB0" w:rsidRDefault="00FE71DA" w:rsidP="00FE71DA">
      <w:pPr>
        <w:jc w:val="center"/>
        <w:rPr>
          <w:rFonts w:ascii="Arial" w:hAnsi="Arial" w:cs="Arial"/>
          <w:sz w:val="22"/>
          <w:szCs w:val="22"/>
        </w:rPr>
      </w:pPr>
    </w:p>
    <w:p w14:paraId="125E9146" w14:textId="77777777" w:rsidR="00FE71DA" w:rsidRPr="00020FB0" w:rsidRDefault="00FE71DA" w:rsidP="00FE71DA">
      <w:pPr>
        <w:jc w:val="center"/>
        <w:rPr>
          <w:rFonts w:ascii="Arial" w:hAnsi="Arial" w:cs="Arial"/>
          <w:sz w:val="22"/>
          <w:szCs w:val="22"/>
        </w:rPr>
      </w:pPr>
    </w:p>
    <w:p w14:paraId="50F7D2BE" w14:textId="77777777" w:rsidR="00FE71DA" w:rsidRPr="00020FB0" w:rsidRDefault="00FE71DA" w:rsidP="00FE71DA">
      <w:pPr>
        <w:jc w:val="center"/>
        <w:rPr>
          <w:rFonts w:ascii="Arial" w:hAnsi="Arial" w:cs="Arial"/>
          <w:sz w:val="22"/>
          <w:szCs w:val="22"/>
        </w:rPr>
      </w:pPr>
    </w:p>
    <w:p w14:paraId="4E5C9239" w14:textId="77777777" w:rsidR="00FE71DA" w:rsidRPr="00020FB0" w:rsidRDefault="00FE71DA" w:rsidP="00FE71DA">
      <w:pPr>
        <w:jc w:val="center"/>
        <w:rPr>
          <w:rFonts w:ascii="Arial" w:hAnsi="Arial" w:cs="Arial"/>
          <w:sz w:val="22"/>
          <w:szCs w:val="22"/>
        </w:rPr>
      </w:pPr>
    </w:p>
    <w:p w14:paraId="50626E52" w14:textId="77777777" w:rsidR="00FE71DA" w:rsidRPr="00020FB0" w:rsidRDefault="00FE71DA" w:rsidP="00FE71DA">
      <w:pPr>
        <w:jc w:val="center"/>
        <w:rPr>
          <w:rFonts w:ascii="Arial" w:hAnsi="Arial" w:cs="Arial"/>
          <w:sz w:val="22"/>
          <w:szCs w:val="22"/>
        </w:rPr>
      </w:pPr>
    </w:p>
    <w:p w14:paraId="6B2F22EB" w14:textId="77777777" w:rsidR="00FE71DA" w:rsidRPr="00020FB0" w:rsidRDefault="00FE71DA" w:rsidP="00FE71DA">
      <w:pPr>
        <w:spacing w:line="360" w:lineRule="auto"/>
        <w:jc w:val="center"/>
        <w:rPr>
          <w:rFonts w:ascii="Arial" w:hAnsi="Arial" w:cs="Arial"/>
          <w:sz w:val="22"/>
          <w:szCs w:val="22"/>
        </w:rPr>
      </w:pPr>
      <w:r w:rsidRPr="00020FB0">
        <w:rPr>
          <w:rFonts w:ascii="Arial" w:hAnsi="Arial" w:cs="Arial"/>
          <w:sz w:val="22"/>
          <w:szCs w:val="22"/>
        </w:rPr>
        <w:t>Dissertation</w:t>
      </w:r>
    </w:p>
    <w:p w14:paraId="0A5B7721" w14:textId="77777777" w:rsidR="00FE71DA" w:rsidRPr="00020FB0" w:rsidRDefault="00FE71DA" w:rsidP="00FE71DA">
      <w:pPr>
        <w:spacing w:line="360" w:lineRule="auto"/>
        <w:jc w:val="center"/>
        <w:rPr>
          <w:rFonts w:ascii="Arial" w:hAnsi="Arial" w:cs="Arial"/>
          <w:sz w:val="22"/>
          <w:szCs w:val="22"/>
        </w:rPr>
      </w:pPr>
      <w:r w:rsidRPr="00020FB0">
        <w:rPr>
          <w:rFonts w:ascii="Arial" w:hAnsi="Arial" w:cs="Arial"/>
          <w:sz w:val="22"/>
          <w:szCs w:val="22"/>
        </w:rPr>
        <w:t>zur Erlangung des Doktorgrades</w:t>
      </w:r>
    </w:p>
    <w:p w14:paraId="71F5D3E0" w14:textId="77777777" w:rsidR="00FE71DA" w:rsidRPr="00020FB0" w:rsidRDefault="00FE71DA" w:rsidP="00FE71DA">
      <w:pPr>
        <w:spacing w:line="360" w:lineRule="auto"/>
        <w:jc w:val="center"/>
        <w:rPr>
          <w:rFonts w:ascii="Arial" w:hAnsi="Arial" w:cs="Arial"/>
          <w:sz w:val="22"/>
          <w:szCs w:val="22"/>
        </w:rPr>
      </w:pPr>
      <w:r w:rsidRPr="00020FB0">
        <w:rPr>
          <w:rFonts w:ascii="Arial" w:hAnsi="Arial" w:cs="Arial"/>
          <w:sz w:val="22"/>
          <w:szCs w:val="22"/>
        </w:rPr>
        <w:t>der Wirtschafts- und Sozialwissenschaftlichen Fakultät</w:t>
      </w:r>
    </w:p>
    <w:p w14:paraId="7ECE1CA0" w14:textId="78B89D5A" w:rsidR="00FE71DA" w:rsidRPr="00020FB0" w:rsidRDefault="00FE71DA" w:rsidP="00FE71DA">
      <w:pPr>
        <w:spacing w:line="360" w:lineRule="auto"/>
        <w:jc w:val="center"/>
        <w:rPr>
          <w:rFonts w:ascii="Arial" w:hAnsi="Arial" w:cs="Arial"/>
          <w:sz w:val="22"/>
          <w:szCs w:val="22"/>
        </w:rPr>
      </w:pPr>
      <w:r w:rsidRPr="00020FB0">
        <w:rPr>
          <w:rFonts w:ascii="Arial" w:hAnsi="Arial" w:cs="Arial"/>
          <w:sz w:val="22"/>
          <w:szCs w:val="22"/>
        </w:rPr>
        <w:t xml:space="preserve">der </w:t>
      </w:r>
      <w:proofErr w:type="gramStart"/>
      <w:r w:rsidRPr="00020FB0">
        <w:rPr>
          <w:rFonts w:ascii="Arial" w:hAnsi="Arial" w:cs="Arial"/>
          <w:sz w:val="22"/>
          <w:szCs w:val="22"/>
        </w:rPr>
        <w:t>Eberhard</w:t>
      </w:r>
      <w:r w:rsidR="00A56EC9">
        <w:rPr>
          <w:rFonts w:ascii="Arial" w:hAnsi="Arial" w:cs="Arial"/>
          <w:sz w:val="22"/>
          <w:szCs w:val="22"/>
        </w:rPr>
        <w:t xml:space="preserve"> </w:t>
      </w:r>
      <w:r>
        <w:rPr>
          <w:rFonts w:ascii="Arial" w:hAnsi="Arial" w:cs="Arial"/>
          <w:sz w:val="22"/>
          <w:szCs w:val="22"/>
        </w:rPr>
        <w:t>Karls</w:t>
      </w:r>
      <w:r w:rsidR="00A56EC9">
        <w:rPr>
          <w:rFonts w:ascii="Arial" w:hAnsi="Arial" w:cs="Arial"/>
          <w:sz w:val="22"/>
          <w:szCs w:val="22"/>
        </w:rPr>
        <w:t xml:space="preserve"> </w:t>
      </w:r>
      <w:r>
        <w:rPr>
          <w:rFonts w:ascii="Arial" w:hAnsi="Arial" w:cs="Arial"/>
          <w:sz w:val="22"/>
          <w:szCs w:val="22"/>
        </w:rPr>
        <w:t>Universität</w:t>
      </w:r>
      <w:proofErr w:type="gramEnd"/>
      <w:r w:rsidRPr="00020FB0">
        <w:rPr>
          <w:rFonts w:ascii="Arial" w:hAnsi="Arial" w:cs="Arial"/>
          <w:sz w:val="22"/>
          <w:szCs w:val="22"/>
        </w:rPr>
        <w:t xml:space="preserve"> Tübingen</w:t>
      </w:r>
    </w:p>
    <w:p w14:paraId="442D27D3" w14:textId="77777777" w:rsidR="00FE71DA" w:rsidRPr="00020FB0" w:rsidRDefault="00FE71DA" w:rsidP="00FE71DA">
      <w:pPr>
        <w:jc w:val="center"/>
        <w:rPr>
          <w:rFonts w:ascii="Arial" w:hAnsi="Arial" w:cs="Arial"/>
          <w:sz w:val="22"/>
          <w:szCs w:val="22"/>
        </w:rPr>
      </w:pPr>
    </w:p>
    <w:p w14:paraId="135DB3AE" w14:textId="77777777" w:rsidR="00FE71DA" w:rsidRPr="00020FB0" w:rsidRDefault="00FE71DA" w:rsidP="00FE71DA">
      <w:pPr>
        <w:jc w:val="center"/>
        <w:rPr>
          <w:rFonts w:ascii="Arial" w:hAnsi="Arial" w:cs="Arial"/>
          <w:sz w:val="22"/>
          <w:szCs w:val="22"/>
        </w:rPr>
      </w:pPr>
    </w:p>
    <w:p w14:paraId="0CC2CE84" w14:textId="77777777" w:rsidR="00FE71DA" w:rsidRPr="00020FB0" w:rsidRDefault="00FE71DA" w:rsidP="00FE71DA">
      <w:pPr>
        <w:jc w:val="center"/>
        <w:rPr>
          <w:rFonts w:ascii="Arial" w:hAnsi="Arial" w:cs="Arial"/>
          <w:sz w:val="22"/>
          <w:szCs w:val="22"/>
        </w:rPr>
      </w:pPr>
    </w:p>
    <w:p w14:paraId="28794930" w14:textId="77777777" w:rsidR="00FE71DA" w:rsidRPr="00020FB0" w:rsidRDefault="00FE71DA" w:rsidP="00FE71DA">
      <w:pPr>
        <w:jc w:val="center"/>
        <w:rPr>
          <w:rFonts w:ascii="Arial" w:hAnsi="Arial" w:cs="Arial"/>
          <w:sz w:val="22"/>
          <w:szCs w:val="22"/>
        </w:rPr>
      </w:pPr>
    </w:p>
    <w:p w14:paraId="4FF988DC" w14:textId="77777777" w:rsidR="00FE71DA" w:rsidRPr="00020FB0" w:rsidRDefault="00FE71DA" w:rsidP="00FE71DA">
      <w:pPr>
        <w:jc w:val="center"/>
        <w:rPr>
          <w:rFonts w:ascii="Arial" w:hAnsi="Arial" w:cs="Arial"/>
          <w:sz w:val="22"/>
          <w:szCs w:val="22"/>
        </w:rPr>
      </w:pPr>
    </w:p>
    <w:p w14:paraId="33043245" w14:textId="77777777" w:rsidR="00FE71DA" w:rsidRPr="00020FB0" w:rsidRDefault="00FE71DA" w:rsidP="00FE71DA">
      <w:pPr>
        <w:jc w:val="center"/>
        <w:rPr>
          <w:rFonts w:ascii="Arial" w:hAnsi="Arial" w:cs="Arial"/>
          <w:sz w:val="22"/>
          <w:szCs w:val="22"/>
        </w:rPr>
      </w:pPr>
    </w:p>
    <w:p w14:paraId="43094C72" w14:textId="77777777" w:rsidR="00FE71DA" w:rsidRPr="00020FB0" w:rsidRDefault="00FE71DA" w:rsidP="00FE71DA">
      <w:pPr>
        <w:jc w:val="center"/>
        <w:rPr>
          <w:rFonts w:ascii="Arial" w:hAnsi="Arial" w:cs="Arial"/>
          <w:sz w:val="22"/>
          <w:szCs w:val="22"/>
        </w:rPr>
      </w:pPr>
    </w:p>
    <w:p w14:paraId="56C680E9" w14:textId="77777777" w:rsidR="00FE71DA" w:rsidRPr="00020FB0" w:rsidRDefault="00FE71DA" w:rsidP="00FE71DA">
      <w:pPr>
        <w:jc w:val="center"/>
        <w:rPr>
          <w:rFonts w:ascii="Arial" w:hAnsi="Arial" w:cs="Arial"/>
          <w:sz w:val="22"/>
          <w:szCs w:val="22"/>
        </w:rPr>
      </w:pPr>
    </w:p>
    <w:p w14:paraId="184C6023" w14:textId="77777777" w:rsidR="00FE71DA" w:rsidRPr="00020FB0" w:rsidRDefault="00FE71DA" w:rsidP="00FE71DA">
      <w:pPr>
        <w:jc w:val="center"/>
        <w:rPr>
          <w:rFonts w:ascii="Arial" w:hAnsi="Arial" w:cs="Arial"/>
          <w:sz w:val="22"/>
          <w:szCs w:val="22"/>
        </w:rPr>
      </w:pPr>
    </w:p>
    <w:p w14:paraId="4510CAFF" w14:textId="77777777" w:rsidR="00FE71DA" w:rsidRPr="00020FB0" w:rsidRDefault="00FE71DA" w:rsidP="00FE71DA">
      <w:pPr>
        <w:jc w:val="center"/>
        <w:rPr>
          <w:rFonts w:ascii="Arial" w:hAnsi="Arial" w:cs="Arial"/>
          <w:sz w:val="22"/>
          <w:szCs w:val="22"/>
        </w:rPr>
      </w:pPr>
      <w:r w:rsidRPr="00020FB0">
        <w:rPr>
          <w:rFonts w:ascii="Arial" w:hAnsi="Arial" w:cs="Arial"/>
          <w:sz w:val="22"/>
          <w:szCs w:val="22"/>
        </w:rPr>
        <w:t>vorgelegt von</w:t>
      </w:r>
    </w:p>
    <w:p w14:paraId="30487FE4" w14:textId="77777777" w:rsidR="00FE71DA" w:rsidRPr="00020FB0" w:rsidRDefault="00FE71DA" w:rsidP="00FE71DA">
      <w:pPr>
        <w:jc w:val="center"/>
        <w:rPr>
          <w:rFonts w:ascii="Arial" w:hAnsi="Arial" w:cs="Arial"/>
          <w:sz w:val="22"/>
          <w:szCs w:val="22"/>
        </w:rPr>
      </w:pPr>
    </w:p>
    <w:p w14:paraId="685F0CD7" w14:textId="77777777" w:rsidR="00FE71DA" w:rsidRPr="00F1125A" w:rsidRDefault="00FE71DA" w:rsidP="00FE71DA">
      <w:pPr>
        <w:jc w:val="center"/>
        <w:rPr>
          <w:rFonts w:ascii="Arial" w:hAnsi="Arial" w:cs="Arial"/>
          <w:sz w:val="22"/>
          <w:szCs w:val="22"/>
          <w:lang w:val="en-US"/>
        </w:rPr>
      </w:pPr>
      <w:r w:rsidRPr="00F1125A">
        <w:rPr>
          <w:rFonts w:ascii="Arial" w:hAnsi="Arial" w:cs="Arial"/>
          <w:sz w:val="22"/>
          <w:szCs w:val="22"/>
          <w:lang w:val="en-US"/>
        </w:rPr>
        <w:t xml:space="preserve">Dr. med. Elio Gabriel </w:t>
      </w:r>
      <w:proofErr w:type="spellStart"/>
      <w:r w:rsidRPr="00F1125A">
        <w:rPr>
          <w:rFonts w:ascii="Arial" w:hAnsi="Arial" w:cs="Arial"/>
          <w:sz w:val="22"/>
          <w:szCs w:val="22"/>
          <w:lang w:val="en-US"/>
        </w:rPr>
        <w:t>Cle</w:t>
      </w:r>
      <w:r>
        <w:rPr>
          <w:rFonts w:ascii="Arial" w:hAnsi="Arial" w:cs="Arial"/>
          <w:sz w:val="22"/>
          <w:szCs w:val="22"/>
          <w:lang w:val="en-US"/>
        </w:rPr>
        <w:t>menz</w:t>
      </w:r>
      <w:proofErr w:type="spellEnd"/>
    </w:p>
    <w:p w14:paraId="217C8B18" w14:textId="77777777" w:rsidR="00FE71DA" w:rsidRPr="00F1125A" w:rsidRDefault="00FE71DA" w:rsidP="00FE71DA">
      <w:pPr>
        <w:jc w:val="center"/>
        <w:rPr>
          <w:rFonts w:ascii="Arial" w:hAnsi="Arial" w:cs="Arial"/>
          <w:sz w:val="22"/>
          <w:szCs w:val="22"/>
          <w:lang w:val="en-US"/>
        </w:rPr>
      </w:pPr>
    </w:p>
    <w:p w14:paraId="41F0DC47" w14:textId="77777777" w:rsidR="00FE71DA" w:rsidRPr="00F1125A" w:rsidRDefault="00FE71DA" w:rsidP="00FE71DA">
      <w:pPr>
        <w:jc w:val="center"/>
        <w:rPr>
          <w:rFonts w:ascii="Arial" w:hAnsi="Arial" w:cs="Arial"/>
          <w:sz w:val="22"/>
          <w:szCs w:val="22"/>
          <w:lang w:val="en-US"/>
        </w:rPr>
      </w:pPr>
    </w:p>
    <w:p w14:paraId="503F7159" w14:textId="77777777" w:rsidR="00FE71DA" w:rsidRPr="00F1125A" w:rsidRDefault="00FE71DA" w:rsidP="00FE71DA">
      <w:pPr>
        <w:jc w:val="center"/>
        <w:rPr>
          <w:rFonts w:ascii="Arial" w:hAnsi="Arial" w:cs="Arial"/>
          <w:sz w:val="22"/>
          <w:szCs w:val="22"/>
          <w:lang w:val="en-US"/>
        </w:rPr>
      </w:pPr>
    </w:p>
    <w:p w14:paraId="2CEC5034" w14:textId="77777777" w:rsidR="00FE71DA" w:rsidRPr="00F1125A" w:rsidRDefault="00FE71DA" w:rsidP="00FE71DA">
      <w:pPr>
        <w:jc w:val="center"/>
        <w:rPr>
          <w:rFonts w:ascii="Arial" w:hAnsi="Arial" w:cs="Arial"/>
          <w:sz w:val="22"/>
          <w:szCs w:val="22"/>
          <w:lang w:val="en-US"/>
        </w:rPr>
      </w:pPr>
    </w:p>
    <w:p w14:paraId="00CDB1D0" w14:textId="77777777" w:rsidR="00FE71DA" w:rsidRPr="00F1125A" w:rsidRDefault="00FE71DA" w:rsidP="00FE71DA">
      <w:pPr>
        <w:jc w:val="center"/>
        <w:rPr>
          <w:rFonts w:ascii="Arial" w:hAnsi="Arial" w:cs="Arial"/>
          <w:sz w:val="22"/>
          <w:szCs w:val="22"/>
          <w:lang w:val="en-US"/>
        </w:rPr>
      </w:pPr>
    </w:p>
    <w:p w14:paraId="6E2B20A6" w14:textId="77777777" w:rsidR="00FE71DA" w:rsidRPr="00F1125A" w:rsidRDefault="00FE71DA" w:rsidP="00FE71DA">
      <w:pPr>
        <w:jc w:val="center"/>
        <w:rPr>
          <w:rFonts w:ascii="Arial" w:hAnsi="Arial" w:cs="Arial"/>
          <w:sz w:val="22"/>
          <w:szCs w:val="22"/>
          <w:lang w:val="en-US"/>
        </w:rPr>
      </w:pPr>
    </w:p>
    <w:p w14:paraId="079060F8" w14:textId="77777777" w:rsidR="00FE71DA" w:rsidRPr="00F1125A" w:rsidRDefault="00FE71DA" w:rsidP="00FE71DA">
      <w:pPr>
        <w:jc w:val="center"/>
        <w:rPr>
          <w:rFonts w:ascii="Arial" w:hAnsi="Arial" w:cs="Arial"/>
          <w:sz w:val="22"/>
          <w:szCs w:val="22"/>
          <w:lang w:val="en-US"/>
        </w:rPr>
      </w:pPr>
    </w:p>
    <w:p w14:paraId="48E4AEE2" w14:textId="77777777" w:rsidR="00FE71DA" w:rsidRPr="00F1125A" w:rsidRDefault="00FE71DA" w:rsidP="00FE71DA">
      <w:pPr>
        <w:jc w:val="center"/>
        <w:rPr>
          <w:rFonts w:ascii="Arial" w:hAnsi="Arial" w:cs="Arial"/>
          <w:sz w:val="22"/>
          <w:szCs w:val="22"/>
          <w:lang w:val="en-US"/>
        </w:rPr>
      </w:pPr>
    </w:p>
    <w:p w14:paraId="0815F510" w14:textId="77777777" w:rsidR="00FE71DA" w:rsidRPr="00F1125A" w:rsidRDefault="00FE71DA" w:rsidP="00FE71DA">
      <w:pPr>
        <w:jc w:val="center"/>
        <w:rPr>
          <w:rFonts w:ascii="Arial" w:hAnsi="Arial" w:cs="Arial"/>
          <w:sz w:val="22"/>
          <w:szCs w:val="22"/>
          <w:lang w:val="en-US"/>
        </w:rPr>
      </w:pPr>
    </w:p>
    <w:p w14:paraId="4D671BF0" w14:textId="77777777" w:rsidR="00FE71DA" w:rsidRPr="00F1125A" w:rsidRDefault="00FE71DA" w:rsidP="00FE71DA">
      <w:pPr>
        <w:jc w:val="center"/>
        <w:rPr>
          <w:rFonts w:ascii="Arial" w:hAnsi="Arial" w:cs="Arial"/>
          <w:sz w:val="22"/>
          <w:szCs w:val="22"/>
          <w:lang w:val="en-US"/>
        </w:rPr>
      </w:pPr>
    </w:p>
    <w:p w14:paraId="07A797B7" w14:textId="77777777" w:rsidR="00FE71DA" w:rsidRPr="00020FB0" w:rsidRDefault="00FE71DA" w:rsidP="00FE71DA">
      <w:pPr>
        <w:jc w:val="center"/>
        <w:rPr>
          <w:rFonts w:ascii="Arial" w:hAnsi="Arial" w:cs="Arial"/>
          <w:sz w:val="22"/>
          <w:szCs w:val="22"/>
        </w:rPr>
      </w:pPr>
      <w:r w:rsidRPr="00020FB0">
        <w:rPr>
          <w:rFonts w:ascii="Arial" w:hAnsi="Arial" w:cs="Arial"/>
          <w:sz w:val="22"/>
          <w:szCs w:val="22"/>
        </w:rPr>
        <w:t>Tübingen</w:t>
      </w:r>
    </w:p>
    <w:p w14:paraId="4373EC92" w14:textId="77777777" w:rsidR="00FE71DA" w:rsidRPr="00020FB0" w:rsidRDefault="00FE71DA" w:rsidP="00FE71DA">
      <w:pPr>
        <w:jc w:val="center"/>
        <w:rPr>
          <w:rFonts w:ascii="Arial" w:hAnsi="Arial" w:cs="Arial"/>
          <w:sz w:val="22"/>
          <w:szCs w:val="22"/>
        </w:rPr>
      </w:pPr>
    </w:p>
    <w:p w14:paraId="51477381" w14:textId="77777777" w:rsidR="00FE71DA" w:rsidRPr="00020FB0" w:rsidRDefault="00FE71DA" w:rsidP="00FE71DA">
      <w:pPr>
        <w:jc w:val="center"/>
        <w:rPr>
          <w:rFonts w:ascii="Arial" w:hAnsi="Arial" w:cs="Arial"/>
          <w:sz w:val="22"/>
          <w:szCs w:val="22"/>
        </w:rPr>
      </w:pPr>
      <w:r>
        <w:rPr>
          <w:rFonts w:ascii="Arial" w:hAnsi="Arial" w:cs="Arial"/>
          <w:sz w:val="22"/>
          <w:szCs w:val="22"/>
        </w:rPr>
        <w:t>2026</w:t>
      </w:r>
    </w:p>
    <w:p w14:paraId="3D270D3B" w14:textId="77777777" w:rsidR="00FE71DA" w:rsidRDefault="00FE71DA" w:rsidP="00FE71DA">
      <w:pPr>
        <w:rPr>
          <w:rFonts w:ascii="Arial" w:hAnsi="Arial" w:cs="Arial"/>
        </w:rPr>
      </w:pPr>
      <w:r>
        <w:rPr>
          <w:rFonts w:ascii="Arial" w:hAnsi="Arial" w:cs="Arial"/>
        </w:rPr>
        <w:br w:type="page"/>
      </w:r>
    </w:p>
    <w:p w14:paraId="1E336375" w14:textId="77777777" w:rsidR="00FE71DA" w:rsidRDefault="00FE71DA" w:rsidP="00FE71DA">
      <w:pPr>
        <w:rPr>
          <w:rFonts w:ascii="Arial" w:hAnsi="Arial" w:cs="Arial"/>
        </w:rPr>
      </w:pPr>
    </w:p>
    <w:p w14:paraId="347B3CDF" w14:textId="77777777" w:rsidR="00FE71DA" w:rsidRDefault="00FE71DA" w:rsidP="00FE71DA">
      <w:pPr>
        <w:rPr>
          <w:rFonts w:ascii="Arial" w:hAnsi="Arial" w:cs="Arial"/>
        </w:rPr>
      </w:pPr>
    </w:p>
    <w:p w14:paraId="76DB07C8" w14:textId="77777777" w:rsidR="00FE71DA" w:rsidRDefault="00FE71DA" w:rsidP="00FE71DA">
      <w:pPr>
        <w:rPr>
          <w:rFonts w:ascii="Arial" w:hAnsi="Arial" w:cs="Arial"/>
        </w:rPr>
      </w:pPr>
    </w:p>
    <w:p w14:paraId="4BC67C84" w14:textId="77777777" w:rsidR="00FE71DA" w:rsidRDefault="00FE71DA" w:rsidP="00FE71DA">
      <w:pPr>
        <w:rPr>
          <w:rFonts w:ascii="Arial" w:hAnsi="Arial" w:cs="Arial"/>
        </w:rPr>
      </w:pPr>
    </w:p>
    <w:p w14:paraId="18A3AD58" w14:textId="77777777" w:rsidR="00FE71DA" w:rsidRDefault="00FE71DA" w:rsidP="00FE71DA">
      <w:pPr>
        <w:rPr>
          <w:rFonts w:ascii="Arial" w:hAnsi="Arial" w:cs="Arial"/>
        </w:rPr>
      </w:pPr>
    </w:p>
    <w:p w14:paraId="5A3DD731" w14:textId="77777777" w:rsidR="00FE71DA" w:rsidRDefault="00FE71DA" w:rsidP="00FE71DA">
      <w:pPr>
        <w:rPr>
          <w:rFonts w:ascii="Arial" w:hAnsi="Arial" w:cs="Arial"/>
        </w:rPr>
      </w:pPr>
    </w:p>
    <w:p w14:paraId="117564EB" w14:textId="77777777" w:rsidR="00FE71DA" w:rsidRDefault="00FE71DA" w:rsidP="00FE71DA">
      <w:pPr>
        <w:rPr>
          <w:rFonts w:ascii="Arial" w:hAnsi="Arial" w:cs="Arial"/>
        </w:rPr>
      </w:pPr>
    </w:p>
    <w:p w14:paraId="5FAD5759" w14:textId="77777777" w:rsidR="00FE71DA" w:rsidRDefault="00FE71DA" w:rsidP="00FE71DA">
      <w:pPr>
        <w:rPr>
          <w:rFonts w:ascii="Arial" w:hAnsi="Arial" w:cs="Arial"/>
        </w:rPr>
      </w:pPr>
    </w:p>
    <w:p w14:paraId="17FCD238" w14:textId="77777777" w:rsidR="00FE71DA" w:rsidRDefault="00FE71DA" w:rsidP="00FE71DA">
      <w:pPr>
        <w:rPr>
          <w:rFonts w:ascii="Arial" w:hAnsi="Arial" w:cs="Arial"/>
        </w:rPr>
      </w:pPr>
    </w:p>
    <w:p w14:paraId="59195C80" w14:textId="77777777" w:rsidR="00FE71DA" w:rsidRDefault="00FE71DA" w:rsidP="00FE71DA">
      <w:pPr>
        <w:rPr>
          <w:rFonts w:ascii="Arial" w:hAnsi="Arial" w:cs="Arial"/>
        </w:rPr>
      </w:pPr>
    </w:p>
    <w:p w14:paraId="3CFE7025" w14:textId="77777777" w:rsidR="00FE71DA" w:rsidRDefault="00FE71DA" w:rsidP="00FE71DA">
      <w:pPr>
        <w:rPr>
          <w:rFonts w:ascii="Arial" w:hAnsi="Arial" w:cs="Arial"/>
        </w:rPr>
      </w:pPr>
    </w:p>
    <w:p w14:paraId="08210686" w14:textId="77777777" w:rsidR="00FE71DA" w:rsidRDefault="00FE71DA" w:rsidP="00FE71DA">
      <w:pPr>
        <w:rPr>
          <w:rFonts w:ascii="Arial" w:hAnsi="Arial" w:cs="Arial"/>
        </w:rPr>
      </w:pPr>
    </w:p>
    <w:p w14:paraId="7603F64D" w14:textId="77777777" w:rsidR="00FE71DA" w:rsidRDefault="00FE71DA" w:rsidP="00FE71DA">
      <w:pPr>
        <w:rPr>
          <w:rFonts w:ascii="Arial" w:hAnsi="Arial" w:cs="Arial"/>
        </w:rPr>
      </w:pPr>
    </w:p>
    <w:p w14:paraId="110CEDF3" w14:textId="77777777" w:rsidR="00FE71DA" w:rsidRDefault="00FE71DA" w:rsidP="00FE71DA">
      <w:pPr>
        <w:rPr>
          <w:rFonts w:ascii="Arial" w:hAnsi="Arial" w:cs="Arial"/>
        </w:rPr>
      </w:pPr>
    </w:p>
    <w:p w14:paraId="38112E10" w14:textId="77777777" w:rsidR="00FE71DA" w:rsidRDefault="00FE71DA" w:rsidP="00FE71DA">
      <w:pPr>
        <w:rPr>
          <w:rFonts w:ascii="Arial" w:hAnsi="Arial" w:cs="Arial"/>
        </w:rPr>
      </w:pPr>
    </w:p>
    <w:p w14:paraId="0620EACA" w14:textId="77777777" w:rsidR="00FE71DA" w:rsidRDefault="00FE71DA" w:rsidP="00FE71DA">
      <w:pPr>
        <w:rPr>
          <w:rFonts w:ascii="Arial" w:hAnsi="Arial" w:cs="Arial"/>
        </w:rPr>
      </w:pPr>
    </w:p>
    <w:p w14:paraId="37DC0C18" w14:textId="77777777" w:rsidR="00FE71DA" w:rsidRDefault="00FE71DA" w:rsidP="00FE71DA">
      <w:pPr>
        <w:rPr>
          <w:rFonts w:ascii="Arial" w:hAnsi="Arial" w:cs="Arial"/>
        </w:rPr>
      </w:pPr>
    </w:p>
    <w:p w14:paraId="0FC8BDDA" w14:textId="77777777" w:rsidR="00FE71DA" w:rsidRDefault="00FE71DA" w:rsidP="00FE71DA">
      <w:pPr>
        <w:rPr>
          <w:rFonts w:ascii="Arial" w:hAnsi="Arial" w:cs="Arial"/>
        </w:rPr>
      </w:pPr>
    </w:p>
    <w:p w14:paraId="23281276" w14:textId="77777777" w:rsidR="00FE71DA" w:rsidRDefault="00FE71DA" w:rsidP="00FE71DA">
      <w:pPr>
        <w:rPr>
          <w:rFonts w:ascii="Arial" w:hAnsi="Arial" w:cs="Arial"/>
        </w:rPr>
      </w:pPr>
    </w:p>
    <w:p w14:paraId="53591088" w14:textId="77777777" w:rsidR="00FE71DA" w:rsidRDefault="00FE71DA" w:rsidP="00FE71DA">
      <w:pPr>
        <w:rPr>
          <w:rFonts w:ascii="Arial" w:hAnsi="Arial" w:cs="Arial"/>
        </w:rPr>
      </w:pPr>
    </w:p>
    <w:p w14:paraId="1ADC1F2E" w14:textId="77777777" w:rsidR="00FE71DA" w:rsidRDefault="00FE71DA" w:rsidP="00FE71DA">
      <w:pPr>
        <w:rPr>
          <w:rFonts w:ascii="Arial" w:hAnsi="Arial" w:cs="Arial"/>
        </w:rPr>
      </w:pPr>
    </w:p>
    <w:p w14:paraId="09A4DF29" w14:textId="77777777" w:rsidR="00FE71DA" w:rsidRDefault="00FE71DA" w:rsidP="00FE71DA">
      <w:pPr>
        <w:rPr>
          <w:rFonts w:ascii="Arial" w:hAnsi="Arial" w:cs="Arial"/>
        </w:rPr>
      </w:pPr>
    </w:p>
    <w:p w14:paraId="1511EB42" w14:textId="77777777" w:rsidR="00FE71DA" w:rsidRDefault="00FE71DA" w:rsidP="00FE71DA">
      <w:pPr>
        <w:rPr>
          <w:rFonts w:ascii="Arial" w:hAnsi="Arial" w:cs="Arial"/>
        </w:rPr>
      </w:pPr>
    </w:p>
    <w:p w14:paraId="6B7B01C4" w14:textId="77777777" w:rsidR="00FE71DA" w:rsidRDefault="00FE71DA" w:rsidP="00FE71DA">
      <w:pPr>
        <w:rPr>
          <w:rFonts w:ascii="Arial" w:hAnsi="Arial" w:cs="Arial"/>
        </w:rPr>
      </w:pPr>
    </w:p>
    <w:p w14:paraId="68FF9E48" w14:textId="77777777" w:rsidR="00FE71DA" w:rsidRDefault="00FE71DA" w:rsidP="00FE71DA">
      <w:pPr>
        <w:rPr>
          <w:rFonts w:ascii="Arial" w:hAnsi="Arial" w:cs="Arial"/>
        </w:rPr>
      </w:pPr>
    </w:p>
    <w:p w14:paraId="31682785" w14:textId="77777777" w:rsidR="00FE71DA" w:rsidRDefault="00FE71DA" w:rsidP="00FE71DA">
      <w:pPr>
        <w:rPr>
          <w:rFonts w:ascii="Arial" w:hAnsi="Arial" w:cs="Arial"/>
        </w:rPr>
      </w:pPr>
    </w:p>
    <w:p w14:paraId="03C0DA5C" w14:textId="77777777" w:rsidR="00FE71DA" w:rsidRDefault="00FE71DA" w:rsidP="00FE71DA">
      <w:pPr>
        <w:rPr>
          <w:rFonts w:ascii="Arial" w:hAnsi="Arial" w:cs="Arial"/>
        </w:rPr>
      </w:pPr>
    </w:p>
    <w:p w14:paraId="1885A203" w14:textId="77777777" w:rsidR="00FE71DA" w:rsidRDefault="00FE71DA" w:rsidP="00FE71DA">
      <w:pPr>
        <w:rPr>
          <w:rFonts w:ascii="Arial" w:hAnsi="Arial" w:cs="Arial"/>
        </w:rPr>
      </w:pPr>
    </w:p>
    <w:p w14:paraId="59A51578" w14:textId="77777777" w:rsidR="00FE71DA" w:rsidRDefault="00FE71DA" w:rsidP="00FE71DA">
      <w:pPr>
        <w:tabs>
          <w:tab w:val="left" w:pos="4500"/>
          <w:tab w:val="left" w:pos="5400"/>
        </w:tabs>
        <w:spacing w:line="360" w:lineRule="auto"/>
        <w:rPr>
          <w:rFonts w:ascii="Arial" w:hAnsi="Arial" w:cs="Arial"/>
          <w:sz w:val="22"/>
          <w:szCs w:val="22"/>
        </w:rPr>
      </w:pPr>
    </w:p>
    <w:p w14:paraId="2D358844" w14:textId="77777777" w:rsidR="00FE71DA" w:rsidRPr="00FC2E3B"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1. Betreuer</w:t>
      </w:r>
      <w:r>
        <w:rPr>
          <w:rFonts w:ascii="Arial" w:hAnsi="Arial" w:cs="Arial"/>
          <w:sz w:val="22"/>
          <w:szCs w:val="22"/>
        </w:rPr>
        <w:t>in:</w:t>
      </w:r>
      <w:r w:rsidRPr="00FC2E3B">
        <w:rPr>
          <w:rFonts w:ascii="Arial" w:hAnsi="Arial" w:cs="Arial"/>
          <w:sz w:val="22"/>
          <w:szCs w:val="22"/>
        </w:rPr>
        <w:tab/>
      </w:r>
      <w:r>
        <w:rPr>
          <w:rFonts w:ascii="Arial" w:hAnsi="Arial" w:cs="Arial"/>
          <w:sz w:val="22"/>
          <w:szCs w:val="22"/>
        </w:rPr>
        <w:t>Prof.in Barbara Stauber</w:t>
      </w:r>
    </w:p>
    <w:p w14:paraId="79B97337" w14:textId="77777777" w:rsidR="00FE71DA" w:rsidRPr="00FC2E3B"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2. Betreuer</w:t>
      </w:r>
      <w:r>
        <w:rPr>
          <w:rFonts w:ascii="Arial" w:hAnsi="Arial" w:cs="Arial"/>
          <w:sz w:val="22"/>
          <w:szCs w:val="22"/>
        </w:rPr>
        <w:t>in</w:t>
      </w:r>
      <w:r w:rsidRPr="00FC2E3B">
        <w:rPr>
          <w:rFonts w:ascii="Arial" w:hAnsi="Arial" w:cs="Arial"/>
          <w:sz w:val="22"/>
          <w:szCs w:val="22"/>
        </w:rPr>
        <w:tab/>
      </w:r>
      <w:r>
        <w:rPr>
          <w:rFonts w:ascii="Arial" w:hAnsi="Arial" w:cs="Arial"/>
          <w:sz w:val="22"/>
          <w:szCs w:val="22"/>
        </w:rPr>
        <w:t xml:space="preserve">Prof. Maria </w:t>
      </w:r>
      <w:proofErr w:type="spellStart"/>
      <w:r>
        <w:rPr>
          <w:rFonts w:ascii="Arial" w:hAnsi="Arial" w:cs="Arial"/>
          <w:sz w:val="22"/>
          <w:szCs w:val="22"/>
        </w:rPr>
        <w:t>Pohn-Lauggas</w:t>
      </w:r>
      <w:proofErr w:type="spellEnd"/>
    </w:p>
    <w:p w14:paraId="5A85EF01" w14:textId="77777777" w:rsidR="00FE71DA" w:rsidRPr="00FC2E3B"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ab/>
      </w:r>
    </w:p>
    <w:p w14:paraId="5F2ED41A" w14:textId="77777777" w:rsidR="00FE71DA" w:rsidRPr="00FC2E3B" w:rsidRDefault="00FE71DA" w:rsidP="00FE71DA">
      <w:pPr>
        <w:tabs>
          <w:tab w:val="left" w:pos="4500"/>
          <w:tab w:val="left" w:pos="5400"/>
        </w:tabs>
        <w:spacing w:line="360" w:lineRule="auto"/>
        <w:rPr>
          <w:rFonts w:ascii="Arial" w:hAnsi="Arial" w:cs="Arial"/>
          <w:sz w:val="22"/>
          <w:szCs w:val="22"/>
        </w:rPr>
      </w:pPr>
    </w:p>
    <w:p w14:paraId="49C88ACC" w14:textId="6DF6C481" w:rsidR="00B67526"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Tag der mündlichen Prüfung:</w:t>
      </w:r>
      <w:r w:rsidR="00B67526">
        <w:rPr>
          <w:rFonts w:ascii="Arial" w:hAnsi="Arial" w:cs="Arial"/>
          <w:sz w:val="22"/>
          <w:szCs w:val="22"/>
        </w:rPr>
        <w:tab/>
      </w:r>
    </w:p>
    <w:p w14:paraId="228BC203" w14:textId="02351739" w:rsidR="00FE71DA" w:rsidRPr="00FC2E3B"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ab/>
      </w:r>
    </w:p>
    <w:p w14:paraId="669EBB63" w14:textId="77777777" w:rsidR="00FE71DA" w:rsidRPr="00F1125A"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Dekan:</w:t>
      </w:r>
      <w:r w:rsidRPr="00FC2E3B">
        <w:rPr>
          <w:rFonts w:ascii="Arial" w:hAnsi="Arial" w:cs="Arial"/>
          <w:sz w:val="22"/>
          <w:szCs w:val="22"/>
        </w:rPr>
        <w:tab/>
      </w:r>
      <w:r>
        <w:rPr>
          <w:rFonts w:ascii="Arial" w:hAnsi="Arial" w:cs="Arial"/>
          <w:sz w:val="22"/>
          <w:szCs w:val="22"/>
        </w:rPr>
        <w:t xml:space="preserve">Dominik </w:t>
      </w:r>
      <w:proofErr w:type="spellStart"/>
      <w:r>
        <w:rPr>
          <w:rFonts w:ascii="Arial" w:hAnsi="Arial" w:cs="Arial"/>
          <w:sz w:val="22"/>
          <w:szCs w:val="22"/>
        </w:rPr>
        <w:t>Papies</w:t>
      </w:r>
      <w:proofErr w:type="spellEnd"/>
    </w:p>
    <w:p w14:paraId="7287BE0C" w14:textId="77777777" w:rsidR="00FE71DA" w:rsidRPr="003021A3" w:rsidRDefault="00FE71DA" w:rsidP="00FE71DA">
      <w:pPr>
        <w:tabs>
          <w:tab w:val="left" w:pos="4500"/>
          <w:tab w:val="left" w:pos="5400"/>
        </w:tabs>
        <w:spacing w:line="360" w:lineRule="auto"/>
        <w:rPr>
          <w:rFonts w:ascii="Arial" w:hAnsi="Arial" w:cs="Arial"/>
          <w:sz w:val="16"/>
          <w:szCs w:val="16"/>
        </w:rPr>
      </w:pPr>
    </w:p>
    <w:p w14:paraId="5C92C094" w14:textId="77777777" w:rsidR="00FE71DA" w:rsidRPr="00FC2E3B" w:rsidRDefault="00FE71DA" w:rsidP="00FE71DA">
      <w:pPr>
        <w:tabs>
          <w:tab w:val="left" w:pos="4500"/>
          <w:tab w:val="left" w:pos="5400"/>
        </w:tabs>
        <w:spacing w:line="360" w:lineRule="auto"/>
        <w:rPr>
          <w:rFonts w:ascii="Arial" w:hAnsi="Arial" w:cs="Arial"/>
          <w:sz w:val="22"/>
          <w:szCs w:val="22"/>
        </w:rPr>
      </w:pPr>
    </w:p>
    <w:p w14:paraId="04F2CF1A" w14:textId="77777777" w:rsidR="00FE71DA" w:rsidRPr="00FC2E3B"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1. Gutachter</w:t>
      </w:r>
      <w:r>
        <w:rPr>
          <w:rFonts w:ascii="Arial" w:hAnsi="Arial" w:cs="Arial"/>
          <w:sz w:val="22"/>
          <w:szCs w:val="22"/>
        </w:rPr>
        <w:t>in:</w:t>
      </w:r>
      <w:r w:rsidRPr="00FC2E3B">
        <w:rPr>
          <w:rFonts w:ascii="Arial" w:hAnsi="Arial" w:cs="Arial"/>
          <w:sz w:val="22"/>
          <w:szCs w:val="22"/>
        </w:rPr>
        <w:tab/>
      </w:r>
      <w:r>
        <w:rPr>
          <w:rFonts w:ascii="Arial" w:hAnsi="Arial" w:cs="Arial"/>
          <w:sz w:val="22"/>
          <w:szCs w:val="22"/>
        </w:rPr>
        <w:t>Prof.in Barbara Stauber</w:t>
      </w:r>
    </w:p>
    <w:p w14:paraId="71FFCA0C" w14:textId="77777777" w:rsidR="00FE71DA" w:rsidRPr="00FC2E3B"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2. Gutachter</w:t>
      </w:r>
      <w:r>
        <w:rPr>
          <w:rFonts w:ascii="Arial" w:hAnsi="Arial" w:cs="Arial"/>
          <w:sz w:val="22"/>
          <w:szCs w:val="22"/>
        </w:rPr>
        <w:t>in:</w:t>
      </w:r>
      <w:r w:rsidRPr="00FC2E3B">
        <w:rPr>
          <w:rFonts w:ascii="Arial" w:hAnsi="Arial" w:cs="Arial"/>
          <w:sz w:val="22"/>
          <w:szCs w:val="22"/>
        </w:rPr>
        <w:tab/>
      </w:r>
      <w:r>
        <w:rPr>
          <w:rFonts w:ascii="Arial" w:hAnsi="Arial" w:cs="Arial"/>
          <w:sz w:val="22"/>
          <w:szCs w:val="22"/>
        </w:rPr>
        <w:t>Prof.in Maria-</w:t>
      </w:r>
      <w:proofErr w:type="spellStart"/>
      <w:r>
        <w:rPr>
          <w:rFonts w:ascii="Arial" w:hAnsi="Arial" w:cs="Arial"/>
          <w:sz w:val="22"/>
          <w:szCs w:val="22"/>
        </w:rPr>
        <w:t>Lauggas</w:t>
      </w:r>
      <w:proofErr w:type="spellEnd"/>
    </w:p>
    <w:p w14:paraId="7CF711A3" w14:textId="77777777" w:rsidR="00FE71DA" w:rsidRDefault="00FE71DA" w:rsidP="00FE71DA">
      <w:pPr>
        <w:tabs>
          <w:tab w:val="left" w:pos="4500"/>
          <w:tab w:val="left" w:pos="5400"/>
        </w:tabs>
        <w:spacing w:line="360" w:lineRule="auto"/>
        <w:rPr>
          <w:rFonts w:ascii="Arial" w:hAnsi="Arial" w:cs="Arial"/>
          <w:sz w:val="22"/>
          <w:szCs w:val="22"/>
        </w:rPr>
      </w:pPr>
      <w:r w:rsidRPr="00FC2E3B">
        <w:rPr>
          <w:rFonts w:ascii="Arial" w:hAnsi="Arial" w:cs="Arial"/>
          <w:sz w:val="22"/>
          <w:szCs w:val="22"/>
        </w:rPr>
        <w:tab/>
      </w:r>
    </w:p>
    <w:p w14:paraId="46B620D5" w14:textId="77777777" w:rsidR="009B3CBA" w:rsidRPr="007310A7" w:rsidRDefault="009B3CBA" w:rsidP="009B3CBA">
      <w:pPr>
        <w:jc w:val="center"/>
        <w:rPr>
          <w:b/>
          <w:color w:val="000000" w:themeColor="text1"/>
        </w:rPr>
        <w:sectPr w:rsidR="009B3CBA" w:rsidRPr="007310A7" w:rsidSect="009B3CBA">
          <w:footerReference w:type="even" r:id="rId8"/>
          <w:footerReference w:type="default" r:id="rId9"/>
          <w:pgSz w:w="11900" w:h="16840"/>
          <w:pgMar w:top="1440" w:right="1797" w:bottom="1440" w:left="1797" w:header="709" w:footer="709" w:gutter="0"/>
          <w:pgNumType w:fmt="lowerRoman"/>
          <w:cols w:space="708"/>
          <w:docGrid w:linePitch="360"/>
        </w:sectPr>
      </w:pPr>
    </w:p>
    <w:p w14:paraId="20F69421" w14:textId="7AE266EB" w:rsidR="0020284B" w:rsidRPr="007310A7" w:rsidRDefault="00FE71DA">
      <w:pPr>
        <w:rPr>
          <w:color w:val="000000" w:themeColor="text1"/>
        </w:rPr>
      </w:pPr>
      <w:r>
        <w:rPr>
          <w:color w:val="000000" w:themeColor="text1"/>
        </w:rPr>
        <w:lastRenderedPageBreak/>
        <w:t>Die Promotion wurde durch ein Stipendium der Heinrich-Böll-Stiftung gefördert</w:t>
      </w:r>
      <w:r w:rsidR="00E40B1D">
        <w:rPr>
          <w:color w:val="000000" w:themeColor="text1"/>
        </w:rPr>
        <w:t>.</w:t>
      </w:r>
    </w:p>
    <w:p w14:paraId="6887A487" w14:textId="77777777" w:rsidR="0020284B" w:rsidRPr="007310A7" w:rsidRDefault="0020284B" w:rsidP="0020284B">
      <w:pPr>
        <w:rPr>
          <w:color w:val="000000" w:themeColor="text1"/>
        </w:rPr>
      </w:pPr>
    </w:p>
    <w:p w14:paraId="76B81E7B" w14:textId="77777777" w:rsidR="0020284B" w:rsidRPr="007310A7" w:rsidRDefault="0020284B" w:rsidP="0020284B">
      <w:pPr>
        <w:rPr>
          <w:color w:val="000000" w:themeColor="text1"/>
        </w:rPr>
      </w:pPr>
    </w:p>
    <w:p w14:paraId="2330E1D8" w14:textId="77777777" w:rsidR="0020284B" w:rsidRPr="007310A7" w:rsidRDefault="0020284B" w:rsidP="0020284B">
      <w:pPr>
        <w:rPr>
          <w:color w:val="000000" w:themeColor="text1"/>
        </w:rPr>
      </w:pPr>
    </w:p>
    <w:p w14:paraId="41630DC9" w14:textId="77777777" w:rsidR="0020284B" w:rsidRPr="007310A7" w:rsidRDefault="0020284B" w:rsidP="0020284B">
      <w:pPr>
        <w:rPr>
          <w:color w:val="000000" w:themeColor="text1"/>
        </w:rPr>
      </w:pPr>
    </w:p>
    <w:p w14:paraId="03E702E2" w14:textId="77777777" w:rsidR="0020284B" w:rsidRPr="007310A7" w:rsidRDefault="0020284B" w:rsidP="0020284B">
      <w:pPr>
        <w:rPr>
          <w:color w:val="000000" w:themeColor="text1"/>
        </w:rPr>
      </w:pPr>
    </w:p>
    <w:p w14:paraId="008AD1A3" w14:textId="77777777" w:rsidR="0020284B" w:rsidRPr="007310A7" w:rsidRDefault="0020284B" w:rsidP="0020284B">
      <w:pPr>
        <w:rPr>
          <w:color w:val="000000" w:themeColor="text1"/>
        </w:rPr>
      </w:pPr>
    </w:p>
    <w:p w14:paraId="54B75991" w14:textId="77777777" w:rsidR="0020284B" w:rsidRPr="007310A7" w:rsidRDefault="0020284B" w:rsidP="0020284B">
      <w:pPr>
        <w:rPr>
          <w:color w:val="000000" w:themeColor="text1"/>
        </w:rPr>
      </w:pPr>
    </w:p>
    <w:p w14:paraId="5F6C48F8" w14:textId="77777777" w:rsidR="0020284B" w:rsidRPr="007310A7" w:rsidRDefault="0020284B" w:rsidP="0020284B">
      <w:pPr>
        <w:rPr>
          <w:color w:val="000000" w:themeColor="text1"/>
        </w:rPr>
      </w:pPr>
    </w:p>
    <w:p w14:paraId="0152DAF6" w14:textId="77777777" w:rsidR="0020284B" w:rsidRPr="007310A7" w:rsidRDefault="0020284B" w:rsidP="0020284B">
      <w:pPr>
        <w:rPr>
          <w:color w:val="000000" w:themeColor="text1"/>
        </w:rPr>
      </w:pPr>
    </w:p>
    <w:p w14:paraId="326B2BB2" w14:textId="77777777" w:rsidR="0020284B" w:rsidRPr="007310A7" w:rsidRDefault="0020284B" w:rsidP="0020284B">
      <w:pPr>
        <w:rPr>
          <w:color w:val="000000" w:themeColor="text1"/>
        </w:rPr>
      </w:pPr>
    </w:p>
    <w:p w14:paraId="1DD3D39A" w14:textId="77777777" w:rsidR="0020284B" w:rsidRPr="007310A7" w:rsidRDefault="0020284B" w:rsidP="0020284B">
      <w:pPr>
        <w:rPr>
          <w:color w:val="000000" w:themeColor="text1"/>
        </w:rPr>
      </w:pPr>
    </w:p>
    <w:p w14:paraId="0375C320" w14:textId="77777777" w:rsidR="0020284B" w:rsidRPr="007310A7" w:rsidRDefault="0020284B" w:rsidP="0020284B">
      <w:pPr>
        <w:rPr>
          <w:color w:val="000000" w:themeColor="text1"/>
        </w:rPr>
      </w:pPr>
    </w:p>
    <w:p w14:paraId="2C20B2BC" w14:textId="77777777" w:rsidR="0020284B" w:rsidRPr="007310A7" w:rsidRDefault="0020284B" w:rsidP="0020284B">
      <w:pPr>
        <w:rPr>
          <w:color w:val="000000" w:themeColor="text1"/>
        </w:rPr>
      </w:pPr>
    </w:p>
    <w:p w14:paraId="24947BAD" w14:textId="77777777" w:rsidR="0020284B" w:rsidRPr="007310A7" w:rsidRDefault="0020284B" w:rsidP="0020284B">
      <w:pPr>
        <w:rPr>
          <w:color w:val="000000" w:themeColor="text1"/>
        </w:rPr>
      </w:pPr>
    </w:p>
    <w:p w14:paraId="540AC95F" w14:textId="77777777" w:rsidR="0020284B" w:rsidRPr="007310A7" w:rsidRDefault="0020284B" w:rsidP="0020284B">
      <w:pPr>
        <w:rPr>
          <w:color w:val="000000" w:themeColor="text1"/>
        </w:rPr>
      </w:pPr>
    </w:p>
    <w:p w14:paraId="627CA417" w14:textId="77777777" w:rsidR="0020284B" w:rsidRPr="007310A7" w:rsidRDefault="0020284B" w:rsidP="0020284B">
      <w:pPr>
        <w:rPr>
          <w:color w:val="000000" w:themeColor="text1"/>
        </w:rPr>
      </w:pPr>
    </w:p>
    <w:p w14:paraId="1385C9D1" w14:textId="77777777" w:rsidR="0020284B" w:rsidRPr="007310A7" w:rsidRDefault="0020284B" w:rsidP="0020284B">
      <w:pPr>
        <w:rPr>
          <w:color w:val="000000" w:themeColor="text1"/>
        </w:rPr>
      </w:pPr>
    </w:p>
    <w:p w14:paraId="159DC831" w14:textId="77777777" w:rsidR="0020284B" w:rsidRPr="007310A7" w:rsidRDefault="0020284B" w:rsidP="0020284B">
      <w:pPr>
        <w:rPr>
          <w:color w:val="000000" w:themeColor="text1"/>
        </w:rPr>
      </w:pPr>
    </w:p>
    <w:p w14:paraId="1C4011CA" w14:textId="77777777" w:rsidR="0020284B" w:rsidRPr="007310A7" w:rsidRDefault="0020284B" w:rsidP="0020284B">
      <w:pPr>
        <w:rPr>
          <w:color w:val="000000" w:themeColor="text1"/>
        </w:rPr>
      </w:pPr>
    </w:p>
    <w:p w14:paraId="078D96E7" w14:textId="77777777" w:rsidR="0020284B" w:rsidRPr="007310A7" w:rsidRDefault="0020284B" w:rsidP="0020284B">
      <w:pPr>
        <w:rPr>
          <w:color w:val="000000" w:themeColor="text1"/>
        </w:rPr>
      </w:pPr>
    </w:p>
    <w:p w14:paraId="632F50DC" w14:textId="77777777" w:rsidR="0020284B" w:rsidRPr="007310A7" w:rsidRDefault="0020284B" w:rsidP="0020284B">
      <w:pPr>
        <w:rPr>
          <w:color w:val="000000" w:themeColor="text1"/>
        </w:rPr>
      </w:pPr>
    </w:p>
    <w:p w14:paraId="47BFB3DB" w14:textId="77777777" w:rsidR="0020284B" w:rsidRPr="007310A7" w:rsidRDefault="0020284B" w:rsidP="0020284B">
      <w:pPr>
        <w:rPr>
          <w:color w:val="000000" w:themeColor="text1"/>
        </w:rPr>
      </w:pPr>
    </w:p>
    <w:p w14:paraId="29CB9B3B" w14:textId="77777777" w:rsidR="0020284B" w:rsidRPr="007310A7" w:rsidRDefault="0020284B" w:rsidP="0020284B">
      <w:pPr>
        <w:rPr>
          <w:color w:val="000000" w:themeColor="text1"/>
        </w:rPr>
      </w:pPr>
    </w:p>
    <w:p w14:paraId="6FB2E44F" w14:textId="77777777" w:rsidR="0020284B" w:rsidRPr="007310A7" w:rsidRDefault="0020284B" w:rsidP="0020284B">
      <w:pPr>
        <w:rPr>
          <w:color w:val="000000" w:themeColor="text1"/>
        </w:rPr>
      </w:pPr>
    </w:p>
    <w:p w14:paraId="027DA2B8" w14:textId="77777777" w:rsidR="0020284B" w:rsidRPr="007310A7" w:rsidRDefault="0020284B" w:rsidP="0020284B">
      <w:pPr>
        <w:rPr>
          <w:color w:val="000000" w:themeColor="text1"/>
        </w:rPr>
      </w:pPr>
    </w:p>
    <w:p w14:paraId="08F4BD98" w14:textId="77777777" w:rsidR="0020284B" w:rsidRPr="007310A7" w:rsidRDefault="0020284B" w:rsidP="0020284B">
      <w:pPr>
        <w:rPr>
          <w:color w:val="000000" w:themeColor="text1"/>
        </w:rPr>
      </w:pPr>
    </w:p>
    <w:p w14:paraId="748AC456" w14:textId="77777777" w:rsidR="0020284B" w:rsidRPr="007310A7" w:rsidRDefault="0020284B" w:rsidP="0020284B">
      <w:pPr>
        <w:rPr>
          <w:color w:val="000000" w:themeColor="text1"/>
        </w:rPr>
      </w:pPr>
    </w:p>
    <w:p w14:paraId="77B4A6A1" w14:textId="77777777" w:rsidR="0020284B" w:rsidRPr="007310A7" w:rsidRDefault="0020284B" w:rsidP="0020284B">
      <w:pPr>
        <w:rPr>
          <w:color w:val="000000" w:themeColor="text1"/>
        </w:rPr>
      </w:pPr>
    </w:p>
    <w:p w14:paraId="2CB1D18A" w14:textId="77777777" w:rsidR="0020284B" w:rsidRPr="007310A7" w:rsidRDefault="0020284B" w:rsidP="0020284B">
      <w:pPr>
        <w:rPr>
          <w:color w:val="000000" w:themeColor="text1"/>
        </w:rPr>
      </w:pPr>
    </w:p>
    <w:p w14:paraId="3B9F854C" w14:textId="77777777" w:rsidR="0020284B" w:rsidRPr="007310A7" w:rsidRDefault="0020284B" w:rsidP="0020284B">
      <w:pPr>
        <w:rPr>
          <w:color w:val="000000" w:themeColor="text1"/>
        </w:rPr>
      </w:pPr>
    </w:p>
    <w:p w14:paraId="265DD667" w14:textId="07D4E503" w:rsidR="0020284B" w:rsidRPr="007310A7" w:rsidRDefault="0020284B" w:rsidP="0020284B">
      <w:pPr>
        <w:tabs>
          <w:tab w:val="left" w:pos="2057"/>
        </w:tabs>
        <w:rPr>
          <w:color w:val="000000" w:themeColor="text1"/>
        </w:rPr>
        <w:sectPr w:rsidR="0020284B" w:rsidRPr="007310A7" w:rsidSect="009B3CBA">
          <w:footerReference w:type="default" r:id="rId10"/>
          <w:pgSz w:w="11900" w:h="16840"/>
          <w:pgMar w:top="1440" w:right="1797" w:bottom="1440" w:left="1797" w:header="709" w:footer="709" w:gutter="0"/>
          <w:pgNumType w:fmt="lowerRoman"/>
          <w:cols w:space="708"/>
          <w:docGrid w:linePitch="360"/>
        </w:sectPr>
      </w:pPr>
    </w:p>
    <w:p w14:paraId="4E73190A" w14:textId="4D21A6AE" w:rsidR="00C32CC6" w:rsidRPr="007310A7" w:rsidRDefault="00C32CC6">
      <w:pPr>
        <w:rPr>
          <w:b/>
          <w:color w:val="000000" w:themeColor="text1"/>
        </w:rPr>
      </w:pPr>
    </w:p>
    <w:sdt>
      <w:sdtPr>
        <w:rPr>
          <w:rFonts w:asciiTheme="minorHAnsi" w:eastAsiaTheme="minorEastAsia" w:hAnsiTheme="minorHAnsi" w:cstheme="minorBidi"/>
          <w:color w:val="000000" w:themeColor="text1"/>
          <w:sz w:val="24"/>
          <w:szCs w:val="24"/>
          <w:lang w:eastAsia="en-US"/>
        </w:rPr>
        <w:id w:val="-215513562"/>
        <w:docPartObj>
          <w:docPartGallery w:val="Table of Contents"/>
          <w:docPartUnique/>
        </w:docPartObj>
      </w:sdtPr>
      <w:sdtEndPr>
        <w:rPr>
          <w:b/>
          <w:bCs/>
        </w:rPr>
      </w:sdtEndPr>
      <w:sdtContent>
        <w:p w14:paraId="08C5528E" w14:textId="30835ADB" w:rsidR="00882F0C" w:rsidRPr="007310A7" w:rsidRDefault="00882F0C" w:rsidP="005B5D84">
          <w:pPr>
            <w:pStyle w:val="Inhaltsverzeichnisberschrift"/>
            <w:spacing w:after="240"/>
            <w:rPr>
              <w:rFonts w:asciiTheme="minorHAnsi" w:hAnsiTheme="minorHAnsi"/>
              <w:color w:val="000000" w:themeColor="text1"/>
              <w:sz w:val="28"/>
              <w:szCs w:val="28"/>
            </w:rPr>
          </w:pPr>
          <w:r w:rsidRPr="007310A7">
            <w:rPr>
              <w:rFonts w:asciiTheme="minorHAnsi" w:hAnsiTheme="minorHAnsi"/>
              <w:b/>
              <w:bCs/>
              <w:color w:val="000000" w:themeColor="text1"/>
              <w:sz w:val="28"/>
              <w:szCs w:val="28"/>
            </w:rPr>
            <w:t>Inhaltsverzeichnis</w:t>
          </w:r>
        </w:p>
        <w:p w14:paraId="315EA750" w14:textId="668C9658" w:rsidR="006D4A48" w:rsidRDefault="00882F0C">
          <w:pPr>
            <w:pStyle w:val="Verzeichnis1"/>
            <w:rPr>
              <w:noProof/>
              <w:kern w:val="2"/>
              <w:lang w:eastAsia="de-DE"/>
              <w14:ligatures w14:val="standardContextual"/>
            </w:rPr>
          </w:pPr>
          <w:r w:rsidRPr="007310A7">
            <w:rPr>
              <w:color w:val="000000" w:themeColor="text1"/>
            </w:rPr>
            <w:fldChar w:fldCharType="begin"/>
          </w:r>
          <w:r w:rsidRPr="007310A7">
            <w:rPr>
              <w:color w:val="000000" w:themeColor="text1"/>
            </w:rPr>
            <w:instrText xml:space="preserve"> TOC \o "1-3" \h \z \u </w:instrText>
          </w:r>
          <w:r w:rsidRPr="007310A7">
            <w:rPr>
              <w:color w:val="000000" w:themeColor="text1"/>
            </w:rPr>
            <w:fldChar w:fldCharType="separate"/>
          </w:r>
          <w:hyperlink w:anchor="_Toc233288740" w:history="1">
            <w:r w:rsidR="006D4A48" w:rsidRPr="00B56A4E">
              <w:rPr>
                <w:rStyle w:val="Hyperlink"/>
                <w:b/>
                <w:noProof/>
              </w:rPr>
              <w:t>Danksagung</w:t>
            </w:r>
            <w:r w:rsidR="006D4A48">
              <w:rPr>
                <w:noProof/>
                <w:webHidden/>
              </w:rPr>
              <w:tab/>
            </w:r>
            <w:r w:rsidR="006D4A48">
              <w:rPr>
                <w:noProof/>
                <w:webHidden/>
              </w:rPr>
              <w:fldChar w:fldCharType="begin"/>
            </w:r>
            <w:r w:rsidR="006D4A48">
              <w:rPr>
                <w:noProof/>
                <w:webHidden/>
              </w:rPr>
              <w:instrText xml:space="preserve"> PAGEREF _Toc233288740 \h </w:instrText>
            </w:r>
            <w:r w:rsidR="006D4A48">
              <w:rPr>
                <w:noProof/>
                <w:webHidden/>
              </w:rPr>
            </w:r>
            <w:r w:rsidR="006D4A48">
              <w:rPr>
                <w:noProof/>
                <w:webHidden/>
              </w:rPr>
              <w:fldChar w:fldCharType="separate"/>
            </w:r>
            <w:r w:rsidR="00B62467">
              <w:rPr>
                <w:noProof/>
                <w:webHidden/>
              </w:rPr>
              <w:t>3</w:t>
            </w:r>
            <w:r w:rsidR="006D4A48">
              <w:rPr>
                <w:noProof/>
                <w:webHidden/>
              </w:rPr>
              <w:fldChar w:fldCharType="end"/>
            </w:r>
          </w:hyperlink>
        </w:p>
        <w:p w14:paraId="1745813B" w14:textId="0BA0B028" w:rsidR="006D4A48" w:rsidRDefault="006D4A48">
          <w:pPr>
            <w:pStyle w:val="Verzeichnis1"/>
            <w:rPr>
              <w:noProof/>
              <w:kern w:val="2"/>
              <w:lang w:eastAsia="de-DE"/>
              <w14:ligatures w14:val="standardContextual"/>
            </w:rPr>
          </w:pPr>
          <w:hyperlink w:anchor="_Toc233288741" w:history="1">
            <w:r w:rsidRPr="00B56A4E">
              <w:rPr>
                <w:rStyle w:val="Hyperlink"/>
                <w:rFonts w:cs="Calibri"/>
                <w:b/>
                <w:noProof/>
              </w:rPr>
              <w:t>1. Einleitung: Ausgangspunkt, Erkenntnisinteresse und Aufbau der Studie</w:t>
            </w:r>
            <w:r w:rsidR="00B62467">
              <w:rPr>
                <w:rStyle w:val="Hyperlink"/>
                <w:rFonts w:cs="Calibri"/>
                <w:b/>
                <w:noProof/>
              </w:rPr>
              <w:t>.</w:t>
            </w:r>
            <w:r>
              <w:rPr>
                <w:noProof/>
                <w:webHidden/>
              </w:rPr>
              <w:fldChar w:fldCharType="begin"/>
            </w:r>
            <w:r>
              <w:rPr>
                <w:noProof/>
                <w:webHidden/>
              </w:rPr>
              <w:instrText xml:space="preserve"> PAGEREF _Toc233288741 \h </w:instrText>
            </w:r>
            <w:r>
              <w:rPr>
                <w:noProof/>
                <w:webHidden/>
              </w:rPr>
            </w:r>
            <w:r>
              <w:rPr>
                <w:noProof/>
                <w:webHidden/>
              </w:rPr>
              <w:fldChar w:fldCharType="separate"/>
            </w:r>
            <w:r w:rsidR="00B62467">
              <w:rPr>
                <w:noProof/>
                <w:webHidden/>
              </w:rPr>
              <w:t>5</w:t>
            </w:r>
            <w:r>
              <w:rPr>
                <w:noProof/>
                <w:webHidden/>
              </w:rPr>
              <w:fldChar w:fldCharType="end"/>
            </w:r>
          </w:hyperlink>
        </w:p>
        <w:p w14:paraId="607B6DC1" w14:textId="4BED866C" w:rsidR="006D4A48" w:rsidRDefault="006D4A48">
          <w:pPr>
            <w:pStyle w:val="Verzeichnis1"/>
            <w:rPr>
              <w:noProof/>
              <w:kern w:val="2"/>
              <w:lang w:eastAsia="de-DE"/>
              <w14:ligatures w14:val="standardContextual"/>
            </w:rPr>
          </w:pPr>
          <w:hyperlink w:anchor="_Toc233288742" w:history="1">
            <w:r w:rsidRPr="00B56A4E">
              <w:rPr>
                <w:rStyle w:val="Hyperlink"/>
                <w:b/>
                <w:noProof/>
              </w:rPr>
              <w:t>2. Rekonstruktion des Forschungsdesiderats im sozialwissenschaftlichen Intergeschlechts-Diskurs</w:t>
            </w:r>
            <w:r>
              <w:rPr>
                <w:noProof/>
                <w:webHidden/>
              </w:rPr>
              <w:tab/>
            </w:r>
            <w:r>
              <w:rPr>
                <w:noProof/>
                <w:webHidden/>
              </w:rPr>
              <w:fldChar w:fldCharType="begin"/>
            </w:r>
            <w:r>
              <w:rPr>
                <w:noProof/>
                <w:webHidden/>
              </w:rPr>
              <w:instrText xml:space="preserve"> PAGEREF _Toc233288742 \h </w:instrText>
            </w:r>
            <w:r>
              <w:rPr>
                <w:noProof/>
                <w:webHidden/>
              </w:rPr>
            </w:r>
            <w:r>
              <w:rPr>
                <w:noProof/>
                <w:webHidden/>
              </w:rPr>
              <w:fldChar w:fldCharType="separate"/>
            </w:r>
            <w:r w:rsidR="00B62467">
              <w:rPr>
                <w:noProof/>
                <w:webHidden/>
              </w:rPr>
              <w:t>11</w:t>
            </w:r>
            <w:r>
              <w:rPr>
                <w:noProof/>
                <w:webHidden/>
              </w:rPr>
              <w:fldChar w:fldCharType="end"/>
            </w:r>
          </w:hyperlink>
        </w:p>
        <w:p w14:paraId="7A2E5D3A" w14:textId="37B181D3" w:rsidR="006D4A48" w:rsidRDefault="006D4A48">
          <w:pPr>
            <w:pStyle w:val="Verzeichnis2"/>
            <w:tabs>
              <w:tab w:val="right" w:leader="dot" w:pos="8296"/>
            </w:tabs>
            <w:rPr>
              <w:noProof/>
              <w:kern w:val="2"/>
              <w:lang w:eastAsia="de-DE"/>
              <w14:ligatures w14:val="standardContextual"/>
            </w:rPr>
          </w:pPr>
          <w:hyperlink w:anchor="_Toc233288743" w:history="1">
            <w:r w:rsidRPr="00B56A4E">
              <w:rPr>
                <w:rStyle w:val="Hyperlink"/>
                <w:b/>
                <w:noProof/>
              </w:rPr>
              <w:t>2.1. Jugendliche und erwachsene intergeschlechtliche Menschen in der Forschungsliteratur</w:t>
            </w:r>
            <w:r>
              <w:rPr>
                <w:noProof/>
                <w:webHidden/>
              </w:rPr>
              <w:tab/>
            </w:r>
            <w:r>
              <w:rPr>
                <w:noProof/>
                <w:webHidden/>
              </w:rPr>
              <w:fldChar w:fldCharType="begin"/>
            </w:r>
            <w:r>
              <w:rPr>
                <w:noProof/>
                <w:webHidden/>
              </w:rPr>
              <w:instrText xml:space="preserve"> PAGEREF _Toc233288743 \h </w:instrText>
            </w:r>
            <w:r>
              <w:rPr>
                <w:noProof/>
                <w:webHidden/>
              </w:rPr>
            </w:r>
            <w:r>
              <w:rPr>
                <w:noProof/>
                <w:webHidden/>
              </w:rPr>
              <w:fldChar w:fldCharType="separate"/>
            </w:r>
            <w:r w:rsidR="00B62467">
              <w:rPr>
                <w:noProof/>
                <w:webHidden/>
              </w:rPr>
              <w:t>11</w:t>
            </w:r>
            <w:r>
              <w:rPr>
                <w:noProof/>
                <w:webHidden/>
              </w:rPr>
              <w:fldChar w:fldCharType="end"/>
            </w:r>
          </w:hyperlink>
        </w:p>
        <w:p w14:paraId="5FBB6B49" w14:textId="18FA9CBA" w:rsidR="006D4A48" w:rsidRDefault="006D4A48">
          <w:pPr>
            <w:pStyle w:val="Verzeichnis2"/>
            <w:tabs>
              <w:tab w:val="right" w:leader="dot" w:pos="8296"/>
            </w:tabs>
            <w:rPr>
              <w:noProof/>
              <w:kern w:val="2"/>
              <w:lang w:eastAsia="de-DE"/>
              <w14:ligatures w14:val="standardContextual"/>
            </w:rPr>
          </w:pPr>
          <w:hyperlink w:anchor="_Toc233288744" w:history="1">
            <w:r w:rsidRPr="00B56A4E">
              <w:rPr>
                <w:rStyle w:val="Hyperlink"/>
                <w:b/>
                <w:noProof/>
              </w:rPr>
              <w:t>2.2. Behandlungsentscheidungen jugendlicher und erwachsener intergeschlechtlicher Personen</w:t>
            </w:r>
            <w:r>
              <w:rPr>
                <w:noProof/>
                <w:webHidden/>
              </w:rPr>
              <w:tab/>
            </w:r>
            <w:r>
              <w:rPr>
                <w:noProof/>
                <w:webHidden/>
              </w:rPr>
              <w:fldChar w:fldCharType="begin"/>
            </w:r>
            <w:r>
              <w:rPr>
                <w:noProof/>
                <w:webHidden/>
              </w:rPr>
              <w:instrText xml:space="preserve"> PAGEREF _Toc233288744 \h </w:instrText>
            </w:r>
            <w:r>
              <w:rPr>
                <w:noProof/>
                <w:webHidden/>
              </w:rPr>
            </w:r>
            <w:r>
              <w:rPr>
                <w:noProof/>
                <w:webHidden/>
              </w:rPr>
              <w:fldChar w:fldCharType="separate"/>
            </w:r>
            <w:r w:rsidR="00B62467">
              <w:rPr>
                <w:noProof/>
                <w:webHidden/>
              </w:rPr>
              <w:t>12</w:t>
            </w:r>
            <w:r>
              <w:rPr>
                <w:noProof/>
                <w:webHidden/>
              </w:rPr>
              <w:fldChar w:fldCharType="end"/>
            </w:r>
          </w:hyperlink>
        </w:p>
        <w:p w14:paraId="340FBB0B" w14:textId="03C54A17" w:rsidR="006D4A48" w:rsidRDefault="006D4A48">
          <w:pPr>
            <w:pStyle w:val="Verzeichnis2"/>
            <w:tabs>
              <w:tab w:val="right" w:leader="dot" w:pos="8296"/>
            </w:tabs>
            <w:rPr>
              <w:noProof/>
              <w:kern w:val="2"/>
              <w:lang w:eastAsia="de-DE"/>
              <w14:ligatures w14:val="standardContextual"/>
            </w:rPr>
          </w:pPr>
          <w:hyperlink w:anchor="_Toc233288745" w:history="1">
            <w:r w:rsidRPr="00B56A4E">
              <w:rPr>
                <w:rStyle w:val="Hyperlink"/>
                <w:b/>
                <w:noProof/>
              </w:rPr>
              <w:t>2.3. Ansatz der eigenen Arbeit am Forschungsdesiderat</w:t>
            </w:r>
            <w:r>
              <w:rPr>
                <w:noProof/>
                <w:webHidden/>
              </w:rPr>
              <w:tab/>
            </w:r>
            <w:r>
              <w:rPr>
                <w:noProof/>
                <w:webHidden/>
              </w:rPr>
              <w:fldChar w:fldCharType="begin"/>
            </w:r>
            <w:r>
              <w:rPr>
                <w:noProof/>
                <w:webHidden/>
              </w:rPr>
              <w:instrText xml:space="preserve"> PAGEREF _Toc233288745 \h </w:instrText>
            </w:r>
            <w:r>
              <w:rPr>
                <w:noProof/>
                <w:webHidden/>
              </w:rPr>
            </w:r>
            <w:r>
              <w:rPr>
                <w:noProof/>
                <w:webHidden/>
              </w:rPr>
              <w:fldChar w:fldCharType="separate"/>
            </w:r>
            <w:r w:rsidR="00B62467">
              <w:rPr>
                <w:noProof/>
                <w:webHidden/>
              </w:rPr>
              <w:t>19</w:t>
            </w:r>
            <w:r>
              <w:rPr>
                <w:noProof/>
                <w:webHidden/>
              </w:rPr>
              <w:fldChar w:fldCharType="end"/>
            </w:r>
          </w:hyperlink>
        </w:p>
        <w:p w14:paraId="5A876192" w14:textId="263CE8A5" w:rsidR="006D4A48" w:rsidRDefault="006D4A48">
          <w:pPr>
            <w:pStyle w:val="Verzeichnis1"/>
            <w:rPr>
              <w:noProof/>
              <w:kern w:val="2"/>
              <w:lang w:eastAsia="de-DE"/>
              <w14:ligatures w14:val="standardContextual"/>
            </w:rPr>
          </w:pPr>
          <w:hyperlink w:anchor="_Toc233288746" w:history="1">
            <w:r w:rsidRPr="00B56A4E">
              <w:rPr>
                <w:rStyle w:val="Hyperlink"/>
                <w:b/>
                <w:noProof/>
              </w:rPr>
              <w:t>3. Theoretische Zugänge und sensibilisierende Konzepte</w:t>
            </w:r>
            <w:r>
              <w:rPr>
                <w:noProof/>
                <w:webHidden/>
              </w:rPr>
              <w:tab/>
            </w:r>
            <w:r>
              <w:rPr>
                <w:noProof/>
                <w:webHidden/>
              </w:rPr>
              <w:fldChar w:fldCharType="begin"/>
            </w:r>
            <w:r>
              <w:rPr>
                <w:noProof/>
                <w:webHidden/>
              </w:rPr>
              <w:instrText xml:space="preserve"> PAGEREF _Toc233288746 \h </w:instrText>
            </w:r>
            <w:r>
              <w:rPr>
                <w:noProof/>
                <w:webHidden/>
              </w:rPr>
            </w:r>
            <w:r>
              <w:rPr>
                <w:noProof/>
                <w:webHidden/>
              </w:rPr>
              <w:fldChar w:fldCharType="separate"/>
            </w:r>
            <w:r w:rsidR="00B62467">
              <w:rPr>
                <w:noProof/>
                <w:webHidden/>
              </w:rPr>
              <w:t>20</w:t>
            </w:r>
            <w:r>
              <w:rPr>
                <w:noProof/>
                <w:webHidden/>
              </w:rPr>
              <w:fldChar w:fldCharType="end"/>
            </w:r>
          </w:hyperlink>
        </w:p>
        <w:p w14:paraId="16B7104F" w14:textId="1B53D7AA" w:rsidR="006D4A48" w:rsidRDefault="006D4A48">
          <w:pPr>
            <w:pStyle w:val="Verzeichnis2"/>
            <w:tabs>
              <w:tab w:val="right" w:leader="dot" w:pos="8296"/>
            </w:tabs>
            <w:rPr>
              <w:noProof/>
              <w:kern w:val="2"/>
              <w:lang w:eastAsia="de-DE"/>
              <w14:ligatures w14:val="standardContextual"/>
            </w:rPr>
          </w:pPr>
          <w:hyperlink w:anchor="_Toc233288747" w:history="1">
            <w:r w:rsidRPr="00B56A4E">
              <w:rPr>
                <w:rStyle w:val="Hyperlink"/>
                <w:b/>
                <w:noProof/>
              </w:rPr>
              <w:t>3.1. Soziales Stigma als sensibilisierendes Konzept</w:t>
            </w:r>
            <w:r>
              <w:rPr>
                <w:noProof/>
                <w:webHidden/>
              </w:rPr>
              <w:tab/>
            </w:r>
            <w:r>
              <w:rPr>
                <w:noProof/>
                <w:webHidden/>
              </w:rPr>
              <w:fldChar w:fldCharType="begin"/>
            </w:r>
            <w:r>
              <w:rPr>
                <w:noProof/>
                <w:webHidden/>
              </w:rPr>
              <w:instrText xml:space="preserve"> PAGEREF _Toc233288747 \h </w:instrText>
            </w:r>
            <w:r>
              <w:rPr>
                <w:noProof/>
                <w:webHidden/>
              </w:rPr>
            </w:r>
            <w:r>
              <w:rPr>
                <w:noProof/>
                <w:webHidden/>
              </w:rPr>
              <w:fldChar w:fldCharType="separate"/>
            </w:r>
            <w:r w:rsidR="00B62467">
              <w:rPr>
                <w:noProof/>
                <w:webHidden/>
              </w:rPr>
              <w:t>20</w:t>
            </w:r>
            <w:r>
              <w:rPr>
                <w:noProof/>
                <w:webHidden/>
              </w:rPr>
              <w:fldChar w:fldCharType="end"/>
            </w:r>
          </w:hyperlink>
        </w:p>
        <w:p w14:paraId="07F95A41" w14:textId="6A97C4C5" w:rsidR="006D4A48" w:rsidRDefault="006D4A48">
          <w:pPr>
            <w:pStyle w:val="Verzeichnis3"/>
            <w:tabs>
              <w:tab w:val="right" w:leader="dot" w:pos="8296"/>
            </w:tabs>
            <w:rPr>
              <w:noProof/>
              <w:kern w:val="2"/>
              <w:lang w:eastAsia="de-DE"/>
              <w14:ligatures w14:val="standardContextual"/>
            </w:rPr>
          </w:pPr>
          <w:hyperlink w:anchor="_Toc233288748" w:history="1">
            <w:r w:rsidRPr="00B56A4E">
              <w:rPr>
                <w:rStyle w:val="Hyperlink"/>
                <w:b/>
                <w:noProof/>
              </w:rPr>
              <w:t>3.1.1. Stigma: Sozialwissenschaftliche Konzepte und Analysen</w:t>
            </w:r>
            <w:r>
              <w:rPr>
                <w:noProof/>
                <w:webHidden/>
              </w:rPr>
              <w:tab/>
            </w:r>
            <w:r>
              <w:rPr>
                <w:noProof/>
                <w:webHidden/>
              </w:rPr>
              <w:fldChar w:fldCharType="begin"/>
            </w:r>
            <w:r>
              <w:rPr>
                <w:noProof/>
                <w:webHidden/>
              </w:rPr>
              <w:instrText xml:space="preserve"> PAGEREF _Toc233288748 \h </w:instrText>
            </w:r>
            <w:r>
              <w:rPr>
                <w:noProof/>
                <w:webHidden/>
              </w:rPr>
            </w:r>
            <w:r>
              <w:rPr>
                <w:noProof/>
                <w:webHidden/>
              </w:rPr>
              <w:fldChar w:fldCharType="separate"/>
            </w:r>
            <w:r w:rsidR="00B62467">
              <w:rPr>
                <w:noProof/>
                <w:webHidden/>
              </w:rPr>
              <w:t>21</w:t>
            </w:r>
            <w:r>
              <w:rPr>
                <w:noProof/>
                <w:webHidden/>
              </w:rPr>
              <w:fldChar w:fldCharType="end"/>
            </w:r>
          </w:hyperlink>
        </w:p>
        <w:p w14:paraId="040821E5" w14:textId="418B13FF" w:rsidR="006D4A48" w:rsidRDefault="006D4A48">
          <w:pPr>
            <w:pStyle w:val="Verzeichnis3"/>
            <w:tabs>
              <w:tab w:val="right" w:leader="dot" w:pos="8296"/>
            </w:tabs>
            <w:rPr>
              <w:noProof/>
              <w:kern w:val="2"/>
              <w:lang w:eastAsia="de-DE"/>
              <w14:ligatures w14:val="standardContextual"/>
            </w:rPr>
          </w:pPr>
          <w:hyperlink w:anchor="_Toc233288749" w:history="1">
            <w:r w:rsidRPr="00B56A4E">
              <w:rPr>
                <w:rStyle w:val="Hyperlink"/>
                <w:b/>
                <w:noProof/>
              </w:rPr>
              <w:t>3.1.2. Stigma in der kritischen Inter* Forschung</w:t>
            </w:r>
            <w:r>
              <w:rPr>
                <w:noProof/>
                <w:webHidden/>
              </w:rPr>
              <w:tab/>
            </w:r>
            <w:r>
              <w:rPr>
                <w:noProof/>
                <w:webHidden/>
              </w:rPr>
              <w:fldChar w:fldCharType="begin"/>
            </w:r>
            <w:r>
              <w:rPr>
                <w:noProof/>
                <w:webHidden/>
              </w:rPr>
              <w:instrText xml:space="preserve"> PAGEREF _Toc233288749 \h </w:instrText>
            </w:r>
            <w:r>
              <w:rPr>
                <w:noProof/>
                <w:webHidden/>
              </w:rPr>
            </w:r>
            <w:r>
              <w:rPr>
                <w:noProof/>
                <w:webHidden/>
              </w:rPr>
              <w:fldChar w:fldCharType="separate"/>
            </w:r>
            <w:r w:rsidR="00B62467">
              <w:rPr>
                <w:noProof/>
                <w:webHidden/>
              </w:rPr>
              <w:t>26</w:t>
            </w:r>
            <w:r>
              <w:rPr>
                <w:noProof/>
                <w:webHidden/>
              </w:rPr>
              <w:fldChar w:fldCharType="end"/>
            </w:r>
          </w:hyperlink>
        </w:p>
        <w:p w14:paraId="4708FD19" w14:textId="63C2F848" w:rsidR="006D4A48" w:rsidRDefault="006D4A48">
          <w:pPr>
            <w:pStyle w:val="Verzeichnis2"/>
            <w:tabs>
              <w:tab w:val="right" w:leader="dot" w:pos="8296"/>
            </w:tabs>
            <w:rPr>
              <w:noProof/>
              <w:kern w:val="2"/>
              <w:lang w:eastAsia="de-DE"/>
              <w14:ligatures w14:val="standardContextual"/>
            </w:rPr>
          </w:pPr>
          <w:hyperlink w:anchor="_Toc233288750" w:history="1">
            <w:r w:rsidRPr="00B56A4E">
              <w:rPr>
                <w:rStyle w:val="Hyperlink"/>
                <w:b/>
                <w:noProof/>
              </w:rPr>
              <w:t>3.2. Agency als sensibilisierendes Konzept</w:t>
            </w:r>
            <w:r>
              <w:rPr>
                <w:noProof/>
                <w:webHidden/>
              </w:rPr>
              <w:tab/>
            </w:r>
            <w:r>
              <w:rPr>
                <w:noProof/>
                <w:webHidden/>
              </w:rPr>
              <w:fldChar w:fldCharType="begin"/>
            </w:r>
            <w:r>
              <w:rPr>
                <w:noProof/>
                <w:webHidden/>
              </w:rPr>
              <w:instrText xml:space="preserve"> PAGEREF _Toc233288750 \h </w:instrText>
            </w:r>
            <w:r>
              <w:rPr>
                <w:noProof/>
                <w:webHidden/>
              </w:rPr>
            </w:r>
            <w:r>
              <w:rPr>
                <w:noProof/>
                <w:webHidden/>
              </w:rPr>
              <w:fldChar w:fldCharType="separate"/>
            </w:r>
            <w:r w:rsidR="00B62467">
              <w:rPr>
                <w:noProof/>
                <w:webHidden/>
              </w:rPr>
              <w:t>32</w:t>
            </w:r>
            <w:r>
              <w:rPr>
                <w:noProof/>
                <w:webHidden/>
              </w:rPr>
              <w:fldChar w:fldCharType="end"/>
            </w:r>
          </w:hyperlink>
        </w:p>
        <w:p w14:paraId="3EE276AF" w14:textId="42F6EDFF" w:rsidR="006D4A48" w:rsidRDefault="006D4A48">
          <w:pPr>
            <w:pStyle w:val="Verzeichnis3"/>
            <w:tabs>
              <w:tab w:val="right" w:leader="dot" w:pos="8296"/>
            </w:tabs>
            <w:rPr>
              <w:noProof/>
              <w:kern w:val="2"/>
              <w:lang w:eastAsia="de-DE"/>
              <w14:ligatures w14:val="standardContextual"/>
            </w:rPr>
          </w:pPr>
          <w:hyperlink w:anchor="_Toc233288751" w:history="1">
            <w:r w:rsidRPr="00B56A4E">
              <w:rPr>
                <w:rStyle w:val="Hyperlink"/>
                <w:b/>
                <w:noProof/>
              </w:rPr>
              <w:t>3.2.1. Agency in Anthony Giddens Strukturationstheorie</w:t>
            </w:r>
            <w:r>
              <w:rPr>
                <w:noProof/>
                <w:webHidden/>
              </w:rPr>
              <w:tab/>
            </w:r>
            <w:r>
              <w:rPr>
                <w:noProof/>
                <w:webHidden/>
              </w:rPr>
              <w:fldChar w:fldCharType="begin"/>
            </w:r>
            <w:r>
              <w:rPr>
                <w:noProof/>
                <w:webHidden/>
              </w:rPr>
              <w:instrText xml:space="preserve"> PAGEREF _Toc233288751 \h </w:instrText>
            </w:r>
            <w:r>
              <w:rPr>
                <w:noProof/>
                <w:webHidden/>
              </w:rPr>
            </w:r>
            <w:r>
              <w:rPr>
                <w:noProof/>
                <w:webHidden/>
              </w:rPr>
              <w:fldChar w:fldCharType="separate"/>
            </w:r>
            <w:r w:rsidR="00B62467">
              <w:rPr>
                <w:noProof/>
                <w:webHidden/>
              </w:rPr>
              <w:t>34</w:t>
            </w:r>
            <w:r>
              <w:rPr>
                <w:noProof/>
                <w:webHidden/>
              </w:rPr>
              <w:fldChar w:fldCharType="end"/>
            </w:r>
          </w:hyperlink>
        </w:p>
        <w:p w14:paraId="10EFDFCF" w14:textId="465AAE2E" w:rsidR="006D4A48" w:rsidRDefault="006D4A48">
          <w:pPr>
            <w:pStyle w:val="Verzeichnis3"/>
            <w:tabs>
              <w:tab w:val="right" w:leader="dot" w:pos="8296"/>
            </w:tabs>
            <w:rPr>
              <w:noProof/>
              <w:kern w:val="2"/>
              <w:lang w:eastAsia="de-DE"/>
              <w14:ligatures w14:val="standardContextual"/>
            </w:rPr>
          </w:pPr>
          <w:hyperlink w:anchor="_Toc233288752" w:history="1">
            <w:r w:rsidRPr="00B56A4E">
              <w:rPr>
                <w:rStyle w:val="Hyperlink"/>
                <w:b/>
                <w:noProof/>
              </w:rPr>
              <w:t>3.2.2. Kritik an Giddens und Konzeptualisierung von Agency als relationale Handlungsmacht</w:t>
            </w:r>
            <w:r>
              <w:rPr>
                <w:noProof/>
                <w:webHidden/>
              </w:rPr>
              <w:tab/>
            </w:r>
            <w:r>
              <w:rPr>
                <w:noProof/>
                <w:webHidden/>
              </w:rPr>
              <w:fldChar w:fldCharType="begin"/>
            </w:r>
            <w:r>
              <w:rPr>
                <w:noProof/>
                <w:webHidden/>
              </w:rPr>
              <w:instrText xml:space="preserve"> PAGEREF _Toc233288752 \h </w:instrText>
            </w:r>
            <w:r>
              <w:rPr>
                <w:noProof/>
                <w:webHidden/>
              </w:rPr>
            </w:r>
            <w:r>
              <w:rPr>
                <w:noProof/>
                <w:webHidden/>
              </w:rPr>
              <w:fldChar w:fldCharType="separate"/>
            </w:r>
            <w:r w:rsidR="00B62467">
              <w:rPr>
                <w:noProof/>
                <w:webHidden/>
              </w:rPr>
              <w:t>36</w:t>
            </w:r>
            <w:r>
              <w:rPr>
                <w:noProof/>
                <w:webHidden/>
              </w:rPr>
              <w:fldChar w:fldCharType="end"/>
            </w:r>
          </w:hyperlink>
        </w:p>
        <w:p w14:paraId="5D69BF92" w14:textId="614D1557" w:rsidR="006D4A48" w:rsidRDefault="006D4A48">
          <w:pPr>
            <w:pStyle w:val="Verzeichnis3"/>
            <w:tabs>
              <w:tab w:val="right" w:leader="dot" w:pos="8296"/>
            </w:tabs>
            <w:rPr>
              <w:noProof/>
              <w:kern w:val="2"/>
              <w:lang w:eastAsia="de-DE"/>
              <w14:ligatures w14:val="standardContextual"/>
            </w:rPr>
          </w:pPr>
          <w:hyperlink w:anchor="_Toc233288753" w:history="1">
            <w:r w:rsidRPr="00B56A4E">
              <w:rPr>
                <w:rStyle w:val="Hyperlink"/>
                <w:b/>
                <w:noProof/>
              </w:rPr>
              <w:t>3.2.3. Agency und das Konzept der Krise</w:t>
            </w:r>
            <w:r>
              <w:rPr>
                <w:noProof/>
                <w:webHidden/>
              </w:rPr>
              <w:tab/>
            </w:r>
            <w:r>
              <w:rPr>
                <w:noProof/>
                <w:webHidden/>
              </w:rPr>
              <w:fldChar w:fldCharType="begin"/>
            </w:r>
            <w:r>
              <w:rPr>
                <w:noProof/>
                <w:webHidden/>
              </w:rPr>
              <w:instrText xml:space="preserve"> PAGEREF _Toc233288753 \h </w:instrText>
            </w:r>
            <w:r>
              <w:rPr>
                <w:noProof/>
                <w:webHidden/>
              </w:rPr>
            </w:r>
            <w:r>
              <w:rPr>
                <w:noProof/>
                <w:webHidden/>
              </w:rPr>
              <w:fldChar w:fldCharType="separate"/>
            </w:r>
            <w:r w:rsidR="00B62467">
              <w:rPr>
                <w:noProof/>
                <w:webHidden/>
              </w:rPr>
              <w:t>39</w:t>
            </w:r>
            <w:r>
              <w:rPr>
                <w:noProof/>
                <w:webHidden/>
              </w:rPr>
              <w:fldChar w:fldCharType="end"/>
            </w:r>
          </w:hyperlink>
        </w:p>
        <w:p w14:paraId="3CE726CC" w14:textId="4842ECC9" w:rsidR="006D4A48" w:rsidRDefault="006D4A48">
          <w:pPr>
            <w:pStyle w:val="Verzeichnis3"/>
            <w:tabs>
              <w:tab w:val="right" w:leader="dot" w:pos="8296"/>
            </w:tabs>
            <w:rPr>
              <w:noProof/>
              <w:kern w:val="2"/>
              <w:lang w:eastAsia="de-DE"/>
              <w14:ligatures w14:val="standardContextual"/>
            </w:rPr>
          </w:pPr>
          <w:hyperlink w:anchor="_Toc233288754" w:history="1">
            <w:r w:rsidRPr="00B56A4E">
              <w:rPr>
                <w:rStyle w:val="Hyperlink"/>
                <w:b/>
                <w:noProof/>
              </w:rPr>
              <w:t>3.2.4. Agency in der kritischen Inter* Forschung</w:t>
            </w:r>
            <w:r>
              <w:rPr>
                <w:noProof/>
                <w:webHidden/>
              </w:rPr>
              <w:tab/>
            </w:r>
            <w:r>
              <w:rPr>
                <w:noProof/>
                <w:webHidden/>
              </w:rPr>
              <w:fldChar w:fldCharType="begin"/>
            </w:r>
            <w:r>
              <w:rPr>
                <w:noProof/>
                <w:webHidden/>
              </w:rPr>
              <w:instrText xml:space="preserve"> PAGEREF _Toc233288754 \h </w:instrText>
            </w:r>
            <w:r>
              <w:rPr>
                <w:noProof/>
                <w:webHidden/>
              </w:rPr>
            </w:r>
            <w:r>
              <w:rPr>
                <w:noProof/>
                <w:webHidden/>
              </w:rPr>
              <w:fldChar w:fldCharType="separate"/>
            </w:r>
            <w:r w:rsidR="00B62467">
              <w:rPr>
                <w:noProof/>
                <w:webHidden/>
              </w:rPr>
              <w:t>41</w:t>
            </w:r>
            <w:r>
              <w:rPr>
                <w:noProof/>
                <w:webHidden/>
              </w:rPr>
              <w:fldChar w:fldCharType="end"/>
            </w:r>
          </w:hyperlink>
        </w:p>
        <w:p w14:paraId="0AC82306" w14:textId="166F0A6C" w:rsidR="006D4A48" w:rsidRDefault="006D4A48">
          <w:pPr>
            <w:pStyle w:val="Verzeichnis2"/>
            <w:tabs>
              <w:tab w:val="right" w:leader="dot" w:pos="8296"/>
            </w:tabs>
            <w:rPr>
              <w:noProof/>
              <w:kern w:val="2"/>
              <w:lang w:eastAsia="de-DE"/>
              <w14:ligatures w14:val="standardContextual"/>
            </w:rPr>
          </w:pPr>
          <w:hyperlink w:anchor="_Toc233288755" w:history="1">
            <w:r w:rsidRPr="00B56A4E">
              <w:rPr>
                <w:rStyle w:val="Hyperlink"/>
                <w:b/>
                <w:noProof/>
              </w:rPr>
              <w:t>3.3. Gewalt, Medikalisierung und Trauma als konzeptuelle Zugänge</w:t>
            </w:r>
            <w:r>
              <w:rPr>
                <w:noProof/>
                <w:webHidden/>
              </w:rPr>
              <w:tab/>
            </w:r>
            <w:r>
              <w:rPr>
                <w:noProof/>
                <w:webHidden/>
              </w:rPr>
              <w:fldChar w:fldCharType="begin"/>
            </w:r>
            <w:r>
              <w:rPr>
                <w:noProof/>
                <w:webHidden/>
              </w:rPr>
              <w:instrText xml:space="preserve"> PAGEREF _Toc233288755 \h </w:instrText>
            </w:r>
            <w:r>
              <w:rPr>
                <w:noProof/>
                <w:webHidden/>
              </w:rPr>
            </w:r>
            <w:r>
              <w:rPr>
                <w:noProof/>
                <w:webHidden/>
              </w:rPr>
              <w:fldChar w:fldCharType="separate"/>
            </w:r>
            <w:r w:rsidR="00B62467">
              <w:rPr>
                <w:noProof/>
                <w:webHidden/>
              </w:rPr>
              <w:t>43</w:t>
            </w:r>
            <w:r>
              <w:rPr>
                <w:noProof/>
                <w:webHidden/>
              </w:rPr>
              <w:fldChar w:fldCharType="end"/>
            </w:r>
          </w:hyperlink>
        </w:p>
        <w:p w14:paraId="3AF45886" w14:textId="4A6FDB0D" w:rsidR="006D4A48" w:rsidRDefault="006D4A48">
          <w:pPr>
            <w:pStyle w:val="Verzeichnis3"/>
            <w:tabs>
              <w:tab w:val="right" w:leader="dot" w:pos="8296"/>
            </w:tabs>
            <w:rPr>
              <w:noProof/>
              <w:kern w:val="2"/>
              <w:lang w:eastAsia="de-DE"/>
              <w14:ligatures w14:val="standardContextual"/>
            </w:rPr>
          </w:pPr>
          <w:hyperlink w:anchor="_Toc233288756" w:history="1">
            <w:r w:rsidRPr="00B56A4E">
              <w:rPr>
                <w:rStyle w:val="Hyperlink"/>
                <w:b/>
                <w:noProof/>
              </w:rPr>
              <w:t>3.3.1.</w:t>
            </w:r>
            <w:r w:rsidRPr="00B56A4E">
              <w:rPr>
                <w:rStyle w:val="Hyperlink"/>
                <w:noProof/>
              </w:rPr>
              <w:t xml:space="preserve"> </w:t>
            </w:r>
            <w:r w:rsidRPr="00B56A4E">
              <w:rPr>
                <w:rStyle w:val="Hyperlink"/>
                <w:b/>
                <w:noProof/>
              </w:rPr>
              <w:t>Gewalt: Skizzierung einer Definition</w:t>
            </w:r>
            <w:r>
              <w:rPr>
                <w:noProof/>
                <w:webHidden/>
              </w:rPr>
              <w:tab/>
            </w:r>
            <w:r>
              <w:rPr>
                <w:noProof/>
                <w:webHidden/>
              </w:rPr>
              <w:fldChar w:fldCharType="begin"/>
            </w:r>
            <w:r>
              <w:rPr>
                <w:noProof/>
                <w:webHidden/>
              </w:rPr>
              <w:instrText xml:space="preserve"> PAGEREF _Toc233288756 \h </w:instrText>
            </w:r>
            <w:r>
              <w:rPr>
                <w:noProof/>
                <w:webHidden/>
              </w:rPr>
            </w:r>
            <w:r>
              <w:rPr>
                <w:noProof/>
                <w:webHidden/>
              </w:rPr>
              <w:fldChar w:fldCharType="separate"/>
            </w:r>
            <w:r w:rsidR="00B62467">
              <w:rPr>
                <w:noProof/>
                <w:webHidden/>
              </w:rPr>
              <w:t>43</w:t>
            </w:r>
            <w:r>
              <w:rPr>
                <w:noProof/>
                <w:webHidden/>
              </w:rPr>
              <w:fldChar w:fldCharType="end"/>
            </w:r>
          </w:hyperlink>
        </w:p>
        <w:p w14:paraId="4AF4E120" w14:textId="0B5E0B3B" w:rsidR="006D4A48" w:rsidRDefault="006D4A48">
          <w:pPr>
            <w:pStyle w:val="Verzeichnis3"/>
            <w:tabs>
              <w:tab w:val="right" w:leader="dot" w:pos="8296"/>
            </w:tabs>
            <w:rPr>
              <w:noProof/>
              <w:kern w:val="2"/>
              <w:lang w:eastAsia="de-DE"/>
              <w14:ligatures w14:val="standardContextual"/>
            </w:rPr>
          </w:pPr>
          <w:hyperlink w:anchor="_Toc233288757" w:history="1">
            <w:r w:rsidRPr="00B56A4E">
              <w:rPr>
                <w:rStyle w:val="Hyperlink"/>
                <w:b/>
                <w:noProof/>
              </w:rPr>
              <w:t>3.3.2. Differenzierung: Medikalisierung und medikalisierte Gewalt</w:t>
            </w:r>
            <w:r>
              <w:rPr>
                <w:noProof/>
                <w:webHidden/>
              </w:rPr>
              <w:tab/>
            </w:r>
            <w:r>
              <w:rPr>
                <w:noProof/>
                <w:webHidden/>
              </w:rPr>
              <w:fldChar w:fldCharType="begin"/>
            </w:r>
            <w:r>
              <w:rPr>
                <w:noProof/>
                <w:webHidden/>
              </w:rPr>
              <w:instrText xml:space="preserve"> PAGEREF _Toc233288757 \h </w:instrText>
            </w:r>
            <w:r>
              <w:rPr>
                <w:noProof/>
                <w:webHidden/>
              </w:rPr>
            </w:r>
            <w:r>
              <w:rPr>
                <w:noProof/>
                <w:webHidden/>
              </w:rPr>
              <w:fldChar w:fldCharType="separate"/>
            </w:r>
            <w:r w:rsidR="00B62467">
              <w:rPr>
                <w:noProof/>
                <w:webHidden/>
              </w:rPr>
              <w:t>48</w:t>
            </w:r>
            <w:r>
              <w:rPr>
                <w:noProof/>
                <w:webHidden/>
              </w:rPr>
              <w:fldChar w:fldCharType="end"/>
            </w:r>
          </w:hyperlink>
        </w:p>
        <w:p w14:paraId="2F6D574D" w14:textId="3720A28A" w:rsidR="006D4A48" w:rsidRDefault="006D4A48">
          <w:pPr>
            <w:pStyle w:val="Verzeichnis3"/>
            <w:tabs>
              <w:tab w:val="right" w:leader="dot" w:pos="8296"/>
            </w:tabs>
            <w:rPr>
              <w:noProof/>
              <w:kern w:val="2"/>
              <w:lang w:eastAsia="de-DE"/>
              <w14:ligatures w14:val="standardContextual"/>
            </w:rPr>
          </w:pPr>
          <w:hyperlink w:anchor="_Toc233288758" w:history="1">
            <w:r w:rsidRPr="00B56A4E">
              <w:rPr>
                <w:rStyle w:val="Hyperlink"/>
                <w:b/>
                <w:noProof/>
              </w:rPr>
              <w:t>3.3.3. Trauma und Traumafolgen: Verwendete Zugänge</w:t>
            </w:r>
            <w:r>
              <w:rPr>
                <w:noProof/>
                <w:webHidden/>
              </w:rPr>
              <w:tab/>
            </w:r>
            <w:r>
              <w:rPr>
                <w:noProof/>
                <w:webHidden/>
              </w:rPr>
              <w:fldChar w:fldCharType="begin"/>
            </w:r>
            <w:r>
              <w:rPr>
                <w:noProof/>
                <w:webHidden/>
              </w:rPr>
              <w:instrText xml:space="preserve"> PAGEREF _Toc233288758 \h </w:instrText>
            </w:r>
            <w:r>
              <w:rPr>
                <w:noProof/>
                <w:webHidden/>
              </w:rPr>
            </w:r>
            <w:r>
              <w:rPr>
                <w:noProof/>
                <w:webHidden/>
              </w:rPr>
              <w:fldChar w:fldCharType="separate"/>
            </w:r>
            <w:r w:rsidR="00B62467">
              <w:rPr>
                <w:noProof/>
                <w:webHidden/>
              </w:rPr>
              <w:t>49</w:t>
            </w:r>
            <w:r>
              <w:rPr>
                <w:noProof/>
                <w:webHidden/>
              </w:rPr>
              <w:fldChar w:fldCharType="end"/>
            </w:r>
          </w:hyperlink>
        </w:p>
        <w:p w14:paraId="10BAF42D" w14:textId="2B508569" w:rsidR="006D4A48" w:rsidRDefault="006D4A48">
          <w:pPr>
            <w:pStyle w:val="Verzeichnis3"/>
            <w:tabs>
              <w:tab w:val="right" w:leader="dot" w:pos="8296"/>
            </w:tabs>
            <w:rPr>
              <w:noProof/>
              <w:kern w:val="2"/>
              <w:lang w:eastAsia="de-DE"/>
              <w14:ligatures w14:val="standardContextual"/>
            </w:rPr>
          </w:pPr>
          <w:hyperlink w:anchor="_Toc233288759" w:history="1">
            <w:r w:rsidRPr="00B56A4E">
              <w:rPr>
                <w:rStyle w:val="Hyperlink"/>
                <w:b/>
                <w:noProof/>
              </w:rPr>
              <w:t>3.3.4. Trauma im Kontext medizinischer Behandlungserfahrungen jugendlicher und erwachsener intergeschlechtlicher Menschen</w:t>
            </w:r>
            <w:r>
              <w:rPr>
                <w:noProof/>
                <w:webHidden/>
              </w:rPr>
              <w:tab/>
            </w:r>
            <w:r>
              <w:rPr>
                <w:noProof/>
                <w:webHidden/>
              </w:rPr>
              <w:fldChar w:fldCharType="begin"/>
            </w:r>
            <w:r>
              <w:rPr>
                <w:noProof/>
                <w:webHidden/>
              </w:rPr>
              <w:instrText xml:space="preserve"> PAGEREF _Toc233288759 \h </w:instrText>
            </w:r>
            <w:r>
              <w:rPr>
                <w:noProof/>
                <w:webHidden/>
              </w:rPr>
            </w:r>
            <w:r>
              <w:rPr>
                <w:noProof/>
                <w:webHidden/>
              </w:rPr>
              <w:fldChar w:fldCharType="separate"/>
            </w:r>
            <w:r w:rsidR="00B62467">
              <w:rPr>
                <w:noProof/>
                <w:webHidden/>
              </w:rPr>
              <w:t>53</w:t>
            </w:r>
            <w:r>
              <w:rPr>
                <w:noProof/>
                <w:webHidden/>
              </w:rPr>
              <w:fldChar w:fldCharType="end"/>
            </w:r>
          </w:hyperlink>
        </w:p>
        <w:p w14:paraId="6F361599" w14:textId="60E5B12F" w:rsidR="006D4A48" w:rsidRDefault="006D4A48">
          <w:pPr>
            <w:pStyle w:val="Verzeichnis2"/>
            <w:tabs>
              <w:tab w:val="right" w:leader="dot" w:pos="8296"/>
            </w:tabs>
            <w:rPr>
              <w:noProof/>
              <w:kern w:val="2"/>
              <w:lang w:eastAsia="de-DE"/>
              <w14:ligatures w14:val="standardContextual"/>
            </w:rPr>
          </w:pPr>
          <w:hyperlink w:anchor="_Toc233288760" w:history="1">
            <w:r w:rsidRPr="00B56A4E">
              <w:rPr>
                <w:rStyle w:val="Hyperlink"/>
                <w:rFonts w:cs="Calibri"/>
                <w:b/>
                <w:noProof/>
              </w:rPr>
              <w:t>3.4. Geschlecht, Biographie und Transition</w:t>
            </w:r>
            <w:r>
              <w:rPr>
                <w:noProof/>
                <w:webHidden/>
              </w:rPr>
              <w:tab/>
            </w:r>
            <w:r>
              <w:rPr>
                <w:noProof/>
                <w:webHidden/>
              </w:rPr>
              <w:fldChar w:fldCharType="begin"/>
            </w:r>
            <w:r>
              <w:rPr>
                <w:noProof/>
                <w:webHidden/>
              </w:rPr>
              <w:instrText xml:space="preserve"> PAGEREF _Toc233288760 \h </w:instrText>
            </w:r>
            <w:r>
              <w:rPr>
                <w:noProof/>
                <w:webHidden/>
              </w:rPr>
            </w:r>
            <w:r>
              <w:rPr>
                <w:noProof/>
                <w:webHidden/>
              </w:rPr>
              <w:fldChar w:fldCharType="separate"/>
            </w:r>
            <w:r w:rsidR="00B62467">
              <w:rPr>
                <w:noProof/>
                <w:webHidden/>
              </w:rPr>
              <w:t>55</w:t>
            </w:r>
            <w:r>
              <w:rPr>
                <w:noProof/>
                <w:webHidden/>
              </w:rPr>
              <w:fldChar w:fldCharType="end"/>
            </w:r>
          </w:hyperlink>
        </w:p>
        <w:p w14:paraId="08E771B7" w14:textId="1FAAC8A0" w:rsidR="006D4A48" w:rsidRDefault="006D4A48">
          <w:pPr>
            <w:pStyle w:val="Verzeichnis3"/>
            <w:tabs>
              <w:tab w:val="right" w:leader="dot" w:pos="8296"/>
            </w:tabs>
            <w:rPr>
              <w:noProof/>
              <w:kern w:val="2"/>
              <w:lang w:eastAsia="de-DE"/>
              <w14:ligatures w14:val="standardContextual"/>
            </w:rPr>
          </w:pPr>
          <w:hyperlink w:anchor="_Toc233288761" w:history="1">
            <w:r w:rsidRPr="00B56A4E">
              <w:rPr>
                <w:rStyle w:val="Hyperlink"/>
                <w:rFonts w:cs="Calibri"/>
                <w:b/>
                <w:noProof/>
              </w:rPr>
              <w:t>3.4.1. Geschlechtstransition als Begriff in der Forschungs- und Erfahrungs-basierten Literatur</w:t>
            </w:r>
            <w:r>
              <w:rPr>
                <w:noProof/>
                <w:webHidden/>
              </w:rPr>
              <w:tab/>
            </w:r>
            <w:r>
              <w:rPr>
                <w:noProof/>
                <w:webHidden/>
              </w:rPr>
              <w:fldChar w:fldCharType="begin"/>
            </w:r>
            <w:r>
              <w:rPr>
                <w:noProof/>
                <w:webHidden/>
              </w:rPr>
              <w:instrText xml:space="preserve"> PAGEREF _Toc233288761 \h </w:instrText>
            </w:r>
            <w:r>
              <w:rPr>
                <w:noProof/>
                <w:webHidden/>
              </w:rPr>
            </w:r>
            <w:r>
              <w:rPr>
                <w:noProof/>
                <w:webHidden/>
              </w:rPr>
              <w:fldChar w:fldCharType="separate"/>
            </w:r>
            <w:r w:rsidR="00B62467">
              <w:rPr>
                <w:noProof/>
                <w:webHidden/>
              </w:rPr>
              <w:t>55</w:t>
            </w:r>
            <w:r>
              <w:rPr>
                <w:noProof/>
                <w:webHidden/>
              </w:rPr>
              <w:fldChar w:fldCharType="end"/>
            </w:r>
          </w:hyperlink>
        </w:p>
        <w:p w14:paraId="320238F2" w14:textId="1708A269" w:rsidR="006D4A48" w:rsidRDefault="006D4A48">
          <w:pPr>
            <w:pStyle w:val="Verzeichnis3"/>
            <w:tabs>
              <w:tab w:val="right" w:leader="dot" w:pos="8296"/>
            </w:tabs>
            <w:rPr>
              <w:noProof/>
              <w:kern w:val="2"/>
              <w:lang w:eastAsia="de-DE"/>
              <w14:ligatures w14:val="standardContextual"/>
            </w:rPr>
          </w:pPr>
          <w:hyperlink w:anchor="_Toc233288762" w:history="1">
            <w:r w:rsidRPr="00B56A4E">
              <w:rPr>
                <w:rStyle w:val="Hyperlink"/>
                <w:rFonts w:cs="Calibri"/>
                <w:b/>
                <w:noProof/>
              </w:rPr>
              <w:t>3.4.2. Geschlechtstransition in der Übergangsforschung und Skizzierung eines biographieanalytischen Begriffs der vergeschlechtlichten Transition</w:t>
            </w:r>
            <w:r>
              <w:rPr>
                <w:noProof/>
                <w:webHidden/>
              </w:rPr>
              <w:tab/>
            </w:r>
            <w:r>
              <w:rPr>
                <w:noProof/>
                <w:webHidden/>
              </w:rPr>
              <w:fldChar w:fldCharType="begin"/>
            </w:r>
            <w:r>
              <w:rPr>
                <w:noProof/>
                <w:webHidden/>
              </w:rPr>
              <w:instrText xml:space="preserve"> PAGEREF _Toc233288762 \h </w:instrText>
            </w:r>
            <w:r>
              <w:rPr>
                <w:noProof/>
                <w:webHidden/>
              </w:rPr>
            </w:r>
            <w:r>
              <w:rPr>
                <w:noProof/>
                <w:webHidden/>
              </w:rPr>
              <w:fldChar w:fldCharType="separate"/>
            </w:r>
            <w:r w:rsidR="00B62467">
              <w:rPr>
                <w:noProof/>
                <w:webHidden/>
              </w:rPr>
              <w:t>57</w:t>
            </w:r>
            <w:r>
              <w:rPr>
                <w:noProof/>
                <w:webHidden/>
              </w:rPr>
              <w:fldChar w:fldCharType="end"/>
            </w:r>
          </w:hyperlink>
        </w:p>
        <w:p w14:paraId="1A4F6FFC" w14:textId="7FD5B01F" w:rsidR="006D4A48" w:rsidRDefault="006D4A48">
          <w:pPr>
            <w:pStyle w:val="Verzeichnis1"/>
            <w:rPr>
              <w:noProof/>
              <w:kern w:val="2"/>
              <w:lang w:eastAsia="de-DE"/>
              <w14:ligatures w14:val="standardContextual"/>
            </w:rPr>
          </w:pPr>
          <w:hyperlink w:anchor="_Toc233288763" w:history="1">
            <w:r w:rsidRPr="00B56A4E">
              <w:rPr>
                <w:rStyle w:val="Hyperlink"/>
                <w:b/>
                <w:noProof/>
              </w:rPr>
              <w:t>4. Methodenkapitel</w:t>
            </w:r>
            <w:r>
              <w:rPr>
                <w:noProof/>
                <w:webHidden/>
              </w:rPr>
              <w:tab/>
            </w:r>
            <w:r>
              <w:rPr>
                <w:noProof/>
                <w:webHidden/>
              </w:rPr>
              <w:fldChar w:fldCharType="begin"/>
            </w:r>
            <w:r>
              <w:rPr>
                <w:noProof/>
                <w:webHidden/>
              </w:rPr>
              <w:instrText xml:space="preserve"> PAGEREF _Toc233288763 \h </w:instrText>
            </w:r>
            <w:r>
              <w:rPr>
                <w:noProof/>
                <w:webHidden/>
              </w:rPr>
            </w:r>
            <w:r>
              <w:rPr>
                <w:noProof/>
                <w:webHidden/>
              </w:rPr>
              <w:fldChar w:fldCharType="separate"/>
            </w:r>
            <w:r w:rsidR="00B62467">
              <w:rPr>
                <w:noProof/>
                <w:webHidden/>
              </w:rPr>
              <w:t>59</w:t>
            </w:r>
            <w:r>
              <w:rPr>
                <w:noProof/>
                <w:webHidden/>
              </w:rPr>
              <w:fldChar w:fldCharType="end"/>
            </w:r>
          </w:hyperlink>
        </w:p>
        <w:p w14:paraId="7487E8BE" w14:textId="7F191ADB" w:rsidR="006D4A48" w:rsidRDefault="006D4A48">
          <w:pPr>
            <w:pStyle w:val="Verzeichnis2"/>
            <w:tabs>
              <w:tab w:val="right" w:leader="dot" w:pos="8296"/>
            </w:tabs>
            <w:rPr>
              <w:noProof/>
              <w:kern w:val="2"/>
              <w:lang w:eastAsia="de-DE"/>
              <w14:ligatures w14:val="standardContextual"/>
            </w:rPr>
          </w:pPr>
          <w:hyperlink w:anchor="_Toc233288764" w:history="1">
            <w:r w:rsidRPr="00B56A4E">
              <w:rPr>
                <w:rStyle w:val="Hyperlink"/>
                <w:b/>
                <w:noProof/>
              </w:rPr>
              <w:t>4.1. Entwicklung der Fragestellung, methodische Anpassungen im Forschungsprozess und Verortung im interpretativen Paradigma</w:t>
            </w:r>
            <w:r>
              <w:rPr>
                <w:noProof/>
                <w:webHidden/>
              </w:rPr>
              <w:tab/>
            </w:r>
            <w:r>
              <w:rPr>
                <w:noProof/>
                <w:webHidden/>
              </w:rPr>
              <w:fldChar w:fldCharType="begin"/>
            </w:r>
            <w:r>
              <w:rPr>
                <w:noProof/>
                <w:webHidden/>
              </w:rPr>
              <w:instrText xml:space="preserve"> PAGEREF _Toc233288764 \h </w:instrText>
            </w:r>
            <w:r>
              <w:rPr>
                <w:noProof/>
                <w:webHidden/>
              </w:rPr>
            </w:r>
            <w:r>
              <w:rPr>
                <w:noProof/>
                <w:webHidden/>
              </w:rPr>
              <w:fldChar w:fldCharType="separate"/>
            </w:r>
            <w:r w:rsidR="00B62467">
              <w:rPr>
                <w:noProof/>
                <w:webHidden/>
              </w:rPr>
              <w:t>59</w:t>
            </w:r>
            <w:r>
              <w:rPr>
                <w:noProof/>
                <w:webHidden/>
              </w:rPr>
              <w:fldChar w:fldCharType="end"/>
            </w:r>
          </w:hyperlink>
        </w:p>
        <w:p w14:paraId="1CF8A4D5" w14:textId="05E2EC0E" w:rsidR="006D4A48" w:rsidRDefault="006D4A48">
          <w:pPr>
            <w:pStyle w:val="Verzeichnis2"/>
            <w:tabs>
              <w:tab w:val="right" w:leader="dot" w:pos="8296"/>
            </w:tabs>
            <w:rPr>
              <w:noProof/>
              <w:kern w:val="2"/>
              <w:lang w:eastAsia="de-DE"/>
              <w14:ligatures w14:val="standardContextual"/>
            </w:rPr>
          </w:pPr>
          <w:hyperlink w:anchor="_Toc233288765" w:history="1">
            <w:r w:rsidRPr="00B56A4E">
              <w:rPr>
                <w:rStyle w:val="Hyperlink"/>
                <w:b/>
                <w:noProof/>
              </w:rPr>
              <w:t>4.2. Forschungsfrage</w:t>
            </w:r>
            <w:r w:rsidR="00B62467">
              <w:rPr>
                <w:rStyle w:val="Hyperlink"/>
                <w:b/>
                <w:noProof/>
              </w:rPr>
              <w:t>n</w:t>
            </w:r>
            <w:r w:rsidRPr="00B56A4E">
              <w:rPr>
                <w:rStyle w:val="Hyperlink"/>
                <w:b/>
                <w:noProof/>
              </w:rPr>
              <w:t xml:space="preserve"> im Kontext des interpretativen Paradigmas</w:t>
            </w:r>
            <w:r>
              <w:rPr>
                <w:noProof/>
                <w:webHidden/>
              </w:rPr>
              <w:tab/>
            </w:r>
            <w:r>
              <w:rPr>
                <w:noProof/>
                <w:webHidden/>
              </w:rPr>
              <w:fldChar w:fldCharType="begin"/>
            </w:r>
            <w:r>
              <w:rPr>
                <w:noProof/>
                <w:webHidden/>
              </w:rPr>
              <w:instrText xml:space="preserve"> PAGEREF _Toc233288765 \h </w:instrText>
            </w:r>
            <w:r>
              <w:rPr>
                <w:noProof/>
                <w:webHidden/>
              </w:rPr>
            </w:r>
            <w:r>
              <w:rPr>
                <w:noProof/>
                <w:webHidden/>
              </w:rPr>
              <w:fldChar w:fldCharType="separate"/>
            </w:r>
            <w:r w:rsidR="00B62467">
              <w:rPr>
                <w:noProof/>
                <w:webHidden/>
              </w:rPr>
              <w:t>61</w:t>
            </w:r>
            <w:r>
              <w:rPr>
                <w:noProof/>
                <w:webHidden/>
              </w:rPr>
              <w:fldChar w:fldCharType="end"/>
            </w:r>
          </w:hyperlink>
        </w:p>
        <w:p w14:paraId="09D830C3" w14:textId="574472BD" w:rsidR="006D4A48" w:rsidRDefault="006D4A48">
          <w:pPr>
            <w:pStyle w:val="Verzeichnis2"/>
            <w:tabs>
              <w:tab w:val="right" w:leader="dot" w:pos="8296"/>
            </w:tabs>
            <w:rPr>
              <w:noProof/>
              <w:kern w:val="2"/>
              <w:lang w:eastAsia="de-DE"/>
              <w14:ligatures w14:val="standardContextual"/>
            </w:rPr>
          </w:pPr>
          <w:hyperlink w:anchor="_Toc233288766" w:history="1">
            <w:r w:rsidRPr="00B56A4E">
              <w:rPr>
                <w:rStyle w:val="Hyperlink"/>
                <w:b/>
                <w:noProof/>
              </w:rPr>
              <w:t>4.3. Datenerhebungsmethode und methodologischer Hintergrund</w:t>
            </w:r>
            <w:r>
              <w:rPr>
                <w:noProof/>
                <w:webHidden/>
              </w:rPr>
              <w:tab/>
            </w:r>
            <w:r>
              <w:rPr>
                <w:noProof/>
                <w:webHidden/>
              </w:rPr>
              <w:fldChar w:fldCharType="begin"/>
            </w:r>
            <w:r>
              <w:rPr>
                <w:noProof/>
                <w:webHidden/>
              </w:rPr>
              <w:instrText xml:space="preserve"> PAGEREF _Toc233288766 \h </w:instrText>
            </w:r>
            <w:r>
              <w:rPr>
                <w:noProof/>
                <w:webHidden/>
              </w:rPr>
            </w:r>
            <w:r>
              <w:rPr>
                <w:noProof/>
                <w:webHidden/>
              </w:rPr>
              <w:fldChar w:fldCharType="separate"/>
            </w:r>
            <w:r w:rsidR="00B62467">
              <w:rPr>
                <w:noProof/>
                <w:webHidden/>
              </w:rPr>
              <w:t>62</w:t>
            </w:r>
            <w:r>
              <w:rPr>
                <w:noProof/>
                <w:webHidden/>
              </w:rPr>
              <w:fldChar w:fldCharType="end"/>
            </w:r>
          </w:hyperlink>
        </w:p>
        <w:p w14:paraId="45D350DA" w14:textId="3355FDB6" w:rsidR="006D4A48" w:rsidRDefault="006D4A48">
          <w:pPr>
            <w:pStyle w:val="Verzeichnis2"/>
            <w:tabs>
              <w:tab w:val="right" w:leader="dot" w:pos="8296"/>
            </w:tabs>
            <w:rPr>
              <w:noProof/>
              <w:kern w:val="2"/>
              <w:lang w:eastAsia="de-DE"/>
              <w14:ligatures w14:val="standardContextual"/>
            </w:rPr>
          </w:pPr>
          <w:hyperlink w:anchor="_Toc233288767" w:history="1">
            <w:r w:rsidRPr="00B56A4E">
              <w:rPr>
                <w:rStyle w:val="Hyperlink"/>
                <w:b/>
                <w:noProof/>
              </w:rPr>
              <w:t>4.4. Die Auswertungsmethode: Rekonstruktion von erlebter und erzählter Lebensgeschichte</w:t>
            </w:r>
            <w:r>
              <w:rPr>
                <w:noProof/>
                <w:webHidden/>
              </w:rPr>
              <w:tab/>
            </w:r>
            <w:r>
              <w:rPr>
                <w:noProof/>
                <w:webHidden/>
              </w:rPr>
              <w:fldChar w:fldCharType="begin"/>
            </w:r>
            <w:r>
              <w:rPr>
                <w:noProof/>
                <w:webHidden/>
              </w:rPr>
              <w:instrText xml:space="preserve"> PAGEREF _Toc233288767 \h </w:instrText>
            </w:r>
            <w:r>
              <w:rPr>
                <w:noProof/>
                <w:webHidden/>
              </w:rPr>
            </w:r>
            <w:r>
              <w:rPr>
                <w:noProof/>
                <w:webHidden/>
              </w:rPr>
              <w:fldChar w:fldCharType="separate"/>
            </w:r>
            <w:r w:rsidR="00B62467">
              <w:rPr>
                <w:noProof/>
                <w:webHidden/>
              </w:rPr>
              <w:t>65</w:t>
            </w:r>
            <w:r>
              <w:rPr>
                <w:noProof/>
                <w:webHidden/>
              </w:rPr>
              <w:fldChar w:fldCharType="end"/>
            </w:r>
          </w:hyperlink>
        </w:p>
        <w:p w14:paraId="56D194E2" w14:textId="7AD3AEDD" w:rsidR="006D4A48" w:rsidRDefault="006D4A48">
          <w:pPr>
            <w:pStyle w:val="Verzeichnis2"/>
            <w:tabs>
              <w:tab w:val="right" w:leader="dot" w:pos="8296"/>
            </w:tabs>
            <w:rPr>
              <w:noProof/>
              <w:kern w:val="2"/>
              <w:lang w:eastAsia="de-DE"/>
              <w14:ligatures w14:val="standardContextual"/>
            </w:rPr>
          </w:pPr>
          <w:hyperlink w:anchor="_Toc233288768" w:history="1">
            <w:r w:rsidRPr="00B56A4E">
              <w:rPr>
                <w:rStyle w:val="Hyperlink"/>
                <w:b/>
                <w:noProof/>
              </w:rPr>
              <w:t>4.5. Gegenstandsbezug und biographieanalytischer Zugang zu Geschlecht</w:t>
            </w:r>
            <w:r>
              <w:rPr>
                <w:noProof/>
                <w:webHidden/>
              </w:rPr>
              <w:tab/>
            </w:r>
            <w:r>
              <w:rPr>
                <w:noProof/>
                <w:webHidden/>
              </w:rPr>
              <w:fldChar w:fldCharType="begin"/>
            </w:r>
            <w:r>
              <w:rPr>
                <w:noProof/>
                <w:webHidden/>
              </w:rPr>
              <w:instrText xml:space="preserve"> PAGEREF _Toc233288768 \h </w:instrText>
            </w:r>
            <w:r>
              <w:rPr>
                <w:noProof/>
                <w:webHidden/>
              </w:rPr>
            </w:r>
            <w:r>
              <w:rPr>
                <w:noProof/>
                <w:webHidden/>
              </w:rPr>
              <w:fldChar w:fldCharType="separate"/>
            </w:r>
            <w:r w:rsidR="00B62467">
              <w:rPr>
                <w:noProof/>
                <w:webHidden/>
              </w:rPr>
              <w:t>68</w:t>
            </w:r>
            <w:r>
              <w:rPr>
                <w:noProof/>
                <w:webHidden/>
              </w:rPr>
              <w:fldChar w:fldCharType="end"/>
            </w:r>
          </w:hyperlink>
        </w:p>
        <w:p w14:paraId="41498C33" w14:textId="5A07334C" w:rsidR="006D4A48" w:rsidRDefault="006D4A48">
          <w:pPr>
            <w:pStyle w:val="Verzeichnis2"/>
            <w:tabs>
              <w:tab w:val="right" w:leader="dot" w:pos="8296"/>
            </w:tabs>
            <w:rPr>
              <w:noProof/>
              <w:kern w:val="2"/>
              <w:lang w:eastAsia="de-DE"/>
              <w14:ligatures w14:val="standardContextual"/>
            </w:rPr>
          </w:pPr>
          <w:hyperlink w:anchor="_Toc233288769" w:history="1">
            <w:r w:rsidRPr="00B56A4E">
              <w:rPr>
                <w:rStyle w:val="Hyperlink"/>
                <w:b/>
                <w:noProof/>
              </w:rPr>
              <w:t>4.6. Darstellung vollzogener Auswertungsschritte</w:t>
            </w:r>
            <w:r>
              <w:rPr>
                <w:noProof/>
                <w:webHidden/>
              </w:rPr>
              <w:tab/>
            </w:r>
            <w:r>
              <w:rPr>
                <w:noProof/>
                <w:webHidden/>
              </w:rPr>
              <w:fldChar w:fldCharType="begin"/>
            </w:r>
            <w:r>
              <w:rPr>
                <w:noProof/>
                <w:webHidden/>
              </w:rPr>
              <w:instrText xml:space="preserve"> PAGEREF _Toc233288769 \h </w:instrText>
            </w:r>
            <w:r>
              <w:rPr>
                <w:noProof/>
                <w:webHidden/>
              </w:rPr>
            </w:r>
            <w:r>
              <w:rPr>
                <w:noProof/>
                <w:webHidden/>
              </w:rPr>
              <w:fldChar w:fldCharType="separate"/>
            </w:r>
            <w:r w:rsidR="00B62467">
              <w:rPr>
                <w:noProof/>
                <w:webHidden/>
              </w:rPr>
              <w:t>70</w:t>
            </w:r>
            <w:r>
              <w:rPr>
                <w:noProof/>
                <w:webHidden/>
              </w:rPr>
              <w:fldChar w:fldCharType="end"/>
            </w:r>
          </w:hyperlink>
        </w:p>
        <w:p w14:paraId="3D946229" w14:textId="1C533E68" w:rsidR="006D4A48" w:rsidRDefault="006D4A48">
          <w:pPr>
            <w:pStyle w:val="Verzeichnis2"/>
            <w:tabs>
              <w:tab w:val="right" w:leader="dot" w:pos="8296"/>
            </w:tabs>
            <w:rPr>
              <w:noProof/>
              <w:kern w:val="2"/>
              <w:lang w:eastAsia="de-DE"/>
              <w14:ligatures w14:val="standardContextual"/>
            </w:rPr>
          </w:pPr>
          <w:hyperlink w:anchor="_Toc233288770" w:history="1">
            <w:r w:rsidRPr="00B56A4E">
              <w:rPr>
                <w:rStyle w:val="Hyperlink"/>
                <w:b/>
                <w:noProof/>
              </w:rPr>
              <w:t>4.7. Der diskursanalytische Zugang</w:t>
            </w:r>
            <w:r>
              <w:rPr>
                <w:noProof/>
                <w:webHidden/>
              </w:rPr>
              <w:tab/>
            </w:r>
            <w:r>
              <w:rPr>
                <w:noProof/>
                <w:webHidden/>
              </w:rPr>
              <w:fldChar w:fldCharType="begin"/>
            </w:r>
            <w:r>
              <w:rPr>
                <w:noProof/>
                <w:webHidden/>
              </w:rPr>
              <w:instrText xml:space="preserve"> PAGEREF _Toc233288770 \h </w:instrText>
            </w:r>
            <w:r>
              <w:rPr>
                <w:noProof/>
                <w:webHidden/>
              </w:rPr>
            </w:r>
            <w:r>
              <w:rPr>
                <w:noProof/>
                <w:webHidden/>
              </w:rPr>
              <w:fldChar w:fldCharType="separate"/>
            </w:r>
            <w:r w:rsidR="00B62467">
              <w:rPr>
                <w:noProof/>
                <w:webHidden/>
              </w:rPr>
              <w:t>75</w:t>
            </w:r>
            <w:r>
              <w:rPr>
                <w:noProof/>
                <w:webHidden/>
              </w:rPr>
              <w:fldChar w:fldCharType="end"/>
            </w:r>
          </w:hyperlink>
        </w:p>
        <w:p w14:paraId="00868C60" w14:textId="1A9FD0CC" w:rsidR="006D4A48" w:rsidRDefault="006D4A48">
          <w:pPr>
            <w:pStyle w:val="Verzeichnis2"/>
            <w:tabs>
              <w:tab w:val="right" w:leader="dot" w:pos="8296"/>
            </w:tabs>
            <w:rPr>
              <w:noProof/>
              <w:kern w:val="2"/>
              <w:lang w:eastAsia="de-DE"/>
              <w14:ligatures w14:val="standardContextual"/>
            </w:rPr>
          </w:pPr>
          <w:hyperlink w:anchor="_Toc233288771" w:history="1">
            <w:r w:rsidRPr="00B56A4E">
              <w:rPr>
                <w:rStyle w:val="Hyperlink"/>
                <w:b/>
                <w:noProof/>
              </w:rPr>
              <w:t>4.8. Theoretisches Sampling und Limitation der Studie</w:t>
            </w:r>
            <w:r>
              <w:rPr>
                <w:noProof/>
                <w:webHidden/>
              </w:rPr>
              <w:tab/>
            </w:r>
            <w:r>
              <w:rPr>
                <w:noProof/>
                <w:webHidden/>
              </w:rPr>
              <w:fldChar w:fldCharType="begin"/>
            </w:r>
            <w:r>
              <w:rPr>
                <w:noProof/>
                <w:webHidden/>
              </w:rPr>
              <w:instrText xml:space="preserve"> PAGEREF _Toc233288771 \h </w:instrText>
            </w:r>
            <w:r>
              <w:rPr>
                <w:noProof/>
                <w:webHidden/>
              </w:rPr>
            </w:r>
            <w:r>
              <w:rPr>
                <w:noProof/>
                <w:webHidden/>
              </w:rPr>
              <w:fldChar w:fldCharType="separate"/>
            </w:r>
            <w:r w:rsidR="00B62467">
              <w:rPr>
                <w:noProof/>
                <w:webHidden/>
              </w:rPr>
              <w:t>77</w:t>
            </w:r>
            <w:r>
              <w:rPr>
                <w:noProof/>
                <w:webHidden/>
              </w:rPr>
              <w:fldChar w:fldCharType="end"/>
            </w:r>
          </w:hyperlink>
        </w:p>
        <w:p w14:paraId="44C3EB4F" w14:textId="7E7C1B1D" w:rsidR="006D4A48" w:rsidRDefault="006D4A48">
          <w:pPr>
            <w:pStyle w:val="Verzeichnis1"/>
            <w:rPr>
              <w:noProof/>
              <w:kern w:val="2"/>
              <w:lang w:eastAsia="de-DE"/>
              <w14:ligatures w14:val="standardContextual"/>
            </w:rPr>
          </w:pPr>
          <w:hyperlink w:anchor="_Toc233288772" w:history="1">
            <w:r w:rsidRPr="00B56A4E">
              <w:rPr>
                <w:rStyle w:val="Hyperlink"/>
                <w:b/>
                <w:noProof/>
              </w:rPr>
              <w:t>5. Reflexivität, Feldzugang und Forschungsethik</w:t>
            </w:r>
            <w:r>
              <w:rPr>
                <w:noProof/>
                <w:webHidden/>
              </w:rPr>
              <w:tab/>
            </w:r>
            <w:r>
              <w:rPr>
                <w:noProof/>
                <w:webHidden/>
              </w:rPr>
              <w:fldChar w:fldCharType="begin"/>
            </w:r>
            <w:r>
              <w:rPr>
                <w:noProof/>
                <w:webHidden/>
              </w:rPr>
              <w:instrText xml:space="preserve"> PAGEREF _Toc233288772 \h </w:instrText>
            </w:r>
            <w:r>
              <w:rPr>
                <w:noProof/>
                <w:webHidden/>
              </w:rPr>
            </w:r>
            <w:r>
              <w:rPr>
                <w:noProof/>
                <w:webHidden/>
              </w:rPr>
              <w:fldChar w:fldCharType="separate"/>
            </w:r>
            <w:r w:rsidR="00B62467">
              <w:rPr>
                <w:noProof/>
                <w:webHidden/>
              </w:rPr>
              <w:t>80</w:t>
            </w:r>
            <w:r>
              <w:rPr>
                <w:noProof/>
                <w:webHidden/>
              </w:rPr>
              <w:fldChar w:fldCharType="end"/>
            </w:r>
          </w:hyperlink>
        </w:p>
        <w:p w14:paraId="2B270487" w14:textId="148AE3CA" w:rsidR="006D4A48" w:rsidRDefault="006D4A48">
          <w:pPr>
            <w:pStyle w:val="Verzeichnis2"/>
            <w:tabs>
              <w:tab w:val="right" w:leader="dot" w:pos="8296"/>
            </w:tabs>
            <w:rPr>
              <w:noProof/>
              <w:kern w:val="2"/>
              <w:lang w:eastAsia="de-DE"/>
              <w14:ligatures w14:val="standardContextual"/>
            </w:rPr>
          </w:pPr>
          <w:hyperlink w:anchor="_Toc233288773" w:history="1">
            <w:r w:rsidRPr="00B56A4E">
              <w:rPr>
                <w:rStyle w:val="Hyperlink"/>
                <w:rFonts w:eastAsia="Times New Roman" w:cs="Times New Roman"/>
                <w:b/>
                <w:noProof/>
              </w:rPr>
              <w:t>5.1. Positionalität und Reflexivität</w:t>
            </w:r>
            <w:r>
              <w:rPr>
                <w:noProof/>
                <w:webHidden/>
              </w:rPr>
              <w:tab/>
            </w:r>
            <w:r>
              <w:rPr>
                <w:noProof/>
                <w:webHidden/>
              </w:rPr>
              <w:fldChar w:fldCharType="begin"/>
            </w:r>
            <w:r>
              <w:rPr>
                <w:noProof/>
                <w:webHidden/>
              </w:rPr>
              <w:instrText xml:space="preserve"> PAGEREF _Toc233288773 \h </w:instrText>
            </w:r>
            <w:r>
              <w:rPr>
                <w:noProof/>
                <w:webHidden/>
              </w:rPr>
            </w:r>
            <w:r>
              <w:rPr>
                <w:noProof/>
                <w:webHidden/>
              </w:rPr>
              <w:fldChar w:fldCharType="separate"/>
            </w:r>
            <w:r w:rsidR="00B62467">
              <w:rPr>
                <w:noProof/>
                <w:webHidden/>
              </w:rPr>
              <w:t>81</w:t>
            </w:r>
            <w:r>
              <w:rPr>
                <w:noProof/>
                <w:webHidden/>
              </w:rPr>
              <w:fldChar w:fldCharType="end"/>
            </w:r>
          </w:hyperlink>
        </w:p>
        <w:p w14:paraId="12E57148" w14:textId="654AF96A" w:rsidR="006D4A48" w:rsidRDefault="006D4A48">
          <w:pPr>
            <w:pStyle w:val="Verzeichnis3"/>
            <w:tabs>
              <w:tab w:val="right" w:leader="dot" w:pos="8296"/>
            </w:tabs>
            <w:rPr>
              <w:noProof/>
              <w:kern w:val="2"/>
              <w:lang w:eastAsia="de-DE"/>
              <w14:ligatures w14:val="standardContextual"/>
            </w:rPr>
          </w:pPr>
          <w:hyperlink w:anchor="_Toc233288774" w:history="1">
            <w:r w:rsidRPr="00B56A4E">
              <w:rPr>
                <w:rStyle w:val="Hyperlink"/>
                <w:rFonts w:eastAsia="Times New Roman" w:cs="Times New Roman"/>
                <w:b/>
                <w:noProof/>
              </w:rPr>
              <w:t>5.1.1. Die feministische Standpunkttheorie</w:t>
            </w:r>
            <w:r>
              <w:rPr>
                <w:noProof/>
                <w:webHidden/>
              </w:rPr>
              <w:tab/>
            </w:r>
            <w:r>
              <w:rPr>
                <w:noProof/>
                <w:webHidden/>
              </w:rPr>
              <w:fldChar w:fldCharType="begin"/>
            </w:r>
            <w:r>
              <w:rPr>
                <w:noProof/>
                <w:webHidden/>
              </w:rPr>
              <w:instrText xml:space="preserve"> PAGEREF _Toc233288774 \h </w:instrText>
            </w:r>
            <w:r>
              <w:rPr>
                <w:noProof/>
                <w:webHidden/>
              </w:rPr>
            </w:r>
            <w:r>
              <w:rPr>
                <w:noProof/>
                <w:webHidden/>
              </w:rPr>
              <w:fldChar w:fldCharType="separate"/>
            </w:r>
            <w:r w:rsidR="00B62467">
              <w:rPr>
                <w:noProof/>
                <w:webHidden/>
              </w:rPr>
              <w:t>84</w:t>
            </w:r>
            <w:r>
              <w:rPr>
                <w:noProof/>
                <w:webHidden/>
              </w:rPr>
              <w:fldChar w:fldCharType="end"/>
            </w:r>
          </w:hyperlink>
        </w:p>
        <w:p w14:paraId="0737A084" w14:textId="6591820C" w:rsidR="006D4A48" w:rsidRDefault="006D4A48">
          <w:pPr>
            <w:pStyle w:val="Verzeichnis2"/>
            <w:tabs>
              <w:tab w:val="right" w:leader="dot" w:pos="8296"/>
            </w:tabs>
            <w:rPr>
              <w:noProof/>
              <w:kern w:val="2"/>
              <w:lang w:eastAsia="de-DE"/>
              <w14:ligatures w14:val="standardContextual"/>
            </w:rPr>
          </w:pPr>
          <w:hyperlink w:anchor="_Toc233288775" w:history="1">
            <w:r w:rsidRPr="00B56A4E">
              <w:rPr>
                <w:rStyle w:val="Hyperlink"/>
                <w:b/>
                <w:noProof/>
              </w:rPr>
              <w:t>5.2. Vulnerabilität im Forschungsprozess</w:t>
            </w:r>
            <w:r>
              <w:rPr>
                <w:noProof/>
                <w:webHidden/>
              </w:rPr>
              <w:tab/>
            </w:r>
            <w:r>
              <w:rPr>
                <w:noProof/>
                <w:webHidden/>
              </w:rPr>
              <w:fldChar w:fldCharType="begin"/>
            </w:r>
            <w:r>
              <w:rPr>
                <w:noProof/>
                <w:webHidden/>
              </w:rPr>
              <w:instrText xml:space="preserve"> PAGEREF _Toc233288775 \h </w:instrText>
            </w:r>
            <w:r>
              <w:rPr>
                <w:noProof/>
                <w:webHidden/>
              </w:rPr>
            </w:r>
            <w:r>
              <w:rPr>
                <w:noProof/>
                <w:webHidden/>
              </w:rPr>
              <w:fldChar w:fldCharType="separate"/>
            </w:r>
            <w:r w:rsidR="00B62467">
              <w:rPr>
                <w:noProof/>
                <w:webHidden/>
              </w:rPr>
              <w:t>86</w:t>
            </w:r>
            <w:r>
              <w:rPr>
                <w:noProof/>
                <w:webHidden/>
              </w:rPr>
              <w:fldChar w:fldCharType="end"/>
            </w:r>
          </w:hyperlink>
        </w:p>
        <w:p w14:paraId="7C1594C2" w14:textId="4A152A3A" w:rsidR="006D4A48" w:rsidRDefault="006D4A48">
          <w:pPr>
            <w:pStyle w:val="Verzeichnis2"/>
            <w:tabs>
              <w:tab w:val="right" w:leader="dot" w:pos="8296"/>
            </w:tabs>
            <w:rPr>
              <w:noProof/>
              <w:kern w:val="2"/>
              <w:lang w:eastAsia="de-DE"/>
              <w14:ligatures w14:val="standardContextual"/>
            </w:rPr>
          </w:pPr>
          <w:hyperlink w:anchor="_Toc233288776" w:history="1">
            <w:r w:rsidRPr="00B56A4E">
              <w:rPr>
                <w:rStyle w:val="Hyperlink"/>
                <w:b/>
                <w:noProof/>
              </w:rPr>
              <w:t xml:space="preserve">5.3. Bestimmung des eigenen Standpunkts als </w:t>
            </w:r>
            <w:r w:rsidRPr="00B56A4E">
              <w:rPr>
                <w:rStyle w:val="Hyperlink"/>
                <w:b/>
                <w:i/>
                <w:iCs/>
                <w:noProof/>
              </w:rPr>
              <w:t>Insider-Outsider</w:t>
            </w:r>
            <w:r w:rsidRPr="00B56A4E">
              <w:rPr>
                <w:rStyle w:val="Hyperlink"/>
                <w:b/>
                <w:noProof/>
              </w:rPr>
              <w:t xml:space="preserve"> und Umgang mit der eigenen Positionierung im Forschungsprozess</w:t>
            </w:r>
            <w:r>
              <w:rPr>
                <w:noProof/>
                <w:webHidden/>
              </w:rPr>
              <w:tab/>
            </w:r>
            <w:r>
              <w:rPr>
                <w:noProof/>
                <w:webHidden/>
              </w:rPr>
              <w:fldChar w:fldCharType="begin"/>
            </w:r>
            <w:r>
              <w:rPr>
                <w:noProof/>
                <w:webHidden/>
              </w:rPr>
              <w:instrText xml:space="preserve"> PAGEREF _Toc233288776 \h </w:instrText>
            </w:r>
            <w:r>
              <w:rPr>
                <w:noProof/>
                <w:webHidden/>
              </w:rPr>
            </w:r>
            <w:r>
              <w:rPr>
                <w:noProof/>
                <w:webHidden/>
              </w:rPr>
              <w:fldChar w:fldCharType="separate"/>
            </w:r>
            <w:r w:rsidR="00B62467">
              <w:rPr>
                <w:noProof/>
                <w:webHidden/>
              </w:rPr>
              <w:t>89</w:t>
            </w:r>
            <w:r>
              <w:rPr>
                <w:noProof/>
                <w:webHidden/>
              </w:rPr>
              <w:fldChar w:fldCharType="end"/>
            </w:r>
          </w:hyperlink>
        </w:p>
        <w:p w14:paraId="62F8C824" w14:textId="47CAF989" w:rsidR="006D4A48" w:rsidRDefault="006D4A48">
          <w:pPr>
            <w:pStyle w:val="Verzeichnis2"/>
            <w:tabs>
              <w:tab w:val="right" w:leader="dot" w:pos="8296"/>
            </w:tabs>
            <w:rPr>
              <w:noProof/>
              <w:kern w:val="2"/>
              <w:lang w:eastAsia="de-DE"/>
              <w14:ligatures w14:val="standardContextual"/>
            </w:rPr>
          </w:pPr>
          <w:hyperlink w:anchor="_Toc233288777" w:history="1">
            <w:r w:rsidRPr="00B56A4E">
              <w:rPr>
                <w:rStyle w:val="Hyperlink"/>
                <w:b/>
                <w:noProof/>
              </w:rPr>
              <w:t>5.4. Positionierung als Transition</w:t>
            </w:r>
            <w:r>
              <w:rPr>
                <w:noProof/>
                <w:webHidden/>
              </w:rPr>
              <w:tab/>
            </w:r>
            <w:r>
              <w:rPr>
                <w:noProof/>
                <w:webHidden/>
              </w:rPr>
              <w:fldChar w:fldCharType="begin"/>
            </w:r>
            <w:r>
              <w:rPr>
                <w:noProof/>
                <w:webHidden/>
              </w:rPr>
              <w:instrText xml:space="preserve"> PAGEREF _Toc233288777 \h </w:instrText>
            </w:r>
            <w:r>
              <w:rPr>
                <w:noProof/>
                <w:webHidden/>
              </w:rPr>
            </w:r>
            <w:r>
              <w:rPr>
                <w:noProof/>
                <w:webHidden/>
              </w:rPr>
              <w:fldChar w:fldCharType="separate"/>
            </w:r>
            <w:r w:rsidR="00B62467">
              <w:rPr>
                <w:noProof/>
                <w:webHidden/>
              </w:rPr>
              <w:t>90</w:t>
            </w:r>
            <w:r>
              <w:rPr>
                <w:noProof/>
                <w:webHidden/>
              </w:rPr>
              <w:fldChar w:fldCharType="end"/>
            </w:r>
          </w:hyperlink>
        </w:p>
        <w:p w14:paraId="7D22FC0B" w14:textId="6C49D468" w:rsidR="006D4A48" w:rsidRDefault="006D4A48">
          <w:pPr>
            <w:pStyle w:val="Verzeichnis2"/>
            <w:tabs>
              <w:tab w:val="right" w:leader="dot" w:pos="8296"/>
            </w:tabs>
            <w:rPr>
              <w:noProof/>
              <w:kern w:val="2"/>
              <w:lang w:eastAsia="de-DE"/>
              <w14:ligatures w14:val="standardContextual"/>
            </w:rPr>
          </w:pPr>
          <w:hyperlink w:anchor="_Toc233288778" w:history="1">
            <w:r w:rsidRPr="00B56A4E">
              <w:rPr>
                <w:rStyle w:val="Hyperlink"/>
                <w:b/>
                <w:noProof/>
              </w:rPr>
              <w:t>5.5. Beschreibung der Feldzugänge im Verhältnis zur eigenen Positionierung</w:t>
            </w:r>
            <w:r>
              <w:rPr>
                <w:noProof/>
                <w:webHidden/>
              </w:rPr>
              <w:tab/>
            </w:r>
            <w:r>
              <w:rPr>
                <w:noProof/>
                <w:webHidden/>
              </w:rPr>
              <w:fldChar w:fldCharType="begin"/>
            </w:r>
            <w:r>
              <w:rPr>
                <w:noProof/>
                <w:webHidden/>
              </w:rPr>
              <w:instrText xml:space="preserve"> PAGEREF _Toc233288778 \h </w:instrText>
            </w:r>
            <w:r>
              <w:rPr>
                <w:noProof/>
                <w:webHidden/>
              </w:rPr>
            </w:r>
            <w:r>
              <w:rPr>
                <w:noProof/>
                <w:webHidden/>
              </w:rPr>
              <w:fldChar w:fldCharType="separate"/>
            </w:r>
            <w:r w:rsidR="00B62467">
              <w:rPr>
                <w:noProof/>
                <w:webHidden/>
              </w:rPr>
              <w:t>94</w:t>
            </w:r>
            <w:r>
              <w:rPr>
                <w:noProof/>
                <w:webHidden/>
              </w:rPr>
              <w:fldChar w:fldCharType="end"/>
            </w:r>
          </w:hyperlink>
        </w:p>
        <w:p w14:paraId="422C3293" w14:textId="64F1F884" w:rsidR="006D4A48" w:rsidRDefault="006D4A48">
          <w:pPr>
            <w:pStyle w:val="Verzeichnis2"/>
            <w:tabs>
              <w:tab w:val="right" w:leader="dot" w:pos="8296"/>
            </w:tabs>
            <w:rPr>
              <w:noProof/>
              <w:kern w:val="2"/>
              <w:lang w:eastAsia="de-DE"/>
              <w14:ligatures w14:val="standardContextual"/>
            </w:rPr>
          </w:pPr>
          <w:hyperlink w:anchor="_Toc233288779" w:history="1">
            <w:r w:rsidRPr="00B56A4E">
              <w:rPr>
                <w:rStyle w:val="Hyperlink"/>
                <w:b/>
                <w:bCs/>
                <w:noProof/>
              </w:rPr>
              <w:t>5.6 Forschungsethische Reflexion und identifizierte Dilemmata</w:t>
            </w:r>
            <w:r>
              <w:rPr>
                <w:noProof/>
                <w:webHidden/>
              </w:rPr>
              <w:tab/>
            </w:r>
            <w:r>
              <w:rPr>
                <w:noProof/>
                <w:webHidden/>
              </w:rPr>
              <w:fldChar w:fldCharType="begin"/>
            </w:r>
            <w:r>
              <w:rPr>
                <w:noProof/>
                <w:webHidden/>
              </w:rPr>
              <w:instrText xml:space="preserve"> PAGEREF _Toc233288779 \h </w:instrText>
            </w:r>
            <w:r>
              <w:rPr>
                <w:noProof/>
                <w:webHidden/>
              </w:rPr>
            </w:r>
            <w:r>
              <w:rPr>
                <w:noProof/>
                <w:webHidden/>
              </w:rPr>
              <w:fldChar w:fldCharType="separate"/>
            </w:r>
            <w:r w:rsidR="00B62467">
              <w:rPr>
                <w:noProof/>
                <w:webHidden/>
              </w:rPr>
              <w:t>105</w:t>
            </w:r>
            <w:r>
              <w:rPr>
                <w:noProof/>
                <w:webHidden/>
              </w:rPr>
              <w:fldChar w:fldCharType="end"/>
            </w:r>
          </w:hyperlink>
        </w:p>
        <w:p w14:paraId="349CFF8E" w14:textId="41AB111C" w:rsidR="006D4A48" w:rsidRDefault="006D4A48">
          <w:pPr>
            <w:pStyle w:val="Verzeichnis1"/>
            <w:rPr>
              <w:noProof/>
              <w:kern w:val="2"/>
              <w:lang w:eastAsia="de-DE"/>
              <w14:ligatures w14:val="standardContextual"/>
            </w:rPr>
          </w:pPr>
          <w:hyperlink w:anchor="_Toc233288780" w:history="1">
            <w:r w:rsidRPr="00B56A4E">
              <w:rPr>
                <w:rStyle w:val="Hyperlink"/>
                <w:b/>
                <w:noProof/>
              </w:rPr>
              <w:t>6. Intergeschlechtlichkeit: Rekonstruktion von Diskursperspektiven und Skizzierung einer eigenen Positionierung</w:t>
            </w:r>
            <w:r>
              <w:rPr>
                <w:noProof/>
                <w:webHidden/>
              </w:rPr>
              <w:tab/>
            </w:r>
            <w:r>
              <w:rPr>
                <w:noProof/>
                <w:webHidden/>
              </w:rPr>
              <w:fldChar w:fldCharType="begin"/>
            </w:r>
            <w:r>
              <w:rPr>
                <w:noProof/>
                <w:webHidden/>
              </w:rPr>
              <w:instrText xml:space="preserve"> PAGEREF _Toc233288780 \h </w:instrText>
            </w:r>
            <w:r>
              <w:rPr>
                <w:noProof/>
                <w:webHidden/>
              </w:rPr>
            </w:r>
            <w:r>
              <w:rPr>
                <w:noProof/>
                <w:webHidden/>
              </w:rPr>
              <w:fldChar w:fldCharType="separate"/>
            </w:r>
            <w:r w:rsidR="00B62467">
              <w:rPr>
                <w:noProof/>
                <w:webHidden/>
              </w:rPr>
              <w:t>109</w:t>
            </w:r>
            <w:r>
              <w:rPr>
                <w:noProof/>
                <w:webHidden/>
              </w:rPr>
              <w:fldChar w:fldCharType="end"/>
            </w:r>
          </w:hyperlink>
        </w:p>
        <w:p w14:paraId="0604AF60" w14:textId="0065AAF7" w:rsidR="006D4A48" w:rsidRDefault="006D4A48">
          <w:pPr>
            <w:pStyle w:val="Verzeichnis2"/>
            <w:tabs>
              <w:tab w:val="right" w:leader="dot" w:pos="8296"/>
            </w:tabs>
            <w:rPr>
              <w:noProof/>
              <w:kern w:val="2"/>
              <w:lang w:eastAsia="de-DE"/>
              <w14:ligatures w14:val="standardContextual"/>
            </w:rPr>
          </w:pPr>
          <w:hyperlink w:anchor="_Toc233288781" w:history="1">
            <w:r w:rsidRPr="00B56A4E">
              <w:rPr>
                <w:rStyle w:val="Hyperlink"/>
                <w:b/>
                <w:noProof/>
              </w:rPr>
              <w:t>6.1. Medizinische Perspektiven auf Intergeschlechtlichkeit</w:t>
            </w:r>
            <w:r>
              <w:rPr>
                <w:noProof/>
                <w:webHidden/>
              </w:rPr>
              <w:tab/>
            </w:r>
            <w:r>
              <w:rPr>
                <w:noProof/>
                <w:webHidden/>
              </w:rPr>
              <w:fldChar w:fldCharType="begin"/>
            </w:r>
            <w:r>
              <w:rPr>
                <w:noProof/>
                <w:webHidden/>
              </w:rPr>
              <w:instrText xml:space="preserve"> PAGEREF _Toc233288781 \h </w:instrText>
            </w:r>
            <w:r>
              <w:rPr>
                <w:noProof/>
                <w:webHidden/>
              </w:rPr>
            </w:r>
            <w:r>
              <w:rPr>
                <w:noProof/>
                <w:webHidden/>
              </w:rPr>
              <w:fldChar w:fldCharType="separate"/>
            </w:r>
            <w:r w:rsidR="00B62467">
              <w:rPr>
                <w:noProof/>
                <w:webHidden/>
              </w:rPr>
              <w:t>111</w:t>
            </w:r>
            <w:r>
              <w:rPr>
                <w:noProof/>
                <w:webHidden/>
              </w:rPr>
              <w:fldChar w:fldCharType="end"/>
            </w:r>
          </w:hyperlink>
        </w:p>
        <w:p w14:paraId="7CC89F9B" w14:textId="133805B2" w:rsidR="006D4A48" w:rsidRDefault="006D4A48">
          <w:pPr>
            <w:pStyle w:val="Verzeichnis3"/>
            <w:tabs>
              <w:tab w:val="right" w:leader="dot" w:pos="8296"/>
            </w:tabs>
            <w:rPr>
              <w:noProof/>
              <w:kern w:val="2"/>
              <w:lang w:eastAsia="de-DE"/>
              <w14:ligatures w14:val="standardContextual"/>
            </w:rPr>
          </w:pPr>
          <w:hyperlink w:anchor="_Toc233288782" w:history="1">
            <w:r w:rsidRPr="00B56A4E">
              <w:rPr>
                <w:rStyle w:val="Hyperlink"/>
                <w:b/>
                <w:noProof/>
              </w:rPr>
              <w:t>6.1.1. Rekonstruktion des medizinischen Diskurses zu Intergeschlechtlichkeit bis 1950</w:t>
            </w:r>
            <w:r>
              <w:rPr>
                <w:noProof/>
                <w:webHidden/>
              </w:rPr>
              <w:tab/>
            </w:r>
            <w:r>
              <w:rPr>
                <w:noProof/>
                <w:webHidden/>
              </w:rPr>
              <w:fldChar w:fldCharType="begin"/>
            </w:r>
            <w:r>
              <w:rPr>
                <w:noProof/>
                <w:webHidden/>
              </w:rPr>
              <w:instrText xml:space="preserve"> PAGEREF _Toc233288782 \h </w:instrText>
            </w:r>
            <w:r>
              <w:rPr>
                <w:noProof/>
                <w:webHidden/>
              </w:rPr>
            </w:r>
            <w:r>
              <w:rPr>
                <w:noProof/>
                <w:webHidden/>
              </w:rPr>
              <w:fldChar w:fldCharType="separate"/>
            </w:r>
            <w:r w:rsidR="00B62467">
              <w:rPr>
                <w:noProof/>
                <w:webHidden/>
              </w:rPr>
              <w:t>111</w:t>
            </w:r>
            <w:r>
              <w:rPr>
                <w:noProof/>
                <w:webHidden/>
              </w:rPr>
              <w:fldChar w:fldCharType="end"/>
            </w:r>
          </w:hyperlink>
        </w:p>
        <w:p w14:paraId="37A0042E" w14:textId="7F8C1564" w:rsidR="006D4A48" w:rsidRDefault="006D4A48">
          <w:pPr>
            <w:pStyle w:val="Verzeichnis3"/>
            <w:tabs>
              <w:tab w:val="right" w:leader="dot" w:pos="8296"/>
            </w:tabs>
            <w:rPr>
              <w:noProof/>
              <w:kern w:val="2"/>
              <w:lang w:eastAsia="de-DE"/>
              <w14:ligatures w14:val="standardContextual"/>
            </w:rPr>
          </w:pPr>
          <w:hyperlink w:anchor="_Toc233288783" w:history="1">
            <w:r w:rsidRPr="00B56A4E">
              <w:rPr>
                <w:rStyle w:val="Hyperlink"/>
                <w:b/>
                <w:noProof/>
              </w:rPr>
              <w:t>6.1.2. Der medizinische Diskurs von 1950 bis 2005</w:t>
            </w:r>
            <w:r>
              <w:rPr>
                <w:noProof/>
                <w:webHidden/>
              </w:rPr>
              <w:tab/>
            </w:r>
            <w:r>
              <w:rPr>
                <w:noProof/>
                <w:webHidden/>
              </w:rPr>
              <w:fldChar w:fldCharType="begin"/>
            </w:r>
            <w:r>
              <w:rPr>
                <w:noProof/>
                <w:webHidden/>
              </w:rPr>
              <w:instrText xml:space="preserve"> PAGEREF _Toc233288783 \h </w:instrText>
            </w:r>
            <w:r>
              <w:rPr>
                <w:noProof/>
                <w:webHidden/>
              </w:rPr>
            </w:r>
            <w:r>
              <w:rPr>
                <w:noProof/>
                <w:webHidden/>
              </w:rPr>
              <w:fldChar w:fldCharType="separate"/>
            </w:r>
            <w:r w:rsidR="00B62467">
              <w:rPr>
                <w:noProof/>
                <w:webHidden/>
              </w:rPr>
              <w:t>115</w:t>
            </w:r>
            <w:r>
              <w:rPr>
                <w:noProof/>
                <w:webHidden/>
              </w:rPr>
              <w:fldChar w:fldCharType="end"/>
            </w:r>
          </w:hyperlink>
        </w:p>
        <w:p w14:paraId="10CD30C1" w14:textId="579017CF" w:rsidR="006D4A48" w:rsidRDefault="006D4A48">
          <w:pPr>
            <w:pStyle w:val="Verzeichnis3"/>
            <w:tabs>
              <w:tab w:val="right" w:leader="dot" w:pos="8296"/>
            </w:tabs>
            <w:rPr>
              <w:noProof/>
              <w:kern w:val="2"/>
              <w:lang w:eastAsia="de-DE"/>
              <w14:ligatures w14:val="standardContextual"/>
            </w:rPr>
          </w:pPr>
          <w:hyperlink w:anchor="_Toc233288784" w:history="1">
            <w:r w:rsidRPr="00B56A4E">
              <w:rPr>
                <w:rStyle w:val="Hyperlink"/>
                <w:b/>
                <w:noProof/>
              </w:rPr>
              <w:t>6.1.3. Der medizinische Diskurs seit 2005</w:t>
            </w:r>
            <w:r>
              <w:rPr>
                <w:noProof/>
                <w:webHidden/>
              </w:rPr>
              <w:tab/>
            </w:r>
            <w:r>
              <w:rPr>
                <w:noProof/>
                <w:webHidden/>
              </w:rPr>
              <w:fldChar w:fldCharType="begin"/>
            </w:r>
            <w:r>
              <w:rPr>
                <w:noProof/>
                <w:webHidden/>
              </w:rPr>
              <w:instrText xml:space="preserve"> PAGEREF _Toc233288784 \h </w:instrText>
            </w:r>
            <w:r>
              <w:rPr>
                <w:noProof/>
                <w:webHidden/>
              </w:rPr>
            </w:r>
            <w:r>
              <w:rPr>
                <w:noProof/>
                <w:webHidden/>
              </w:rPr>
              <w:fldChar w:fldCharType="separate"/>
            </w:r>
            <w:r w:rsidR="00B62467">
              <w:rPr>
                <w:noProof/>
                <w:webHidden/>
              </w:rPr>
              <w:t>130</w:t>
            </w:r>
            <w:r>
              <w:rPr>
                <w:noProof/>
                <w:webHidden/>
              </w:rPr>
              <w:fldChar w:fldCharType="end"/>
            </w:r>
          </w:hyperlink>
        </w:p>
        <w:p w14:paraId="2AD42000" w14:textId="49C1E5F3" w:rsidR="006D4A48" w:rsidRDefault="006D4A48">
          <w:pPr>
            <w:pStyle w:val="Verzeichnis3"/>
            <w:tabs>
              <w:tab w:val="right" w:leader="dot" w:pos="8296"/>
            </w:tabs>
            <w:rPr>
              <w:noProof/>
              <w:kern w:val="2"/>
              <w:lang w:eastAsia="de-DE"/>
              <w14:ligatures w14:val="standardContextual"/>
            </w:rPr>
          </w:pPr>
          <w:hyperlink w:anchor="_Toc233288785" w:history="1">
            <w:r w:rsidRPr="00B56A4E">
              <w:rPr>
                <w:rStyle w:val="Hyperlink"/>
                <w:rFonts w:eastAsia="Times New Roman" w:cs="Times New Roman"/>
                <w:b/>
                <w:iCs/>
                <w:noProof/>
              </w:rPr>
              <w:t>6.1.4. Neuere Entwicklungen des medizinischen Diskurses in Deutschland</w:t>
            </w:r>
            <w:r>
              <w:rPr>
                <w:noProof/>
                <w:webHidden/>
              </w:rPr>
              <w:tab/>
            </w:r>
            <w:r>
              <w:rPr>
                <w:noProof/>
                <w:webHidden/>
              </w:rPr>
              <w:fldChar w:fldCharType="begin"/>
            </w:r>
            <w:r>
              <w:rPr>
                <w:noProof/>
                <w:webHidden/>
              </w:rPr>
              <w:instrText xml:space="preserve"> PAGEREF _Toc233288785 \h </w:instrText>
            </w:r>
            <w:r>
              <w:rPr>
                <w:noProof/>
                <w:webHidden/>
              </w:rPr>
            </w:r>
            <w:r>
              <w:rPr>
                <w:noProof/>
                <w:webHidden/>
              </w:rPr>
              <w:fldChar w:fldCharType="separate"/>
            </w:r>
            <w:r w:rsidR="00B62467">
              <w:rPr>
                <w:noProof/>
                <w:webHidden/>
              </w:rPr>
              <w:t>152</w:t>
            </w:r>
            <w:r>
              <w:rPr>
                <w:noProof/>
                <w:webHidden/>
              </w:rPr>
              <w:fldChar w:fldCharType="end"/>
            </w:r>
          </w:hyperlink>
        </w:p>
        <w:p w14:paraId="26DC6935" w14:textId="34154BD3" w:rsidR="006D4A48" w:rsidRDefault="006D4A48">
          <w:pPr>
            <w:pStyle w:val="Verzeichnis2"/>
            <w:tabs>
              <w:tab w:val="right" w:leader="dot" w:pos="8296"/>
            </w:tabs>
            <w:rPr>
              <w:noProof/>
              <w:kern w:val="2"/>
              <w:lang w:eastAsia="de-DE"/>
              <w14:ligatures w14:val="standardContextual"/>
            </w:rPr>
          </w:pPr>
          <w:hyperlink w:anchor="_Toc233288786" w:history="1">
            <w:r w:rsidRPr="00B56A4E">
              <w:rPr>
                <w:rStyle w:val="Hyperlink"/>
                <w:b/>
                <w:noProof/>
              </w:rPr>
              <w:t>6.2. Eine diskursanalytische Rekonstruktion erfahrungsbasierter und kritisch akademischer Perspektiven auf Intergeschlechtlichkeit</w:t>
            </w:r>
            <w:r>
              <w:rPr>
                <w:noProof/>
                <w:webHidden/>
              </w:rPr>
              <w:tab/>
            </w:r>
            <w:r>
              <w:rPr>
                <w:noProof/>
                <w:webHidden/>
              </w:rPr>
              <w:fldChar w:fldCharType="begin"/>
            </w:r>
            <w:r>
              <w:rPr>
                <w:noProof/>
                <w:webHidden/>
              </w:rPr>
              <w:instrText xml:space="preserve"> PAGEREF _Toc233288786 \h </w:instrText>
            </w:r>
            <w:r>
              <w:rPr>
                <w:noProof/>
                <w:webHidden/>
              </w:rPr>
            </w:r>
            <w:r>
              <w:rPr>
                <w:noProof/>
                <w:webHidden/>
              </w:rPr>
              <w:fldChar w:fldCharType="separate"/>
            </w:r>
            <w:r w:rsidR="00B62467">
              <w:rPr>
                <w:noProof/>
                <w:webHidden/>
              </w:rPr>
              <w:t>154</w:t>
            </w:r>
            <w:r>
              <w:rPr>
                <w:noProof/>
                <w:webHidden/>
              </w:rPr>
              <w:fldChar w:fldCharType="end"/>
            </w:r>
          </w:hyperlink>
        </w:p>
        <w:p w14:paraId="70BCDB7C" w14:textId="25005C07" w:rsidR="006D4A48" w:rsidRDefault="006D4A48">
          <w:pPr>
            <w:pStyle w:val="Verzeichnis3"/>
            <w:tabs>
              <w:tab w:val="right" w:leader="dot" w:pos="8296"/>
            </w:tabs>
            <w:rPr>
              <w:noProof/>
              <w:kern w:val="2"/>
              <w:lang w:eastAsia="de-DE"/>
              <w14:ligatures w14:val="standardContextual"/>
            </w:rPr>
          </w:pPr>
          <w:hyperlink w:anchor="_Toc233288787" w:history="1">
            <w:r w:rsidRPr="00B56A4E">
              <w:rPr>
                <w:rStyle w:val="Hyperlink"/>
                <w:b/>
                <w:noProof/>
              </w:rPr>
              <w:t>6.2.1. Entstehung und Entwicklung des nordamerikanischen Intersex-Erfahrungsdiskurses</w:t>
            </w:r>
            <w:r>
              <w:rPr>
                <w:noProof/>
                <w:webHidden/>
              </w:rPr>
              <w:tab/>
            </w:r>
            <w:r>
              <w:rPr>
                <w:noProof/>
                <w:webHidden/>
              </w:rPr>
              <w:fldChar w:fldCharType="begin"/>
            </w:r>
            <w:r>
              <w:rPr>
                <w:noProof/>
                <w:webHidden/>
              </w:rPr>
              <w:instrText xml:space="preserve"> PAGEREF _Toc233288787 \h </w:instrText>
            </w:r>
            <w:r>
              <w:rPr>
                <w:noProof/>
                <w:webHidden/>
              </w:rPr>
            </w:r>
            <w:r>
              <w:rPr>
                <w:noProof/>
                <w:webHidden/>
              </w:rPr>
              <w:fldChar w:fldCharType="separate"/>
            </w:r>
            <w:r w:rsidR="00B62467">
              <w:rPr>
                <w:noProof/>
                <w:webHidden/>
              </w:rPr>
              <w:t>157</w:t>
            </w:r>
            <w:r>
              <w:rPr>
                <w:noProof/>
                <w:webHidden/>
              </w:rPr>
              <w:fldChar w:fldCharType="end"/>
            </w:r>
          </w:hyperlink>
        </w:p>
        <w:p w14:paraId="183D1DF5" w14:textId="704A5BC5" w:rsidR="006D4A48" w:rsidRDefault="006D4A48">
          <w:pPr>
            <w:pStyle w:val="Verzeichnis3"/>
            <w:tabs>
              <w:tab w:val="right" w:leader="dot" w:pos="8296"/>
            </w:tabs>
            <w:rPr>
              <w:noProof/>
              <w:kern w:val="2"/>
              <w:lang w:eastAsia="de-DE"/>
              <w14:ligatures w14:val="standardContextual"/>
            </w:rPr>
          </w:pPr>
          <w:hyperlink w:anchor="_Toc233288788" w:history="1">
            <w:r w:rsidRPr="00B56A4E">
              <w:rPr>
                <w:rStyle w:val="Hyperlink"/>
                <w:b/>
                <w:noProof/>
              </w:rPr>
              <w:t>6.2.2. Rekonstruktion des erfahrungsbasierten Intergeschlechts-Diskurses in Deutschland</w:t>
            </w:r>
            <w:r>
              <w:rPr>
                <w:noProof/>
                <w:webHidden/>
              </w:rPr>
              <w:tab/>
            </w:r>
            <w:r>
              <w:rPr>
                <w:noProof/>
                <w:webHidden/>
              </w:rPr>
              <w:fldChar w:fldCharType="begin"/>
            </w:r>
            <w:r>
              <w:rPr>
                <w:noProof/>
                <w:webHidden/>
              </w:rPr>
              <w:instrText xml:space="preserve"> PAGEREF _Toc233288788 \h </w:instrText>
            </w:r>
            <w:r>
              <w:rPr>
                <w:noProof/>
                <w:webHidden/>
              </w:rPr>
            </w:r>
            <w:r>
              <w:rPr>
                <w:noProof/>
                <w:webHidden/>
              </w:rPr>
              <w:fldChar w:fldCharType="separate"/>
            </w:r>
            <w:r w:rsidR="00B62467">
              <w:rPr>
                <w:noProof/>
                <w:webHidden/>
              </w:rPr>
              <w:t>175</w:t>
            </w:r>
            <w:r>
              <w:rPr>
                <w:noProof/>
                <w:webHidden/>
              </w:rPr>
              <w:fldChar w:fldCharType="end"/>
            </w:r>
          </w:hyperlink>
        </w:p>
        <w:p w14:paraId="7BB307DB" w14:textId="39BAEBA1" w:rsidR="006D4A48" w:rsidRDefault="006D4A48">
          <w:pPr>
            <w:pStyle w:val="Verzeichnis2"/>
            <w:tabs>
              <w:tab w:val="right" w:leader="dot" w:pos="8296"/>
            </w:tabs>
            <w:rPr>
              <w:noProof/>
              <w:kern w:val="2"/>
              <w:lang w:eastAsia="de-DE"/>
              <w14:ligatures w14:val="standardContextual"/>
            </w:rPr>
          </w:pPr>
          <w:hyperlink w:anchor="_Toc233288789" w:history="1">
            <w:r w:rsidRPr="00B56A4E">
              <w:rPr>
                <w:rStyle w:val="Hyperlink"/>
                <w:b/>
                <w:noProof/>
              </w:rPr>
              <w:t>6.3. Skizzierung einer eigenen Terminologie und Diskurs-Position</w:t>
            </w:r>
            <w:r>
              <w:rPr>
                <w:noProof/>
                <w:webHidden/>
              </w:rPr>
              <w:tab/>
            </w:r>
            <w:r>
              <w:rPr>
                <w:noProof/>
                <w:webHidden/>
              </w:rPr>
              <w:fldChar w:fldCharType="begin"/>
            </w:r>
            <w:r>
              <w:rPr>
                <w:noProof/>
                <w:webHidden/>
              </w:rPr>
              <w:instrText xml:space="preserve"> PAGEREF _Toc233288789 \h </w:instrText>
            </w:r>
            <w:r>
              <w:rPr>
                <w:noProof/>
                <w:webHidden/>
              </w:rPr>
            </w:r>
            <w:r>
              <w:rPr>
                <w:noProof/>
                <w:webHidden/>
              </w:rPr>
              <w:fldChar w:fldCharType="separate"/>
            </w:r>
            <w:r w:rsidR="00B62467">
              <w:rPr>
                <w:noProof/>
                <w:webHidden/>
              </w:rPr>
              <w:t>184</w:t>
            </w:r>
            <w:r>
              <w:rPr>
                <w:noProof/>
                <w:webHidden/>
              </w:rPr>
              <w:fldChar w:fldCharType="end"/>
            </w:r>
          </w:hyperlink>
        </w:p>
        <w:p w14:paraId="1E41642E" w14:textId="1992E378" w:rsidR="006D4A48" w:rsidRDefault="006D4A48">
          <w:pPr>
            <w:pStyle w:val="Verzeichnis1"/>
            <w:rPr>
              <w:noProof/>
              <w:kern w:val="2"/>
              <w:lang w:eastAsia="de-DE"/>
              <w14:ligatures w14:val="standardContextual"/>
            </w:rPr>
          </w:pPr>
          <w:hyperlink w:anchor="_Toc233288790" w:history="1">
            <w:r w:rsidRPr="00B56A4E">
              <w:rPr>
                <w:rStyle w:val="Hyperlink"/>
                <w:b/>
                <w:noProof/>
              </w:rPr>
              <w:t>7. Empirische Ergebnisse</w:t>
            </w:r>
            <w:r>
              <w:rPr>
                <w:noProof/>
                <w:webHidden/>
              </w:rPr>
              <w:tab/>
            </w:r>
            <w:r>
              <w:rPr>
                <w:noProof/>
                <w:webHidden/>
              </w:rPr>
              <w:fldChar w:fldCharType="begin"/>
            </w:r>
            <w:r>
              <w:rPr>
                <w:noProof/>
                <w:webHidden/>
              </w:rPr>
              <w:instrText xml:space="preserve"> PAGEREF _Toc233288790 \h </w:instrText>
            </w:r>
            <w:r>
              <w:rPr>
                <w:noProof/>
                <w:webHidden/>
              </w:rPr>
            </w:r>
            <w:r>
              <w:rPr>
                <w:noProof/>
                <w:webHidden/>
              </w:rPr>
              <w:fldChar w:fldCharType="separate"/>
            </w:r>
            <w:r w:rsidR="00B62467">
              <w:rPr>
                <w:noProof/>
                <w:webHidden/>
              </w:rPr>
              <w:t>187</w:t>
            </w:r>
            <w:r>
              <w:rPr>
                <w:noProof/>
                <w:webHidden/>
              </w:rPr>
              <w:fldChar w:fldCharType="end"/>
            </w:r>
          </w:hyperlink>
        </w:p>
        <w:p w14:paraId="4DAD09DC" w14:textId="6A9DDE38" w:rsidR="006D4A48" w:rsidRDefault="006D4A48">
          <w:pPr>
            <w:pStyle w:val="Verzeichnis2"/>
            <w:tabs>
              <w:tab w:val="right" w:leader="dot" w:pos="8296"/>
            </w:tabs>
            <w:rPr>
              <w:noProof/>
              <w:kern w:val="2"/>
              <w:lang w:eastAsia="de-DE"/>
              <w14:ligatures w14:val="standardContextual"/>
            </w:rPr>
          </w:pPr>
          <w:hyperlink w:anchor="_Toc233288791" w:history="1">
            <w:r w:rsidRPr="00B56A4E">
              <w:rPr>
                <w:rStyle w:val="Hyperlink"/>
                <w:b/>
                <w:noProof/>
              </w:rPr>
              <w:t>7.1. Der Fall von Kristin: Erfolgreiche Anpassung als Umgang mit massiver Gewalt und Traumatisierung</w:t>
            </w:r>
            <w:r>
              <w:rPr>
                <w:noProof/>
                <w:webHidden/>
              </w:rPr>
              <w:tab/>
            </w:r>
            <w:r>
              <w:rPr>
                <w:noProof/>
                <w:webHidden/>
              </w:rPr>
              <w:fldChar w:fldCharType="begin"/>
            </w:r>
            <w:r>
              <w:rPr>
                <w:noProof/>
                <w:webHidden/>
              </w:rPr>
              <w:instrText xml:space="preserve"> PAGEREF _Toc233288791 \h </w:instrText>
            </w:r>
            <w:r>
              <w:rPr>
                <w:noProof/>
                <w:webHidden/>
              </w:rPr>
            </w:r>
            <w:r>
              <w:rPr>
                <w:noProof/>
                <w:webHidden/>
              </w:rPr>
              <w:fldChar w:fldCharType="separate"/>
            </w:r>
            <w:r w:rsidR="00B62467">
              <w:rPr>
                <w:noProof/>
                <w:webHidden/>
              </w:rPr>
              <w:t>187</w:t>
            </w:r>
            <w:r>
              <w:rPr>
                <w:noProof/>
                <w:webHidden/>
              </w:rPr>
              <w:fldChar w:fldCharType="end"/>
            </w:r>
          </w:hyperlink>
        </w:p>
        <w:p w14:paraId="02600BE6" w14:textId="0278FB78" w:rsidR="006D4A48" w:rsidRDefault="006D4A48">
          <w:pPr>
            <w:pStyle w:val="Verzeichnis3"/>
            <w:tabs>
              <w:tab w:val="right" w:leader="dot" w:pos="8296"/>
            </w:tabs>
            <w:rPr>
              <w:noProof/>
              <w:kern w:val="2"/>
              <w:lang w:eastAsia="de-DE"/>
              <w14:ligatures w14:val="standardContextual"/>
            </w:rPr>
          </w:pPr>
          <w:hyperlink w:anchor="_Toc233288792" w:history="1">
            <w:r w:rsidRPr="00B56A4E">
              <w:rPr>
                <w:rStyle w:val="Hyperlink"/>
                <w:b/>
                <w:noProof/>
              </w:rPr>
              <w:t>7.1.1. Die Interviewsituation</w:t>
            </w:r>
            <w:r>
              <w:rPr>
                <w:noProof/>
                <w:webHidden/>
              </w:rPr>
              <w:tab/>
            </w:r>
            <w:r>
              <w:rPr>
                <w:noProof/>
                <w:webHidden/>
              </w:rPr>
              <w:fldChar w:fldCharType="begin"/>
            </w:r>
            <w:r>
              <w:rPr>
                <w:noProof/>
                <w:webHidden/>
              </w:rPr>
              <w:instrText xml:space="preserve"> PAGEREF _Toc233288792 \h </w:instrText>
            </w:r>
            <w:r>
              <w:rPr>
                <w:noProof/>
                <w:webHidden/>
              </w:rPr>
            </w:r>
            <w:r>
              <w:rPr>
                <w:noProof/>
                <w:webHidden/>
              </w:rPr>
              <w:fldChar w:fldCharType="separate"/>
            </w:r>
            <w:r w:rsidR="00B62467">
              <w:rPr>
                <w:noProof/>
                <w:webHidden/>
              </w:rPr>
              <w:t>187</w:t>
            </w:r>
            <w:r>
              <w:rPr>
                <w:noProof/>
                <w:webHidden/>
              </w:rPr>
              <w:fldChar w:fldCharType="end"/>
            </w:r>
          </w:hyperlink>
        </w:p>
        <w:p w14:paraId="39B53B44" w14:textId="08EE7C10" w:rsidR="006D4A48" w:rsidRDefault="006D4A48">
          <w:pPr>
            <w:pStyle w:val="Verzeichnis3"/>
            <w:tabs>
              <w:tab w:val="right" w:leader="dot" w:pos="8296"/>
            </w:tabs>
            <w:rPr>
              <w:noProof/>
              <w:kern w:val="2"/>
              <w:lang w:eastAsia="de-DE"/>
              <w14:ligatures w14:val="standardContextual"/>
            </w:rPr>
          </w:pPr>
          <w:hyperlink w:anchor="_Toc233288793" w:history="1">
            <w:r w:rsidRPr="00B56A4E">
              <w:rPr>
                <w:rStyle w:val="Hyperlink"/>
                <w:b/>
                <w:noProof/>
              </w:rPr>
              <w:t>7.1.2. Die Präsentation der Lebensgeschichte</w:t>
            </w:r>
            <w:r>
              <w:rPr>
                <w:noProof/>
                <w:webHidden/>
              </w:rPr>
              <w:tab/>
            </w:r>
            <w:r>
              <w:rPr>
                <w:noProof/>
                <w:webHidden/>
              </w:rPr>
              <w:fldChar w:fldCharType="begin"/>
            </w:r>
            <w:r>
              <w:rPr>
                <w:noProof/>
                <w:webHidden/>
              </w:rPr>
              <w:instrText xml:space="preserve"> PAGEREF _Toc233288793 \h </w:instrText>
            </w:r>
            <w:r>
              <w:rPr>
                <w:noProof/>
                <w:webHidden/>
              </w:rPr>
            </w:r>
            <w:r>
              <w:rPr>
                <w:noProof/>
                <w:webHidden/>
              </w:rPr>
              <w:fldChar w:fldCharType="separate"/>
            </w:r>
            <w:r w:rsidR="00B62467">
              <w:rPr>
                <w:noProof/>
                <w:webHidden/>
              </w:rPr>
              <w:t>190</w:t>
            </w:r>
            <w:r>
              <w:rPr>
                <w:noProof/>
                <w:webHidden/>
              </w:rPr>
              <w:fldChar w:fldCharType="end"/>
            </w:r>
          </w:hyperlink>
        </w:p>
        <w:p w14:paraId="78AF68D5" w14:textId="4876BE23" w:rsidR="006D4A48" w:rsidRDefault="006D4A48">
          <w:pPr>
            <w:pStyle w:val="Verzeichnis3"/>
            <w:tabs>
              <w:tab w:val="right" w:leader="dot" w:pos="8296"/>
            </w:tabs>
            <w:rPr>
              <w:noProof/>
              <w:kern w:val="2"/>
              <w:lang w:eastAsia="de-DE"/>
              <w14:ligatures w14:val="standardContextual"/>
            </w:rPr>
          </w:pPr>
          <w:hyperlink w:anchor="_Toc233288794" w:history="1">
            <w:r w:rsidRPr="00B56A4E">
              <w:rPr>
                <w:rStyle w:val="Hyperlink"/>
                <w:b/>
                <w:noProof/>
              </w:rPr>
              <w:t>7.1.3. Die Fallgeschichte</w:t>
            </w:r>
            <w:r>
              <w:rPr>
                <w:noProof/>
                <w:webHidden/>
              </w:rPr>
              <w:tab/>
            </w:r>
            <w:r>
              <w:rPr>
                <w:noProof/>
                <w:webHidden/>
              </w:rPr>
              <w:fldChar w:fldCharType="begin"/>
            </w:r>
            <w:r>
              <w:rPr>
                <w:noProof/>
                <w:webHidden/>
              </w:rPr>
              <w:instrText xml:space="preserve"> PAGEREF _Toc233288794 \h </w:instrText>
            </w:r>
            <w:r>
              <w:rPr>
                <w:noProof/>
                <w:webHidden/>
              </w:rPr>
            </w:r>
            <w:r>
              <w:rPr>
                <w:noProof/>
                <w:webHidden/>
              </w:rPr>
              <w:fldChar w:fldCharType="separate"/>
            </w:r>
            <w:r w:rsidR="00B62467">
              <w:rPr>
                <w:noProof/>
                <w:webHidden/>
              </w:rPr>
              <w:t>192</w:t>
            </w:r>
            <w:r>
              <w:rPr>
                <w:noProof/>
                <w:webHidden/>
              </w:rPr>
              <w:fldChar w:fldCharType="end"/>
            </w:r>
          </w:hyperlink>
        </w:p>
        <w:p w14:paraId="7C55AF02" w14:textId="73023107" w:rsidR="006D4A48" w:rsidRDefault="006D4A48">
          <w:pPr>
            <w:pStyle w:val="Verzeichnis3"/>
            <w:tabs>
              <w:tab w:val="right" w:leader="dot" w:pos="8296"/>
            </w:tabs>
            <w:rPr>
              <w:noProof/>
              <w:kern w:val="2"/>
              <w:lang w:eastAsia="de-DE"/>
              <w14:ligatures w14:val="standardContextual"/>
            </w:rPr>
          </w:pPr>
          <w:hyperlink w:anchor="_Toc233288795" w:history="1">
            <w:r w:rsidRPr="00B56A4E">
              <w:rPr>
                <w:rStyle w:val="Hyperlink"/>
                <w:b/>
                <w:noProof/>
              </w:rPr>
              <w:t>7.1.4. Kontrastierung von erlebter und erzählter Lebensgeschichte</w:t>
            </w:r>
            <w:r>
              <w:rPr>
                <w:noProof/>
                <w:webHidden/>
              </w:rPr>
              <w:tab/>
            </w:r>
            <w:r>
              <w:rPr>
                <w:noProof/>
                <w:webHidden/>
              </w:rPr>
              <w:fldChar w:fldCharType="begin"/>
            </w:r>
            <w:r>
              <w:rPr>
                <w:noProof/>
                <w:webHidden/>
              </w:rPr>
              <w:instrText xml:space="preserve"> PAGEREF _Toc233288795 \h </w:instrText>
            </w:r>
            <w:r>
              <w:rPr>
                <w:noProof/>
                <w:webHidden/>
              </w:rPr>
            </w:r>
            <w:r>
              <w:rPr>
                <w:noProof/>
                <w:webHidden/>
              </w:rPr>
              <w:fldChar w:fldCharType="separate"/>
            </w:r>
            <w:r w:rsidR="00B62467">
              <w:rPr>
                <w:noProof/>
                <w:webHidden/>
              </w:rPr>
              <w:t>226</w:t>
            </w:r>
            <w:r>
              <w:rPr>
                <w:noProof/>
                <w:webHidden/>
              </w:rPr>
              <w:fldChar w:fldCharType="end"/>
            </w:r>
          </w:hyperlink>
        </w:p>
        <w:p w14:paraId="7E27D4D6" w14:textId="7FEE3AC0" w:rsidR="006D4A48" w:rsidRDefault="006D4A48">
          <w:pPr>
            <w:pStyle w:val="Verzeichnis2"/>
            <w:tabs>
              <w:tab w:val="right" w:leader="dot" w:pos="8296"/>
            </w:tabs>
            <w:rPr>
              <w:noProof/>
              <w:kern w:val="2"/>
              <w:lang w:eastAsia="de-DE"/>
              <w14:ligatures w14:val="standardContextual"/>
            </w:rPr>
          </w:pPr>
          <w:hyperlink w:anchor="_Toc233288796" w:history="1">
            <w:r w:rsidRPr="00B56A4E">
              <w:rPr>
                <w:rStyle w:val="Hyperlink"/>
                <w:b/>
                <w:noProof/>
              </w:rPr>
              <w:t>7.2. Der Fall von Valerie: Leben in getrennten Welten als biographische Bearbeitungsstrategie</w:t>
            </w:r>
            <w:r>
              <w:rPr>
                <w:noProof/>
                <w:webHidden/>
              </w:rPr>
              <w:tab/>
            </w:r>
            <w:r>
              <w:rPr>
                <w:noProof/>
                <w:webHidden/>
              </w:rPr>
              <w:fldChar w:fldCharType="begin"/>
            </w:r>
            <w:r>
              <w:rPr>
                <w:noProof/>
                <w:webHidden/>
              </w:rPr>
              <w:instrText xml:space="preserve"> PAGEREF _Toc233288796 \h </w:instrText>
            </w:r>
            <w:r>
              <w:rPr>
                <w:noProof/>
                <w:webHidden/>
              </w:rPr>
            </w:r>
            <w:r>
              <w:rPr>
                <w:noProof/>
                <w:webHidden/>
              </w:rPr>
              <w:fldChar w:fldCharType="separate"/>
            </w:r>
            <w:r w:rsidR="00B62467">
              <w:rPr>
                <w:noProof/>
                <w:webHidden/>
              </w:rPr>
              <w:t>229</w:t>
            </w:r>
            <w:r>
              <w:rPr>
                <w:noProof/>
                <w:webHidden/>
              </w:rPr>
              <w:fldChar w:fldCharType="end"/>
            </w:r>
          </w:hyperlink>
        </w:p>
        <w:p w14:paraId="591D1259" w14:textId="43D8B037" w:rsidR="006D4A48" w:rsidRDefault="006D4A48">
          <w:pPr>
            <w:pStyle w:val="Verzeichnis3"/>
            <w:tabs>
              <w:tab w:val="right" w:leader="dot" w:pos="8296"/>
            </w:tabs>
            <w:rPr>
              <w:noProof/>
              <w:kern w:val="2"/>
              <w:lang w:eastAsia="de-DE"/>
              <w14:ligatures w14:val="standardContextual"/>
            </w:rPr>
          </w:pPr>
          <w:hyperlink w:anchor="_Toc233288797" w:history="1">
            <w:r w:rsidRPr="00B56A4E">
              <w:rPr>
                <w:rStyle w:val="Hyperlink"/>
                <w:b/>
                <w:bCs/>
                <w:noProof/>
              </w:rPr>
              <w:t>7.2.1 Die Interviewsituation</w:t>
            </w:r>
            <w:r>
              <w:rPr>
                <w:noProof/>
                <w:webHidden/>
              </w:rPr>
              <w:tab/>
            </w:r>
            <w:r>
              <w:rPr>
                <w:noProof/>
                <w:webHidden/>
              </w:rPr>
              <w:fldChar w:fldCharType="begin"/>
            </w:r>
            <w:r>
              <w:rPr>
                <w:noProof/>
                <w:webHidden/>
              </w:rPr>
              <w:instrText xml:space="preserve"> PAGEREF _Toc233288797 \h </w:instrText>
            </w:r>
            <w:r>
              <w:rPr>
                <w:noProof/>
                <w:webHidden/>
              </w:rPr>
            </w:r>
            <w:r>
              <w:rPr>
                <w:noProof/>
                <w:webHidden/>
              </w:rPr>
              <w:fldChar w:fldCharType="separate"/>
            </w:r>
            <w:r w:rsidR="00B62467">
              <w:rPr>
                <w:noProof/>
                <w:webHidden/>
              </w:rPr>
              <w:t>229</w:t>
            </w:r>
            <w:r>
              <w:rPr>
                <w:noProof/>
                <w:webHidden/>
              </w:rPr>
              <w:fldChar w:fldCharType="end"/>
            </w:r>
          </w:hyperlink>
        </w:p>
        <w:p w14:paraId="4B55BCDE" w14:textId="21EA599E" w:rsidR="006D4A48" w:rsidRDefault="006D4A48">
          <w:pPr>
            <w:pStyle w:val="Verzeichnis3"/>
            <w:tabs>
              <w:tab w:val="right" w:leader="dot" w:pos="8296"/>
            </w:tabs>
            <w:rPr>
              <w:noProof/>
              <w:kern w:val="2"/>
              <w:lang w:eastAsia="de-DE"/>
              <w14:ligatures w14:val="standardContextual"/>
            </w:rPr>
          </w:pPr>
          <w:hyperlink w:anchor="_Toc233288798" w:history="1">
            <w:r w:rsidRPr="00B56A4E">
              <w:rPr>
                <w:rStyle w:val="Hyperlink"/>
                <w:b/>
                <w:noProof/>
              </w:rPr>
              <w:t>7.2.2. Die Präsentation der Lebensgeschichte</w:t>
            </w:r>
            <w:r>
              <w:rPr>
                <w:noProof/>
                <w:webHidden/>
              </w:rPr>
              <w:tab/>
            </w:r>
            <w:r>
              <w:rPr>
                <w:noProof/>
                <w:webHidden/>
              </w:rPr>
              <w:fldChar w:fldCharType="begin"/>
            </w:r>
            <w:r>
              <w:rPr>
                <w:noProof/>
                <w:webHidden/>
              </w:rPr>
              <w:instrText xml:space="preserve"> PAGEREF _Toc233288798 \h </w:instrText>
            </w:r>
            <w:r>
              <w:rPr>
                <w:noProof/>
                <w:webHidden/>
              </w:rPr>
            </w:r>
            <w:r>
              <w:rPr>
                <w:noProof/>
                <w:webHidden/>
              </w:rPr>
              <w:fldChar w:fldCharType="separate"/>
            </w:r>
            <w:r w:rsidR="00B62467">
              <w:rPr>
                <w:noProof/>
                <w:webHidden/>
              </w:rPr>
              <w:t>230</w:t>
            </w:r>
            <w:r>
              <w:rPr>
                <w:noProof/>
                <w:webHidden/>
              </w:rPr>
              <w:fldChar w:fldCharType="end"/>
            </w:r>
          </w:hyperlink>
        </w:p>
        <w:p w14:paraId="333B7700" w14:textId="6E4AEB24" w:rsidR="006D4A48" w:rsidRDefault="006D4A48">
          <w:pPr>
            <w:pStyle w:val="Verzeichnis3"/>
            <w:tabs>
              <w:tab w:val="right" w:leader="dot" w:pos="8296"/>
            </w:tabs>
            <w:rPr>
              <w:noProof/>
              <w:kern w:val="2"/>
              <w:lang w:eastAsia="de-DE"/>
              <w14:ligatures w14:val="standardContextual"/>
            </w:rPr>
          </w:pPr>
          <w:hyperlink w:anchor="_Toc233288799" w:history="1">
            <w:r w:rsidRPr="00B56A4E">
              <w:rPr>
                <w:rStyle w:val="Hyperlink"/>
                <w:b/>
                <w:noProof/>
              </w:rPr>
              <w:t>7.2.3 Die Fallgeschichte</w:t>
            </w:r>
            <w:r>
              <w:rPr>
                <w:noProof/>
                <w:webHidden/>
              </w:rPr>
              <w:tab/>
            </w:r>
            <w:r>
              <w:rPr>
                <w:noProof/>
                <w:webHidden/>
              </w:rPr>
              <w:fldChar w:fldCharType="begin"/>
            </w:r>
            <w:r>
              <w:rPr>
                <w:noProof/>
                <w:webHidden/>
              </w:rPr>
              <w:instrText xml:space="preserve"> PAGEREF _Toc233288799 \h </w:instrText>
            </w:r>
            <w:r>
              <w:rPr>
                <w:noProof/>
                <w:webHidden/>
              </w:rPr>
            </w:r>
            <w:r>
              <w:rPr>
                <w:noProof/>
                <w:webHidden/>
              </w:rPr>
              <w:fldChar w:fldCharType="separate"/>
            </w:r>
            <w:r w:rsidR="00B62467">
              <w:rPr>
                <w:noProof/>
                <w:webHidden/>
              </w:rPr>
              <w:t>233</w:t>
            </w:r>
            <w:r>
              <w:rPr>
                <w:noProof/>
                <w:webHidden/>
              </w:rPr>
              <w:fldChar w:fldCharType="end"/>
            </w:r>
          </w:hyperlink>
        </w:p>
        <w:p w14:paraId="0B51197D" w14:textId="677DA244" w:rsidR="006D4A48" w:rsidRDefault="006D4A48">
          <w:pPr>
            <w:pStyle w:val="Verzeichnis3"/>
            <w:tabs>
              <w:tab w:val="right" w:leader="dot" w:pos="8296"/>
            </w:tabs>
            <w:rPr>
              <w:noProof/>
              <w:kern w:val="2"/>
              <w:lang w:eastAsia="de-DE"/>
              <w14:ligatures w14:val="standardContextual"/>
            </w:rPr>
          </w:pPr>
          <w:hyperlink w:anchor="_Toc233288800" w:history="1">
            <w:r w:rsidRPr="00B56A4E">
              <w:rPr>
                <w:rStyle w:val="Hyperlink"/>
                <w:b/>
                <w:noProof/>
              </w:rPr>
              <w:t>7.2.4. Kontrastierung von erlebter und erzählter Lebensgeschichte</w:t>
            </w:r>
            <w:r>
              <w:rPr>
                <w:noProof/>
                <w:webHidden/>
              </w:rPr>
              <w:tab/>
            </w:r>
            <w:r>
              <w:rPr>
                <w:noProof/>
                <w:webHidden/>
              </w:rPr>
              <w:fldChar w:fldCharType="begin"/>
            </w:r>
            <w:r>
              <w:rPr>
                <w:noProof/>
                <w:webHidden/>
              </w:rPr>
              <w:instrText xml:space="preserve"> PAGEREF _Toc233288800 \h </w:instrText>
            </w:r>
            <w:r>
              <w:rPr>
                <w:noProof/>
                <w:webHidden/>
              </w:rPr>
            </w:r>
            <w:r>
              <w:rPr>
                <w:noProof/>
                <w:webHidden/>
              </w:rPr>
              <w:fldChar w:fldCharType="separate"/>
            </w:r>
            <w:r w:rsidR="00B62467">
              <w:rPr>
                <w:noProof/>
                <w:webHidden/>
              </w:rPr>
              <w:t>279</w:t>
            </w:r>
            <w:r>
              <w:rPr>
                <w:noProof/>
                <w:webHidden/>
              </w:rPr>
              <w:fldChar w:fldCharType="end"/>
            </w:r>
          </w:hyperlink>
        </w:p>
        <w:p w14:paraId="414B85C2" w14:textId="40AA3E1B" w:rsidR="006D4A48" w:rsidRDefault="006D4A48">
          <w:pPr>
            <w:pStyle w:val="Verzeichnis2"/>
            <w:tabs>
              <w:tab w:val="right" w:leader="dot" w:pos="8296"/>
            </w:tabs>
            <w:rPr>
              <w:noProof/>
              <w:kern w:val="2"/>
              <w:lang w:eastAsia="de-DE"/>
              <w14:ligatures w14:val="standardContextual"/>
            </w:rPr>
          </w:pPr>
          <w:hyperlink w:anchor="_Toc233288801" w:history="1">
            <w:r w:rsidRPr="00B56A4E">
              <w:rPr>
                <w:rStyle w:val="Hyperlink"/>
                <w:b/>
                <w:noProof/>
              </w:rPr>
              <w:t>7.3. Der Fall von Alex: Selbst-Objektivierung als Überlebensstrategie</w:t>
            </w:r>
            <w:r>
              <w:rPr>
                <w:noProof/>
                <w:webHidden/>
              </w:rPr>
              <w:tab/>
            </w:r>
            <w:r>
              <w:rPr>
                <w:noProof/>
                <w:webHidden/>
              </w:rPr>
              <w:fldChar w:fldCharType="begin"/>
            </w:r>
            <w:r>
              <w:rPr>
                <w:noProof/>
                <w:webHidden/>
              </w:rPr>
              <w:instrText xml:space="preserve"> PAGEREF _Toc233288801 \h </w:instrText>
            </w:r>
            <w:r>
              <w:rPr>
                <w:noProof/>
                <w:webHidden/>
              </w:rPr>
            </w:r>
            <w:r>
              <w:rPr>
                <w:noProof/>
                <w:webHidden/>
              </w:rPr>
              <w:fldChar w:fldCharType="separate"/>
            </w:r>
            <w:r w:rsidR="00B62467">
              <w:rPr>
                <w:noProof/>
                <w:webHidden/>
              </w:rPr>
              <w:t>281</w:t>
            </w:r>
            <w:r>
              <w:rPr>
                <w:noProof/>
                <w:webHidden/>
              </w:rPr>
              <w:fldChar w:fldCharType="end"/>
            </w:r>
          </w:hyperlink>
        </w:p>
        <w:p w14:paraId="095749E8" w14:textId="27DD4651" w:rsidR="006D4A48" w:rsidRDefault="006D4A48">
          <w:pPr>
            <w:pStyle w:val="Verzeichnis3"/>
            <w:tabs>
              <w:tab w:val="right" w:leader="dot" w:pos="8296"/>
            </w:tabs>
            <w:rPr>
              <w:noProof/>
              <w:kern w:val="2"/>
              <w:lang w:eastAsia="de-DE"/>
              <w14:ligatures w14:val="standardContextual"/>
            </w:rPr>
          </w:pPr>
          <w:hyperlink w:anchor="_Toc233288802" w:history="1">
            <w:r w:rsidRPr="00B56A4E">
              <w:rPr>
                <w:rStyle w:val="Hyperlink"/>
                <w:b/>
                <w:noProof/>
              </w:rPr>
              <w:t>7.3.1. Die Interviewsituation</w:t>
            </w:r>
            <w:r>
              <w:rPr>
                <w:noProof/>
                <w:webHidden/>
              </w:rPr>
              <w:tab/>
            </w:r>
            <w:r>
              <w:rPr>
                <w:noProof/>
                <w:webHidden/>
              </w:rPr>
              <w:fldChar w:fldCharType="begin"/>
            </w:r>
            <w:r>
              <w:rPr>
                <w:noProof/>
                <w:webHidden/>
              </w:rPr>
              <w:instrText xml:space="preserve"> PAGEREF _Toc233288802 \h </w:instrText>
            </w:r>
            <w:r>
              <w:rPr>
                <w:noProof/>
                <w:webHidden/>
              </w:rPr>
            </w:r>
            <w:r>
              <w:rPr>
                <w:noProof/>
                <w:webHidden/>
              </w:rPr>
              <w:fldChar w:fldCharType="separate"/>
            </w:r>
            <w:r w:rsidR="00B62467">
              <w:rPr>
                <w:noProof/>
                <w:webHidden/>
              </w:rPr>
              <w:t>281</w:t>
            </w:r>
            <w:r>
              <w:rPr>
                <w:noProof/>
                <w:webHidden/>
              </w:rPr>
              <w:fldChar w:fldCharType="end"/>
            </w:r>
          </w:hyperlink>
        </w:p>
        <w:p w14:paraId="74BB085E" w14:textId="0A7C5464" w:rsidR="006D4A48" w:rsidRDefault="006D4A48">
          <w:pPr>
            <w:pStyle w:val="Verzeichnis3"/>
            <w:tabs>
              <w:tab w:val="right" w:leader="dot" w:pos="8296"/>
            </w:tabs>
            <w:rPr>
              <w:noProof/>
              <w:kern w:val="2"/>
              <w:lang w:eastAsia="de-DE"/>
              <w14:ligatures w14:val="standardContextual"/>
            </w:rPr>
          </w:pPr>
          <w:hyperlink w:anchor="_Toc233288803" w:history="1">
            <w:r w:rsidRPr="00B56A4E">
              <w:rPr>
                <w:rStyle w:val="Hyperlink"/>
                <w:b/>
                <w:noProof/>
              </w:rPr>
              <w:t>7.3.2. Die Präsentation der Lebensgeschichte</w:t>
            </w:r>
            <w:r>
              <w:rPr>
                <w:noProof/>
                <w:webHidden/>
              </w:rPr>
              <w:tab/>
            </w:r>
            <w:r>
              <w:rPr>
                <w:noProof/>
                <w:webHidden/>
              </w:rPr>
              <w:fldChar w:fldCharType="begin"/>
            </w:r>
            <w:r>
              <w:rPr>
                <w:noProof/>
                <w:webHidden/>
              </w:rPr>
              <w:instrText xml:space="preserve"> PAGEREF _Toc233288803 \h </w:instrText>
            </w:r>
            <w:r>
              <w:rPr>
                <w:noProof/>
                <w:webHidden/>
              </w:rPr>
            </w:r>
            <w:r>
              <w:rPr>
                <w:noProof/>
                <w:webHidden/>
              </w:rPr>
              <w:fldChar w:fldCharType="separate"/>
            </w:r>
            <w:r w:rsidR="00B62467">
              <w:rPr>
                <w:noProof/>
                <w:webHidden/>
              </w:rPr>
              <w:t>284</w:t>
            </w:r>
            <w:r>
              <w:rPr>
                <w:noProof/>
                <w:webHidden/>
              </w:rPr>
              <w:fldChar w:fldCharType="end"/>
            </w:r>
          </w:hyperlink>
        </w:p>
        <w:p w14:paraId="463CFC1A" w14:textId="409445FE" w:rsidR="006D4A48" w:rsidRDefault="006D4A48">
          <w:pPr>
            <w:pStyle w:val="Verzeichnis3"/>
            <w:tabs>
              <w:tab w:val="right" w:leader="dot" w:pos="8296"/>
            </w:tabs>
            <w:rPr>
              <w:noProof/>
              <w:kern w:val="2"/>
              <w:lang w:eastAsia="de-DE"/>
              <w14:ligatures w14:val="standardContextual"/>
            </w:rPr>
          </w:pPr>
          <w:hyperlink w:anchor="_Toc233288804" w:history="1">
            <w:r w:rsidRPr="00B56A4E">
              <w:rPr>
                <w:rStyle w:val="Hyperlink"/>
                <w:b/>
                <w:noProof/>
              </w:rPr>
              <w:t>7.3.3. Die erlebte Lebensgeschichte</w:t>
            </w:r>
            <w:r>
              <w:rPr>
                <w:noProof/>
                <w:webHidden/>
              </w:rPr>
              <w:tab/>
            </w:r>
            <w:r>
              <w:rPr>
                <w:noProof/>
                <w:webHidden/>
              </w:rPr>
              <w:fldChar w:fldCharType="begin"/>
            </w:r>
            <w:r>
              <w:rPr>
                <w:noProof/>
                <w:webHidden/>
              </w:rPr>
              <w:instrText xml:space="preserve"> PAGEREF _Toc233288804 \h </w:instrText>
            </w:r>
            <w:r>
              <w:rPr>
                <w:noProof/>
                <w:webHidden/>
              </w:rPr>
            </w:r>
            <w:r>
              <w:rPr>
                <w:noProof/>
                <w:webHidden/>
              </w:rPr>
              <w:fldChar w:fldCharType="separate"/>
            </w:r>
            <w:r w:rsidR="00B62467">
              <w:rPr>
                <w:noProof/>
                <w:webHidden/>
              </w:rPr>
              <w:t>286</w:t>
            </w:r>
            <w:r>
              <w:rPr>
                <w:noProof/>
                <w:webHidden/>
              </w:rPr>
              <w:fldChar w:fldCharType="end"/>
            </w:r>
          </w:hyperlink>
        </w:p>
        <w:p w14:paraId="2CA05853" w14:textId="31C417EA" w:rsidR="006D4A48" w:rsidRDefault="006D4A48">
          <w:pPr>
            <w:pStyle w:val="Verzeichnis3"/>
            <w:tabs>
              <w:tab w:val="right" w:leader="dot" w:pos="8296"/>
            </w:tabs>
            <w:rPr>
              <w:noProof/>
              <w:kern w:val="2"/>
              <w:lang w:eastAsia="de-DE"/>
              <w14:ligatures w14:val="standardContextual"/>
            </w:rPr>
          </w:pPr>
          <w:hyperlink w:anchor="_Toc233288805" w:history="1">
            <w:r w:rsidRPr="00B56A4E">
              <w:rPr>
                <w:rStyle w:val="Hyperlink"/>
                <w:b/>
                <w:noProof/>
              </w:rPr>
              <w:t>7.3.4. Kontrastierung von erlebter und erzählter Lebensgeschichte</w:t>
            </w:r>
            <w:r>
              <w:rPr>
                <w:noProof/>
                <w:webHidden/>
              </w:rPr>
              <w:tab/>
            </w:r>
            <w:r>
              <w:rPr>
                <w:noProof/>
                <w:webHidden/>
              </w:rPr>
              <w:fldChar w:fldCharType="begin"/>
            </w:r>
            <w:r>
              <w:rPr>
                <w:noProof/>
                <w:webHidden/>
              </w:rPr>
              <w:instrText xml:space="preserve"> PAGEREF _Toc233288805 \h </w:instrText>
            </w:r>
            <w:r>
              <w:rPr>
                <w:noProof/>
                <w:webHidden/>
              </w:rPr>
            </w:r>
            <w:r>
              <w:rPr>
                <w:noProof/>
                <w:webHidden/>
              </w:rPr>
              <w:fldChar w:fldCharType="separate"/>
            </w:r>
            <w:r w:rsidR="00B62467">
              <w:rPr>
                <w:noProof/>
                <w:webHidden/>
              </w:rPr>
              <w:t>334</w:t>
            </w:r>
            <w:r>
              <w:rPr>
                <w:noProof/>
                <w:webHidden/>
              </w:rPr>
              <w:fldChar w:fldCharType="end"/>
            </w:r>
          </w:hyperlink>
        </w:p>
        <w:p w14:paraId="1E692AB1" w14:textId="18C3ED32" w:rsidR="006D4A48" w:rsidRDefault="006D4A48">
          <w:pPr>
            <w:pStyle w:val="Verzeichnis2"/>
            <w:tabs>
              <w:tab w:val="right" w:leader="dot" w:pos="8296"/>
            </w:tabs>
            <w:rPr>
              <w:noProof/>
              <w:kern w:val="2"/>
              <w:lang w:eastAsia="de-DE"/>
              <w14:ligatures w14:val="standardContextual"/>
            </w:rPr>
          </w:pPr>
          <w:hyperlink w:anchor="_Toc233288806" w:history="1">
            <w:r w:rsidRPr="00B56A4E">
              <w:rPr>
                <w:rStyle w:val="Hyperlink"/>
                <w:rFonts w:eastAsia="Times New Roman" w:cs="Times New Roman"/>
                <w:b/>
                <w:noProof/>
              </w:rPr>
              <w:t>7.4. Der Fall von Robin: medizinische Professionalisierung im Bereich Varianten der Geschlechtsentwicklung als biographische Bearbeitungsstrategie</w:t>
            </w:r>
            <w:r>
              <w:rPr>
                <w:noProof/>
                <w:webHidden/>
              </w:rPr>
              <w:tab/>
            </w:r>
            <w:r>
              <w:rPr>
                <w:noProof/>
                <w:webHidden/>
              </w:rPr>
              <w:fldChar w:fldCharType="begin"/>
            </w:r>
            <w:r>
              <w:rPr>
                <w:noProof/>
                <w:webHidden/>
              </w:rPr>
              <w:instrText xml:space="preserve"> PAGEREF _Toc233288806 \h </w:instrText>
            </w:r>
            <w:r>
              <w:rPr>
                <w:noProof/>
                <w:webHidden/>
              </w:rPr>
            </w:r>
            <w:r>
              <w:rPr>
                <w:noProof/>
                <w:webHidden/>
              </w:rPr>
              <w:fldChar w:fldCharType="separate"/>
            </w:r>
            <w:r w:rsidR="00B62467">
              <w:rPr>
                <w:noProof/>
                <w:webHidden/>
              </w:rPr>
              <w:t>337</w:t>
            </w:r>
            <w:r>
              <w:rPr>
                <w:noProof/>
                <w:webHidden/>
              </w:rPr>
              <w:fldChar w:fldCharType="end"/>
            </w:r>
          </w:hyperlink>
        </w:p>
        <w:p w14:paraId="4397872A" w14:textId="5FAB57EA" w:rsidR="006D4A48" w:rsidRDefault="006D4A48">
          <w:pPr>
            <w:pStyle w:val="Verzeichnis3"/>
            <w:tabs>
              <w:tab w:val="right" w:leader="dot" w:pos="8296"/>
            </w:tabs>
            <w:rPr>
              <w:noProof/>
              <w:kern w:val="2"/>
              <w:lang w:eastAsia="de-DE"/>
              <w14:ligatures w14:val="standardContextual"/>
            </w:rPr>
          </w:pPr>
          <w:hyperlink w:anchor="_Toc233288807" w:history="1">
            <w:r w:rsidRPr="00B56A4E">
              <w:rPr>
                <w:rStyle w:val="Hyperlink"/>
                <w:rFonts w:eastAsia="MS Mincho" w:cs="Times New Roman"/>
                <w:b/>
                <w:bCs/>
                <w:iCs/>
                <w:noProof/>
              </w:rPr>
              <w:t>7.4.1. Die Interviewsituation</w:t>
            </w:r>
            <w:r>
              <w:rPr>
                <w:noProof/>
                <w:webHidden/>
              </w:rPr>
              <w:tab/>
            </w:r>
            <w:r>
              <w:rPr>
                <w:noProof/>
                <w:webHidden/>
              </w:rPr>
              <w:fldChar w:fldCharType="begin"/>
            </w:r>
            <w:r>
              <w:rPr>
                <w:noProof/>
                <w:webHidden/>
              </w:rPr>
              <w:instrText xml:space="preserve"> PAGEREF _Toc233288807 \h </w:instrText>
            </w:r>
            <w:r>
              <w:rPr>
                <w:noProof/>
                <w:webHidden/>
              </w:rPr>
            </w:r>
            <w:r>
              <w:rPr>
                <w:noProof/>
                <w:webHidden/>
              </w:rPr>
              <w:fldChar w:fldCharType="separate"/>
            </w:r>
            <w:r w:rsidR="00B62467">
              <w:rPr>
                <w:noProof/>
                <w:webHidden/>
              </w:rPr>
              <w:t>337</w:t>
            </w:r>
            <w:r>
              <w:rPr>
                <w:noProof/>
                <w:webHidden/>
              </w:rPr>
              <w:fldChar w:fldCharType="end"/>
            </w:r>
          </w:hyperlink>
        </w:p>
        <w:p w14:paraId="27293F4F" w14:textId="21F07B05" w:rsidR="006D4A48" w:rsidRDefault="006D4A48">
          <w:pPr>
            <w:pStyle w:val="Verzeichnis3"/>
            <w:tabs>
              <w:tab w:val="right" w:leader="dot" w:pos="8296"/>
            </w:tabs>
            <w:rPr>
              <w:noProof/>
              <w:kern w:val="2"/>
              <w:lang w:eastAsia="de-DE"/>
              <w14:ligatures w14:val="standardContextual"/>
            </w:rPr>
          </w:pPr>
          <w:hyperlink w:anchor="_Toc233288808" w:history="1">
            <w:r w:rsidRPr="00B56A4E">
              <w:rPr>
                <w:rStyle w:val="Hyperlink"/>
                <w:rFonts w:ascii="Cambria" w:eastAsia="MS Mincho" w:hAnsi="Cambria" w:cs="Times New Roman"/>
                <w:b/>
                <w:bCs/>
                <w:noProof/>
              </w:rPr>
              <w:t>7.4.2 Die Präsentation der Lebensgeschichte</w:t>
            </w:r>
            <w:r>
              <w:rPr>
                <w:noProof/>
                <w:webHidden/>
              </w:rPr>
              <w:tab/>
            </w:r>
            <w:r>
              <w:rPr>
                <w:noProof/>
                <w:webHidden/>
              </w:rPr>
              <w:fldChar w:fldCharType="begin"/>
            </w:r>
            <w:r>
              <w:rPr>
                <w:noProof/>
                <w:webHidden/>
              </w:rPr>
              <w:instrText xml:space="preserve"> PAGEREF _Toc233288808 \h </w:instrText>
            </w:r>
            <w:r>
              <w:rPr>
                <w:noProof/>
                <w:webHidden/>
              </w:rPr>
            </w:r>
            <w:r>
              <w:rPr>
                <w:noProof/>
                <w:webHidden/>
              </w:rPr>
              <w:fldChar w:fldCharType="separate"/>
            </w:r>
            <w:r w:rsidR="00B62467">
              <w:rPr>
                <w:noProof/>
                <w:webHidden/>
              </w:rPr>
              <w:t>338</w:t>
            </w:r>
            <w:r>
              <w:rPr>
                <w:noProof/>
                <w:webHidden/>
              </w:rPr>
              <w:fldChar w:fldCharType="end"/>
            </w:r>
          </w:hyperlink>
        </w:p>
        <w:p w14:paraId="746E867F" w14:textId="63E02697" w:rsidR="006D4A48" w:rsidRDefault="006D4A48">
          <w:pPr>
            <w:pStyle w:val="Verzeichnis3"/>
            <w:tabs>
              <w:tab w:val="right" w:leader="dot" w:pos="8296"/>
            </w:tabs>
            <w:rPr>
              <w:noProof/>
              <w:kern w:val="2"/>
              <w:lang w:eastAsia="de-DE"/>
              <w14:ligatures w14:val="standardContextual"/>
            </w:rPr>
          </w:pPr>
          <w:hyperlink w:anchor="_Toc233288809" w:history="1">
            <w:r w:rsidRPr="00B56A4E">
              <w:rPr>
                <w:rStyle w:val="Hyperlink"/>
                <w:rFonts w:eastAsia="Times New Roman" w:cs="Times New Roman"/>
                <w:b/>
                <w:bCs/>
                <w:iCs/>
                <w:noProof/>
              </w:rPr>
              <w:t>7.4.3. Die Fallgeschichte</w:t>
            </w:r>
            <w:r>
              <w:rPr>
                <w:noProof/>
                <w:webHidden/>
              </w:rPr>
              <w:tab/>
            </w:r>
            <w:r>
              <w:rPr>
                <w:noProof/>
                <w:webHidden/>
              </w:rPr>
              <w:fldChar w:fldCharType="begin"/>
            </w:r>
            <w:r>
              <w:rPr>
                <w:noProof/>
                <w:webHidden/>
              </w:rPr>
              <w:instrText xml:space="preserve"> PAGEREF _Toc233288809 \h </w:instrText>
            </w:r>
            <w:r>
              <w:rPr>
                <w:noProof/>
                <w:webHidden/>
              </w:rPr>
            </w:r>
            <w:r>
              <w:rPr>
                <w:noProof/>
                <w:webHidden/>
              </w:rPr>
              <w:fldChar w:fldCharType="separate"/>
            </w:r>
            <w:r w:rsidR="00B62467">
              <w:rPr>
                <w:noProof/>
                <w:webHidden/>
              </w:rPr>
              <w:t>339</w:t>
            </w:r>
            <w:r>
              <w:rPr>
                <w:noProof/>
                <w:webHidden/>
              </w:rPr>
              <w:fldChar w:fldCharType="end"/>
            </w:r>
          </w:hyperlink>
        </w:p>
        <w:p w14:paraId="4F2ABD4F" w14:textId="4B60C8E7" w:rsidR="006D4A48" w:rsidRDefault="006D4A48">
          <w:pPr>
            <w:pStyle w:val="Verzeichnis3"/>
            <w:tabs>
              <w:tab w:val="right" w:leader="dot" w:pos="8296"/>
            </w:tabs>
            <w:rPr>
              <w:noProof/>
              <w:kern w:val="2"/>
              <w:lang w:eastAsia="de-DE"/>
              <w14:ligatures w14:val="standardContextual"/>
            </w:rPr>
          </w:pPr>
          <w:hyperlink w:anchor="_Toc233288810" w:history="1">
            <w:r w:rsidRPr="00B56A4E">
              <w:rPr>
                <w:rStyle w:val="Hyperlink"/>
                <w:b/>
                <w:noProof/>
              </w:rPr>
              <w:t>7.4.4. Kontrastierung von erlebter und erzählter</w:t>
            </w:r>
            <w:r w:rsidR="00722290">
              <w:rPr>
                <w:rStyle w:val="Hyperlink"/>
                <w:b/>
                <w:noProof/>
              </w:rPr>
              <w:t xml:space="preserve"> Lebensgeschichte</w:t>
            </w:r>
            <w:r>
              <w:rPr>
                <w:noProof/>
                <w:webHidden/>
              </w:rPr>
              <w:tab/>
            </w:r>
            <w:r>
              <w:rPr>
                <w:noProof/>
                <w:webHidden/>
              </w:rPr>
              <w:fldChar w:fldCharType="begin"/>
            </w:r>
            <w:r>
              <w:rPr>
                <w:noProof/>
                <w:webHidden/>
              </w:rPr>
              <w:instrText xml:space="preserve"> PAGEREF _Toc233288810 \h </w:instrText>
            </w:r>
            <w:r>
              <w:rPr>
                <w:noProof/>
                <w:webHidden/>
              </w:rPr>
            </w:r>
            <w:r>
              <w:rPr>
                <w:noProof/>
                <w:webHidden/>
              </w:rPr>
              <w:fldChar w:fldCharType="separate"/>
            </w:r>
            <w:r w:rsidR="00B62467">
              <w:rPr>
                <w:noProof/>
                <w:webHidden/>
              </w:rPr>
              <w:t>346</w:t>
            </w:r>
            <w:r>
              <w:rPr>
                <w:noProof/>
                <w:webHidden/>
              </w:rPr>
              <w:fldChar w:fldCharType="end"/>
            </w:r>
          </w:hyperlink>
        </w:p>
        <w:p w14:paraId="35AD4D40" w14:textId="64117CD4" w:rsidR="006D4A48" w:rsidRDefault="006D4A48">
          <w:pPr>
            <w:pStyle w:val="Verzeichnis1"/>
            <w:rPr>
              <w:noProof/>
              <w:kern w:val="2"/>
              <w:lang w:eastAsia="de-DE"/>
              <w14:ligatures w14:val="standardContextual"/>
            </w:rPr>
          </w:pPr>
          <w:hyperlink w:anchor="_Toc233288811" w:history="1">
            <w:r w:rsidRPr="00B56A4E">
              <w:rPr>
                <w:rStyle w:val="Hyperlink"/>
                <w:b/>
                <w:noProof/>
              </w:rPr>
              <w:t>8. Diskussion</w:t>
            </w:r>
            <w:r>
              <w:rPr>
                <w:noProof/>
                <w:webHidden/>
              </w:rPr>
              <w:tab/>
            </w:r>
            <w:r>
              <w:rPr>
                <w:noProof/>
                <w:webHidden/>
              </w:rPr>
              <w:fldChar w:fldCharType="begin"/>
            </w:r>
            <w:r>
              <w:rPr>
                <w:noProof/>
                <w:webHidden/>
              </w:rPr>
              <w:instrText xml:space="preserve"> PAGEREF _Toc233288811 \h </w:instrText>
            </w:r>
            <w:r>
              <w:rPr>
                <w:noProof/>
                <w:webHidden/>
              </w:rPr>
            </w:r>
            <w:r>
              <w:rPr>
                <w:noProof/>
                <w:webHidden/>
              </w:rPr>
              <w:fldChar w:fldCharType="separate"/>
            </w:r>
            <w:r w:rsidR="00B62467">
              <w:rPr>
                <w:noProof/>
                <w:webHidden/>
              </w:rPr>
              <w:t>348</w:t>
            </w:r>
            <w:r>
              <w:rPr>
                <w:noProof/>
                <w:webHidden/>
              </w:rPr>
              <w:fldChar w:fldCharType="end"/>
            </w:r>
          </w:hyperlink>
        </w:p>
        <w:p w14:paraId="54796A03" w14:textId="1984B511" w:rsidR="006D4A48" w:rsidRDefault="006D4A48">
          <w:pPr>
            <w:pStyle w:val="Verzeichnis2"/>
            <w:tabs>
              <w:tab w:val="right" w:leader="dot" w:pos="8296"/>
            </w:tabs>
            <w:rPr>
              <w:noProof/>
              <w:kern w:val="2"/>
              <w:lang w:eastAsia="de-DE"/>
              <w14:ligatures w14:val="standardContextual"/>
            </w:rPr>
          </w:pPr>
          <w:hyperlink w:anchor="_Toc233288812" w:history="1">
            <w:r w:rsidRPr="00B56A4E">
              <w:rPr>
                <w:rStyle w:val="Hyperlink"/>
                <w:b/>
                <w:noProof/>
              </w:rPr>
              <w:t>8.1. Fallkontrastierung</w:t>
            </w:r>
            <w:r>
              <w:rPr>
                <w:noProof/>
                <w:webHidden/>
              </w:rPr>
              <w:tab/>
            </w:r>
            <w:r>
              <w:rPr>
                <w:noProof/>
                <w:webHidden/>
              </w:rPr>
              <w:fldChar w:fldCharType="begin"/>
            </w:r>
            <w:r>
              <w:rPr>
                <w:noProof/>
                <w:webHidden/>
              </w:rPr>
              <w:instrText xml:space="preserve"> PAGEREF _Toc233288812 \h </w:instrText>
            </w:r>
            <w:r>
              <w:rPr>
                <w:noProof/>
                <w:webHidden/>
              </w:rPr>
            </w:r>
            <w:r>
              <w:rPr>
                <w:noProof/>
                <w:webHidden/>
              </w:rPr>
              <w:fldChar w:fldCharType="separate"/>
            </w:r>
            <w:r w:rsidR="00B62467">
              <w:rPr>
                <w:noProof/>
                <w:webHidden/>
              </w:rPr>
              <w:t>348</w:t>
            </w:r>
            <w:r>
              <w:rPr>
                <w:noProof/>
                <w:webHidden/>
              </w:rPr>
              <w:fldChar w:fldCharType="end"/>
            </w:r>
          </w:hyperlink>
        </w:p>
        <w:p w14:paraId="50E4E628" w14:textId="4415D339" w:rsidR="006D4A48" w:rsidRDefault="006D4A48">
          <w:pPr>
            <w:pStyle w:val="Verzeichnis2"/>
            <w:tabs>
              <w:tab w:val="right" w:leader="dot" w:pos="8296"/>
            </w:tabs>
            <w:rPr>
              <w:noProof/>
              <w:kern w:val="2"/>
              <w:lang w:eastAsia="de-DE"/>
              <w14:ligatures w14:val="standardContextual"/>
            </w:rPr>
          </w:pPr>
          <w:hyperlink w:anchor="_Toc233288813" w:history="1">
            <w:r w:rsidRPr="00B56A4E">
              <w:rPr>
                <w:rStyle w:val="Hyperlink"/>
                <w:b/>
                <w:noProof/>
              </w:rPr>
              <w:t>8.2. Erlebte Alternativlosigkeit geschlechtsverändernder Eingriffe im Jugend- und Erwachsenenalter</w:t>
            </w:r>
            <w:r>
              <w:rPr>
                <w:noProof/>
                <w:webHidden/>
              </w:rPr>
              <w:tab/>
            </w:r>
            <w:r>
              <w:rPr>
                <w:noProof/>
                <w:webHidden/>
              </w:rPr>
              <w:fldChar w:fldCharType="begin"/>
            </w:r>
            <w:r>
              <w:rPr>
                <w:noProof/>
                <w:webHidden/>
              </w:rPr>
              <w:instrText xml:space="preserve"> PAGEREF _Toc233288813 \h </w:instrText>
            </w:r>
            <w:r>
              <w:rPr>
                <w:noProof/>
                <w:webHidden/>
              </w:rPr>
            </w:r>
            <w:r>
              <w:rPr>
                <w:noProof/>
                <w:webHidden/>
              </w:rPr>
              <w:fldChar w:fldCharType="separate"/>
            </w:r>
            <w:r w:rsidR="00B62467">
              <w:rPr>
                <w:noProof/>
                <w:webHidden/>
              </w:rPr>
              <w:t>367</w:t>
            </w:r>
            <w:r>
              <w:rPr>
                <w:noProof/>
                <w:webHidden/>
              </w:rPr>
              <w:fldChar w:fldCharType="end"/>
            </w:r>
          </w:hyperlink>
        </w:p>
        <w:p w14:paraId="785E6A0A" w14:textId="1E91A10F" w:rsidR="006D4A48" w:rsidRDefault="006D4A48">
          <w:pPr>
            <w:pStyle w:val="Verzeichnis2"/>
            <w:tabs>
              <w:tab w:val="right" w:leader="dot" w:pos="8296"/>
            </w:tabs>
            <w:rPr>
              <w:noProof/>
              <w:kern w:val="2"/>
              <w:lang w:eastAsia="de-DE"/>
              <w14:ligatures w14:val="standardContextual"/>
            </w:rPr>
          </w:pPr>
          <w:hyperlink w:anchor="_Toc233288814" w:history="1">
            <w:r w:rsidRPr="00B56A4E">
              <w:rPr>
                <w:rStyle w:val="Hyperlink"/>
                <w:rFonts w:eastAsia="Times New Roman" w:cs="Times New Roman"/>
                <w:b/>
                <w:noProof/>
              </w:rPr>
              <w:t>8.3. Typologie auf biographischer Verlaufsebene</w:t>
            </w:r>
            <w:r>
              <w:rPr>
                <w:noProof/>
                <w:webHidden/>
              </w:rPr>
              <w:tab/>
            </w:r>
            <w:r>
              <w:rPr>
                <w:noProof/>
                <w:webHidden/>
              </w:rPr>
              <w:fldChar w:fldCharType="begin"/>
            </w:r>
            <w:r>
              <w:rPr>
                <w:noProof/>
                <w:webHidden/>
              </w:rPr>
              <w:instrText xml:space="preserve"> PAGEREF _Toc233288814 \h </w:instrText>
            </w:r>
            <w:r>
              <w:rPr>
                <w:noProof/>
                <w:webHidden/>
              </w:rPr>
            </w:r>
            <w:r>
              <w:rPr>
                <w:noProof/>
                <w:webHidden/>
              </w:rPr>
              <w:fldChar w:fldCharType="separate"/>
            </w:r>
            <w:r w:rsidR="00B62467">
              <w:rPr>
                <w:noProof/>
                <w:webHidden/>
              </w:rPr>
              <w:t>368</w:t>
            </w:r>
            <w:r>
              <w:rPr>
                <w:noProof/>
                <w:webHidden/>
              </w:rPr>
              <w:fldChar w:fldCharType="end"/>
            </w:r>
          </w:hyperlink>
        </w:p>
        <w:p w14:paraId="5916F5D8" w14:textId="4C6535C2" w:rsidR="006D4A48" w:rsidRDefault="006D4A48">
          <w:pPr>
            <w:pStyle w:val="Verzeichnis1"/>
            <w:rPr>
              <w:noProof/>
              <w:kern w:val="2"/>
              <w:lang w:eastAsia="de-DE"/>
              <w14:ligatures w14:val="standardContextual"/>
            </w:rPr>
          </w:pPr>
          <w:hyperlink w:anchor="_Toc233288815" w:history="1">
            <w:r w:rsidRPr="00B56A4E">
              <w:rPr>
                <w:rStyle w:val="Hyperlink"/>
                <w:b/>
                <w:noProof/>
              </w:rPr>
              <w:t>9. Implikationen für die Praxis und zukünftige Forschungsbedarfe</w:t>
            </w:r>
            <w:r>
              <w:rPr>
                <w:noProof/>
                <w:webHidden/>
              </w:rPr>
              <w:tab/>
            </w:r>
            <w:r>
              <w:rPr>
                <w:noProof/>
                <w:webHidden/>
              </w:rPr>
              <w:fldChar w:fldCharType="begin"/>
            </w:r>
            <w:r>
              <w:rPr>
                <w:noProof/>
                <w:webHidden/>
              </w:rPr>
              <w:instrText xml:space="preserve"> PAGEREF _Toc233288815 \h </w:instrText>
            </w:r>
            <w:r>
              <w:rPr>
                <w:noProof/>
                <w:webHidden/>
              </w:rPr>
            </w:r>
            <w:r>
              <w:rPr>
                <w:noProof/>
                <w:webHidden/>
              </w:rPr>
              <w:fldChar w:fldCharType="separate"/>
            </w:r>
            <w:r w:rsidR="00B62467">
              <w:rPr>
                <w:noProof/>
                <w:webHidden/>
              </w:rPr>
              <w:t>376</w:t>
            </w:r>
            <w:r>
              <w:rPr>
                <w:noProof/>
                <w:webHidden/>
              </w:rPr>
              <w:fldChar w:fldCharType="end"/>
            </w:r>
          </w:hyperlink>
        </w:p>
        <w:p w14:paraId="60E2552E" w14:textId="7215A108" w:rsidR="006D4A48" w:rsidRDefault="006D4A48">
          <w:pPr>
            <w:pStyle w:val="Verzeichnis2"/>
            <w:tabs>
              <w:tab w:val="right" w:leader="dot" w:pos="8296"/>
            </w:tabs>
            <w:rPr>
              <w:noProof/>
              <w:kern w:val="2"/>
              <w:lang w:eastAsia="de-DE"/>
              <w14:ligatures w14:val="standardContextual"/>
            </w:rPr>
          </w:pPr>
          <w:hyperlink w:anchor="_Toc233288816" w:history="1">
            <w:r w:rsidRPr="00B56A4E">
              <w:rPr>
                <w:rStyle w:val="Hyperlink"/>
                <w:b/>
                <w:noProof/>
              </w:rPr>
              <w:t>9.1. Eltern intergeschlechtlicher Kinder im Spannungsfeld von Stigma und familiengeschichtlich bedingter Belastungen</w:t>
            </w:r>
            <w:r>
              <w:rPr>
                <w:noProof/>
                <w:webHidden/>
              </w:rPr>
              <w:tab/>
            </w:r>
            <w:r>
              <w:rPr>
                <w:noProof/>
                <w:webHidden/>
              </w:rPr>
              <w:fldChar w:fldCharType="begin"/>
            </w:r>
            <w:r>
              <w:rPr>
                <w:noProof/>
                <w:webHidden/>
              </w:rPr>
              <w:instrText xml:space="preserve"> PAGEREF _Toc233288816 \h </w:instrText>
            </w:r>
            <w:r>
              <w:rPr>
                <w:noProof/>
                <w:webHidden/>
              </w:rPr>
            </w:r>
            <w:r>
              <w:rPr>
                <w:noProof/>
                <w:webHidden/>
              </w:rPr>
              <w:fldChar w:fldCharType="separate"/>
            </w:r>
            <w:r w:rsidR="00B62467">
              <w:rPr>
                <w:noProof/>
                <w:webHidden/>
              </w:rPr>
              <w:t>376</w:t>
            </w:r>
            <w:r>
              <w:rPr>
                <w:noProof/>
                <w:webHidden/>
              </w:rPr>
              <w:fldChar w:fldCharType="end"/>
            </w:r>
          </w:hyperlink>
        </w:p>
        <w:p w14:paraId="65EAAD43" w14:textId="5A3188E4" w:rsidR="006D4A48" w:rsidRDefault="006D4A48">
          <w:pPr>
            <w:pStyle w:val="Verzeichnis2"/>
            <w:tabs>
              <w:tab w:val="right" w:leader="dot" w:pos="8296"/>
            </w:tabs>
            <w:rPr>
              <w:noProof/>
              <w:kern w:val="2"/>
              <w:lang w:eastAsia="de-DE"/>
              <w14:ligatures w14:val="standardContextual"/>
            </w:rPr>
          </w:pPr>
          <w:hyperlink w:anchor="_Toc233288817" w:history="1">
            <w:r w:rsidRPr="00B56A4E">
              <w:rPr>
                <w:rStyle w:val="Hyperlink"/>
                <w:b/>
                <w:noProof/>
              </w:rPr>
              <w:t>9.2 A</w:t>
            </w:r>
            <w:r w:rsidR="00722290">
              <w:rPr>
                <w:rStyle w:val="Hyperlink"/>
                <w:b/>
                <w:noProof/>
              </w:rPr>
              <w:t>blösung</w:t>
            </w:r>
            <w:r w:rsidRPr="00B56A4E">
              <w:rPr>
                <w:rStyle w:val="Hyperlink"/>
                <w:b/>
                <w:noProof/>
              </w:rPr>
              <w:t>, Biographiearbeit und Entwicklung neuer Selbst-Deutungen</w:t>
            </w:r>
            <w:r>
              <w:rPr>
                <w:noProof/>
                <w:webHidden/>
              </w:rPr>
              <w:tab/>
            </w:r>
            <w:r>
              <w:rPr>
                <w:noProof/>
                <w:webHidden/>
              </w:rPr>
              <w:fldChar w:fldCharType="begin"/>
            </w:r>
            <w:r>
              <w:rPr>
                <w:noProof/>
                <w:webHidden/>
              </w:rPr>
              <w:instrText xml:space="preserve"> PAGEREF _Toc233288817 \h </w:instrText>
            </w:r>
            <w:r>
              <w:rPr>
                <w:noProof/>
                <w:webHidden/>
              </w:rPr>
            </w:r>
            <w:r>
              <w:rPr>
                <w:noProof/>
                <w:webHidden/>
              </w:rPr>
              <w:fldChar w:fldCharType="separate"/>
            </w:r>
            <w:r w:rsidR="00B62467">
              <w:rPr>
                <w:noProof/>
                <w:webHidden/>
              </w:rPr>
              <w:t>380</w:t>
            </w:r>
            <w:r>
              <w:rPr>
                <w:noProof/>
                <w:webHidden/>
              </w:rPr>
              <w:fldChar w:fldCharType="end"/>
            </w:r>
          </w:hyperlink>
        </w:p>
        <w:p w14:paraId="7705BE3A" w14:textId="239C9E54" w:rsidR="006D4A48" w:rsidRDefault="006D4A48">
          <w:pPr>
            <w:pStyle w:val="Verzeichnis2"/>
            <w:tabs>
              <w:tab w:val="right" w:leader="dot" w:pos="8296"/>
            </w:tabs>
            <w:rPr>
              <w:noProof/>
              <w:kern w:val="2"/>
              <w:lang w:eastAsia="de-DE"/>
              <w14:ligatures w14:val="standardContextual"/>
            </w:rPr>
          </w:pPr>
          <w:hyperlink w:anchor="_Toc233288818" w:history="1">
            <w:r w:rsidRPr="00B56A4E">
              <w:rPr>
                <w:rStyle w:val="Hyperlink"/>
                <w:b/>
                <w:noProof/>
              </w:rPr>
              <w:t>9.3. Umgang mit Emotionen, Stigma und Gewalterfahrungen</w:t>
            </w:r>
            <w:r>
              <w:rPr>
                <w:noProof/>
                <w:webHidden/>
              </w:rPr>
              <w:tab/>
            </w:r>
            <w:r>
              <w:rPr>
                <w:noProof/>
                <w:webHidden/>
              </w:rPr>
              <w:fldChar w:fldCharType="begin"/>
            </w:r>
            <w:r>
              <w:rPr>
                <w:noProof/>
                <w:webHidden/>
              </w:rPr>
              <w:instrText xml:space="preserve"> PAGEREF _Toc233288818 \h </w:instrText>
            </w:r>
            <w:r>
              <w:rPr>
                <w:noProof/>
                <w:webHidden/>
              </w:rPr>
            </w:r>
            <w:r>
              <w:rPr>
                <w:noProof/>
                <w:webHidden/>
              </w:rPr>
              <w:fldChar w:fldCharType="separate"/>
            </w:r>
            <w:r w:rsidR="00B62467">
              <w:rPr>
                <w:noProof/>
                <w:webHidden/>
              </w:rPr>
              <w:t>383</w:t>
            </w:r>
            <w:r>
              <w:rPr>
                <w:noProof/>
                <w:webHidden/>
              </w:rPr>
              <w:fldChar w:fldCharType="end"/>
            </w:r>
          </w:hyperlink>
        </w:p>
        <w:p w14:paraId="325F9D93" w14:textId="2D9CCC06" w:rsidR="006D4A48" w:rsidRDefault="006D4A48">
          <w:pPr>
            <w:pStyle w:val="Verzeichnis2"/>
            <w:tabs>
              <w:tab w:val="right" w:leader="dot" w:pos="8296"/>
            </w:tabs>
            <w:rPr>
              <w:noProof/>
              <w:kern w:val="2"/>
              <w:lang w:eastAsia="de-DE"/>
              <w14:ligatures w14:val="standardContextual"/>
            </w:rPr>
          </w:pPr>
          <w:hyperlink w:anchor="_Toc233288819" w:history="1">
            <w:r w:rsidRPr="00B56A4E">
              <w:rPr>
                <w:rStyle w:val="Hyperlink"/>
                <w:b/>
                <w:noProof/>
              </w:rPr>
              <w:t>9.4 Teilen intergeschlechtlicher Erfahrungen als Bearbeitungsmöglichkeit und Herausforderung</w:t>
            </w:r>
            <w:r>
              <w:rPr>
                <w:noProof/>
                <w:webHidden/>
              </w:rPr>
              <w:tab/>
            </w:r>
            <w:r>
              <w:rPr>
                <w:noProof/>
                <w:webHidden/>
              </w:rPr>
              <w:fldChar w:fldCharType="begin"/>
            </w:r>
            <w:r>
              <w:rPr>
                <w:noProof/>
                <w:webHidden/>
              </w:rPr>
              <w:instrText xml:space="preserve"> PAGEREF _Toc233288819 \h </w:instrText>
            </w:r>
            <w:r>
              <w:rPr>
                <w:noProof/>
                <w:webHidden/>
              </w:rPr>
            </w:r>
            <w:r>
              <w:rPr>
                <w:noProof/>
                <w:webHidden/>
              </w:rPr>
              <w:fldChar w:fldCharType="separate"/>
            </w:r>
            <w:r w:rsidR="00B62467">
              <w:rPr>
                <w:noProof/>
                <w:webHidden/>
              </w:rPr>
              <w:t>385</w:t>
            </w:r>
            <w:r>
              <w:rPr>
                <w:noProof/>
                <w:webHidden/>
              </w:rPr>
              <w:fldChar w:fldCharType="end"/>
            </w:r>
          </w:hyperlink>
        </w:p>
        <w:p w14:paraId="192CD677" w14:textId="3DD4B98D" w:rsidR="006D4A48" w:rsidRDefault="006D4A48">
          <w:pPr>
            <w:pStyle w:val="Verzeichnis1"/>
            <w:rPr>
              <w:noProof/>
              <w:kern w:val="2"/>
              <w:lang w:eastAsia="de-DE"/>
              <w14:ligatures w14:val="standardContextual"/>
            </w:rPr>
          </w:pPr>
          <w:hyperlink w:anchor="_Toc233288820" w:history="1">
            <w:r w:rsidRPr="00B56A4E">
              <w:rPr>
                <w:rStyle w:val="Hyperlink"/>
                <w:b/>
                <w:noProof/>
              </w:rPr>
              <w:t>10. Fazit</w:t>
            </w:r>
            <w:r>
              <w:rPr>
                <w:noProof/>
                <w:webHidden/>
              </w:rPr>
              <w:tab/>
            </w:r>
            <w:r>
              <w:rPr>
                <w:noProof/>
                <w:webHidden/>
              </w:rPr>
              <w:fldChar w:fldCharType="begin"/>
            </w:r>
            <w:r>
              <w:rPr>
                <w:noProof/>
                <w:webHidden/>
              </w:rPr>
              <w:instrText xml:space="preserve"> PAGEREF _Toc233288820 \h </w:instrText>
            </w:r>
            <w:r>
              <w:rPr>
                <w:noProof/>
                <w:webHidden/>
              </w:rPr>
            </w:r>
            <w:r>
              <w:rPr>
                <w:noProof/>
                <w:webHidden/>
              </w:rPr>
              <w:fldChar w:fldCharType="separate"/>
            </w:r>
            <w:r w:rsidR="00B62467">
              <w:rPr>
                <w:noProof/>
                <w:webHidden/>
              </w:rPr>
              <w:t>388</w:t>
            </w:r>
            <w:r>
              <w:rPr>
                <w:noProof/>
                <w:webHidden/>
              </w:rPr>
              <w:fldChar w:fldCharType="end"/>
            </w:r>
          </w:hyperlink>
        </w:p>
        <w:p w14:paraId="682C4056" w14:textId="22FE5392" w:rsidR="006D4A48" w:rsidRDefault="006D4A48">
          <w:pPr>
            <w:pStyle w:val="Verzeichnis1"/>
            <w:rPr>
              <w:noProof/>
              <w:kern w:val="2"/>
              <w:lang w:eastAsia="de-DE"/>
              <w14:ligatures w14:val="standardContextual"/>
            </w:rPr>
          </w:pPr>
          <w:hyperlink w:anchor="_Toc233288821" w:history="1">
            <w:r w:rsidRPr="00B56A4E">
              <w:rPr>
                <w:rStyle w:val="Hyperlink"/>
                <w:b/>
                <w:bCs/>
                <w:noProof/>
              </w:rPr>
              <w:t>11. Anhang</w:t>
            </w:r>
            <w:r>
              <w:rPr>
                <w:noProof/>
                <w:webHidden/>
              </w:rPr>
              <w:tab/>
            </w:r>
            <w:r>
              <w:rPr>
                <w:noProof/>
                <w:webHidden/>
              </w:rPr>
              <w:fldChar w:fldCharType="begin"/>
            </w:r>
            <w:r>
              <w:rPr>
                <w:noProof/>
                <w:webHidden/>
              </w:rPr>
              <w:instrText xml:space="preserve"> PAGEREF _Toc233288821 \h </w:instrText>
            </w:r>
            <w:r>
              <w:rPr>
                <w:noProof/>
                <w:webHidden/>
              </w:rPr>
            </w:r>
            <w:r>
              <w:rPr>
                <w:noProof/>
                <w:webHidden/>
              </w:rPr>
              <w:fldChar w:fldCharType="separate"/>
            </w:r>
            <w:r w:rsidR="00B62467">
              <w:rPr>
                <w:noProof/>
                <w:webHidden/>
              </w:rPr>
              <w:t>393</w:t>
            </w:r>
            <w:r>
              <w:rPr>
                <w:noProof/>
                <w:webHidden/>
              </w:rPr>
              <w:fldChar w:fldCharType="end"/>
            </w:r>
          </w:hyperlink>
        </w:p>
        <w:p w14:paraId="04AD0A6C" w14:textId="452DEB24" w:rsidR="006D4A48" w:rsidRDefault="006D4A48">
          <w:pPr>
            <w:pStyle w:val="Verzeichnis2"/>
            <w:tabs>
              <w:tab w:val="right" w:leader="dot" w:pos="8296"/>
            </w:tabs>
            <w:rPr>
              <w:noProof/>
              <w:kern w:val="2"/>
              <w:lang w:eastAsia="de-DE"/>
              <w14:ligatures w14:val="standardContextual"/>
            </w:rPr>
          </w:pPr>
          <w:hyperlink w:anchor="_Toc233288822" w:history="1">
            <w:r w:rsidRPr="00B56A4E">
              <w:rPr>
                <w:rStyle w:val="Hyperlink"/>
                <w:b/>
                <w:noProof/>
              </w:rPr>
              <w:t>Anhang 1 Transkriptionszeichen nach Rosenthal</w:t>
            </w:r>
            <w:r>
              <w:rPr>
                <w:noProof/>
                <w:webHidden/>
              </w:rPr>
              <w:tab/>
            </w:r>
            <w:r>
              <w:rPr>
                <w:noProof/>
                <w:webHidden/>
              </w:rPr>
              <w:fldChar w:fldCharType="begin"/>
            </w:r>
            <w:r>
              <w:rPr>
                <w:noProof/>
                <w:webHidden/>
              </w:rPr>
              <w:instrText xml:space="preserve"> PAGEREF _Toc233288822 \h </w:instrText>
            </w:r>
            <w:r>
              <w:rPr>
                <w:noProof/>
                <w:webHidden/>
              </w:rPr>
            </w:r>
            <w:r>
              <w:rPr>
                <w:noProof/>
                <w:webHidden/>
              </w:rPr>
              <w:fldChar w:fldCharType="separate"/>
            </w:r>
            <w:r w:rsidR="00B62467">
              <w:rPr>
                <w:noProof/>
                <w:webHidden/>
              </w:rPr>
              <w:t>393</w:t>
            </w:r>
            <w:r>
              <w:rPr>
                <w:noProof/>
                <w:webHidden/>
              </w:rPr>
              <w:fldChar w:fldCharType="end"/>
            </w:r>
          </w:hyperlink>
        </w:p>
        <w:p w14:paraId="7D758947" w14:textId="2FAB7369" w:rsidR="006D4A48" w:rsidRDefault="006D4A48">
          <w:pPr>
            <w:pStyle w:val="Verzeichnis2"/>
            <w:tabs>
              <w:tab w:val="right" w:leader="dot" w:pos="8296"/>
            </w:tabs>
            <w:rPr>
              <w:noProof/>
              <w:kern w:val="2"/>
              <w:lang w:eastAsia="de-DE"/>
              <w14:ligatures w14:val="standardContextual"/>
            </w:rPr>
          </w:pPr>
          <w:hyperlink w:anchor="_Toc233288823" w:history="1">
            <w:r w:rsidRPr="00B56A4E">
              <w:rPr>
                <w:rStyle w:val="Hyperlink"/>
                <w:b/>
                <w:noProof/>
              </w:rPr>
              <w:t>Anhang 2 Sequenzierungskategorien nach Rosenthal</w:t>
            </w:r>
            <w:r>
              <w:rPr>
                <w:noProof/>
                <w:webHidden/>
              </w:rPr>
              <w:tab/>
            </w:r>
            <w:r>
              <w:rPr>
                <w:noProof/>
                <w:webHidden/>
              </w:rPr>
              <w:fldChar w:fldCharType="begin"/>
            </w:r>
            <w:r>
              <w:rPr>
                <w:noProof/>
                <w:webHidden/>
              </w:rPr>
              <w:instrText xml:space="preserve"> PAGEREF _Toc233288823 \h </w:instrText>
            </w:r>
            <w:r>
              <w:rPr>
                <w:noProof/>
                <w:webHidden/>
              </w:rPr>
            </w:r>
            <w:r>
              <w:rPr>
                <w:noProof/>
                <w:webHidden/>
              </w:rPr>
              <w:fldChar w:fldCharType="separate"/>
            </w:r>
            <w:r w:rsidR="00B62467">
              <w:rPr>
                <w:noProof/>
                <w:webHidden/>
              </w:rPr>
              <w:t>394</w:t>
            </w:r>
            <w:r>
              <w:rPr>
                <w:noProof/>
                <w:webHidden/>
              </w:rPr>
              <w:fldChar w:fldCharType="end"/>
            </w:r>
          </w:hyperlink>
        </w:p>
        <w:p w14:paraId="212063E7" w14:textId="7F8214DF" w:rsidR="006D4A48" w:rsidRDefault="006D4A48">
          <w:pPr>
            <w:pStyle w:val="Verzeichnis2"/>
            <w:tabs>
              <w:tab w:val="right" w:leader="dot" w:pos="8296"/>
            </w:tabs>
            <w:rPr>
              <w:noProof/>
              <w:kern w:val="2"/>
              <w:lang w:eastAsia="de-DE"/>
              <w14:ligatures w14:val="standardContextual"/>
            </w:rPr>
          </w:pPr>
          <w:hyperlink w:anchor="_Toc233288824" w:history="1">
            <w:r w:rsidRPr="00B56A4E">
              <w:rPr>
                <w:rStyle w:val="Hyperlink"/>
                <w:b/>
                <w:noProof/>
              </w:rPr>
              <w:t>Anhang 3 Der verwendete Erzählimpuls und Interview-Ablauf</w:t>
            </w:r>
            <w:r>
              <w:rPr>
                <w:noProof/>
                <w:webHidden/>
              </w:rPr>
              <w:tab/>
            </w:r>
            <w:r>
              <w:rPr>
                <w:noProof/>
                <w:webHidden/>
              </w:rPr>
              <w:fldChar w:fldCharType="begin"/>
            </w:r>
            <w:r>
              <w:rPr>
                <w:noProof/>
                <w:webHidden/>
              </w:rPr>
              <w:instrText xml:space="preserve"> PAGEREF _Toc233288824 \h </w:instrText>
            </w:r>
            <w:r>
              <w:rPr>
                <w:noProof/>
                <w:webHidden/>
              </w:rPr>
            </w:r>
            <w:r>
              <w:rPr>
                <w:noProof/>
                <w:webHidden/>
              </w:rPr>
              <w:fldChar w:fldCharType="separate"/>
            </w:r>
            <w:r w:rsidR="00B62467">
              <w:rPr>
                <w:noProof/>
                <w:webHidden/>
              </w:rPr>
              <w:t>395</w:t>
            </w:r>
            <w:r>
              <w:rPr>
                <w:noProof/>
                <w:webHidden/>
              </w:rPr>
              <w:fldChar w:fldCharType="end"/>
            </w:r>
          </w:hyperlink>
        </w:p>
        <w:p w14:paraId="72A5592D" w14:textId="728B4DC6" w:rsidR="006D4A48" w:rsidRDefault="006D4A48">
          <w:pPr>
            <w:pStyle w:val="Verzeichnis2"/>
            <w:tabs>
              <w:tab w:val="right" w:leader="dot" w:pos="8296"/>
            </w:tabs>
            <w:rPr>
              <w:noProof/>
              <w:kern w:val="2"/>
              <w:lang w:eastAsia="de-DE"/>
              <w14:ligatures w14:val="standardContextual"/>
            </w:rPr>
          </w:pPr>
          <w:hyperlink w:anchor="_Toc233288825" w:history="1">
            <w:r w:rsidRPr="00B56A4E">
              <w:rPr>
                <w:rStyle w:val="Hyperlink"/>
                <w:b/>
                <w:noProof/>
              </w:rPr>
              <w:t>Anhang 4 Der Interview-Aufruf (Lang-Fassung)</w:t>
            </w:r>
            <w:r>
              <w:rPr>
                <w:noProof/>
                <w:webHidden/>
              </w:rPr>
              <w:tab/>
            </w:r>
            <w:r>
              <w:rPr>
                <w:noProof/>
                <w:webHidden/>
              </w:rPr>
              <w:fldChar w:fldCharType="begin"/>
            </w:r>
            <w:r>
              <w:rPr>
                <w:noProof/>
                <w:webHidden/>
              </w:rPr>
              <w:instrText xml:space="preserve"> PAGEREF _Toc233288825 \h </w:instrText>
            </w:r>
            <w:r>
              <w:rPr>
                <w:noProof/>
                <w:webHidden/>
              </w:rPr>
            </w:r>
            <w:r>
              <w:rPr>
                <w:noProof/>
                <w:webHidden/>
              </w:rPr>
              <w:fldChar w:fldCharType="separate"/>
            </w:r>
            <w:r w:rsidR="00B62467">
              <w:rPr>
                <w:noProof/>
                <w:webHidden/>
              </w:rPr>
              <w:t>397</w:t>
            </w:r>
            <w:r>
              <w:rPr>
                <w:noProof/>
                <w:webHidden/>
              </w:rPr>
              <w:fldChar w:fldCharType="end"/>
            </w:r>
          </w:hyperlink>
        </w:p>
        <w:p w14:paraId="4C5AFF65" w14:textId="07FCCA6B" w:rsidR="006D4A48" w:rsidRDefault="006D4A48">
          <w:pPr>
            <w:pStyle w:val="Verzeichnis1"/>
            <w:rPr>
              <w:noProof/>
              <w:kern w:val="2"/>
              <w:lang w:eastAsia="de-DE"/>
              <w14:ligatures w14:val="standardContextual"/>
            </w:rPr>
          </w:pPr>
          <w:hyperlink w:anchor="_Toc233288826" w:history="1">
            <w:r w:rsidRPr="00B56A4E">
              <w:rPr>
                <w:rStyle w:val="Hyperlink"/>
                <w:b/>
                <w:bCs/>
                <w:noProof/>
              </w:rPr>
              <w:t>Literaturverzeichnis</w:t>
            </w:r>
            <w:r>
              <w:rPr>
                <w:noProof/>
                <w:webHidden/>
              </w:rPr>
              <w:tab/>
            </w:r>
            <w:r>
              <w:rPr>
                <w:noProof/>
                <w:webHidden/>
              </w:rPr>
              <w:fldChar w:fldCharType="begin"/>
            </w:r>
            <w:r>
              <w:rPr>
                <w:noProof/>
                <w:webHidden/>
              </w:rPr>
              <w:instrText xml:space="preserve"> PAGEREF _Toc233288826 \h </w:instrText>
            </w:r>
            <w:r>
              <w:rPr>
                <w:noProof/>
                <w:webHidden/>
              </w:rPr>
            </w:r>
            <w:r>
              <w:rPr>
                <w:noProof/>
                <w:webHidden/>
              </w:rPr>
              <w:fldChar w:fldCharType="separate"/>
            </w:r>
            <w:r w:rsidR="00B62467">
              <w:rPr>
                <w:noProof/>
                <w:webHidden/>
              </w:rPr>
              <w:t>403</w:t>
            </w:r>
            <w:r>
              <w:rPr>
                <w:noProof/>
                <w:webHidden/>
              </w:rPr>
              <w:fldChar w:fldCharType="end"/>
            </w:r>
          </w:hyperlink>
        </w:p>
        <w:p w14:paraId="14FCCB49" w14:textId="5A049CD5" w:rsidR="00882F0C" w:rsidRPr="007310A7" w:rsidRDefault="00882F0C" w:rsidP="001C2E54">
          <w:pPr>
            <w:spacing w:line="360" w:lineRule="auto"/>
            <w:rPr>
              <w:color w:val="000000" w:themeColor="text1"/>
            </w:rPr>
          </w:pPr>
          <w:r w:rsidRPr="007310A7">
            <w:rPr>
              <w:color w:val="000000" w:themeColor="text1"/>
            </w:rPr>
            <w:fldChar w:fldCharType="end"/>
          </w:r>
        </w:p>
      </w:sdtContent>
    </w:sdt>
    <w:p w14:paraId="17B6A8AB" w14:textId="77777777" w:rsidR="009F51AD" w:rsidRPr="007310A7" w:rsidRDefault="009F51AD">
      <w:pPr>
        <w:rPr>
          <w:b/>
          <w:color w:val="000000" w:themeColor="text1"/>
        </w:rPr>
      </w:pPr>
    </w:p>
    <w:p w14:paraId="7B40B251" w14:textId="77777777" w:rsidR="009F51AD" w:rsidRPr="007310A7" w:rsidRDefault="009F51AD" w:rsidP="009F51AD">
      <w:pPr>
        <w:rPr>
          <w:color w:val="000000" w:themeColor="text1"/>
        </w:rPr>
      </w:pPr>
    </w:p>
    <w:p w14:paraId="04723977" w14:textId="77777777" w:rsidR="009F51AD" w:rsidRPr="007310A7" w:rsidRDefault="009F51AD" w:rsidP="009F51AD">
      <w:pPr>
        <w:rPr>
          <w:color w:val="000000" w:themeColor="text1"/>
        </w:rPr>
      </w:pPr>
    </w:p>
    <w:p w14:paraId="5621DB33" w14:textId="77777777" w:rsidR="009F51AD" w:rsidRPr="007310A7" w:rsidRDefault="009F51AD" w:rsidP="009F51AD">
      <w:pPr>
        <w:rPr>
          <w:color w:val="000000" w:themeColor="text1"/>
        </w:rPr>
      </w:pPr>
    </w:p>
    <w:p w14:paraId="0427F6EC" w14:textId="77777777" w:rsidR="009F51AD" w:rsidRPr="007310A7" w:rsidRDefault="009F51AD" w:rsidP="009F51AD">
      <w:pPr>
        <w:rPr>
          <w:color w:val="000000" w:themeColor="text1"/>
        </w:rPr>
      </w:pPr>
    </w:p>
    <w:p w14:paraId="6D232FDF" w14:textId="77777777" w:rsidR="009F51AD" w:rsidRPr="007310A7" w:rsidRDefault="009F51AD" w:rsidP="009F51AD">
      <w:pPr>
        <w:rPr>
          <w:color w:val="000000" w:themeColor="text1"/>
        </w:rPr>
      </w:pPr>
    </w:p>
    <w:p w14:paraId="1849AB33" w14:textId="77777777" w:rsidR="009F51AD" w:rsidRPr="007310A7" w:rsidRDefault="009F51AD" w:rsidP="009F51AD">
      <w:pPr>
        <w:rPr>
          <w:color w:val="000000" w:themeColor="text1"/>
        </w:rPr>
      </w:pPr>
    </w:p>
    <w:p w14:paraId="009CF2C8" w14:textId="77777777" w:rsidR="009F51AD" w:rsidRPr="007310A7" w:rsidRDefault="009F51AD" w:rsidP="009F51AD">
      <w:pPr>
        <w:rPr>
          <w:color w:val="000000" w:themeColor="text1"/>
        </w:rPr>
      </w:pPr>
    </w:p>
    <w:p w14:paraId="35B0F707" w14:textId="77777777" w:rsidR="009F51AD" w:rsidRPr="007310A7" w:rsidRDefault="009F51AD" w:rsidP="009F51AD">
      <w:pPr>
        <w:rPr>
          <w:color w:val="000000" w:themeColor="text1"/>
        </w:rPr>
      </w:pPr>
    </w:p>
    <w:p w14:paraId="15279EEF" w14:textId="77777777" w:rsidR="009F51AD" w:rsidRPr="007310A7" w:rsidRDefault="009F51AD" w:rsidP="009F51AD">
      <w:pPr>
        <w:rPr>
          <w:color w:val="000000" w:themeColor="text1"/>
        </w:rPr>
      </w:pPr>
    </w:p>
    <w:p w14:paraId="6C64E567" w14:textId="77777777" w:rsidR="009F51AD" w:rsidRPr="007310A7" w:rsidRDefault="009F51AD" w:rsidP="009F51AD">
      <w:pPr>
        <w:rPr>
          <w:color w:val="000000" w:themeColor="text1"/>
        </w:rPr>
      </w:pPr>
    </w:p>
    <w:p w14:paraId="1CFA2B04" w14:textId="77777777" w:rsidR="009F51AD" w:rsidRPr="007310A7" w:rsidRDefault="009F51AD" w:rsidP="009F51AD">
      <w:pPr>
        <w:rPr>
          <w:color w:val="000000" w:themeColor="text1"/>
        </w:rPr>
      </w:pPr>
    </w:p>
    <w:p w14:paraId="715505A9" w14:textId="77777777" w:rsidR="009F51AD" w:rsidRPr="007310A7" w:rsidRDefault="009F51AD" w:rsidP="009F51AD">
      <w:pPr>
        <w:rPr>
          <w:color w:val="000000" w:themeColor="text1"/>
        </w:rPr>
      </w:pPr>
    </w:p>
    <w:p w14:paraId="24B9C8FC" w14:textId="77777777" w:rsidR="009F51AD" w:rsidRPr="007310A7" w:rsidRDefault="009F51AD" w:rsidP="009F51AD">
      <w:pPr>
        <w:rPr>
          <w:color w:val="000000" w:themeColor="text1"/>
        </w:rPr>
      </w:pPr>
    </w:p>
    <w:p w14:paraId="33E2F4B4" w14:textId="77777777" w:rsidR="009F51AD" w:rsidRPr="007310A7" w:rsidRDefault="009F51AD" w:rsidP="009F51AD">
      <w:pPr>
        <w:rPr>
          <w:color w:val="000000" w:themeColor="text1"/>
        </w:rPr>
      </w:pPr>
    </w:p>
    <w:p w14:paraId="352CF289" w14:textId="77777777" w:rsidR="009F51AD" w:rsidRPr="007310A7" w:rsidRDefault="009F51AD" w:rsidP="009F51AD">
      <w:pPr>
        <w:rPr>
          <w:color w:val="000000" w:themeColor="text1"/>
        </w:rPr>
      </w:pPr>
    </w:p>
    <w:p w14:paraId="53C1CD16" w14:textId="77777777" w:rsidR="009F51AD" w:rsidRPr="007310A7" w:rsidRDefault="009F51AD" w:rsidP="009B3CBA">
      <w:pPr>
        <w:rPr>
          <w:b/>
          <w:color w:val="000000" w:themeColor="text1"/>
        </w:rPr>
        <w:sectPr w:rsidR="009F51AD" w:rsidRPr="007310A7" w:rsidSect="0020284B">
          <w:footerReference w:type="default" r:id="rId11"/>
          <w:pgSz w:w="11900" w:h="16840"/>
          <w:pgMar w:top="1440" w:right="1797" w:bottom="1440" w:left="1797" w:header="709" w:footer="709" w:gutter="0"/>
          <w:pgNumType w:fmt="lowerRoman" w:start="1"/>
          <w:cols w:space="708"/>
          <w:docGrid w:linePitch="360"/>
        </w:sectPr>
      </w:pPr>
    </w:p>
    <w:p w14:paraId="75519FD5" w14:textId="27DA4EDE" w:rsidR="004E567B" w:rsidRPr="007310A7" w:rsidRDefault="00C32CC6" w:rsidP="009B3CBA">
      <w:pPr>
        <w:spacing w:after="360"/>
        <w:rPr>
          <w:rFonts w:eastAsiaTheme="majorEastAsia" w:cstheme="majorBidi"/>
          <w:b/>
          <w:color w:val="000000" w:themeColor="text1"/>
        </w:rPr>
      </w:pPr>
      <w:r w:rsidRPr="007310A7">
        <w:rPr>
          <w:b/>
          <w:color w:val="000000" w:themeColor="text1"/>
          <w:sz w:val="28"/>
          <w:szCs w:val="28"/>
        </w:rPr>
        <w:lastRenderedPageBreak/>
        <w:t>Abkürzungsverzeichnis</w:t>
      </w:r>
    </w:p>
    <w:p w14:paraId="653E1CB4" w14:textId="18A568FC" w:rsidR="003B03D8" w:rsidRDefault="003B03D8" w:rsidP="0041197A">
      <w:pPr>
        <w:spacing w:line="360" w:lineRule="auto"/>
        <w:ind w:left="1440" w:hanging="1440"/>
        <w:jc w:val="both"/>
        <w:rPr>
          <w:color w:val="000000" w:themeColor="text1"/>
        </w:rPr>
      </w:pPr>
      <w:r w:rsidRPr="007310A7">
        <w:rPr>
          <w:color w:val="000000" w:themeColor="text1"/>
        </w:rPr>
        <w:t>AGS</w:t>
      </w:r>
      <w:r w:rsidRPr="007310A7">
        <w:rPr>
          <w:color w:val="000000" w:themeColor="text1"/>
        </w:rPr>
        <w:tab/>
      </w:r>
      <w:proofErr w:type="spellStart"/>
      <w:r w:rsidRPr="007310A7">
        <w:rPr>
          <w:color w:val="000000" w:themeColor="text1"/>
        </w:rPr>
        <w:t>Androgenital</w:t>
      </w:r>
      <w:r w:rsidR="00C04238">
        <w:rPr>
          <w:color w:val="000000" w:themeColor="text1"/>
        </w:rPr>
        <w:t>s</w:t>
      </w:r>
      <w:r w:rsidRPr="007310A7">
        <w:rPr>
          <w:color w:val="000000" w:themeColor="text1"/>
        </w:rPr>
        <w:t>yndrom</w:t>
      </w:r>
      <w:proofErr w:type="spellEnd"/>
    </w:p>
    <w:p w14:paraId="0ADCD988" w14:textId="3C61768E" w:rsidR="00EE00A9" w:rsidRDefault="00EE00A9" w:rsidP="0041197A">
      <w:pPr>
        <w:spacing w:line="360" w:lineRule="auto"/>
        <w:ind w:left="1440" w:hanging="1440"/>
        <w:jc w:val="both"/>
        <w:rPr>
          <w:color w:val="000000" w:themeColor="text1"/>
        </w:rPr>
      </w:pPr>
      <w:r>
        <w:rPr>
          <w:color w:val="000000" w:themeColor="text1"/>
        </w:rPr>
        <w:t>AIS</w:t>
      </w:r>
      <w:r>
        <w:rPr>
          <w:color w:val="000000" w:themeColor="text1"/>
        </w:rPr>
        <w:tab/>
      </w:r>
      <w:bookmarkStart w:id="0" w:name="_Hlk233046728"/>
      <w:r>
        <w:rPr>
          <w:color w:val="000000" w:themeColor="text1"/>
        </w:rPr>
        <w:t xml:space="preserve">Androgen </w:t>
      </w:r>
      <w:proofErr w:type="spellStart"/>
      <w:r>
        <w:rPr>
          <w:color w:val="000000" w:themeColor="text1"/>
        </w:rPr>
        <w:t>Insensitivity</w:t>
      </w:r>
      <w:proofErr w:type="spellEnd"/>
      <w:r>
        <w:rPr>
          <w:color w:val="000000" w:themeColor="text1"/>
        </w:rPr>
        <w:t xml:space="preserve"> Syndrom</w:t>
      </w:r>
      <w:r w:rsidR="00963012">
        <w:rPr>
          <w:color w:val="000000" w:themeColor="text1"/>
        </w:rPr>
        <w:t>e</w:t>
      </w:r>
      <w:r w:rsidR="003B15E9">
        <w:rPr>
          <w:color w:val="000000" w:themeColor="text1"/>
        </w:rPr>
        <w:t xml:space="preserve"> (</w:t>
      </w:r>
      <w:proofErr w:type="spellStart"/>
      <w:r w:rsidR="003B15E9">
        <w:rPr>
          <w:color w:val="000000" w:themeColor="text1"/>
        </w:rPr>
        <w:t>Androgenresistenz</w:t>
      </w:r>
      <w:proofErr w:type="spellEnd"/>
      <w:r w:rsidR="003B15E9">
        <w:rPr>
          <w:color w:val="000000" w:themeColor="text1"/>
        </w:rPr>
        <w:t>)</w:t>
      </w:r>
      <w:bookmarkEnd w:id="0"/>
    </w:p>
    <w:p w14:paraId="114C750E" w14:textId="5DD81A09" w:rsidR="00EE00A9" w:rsidRPr="003B15E9" w:rsidRDefault="00EE00A9" w:rsidP="0041197A">
      <w:pPr>
        <w:spacing w:line="360" w:lineRule="auto"/>
        <w:ind w:left="1440" w:hanging="1440"/>
        <w:jc w:val="both"/>
        <w:rPr>
          <w:color w:val="000000" w:themeColor="text1"/>
        </w:rPr>
      </w:pPr>
      <w:r w:rsidRPr="003B15E9">
        <w:rPr>
          <w:color w:val="000000" w:themeColor="text1"/>
        </w:rPr>
        <w:t>AISSG-USA</w:t>
      </w:r>
      <w:r w:rsidRPr="003B15E9">
        <w:rPr>
          <w:color w:val="000000" w:themeColor="text1"/>
        </w:rPr>
        <w:tab/>
      </w:r>
      <w:r w:rsidR="00846C6B" w:rsidRPr="003B15E9">
        <w:rPr>
          <w:color w:val="000000" w:themeColor="text1"/>
        </w:rPr>
        <w:t xml:space="preserve">Androgen </w:t>
      </w:r>
      <w:proofErr w:type="spellStart"/>
      <w:r w:rsidR="00846C6B" w:rsidRPr="003B15E9">
        <w:rPr>
          <w:color w:val="000000" w:themeColor="text1"/>
        </w:rPr>
        <w:t>Insensitivity</w:t>
      </w:r>
      <w:proofErr w:type="spellEnd"/>
      <w:r w:rsidR="00846C6B" w:rsidRPr="003B15E9">
        <w:rPr>
          <w:color w:val="000000" w:themeColor="text1"/>
        </w:rPr>
        <w:t xml:space="preserve"> Syndrome Support Group</w:t>
      </w:r>
      <w:r w:rsidR="00E40B1D">
        <w:rPr>
          <w:color w:val="000000" w:themeColor="text1"/>
        </w:rPr>
        <w:t>-</w:t>
      </w:r>
      <w:r w:rsidR="00846C6B" w:rsidRPr="003B15E9">
        <w:rPr>
          <w:color w:val="000000" w:themeColor="text1"/>
        </w:rPr>
        <w:t>USA</w:t>
      </w:r>
    </w:p>
    <w:p w14:paraId="466CD5E9" w14:textId="16B498BB" w:rsidR="00652BE2" w:rsidRDefault="00652BE2" w:rsidP="0041197A">
      <w:pPr>
        <w:spacing w:line="360" w:lineRule="auto"/>
        <w:ind w:left="1440" w:hanging="1440"/>
        <w:jc w:val="both"/>
        <w:rPr>
          <w:color w:val="000000" w:themeColor="text1"/>
        </w:rPr>
      </w:pPr>
      <w:r>
        <w:rPr>
          <w:color w:val="000000" w:themeColor="text1"/>
        </w:rPr>
        <w:t>APA</w:t>
      </w:r>
      <w:r>
        <w:rPr>
          <w:color w:val="000000" w:themeColor="text1"/>
        </w:rPr>
        <w:tab/>
        <w:t xml:space="preserve">American Psychological </w:t>
      </w:r>
      <w:proofErr w:type="spellStart"/>
      <w:r>
        <w:rPr>
          <w:color w:val="000000" w:themeColor="text1"/>
        </w:rPr>
        <w:t>Association</w:t>
      </w:r>
      <w:proofErr w:type="spellEnd"/>
    </w:p>
    <w:p w14:paraId="5F0329D0" w14:textId="3300F2BC" w:rsidR="004E567B" w:rsidRPr="007310A7" w:rsidRDefault="004E567B" w:rsidP="0041197A">
      <w:pPr>
        <w:spacing w:line="360" w:lineRule="auto"/>
        <w:ind w:left="1440" w:hanging="1440"/>
        <w:jc w:val="both"/>
        <w:rPr>
          <w:color w:val="000000" w:themeColor="text1"/>
        </w:rPr>
      </w:pPr>
      <w:r w:rsidRPr="007310A7">
        <w:rPr>
          <w:color w:val="000000" w:themeColor="text1"/>
        </w:rPr>
        <w:t xml:space="preserve">AWMF </w:t>
      </w:r>
      <w:r w:rsidRPr="007310A7">
        <w:rPr>
          <w:color w:val="000000" w:themeColor="text1"/>
        </w:rPr>
        <w:tab/>
        <w:t>Arbeitsgemeinschaft der Wissenschaftlichen Medizinischen Fac</w:t>
      </w:r>
      <w:r w:rsidR="0041197A" w:rsidRPr="007310A7">
        <w:rPr>
          <w:color w:val="000000" w:themeColor="text1"/>
        </w:rPr>
        <w:t>h</w:t>
      </w:r>
      <w:r w:rsidRPr="007310A7">
        <w:rPr>
          <w:color w:val="000000" w:themeColor="text1"/>
        </w:rPr>
        <w:t>gesellschaften</w:t>
      </w:r>
    </w:p>
    <w:p w14:paraId="57CDFE0C" w14:textId="0734D4F9" w:rsidR="00C04238" w:rsidRDefault="00C04238" w:rsidP="004E567B">
      <w:pPr>
        <w:spacing w:line="360" w:lineRule="auto"/>
        <w:jc w:val="both"/>
        <w:rPr>
          <w:color w:val="000000" w:themeColor="text1"/>
        </w:rPr>
      </w:pPr>
      <w:r w:rsidRPr="007310A7">
        <w:rPr>
          <w:color w:val="000000" w:themeColor="text1"/>
        </w:rPr>
        <w:t>BGB</w:t>
      </w:r>
      <w:r w:rsidRPr="007310A7">
        <w:rPr>
          <w:color w:val="000000" w:themeColor="text1"/>
        </w:rPr>
        <w:tab/>
      </w:r>
      <w:r w:rsidRPr="007310A7">
        <w:rPr>
          <w:color w:val="000000" w:themeColor="text1"/>
        </w:rPr>
        <w:tab/>
        <w:t>Bürgerliches Gesetzbuch</w:t>
      </w:r>
    </w:p>
    <w:p w14:paraId="148C38E1" w14:textId="68030B1B" w:rsidR="00652BE2" w:rsidRDefault="00652BE2" w:rsidP="004E567B">
      <w:pPr>
        <w:spacing w:line="360" w:lineRule="auto"/>
        <w:jc w:val="both"/>
        <w:rPr>
          <w:color w:val="000000" w:themeColor="text1"/>
        </w:rPr>
      </w:pPr>
      <w:r>
        <w:rPr>
          <w:color w:val="000000" w:themeColor="text1"/>
        </w:rPr>
        <w:t>BMBF</w:t>
      </w:r>
      <w:r>
        <w:rPr>
          <w:color w:val="000000" w:themeColor="text1"/>
        </w:rPr>
        <w:tab/>
      </w:r>
      <w:r>
        <w:rPr>
          <w:color w:val="000000" w:themeColor="text1"/>
        </w:rPr>
        <w:tab/>
        <w:t>Bundesministerium für Bildung und Forschung</w:t>
      </w:r>
    </w:p>
    <w:p w14:paraId="2AA714FA" w14:textId="2953F289" w:rsidR="00E40B1D" w:rsidRDefault="00E40B1D" w:rsidP="004E567B">
      <w:pPr>
        <w:spacing w:line="360" w:lineRule="auto"/>
        <w:jc w:val="both"/>
        <w:rPr>
          <w:color w:val="000000" w:themeColor="text1"/>
        </w:rPr>
      </w:pPr>
      <w:r>
        <w:rPr>
          <w:color w:val="000000" w:themeColor="text1"/>
        </w:rPr>
        <w:t>BRD</w:t>
      </w:r>
      <w:r>
        <w:rPr>
          <w:color w:val="000000" w:themeColor="text1"/>
        </w:rPr>
        <w:tab/>
      </w:r>
      <w:r>
        <w:rPr>
          <w:color w:val="000000" w:themeColor="text1"/>
        </w:rPr>
        <w:tab/>
        <w:t>Bundesrepublik Deutschland</w:t>
      </w:r>
    </w:p>
    <w:p w14:paraId="3D0016AE" w14:textId="0BC2238D" w:rsidR="00C04238" w:rsidRDefault="00C04238" w:rsidP="004E567B">
      <w:pPr>
        <w:spacing w:line="360" w:lineRule="auto"/>
        <w:jc w:val="both"/>
        <w:rPr>
          <w:color w:val="000000" w:themeColor="text1"/>
        </w:rPr>
      </w:pPr>
      <w:r>
        <w:rPr>
          <w:color w:val="000000" w:themeColor="text1"/>
        </w:rPr>
        <w:t>BVerfG</w:t>
      </w:r>
      <w:r>
        <w:rPr>
          <w:color w:val="000000" w:themeColor="text1"/>
        </w:rPr>
        <w:tab/>
        <w:t>Bundesverfassungsgericht</w:t>
      </w:r>
    </w:p>
    <w:p w14:paraId="0A3070BB" w14:textId="77777777" w:rsidR="004E567B" w:rsidRDefault="004E567B" w:rsidP="004E567B">
      <w:pPr>
        <w:spacing w:line="360" w:lineRule="auto"/>
        <w:jc w:val="both"/>
        <w:rPr>
          <w:color w:val="000000" w:themeColor="text1"/>
        </w:rPr>
      </w:pPr>
      <w:r w:rsidRPr="007310A7">
        <w:rPr>
          <w:color w:val="000000" w:themeColor="text1"/>
        </w:rPr>
        <w:t xml:space="preserve">bzw. </w:t>
      </w:r>
      <w:r w:rsidRPr="007310A7">
        <w:rPr>
          <w:color w:val="000000" w:themeColor="text1"/>
        </w:rPr>
        <w:tab/>
      </w:r>
      <w:r w:rsidRPr="007310A7">
        <w:rPr>
          <w:color w:val="000000" w:themeColor="text1"/>
        </w:rPr>
        <w:tab/>
        <w:t>beziehungsweise</w:t>
      </w:r>
    </w:p>
    <w:p w14:paraId="6C971B14" w14:textId="1FAD9FDE" w:rsidR="003B15E9" w:rsidRDefault="003B15E9" w:rsidP="003B15E9">
      <w:pPr>
        <w:spacing w:line="360" w:lineRule="auto"/>
        <w:ind w:left="1440" w:hanging="1440"/>
        <w:jc w:val="both"/>
        <w:rPr>
          <w:color w:val="000000" w:themeColor="text1"/>
        </w:rPr>
      </w:pPr>
      <w:r>
        <w:rPr>
          <w:color w:val="000000" w:themeColor="text1"/>
        </w:rPr>
        <w:t>CAIS</w:t>
      </w:r>
      <w:r>
        <w:rPr>
          <w:color w:val="000000" w:themeColor="text1"/>
        </w:rPr>
        <w:tab/>
      </w:r>
      <w:proofErr w:type="spellStart"/>
      <w:r>
        <w:rPr>
          <w:color w:val="000000" w:themeColor="text1"/>
        </w:rPr>
        <w:t>Complete</w:t>
      </w:r>
      <w:proofErr w:type="spellEnd"/>
      <w:r>
        <w:rPr>
          <w:color w:val="000000" w:themeColor="text1"/>
        </w:rPr>
        <w:t xml:space="preserve"> Androgen </w:t>
      </w:r>
      <w:proofErr w:type="spellStart"/>
      <w:r>
        <w:rPr>
          <w:color w:val="000000" w:themeColor="text1"/>
        </w:rPr>
        <w:t>Insensitivity</w:t>
      </w:r>
      <w:proofErr w:type="spellEnd"/>
      <w:r>
        <w:rPr>
          <w:color w:val="000000" w:themeColor="text1"/>
        </w:rPr>
        <w:t xml:space="preserve"> Syndrome (komplette </w:t>
      </w:r>
      <w:proofErr w:type="spellStart"/>
      <w:r>
        <w:rPr>
          <w:color w:val="000000" w:themeColor="text1"/>
        </w:rPr>
        <w:t>Androgenresistenz</w:t>
      </w:r>
      <w:proofErr w:type="spellEnd"/>
      <w:r>
        <w:rPr>
          <w:color w:val="000000" w:themeColor="text1"/>
        </w:rPr>
        <w:t>)</w:t>
      </w:r>
    </w:p>
    <w:p w14:paraId="563BF810" w14:textId="020DF5B0" w:rsidR="00963012" w:rsidRPr="007310A7" w:rsidRDefault="00963012" w:rsidP="004E567B">
      <w:pPr>
        <w:spacing w:line="360" w:lineRule="auto"/>
        <w:jc w:val="both"/>
        <w:rPr>
          <w:color w:val="000000" w:themeColor="text1"/>
        </w:rPr>
      </w:pPr>
      <w:r>
        <w:rPr>
          <w:color w:val="000000" w:themeColor="text1"/>
        </w:rPr>
        <w:t>DDR</w:t>
      </w:r>
      <w:r>
        <w:rPr>
          <w:color w:val="000000" w:themeColor="text1"/>
        </w:rPr>
        <w:tab/>
      </w:r>
      <w:r>
        <w:rPr>
          <w:color w:val="000000" w:themeColor="text1"/>
        </w:rPr>
        <w:tab/>
        <w:t>Deutsche Demokratische Republik</w:t>
      </w:r>
    </w:p>
    <w:p w14:paraId="7F34EAAB" w14:textId="765AF3D4" w:rsidR="003B15E9" w:rsidRDefault="003B15E9" w:rsidP="004E567B">
      <w:pPr>
        <w:spacing w:line="360" w:lineRule="auto"/>
        <w:jc w:val="both"/>
        <w:rPr>
          <w:color w:val="000000" w:themeColor="text1"/>
        </w:rPr>
      </w:pPr>
      <w:r>
        <w:rPr>
          <w:color w:val="000000" w:themeColor="text1"/>
        </w:rPr>
        <w:t>DER</w:t>
      </w:r>
      <w:r>
        <w:rPr>
          <w:color w:val="000000" w:themeColor="text1"/>
        </w:rPr>
        <w:tab/>
      </w:r>
      <w:r>
        <w:rPr>
          <w:color w:val="000000" w:themeColor="text1"/>
        </w:rPr>
        <w:tab/>
        <w:t>Deutscher Ethikrat</w:t>
      </w:r>
    </w:p>
    <w:p w14:paraId="7F615F37" w14:textId="62DACE9B" w:rsidR="004E567B" w:rsidRPr="003F0916" w:rsidRDefault="004E567B" w:rsidP="004E567B">
      <w:pPr>
        <w:spacing w:line="360" w:lineRule="auto"/>
        <w:jc w:val="both"/>
        <w:rPr>
          <w:color w:val="000000" w:themeColor="text1"/>
        </w:rPr>
      </w:pPr>
      <w:r w:rsidRPr="007310A7">
        <w:rPr>
          <w:color w:val="000000" w:themeColor="text1"/>
        </w:rPr>
        <w:t xml:space="preserve">d. h. </w:t>
      </w:r>
      <w:r w:rsidRPr="007310A7">
        <w:rPr>
          <w:color w:val="000000" w:themeColor="text1"/>
        </w:rPr>
        <w:tab/>
      </w:r>
      <w:r w:rsidRPr="007310A7">
        <w:rPr>
          <w:color w:val="000000" w:themeColor="text1"/>
        </w:rPr>
        <w:tab/>
      </w:r>
      <w:r w:rsidRPr="003F0916">
        <w:rPr>
          <w:color w:val="000000" w:themeColor="text1"/>
        </w:rPr>
        <w:t>das heißt</w:t>
      </w:r>
    </w:p>
    <w:p w14:paraId="75A94DE1" w14:textId="02FF203B" w:rsidR="00F90114" w:rsidRPr="003F0916" w:rsidRDefault="00F90114" w:rsidP="004E567B">
      <w:pPr>
        <w:spacing w:line="360" w:lineRule="auto"/>
        <w:jc w:val="both"/>
        <w:rPr>
          <w:color w:val="000000" w:themeColor="text1"/>
        </w:rPr>
      </w:pPr>
      <w:r w:rsidRPr="003F0916">
        <w:rPr>
          <w:color w:val="000000" w:themeColor="text1"/>
        </w:rPr>
        <w:t>DIS</w:t>
      </w:r>
      <w:r w:rsidRPr="003F0916">
        <w:rPr>
          <w:color w:val="000000" w:themeColor="text1"/>
        </w:rPr>
        <w:tab/>
      </w:r>
      <w:r w:rsidRPr="003F0916">
        <w:rPr>
          <w:color w:val="000000" w:themeColor="text1"/>
        </w:rPr>
        <w:tab/>
        <w:t xml:space="preserve">Dissoziative Identitätsstörung </w:t>
      </w:r>
    </w:p>
    <w:p w14:paraId="558EC467" w14:textId="04F2E78A" w:rsidR="004E567B" w:rsidRPr="007310A7" w:rsidRDefault="004E567B" w:rsidP="004E567B">
      <w:pPr>
        <w:spacing w:line="360" w:lineRule="auto"/>
        <w:jc w:val="both"/>
        <w:rPr>
          <w:color w:val="000000" w:themeColor="text1"/>
          <w:lang w:val="en-US"/>
        </w:rPr>
      </w:pPr>
      <w:r>
        <w:rPr>
          <w:color w:val="000000" w:themeColor="text1"/>
          <w:lang w:val="en-US"/>
        </w:rPr>
        <w:t xml:space="preserve">DSD</w:t>
      </w:r>
      <w:r w:rsidRPr="007310A7">
        <w:rPr>
          <w:color w:val="000000" w:themeColor="text1"/>
          <w:lang w:val="en-US"/>
        </w:rPr>
        <w:tab/>
      </w:r>
      <w:r>
        <w:rPr>
          <w:color w:val="000000" w:themeColor="text1"/>
          <w:lang w:val="en-US"/>
        </w:rPr>
        <w:t xml:space="preserve">Differences </w:t>
      </w:r>
      <w:proofErr w:type="spellStart"/>
      <w:r>
        <w:rPr>
          <w:color w:val="000000" w:themeColor="text1"/>
          <w:lang w:val="en-US"/>
        </w:rPr>
        <w:t xml:space="preserve">bzw</w:t>
      </w:r>
      <w:proofErr w:type="spellEnd"/>
      <w:r>
        <w:rPr>
          <w:color w:val="000000" w:themeColor="text1"/>
          <w:lang w:val="en-US"/>
        </w:rPr>
        <w:t xml:space="preserve">. Disorders of Sex </w:t>
      </w:r>
      <w:proofErr w:type="spellStart"/>
      <w:del w:id="1000001" w:author="Claude Lektorat" w:date="2026-06-30T12:18:05Z">
        <w:r>
          <w:rPr>
            <w:color w:val="000000" w:themeColor="text1"/>
            <w:lang w:val="en-US"/>
          </w:rPr>
          <w:delText xml:space="preserve">Developpment</w:delText>
        </w:r>
      </w:del>
      <w:ins w:id="1000002" w:author="Claude Lektorat" w:date="2026-06-30T12:18:05Z">
        <w:r>
          <w:rPr>
            <w:color w:val="000000" w:themeColor="text1"/>
            <w:lang w:val="en-US"/>
          </w:rPr>
          <w:t xml:space="preserve">Development</w:t>
        </w:r>
      </w:ins>
      <w:proofErr w:type="spellEnd"/>
      <w:r>
        <w:rPr>
          <w:color w:val="000000" w:themeColor="text1"/>
          <w:lang w:val="en-US"/>
        </w:rPr>
        <w:t xml:space="preserve"> </w:t>
      </w:r>
    </w:p>
    <w:p w14:paraId="6A22E768" w14:textId="58146482" w:rsidR="003B15E9" w:rsidRPr="003B15E9" w:rsidRDefault="004E567B" w:rsidP="004E567B">
      <w:pPr>
        <w:spacing w:line="360" w:lineRule="auto"/>
        <w:jc w:val="both"/>
        <w:rPr>
          <w:color w:val="000000" w:themeColor="text1"/>
          <w:lang w:val="en-US"/>
        </w:rPr>
      </w:pPr>
      <w:r w:rsidRPr="007310A7">
        <w:rPr>
          <w:color w:val="000000" w:themeColor="text1"/>
          <w:lang w:val="en-US"/>
        </w:rPr>
        <w:t xml:space="preserve">DSM </w:t>
      </w:r>
      <w:r w:rsidRPr="007310A7">
        <w:rPr>
          <w:color w:val="000000" w:themeColor="text1"/>
          <w:lang w:val="en-US"/>
        </w:rPr>
        <w:tab/>
      </w:r>
      <w:r w:rsidRPr="007310A7">
        <w:rPr>
          <w:color w:val="000000" w:themeColor="text1"/>
          <w:lang w:val="en-US"/>
        </w:rPr>
        <w:tab/>
        <w:t xml:space="preserve">Diagnostic and Statistical Manual of Mental Disorders </w:t>
      </w:r>
    </w:p>
    <w:p w14:paraId="0A34D21D" w14:textId="6A5C4EAD" w:rsidR="00002907" w:rsidRDefault="00002907" w:rsidP="004E567B">
      <w:pPr>
        <w:spacing w:line="360" w:lineRule="auto"/>
        <w:jc w:val="both"/>
        <w:rPr>
          <w:color w:val="000000" w:themeColor="text1"/>
        </w:rPr>
      </w:pPr>
      <w:r>
        <w:rPr>
          <w:color w:val="000000" w:themeColor="text1"/>
        </w:rPr>
        <w:t>ebd.</w:t>
      </w:r>
      <w:r>
        <w:rPr>
          <w:color w:val="000000" w:themeColor="text1"/>
        </w:rPr>
        <w:tab/>
      </w:r>
      <w:r>
        <w:rPr>
          <w:color w:val="000000" w:themeColor="text1"/>
        </w:rPr>
        <w:tab/>
        <w:t>ebenda</w:t>
      </w:r>
    </w:p>
    <w:p w14:paraId="7A7476D0" w14:textId="020B7730" w:rsidR="004E567B" w:rsidRPr="007310A7" w:rsidRDefault="004E567B" w:rsidP="004E567B">
      <w:pPr>
        <w:spacing w:line="360" w:lineRule="auto"/>
        <w:jc w:val="both"/>
        <w:rPr>
          <w:color w:val="000000" w:themeColor="text1"/>
        </w:rPr>
      </w:pPr>
      <w:r w:rsidRPr="007310A7">
        <w:rPr>
          <w:color w:val="000000" w:themeColor="text1"/>
        </w:rPr>
        <w:t xml:space="preserve">e.V. </w:t>
      </w:r>
      <w:r w:rsidRPr="007310A7">
        <w:rPr>
          <w:color w:val="000000" w:themeColor="text1"/>
        </w:rPr>
        <w:tab/>
      </w:r>
      <w:r w:rsidRPr="007310A7">
        <w:rPr>
          <w:color w:val="000000" w:themeColor="text1"/>
        </w:rPr>
        <w:tab/>
        <w:t>eingetragener Verein</w:t>
      </w:r>
    </w:p>
    <w:p w14:paraId="60FF0604" w14:textId="77777777" w:rsidR="004E567B" w:rsidRPr="007310A7" w:rsidRDefault="004E567B" w:rsidP="004E567B">
      <w:pPr>
        <w:spacing w:line="360" w:lineRule="auto"/>
        <w:jc w:val="both"/>
        <w:rPr>
          <w:color w:val="000000" w:themeColor="text1"/>
        </w:rPr>
      </w:pPr>
      <w:r w:rsidRPr="007310A7">
        <w:rPr>
          <w:color w:val="000000" w:themeColor="text1"/>
        </w:rPr>
        <w:t xml:space="preserve">engl. </w:t>
      </w:r>
      <w:r w:rsidRPr="007310A7">
        <w:rPr>
          <w:color w:val="000000" w:themeColor="text1"/>
        </w:rPr>
        <w:tab/>
      </w:r>
      <w:r w:rsidRPr="007310A7">
        <w:rPr>
          <w:color w:val="000000" w:themeColor="text1"/>
        </w:rPr>
        <w:tab/>
        <w:t>englisch</w:t>
      </w:r>
    </w:p>
    <w:p w14:paraId="3296BC6B" w14:textId="77777777" w:rsidR="004E567B" w:rsidRDefault="004E567B" w:rsidP="004E567B">
      <w:pPr>
        <w:spacing w:line="360" w:lineRule="auto"/>
        <w:jc w:val="both"/>
        <w:rPr>
          <w:color w:val="000000" w:themeColor="text1"/>
        </w:rPr>
      </w:pPr>
      <w:r w:rsidRPr="007310A7">
        <w:rPr>
          <w:color w:val="000000" w:themeColor="text1"/>
        </w:rPr>
        <w:t xml:space="preserve">et al. </w:t>
      </w:r>
      <w:r w:rsidRPr="007310A7">
        <w:rPr>
          <w:color w:val="000000" w:themeColor="text1"/>
        </w:rPr>
        <w:tab/>
      </w:r>
      <w:r w:rsidRPr="007310A7">
        <w:rPr>
          <w:color w:val="000000" w:themeColor="text1"/>
        </w:rPr>
        <w:tab/>
        <w:t>und andere</w:t>
      </w:r>
    </w:p>
    <w:p w14:paraId="705686A1" w14:textId="11940439" w:rsidR="00513E0B" w:rsidRDefault="00513E0B" w:rsidP="004E567B">
      <w:pPr>
        <w:spacing w:line="360" w:lineRule="auto"/>
        <w:jc w:val="both"/>
        <w:rPr>
          <w:color w:val="000000" w:themeColor="text1"/>
          <w:lang w:val="en-US"/>
        </w:rPr>
      </w:pPr>
      <w:r>
        <w:rPr>
          <w:color w:val="000000" w:themeColor="text1"/>
          <w:lang w:val="en-US"/>
        </w:rPr>
        <w:t>FRA</w:t>
      </w:r>
      <w:r>
        <w:rPr>
          <w:color w:val="000000" w:themeColor="text1"/>
          <w:lang w:val="en-US"/>
        </w:rPr>
        <w:tab/>
      </w:r>
      <w:r>
        <w:rPr>
          <w:color w:val="000000" w:themeColor="text1"/>
          <w:lang w:val="en-US"/>
        </w:rPr>
        <w:tab/>
      </w:r>
      <w:r w:rsidR="004D47B9" w:rsidRPr="004D47B9">
        <w:rPr>
          <w:color w:val="000000" w:themeColor="text1"/>
          <w:lang w:val="en-US"/>
        </w:rPr>
        <w:t>Fundamental Rights</w:t>
      </w:r>
      <w:r w:rsidR="004D47B9">
        <w:rPr>
          <w:color w:val="000000" w:themeColor="text1"/>
          <w:lang w:val="en-US"/>
        </w:rPr>
        <w:t xml:space="preserve"> Agency</w:t>
      </w:r>
    </w:p>
    <w:p w14:paraId="3777DEB5" w14:textId="68E9E72D" w:rsidR="00963012" w:rsidRPr="00963012" w:rsidRDefault="00963012" w:rsidP="004E567B">
      <w:pPr>
        <w:spacing w:line="360" w:lineRule="auto"/>
        <w:jc w:val="both"/>
        <w:rPr>
          <w:color w:val="000000" w:themeColor="text1"/>
          <w:lang w:val="en-US"/>
        </w:rPr>
      </w:pPr>
      <w:r w:rsidRPr="00963012">
        <w:rPr>
          <w:color w:val="000000" w:themeColor="text1"/>
          <w:lang w:val="en-US"/>
        </w:rPr>
        <w:t>GLAAD</w:t>
      </w:r>
      <w:r w:rsidRPr="00963012">
        <w:rPr>
          <w:color w:val="000000" w:themeColor="text1"/>
          <w:lang w:val="en-US"/>
        </w:rPr>
        <w:tab/>
        <w:t xml:space="preserve">Gay </w:t>
      </w:r>
      <w:r w:rsidR="00513BE5">
        <w:rPr>
          <w:color w:val="000000" w:themeColor="text1"/>
          <w:lang w:val="en-US"/>
        </w:rPr>
        <w:t>and</w:t>
      </w:r>
      <w:r w:rsidRPr="00963012">
        <w:rPr>
          <w:color w:val="000000" w:themeColor="text1"/>
          <w:lang w:val="en-US"/>
        </w:rPr>
        <w:t xml:space="preserve"> Lesbian Alliance Against Defamation</w:t>
      </w:r>
    </w:p>
    <w:p w14:paraId="5BC71D1A" w14:textId="77777777" w:rsidR="004E567B" w:rsidRPr="007310A7" w:rsidRDefault="004E567B" w:rsidP="004E567B">
      <w:pPr>
        <w:spacing w:line="360" w:lineRule="auto"/>
        <w:jc w:val="both"/>
        <w:rPr>
          <w:color w:val="000000" w:themeColor="text1"/>
        </w:rPr>
      </w:pPr>
      <w:r w:rsidRPr="007310A7">
        <w:rPr>
          <w:color w:val="000000" w:themeColor="text1"/>
        </w:rPr>
        <w:t xml:space="preserve">ggf. </w:t>
      </w:r>
      <w:r w:rsidRPr="007310A7">
        <w:rPr>
          <w:color w:val="000000" w:themeColor="text1"/>
        </w:rPr>
        <w:tab/>
      </w:r>
      <w:r w:rsidRPr="007310A7">
        <w:rPr>
          <w:color w:val="000000" w:themeColor="text1"/>
        </w:rPr>
        <w:tab/>
        <w:t>gegebenenfalls</w:t>
      </w:r>
    </w:p>
    <w:p w14:paraId="00B44C2F" w14:textId="77777777" w:rsidR="004E567B" w:rsidRDefault="004E567B" w:rsidP="004E567B">
      <w:pPr>
        <w:spacing w:line="360" w:lineRule="auto"/>
        <w:jc w:val="both"/>
        <w:rPr>
          <w:color w:val="000000" w:themeColor="text1"/>
        </w:rPr>
      </w:pPr>
      <w:r w:rsidRPr="007310A7">
        <w:rPr>
          <w:color w:val="000000" w:themeColor="text1"/>
        </w:rPr>
        <w:t xml:space="preserve">ICD </w:t>
      </w:r>
      <w:r w:rsidRPr="007310A7">
        <w:rPr>
          <w:color w:val="000000" w:themeColor="text1"/>
        </w:rPr>
        <w:tab/>
      </w:r>
      <w:r w:rsidRPr="007310A7">
        <w:rPr>
          <w:color w:val="000000" w:themeColor="text1"/>
        </w:rPr>
        <w:tab/>
        <w:t xml:space="preserve">Internationale statistische Klassifikation der Krankheiten und </w:t>
      </w:r>
      <w:r w:rsidRPr="007310A7">
        <w:rPr>
          <w:color w:val="000000" w:themeColor="text1"/>
        </w:rPr>
        <w:tab/>
      </w:r>
      <w:r w:rsidRPr="007310A7">
        <w:rPr>
          <w:color w:val="000000" w:themeColor="text1"/>
        </w:rPr>
        <w:tab/>
      </w:r>
      <w:r w:rsidRPr="007310A7">
        <w:rPr>
          <w:color w:val="000000" w:themeColor="text1"/>
        </w:rPr>
        <w:tab/>
        <w:t>verwandter Gesundheitsprobleme</w:t>
      </w:r>
    </w:p>
    <w:p w14:paraId="3F15F9ED" w14:textId="2E7C04BF" w:rsidR="00C34BE2" w:rsidRDefault="00C34BE2" w:rsidP="004E567B">
      <w:pPr>
        <w:spacing w:line="360" w:lineRule="auto"/>
        <w:jc w:val="both"/>
        <w:rPr>
          <w:color w:val="000000" w:themeColor="text1"/>
        </w:rPr>
      </w:pPr>
      <w:r>
        <w:rPr>
          <w:color w:val="000000" w:themeColor="text1"/>
        </w:rPr>
        <w:t>I.M. e.V.</w:t>
      </w:r>
      <w:r>
        <w:rPr>
          <w:color w:val="000000" w:themeColor="text1"/>
        </w:rPr>
        <w:tab/>
        <w:t>Intergeschlechtliche Menschen e.V.</w:t>
      </w:r>
    </w:p>
    <w:p w14:paraId="5BF26334" w14:textId="6D1D262D" w:rsidR="00C04238" w:rsidRPr="00C04238" w:rsidRDefault="00C04238" w:rsidP="004E567B">
      <w:pPr>
        <w:spacing w:line="360" w:lineRule="auto"/>
        <w:jc w:val="both"/>
        <w:rPr>
          <w:color w:val="000000" w:themeColor="text1"/>
          <w:lang w:val="en-US"/>
        </w:rPr>
      </w:pPr>
      <w:r w:rsidRPr="000C542C">
        <w:rPr>
          <w:color w:val="000000" w:themeColor="text1"/>
          <w:lang w:val="en-US"/>
        </w:rPr>
        <w:t>ISNA</w:t>
      </w:r>
      <w:r w:rsidRPr="000C542C">
        <w:rPr>
          <w:color w:val="000000" w:themeColor="text1"/>
          <w:lang w:val="en-US"/>
        </w:rPr>
        <w:tab/>
      </w:r>
      <w:r w:rsidRPr="000C542C">
        <w:rPr>
          <w:color w:val="000000" w:themeColor="text1"/>
          <w:lang w:val="en-US"/>
        </w:rPr>
        <w:tab/>
        <w:t>Intersex Society o</w:t>
      </w:r>
      <w:r>
        <w:rPr>
          <w:color w:val="000000" w:themeColor="text1"/>
          <w:lang w:val="en-US"/>
        </w:rPr>
        <w:t>f North America</w:t>
      </w:r>
    </w:p>
    <w:p w14:paraId="05C9BA9C" w14:textId="0CDAB806" w:rsidR="00C04238" w:rsidRPr="00C04238" w:rsidRDefault="00C04238" w:rsidP="004E567B">
      <w:pPr>
        <w:spacing w:line="360" w:lineRule="auto"/>
        <w:jc w:val="both"/>
        <w:rPr>
          <w:color w:val="000000" w:themeColor="text1"/>
        </w:rPr>
      </w:pPr>
      <w:r w:rsidRPr="00C04238">
        <w:rPr>
          <w:color w:val="000000" w:themeColor="text1"/>
        </w:rPr>
        <w:t>IVIM</w:t>
      </w:r>
      <w:r w:rsidRPr="00C04238">
        <w:rPr>
          <w:color w:val="000000" w:themeColor="text1"/>
        </w:rPr>
        <w:tab/>
      </w:r>
      <w:r w:rsidRPr="00C04238">
        <w:rPr>
          <w:color w:val="000000" w:themeColor="text1"/>
        </w:rPr>
        <w:tab/>
        <w:t>Internationaler Verein intergeschlechtlicher M</w:t>
      </w:r>
      <w:r>
        <w:rPr>
          <w:color w:val="000000" w:themeColor="text1"/>
        </w:rPr>
        <w:t>enschen</w:t>
      </w:r>
    </w:p>
    <w:p w14:paraId="1FDB6378" w14:textId="7545D312" w:rsidR="004E567B" w:rsidRPr="007310A7" w:rsidRDefault="004E567B" w:rsidP="004E567B">
      <w:pPr>
        <w:spacing w:line="360" w:lineRule="auto"/>
        <w:jc w:val="both"/>
        <w:rPr>
          <w:color w:val="000000" w:themeColor="text1"/>
        </w:rPr>
      </w:pPr>
      <w:r w:rsidRPr="003F0916">
        <w:rPr>
          <w:color w:val="000000" w:themeColor="text1"/>
        </w:rPr>
        <w:lastRenderedPageBreak/>
        <w:t xml:space="preserve">Jg. </w:t>
      </w:r>
      <w:r w:rsidRPr="003F0916">
        <w:rPr>
          <w:color w:val="000000" w:themeColor="text1"/>
        </w:rPr>
        <w:tab/>
      </w:r>
      <w:r w:rsidRPr="003F0916">
        <w:rPr>
          <w:color w:val="000000" w:themeColor="text1"/>
        </w:rPr>
        <w:tab/>
      </w:r>
      <w:r w:rsidRPr="007310A7">
        <w:rPr>
          <w:color w:val="000000" w:themeColor="text1"/>
        </w:rPr>
        <w:t>Jahrgang</w:t>
      </w:r>
    </w:p>
    <w:p w14:paraId="3E83B582" w14:textId="77777777" w:rsidR="004E567B" w:rsidRPr="007310A7" w:rsidRDefault="004E567B" w:rsidP="004E567B">
      <w:pPr>
        <w:spacing w:line="360" w:lineRule="auto"/>
        <w:jc w:val="both"/>
        <w:rPr>
          <w:color w:val="000000" w:themeColor="text1"/>
        </w:rPr>
      </w:pPr>
      <w:r w:rsidRPr="007310A7">
        <w:rPr>
          <w:color w:val="000000" w:themeColor="text1"/>
        </w:rPr>
        <w:t xml:space="preserve">Kap. </w:t>
      </w:r>
      <w:r w:rsidRPr="007310A7">
        <w:rPr>
          <w:color w:val="000000" w:themeColor="text1"/>
        </w:rPr>
        <w:tab/>
      </w:r>
      <w:r w:rsidRPr="007310A7">
        <w:rPr>
          <w:color w:val="000000" w:themeColor="text1"/>
        </w:rPr>
        <w:tab/>
        <w:t>Kapitel</w:t>
      </w:r>
    </w:p>
    <w:p w14:paraId="303DD337" w14:textId="66788C10" w:rsidR="004F256B" w:rsidRDefault="004F256B" w:rsidP="004E567B">
      <w:pPr>
        <w:spacing w:line="360" w:lineRule="auto"/>
        <w:jc w:val="both"/>
        <w:rPr>
          <w:color w:val="000000" w:themeColor="text1"/>
        </w:rPr>
      </w:pPr>
      <w:r>
        <w:rPr>
          <w:color w:val="000000" w:themeColor="text1"/>
        </w:rPr>
        <w:t>m.</w:t>
      </w:r>
      <w:r w:rsidR="000641AE">
        <w:rPr>
          <w:color w:val="000000" w:themeColor="text1"/>
        </w:rPr>
        <w:t xml:space="preserve"> </w:t>
      </w:r>
      <w:r>
        <w:rPr>
          <w:color w:val="000000" w:themeColor="text1"/>
        </w:rPr>
        <w:t>E.</w:t>
      </w:r>
      <w:r>
        <w:rPr>
          <w:color w:val="000000" w:themeColor="text1"/>
        </w:rPr>
        <w:tab/>
      </w:r>
      <w:r>
        <w:rPr>
          <w:color w:val="000000" w:themeColor="text1"/>
        </w:rPr>
        <w:tab/>
        <w:t>meines Erachtens</w:t>
      </w:r>
    </w:p>
    <w:p w14:paraId="5DD70312" w14:textId="3818F362" w:rsidR="004E567B" w:rsidRDefault="004E567B" w:rsidP="004E567B">
      <w:pPr>
        <w:spacing w:line="360" w:lineRule="auto"/>
        <w:jc w:val="both"/>
        <w:rPr>
          <w:color w:val="000000" w:themeColor="text1"/>
        </w:rPr>
      </w:pPr>
      <w:r w:rsidRPr="007310A7">
        <w:rPr>
          <w:color w:val="000000" w:themeColor="text1"/>
        </w:rPr>
        <w:t xml:space="preserve">Nr. </w:t>
      </w:r>
      <w:r w:rsidRPr="007310A7">
        <w:rPr>
          <w:color w:val="000000" w:themeColor="text1"/>
        </w:rPr>
        <w:tab/>
      </w:r>
      <w:r w:rsidRPr="007310A7">
        <w:rPr>
          <w:color w:val="000000" w:themeColor="text1"/>
        </w:rPr>
        <w:tab/>
        <w:t>Nummer</w:t>
      </w:r>
    </w:p>
    <w:p w14:paraId="2FFABBCE" w14:textId="074248D3" w:rsidR="00C04238" w:rsidRPr="007310A7" w:rsidRDefault="00C04238" w:rsidP="004E567B">
      <w:pPr>
        <w:spacing w:line="360" w:lineRule="auto"/>
        <w:jc w:val="both"/>
        <w:rPr>
          <w:color w:val="000000" w:themeColor="text1"/>
        </w:rPr>
      </w:pPr>
      <w:r w:rsidRPr="007310A7">
        <w:rPr>
          <w:color w:val="000000" w:themeColor="text1"/>
        </w:rPr>
        <w:t xml:space="preserve">o. A. </w:t>
      </w:r>
      <w:r w:rsidRPr="007310A7">
        <w:rPr>
          <w:color w:val="000000" w:themeColor="text1"/>
        </w:rPr>
        <w:tab/>
      </w:r>
      <w:r w:rsidRPr="007310A7">
        <w:rPr>
          <w:color w:val="000000" w:themeColor="text1"/>
        </w:rPr>
        <w:tab/>
        <w:t>ohne Angabe</w:t>
      </w:r>
    </w:p>
    <w:p w14:paraId="60165568" w14:textId="77777777" w:rsidR="00C04238" w:rsidRPr="00C04238" w:rsidRDefault="00274DE5" w:rsidP="004E567B">
      <w:pPr>
        <w:spacing w:line="360" w:lineRule="auto"/>
        <w:jc w:val="both"/>
        <w:rPr>
          <w:color w:val="000000" w:themeColor="text1"/>
          <w:lang w:val="en-US"/>
        </w:rPr>
      </w:pPr>
      <w:r w:rsidRPr="00C04238">
        <w:rPr>
          <w:color w:val="000000" w:themeColor="text1"/>
          <w:lang w:val="en-US"/>
        </w:rPr>
        <w:t>o. g.</w:t>
      </w:r>
      <w:r w:rsidRPr="00C04238">
        <w:rPr>
          <w:color w:val="000000" w:themeColor="text1"/>
          <w:lang w:val="en-US"/>
        </w:rPr>
        <w:tab/>
      </w:r>
      <w:r w:rsidRPr="00C04238">
        <w:rPr>
          <w:color w:val="000000" w:themeColor="text1"/>
          <w:lang w:val="en-US"/>
        </w:rPr>
        <w:tab/>
      </w:r>
      <w:proofErr w:type="spellStart"/>
      <w:r w:rsidRPr="00C04238">
        <w:rPr>
          <w:color w:val="000000" w:themeColor="text1"/>
          <w:lang w:val="en-US"/>
        </w:rPr>
        <w:t>oben</w:t>
      </w:r>
      <w:proofErr w:type="spellEnd"/>
      <w:r w:rsidRPr="00C04238">
        <w:rPr>
          <w:color w:val="000000" w:themeColor="text1"/>
          <w:lang w:val="en-US"/>
        </w:rPr>
        <w:t xml:space="preserve"> </w:t>
      </w:r>
      <w:proofErr w:type="spellStart"/>
      <w:r w:rsidRPr="00C04238">
        <w:rPr>
          <w:color w:val="000000" w:themeColor="text1"/>
          <w:lang w:val="en-US"/>
        </w:rPr>
        <w:t>genannt</w:t>
      </w:r>
      <w:proofErr w:type="spellEnd"/>
    </w:p>
    <w:p w14:paraId="660352C2" w14:textId="597E5F2E" w:rsidR="00C04238" w:rsidRPr="00C04238" w:rsidRDefault="00C04238" w:rsidP="004E567B">
      <w:pPr>
        <w:spacing w:line="360" w:lineRule="auto"/>
        <w:jc w:val="both"/>
        <w:rPr>
          <w:color w:val="000000" w:themeColor="text1"/>
          <w:lang w:val="en-US"/>
        </w:rPr>
      </w:pPr>
      <w:r w:rsidRPr="00C04238">
        <w:rPr>
          <w:color w:val="000000" w:themeColor="text1"/>
          <w:lang w:val="en-US"/>
        </w:rPr>
        <w:t>OHCR</w:t>
      </w:r>
      <w:r w:rsidRPr="00C04238">
        <w:rPr>
          <w:color w:val="000000" w:themeColor="text1"/>
          <w:lang w:val="en-US"/>
        </w:rPr>
        <w:tab/>
      </w:r>
      <w:r w:rsidRPr="00C04238">
        <w:rPr>
          <w:color w:val="000000" w:themeColor="text1"/>
          <w:lang w:val="en-US"/>
        </w:rPr>
        <w:tab/>
      </w:r>
      <w:r w:rsidRPr="00C04238">
        <w:rPr>
          <w:color w:val="000000" w:themeColor="text1"/>
          <w:lang w:val="en-US"/>
        </w:rPr>
        <w:t>Office of the United Nations High Commissioner for Human Rights</w:t>
      </w:r>
    </w:p>
    <w:p w14:paraId="043F65F7" w14:textId="7686838B" w:rsidR="00963012" w:rsidRPr="007310A7" w:rsidRDefault="00963012" w:rsidP="004E567B">
      <w:pPr>
        <w:spacing w:line="360" w:lineRule="auto"/>
        <w:jc w:val="both"/>
        <w:rPr>
          <w:color w:val="000000" w:themeColor="text1"/>
        </w:rPr>
      </w:pPr>
      <w:r>
        <w:rPr>
          <w:color w:val="000000" w:themeColor="text1"/>
        </w:rPr>
        <w:t>OII</w:t>
      </w:r>
      <w:r>
        <w:rPr>
          <w:color w:val="000000" w:themeColor="text1"/>
        </w:rPr>
        <w:tab/>
      </w:r>
      <w:r>
        <w:rPr>
          <w:color w:val="000000" w:themeColor="text1"/>
        </w:rPr>
        <w:tab/>
        <w:t>Organisation Intersex International</w:t>
      </w:r>
    </w:p>
    <w:p w14:paraId="67F32200" w14:textId="77777777" w:rsidR="004E567B" w:rsidRPr="007310A7" w:rsidRDefault="004E567B" w:rsidP="004E567B">
      <w:pPr>
        <w:spacing w:line="360" w:lineRule="auto"/>
        <w:jc w:val="both"/>
        <w:rPr>
          <w:color w:val="000000" w:themeColor="text1"/>
        </w:rPr>
      </w:pPr>
      <w:r w:rsidRPr="007310A7">
        <w:rPr>
          <w:color w:val="000000" w:themeColor="text1"/>
        </w:rPr>
        <w:t xml:space="preserve">PStG </w:t>
      </w:r>
      <w:r w:rsidRPr="007310A7">
        <w:rPr>
          <w:color w:val="000000" w:themeColor="text1"/>
        </w:rPr>
        <w:tab/>
      </w:r>
      <w:r w:rsidRPr="007310A7">
        <w:rPr>
          <w:color w:val="000000" w:themeColor="text1"/>
        </w:rPr>
        <w:tab/>
        <w:t>Personenstandsgesetz</w:t>
      </w:r>
    </w:p>
    <w:p w14:paraId="5782BD6F" w14:textId="77777777" w:rsidR="004E567B" w:rsidRPr="007310A7" w:rsidRDefault="004E567B" w:rsidP="004E567B">
      <w:pPr>
        <w:spacing w:line="360" w:lineRule="auto"/>
        <w:jc w:val="both"/>
        <w:rPr>
          <w:color w:val="000000" w:themeColor="text1"/>
        </w:rPr>
      </w:pPr>
      <w:r w:rsidRPr="007310A7">
        <w:rPr>
          <w:color w:val="000000" w:themeColor="text1"/>
        </w:rPr>
        <w:t xml:space="preserve">TSG </w:t>
      </w:r>
      <w:r w:rsidRPr="007310A7">
        <w:rPr>
          <w:color w:val="000000" w:themeColor="text1"/>
        </w:rPr>
        <w:tab/>
      </w:r>
      <w:r w:rsidRPr="007310A7">
        <w:rPr>
          <w:color w:val="000000" w:themeColor="text1"/>
        </w:rPr>
        <w:tab/>
      </w:r>
      <w:proofErr w:type="spellStart"/>
      <w:r w:rsidRPr="007310A7">
        <w:rPr>
          <w:color w:val="000000" w:themeColor="text1"/>
        </w:rPr>
        <w:t>Transsexuellengesetz</w:t>
      </w:r>
      <w:proofErr w:type="spellEnd"/>
    </w:p>
    <w:p w14:paraId="4DAA325A" w14:textId="2160C65D" w:rsidR="004E567B" w:rsidRDefault="004E567B" w:rsidP="004E567B">
      <w:pPr>
        <w:spacing w:line="360" w:lineRule="auto"/>
        <w:jc w:val="both"/>
        <w:rPr>
          <w:color w:val="000000" w:themeColor="text1"/>
        </w:rPr>
      </w:pPr>
      <w:r w:rsidRPr="007310A7">
        <w:rPr>
          <w:color w:val="000000" w:themeColor="text1"/>
        </w:rPr>
        <w:t xml:space="preserve">u. a. </w:t>
      </w:r>
      <w:r w:rsidRPr="007310A7">
        <w:rPr>
          <w:color w:val="000000" w:themeColor="text1"/>
        </w:rPr>
        <w:tab/>
      </w:r>
      <w:r w:rsidRPr="007310A7">
        <w:rPr>
          <w:color w:val="000000" w:themeColor="text1"/>
        </w:rPr>
        <w:tab/>
        <w:t>unter anderem</w:t>
      </w:r>
    </w:p>
    <w:p w14:paraId="2FB75037" w14:textId="08115FC7" w:rsidR="003B15E9" w:rsidRPr="007310A7" w:rsidRDefault="003B15E9" w:rsidP="004E567B">
      <w:pPr>
        <w:spacing w:line="360" w:lineRule="auto"/>
        <w:jc w:val="both"/>
        <w:rPr>
          <w:color w:val="000000" w:themeColor="text1"/>
        </w:rPr>
      </w:pPr>
      <w:r>
        <w:rPr>
          <w:color w:val="000000" w:themeColor="text1"/>
        </w:rPr>
        <w:t>Übers.</w:t>
      </w:r>
      <w:r>
        <w:rPr>
          <w:color w:val="000000" w:themeColor="text1"/>
        </w:rPr>
        <w:tab/>
      </w:r>
      <w:r>
        <w:rPr>
          <w:color w:val="000000" w:themeColor="text1"/>
        </w:rPr>
        <w:tab/>
        <w:t>Übersetzung</w:t>
      </w:r>
    </w:p>
    <w:p w14:paraId="155A772C" w14:textId="1CB946D1" w:rsidR="004E567B" w:rsidRPr="003F0916" w:rsidRDefault="004E567B" w:rsidP="004E567B">
      <w:pPr>
        <w:spacing w:line="360" w:lineRule="auto"/>
        <w:jc w:val="both"/>
        <w:rPr>
          <w:color w:val="000000" w:themeColor="text1"/>
        </w:rPr>
      </w:pPr>
      <w:r w:rsidRPr="003F0916">
        <w:rPr>
          <w:color w:val="000000" w:themeColor="text1"/>
        </w:rPr>
        <w:t xml:space="preserve">vgl. </w:t>
      </w:r>
      <w:r w:rsidRPr="003F0916">
        <w:rPr>
          <w:color w:val="000000" w:themeColor="text1"/>
        </w:rPr>
        <w:tab/>
      </w:r>
      <w:r w:rsidRPr="003F0916">
        <w:rPr>
          <w:color w:val="000000" w:themeColor="text1"/>
        </w:rPr>
        <w:tab/>
        <w:t>vergleich</w:t>
      </w:r>
      <w:r w:rsidR="00C04238">
        <w:rPr>
          <w:color w:val="000000" w:themeColor="text1"/>
        </w:rPr>
        <w:t>e</w:t>
      </w:r>
    </w:p>
    <w:p w14:paraId="4A9A899B" w14:textId="77777777" w:rsidR="004E567B" w:rsidRPr="003F0916" w:rsidRDefault="004E567B" w:rsidP="004E567B">
      <w:pPr>
        <w:spacing w:line="360" w:lineRule="auto"/>
        <w:jc w:val="both"/>
        <w:rPr>
          <w:color w:val="000000" w:themeColor="text1"/>
        </w:rPr>
      </w:pPr>
      <w:r w:rsidRPr="003F0916">
        <w:rPr>
          <w:color w:val="000000" w:themeColor="text1"/>
        </w:rPr>
        <w:t>VSC</w:t>
      </w:r>
      <w:r w:rsidRPr="003F0916">
        <w:rPr>
          <w:color w:val="000000" w:themeColor="text1"/>
        </w:rPr>
        <w:tab/>
      </w:r>
      <w:r w:rsidRPr="003F0916">
        <w:rPr>
          <w:color w:val="000000" w:themeColor="text1"/>
        </w:rPr>
        <w:tab/>
      </w:r>
      <w:proofErr w:type="spellStart"/>
      <w:r w:rsidRPr="003F0916">
        <w:rPr>
          <w:color w:val="000000" w:themeColor="text1"/>
        </w:rPr>
        <w:t>Variations</w:t>
      </w:r>
      <w:proofErr w:type="spellEnd"/>
      <w:r w:rsidRPr="003F0916">
        <w:rPr>
          <w:color w:val="000000" w:themeColor="text1"/>
        </w:rPr>
        <w:t xml:space="preserve"> </w:t>
      </w:r>
      <w:proofErr w:type="spellStart"/>
      <w:r w:rsidRPr="003F0916">
        <w:rPr>
          <w:color w:val="000000" w:themeColor="text1"/>
        </w:rPr>
        <w:t>of</w:t>
      </w:r>
      <w:proofErr w:type="spellEnd"/>
      <w:r w:rsidRPr="003F0916">
        <w:rPr>
          <w:color w:val="000000" w:themeColor="text1"/>
        </w:rPr>
        <w:t xml:space="preserve"> Sex </w:t>
      </w:r>
      <w:proofErr w:type="spellStart"/>
      <w:r w:rsidRPr="003F0916">
        <w:rPr>
          <w:color w:val="000000" w:themeColor="text1"/>
        </w:rPr>
        <w:t>Characteristics</w:t>
      </w:r>
      <w:proofErr w:type="spellEnd"/>
    </w:p>
    <w:p w14:paraId="259DE91C" w14:textId="77777777" w:rsidR="004E567B" w:rsidRPr="007310A7" w:rsidRDefault="004E567B" w:rsidP="004E567B">
      <w:pPr>
        <w:spacing w:line="360" w:lineRule="auto"/>
        <w:jc w:val="both"/>
        <w:rPr>
          <w:color w:val="000000" w:themeColor="text1"/>
        </w:rPr>
      </w:pPr>
      <w:r w:rsidRPr="007310A7">
        <w:rPr>
          <w:color w:val="000000" w:themeColor="text1"/>
        </w:rPr>
        <w:t xml:space="preserve">WHO </w:t>
      </w:r>
      <w:r w:rsidRPr="007310A7">
        <w:rPr>
          <w:color w:val="000000" w:themeColor="text1"/>
        </w:rPr>
        <w:tab/>
      </w:r>
      <w:r w:rsidRPr="007310A7">
        <w:rPr>
          <w:color w:val="000000" w:themeColor="text1"/>
        </w:rPr>
        <w:tab/>
        <w:t>Weltgesundheitsorganisation</w:t>
      </w:r>
    </w:p>
    <w:p w14:paraId="36049CEE" w14:textId="77777777" w:rsidR="004E567B" w:rsidRPr="007310A7" w:rsidRDefault="004E567B" w:rsidP="004E567B">
      <w:pPr>
        <w:spacing w:line="360" w:lineRule="auto"/>
        <w:jc w:val="both"/>
        <w:rPr>
          <w:color w:val="000000" w:themeColor="text1"/>
        </w:rPr>
      </w:pPr>
      <w:r w:rsidRPr="007310A7">
        <w:rPr>
          <w:color w:val="000000" w:themeColor="text1"/>
        </w:rPr>
        <w:t xml:space="preserve">z. B. </w:t>
      </w:r>
      <w:r w:rsidRPr="007310A7">
        <w:rPr>
          <w:color w:val="000000" w:themeColor="text1"/>
        </w:rPr>
        <w:tab/>
      </w:r>
      <w:r w:rsidRPr="007310A7">
        <w:rPr>
          <w:color w:val="000000" w:themeColor="text1"/>
        </w:rPr>
        <w:tab/>
        <w:t>zum Beispiel</w:t>
      </w:r>
    </w:p>
    <w:p w14:paraId="785CD373" w14:textId="3219FE57" w:rsidR="00C32CC6" w:rsidRPr="007310A7" w:rsidRDefault="00C32CC6">
      <w:pPr>
        <w:rPr>
          <w:rFonts w:eastAsiaTheme="majorEastAsia" w:cstheme="majorBidi"/>
          <w:b/>
          <w:color w:val="000000" w:themeColor="text1"/>
        </w:rPr>
      </w:pPr>
      <w:r w:rsidRPr="007310A7">
        <w:rPr>
          <w:b/>
          <w:color w:val="000000" w:themeColor="text1"/>
        </w:rPr>
        <w:br w:type="page"/>
      </w:r>
    </w:p>
    <w:p w14:paraId="4C5860E4" w14:textId="40D64D35" w:rsidR="001D0F38" w:rsidRPr="007310A7" w:rsidRDefault="001D0F38" w:rsidP="004E567B">
      <w:pPr>
        <w:pStyle w:val="berschrift1"/>
        <w:spacing w:after="480"/>
        <w:rPr>
          <w:rFonts w:asciiTheme="minorHAnsi" w:hAnsiTheme="minorHAnsi"/>
          <w:color w:val="000000" w:themeColor="text1"/>
          <w:sz w:val="28"/>
          <w:szCs w:val="28"/>
        </w:rPr>
      </w:pPr>
      <w:bookmarkStart w:id="1" w:name="_Toc233288740"/>
      <w:r w:rsidRPr="007310A7">
        <w:rPr>
          <w:rFonts w:asciiTheme="minorHAnsi" w:hAnsiTheme="minorHAnsi"/>
          <w:b/>
          <w:color w:val="000000" w:themeColor="text1"/>
          <w:sz w:val="28"/>
          <w:szCs w:val="28"/>
        </w:rPr>
        <w:lastRenderedPageBreak/>
        <w:t>Danksagung</w:t>
      </w:r>
      <w:bookmarkEnd w:id="1"/>
    </w:p>
    <w:p w14:paraId="5D4298E9" w14:textId="3DB1ED67" w:rsidR="004E567B" w:rsidRPr="007310A7" w:rsidRDefault="004E567B" w:rsidP="00804476">
      <w:pPr>
        <w:spacing w:after="240" w:line="360" w:lineRule="auto"/>
        <w:jc w:val="both"/>
        <w:rPr>
          <w:rFonts w:eastAsia="Times New Roman" w:cs="Times New Roman"/>
          <w:color w:val="000000" w:themeColor="text1"/>
        </w:rPr>
      </w:pPr>
      <w:r w:rsidRPr="007310A7">
        <w:rPr>
          <w:rFonts w:eastAsia="Times New Roman" w:cs="Times New Roman"/>
          <w:color w:val="000000" w:themeColor="text1"/>
        </w:rPr>
        <w:t xml:space="preserve">Dass der Moment gekommen ist, in dem ich diese Promotionsarbeit einreiche, ist Ergebnis eines überaus intensiven Forschungsprozesses, der in den letzten Jahren auf das Engste mit persönlichen </w:t>
      </w:r>
      <w:r w:rsidR="00B760E6" w:rsidRPr="007310A7">
        <w:rPr>
          <w:rFonts w:eastAsia="Times New Roman" w:cs="Times New Roman"/>
          <w:color w:val="000000" w:themeColor="text1"/>
        </w:rPr>
        <w:t>Entwicklung</w:t>
      </w:r>
      <w:r w:rsidR="0058146C" w:rsidRPr="007310A7">
        <w:rPr>
          <w:rFonts w:eastAsia="Times New Roman" w:cs="Times New Roman"/>
          <w:color w:val="000000" w:themeColor="text1"/>
        </w:rPr>
        <w:t>sprozessen</w:t>
      </w:r>
      <w:r w:rsidR="00B760E6" w:rsidRPr="007310A7">
        <w:rPr>
          <w:rFonts w:eastAsia="Times New Roman" w:cs="Times New Roman"/>
          <w:color w:val="000000" w:themeColor="text1"/>
        </w:rPr>
        <w:t xml:space="preserve"> </w:t>
      </w:r>
      <w:r w:rsidRPr="007310A7">
        <w:rPr>
          <w:rFonts w:eastAsia="Times New Roman" w:cs="Times New Roman"/>
          <w:color w:val="000000" w:themeColor="text1"/>
        </w:rPr>
        <w:t>verbunden war. Den Menschen</w:t>
      </w:r>
      <w:r w:rsidR="0058146C" w:rsidRPr="007310A7">
        <w:rPr>
          <w:rFonts w:eastAsia="Times New Roman" w:cs="Times New Roman"/>
          <w:color w:val="000000" w:themeColor="text1"/>
        </w:rPr>
        <w:t xml:space="preserve">, </w:t>
      </w:r>
      <w:r w:rsidRPr="007310A7">
        <w:rPr>
          <w:rFonts w:eastAsia="Times New Roman" w:cs="Times New Roman"/>
          <w:color w:val="000000" w:themeColor="text1"/>
        </w:rPr>
        <w:t xml:space="preserve">die diese Prozesse zu unterschiedlichen Zeitpunkten </w:t>
      </w:r>
      <w:r w:rsidR="00E54D0C" w:rsidRPr="007310A7">
        <w:rPr>
          <w:rFonts w:eastAsia="Times New Roman" w:cs="Times New Roman"/>
          <w:color w:val="000000" w:themeColor="text1"/>
        </w:rPr>
        <w:t xml:space="preserve">unterstützend begleitet </w:t>
      </w:r>
      <w:r w:rsidRPr="007310A7">
        <w:rPr>
          <w:rFonts w:eastAsia="Times New Roman" w:cs="Times New Roman"/>
          <w:color w:val="000000" w:themeColor="text1"/>
        </w:rPr>
        <w:t>haben, gilt mein tiefer Dank. Im Folgenden möchte ich einige Personen</w:t>
      </w:r>
      <w:r w:rsidR="0058146C" w:rsidRPr="007310A7">
        <w:rPr>
          <w:rFonts w:eastAsia="Times New Roman" w:cs="Times New Roman"/>
          <w:color w:val="000000" w:themeColor="text1"/>
        </w:rPr>
        <w:t xml:space="preserve"> besonders</w:t>
      </w:r>
      <w:r w:rsidRPr="007310A7">
        <w:rPr>
          <w:rFonts w:eastAsia="Times New Roman" w:cs="Times New Roman"/>
          <w:color w:val="000000" w:themeColor="text1"/>
        </w:rPr>
        <w:t xml:space="preserve"> hervorheben, </w:t>
      </w:r>
      <w:r w:rsidR="00AA67BD" w:rsidRPr="007310A7">
        <w:rPr>
          <w:rFonts w:eastAsia="Times New Roman" w:cs="Times New Roman"/>
          <w:color w:val="000000" w:themeColor="text1"/>
        </w:rPr>
        <w:t xml:space="preserve">die für die Realisierung </w:t>
      </w:r>
      <w:r w:rsidRPr="007310A7">
        <w:rPr>
          <w:rFonts w:eastAsia="Times New Roman" w:cs="Times New Roman"/>
          <w:color w:val="000000" w:themeColor="text1"/>
        </w:rPr>
        <w:t>meine</w:t>
      </w:r>
      <w:r w:rsidR="00AA67BD" w:rsidRPr="007310A7">
        <w:rPr>
          <w:rFonts w:eastAsia="Times New Roman" w:cs="Times New Roman"/>
          <w:color w:val="000000" w:themeColor="text1"/>
        </w:rPr>
        <w:t>r</w:t>
      </w:r>
      <w:r w:rsidRPr="007310A7">
        <w:rPr>
          <w:rFonts w:eastAsia="Times New Roman" w:cs="Times New Roman"/>
          <w:color w:val="000000" w:themeColor="text1"/>
        </w:rPr>
        <w:t xml:space="preserve"> Arbeit </w:t>
      </w:r>
      <w:r w:rsidR="00AA67BD" w:rsidRPr="007310A7">
        <w:rPr>
          <w:rFonts w:eastAsia="Times New Roman" w:cs="Times New Roman"/>
          <w:color w:val="000000" w:themeColor="text1"/>
        </w:rPr>
        <w:t xml:space="preserve">eine </w:t>
      </w:r>
      <w:r w:rsidRPr="007310A7">
        <w:rPr>
          <w:rFonts w:eastAsia="Times New Roman" w:cs="Times New Roman"/>
          <w:color w:val="000000" w:themeColor="text1"/>
        </w:rPr>
        <w:t>zentrale Rolle gespielt haben.</w:t>
      </w:r>
    </w:p>
    <w:p w14:paraId="5EF101CD" w14:textId="00DA1300" w:rsidR="004E567B" w:rsidRPr="007310A7" w:rsidRDefault="004E567B" w:rsidP="00804476">
      <w:pPr>
        <w:spacing w:after="240" w:line="360" w:lineRule="auto"/>
        <w:jc w:val="both"/>
        <w:rPr>
          <w:color w:val="000000" w:themeColor="text1"/>
        </w:rPr>
      </w:pPr>
      <w:r w:rsidRPr="007310A7">
        <w:rPr>
          <w:color w:val="000000" w:themeColor="text1"/>
        </w:rPr>
        <w:t>Ich danke an allererster Stelle meinen Interviewpartner*innen. Ihr habt diese Arbeit möglich gemacht: durch euer Vertrauen, eure Zeit, eure geteilten Lebensgeschichten und eure Bereitschaft</w:t>
      </w:r>
      <w:r w:rsidR="00E90D46" w:rsidRPr="007310A7">
        <w:rPr>
          <w:color w:val="000000" w:themeColor="text1"/>
        </w:rPr>
        <w:t>,</w:t>
      </w:r>
      <w:r w:rsidRPr="007310A7">
        <w:rPr>
          <w:color w:val="000000" w:themeColor="text1"/>
        </w:rPr>
        <w:t xml:space="preserve"> mit mir über in vielerlei Hin</w:t>
      </w:r>
      <w:r w:rsidR="009A51E6" w:rsidRPr="007310A7">
        <w:rPr>
          <w:color w:val="000000" w:themeColor="text1"/>
        </w:rPr>
        <w:t>si</w:t>
      </w:r>
      <w:r w:rsidRPr="007310A7">
        <w:rPr>
          <w:color w:val="000000" w:themeColor="text1"/>
        </w:rPr>
        <w:t>cht</w:t>
      </w:r>
      <w:r w:rsidR="0058146C" w:rsidRPr="007310A7">
        <w:rPr>
          <w:color w:val="000000" w:themeColor="text1"/>
        </w:rPr>
        <w:t>en</w:t>
      </w:r>
      <w:r w:rsidRPr="007310A7">
        <w:rPr>
          <w:color w:val="000000" w:themeColor="text1"/>
        </w:rPr>
        <w:t xml:space="preserve"> herausfordernde Erfahrungen und Erinnerungen zu sprechen.</w:t>
      </w:r>
    </w:p>
    <w:p w14:paraId="2D7DB479" w14:textId="0A4C115E" w:rsidR="004E567B" w:rsidRPr="007310A7" w:rsidRDefault="004E567B" w:rsidP="00804476">
      <w:pPr>
        <w:spacing w:after="240" w:line="360" w:lineRule="auto"/>
        <w:jc w:val="both"/>
        <w:rPr>
          <w:color w:val="000000" w:themeColor="text1"/>
        </w:rPr>
      </w:pPr>
      <w:r w:rsidRPr="007310A7">
        <w:rPr>
          <w:color w:val="000000" w:themeColor="text1"/>
        </w:rPr>
        <w:t xml:space="preserve">Mein herzlicher Dank </w:t>
      </w:r>
      <w:r w:rsidR="0058146C" w:rsidRPr="007310A7">
        <w:rPr>
          <w:color w:val="000000" w:themeColor="text1"/>
        </w:rPr>
        <w:t>gilt meinen beiden Promotionsb</w:t>
      </w:r>
      <w:r w:rsidRPr="007310A7">
        <w:rPr>
          <w:color w:val="000000" w:themeColor="text1"/>
        </w:rPr>
        <w:t xml:space="preserve">etreuerinnen, Barbara Stauber und Maria </w:t>
      </w:r>
      <w:proofErr w:type="spellStart"/>
      <w:r w:rsidRPr="007310A7">
        <w:rPr>
          <w:color w:val="000000" w:themeColor="text1"/>
        </w:rPr>
        <w:t>Pohn-Lauggas</w:t>
      </w:r>
      <w:proofErr w:type="spellEnd"/>
      <w:r w:rsidRPr="007310A7">
        <w:rPr>
          <w:color w:val="000000" w:themeColor="text1"/>
        </w:rPr>
        <w:t xml:space="preserve">. Ihr habt meine Arbeit </w:t>
      </w:r>
      <w:r w:rsidR="0058146C" w:rsidRPr="007310A7">
        <w:rPr>
          <w:color w:val="000000" w:themeColor="text1"/>
        </w:rPr>
        <w:t xml:space="preserve">grundlegend </w:t>
      </w:r>
      <w:r w:rsidRPr="007310A7">
        <w:rPr>
          <w:color w:val="000000" w:themeColor="text1"/>
        </w:rPr>
        <w:t xml:space="preserve">geprägt und ermöglicht, dass ich sie in dieser Form umsetzen konnte: durch eure Expertise, eure Präsenz, eure Offenheit, eure unterstützenden, kritischen, präzisen und immer wieder motivierenden Rückmeldungen. Ihr habt fest an die Relevanz und Fertigstellung meiner Promotion geglaubt, auch in Zeiten, wo ich selbst daran gezweifelt habe. Mein Dank geht auch an das </w:t>
      </w:r>
      <w:r w:rsidR="0058146C" w:rsidRPr="007310A7">
        <w:rPr>
          <w:color w:val="000000" w:themeColor="text1"/>
        </w:rPr>
        <w:t>DFG-</w:t>
      </w:r>
      <w:r w:rsidRPr="007310A7">
        <w:rPr>
          <w:color w:val="000000" w:themeColor="text1"/>
        </w:rPr>
        <w:t xml:space="preserve">Graduiertenkolleg </w:t>
      </w:r>
      <w:proofErr w:type="spellStart"/>
      <w:r w:rsidRPr="007310A7">
        <w:rPr>
          <w:i/>
          <w:color w:val="000000" w:themeColor="text1"/>
        </w:rPr>
        <w:t>Doing</w:t>
      </w:r>
      <w:proofErr w:type="spellEnd"/>
      <w:r w:rsidRPr="007310A7">
        <w:rPr>
          <w:i/>
          <w:color w:val="000000" w:themeColor="text1"/>
        </w:rPr>
        <w:t xml:space="preserve"> </w:t>
      </w:r>
      <w:proofErr w:type="spellStart"/>
      <w:r w:rsidRPr="007310A7">
        <w:rPr>
          <w:i/>
          <w:color w:val="000000" w:themeColor="text1"/>
        </w:rPr>
        <w:t>Transitions</w:t>
      </w:r>
      <w:proofErr w:type="spellEnd"/>
      <w:r w:rsidRPr="007310A7">
        <w:rPr>
          <w:color w:val="000000" w:themeColor="text1"/>
        </w:rPr>
        <w:t xml:space="preserve"> - und dass du Barbara</w:t>
      </w:r>
      <w:r w:rsidR="0058146C" w:rsidRPr="007310A7">
        <w:rPr>
          <w:color w:val="000000" w:themeColor="text1"/>
        </w:rPr>
        <w:t>,</w:t>
      </w:r>
      <w:r w:rsidRPr="007310A7">
        <w:rPr>
          <w:color w:val="000000" w:themeColor="text1"/>
        </w:rPr>
        <w:t xml:space="preserve"> es möglich gemacht hast, dass ich für die letzte intensive Phase meiner Promotion nicht nur wunderbar von dir betreut wurde, sondern auch Teil dieses wissenschaftlich wie menschlich besonderen Arbeits- und Unterstützungsnet</w:t>
      </w:r>
      <w:r w:rsidR="00516398" w:rsidRPr="007310A7">
        <w:rPr>
          <w:color w:val="000000" w:themeColor="text1"/>
        </w:rPr>
        <w:t>z</w:t>
      </w:r>
      <w:r w:rsidRPr="007310A7">
        <w:rPr>
          <w:color w:val="000000" w:themeColor="text1"/>
        </w:rPr>
        <w:t>werks sein durfte.</w:t>
      </w:r>
    </w:p>
    <w:p w14:paraId="5CC40F21" w14:textId="69D5CC87" w:rsidR="004E567B" w:rsidRPr="007310A7" w:rsidRDefault="004E567B" w:rsidP="00804476">
      <w:pPr>
        <w:spacing w:after="240" w:line="360" w:lineRule="auto"/>
        <w:jc w:val="both"/>
        <w:rPr>
          <w:color w:val="000000" w:themeColor="text1"/>
        </w:rPr>
      </w:pPr>
      <w:r w:rsidRPr="007310A7">
        <w:rPr>
          <w:color w:val="000000" w:themeColor="text1"/>
        </w:rPr>
        <w:t xml:space="preserve">Wertschätzende, vertrauensvolle Räume und Beziehungen haben </w:t>
      </w:r>
      <w:r w:rsidR="0058146C" w:rsidRPr="007310A7">
        <w:rPr>
          <w:color w:val="000000" w:themeColor="text1"/>
        </w:rPr>
        <w:t xml:space="preserve">während meines </w:t>
      </w:r>
      <w:r w:rsidRPr="007310A7">
        <w:rPr>
          <w:color w:val="000000" w:themeColor="text1"/>
        </w:rPr>
        <w:t xml:space="preserve">Promotionsprozesses sowohl wissenschaftlich </w:t>
      </w:r>
      <w:r w:rsidR="0058146C" w:rsidRPr="007310A7">
        <w:rPr>
          <w:color w:val="000000" w:themeColor="text1"/>
        </w:rPr>
        <w:t xml:space="preserve">als auch </w:t>
      </w:r>
      <w:r w:rsidRPr="007310A7">
        <w:rPr>
          <w:color w:val="000000" w:themeColor="text1"/>
        </w:rPr>
        <w:t xml:space="preserve">persönlich eine zentrale Rolle gespielt. Daher möchte ich besonders meinen Freund*innen danken: Ohne eure Begleitung und Unterstützung wäre es mir nicht möglich gewesen über 5 Jahre an dieser Arbeit zu schreiben, zu lernen, zu wachsen, zwischendurch Pausen und Erholung zu finden. Ebenfalls danke ich dem Inter* Projekt von </w:t>
      </w:r>
      <w:proofErr w:type="spellStart"/>
      <w:r w:rsidRPr="007310A7">
        <w:rPr>
          <w:color w:val="000000" w:themeColor="text1"/>
        </w:rPr>
        <w:t>TrIQ</w:t>
      </w:r>
      <w:proofErr w:type="spellEnd"/>
      <w:r w:rsidRPr="007310A7">
        <w:rPr>
          <w:color w:val="000000" w:themeColor="text1"/>
        </w:rPr>
        <w:t xml:space="preserve"> Berlin e.V., insbesondere Noah</w:t>
      </w:r>
      <w:r w:rsidR="003D6C07">
        <w:rPr>
          <w:color w:val="000000" w:themeColor="text1"/>
        </w:rPr>
        <w:t xml:space="preserve"> Rieser</w:t>
      </w:r>
      <w:r w:rsidRPr="007310A7">
        <w:rPr>
          <w:color w:val="000000" w:themeColor="text1"/>
        </w:rPr>
        <w:t xml:space="preserve"> und Julien</w:t>
      </w:r>
      <w:r w:rsidR="003D6C07">
        <w:rPr>
          <w:color w:val="000000" w:themeColor="text1"/>
        </w:rPr>
        <w:t xml:space="preserve"> Charles</w:t>
      </w:r>
      <w:r w:rsidRPr="007310A7">
        <w:rPr>
          <w:color w:val="000000" w:themeColor="text1"/>
        </w:rPr>
        <w:t xml:space="preserve"> für eure Zeit und Geduld mit </w:t>
      </w:r>
      <w:r w:rsidRPr="007310A7">
        <w:rPr>
          <w:color w:val="000000" w:themeColor="text1"/>
        </w:rPr>
        <w:lastRenderedPageBreak/>
        <w:t>meinen Texten, eure Rückmeldungen und Gedanken</w:t>
      </w:r>
      <w:r w:rsidR="0058146C" w:rsidRPr="007310A7">
        <w:rPr>
          <w:color w:val="000000" w:themeColor="text1"/>
        </w:rPr>
        <w:t xml:space="preserve">. Danke, </w:t>
      </w:r>
      <w:r w:rsidRPr="007310A7">
        <w:rPr>
          <w:color w:val="000000" w:themeColor="text1"/>
        </w:rPr>
        <w:t xml:space="preserve">dass ich von euch lernen durfte. Ich </w:t>
      </w:r>
      <w:r w:rsidR="003D6C07">
        <w:rPr>
          <w:color w:val="000000" w:themeColor="text1"/>
        </w:rPr>
        <w:t xml:space="preserve">danke </w:t>
      </w:r>
      <w:r w:rsidR="0058146C" w:rsidRPr="007310A7">
        <w:rPr>
          <w:color w:val="000000" w:themeColor="text1"/>
        </w:rPr>
        <w:t xml:space="preserve">auch </w:t>
      </w:r>
      <w:r w:rsidRPr="007310A7">
        <w:rPr>
          <w:color w:val="000000" w:themeColor="text1"/>
        </w:rPr>
        <w:t>der Inter*Community in Berlin, den Peer-Supporter*innen und Aktivist*innen</w:t>
      </w:r>
      <w:r w:rsidR="0058146C" w:rsidRPr="007310A7">
        <w:rPr>
          <w:color w:val="000000" w:themeColor="text1"/>
        </w:rPr>
        <w:t>,</w:t>
      </w:r>
      <w:r w:rsidRPr="007310A7">
        <w:rPr>
          <w:color w:val="000000" w:themeColor="text1"/>
        </w:rPr>
        <w:t xml:space="preserve"> die wunderbare Orte für Inter* Gemeinschaft</w:t>
      </w:r>
      <w:r w:rsidR="0058146C" w:rsidRPr="007310A7">
        <w:rPr>
          <w:color w:val="000000" w:themeColor="text1"/>
        </w:rPr>
        <w:t>en</w:t>
      </w:r>
      <w:r w:rsidRPr="007310A7">
        <w:rPr>
          <w:color w:val="000000" w:themeColor="text1"/>
        </w:rPr>
        <w:t xml:space="preserve"> schaffen und mit Leben füllen. Danke, dass ihr gemeinsames Denken, Fühlen und Handeln – trotz oder gerade wegen allem Erlebten – möglich macht.</w:t>
      </w:r>
    </w:p>
    <w:p w14:paraId="5DADBB52" w14:textId="30557B0A" w:rsidR="004E567B" w:rsidRPr="007310A7" w:rsidRDefault="004E567B" w:rsidP="00804476">
      <w:pPr>
        <w:spacing w:after="240" w:line="360" w:lineRule="auto"/>
        <w:jc w:val="both"/>
        <w:rPr>
          <w:rFonts w:eastAsia="Times New Roman" w:cs="Times New Roman"/>
          <w:color w:val="000000" w:themeColor="text1"/>
        </w:rPr>
      </w:pPr>
      <w:r w:rsidRPr="007310A7">
        <w:rPr>
          <w:rFonts w:eastAsia="Times New Roman" w:cs="Times New Roman"/>
          <w:color w:val="000000" w:themeColor="text1"/>
        </w:rPr>
        <w:t>Meine Dankbarkeit gilt auch all den Menschen und Bündnissen, die lange vor mir begonnen haben sozial kritisch und Vielfalt wertschätzend zum Thema Intergeschlechtlichkeit zu arbeiten. Ihr habt diese Arbeit ebenfalls</w:t>
      </w:r>
      <w:r w:rsidR="0058146C" w:rsidRPr="007310A7">
        <w:rPr>
          <w:rFonts w:eastAsia="Times New Roman" w:cs="Times New Roman"/>
          <w:color w:val="000000" w:themeColor="text1"/>
        </w:rPr>
        <w:t xml:space="preserve"> mit ermöglicht</w:t>
      </w:r>
      <w:r w:rsidRPr="007310A7">
        <w:rPr>
          <w:rFonts w:eastAsia="Times New Roman" w:cs="Times New Roman"/>
          <w:color w:val="000000" w:themeColor="text1"/>
        </w:rPr>
        <w:t xml:space="preserve">. </w:t>
      </w:r>
      <w:r w:rsidR="0058146C" w:rsidRPr="007310A7">
        <w:rPr>
          <w:rFonts w:eastAsia="Times New Roman" w:cs="Times New Roman"/>
          <w:color w:val="000000" w:themeColor="text1"/>
        </w:rPr>
        <w:t>I</w:t>
      </w:r>
      <w:r w:rsidRPr="007310A7">
        <w:rPr>
          <w:rFonts w:eastAsia="Times New Roman" w:cs="Times New Roman"/>
          <w:color w:val="000000" w:themeColor="text1"/>
        </w:rPr>
        <w:t xml:space="preserve">m Besonderen </w:t>
      </w:r>
      <w:r w:rsidR="0058146C" w:rsidRPr="007310A7">
        <w:rPr>
          <w:rFonts w:eastAsia="Times New Roman" w:cs="Times New Roman"/>
          <w:color w:val="000000" w:themeColor="text1"/>
        </w:rPr>
        <w:t xml:space="preserve">möchte ich </w:t>
      </w:r>
      <w:r w:rsidRPr="007310A7">
        <w:rPr>
          <w:rFonts w:eastAsia="Times New Roman" w:cs="Times New Roman"/>
          <w:color w:val="000000" w:themeColor="text1"/>
        </w:rPr>
        <w:t>Ulrike Klöppel danken, ohne deren wegweisenden, für meine Studie überaus wichtigen Forschungsarbeiten</w:t>
      </w:r>
      <w:r w:rsidR="0058146C" w:rsidRPr="007310A7">
        <w:rPr>
          <w:rFonts w:eastAsia="Times New Roman" w:cs="Times New Roman"/>
          <w:color w:val="000000" w:themeColor="text1"/>
        </w:rPr>
        <w:t>,</w:t>
      </w:r>
      <w:r w:rsidRPr="007310A7">
        <w:rPr>
          <w:rFonts w:eastAsia="Times New Roman" w:cs="Times New Roman"/>
          <w:color w:val="000000" w:themeColor="text1"/>
        </w:rPr>
        <w:t xml:space="preserve"> die kritischen Inter* Studien in Deutschland nicht denkbar wären. Danke Ulli für deine Pionier*innen-Arbeit, deine Energie Inter* Bedarfe immer wieder zum Thema zu machen und deine Bereitschaft nicht nur meine Arbeit, sondern auch mich in zentralen </w:t>
      </w:r>
      <w:r w:rsidR="0058146C" w:rsidRPr="007310A7">
        <w:rPr>
          <w:rFonts w:eastAsia="Times New Roman" w:cs="Times New Roman"/>
          <w:color w:val="000000" w:themeColor="text1"/>
        </w:rPr>
        <w:t xml:space="preserve">Entwicklungsschritten </w:t>
      </w:r>
      <w:r w:rsidRPr="007310A7">
        <w:rPr>
          <w:rFonts w:eastAsia="Times New Roman" w:cs="Times New Roman"/>
          <w:color w:val="000000" w:themeColor="text1"/>
        </w:rPr>
        <w:t xml:space="preserve">zu unterstützen. Ich möchte ebenfalls Janik Bastien Charlebois danken: </w:t>
      </w:r>
      <w:r w:rsidR="0058146C" w:rsidRPr="007310A7">
        <w:rPr>
          <w:rFonts w:eastAsia="Times New Roman" w:cs="Times New Roman"/>
          <w:color w:val="000000" w:themeColor="text1"/>
        </w:rPr>
        <w:t>D</w:t>
      </w:r>
      <w:r w:rsidRPr="007310A7">
        <w:rPr>
          <w:rFonts w:eastAsia="Times New Roman" w:cs="Times New Roman"/>
          <w:color w:val="000000" w:themeColor="text1"/>
        </w:rPr>
        <w:t>eine kritische, präzise Forschungsarbeit zu Intersex-Themen</w:t>
      </w:r>
      <w:r w:rsidR="0058146C" w:rsidRPr="007310A7">
        <w:rPr>
          <w:rFonts w:eastAsia="Times New Roman" w:cs="Times New Roman"/>
          <w:color w:val="000000" w:themeColor="text1"/>
        </w:rPr>
        <w:t>,</w:t>
      </w:r>
      <w:r w:rsidRPr="007310A7">
        <w:rPr>
          <w:rFonts w:eastAsia="Times New Roman" w:cs="Times New Roman"/>
          <w:color w:val="000000" w:themeColor="text1"/>
        </w:rPr>
        <w:t xml:space="preserve"> ebenso wie deine Offenheit und Herzlichkeit in unserem Kontakt waren unglaublich bestärkend in den letzten Zügen meiner Arbeit.</w:t>
      </w:r>
    </w:p>
    <w:p w14:paraId="0581EA0F" w14:textId="1AA49E76" w:rsidR="004E567B" w:rsidRPr="007310A7" w:rsidRDefault="004E567B" w:rsidP="004E567B">
      <w:pPr>
        <w:spacing w:line="360" w:lineRule="auto"/>
        <w:jc w:val="both"/>
        <w:rPr>
          <w:color w:val="000000" w:themeColor="text1"/>
        </w:rPr>
      </w:pPr>
      <w:r w:rsidRPr="007310A7">
        <w:rPr>
          <w:color w:val="000000" w:themeColor="text1"/>
        </w:rPr>
        <w:t>Last but not least danke ich Tim Flügge – du hast mir erstmals die Methode der Biographieforschung vorgestellt, ohne dich wäre diese Arbeit höchstwahrscheinlich eine andere geworden - und Gabriele Rosenthal: Sowohl vermittelt durch deine</w:t>
      </w:r>
      <w:r w:rsidR="0058146C" w:rsidRPr="007310A7">
        <w:rPr>
          <w:color w:val="000000" w:themeColor="text1"/>
        </w:rPr>
        <w:t>n</w:t>
      </w:r>
      <w:r w:rsidRPr="007310A7">
        <w:rPr>
          <w:color w:val="000000" w:themeColor="text1"/>
        </w:rPr>
        <w:t xml:space="preserve"> inspirierende</w:t>
      </w:r>
      <w:r w:rsidR="0058146C" w:rsidRPr="007310A7">
        <w:rPr>
          <w:color w:val="000000" w:themeColor="text1"/>
        </w:rPr>
        <w:t>n</w:t>
      </w:r>
      <w:r w:rsidRPr="007310A7">
        <w:rPr>
          <w:color w:val="000000" w:themeColor="text1"/>
        </w:rPr>
        <w:t xml:space="preserve"> analytische</w:t>
      </w:r>
      <w:r w:rsidR="0058146C" w:rsidRPr="007310A7">
        <w:rPr>
          <w:color w:val="000000" w:themeColor="text1"/>
        </w:rPr>
        <w:t xml:space="preserve">n Zugang, </w:t>
      </w:r>
      <w:r w:rsidRPr="007310A7">
        <w:rPr>
          <w:color w:val="000000" w:themeColor="text1"/>
        </w:rPr>
        <w:t>als auch durch deine Unterstützung konnte ich mit der Welt interpretativer Sozialwissenschaft und Biographieforschung vertraut werden, die mich seitdem immer wieder aufs Neue begeistert.</w:t>
      </w:r>
    </w:p>
    <w:p w14:paraId="2F55130B" w14:textId="77777777" w:rsidR="00D341E8" w:rsidRPr="007310A7" w:rsidRDefault="00D341E8" w:rsidP="001D0F38">
      <w:pPr>
        <w:spacing w:line="360" w:lineRule="auto"/>
        <w:jc w:val="both"/>
        <w:rPr>
          <w:color w:val="000000" w:themeColor="text1"/>
        </w:rPr>
      </w:pPr>
    </w:p>
    <w:p w14:paraId="12870373" w14:textId="77777777" w:rsidR="00C32CC6" w:rsidRPr="007310A7" w:rsidRDefault="00C32CC6">
      <w:pPr>
        <w:rPr>
          <w:rFonts w:eastAsiaTheme="majorEastAsia" w:cs="Calibri"/>
          <w:b/>
          <w:color w:val="000000" w:themeColor="text1"/>
        </w:rPr>
      </w:pPr>
      <w:r w:rsidRPr="007310A7">
        <w:rPr>
          <w:rFonts w:cs="Calibri"/>
          <w:b/>
          <w:color w:val="000000" w:themeColor="text1"/>
        </w:rPr>
        <w:br w:type="page"/>
      </w:r>
    </w:p>
    <w:p w14:paraId="54C61DBF" w14:textId="32236283" w:rsidR="006B258F" w:rsidRPr="007310A7" w:rsidRDefault="006B258F" w:rsidP="00882F0C">
      <w:pPr>
        <w:pStyle w:val="berschrift1"/>
        <w:rPr>
          <w:rFonts w:asciiTheme="minorHAnsi" w:hAnsiTheme="minorHAnsi" w:cs="Calibri"/>
          <w:b/>
          <w:color w:val="000000" w:themeColor="text1"/>
          <w:sz w:val="28"/>
          <w:szCs w:val="28"/>
        </w:rPr>
      </w:pPr>
      <w:bookmarkStart w:id="2" w:name="_Toc233288741"/>
      <w:r w:rsidRPr="007310A7">
        <w:rPr>
          <w:rFonts w:asciiTheme="minorHAnsi" w:hAnsiTheme="minorHAnsi" w:cs="Calibri"/>
          <w:b/>
          <w:color w:val="000000" w:themeColor="text1"/>
          <w:sz w:val="28"/>
          <w:szCs w:val="28"/>
        </w:rPr>
        <w:lastRenderedPageBreak/>
        <w:t>1. Einleitung: Ausgangspunkt, Erkenntnisinteresse und Aufbau der Studie</w:t>
      </w:r>
      <w:bookmarkEnd w:id="2"/>
    </w:p>
    <w:p w14:paraId="1AA4539E" w14:textId="77777777" w:rsidR="006B258F" w:rsidRPr="007310A7" w:rsidRDefault="006B258F" w:rsidP="00BD23CF">
      <w:pPr>
        <w:spacing w:before="480" w:after="240" w:line="360" w:lineRule="auto"/>
        <w:rPr>
          <w:rFonts w:cs="Calibri"/>
          <w:i/>
          <w:color w:val="000000" w:themeColor="text1"/>
        </w:rPr>
      </w:pPr>
      <w:r w:rsidRPr="007310A7">
        <w:rPr>
          <w:rFonts w:cs="Calibri"/>
          <w:i/>
          <w:color w:val="000000" w:themeColor="text1"/>
        </w:rPr>
        <w:t>Ausgangspunkt der Studie</w:t>
      </w:r>
    </w:p>
    <w:p w14:paraId="5AE8F856" w14:textId="77777777" w:rsidR="0040403A" w:rsidRPr="007310A7" w:rsidRDefault="00E90D46" w:rsidP="006B258F">
      <w:pPr>
        <w:spacing w:line="360" w:lineRule="auto"/>
        <w:jc w:val="both"/>
        <w:rPr>
          <w:rFonts w:cs="Calibri"/>
          <w:color w:val="000000" w:themeColor="text1"/>
        </w:rPr>
      </w:pPr>
      <w:r>
        <w:rPr>
          <w:rFonts w:cs="Calibri"/>
          <w:color w:val="000000" w:themeColor="text1"/>
        </w:rPr>
        <w:t xml:space="preserve">Es ist das Jahr 2021 im März. Seit fast zwei Jahren durchlaufen Entwürfe </w:t>
      </w:r>
      <w:r>
        <w:rPr>
          <w:rFonts w:cs="Calibri"/>
          <w:color w:val="000000" w:themeColor="text1"/>
        </w:rPr>
        <w:t xml:space="preserve">eines </w:t>
      </w:r>
      <w:r>
        <w:rPr>
          <w:rFonts w:cs="Calibri"/>
          <w:color w:val="000000" w:themeColor="text1"/>
        </w:rPr>
        <w:t xml:space="preserve">Gesetzes zum Schutz intergeschlechtlicher Kinder, hier benannt als Kinder mit </w:t>
      </w:r>
      <w:r>
        <w:rPr>
          <w:rFonts w:cs="Calibri"/>
          <w:i/>
          <w:color w:val="000000" w:themeColor="text1"/>
        </w:rPr>
        <w:t xml:space="preserve">Varianten der Geschlechtsentwicklung</w:t>
      </w:r>
      <w:r>
        <w:rPr>
          <w:rFonts w:cs="Calibri"/>
          <w:color w:val="000000" w:themeColor="text1"/>
        </w:rPr>
        <w:t xml:space="preserve">, die unterschiedlichen Etappen des in Deutschland vorgesehenen Gesetzgebungsverfahrens:</w:t>
      </w:r>
      <w:r>
        <w:rPr>
          <w:rFonts w:cs="Calibri"/>
          <w:color w:val="000000" w:themeColor="text1"/>
        </w:rPr>
        <w:t xml:space="preserve"> </w:t>
      </w:r>
      <w:r>
        <w:rPr>
          <w:rFonts w:cs="Calibri"/>
          <w:color w:val="000000" w:themeColor="text1"/>
        </w:rPr>
        <w:t xml:space="preserve">Das Gesetz </w:t>
      </w:r>
      <w:r>
        <w:rPr>
          <w:rFonts w:cs="Calibri"/>
          <w:color w:val="000000" w:themeColor="text1"/>
        </w:rPr>
        <w:t xml:space="preserve">beabsichtigt</w:t>
      </w:r>
      <w:r>
        <w:rPr>
          <w:rFonts w:cs="Calibri"/>
          <w:color w:val="000000" w:themeColor="text1"/>
        </w:rPr>
        <w:t xml:space="preserve"> intergeschlechtliche Kinder juristisch vor genitalverändernden Eingriffen zu schützen, wenn diese keine dringende gesundheitliche, sondern vielmehr kosmetische Funktion erfüllen. Am 21. März </w:t>
      </w:r>
      <w:r>
        <w:rPr>
          <w:rFonts w:cs="Calibri"/>
          <w:color w:val="000000" w:themeColor="text1"/>
        </w:rPr>
        <w:t xml:space="preserve">wird das Gesetz</w:t>
      </w:r>
      <w:r>
        <w:rPr>
          <w:rFonts w:cs="Calibri"/>
          <w:color w:val="000000" w:themeColor="text1"/>
        </w:rPr>
        <w:t xml:space="preserve"> im deutschen Bundestag </w:t>
      </w:r>
      <w:r>
        <w:rPr>
          <w:rFonts w:cs="Calibri"/>
          <w:color w:val="000000" w:themeColor="text1"/>
        </w:rPr>
        <w:t xml:space="preserve">in finaler Form </w:t>
      </w:r>
      <w:r>
        <w:rPr>
          <w:rFonts w:cs="Calibri"/>
          <w:color w:val="000000" w:themeColor="text1"/>
        </w:rPr>
        <w:t xml:space="preserve">diskutiert und in Folge verabschiedet. E</w:t>
      </w:r>
      <w:r>
        <w:rPr>
          <w:rFonts w:cs="Calibri"/>
          <w:color w:val="000000" w:themeColor="text1"/>
        </w:rPr>
        <w:t xml:space="preserve">s</w:t>
      </w:r>
      <w:r>
        <w:rPr>
          <w:rFonts w:cs="Calibri"/>
          <w:color w:val="000000" w:themeColor="text1"/>
        </w:rPr>
        <w:t xml:space="preserve"> </w:t>
      </w:r>
      <w:r>
        <w:rPr>
          <w:rFonts w:cs="Calibri"/>
          <w:color w:val="000000" w:themeColor="text1"/>
        </w:rPr>
        <w:t xml:space="preserve">ist die erste Rechtsnorm </w:t>
      </w:r>
      <w:r>
        <w:rPr>
          <w:rFonts w:cs="Calibri"/>
          <w:color w:val="000000" w:themeColor="text1"/>
        </w:rPr>
        <w:t xml:space="preserve">dieser Art zum Schutz intergeschlechtlicher Menschen in Deutschland und dessen Verabschiedung und In-Kraft-Treten</w:t>
      </w:r>
      <w:r>
        <w:rPr>
          <w:rFonts w:cs="Calibri"/>
          <w:color w:val="000000" w:themeColor="text1"/>
        </w:rPr>
        <w:t xml:space="preserve"> </w:t>
      </w:r>
      <w:r>
        <w:rPr>
          <w:rFonts w:cs="Calibri"/>
          <w:color w:val="000000" w:themeColor="text1"/>
        </w:rPr>
        <w:t xml:space="preserve">ein in vielerlei Hinsicht historischer Moment. </w:t>
      </w:r>
    </w:p>
    <w:p w14:paraId="0BB43737" w14:textId="644BFD5C" w:rsidR="006B258F" w:rsidRPr="007310A7" w:rsidRDefault="00E90D46" w:rsidP="006B258F">
      <w:pPr>
        <w:spacing w:line="360" w:lineRule="auto"/>
        <w:jc w:val="both"/>
        <w:rPr>
          <w:rFonts w:cs="Calibri"/>
          <w:color w:val="000000" w:themeColor="text1"/>
        </w:rPr>
      </w:pPr>
      <w:r w:rsidRPr="007310A7">
        <w:rPr>
          <w:rFonts w:cs="Calibri"/>
          <w:color w:val="000000" w:themeColor="text1"/>
        </w:rPr>
        <w:t>Da</w:t>
      </w:r>
      <w:r w:rsidR="00452007" w:rsidRPr="007310A7">
        <w:rPr>
          <w:rFonts w:cs="Calibri"/>
          <w:color w:val="000000" w:themeColor="text1"/>
        </w:rPr>
        <w:t>s</w:t>
      </w:r>
      <w:r w:rsidRPr="007310A7">
        <w:rPr>
          <w:rFonts w:cs="Calibri"/>
          <w:color w:val="000000" w:themeColor="text1"/>
        </w:rPr>
        <w:t>s es zu diesem Moment komm</w:t>
      </w:r>
      <w:r w:rsidR="0040403A" w:rsidRPr="007310A7">
        <w:rPr>
          <w:rFonts w:cs="Calibri"/>
          <w:color w:val="000000" w:themeColor="text1"/>
        </w:rPr>
        <w:t>en konnte</w:t>
      </w:r>
      <w:r w:rsidRPr="007310A7">
        <w:rPr>
          <w:rFonts w:cs="Calibri"/>
          <w:color w:val="000000" w:themeColor="text1"/>
        </w:rPr>
        <w:t>,</w:t>
      </w:r>
      <w:r w:rsidR="0040403A" w:rsidRPr="007310A7">
        <w:rPr>
          <w:rFonts w:cs="Calibri"/>
          <w:color w:val="000000" w:themeColor="text1"/>
        </w:rPr>
        <w:t xml:space="preserve"> ist </w:t>
      </w:r>
      <w:r w:rsidRPr="007310A7">
        <w:rPr>
          <w:rFonts w:cs="Calibri"/>
          <w:color w:val="000000" w:themeColor="text1"/>
        </w:rPr>
        <w:t>– trotz aller von Verbänden und Expert*innen begründet kritisierten gesetzlichen Limitationen –</w:t>
      </w:r>
      <w:r w:rsidR="0040403A" w:rsidRPr="007310A7">
        <w:rPr>
          <w:rFonts w:cs="Calibri"/>
          <w:color w:val="000000" w:themeColor="text1"/>
        </w:rPr>
        <w:t xml:space="preserve"> </w:t>
      </w:r>
      <w:r w:rsidRPr="007310A7">
        <w:rPr>
          <w:rFonts w:cs="Calibri"/>
          <w:color w:val="000000" w:themeColor="text1"/>
        </w:rPr>
        <w:t>Resultat des jahrzehntelangen menschenrechtlichen Engagements inter*aktivistischer Gruppen</w:t>
      </w:r>
      <w:r w:rsidR="00D11B25" w:rsidRPr="007310A7">
        <w:rPr>
          <w:rFonts w:cs="Calibri"/>
          <w:color w:val="000000" w:themeColor="text1"/>
        </w:rPr>
        <w:t>.</w:t>
      </w:r>
      <w:r w:rsidRPr="007310A7">
        <w:rPr>
          <w:rFonts w:cs="Calibri"/>
          <w:color w:val="000000" w:themeColor="text1"/>
        </w:rPr>
        <w:t xml:space="preserve"> </w:t>
      </w:r>
      <w:r w:rsidR="00585A33" w:rsidRPr="007310A7">
        <w:rPr>
          <w:rFonts w:cs="Calibri"/>
          <w:color w:val="000000" w:themeColor="text1"/>
        </w:rPr>
        <w:t xml:space="preserve">Diese </w:t>
      </w:r>
      <w:r w:rsidRPr="007310A7">
        <w:rPr>
          <w:rFonts w:cs="Calibri"/>
          <w:color w:val="000000" w:themeColor="text1"/>
        </w:rPr>
        <w:t xml:space="preserve">arbeiteten seit ihrer erstmaligen Bündnisbildung in den 1990er Jahren weltweit darauf hin, die häufig selbst erlebte medizinische Praxis nicht selbst-eingewilligter Eingriffe an intergeschlechtlichen Kindern zu beenden (siehe 6.1 und 6.2). Somit deutet sich bei In-Kraft-Treten des </w:t>
      </w:r>
      <w:r w:rsidRPr="007310A7">
        <w:rPr>
          <w:rFonts w:cs="Calibri"/>
          <w:i/>
          <w:color w:val="000000" w:themeColor="text1"/>
        </w:rPr>
        <w:t>Gesetzes</w:t>
      </w:r>
      <w:r w:rsidRPr="007310A7">
        <w:rPr>
          <w:rFonts w:cs="Calibri"/>
          <w:color w:val="000000" w:themeColor="text1"/>
        </w:rPr>
        <w:t xml:space="preserve"> </w:t>
      </w:r>
      <w:r w:rsidRPr="007310A7">
        <w:rPr>
          <w:rFonts w:cs="Calibri"/>
          <w:i/>
          <w:color w:val="000000" w:themeColor="text1"/>
        </w:rPr>
        <w:t>zum Schutz von Kindern mit Varianten der Geschlechtsentwicklung</w:t>
      </w:r>
      <w:r w:rsidRPr="007310A7">
        <w:rPr>
          <w:rFonts w:cs="Calibri"/>
          <w:color w:val="000000" w:themeColor="text1"/>
        </w:rPr>
        <w:t xml:space="preserve"> im Mai 2021 eine menschenrechtlich erstrittene Zäsur hinsichtlich der Situation intergeschlechtlicher Menschen in medizinischen Behandlungskontexten an. Diese Perspektive wird durch </w:t>
      </w:r>
      <w:r w:rsidR="00D11B25" w:rsidRPr="007310A7">
        <w:rPr>
          <w:rFonts w:cs="Calibri"/>
          <w:color w:val="000000" w:themeColor="text1"/>
        </w:rPr>
        <w:t xml:space="preserve">die </w:t>
      </w:r>
      <w:r w:rsidRPr="007310A7">
        <w:rPr>
          <w:rFonts w:cs="Calibri"/>
          <w:color w:val="000000" w:themeColor="text1"/>
        </w:rPr>
        <w:t>in Zwischenzeit erfolgte Untersuchung der juristischen Praxis zumindest teilweise gestützt: So fällt die Zahl der</w:t>
      </w:r>
      <w:r w:rsidR="00585A33" w:rsidRPr="007310A7">
        <w:rPr>
          <w:rFonts w:cs="Calibri"/>
          <w:color w:val="000000" w:themeColor="text1"/>
        </w:rPr>
        <w:t xml:space="preserve"> inzwischen</w:t>
      </w:r>
      <w:r w:rsidRPr="007310A7">
        <w:rPr>
          <w:rFonts w:cs="Calibri"/>
          <w:color w:val="000000" w:themeColor="text1"/>
        </w:rPr>
        <w:t xml:space="preserve"> im Rahmen des vorgeschriebenen familiengerichtlichen Verfahrens bewilligten geschlechtsverändernden Eingriffe deutlich geringer aus als erwartet, was einen ersten Hinweis darauf gibt, dass spezialisierte Behandler*innen heute deutlich zurückhaltender die formal erforderlichen Indikationen </w:t>
      </w:r>
      <w:r w:rsidR="0040403A" w:rsidRPr="007310A7">
        <w:rPr>
          <w:rFonts w:cs="Calibri"/>
          <w:color w:val="000000" w:themeColor="text1"/>
        </w:rPr>
        <w:t xml:space="preserve">für solche Operationen </w:t>
      </w:r>
      <w:r w:rsidRPr="007310A7">
        <w:rPr>
          <w:rFonts w:cs="Calibri"/>
          <w:color w:val="000000" w:themeColor="text1"/>
        </w:rPr>
        <w:t>stellen</w:t>
      </w:r>
      <w:r w:rsidR="00585A33" w:rsidRPr="007310A7">
        <w:rPr>
          <w:rFonts w:cs="Calibri"/>
          <w:color w:val="000000" w:themeColor="text1"/>
        </w:rPr>
        <w:t>,</w:t>
      </w:r>
      <w:r w:rsidRPr="007310A7">
        <w:rPr>
          <w:rFonts w:cs="Calibri"/>
          <w:color w:val="000000" w:themeColor="text1"/>
        </w:rPr>
        <w:t xml:space="preserve"> als vor In-Kraft-Treten des Gesetzes</w:t>
      </w:r>
      <w:r w:rsidR="006B258F" w:rsidRPr="007310A7">
        <w:rPr>
          <w:rFonts w:cs="Calibri"/>
          <w:color w:val="000000" w:themeColor="text1"/>
        </w:rPr>
        <w:t xml:space="preserve"> (vgl. Mangold, </w:t>
      </w:r>
      <w:proofErr w:type="spellStart"/>
      <w:r w:rsidR="006B258F" w:rsidRPr="007310A7">
        <w:rPr>
          <w:rFonts w:cs="Calibri"/>
          <w:color w:val="000000" w:themeColor="text1"/>
        </w:rPr>
        <w:t>Markwald</w:t>
      </w:r>
      <w:proofErr w:type="spellEnd"/>
      <w:r w:rsidR="006B258F" w:rsidRPr="007310A7">
        <w:rPr>
          <w:rFonts w:cs="Calibri"/>
          <w:color w:val="000000" w:themeColor="text1"/>
        </w:rPr>
        <w:t xml:space="preserve"> 2025, siehe auch 6.</w:t>
      </w:r>
      <w:r w:rsidR="0040403A" w:rsidRPr="007310A7">
        <w:rPr>
          <w:rFonts w:cs="Calibri"/>
          <w:color w:val="000000" w:themeColor="text1"/>
        </w:rPr>
        <w:t>1</w:t>
      </w:r>
      <w:r w:rsidR="006B258F" w:rsidRPr="007310A7">
        <w:rPr>
          <w:rFonts w:cs="Calibri"/>
          <w:color w:val="000000" w:themeColor="text1"/>
        </w:rPr>
        <w:t xml:space="preserve">). </w:t>
      </w:r>
    </w:p>
    <w:p w14:paraId="48CF74C6" w14:textId="77777777" w:rsidR="00D11B25" w:rsidRPr="007310A7" w:rsidRDefault="00D11B25" w:rsidP="00D11B25">
      <w:pPr>
        <w:spacing w:line="360" w:lineRule="auto"/>
        <w:jc w:val="both"/>
        <w:rPr>
          <w:rFonts w:cs="Calibri"/>
          <w:color w:val="000000" w:themeColor="text1"/>
        </w:rPr>
      </w:pPr>
      <w:r w:rsidRPr="007310A7">
        <w:rPr>
          <w:rFonts w:cs="Calibri"/>
          <w:color w:val="000000" w:themeColor="text1"/>
        </w:rPr>
        <w:t xml:space="preserve">Vor diesem zeitgeschichtlichen Hintergrund formulierte sich im Jahr 2021 erstmals eine die folgenden fünf Jahre meines Forschungsprozesses prägende </w:t>
      </w:r>
      <w:r w:rsidRPr="007310A7">
        <w:rPr>
          <w:rFonts w:cs="Calibri"/>
          <w:color w:val="000000" w:themeColor="text1"/>
        </w:rPr>
        <w:lastRenderedPageBreak/>
        <w:t xml:space="preserve">Überlegung: Was bedeutet Selbstbestimmung im Kontext geschlechtsverändernder Eingriffe, wenn intergeschlechtliche Menschen – idealerweise geschützt durch das neue Gesetz – in Zukunft alt genug sein werden, um Entscheidungen hinsichtlich dieser Eingriffe selbst zu treffen? Da sich sowohl erfahrungsbasierte als auch kritische akademische Diskussionen innerhalb der Inter* Studien in den letzten Jahrzehnten auf die Situation intergeschlechtlicher Kinder fokussiert hatten, deren geschlechtsverändernden Behandlungen in der Regel ohne ihre Involvierung durch Eltern und Behandler*innen entschieden wurden, war eine genauere Untersuchung der Entscheidungssituationen einwilligungsfähiger intergeschlechtlicher Menschen noch nicht erfolgt. </w:t>
      </w:r>
    </w:p>
    <w:p w14:paraId="298A549C" w14:textId="2884FF9F" w:rsidR="00D11B25" w:rsidRPr="007310A7" w:rsidRDefault="00D11B25" w:rsidP="00D11B25">
      <w:pPr>
        <w:spacing w:after="240" w:line="360" w:lineRule="auto"/>
        <w:jc w:val="both"/>
        <w:rPr>
          <w:rFonts w:cs="Calibri"/>
          <w:color w:val="000000" w:themeColor="text1"/>
        </w:rPr>
      </w:pPr>
      <w:r w:rsidRPr="007310A7">
        <w:rPr>
          <w:rFonts w:cs="Calibri"/>
          <w:color w:val="000000" w:themeColor="text1"/>
        </w:rPr>
        <w:t xml:space="preserve">Daran anknüpfend stellten sich mir weitere, insbesondere für meinen im </w:t>
      </w:r>
      <w:r w:rsidR="00F95CAC" w:rsidRPr="007310A7">
        <w:rPr>
          <w:rFonts w:cs="Calibri"/>
          <w:color w:val="000000" w:themeColor="text1"/>
        </w:rPr>
        <w:t>F</w:t>
      </w:r>
      <w:r w:rsidRPr="007310A7">
        <w:rPr>
          <w:rFonts w:cs="Calibri"/>
          <w:color w:val="000000" w:themeColor="text1"/>
        </w:rPr>
        <w:t xml:space="preserve">olgenden gewählten empirischen Zugang durch narrativ-biographisch geführte Interviews forschungsleitende Fragen: Welche lebensgeschichtlichen Erfahrungsaufschichtungen, sozialen Normierungsprozesse und Anforderungen wirken in die Entscheidungsprozesse jugendlicher und erwachsener intergeschlechtlicher Menschen hinein? Welche spezifischen Herausforderungen stellen sich im Kontext möglicher geschlechtsverändernder Eingriffe, wie sind die zu solch einer Behandlung führenden Prozesse sozial gestaltet und welche Bedarfe haben intergeschlechtliche Akteur*innen, um sich sowohl im Kontext einer Entscheidung als handlungsmächtig zu erleben, als auch um damit verbundene Interaktionen insbesondere in medizinischen Räumen aktiv zu gestalten? </w:t>
      </w:r>
    </w:p>
    <w:p w14:paraId="3ADCB119" w14:textId="3317785F" w:rsidR="00D11B25" w:rsidRPr="007310A7" w:rsidRDefault="00D11B25" w:rsidP="00D11B25">
      <w:pPr>
        <w:spacing w:line="360" w:lineRule="auto"/>
        <w:jc w:val="both"/>
        <w:rPr>
          <w:rFonts w:cs="Calibri"/>
          <w:color w:val="000000" w:themeColor="text1"/>
        </w:rPr>
      </w:pPr>
      <w:r>
        <w:rPr>
          <w:rFonts w:cs="Calibri"/>
          <w:color w:val="000000" w:themeColor="text1"/>
        </w:rPr>
        <w:t xml:space="preserve">Als grundlegend für meine</w:t>
      </w:r>
      <w:r>
        <w:rPr>
          <w:rFonts w:cs="Calibri"/>
          <w:color w:val="000000" w:themeColor="text1"/>
        </w:rPr>
        <w:t xml:space="preserve"> </w:t>
      </w:r>
      <w:del w:id="1000003" w:author="Claude Lektorat" w:date="2026-06-30T12:18:05Z">
        <w:r>
          <w:rPr>
            <w:rFonts w:cs="Calibri"/>
            <w:color w:val="000000" w:themeColor="text1"/>
          </w:rPr>
          <w:delText xml:space="preserve">skizierte</w:delText>
        </w:r>
      </w:del>
      <w:ins w:id="1000004" w:author="Claude Lektorat" w:date="2026-06-30T12:18:05Z">
        <w:r>
          <w:rPr>
            <w:rFonts w:cs="Calibri"/>
            <w:color w:val="000000" w:themeColor="text1"/>
          </w:rPr>
          <w:t xml:space="preserve">skizzierte</w:t>
        </w:r>
      </w:ins>
      <w:r>
        <w:rPr>
          <w:rFonts w:cs="Calibri"/>
          <w:color w:val="000000" w:themeColor="text1"/>
        </w:rPr>
        <w:t xml:space="preserve"> Herangehensweise an das Phänomen geschlechtsverändernder Behandlungsentscheidungen intergeschlechtlicher Menschen verstehe ich retrospektiv meine mehrfache fachliche und akademische Verortung: So stellte einerseits mein absolviertes Studium der Philosophie einen relevanten Hintergrund meines Interesses an theoretisch fundierten Fragen nach personaler Autonomie und Selbstbestimmung dar. In diesem Kontext erschien mir insbesondere ein positives, nicht ausschließlich durch die Abwesenheit von Gewalt und Zwang definiertes, Verständnis von Selbstbestimmung im Kontext intergeschlechtlicher Behandlungserfahrungen im Jugend- und Erwachsenenalter notwendig. Gleichzeitig – und darin bestand zum Beginn des Forschungsprozesses ein weiterer entscheidender fachlicher Hintergrund – war mir im Zuge einer </w:t>
      </w:r>
      <w:r>
        <w:rPr>
          <w:rFonts w:cs="Calibri"/>
          <w:color w:val="000000" w:themeColor="text1"/>
        </w:rPr>
        <w:t xml:space="preserve">mehrjährigen ärztlichen Tätigkeit deutlich geworden, dass individualistische, überwiegend aus der Theorie abgeleitete Konzepte von Autonomie bzw. Selbstbestimmung kaum dazu in der Lage sind komplexe soziale und emotionale Konstellationen zu erfassen, die in klinischen Entscheidungssituationen in der Regel relevant werden. Zudem hatte ich während meiner klinischen Tätigkeit erfahren, wie gering häufig die Involvierung von Patient*innen in sie betreffende Entscheidungen ausfällt und wie oft letztere unter massivem, nicht zwangsläufig gesundheitlich begründeten Zeit- und Handlungsdruck getroffen werden. </w:t>
      </w:r>
    </w:p>
    <w:p w14:paraId="4CF037DD" w14:textId="310ECA12" w:rsidR="00D11B25" w:rsidRPr="007310A7" w:rsidRDefault="00D11B25" w:rsidP="00D11B25">
      <w:pPr>
        <w:spacing w:line="360" w:lineRule="auto"/>
        <w:jc w:val="both"/>
        <w:rPr>
          <w:rFonts w:cs="Calibri"/>
          <w:color w:val="000000" w:themeColor="text1"/>
        </w:rPr>
      </w:pPr>
      <w:r w:rsidRPr="007310A7">
        <w:rPr>
          <w:rFonts w:cs="Calibri"/>
          <w:color w:val="000000" w:themeColor="text1"/>
        </w:rPr>
        <w:t>Im Kontext dieser mehrfachen Verortung und daraus resultierenden Perspektivierung setzte ich mich insbesondere zu Beginn meines Forschungsprozesses mit relationalen, in der feministischen Ethik verankerten Autonomie-Theorien auseinander. Jedoch entschied ich mich im Kontext meiner zunehmenden methodischen Verortung innerhalb der interpretativen Sozial- und Biographieforschung für die Verwendung des in dieser Tradition stärker verwurzelten Konzepts der relationalen Agency. Dieses wurde zu einem meiner zentralen theoretischen Zugänge, um mich mit Phänomenen der Selbst- bzw. Fremdbestimmung intergeschlechtlicher Menschen im Rahmen der vorliegenden Studie auseinanderzusetzen (siehe 3.2.). Insgesamt prägten alle drei Zugänge – die akademische Sozialisierung in der Philosophie und Medizin, meine kritische ärztliche Erfahrungsperspektive und das Vertraut-Werden mit rekonstruktiven biographieanalytischen Verfahren – das Vorgehen im Rahmen dieser Arbeit.</w:t>
      </w:r>
    </w:p>
    <w:p w14:paraId="1829C008" w14:textId="4D1EC8EB" w:rsidR="00D11B25" w:rsidRPr="007310A7" w:rsidRDefault="00D11B25" w:rsidP="00D11B25">
      <w:pPr>
        <w:spacing w:before="480" w:after="240" w:line="360" w:lineRule="auto"/>
        <w:jc w:val="both"/>
        <w:rPr>
          <w:rFonts w:cs="Calibri"/>
          <w:i/>
          <w:color w:val="000000" w:themeColor="text1"/>
        </w:rPr>
      </w:pPr>
      <w:r w:rsidRPr="007310A7">
        <w:rPr>
          <w:rFonts w:cs="Calibri"/>
          <w:i/>
          <w:color w:val="000000" w:themeColor="text1"/>
        </w:rPr>
        <w:t>Erkenntnisinteresse und Verortung der Arbeit</w:t>
      </w:r>
    </w:p>
    <w:p w14:paraId="14B8B765" w14:textId="77777777" w:rsidR="00D11B25" w:rsidRPr="007310A7" w:rsidRDefault="00D11B25" w:rsidP="00D11B25">
      <w:pPr>
        <w:tabs>
          <w:tab w:val="left" w:pos="851"/>
        </w:tabs>
        <w:spacing w:line="360" w:lineRule="auto"/>
        <w:jc w:val="both"/>
        <w:rPr>
          <w:rFonts w:cs="Calibri"/>
          <w:color w:val="000000" w:themeColor="text1"/>
        </w:rPr>
      </w:pPr>
      <w:r w:rsidRPr="007310A7">
        <w:rPr>
          <w:rFonts w:cs="Calibri"/>
          <w:color w:val="000000" w:themeColor="text1"/>
        </w:rPr>
        <w:t xml:space="preserve">Das Erkenntnisinteresse der vorliegenden Studie basiert auf der Frage, wie sich geschlechtsverändernde Behandlungserfahrungen im biographischen Verlauf sowie damit assoziierte Entscheidungsprozesse aus Perspektive intergeschlechtlicher Menschen gestalten. Im Verlauf der Studie interessierten mich dabei die Erfahrungen und biographischen Verläufe aller intergeschlechtlichen Personen – unabhängig von erhaltenen medizinischen Diagnosen bzw. Kategorisierungen –, sobald diese zum Zeitpunkt einer vorgeschlagenen Behandlung alt genug waren, um an einer Entscheidung beteiligt zu werden bzw. diese selbst zu treffen. </w:t>
      </w:r>
    </w:p>
    <w:p w14:paraId="0D6051EB" w14:textId="359FAE70" w:rsidR="00D11B25" w:rsidRPr="007310A7" w:rsidRDefault="00D11B25" w:rsidP="00D11B25">
      <w:pPr>
        <w:tabs>
          <w:tab w:val="left" w:pos="851"/>
        </w:tabs>
        <w:spacing w:line="360" w:lineRule="auto"/>
        <w:jc w:val="both"/>
        <w:rPr>
          <w:rFonts w:cs="Calibri"/>
          <w:color w:val="000000" w:themeColor="text1"/>
        </w:rPr>
      </w:pPr>
      <w:r>
        <w:rPr>
          <w:rFonts w:cs="Calibri"/>
          <w:color w:val="000000" w:themeColor="text1"/>
        </w:rPr>
        <w:t xml:space="preserve">Um die Forschungsfrage beantworten zu können, bestand meine initiale Herangehen</w:t>
      </w:r>
      <w:r>
        <w:rPr>
          <w:rFonts w:cs="Calibri"/>
          <w:color w:val="000000" w:themeColor="text1"/>
        </w:rPr>
        <w:t xml:space="preserve">s</w:t>
      </w:r>
      <w:r>
        <w:rPr>
          <w:rFonts w:cs="Calibri"/>
          <w:color w:val="000000" w:themeColor="text1"/>
        </w:rPr>
        <w:t xml:space="preserve">weise darin, möglichst offen und orientiert an den Erfahrungen bzw. Relevanzsetzungen meiner Interviewpartner*innen zu explorieren, in welchem lebensgeschichtlichen und sozialen Kontext die mir berichteten </w:t>
      </w:r>
      <w:del w:id="1000005" w:author="Claude Lektorat" w:date="2026-06-30T12:18:05Z">
        <w:r>
          <w:rPr>
            <w:rFonts w:cs="Calibri"/>
            <w:color w:val="000000" w:themeColor="text1"/>
          </w:rPr>
          <w:delText xml:space="preserve">geschlechtsverändernde</w:delText>
        </w:r>
      </w:del>
      <w:ins w:id="1000006" w:author="Claude Lektorat" w:date="2026-06-30T12:18:05Z">
        <w:r>
          <w:rPr>
            <w:rFonts w:cs="Calibri"/>
            <w:color w:val="000000" w:themeColor="text1"/>
          </w:rPr>
          <w:t xml:space="preserve">geschlechtsverändernden</w:t>
        </w:r>
      </w:ins>
      <w:r>
        <w:rPr>
          <w:rFonts w:cs="Calibri"/>
          <w:color w:val="000000" w:themeColor="text1"/>
        </w:rPr>
        <w:t xml:space="preserve"> Behandlungen stattfanden, wie sie damals erlebt und heute gedeutet werden. Dabei fokussierte eine zentrale Erkenntnisperspektive des gewählten Zugangs darauf, sowohl das subjektive Erleben meiner Interviewpartner*innen, als auch das medizinische Handlungsfeld und die strukturellen sozialen Bedingungen innerhalb der sich geschlechtsverändernde Behandlungserfahrungen konstituieren, zu untersuchen.</w:t>
      </w:r>
    </w:p>
    <w:p w14:paraId="43336F00" w14:textId="77777777" w:rsidR="00D11B25" w:rsidRPr="007310A7" w:rsidRDefault="00D11B25" w:rsidP="00D11B25">
      <w:pPr>
        <w:tabs>
          <w:tab w:val="left" w:pos="851"/>
        </w:tabs>
        <w:spacing w:line="360" w:lineRule="auto"/>
        <w:jc w:val="both"/>
        <w:rPr>
          <w:rFonts w:cs="Calibri"/>
          <w:color w:val="000000" w:themeColor="text1"/>
        </w:rPr>
      </w:pPr>
    </w:p>
    <w:p w14:paraId="2736298B" w14:textId="77777777" w:rsidR="00D11B25" w:rsidRPr="007310A7" w:rsidRDefault="00D11B25" w:rsidP="00D11B25">
      <w:pPr>
        <w:tabs>
          <w:tab w:val="left" w:pos="851"/>
        </w:tabs>
        <w:spacing w:line="360" w:lineRule="auto"/>
        <w:jc w:val="both"/>
        <w:rPr>
          <w:rFonts w:cs="Calibri"/>
          <w:color w:val="000000" w:themeColor="text1"/>
        </w:rPr>
      </w:pPr>
      <w:r>
        <w:rPr>
          <w:rFonts w:cs="Calibri"/>
          <w:color w:val="000000" w:themeColor="text1"/>
        </w:rPr>
        <w:t xml:space="preserve">Während dies zu Beginn noch eine vage Hypothese darstellte, ist im Zuge des Forschungsprozesses sowie der Auseinandersetzung mit interpretativen Methodologien deutlich geworden, dass sich ausgehend von einer erfolgten Einwilligung weder voraussetzen lässt, dass Behandlungsentscheidungen von intergeschlechtlichen Menschen selbst getroffen werden, noch dass das soziale Phänomen, das ich zunächst als Entscheidung benannt habe, von meinen Interviewpartner*innen ebenso erlebt bzw. gedeutet wird. Von dieser Erkenntnis ausgehend verwendete ich anschließend sowohl innerhalb meiner Fragestellung als auch im Titel meiner Arbeit zentral den Begriff der Behandlungserfahrung an Stelle des Begriffs der Entscheidung. Ebenfalls wurde mir im Zuge des Forschungsprozesses deutlich, dass die Menschen, die bereit waren als Biograph*innen ihre Lebensgeschichten zu erzählen, überwiegend im frühen Kindesalter von nicht-selbsteingewilligten geschlechtsverändernden Eingriffen betroffen waren. Im Kontext dieser Studie bedeutet dies, dass drei der vier rekonstruierten Biographien bereits durch lebensgeschichtlich frühe fremdbestimmende Eingriffe geprägt und aus </w:t>
      </w:r>
      <w:proofErr w:type="spellStart"/>
      <w:r>
        <w:rPr>
          <w:rFonts w:cs="Calibri"/>
          <w:color w:val="000000" w:themeColor="text1"/>
        </w:rPr>
        <w:t xml:space="preserve">biographieanalytischer</w:t>
      </w:r>
      <w:proofErr w:type="spellEnd"/>
      <w:r>
        <w:rPr>
          <w:rFonts w:cs="Calibri"/>
          <w:color w:val="000000" w:themeColor="text1"/>
        </w:rPr>
        <w:t xml:space="preserve"> Perspektive beide Erfahrungen – formal selbst- und nicht-selbst-eingewilligte Eingriffe – eng miteinander verwoben sind. Dieses Ergebnis verdeutlicht nicht zuletzt retrospektiv den ermöglichten Erkenntnisgewinn durch das von mir gewählte biographisch-rekonstruktive Auswertungsverfahren: Letzteres erlaubt ein </w:t>
      </w:r>
      <w:proofErr w:type="spellStart"/>
      <w:del w:id="1000007" w:author="Claude Lektorat" w:date="2026-06-30T12:18:05Z">
        <w:r>
          <w:rPr>
            <w:rFonts w:cs="Calibri"/>
            <w:color w:val="000000" w:themeColor="text1"/>
          </w:rPr>
          <w:delText xml:space="preserve">geneaologisches</w:delText>
        </w:r>
      </w:del>
      <w:ins w:id="1000008" w:author="Claude Lektorat" w:date="2026-06-30T12:18:05Z">
        <w:r>
          <w:rPr>
            <w:rFonts w:cs="Calibri"/>
            <w:color w:val="000000" w:themeColor="text1"/>
          </w:rPr>
          <w:t xml:space="preserve">genealogisches</w:t>
        </w:r>
      </w:ins>
      <w:proofErr w:type="spellEnd"/>
      <w:r>
        <w:rPr>
          <w:rFonts w:cs="Calibri"/>
          <w:color w:val="000000" w:themeColor="text1"/>
        </w:rPr>
        <w:t xml:space="preserve">, prozess-orientiertes Verständnis lebensgeschichtlich bedingter Handlungsstrategien und Deutungsmuster und versteht sowohl die Wechselwirkungen fremdbestimmter medizinischer Eingriffe im biographischen </w:t>
      </w:r>
      <w:r>
        <w:rPr>
          <w:rFonts w:cs="Calibri"/>
          <w:color w:val="000000" w:themeColor="text1"/>
        </w:rPr>
        <w:t xml:space="preserve">Verlauf, als auch stärker selbstgestaltete Entwicklungen als miteinander verwobene Prozesse.</w:t>
      </w:r>
    </w:p>
    <w:p w14:paraId="63E48B77" w14:textId="77777777" w:rsidR="00D11B25" w:rsidRPr="007310A7" w:rsidRDefault="00D11B25" w:rsidP="00D11B25">
      <w:pPr>
        <w:spacing w:line="360" w:lineRule="auto"/>
        <w:jc w:val="both"/>
        <w:rPr>
          <w:rFonts w:cs="Calibri"/>
          <w:color w:val="000000" w:themeColor="text1"/>
        </w:rPr>
      </w:pPr>
    </w:p>
    <w:p w14:paraId="51C7497E" w14:textId="77777777" w:rsidR="00D11B25" w:rsidRPr="007310A7" w:rsidRDefault="00D11B25" w:rsidP="00D11B25">
      <w:pPr>
        <w:spacing w:line="360" w:lineRule="auto"/>
        <w:jc w:val="both"/>
        <w:rPr>
          <w:rFonts w:cs="Calibri"/>
          <w:color w:val="000000" w:themeColor="text1"/>
        </w:rPr>
      </w:pPr>
      <w:r w:rsidRPr="007310A7">
        <w:rPr>
          <w:rFonts w:cs="Calibri"/>
          <w:color w:val="000000" w:themeColor="text1"/>
        </w:rPr>
        <w:t xml:space="preserve">Neben der in sozialwissenschaftlicher Hinsicht erkenntnisgenerierenden Zielsetzung dieser Arbeit lassen sich ihre Ergebnisse auch auf der Ebene von Implikationen für die Praxis interpretieren. Hier stellte sich mir zentral die Frage, welches Wissen es Seitens klinischer Behandler*innen, psycho-sozialer Begleiter*innen sowie An- und Zugehöriger über intergeschlechtliche Erfahrungen bedarf, um relational situierte Handlungsmacht intergeschlechtlicher Menschen im Kontext geschlechtsverändernder Behandlungen stärker zu fördern. Erste Antworten auf diese Frage werden im Kapitel zu den Implikationen dieser Arbeit diskutiert. </w:t>
      </w:r>
    </w:p>
    <w:p w14:paraId="222CB69A" w14:textId="7B8D5F6E" w:rsidR="0041197A" w:rsidRPr="007310A7" w:rsidRDefault="00D11B25" w:rsidP="00B97721">
      <w:pPr>
        <w:spacing w:line="360" w:lineRule="auto"/>
        <w:jc w:val="both"/>
        <w:rPr>
          <w:rFonts w:cs="Calibri"/>
          <w:color w:val="000000" w:themeColor="text1"/>
        </w:rPr>
      </w:pPr>
      <w:r w:rsidRPr="007310A7">
        <w:rPr>
          <w:rFonts w:cs="Calibri"/>
          <w:color w:val="000000" w:themeColor="text1"/>
        </w:rPr>
        <w:t>Gleichzeitig kann diese Arbeit einen Ausgangspunkt für weitere, auf die Entwicklung konkreter Handlungsempfehlungen ausgerichtete Forschungsprojekte darstellen.  Dabei verstehe ich den vorliegenden Forschungsdiskurs-Beitrag nicht als abschließende Beantwortung der anfangs formulierten Fragestellungen, sondern vielmehr als eine positionierte wissenschaftliche</w:t>
      </w:r>
      <w:r w:rsidR="00513BE5">
        <w:rPr>
          <w:rFonts w:cs="Calibri"/>
          <w:color w:val="000000" w:themeColor="text1"/>
        </w:rPr>
        <w:t xml:space="preserve"> </w:t>
      </w:r>
      <w:r w:rsidRPr="007310A7">
        <w:rPr>
          <w:rFonts w:cs="Calibri"/>
          <w:color w:val="000000" w:themeColor="text1"/>
        </w:rPr>
        <w:t>Untersuchung mit dieser, die idealerweise weitere akademische, aktivistische und öffentlich geführte Auseinandersetzungen darüber anstoßen kann, was körpergeschlechtliche Selbstbestimmung intergeschlechtlicher Menschen als relationaler und somit grundlegend sozial situierter Prozess bedeuten kann.</w:t>
      </w:r>
    </w:p>
    <w:p w14:paraId="78878F10" w14:textId="6DA50149" w:rsidR="0041197A" w:rsidRPr="007310A7" w:rsidRDefault="0041197A" w:rsidP="00B97721">
      <w:pPr>
        <w:spacing w:before="480" w:after="240" w:line="360" w:lineRule="auto"/>
        <w:rPr>
          <w:rFonts w:cs="Calibri"/>
          <w:i/>
          <w:color w:val="000000" w:themeColor="text1"/>
        </w:rPr>
      </w:pPr>
      <w:r w:rsidRPr="007310A7">
        <w:rPr>
          <w:rFonts w:cs="Calibri"/>
          <w:i/>
          <w:color w:val="000000" w:themeColor="text1"/>
        </w:rPr>
        <w:t>Aufbau der Arbeit</w:t>
      </w:r>
    </w:p>
    <w:p w14:paraId="7D3C1A14" w14:textId="1A36FDEB" w:rsidR="00882F0C" w:rsidRPr="007310A7" w:rsidRDefault="0041197A" w:rsidP="0041197A">
      <w:pPr>
        <w:spacing w:line="360" w:lineRule="auto"/>
        <w:jc w:val="both"/>
        <w:rPr>
          <w:color w:val="000000" w:themeColor="text1"/>
        </w:rPr>
      </w:pPr>
      <w:r w:rsidRPr="007310A7">
        <w:rPr>
          <w:color w:val="000000" w:themeColor="text1"/>
        </w:rPr>
        <w:t xml:space="preserve">Die Arbeit beginnt in Kapitel 2 mit einer Rekonstruktion des Forschungsstandes im Bezug auf geschlechtsbezogene bzw. -verändernde Behandlungserfahrungen intergeschlechtlicher Menschen im Jugend- und Erwachsenenalter. Schwerpunkt liegt dabei auf dem innerhalb der kritischen Inter* Studien identifizierten Forschungsdesiderat. Kapitel 3 stellt die für die Arbeit relevanten theoretischen Zugänge bzw. sensibilisierenden Konzepte </w:t>
      </w:r>
      <w:r w:rsidRPr="007310A7">
        <w:rPr>
          <w:i/>
          <w:color w:val="000000" w:themeColor="text1"/>
        </w:rPr>
        <w:t>Stigma</w:t>
      </w:r>
      <w:r w:rsidRPr="007310A7">
        <w:rPr>
          <w:color w:val="000000" w:themeColor="text1"/>
        </w:rPr>
        <w:t xml:space="preserve">, </w:t>
      </w:r>
      <w:r w:rsidRPr="007310A7">
        <w:rPr>
          <w:i/>
          <w:color w:val="000000" w:themeColor="text1"/>
        </w:rPr>
        <w:t>Agency</w:t>
      </w:r>
      <w:r w:rsidRPr="007310A7">
        <w:rPr>
          <w:color w:val="000000" w:themeColor="text1"/>
        </w:rPr>
        <w:t xml:space="preserve">, </w:t>
      </w:r>
      <w:r w:rsidRPr="007310A7">
        <w:rPr>
          <w:i/>
          <w:color w:val="000000" w:themeColor="text1"/>
        </w:rPr>
        <w:t>Gewalt</w:t>
      </w:r>
      <w:r w:rsidRPr="007310A7">
        <w:rPr>
          <w:color w:val="000000" w:themeColor="text1"/>
        </w:rPr>
        <w:t xml:space="preserve">, </w:t>
      </w:r>
      <w:r w:rsidRPr="007310A7">
        <w:rPr>
          <w:i/>
          <w:color w:val="000000" w:themeColor="text1"/>
        </w:rPr>
        <w:t>Medikalisierung</w:t>
      </w:r>
      <w:r w:rsidRPr="007310A7">
        <w:rPr>
          <w:color w:val="000000" w:themeColor="text1"/>
        </w:rPr>
        <w:t xml:space="preserve"> und </w:t>
      </w:r>
      <w:r w:rsidRPr="007310A7">
        <w:rPr>
          <w:i/>
          <w:color w:val="000000" w:themeColor="text1"/>
        </w:rPr>
        <w:t>Trauma</w:t>
      </w:r>
      <w:r w:rsidRPr="007310A7">
        <w:rPr>
          <w:color w:val="000000" w:themeColor="text1"/>
        </w:rPr>
        <w:t xml:space="preserve"> sowie vergeschlechtlichte </w:t>
      </w:r>
      <w:r w:rsidRPr="007310A7">
        <w:rPr>
          <w:i/>
          <w:color w:val="000000" w:themeColor="text1"/>
        </w:rPr>
        <w:t>Transition</w:t>
      </w:r>
      <w:r w:rsidRPr="007310A7">
        <w:rPr>
          <w:color w:val="000000" w:themeColor="text1"/>
        </w:rPr>
        <w:t xml:space="preserve"> dar. Diese werden in Bezugnahme auf ihre bisherige Verwendung in den kritischen Inter* Studien beleuchtet und resultierende theoretische Leerstellen skizziert, an denen die Arbeit ansetzt. Es folgt mit Kapitel 4 eine Darstellung des methodischen Zugangs sowie dessen </w:t>
      </w:r>
      <w:r w:rsidRPr="007310A7">
        <w:rPr>
          <w:color w:val="000000" w:themeColor="text1"/>
        </w:rPr>
        <w:lastRenderedPageBreak/>
        <w:t xml:space="preserve">methodologischer Verortung in der rekonstruktiven Biographieforschung und Wissenssoziologie. Am Anfang dieses Kapitels steht eine Hinführung zur Forschungsfrage und Ausformulierung von Teil-Fragestellungen im Kontext des interpretativen Paradigmas. Die gewählte Datenerhebungs- und Auswertungsmethode im Kontext des Forschungsgegenstandes sowie ein </w:t>
      </w:r>
      <w:proofErr w:type="spellStart"/>
      <w:r w:rsidRPr="007310A7">
        <w:rPr>
          <w:color w:val="000000" w:themeColor="text1"/>
        </w:rPr>
        <w:t>biographietheoretischer</w:t>
      </w:r>
      <w:proofErr w:type="spellEnd"/>
      <w:r w:rsidRPr="007310A7">
        <w:rPr>
          <w:color w:val="000000" w:themeColor="text1"/>
        </w:rPr>
        <w:t xml:space="preserve"> Zugang zum Konzept Geschlecht werden anschließend erläutert. Abschließend werden die konkreten Auswertungsschritte und das für die Studie vorgenommene Sampling dargestellt. Kapitel 5 widmet sich der Reflexion des Forschungsprozesses im Kontext meiner sich verändernden Positionierung als Forschender, der erfolgten Zugänge zum Feld sowie der Beleuchtung forschungsethischer Fragen und Spannungsfelder. In Kapitel 6 werden im Rahmen einer wissenssoziologisch verorteten Diskursanalyse unterschiedliche, sowohl für den gewählten Forschungsgegenstand und die verwendete Terminologie</w:t>
      </w:r>
      <w:r w:rsidR="00B97721" w:rsidRPr="007310A7">
        <w:rPr>
          <w:color w:val="000000" w:themeColor="text1"/>
        </w:rPr>
        <w:t>,</w:t>
      </w:r>
      <w:r w:rsidRPr="007310A7">
        <w:rPr>
          <w:color w:val="000000" w:themeColor="text1"/>
        </w:rPr>
        <w:t xml:space="preserve"> als auch für die von mir interviewten</w:t>
      </w:r>
      <w:r w:rsidR="00DD5C4C" w:rsidRPr="007310A7">
        <w:rPr>
          <w:color w:val="000000" w:themeColor="text1"/>
        </w:rPr>
        <w:t xml:space="preserve"> </w:t>
      </w:r>
      <w:r w:rsidRPr="007310A7">
        <w:rPr>
          <w:color w:val="000000" w:themeColor="text1"/>
        </w:rPr>
        <w:t xml:space="preserve">Biograph*innen relevante Zugänge zum Phänomen Intergeschlechtlichkeit dargestellt. Fokus liegt hierbei auf einer Rekonstruktion des medizinischen Spezialdiskurses sowie des erfahrungsbasierten Intergeschlechts-Diskurses. Anschließend erfolgt in Kapitel 7 eine Darstellung der basierend auf den </w:t>
      </w:r>
      <w:r w:rsidR="00EA2486" w:rsidRPr="007310A7">
        <w:rPr>
          <w:color w:val="000000" w:themeColor="text1"/>
        </w:rPr>
        <w:t xml:space="preserve">geführten </w:t>
      </w:r>
      <w:r w:rsidRPr="007310A7">
        <w:rPr>
          <w:color w:val="000000" w:themeColor="text1"/>
        </w:rPr>
        <w:t xml:space="preserve">biographischen Interviews rekonstruierten Fälle. Hier werden biographische Verläufe sowohl auf Ebene der erlebten Lebensgeschichte als auch auf der Ebene sich verändernder Deutungsmuster der Biograph*innen dargestellt und mit der Dimension sozial wirkmächtiger Diskurse verknüpft. Die erlebten Anforderungen, Handlungsstrategien, Bearbeitungs- und Deutungsmuster im Rahmen geschlechtsverändernder Behandlungserfahrungen im Jugend- bzw. Erwachsenenalter werden dabei im Kontext der </w:t>
      </w:r>
      <w:r w:rsidR="00EA2486" w:rsidRPr="007310A7">
        <w:rPr>
          <w:color w:val="000000" w:themeColor="text1"/>
        </w:rPr>
        <w:t xml:space="preserve">rekonstruierten </w:t>
      </w:r>
      <w:r w:rsidRPr="007310A7">
        <w:rPr>
          <w:color w:val="000000" w:themeColor="text1"/>
        </w:rPr>
        <w:t>biographischen Erfahrungsaufschichtungen</w:t>
      </w:r>
      <w:r w:rsidR="00EA2486" w:rsidRPr="007310A7">
        <w:rPr>
          <w:color w:val="000000" w:themeColor="text1"/>
        </w:rPr>
        <w:t xml:space="preserve"> analysiert</w:t>
      </w:r>
      <w:r w:rsidRPr="007310A7">
        <w:rPr>
          <w:color w:val="000000" w:themeColor="text1"/>
        </w:rPr>
        <w:t>. In Kapitel 8 werden diese Ergebnisse hinsichtlich fallübergreifender Elemente diskutiert und konzeptuell verdichtet sowie im Rahmen einer vorgenommenen Typenbildung auf Verlaufsebene theoretisch verallgemeinert. Kapitel 9 widmet sich der Darstellung der Implikationen der erzielten Ergebnisse für Praktiker*innen in Medizin und psycho-sozialer Begleitung intergeschlechtlicher Menschen. Diese wird mit einer Darstellung praxisrelevanter Forschungsbedarfe verknüpft. Abschließend erfolgt in Kapitel 10</w:t>
      </w:r>
      <w:r w:rsidRPr="007310A7">
        <w:rPr>
          <w:b/>
          <w:color w:val="000000" w:themeColor="text1"/>
        </w:rPr>
        <w:t xml:space="preserve"> </w:t>
      </w:r>
      <w:r w:rsidRPr="007310A7">
        <w:rPr>
          <w:color w:val="000000" w:themeColor="text1"/>
        </w:rPr>
        <w:t>das Fazit dieser Arbeit, das Stärken und Grenzen der Studie sowie Anknüpfungspunkte zukünftiger Forschungszugänge skizziert.</w:t>
      </w:r>
      <w:r w:rsidR="00D11B25" w:rsidRPr="007310A7">
        <w:rPr>
          <w:b/>
          <w:color w:val="000000" w:themeColor="text1"/>
        </w:rPr>
        <w:br w:type="page"/>
      </w:r>
    </w:p>
    <w:p w14:paraId="3D502BE1" w14:textId="54A2B649" w:rsidR="00FF686F" w:rsidRPr="007310A7" w:rsidRDefault="00FF686F" w:rsidP="004E567B">
      <w:pPr>
        <w:pStyle w:val="berschrift1"/>
        <w:spacing w:before="360" w:after="480"/>
        <w:rPr>
          <w:rFonts w:asciiTheme="minorHAnsi" w:hAnsiTheme="minorHAnsi"/>
          <w:b/>
          <w:color w:val="000000" w:themeColor="text1"/>
          <w:sz w:val="28"/>
          <w:szCs w:val="28"/>
        </w:rPr>
      </w:pPr>
      <w:bookmarkStart w:id="3" w:name="_Toc233288742"/>
      <w:r w:rsidRPr="007310A7">
        <w:rPr>
          <w:rFonts w:asciiTheme="minorHAnsi" w:hAnsiTheme="minorHAnsi"/>
          <w:b/>
          <w:color w:val="000000" w:themeColor="text1"/>
          <w:sz w:val="28"/>
          <w:szCs w:val="28"/>
        </w:rPr>
        <w:lastRenderedPageBreak/>
        <w:t>2. Rekonstruktion des Forschungsdesiderats im sozialwissenschaftlichen Intergeschlechts-Diskurs</w:t>
      </w:r>
      <w:bookmarkEnd w:id="3"/>
    </w:p>
    <w:p w14:paraId="4E1645FF" w14:textId="362F7D01" w:rsidR="00FF686F" w:rsidRPr="007310A7" w:rsidRDefault="00FF686F" w:rsidP="00FF686F">
      <w:pPr>
        <w:spacing w:line="360" w:lineRule="auto"/>
        <w:jc w:val="both"/>
        <w:rPr>
          <w:bCs/>
          <w:color w:val="000000" w:themeColor="text1"/>
        </w:rPr>
      </w:pPr>
      <w:r w:rsidRPr="007310A7">
        <w:rPr>
          <w:bCs/>
          <w:color w:val="000000" w:themeColor="text1"/>
        </w:rPr>
        <w:t xml:space="preserve">Die in den 1990ern Jahren entstandene kritische Inter* Forschung ist, wie im Rahmen der Diskurs-Rekonstruktionen in </w:t>
      </w:r>
      <w:r w:rsidRPr="007310A7">
        <w:rPr>
          <w:bCs/>
          <w:i/>
          <w:color w:val="000000" w:themeColor="text1"/>
        </w:rPr>
        <w:t>Kapitel 5</w:t>
      </w:r>
      <w:r w:rsidRPr="007310A7">
        <w:rPr>
          <w:bCs/>
          <w:color w:val="000000" w:themeColor="text1"/>
        </w:rPr>
        <w:t xml:space="preserve"> ausführlicher dargestellt wird, ein verhältnismäßig junger Fachbereich. Im Zentrum ihres Etablierungsprozess steht eine auf den Diskursbeiträgen intergeschlechtlicher Selbstvertreter*innen aufbauende kritische </w:t>
      </w:r>
      <w:r w:rsidR="00E93BC6" w:rsidRPr="007310A7">
        <w:rPr>
          <w:bCs/>
          <w:color w:val="000000" w:themeColor="text1"/>
        </w:rPr>
        <w:t xml:space="preserve">wissenschaftliche </w:t>
      </w:r>
      <w:r w:rsidRPr="007310A7">
        <w:rPr>
          <w:bCs/>
          <w:color w:val="000000" w:themeColor="text1"/>
        </w:rPr>
        <w:t xml:space="preserve">Auseinandersetzung mit der genitalverändernden medizinischen Behandlungspraxis an nicht-einwilligungsfähigen Kindern sowie deren Verortung in einer zweigeschlechtlich strukturierten gesellschaftlichen Ordnung (siehe </w:t>
      </w:r>
      <w:r w:rsidR="00E93BC6" w:rsidRPr="007310A7">
        <w:rPr>
          <w:bCs/>
          <w:color w:val="000000" w:themeColor="text1"/>
        </w:rPr>
        <w:t>6</w:t>
      </w:r>
      <w:r w:rsidRPr="007310A7">
        <w:rPr>
          <w:bCs/>
          <w:color w:val="000000" w:themeColor="text1"/>
        </w:rPr>
        <w:t xml:space="preserve">.2). Dabei werden die häufig lebenslangen Folgen dieser Praxis aus </w:t>
      </w:r>
      <w:r w:rsidR="00306FAB" w:rsidRPr="007310A7">
        <w:rPr>
          <w:bCs/>
          <w:color w:val="000000" w:themeColor="text1"/>
        </w:rPr>
        <w:t>Erfahrungs</w:t>
      </w:r>
      <w:r w:rsidR="007914A2" w:rsidRPr="007310A7">
        <w:rPr>
          <w:bCs/>
          <w:color w:val="000000" w:themeColor="text1"/>
        </w:rPr>
        <w:t>p</w:t>
      </w:r>
      <w:r w:rsidRPr="007310A7">
        <w:rPr>
          <w:bCs/>
          <w:color w:val="000000" w:themeColor="text1"/>
        </w:rPr>
        <w:t xml:space="preserve">erspektive intergeschlechtlicher Akteur*innen seit Mitte der 2000er Jahre mittels qualitativer Interviewstudien empirisch beforscht </w:t>
      </w:r>
      <w:r w:rsidR="009877F0" w:rsidRPr="007310A7">
        <w:rPr>
          <w:bCs/>
          <w:color w:val="000000" w:themeColor="text1"/>
        </w:rPr>
        <w:fldChar w:fldCharType="begin"/>
      </w:r>
      <w:r w:rsidR="00230E3C" w:rsidRPr="007310A7">
        <w:rPr>
          <w:bCs/>
          <w:color w:val="000000" w:themeColor="text1"/>
        </w:rPr>
        <w:instrText xml:space="preserve"> ADDIN ZOTERO_ITEM CSL_CITATION {"citationID":"WOidaSJA","properties":{"unsorted":false,"formattedCitation":"(vgl. z.B. Davis 2015; Gregor 2015; Karkazis 2008; Preves 2003)","plainCitation":"(vgl. z.B. Davis 2015; Gregor 2015; Karkazis 2008; Preves 2003)","noteIndex":0},"citationItems":[{"id":1202,"uris":["http://zotero.org/users/local/owKliTIb/items/UI7EEAIY"],"itemData":{"id":1202,"type":"book","abstract":"When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Intersex","URL":"http://www.jstor.org/stable/j.ctt15zc7ht","author":[{"family":"Davis","given":"G."}],"accessed":{"date-parts":[["2026",6,5]]},"issued":{"date-parts":[["2015"]]}},"prefix":"vgl. z.B."},{"id":839,"uris":["http://zotero.org/users/local/owKliTIb/items/EES5IYA2"],"itemData":{"id":839,"type":"book","publisher-place":"Bielefeld","title":"Constructing Intersex","author":[{"family":"Gregor","given":"Joris"}],"issued":{"date-parts":[["2015"]]}}},{"id":197,"uris":["http://zotero.org/users/local/owKliTIb/items/XSYQZL9W"],"itemData":{"id":197,"type":"book","publisher":"Duke University Press","publisher-place":"Durham, N.C.","title":"Fixing Sex: Intersex, Medical Authority, and Lived Experience","author":[{"family":"Karkazis","given":"Katrina"}],"issued":{"date-parts":[["2008"]]}}},{"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E."}],"issued":{"date-parts":[["2003"]]}}}],"schema":"https://github.com/citation-style-language/schema/raw/master/csl-citation.json"} </w:instrText>
      </w:r>
      <w:r w:rsidR="009877F0" w:rsidRPr="007310A7">
        <w:rPr>
          <w:bCs/>
          <w:color w:val="000000" w:themeColor="text1"/>
        </w:rPr>
        <w:fldChar w:fldCharType="separate"/>
      </w:r>
      <w:r w:rsidR="00230E3C" w:rsidRPr="007310A7">
        <w:rPr>
          <w:rFonts w:ascii="Cambria" w:hAnsi="Cambria"/>
          <w:color w:val="000000" w:themeColor="text1"/>
        </w:rPr>
        <w:t xml:space="preserve">(vgl. z.B. Davis 2015; Gregor 2015; </w:t>
      </w:r>
      <w:proofErr w:type="spellStart"/>
      <w:r w:rsidR="00230E3C" w:rsidRPr="007310A7">
        <w:rPr>
          <w:rFonts w:ascii="Cambria" w:hAnsi="Cambria"/>
          <w:color w:val="000000" w:themeColor="text1"/>
        </w:rPr>
        <w:t>Karkazis</w:t>
      </w:r>
      <w:proofErr w:type="spellEnd"/>
      <w:r w:rsidR="00230E3C" w:rsidRPr="007310A7">
        <w:rPr>
          <w:rFonts w:ascii="Cambria" w:hAnsi="Cambria"/>
          <w:color w:val="000000" w:themeColor="text1"/>
        </w:rPr>
        <w:t xml:space="preserve"> 2008; </w:t>
      </w:r>
      <w:proofErr w:type="spellStart"/>
      <w:r w:rsidR="00230E3C" w:rsidRPr="007310A7">
        <w:rPr>
          <w:rFonts w:ascii="Cambria" w:hAnsi="Cambria"/>
          <w:color w:val="000000" w:themeColor="text1"/>
        </w:rPr>
        <w:t>Preves</w:t>
      </w:r>
      <w:proofErr w:type="spellEnd"/>
      <w:r w:rsidR="00230E3C" w:rsidRPr="007310A7">
        <w:rPr>
          <w:rFonts w:ascii="Cambria" w:hAnsi="Cambria"/>
          <w:color w:val="000000" w:themeColor="text1"/>
        </w:rPr>
        <w:t xml:space="preserve"> 2003)</w:t>
      </w:r>
      <w:r w:rsidR="009877F0" w:rsidRPr="007310A7">
        <w:rPr>
          <w:bCs/>
          <w:color w:val="000000" w:themeColor="text1"/>
        </w:rPr>
        <w:fldChar w:fldCharType="end"/>
      </w:r>
      <w:r w:rsidRPr="007310A7">
        <w:rPr>
          <w:bCs/>
          <w:color w:val="000000" w:themeColor="text1"/>
        </w:rPr>
        <w:t xml:space="preserve">. Teilweise werden hierbei auch die Erfahrungen jugendlicher und erwachsener intergeschlechtlicher Personen in medizinischen Handlungskontexten miterfasst, wobei der Fokus überwiegend auf den Bedingungen und lebensgeschichtlichen Folgen früher genitalverändernder Eingriffe im Kindesalter liegt. Qualitative Studien, die Erfahrungen intergeschlechtlicher Menschen ab der Adoleszenz mit thematisieren, legen jedoch </w:t>
      </w:r>
      <w:r w:rsidR="005B2F2E" w:rsidRPr="007310A7">
        <w:rPr>
          <w:bCs/>
          <w:color w:val="000000" w:themeColor="text1"/>
        </w:rPr>
        <w:t>n</w:t>
      </w:r>
      <w:r w:rsidRPr="007310A7">
        <w:rPr>
          <w:bCs/>
          <w:color w:val="000000" w:themeColor="text1"/>
        </w:rPr>
        <w:t>ahe</w:t>
      </w:r>
      <w:r w:rsidR="005B2F2E" w:rsidRPr="007310A7">
        <w:rPr>
          <w:bCs/>
          <w:color w:val="000000" w:themeColor="text1"/>
        </w:rPr>
        <w:t>,</w:t>
      </w:r>
      <w:r w:rsidRPr="007310A7">
        <w:rPr>
          <w:bCs/>
          <w:color w:val="000000" w:themeColor="text1"/>
        </w:rPr>
        <w:t xml:space="preserve"> dass sich Verletzung und Fremdbestimmungserfahrungen in medizinischen Räumen fortsetzen </w:t>
      </w:r>
      <w:r w:rsidR="009877F0" w:rsidRPr="007310A7">
        <w:rPr>
          <w:bCs/>
          <w:color w:val="000000" w:themeColor="text1"/>
        </w:rPr>
        <w:fldChar w:fldCharType="begin"/>
      </w:r>
      <w:r w:rsidR="00344D0A" w:rsidRPr="007310A7">
        <w:rPr>
          <w:bCs/>
          <w:color w:val="000000" w:themeColor="text1"/>
        </w:rPr>
        <w:instrText xml:space="preserve"> ADDIN ZOTERO_ITEM CSL_CITATION {"citationID":"idTtjVIP","properties":{"unsorted":false,"formattedCitation":"(vgl. z.B. Karkazis 2008, 224; Monro und Berry 2024, 36)","plainCitation":"(vgl. z.B. Karkazis 2008, 224; Monro und Berry 2024, 36)","dontUpdate":true,"noteIndex":0},"citationItems":[{"id":197,"uris":["http://zotero.org/users/local/owKliTIb/items/XSYQZL9W"],"itemData":{"id":197,"type":"book","publisher":"Duke University Press","publisher-place":"Durham, N.C.","title":"Fixing Sex: Intersex, Medical Authority, and Lived Experience","author":[{"family":"Karkazis","given":"Katrina"}],"issued":{"date-parts":[["2008"]]}},"locator":"224","label":"page","prefix":"vgl. z.B."},{"id":656,"uris":["http://zotero.org/users/local/owKliTIb/items/34N43RIZ"],"itemData":{"id":656,"type":"chapter","container-title":"Intersex, Variations of Sex Characteristics, DSD: Critical Approaches","DOI":"10.4324/9781003219637","publisher":"Routledge","title":"Understanding People's Lived Experiences","author":[{"family":"Monro","given":"Surya"},{"family":"Berry","given":"Adeline"}],"editor":[{"family":"Monro","given":"S."},{"family":"Berry","given":"A."},{"family":"Carpenter","given":"M."},{"family":"Crocetti","given":"D."},{"family":"Wall","given":"S.S."}],"issued":{"date-parts":[["2024"]]}},"locator":"36","label":"page"}],"schema":"https://github.com/citation-style-language/schema/raw/master/csl-citation.json"} </w:instrText>
      </w:r>
      <w:r w:rsidR="009877F0" w:rsidRPr="007310A7">
        <w:rPr>
          <w:bCs/>
          <w:color w:val="000000" w:themeColor="text1"/>
        </w:rPr>
        <w:fldChar w:fldCharType="separate"/>
      </w:r>
      <w:r w:rsidR="009877F0" w:rsidRPr="007310A7">
        <w:rPr>
          <w:rFonts w:ascii="Cambria" w:hAnsi="Cambria"/>
          <w:color w:val="000000" w:themeColor="text1"/>
        </w:rPr>
        <w:t xml:space="preserve">(vgl. z.B. </w:t>
      </w:r>
      <w:proofErr w:type="spellStart"/>
      <w:r w:rsidR="009877F0" w:rsidRPr="007310A7">
        <w:rPr>
          <w:rFonts w:ascii="Cambria" w:hAnsi="Cambria"/>
          <w:color w:val="000000" w:themeColor="text1"/>
        </w:rPr>
        <w:t>Karkazis</w:t>
      </w:r>
      <w:proofErr w:type="spellEnd"/>
      <w:r w:rsidR="009877F0" w:rsidRPr="007310A7">
        <w:rPr>
          <w:rFonts w:ascii="Cambria" w:hAnsi="Cambria"/>
          <w:color w:val="000000" w:themeColor="text1"/>
        </w:rPr>
        <w:t xml:space="preserve"> 2008, 224; </w:t>
      </w:r>
      <w:proofErr w:type="spellStart"/>
      <w:r w:rsidR="009877F0" w:rsidRPr="007310A7">
        <w:rPr>
          <w:rFonts w:ascii="Cambria" w:hAnsi="Cambria"/>
          <w:color w:val="000000" w:themeColor="text1"/>
        </w:rPr>
        <w:t>Monro</w:t>
      </w:r>
      <w:proofErr w:type="spellEnd"/>
      <w:r w:rsidR="009877F0" w:rsidRPr="007310A7">
        <w:rPr>
          <w:rFonts w:ascii="Cambria" w:hAnsi="Cambria"/>
          <w:color w:val="000000" w:themeColor="text1"/>
        </w:rPr>
        <w:t>, Berry 2024, 36)</w:t>
      </w:r>
      <w:r w:rsidR="009877F0" w:rsidRPr="007310A7">
        <w:rPr>
          <w:bCs/>
          <w:color w:val="000000" w:themeColor="text1"/>
        </w:rPr>
        <w:fldChar w:fldCharType="end"/>
      </w:r>
      <w:r w:rsidRPr="007310A7">
        <w:rPr>
          <w:bCs/>
          <w:color w:val="000000" w:themeColor="text1"/>
        </w:rPr>
        <w:t>.</w:t>
      </w:r>
    </w:p>
    <w:p w14:paraId="4D50AD4B" w14:textId="53A46FEC" w:rsidR="00FF686F" w:rsidRPr="007310A7" w:rsidRDefault="00FD4AAC" w:rsidP="00FD4AAC">
      <w:pPr>
        <w:pStyle w:val="berschrift2"/>
        <w:spacing w:before="360" w:after="360"/>
        <w:jc w:val="both"/>
        <w:rPr>
          <w:rFonts w:asciiTheme="minorHAnsi" w:hAnsiTheme="minorHAnsi"/>
          <w:b/>
          <w:color w:val="000000" w:themeColor="text1"/>
          <w:sz w:val="24"/>
          <w:szCs w:val="24"/>
        </w:rPr>
      </w:pPr>
      <w:bookmarkStart w:id="4" w:name="_Toc233288743"/>
      <w:r w:rsidRPr="007310A7">
        <w:rPr>
          <w:rFonts w:asciiTheme="minorHAnsi" w:hAnsiTheme="minorHAnsi"/>
          <w:b/>
          <w:color w:val="000000" w:themeColor="text1"/>
          <w:sz w:val="24"/>
          <w:szCs w:val="24"/>
        </w:rPr>
        <w:t>2</w:t>
      </w:r>
      <w:r w:rsidR="00FF686F" w:rsidRPr="007310A7">
        <w:rPr>
          <w:rFonts w:asciiTheme="minorHAnsi" w:hAnsiTheme="minorHAnsi"/>
          <w:b/>
          <w:color w:val="000000" w:themeColor="text1"/>
          <w:sz w:val="24"/>
          <w:szCs w:val="24"/>
        </w:rPr>
        <w:t xml:space="preserve">.1. </w:t>
      </w:r>
      <w:r w:rsidR="00BA5C1D" w:rsidRPr="007310A7">
        <w:rPr>
          <w:rFonts w:asciiTheme="minorHAnsi" w:hAnsiTheme="minorHAnsi"/>
          <w:b/>
          <w:color w:val="000000" w:themeColor="text1"/>
          <w:sz w:val="24"/>
          <w:szCs w:val="24"/>
        </w:rPr>
        <w:t>J</w:t>
      </w:r>
      <w:r w:rsidR="00FF686F" w:rsidRPr="007310A7">
        <w:rPr>
          <w:rFonts w:asciiTheme="minorHAnsi" w:hAnsiTheme="minorHAnsi"/>
          <w:b/>
          <w:color w:val="000000" w:themeColor="text1"/>
          <w:sz w:val="24"/>
          <w:szCs w:val="24"/>
        </w:rPr>
        <w:t xml:space="preserve">ugendliche und </w:t>
      </w:r>
      <w:proofErr w:type="spellStart"/>
      <w:r w:rsidR="00FF686F" w:rsidRPr="007310A7">
        <w:rPr>
          <w:rFonts w:asciiTheme="minorHAnsi" w:hAnsiTheme="minorHAnsi"/>
          <w:b/>
          <w:color w:val="000000" w:themeColor="text1"/>
          <w:sz w:val="24"/>
          <w:szCs w:val="24"/>
        </w:rPr>
        <w:t>erwachsene</w:t>
      </w:r>
      <w:proofErr w:type="spellEnd"/>
      <w:r w:rsidR="00FF686F" w:rsidRPr="007310A7">
        <w:rPr>
          <w:rFonts w:asciiTheme="minorHAnsi" w:hAnsiTheme="minorHAnsi"/>
          <w:b/>
          <w:color w:val="000000" w:themeColor="text1"/>
          <w:sz w:val="24"/>
          <w:szCs w:val="24"/>
        </w:rPr>
        <w:t xml:space="preserve"> intergeschlechtliche Menschen </w:t>
      </w:r>
      <w:r w:rsidR="00BA5C1D" w:rsidRPr="007310A7">
        <w:rPr>
          <w:rFonts w:asciiTheme="minorHAnsi" w:hAnsiTheme="minorHAnsi"/>
          <w:b/>
          <w:color w:val="000000" w:themeColor="text1"/>
          <w:sz w:val="24"/>
          <w:szCs w:val="24"/>
        </w:rPr>
        <w:t>in der Forschungsliteratur</w:t>
      </w:r>
      <w:bookmarkEnd w:id="4"/>
    </w:p>
    <w:p w14:paraId="5CE6B230" w14:textId="3D7ED5CE" w:rsidR="00FF686F" w:rsidRPr="007310A7" w:rsidRDefault="00FF686F" w:rsidP="00FF686F">
      <w:pPr>
        <w:spacing w:line="360" w:lineRule="auto"/>
        <w:jc w:val="both"/>
        <w:rPr>
          <w:bCs/>
          <w:color w:val="000000" w:themeColor="text1"/>
        </w:rPr>
      </w:pPr>
      <w:r w:rsidRPr="007310A7">
        <w:rPr>
          <w:bCs/>
          <w:color w:val="000000" w:themeColor="text1"/>
        </w:rPr>
        <w:t>Einzelne Veröffentlichungen innerhalb der kritischen Inter* Studien widmen sich explizit der sozialen Situation heranwachender intergeschlechtlicher Personen. Sie identifizieren den Umgang mit erfahrenem Verschweigen und Tabuisierung der eigenen körpergeschlechtlichen Variation, Stigmatisierung in geschlechternormativen Interaktions-Kontexten wie Schule und Partnerschaften, sowie die Relevanz von psycho-sozialer Unterstützung zur Bearbeitung dieser Erfahrungen als zentrale Themen</w:t>
      </w:r>
      <w:r w:rsidR="00344D0A" w:rsidRPr="007310A7">
        <w:rPr>
          <w:bCs/>
          <w:color w:val="000000" w:themeColor="text1"/>
        </w:rPr>
        <w:t xml:space="preserve"> </w:t>
      </w:r>
      <w:r w:rsidR="00344D0A" w:rsidRPr="007310A7">
        <w:rPr>
          <w:bCs/>
          <w:color w:val="000000" w:themeColor="text1"/>
        </w:rPr>
        <w:fldChar w:fldCharType="begin"/>
      </w:r>
      <w:r w:rsidR="001F238E" w:rsidRPr="007310A7">
        <w:rPr>
          <w:bCs/>
          <w:color w:val="000000" w:themeColor="text1"/>
        </w:rPr>
        <w:instrText xml:space="preserve"> ADDIN ZOTERO_ITEM CSL_CITATION {"citationID":"zR4Ko6Nm","properties":{"unsorted":false,"formattedCitation":"(vgl. MacKenzie, Huntington, und Gilmour 2009; Reber und De Clercq 2022)","plainCitation":"(vgl. MacKenzie, Huntington, und Gilmour 2009; Reber und De Clercq 2022)","dontUpdate":true,"noteIndex":0},"citationItems":[{"id":514,"uris":["http://zotero.org/users/local/owKliTIb/items/57LEZXRR"],"itemData":{"id":514,"type":"article-journal","container-title":"Journal of clinical nursing","DOI":"10.1111/j.13652702.2008.02710.x","issue":"12","page":"1775–1783","publisher":"Wiley","title":"The experiences of people with an intersex condition: a journey from silence to voice","volume":"18","author":[{"family":"MacKenzie","given":"D."},{"family":"Huntington","given":"A."},{"family":"Gilmour","given":"J. A."}],"issued":{"date-parts":[["2009"]]}},"prefix":"vgl."},{"id":520,"uris":["http://zotero.org/users/local/owKliTIb/items/X79D7W76"],"itemData":{"id":520,"type":"article-journal","container-title":"Dialogues in health","DOI":"10.1016/j.dialog.2022.100014","page":"100014","publisher":"Elsevier BV","title":"Enduring uncertainties. Medical accounts on caring for young people with variations of sex characteristics","volume":"1","author":[{"family":"Reber","given":"N."},{"family":"De Clercq","given":"E."}],"issued":{"date-parts":[["2022"]]}}}],"schema":"https://github.com/citation-style-language/schema/raw/master/csl-citation.json"} </w:instrText>
      </w:r>
      <w:r w:rsidR="00344D0A" w:rsidRPr="007310A7">
        <w:rPr>
          <w:bCs/>
          <w:color w:val="000000" w:themeColor="text1"/>
        </w:rPr>
        <w:fldChar w:fldCharType="separate"/>
      </w:r>
      <w:r w:rsidR="00344D0A" w:rsidRPr="007310A7">
        <w:rPr>
          <w:rFonts w:ascii="Cambria" w:hAnsi="Cambria"/>
          <w:color w:val="000000" w:themeColor="text1"/>
        </w:rPr>
        <w:t xml:space="preserve">(vgl. </w:t>
      </w:r>
      <w:proofErr w:type="spellStart"/>
      <w:r w:rsidR="00344D0A" w:rsidRPr="007310A7">
        <w:rPr>
          <w:rFonts w:ascii="Cambria" w:hAnsi="Cambria"/>
          <w:color w:val="000000" w:themeColor="text1"/>
        </w:rPr>
        <w:t>MacKenzie</w:t>
      </w:r>
      <w:proofErr w:type="spellEnd"/>
      <w:r w:rsidR="00344D0A" w:rsidRPr="007310A7">
        <w:rPr>
          <w:rFonts w:ascii="Cambria" w:hAnsi="Cambria"/>
          <w:color w:val="000000" w:themeColor="text1"/>
        </w:rPr>
        <w:t>, Huntington, und Gilmour 2009; Reber, De Clercq 2022)</w:t>
      </w:r>
      <w:r w:rsidR="00344D0A" w:rsidRPr="007310A7">
        <w:rPr>
          <w:bCs/>
          <w:color w:val="000000" w:themeColor="text1"/>
        </w:rPr>
        <w:fldChar w:fldCharType="end"/>
      </w:r>
      <w:r w:rsidRPr="007310A7">
        <w:rPr>
          <w:bCs/>
          <w:color w:val="000000" w:themeColor="text1"/>
        </w:rPr>
        <w:t xml:space="preserve">. </w:t>
      </w:r>
    </w:p>
    <w:p w14:paraId="194ED1FA" w14:textId="78B8AD89" w:rsidR="00FF686F" w:rsidRPr="007310A7" w:rsidRDefault="00FF686F" w:rsidP="00FF686F">
      <w:pPr>
        <w:spacing w:line="360" w:lineRule="auto"/>
        <w:jc w:val="both"/>
        <w:rPr>
          <w:bCs/>
          <w:color w:val="000000" w:themeColor="text1"/>
        </w:rPr>
      </w:pPr>
      <w:r>
        <w:rPr>
          <w:bCs/>
          <w:color w:val="000000" w:themeColor="text1"/>
        </w:rPr>
        <w:t xml:space="preserve">Dennoch sind insbesondere Medizin-assoziierte Erfahrungen intergeschlechtlicher Jugendlicher und Erwachsener bis dato deutlich weniger im Fokus sozialwissenschaftlicher Intersex-Forschung </w:t>
      </w:r>
      <w:r w:rsidR="00344D0A" w:rsidRPr="007310A7">
        <w:rPr>
          <w:bCs/>
          <w:color w:val="000000" w:themeColor="text1"/>
        </w:rPr>
        <w:fldChar w:fldCharType="begin"/>
      </w:r>
      <w:r w:rsidR="00F370E7">
        <w:rPr>
          <w:bCs/>
          <w:color w:val="000000" w:themeColor="text1"/>
        </w:rPr>
        <w:instrText xml:space="preserve"> ADDIN ZOTERO_ITEM CSL_CITATION {"citationID":"4seNlrZy","properties":{"unsorted":false,"formattedCitation":"(vgl. E. Reis und McCarthy 2016; Zeeman und Aranda 2020)","plainCitation":"(vgl. E. Reis und McCarthy 2016; Zeeman und Aranda 2020)","dontUpdate":true,"noteIndex":0},"citationItems":[{"id":522,"uris":["http://zotero.org/users/local/owKliTIb/items/BAMYFTBY"],"itemData":{"id":522,"type":"article-journal","container-title":"Perspectives in Biology and Medicine","DOI":"10.1353/pbm.2016.0033","issue":"3","page":"391–398","publisher":"Project MUSE","title":"What Hospitalists Should Know About Intersex Adults","volume":"59","author":[{"family":"Reis","given":"E."},{"family":"McCarthy","given":"M. W."}],"issued":{"date-parts":[["2016"]]}},"prefix":"vgl."},{"id":532,"uris":["http://zotero.org/users/local/owKliTIb/items/CULI8FZ8"],"itemData":{"id":532,"type":"article-journal","container-title":"International Journal of Environmental Research and Public Health","DOI":"10.3390/ijerph17186533","issue":"18","page":"6533","publisher":"MDPI AG","title":"A Systematic Review of the Health and Healthcare Inequalities for People with Intersex Variance","volume":"17","author":[{"family":"Zeeman","given":"L."},{"family":"Aranda","given":"K."}],"issued":{"date-parts":[["2020"]]}}}],"schema":"https://github.com/citation-style-language/schema/raw/master/csl-citation.json"} </w:instrText>
      </w:r>
      <w:r w:rsidR="00344D0A" w:rsidRPr="007310A7">
        <w:rPr>
          <w:bCs/>
          <w:color w:val="000000" w:themeColor="text1"/>
        </w:rPr>
        <w:fldChar w:fldCharType="separate"/>
      </w:r>
      <w:r>
        <w:rPr>
          <w:rFonts w:ascii="Cambria" w:hAnsi="Cambria"/>
          <w:color w:val="000000" w:themeColor="text1"/>
        </w:rPr>
        <w:t xml:space="preserve">(vgl. Reis und McCarthy 2016; Zeeman und Aranda 2020)</w:t>
      </w:r>
      <w:r w:rsidR="00344D0A" w:rsidRPr="007310A7">
        <w:rPr>
          <w:bCs/>
          <w:color w:val="000000" w:themeColor="text1"/>
        </w:rPr>
        <w:fldChar w:fldCharType="end"/>
      </w:r>
      <w:r>
        <w:rPr>
          <w:bCs/>
          <w:color w:val="000000" w:themeColor="text1"/>
        </w:rPr>
        <w:t xml:space="preserve">. </w:t>
      </w:r>
      <w:proofErr w:type="spellStart"/>
      <w:r>
        <w:rPr>
          <w:bCs/>
          <w:color w:val="000000" w:themeColor="text1"/>
        </w:rPr>
        <w:t xml:space="preserve">Crocetti</w:t>
      </w:r>
      <w:proofErr w:type="spellEnd"/>
      <w:r>
        <w:rPr>
          <w:bCs/>
          <w:color w:val="000000" w:themeColor="text1"/>
        </w:rPr>
        <w:t xml:space="preserve">, Berry und </w:t>
      </w:r>
      <w:proofErr w:type="spellStart"/>
      <w:r>
        <w:rPr>
          <w:bCs/>
          <w:color w:val="000000" w:themeColor="text1"/>
        </w:rPr>
        <w:t xml:space="preserve">Monro</w:t>
      </w:r>
      <w:proofErr w:type="spellEnd"/>
      <w:r>
        <w:rPr>
          <w:bCs/>
          <w:color w:val="000000" w:themeColor="text1"/>
        </w:rPr>
        <w:t xml:space="preserve"> verweisen in einem 2023 veröffentlich</w:t>
      </w:r>
      <w:r>
        <w:rPr>
          <w:bCs/>
          <w:color w:val="000000" w:themeColor="text1"/>
        </w:rPr>
        <w:t xml:space="preserve">t</w:t>
      </w:r>
      <w:r>
        <w:rPr>
          <w:bCs/>
          <w:color w:val="000000" w:themeColor="text1"/>
        </w:rPr>
        <w:t xml:space="preserve">en Artikel auf diese Forschungslücke und untersuchen erstmals in einem systematischen Review die vorliegende Literatur, die sich der Situation von erwachsenen intergeschlechtlichen Menschen in medizinischen Versorgungskontexten widmet. Sie identifizieren relevante Lücken – wie ein unzureichend ermöglichter Übergang von der pädiatrischen in die Erwachsenenmedizin </w:t>
      </w:r>
      <w:r>
        <w:rPr>
          <w:bCs/>
          <w:color w:val="000000" w:themeColor="text1"/>
        </w:rPr>
        <w:t xml:space="preserve">oder </w:t>
      </w:r>
      <w:r>
        <w:rPr>
          <w:bCs/>
          <w:color w:val="000000" w:themeColor="text1"/>
        </w:rPr>
        <w:t xml:space="preserve">mangelhafte psychologische Unterstützung</w:t>
      </w:r>
      <w:r>
        <w:rPr>
          <w:bCs/>
          <w:color w:val="000000" w:themeColor="text1"/>
        </w:rPr>
        <w:t xml:space="preserve"> </w:t>
      </w:r>
      <w:r w:rsidR="005007E7" w:rsidRPr="007310A7">
        <w:rPr>
          <w:bCs/>
          <w:color w:val="000000" w:themeColor="text1"/>
        </w:rPr>
        <w:fldChar w:fldCharType="begin"/>
      </w:r>
      <w:r w:rsidR="005007E7" w:rsidRPr="007310A7">
        <w:rPr>
          <w:bCs/>
          <w:color w:val="000000" w:themeColor="text1"/>
        </w:rPr>
        <w:instrText xml:space="preserve"> ADDIN ZOTERO_ITEM CSL_CITATION {"citationID":"eZiL4wp7","properties":{"unsorted":false,"formattedCitation":"(vgl. auch Callens, Kreukels, und van de Grift 2021)","plainCitation":"(vgl. auch Callens, Kreukels, und van de Grift 2021)","noteIndex":0},"citationItems":[{"id":1217,"uris":["http://zotero.org/users/local/owKliTIb/items/NPRQSC3Y"],"itemData":{"id":1217,"type":"article-journal","abstract":"Study ObjectiveTo determine the sexual health and well-being needs of current generations of youth with intersex/Differences of Sex Development (DSD) during transition from pediatric to adult health care.","container-title":"Journal of Pediatric and Adolescent Gynecology","DOI":"10.1016/j.jpag.2020.11.001","ISSN":"1083-3188","issue":"2","page":"176-189.e2","publisher":"Elsevier","title":"Young Voices: Sexual Health and Transition Care Needs in Adolescents with Intersex/Differences of Sex Development—A Pilot Study","volume":"34","author":[{"family":"Callens","given":"Nina"},{"family":"Kreukels","given":"Baudewijntje P.C."},{"family":"Grift","given":"Tim C.","non-dropping-particle":"van de"}],"issued":{"date-parts":[["2021",4,1]]}},"prefix":"vgl. auch"}],"schema":"https://github.com/citation-style-language/schema/raw/master/csl-citation.json"} </w:instrText>
      </w:r>
      <w:r w:rsidR="005007E7" w:rsidRPr="007310A7">
        <w:rPr>
          <w:bCs/>
          <w:color w:val="000000" w:themeColor="text1"/>
        </w:rPr>
        <w:fldChar w:fldCharType="separate"/>
      </w:r>
      <w:r>
        <w:rPr>
          <w:rFonts w:ascii="Cambria" w:hAnsi="Cambria"/>
          <w:color w:val="000000" w:themeColor="text1"/>
        </w:rPr>
        <w:t xml:space="preserve">(vgl. auch Callens, </w:t>
      </w:r>
      <w:proofErr w:type="spellStart"/>
      <w:r>
        <w:rPr>
          <w:rFonts w:ascii="Cambria" w:hAnsi="Cambria"/>
          <w:color w:val="000000" w:themeColor="text1"/>
        </w:rPr>
        <w:t xml:space="preserve">Kreukels</w:t>
      </w:r>
      <w:proofErr w:type="spellEnd"/>
      <w:r>
        <w:rPr>
          <w:rFonts w:ascii="Cambria" w:hAnsi="Cambria"/>
          <w:color w:val="000000" w:themeColor="text1"/>
        </w:rPr>
        <w:t xml:space="preserve">, und van de </w:t>
      </w:r>
      <w:proofErr w:type="spellStart"/>
      <w:r>
        <w:rPr>
          <w:rFonts w:ascii="Cambria" w:hAnsi="Cambria"/>
          <w:color w:val="000000" w:themeColor="text1"/>
        </w:rPr>
        <w:t xml:space="preserve">Grift</w:t>
      </w:r>
      <w:proofErr w:type="spellEnd"/>
      <w:r>
        <w:rPr>
          <w:rFonts w:ascii="Cambria" w:hAnsi="Cambria"/>
          <w:color w:val="000000" w:themeColor="text1"/>
        </w:rPr>
        <w:t xml:space="preserve"> 2021)</w:t>
      </w:r>
      <w:r w:rsidR="005007E7" w:rsidRPr="007310A7">
        <w:rPr>
          <w:bCs/>
          <w:color w:val="000000" w:themeColor="text1"/>
        </w:rPr>
        <w:fldChar w:fldCharType="end"/>
      </w:r>
      <w:r>
        <w:rPr>
          <w:bCs/>
          <w:color w:val="000000" w:themeColor="text1"/>
        </w:rPr>
        <w:t xml:space="preserve"> innerhalb Intergeschlechts-spezifischer Gesundheitsversorgung. Das mit medizinischen Kontexten assoziierte Erleben erwachsener intergeschlechtlicher Menschen wird ausgehend von qualitativ</w:t>
      </w:r>
      <w:r>
        <w:rPr>
          <w:bCs/>
          <w:color w:val="000000" w:themeColor="text1"/>
        </w:rPr>
        <w:t xml:space="preserve">en </w:t>
      </w:r>
      <w:r>
        <w:rPr>
          <w:bCs/>
          <w:color w:val="000000" w:themeColor="text1"/>
        </w:rPr>
        <w:t xml:space="preserve">Interviews als geprägt von Gefühlen der Verlassenheit und Traumatisierung im Kontext </w:t>
      </w:r>
      <w:r>
        <w:rPr>
          <w:bCs/>
          <w:color w:val="000000" w:themeColor="text1"/>
        </w:rPr>
        <w:t xml:space="preserve">der</w:t>
      </w:r>
      <w:r>
        <w:rPr>
          <w:bCs/>
          <w:color w:val="000000" w:themeColor="text1"/>
        </w:rPr>
        <w:t xml:space="preserve"> im Kindesalter erlebte</w:t>
      </w:r>
      <w:r>
        <w:rPr>
          <w:bCs/>
          <w:color w:val="000000" w:themeColor="text1"/>
        </w:rPr>
        <w:t xml:space="preserve">n</w:t>
      </w:r>
      <w:r>
        <w:rPr>
          <w:bCs/>
          <w:color w:val="000000" w:themeColor="text1"/>
        </w:rPr>
        <w:t xml:space="preserve"> </w:t>
      </w:r>
      <w:del w:id="1000009" w:author="Claude Lektorat" w:date="2026-06-30T12:18:05Z">
        <w:r>
          <w:rPr>
            <w:bCs/>
            <w:color w:val="000000" w:themeColor="text1"/>
          </w:rPr>
          <w:delText xml:space="preserve">geschlechtsverändernder</w:delText>
        </w:r>
      </w:del>
      <w:ins w:id="1000010" w:author="Claude Lektorat" w:date="2026-06-30T12:18:05Z">
        <w:r>
          <w:rPr>
            <w:bCs/>
            <w:color w:val="000000" w:themeColor="text1"/>
          </w:rPr>
          <w:t xml:space="preserve">geschlechtsverändernden</w:t>
        </w:r>
      </w:ins>
      <w:r>
        <w:rPr>
          <w:bCs/>
          <w:color w:val="000000" w:themeColor="text1"/>
        </w:rPr>
        <w:t xml:space="preserve"> Eingriffe diskutiert (vgl. auch </w:t>
      </w:r>
      <w:proofErr w:type="spellStart"/>
      <w:r>
        <w:rPr>
          <w:bCs/>
          <w:color w:val="000000" w:themeColor="text1"/>
        </w:rPr>
        <w:t xml:space="preserve">Morland</w:t>
      </w:r>
      <w:proofErr w:type="spellEnd"/>
      <w:r>
        <w:rPr>
          <w:bCs/>
          <w:color w:val="000000" w:themeColor="text1"/>
        </w:rPr>
        <w:t xml:space="preserve"> 2009). Ebenfalls werden Stigmatisierung durch Behandler*innen, deren mangelndes Fachwissen und aus einer intersektionalen Perspektive die unzureichende Versorgung transgeschlechtlicher sowie älterer intergeschlechtlicher Menschen kritisch thematisiert</w:t>
      </w:r>
      <w:r>
        <w:rPr>
          <w:bCs/>
          <w:color w:val="000000" w:themeColor="text1"/>
        </w:rPr>
        <w:t xml:space="preserve"> </w:t>
      </w:r>
      <w:r w:rsidR="0016107B" w:rsidRPr="007310A7">
        <w:rPr>
          <w:bCs/>
          <w:color w:val="000000" w:themeColor="text1"/>
        </w:rPr>
        <w:fldChar w:fldCharType="begin"/>
      </w:r>
      <w:r w:rsidR="001F238E" w:rsidRPr="007310A7">
        <w:rPr>
          <w:bCs/>
          <w:color w:val="000000" w:themeColor="text1"/>
        </w:rPr>
        <w:instrText xml:space="preserve"> ADDIN ZOTERO_ITEM CSL_CITATION {"citationID":"EXF72CdD","properties":{"unsorted":false,"formattedCitation":"(vgl. Crocetti u.\\uc0\\u160{}a. 2021)","plainCitation":"(vgl. Crocetti u. a. 2021)","dontUpdate":true,"noteIndex":0},"citationItems":[{"id":585,"uris":["http://zotero.org/users/local/owKliTIb/items/2TR7LJ35"],"itemData":{"id":585,"type":"article-journal","container-title":"Culture, Health &amp; Sexuality","DOI":"10.1080/13691058.2020.1825815","issue":"4","page":"500–515","publisher":"Informa UK Limited","title":"Towards an agency-based model of intersex, variations of sex characteristics (VSC) and DSD/dsd health","volume":"23","author":[{"family":"Crocetti","given":"D."},{"family":"Monro","given":"S."},{"family":"Vecchietti","given":"V."},{"family":"Yeadon-Lee","given":"T."}],"issued":{"date-parts":[["2021"]]}},"prefix":"vgl."}],"schema":"https://github.com/citation-style-language/schema/raw/master/csl-citation.json"} </w:instrText>
      </w:r>
      <w:r w:rsidR="0016107B" w:rsidRPr="007310A7">
        <w:rPr>
          <w:bCs/>
          <w:color w:val="000000" w:themeColor="text1"/>
        </w:rPr>
        <w:fldChar w:fldCharType="separate"/>
      </w:r>
      <w:r>
        <w:rPr>
          <w:rFonts w:ascii="Cambria" w:hAnsi="Cambria" w:cs="Times New Roman"/>
          <w:color w:val="000000" w:themeColor="text1"/>
        </w:rPr>
        <w:t xml:space="preserve">(vgl. </w:t>
      </w:r>
      <w:proofErr w:type="spellStart"/>
      <w:r>
        <w:rPr>
          <w:rFonts w:ascii="Cambria" w:hAnsi="Cambria" w:cs="Times New Roman"/>
          <w:color w:val="000000" w:themeColor="text1"/>
        </w:rPr>
        <w:t xml:space="preserve">Crocetti</w:t>
      </w:r>
      <w:proofErr w:type="spellEnd"/>
      <w:r>
        <w:rPr>
          <w:rFonts w:ascii="Cambria" w:hAnsi="Cambria" w:cs="Times New Roman"/>
          <w:color w:val="000000" w:themeColor="text1"/>
        </w:rPr>
        <w:t xml:space="preserve"> et al. 2021)</w:t>
      </w:r>
      <w:r w:rsidR="0016107B" w:rsidRPr="007310A7">
        <w:rPr>
          <w:bCs/>
          <w:color w:val="000000" w:themeColor="text1"/>
        </w:rPr>
        <w:fldChar w:fldCharType="end"/>
      </w:r>
      <w:r>
        <w:rPr>
          <w:bCs/>
          <w:color w:val="000000" w:themeColor="text1"/>
        </w:rPr>
        <w:t xml:space="preserve">. </w:t>
      </w:r>
    </w:p>
    <w:p w14:paraId="7F073BA5" w14:textId="09DB47D7" w:rsidR="00FF686F" w:rsidRPr="007310A7" w:rsidRDefault="00FD4AAC" w:rsidP="00F64C25">
      <w:pPr>
        <w:pStyle w:val="berschrift2"/>
        <w:spacing w:before="360" w:after="240"/>
        <w:jc w:val="both"/>
        <w:rPr>
          <w:rFonts w:asciiTheme="minorHAnsi" w:hAnsiTheme="minorHAnsi"/>
          <w:b/>
          <w:color w:val="000000" w:themeColor="text1"/>
          <w:sz w:val="24"/>
          <w:szCs w:val="24"/>
        </w:rPr>
      </w:pPr>
      <w:bookmarkStart w:id="5" w:name="_Toc233288744"/>
      <w:r w:rsidRPr="007310A7">
        <w:rPr>
          <w:rFonts w:asciiTheme="minorHAnsi" w:hAnsiTheme="minorHAnsi"/>
          <w:b/>
          <w:color w:val="000000" w:themeColor="text1"/>
          <w:sz w:val="24"/>
          <w:szCs w:val="24"/>
        </w:rPr>
        <w:t>2</w:t>
      </w:r>
      <w:r w:rsidR="00FF686F" w:rsidRPr="007310A7">
        <w:rPr>
          <w:rFonts w:asciiTheme="minorHAnsi" w:hAnsiTheme="minorHAnsi"/>
          <w:b/>
          <w:color w:val="000000" w:themeColor="text1"/>
          <w:sz w:val="24"/>
          <w:szCs w:val="24"/>
        </w:rPr>
        <w:t>.2. Behandlungsentscheidungen jugendlicher und erwachsener intergeschlechtlicher Personen</w:t>
      </w:r>
      <w:bookmarkEnd w:id="5"/>
      <w:r w:rsidR="00FF686F" w:rsidRPr="007310A7">
        <w:rPr>
          <w:rFonts w:asciiTheme="minorHAnsi" w:hAnsiTheme="minorHAnsi"/>
          <w:b/>
          <w:color w:val="000000" w:themeColor="text1"/>
          <w:sz w:val="24"/>
          <w:szCs w:val="24"/>
        </w:rPr>
        <w:t xml:space="preserve"> </w:t>
      </w:r>
    </w:p>
    <w:p w14:paraId="269CE4D9" w14:textId="03932909" w:rsidR="00FF686F" w:rsidRPr="007310A7" w:rsidRDefault="00FF686F" w:rsidP="00FF686F">
      <w:pPr>
        <w:spacing w:line="360" w:lineRule="auto"/>
        <w:jc w:val="both"/>
        <w:rPr>
          <w:bCs/>
          <w:color w:val="000000" w:themeColor="text1"/>
        </w:rPr>
      </w:pPr>
      <w:r w:rsidRPr="007310A7">
        <w:rPr>
          <w:bCs/>
          <w:color w:val="000000" w:themeColor="text1"/>
        </w:rPr>
        <w:t xml:space="preserve">Behandlungserfahrungen und </w:t>
      </w:r>
      <w:r w:rsidR="0018755C" w:rsidRPr="007310A7">
        <w:rPr>
          <w:bCs/>
          <w:color w:val="000000" w:themeColor="text1"/>
        </w:rPr>
        <w:t xml:space="preserve">damit zusammenhängende </w:t>
      </w:r>
      <w:r w:rsidRPr="007310A7">
        <w:rPr>
          <w:bCs/>
          <w:color w:val="000000" w:themeColor="text1"/>
        </w:rPr>
        <w:t>Entscheidungsprozesse intergeschlechtlicher Personen, die aus medizin-rechtlicher Perspektive als ausreichend einsichtsfähig betrachtet werden</w:t>
      </w:r>
      <w:r w:rsidRPr="007310A7">
        <w:rPr>
          <w:rStyle w:val="Funotenzeichen"/>
          <w:color w:val="000000" w:themeColor="text1"/>
        </w:rPr>
        <w:footnoteReference w:id="1"/>
      </w:r>
      <w:r w:rsidRPr="007310A7">
        <w:rPr>
          <w:bCs/>
          <w:color w:val="000000" w:themeColor="text1"/>
        </w:rPr>
        <w:t xml:space="preserve">, um selbst eine informierte </w:t>
      </w:r>
      <w:r w:rsidRPr="007310A7">
        <w:rPr>
          <w:bCs/>
          <w:color w:val="000000" w:themeColor="text1"/>
        </w:rPr>
        <w:lastRenderedPageBreak/>
        <w:t>Einwilligung zu tätigen (eng</w:t>
      </w:r>
      <w:r w:rsidR="00741CE6" w:rsidRPr="007310A7">
        <w:rPr>
          <w:bCs/>
          <w:color w:val="000000" w:themeColor="text1"/>
        </w:rPr>
        <w:t>l</w:t>
      </w:r>
      <w:r w:rsidRPr="007310A7">
        <w:rPr>
          <w:bCs/>
          <w:color w:val="000000" w:themeColor="text1"/>
        </w:rPr>
        <w:t xml:space="preserve">. </w:t>
      </w:r>
      <w:proofErr w:type="spellStart"/>
      <w:r w:rsidRPr="007310A7">
        <w:rPr>
          <w:bCs/>
          <w:i/>
          <w:color w:val="000000" w:themeColor="text1"/>
        </w:rPr>
        <w:t>informed</w:t>
      </w:r>
      <w:proofErr w:type="spellEnd"/>
      <w:r w:rsidRPr="007310A7">
        <w:rPr>
          <w:bCs/>
          <w:i/>
          <w:color w:val="000000" w:themeColor="text1"/>
        </w:rPr>
        <w:t xml:space="preserve"> </w:t>
      </w:r>
      <w:proofErr w:type="spellStart"/>
      <w:r w:rsidRPr="007310A7">
        <w:rPr>
          <w:bCs/>
          <w:i/>
          <w:color w:val="000000" w:themeColor="text1"/>
        </w:rPr>
        <w:t>consent</w:t>
      </w:r>
      <w:proofErr w:type="spellEnd"/>
      <w:r w:rsidRPr="007310A7">
        <w:rPr>
          <w:bCs/>
          <w:color w:val="000000" w:themeColor="text1"/>
        </w:rPr>
        <w:t>) – und somit auch in medizinethischer Hin</w:t>
      </w:r>
      <w:r w:rsidR="0018755C" w:rsidRPr="007310A7">
        <w:rPr>
          <w:bCs/>
          <w:color w:val="000000" w:themeColor="text1"/>
        </w:rPr>
        <w:t>si</w:t>
      </w:r>
      <w:r w:rsidRPr="007310A7">
        <w:rPr>
          <w:bCs/>
          <w:color w:val="000000" w:themeColor="text1"/>
        </w:rPr>
        <w:t xml:space="preserve">cht autonome Entscheidungsfähigkeit zugeschrieben bekommen – haben in der Forschungsliteratur bis dato kaum Aufmerksamkeit erhalten. So wird der Schutz der Selbstbestimmung bzw. Unversehrtheit jugendlicher und erwachsener Menschen weder in der Stellungnahme des deutschen Ethikrates noch in den diversen Entwürfen, die in Deutschland zum </w:t>
      </w:r>
      <w:r w:rsidRPr="007310A7">
        <w:rPr>
          <w:bCs/>
          <w:i/>
          <w:color w:val="000000" w:themeColor="text1"/>
        </w:rPr>
        <w:t xml:space="preserve">Gesetz zum Schutz von Kindern mit Varianten der Geschlechtsentwicklung </w:t>
      </w:r>
      <w:r w:rsidRPr="007310A7">
        <w:rPr>
          <w:bCs/>
          <w:color w:val="000000" w:themeColor="text1"/>
        </w:rPr>
        <w:t>geführt haben</w:t>
      </w:r>
      <w:r w:rsidR="0018755C" w:rsidRPr="007310A7">
        <w:rPr>
          <w:bCs/>
          <w:color w:val="000000" w:themeColor="text1"/>
        </w:rPr>
        <w:t>,</w:t>
      </w:r>
      <w:r w:rsidRPr="007310A7">
        <w:rPr>
          <w:bCs/>
          <w:color w:val="000000" w:themeColor="text1"/>
        </w:rPr>
        <w:t xml:space="preserve"> erwähnt (siehe </w:t>
      </w:r>
      <w:r w:rsidR="0018755C" w:rsidRPr="007310A7">
        <w:rPr>
          <w:bCs/>
          <w:color w:val="000000" w:themeColor="text1"/>
        </w:rPr>
        <w:t>6</w:t>
      </w:r>
      <w:r w:rsidRPr="007310A7">
        <w:rPr>
          <w:bCs/>
          <w:color w:val="000000" w:themeColor="text1"/>
        </w:rPr>
        <w:t>.</w:t>
      </w:r>
      <w:r w:rsidR="0018755C" w:rsidRPr="007310A7">
        <w:rPr>
          <w:bCs/>
          <w:color w:val="000000" w:themeColor="text1"/>
        </w:rPr>
        <w:t>1</w:t>
      </w:r>
      <w:r w:rsidR="00751B7F" w:rsidRPr="007310A7">
        <w:rPr>
          <w:bCs/>
          <w:color w:val="000000" w:themeColor="text1"/>
        </w:rPr>
        <w:t>.</w:t>
      </w:r>
      <w:r w:rsidR="00A862D5" w:rsidRPr="007310A7">
        <w:rPr>
          <w:bCs/>
          <w:color w:val="000000" w:themeColor="text1"/>
        </w:rPr>
        <w:t>3</w:t>
      </w:r>
      <w:r w:rsidRPr="007310A7">
        <w:rPr>
          <w:bCs/>
          <w:color w:val="000000" w:themeColor="text1"/>
        </w:rPr>
        <w:t xml:space="preserve">). </w:t>
      </w:r>
    </w:p>
    <w:p w14:paraId="6C043118" w14:textId="5BDABCAC" w:rsidR="00FF686F" w:rsidRPr="007310A7" w:rsidRDefault="00FF686F" w:rsidP="00FF686F">
      <w:pPr>
        <w:spacing w:line="360" w:lineRule="auto"/>
        <w:jc w:val="both"/>
        <w:rPr>
          <w:bCs/>
          <w:color w:val="000000" w:themeColor="text1"/>
        </w:rPr>
      </w:pPr>
      <w:r w:rsidRPr="007310A7">
        <w:rPr>
          <w:bCs/>
          <w:color w:val="000000" w:themeColor="text1"/>
        </w:rPr>
        <w:t xml:space="preserve">Im Folgenden wird der </w:t>
      </w:r>
      <w:r w:rsidR="00751B7F" w:rsidRPr="007310A7">
        <w:rPr>
          <w:bCs/>
          <w:color w:val="000000" w:themeColor="text1"/>
        </w:rPr>
        <w:t xml:space="preserve">aktuelle </w:t>
      </w:r>
      <w:r w:rsidRPr="007310A7">
        <w:rPr>
          <w:bCs/>
          <w:color w:val="000000" w:themeColor="text1"/>
        </w:rPr>
        <w:t xml:space="preserve">Forschungsstand im Bezug auf geschlechtsverändernde medizinische Behandlungserfahrungen und </w:t>
      </w:r>
      <w:r w:rsidR="00751B7F" w:rsidRPr="007310A7">
        <w:rPr>
          <w:bCs/>
          <w:color w:val="000000" w:themeColor="text1"/>
        </w:rPr>
        <w:t xml:space="preserve">damit verbundene </w:t>
      </w:r>
      <w:r w:rsidRPr="007310A7">
        <w:rPr>
          <w:bCs/>
          <w:color w:val="000000" w:themeColor="text1"/>
        </w:rPr>
        <w:t>Entscheidungen intergeschlechtlicher jugendlicher und Erwachsener dargestellt. Dabei werde ich zum einen auf Arbeiten eingehen, die in den kritischen Inter* Studien verortet sind und aus dieser Perspektive geschlechtsbezogene Behandlungserfahrungen von intergeschlechtlichen Jugendlichen und Erwachsenenalter in den Fokus rücken</w:t>
      </w:r>
      <w:r w:rsidR="00893393" w:rsidRPr="007310A7">
        <w:rPr>
          <w:bCs/>
          <w:color w:val="000000" w:themeColor="text1"/>
        </w:rPr>
        <w:t>.</w:t>
      </w:r>
      <w:r w:rsidRPr="007310A7">
        <w:rPr>
          <w:bCs/>
          <w:color w:val="000000" w:themeColor="text1"/>
        </w:rPr>
        <w:t xml:space="preserve"> Zum anderen werden auf Grund des enorm limitierten Forschungsstandes Publikationen mit ähnlichem thematischem Fokus, die jedoch stärker dem medizinisch-psychologischen Paradigma zuzuordnen sind</w:t>
      </w:r>
      <w:r w:rsidR="00751B7F" w:rsidRPr="007310A7">
        <w:rPr>
          <w:bCs/>
          <w:color w:val="000000" w:themeColor="text1"/>
        </w:rPr>
        <w:t>,</w:t>
      </w:r>
      <w:r w:rsidRPr="007310A7">
        <w:rPr>
          <w:bCs/>
          <w:color w:val="000000" w:themeColor="text1"/>
        </w:rPr>
        <w:t xml:space="preserve"> berücksichtigt. Da die Anzahl an für die Fragestellung dieser Studie relevanten Publikationen gering ist, wird im Folgenden auf die identifizierten Arbeiten detaillierter eingegangen. Dabei erfolgt eine kritische Evaluierung der dargestellten Ergebnisse</w:t>
      </w:r>
      <w:r w:rsidR="00751B7F" w:rsidRPr="007310A7">
        <w:rPr>
          <w:bCs/>
          <w:color w:val="000000" w:themeColor="text1"/>
        </w:rPr>
        <w:t>,</w:t>
      </w:r>
      <w:r w:rsidRPr="007310A7">
        <w:rPr>
          <w:bCs/>
          <w:color w:val="000000" w:themeColor="text1"/>
        </w:rPr>
        <w:t xml:space="preserve"> an deren Limitationen die Konzeption der vorliegenden Studie ansetzt.</w:t>
      </w:r>
    </w:p>
    <w:p w14:paraId="5D16A24A" w14:textId="77777777" w:rsidR="00FF686F" w:rsidRPr="007310A7" w:rsidRDefault="00FF686F" w:rsidP="000D16AE">
      <w:pPr>
        <w:spacing w:before="240" w:after="240" w:line="360" w:lineRule="auto"/>
        <w:jc w:val="both"/>
        <w:rPr>
          <w:bCs/>
          <w:color w:val="000000" w:themeColor="text1"/>
        </w:rPr>
      </w:pPr>
      <w:r w:rsidRPr="007310A7">
        <w:rPr>
          <w:bCs/>
          <w:color w:val="000000" w:themeColor="text1"/>
        </w:rPr>
        <w:t xml:space="preserve">Boyle et al. veröffentlichen 2005 eine qualitative Studie mit dem Titel „Adult genital </w:t>
      </w:r>
      <w:proofErr w:type="spellStart"/>
      <w:r w:rsidRPr="007310A7">
        <w:rPr>
          <w:bCs/>
          <w:color w:val="000000" w:themeColor="text1"/>
        </w:rPr>
        <w:t>surgery</w:t>
      </w:r>
      <w:proofErr w:type="spellEnd"/>
      <w:r w:rsidRPr="007310A7">
        <w:rPr>
          <w:bCs/>
          <w:color w:val="000000" w:themeColor="text1"/>
        </w:rPr>
        <w:t xml:space="preserve"> </w:t>
      </w:r>
      <w:proofErr w:type="spellStart"/>
      <w:r w:rsidRPr="007310A7">
        <w:rPr>
          <w:bCs/>
          <w:color w:val="000000" w:themeColor="text1"/>
        </w:rPr>
        <w:t>for</w:t>
      </w:r>
      <w:proofErr w:type="spellEnd"/>
      <w:r w:rsidRPr="007310A7">
        <w:rPr>
          <w:bCs/>
          <w:color w:val="000000" w:themeColor="text1"/>
        </w:rPr>
        <w:t xml:space="preserve"> </w:t>
      </w:r>
      <w:proofErr w:type="spellStart"/>
      <w:r w:rsidRPr="007310A7">
        <w:rPr>
          <w:bCs/>
          <w:color w:val="000000" w:themeColor="text1"/>
        </w:rPr>
        <w:t>intersex</w:t>
      </w:r>
      <w:proofErr w:type="spellEnd"/>
      <w:r w:rsidRPr="007310A7">
        <w:rPr>
          <w:bCs/>
          <w:color w:val="000000" w:themeColor="text1"/>
        </w:rPr>
        <w:t>” in der sie sowohl die identifizierte Forschungslücke als auch ihre eigene Forschungsmotivation folgendermaßen skizzieren:</w:t>
      </w:r>
    </w:p>
    <w:p w14:paraId="2EBC8022" w14:textId="77777777" w:rsidR="00FF686F" w:rsidRPr="007310A7" w:rsidRDefault="00FF686F" w:rsidP="000D16AE">
      <w:pPr>
        <w:spacing w:before="240" w:after="240" w:line="360" w:lineRule="auto"/>
        <w:ind w:left="567" w:right="652"/>
        <w:jc w:val="both"/>
        <w:rPr>
          <w:bCs/>
          <w:color w:val="000000" w:themeColor="text1"/>
          <w:sz w:val="22"/>
          <w:szCs w:val="22"/>
        </w:rPr>
      </w:pPr>
      <w:r w:rsidRPr="007310A7">
        <w:rPr>
          <w:bCs/>
          <w:color w:val="000000" w:themeColor="text1"/>
          <w:sz w:val="22"/>
          <w:szCs w:val="22"/>
          <w:lang w:val="en-US"/>
        </w:rPr>
        <w:t xml:space="preserve">„There has been little discussion of the issues raised when intersex adults choose genital surgery (…), almost as if ‘consensual’ surgery removes the need for discussion. But the study of these adult choices is important because the cultural imperatives underlying infant sex assignment, particularly the male–female dichotomy and assumptions about what male and female genitals are for, are also likely to impinge on expert advice about adult surgery and on decisions to accept it.” </w:t>
      </w:r>
      <w:r w:rsidRPr="007310A7">
        <w:rPr>
          <w:bCs/>
          <w:color w:val="000000" w:themeColor="text1"/>
          <w:sz w:val="22"/>
          <w:szCs w:val="22"/>
        </w:rPr>
        <w:t>(Boyle et al. 2005)</w:t>
      </w:r>
    </w:p>
    <w:p w14:paraId="75FD1F5E" w14:textId="2AC40C03" w:rsidR="00FF686F" w:rsidRPr="007310A7" w:rsidRDefault="00FF686F" w:rsidP="00FF686F">
      <w:pPr>
        <w:spacing w:line="360" w:lineRule="auto"/>
        <w:jc w:val="both"/>
        <w:rPr>
          <w:bCs/>
          <w:color w:val="000000" w:themeColor="text1"/>
        </w:rPr>
      </w:pPr>
      <w:r w:rsidRPr="007310A7">
        <w:rPr>
          <w:bCs/>
          <w:color w:val="000000" w:themeColor="text1"/>
        </w:rPr>
        <w:lastRenderedPageBreak/>
        <w:t>Zur Beantwortung ihrer Fragestellung führen die Forschenden semi-strukturierte Interviews mit 6 Frauen, die sich für geschlechtsverändernde chirurgische bzw. anderweitige genitale Eingriffe entschieden haben und werten diese mittels interpretativer phänomenologischer Analyse aus. Die</w:t>
      </w:r>
      <w:r w:rsidR="00751B7F" w:rsidRPr="007310A7">
        <w:rPr>
          <w:bCs/>
          <w:color w:val="000000" w:themeColor="text1"/>
        </w:rPr>
        <w:t xml:space="preserve"> </w:t>
      </w:r>
      <w:r w:rsidRPr="007310A7">
        <w:rPr>
          <w:bCs/>
          <w:color w:val="000000" w:themeColor="text1"/>
        </w:rPr>
        <w:t>Autor*innen beschreiben, wie die eingewilligten Eingriffe von den Akteur*innen zunächst als Möglichkeit körperliche und relationale Normalität zu erreichen erlebt werden, im Nachhinein jedoch der Eingriff selbst als stigmatisierend und „</w:t>
      </w:r>
      <w:proofErr w:type="spellStart"/>
      <w:r w:rsidRPr="007310A7">
        <w:rPr>
          <w:bCs/>
          <w:color w:val="000000" w:themeColor="text1"/>
        </w:rPr>
        <w:t>reminder</w:t>
      </w:r>
      <w:proofErr w:type="spellEnd"/>
      <w:r w:rsidRPr="007310A7">
        <w:rPr>
          <w:bCs/>
          <w:color w:val="000000" w:themeColor="text1"/>
        </w:rPr>
        <w:t xml:space="preserve"> </w:t>
      </w:r>
      <w:proofErr w:type="spellStart"/>
      <w:r w:rsidRPr="007310A7">
        <w:rPr>
          <w:bCs/>
          <w:color w:val="000000" w:themeColor="text1"/>
        </w:rPr>
        <w:t>of</w:t>
      </w:r>
      <w:proofErr w:type="spellEnd"/>
      <w:r w:rsidRPr="007310A7">
        <w:rPr>
          <w:bCs/>
          <w:color w:val="000000" w:themeColor="text1"/>
        </w:rPr>
        <w:t xml:space="preserve"> </w:t>
      </w:r>
      <w:proofErr w:type="spellStart"/>
      <w:r w:rsidRPr="007310A7">
        <w:rPr>
          <w:bCs/>
          <w:color w:val="000000" w:themeColor="text1"/>
        </w:rPr>
        <w:t>difference</w:t>
      </w:r>
      <w:proofErr w:type="spellEnd"/>
      <w:r w:rsidRPr="007310A7">
        <w:rPr>
          <w:bCs/>
          <w:color w:val="000000" w:themeColor="text1"/>
        </w:rPr>
        <w:t xml:space="preserve">“ (ebd.) gedeutet wird. Diese Entwicklung verstehen Boyle et al. als durch ein nicht auflösbares Dilemma geprägt. </w:t>
      </w:r>
    </w:p>
    <w:p w14:paraId="0AA95469" w14:textId="14880A5E" w:rsidR="00FF686F" w:rsidRPr="007310A7" w:rsidRDefault="00FF686F" w:rsidP="00FF686F">
      <w:pPr>
        <w:spacing w:line="360" w:lineRule="auto"/>
        <w:jc w:val="both"/>
        <w:rPr>
          <w:bCs/>
          <w:color w:val="000000" w:themeColor="text1"/>
        </w:rPr>
      </w:pPr>
      <w:r w:rsidRPr="007310A7">
        <w:rPr>
          <w:bCs/>
          <w:color w:val="000000" w:themeColor="text1"/>
        </w:rPr>
        <w:t>Während die Studie zum Zeitpunkt ihrer Veröffentlichung relevante Erkenntnisse zu einem kaum explorierten Themenbereich liefert, hat sie im Kontext der Entwicklung von kritischen Forschungs- und Selbstvertretungs-Diskursen, sowie aus Perspektive eines rekonstruktiven sozialwissenschaftlichen Zugangs einige Limitationen. So werden im Rahmen des Samplings lediglich weiblich identifizierte und hierbei auch nur intergeschlechtliche Personen, die bereits in eine explizit an intergeschlechtliche Frauen gerichtete Selbsthilfe-Gruppe eingebunden sind</w:t>
      </w:r>
      <w:r w:rsidR="00751B7F" w:rsidRPr="007310A7">
        <w:rPr>
          <w:bCs/>
          <w:color w:val="000000" w:themeColor="text1"/>
        </w:rPr>
        <w:t>, befragt</w:t>
      </w:r>
      <w:r w:rsidRPr="007310A7">
        <w:rPr>
          <w:bCs/>
          <w:color w:val="000000" w:themeColor="text1"/>
        </w:rPr>
        <w:t>. Ob diese Gruppe tendenziell medizin-affirmativ positioniert ist – bzw. mit Mediziner*innen kooperiert – oder etablierten geschlechtsnormierenden Behandlungspraktiken kritisch gegenübersteht</w:t>
      </w:r>
      <w:r w:rsidR="00751B7F" w:rsidRPr="007310A7">
        <w:rPr>
          <w:bCs/>
          <w:color w:val="000000" w:themeColor="text1"/>
        </w:rPr>
        <w:t>,</w:t>
      </w:r>
      <w:r w:rsidRPr="007310A7">
        <w:rPr>
          <w:bCs/>
          <w:color w:val="000000" w:themeColor="text1"/>
        </w:rPr>
        <w:t xml:space="preserve"> wird nicht eingeordnet. Ebenfalls kann die hier verwendete Auswertungsmethode – die interpretative phänomenologische Analyse (IPA) - wie von den Forscher*innen selbst eingeordnet, keine Aussage darüber machen, </w:t>
      </w:r>
      <w:r w:rsidRPr="007310A7">
        <w:rPr>
          <w:bCs/>
          <w:i/>
          <w:color w:val="000000" w:themeColor="text1"/>
        </w:rPr>
        <w:t>warum</w:t>
      </w:r>
      <w:r w:rsidRPr="007310A7">
        <w:rPr>
          <w:bCs/>
          <w:color w:val="000000" w:themeColor="text1"/>
        </w:rPr>
        <w:t xml:space="preserve"> bzw. vor welchem biographischen Erfahrungshintergrund Interviewpartner*innen einen Wunsch nach körpergeschlechtlicher Normalität entwickelt haben. Zudem vermittelt die Studie nur ansatzweise einen Einblick, wie die interviewten Frauen Interaktionen mit behandelnden Ärzt*innen im Zuge der durchgeführten Eingriffe erlebt haben, inwiefern sie diese mitgestalten konnten und welchen Einfluss diese Erfahrungen darauf genommen haben sich für einen Eingriff zu entscheiden.</w:t>
      </w:r>
    </w:p>
    <w:p w14:paraId="39C4B9A0" w14:textId="6BE741A7" w:rsidR="00FF686F" w:rsidRPr="007310A7" w:rsidRDefault="00FF686F" w:rsidP="00F10B9B">
      <w:pPr>
        <w:spacing w:before="240" w:line="360" w:lineRule="auto"/>
        <w:jc w:val="both"/>
        <w:rPr>
          <w:bCs/>
          <w:color w:val="000000" w:themeColor="text1"/>
        </w:rPr>
      </w:pPr>
      <w:r w:rsidRPr="007310A7">
        <w:rPr>
          <w:bCs/>
          <w:color w:val="000000" w:themeColor="text1"/>
          <w:lang w:val="en-US"/>
        </w:rPr>
        <w:t xml:space="preserve">Die qualitative </w:t>
      </w:r>
      <w:proofErr w:type="spellStart"/>
      <w:r w:rsidRPr="007310A7">
        <w:rPr>
          <w:bCs/>
          <w:color w:val="000000" w:themeColor="text1"/>
          <w:lang w:val="en-US"/>
        </w:rPr>
        <w:t>Interviewstudie</w:t>
      </w:r>
      <w:proofErr w:type="spellEnd"/>
      <w:r w:rsidRPr="007310A7">
        <w:rPr>
          <w:bCs/>
          <w:color w:val="000000" w:themeColor="text1"/>
          <w:lang w:val="en-US"/>
        </w:rPr>
        <w:t xml:space="preserve"> „Ambivalent Ambiguity? </w:t>
      </w:r>
      <w:r w:rsidRPr="007310A7">
        <w:rPr>
          <w:bCs/>
          <w:color w:val="000000" w:themeColor="text1"/>
        </w:rPr>
        <w:t xml:space="preserve">A </w:t>
      </w:r>
      <w:proofErr w:type="spellStart"/>
      <w:r w:rsidRPr="007310A7">
        <w:rPr>
          <w:bCs/>
          <w:color w:val="000000" w:themeColor="text1"/>
        </w:rPr>
        <w:t>study</w:t>
      </w:r>
      <w:proofErr w:type="spellEnd"/>
      <w:r w:rsidRPr="007310A7">
        <w:rPr>
          <w:bCs/>
          <w:color w:val="000000" w:themeColor="text1"/>
        </w:rPr>
        <w:t xml:space="preserve"> </w:t>
      </w:r>
      <w:proofErr w:type="spellStart"/>
      <w:r w:rsidRPr="007310A7">
        <w:rPr>
          <w:bCs/>
          <w:color w:val="000000" w:themeColor="text1"/>
        </w:rPr>
        <w:t>of</w:t>
      </w:r>
      <w:proofErr w:type="spellEnd"/>
      <w:r w:rsidRPr="007310A7">
        <w:rPr>
          <w:bCs/>
          <w:color w:val="000000" w:themeColor="text1"/>
        </w:rPr>
        <w:t xml:space="preserve"> </w:t>
      </w:r>
      <w:proofErr w:type="spellStart"/>
      <w:r w:rsidRPr="007310A7">
        <w:rPr>
          <w:bCs/>
          <w:color w:val="000000" w:themeColor="text1"/>
        </w:rPr>
        <w:t>how</w:t>
      </w:r>
      <w:proofErr w:type="spellEnd"/>
      <w:r w:rsidRPr="007310A7">
        <w:rPr>
          <w:bCs/>
          <w:color w:val="000000" w:themeColor="text1"/>
        </w:rPr>
        <w:t xml:space="preserve"> </w:t>
      </w:r>
      <w:proofErr w:type="spellStart"/>
      <w:r w:rsidRPr="007310A7">
        <w:rPr>
          <w:bCs/>
          <w:color w:val="000000" w:themeColor="text1"/>
        </w:rPr>
        <w:t>women</w:t>
      </w:r>
      <w:proofErr w:type="spellEnd"/>
      <w:r w:rsidRPr="007310A7">
        <w:rPr>
          <w:bCs/>
          <w:color w:val="000000" w:themeColor="text1"/>
        </w:rPr>
        <w:t xml:space="preserve"> </w:t>
      </w:r>
      <w:proofErr w:type="spellStart"/>
      <w:r w:rsidRPr="007310A7">
        <w:rPr>
          <w:bCs/>
          <w:color w:val="000000" w:themeColor="text1"/>
        </w:rPr>
        <w:t>with</w:t>
      </w:r>
      <w:proofErr w:type="spellEnd"/>
      <w:r w:rsidRPr="007310A7">
        <w:rPr>
          <w:bCs/>
          <w:color w:val="000000" w:themeColor="text1"/>
        </w:rPr>
        <w:t xml:space="preserve"> '</w:t>
      </w:r>
      <w:proofErr w:type="spellStart"/>
      <w:r w:rsidRPr="007310A7">
        <w:rPr>
          <w:bCs/>
          <w:color w:val="000000" w:themeColor="text1"/>
        </w:rPr>
        <w:t>atypical</w:t>
      </w:r>
      <w:proofErr w:type="spellEnd"/>
      <w:r w:rsidRPr="007310A7">
        <w:rPr>
          <w:bCs/>
          <w:color w:val="000000" w:themeColor="text1"/>
        </w:rPr>
        <w:t xml:space="preserve">' sex </w:t>
      </w:r>
      <w:proofErr w:type="spellStart"/>
      <w:r w:rsidRPr="007310A7">
        <w:rPr>
          <w:bCs/>
          <w:color w:val="000000" w:themeColor="text1"/>
        </w:rPr>
        <w:t>development</w:t>
      </w:r>
      <w:proofErr w:type="spellEnd"/>
      <w:r w:rsidRPr="007310A7">
        <w:rPr>
          <w:bCs/>
          <w:color w:val="000000" w:themeColor="text1"/>
        </w:rPr>
        <w:t xml:space="preserve"> </w:t>
      </w:r>
      <w:proofErr w:type="spellStart"/>
      <w:r w:rsidRPr="007310A7">
        <w:rPr>
          <w:bCs/>
          <w:color w:val="000000" w:themeColor="text1"/>
        </w:rPr>
        <w:t>make</w:t>
      </w:r>
      <w:proofErr w:type="spellEnd"/>
      <w:r w:rsidRPr="007310A7">
        <w:rPr>
          <w:bCs/>
          <w:color w:val="000000" w:themeColor="text1"/>
        </w:rPr>
        <w:t xml:space="preserve"> sense </w:t>
      </w:r>
      <w:proofErr w:type="spellStart"/>
      <w:r w:rsidRPr="007310A7">
        <w:rPr>
          <w:bCs/>
          <w:color w:val="000000" w:themeColor="text1"/>
        </w:rPr>
        <w:t>of</w:t>
      </w:r>
      <w:proofErr w:type="spellEnd"/>
      <w:r w:rsidRPr="007310A7">
        <w:rPr>
          <w:bCs/>
          <w:color w:val="000000" w:themeColor="text1"/>
        </w:rPr>
        <w:t xml:space="preserve"> </w:t>
      </w:r>
      <w:proofErr w:type="spellStart"/>
      <w:r w:rsidRPr="007310A7">
        <w:rPr>
          <w:bCs/>
          <w:color w:val="000000" w:themeColor="text1"/>
        </w:rPr>
        <w:t>female</w:t>
      </w:r>
      <w:proofErr w:type="spellEnd"/>
      <w:r w:rsidRPr="007310A7">
        <w:rPr>
          <w:bCs/>
          <w:color w:val="000000" w:themeColor="text1"/>
        </w:rPr>
        <w:t xml:space="preserve"> </w:t>
      </w:r>
      <w:proofErr w:type="spellStart"/>
      <w:r w:rsidRPr="007310A7">
        <w:rPr>
          <w:bCs/>
          <w:color w:val="000000" w:themeColor="text1"/>
        </w:rPr>
        <w:t>embodiment</w:t>
      </w:r>
      <w:proofErr w:type="spellEnd"/>
      <w:r w:rsidRPr="007310A7">
        <w:rPr>
          <w:bCs/>
          <w:color w:val="000000" w:themeColor="text1"/>
        </w:rPr>
        <w:t xml:space="preserve">“ von Guntram </w:t>
      </w:r>
      <w:r w:rsidR="000D16AE" w:rsidRPr="007310A7">
        <w:rPr>
          <w:bCs/>
          <w:color w:val="000000" w:themeColor="text1"/>
        </w:rPr>
        <w:fldChar w:fldCharType="begin"/>
      </w:r>
      <w:r w:rsidR="005007E7" w:rsidRPr="007310A7">
        <w:rPr>
          <w:bCs/>
          <w:color w:val="000000" w:themeColor="text1"/>
        </w:rPr>
        <w:instrText xml:space="preserve"> ADDIN ZOTERO_ITEM CSL_CITATION {"citationID":"MhtDdPIE","properties":{"unsorted":false,"formattedCitation":"(2014)","plainCitation":"(2014)","noteIndex":0},"citationItems":[{"id":512,"uris":["http://zotero.org/users/local/owKliTIb/items/GUHG4L82"],"itemData":{"id":512,"type":"thesis","publisher-place":"Linköping","title":"Ambivalent Ambiguity?: A study of how women with 'atypical' sex development make sense of female embodiment","author":[{"family":"Guntram","given":"Lisa"}],"issued":{"date-parts":[["2014"]]}},"suppress-author":true}],"schema":"https://github.com/citation-style-language/schema/raw/master/csl-citation.json"} </w:instrText>
      </w:r>
      <w:r w:rsidR="000D16AE" w:rsidRPr="007310A7">
        <w:rPr>
          <w:bCs/>
          <w:color w:val="000000" w:themeColor="text1"/>
        </w:rPr>
        <w:fldChar w:fldCharType="separate"/>
      </w:r>
      <w:r w:rsidR="005007E7" w:rsidRPr="007310A7">
        <w:rPr>
          <w:rFonts w:ascii="Cambria" w:hAnsi="Cambria"/>
          <w:color w:val="000000" w:themeColor="text1"/>
        </w:rPr>
        <w:t>(2014)</w:t>
      </w:r>
      <w:r w:rsidR="000D16AE" w:rsidRPr="007310A7">
        <w:rPr>
          <w:bCs/>
          <w:color w:val="000000" w:themeColor="text1"/>
        </w:rPr>
        <w:fldChar w:fldCharType="end"/>
      </w:r>
      <w:r w:rsidRPr="007310A7">
        <w:rPr>
          <w:bCs/>
          <w:color w:val="000000" w:themeColor="text1"/>
        </w:rPr>
        <w:t xml:space="preserve"> untersucht das Erleben von Frauen mit „atypischer“ (ebd., 19) Geschlechtsentwicklung, die sich für eine sog. Vaginalrekonstruktion entschieden </w:t>
      </w:r>
      <w:r w:rsidRPr="007310A7">
        <w:rPr>
          <w:bCs/>
          <w:color w:val="000000" w:themeColor="text1"/>
        </w:rPr>
        <w:lastRenderedPageBreak/>
        <w:t>haben. Alle in die Studie involvierten Frauen hatten zuvor die Diagnose einer sog. Vaginalagenesie bzw. –</w:t>
      </w:r>
      <w:proofErr w:type="spellStart"/>
      <w:r w:rsidRPr="007310A7">
        <w:rPr>
          <w:bCs/>
          <w:color w:val="000000" w:themeColor="text1"/>
        </w:rPr>
        <w:t>aplasie</w:t>
      </w:r>
      <w:proofErr w:type="spellEnd"/>
      <w:r w:rsidRPr="007310A7">
        <w:rPr>
          <w:bCs/>
          <w:color w:val="000000" w:themeColor="text1"/>
        </w:rPr>
        <w:t xml:space="preserve"> erhalten.</w:t>
      </w:r>
      <w:r w:rsidRPr="007310A7">
        <w:rPr>
          <w:rStyle w:val="Funotenzeichen"/>
          <w:color w:val="000000" w:themeColor="text1"/>
        </w:rPr>
        <w:footnoteReference w:id="2"/>
      </w:r>
      <w:r w:rsidRPr="007310A7">
        <w:rPr>
          <w:bCs/>
          <w:color w:val="000000" w:themeColor="text1"/>
        </w:rPr>
        <w:t xml:space="preserve"> Guntram stellt ins Zentrum ihrer Ergebnisse, dass die von den Frauen getroffenen </w:t>
      </w:r>
      <w:r w:rsidR="00C24C2C" w:rsidRPr="007310A7">
        <w:rPr>
          <w:bCs/>
          <w:color w:val="000000" w:themeColor="text1"/>
        </w:rPr>
        <w:t xml:space="preserve">Entscheidungen </w:t>
      </w:r>
      <w:r w:rsidRPr="007310A7">
        <w:rPr>
          <w:bCs/>
          <w:color w:val="000000" w:themeColor="text1"/>
        </w:rPr>
        <w:t>häufig unter Bezugnahme auf normative Anforderungen in heterosexuellen Beziehungen begründet werden. Gleichzeitig können die erlebten chirurgischen Eingriffe und daran anschließende Behandlungspraktiken in einem konflikthaften Verhältnis zum eigenen körperlichen Erleben stehen und zum Abbruch letzterer führen</w:t>
      </w:r>
      <w:r w:rsidR="005007E7" w:rsidRPr="007310A7">
        <w:rPr>
          <w:bCs/>
          <w:color w:val="000000" w:themeColor="text1"/>
        </w:rPr>
        <w:t xml:space="preserve"> </w:t>
      </w:r>
      <w:r w:rsidR="005007E7" w:rsidRPr="007310A7">
        <w:rPr>
          <w:bCs/>
          <w:color w:val="000000" w:themeColor="text1"/>
        </w:rPr>
        <w:fldChar w:fldCharType="begin"/>
      </w:r>
      <w:r w:rsidR="005007E7" w:rsidRPr="007310A7">
        <w:rPr>
          <w:bCs/>
          <w:color w:val="000000" w:themeColor="text1"/>
        </w:rPr>
        <w:instrText xml:space="preserve"> ADDIN ZOTERO_ITEM CSL_CITATION {"citationID":"dPbK5q1M","properties":{"unsorted":false,"formattedCitation":"(vgl. Guntram 2013)","plainCitation":"(vgl. Guntram 2013)","noteIndex":0},"citationItems":[{"id":1221,"uris":["http://zotero.org/users/local/owKliTIb/items/UTDLXL74"],"itemData":{"id":1221,"type":"article-journal","abstract":"Analysing ten interviews with women diagnosed with and treated for congenital absence of the vagina, this article theorises the notion of ideal (hetero)relational normality. It explores how women in my case study negotiate, relate to and challenge this notion and examines the normative and bodily work for which it calls. The article specifically underscores the corporeal dimension of (hetero)relational normality. I argue that this notion of normality shapes the bodies of the women through medical interventions, while concurrently being reinforced through the corporeal shapings that the women undergo. These corporeal shapings consolidate enacted norms concerning heterosexuality and form understandings of female and male bodies. The analysis also reveals how these women nevertheless find ways to re-negotiate and question the notion of ideal (hetero)relational normality and its intertwinement with medical practice. The article contributes both to the critical examination of genital surgery and to feminist discussions of how to critically examine heterosexuality without rejecting it. Furthermore, it provides a deeper understanding of how medical interventions designed to create a vagina, or dilate a vagina considered ‘too small’, are made meaningful by the women affected.","container-title":"Feminist Theory","DOI":"10.1177/1464700112468573","ISSN":"1464-7001, 1741-2773","issue":"1","journalAbbreviation":"Feminist Theory","language":"en","page":"105-121","source":"DOI.org (Crossref)","title":"Creating, maintaining and questioning (hetero)relational normality in narratives about vaginal reconstruction","volume":"14","author":[{"family":"Guntram","given":"Lisa"}],"issued":{"date-parts":[["2013",4]]}},"prefix":"vgl."}],"schema":"https://github.com/citation-style-language/schema/raw/master/csl-citation.json"} </w:instrText>
      </w:r>
      <w:r w:rsidR="005007E7" w:rsidRPr="007310A7">
        <w:rPr>
          <w:bCs/>
          <w:color w:val="000000" w:themeColor="text1"/>
        </w:rPr>
        <w:fldChar w:fldCharType="separate"/>
      </w:r>
      <w:r w:rsidR="005007E7" w:rsidRPr="007310A7">
        <w:rPr>
          <w:rFonts w:ascii="Cambria" w:hAnsi="Cambria"/>
          <w:color w:val="000000" w:themeColor="text1"/>
        </w:rPr>
        <w:t>(vgl. Guntram 2013)</w:t>
      </w:r>
      <w:r w:rsidR="005007E7" w:rsidRPr="007310A7">
        <w:rPr>
          <w:bCs/>
          <w:color w:val="000000" w:themeColor="text1"/>
        </w:rPr>
        <w:fldChar w:fldCharType="end"/>
      </w:r>
      <w:r w:rsidRPr="007310A7">
        <w:rPr>
          <w:bCs/>
          <w:color w:val="000000" w:themeColor="text1"/>
        </w:rPr>
        <w:t xml:space="preserve">. Ähnlich wie bei Boyle et al. wird der Wunsch nach Normalität als zentral für die getroffenen Behandlungsentscheidungen herausgearbeitet. Dabei werden diese Guntrams Rekonstruktion folgend als überwiegend unvermeidbar und zumindest zu Beginn der Behandlung als selbstverständliche Konsequenz der eigenen Körperlichkeit erlebt (vgl. </w:t>
      </w:r>
      <w:r w:rsidR="00A0756F" w:rsidRPr="007310A7">
        <w:rPr>
          <w:bCs/>
          <w:color w:val="000000" w:themeColor="text1"/>
        </w:rPr>
        <w:t xml:space="preserve">Guntram </w:t>
      </w:r>
      <w:r w:rsidRPr="007310A7">
        <w:rPr>
          <w:bCs/>
          <w:color w:val="000000" w:themeColor="text1"/>
        </w:rPr>
        <w:t>2014</w:t>
      </w:r>
      <w:r w:rsidR="005007E7" w:rsidRPr="007310A7">
        <w:rPr>
          <w:bCs/>
          <w:color w:val="000000" w:themeColor="text1"/>
        </w:rPr>
        <w:t>,</w:t>
      </w:r>
      <w:r w:rsidRPr="007310A7">
        <w:rPr>
          <w:bCs/>
          <w:color w:val="000000" w:themeColor="text1"/>
        </w:rPr>
        <w:t xml:space="preserve"> 49). </w:t>
      </w:r>
    </w:p>
    <w:p w14:paraId="4B1206DE" w14:textId="575B40CC" w:rsidR="00FF686F" w:rsidRPr="007310A7" w:rsidRDefault="00FF686F" w:rsidP="00F10B9B">
      <w:pPr>
        <w:spacing w:after="240" w:line="360" w:lineRule="auto"/>
        <w:jc w:val="both"/>
        <w:rPr>
          <w:bCs/>
          <w:color w:val="000000" w:themeColor="text1"/>
        </w:rPr>
      </w:pPr>
      <w:r w:rsidRPr="007310A7">
        <w:rPr>
          <w:bCs/>
          <w:color w:val="000000" w:themeColor="text1"/>
        </w:rPr>
        <w:t xml:space="preserve">Limitationen der Arbeiten Guntrams für die im Rahmen dieser Studie formulierte Fragestellung </w:t>
      </w:r>
      <w:r w:rsidR="00751B7F" w:rsidRPr="007310A7">
        <w:rPr>
          <w:bCs/>
          <w:color w:val="000000" w:themeColor="text1"/>
        </w:rPr>
        <w:t xml:space="preserve">liegen </w:t>
      </w:r>
      <w:r w:rsidRPr="007310A7">
        <w:rPr>
          <w:bCs/>
          <w:color w:val="000000" w:themeColor="text1"/>
        </w:rPr>
        <w:t>zum einen</w:t>
      </w:r>
      <w:r w:rsidR="00751B7F" w:rsidRPr="007310A7">
        <w:rPr>
          <w:bCs/>
          <w:color w:val="000000" w:themeColor="text1"/>
        </w:rPr>
        <w:t xml:space="preserve"> in</w:t>
      </w:r>
      <w:r w:rsidRPr="007310A7">
        <w:rPr>
          <w:bCs/>
          <w:color w:val="000000" w:themeColor="text1"/>
        </w:rPr>
        <w:t xml:space="preserve"> deren methodische</w:t>
      </w:r>
      <w:r w:rsidR="00751B7F" w:rsidRPr="007310A7">
        <w:rPr>
          <w:bCs/>
          <w:color w:val="000000" w:themeColor="text1"/>
        </w:rPr>
        <w:t>m</w:t>
      </w:r>
      <w:r w:rsidRPr="007310A7">
        <w:rPr>
          <w:bCs/>
          <w:color w:val="000000" w:themeColor="text1"/>
        </w:rPr>
        <w:t xml:space="preserve"> Ansatz: Mittels </w:t>
      </w:r>
      <w:proofErr w:type="spellStart"/>
      <w:r w:rsidRPr="007310A7">
        <w:rPr>
          <w:bCs/>
          <w:color w:val="000000" w:themeColor="text1"/>
        </w:rPr>
        <w:t>Narrations</w:t>
      </w:r>
      <w:proofErr w:type="spellEnd"/>
      <w:r w:rsidRPr="007310A7">
        <w:rPr>
          <w:bCs/>
          <w:color w:val="000000" w:themeColor="text1"/>
        </w:rPr>
        <w:t xml:space="preserve">- sowie thematischer Analyse untersucht die Autorin primär die Sinnkonstruktionen der Frauen in der Gegenwart der Interviewsituation und stellt </w:t>
      </w:r>
      <w:r w:rsidR="00751B7F" w:rsidRPr="007310A7">
        <w:rPr>
          <w:bCs/>
          <w:color w:val="000000" w:themeColor="text1"/>
        </w:rPr>
        <w:t xml:space="preserve">diese </w:t>
      </w:r>
      <w:r w:rsidRPr="007310A7">
        <w:rPr>
          <w:bCs/>
          <w:color w:val="000000" w:themeColor="text1"/>
        </w:rPr>
        <w:t xml:space="preserve">in keinen bzw. nur </w:t>
      </w:r>
      <w:r w:rsidR="00880B8D" w:rsidRPr="007310A7">
        <w:rPr>
          <w:bCs/>
          <w:color w:val="000000" w:themeColor="text1"/>
        </w:rPr>
        <w:t xml:space="preserve">schwachen </w:t>
      </w:r>
      <w:r w:rsidRPr="007310A7">
        <w:rPr>
          <w:bCs/>
          <w:color w:val="000000" w:themeColor="text1"/>
        </w:rPr>
        <w:t xml:space="preserve">Zusammenhang mit </w:t>
      </w:r>
      <w:r w:rsidR="0026702F" w:rsidRPr="007310A7">
        <w:rPr>
          <w:bCs/>
          <w:color w:val="000000" w:themeColor="text1"/>
        </w:rPr>
        <w:t xml:space="preserve">der </w:t>
      </w:r>
      <w:r w:rsidRPr="007310A7">
        <w:rPr>
          <w:bCs/>
          <w:color w:val="000000" w:themeColor="text1"/>
        </w:rPr>
        <w:t>biographischen Erfahrungsaufschichtung. Dadurch bleiben die Handlungsstrategien der Interviewpartnerinnen sowie die Relevanz von in der Vergangenheit erlebten Interaktionen</w:t>
      </w:r>
      <w:r w:rsidR="00D900C6" w:rsidRPr="007310A7">
        <w:rPr>
          <w:bCs/>
          <w:color w:val="000000" w:themeColor="text1"/>
        </w:rPr>
        <w:t xml:space="preserve"> und Behandlungserfahrungen</w:t>
      </w:r>
      <w:r w:rsidRPr="007310A7">
        <w:rPr>
          <w:bCs/>
          <w:color w:val="000000" w:themeColor="text1"/>
        </w:rPr>
        <w:t xml:space="preserve"> bezüglich der getroffenen Entscheidungen weitgehend unbeleuchtet. Zum anderen ist die Arbeit – trotz der von der Autorin vorgenommenen Reflexion ihres Feldzugangs – in Hinblick auf die erfolgte Rekrutierung primär innerhalb des medizinisch-pathologischen Paradigmas verortet. So wurden ausgehend von der medizinischen Begrifflichkeit der ‚atypischen Geschlechtsentwicklung’ Interviewpartnerinnen zunächst nach Diagnosen sowie Geschlechtszugehörigkeit kategorisiert und daran anschließend in die Studie eingeschlossen. Ebenfalls wurden für die Gewinnung von Interviewpartnerinnen überwiegend klinische bzw. </w:t>
      </w:r>
      <w:proofErr w:type="spellStart"/>
      <w:r w:rsidRPr="007310A7">
        <w:rPr>
          <w:bCs/>
          <w:color w:val="000000" w:themeColor="text1"/>
        </w:rPr>
        <w:t>Kliniks</w:t>
      </w:r>
      <w:proofErr w:type="spellEnd"/>
      <w:r w:rsidRPr="007310A7">
        <w:rPr>
          <w:bCs/>
          <w:color w:val="000000" w:themeColor="text1"/>
        </w:rPr>
        <w:t>-assoziierte Feldzugänge gewählt (vgl. ebd.</w:t>
      </w:r>
      <w:r w:rsidR="00A0756F" w:rsidRPr="007310A7">
        <w:rPr>
          <w:bCs/>
          <w:color w:val="000000" w:themeColor="text1"/>
        </w:rPr>
        <w:t>,</w:t>
      </w:r>
      <w:r w:rsidRPr="007310A7">
        <w:rPr>
          <w:bCs/>
          <w:color w:val="000000" w:themeColor="text1"/>
        </w:rPr>
        <w:t xml:space="preserve"> 22ff</w:t>
      </w:r>
      <w:r w:rsidR="006F4C71" w:rsidRPr="007310A7">
        <w:rPr>
          <w:bCs/>
          <w:color w:val="000000" w:themeColor="text1"/>
        </w:rPr>
        <w:t>.</w:t>
      </w:r>
      <w:r w:rsidRPr="007310A7">
        <w:rPr>
          <w:bCs/>
          <w:color w:val="000000" w:themeColor="text1"/>
        </w:rPr>
        <w:t xml:space="preserve">).  So liegt </w:t>
      </w:r>
      <w:r w:rsidR="00880B8D" w:rsidRPr="007310A7">
        <w:rPr>
          <w:bCs/>
          <w:color w:val="000000" w:themeColor="text1"/>
        </w:rPr>
        <w:t>n</w:t>
      </w:r>
      <w:r w:rsidRPr="007310A7">
        <w:rPr>
          <w:bCs/>
          <w:color w:val="000000" w:themeColor="text1"/>
        </w:rPr>
        <w:t xml:space="preserve">ahe, dass die Selbstdeutungen die die Autorin untersucht durch diese Zugänge bereits </w:t>
      </w:r>
      <w:r w:rsidRPr="007310A7">
        <w:rPr>
          <w:bCs/>
          <w:color w:val="000000" w:themeColor="text1"/>
        </w:rPr>
        <w:lastRenderedPageBreak/>
        <w:t>vorselektiert sind und stärker innerhalb eines medizinkritischen, erfahrungsbasierten Diskurses verortete Perspektiven in der Studie nicht repräsentiert sind. Ebenfalls werden – wie in der Arbeit von Boyle et al. – ausschließlich Frauen interviewt, wobei hier naheliegt, dass diese sowohl nach der Geburt weiblich zugewiesen wurden als auch sich mit dem zugewiesenen Geschlecht identifizieren. Erfahrungen von intergeschlechtlichen Menschen, die sich entweder nicht als Frauen positionieren oder aber nicht mit dem ihnen bei Geburt zugewiesenen Geschlecht identifizieren</w:t>
      </w:r>
      <w:r w:rsidR="00880B8D" w:rsidRPr="007310A7">
        <w:rPr>
          <w:bCs/>
          <w:color w:val="000000" w:themeColor="text1"/>
        </w:rPr>
        <w:t>,</w:t>
      </w:r>
      <w:r w:rsidRPr="007310A7">
        <w:rPr>
          <w:bCs/>
          <w:color w:val="000000" w:themeColor="text1"/>
        </w:rPr>
        <w:t xml:space="preserve"> sind ebenfalls nicht repräsentiert. Davon ausgehend wird die Relevanz eines mehrdimensionalen Feldzugangs, der in </w:t>
      </w:r>
      <w:r w:rsidRPr="007310A7">
        <w:rPr>
          <w:bCs/>
          <w:i/>
          <w:color w:val="000000" w:themeColor="text1"/>
        </w:rPr>
        <w:t xml:space="preserve">Kapitel </w:t>
      </w:r>
      <w:r w:rsidR="00880B8D" w:rsidRPr="007310A7">
        <w:rPr>
          <w:bCs/>
          <w:i/>
          <w:color w:val="000000" w:themeColor="text1"/>
        </w:rPr>
        <w:t>5</w:t>
      </w:r>
      <w:r w:rsidRPr="007310A7">
        <w:rPr>
          <w:bCs/>
          <w:color w:val="000000" w:themeColor="text1"/>
        </w:rPr>
        <w:t xml:space="preserve"> näher beschrieben ist</w:t>
      </w:r>
      <w:r w:rsidR="00880B8D" w:rsidRPr="007310A7">
        <w:rPr>
          <w:bCs/>
          <w:color w:val="000000" w:themeColor="text1"/>
        </w:rPr>
        <w:t>,</w:t>
      </w:r>
      <w:r w:rsidRPr="007310A7">
        <w:rPr>
          <w:bCs/>
          <w:color w:val="000000" w:themeColor="text1"/>
        </w:rPr>
        <w:t xml:space="preserve"> besonders deutlich.</w:t>
      </w:r>
    </w:p>
    <w:p w14:paraId="0B315CDF" w14:textId="65995E4E" w:rsidR="00FF686F" w:rsidRPr="007310A7" w:rsidRDefault="00FF686F" w:rsidP="00FF686F">
      <w:pPr>
        <w:spacing w:line="360" w:lineRule="auto"/>
        <w:jc w:val="both"/>
        <w:rPr>
          <w:bCs/>
          <w:color w:val="000000" w:themeColor="text1"/>
        </w:rPr>
      </w:pPr>
      <w:proofErr w:type="spellStart"/>
      <w:r w:rsidRPr="007310A7">
        <w:rPr>
          <w:bCs/>
          <w:color w:val="000000" w:themeColor="text1"/>
        </w:rPr>
        <w:t>Steers</w:t>
      </w:r>
      <w:proofErr w:type="spellEnd"/>
      <w:r w:rsidRPr="007310A7">
        <w:rPr>
          <w:bCs/>
          <w:color w:val="000000" w:themeColor="text1"/>
        </w:rPr>
        <w:t xml:space="preserve"> veröffentlicht 2019 ihre Promotionsschrift</w:t>
      </w:r>
      <w:r w:rsidR="009B7460" w:rsidRPr="007310A7">
        <w:rPr>
          <w:bCs/>
          <w:color w:val="000000" w:themeColor="text1"/>
        </w:rPr>
        <w:t xml:space="preserve"> im Fach Psychologie</w:t>
      </w:r>
      <w:r w:rsidRPr="007310A7">
        <w:rPr>
          <w:bCs/>
          <w:color w:val="000000" w:themeColor="text1"/>
        </w:rPr>
        <w:t xml:space="preserve">, die sich explizit der Entscheidungsfindung im Rahmen medizinischer Eingriffe von Personen mit Variationen der Geschlechtsmerkmale in Neuseeland widmet. In der qualitativen Studie wurden neben Eltern und Behandler*innen insgesamt 10 jugendliche bzw. junge </w:t>
      </w:r>
      <w:proofErr w:type="spellStart"/>
      <w:r w:rsidRPr="007310A7">
        <w:rPr>
          <w:bCs/>
          <w:color w:val="000000" w:themeColor="text1"/>
        </w:rPr>
        <w:t>erwachsene</w:t>
      </w:r>
      <w:proofErr w:type="spellEnd"/>
      <w:r w:rsidRPr="007310A7">
        <w:rPr>
          <w:bCs/>
          <w:color w:val="000000" w:themeColor="text1"/>
        </w:rPr>
        <w:t xml:space="preserve"> Personen zwischen 14 und 23 Jahren mittels semi-strukturierter Interviews befragt. Herausgearbeitet werden mittels thematischer Analyse u.a. die Motive körperliche Autonomie, Identität, Umgang mit bzw. Herausfordern von sozialen Normen, Kommunikation und Peer-Support, die aus Sicht der Jugendlichen für geschlechtsverändernde Behandlungsentscheidungen relevant sind</w:t>
      </w:r>
      <w:r w:rsidR="00F10B9B" w:rsidRPr="007310A7">
        <w:rPr>
          <w:bCs/>
          <w:color w:val="000000" w:themeColor="text1"/>
        </w:rPr>
        <w:t xml:space="preserve"> </w:t>
      </w:r>
      <w:r w:rsidR="00F10B9B" w:rsidRPr="007310A7">
        <w:rPr>
          <w:bCs/>
          <w:color w:val="000000" w:themeColor="text1"/>
        </w:rPr>
        <w:fldChar w:fldCharType="begin"/>
      </w:r>
      <w:r w:rsidR="00F370E7">
        <w:rPr>
          <w:bCs/>
          <w:color w:val="000000" w:themeColor="text1"/>
        </w:rPr>
        <w:instrText xml:space="preserve"> ADDIN ZOTERO_ITEM CSL_CITATION {"citationID":"U3XsjdgY","properties":{"unsorted":false,"formattedCitation":"(vgl. Steers 2019, 210ff)","plainCitation":"(vgl. Steers 2019, 210ff)","dontUpdate":true,"noteIndex":0},"citationItems":[{"id":526,"uris":["http://zotero.org/users/local/owKliTIb/items/FWA6P93H"],"itemData":{"id":526,"type":"thesis","publisher":"University of Otago","publisher-place":"Wellington, New Zealand","title":"Gender mender, bender or defender: Understanding decision making in Aotearoa / New Zealand for people born with a variation in sex characteristics","author":[{"family":"Steers","given":"Denise"}],"issued":{"date-parts":[["2019"]]}},"locator":"210ff","label":"page","prefix":"vgl."}],"schema":"https://github.com/citation-style-language/schema/raw/master/csl-citation.json"} </w:instrText>
      </w:r>
      <w:r w:rsidR="00F10B9B" w:rsidRPr="007310A7">
        <w:rPr>
          <w:bCs/>
          <w:color w:val="000000" w:themeColor="text1"/>
        </w:rPr>
        <w:fldChar w:fldCharType="separate"/>
      </w:r>
      <w:r w:rsidR="00F10B9B" w:rsidRPr="007310A7">
        <w:rPr>
          <w:rFonts w:ascii="Cambria" w:hAnsi="Cambria"/>
          <w:color w:val="000000" w:themeColor="text1"/>
        </w:rPr>
        <w:t xml:space="preserve">(vgl. </w:t>
      </w:r>
      <w:proofErr w:type="spellStart"/>
      <w:r w:rsidR="00F10B9B" w:rsidRPr="007310A7">
        <w:rPr>
          <w:rFonts w:ascii="Cambria" w:hAnsi="Cambria"/>
          <w:color w:val="000000" w:themeColor="text1"/>
        </w:rPr>
        <w:t>Steers</w:t>
      </w:r>
      <w:proofErr w:type="spellEnd"/>
      <w:r w:rsidR="00F10B9B" w:rsidRPr="007310A7">
        <w:rPr>
          <w:rFonts w:ascii="Cambria" w:hAnsi="Cambria"/>
          <w:color w:val="000000" w:themeColor="text1"/>
        </w:rPr>
        <w:t xml:space="preserve"> 2019, 210ff</w:t>
      </w:r>
      <w:r w:rsidR="006F4C71" w:rsidRPr="007310A7">
        <w:rPr>
          <w:rFonts w:ascii="Cambria" w:hAnsi="Cambria"/>
          <w:color w:val="000000" w:themeColor="text1"/>
        </w:rPr>
        <w:t>.</w:t>
      </w:r>
      <w:r w:rsidR="00F10B9B" w:rsidRPr="007310A7">
        <w:rPr>
          <w:rFonts w:ascii="Cambria" w:hAnsi="Cambria"/>
          <w:color w:val="000000" w:themeColor="text1"/>
        </w:rPr>
        <w:t>)</w:t>
      </w:r>
      <w:r w:rsidR="00F10B9B" w:rsidRPr="007310A7">
        <w:rPr>
          <w:bCs/>
          <w:color w:val="000000" w:themeColor="text1"/>
        </w:rPr>
        <w:fldChar w:fldCharType="end"/>
      </w:r>
      <w:r w:rsidRPr="007310A7">
        <w:rPr>
          <w:bCs/>
          <w:color w:val="000000" w:themeColor="text1"/>
        </w:rPr>
        <w:t xml:space="preserve">. Als zentrale Implikationen für die zukünftige medizinische Versorgungspraxis werden die Aufklärung von Behandler*innen bezüglich eigener Vorurteile und Diversität, </w:t>
      </w:r>
      <w:r w:rsidR="00880B8D" w:rsidRPr="007310A7">
        <w:rPr>
          <w:bCs/>
          <w:color w:val="000000" w:themeColor="text1"/>
        </w:rPr>
        <w:t xml:space="preserve">das </w:t>
      </w:r>
      <w:r w:rsidRPr="007310A7">
        <w:rPr>
          <w:bCs/>
          <w:color w:val="000000" w:themeColor="text1"/>
        </w:rPr>
        <w:t>Aufzeigen von nicht-chirurgischen Behandlungsalternativen für Jugendliche und junge Erwachsene sowie eine Verbesserung von ärztlichen Kommunikationsfähigkeiten benannt. In den gemeinsamen Interviews mit Eltern und ihren intergeschlechtlichen Kindern wird familiale Unterstützung beim Umgang mit der eigenen Besonderheit als hilfreich diskutiert. Ebenfalls wird auf die Relevanz von psychologischer sowie Peer- bzw. Community-Anbindung hingewiesen, da dies</w:t>
      </w:r>
      <w:r w:rsidR="00880B8D" w:rsidRPr="007310A7">
        <w:rPr>
          <w:bCs/>
          <w:color w:val="000000" w:themeColor="text1"/>
        </w:rPr>
        <w:t>e</w:t>
      </w:r>
      <w:r w:rsidRPr="007310A7">
        <w:rPr>
          <w:bCs/>
          <w:color w:val="000000" w:themeColor="text1"/>
        </w:rPr>
        <w:t xml:space="preserve"> die Identitätsfindung und Selbstakzeptanz der Jugendlichen unterstützen könne (vgl. ebd., iii, 211).</w:t>
      </w:r>
    </w:p>
    <w:p w14:paraId="7FC49ABE" w14:textId="4A59CCA9" w:rsidR="00FF686F" w:rsidRPr="007310A7" w:rsidRDefault="00FF686F" w:rsidP="00FF686F">
      <w:pPr>
        <w:spacing w:line="360" w:lineRule="auto"/>
        <w:jc w:val="both"/>
        <w:rPr>
          <w:bCs/>
          <w:color w:val="000000" w:themeColor="text1"/>
        </w:rPr>
      </w:pPr>
      <w:r w:rsidRPr="007310A7">
        <w:rPr>
          <w:bCs/>
          <w:color w:val="000000" w:themeColor="text1"/>
        </w:rPr>
        <w:t xml:space="preserve">Während die Studie relevante thematische Elemente geschlechtsverändernder Behandlungssituationen im Jugend- und jungen Erwachsenenalter herausarbeitet, bleibt in der Diskussion der Ergebnisse weitgehend unklar in welchen </w:t>
      </w:r>
      <w:r w:rsidRPr="007310A7">
        <w:rPr>
          <w:bCs/>
          <w:color w:val="000000" w:themeColor="text1"/>
        </w:rPr>
        <w:lastRenderedPageBreak/>
        <w:t xml:space="preserve">Wirkungszusammenhängen diese zueinander bzw. zu den jeweils getroffenen Entscheidungen stehen. Die geringe Thematisierung bzw. Analyse von Handlungsmotiven und Verläufen hängt </w:t>
      </w:r>
      <w:r w:rsidR="00880B8D" w:rsidRPr="007310A7">
        <w:rPr>
          <w:bCs/>
          <w:color w:val="000000" w:themeColor="text1"/>
        </w:rPr>
        <w:t xml:space="preserve">eng </w:t>
      </w:r>
      <w:r w:rsidRPr="007310A7">
        <w:rPr>
          <w:bCs/>
          <w:color w:val="000000" w:themeColor="text1"/>
        </w:rPr>
        <w:t>mit der Wahl des methodischen Verfahrens zusammen. Ähnlich wie in den vorherigen Studien werden primär die gegenwärtigen Deutungen der Interviewpartner*innen erhoben und ausgewertet. Basierend auf einer fallübergreifenden Identifikation von manifest thematisierten Inhalten können die konkreten sozialen und individuellen Bedingungen von Entscheidungssituationen sowie deren biographische Einbettung nicht rekonstruiert werden.</w:t>
      </w:r>
      <w:r w:rsidRPr="007310A7">
        <w:rPr>
          <w:rStyle w:val="Funotenzeichen"/>
          <w:color w:val="000000" w:themeColor="text1"/>
        </w:rPr>
        <w:footnoteReference w:id="3"/>
      </w:r>
      <w:r w:rsidRPr="007310A7">
        <w:rPr>
          <w:bCs/>
          <w:color w:val="000000" w:themeColor="text1"/>
        </w:rPr>
        <w:t xml:space="preserve"> Dies impliziert, dass neben der lokalen Begrenzung der Studie auf Personen mit Variationen der Geschlechtsmerkmale in Neuseeland ebenfalls keine theoretisch verallgemeinerbaren Handlungs- und Deutungsmuster bezüglich der untersuchten Entscheidungen herausgearbeitet werden können.</w:t>
      </w:r>
    </w:p>
    <w:p w14:paraId="7F56545D" w14:textId="573C42FC" w:rsidR="00FF686F" w:rsidRPr="007310A7" w:rsidRDefault="00FF686F" w:rsidP="00695F42">
      <w:pPr>
        <w:spacing w:before="240" w:line="360" w:lineRule="auto"/>
        <w:jc w:val="both"/>
        <w:rPr>
          <w:bCs/>
          <w:color w:val="000000" w:themeColor="text1"/>
        </w:rPr>
      </w:pPr>
      <w:r w:rsidRPr="007310A7">
        <w:rPr>
          <w:bCs/>
          <w:color w:val="000000" w:themeColor="text1"/>
        </w:rPr>
        <w:t>In einer quantitativen, innerhalb des medizinischen DSD-Paradigmas verorteten Studie von Tschaidse et al.</w:t>
      </w:r>
      <w:r w:rsidR="00695F42" w:rsidRPr="007310A7">
        <w:rPr>
          <w:bCs/>
          <w:color w:val="000000" w:themeColor="text1"/>
        </w:rPr>
        <w:t xml:space="preserve"> </w:t>
      </w:r>
      <w:r w:rsidR="00695F42" w:rsidRPr="007310A7">
        <w:rPr>
          <w:rFonts w:ascii="Cambria" w:hAnsi="Cambria" w:cs="Times New Roman"/>
          <w:color w:val="000000" w:themeColor="text1"/>
        </w:rPr>
        <w:fldChar w:fldCharType="begin"/>
      </w:r>
      <w:r w:rsidR="00695F42" w:rsidRPr="007310A7">
        <w:rPr>
          <w:rFonts w:ascii="Cambria" w:hAnsi="Cambria" w:cs="Times New Roman"/>
          <w:color w:val="000000" w:themeColor="text1"/>
        </w:rPr>
        <w:instrText xml:space="preserve"> ADDIN ZOTERO_ITEM CSL_CITATION {"citationID":"ajYPICGD","properties":{"unsorted":false,"formattedCitation":"(2026)","plainCitation":"(2026)","noteIndex":0},"citationItems":[{"id":530,"uris":["http://zotero.org/users/local/owKliTIb/items/IQ46YJYF"],"itemData":{"id":530,"type":"article-journal","container-title":"Journal of endocrinological investigation","DOI":"10.1007/s40618-025-02727-w","issue":"2","page":"387–398","publisher":"Springer Science and Business Media LLC","title":"Perception of women with classic congenital adrenal hyperplasia and their parents on genital surgery and a diagnosis of differences of sex development: a retrospective survey","volume":"49","author":[{"family":"Tschaidse","given":"L."},{"family":"Sappl","given":"A."},{"family":"Nowotny","given":"H. F."},{"family":"Welp","given":"A. C."},{"family":"Auer","given":"M. K."},{"family":"Schmidt","given":"H."},{"family":"Reisch","given":"N."}],"issued":{"date-parts":[["2026"]]}},"suppress-author":true}],"schema":"https://github.com/citation-style-language/schema/raw/master/csl-citation.json"} </w:instrText>
      </w:r>
      <w:r w:rsidR="00695F42" w:rsidRPr="007310A7">
        <w:rPr>
          <w:rFonts w:ascii="Cambria" w:hAnsi="Cambria" w:cs="Times New Roman"/>
          <w:color w:val="000000" w:themeColor="text1"/>
        </w:rPr>
        <w:fldChar w:fldCharType="separate"/>
      </w:r>
      <w:r w:rsidR="00695F42" w:rsidRPr="007310A7">
        <w:rPr>
          <w:rFonts w:ascii="Cambria" w:hAnsi="Cambria"/>
          <w:color w:val="000000" w:themeColor="text1"/>
        </w:rPr>
        <w:t>(2026)</w:t>
      </w:r>
      <w:r w:rsidR="00695F42" w:rsidRPr="007310A7">
        <w:rPr>
          <w:rFonts w:ascii="Cambria" w:hAnsi="Cambria" w:cs="Times New Roman"/>
          <w:color w:val="000000" w:themeColor="text1"/>
        </w:rPr>
        <w:fldChar w:fldCharType="end"/>
      </w:r>
      <w:r w:rsidRPr="007310A7">
        <w:rPr>
          <w:bCs/>
          <w:color w:val="000000" w:themeColor="text1"/>
        </w:rPr>
        <w:t xml:space="preserve"> w</w:t>
      </w:r>
      <w:r w:rsidR="00880B8D" w:rsidRPr="007310A7">
        <w:rPr>
          <w:bCs/>
          <w:color w:val="000000" w:themeColor="text1"/>
        </w:rPr>
        <w:t>e</w:t>
      </w:r>
      <w:r w:rsidRPr="007310A7">
        <w:rPr>
          <w:bCs/>
          <w:color w:val="000000" w:themeColor="text1"/>
        </w:rPr>
        <w:t>rden an die Universitätsklinik München angebundene Patientinnen mit einer AGS-Diagnose zu ihrem psychosexuellen Befinden im Kontext erlebter normangleichender Genitaloperationen befragt. Dabei w</w:t>
      </w:r>
      <w:r w:rsidR="00880B8D" w:rsidRPr="007310A7">
        <w:rPr>
          <w:bCs/>
          <w:color w:val="000000" w:themeColor="text1"/>
        </w:rPr>
        <w:t>e</w:t>
      </w:r>
      <w:r w:rsidRPr="007310A7">
        <w:rPr>
          <w:bCs/>
          <w:color w:val="000000" w:themeColor="text1"/>
        </w:rPr>
        <w:t>rden neben Frauen, die diese Eingriffe bereits im frühen Kindesalter erlebten auch solche interviewt, die im Jugend- bzw. Erwachsenenalter teilweise oder vollständig in ihre Operationen einwilligten. Während der Artikel sich primär der Frage widmet, ob geschlechtsverändernde Eingriffe bei Kindern mit AGS-Diagnose trotz der gesetzlichen Situation in Deutschland weiterhin durchgeführt werden sollten, werden mittels quantitativer Befragung ebenfalls die Motivationen, die den jeweiligen Eingriffen zu Grunde lagen erhoben. Während in der Altersgruppe der Interviewten, die mit über 18 Jahren operiert wurden</w:t>
      </w:r>
      <w:r w:rsidR="00880B8D" w:rsidRPr="007310A7">
        <w:rPr>
          <w:bCs/>
          <w:color w:val="000000" w:themeColor="text1"/>
        </w:rPr>
        <w:t>,</w:t>
      </w:r>
      <w:r w:rsidRPr="007310A7">
        <w:rPr>
          <w:bCs/>
          <w:color w:val="000000" w:themeColor="text1"/>
        </w:rPr>
        <w:t xml:space="preserve"> die meisten Frauen angeben die Entscheidung selbst getroffen zu haben – in einem Fall erfolgte ein Ko-Konsens – sind es in der Altersgruppe der 11</w:t>
      </w:r>
      <w:r w:rsidR="00880B8D" w:rsidRPr="007310A7">
        <w:rPr>
          <w:bCs/>
          <w:color w:val="000000" w:themeColor="text1"/>
        </w:rPr>
        <w:t>-</w:t>
      </w:r>
      <w:r w:rsidRPr="007310A7">
        <w:rPr>
          <w:bCs/>
          <w:color w:val="000000" w:themeColor="text1"/>
        </w:rPr>
        <w:t xml:space="preserve"> bis 17</w:t>
      </w:r>
      <w:r w:rsidR="00880B8D" w:rsidRPr="007310A7">
        <w:rPr>
          <w:bCs/>
          <w:color w:val="000000" w:themeColor="text1"/>
        </w:rPr>
        <w:t>-</w:t>
      </w:r>
      <w:r w:rsidRPr="007310A7">
        <w:rPr>
          <w:bCs/>
          <w:color w:val="000000" w:themeColor="text1"/>
        </w:rPr>
        <w:t xml:space="preserve">Jährigen etwas mehr als zwei </w:t>
      </w:r>
      <w:r w:rsidR="00880B8D" w:rsidRPr="007310A7">
        <w:rPr>
          <w:bCs/>
          <w:color w:val="000000" w:themeColor="text1"/>
        </w:rPr>
        <w:t>D</w:t>
      </w:r>
      <w:r w:rsidRPr="007310A7">
        <w:rPr>
          <w:bCs/>
          <w:color w:val="000000" w:themeColor="text1"/>
        </w:rPr>
        <w:t xml:space="preserve">rittel der Befragten, die in einem geteilten Einwilligungsprozess mit ihren Eltern eine Entscheidung getroffen haben. Nach ihren Gründen für die </w:t>
      </w:r>
      <w:r w:rsidRPr="007310A7">
        <w:rPr>
          <w:bCs/>
          <w:color w:val="000000" w:themeColor="text1"/>
        </w:rPr>
        <w:lastRenderedPageBreak/>
        <w:t xml:space="preserve">Genitaleingriffe befragt, geben die Patientinnen die alleine einwilligten - neben der „Verbesserung sexueller Funktion“ (ebd., eigene Übersetzung) - als häufigstem Grund, die Empfehlungen von Ärzt*innen, die Erleichterung sozialer Interaktionen sowie die Herstellung eines „Normalzustandes“ (ebd., eigene Übersetzung) als Motiv an. In der Altersgruppe bis 17 Jahre sind ärztliche Empfehlungen und verbesserte sexuelle Funktion die häufigsten angegebenen Gründe, gefolgt von der gewünschten Erleichterung sozialer Interaktionen sowie </w:t>
      </w:r>
      <w:r w:rsidR="00880B8D" w:rsidRPr="007310A7">
        <w:rPr>
          <w:bCs/>
          <w:color w:val="000000" w:themeColor="text1"/>
        </w:rPr>
        <w:t xml:space="preserve">der </w:t>
      </w:r>
      <w:r w:rsidRPr="007310A7">
        <w:rPr>
          <w:bCs/>
          <w:color w:val="000000" w:themeColor="text1"/>
        </w:rPr>
        <w:t>Erleichterung de</w:t>
      </w:r>
      <w:r w:rsidR="00880B8D" w:rsidRPr="007310A7">
        <w:rPr>
          <w:bCs/>
          <w:color w:val="000000" w:themeColor="text1"/>
        </w:rPr>
        <w:t>s</w:t>
      </w:r>
      <w:r w:rsidRPr="007310A7">
        <w:rPr>
          <w:bCs/>
          <w:color w:val="000000" w:themeColor="text1"/>
        </w:rPr>
        <w:t xml:space="preserve"> geschlechtlichen Identitätsfindungsprozesses (vgl. ebd.). </w:t>
      </w:r>
    </w:p>
    <w:p w14:paraId="2DEF73EA" w14:textId="03D3A405" w:rsidR="00FF686F" w:rsidRPr="007310A7" w:rsidRDefault="00FF686F" w:rsidP="00FF686F">
      <w:pPr>
        <w:spacing w:line="360" w:lineRule="auto"/>
        <w:jc w:val="both"/>
        <w:rPr>
          <w:bCs/>
          <w:color w:val="000000" w:themeColor="text1"/>
        </w:rPr>
      </w:pPr>
      <w:r w:rsidRPr="007310A7">
        <w:rPr>
          <w:bCs/>
          <w:color w:val="000000" w:themeColor="text1"/>
        </w:rPr>
        <w:t xml:space="preserve">Erkennbar werden an diesen Ergebnissen zwei Dinge: Bei Eingriffsentscheidungen, die von den Betroffenen entweder selbst oder gemeinsam mit den Sorgeberechtigten getroffen wurden, sind überwiegend ärztliche Empfehlungen sowie explizit soziale Motive für die Operations-Entscheidungen als ausschlaggebend benannt. Da die Studie 2025 veröffentlicht wurde und einige der Eingriffe in der jüngeren Vergangenheit stattfanden gibt sie einen Einblick in die gegenwärtige geschlechtsnormierende Behandlungs- und Entscheidungspraxis. Wie sich diese Motivationen sozial und biographisch konstituieren und welche Gestaltungsmöglichkeiten die Akteur*innen innerhalb der vollzogenen Prozesse hatten kann </w:t>
      </w:r>
      <w:r w:rsidR="00274935" w:rsidRPr="007310A7">
        <w:rPr>
          <w:bCs/>
          <w:color w:val="000000" w:themeColor="text1"/>
        </w:rPr>
        <w:t xml:space="preserve">sie auf Grund </w:t>
      </w:r>
      <w:r w:rsidRPr="007310A7">
        <w:rPr>
          <w:bCs/>
          <w:color w:val="000000" w:themeColor="text1"/>
        </w:rPr>
        <w:t xml:space="preserve">der verwendeten Methodik allerdings nicht beantworten. Ebenfalls beschränken sich die Aussagen der Studie auf Personen mit einer bereits vorliegenden Diagnose des </w:t>
      </w:r>
      <w:proofErr w:type="spellStart"/>
      <w:r w:rsidRPr="007310A7">
        <w:rPr>
          <w:bCs/>
          <w:color w:val="000000" w:themeColor="text1"/>
        </w:rPr>
        <w:t>Androgenital</w:t>
      </w:r>
      <w:proofErr w:type="spellEnd"/>
      <w:r w:rsidRPr="007310A7">
        <w:rPr>
          <w:bCs/>
          <w:color w:val="000000" w:themeColor="text1"/>
        </w:rPr>
        <w:t xml:space="preserve">-Syndroms, wobei durch den Rekrutierungsweg ausschließlich Personen mit bestehender Anbindung an das DSD-spezifische medizinische Versorgungssystem der die Studie durchführenden universitätsklinischen Institution befragt wurden. Wie im Rahmen der Feldzugangs-Beschreibung der vorliegenden Arbeit erörtert, handelt es sich hierbei um eine grundlegende Limitation der meisten medizinischen bzw. medizinnahen Studien zum Thema Intergeschlechtlichkeit. Sich als inter* oder intergeschlechtlich positionierende Personen, die ihre geschlechtsverändernden Behandlungserfahrungen </w:t>
      </w:r>
      <w:r w:rsidR="00A77E51" w:rsidRPr="007310A7">
        <w:rPr>
          <w:bCs/>
          <w:color w:val="000000" w:themeColor="text1"/>
        </w:rPr>
        <w:t xml:space="preserve">häufig </w:t>
      </w:r>
      <w:r w:rsidRPr="007310A7">
        <w:rPr>
          <w:bCs/>
          <w:color w:val="000000" w:themeColor="text1"/>
        </w:rPr>
        <w:t>deutlich kritischer einschätzen sind über diesen Rekrutierungsweg kaum erreichbar, so dass ihre Perspektiven in medizinischen bzw. medizinnahen Studien als unterrepräsentiert betrachtet werden müssen.</w:t>
      </w:r>
    </w:p>
    <w:p w14:paraId="3BFABD5F" w14:textId="206F7327" w:rsidR="00FF686F" w:rsidRPr="007310A7" w:rsidRDefault="00FD4AAC" w:rsidP="00695F42">
      <w:pPr>
        <w:pStyle w:val="berschrift2"/>
        <w:spacing w:before="360" w:after="240"/>
        <w:jc w:val="both"/>
        <w:rPr>
          <w:rFonts w:asciiTheme="minorHAnsi" w:hAnsiTheme="minorHAnsi"/>
          <w:b/>
          <w:color w:val="000000" w:themeColor="text1"/>
          <w:sz w:val="24"/>
          <w:szCs w:val="24"/>
        </w:rPr>
      </w:pPr>
      <w:bookmarkStart w:id="6" w:name="_Toc233288745"/>
      <w:r w:rsidRPr="007310A7">
        <w:rPr>
          <w:rFonts w:asciiTheme="minorHAnsi" w:hAnsiTheme="minorHAnsi"/>
          <w:b/>
          <w:color w:val="000000" w:themeColor="text1"/>
          <w:sz w:val="24"/>
          <w:szCs w:val="24"/>
        </w:rPr>
        <w:lastRenderedPageBreak/>
        <w:t>2.3</w:t>
      </w:r>
      <w:r w:rsidR="00FF686F" w:rsidRPr="007310A7">
        <w:rPr>
          <w:rFonts w:asciiTheme="minorHAnsi" w:hAnsiTheme="minorHAnsi"/>
          <w:b/>
          <w:color w:val="000000" w:themeColor="text1"/>
          <w:sz w:val="24"/>
          <w:szCs w:val="24"/>
        </w:rPr>
        <w:t>. Ansatz der eigenen Arbeit am Forschungsdesiderat</w:t>
      </w:r>
      <w:bookmarkEnd w:id="6"/>
    </w:p>
    <w:p w14:paraId="2E949449" w14:textId="6203A3F9" w:rsidR="00FF686F" w:rsidRPr="007310A7" w:rsidRDefault="00FF686F" w:rsidP="00FF686F">
      <w:pPr>
        <w:spacing w:line="360" w:lineRule="auto"/>
        <w:jc w:val="both"/>
        <w:rPr>
          <w:bCs/>
          <w:color w:val="000000" w:themeColor="text1"/>
        </w:rPr>
      </w:pPr>
      <w:r w:rsidRPr="007310A7">
        <w:rPr>
          <w:bCs/>
          <w:color w:val="000000" w:themeColor="text1"/>
        </w:rPr>
        <w:t xml:space="preserve">Die dargestellten Forschungsergebnisse machen deutlich, dass es zwar bereits erste empirische Anhaltspunkte dafür gibt, welche sozialen und individuellen Faktoren geschlechtsverändernde Behandlungserfahrungen sowie die damit zusammenhängenden Entscheidungsprozesse prägen. Insbesondere das Motiv durch geschlechtsverändernde Eingriffe einen Zustand der sozialen und körpergeschlechtlichen Normalität zu erreichen erweist sich als zentrales Ergebnis vorliegender Untersuchungen. Jedoch fehlt es an einer rekonstruktiven Identifikation von Wirkungszusammenhängen, sowohl zwischen gesellschaftlich relevanten Diskursen zum Thema Intergeschlechtlichkeit und den jeweiligen Handlungs- und Deutungsmustern intergeschlechtlicher Akteur*innen als auch zwischen biographischen, sozialisationsbestimmenden Erfahrungen und der konkreten Gestaltung sowie erlebten Funktion von geschlechtsverändernden Eingriffen. Auch die erlebte Rolle von Kliniker*innen einerseits und Familienmitgliedern andererseits bedarf in diesen Handlungszusammenhängen einer vertieften Analyse. </w:t>
      </w:r>
    </w:p>
    <w:p w14:paraId="38405C44" w14:textId="58941F1E" w:rsidR="00617206" w:rsidRPr="007310A7" w:rsidRDefault="00FF686F" w:rsidP="0078702F">
      <w:pPr>
        <w:spacing w:line="360" w:lineRule="auto"/>
        <w:jc w:val="both"/>
        <w:rPr>
          <w:bCs/>
          <w:color w:val="000000" w:themeColor="text1"/>
        </w:rPr>
      </w:pPr>
      <w:r w:rsidRPr="007310A7">
        <w:rPr>
          <w:bCs/>
          <w:color w:val="000000" w:themeColor="text1"/>
        </w:rPr>
        <w:t xml:space="preserve">Die vorliegende </w:t>
      </w:r>
      <w:proofErr w:type="spellStart"/>
      <w:r w:rsidRPr="007310A7">
        <w:rPr>
          <w:bCs/>
          <w:color w:val="000000" w:themeColor="text1"/>
        </w:rPr>
        <w:t>biographieanalytisch</w:t>
      </w:r>
      <w:proofErr w:type="spellEnd"/>
      <w:r w:rsidRPr="007310A7">
        <w:rPr>
          <w:bCs/>
          <w:color w:val="000000" w:themeColor="text1"/>
        </w:rPr>
        <w:t xml:space="preserve"> angelegte Arbeit beabsichtigt die skizzierten Lücken zu schließen und Handlungs-(</w:t>
      </w:r>
      <w:proofErr w:type="spellStart"/>
      <w:r w:rsidRPr="007310A7">
        <w:rPr>
          <w:bCs/>
          <w:color w:val="000000" w:themeColor="text1"/>
        </w:rPr>
        <w:t>Un</w:t>
      </w:r>
      <w:proofErr w:type="spellEnd"/>
      <w:r w:rsidRPr="007310A7">
        <w:rPr>
          <w:bCs/>
          <w:color w:val="000000" w:themeColor="text1"/>
        </w:rPr>
        <w:t xml:space="preserve">-)Möglichkeiten in biographischen Verläufen intergeschlechtlicher Menschen verstehend nachzuvollziehen. Perspektivisch können diese Ergebnisse </w:t>
      </w:r>
      <w:r w:rsidR="00C26322" w:rsidRPr="007310A7">
        <w:rPr>
          <w:bCs/>
          <w:color w:val="000000" w:themeColor="text1"/>
        </w:rPr>
        <w:t xml:space="preserve">eine </w:t>
      </w:r>
      <w:r w:rsidRPr="007310A7">
        <w:rPr>
          <w:bCs/>
          <w:color w:val="000000" w:themeColor="text1"/>
        </w:rPr>
        <w:t xml:space="preserve">sozialwissenschaftliche Grundlage für die Identifizierung von Bedarfen sowie für die Stärkung intergeschlechtlicher Selbstbestimmung insbesondere im Kontext von </w:t>
      </w:r>
      <w:r w:rsidR="00C85701" w:rsidRPr="007310A7">
        <w:rPr>
          <w:bCs/>
          <w:color w:val="000000" w:themeColor="text1"/>
        </w:rPr>
        <w:t>E</w:t>
      </w:r>
      <w:r w:rsidRPr="007310A7">
        <w:rPr>
          <w:bCs/>
          <w:color w:val="000000" w:themeColor="text1"/>
        </w:rPr>
        <w:t xml:space="preserve">rfahrungen in medizinischen Räumen </w:t>
      </w:r>
      <w:r w:rsidR="00C26322" w:rsidRPr="007310A7">
        <w:rPr>
          <w:bCs/>
          <w:color w:val="000000" w:themeColor="text1"/>
        </w:rPr>
        <w:t>her</w:t>
      </w:r>
      <w:r w:rsidRPr="007310A7">
        <w:rPr>
          <w:bCs/>
          <w:color w:val="000000" w:themeColor="text1"/>
        </w:rPr>
        <w:t>stellen.</w:t>
      </w:r>
    </w:p>
    <w:p w14:paraId="21A2B8AA" w14:textId="77777777" w:rsidR="00FF686F" w:rsidRPr="007310A7" w:rsidRDefault="00FF686F">
      <w:pPr>
        <w:rPr>
          <w:b/>
          <w:color w:val="000000" w:themeColor="text1"/>
        </w:rPr>
      </w:pPr>
      <w:r w:rsidRPr="007310A7">
        <w:rPr>
          <w:b/>
          <w:color w:val="000000" w:themeColor="text1"/>
        </w:rPr>
        <w:br w:type="page"/>
      </w:r>
    </w:p>
    <w:p w14:paraId="78E0BC26" w14:textId="039F4491" w:rsidR="005510E2" w:rsidRPr="007310A7" w:rsidRDefault="00FD4AAC" w:rsidP="00FD4AAC">
      <w:pPr>
        <w:pStyle w:val="berschrift1"/>
        <w:spacing w:before="360" w:after="360"/>
        <w:jc w:val="both"/>
        <w:rPr>
          <w:rFonts w:asciiTheme="minorHAnsi" w:hAnsiTheme="minorHAnsi"/>
          <w:b/>
          <w:color w:val="000000" w:themeColor="text1"/>
          <w:sz w:val="28"/>
          <w:szCs w:val="28"/>
        </w:rPr>
      </w:pPr>
      <w:bookmarkStart w:id="7" w:name="_Toc233288746"/>
      <w:r w:rsidRPr="007310A7">
        <w:rPr>
          <w:rFonts w:asciiTheme="minorHAnsi" w:hAnsiTheme="minorHAnsi"/>
          <w:b/>
          <w:color w:val="000000" w:themeColor="text1"/>
          <w:sz w:val="28"/>
          <w:szCs w:val="28"/>
        </w:rPr>
        <w:lastRenderedPageBreak/>
        <w:t>3</w:t>
      </w:r>
      <w:r w:rsidR="005510E2" w:rsidRPr="007310A7">
        <w:rPr>
          <w:rFonts w:asciiTheme="minorHAnsi" w:hAnsiTheme="minorHAnsi"/>
          <w:b/>
          <w:color w:val="000000" w:themeColor="text1"/>
          <w:sz w:val="28"/>
          <w:szCs w:val="28"/>
        </w:rPr>
        <w:t>. Theoretische Zugänge und sensibilisierende Konzepte</w:t>
      </w:r>
      <w:bookmarkEnd w:id="7"/>
    </w:p>
    <w:p w14:paraId="4AC06FB9" w14:textId="4A3B7F8E" w:rsidR="005510E2" w:rsidRPr="007310A7" w:rsidRDefault="005510E2" w:rsidP="005510E2">
      <w:pPr>
        <w:spacing w:line="360" w:lineRule="auto"/>
        <w:jc w:val="both"/>
        <w:rPr>
          <w:color w:val="000000" w:themeColor="text1"/>
        </w:rPr>
      </w:pPr>
      <w:r w:rsidRPr="007310A7">
        <w:rPr>
          <w:color w:val="000000" w:themeColor="text1"/>
        </w:rPr>
        <w:t xml:space="preserve">Im Folgenden werden </w:t>
      </w:r>
      <w:r w:rsidR="00B55B7C" w:rsidRPr="007310A7">
        <w:rPr>
          <w:color w:val="000000" w:themeColor="text1"/>
        </w:rPr>
        <w:t xml:space="preserve">die </w:t>
      </w:r>
      <w:r w:rsidRPr="007310A7">
        <w:rPr>
          <w:color w:val="000000" w:themeColor="text1"/>
        </w:rPr>
        <w:t xml:space="preserve">für den Forschungszugang dieser Arbeit zentralen </w:t>
      </w:r>
      <w:r w:rsidR="00722603" w:rsidRPr="007310A7">
        <w:rPr>
          <w:color w:val="000000" w:themeColor="text1"/>
        </w:rPr>
        <w:t xml:space="preserve">sozialwissenschaftlichen </w:t>
      </w:r>
      <w:r w:rsidRPr="007310A7">
        <w:rPr>
          <w:color w:val="000000" w:themeColor="text1"/>
        </w:rPr>
        <w:t xml:space="preserve">Konzepte sowie deren sozialtheoretische Hintergründe dargestellt. Hierbei handelt es sich um </w:t>
      </w:r>
      <w:r w:rsidR="00D746C1" w:rsidRPr="007310A7">
        <w:rPr>
          <w:color w:val="000000" w:themeColor="text1"/>
        </w:rPr>
        <w:t xml:space="preserve">die Konzepte </w:t>
      </w:r>
      <w:r w:rsidRPr="007310A7">
        <w:rPr>
          <w:i/>
          <w:iCs/>
          <w:color w:val="000000" w:themeColor="text1"/>
        </w:rPr>
        <w:t>Stigma</w:t>
      </w:r>
      <w:r w:rsidR="00D746C1" w:rsidRPr="007310A7">
        <w:rPr>
          <w:color w:val="000000" w:themeColor="text1"/>
        </w:rPr>
        <w:t xml:space="preserve"> und </w:t>
      </w:r>
      <w:r w:rsidRPr="007310A7">
        <w:rPr>
          <w:i/>
          <w:iCs/>
          <w:color w:val="000000" w:themeColor="text1"/>
        </w:rPr>
        <w:t>Agency</w:t>
      </w:r>
      <w:r w:rsidRPr="007310A7">
        <w:rPr>
          <w:color w:val="000000" w:themeColor="text1"/>
        </w:rPr>
        <w:t xml:space="preserve">, sowie das in der Übergangsforschung verortbare Konzept der </w:t>
      </w:r>
      <w:r w:rsidRPr="007310A7">
        <w:rPr>
          <w:i/>
          <w:iCs/>
          <w:color w:val="000000" w:themeColor="text1"/>
        </w:rPr>
        <w:t>Transition</w:t>
      </w:r>
      <w:r w:rsidRPr="007310A7">
        <w:rPr>
          <w:color w:val="000000" w:themeColor="text1"/>
        </w:rPr>
        <w:t>. Da zudem die Phänomene des psychischen Traumas, der Gewalt und der Medikalisierung eine zentrale Rolle bei der Auswertung der empirischen Ergebnisse einn</w:t>
      </w:r>
      <w:r w:rsidR="006870E5" w:rsidRPr="007310A7">
        <w:rPr>
          <w:color w:val="000000" w:themeColor="text1"/>
        </w:rPr>
        <w:t>a</w:t>
      </w:r>
      <w:r w:rsidRPr="007310A7">
        <w:rPr>
          <w:color w:val="000000" w:themeColor="text1"/>
        </w:rPr>
        <w:t>hmen, werde ich die in diesem Zusammenhang verwendeten Konzepte</w:t>
      </w:r>
      <w:r w:rsidR="006870E5" w:rsidRPr="007310A7">
        <w:rPr>
          <w:color w:val="000000" w:themeColor="text1"/>
        </w:rPr>
        <w:t xml:space="preserve"> bzw. Definitionen</w:t>
      </w:r>
      <w:r w:rsidRPr="007310A7">
        <w:rPr>
          <w:color w:val="000000" w:themeColor="text1"/>
        </w:rPr>
        <w:t xml:space="preserve"> ebenfalls für den Zweck dieser Arbeit erläutern. Anschließend werden die genannten Zugänge in den Kontext der kritischen Inter* Studien eingeordnet und mit der Zielsetzung der vorliegenden Arbeit verknüpft. Dabei werden theoretische Leerstellen aufgezeigt, an denen diese Studie ansetzt.</w:t>
      </w:r>
    </w:p>
    <w:p w14:paraId="538AE512" w14:textId="15247DE1" w:rsidR="005510E2" w:rsidRPr="007310A7" w:rsidRDefault="005510E2" w:rsidP="005510E2">
      <w:pPr>
        <w:spacing w:line="360" w:lineRule="auto"/>
        <w:jc w:val="both"/>
        <w:rPr>
          <w:color w:val="000000" w:themeColor="text1"/>
        </w:rPr>
      </w:pPr>
      <w:r w:rsidRPr="007310A7">
        <w:rPr>
          <w:color w:val="000000" w:themeColor="text1"/>
        </w:rPr>
        <w:t xml:space="preserve">Alle diese Konzepte bzw. Theorien nehmen eine sensibilisierende Funktion innerhalb des Forschungsprozesses ein oder spielen eine prominente Rolle im Rahmen der Theoretisierung der Ergebnisse. Als sensibilisierend verstehe ich Konzepte dann, wenn es sich um </w:t>
      </w:r>
      <w:r w:rsidRPr="007310A7">
        <w:rPr>
          <w:i/>
          <w:iCs/>
          <w:color w:val="000000" w:themeColor="text1"/>
        </w:rPr>
        <w:t>heuristische</w:t>
      </w:r>
      <w:r w:rsidRPr="007310A7">
        <w:rPr>
          <w:color w:val="000000" w:themeColor="text1"/>
        </w:rPr>
        <w:t xml:space="preserve"> Ideen handelt, die bereits in einem frühen Stadium der Forschung den Zugang zum Feld sowie im weiteren Verlauf zu den Daten und deren Auswertungen prägen</w:t>
      </w:r>
      <w:r w:rsidR="00FC15D9" w:rsidRPr="007310A7">
        <w:rPr>
          <w:color w:val="000000" w:themeColor="text1"/>
        </w:rPr>
        <w:t xml:space="preserve"> </w:t>
      </w:r>
      <w:r w:rsidR="00FC15D9" w:rsidRPr="007310A7">
        <w:rPr>
          <w:color w:val="000000" w:themeColor="text1"/>
        </w:rPr>
        <w:fldChar w:fldCharType="begin"/>
      </w:r>
      <w:r w:rsidR="00FC15D9" w:rsidRPr="007310A7">
        <w:rPr>
          <w:color w:val="000000" w:themeColor="text1"/>
        </w:rPr>
        <w:instrText xml:space="preserve"> ADDIN ZOTERO_ITEM CSL_CITATION {"citationID":"SukkdwEz","properties":{"unsorted":false,"formattedCitation":"(vgl. Blumer 1954)","plainCitation":"(vgl. Blumer 1954)","noteIndex":0},"citationItems":[{"id":534,"uris":["http://zotero.org/users/local/owKliTIb/items/8QG5U8BB"],"itemData":{"id":534,"type":"article-journal","container-title":"AmericanSociological Review","DOI":"10.2307/2088165","issue":"1","page":"2–9","publisher":"SAGE Publications","title":"What is wrong with social theory?","volume":"19","author":[{"family":"Blumer","given":"H. G."}],"issued":{"date-parts":[["1954"]]}},"prefix":"vgl. "}],"schema":"https://github.com/citation-style-language/schema/raw/master/csl-citation.json"} </w:instrText>
      </w:r>
      <w:r w:rsidR="00FC15D9" w:rsidRPr="007310A7">
        <w:rPr>
          <w:color w:val="000000" w:themeColor="text1"/>
        </w:rPr>
        <w:fldChar w:fldCharType="separate"/>
      </w:r>
      <w:r w:rsidR="00FC15D9" w:rsidRPr="007310A7">
        <w:rPr>
          <w:rFonts w:ascii="Cambria" w:hAnsi="Cambria"/>
          <w:color w:val="000000" w:themeColor="text1"/>
        </w:rPr>
        <w:t>(vgl. Blumer 1954)</w:t>
      </w:r>
      <w:r w:rsidR="00FC15D9" w:rsidRPr="007310A7">
        <w:rPr>
          <w:color w:val="000000" w:themeColor="text1"/>
        </w:rPr>
        <w:fldChar w:fldCharType="end"/>
      </w:r>
      <w:r w:rsidRPr="007310A7">
        <w:rPr>
          <w:color w:val="000000" w:themeColor="text1"/>
        </w:rPr>
        <w:t>.</w:t>
      </w:r>
      <w:r w:rsidRPr="007310A7">
        <w:rPr>
          <w:rStyle w:val="Funotenzeichen"/>
          <w:color w:val="000000" w:themeColor="text1"/>
        </w:rPr>
        <w:footnoteReference w:id="4"/>
      </w:r>
      <w:r w:rsidR="00F3390B" w:rsidRPr="007310A7">
        <w:rPr>
          <w:color w:val="000000" w:themeColor="text1"/>
        </w:rPr>
        <w:t xml:space="preserve"> </w:t>
      </w:r>
      <w:r w:rsidRPr="007310A7">
        <w:rPr>
          <w:color w:val="000000" w:themeColor="text1"/>
        </w:rPr>
        <w:t xml:space="preserve">Weitere theoretische Zugänge werden im Diskussionskapitel eingeführt. Der </w:t>
      </w:r>
      <w:proofErr w:type="spellStart"/>
      <w:r w:rsidRPr="007310A7">
        <w:rPr>
          <w:color w:val="000000" w:themeColor="text1"/>
        </w:rPr>
        <w:t>biographietheoretische</w:t>
      </w:r>
      <w:proofErr w:type="spellEnd"/>
      <w:r w:rsidRPr="007310A7">
        <w:rPr>
          <w:color w:val="000000" w:themeColor="text1"/>
        </w:rPr>
        <w:t xml:space="preserve"> Ansatz dieser Arbeit sowie dessen methodologischer Hintergrund sind im Rahmen des Methodenkapitels dargestellt.</w:t>
      </w:r>
    </w:p>
    <w:p w14:paraId="7CA10732" w14:textId="21D33AB5" w:rsidR="005510E2" w:rsidRPr="007310A7" w:rsidRDefault="00FD4AAC" w:rsidP="0082772D">
      <w:pPr>
        <w:pStyle w:val="berschrift2"/>
        <w:spacing w:before="360" w:after="240"/>
        <w:jc w:val="both"/>
        <w:rPr>
          <w:rFonts w:asciiTheme="minorHAnsi" w:hAnsiTheme="minorHAnsi"/>
          <w:b/>
          <w:color w:val="000000" w:themeColor="text1"/>
          <w:sz w:val="24"/>
          <w:szCs w:val="24"/>
        </w:rPr>
      </w:pPr>
      <w:bookmarkStart w:id="8" w:name="_Toc233288747"/>
      <w:r w:rsidRPr="007310A7">
        <w:rPr>
          <w:rFonts w:asciiTheme="minorHAnsi" w:hAnsiTheme="minorHAnsi"/>
          <w:b/>
          <w:color w:val="000000" w:themeColor="text1"/>
          <w:sz w:val="24"/>
          <w:szCs w:val="24"/>
        </w:rPr>
        <w:t>3</w:t>
      </w:r>
      <w:r w:rsidR="005510E2" w:rsidRPr="007310A7">
        <w:rPr>
          <w:rFonts w:asciiTheme="minorHAnsi" w:hAnsiTheme="minorHAnsi"/>
          <w:b/>
          <w:color w:val="000000" w:themeColor="text1"/>
          <w:sz w:val="24"/>
          <w:szCs w:val="24"/>
        </w:rPr>
        <w:t>.1. Soziales Stigma als sensibilisierendes Konzept</w:t>
      </w:r>
      <w:bookmarkEnd w:id="8"/>
      <w:r w:rsidR="005510E2" w:rsidRPr="007310A7">
        <w:rPr>
          <w:rFonts w:asciiTheme="minorHAnsi" w:hAnsiTheme="minorHAnsi"/>
          <w:b/>
          <w:color w:val="000000" w:themeColor="text1"/>
          <w:sz w:val="24"/>
          <w:szCs w:val="24"/>
        </w:rPr>
        <w:t xml:space="preserve"> </w:t>
      </w:r>
    </w:p>
    <w:p w14:paraId="70DA587A" w14:textId="457AAC2F" w:rsidR="005510E2" w:rsidRPr="007310A7" w:rsidRDefault="005510E2" w:rsidP="005510E2">
      <w:pPr>
        <w:spacing w:line="360" w:lineRule="auto"/>
        <w:jc w:val="both"/>
        <w:rPr>
          <w:b/>
          <w:color w:val="000000" w:themeColor="text1"/>
        </w:rPr>
      </w:pPr>
      <w:r w:rsidRPr="007310A7">
        <w:rPr>
          <w:color w:val="000000" w:themeColor="text1"/>
        </w:rPr>
        <w:t>Im Folgenden soll das sozialtheoretische Konzept des Stigmas dargestellt werden, das insbesondere zu Beginn dieser Arbeit eine zentrale sensibilisierende Funktion innehatte. Da es sich bei der sozialwissenschaftlichen Stigma-Forschung um ein ebenso breites wie komplexes Forschungsfeld handelt, das im Rahmen dieser Arbeit nicht erschöpfend rekonstruiert werden kann, werde ich zunächst zusammenfassend das theoretisch grundlegende Stigma-Konzept des Soziologen Erving Goffmans erläutern, einschließlich neuerer konzeptuelle</w:t>
      </w:r>
      <w:r w:rsidR="003349E6" w:rsidRPr="007310A7">
        <w:rPr>
          <w:color w:val="000000" w:themeColor="text1"/>
        </w:rPr>
        <w:t>r</w:t>
      </w:r>
      <w:r w:rsidRPr="007310A7">
        <w:rPr>
          <w:color w:val="000000" w:themeColor="text1"/>
        </w:rPr>
        <w:t xml:space="preserve"> Entwicklungen, sowie </w:t>
      </w:r>
      <w:r w:rsidRPr="007310A7">
        <w:rPr>
          <w:color w:val="000000" w:themeColor="text1"/>
        </w:rPr>
        <w:lastRenderedPageBreak/>
        <w:t>dessen Rezeption in den kritischen Inter* Studien. Anschließend wird die Verwendung des Stigma-Begriffs im Kontext von Erfahrungen intergeschlechtlicher Menschen mit Schwerpunkt auf medizinische Behandlungszusammenhänge dargestellt.</w:t>
      </w:r>
    </w:p>
    <w:p w14:paraId="629246BF" w14:textId="78844ED1" w:rsidR="005510E2" w:rsidRPr="007310A7" w:rsidRDefault="00FD4AAC" w:rsidP="0082772D">
      <w:pPr>
        <w:pStyle w:val="berschrift3"/>
        <w:spacing w:before="360" w:after="240"/>
        <w:rPr>
          <w:rFonts w:asciiTheme="minorHAnsi" w:hAnsiTheme="minorHAnsi"/>
          <w:b/>
          <w:color w:val="000000" w:themeColor="text1"/>
        </w:rPr>
      </w:pPr>
      <w:bookmarkStart w:id="9" w:name="_Toc233288748"/>
      <w:r w:rsidRPr="007310A7">
        <w:rPr>
          <w:rFonts w:asciiTheme="minorHAnsi" w:hAnsiTheme="minorHAnsi"/>
          <w:b/>
          <w:color w:val="000000" w:themeColor="text1"/>
        </w:rPr>
        <w:t>3</w:t>
      </w:r>
      <w:r w:rsidR="005510E2" w:rsidRPr="007310A7">
        <w:rPr>
          <w:rFonts w:asciiTheme="minorHAnsi" w:hAnsiTheme="minorHAnsi"/>
          <w:b/>
          <w:color w:val="000000" w:themeColor="text1"/>
        </w:rPr>
        <w:t>.1.1. Stigma: Sozialwissenschaftliche Konzepte und Analysen</w:t>
      </w:r>
      <w:bookmarkEnd w:id="9"/>
    </w:p>
    <w:p w14:paraId="3DE2AAE6" w14:textId="07183ACC" w:rsidR="005510E2" w:rsidRPr="007310A7" w:rsidRDefault="005510E2" w:rsidP="005510E2">
      <w:pPr>
        <w:spacing w:line="360" w:lineRule="auto"/>
        <w:jc w:val="both"/>
        <w:rPr>
          <w:color w:val="000000" w:themeColor="text1"/>
        </w:rPr>
      </w:pPr>
      <w:r w:rsidRPr="007310A7">
        <w:rPr>
          <w:color w:val="000000" w:themeColor="text1"/>
        </w:rPr>
        <w:t xml:space="preserve">Goffman nimmt in seiner richtungsweisenden sozialtheoretischen Arbeit „Stigma. Notes on </w:t>
      </w:r>
      <w:proofErr w:type="spellStart"/>
      <w:r w:rsidRPr="007310A7">
        <w:rPr>
          <w:color w:val="000000" w:themeColor="text1"/>
        </w:rPr>
        <w:t>the</w:t>
      </w:r>
      <w:proofErr w:type="spellEnd"/>
      <w:r w:rsidRPr="007310A7">
        <w:rPr>
          <w:color w:val="000000" w:themeColor="text1"/>
        </w:rPr>
        <w:t xml:space="preserve"> Management </w:t>
      </w:r>
      <w:proofErr w:type="spellStart"/>
      <w:r w:rsidRPr="007310A7">
        <w:rPr>
          <w:color w:val="000000" w:themeColor="text1"/>
        </w:rPr>
        <w:t>of</w:t>
      </w:r>
      <w:proofErr w:type="spellEnd"/>
      <w:r w:rsidRPr="007310A7">
        <w:rPr>
          <w:color w:val="000000" w:themeColor="text1"/>
        </w:rPr>
        <w:t xml:space="preserve"> </w:t>
      </w:r>
      <w:proofErr w:type="spellStart"/>
      <w:r w:rsidRPr="007310A7">
        <w:rPr>
          <w:color w:val="000000" w:themeColor="text1"/>
        </w:rPr>
        <w:t>spoiled</w:t>
      </w:r>
      <w:proofErr w:type="spellEnd"/>
      <w:r w:rsidRPr="007310A7">
        <w:rPr>
          <w:color w:val="000000" w:themeColor="text1"/>
        </w:rPr>
        <w:t xml:space="preserve"> Identity“ </w:t>
      </w:r>
      <w:r w:rsidR="0082772D" w:rsidRPr="007310A7">
        <w:rPr>
          <w:color w:val="000000" w:themeColor="text1"/>
        </w:rPr>
        <w:fldChar w:fldCharType="begin"/>
      </w:r>
      <w:r w:rsidR="00DC6209" w:rsidRPr="007310A7">
        <w:rPr>
          <w:color w:val="000000" w:themeColor="text1"/>
        </w:rPr>
        <w:instrText xml:space="preserve"> ADDIN ZOTERO_ITEM CSL_CITATION {"citationID":"LNgU7TDm","properties":{"unsorted":false,"formattedCitation":"(1963)","plainCitation":"(1963)","noteIndex":0},"citationItems":[{"id":546,"uris":["http://zotero.org/users/local/owKliTIb/items/YSKXFQ2B","http://zotero.org/users/local/owKliTIb/items/QDQJLRSG"],"itemData":{"id":546,"type":"book","publisher-place":"N.Y.","title":"Stigma: Notes on the Management of Spoiled Identity","author":[{"family":"Goffman","given":"Erving"}],"issued":{"date-parts":[["1963"]]}},"suppress-author":true}],"schema":"https://github.com/citation-style-language/schema/raw/master/csl-citation.json"} </w:instrText>
      </w:r>
      <w:r w:rsidR="0082772D" w:rsidRPr="007310A7">
        <w:rPr>
          <w:color w:val="000000" w:themeColor="text1"/>
        </w:rPr>
        <w:fldChar w:fldCharType="separate"/>
      </w:r>
      <w:r w:rsidR="00DC6209" w:rsidRPr="007310A7">
        <w:rPr>
          <w:rFonts w:ascii="Cambria" w:hAnsi="Cambria"/>
          <w:color w:val="000000" w:themeColor="text1"/>
        </w:rPr>
        <w:t>(1963)</w:t>
      </w:r>
      <w:r w:rsidR="0082772D" w:rsidRPr="007310A7">
        <w:rPr>
          <w:color w:val="000000" w:themeColor="text1"/>
        </w:rPr>
        <w:fldChar w:fldCharType="end"/>
      </w:r>
      <w:r w:rsidRPr="007310A7">
        <w:rPr>
          <w:color w:val="000000" w:themeColor="text1"/>
        </w:rPr>
        <w:t xml:space="preserve"> zunächst eine Begriffsbestimmung vor. In dieser definiert er Stigma als „zutiefst diskreditierende Eigenschaft“ (ebd.</w:t>
      </w:r>
      <w:r w:rsidR="00A0756F" w:rsidRPr="007310A7">
        <w:rPr>
          <w:color w:val="000000" w:themeColor="text1"/>
        </w:rPr>
        <w:t>,</w:t>
      </w:r>
      <w:r w:rsidRPr="007310A7">
        <w:rPr>
          <w:color w:val="000000" w:themeColor="text1"/>
        </w:rPr>
        <w:t xml:space="preserve"> 11), die in einer unerwünschten Differenz zum sozial Antizipierten in Form situationsabhängiger gesellschaftlicher Erwartungen steht. Relevant ist bei dieser Definition, dass Goffman diese Eigenschaft nicht per se – im Sinne einer Essentialisierung – als diskreditierend begreift, sondern dass diese im Rahmen sozialer Interaktionen als </w:t>
      </w:r>
      <w:r w:rsidR="004D6DD2" w:rsidRPr="007310A7">
        <w:rPr>
          <w:color w:val="000000" w:themeColor="text1"/>
        </w:rPr>
        <w:t xml:space="preserve">diskreditierend </w:t>
      </w:r>
      <w:r w:rsidRPr="007310A7">
        <w:rPr>
          <w:color w:val="000000" w:themeColor="text1"/>
        </w:rPr>
        <w:t>hervorgebracht w</w:t>
      </w:r>
      <w:r w:rsidR="004D6DD2" w:rsidRPr="007310A7">
        <w:rPr>
          <w:color w:val="000000" w:themeColor="text1"/>
        </w:rPr>
        <w:t>ird</w:t>
      </w:r>
      <w:r w:rsidRPr="007310A7">
        <w:rPr>
          <w:color w:val="000000" w:themeColor="text1"/>
        </w:rPr>
        <w:t xml:space="preserve">. </w:t>
      </w:r>
    </w:p>
    <w:p w14:paraId="3BC30502" w14:textId="23B48B16" w:rsidR="005510E2" w:rsidRPr="007310A7" w:rsidRDefault="005510E2" w:rsidP="005510E2">
      <w:pPr>
        <w:spacing w:line="360" w:lineRule="auto"/>
        <w:jc w:val="both"/>
        <w:rPr>
          <w:color w:val="000000" w:themeColor="text1"/>
        </w:rPr>
      </w:pPr>
      <w:r w:rsidRPr="007310A7">
        <w:rPr>
          <w:color w:val="000000" w:themeColor="text1"/>
        </w:rPr>
        <w:t>Bei diskreditierenden Eigenschaften kann es sich um jegliche Art von handeln, wobei Goffman die körperliche, charakterliche und phylogenetische Ebene im Sinne ethnischer bzw. rassifizierter Gruppenzugehörigkeit als drei zu unterscheidende Stigma-Typen hervorhebt (vgl. ebd.</w:t>
      </w:r>
      <w:r w:rsidR="00A0756F" w:rsidRPr="007310A7">
        <w:rPr>
          <w:color w:val="000000" w:themeColor="text1"/>
        </w:rPr>
        <w:t>,</w:t>
      </w:r>
      <w:r w:rsidRPr="007310A7">
        <w:rPr>
          <w:color w:val="000000" w:themeColor="text1"/>
        </w:rPr>
        <w:t xml:space="preserve"> 13f</w:t>
      </w:r>
      <w:r w:rsidR="004E106C" w:rsidRPr="007310A7">
        <w:rPr>
          <w:color w:val="000000" w:themeColor="text1"/>
        </w:rPr>
        <w:t>.</w:t>
      </w:r>
      <w:r w:rsidRPr="007310A7">
        <w:rPr>
          <w:color w:val="000000" w:themeColor="text1"/>
        </w:rPr>
        <w:t>). Der Autor geht in einer weiteren grundlegenden Annahme davon aus, dass in Abhängigkeit von sozialen Kontexten und der in diesen jeweils geltenden Normen prinzipiell alle Personen von Stigma betroffen sein können. Dabei übernehmen Betroffene der Theorie zufolge im Laufe ihrer gesellschaftlichen Sozialisierung die an sie gestellten gesellschaftlichen Erwartungen und versuchen diesen mittels Techniken des Stigma-Managements gerecht zu werden (vgl. ebd.</w:t>
      </w:r>
      <w:r w:rsidR="002B35DE" w:rsidRPr="007310A7">
        <w:rPr>
          <w:color w:val="000000" w:themeColor="text1"/>
        </w:rPr>
        <w:t>,</w:t>
      </w:r>
      <w:r w:rsidRPr="007310A7">
        <w:rPr>
          <w:color w:val="000000" w:themeColor="text1"/>
        </w:rPr>
        <w:t xml:space="preserve"> 72). Goffman unterscheidet sodann zwischen </w:t>
      </w:r>
      <w:r w:rsidRPr="007310A7">
        <w:rPr>
          <w:i/>
          <w:color w:val="000000" w:themeColor="text1"/>
        </w:rPr>
        <w:t>diskreditierten</w:t>
      </w:r>
      <w:r w:rsidRPr="007310A7">
        <w:rPr>
          <w:color w:val="000000" w:themeColor="text1"/>
        </w:rPr>
        <w:t xml:space="preserve"> Personen, deren Stigma sichtbar bzw. bekannt ist, und </w:t>
      </w:r>
      <w:r w:rsidRPr="007310A7">
        <w:rPr>
          <w:i/>
          <w:color w:val="000000" w:themeColor="text1"/>
        </w:rPr>
        <w:t>diskreditierbaren</w:t>
      </w:r>
      <w:r w:rsidRPr="007310A7">
        <w:rPr>
          <w:color w:val="000000" w:themeColor="text1"/>
        </w:rPr>
        <w:t xml:space="preserve"> Personen, bei denen letzteres nicht sichtbar oder zumindest in sozialen Interaktionen weniger bekannt ist (vgl. ebd.</w:t>
      </w:r>
      <w:r w:rsidR="002B35DE" w:rsidRPr="007310A7">
        <w:rPr>
          <w:color w:val="000000" w:themeColor="text1"/>
        </w:rPr>
        <w:t>,</w:t>
      </w:r>
      <w:r w:rsidRPr="007310A7">
        <w:rPr>
          <w:color w:val="000000" w:themeColor="text1"/>
        </w:rPr>
        <w:t xml:space="preserve"> 56). Abhängig davon, ob eine Person über eine für Außenstehende sichtbare oder nicht-sichtbare stigmatisierte Eigenschaft verfügt, ist nun entweder das persönliche Informations-Management – im Falle eines nicht unmittelbar zu erkennenden Merkmals – oder die Art und Weise des Umgangs mit den sog. </w:t>
      </w:r>
      <w:r w:rsidRPr="007310A7">
        <w:rPr>
          <w:i/>
          <w:color w:val="000000" w:themeColor="text1"/>
        </w:rPr>
        <w:t>Normalen</w:t>
      </w:r>
      <w:r w:rsidRPr="007310A7">
        <w:rPr>
          <w:color w:val="000000" w:themeColor="text1"/>
        </w:rPr>
        <w:t xml:space="preserve"> für das Stigma-Management Strategie-bestimmend. Im Fall sichtbarer Merkmale können hierfür sowohl indirekte als auch direkte Korrekturversuche eingesetzt werden. Ein direkter Korrekturversuch wäre </w:t>
      </w:r>
      <w:r w:rsidRPr="007310A7">
        <w:rPr>
          <w:color w:val="000000" w:themeColor="text1"/>
        </w:rPr>
        <w:lastRenderedPageBreak/>
        <w:t>beispielsweise ein operativer Eingriff, eine indirekte Strategie wäre die Vermeidung von bestimmten Sozialkontakten (vgl. ebd.</w:t>
      </w:r>
      <w:r w:rsidR="002B35DE" w:rsidRPr="007310A7">
        <w:rPr>
          <w:color w:val="000000" w:themeColor="text1"/>
        </w:rPr>
        <w:t>,</w:t>
      </w:r>
      <w:r w:rsidRPr="007310A7">
        <w:rPr>
          <w:color w:val="000000" w:themeColor="text1"/>
        </w:rPr>
        <w:t xml:space="preserve"> 53). Allerdings geschieht letzteres gemäß Goffman um den Preis der Selbstentfremdung. Eine weitere Umgangsmöglichkeit besteht in der Distanzierung von gesellschaftlichen Strukturen bzw. im Rückzug in die eigene stigmatisierte Gruppe, was Goffman zufolge i</w:t>
      </w:r>
      <w:r w:rsidR="002B35DE" w:rsidRPr="007310A7">
        <w:rPr>
          <w:color w:val="000000" w:themeColor="text1"/>
        </w:rPr>
        <w:t>n</w:t>
      </w:r>
      <w:r w:rsidRPr="007310A7">
        <w:rPr>
          <w:color w:val="000000" w:themeColor="text1"/>
        </w:rPr>
        <w:t xml:space="preserve"> einen Fall das Risiko der Isolierung, im anderen Fall das der sozialen Entfremdung mit sich bringt (vgl.  ebd.</w:t>
      </w:r>
      <w:r w:rsidR="004E106C" w:rsidRPr="007310A7">
        <w:rPr>
          <w:color w:val="000000" w:themeColor="text1"/>
        </w:rPr>
        <w:t>,</w:t>
      </w:r>
      <w:r w:rsidRPr="007310A7">
        <w:rPr>
          <w:color w:val="000000" w:themeColor="text1"/>
        </w:rPr>
        <w:t xml:space="preserve"> 30, 160).</w:t>
      </w:r>
      <w:r w:rsidRPr="007310A7">
        <w:rPr>
          <w:rStyle w:val="Funotenzeichen"/>
          <w:color w:val="000000" w:themeColor="text1"/>
        </w:rPr>
        <w:footnoteReference w:id="5"/>
      </w:r>
      <w:r w:rsidRPr="007310A7">
        <w:rPr>
          <w:color w:val="000000" w:themeColor="text1"/>
        </w:rPr>
        <w:t xml:space="preserve"> Die soziale Identität von stigmatisierten Personen charakterisiert Goffman bereits im Titel seiner Arbeit als beschädigt</w:t>
      </w:r>
      <w:r w:rsidRPr="007310A7">
        <w:rPr>
          <w:i/>
          <w:color w:val="000000" w:themeColor="text1"/>
        </w:rPr>
        <w:t xml:space="preserve"> </w:t>
      </w:r>
      <w:r w:rsidRPr="007310A7">
        <w:rPr>
          <w:color w:val="000000" w:themeColor="text1"/>
        </w:rPr>
        <w:t xml:space="preserve">(engl. </w:t>
      </w:r>
      <w:proofErr w:type="spellStart"/>
      <w:r w:rsidRPr="007310A7">
        <w:rPr>
          <w:i/>
          <w:color w:val="000000" w:themeColor="text1"/>
        </w:rPr>
        <w:t>spoiled</w:t>
      </w:r>
      <w:proofErr w:type="spellEnd"/>
      <w:r w:rsidRPr="007310A7">
        <w:rPr>
          <w:color w:val="000000" w:themeColor="text1"/>
        </w:rPr>
        <w:t>). Demnach führt die Erfahrung, in Interaktionen auf ein normabweichendes Merkmal reduziert zu werden, über die Zeit dazu, dass das Stigma Bestandteil der sozialen Ich-Identität wird (vgl. ebd.</w:t>
      </w:r>
      <w:r w:rsidR="004E106C" w:rsidRPr="007310A7">
        <w:rPr>
          <w:color w:val="000000" w:themeColor="text1"/>
        </w:rPr>
        <w:t>,</w:t>
      </w:r>
      <w:r w:rsidRPr="007310A7">
        <w:rPr>
          <w:color w:val="000000" w:themeColor="text1"/>
        </w:rPr>
        <w:t xml:space="preserve"> 84). In diesem Verständnis kann Stigma-Management, insbesondere, wenn es körperverändernde Maßnahmen inkludiert, zwar Diskriminierung in Folge von Stigmatisierung reduzieren, der erwünschte soziale Status der </w:t>
      </w:r>
      <w:r w:rsidRPr="007310A7">
        <w:rPr>
          <w:i/>
          <w:color w:val="000000" w:themeColor="text1"/>
        </w:rPr>
        <w:t>Normalen</w:t>
      </w:r>
      <w:r w:rsidRPr="007310A7">
        <w:rPr>
          <w:color w:val="000000" w:themeColor="text1"/>
        </w:rPr>
        <w:t xml:space="preserve"> bleibt jedoch unerreichbar (vgl. ebd.</w:t>
      </w:r>
      <w:r w:rsidR="004E106C" w:rsidRPr="007310A7">
        <w:rPr>
          <w:color w:val="000000" w:themeColor="text1"/>
        </w:rPr>
        <w:t>,</w:t>
      </w:r>
      <w:r w:rsidRPr="007310A7">
        <w:rPr>
          <w:color w:val="000000" w:themeColor="text1"/>
        </w:rPr>
        <w:t xml:space="preserve"> 18). </w:t>
      </w:r>
    </w:p>
    <w:p w14:paraId="43A3F432" w14:textId="5B6C063D" w:rsidR="005510E2" w:rsidRPr="007310A7" w:rsidRDefault="005510E2" w:rsidP="005510E2">
      <w:pPr>
        <w:spacing w:line="360" w:lineRule="auto"/>
        <w:jc w:val="both"/>
        <w:rPr>
          <w:color w:val="000000" w:themeColor="text1"/>
        </w:rPr>
      </w:pPr>
      <w:r w:rsidRPr="007310A7">
        <w:rPr>
          <w:color w:val="000000" w:themeColor="text1"/>
        </w:rPr>
        <w:t xml:space="preserve">Goffmans Ansatz ist in Bezug auf den Forschungsgegenstand dieser Arbeit hochgradig relevant. Insbesondere die Unterscheidung zwischen </w:t>
      </w:r>
      <w:r w:rsidRPr="007310A7">
        <w:rPr>
          <w:i/>
          <w:color w:val="000000" w:themeColor="text1"/>
        </w:rPr>
        <w:t>diskreditierbaren</w:t>
      </w:r>
      <w:r w:rsidRPr="007310A7">
        <w:rPr>
          <w:color w:val="000000" w:themeColor="text1"/>
        </w:rPr>
        <w:t xml:space="preserve"> und </w:t>
      </w:r>
      <w:r w:rsidRPr="007310A7">
        <w:rPr>
          <w:i/>
          <w:color w:val="000000" w:themeColor="text1"/>
        </w:rPr>
        <w:t>diskreditierten</w:t>
      </w:r>
      <w:r w:rsidRPr="007310A7">
        <w:rPr>
          <w:color w:val="000000" w:themeColor="text1"/>
        </w:rPr>
        <w:t xml:space="preserve"> Personen lässt sich auf die biographischen Erfahrungen intergeschlechtlicher Menschen übertragen, deren Variationen im Alltag in unterschiedlicher Weise (</w:t>
      </w:r>
      <w:proofErr w:type="spellStart"/>
      <w:r w:rsidRPr="007310A7">
        <w:rPr>
          <w:color w:val="000000" w:themeColor="text1"/>
        </w:rPr>
        <w:t>un</w:t>
      </w:r>
      <w:proofErr w:type="spellEnd"/>
      <w:r w:rsidR="00394DF7" w:rsidRPr="007310A7">
        <w:rPr>
          <w:color w:val="000000" w:themeColor="text1"/>
        </w:rPr>
        <w:t>-</w:t>
      </w:r>
      <w:r w:rsidRPr="007310A7">
        <w:rPr>
          <w:color w:val="000000" w:themeColor="text1"/>
        </w:rPr>
        <w:t xml:space="preserve">)sichtbar sein können. Goffmans Überlegungen zu Strategien des Stigma-Managements im Kontext beschädigter Identität lassen sich ebenfalls auf die Thematik der vorliegenden Arbeit anwenden: So kann in Anschluss an einen geschlechtsnormierenden Eingriff zwar das ursprünglich stigmatisierte Merkmal verschwinden, dafür bleiben jedoch die Tatsache und Folgen der durchgeführten Operation sozial relevant und erfordern weitere Strategien der Informationskontrolle. </w:t>
      </w:r>
    </w:p>
    <w:p w14:paraId="27265DA5" w14:textId="5987437D" w:rsidR="005510E2" w:rsidRPr="007310A7" w:rsidRDefault="005510E2" w:rsidP="0082772D">
      <w:pPr>
        <w:spacing w:before="240" w:line="360" w:lineRule="auto"/>
        <w:jc w:val="both"/>
        <w:rPr>
          <w:color w:val="000000" w:themeColor="text1"/>
        </w:rPr>
      </w:pPr>
      <w:r w:rsidRPr="007310A7">
        <w:rPr>
          <w:color w:val="000000" w:themeColor="text1"/>
        </w:rPr>
        <w:t>Die überwiegend Theorie</w:t>
      </w:r>
      <w:r w:rsidR="004E106C" w:rsidRPr="007310A7">
        <w:rPr>
          <w:color w:val="000000" w:themeColor="text1"/>
        </w:rPr>
        <w:t>-</w:t>
      </w:r>
      <w:r w:rsidRPr="007310A7">
        <w:rPr>
          <w:color w:val="000000" w:themeColor="text1"/>
        </w:rPr>
        <w:t xml:space="preserve">geleitete Konzeptualisierung Goffmans wurde in den Sozial- und Gesundheitswissenschaften vielfach rezipiert und weitergedacht. Auf Grund des Umfangs dieser Forschungsdiskurse werde ich im Rahmen dieses </w:t>
      </w:r>
      <w:r w:rsidRPr="007310A7">
        <w:rPr>
          <w:color w:val="000000" w:themeColor="text1"/>
        </w:rPr>
        <w:lastRenderedPageBreak/>
        <w:t xml:space="preserve">Kapitels lediglich zusammenfassend auf einige dieser für die Zielrichtung der Arbeit hilfreichen Ansätze eingehen. </w:t>
      </w:r>
    </w:p>
    <w:p w14:paraId="05E34050" w14:textId="25532595" w:rsidR="005510E2" w:rsidRPr="007310A7" w:rsidRDefault="005510E2" w:rsidP="005510E2">
      <w:pPr>
        <w:spacing w:line="360" w:lineRule="auto"/>
        <w:jc w:val="both"/>
        <w:rPr>
          <w:color w:val="000000" w:themeColor="text1"/>
        </w:rPr>
      </w:pPr>
      <w:r w:rsidRPr="007310A7">
        <w:rPr>
          <w:color w:val="000000" w:themeColor="text1"/>
        </w:rPr>
        <w:t xml:space="preserve">Relevant für das Verständnis der sozialen und subjektiven Wirkmacht von Stigmatisierung ist der Ansatz von Hohmeier </w:t>
      </w:r>
      <w:r w:rsidR="0082772D" w:rsidRPr="007310A7">
        <w:rPr>
          <w:color w:val="000000" w:themeColor="text1"/>
        </w:rPr>
        <w:fldChar w:fldCharType="begin"/>
      </w:r>
      <w:r w:rsidR="0082772D" w:rsidRPr="007310A7">
        <w:rPr>
          <w:color w:val="000000" w:themeColor="text1"/>
        </w:rPr>
        <w:instrText xml:space="preserve"> ADDIN ZOTERO_ITEM CSL_CITATION {"citationID":"aVahlF6u","properties":{"unsorted":false,"formattedCitation":"(1975)","plainCitation":"(1975)","noteIndex":0},"citationItems":[{"id":882,"uris":["http://zotero.org/users/local/owKliTIb/items/HFBIDJF7"],"itemData":{"id":882,"type":"chapter","container-title":"Stigmatisierung. Zur Produktion gesellschaftlicher Randgruppen. Bd. l.","page":"5–24","publisher-place":"Darmstadt-Neuwied","title":"Stigmatisierung als sozialer Definitionsprozeß","author":[{"family":"Hohmeier","given":"J."}],"editor":[{"family":"Brusten","given":"M."},{"family":"Hohmeier","given":"J."}],"issued":{"date-parts":[["1975"]]}},"suppress-author":true}],"schema":"https://github.com/citation-style-language/schema/raw/master/csl-citation.json"} </w:instrText>
      </w:r>
      <w:r w:rsidR="0082772D" w:rsidRPr="007310A7">
        <w:rPr>
          <w:color w:val="000000" w:themeColor="text1"/>
        </w:rPr>
        <w:fldChar w:fldCharType="separate"/>
      </w:r>
      <w:r w:rsidR="0082772D" w:rsidRPr="007310A7">
        <w:rPr>
          <w:rFonts w:ascii="Cambria" w:hAnsi="Cambria"/>
          <w:color w:val="000000" w:themeColor="text1"/>
        </w:rPr>
        <w:t>(1975)</w:t>
      </w:r>
      <w:r w:rsidR="0082772D" w:rsidRPr="007310A7">
        <w:rPr>
          <w:color w:val="000000" w:themeColor="text1"/>
        </w:rPr>
        <w:fldChar w:fldCharType="end"/>
      </w:r>
      <w:r w:rsidRPr="007310A7">
        <w:rPr>
          <w:color w:val="000000" w:themeColor="text1"/>
        </w:rPr>
        <w:t xml:space="preserve">. Diesem zufolge ist charakteristisch für stigmatisierte Eigenschaften, dass sie mittels </w:t>
      </w:r>
      <w:r w:rsidRPr="007310A7">
        <w:rPr>
          <w:i/>
          <w:color w:val="000000" w:themeColor="text1"/>
        </w:rPr>
        <w:t>Stereotypisierung</w:t>
      </w:r>
      <w:r w:rsidRPr="007310A7">
        <w:rPr>
          <w:color w:val="000000" w:themeColor="text1"/>
        </w:rPr>
        <w:t xml:space="preserve"> mit weiteren negativen Eigenschaften assoziiert werden. Er beschreibt Stigma als „</w:t>
      </w:r>
      <w:proofErr w:type="spellStart"/>
      <w:r w:rsidRPr="007310A7">
        <w:rPr>
          <w:color w:val="000000" w:themeColor="text1"/>
        </w:rPr>
        <w:t>master</w:t>
      </w:r>
      <w:proofErr w:type="spellEnd"/>
      <w:r w:rsidRPr="007310A7">
        <w:rPr>
          <w:color w:val="000000" w:themeColor="text1"/>
        </w:rPr>
        <w:t xml:space="preserve"> </w:t>
      </w:r>
      <w:proofErr w:type="spellStart"/>
      <w:r w:rsidRPr="007310A7">
        <w:rPr>
          <w:color w:val="000000" w:themeColor="text1"/>
        </w:rPr>
        <w:t>status</w:t>
      </w:r>
      <w:proofErr w:type="spellEnd"/>
      <w:r w:rsidRPr="007310A7">
        <w:rPr>
          <w:color w:val="000000" w:themeColor="text1"/>
        </w:rPr>
        <w:t xml:space="preserve">“ </w:t>
      </w:r>
      <w:r w:rsidR="0082772D" w:rsidRPr="007310A7">
        <w:rPr>
          <w:color w:val="000000" w:themeColor="text1"/>
        </w:rPr>
        <w:fldChar w:fldCharType="begin"/>
      </w:r>
      <w:r w:rsidR="00184A5C" w:rsidRPr="007310A7">
        <w:rPr>
          <w:color w:val="000000" w:themeColor="text1"/>
        </w:rPr>
        <w:instrText xml:space="preserve"> ADDIN ZOTERO_ITEM CSL_CITATION {"citationID":"uncUDybr","properties":{"unsorted":false,"formattedCitation":"(Hohmeier 1975, 6)","plainCitation":"(Hohmeier 1975, 6)","noteIndex":0},"citationItems":[{"id":882,"uris":["http://zotero.org/users/local/owKliTIb/items/HFBIDJF7"],"itemData":{"id":882,"type":"chapter","container-title":"Stigmatisierung. Zur Produktion gesellschaftlicher Randgruppen. Bd. l.","page":"5–24","publisher-place":"Darmstadt-Neuwied","title":"Stigmatisierung als sozialer Definitionsprozeß","author":[{"family":"Hohmeier","given":"J."}],"editor":[{"family":"Brusten","given":"M."},{"family":"Hohmeier","given":"J."}],"issued":{"date-parts":[["1975"]]}},"locator":"6","label":"page"}],"schema":"https://github.com/citation-style-language/schema/raw/master/csl-citation.json"} </w:instrText>
      </w:r>
      <w:r w:rsidR="0082772D" w:rsidRPr="007310A7">
        <w:rPr>
          <w:color w:val="000000" w:themeColor="text1"/>
        </w:rPr>
        <w:fldChar w:fldCharType="separate"/>
      </w:r>
      <w:r w:rsidR="00184A5C" w:rsidRPr="007310A7">
        <w:rPr>
          <w:rFonts w:ascii="Cambria" w:hAnsi="Cambria"/>
          <w:color w:val="000000" w:themeColor="text1"/>
        </w:rPr>
        <w:t>(Hohmeier 1975, 6)</w:t>
      </w:r>
      <w:r w:rsidR="0082772D" w:rsidRPr="007310A7">
        <w:rPr>
          <w:color w:val="000000" w:themeColor="text1"/>
        </w:rPr>
        <w:fldChar w:fldCharType="end"/>
      </w:r>
      <w:r w:rsidRPr="007310A7">
        <w:rPr>
          <w:color w:val="000000" w:themeColor="text1"/>
        </w:rPr>
        <w:t xml:space="preserve">, welcher in sozialen Interaktionen andere, nicht-stigmatisierte Eigenschaften einer Person überschattet. Diesem Ansatz lässt sich hinzufügen, dass negative Stereotypisierung nicht nur die Reaktionen </w:t>
      </w:r>
      <w:r w:rsidR="00455A4E">
        <w:rPr>
          <w:color w:val="000000" w:themeColor="text1"/>
        </w:rPr>
        <w:t>a</w:t>
      </w:r>
      <w:r w:rsidRPr="007310A7">
        <w:rPr>
          <w:color w:val="000000" w:themeColor="text1"/>
        </w:rPr>
        <w:t xml:space="preserve">nderer im Kontext sozialer Interaktionen, sondern auch die Bezugnahme einer stigmatisierten Person auf sich selbst </w:t>
      </w:r>
      <w:r w:rsidR="00F615FF" w:rsidRPr="007310A7">
        <w:rPr>
          <w:color w:val="000000" w:themeColor="text1"/>
        </w:rPr>
        <w:t>–</w:t>
      </w:r>
      <w:r w:rsidRPr="007310A7">
        <w:rPr>
          <w:color w:val="000000" w:themeColor="text1"/>
        </w:rPr>
        <w:t xml:space="preserve"> im Sinne eines Selbstverhältnisses </w:t>
      </w:r>
      <w:r w:rsidR="00F615FF" w:rsidRPr="007310A7">
        <w:rPr>
          <w:color w:val="000000" w:themeColor="text1"/>
        </w:rPr>
        <w:t>–</w:t>
      </w:r>
      <w:r w:rsidRPr="007310A7">
        <w:rPr>
          <w:color w:val="000000" w:themeColor="text1"/>
        </w:rPr>
        <w:t xml:space="preserve"> prägen kann. </w:t>
      </w:r>
      <w:proofErr w:type="spellStart"/>
      <w:r w:rsidRPr="007310A7">
        <w:rPr>
          <w:color w:val="000000" w:themeColor="text1"/>
        </w:rPr>
        <w:t>Scambler</w:t>
      </w:r>
      <w:proofErr w:type="spellEnd"/>
      <w:r w:rsidRPr="007310A7">
        <w:rPr>
          <w:color w:val="000000" w:themeColor="text1"/>
        </w:rPr>
        <w:t xml:space="preserve"> und Hopkins</w:t>
      </w:r>
      <w:r w:rsidR="00F615FF" w:rsidRPr="007310A7">
        <w:rPr>
          <w:color w:val="000000" w:themeColor="text1"/>
        </w:rPr>
        <w:t xml:space="preserve"> (1986)</w:t>
      </w:r>
      <w:r w:rsidRPr="007310A7">
        <w:rPr>
          <w:color w:val="000000" w:themeColor="text1"/>
        </w:rPr>
        <w:t xml:space="preserve"> führen in „</w:t>
      </w:r>
      <w:proofErr w:type="spellStart"/>
      <w:r w:rsidRPr="007310A7">
        <w:rPr>
          <w:color w:val="000000" w:themeColor="text1"/>
        </w:rPr>
        <w:t>Being</w:t>
      </w:r>
      <w:proofErr w:type="spellEnd"/>
      <w:r w:rsidRPr="007310A7">
        <w:rPr>
          <w:color w:val="000000" w:themeColor="text1"/>
        </w:rPr>
        <w:t xml:space="preserve"> </w:t>
      </w:r>
      <w:proofErr w:type="spellStart"/>
      <w:r w:rsidRPr="007310A7">
        <w:rPr>
          <w:color w:val="000000" w:themeColor="text1"/>
        </w:rPr>
        <w:t>epileptic</w:t>
      </w:r>
      <w:proofErr w:type="spellEnd"/>
      <w:r w:rsidRPr="007310A7">
        <w:rPr>
          <w:color w:val="000000" w:themeColor="text1"/>
        </w:rPr>
        <w:t xml:space="preserve">: Coming </w:t>
      </w:r>
      <w:proofErr w:type="spellStart"/>
      <w:r w:rsidRPr="007310A7">
        <w:rPr>
          <w:color w:val="000000" w:themeColor="text1"/>
        </w:rPr>
        <w:t>to</w:t>
      </w:r>
      <w:proofErr w:type="spellEnd"/>
      <w:r w:rsidRPr="007310A7">
        <w:rPr>
          <w:color w:val="000000" w:themeColor="text1"/>
        </w:rPr>
        <w:t xml:space="preserve"> </w:t>
      </w:r>
      <w:proofErr w:type="spellStart"/>
      <w:r w:rsidRPr="007310A7">
        <w:rPr>
          <w:color w:val="000000" w:themeColor="text1"/>
        </w:rPr>
        <w:t>terms</w:t>
      </w:r>
      <w:proofErr w:type="spellEnd"/>
      <w:r w:rsidRPr="007310A7">
        <w:rPr>
          <w:color w:val="000000" w:themeColor="text1"/>
        </w:rPr>
        <w:t xml:space="preserve"> </w:t>
      </w:r>
      <w:proofErr w:type="spellStart"/>
      <w:r w:rsidRPr="007310A7">
        <w:rPr>
          <w:color w:val="000000" w:themeColor="text1"/>
        </w:rPr>
        <w:t>with</w:t>
      </w:r>
      <w:proofErr w:type="spellEnd"/>
      <w:r w:rsidRPr="007310A7">
        <w:rPr>
          <w:color w:val="000000" w:themeColor="text1"/>
        </w:rPr>
        <w:t xml:space="preserve"> Stigma“ die insbesondere für die Gesundheitswissenschaften wegweisende, Unterscheidung zwischen </w:t>
      </w:r>
      <w:proofErr w:type="spellStart"/>
      <w:r w:rsidRPr="007310A7">
        <w:rPr>
          <w:i/>
          <w:color w:val="000000" w:themeColor="text1"/>
        </w:rPr>
        <w:t>felt</w:t>
      </w:r>
      <w:proofErr w:type="spellEnd"/>
      <w:r w:rsidRPr="007310A7">
        <w:rPr>
          <w:color w:val="000000" w:themeColor="text1"/>
        </w:rPr>
        <w:t xml:space="preserve"> und </w:t>
      </w:r>
      <w:proofErr w:type="spellStart"/>
      <w:r w:rsidRPr="007310A7">
        <w:rPr>
          <w:i/>
          <w:color w:val="000000" w:themeColor="text1"/>
        </w:rPr>
        <w:t>enacted</w:t>
      </w:r>
      <w:proofErr w:type="spellEnd"/>
      <w:r w:rsidRPr="007310A7">
        <w:rPr>
          <w:color w:val="000000" w:themeColor="text1"/>
        </w:rPr>
        <w:t xml:space="preserve"> Stigma ein, wobei erstgenanntes auch die Antizipation von Stigma umfasst. An diese Arbeit anschließend wird insbesondere in der psychologischen empirischen Forschung das Konzept der Stigma-Antizipation aufgegriffen. Dieses wird in Abhängigkeit seiner individuellen Ausprägung als Erklärung für das Belastungs-Erleben von Personen mit einem sog. </w:t>
      </w:r>
      <w:proofErr w:type="spellStart"/>
      <w:r w:rsidRPr="007310A7">
        <w:rPr>
          <w:i/>
          <w:color w:val="000000" w:themeColor="text1"/>
        </w:rPr>
        <w:t>concealable</w:t>
      </w:r>
      <w:proofErr w:type="spellEnd"/>
      <w:r w:rsidRPr="007310A7">
        <w:rPr>
          <w:i/>
          <w:color w:val="000000" w:themeColor="text1"/>
        </w:rPr>
        <w:t xml:space="preserve"> </w:t>
      </w:r>
      <w:r w:rsidRPr="007310A7">
        <w:rPr>
          <w:color w:val="000000" w:themeColor="text1"/>
        </w:rPr>
        <w:t>(</w:t>
      </w:r>
      <w:r w:rsidR="00F615FF" w:rsidRPr="007310A7">
        <w:rPr>
          <w:color w:val="000000" w:themeColor="text1"/>
        </w:rPr>
        <w:t>dt.</w:t>
      </w:r>
      <w:r w:rsidRPr="007310A7">
        <w:rPr>
          <w:color w:val="000000" w:themeColor="text1"/>
        </w:rPr>
        <w:t xml:space="preserve"> versteckbaren) </w:t>
      </w:r>
      <w:r w:rsidRPr="007310A7">
        <w:rPr>
          <w:i/>
          <w:color w:val="000000" w:themeColor="text1"/>
        </w:rPr>
        <w:t>Stigma</w:t>
      </w:r>
      <w:r w:rsidRPr="007310A7">
        <w:rPr>
          <w:color w:val="000000" w:themeColor="text1"/>
        </w:rPr>
        <w:t xml:space="preserve"> angewendet</w:t>
      </w:r>
      <w:r w:rsidR="00184A5C" w:rsidRPr="007310A7">
        <w:rPr>
          <w:color w:val="000000" w:themeColor="text1"/>
        </w:rPr>
        <w:t xml:space="preserve"> </w:t>
      </w:r>
      <w:r w:rsidR="00184A5C" w:rsidRPr="007310A7">
        <w:rPr>
          <w:color w:val="000000" w:themeColor="text1"/>
        </w:rPr>
        <w:fldChar w:fldCharType="begin"/>
      </w:r>
      <w:r w:rsidR="00243B6F" w:rsidRPr="007310A7">
        <w:rPr>
          <w:color w:val="000000" w:themeColor="text1"/>
        </w:rPr>
        <w:instrText xml:space="preserve"> ADDIN ZOTERO_ITEM CSL_CITATION {"citationID":"YyUf20Hb","properties":{"unsorted":false,"formattedCitation":"(vgl. Jones u.\\uc0\\u160{}a. 1984; Quinn und Chaudoir 2009)","plainCitation":"(vgl. Jones u. a. 1984; Quinn und Chaudoir 2009)","dontUpdate":true,"noteIndex":0},"citationItems":[{"id":548,"uris":["http://zotero.org/users/local/owKliTIb/items/QCEHIASA"],"itemData":{"id":548,"type":"book","publisher":"Freeman","publisher-place":"New York","title":"Social stigma: The psychology of marked relationships","author":[{"family":"Jones","given":"A. A."},{"family":"Farina","given":"A."},{"family":"Hastorf","given":"A. H."},{"family":"Markus","given":"H."},{"family":"Miller","given":"D. T."},{"family":"Scott","given":"R. A."}],"issued":{"date-parts":[["1984"]]}},"prefix":"vgl."},{"id":1222,"uris":["http://zotero.org/users/local/owKliTIb/items/BV7XDC68"],"itemData":{"id":1222,"type":"article-journal","abstract":"The current research provides a framework for understanding how concealable stigmatized identities impact people's psychological well-being and health. The  authors hypothesize that increased anticipated stigma, greater centrality of the  stigmatized identity to the self, increased salience of the identity, and  possession of a stigma that is more strongly culturally devalued all predict  heightened psychological distress. In Study 1, the hypotheses were supported with  a sample of 300 participants who possessed 13 different concealable stigmatized  identities. Analyses comparing people with an associative stigma to those with a  personal stigma showed that people with an associative stigma report less  distress and that this difference is fully mediated by decreased anticipated  stigma, centrality, and salience. Study 2 sought to replicate the findings of  Study 1 with a sample of 235 participants possessing concealable stigmatized  identities and to extend the model to predicting health outcomes. Structural  equation modeling showed that anticipated stigma and cultural stigma were  directly related to self-reported health outcomes. Discussion centers on  understanding the implications of intraindividual processes (anticipated stigma,  identity centrality, and identity salience) and an external process (cultural  devaluation of stigmatized identities) for mental and physical health among  people living with a concealable stigmatized identity.","container-title":"Journal of personality and social psychology","DOI":"10.1037/a0015815","ISSN":"0022-3514 1939-1315","issue":"4","journalAbbreviation":"J Pers Soc Psychol","language":"eng","license":"2009 APA, all rights reserved.","page":"634-651","PMID":"19785483","PMCID":"PMC4511710","publisher-place":"United States","title":"Living with a concealable stigmatized identity: the impact of anticipated stigma, centrality, salience, and cultural stigma on psychological distress and health.","volume":"97","author":[{"family":"Quinn","given":"Diane M."},{"family":"Chaudoir","given":"Stephenie R."}],"issued":{"date-parts":[["2009",10]]}}}],"schema":"https://github.com/citation-style-language/schema/raw/master/csl-citation.json"} </w:instrText>
      </w:r>
      <w:r w:rsidR="00184A5C" w:rsidRPr="007310A7">
        <w:rPr>
          <w:color w:val="000000" w:themeColor="text1"/>
        </w:rPr>
        <w:fldChar w:fldCharType="separate"/>
      </w:r>
      <w:r w:rsidR="005007E7" w:rsidRPr="007310A7">
        <w:rPr>
          <w:rFonts w:ascii="Cambria" w:hAnsi="Cambria" w:cs="Times New Roman"/>
          <w:color w:val="000000" w:themeColor="text1"/>
        </w:rPr>
        <w:t xml:space="preserve">(vgl. Jones et al. 1984; Quinn, </w:t>
      </w:r>
      <w:proofErr w:type="spellStart"/>
      <w:r w:rsidR="005007E7" w:rsidRPr="007310A7">
        <w:rPr>
          <w:rFonts w:ascii="Cambria" w:hAnsi="Cambria" w:cs="Times New Roman"/>
          <w:color w:val="000000" w:themeColor="text1"/>
        </w:rPr>
        <w:t>Chaudoir</w:t>
      </w:r>
      <w:proofErr w:type="spellEnd"/>
      <w:r w:rsidR="005007E7" w:rsidRPr="007310A7">
        <w:rPr>
          <w:rFonts w:ascii="Cambria" w:hAnsi="Cambria" w:cs="Times New Roman"/>
          <w:color w:val="000000" w:themeColor="text1"/>
        </w:rPr>
        <w:t xml:space="preserve"> 2009)</w:t>
      </w:r>
      <w:r w:rsidR="00184A5C" w:rsidRPr="007310A7">
        <w:rPr>
          <w:color w:val="000000" w:themeColor="text1"/>
        </w:rPr>
        <w:fldChar w:fldCharType="end"/>
      </w:r>
      <w:r w:rsidRPr="007310A7">
        <w:rPr>
          <w:color w:val="000000" w:themeColor="text1"/>
        </w:rPr>
        <w:t>. Hier wird antizipiertes Stigma grundlegend als die Sorge einer Person verstanden, dass deren kulturell Stigma-behaftete Eigenschaft, sobald diese von einem Gegenüber identifiziert wird</w:t>
      </w:r>
      <w:r w:rsidR="000D2418" w:rsidRPr="007310A7">
        <w:rPr>
          <w:color w:val="000000" w:themeColor="text1"/>
        </w:rPr>
        <w:t xml:space="preserve">, </w:t>
      </w:r>
      <w:r w:rsidRPr="007310A7">
        <w:rPr>
          <w:color w:val="000000" w:themeColor="text1"/>
        </w:rPr>
        <w:t>zu Abwertung in sozialen Interaktionen führt</w:t>
      </w:r>
      <w:r w:rsidR="000D2418" w:rsidRPr="007310A7">
        <w:rPr>
          <w:color w:val="000000" w:themeColor="text1"/>
        </w:rPr>
        <w:t xml:space="preserve"> (vgl. Quinn, </w:t>
      </w:r>
      <w:proofErr w:type="spellStart"/>
      <w:r w:rsidR="000D2418" w:rsidRPr="007310A7">
        <w:rPr>
          <w:color w:val="000000" w:themeColor="text1"/>
        </w:rPr>
        <w:t>Chaudoir</w:t>
      </w:r>
      <w:proofErr w:type="spellEnd"/>
      <w:r w:rsidR="000D2418" w:rsidRPr="007310A7">
        <w:rPr>
          <w:color w:val="000000" w:themeColor="text1"/>
        </w:rPr>
        <w:t xml:space="preserve"> ebd.)</w:t>
      </w:r>
      <w:r w:rsidRPr="007310A7">
        <w:rPr>
          <w:color w:val="000000" w:themeColor="text1"/>
        </w:rPr>
        <w:t xml:space="preserve">. Dabei wird in Anlehnung an Goffman davon ausgegangen, dass die potentiell von Abwertung betroffene Person durch ihre kulturelle Sozialisierung bereits mit den negativen Stereotypen vertraut ist, die mit ihrer stigmatisierten Eigenschaft verbunden werden (vgl. ebd.). </w:t>
      </w:r>
    </w:p>
    <w:p w14:paraId="7A26E778" w14:textId="730A0093" w:rsidR="005510E2" w:rsidRPr="007310A7" w:rsidRDefault="005510E2" w:rsidP="005510E2">
      <w:pPr>
        <w:spacing w:line="360" w:lineRule="auto"/>
        <w:jc w:val="both"/>
        <w:rPr>
          <w:b/>
          <w:color w:val="000000" w:themeColor="text1"/>
        </w:rPr>
      </w:pPr>
      <w:r w:rsidRPr="007310A7">
        <w:rPr>
          <w:color w:val="000000" w:themeColor="text1"/>
        </w:rPr>
        <w:t xml:space="preserve">Um einen weiteren wegweisenden Aspekt ergänzen Link und Phelan </w:t>
      </w:r>
      <w:r w:rsidR="00184A5C" w:rsidRPr="007310A7">
        <w:rPr>
          <w:color w:val="000000" w:themeColor="text1"/>
        </w:rPr>
        <w:fldChar w:fldCharType="begin"/>
      </w:r>
      <w:r w:rsidR="00184A5C" w:rsidRPr="007310A7">
        <w:rPr>
          <w:color w:val="000000" w:themeColor="text1"/>
        </w:rPr>
        <w:instrText xml:space="preserve"> ADDIN ZOTERO_ITEM CSL_CITATION {"citationID":"RQN57dH9","properties":{"unsorted":false,"formattedCitation":"(2001)","plainCitation":"(2001)","noteIndex":0},"citationItems":[{"id":555,"uris":["http://zotero.org/users/local/owKliTIb/items/J3CMM3EJ"],"itemData":{"id":555,"type":"article-journal","container-title":"Annu Rev Sociol","DOI":"10.1146/annurev.soc.27.1.363","issue":"1","page":"363–385","publisher":"Annual Reviews","title":"Conceptualizing Stigma","volume":"27","author":[{"family":"Link","given":"Bruce"},{"family":"Phelan","given":"Jo"}],"issued":{"date-parts":[["2001"]]}},"suppress-author":true}],"schema":"https://github.com/citation-style-language/schema/raw/master/csl-citation.json"} </w:instrText>
      </w:r>
      <w:r w:rsidR="00184A5C" w:rsidRPr="007310A7">
        <w:rPr>
          <w:color w:val="000000" w:themeColor="text1"/>
        </w:rPr>
        <w:fldChar w:fldCharType="separate"/>
      </w:r>
      <w:r w:rsidR="00184A5C" w:rsidRPr="007310A7">
        <w:rPr>
          <w:rFonts w:ascii="Cambria" w:hAnsi="Cambria"/>
          <w:color w:val="000000" w:themeColor="text1"/>
        </w:rPr>
        <w:t>(2001)</w:t>
      </w:r>
      <w:r w:rsidR="00184A5C" w:rsidRPr="007310A7">
        <w:rPr>
          <w:color w:val="000000" w:themeColor="text1"/>
        </w:rPr>
        <w:fldChar w:fldCharType="end"/>
      </w:r>
      <w:r w:rsidR="00184A5C" w:rsidRPr="007310A7">
        <w:rPr>
          <w:color w:val="000000" w:themeColor="text1"/>
        </w:rPr>
        <w:t xml:space="preserve"> </w:t>
      </w:r>
      <w:r w:rsidRPr="007310A7">
        <w:rPr>
          <w:color w:val="000000" w:themeColor="text1"/>
        </w:rPr>
        <w:t xml:space="preserve">sozialwissenschaftliche bzw. sozialpsychologische Stigma-Konzeptualisierungen: Die Autoren verstehen Stigma zum einen als Ursache bzw. Voraussetzung von Diskriminierung bedingt durch einen vorausgehenden Prozess des Labelings sowie der negativen Stereotypisierung. Zum anderen heben sie hervor, dass dessen Entstehung – im Kontext einer strukturellen Machtasymmetrie – an Machtausübung gebunden ist, die es einer Gruppe kognitiv und strukturell ermöglicht eine andere </w:t>
      </w:r>
      <w:r w:rsidRPr="007310A7">
        <w:rPr>
          <w:color w:val="000000" w:themeColor="text1"/>
        </w:rPr>
        <w:lastRenderedPageBreak/>
        <w:t>Gruppe zu entwerten (vgl. ebd.</w:t>
      </w:r>
      <w:r w:rsidR="00EA2CE2" w:rsidRPr="007310A7">
        <w:rPr>
          <w:color w:val="000000" w:themeColor="text1"/>
        </w:rPr>
        <w:t>,</w:t>
      </w:r>
      <w:r w:rsidRPr="007310A7">
        <w:rPr>
          <w:color w:val="000000" w:themeColor="text1"/>
        </w:rPr>
        <w:t xml:space="preserve"> 367). </w:t>
      </w:r>
      <w:r w:rsidR="00F07E3E">
        <w:rPr>
          <w:color w:val="000000" w:themeColor="text1"/>
        </w:rPr>
        <w:t xml:space="preserve">An dieses Verständnis anschlussfähig ist die </w:t>
      </w:r>
      <w:r w:rsidR="005D50B3">
        <w:rPr>
          <w:color w:val="000000" w:themeColor="text1"/>
        </w:rPr>
        <w:t xml:space="preserve">figurationstheoretische </w:t>
      </w:r>
      <w:r w:rsidR="00F07E3E">
        <w:rPr>
          <w:color w:val="000000" w:themeColor="text1"/>
        </w:rPr>
        <w:t>Konzeptualisierung von Elias und Scotson (</w:t>
      </w:r>
      <w:r w:rsidR="005D50B3">
        <w:rPr>
          <w:color w:val="000000" w:themeColor="text1"/>
        </w:rPr>
        <w:fldChar w:fldCharType="begin"/>
      </w:r>
      <w:r w:rsidR="005D50B3">
        <w:rPr>
          <w:color w:val="000000" w:themeColor="text1"/>
        </w:rPr>
        <w:instrText xml:space="preserve"> ADDIN ZOTERO_ITEM CSL_CITATION {"citationID":"DeZmglyi","properties":{"unsorted":false,"formattedCitation":"(Elias und Scotson 1993)","plainCitation":"(Elias und Scotson 1993)","noteIndex":0},"citationItems":[{"id":124,"uris":["http://zotero.org/users/local/owKliTIb/items/DPRNJBJQ"],"itemData":{"id":124,"type":"book","publisher":"Suhrkamp","publisher-place":"Frankfurt a.M.","title":"Etablierte und Außenseiter","author":[{"family":"Elias","given":"Norbert"},{"family":"Scotson","given":"J. L."}],"issued":{"date-parts":[["1993"]]}}}],"schema":"https://github.com/citation-style-language/schema/raw/master/csl-citation.json"} </w:instrText>
      </w:r>
      <w:r w:rsidR="005D50B3">
        <w:rPr>
          <w:color w:val="000000" w:themeColor="text1"/>
        </w:rPr>
        <w:fldChar w:fldCharType="separate"/>
      </w:r>
      <w:r w:rsidR="005D50B3" w:rsidRPr="005D50B3">
        <w:rPr>
          <w:rFonts w:ascii="Cambria" w:hAnsi="Cambria"/>
        </w:rPr>
        <w:t>1993)</w:t>
      </w:r>
      <w:r w:rsidR="005D50B3">
        <w:rPr>
          <w:color w:val="000000" w:themeColor="text1"/>
        </w:rPr>
        <w:fldChar w:fldCharType="end"/>
      </w:r>
      <w:r w:rsidR="00F07E3E">
        <w:rPr>
          <w:color w:val="000000" w:themeColor="text1"/>
        </w:rPr>
        <w:t xml:space="preserve">: Diese verstehen Stigmatisierung als </w:t>
      </w:r>
      <w:r w:rsidR="005D50B3">
        <w:rPr>
          <w:color w:val="000000" w:themeColor="text1"/>
        </w:rPr>
        <w:t xml:space="preserve">verallgemeinernde </w:t>
      </w:r>
      <w:r w:rsidR="00F07E3E">
        <w:rPr>
          <w:color w:val="000000" w:themeColor="text1"/>
        </w:rPr>
        <w:t xml:space="preserve">Zuschreibung negativer, hinsichtlich einer Außenseiter-Gruppe generalisierter Eigenschaften durch eine machtvollere etablierte Gruppe (vgl. ebd., </w:t>
      </w:r>
      <w:r w:rsidR="005D50B3">
        <w:rPr>
          <w:color w:val="000000" w:themeColor="text1"/>
        </w:rPr>
        <w:t>13)</w:t>
      </w:r>
      <w:r w:rsidR="00F07E3E">
        <w:rPr>
          <w:color w:val="000000" w:themeColor="text1"/>
        </w:rPr>
        <w:t xml:space="preserve">. Dabei verdeutlichen beide Ansätze </w:t>
      </w:r>
      <w:r w:rsidRPr="007310A7">
        <w:rPr>
          <w:color w:val="000000" w:themeColor="text1"/>
        </w:rPr>
        <w:t>die kollektive Dimension von Stigmatisierungs-Prozessen, die durch die asymmetrische Beziehung unterschiedlich machtvolle</w:t>
      </w:r>
      <w:r w:rsidR="00F07E3E">
        <w:rPr>
          <w:color w:val="000000" w:themeColor="text1"/>
        </w:rPr>
        <w:t>n</w:t>
      </w:r>
      <w:r w:rsidRPr="007310A7">
        <w:rPr>
          <w:color w:val="000000" w:themeColor="text1"/>
        </w:rPr>
        <w:t xml:space="preserve"> Wir-Gruppen charakterisiert sind.</w:t>
      </w:r>
    </w:p>
    <w:p w14:paraId="418ADF74" w14:textId="2A685987" w:rsidR="005510E2" w:rsidRPr="007310A7" w:rsidRDefault="005510E2" w:rsidP="005D50B3">
      <w:pPr>
        <w:spacing w:before="240" w:line="360" w:lineRule="auto"/>
        <w:jc w:val="both"/>
        <w:rPr>
          <w:color w:val="000000" w:themeColor="text1"/>
        </w:rPr>
      </w:pPr>
      <w:r w:rsidRPr="007310A7">
        <w:rPr>
          <w:color w:val="000000" w:themeColor="text1"/>
        </w:rPr>
        <w:t>Corrigan</w:t>
      </w:r>
      <w:r w:rsidR="00184A5C" w:rsidRPr="007310A7">
        <w:rPr>
          <w:color w:val="000000" w:themeColor="text1"/>
        </w:rPr>
        <w:t xml:space="preserve"> </w:t>
      </w:r>
      <w:r w:rsidR="00184A5C" w:rsidRPr="007310A7">
        <w:rPr>
          <w:color w:val="000000" w:themeColor="text1"/>
        </w:rPr>
        <w:fldChar w:fldCharType="begin"/>
      </w:r>
      <w:r w:rsidR="00184A5C" w:rsidRPr="007310A7">
        <w:rPr>
          <w:color w:val="000000" w:themeColor="text1"/>
        </w:rPr>
        <w:instrText xml:space="preserve"> ADDIN ZOTERO_ITEM CSL_CITATION {"citationID":"4ZOPp1OE","properties":{"unsorted":false,"formattedCitation":"(2004)","plainCitation":"(2004)","noteIndex":0},"citationItems":[{"id":538,"uris":["http://zotero.org/users/local/owKliTIb/items/T3XQG62I"],"itemData":{"id":538,"type":"article-journal","container-title":"American Psychologist","DOI":"10.1037/0003-066X.59.7.614","issue":"7","page":"614–625","publisher":"American Psychological Association (APA)","title":"How stigma interferes with mental health care","volume":"59","author":[{"family":"Corrigan","given":"P."}],"issued":{"date-parts":[["2004"]]}},"suppress-author":true}],"schema":"https://github.com/citation-style-language/schema/raw/master/csl-citation.json"} </w:instrText>
      </w:r>
      <w:r w:rsidR="00184A5C" w:rsidRPr="007310A7">
        <w:rPr>
          <w:color w:val="000000" w:themeColor="text1"/>
        </w:rPr>
        <w:fldChar w:fldCharType="separate"/>
      </w:r>
      <w:r w:rsidR="00184A5C" w:rsidRPr="007310A7">
        <w:rPr>
          <w:rFonts w:ascii="Cambria" w:hAnsi="Cambria"/>
          <w:color w:val="000000" w:themeColor="text1"/>
        </w:rPr>
        <w:t>(2004)</w:t>
      </w:r>
      <w:r w:rsidR="00184A5C" w:rsidRPr="007310A7">
        <w:rPr>
          <w:color w:val="000000" w:themeColor="text1"/>
        </w:rPr>
        <w:fldChar w:fldCharType="end"/>
      </w:r>
      <w:r w:rsidRPr="007310A7">
        <w:rPr>
          <w:color w:val="000000" w:themeColor="text1"/>
        </w:rPr>
        <w:t xml:space="preserve"> greift die von Link und Phelan </w:t>
      </w:r>
      <w:r w:rsidR="00C0742A" w:rsidRPr="007310A7">
        <w:rPr>
          <w:color w:val="000000" w:themeColor="text1"/>
        </w:rPr>
        <w:t xml:space="preserve">vertretene </w:t>
      </w:r>
      <w:r w:rsidRPr="007310A7">
        <w:rPr>
          <w:color w:val="000000" w:themeColor="text1"/>
        </w:rPr>
        <w:t>modifizierte Labeling-Theorie</w:t>
      </w:r>
      <w:r w:rsidRPr="007310A7">
        <w:rPr>
          <w:rStyle w:val="Funotenzeichen"/>
          <w:color w:val="000000" w:themeColor="text1"/>
        </w:rPr>
        <w:footnoteReference w:id="6"/>
      </w:r>
      <w:r w:rsidRPr="007310A7">
        <w:rPr>
          <w:color w:val="000000" w:themeColor="text1"/>
        </w:rPr>
        <w:t xml:space="preserve"> auf und konzeptualisiert </w:t>
      </w:r>
      <w:r w:rsidRPr="007310A7">
        <w:rPr>
          <w:i/>
          <w:color w:val="000000" w:themeColor="text1"/>
        </w:rPr>
        <w:t>Self-Stigma</w:t>
      </w:r>
      <w:r w:rsidRPr="007310A7">
        <w:rPr>
          <w:color w:val="000000" w:themeColor="text1"/>
        </w:rPr>
        <w:t xml:space="preserve"> </w:t>
      </w:r>
      <w:r w:rsidR="00C0742A" w:rsidRPr="007310A7">
        <w:rPr>
          <w:color w:val="000000" w:themeColor="text1"/>
        </w:rPr>
        <w:t xml:space="preserve">(dt. </w:t>
      </w:r>
      <w:r w:rsidRPr="007310A7">
        <w:rPr>
          <w:color w:val="000000" w:themeColor="text1"/>
        </w:rPr>
        <w:t>Selbst</w:t>
      </w:r>
      <w:r w:rsidR="009A05FB" w:rsidRPr="007310A7">
        <w:rPr>
          <w:color w:val="000000" w:themeColor="text1"/>
        </w:rPr>
        <w:t>-S</w:t>
      </w:r>
      <w:r w:rsidRPr="007310A7">
        <w:rPr>
          <w:color w:val="000000" w:themeColor="text1"/>
        </w:rPr>
        <w:t>tigmatisierung</w:t>
      </w:r>
      <w:r w:rsidR="00C0742A" w:rsidRPr="007310A7">
        <w:rPr>
          <w:color w:val="000000" w:themeColor="text1"/>
        </w:rPr>
        <w:t>)</w:t>
      </w:r>
      <w:r w:rsidRPr="007310A7">
        <w:rPr>
          <w:color w:val="000000" w:themeColor="text1"/>
        </w:rPr>
        <w:t xml:space="preserve"> als erfolgte Internalisierung der zugeschriebenen negativen Stereotypen durch die stigmatisierte Person. Das Konzept impliziert, dass von Selbst-Stigmatisierung Betroffene diese Stereotypen nicht nur als zutreffend für die </w:t>
      </w:r>
      <w:r w:rsidR="008C5C1F" w:rsidRPr="007310A7">
        <w:rPr>
          <w:color w:val="000000" w:themeColor="text1"/>
        </w:rPr>
        <w:t xml:space="preserve">diskreditierte </w:t>
      </w:r>
      <w:r w:rsidRPr="007310A7">
        <w:rPr>
          <w:color w:val="000000" w:themeColor="text1"/>
        </w:rPr>
        <w:t>soziale Gruppe, sondern auch als zutreffend für sich selbst erleben</w:t>
      </w:r>
      <w:r w:rsidR="00184A5C" w:rsidRPr="007310A7">
        <w:rPr>
          <w:color w:val="000000" w:themeColor="text1"/>
        </w:rPr>
        <w:t xml:space="preserve"> </w:t>
      </w:r>
      <w:r w:rsidR="00184A5C" w:rsidRPr="007310A7">
        <w:rPr>
          <w:color w:val="000000" w:themeColor="text1"/>
        </w:rPr>
        <w:fldChar w:fldCharType="begin"/>
      </w:r>
      <w:r w:rsidR="001F238E" w:rsidRPr="007310A7">
        <w:rPr>
          <w:color w:val="000000" w:themeColor="text1"/>
        </w:rPr>
        <w:instrText xml:space="preserve"> ADDIN ZOTERO_ITEM CSL_CITATION {"citationID":"mAwHgZhT","properties":{"unsorted":false,"formattedCitation":"(vgl. auch Quinn, Williams, und Weisz 2015)","plainCitation":"(vgl. auch Quinn, Williams, und Weisz 2015)","dontUpdate":true,"noteIndex":0},"citationItems":[{"id":567,"uris":["http://zotero.org/users/local/owKliTIb/items/7T5YYGC5"],"itemData":{"id":567,"type":"article-journal","container-title":"Psychiatr Rehabil J.","DOI":"10.1037/prj0000136","issue":"2","page":"103–108","publisher":"American Psychological Association (APA)","title":"From Discrimination to Internalized Mental Illness Stigma: The Mediating Roles of Anticipated Discrimination and Anticipated Stigma","volume":"38","author":[{"family":"Quinn","given":"Diane M"},{"family":"Williams","given":"Michelle K"},{"family":"Weisz","given":"Bradley M"}],"issued":{"date-parts":[["2015"]]}},"prefix":"vgl. auch"}],"schema":"https://github.com/citation-style-language/schema/raw/master/csl-citation.json"} </w:instrText>
      </w:r>
      <w:r w:rsidR="00184A5C" w:rsidRPr="007310A7">
        <w:rPr>
          <w:color w:val="000000" w:themeColor="text1"/>
        </w:rPr>
        <w:fldChar w:fldCharType="separate"/>
      </w:r>
      <w:r w:rsidR="00184A5C" w:rsidRPr="007310A7">
        <w:rPr>
          <w:rFonts w:ascii="Cambria" w:hAnsi="Cambria"/>
          <w:color w:val="000000" w:themeColor="text1"/>
        </w:rPr>
        <w:t>(vgl. auch Quinn, et al. 2015)</w:t>
      </w:r>
      <w:r w:rsidR="00184A5C" w:rsidRPr="007310A7">
        <w:rPr>
          <w:color w:val="000000" w:themeColor="text1"/>
        </w:rPr>
        <w:fldChar w:fldCharType="end"/>
      </w:r>
      <w:r w:rsidRPr="007310A7">
        <w:rPr>
          <w:color w:val="000000" w:themeColor="text1"/>
        </w:rPr>
        <w:t>. Dies wiederum führte zu einem Verlust an Selbstwert und empfundener Selbstwirksamkeit</w:t>
      </w:r>
      <w:r w:rsidR="006268B3" w:rsidRPr="007310A7">
        <w:rPr>
          <w:color w:val="000000" w:themeColor="text1"/>
        </w:rPr>
        <w:t>, von den Autor*innen</w:t>
      </w:r>
      <w:r w:rsidRPr="007310A7">
        <w:rPr>
          <w:color w:val="000000" w:themeColor="text1"/>
        </w:rPr>
        <w:t xml:space="preserve"> benannt als „</w:t>
      </w:r>
      <w:proofErr w:type="spellStart"/>
      <w:r w:rsidRPr="007310A7">
        <w:rPr>
          <w:color w:val="000000" w:themeColor="text1"/>
        </w:rPr>
        <w:t>why</w:t>
      </w:r>
      <w:proofErr w:type="spellEnd"/>
      <w:r w:rsidRPr="007310A7">
        <w:rPr>
          <w:color w:val="000000" w:themeColor="text1"/>
        </w:rPr>
        <w:t xml:space="preserve"> </w:t>
      </w:r>
      <w:proofErr w:type="spellStart"/>
      <w:r w:rsidRPr="007310A7">
        <w:rPr>
          <w:color w:val="000000" w:themeColor="text1"/>
        </w:rPr>
        <w:t>try</w:t>
      </w:r>
      <w:proofErr w:type="spellEnd"/>
      <w:r w:rsidRPr="007310A7">
        <w:rPr>
          <w:color w:val="000000" w:themeColor="text1"/>
        </w:rPr>
        <w:t xml:space="preserve"> </w:t>
      </w:r>
      <w:proofErr w:type="spellStart"/>
      <w:r w:rsidRPr="007310A7">
        <w:rPr>
          <w:color w:val="000000" w:themeColor="text1"/>
        </w:rPr>
        <w:t>effect</w:t>
      </w:r>
      <w:proofErr w:type="spellEnd"/>
      <w:r w:rsidRPr="007310A7">
        <w:rPr>
          <w:color w:val="000000" w:themeColor="text1"/>
        </w:rPr>
        <w:t xml:space="preserve">“ </w:t>
      </w:r>
      <w:r w:rsidR="00184A5C" w:rsidRPr="007310A7">
        <w:rPr>
          <w:color w:val="000000" w:themeColor="text1"/>
        </w:rPr>
        <w:fldChar w:fldCharType="begin"/>
      </w:r>
      <w:r w:rsidR="001F238E" w:rsidRPr="007310A7">
        <w:rPr>
          <w:color w:val="000000" w:themeColor="text1"/>
        </w:rPr>
        <w:instrText xml:space="preserve"> ADDIN ZOTERO_ITEM CSL_CITATION {"citationID":"bBi2fagC","properties":{"unsorted":false,"formattedCitation":"(vgl. P. W. Corrigan, Larson, und R\\uc0\\u252{}sch 2009)","plainCitation":"(vgl. P. W. Corrigan, Larson, und Rüsch 2009)","dontUpdate":true,"noteIndex":0},"citationItems":[{"id":540,"uris":["http://zotero.org/users/local/owKliTIb/items/6JJB7PNA"],"itemData":{"id":540,"type":"article-journal","container-title":"World psychiatry : official journal of the World Psychiatric Association (WPA)","DOI":"10.1002/j.2051-5545.2009.tb00218.x","issue":"2","page":"75–81","publisher":"Wiley","title":"Self-stigma and the \"why try\" effect: impact on life goals and evidence-based practices","volume":"8","author":[{"family":"Corrigan","given":"P. W."},{"family":"Larson","given":"J. E."},{"family":"Rüsch","given":"N."}],"issued":{"date-parts":[["2009"]]}},"prefix":"vgl."}],"schema":"https://github.com/citation-style-language/schema/raw/master/csl-citation.json"} </w:instrText>
      </w:r>
      <w:r w:rsidR="00184A5C" w:rsidRPr="007310A7">
        <w:rPr>
          <w:color w:val="000000" w:themeColor="text1"/>
        </w:rPr>
        <w:fldChar w:fldCharType="separate"/>
      </w:r>
      <w:r w:rsidR="00184A5C" w:rsidRPr="007310A7">
        <w:rPr>
          <w:rFonts w:ascii="Cambria" w:hAnsi="Cambria" w:cs="Times New Roman"/>
          <w:color w:val="000000" w:themeColor="text1"/>
        </w:rPr>
        <w:t>(vgl. Corrigan et al. 2009)</w:t>
      </w:r>
      <w:r w:rsidR="00184A5C" w:rsidRPr="007310A7">
        <w:rPr>
          <w:color w:val="000000" w:themeColor="text1"/>
        </w:rPr>
        <w:fldChar w:fldCharType="end"/>
      </w:r>
      <w:r w:rsidRPr="007310A7">
        <w:rPr>
          <w:color w:val="000000" w:themeColor="text1"/>
        </w:rPr>
        <w:t>. Ausgehend von dem überwiegend quantitativ erhobenen Ergebnis, dass nicht alle von Stigmatisierung betroffenen Personen über einen geringen Selbstwert bzw. geringe Selbstwirksamkeit berichten, sondern einige davon unbeeinträchtigt bleiben bzw. ihre Erfahrungen zum Ausgangspunkt von Selbstermächtigungsprozessen sowie soziale</w:t>
      </w:r>
      <w:r w:rsidR="006268B3" w:rsidRPr="007310A7">
        <w:rPr>
          <w:color w:val="000000" w:themeColor="text1"/>
        </w:rPr>
        <w:t>n</w:t>
      </w:r>
      <w:r w:rsidRPr="007310A7">
        <w:rPr>
          <w:color w:val="000000" w:themeColor="text1"/>
        </w:rPr>
        <w:t xml:space="preserve"> Zusammenschlüsse</w:t>
      </w:r>
      <w:r w:rsidR="006268B3" w:rsidRPr="007310A7">
        <w:rPr>
          <w:color w:val="000000" w:themeColor="text1"/>
        </w:rPr>
        <w:t>n</w:t>
      </w:r>
      <w:r w:rsidRPr="007310A7">
        <w:rPr>
          <w:color w:val="000000" w:themeColor="text1"/>
        </w:rPr>
        <w:t xml:space="preserve"> werden, verstehen Corrigan et al. </w:t>
      </w:r>
      <w:proofErr w:type="spellStart"/>
      <w:r w:rsidRPr="007310A7">
        <w:rPr>
          <w:i/>
          <w:color w:val="000000" w:themeColor="text1"/>
        </w:rPr>
        <w:t>empowerment</w:t>
      </w:r>
      <w:proofErr w:type="spellEnd"/>
      <w:r w:rsidRPr="007310A7">
        <w:rPr>
          <w:color w:val="000000" w:themeColor="text1"/>
        </w:rPr>
        <w:t xml:space="preserve"> als das diametral gegenüberliegende Ende des Self-Stigma-Kontinuums</w:t>
      </w:r>
      <w:r w:rsidR="00184A5C" w:rsidRPr="007310A7">
        <w:rPr>
          <w:color w:val="000000" w:themeColor="text1"/>
        </w:rPr>
        <w:t xml:space="preserve"> </w:t>
      </w:r>
      <w:r w:rsidR="00184A5C" w:rsidRPr="007310A7">
        <w:rPr>
          <w:color w:val="000000" w:themeColor="text1"/>
        </w:rPr>
        <w:fldChar w:fldCharType="begin"/>
      </w:r>
      <w:r w:rsidR="001F238E" w:rsidRPr="007310A7">
        <w:rPr>
          <w:color w:val="000000" w:themeColor="text1"/>
        </w:rPr>
        <w:instrText xml:space="preserve"> ADDIN ZOTERO_ITE</w:instrText>
      </w:r>
      <w:r w:rsidR="001F238E" w:rsidRPr="006D4A48">
        <w:rPr>
          <w:color w:val="000000" w:themeColor="text1"/>
          <w:lang w:val="en-US"/>
        </w:rPr>
        <w:instrText>M CSL_CITATION {"citationID":"Go0EOPhV","properties":{"unsorted":false,"formattedCitation":"(vgl. P. W. Corrigan, Larson, und R\\uc0\\u252{}sch 2009; P. W. Corrigan und Rao 2012)","plainCitation":"(vgl. P. W. Corrigan, Larson, und Rüsch 2009; P. W. Corrigan und Rao 2012)","dontUpdate":true,"noteIndex":0},"citationItems":[{"id":540,"uris":["http://zotero.org/users/local/owKliTIb/items/6JJB7PNA"],"itemData":{"id":540,"type":"article-journal","container-title":"World psychiatry : official journal of the World Psychiatric Association (WPA)","DOI":"10.1002/j.2051-5545.2009.tb00218.x","issue":"2","page":"75–81","publisher":"Wiley","title":"Self-stigma and the \"why try\" effect: impact on life goals and evidence-based practices","volume":"8","author":[{"family":"Corrigan","given":"P. W."},{"family":"Larson","given":"J. E."},{"family":"Rüsch","given":"N."}],"issued":{"date-parts":[["2009"]]}},"prefix":"vgl."},{"id":542,"uris":["http://zotero.org/users/local/owKliTIb/items/4IQCF9SQ"],"itemData":{"id":542,"type":"arti</w:instrText>
      </w:r>
      <w:r w:rsidR="001F238E" w:rsidRPr="00AA2FFC">
        <w:rPr>
          <w:color w:val="000000" w:themeColor="text1"/>
          <w:lang w:val="en-US"/>
        </w:rPr>
        <w:instrText>cle-journal","container-title":"Canadian Journal of Psychiatry","DOI":"10.1177/070674371205700804","issue":"8","page":"464-469","publisher":"SAGE Publications","title":"On the self-stigma of mental illness: Stages, disclosure, and strategiesfor change","volume":"57","author":[{"family":"Corrigan","given":"P. W."},{"family":"Rao","given":"D."}],"issued":{"date-parts":[["2012"]</w:instrText>
      </w:r>
      <w:r w:rsidR="001F238E" w:rsidRPr="007310A7">
        <w:rPr>
          <w:color w:val="000000" w:themeColor="text1"/>
          <w:lang w:val="en-US"/>
        </w:rPr>
        <w:instrText xml:space="preserve">]}}}],"schema":"https://github.com/citation-style-language/schema/raw/master/csl-citation.json"} </w:instrText>
      </w:r>
      <w:r w:rsidR="00184A5C" w:rsidRPr="007310A7">
        <w:rPr>
          <w:color w:val="000000" w:themeColor="text1"/>
        </w:rPr>
        <w:fldChar w:fldCharType="separate"/>
      </w:r>
      <w:r w:rsidR="00184A5C" w:rsidRPr="007310A7">
        <w:rPr>
          <w:rFonts w:ascii="Cambria" w:hAnsi="Cambria" w:cs="Times New Roman"/>
          <w:color w:val="000000" w:themeColor="text1"/>
          <w:lang w:val="en-US"/>
        </w:rPr>
        <w:t>(vgl. Corrigan</w:t>
      </w:r>
      <w:r w:rsidR="00B50E3F" w:rsidRPr="007310A7">
        <w:rPr>
          <w:rFonts w:ascii="Cambria" w:hAnsi="Cambria" w:cs="Times New Roman"/>
          <w:color w:val="000000" w:themeColor="text1"/>
          <w:lang w:val="en-US"/>
        </w:rPr>
        <w:t xml:space="preserve"> </w:t>
      </w:r>
      <w:r w:rsidR="00184A5C" w:rsidRPr="007310A7">
        <w:rPr>
          <w:rFonts w:ascii="Cambria" w:hAnsi="Cambria" w:cs="Times New Roman"/>
          <w:color w:val="000000" w:themeColor="text1"/>
          <w:lang w:val="en-US"/>
        </w:rPr>
        <w:t>et al. 2009; Corrigan und Rao 2012)</w:t>
      </w:r>
      <w:r w:rsidR="00184A5C" w:rsidRPr="007310A7">
        <w:rPr>
          <w:color w:val="000000" w:themeColor="text1"/>
        </w:rPr>
        <w:fldChar w:fldCharType="end"/>
      </w:r>
      <w:r w:rsidRPr="007310A7">
        <w:rPr>
          <w:color w:val="000000" w:themeColor="text1"/>
          <w:lang w:val="en-US"/>
        </w:rPr>
        <w:t xml:space="preserve">. Earnshaw </w:t>
      </w:r>
      <w:r w:rsidRPr="007310A7">
        <w:rPr>
          <w:color w:val="000000" w:themeColor="text1"/>
          <w:lang w:val="en-US"/>
        </w:rPr>
        <w:lastRenderedPageBreak/>
        <w:t>et al.</w:t>
      </w:r>
      <w:r w:rsidR="00184A5C" w:rsidRPr="007310A7">
        <w:rPr>
          <w:color w:val="000000" w:themeColor="text1"/>
          <w:lang w:val="en-US"/>
        </w:rPr>
        <w:t xml:space="preserve"> </w:t>
      </w:r>
      <w:r w:rsidR="00184A5C" w:rsidRPr="007310A7">
        <w:rPr>
          <w:color w:val="000000" w:themeColor="text1"/>
        </w:rPr>
        <w:fldChar w:fldCharType="begin"/>
      </w:r>
      <w:r w:rsidR="00184A5C" w:rsidRPr="007310A7">
        <w:rPr>
          <w:color w:val="000000" w:themeColor="text1"/>
          <w:lang w:val="en-US"/>
        </w:rPr>
        <w:instrText xml:space="preserve"> ADDIN ZOTERO_ITEM CSL_CITATION {"citationID":"r5YOuMXl","properties":{"unsorted":false,"formattedCitation":"(2013)","plainCitation":"(2013)","noteIndex":0},"citationItems":[{"id":544,"uris":["http://zotero.org/users/local/owKliTIb/items/AXAJV6N2"],"itemData":{"id":544,"type":"article-journal","container-title":"Journal ofBehavioral Medicine","page":"270–282","title":"Development and psychometric evaluationof the chronic illness anticipated stigma scale","volume":"36","author":[{"family":"Earnshaw","given":"V. A."},{"family":"Quinn","given":"D. M."},{"family":"Kalichman","given":"S. C."},{"family":"Park","given":"C. L."}],"issued":{"date-parts":[["2013"]]}},"suppress-author":true}],"schema":"https://github.com/citation-style-language/schema/raw/master/csl-citation.json"} </w:instrText>
      </w:r>
      <w:r w:rsidR="00184A5C" w:rsidRPr="007310A7">
        <w:rPr>
          <w:color w:val="000000" w:themeColor="text1"/>
        </w:rPr>
        <w:fldChar w:fldCharType="separate"/>
      </w:r>
      <w:r w:rsidR="00184A5C" w:rsidRPr="007310A7">
        <w:rPr>
          <w:rFonts w:ascii="Cambria" w:hAnsi="Cambria"/>
          <w:color w:val="000000" w:themeColor="text1"/>
        </w:rPr>
        <w:t>(2013)</w:t>
      </w:r>
      <w:r w:rsidR="00184A5C" w:rsidRPr="007310A7">
        <w:rPr>
          <w:color w:val="000000" w:themeColor="text1"/>
        </w:rPr>
        <w:fldChar w:fldCharType="end"/>
      </w:r>
      <w:r w:rsidRPr="007310A7">
        <w:rPr>
          <w:color w:val="000000" w:themeColor="text1"/>
        </w:rPr>
        <w:t xml:space="preserve"> greifen die Konzeptualisierung von Sel</w:t>
      </w:r>
      <w:r w:rsidR="00C93C6D" w:rsidRPr="007310A7">
        <w:rPr>
          <w:color w:val="000000" w:themeColor="text1"/>
        </w:rPr>
        <w:t>f</w:t>
      </w:r>
      <w:r w:rsidRPr="007310A7">
        <w:rPr>
          <w:color w:val="000000" w:themeColor="text1"/>
        </w:rPr>
        <w:t xml:space="preserve">-Stigma wie auch </w:t>
      </w:r>
      <w:r w:rsidR="00EE5718" w:rsidRPr="007310A7">
        <w:rPr>
          <w:color w:val="000000" w:themeColor="text1"/>
        </w:rPr>
        <w:t xml:space="preserve">die </w:t>
      </w:r>
      <w:r w:rsidRPr="007310A7">
        <w:rPr>
          <w:color w:val="000000" w:themeColor="text1"/>
        </w:rPr>
        <w:t xml:space="preserve">Unterscheidung zwischen </w:t>
      </w:r>
      <w:proofErr w:type="spellStart"/>
      <w:r w:rsidRPr="007310A7">
        <w:rPr>
          <w:i/>
          <w:color w:val="000000" w:themeColor="text1"/>
        </w:rPr>
        <w:t>felt</w:t>
      </w:r>
      <w:proofErr w:type="spellEnd"/>
      <w:r w:rsidRPr="007310A7">
        <w:rPr>
          <w:color w:val="000000" w:themeColor="text1"/>
        </w:rPr>
        <w:t xml:space="preserve"> und </w:t>
      </w:r>
      <w:proofErr w:type="spellStart"/>
      <w:r w:rsidRPr="007310A7">
        <w:rPr>
          <w:i/>
          <w:color w:val="000000" w:themeColor="text1"/>
        </w:rPr>
        <w:t>enacted</w:t>
      </w:r>
      <w:proofErr w:type="spellEnd"/>
      <w:r w:rsidRPr="007310A7">
        <w:rPr>
          <w:color w:val="000000" w:themeColor="text1"/>
        </w:rPr>
        <w:t xml:space="preserve"> Stigma auf und charakterisieren Stigma anhand der drei Komponenten </w:t>
      </w:r>
      <w:r w:rsidRPr="007310A7">
        <w:rPr>
          <w:i/>
          <w:color w:val="000000" w:themeColor="text1"/>
        </w:rPr>
        <w:t>erfahrenes</w:t>
      </w:r>
      <w:r w:rsidRPr="007310A7">
        <w:rPr>
          <w:color w:val="000000" w:themeColor="text1"/>
        </w:rPr>
        <w:t xml:space="preserve">, </w:t>
      </w:r>
      <w:r w:rsidRPr="007310A7">
        <w:rPr>
          <w:i/>
          <w:color w:val="000000" w:themeColor="text1"/>
        </w:rPr>
        <w:t>antizipiertes</w:t>
      </w:r>
      <w:r w:rsidRPr="007310A7">
        <w:rPr>
          <w:color w:val="000000" w:themeColor="text1"/>
        </w:rPr>
        <w:t xml:space="preserve"> und </w:t>
      </w:r>
      <w:r w:rsidRPr="007310A7">
        <w:rPr>
          <w:i/>
          <w:color w:val="000000" w:themeColor="text1"/>
        </w:rPr>
        <w:t>internalisiertes</w:t>
      </w:r>
      <w:r w:rsidRPr="007310A7">
        <w:rPr>
          <w:color w:val="000000" w:themeColor="text1"/>
        </w:rPr>
        <w:t xml:space="preserve"> Stigma.</w:t>
      </w:r>
    </w:p>
    <w:p w14:paraId="4F8AB5A1" w14:textId="37F5CB04" w:rsidR="005510E2" w:rsidRPr="007310A7" w:rsidRDefault="005510E2" w:rsidP="006E6A9D">
      <w:pPr>
        <w:spacing w:before="240" w:after="240" w:line="360" w:lineRule="auto"/>
        <w:jc w:val="both"/>
        <w:rPr>
          <w:color w:val="000000" w:themeColor="text1"/>
        </w:rPr>
      </w:pPr>
      <w:r w:rsidRPr="007310A7">
        <w:rPr>
          <w:color w:val="000000" w:themeColor="text1"/>
        </w:rPr>
        <w:t xml:space="preserve">Allgemein lässt sich bei der Durchsicht der Literatur feststellen, dass das Erleben von und der Umgang mit Stigmatisierungserfahrungen überwiegend als globales, das gesamte Selbst einer Person betreffendes, weitgehend kontext-unabhängiges Phänomen verstanden werden. Individuelle Faktoren sowie komplexere soziale und biographische Wirkungszusammenhänge werden insbesondere in den quantitativen Arbeiten kaum berücksichtigt </w:t>
      </w:r>
      <w:r w:rsidR="00184A5C" w:rsidRPr="007310A7">
        <w:rPr>
          <w:color w:val="000000" w:themeColor="text1"/>
        </w:rPr>
        <w:fldChar w:fldCharType="begin"/>
      </w:r>
      <w:r w:rsidR="001F238E" w:rsidRPr="007310A7">
        <w:rPr>
          <w:color w:val="000000" w:themeColor="text1"/>
        </w:rPr>
        <w:instrText xml:space="preserve"> ADDIN ZOTERO_ITEM CSL_CITATION {"citationID":"6FJalaXw","properties":{"unsorted":false,"formattedCitation":"(vgl. auch P. W. Corrigan und Watson 2002)","plainCitation":"(vgl. auch P. W. Corrigan und Watson 2002)","dontUpdate":true,"noteIndex":0},"citationItems":[{"id":536,"uris":["http://zotero.org/users/local/owKliTIb/items/L2ST4PGH"],"itemData":{"id":536,"type":"article-journal","container-title":"Clinical Psychology:Science and Practice","DOI":"10.1093/clipsy/9.1.35","issue":"1","page":"35-53","publisher":"American Psychological Association (APA)","title":"The paradox of self-stigma and mental illness","volume":"9","author":[{"family":"Corrigan","given":"P. W."},{"family":"Watson","given":"A. C."}],"issued":{"date-parts":[["2002"]]}},"prefix":"vgl. auch"}],"schema":"https://github.com/citation-style-language/schema/raw/master/csl-citation.json"} </w:instrText>
      </w:r>
      <w:r w:rsidR="00184A5C" w:rsidRPr="007310A7">
        <w:rPr>
          <w:color w:val="000000" w:themeColor="text1"/>
        </w:rPr>
        <w:fldChar w:fldCharType="separate"/>
      </w:r>
      <w:r w:rsidR="00184A5C" w:rsidRPr="007310A7">
        <w:rPr>
          <w:rFonts w:ascii="Cambria" w:hAnsi="Cambria"/>
          <w:color w:val="000000" w:themeColor="text1"/>
        </w:rPr>
        <w:t>(vgl. auch Corrigan, Watson 2002)</w:t>
      </w:r>
      <w:r w:rsidR="00184A5C" w:rsidRPr="007310A7">
        <w:rPr>
          <w:color w:val="000000" w:themeColor="text1"/>
        </w:rPr>
        <w:fldChar w:fldCharType="end"/>
      </w:r>
      <w:r w:rsidRPr="007310A7">
        <w:rPr>
          <w:color w:val="000000" w:themeColor="text1"/>
        </w:rPr>
        <w:t>. Eine phänomenologische Arbeit von Erik</w:t>
      </w:r>
      <w:r w:rsidR="00EE5718" w:rsidRPr="007310A7">
        <w:rPr>
          <w:color w:val="000000" w:themeColor="text1"/>
        </w:rPr>
        <w:t>s</w:t>
      </w:r>
      <w:r w:rsidRPr="007310A7">
        <w:rPr>
          <w:color w:val="000000" w:themeColor="text1"/>
        </w:rPr>
        <w:t xml:space="preserve">son </w:t>
      </w:r>
      <w:r w:rsidR="00184A5C" w:rsidRPr="007310A7">
        <w:rPr>
          <w:color w:val="000000" w:themeColor="text1"/>
        </w:rPr>
        <w:fldChar w:fldCharType="begin"/>
      </w:r>
      <w:r w:rsidR="00243B6F" w:rsidRPr="007310A7">
        <w:rPr>
          <w:color w:val="000000" w:themeColor="text1"/>
        </w:rPr>
        <w:instrText xml:space="preserve"> ADDIN ZOTERO_ITEM CSL_CITATION {"citationID":"MoLc7H4P","properties":{"unsorted":false,"formattedCitation":"(2019)","plainCitation":"(2019)","noteIndex":0},"citationItems":[{"id":1224,"uris":["http://zotero.org/users/local/owKliTIb/items/EWSUD26F"],"itemData":{"id":1224,"type":"article-journal","container-title":"Human Studies","DOI":"10.1007/s10746-019-09504-8","ISSN":"0163-8548, 1572-851X","issue":"3","journalAbbreviation":"Hum Stud","language":"en","page":"391-405","source":"DOI.org (Crossref)","title":"Self-Stigma, Bad Faith and the Experiential Self","volume":"42","author":[{"family":"Eriksson","given":"Karl"}],"issued":{"date-parts":[["2019",9]]}},"suppress-author":true}],"schema":"https://github.com/citation-style-language/schema/raw/master/csl-citation.json"} </w:instrText>
      </w:r>
      <w:r w:rsidR="00184A5C" w:rsidRPr="007310A7">
        <w:rPr>
          <w:color w:val="000000" w:themeColor="text1"/>
        </w:rPr>
        <w:fldChar w:fldCharType="separate"/>
      </w:r>
      <w:r w:rsidR="00243B6F" w:rsidRPr="007310A7">
        <w:rPr>
          <w:rFonts w:ascii="Cambria" w:hAnsi="Cambria"/>
          <w:color w:val="000000" w:themeColor="text1"/>
        </w:rPr>
        <w:t>(2019)</w:t>
      </w:r>
      <w:r w:rsidR="00184A5C" w:rsidRPr="007310A7">
        <w:rPr>
          <w:color w:val="000000" w:themeColor="text1"/>
        </w:rPr>
        <w:fldChar w:fldCharType="end"/>
      </w:r>
      <w:r w:rsidR="00184A5C" w:rsidRPr="007310A7">
        <w:rPr>
          <w:color w:val="000000" w:themeColor="text1"/>
        </w:rPr>
        <w:t xml:space="preserve"> </w:t>
      </w:r>
      <w:r w:rsidRPr="007310A7">
        <w:rPr>
          <w:color w:val="000000" w:themeColor="text1"/>
        </w:rPr>
        <w:t>hebt hervor, dass insbesondere Selbst</w:t>
      </w:r>
      <w:r w:rsidR="004962DC" w:rsidRPr="007310A7">
        <w:rPr>
          <w:color w:val="000000" w:themeColor="text1"/>
        </w:rPr>
        <w:t>s</w:t>
      </w:r>
      <w:r w:rsidRPr="007310A7">
        <w:rPr>
          <w:color w:val="000000" w:themeColor="text1"/>
        </w:rPr>
        <w:t>tigmatisierung in der Literatur überwiegend als Reproduktion sozialer Zuschreibungen verstanden wird, während dessen subjektiv erlebte Qualität vernachlässigt</w:t>
      </w:r>
      <w:r w:rsidR="00EE5718" w:rsidRPr="007310A7">
        <w:rPr>
          <w:color w:val="000000" w:themeColor="text1"/>
        </w:rPr>
        <w:t xml:space="preserve"> bleibt</w:t>
      </w:r>
      <w:r w:rsidRPr="007310A7">
        <w:rPr>
          <w:color w:val="000000" w:themeColor="text1"/>
        </w:rPr>
        <w:t>. Diese Leerstelle erschwere ein vertieftes Verständnis des empirischen Ergebnisses, dass nicht alle mit Stigmatisierung konfrontierten Personen die assoziierten Vorurteile in gleicher Weise übernehmen und auf ihr Selbst-Bild übertragen. Eriks</w:t>
      </w:r>
      <w:r w:rsidR="004962DC" w:rsidRPr="007310A7">
        <w:rPr>
          <w:color w:val="000000" w:themeColor="text1"/>
        </w:rPr>
        <w:t>s</w:t>
      </w:r>
      <w:r w:rsidRPr="007310A7">
        <w:rPr>
          <w:color w:val="000000" w:themeColor="text1"/>
        </w:rPr>
        <w:t xml:space="preserve">on konzipiert Stigma im Sinne eines aktiven, auf erfahrene Objektivierung reagierenden Selbst-Objektivierungs-Prozesses des erlebenden und handelnden Ichs. Letztere Prozesse versteht Erikson als </w:t>
      </w:r>
      <w:r w:rsidRPr="007310A7">
        <w:rPr>
          <w:i/>
          <w:iCs/>
          <w:color w:val="000000" w:themeColor="text1"/>
        </w:rPr>
        <w:t>minimale</w:t>
      </w:r>
      <w:r w:rsidRPr="007310A7">
        <w:rPr>
          <w:color w:val="000000" w:themeColor="text1"/>
        </w:rPr>
        <w:t xml:space="preserve"> Form von </w:t>
      </w:r>
      <w:r w:rsidRPr="007310A7">
        <w:rPr>
          <w:i/>
          <w:color w:val="000000" w:themeColor="text1"/>
        </w:rPr>
        <w:t>Agency</w:t>
      </w:r>
      <w:r w:rsidRPr="007310A7">
        <w:rPr>
          <w:color w:val="000000" w:themeColor="text1"/>
        </w:rPr>
        <w:t xml:space="preserve"> (vgl. ebd.), insofern sie </w:t>
      </w:r>
      <w:r w:rsidR="00856833" w:rsidRPr="007310A7">
        <w:rPr>
          <w:color w:val="000000" w:themeColor="text1"/>
        </w:rPr>
        <w:t xml:space="preserve">in erster Linie </w:t>
      </w:r>
      <w:r w:rsidRPr="007310A7">
        <w:rPr>
          <w:color w:val="000000" w:themeColor="text1"/>
        </w:rPr>
        <w:t xml:space="preserve">reaktiv </w:t>
      </w:r>
      <w:r w:rsidR="009D23CF" w:rsidRPr="007310A7">
        <w:rPr>
          <w:color w:val="000000" w:themeColor="text1"/>
        </w:rPr>
        <w:t xml:space="preserve">auf äußere Zuschreibungen </w:t>
      </w:r>
      <w:r w:rsidRPr="007310A7">
        <w:rPr>
          <w:color w:val="000000" w:themeColor="text1"/>
        </w:rPr>
        <w:t xml:space="preserve">erfolgt. Auf diese Konzeptualisierung wird im Kontext der </w:t>
      </w:r>
      <w:r w:rsidR="009D23CF" w:rsidRPr="007310A7">
        <w:rPr>
          <w:color w:val="000000" w:themeColor="text1"/>
        </w:rPr>
        <w:t xml:space="preserve">Theoretisierung </w:t>
      </w:r>
      <w:r w:rsidRPr="007310A7">
        <w:rPr>
          <w:color w:val="000000" w:themeColor="text1"/>
        </w:rPr>
        <w:t xml:space="preserve">der empirischen Ergebnisse dieser Arbeit zurückgekommen (siehe </w:t>
      </w:r>
      <w:r w:rsidR="00F617A4" w:rsidRPr="007310A7">
        <w:rPr>
          <w:color w:val="000000" w:themeColor="text1"/>
        </w:rPr>
        <w:t>8</w:t>
      </w:r>
      <w:r w:rsidRPr="007310A7">
        <w:rPr>
          <w:color w:val="000000" w:themeColor="text1"/>
        </w:rPr>
        <w:t>.3).</w:t>
      </w:r>
    </w:p>
    <w:p w14:paraId="1766D39B" w14:textId="7C77E653" w:rsidR="005510E2" w:rsidRPr="007310A7" w:rsidRDefault="005510E2" w:rsidP="005510E2">
      <w:pPr>
        <w:spacing w:line="360" w:lineRule="auto"/>
        <w:jc w:val="both"/>
        <w:rPr>
          <w:color w:val="000000" w:themeColor="text1"/>
        </w:rPr>
      </w:pPr>
      <w:r w:rsidRPr="007310A7">
        <w:rPr>
          <w:color w:val="000000" w:themeColor="text1"/>
        </w:rPr>
        <w:t>Ein möglicher Zusammenhang zwischen Selbst</w:t>
      </w:r>
      <w:r w:rsidR="008B4216" w:rsidRPr="007310A7">
        <w:rPr>
          <w:color w:val="000000" w:themeColor="text1"/>
        </w:rPr>
        <w:t>-S</w:t>
      </w:r>
      <w:r w:rsidRPr="007310A7">
        <w:rPr>
          <w:color w:val="000000" w:themeColor="text1"/>
        </w:rPr>
        <w:t>tigma</w:t>
      </w:r>
      <w:r w:rsidR="00136A43" w:rsidRPr="007310A7">
        <w:rPr>
          <w:color w:val="000000" w:themeColor="text1"/>
        </w:rPr>
        <w:t>tisierung</w:t>
      </w:r>
      <w:r w:rsidRPr="007310A7">
        <w:rPr>
          <w:color w:val="000000" w:themeColor="text1"/>
        </w:rPr>
        <w:t xml:space="preserve"> und Stigma-Antizipation, der sich im Rahmen der empirischen </w:t>
      </w:r>
      <w:r w:rsidR="006E6A9D" w:rsidRPr="007310A7">
        <w:rPr>
          <w:color w:val="000000" w:themeColor="text1"/>
        </w:rPr>
        <w:t xml:space="preserve">Auswertungen </w:t>
      </w:r>
      <w:r w:rsidR="008B4216" w:rsidRPr="007310A7">
        <w:rPr>
          <w:color w:val="000000" w:themeColor="text1"/>
        </w:rPr>
        <w:t xml:space="preserve">der vorliegenden </w:t>
      </w:r>
      <w:r w:rsidRPr="007310A7">
        <w:rPr>
          <w:color w:val="000000" w:themeColor="text1"/>
        </w:rPr>
        <w:t>Arbeit als relevant</w:t>
      </w:r>
      <w:r w:rsidR="006E6A9D" w:rsidRPr="007310A7">
        <w:rPr>
          <w:color w:val="000000" w:themeColor="text1"/>
        </w:rPr>
        <w:t xml:space="preserve"> erwiesen hat</w:t>
      </w:r>
      <w:r w:rsidRPr="007310A7">
        <w:rPr>
          <w:color w:val="000000" w:themeColor="text1"/>
        </w:rPr>
        <w:t>, wird</w:t>
      </w:r>
      <w:r w:rsidR="00856833" w:rsidRPr="007310A7">
        <w:rPr>
          <w:color w:val="000000" w:themeColor="text1"/>
        </w:rPr>
        <w:t xml:space="preserve"> </w:t>
      </w:r>
      <w:r w:rsidR="004C34A4" w:rsidRPr="007310A7">
        <w:rPr>
          <w:color w:val="000000" w:themeColor="text1"/>
        </w:rPr>
        <w:t xml:space="preserve">auch </w:t>
      </w:r>
      <w:r w:rsidRPr="007310A7">
        <w:rPr>
          <w:color w:val="000000" w:themeColor="text1"/>
        </w:rPr>
        <w:t>von Link</w:t>
      </w:r>
      <w:r w:rsidR="00B94D4F" w:rsidRPr="007310A7">
        <w:rPr>
          <w:color w:val="000000" w:themeColor="text1"/>
        </w:rPr>
        <w:t xml:space="preserve"> </w:t>
      </w:r>
      <w:r w:rsidR="00B94D4F" w:rsidRPr="007310A7">
        <w:rPr>
          <w:color w:val="000000" w:themeColor="text1"/>
        </w:rPr>
        <w:fldChar w:fldCharType="begin"/>
      </w:r>
      <w:r w:rsidR="00B94D4F" w:rsidRPr="007310A7">
        <w:rPr>
          <w:color w:val="000000" w:themeColor="text1"/>
        </w:rPr>
        <w:instrText xml:space="preserve"> ADDIN ZOTERO_ITEM CSL_CITATION {"citationID":"e0zwQxHy","properties":{"unsorted":false,"formattedCitation":"(1987)","plainCitation":"(1987)","noteIndex":0},"citationItems":[{"id":550,"uris":["http://zotero.org/users/local/owKliTIb/items/MRGBVHV3"],"itemData":{"id":550,"type":"article-journal","container-title":"American Sociological Review","DOI":"10.2307/2095395","issue":"1","page":"96-112","publisher":"SAGE Publications","title":"Understanding Labeling Effects in the Area of Mental Disorders: An Assessment of the Effectsof Expectations of Rejection","volume":"52","author":[{"family":"Link","given":"Bruce"}],"issued":{"date-parts":[["1987"]]}},"suppress-author":true}],"schema":"https://github.com/citation-style-language/schema/raw/master/csl-citation.json"} </w:instrText>
      </w:r>
      <w:r w:rsidR="00B94D4F" w:rsidRPr="007310A7">
        <w:rPr>
          <w:color w:val="000000" w:themeColor="text1"/>
        </w:rPr>
        <w:fldChar w:fldCharType="separate"/>
      </w:r>
      <w:r w:rsidR="00B94D4F" w:rsidRPr="007310A7">
        <w:rPr>
          <w:rFonts w:ascii="Cambria" w:hAnsi="Cambria"/>
          <w:color w:val="000000" w:themeColor="text1"/>
        </w:rPr>
        <w:t>(1987)</w:t>
      </w:r>
      <w:r w:rsidR="00B94D4F" w:rsidRPr="007310A7">
        <w:rPr>
          <w:color w:val="000000" w:themeColor="text1"/>
        </w:rPr>
        <w:fldChar w:fldCharType="end"/>
      </w:r>
      <w:r w:rsidRPr="007310A7">
        <w:rPr>
          <w:color w:val="000000" w:themeColor="text1"/>
        </w:rPr>
        <w:t xml:space="preserve"> im Rahmen der modifizierten </w:t>
      </w:r>
      <w:proofErr w:type="spellStart"/>
      <w:r w:rsidRPr="007310A7">
        <w:rPr>
          <w:color w:val="000000" w:themeColor="text1"/>
        </w:rPr>
        <w:t>Labeling</w:t>
      </w:r>
      <w:proofErr w:type="spellEnd"/>
      <w:r w:rsidRPr="007310A7">
        <w:rPr>
          <w:color w:val="000000" w:themeColor="text1"/>
        </w:rPr>
        <w:t xml:space="preserve">-Theorie thematisiert. Hier schlussfolgert er, dass der Selbst-Entwertung von Betroffenen die Erwartung von sozialer Entwertung durch Andere im Zuge von befürchteten Stigmatisierungsprozessen vorausgeht. In neueren quantitativen Arbeiten wird ebenfalls ein korrelativer Zusammenhang zwischen dem Ausmaß bereits erlebter Diskriminierung und </w:t>
      </w:r>
      <w:r w:rsidR="00FB0781" w:rsidRPr="007310A7">
        <w:rPr>
          <w:color w:val="000000" w:themeColor="text1"/>
        </w:rPr>
        <w:t xml:space="preserve">internalisiertem Stigma bzw. </w:t>
      </w:r>
      <w:r w:rsidR="009C3D25" w:rsidRPr="007310A7">
        <w:rPr>
          <w:color w:val="000000" w:themeColor="text1"/>
        </w:rPr>
        <w:t>Selbst-</w:t>
      </w:r>
      <w:r w:rsidRPr="007310A7">
        <w:rPr>
          <w:color w:val="000000" w:themeColor="text1"/>
        </w:rPr>
        <w:t>Stigma</w:t>
      </w:r>
      <w:r w:rsidR="009C3D25" w:rsidRPr="007310A7">
        <w:rPr>
          <w:color w:val="000000" w:themeColor="text1"/>
        </w:rPr>
        <w:t>tisierung</w:t>
      </w:r>
      <w:r w:rsidRPr="007310A7">
        <w:rPr>
          <w:color w:val="000000" w:themeColor="text1"/>
        </w:rPr>
        <w:t xml:space="preserve"> </w:t>
      </w:r>
      <w:r w:rsidR="00C8769E" w:rsidRPr="007310A7">
        <w:rPr>
          <w:color w:val="000000" w:themeColor="text1"/>
        </w:rPr>
        <w:t>hergestellt</w:t>
      </w:r>
      <w:r w:rsidRPr="007310A7">
        <w:rPr>
          <w:color w:val="000000" w:themeColor="text1"/>
        </w:rPr>
        <w:t xml:space="preserve"> </w:t>
      </w:r>
      <w:r w:rsidR="00B94D4F" w:rsidRPr="007310A7">
        <w:rPr>
          <w:color w:val="000000" w:themeColor="text1"/>
        </w:rPr>
        <w:fldChar w:fldCharType="begin"/>
      </w:r>
      <w:r w:rsidR="00243B6F" w:rsidRPr="007310A7">
        <w:rPr>
          <w:color w:val="000000" w:themeColor="text1"/>
        </w:rPr>
        <w:instrText xml:space="preserve"> ADDIN ZOTERO_ITEM CSL_CITATION {"citationID":"BK7BJh4b","properties":{"unsorted":true,"formattedCitation":"(vgl. z.B. Quinn, Williams, und Weisz 2015; Masuch u.\\uc0\\u160{}a. 2019)","plainCitation":"(vgl. z.B. Quinn, Williams, und Weisz 2015; Masuch u. a. 2019)","dontUpdate":true,"noteIndex":0},"citationItems":[{"id":567,"uris":["http://zotero.org/users/local/owKliTIb/items/7T5YYGC5"],"itemData":{"id":567,"type":"article-journal","container-title":"Psychiatr Rehabil J.","DOI":"10.1037/prj0000136","issue":"2","page":"103–108","publisher":"American Psychological Association (APA)","title":"From Discrimination to Internalized Mental Illness Stigma: The Mediating Roles of Anticipated Discrimination and Anticipated Stigma","volume":"38","author":[{"family":"Quinn","given":"Diane M"},{"family":"Williams","given":"Michelle K"},{"family":"Weisz","given":"Bradley M"}],"issued":{"date-parts":[["2015"]]}},"prefix":"vgl. z.B."},{"id":557,"uris":["http://zotero.org/users/local/owKliTIb/items/Q2RHGZU7"],"itemData":{"id":557,"type":"article-journal","container-title":"Attention deficit and hyperactivity disorders","DOI":"10.1007/s12402-018-0274-9","issue":"2","page":"211–220","publisher":"Springer Science and Business Media LLC","title":"Internalized stigma, anticipated discrimination and perceived public stigma in adults with ADHD","volume":"11","author":[{"family":"Masuch","given":"T. V."},{"family":"Bea","given":"M."},{"family":"Alm","given":"B."},{"family":"Deibler","given":"P."},{"family":"Sobanski","given":"E."}],"issued":{"date-parts":[["2019"]]}}}],"schema":"https://github.com/citation-style-language/schema/raw/master/csl-citation.json"} </w:instrText>
      </w:r>
      <w:r w:rsidR="00B94D4F" w:rsidRPr="007310A7">
        <w:rPr>
          <w:color w:val="000000" w:themeColor="text1"/>
        </w:rPr>
        <w:fldChar w:fldCharType="separate"/>
      </w:r>
      <w:r w:rsidR="00243B6F" w:rsidRPr="007310A7">
        <w:rPr>
          <w:rFonts w:ascii="Cambria" w:hAnsi="Cambria" w:cs="Times New Roman"/>
          <w:color w:val="000000" w:themeColor="text1"/>
        </w:rPr>
        <w:t>(vgl. z.B. Quinn</w:t>
      </w:r>
      <w:r w:rsidR="00CE0ACF" w:rsidRPr="007310A7">
        <w:rPr>
          <w:rFonts w:ascii="Cambria" w:hAnsi="Cambria" w:cs="Times New Roman"/>
          <w:color w:val="000000" w:themeColor="text1"/>
        </w:rPr>
        <w:t xml:space="preserve"> </w:t>
      </w:r>
      <w:r w:rsidR="00243B6F" w:rsidRPr="007310A7">
        <w:rPr>
          <w:rFonts w:ascii="Cambria" w:hAnsi="Cambria" w:cs="Times New Roman"/>
          <w:color w:val="000000" w:themeColor="text1"/>
        </w:rPr>
        <w:t>et al. 2015; Masuch et al. 2019)</w:t>
      </w:r>
      <w:r w:rsidR="00B94D4F" w:rsidRPr="007310A7">
        <w:rPr>
          <w:color w:val="000000" w:themeColor="text1"/>
        </w:rPr>
        <w:fldChar w:fldCharType="end"/>
      </w:r>
      <w:r w:rsidRPr="007310A7">
        <w:rPr>
          <w:color w:val="000000" w:themeColor="text1"/>
        </w:rPr>
        <w:t>.</w:t>
      </w:r>
    </w:p>
    <w:p w14:paraId="5ED0AD49" w14:textId="19F3D278" w:rsidR="005510E2" w:rsidRPr="007310A7" w:rsidRDefault="005510E2" w:rsidP="005510E2">
      <w:pPr>
        <w:spacing w:line="360" w:lineRule="auto"/>
        <w:jc w:val="both"/>
        <w:rPr>
          <w:color w:val="000000" w:themeColor="text1"/>
        </w:rPr>
      </w:pPr>
      <w:r w:rsidRPr="007310A7">
        <w:rPr>
          <w:color w:val="000000" w:themeColor="text1"/>
        </w:rPr>
        <w:t xml:space="preserve">Im </w:t>
      </w:r>
      <w:r w:rsidR="00FD2D1B" w:rsidRPr="007310A7">
        <w:rPr>
          <w:color w:val="000000" w:themeColor="text1"/>
        </w:rPr>
        <w:t xml:space="preserve">Kontext </w:t>
      </w:r>
      <w:r w:rsidRPr="007310A7">
        <w:rPr>
          <w:color w:val="000000" w:themeColor="text1"/>
        </w:rPr>
        <w:t>de</w:t>
      </w:r>
      <w:r w:rsidR="00503B66" w:rsidRPr="007310A7">
        <w:rPr>
          <w:color w:val="000000" w:themeColor="text1"/>
        </w:rPr>
        <w:t xml:space="preserve">r </w:t>
      </w:r>
      <w:r w:rsidRPr="007310A7">
        <w:rPr>
          <w:color w:val="000000" w:themeColor="text1"/>
        </w:rPr>
        <w:t xml:space="preserve">Ergebnisse </w:t>
      </w:r>
      <w:r w:rsidR="00503B66" w:rsidRPr="007310A7">
        <w:rPr>
          <w:color w:val="000000" w:themeColor="text1"/>
        </w:rPr>
        <w:t xml:space="preserve">der vorliegenden Arbeit </w:t>
      </w:r>
      <w:r w:rsidRPr="007310A7">
        <w:rPr>
          <w:color w:val="000000" w:themeColor="text1"/>
        </w:rPr>
        <w:t xml:space="preserve">stellt sich allerdings die Frage, ob extensive Stigma-Management-Strategien im Zuge von antizipierter sozialer </w:t>
      </w:r>
      <w:r w:rsidR="00762064" w:rsidRPr="007310A7">
        <w:rPr>
          <w:color w:val="000000" w:themeColor="text1"/>
        </w:rPr>
        <w:lastRenderedPageBreak/>
        <w:t xml:space="preserve">Diskreditierung </w:t>
      </w:r>
      <w:r w:rsidRPr="007310A7">
        <w:rPr>
          <w:color w:val="000000" w:themeColor="text1"/>
        </w:rPr>
        <w:t>ebenfalls die Funktion haben können</w:t>
      </w:r>
      <w:r w:rsidR="00503B66" w:rsidRPr="007310A7">
        <w:rPr>
          <w:color w:val="000000" w:themeColor="text1"/>
        </w:rPr>
        <w:t>,</w:t>
      </w:r>
      <w:r w:rsidRPr="007310A7">
        <w:rPr>
          <w:color w:val="000000" w:themeColor="text1"/>
        </w:rPr>
        <w:t xml:space="preserve"> das Selbst vor einer umfassend erlebten Entwertung bzw. deren Verinnerlichung zu schützen (siehe 7.</w:t>
      </w:r>
      <w:r w:rsidR="00762064" w:rsidRPr="007310A7">
        <w:rPr>
          <w:color w:val="000000" w:themeColor="text1"/>
        </w:rPr>
        <w:t>2. und 8.</w:t>
      </w:r>
      <w:r w:rsidRPr="007310A7">
        <w:rPr>
          <w:color w:val="000000" w:themeColor="text1"/>
        </w:rPr>
        <w:t>).</w:t>
      </w:r>
    </w:p>
    <w:p w14:paraId="68A29DD4" w14:textId="59812328" w:rsidR="005510E2" w:rsidRPr="007310A7" w:rsidRDefault="00FD4AAC" w:rsidP="00B94D4F">
      <w:pPr>
        <w:pStyle w:val="berschrift3"/>
        <w:spacing w:before="360" w:after="240"/>
        <w:jc w:val="both"/>
        <w:rPr>
          <w:rFonts w:asciiTheme="minorHAnsi" w:hAnsiTheme="minorHAnsi"/>
          <w:b/>
          <w:color w:val="000000" w:themeColor="text1"/>
        </w:rPr>
      </w:pPr>
      <w:bookmarkStart w:id="10" w:name="_Toc233288749"/>
      <w:r w:rsidRPr="007310A7">
        <w:rPr>
          <w:rFonts w:asciiTheme="minorHAnsi" w:hAnsiTheme="minorHAnsi"/>
          <w:b/>
          <w:color w:val="000000" w:themeColor="text1"/>
        </w:rPr>
        <w:t>3</w:t>
      </w:r>
      <w:r w:rsidR="005510E2" w:rsidRPr="007310A7">
        <w:rPr>
          <w:rFonts w:asciiTheme="minorHAnsi" w:hAnsiTheme="minorHAnsi"/>
          <w:b/>
          <w:color w:val="000000" w:themeColor="text1"/>
        </w:rPr>
        <w:t>.1.2. Stigma in der kritischen Inter* Forschung</w:t>
      </w:r>
      <w:bookmarkEnd w:id="10"/>
    </w:p>
    <w:p w14:paraId="75F6C57D" w14:textId="20AE5D2E" w:rsidR="005510E2" w:rsidRPr="007310A7" w:rsidRDefault="005510E2" w:rsidP="005510E2">
      <w:pPr>
        <w:spacing w:line="360" w:lineRule="auto"/>
        <w:jc w:val="both"/>
        <w:rPr>
          <w:color w:val="000000" w:themeColor="text1"/>
        </w:rPr>
      </w:pPr>
      <w:r w:rsidRPr="007310A7">
        <w:rPr>
          <w:color w:val="000000" w:themeColor="text1"/>
        </w:rPr>
        <w:t xml:space="preserve">Sowohl in der medizinischen als auch in der kritischen sozialwissenschaftlichen Literatur zu Intergeschlechtlichkeit nimmt die Thematisierung von Stigma eine prominente Rolle ein. Während normanpassende Genitaloperationen innerhalb des medizinischen Diskurses (siehe </w:t>
      </w:r>
      <w:r w:rsidR="00DE2ECB" w:rsidRPr="007310A7">
        <w:rPr>
          <w:color w:val="000000" w:themeColor="text1"/>
        </w:rPr>
        <w:t>6</w:t>
      </w:r>
      <w:r w:rsidRPr="007310A7">
        <w:rPr>
          <w:color w:val="000000" w:themeColor="text1"/>
        </w:rPr>
        <w:t>.1) nach wie vor als probate Handlungsoption zur Reduktion von Stigmatisierungs-Erfahrungen intergeschlechtlicher Kinder diskutiert werden, stellt Stigma in den kritischen Inter* Studien ein soziales Problem dar, das sozialer Lösungen bedarf. Im Folgenden soll ein Einblick in den kritischen sozialwissenschaftlichen Diskurs zum Thema Stigma und Intergeschlechtlichkeit vermittelt werden, auf den sich die vorliegende Arbeit bezieht. Ebenfalls wird in einzelnen Fällen Bezug auf empirische, innerhalb des medizinischen Paradigma verortete Publikationen genommen, wenn diese für die Fragestellung dieser Arbeit relevant sind. Dabei beziehe ich mich überwiegend auf Veröffentlichungen, die sich explizit mittels Stigma-Konzepten de</w:t>
      </w:r>
      <w:r w:rsidR="00DE2ECB" w:rsidRPr="007310A7">
        <w:rPr>
          <w:color w:val="000000" w:themeColor="text1"/>
        </w:rPr>
        <w:t>n Erfahrungen</w:t>
      </w:r>
      <w:r w:rsidRPr="007310A7">
        <w:rPr>
          <w:color w:val="000000" w:themeColor="text1"/>
        </w:rPr>
        <w:t xml:space="preserve"> intergeschlechtlicher </w:t>
      </w:r>
      <w:r w:rsidR="00DE2ECB" w:rsidRPr="007310A7">
        <w:rPr>
          <w:color w:val="000000" w:themeColor="text1"/>
        </w:rPr>
        <w:t xml:space="preserve">Akteur*innen </w:t>
      </w:r>
      <w:r w:rsidRPr="007310A7">
        <w:rPr>
          <w:color w:val="000000" w:themeColor="text1"/>
        </w:rPr>
        <w:t>widmen.</w:t>
      </w:r>
    </w:p>
    <w:p w14:paraId="757C4ABF" w14:textId="3A368065" w:rsidR="005510E2" w:rsidRPr="007310A7" w:rsidRDefault="005510E2" w:rsidP="00B94D4F">
      <w:pPr>
        <w:spacing w:before="240" w:line="360" w:lineRule="auto"/>
        <w:jc w:val="both"/>
        <w:rPr>
          <w:color w:val="000000" w:themeColor="text1"/>
        </w:rPr>
      </w:pPr>
      <w:r w:rsidRPr="007310A7">
        <w:rPr>
          <w:color w:val="000000" w:themeColor="text1"/>
        </w:rPr>
        <w:t xml:space="preserve">Eine der frühesten und wegweisenden qualitativen Arbeiten zur Thematik sozialer Stigmatisierung intergeschlechtlicher Menschen stellt die </w:t>
      </w:r>
      <w:r w:rsidR="0093737E" w:rsidRPr="007310A7">
        <w:rPr>
          <w:color w:val="000000" w:themeColor="text1"/>
        </w:rPr>
        <w:t xml:space="preserve">soziologische </w:t>
      </w:r>
      <w:r w:rsidRPr="007310A7">
        <w:rPr>
          <w:color w:val="000000" w:themeColor="text1"/>
        </w:rPr>
        <w:t xml:space="preserve">Veröffentlichung „Intersex and Identity“ von </w:t>
      </w:r>
      <w:proofErr w:type="spellStart"/>
      <w:r w:rsidRPr="007310A7">
        <w:rPr>
          <w:color w:val="000000" w:themeColor="text1"/>
        </w:rPr>
        <w:t>Preves</w:t>
      </w:r>
      <w:proofErr w:type="spellEnd"/>
      <w:r w:rsidR="00B94D4F" w:rsidRPr="007310A7">
        <w:rPr>
          <w:color w:val="000000" w:themeColor="text1"/>
        </w:rPr>
        <w:t xml:space="preserve"> </w:t>
      </w:r>
      <w:r w:rsidR="00B94D4F" w:rsidRPr="007310A7">
        <w:rPr>
          <w:color w:val="000000" w:themeColor="text1"/>
        </w:rPr>
        <w:fldChar w:fldCharType="begin"/>
      </w:r>
      <w:r w:rsidR="00230E3C" w:rsidRPr="007310A7">
        <w:rPr>
          <w:color w:val="000000" w:themeColor="text1"/>
        </w:rPr>
        <w:instrText xml:space="preserve"> ADDIN ZOTERO_ITEM CSL_CITATION {"citationID":"BHKSJEK7","properties":{"unsorted":false,"formattedCitation":"(2003)","plainCitation":"(2003)","noteIndex":0},"citationItems":[{"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E."}],"issued":{"date-parts":[["2003"]]}},"suppress-author":true}],"schema":"https://github.com/citation-style-language/schema/raw/master/csl-citation.json"} </w:instrText>
      </w:r>
      <w:r w:rsidR="00B94D4F" w:rsidRPr="007310A7">
        <w:rPr>
          <w:color w:val="000000" w:themeColor="text1"/>
        </w:rPr>
        <w:fldChar w:fldCharType="separate"/>
      </w:r>
      <w:r w:rsidR="00230E3C" w:rsidRPr="007310A7">
        <w:rPr>
          <w:rFonts w:ascii="Cambria" w:hAnsi="Cambria"/>
          <w:color w:val="000000" w:themeColor="text1"/>
        </w:rPr>
        <w:t>(2003)</w:t>
      </w:r>
      <w:r w:rsidR="00B94D4F" w:rsidRPr="007310A7">
        <w:rPr>
          <w:color w:val="000000" w:themeColor="text1"/>
        </w:rPr>
        <w:fldChar w:fldCharType="end"/>
      </w:r>
      <w:r w:rsidRPr="007310A7">
        <w:rPr>
          <w:color w:val="000000" w:themeColor="text1"/>
        </w:rPr>
        <w:t xml:space="preserve"> dar. </w:t>
      </w:r>
      <w:proofErr w:type="spellStart"/>
      <w:r w:rsidRPr="007310A7">
        <w:rPr>
          <w:color w:val="000000" w:themeColor="text1"/>
        </w:rPr>
        <w:t>Preves</w:t>
      </w:r>
      <w:proofErr w:type="spellEnd"/>
      <w:r w:rsidRPr="007310A7">
        <w:rPr>
          <w:color w:val="000000" w:themeColor="text1"/>
        </w:rPr>
        <w:t xml:space="preserve"> geht in Bezugnahme auf Goffmans Stigma-Konzept sowie Horton-Cooleys Theorie des Spiegel-Selbst davon aus, dass intergeschlechtliche Personen, die im Kindesalter geschlechtsverändernden Eingriffen sowie regelmäßigen Genitaluntersuchungen unterzogen wurden, stigmatisierende medizinische Zuschreibungen internalisieren. Dies impliziert </w:t>
      </w:r>
      <w:proofErr w:type="spellStart"/>
      <w:r w:rsidRPr="007310A7">
        <w:rPr>
          <w:color w:val="000000" w:themeColor="text1"/>
        </w:rPr>
        <w:t>Preves</w:t>
      </w:r>
      <w:proofErr w:type="spellEnd"/>
      <w:r w:rsidRPr="007310A7">
        <w:rPr>
          <w:color w:val="000000" w:themeColor="text1"/>
        </w:rPr>
        <w:t xml:space="preserve"> zufolge, dass die chirurgischen, ursprünglich auf eine Normalisierung abzielenden Eingriffe zum Ausgangspunkt eines verinnerlichten Gefühls körperlicher Inakzeptabilität werden und Stigma-Erleben eine zentrale Rolle in der Identitätsbildung der betroffenen </w:t>
      </w:r>
      <w:r w:rsidR="00C921ED" w:rsidRPr="007310A7">
        <w:rPr>
          <w:color w:val="000000" w:themeColor="text1"/>
        </w:rPr>
        <w:t xml:space="preserve">intergeschlechtlichen </w:t>
      </w:r>
      <w:r w:rsidRPr="007310A7">
        <w:rPr>
          <w:color w:val="000000" w:themeColor="text1"/>
        </w:rPr>
        <w:t>Personen zukommt (vgl. ebd.</w:t>
      </w:r>
      <w:r w:rsidR="00C921ED" w:rsidRPr="007310A7">
        <w:rPr>
          <w:color w:val="000000" w:themeColor="text1"/>
        </w:rPr>
        <w:t>,</w:t>
      </w:r>
      <w:r w:rsidRPr="007310A7">
        <w:rPr>
          <w:color w:val="000000" w:themeColor="text1"/>
        </w:rPr>
        <w:t xml:space="preserve"> 63ff</w:t>
      </w:r>
      <w:r w:rsidR="00C921ED" w:rsidRPr="007310A7">
        <w:rPr>
          <w:color w:val="000000" w:themeColor="text1"/>
        </w:rPr>
        <w:t>.</w:t>
      </w:r>
      <w:r w:rsidRPr="007310A7">
        <w:rPr>
          <w:color w:val="000000" w:themeColor="text1"/>
        </w:rPr>
        <w:t>). Dabei kann Selbst-Stigma</w:t>
      </w:r>
      <w:r w:rsidR="00C921ED" w:rsidRPr="007310A7">
        <w:rPr>
          <w:color w:val="000000" w:themeColor="text1"/>
        </w:rPr>
        <w:t>tisierung</w:t>
      </w:r>
      <w:r w:rsidRPr="007310A7">
        <w:rPr>
          <w:color w:val="000000" w:themeColor="text1"/>
        </w:rPr>
        <w:t xml:space="preserve"> durch </w:t>
      </w:r>
      <w:r w:rsidRPr="007310A7">
        <w:rPr>
          <w:color w:val="000000" w:themeColor="text1"/>
        </w:rPr>
        <w:lastRenderedPageBreak/>
        <w:t>Geheimhaltungs- und Tabuisierungsstrategien von Behandelnden sowie seitens des sozialen Umfelds noch verstärkt werden (vgl. ebd.</w:t>
      </w:r>
      <w:r w:rsidR="00C921ED" w:rsidRPr="007310A7">
        <w:rPr>
          <w:color w:val="000000" w:themeColor="text1"/>
        </w:rPr>
        <w:t>,</w:t>
      </w:r>
      <w:r w:rsidRPr="007310A7">
        <w:rPr>
          <w:color w:val="000000" w:themeColor="text1"/>
        </w:rPr>
        <w:t xml:space="preserve"> 74f</w:t>
      </w:r>
      <w:r w:rsidR="00C921ED" w:rsidRPr="007310A7">
        <w:rPr>
          <w:color w:val="000000" w:themeColor="text1"/>
        </w:rPr>
        <w:t>.</w:t>
      </w:r>
      <w:r w:rsidRPr="007310A7">
        <w:rPr>
          <w:color w:val="000000" w:themeColor="text1"/>
        </w:rPr>
        <w:t xml:space="preserve">). </w:t>
      </w:r>
    </w:p>
    <w:p w14:paraId="3C4C76BA" w14:textId="594B0789" w:rsidR="005510E2" w:rsidRPr="007310A7" w:rsidRDefault="005510E2" w:rsidP="005510E2">
      <w:pPr>
        <w:spacing w:line="360" w:lineRule="auto"/>
        <w:jc w:val="both"/>
        <w:rPr>
          <w:color w:val="000000" w:themeColor="text1"/>
        </w:rPr>
      </w:pPr>
      <w:r w:rsidRPr="007310A7">
        <w:rPr>
          <w:color w:val="000000" w:themeColor="text1"/>
        </w:rPr>
        <w:t xml:space="preserve">Jedoch rekonstruiert </w:t>
      </w:r>
      <w:proofErr w:type="spellStart"/>
      <w:r w:rsidRPr="007310A7">
        <w:rPr>
          <w:color w:val="000000" w:themeColor="text1"/>
        </w:rPr>
        <w:t>Preves</w:t>
      </w:r>
      <w:proofErr w:type="spellEnd"/>
      <w:r w:rsidRPr="007310A7">
        <w:rPr>
          <w:color w:val="000000" w:themeColor="text1"/>
        </w:rPr>
        <w:t xml:space="preserve"> an Hand qualitativ ausgewerteter Interviews ebenfalls, dass intergeschlechtliche Menschen dieses Erleben transformieren können, wenn sie zum einen selbstbestimmt Informationen über ihre medizinische Geschichte erlangen und zum anderen in Kontakt mit anderen intergeschlechtlichen Menschen bzw. Organisationen kommen. Die Autorin konzeptualisiert diese Entwicklung als Coming-Out-Prozess, der ausgehend von Erfahrungen der Anerkennung und dem Kontakt mit Menschen ähnlichen Erfahrungshintergrundes letztlich zu einem Gefühl des Stolzes (engl. </w:t>
      </w:r>
      <w:proofErr w:type="spellStart"/>
      <w:r w:rsidRPr="007310A7">
        <w:rPr>
          <w:iCs/>
          <w:color w:val="000000" w:themeColor="text1"/>
        </w:rPr>
        <w:t>pride</w:t>
      </w:r>
      <w:proofErr w:type="spellEnd"/>
      <w:r w:rsidRPr="007310A7">
        <w:rPr>
          <w:color w:val="000000" w:themeColor="text1"/>
        </w:rPr>
        <w:t xml:space="preserve">) sowie der Integration der </w:t>
      </w:r>
      <w:r w:rsidR="00430446" w:rsidRPr="007310A7">
        <w:rPr>
          <w:color w:val="000000" w:themeColor="text1"/>
        </w:rPr>
        <w:t xml:space="preserve">eigenen </w:t>
      </w:r>
      <w:r w:rsidRPr="007310A7">
        <w:rPr>
          <w:color w:val="000000" w:themeColor="text1"/>
        </w:rPr>
        <w:t>intergeschlechtlichen Identität innerhalb sozi</w:t>
      </w:r>
      <w:r w:rsidR="00430446" w:rsidRPr="007310A7">
        <w:rPr>
          <w:color w:val="000000" w:themeColor="text1"/>
        </w:rPr>
        <w:t>aler</w:t>
      </w:r>
      <w:r w:rsidRPr="007310A7">
        <w:rPr>
          <w:color w:val="000000" w:themeColor="text1"/>
        </w:rPr>
        <w:t xml:space="preserve"> </w:t>
      </w:r>
      <w:r w:rsidR="00430446" w:rsidRPr="007310A7">
        <w:rPr>
          <w:color w:val="000000" w:themeColor="text1"/>
        </w:rPr>
        <w:t>Interaktions-</w:t>
      </w:r>
      <w:r w:rsidRPr="007310A7">
        <w:rPr>
          <w:color w:val="000000" w:themeColor="text1"/>
        </w:rPr>
        <w:t>Kontexte führ</w:t>
      </w:r>
      <w:r w:rsidR="00430446" w:rsidRPr="007310A7">
        <w:rPr>
          <w:color w:val="000000" w:themeColor="text1"/>
        </w:rPr>
        <w:t>e</w:t>
      </w:r>
      <w:r w:rsidRPr="007310A7">
        <w:rPr>
          <w:color w:val="000000" w:themeColor="text1"/>
        </w:rPr>
        <w:t xml:space="preserve"> (vgl. ebd.</w:t>
      </w:r>
      <w:r w:rsidR="006C7556" w:rsidRPr="007310A7">
        <w:rPr>
          <w:color w:val="000000" w:themeColor="text1"/>
        </w:rPr>
        <w:t>,</w:t>
      </w:r>
      <w:r w:rsidRPr="007310A7">
        <w:rPr>
          <w:color w:val="000000" w:themeColor="text1"/>
        </w:rPr>
        <w:t xml:space="preserve"> 61ff</w:t>
      </w:r>
      <w:r w:rsidR="006C7556" w:rsidRPr="007310A7">
        <w:rPr>
          <w:color w:val="000000" w:themeColor="text1"/>
        </w:rPr>
        <w:t>.</w:t>
      </w:r>
      <w:r w:rsidRPr="007310A7">
        <w:rPr>
          <w:color w:val="000000" w:themeColor="text1"/>
        </w:rPr>
        <w:t xml:space="preserve">). </w:t>
      </w:r>
      <w:proofErr w:type="spellStart"/>
      <w:r w:rsidRPr="007310A7">
        <w:rPr>
          <w:color w:val="000000" w:themeColor="text1"/>
        </w:rPr>
        <w:t>Preves</w:t>
      </w:r>
      <w:proofErr w:type="spellEnd"/>
      <w:r w:rsidRPr="007310A7">
        <w:rPr>
          <w:color w:val="000000" w:themeColor="text1"/>
        </w:rPr>
        <w:t xml:space="preserve"> sieht für diesen Veränderungsprozess die Rolle identitätspolitischer Bewegungen als zentral an, da diese marginalisierten Personen die Entwicklung eines positiven Selbst-Konzeptes </w:t>
      </w:r>
      <w:r w:rsidR="007A39E9" w:rsidRPr="007310A7">
        <w:rPr>
          <w:color w:val="000000" w:themeColor="text1"/>
        </w:rPr>
        <w:t xml:space="preserve">mit ermögliche </w:t>
      </w:r>
      <w:r w:rsidRPr="007310A7">
        <w:rPr>
          <w:color w:val="000000" w:themeColor="text1"/>
        </w:rPr>
        <w:t>(vgl. ebd.</w:t>
      </w:r>
      <w:r w:rsidR="007A39E9" w:rsidRPr="007310A7">
        <w:rPr>
          <w:color w:val="000000" w:themeColor="text1"/>
        </w:rPr>
        <w:t>,</w:t>
      </w:r>
      <w:r w:rsidRPr="007310A7">
        <w:rPr>
          <w:color w:val="000000" w:themeColor="text1"/>
        </w:rPr>
        <w:t xml:space="preserve"> 88ff</w:t>
      </w:r>
      <w:r w:rsidR="007A39E9" w:rsidRPr="007310A7">
        <w:rPr>
          <w:color w:val="000000" w:themeColor="text1"/>
        </w:rPr>
        <w:t>.</w:t>
      </w:r>
      <w:r w:rsidRPr="007310A7">
        <w:rPr>
          <w:color w:val="000000" w:themeColor="text1"/>
        </w:rPr>
        <w:t>). Sie bezieht sich in ihren Schlussfolgerungen u.a. auf Jones et al</w:t>
      </w:r>
      <w:r w:rsidR="00B50E3F" w:rsidRPr="007310A7">
        <w:rPr>
          <w:color w:val="000000" w:themeColor="text1"/>
        </w:rPr>
        <w:t>.</w:t>
      </w:r>
      <w:r w:rsidRPr="007310A7">
        <w:rPr>
          <w:color w:val="000000" w:themeColor="text1"/>
        </w:rPr>
        <w:t xml:space="preserve"> </w:t>
      </w:r>
      <w:r w:rsidR="00B94D4F" w:rsidRPr="007310A7">
        <w:rPr>
          <w:color w:val="000000" w:themeColor="text1"/>
        </w:rPr>
        <w:fldChar w:fldCharType="begin"/>
      </w:r>
      <w:r w:rsidR="00B94D4F" w:rsidRPr="007310A7">
        <w:rPr>
          <w:color w:val="000000" w:themeColor="text1"/>
        </w:rPr>
        <w:instrText xml:space="preserve"> ADDIN ZOTERO_ITEM CSL_CITATION {"citationID":"sSAXGQdl","properties":{"unsorted":false,"formattedCitation":"(1984)","plainCitation":"(1984)","noteIndex":0},"citationItems":[{"id":548,"uris":["http://zotero.org/users/local/owKliTIb/items/QCEHIASA"],"itemData":{"id":548,"type":"book","publisher":"Freeman","publisher-place":"New York","title":"Social stigma: The psychology of marked relationships","author":[{"family":"Jones","given":"A. A."},{"family":"Farina","given":"A."},{"family":"Hastorf","given":"A. H."},{"family":"Markus","given":"H."},{"family":"Miller","given":"D. T."},{"family":"Scott","given":"R. A."}],"issued":{"date-parts":[["1984"]]}},"suppress-author":true}],"schema":"https://github.com/citation-style-language/schema/raw/master/csl-citation.json"} </w:instrText>
      </w:r>
      <w:r w:rsidR="00B94D4F" w:rsidRPr="007310A7">
        <w:rPr>
          <w:color w:val="000000" w:themeColor="text1"/>
        </w:rPr>
        <w:fldChar w:fldCharType="separate"/>
      </w:r>
      <w:r w:rsidR="00B94D4F" w:rsidRPr="007310A7">
        <w:rPr>
          <w:rFonts w:ascii="Cambria" w:hAnsi="Cambria"/>
          <w:color w:val="000000" w:themeColor="text1"/>
        </w:rPr>
        <w:t>(1984)</w:t>
      </w:r>
      <w:r w:rsidR="00B94D4F" w:rsidRPr="007310A7">
        <w:rPr>
          <w:color w:val="000000" w:themeColor="text1"/>
        </w:rPr>
        <w:fldChar w:fldCharType="end"/>
      </w:r>
      <w:r w:rsidR="00B50E3F" w:rsidRPr="007310A7">
        <w:rPr>
          <w:color w:val="000000" w:themeColor="text1"/>
        </w:rPr>
        <w:t xml:space="preserve">, die ähnlich wie Corrigan et al. </w:t>
      </w:r>
      <w:r w:rsidRPr="007310A7">
        <w:rPr>
          <w:color w:val="000000" w:themeColor="text1"/>
        </w:rPr>
        <w:t>davon aus</w:t>
      </w:r>
      <w:r w:rsidR="00B50E3F" w:rsidRPr="007310A7">
        <w:rPr>
          <w:color w:val="000000" w:themeColor="text1"/>
        </w:rPr>
        <w:t>gehen</w:t>
      </w:r>
      <w:r w:rsidRPr="007310A7">
        <w:rPr>
          <w:color w:val="000000" w:themeColor="text1"/>
        </w:rPr>
        <w:t xml:space="preserve">, dass Individuen </w:t>
      </w:r>
      <w:r w:rsidR="00B50E3F" w:rsidRPr="007310A7">
        <w:rPr>
          <w:color w:val="000000" w:themeColor="text1"/>
        </w:rPr>
        <w:t xml:space="preserve">im Umgang </w:t>
      </w:r>
      <w:r w:rsidRPr="007310A7">
        <w:rPr>
          <w:color w:val="000000" w:themeColor="text1"/>
        </w:rPr>
        <w:t>mit sozialer Stigmatisierung auch eine Zurückweisung der zugeschriebenen negativen Stereotype</w:t>
      </w:r>
      <w:r w:rsidR="00B50E3F" w:rsidRPr="007310A7">
        <w:rPr>
          <w:color w:val="000000" w:themeColor="text1"/>
        </w:rPr>
        <w:t xml:space="preserve"> möglich ist</w:t>
      </w:r>
      <w:r w:rsidRPr="007310A7">
        <w:rPr>
          <w:color w:val="000000" w:themeColor="text1"/>
        </w:rPr>
        <w:t xml:space="preserve">. Daran anschließend versteht </w:t>
      </w:r>
      <w:proofErr w:type="spellStart"/>
      <w:r w:rsidRPr="007310A7">
        <w:rPr>
          <w:color w:val="000000" w:themeColor="text1"/>
        </w:rPr>
        <w:t>Preves</w:t>
      </w:r>
      <w:proofErr w:type="spellEnd"/>
      <w:r w:rsidRPr="007310A7">
        <w:rPr>
          <w:color w:val="000000" w:themeColor="text1"/>
        </w:rPr>
        <w:t xml:space="preserve"> – neben der Verfügbarkeit positiver kollektiver Selbst-Konzepte – den Zugang zu stärkenden Ressourcen wie Bildung und persönlicher Selbstbestimmung als entscheidende</w:t>
      </w:r>
      <w:r w:rsidR="009F062D" w:rsidRPr="007310A7">
        <w:rPr>
          <w:color w:val="000000" w:themeColor="text1"/>
        </w:rPr>
        <w:t xml:space="preserve"> </w:t>
      </w:r>
      <w:r w:rsidRPr="007310A7">
        <w:rPr>
          <w:color w:val="000000" w:themeColor="text1"/>
        </w:rPr>
        <w:t>Faktoren</w:t>
      </w:r>
      <w:r w:rsidR="009F062D" w:rsidRPr="007310A7">
        <w:rPr>
          <w:color w:val="000000" w:themeColor="text1"/>
        </w:rPr>
        <w:t xml:space="preserve">, um </w:t>
      </w:r>
      <w:r w:rsidR="001019C4" w:rsidRPr="007310A7">
        <w:rPr>
          <w:color w:val="000000" w:themeColor="text1"/>
        </w:rPr>
        <w:t>s</w:t>
      </w:r>
      <w:r w:rsidR="009F062D" w:rsidRPr="007310A7">
        <w:rPr>
          <w:color w:val="000000" w:themeColor="text1"/>
        </w:rPr>
        <w:t>tigmatisier</w:t>
      </w:r>
      <w:r w:rsidR="001019C4" w:rsidRPr="007310A7">
        <w:rPr>
          <w:color w:val="000000" w:themeColor="text1"/>
        </w:rPr>
        <w:t>ende Zuschreibungen</w:t>
      </w:r>
      <w:r w:rsidR="009F062D" w:rsidRPr="007310A7">
        <w:rPr>
          <w:color w:val="000000" w:themeColor="text1"/>
        </w:rPr>
        <w:t xml:space="preserve"> zurückzuweisen</w:t>
      </w:r>
      <w:r w:rsidRPr="007310A7">
        <w:rPr>
          <w:color w:val="000000" w:themeColor="text1"/>
        </w:rPr>
        <w:t xml:space="preserve">. Letztere </w:t>
      </w:r>
      <w:r w:rsidR="00AF56D0" w:rsidRPr="007310A7">
        <w:rPr>
          <w:color w:val="000000" w:themeColor="text1"/>
        </w:rPr>
        <w:t xml:space="preserve">Faktoren </w:t>
      </w:r>
      <w:r w:rsidRPr="007310A7">
        <w:rPr>
          <w:color w:val="000000" w:themeColor="text1"/>
        </w:rPr>
        <w:t xml:space="preserve">ermöglichen die eigene </w:t>
      </w:r>
      <w:r w:rsidR="00E97923" w:rsidRPr="007310A7">
        <w:rPr>
          <w:color w:val="000000" w:themeColor="text1"/>
        </w:rPr>
        <w:t xml:space="preserve">Vergangenheit </w:t>
      </w:r>
      <w:r w:rsidRPr="007310A7">
        <w:rPr>
          <w:color w:val="000000" w:themeColor="text1"/>
        </w:rPr>
        <w:t xml:space="preserve">gewissermaßen als </w:t>
      </w:r>
      <w:proofErr w:type="spellStart"/>
      <w:r w:rsidRPr="007310A7">
        <w:rPr>
          <w:color w:val="000000" w:themeColor="text1"/>
        </w:rPr>
        <w:t>Archäolog</w:t>
      </w:r>
      <w:proofErr w:type="spellEnd"/>
      <w:r w:rsidRPr="007310A7">
        <w:rPr>
          <w:color w:val="000000" w:themeColor="text1"/>
        </w:rPr>
        <w:t xml:space="preserve">*in </w:t>
      </w:r>
      <w:r w:rsidR="007D166E" w:rsidRPr="007310A7">
        <w:rPr>
          <w:color w:val="000000" w:themeColor="text1"/>
        </w:rPr>
        <w:t xml:space="preserve">des eigenen </w:t>
      </w:r>
      <w:r w:rsidRPr="007310A7">
        <w:rPr>
          <w:color w:val="000000" w:themeColor="text1"/>
        </w:rPr>
        <w:t xml:space="preserve">Selbst zu erkunden, wobei die Autorin </w:t>
      </w:r>
      <w:r w:rsidR="002C181F" w:rsidRPr="007310A7">
        <w:rPr>
          <w:color w:val="000000" w:themeColor="text1"/>
        </w:rPr>
        <w:t xml:space="preserve">hier </w:t>
      </w:r>
      <w:r w:rsidRPr="007310A7">
        <w:rPr>
          <w:color w:val="000000" w:themeColor="text1"/>
        </w:rPr>
        <w:t xml:space="preserve">insbesondere die Aneignung von biologisch-medizinischem Wissen zur </w:t>
      </w:r>
      <w:r w:rsidR="00497E98" w:rsidRPr="007310A7">
        <w:rPr>
          <w:color w:val="000000" w:themeColor="text1"/>
        </w:rPr>
        <w:t xml:space="preserve">Rekonstruktion </w:t>
      </w:r>
      <w:r w:rsidRPr="007310A7">
        <w:rPr>
          <w:color w:val="000000" w:themeColor="text1"/>
        </w:rPr>
        <w:t xml:space="preserve">der eigenen </w:t>
      </w:r>
      <w:r w:rsidR="00497E98" w:rsidRPr="007310A7">
        <w:rPr>
          <w:color w:val="000000" w:themeColor="text1"/>
        </w:rPr>
        <w:t>inter</w:t>
      </w:r>
      <w:r w:rsidRPr="007310A7">
        <w:rPr>
          <w:color w:val="000000" w:themeColor="text1"/>
        </w:rPr>
        <w:t xml:space="preserve">geschlechtlichen </w:t>
      </w:r>
      <w:r w:rsidR="00497E98" w:rsidRPr="007310A7">
        <w:rPr>
          <w:color w:val="000000" w:themeColor="text1"/>
        </w:rPr>
        <w:t xml:space="preserve">Geschichte </w:t>
      </w:r>
      <w:r w:rsidRPr="007310A7">
        <w:rPr>
          <w:color w:val="000000" w:themeColor="text1"/>
        </w:rPr>
        <w:t>als zentral begreift (vgl. 97, 102ff</w:t>
      </w:r>
      <w:r w:rsidR="004A252D" w:rsidRPr="007310A7">
        <w:rPr>
          <w:color w:val="000000" w:themeColor="text1"/>
        </w:rPr>
        <w:t>.</w:t>
      </w:r>
      <w:r w:rsidRPr="007310A7">
        <w:rPr>
          <w:color w:val="000000" w:themeColor="text1"/>
        </w:rPr>
        <w:t xml:space="preserve">). </w:t>
      </w:r>
    </w:p>
    <w:p w14:paraId="5C73826E" w14:textId="56C6C0C3" w:rsidR="005510E2" w:rsidRPr="007310A7" w:rsidRDefault="005510E2" w:rsidP="00B94D4F">
      <w:pPr>
        <w:spacing w:after="240" w:line="360" w:lineRule="auto"/>
        <w:jc w:val="both"/>
        <w:rPr>
          <w:color w:val="000000" w:themeColor="text1"/>
        </w:rPr>
      </w:pPr>
      <w:r>
        <w:rPr>
          <w:color w:val="000000" w:themeColor="text1"/>
        </w:rPr>
        <w:t xml:space="preserve">Während </w:t>
      </w:r>
      <w:proofErr w:type="spellStart"/>
      <w:r>
        <w:rPr>
          <w:color w:val="000000" w:themeColor="text1"/>
        </w:rPr>
        <w:t xml:space="preserve">Preves</w:t>
      </w:r>
      <w:proofErr w:type="spellEnd"/>
      <w:r>
        <w:rPr>
          <w:color w:val="000000" w:themeColor="text1"/>
        </w:rPr>
        <w:t xml:space="preserve"> mit ihren Ergebnissen an der weitgehend fatalistischen</w:t>
      </w:r>
      <w:r>
        <w:rPr>
          <w:color w:val="000000" w:themeColor="text1"/>
        </w:rPr>
        <w:t xml:space="preserve"> Stigma-</w:t>
      </w:r>
      <w:r>
        <w:rPr>
          <w:color w:val="000000" w:themeColor="text1"/>
        </w:rPr>
        <w:t xml:space="preserve">Perspektive Goffmans sowie der klassischen </w:t>
      </w:r>
      <w:proofErr w:type="spellStart"/>
      <w:r>
        <w:rPr>
          <w:color w:val="000000" w:themeColor="text1"/>
        </w:rPr>
        <w:t xml:space="preserve">Labeling</w:t>
      </w:r>
      <w:proofErr w:type="spellEnd"/>
      <w:r>
        <w:rPr>
          <w:color w:val="000000" w:themeColor="text1"/>
        </w:rPr>
        <w:t xml:space="preserve">-Theorie plausible Kritik übt und diesen ein optimistischeres Konzept emanzi</w:t>
      </w:r>
      <w:r>
        <w:rPr>
          <w:color w:val="000000" w:themeColor="text1"/>
        </w:rPr>
        <w:t xml:space="preserve">pativer</w:t>
      </w:r>
      <w:r>
        <w:rPr>
          <w:color w:val="000000" w:themeColor="text1"/>
        </w:rPr>
        <w:t xml:space="preserve"> Umgangsstrategien mit sozialem Stigma gegenüberstellt, bleiben in ihrer Arbeit die biographischen Faktoren, die solch einen Emanzipationsprozess ermöglichen, überwiegend unterbeleuchtet. Zwar hebt sie die Relevanz von persönlicher Autonomie bzw. Selbstbestimmung in sozialen Interaktionen hervor, allerdings bleibt offen, welche biographischen sowie konkreten situativen und relationalen Faktoren die Ausübung von </w:t>
      </w:r>
      <w:r>
        <w:rPr>
          <w:color w:val="000000" w:themeColor="text1"/>
        </w:rPr>
        <w:t xml:space="preserve">Autonomie bzw. Agency ermöglichen. Ebenfalls ist unklar, was die Autorin unter den Begriffen Autonomie und Selbstbestimmung genau versteht und wie sie diese Phänomen</w:t>
      </w:r>
      <w:r>
        <w:rPr>
          <w:color w:val="000000" w:themeColor="text1"/>
        </w:rPr>
        <w:t xml:space="preserve">e</w:t>
      </w:r>
      <w:r>
        <w:rPr>
          <w:color w:val="000000" w:themeColor="text1"/>
        </w:rPr>
        <w:t xml:space="preserve"> empirisch operationalisiert. Auf ein differenzierteres, Relationalität berücksichtigendes Konzept von Agency, das für eine </w:t>
      </w:r>
      <w:proofErr w:type="spellStart"/>
      <w:r>
        <w:rPr>
          <w:color w:val="000000" w:themeColor="text1"/>
        </w:rPr>
        <w:t xml:space="preserve">biographieanalytische</w:t>
      </w:r>
      <w:proofErr w:type="spellEnd"/>
      <w:r>
        <w:rPr>
          <w:color w:val="000000" w:themeColor="text1"/>
        </w:rPr>
        <w:t xml:space="preserve"> Untersuchung praktikabel ist und an den </w:t>
      </w:r>
      <w:del w:id="1000011" w:author="Claude Lektorat" w:date="2026-06-30T12:18:05Z">
        <w:r>
          <w:rPr>
            <w:color w:val="000000" w:themeColor="text1"/>
          </w:rPr>
          <w:delText xml:space="preserve">skizierten</w:delText>
        </w:r>
      </w:del>
      <w:ins w:id="1000012" w:author="Claude Lektorat" w:date="2026-06-30T12:18:05Z">
        <w:r>
          <w:rPr>
            <w:color w:val="000000" w:themeColor="text1"/>
          </w:rPr>
          <w:t xml:space="preserve">skizzierten</w:t>
        </w:r>
      </w:ins>
      <w:r>
        <w:rPr>
          <w:color w:val="000000" w:themeColor="text1"/>
        </w:rPr>
        <w:t xml:space="preserve"> Leerstellen ansetzt, wird im folgenden Kapitel näher eingegangen.</w:t>
      </w:r>
    </w:p>
    <w:p w14:paraId="2AB221EE" w14:textId="603DB8DE"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Eine qualitative Studie von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et al.</w:t>
      </w:r>
      <w:r w:rsidR="00B94D4F" w:rsidRPr="007310A7">
        <w:rPr>
          <w:rFonts w:eastAsia="Times New Roman" w:cs="Times New Roman"/>
          <w:color w:val="000000" w:themeColor="text1"/>
        </w:rPr>
        <w:t xml:space="preserve"> </w:t>
      </w:r>
      <w:r w:rsidR="00B94D4F" w:rsidRPr="007310A7">
        <w:rPr>
          <w:rFonts w:eastAsia="Times New Roman" w:cs="Times New Roman"/>
          <w:color w:val="000000" w:themeColor="text1"/>
        </w:rPr>
        <w:fldChar w:fldCharType="begin"/>
      </w:r>
      <w:r w:rsidR="00B94D4F" w:rsidRPr="007310A7">
        <w:rPr>
          <w:rFonts w:eastAsia="Times New Roman" w:cs="Times New Roman"/>
          <w:color w:val="000000" w:themeColor="text1"/>
        </w:rPr>
        <w:instrText xml:space="preserve"> ADDIN ZOTERO_ITEM CSL_CITATION {"citationID":"MhVU38TF","properties":{"unsorted":false,"formattedCitation":"(2018)","plainCitation":"(2018)","noteIndex":0},"citationItems":[{"id":524,"uris":["http://zotero.org/users/local/owKliTIb/items/4BIDAA9U"],"itemData":{"id":524,"type":"article-journal","container-title":"Journal of Pediatric and Adolescent Gynecology","DOI":"10.1016/j.jpag.2018.01.001","issue":"3","page":"247-251","publisher":"Elsevier BV","title":"Vaginal construction andtreatment providers’ experiences: a qualitative analysis","volume":"31","author":[{"family":"Roen","given":"K"},{"family":"Creighton","given":"SM"},{"family":"Hegarty","given":"P"},{"family":"Liao","given":"L-M"}],"issued":{"date-parts":[["2018"]]}},"suppress-author":true}],"schema":"https://github.com/citation-style-language/schema/raw/master/csl-citation.json"} </w:instrText>
      </w:r>
      <w:r w:rsidR="00B94D4F" w:rsidRPr="007310A7">
        <w:rPr>
          <w:rFonts w:eastAsia="Times New Roman" w:cs="Times New Roman"/>
          <w:color w:val="000000" w:themeColor="text1"/>
        </w:rPr>
        <w:fldChar w:fldCharType="separate"/>
      </w:r>
      <w:r w:rsidR="00B94D4F" w:rsidRPr="007310A7">
        <w:rPr>
          <w:rFonts w:ascii="Cambria" w:hAnsi="Cambria"/>
          <w:color w:val="000000" w:themeColor="text1"/>
        </w:rPr>
        <w:t>(2018)</w:t>
      </w:r>
      <w:r w:rsidR="00B94D4F"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widmet sich den Perspektiven von gynäkologischen und psychologischen Behandler*innen, die Frauen mit sog. Vaginalagenesie bzw. –</w:t>
      </w:r>
      <w:proofErr w:type="spellStart"/>
      <w:r w:rsidRPr="007310A7">
        <w:rPr>
          <w:rFonts w:eastAsia="Times New Roman" w:cs="Times New Roman"/>
          <w:color w:val="000000" w:themeColor="text1"/>
        </w:rPr>
        <w:t>aplasie</w:t>
      </w:r>
      <w:proofErr w:type="spellEnd"/>
      <w:r w:rsidRPr="007310A7">
        <w:rPr>
          <w:rFonts w:eastAsia="Times New Roman" w:cs="Times New Roman"/>
          <w:color w:val="000000" w:themeColor="text1"/>
        </w:rPr>
        <w:t xml:space="preserve"> klinisch begleiten. Dabei verstehen die Interviewten Stigmatisierungserfahrungen als zentralen Beweggrund der Betroffenen, mittels </w:t>
      </w:r>
      <w:proofErr w:type="spellStart"/>
      <w:r w:rsidRPr="007310A7">
        <w:rPr>
          <w:rFonts w:eastAsia="Times New Roman" w:cs="Times New Roman"/>
          <w:color w:val="000000" w:themeColor="text1"/>
        </w:rPr>
        <w:t>vaginalrekonstruktiver</w:t>
      </w:r>
      <w:proofErr w:type="spellEnd"/>
      <w:r w:rsidRPr="007310A7">
        <w:rPr>
          <w:rFonts w:eastAsia="Times New Roman" w:cs="Times New Roman"/>
          <w:color w:val="000000" w:themeColor="text1"/>
        </w:rPr>
        <w:t xml:space="preserve"> Eingriffe Normalität zu erreichen. Auf affektiver Ebene stünde Schamgefühle, sowie das Bedürfnis</w:t>
      </w:r>
      <w:r w:rsidR="00552A22" w:rsidRPr="007310A7">
        <w:rPr>
          <w:rFonts w:eastAsia="Times New Roman" w:cs="Times New Roman"/>
          <w:color w:val="000000" w:themeColor="text1"/>
        </w:rPr>
        <w:t>,</w:t>
      </w:r>
      <w:r w:rsidRPr="007310A7">
        <w:rPr>
          <w:rFonts w:eastAsia="Times New Roman" w:cs="Times New Roman"/>
          <w:color w:val="000000" w:themeColor="text1"/>
        </w:rPr>
        <w:t xml:space="preserve"> die eigene körperliche Verschiedenheit insbesondere vor männlichen Sexualpartnern zu verstecken, im Mittelpunkt. Die Behandler*innen erleben sich bei entsprechenden Eingriffswünschen häufig mit der Anforderung “fix </w:t>
      </w:r>
      <w:proofErr w:type="spellStart"/>
      <w:r w:rsidRPr="007310A7">
        <w:rPr>
          <w:rFonts w:eastAsia="Times New Roman" w:cs="Times New Roman"/>
          <w:color w:val="000000" w:themeColor="text1"/>
        </w:rPr>
        <w:t>my</w:t>
      </w:r>
      <w:proofErr w:type="spellEnd"/>
      <w:r w:rsidRPr="007310A7">
        <w:rPr>
          <w:rFonts w:eastAsia="Times New Roman" w:cs="Times New Roman"/>
          <w:color w:val="000000" w:themeColor="text1"/>
        </w:rPr>
        <w:t xml:space="preserve"> </w:t>
      </w:r>
      <w:proofErr w:type="spellStart"/>
      <w:r w:rsidRPr="007310A7">
        <w:rPr>
          <w:rFonts w:eastAsia="Times New Roman" w:cs="Times New Roman"/>
          <w:color w:val="000000" w:themeColor="text1"/>
        </w:rPr>
        <w:t>body</w:t>
      </w:r>
      <w:proofErr w:type="spellEnd"/>
      <w:r w:rsidRPr="007310A7">
        <w:rPr>
          <w:rFonts w:eastAsia="Times New Roman" w:cs="Times New Roman"/>
          <w:color w:val="000000" w:themeColor="text1"/>
        </w:rPr>
        <w:t xml:space="preserve">” (ebd., 7) konfrontiert, welche sie als Antwort auf eine Stigma-bedingt destabilisierte geschlechtliche Identität begreifen. Normbezogene Annahmen der Betroffenen seien dabei u.a., dass eine Frau eine Vagina mit einer bestimmten Länge haben müsse, um Normalitätsanforderungen gerecht zu werden. Zu einer häufig raschen Realisierung von </w:t>
      </w:r>
      <w:r w:rsidR="00552A22" w:rsidRPr="007310A7">
        <w:rPr>
          <w:rFonts w:eastAsia="Times New Roman" w:cs="Times New Roman"/>
          <w:color w:val="000000" w:themeColor="text1"/>
        </w:rPr>
        <w:t xml:space="preserve">vaginalen </w:t>
      </w:r>
      <w:r w:rsidRPr="007310A7">
        <w:rPr>
          <w:rFonts w:eastAsia="Times New Roman" w:cs="Times New Roman"/>
          <w:color w:val="000000" w:themeColor="text1"/>
        </w:rPr>
        <w:t>Eingriffen könne insbesondere die unhinterfragte Verwendung medizinischer Sprache seitens Behandler*innen beitragen. Diesbezüglich sei es im Rahmen von psychologischen Begleitungsprozessen notwendig, den Frauen eine affirmativere Perspektive auf ihre Körperlichkeit und Sexualität zu vermitteln. Letzteres könne Agency auch im Rahmen gynäkologischer Interaktionen fördern</w:t>
      </w:r>
      <w:r w:rsidR="00B94D4F" w:rsidRPr="007310A7">
        <w:rPr>
          <w:rFonts w:eastAsia="Times New Roman" w:cs="Times New Roman"/>
          <w:color w:val="000000" w:themeColor="text1"/>
        </w:rPr>
        <w:t xml:space="preserve"> </w:t>
      </w:r>
      <w:r w:rsidR="00B94D4F" w:rsidRPr="007310A7">
        <w:rPr>
          <w:rFonts w:eastAsia="Times New Roman" w:cs="Times New Roman"/>
          <w:color w:val="000000" w:themeColor="text1"/>
        </w:rPr>
        <w:fldChar w:fldCharType="begin"/>
      </w:r>
      <w:r w:rsidR="001F238E" w:rsidRPr="007310A7">
        <w:rPr>
          <w:rFonts w:eastAsia="Times New Roman" w:cs="Times New Roman"/>
          <w:color w:val="000000" w:themeColor="text1"/>
        </w:rPr>
        <w:instrText xml:space="preserve"> ADDIN ZOTERO_ITEM CSL_CITATION {"citationID":"MeOYGZNx","properties":{"unsorted":false,"formattedCitation":"(vgl. Roen u.\\uc0\\u160{}a. 2018)","plainCitation":"(vgl. Roen u. a. 2018)","dontUpdate":true,"noteIndex":0},"citationItems":[{"id":524,"uris":["http://zotero.org/users/local/owKliTIb/items/4BIDAA9U"],"itemData":{"id":524,"type":"article-journal","container-title":"Journal of Pediatric and Adolescent Gynecology","DOI":"10.1016/j.jpag.2018.01.001","issue":"3","page":"247-251","publisher":"Elsevier BV","title":"Vaginal construction andtreatment providers’ experiences: a qualitative analysis","volume":"31","author":[{"family":"Roen","given":"K"},{"family":"Creighton","given":"SM"},{"family":"Hegarty","given":"P"},{"family":"Liao","given":"L-M"}],"issued":{"date-parts":[["2018"]]}},"prefix":"vgl."}],"schema":"https://github.com/citation-style-language/schema/raw/master/csl-citation.json"} </w:instrText>
      </w:r>
      <w:r w:rsidR="00B94D4F" w:rsidRPr="007310A7">
        <w:rPr>
          <w:rFonts w:eastAsia="Times New Roman" w:cs="Times New Roman"/>
          <w:color w:val="000000" w:themeColor="text1"/>
        </w:rPr>
        <w:fldChar w:fldCharType="separate"/>
      </w:r>
      <w:r w:rsidR="00B94D4F" w:rsidRPr="007310A7">
        <w:rPr>
          <w:rFonts w:ascii="Cambria" w:hAnsi="Cambria" w:cs="Times New Roman"/>
          <w:color w:val="000000" w:themeColor="text1"/>
        </w:rPr>
        <w:t xml:space="preserve">(vgl. </w:t>
      </w:r>
      <w:proofErr w:type="spellStart"/>
      <w:r w:rsidR="00B94D4F" w:rsidRPr="007310A7">
        <w:rPr>
          <w:rFonts w:ascii="Cambria" w:hAnsi="Cambria" w:cs="Times New Roman"/>
          <w:color w:val="000000" w:themeColor="text1"/>
        </w:rPr>
        <w:t>Roen</w:t>
      </w:r>
      <w:proofErr w:type="spellEnd"/>
      <w:r w:rsidR="00B94D4F" w:rsidRPr="007310A7">
        <w:rPr>
          <w:rFonts w:ascii="Cambria" w:hAnsi="Cambria" w:cs="Times New Roman"/>
          <w:color w:val="000000" w:themeColor="text1"/>
        </w:rPr>
        <w:t xml:space="preserve"> et al. 2018)</w:t>
      </w:r>
      <w:r w:rsidR="00B94D4F"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w:t>
      </w:r>
    </w:p>
    <w:p w14:paraId="0ECC7FE1" w14:textId="1A9267C5"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Während die Studie von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et al. aus Perspektive von Kliniker*innen die zentrale Rolle von Stigma- und Stigma-Management im Kontext geschlechtsnormierender Behandlungsprozesse hervorhebt, bleibt unklar, wie die Autor*innen Stigma konzeptualisieren. Ebenfalls werden die konkreten Erfahrungen, die zum Erleben von Stigmatisierung führen bzw. einer Behandlungsentscheidung vorausgehen, kaum beleuchtet. Es wird zwar betont, dass insbesondere Psycholog*innen engagiert seien, Patient*innen in de</w:t>
      </w:r>
      <w:r w:rsidR="00375252" w:rsidRPr="007310A7">
        <w:rPr>
          <w:rFonts w:eastAsia="Times New Roman" w:cs="Times New Roman"/>
          <w:color w:val="000000" w:themeColor="text1"/>
        </w:rPr>
        <w:t>re</w:t>
      </w:r>
      <w:r w:rsidRPr="007310A7">
        <w:rPr>
          <w:rFonts w:eastAsia="Times New Roman" w:cs="Times New Roman"/>
          <w:color w:val="000000" w:themeColor="text1"/>
        </w:rPr>
        <w:t xml:space="preserve">n Behandlungsprozesses zu involvieren. Welche Faktoren jedoch bedingen, dass Behandler*innen sich in solch einer </w:t>
      </w:r>
      <w:r w:rsidR="00AC7CBE" w:rsidRPr="007310A7">
        <w:rPr>
          <w:rFonts w:eastAsia="Times New Roman" w:cs="Times New Roman"/>
          <w:color w:val="000000" w:themeColor="text1"/>
        </w:rPr>
        <w:lastRenderedPageBreak/>
        <w:t>‚</w:t>
      </w:r>
      <w:r w:rsidRPr="007310A7">
        <w:rPr>
          <w:rFonts w:eastAsia="Times New Roman" w:cs="Times New Roman"/>
          <w:color w:val="000000" w:themeColor="text1"/>
        </w:rPr>
        <w:t>motivierenden</w:t>
      </w:r>
      <w:r w:rsidR="00AC7CBE" w:rsidRPr="007310A7">
        <w:rPr>
          <w:rFonts w:eastAsia="Times New Roman" w:cs="Times New Roman"/>
          <w:color w:val="000000" w:themeColor="text1"/>
        </w:rPr>
        <w:t>‘</w:t>
      </w:r>
      <w:r w:rsidRPr="007310A7">
        <w:rPr>
          <w:rFonts w:eastAsia="Times New Roman" w:cs="Times New Roman"/>
          <w:color w:val="000000" w:themeColor="text1"/>
        </w:rPr>
        <w:t xml:space="preserve"> Rolle wiederfinden, bleibt </w:t>
      </w:r>
      <w:r w:rsidR="00CD5E8A" w:rsidRPr="007310A7">
        <w:rPr>
          <w:rFonts w:eastAsia="Times New Roman" w:cs="Times New Roman"/>
          <w:color w:val="000000" w:themeColor="text1"/>
        </w:rPr>
        <w:t xml:space="preserve">jedoch </w:t>
      </w:r>
      <w:r w:rsidRPr="007310A7">
        <w:rPr>
          <w:rFonts w:eastAsia="Times New Roman" w:cs="Times New Roman"/>
          <w:color w:val="000000" w:themeColor="text1"/>
        </w:rPr>
        <w:t xml:space="preserve">ebenfalls unklar. Hier wird deutlich, dass es einer konsequenten – innerhalb des </w:t>
      </w:r>
      <w:proofErr w:type="spellStart"/>
      <w:r w:rsidR="00464D4A" w:rsidRPr="007310A7">
        <w:rPr>
          <w:rFonts w:eastAsia="Times New Roman" w:cs="Times New Roman"/>
          <w:color w:val="000000" w:themeColor="text1"/>
        </w:rPr>
        <w:t>b</w:t>
      </w:r>
      <w:r w:rsidRPr="007310A7">
        <w:rPr>
          <w:rFonts w:eastAsia="Times New Roman" w:cs="Times New Roman"/>
          <w:color w:val="000000" w:themeColor="text1"/>
        </w:rPr>
        <w:t>iographietheoretischen</w:t>
      </w:r>
      <w:proofErr w:type="spellEnd"/>
      <w:r w:rsidRPr="007310A7">
        <w:rPr>
          <w:rFonts w:eastAsia="Times New Roman" w:cs="Times New Roman"/>
          <w:color w:val="000000" w:themeColor="text1"/>
        </w:rPr>
        <w:t xml:space="preserve"> Zugangs zentralen – Rekonstruktion von Handlungsverläufen bedarf, um behandlungsbezogene Entscheidungsprozesse im Kontext sozialer Stigmatisierung verstehend nachzuvollziehen und zu einer differenzierten </w:t>
      </w:r>
      <w:r w:rsidR="00036F99" w:rsidRPr="007310A7">
        <w:rPr>
          <w:rFonts w:eastAsia="Times New Roman" w:cs="Times New Roman"/>
          <w:color w:val="000000" w:themeColor="text1"/>
        </w:rPr>
        <w:t xml:space="preserve">Analyse der Herstellung bzw. des Verlusts von </w:t>
      </w:r>
      <w:r w:rsidR="00B8432A" w:rsidRPr="007310A7">
        <w:rPr>
          <w:rFonts w:eastAsia="Times New Roman" w:cs="Times New Roman"/>
          <w:color w:val="000000" w:themeColor="text1"/>
        </w:rPr>
        <w:t xml:space="preserve">Handlungsmacht </w:t>
      </w:r>
      <w:r w:rsidRPr="007310A7">
        <w:rPr>
          <w:rFonts w:eastAsia="Times New Roman" w:cs="Times New Roman"/>
          <w:color w:val="000000" w:themeColor="text1"/>
        </w:rPr>
        <w:t xml:space="preserve">zu kommen. </w:t>
      </w:r>
    </w:p>
    <w:p w14:paraId="3A150F69" w14:textId="0ADE6AF7" w:rsidR="005510E2" w:rsidRPr="007310A7" w:rsidRDefault="005510E2" w:rsidP="00113888">
      <w:pPr>
        <w:spacing w:before="240" w:line="360" w:lineRule="auto"/>
        <w:jc w:val="both"/>
        <w:rPr>
          <w:rFonts w:eastAsia="Times New Roman" w:cs="Times New Roman"/>
          <w:color w:val="000000" w:themeColor="text1"/>
        </w:rPr>
      </w:pP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w:t>
      </w:r>
      <w:r w:rsidR="0079189A" w:rsidRPr="007310A7">
        <w:rPr>
          <w:rFonts w:eastAsia="Times New Roman" w:cs="Times New Roman"/>
          <w:color w:val="000000" w:themeColor="text1"/>
        </w:rPr>
        <w:t xml:space="preserve">(2019) </w:t>
      </w:r>
      <w:r w:rsidRPr="007310A7">
        <w:rPr>
          <w:rFonts w:eastAsia="Times New Roman" w:cs="Times New Roman"/>
          <w:color w:val="000000" w:themeColor="text1"/>
        </w:rPr>
        <w:t xml:space="preserve">nimmt in einer weiteren Veröffentlichung ein kritisches Review von Publikationen vor, die aus psycho-sozialer Perspektive die Gesundheitssituation von Personen mit Variationen der Geschlechtsmerkmale untersuchen. Die Autorin stellt </w:t>
      </w:r>
      <w:r w:rsidR="0079189A" w:rsidRPr="007310A7">
        <w:rPr>
          <w:rFonts w:eastAsia="Times New Roman" w:cs="Times New Roman"/>
          <w:color w:val="000000" w:themeColor="text1"/>
        </w:rPr>
        <w:t xml:space="preserve">hier </w:t>
      </w:r>
      <w:r w:rsidRPr="007310A7">
        <w:rPr>
          <w:rFonts w:eastAsia="Times New Roman" w:cs="Times New Roman"/>
          <w:color w:val="000000" w:themeColor="text1"/>
        </w:rPr>
        <w:t xml:space="preserve">u.a. einen direkten Zusammenhang zwischen Entscheidungen </w:t>
      </w:r>
      <w:r w:rsidRPr="007310A7">
        <w:rPr>
          <w:rFonts w:eastAsia="Times New Roman" w:cs="Times New Roman"/>
          <w:i/>
          <w:color w:val="000000" w:themeColor="text1"/>
        </w:rPr>
        <w:t>für</w:t>
      </w:r>
      <w:r w:rsidRPr="007310A7">
        <w:rPr>
          <w:rFonts w:eastAsia="Times New Roman" w:cs="Times New Roman"/>
          <w:color w:val="000000" w:themeColor="text1"/>
        </w:rPr>
        <w:t xml:space="preserve"> geschlechtsverändernde Eingriffe und sozialem Stigma her – eine Relationierung, die für </w:t>
      </w:r>
      <w:r w:rsidR="0079189A" w:rsidRPr="007310A7">
        <w:rPr>
          <w:rFonts w:eastAsia="Times New Roman" w:cs="Times New Roman"/>
          <w:color w:val="000000" w:themeColor="text1"/>
        </w:rPr>
        <w:t xml:space="preserve">die vorliegende </w:t>
      </w:r>
      <w:r w:rsidRPr="007310A7">
        <w:rPr>
          <w:rFonts w:eastAsia="Times New Roman" w:cs="Times New Roman"/>
          <w:color w:val="000000" w:themeColor="text1"/>
        </w:rPr>
        <w:t xml:space="preserve">Arbeit </w:t>
      </w:r>
      <w:r w:rsidR="0079189A" w:rsidRPr="007310A7">
        <w:rPr>
          <w:rFonts w:eastAsia="Times New Roman" w:cs="Times New Roman"/>
          <w:color w:val="000000" w:themeColor="text1"/>
        </w:rPr>
        <w:t xml:space="preserve">überaus relevant </w:t>
      </w:r>
      <w:r w:rsidRPr="007310A7">
        <w:rPr>
          <w:rFonts w:eastAsia="Times New Roman" w:cs="Times New Roman"/>
          <w:color w:val="000000" w:themeColor="text1"/>
        </w:rPr>
        <w:t>ist, und auf die ich daher nachfolgend genauer eingehe.</w:t>
      </w:r>
    </w:p>
    <w:p w14:paraId="54FCF640" w14:textId="3102BA71" w:rsidR="005510E2" w:rsidRPr="007310A7" w:rsidRDefault="005510E2" w:rsidP="005510E2">
      <w:pPr>
        <w:spacing w:line="360" w:lineRule="auto"/>
        <w:jc w:val="both"/>
        <w:rPr>
          <w:rFonts w:eastAsia="Times New Roman" w:cs="Times New Roman"/>
          <w:color w:val="000000" w:themeColor="text1"/>
        </w:rPr>
      </w:pP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w:t>
      </w:r>
      <w:r w:rsidR="00AA351C" w:rsidRPr="007310A7">
        <w:rPr>
          <w:rFonts w:eastAsia="Times New Roman" w:cs="Times New Roman"/>
          <w:color w:val="000000" w:themeColor="text1"/>
        </w:rPr>
        <w:t xml:space="preserve">versteht </w:t>
      </w:r>
      <w:r w:rsidRPr="007310A7">
        <w:rPr>
          <w:rFonts w:eastAsia="Times New Roman" w:cs="Times New Roman"/>
          <w:color w:val="000000" w:themeColor="text1"/>
        </w:rPr>
        <w:t xml:space="preserve">soziales Stigma – und in dessen Folge Scham, Verheimlichung und Sprachlosigkeit – als strukturierende Elemente der Erfahrungswelt intergeschlechtlicher Menschen </w:t>
      </w:r>
      <w:r w:rsidR="00E143C6" w:rsidRPr="007310A7">
        <w:rPr>
          <w:rFonts w:eastAsia="Times New Roman" w:cs="Times New Roman"/>
          <w:color w:val="000000" w:themeColor="text1"/>
        </w:rPr>
        <w:t>und</w:t>
      </w:r>
      <w:r w:rsidRPr="007310A7">
        <w:rPr>
          <w:rFonts w:eastAsia="Times New Roman" w:cs="Times New Roman"/>
          <w:color w:val="000000" w:themeColor="text1"/>
        </w:rPr>
        <w:t xml:space="preserve"> ihrer Angehörigen</w:t>
      </w:r>
      <w:r w:rsidR="00436171" w:rsidRPr="007310A7">
        <w:rPr>
          <w:rFonts w:eastAsia="Times New Roman" w:cs="Times New Roman"/>
          <w:color w:val="000000" w:themeColor="text1"/>
        </w:rPr>
        <w:t xml:space="preserve"> </w:t>
      </w:r>
      <w:r w:rsidR="00436171" w:rsidRPr="007310A7">
        <w:rPr>
          <w:rFonts w:eastAsia="Times New Roman" w:cs="Times New Roman"/>
          <w:color w:val="000000" w:themeColor="text1"/>
        </w:rPr>
        <w:fldChar w:fldCharType="begin"/>
      </w:r>
      <w:r w:rsidR="00F370E7">
        <w:rPr>
          <w:rFonts w:eastAsia="Times New Roman" w:cs="Times New Roman"/>
          <w:color w:val="000000" w:themeColor="text1"/>
        </w:rPr>
        <w:instrText xml:space="preserve"> ADDIN ZOTERO_ITEM CSL_CITATION {"citationID":"eDoI3lRV","properties":{"unsorted":false,"formattedCitation":"(vgl. Katrina Roen 2019, 514f)","plainCitation":"(vgl. Katrina Roen 2019, 514f)","dontUpdate":true,"noteIndex":0},"citationItems":[{"id":1326,"uris":["http://zotero.org/users/local/owKliTIb/items/5SHQIV6S"],"itemData":{"id":1326,"type":"article-journal","abstract":"Intersex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Practice.","volume":"56","author":[{"family":"Roen","given":"Katrina"}],"issued":{"date-parts":[["2019",6]]}},"locator":"514f","label":"page","prefix":"vgl."}],"schema":"https://github.com/citation-style-language/schema/raw/master/csl-citation.json"} </w:instrText>
      </w:r>
      <w:r w:rsidR="00436171" w:rsidRPr="007310A7">
        <w:rPr>
          <w:rFonts w:eastAsia="Times New Roman" w:cs="Times New Roman"/>
          <w:color w:val="000000" w:themeColor="text1"/>
        </w:rPr>
        <w:fldChar w:fldCharType="separate"/>
      </w:r>
      <w:r w:rsidR="005E12D2" w:rsidRPr="007310A7">
        <w:rPr>
          <w:rFonts w:ascii="Cambria" w:hAnsi="Cambria"/>
          <w:color w:val="000000" w:themeColor="text1"/>
        </w:rPr>
        <w:t xml:space="preserve">(vgl. </w:t>
      </w:r>
      <w:proofErr w:type="spellStart"/>
      <w:r w:rsidR="005E12D2" w:rsidRPr="007310A7">
        <w:rPr>
          <w:rFonts w:ascii="Cambria" w:hAnsi="Cambria"/>
          <w:color w:val="000000" w:themeColor="text1"/>
        </w:rPr>
        <w:t>Roen</w:t>
      </w:r>
      <w:proofErr w:type="spellEnd"/>
      <w:r w:rsidR="005E12D2" w:rsidRPr="007310A7">
        <w:rPr>
          <w:rFonts w:ascii="Cambria" w:hAnsi="Cambria"/>
          <w:color w:val="000000" w:themeColor="text1"/>
        </w:rPr>
        <w:t xml:space="preserve"> 2019, 514f</w:t>
      </w:r>
      <w:r w:rsidR="00D4768B" w:rsidRPr="007310A7">
        <w:rPr>
          <w:rFonts w:ascii="Cambria" w:hAnsi="Cambria"/>
          <w:color w:val="000000" w:themeColor="text1"/>
        </w:rPr>
        <w:t>.</w:t>
      </w:r>
      <w:r w:rsidR="005E12D2" w:rsidRPr="007310A7">
        <w:rPr>
          <w:rFonts w:ascii="Cambria" w:hAnsi="Cambria"/>
          <w:color w:val="000000" w:themeColor="text1"/>
        </w:rPr>
        <w:t>)</w:t>
      </w:r>
      <w:r w:rsidR="00436171" w:rsidRPr="007310A7">
        <w:rPr>
          <w:rFonts w:eastAsia="Times New Roman" w:cs="Times New Roman"/>
          <w:color w:val="000000" w:themeColor="text1"/>
        </w:rPr>
        <w:fldChar w:fldCharType="end"/>
      </w:r>
      <w:r w:rsidRPr="007310A7">
        <w:rPr>
          <w:rFonts w:eastAsia="Times New Roman" w:cs="Times New Roman"/>
          <w:color w:val="000000" w:themeColor="text1"/>
        </w:rPr>
        <w:t>. Medizinische Behandlungssituationen, in denen eine Variation neu auftritt bzw. diagnostiziert wird, seien in spezifischer Weise dadurch geprägt, wie mit evozierten Emotionen der Betroffenen umgegangen wird. Mit diesen Emotionen verknüpfte Bedeutungen würden im Kontext von Fragen nach der Entwicklung des intergeschlechtlichen Körpers sowie nach den Implikationen dieser Entwicklung für das weitere Leben thematisch. Der Umgang mit solchen Fragen und Bedeutungen sei hierbei entscheidend für das weitere Geschehen, insbesondere dafür, ob eine Entscheidung für oder gegen geschlechtsverändernde Eingriffe getroffen wird (vgl. ebd.</w:t>
      </w:r>
      <w:r w:rsidR="005E12D2" w:rsidRPr="007310A7">
        <w:rPr>
          <w:rFonts w:eastAsia="Times New Roman" w:cs="Times New Roman"/>
          <w:color w:val="000000" w:themeColor="text1"/>
        </w:rPr>
        <w:t>, 513</w:t>
      </w:r>
      <w:r w:rsidRPr="007310A7">
        <w:rPr>
          <w:rFonts w:eastAsia="Times New Roman" w:cs="Times New Roman"/>
          <w:color w:val="000000" w:themeColor="text1"/>
        </w:rPr>
        <w:t xml:space="preserve">). Ein zentrales Argument </w:t>
      </w:r>
      <w:proofErr w:type="spellStart"/>
      <w:r w:rsidRPr="007310A7">
        <w:rPr>
          <w:rFonts w:eastAsia="Times New Roman" w:cs="Times New Roman"/>
          <w:color w:val="000000" w:themeColor="text1"/>
        </w:rPr>
        <w:t>Roens</w:t>
      </w:r>
      <w:proofErr w:type="spellEnd"/>
      <w:r w:rsidRPr="007310A7">
        <w:rPr>
          <w:rFonts w:eastAsia="Times New Roman" w:cs="Times New Roman"/>
          <w:color w:val="000000" w:themeColor="text1"/>
        </w:rPr>
        <w:t xml:space="preserve"> ist dabei, dass im Zuge medizinischer Konsultationen Bedeutungen im Kontext geschlechtlicher Variationen interaktiv ausgehandelt werden. Unter anderem in Bezug auf Arbeiten von Streuli et al.</w:t>
      </w:r>
      <w:r w:rsidR="00113888" w:rsidRPr="007310A7">
        <w:rPr>
          <w:rFonts w:eastAsia="Times New Roman" w:cs="Times New Roman"/>
          <w:color w:val="000000" w:themeColor="text1"/>
        </w:rPr>
        <w:t xml:space="preserve"> </w:t>
      </w:r>
      <w:r w:rsidR="00113888" w:rsidRPr="007310A7">
        <w:rPr>
          <w:rFonts w:eastAsia="Times New Roman" w:cs="Times New Roman"/>
          <w:color w:val="000000" w:themeColor="text1"/>
        </w:rPr>
        <w:fldChar w:fldCharType="begin"/>
      </w:r>
      <w:r w:rsidR="00113888" w:rsidRPr="007310A7">
        <w:rPr>
          <w:rFonts w:eastAsia="Times New Roman" w:cs="Times New Roman"/>
          <w:color w:val="000000" w:themeColor="text1"/>
        </w:rPr>
        <w:instrText xml:space="preserve"> ADDIN ZOTERO_ITEM CSL_CITATION {"citationID":"eocYnGco","properties":{"unsorted":false,"formattedCitation":"(2013)","plainCitation":"(2013)","noteIndex":0},"citationItems":[{"id":528,"uris":["http://zotero.org/users/local/owKliTIb/items/A3X5ABYW"],"itemData":{"id":528,"type":"article-journal","container-title":"The Journal of Sexual Medicine","DOI":"10.1111/jsm.12214","issue":"8","page":"1953-1960","publisher":"Oxford University Press (OUP)","title":"Shaping parents: Impact of contrasting professional counseling on parents' decision making for children with Intersex/dsd and psychosocial healthcare","volume":"10","author":[{"family":"Streuli","given":"J. C."},{"family":"Vayena","given":"E."},{"family":"Cavicchia-Balmer","given":"Y."},{"family":"Huber","given":"J."}],"issued":{"date-parts":[["2013"]]}},"suppress-author":true}],"schema":"https://github.com/citation-style-language/schema/raw/master/csl-citation.json"} </w:instrText>
      </w:r>
      <w:r w:rsidR="00113888" w:rsidRPr="007310A7">
        <w:rPr>
          <w:rFonts w:eastAsia="Times New Roman" w:cs="Times New Roman"/>
          <w:color w:val="000000" w:themeColor="text1"/>
        </w:rPr>
        <w:fldChar w:fldCharType="separate"/>
      </w:r>
      <w:r w:rsidR="00113888" w:rsidRPr="007310A7">
        <w:rPr>
          <w:rFonts w:ascii="Cambria" w:hAnsi="Cambria"/>
          <w:color w:val="000000" w:themeColor="text1"/>
        </w:rPr>
        <w:t>(2013)</w:t>
      </w:r>
      <w:r w:rsidR="00113888"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und Danon &amp; Krämer </w:t>
      </w:r>
      <w:r w:rsidR="00113888" w:rsidRPr="007310A7">
        <w:rPr>
          <w:rFonts w:eastAsia="Times New Roman" w:cs="Times New Roman"/>
          <w:color w:val="000000" w:themeColor="text1"/>
        </w:rPr>
        <w:fldChar w:fldCharType="begin"/>
      </w:r>
      <w:r w:rsidR="00113888" w:rsidRPr="007310A7">
        <w:rPr>
          <w:rFonts w:eastAsia="Times New Roman" w:cs="Times New Roman"/>
          <w:color w:val="000000" w:themeColor="text1"/>
        </w:rPr>
        <w:instrText xml:space="preserve"> ADDIN ZOTERO_ITEM CSL_CITATION {"citationID":"YuUyuSwd","properties":{"unsorted":false,"formattedCitation":"(2017)","plainCitation":"(2017)","noteIndex":0},"citationItems":[{"id":504,"uris":["http://zotero.org/users/local/owKliTIb/items/88DSW5FT"],"itemData":{"id":504,"type":"article-journal","container-title":"Qualitative Health Research","DOI":"10.1177/1049732317697100","issue":"10","page":"1562-1574","publisher":"SAGE Publications","title":"Between concealing and revealing intersexed bodies: Parental strategies","volume":"27","author":[{"family":"Danon","given":"L. M."},{"family":"Krämer","given":"A."}],"issued":{"date-parts":[["2017"]]}},"suppress-author":true}],"schema":"https://github.com/citation-style-language/schema/raw/master/csl-citation.json"} </w:instrText>
      </w:r>
      <w:r w:rsidR="00113888" w:rsidRPr="007310A7">
        <w:rPr>
          <w:rFonts w:eastAsia="Times New Roman" w:cs="Times New Roman"/>
          <w:color w:val="000000" w:themeColor="text1"/>
        </w:rPr>
        <w:fldChar w:fldCharType="separate"/>
      </w:r>
      <w:r w:rsidR="00113888" w:rsidRPr="007310A7">
        <w:rPr>
          <w:rFonts w:ascii="Cambria" w:hAnsi="Cambria"/>
          <w:color w:val="000000" w:themeColor="text1"/>
        </w:rPr>
        <w:t>(2017)</w:t>
      </w:r>
      <w:r w:rsidR="00113888" w:rsidRPr="007310A7">
        <w:rPr>
          <w:rFonts w:eastAsia="Times New Roman" w:cs="Times New Roman"/>
          <w:color w:val="000000" w:themeColor="text1"/>
        </w:rPr>
        <w:fldChar w:fldCharType="end"/>
      </w:r>
      <w:r w:rsidR="00113888" w:rsidRPr="007310A7">
        <w:rPr>
          <w:rFonts w:eastAsia="Times New Roman" w:cs="Times New Roman"/>
          <w:color w:val="000000" w:themeColor="text1"/>
        </w:rPr>
        <w:t xml:space="preserve"> </w:t>
      </w:r>
      <w:r w:rsidRPr="007310A7">
        <w:rPr>
          <w:rFonts w:eastAsia="Times New Roman" w:cs="Times New Roman"/>
          <w:color w:val="000000" w:themeColor="text1"/>
        </w:rPr>
        <w:t xml:space="preserve">geht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von einem grundlegenden Zusammenhang zwischen der von Behandler*innen verwendeten, mehr oder weniger medikalisierten Sprache und Entscheidungen – von Eltern oder den betroffenen Personen  -  für oder gegen medizinische normanpassende Maßnahmen aus. Dabei stellt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diesen Zusammenhang, der empirisch überwiegend im Kontext </w:t>
      </w:r>
      <w:r w:rsidRPr="007310A7">
        <w:rPr>
          <w:rFonts w:eastAsia="Times New Roman" w:cs="Times New Roman"/>
          <w:color w:val="000000" w:themeColor="text1"/>
        </w:rPr>
        <w:lastRenderedPageBreak/>
        <w:t>elterlicher Einstellungen und Entscheidungen untersucht w</w:t>
      </w:r>
      <w:r w:rsidR="002F4A52" w:rsidRPr="007310A7">
        <w:rPr>
          <w:rFonts w:eastAsia="Times New Roman" w:cs="Times New Roman"/>
          <w:color w:val="000000" w:themeColor="text1"/>
        </w:rPr>
        <w:t>i</w:t>
      </w:r>
      <w:r w:rsidRPr="007310A7">
        <w:rPr>
          <w:rFonts w:eastAsia="Times New Roman" w:cs="Times New Roman"/>
          <w:color w:val="000000" w:themeColor="text1"/>
        </w:rPr>
        <w:t xml:space="preserve">rd, auch für Behandlungsentscheidungen her, die mit einer Diagnose konfrontierte intergeschlechtliche Personen für sich selbst treffen (vgl. ebd.). </w:t>
      </w:r>
    </w:p>
    <w:p w14:paraId="077FDD8E" w14:textId="11F9E21F"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In Bezug auf Liao</w:t>
      </w:r>
      <w:r w:rsidR="00113888" w:rsidRPr="007310A7">
        <w:rPr>
          <w:rFonts w:eastAsia="Times New Roman" w:cs="Times New Roman"/>
          <w:color w:val="000000" w:themeColor="text1"/>
        </w:rPr>
        <w:t xml:space="preserve"> </w:t>
      </w:r>
      <w:r w:rsidR="00113888" w:rsidRPr="007310A7">
        <w:rPr>
          <w:rFonts w:eastAsia="Times New Roman" w:cs="Times New Roman"/>
          <w:color w:val="000000" w:themeColor="text1"/>
        </w:rPr>
        <w:fldChar w:fldCharType="begin"/>
      </w:r>
      <w:r w:rsidR="00D87E1A" w:rsidRPr="007310A7">
        <w:rPr>
          <w:rFonts w:eastAsia="Times New Roman" w:cs="Times New Roman"/>
          <w:color w:val="000000" w:themeColor="text1"/>
        </w:rPr>
        <w:instrText xml:space="preserve"> ADDIN ZOTERO_ITEM CSL_CITATION {"citationID":"iVUv9eSt","properties":{"unsorted":false,"formattedCitation":"(2015)","plainCitation":"(2015)","noteIndex":0},"citationItems":[{"id":508,"uris":["http://zotero.org/users/local/owKliTIb/items/TBUFSGW5"],"itemData":{"id":508,"type":"article-journal","container-title":"Narrative inquiry in bioethics","DOI":"10.1353/nib.2015.0045","issue":"2","page":"143–150","publisher":"Project MUSE","title":"Stonewalling Emotion","volume":"5","author":[{"family":"Liao","given":"L. M."}],"issued":{"date-parts":[["2015"]]}},"suppress-author":true}],"schema":"https://github.com/citation-style-language/schema/raw/master/csl-citation.json"} </w:instrText>
      </w:r>
      <w:r w:rsidR="00113888" w:rsidRPr="007310A7">
        <w:rPr>
          <w:rFonts w:eastAsia="Times New Roman" w:cs="Times New Roman"/>
          <w:color w:val="000000" w:themeColor="text1"/>
        </w:rPr>
        <w:fldChar w:fldCharType="separate"/>
      </w:r>
      <w:r w:rsidR="00D87E1A" w:rsidRPr="007310A7">
        <w:rPr>
          <w:rFonts w:ascii="Cambria" w:hAnsi="Cambria"/>
          <w:color w:val="000000" w:themeColor="text1"/>
        </w:rPr>
        <w:t>(2015)</w:t>
      </w:r>
      <w:r w:rsidR="00113888"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und Schweizer et al. </w:t>
      </w:r>
      <w:r w:rsidR="00243B6F" w:rsidRPr="007310A7">
        <w:rPr>
          <w:rFonts w:eastAsia="Times New Roman" w:cs="Times New Roman"/>
          <w:color w:val="000000" w:themeColor="text1"/>
        </w:rPr>
        <w:fldChar w:fldCharType="begin"/>
      </w:r>
      <w:r w:rsidR="00243B6F" w:rsidRPr="007310A7">
        <w:rPr>
          <w:rFonts w:eastAsia="Times New Roman" w:cs="Times New Roman"/>
          <w:color w:val="000000" w:themeColor="text1"/>
        </w:rPr>
        <w:instrText xml:space="preserve"> ADDIN ZOTERO_ITEM CSL_CITATION {"citationID":"gBwRTLtX","properties":{"unsorted":false,"formattedCitation":"(2017)","plainCitation":"(2017)","noteIndex":0},"citationItems":[{"id":1228,"uris":["http://zotero.org/users/local/owKliTIb/items/57CQ3VHX"],"itemData":{"id":1228,"type":"article-journal","abstract":"OBJECTIVES: The purpose of this exploratory, retrospective, and correlational study was to examine the relationships between childhood treatment experiences,  parental care, and social support, and outcome in adults with different diverse  sex development (DSD). METHODS: The data of 69 participants from an exploratory  questionnaire were collected in a retrospective German study. RESULTS: The  majority received medical treatment in relation to their DSD during childhood and  adolescence. Seventy percent reported having had a best friend and 29% a  confidant during childhood. Sixty-one percent showed clinically relevant  psychological distress, and 45% reported suicidal thoughts at least at one point  in their lives. Quality of parental care and having had a best friend correlated  positively with adult outcome, whereas treatment experiences correlated with  aspects of impaired adjustment. CONCLUSIONS: Social support and DSD-related  treatment experiences appear to have an impact on adult well-being. Appropriate  psychosocial care including peer-to-peer support should be made available to  children with DSD and their families.","container-title":"Journal of pediatric psychology","DOI":"10.1093/jpepsy/jsw058","ISSN":"1465-735X 0146-8693","issue":"5","journalAbbreviation":"J Pediatr Psychol","language":"eng","license":"© The Author 2016. Published by Oxford University Press on behalf of the Society of Pediatric Psychology. All rights reserved. For permissions, please e-mail:  journals.permissions@oup.com","page":"504-519","PMID":"27452605","publisher-place":"United States","title":"Coping With Diverse Sex Development: Treatment Experiences and Psychosocial Support During Childhood and Adolescence and Adult Well-Being.","volume":"42","author":[{"family":"Schweizer","given":"Katinka"},{"family":"Brunner","given":"Franziska"},{"family":"Gedrose","given":"Benjamin"},{"family":"Handford","given":"Christina"},{"family":"Richter-Appelt","given":"Hertha"}],"issued":{"date-parts":[["2017",6,1]]}},"suppress-author":true}],"schema":"https://github.com/citation-style-language/schema/raw/master/csl-citation.json"} </w:instrText>
      </w:r>
      <w:r w:rsidR="00243B6F" w:rsidRPr="007310A7">
        <w:rPr>
          <w:rFonts w:eastAsia="Times New Roman" w:cs="Times New Roman"/>
          <w:color w:val="000000" w:themeColor="text1"/>
        </w:rPr>
        <w:fldChar w:fldCharType="separate"/>
      </w:r>
      <w:r w:rsidR="00243B6F" w:rsidRPr="007310A7">
        <w:rPr>
          <w:rFonts w:ascii="Cambria" w:hAnsi="Cambria"/>
          <w:color w:val="000000" w:themeColor="text1"/>
        </w:rPr>
        <w:t>(2017)</w:t>
      </w:r>
      <w:r w:rsidR="00243B6F"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versteht die Autorin die Entscheidung für normalisierende geschlechtsverändernde Eingriffe als eine Umgangsform mit beschämend erlebter körperlicher Verschiedenheit, wobei diese Scham – als affektives Korrelat von Stigmatisierung – ihren Ursprung in regelmäßigen genitalen Untersuchungen im Kindesalter haben kann (vgl.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ebd.</w:t>
      </w:r>
      <w:r w:rsidR="005E12D2" w:rsidRPr="007310A7">
        <w:rPr>
          <w:rFonts w:eastAsia="Times New Roman" w:cs="Times New Roman"/>
          <w:color w:val="000000" w:themeColor="text1"/>
        </w:rPr>
        <w:t>, 519</w:t>
      </w:r>
      <w:r w:rsidRPr="007310A7">
        <w:rPr>
          <w:rFonts w:eastAsia="Times New Roman" w:cs="Times New Roman"/>
          <w:color w:val="000000" w:themeColor="text1"/>
        </w:rPr>
        <w:t xml:space="preserve">). Diese invasive Umgangsweise stehe auch im Zusammenhang mit unzureichenden bzw. zu spät erfolgenden Angeboten psycho-sozialer Begleitung als Ermöglichung alternativer Bearbeitungsstrategien (vgl.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ebd., Schweizer ebd.).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bezieht sich bei ihrer Argumentation neben quantitativen Daten sowie Interpretationen basierend auf klinischer Expertise (vgl. Liao ebd.) auch auf eine qualitative Studie von </w:t>
      </w:r>
      <w:proofErr w:type="spellStart"/>
      <w:r w:rsidRPr="007310A7">
        <w:rPr>
          <w:rFonts w:eastAsia="Times New Roman" w:cs="Times New Roman"/>
          <w:color w:val="000000" w:themeColor="text1"/>
        </w:rPr>
        <w:t>Engberg</w:t>
      </w:r>
      <w:proofErr w:type="spellEnd"/>
      <w:r w:rsidRPr="007310A7">
        <w:rPr>
          <w:rFonts w:eastAsia="Times New Roman" w:cs="Times New Roman"/>
          <w:color w:val="000000" w:themeColor="text1"/>
        </w:rPr>
        <w:t xml:space="preserve"> et al. </w:t>
      </w:r>
      <w:r w:rsidR="00D87E1A" w:rsidRPr="007310A7">
        <w:rPr>
          <w:rFonts w:eastAsia="Times New Roman" w:cs="Times New Roman"/>
          <w:color w:val="000000" w:themeColor="text1"/>
        </w:rPr>
        <w:fldChar w:fldCharType="begin"/>
      </w:r>
      <w:r w:rsidR="00D87E1A" w:rsidRPr="007310A7">
        <w:rPr>
          <w:rFonts w:eastAsia="Times New Roman" w:cs="Times New Roman"/>
          <w:color w:val="000000" w:themeColor="text1"/>
        </w:rPr>
        <w:instrText xml:space="preserve"> ADDIN ZOTERO_ITEM CSL_CITATION {"citationID":"dbbYIoY7","properties":{"unsorted":false,"formattedCitation":"(2016)","plainCitation":"(2016)","noteIndex":0},"citationItems":[{"id":506,"uris":["http://zotero.org/users/local/owKliTIb/items/T3P6KPRC"],"itemData":{"id":506,"type":"article-journal","container-title":"Clinical endocrinology","DOI":"10.1111/cen.13054","issue":"1","page":"21–28","publisher":"Wiley","title":"The experience of women living with Congenital Adrenal Hyperplasia: impact of the condition and the care given","volume":"85","author":[{"family":"Engberg","given":"H."},{"family":"Möller","given":"A."},{"family":"Hagenfeldt","given":"K."},{"family":"Nordenskjöld","given":"A."},{"family":"Frisén","given":"L."}],"issued":{"date-parts":[["2016"]]}},"suppress-author":true}],"schema":"https://github.com/citation-style-language/schema/raw/master/csl-citation.json"} </w:instrText>
      </w:r>
      <w:r w:rsidR="00D87E1A" w:rsidRPr="007310A7">
        <w:rPr>
          <w:rFonts w:eastAsia="Times New Roman" w:cs="Times New Roman"/>
          <w:color w:val="000000" w:themeColor="text1"/>
        </w:rPr>
        <w:fldChar w:fldCharType="separate"/>
      </w:r>
      <w:r w:rsidR="00D87E1A" w:rsidRPr="007310A7">
        <w:rPr>
          <w:rFonts w:ascii="Cambria" w:hAnsi="Cambria"/>
          <w:color w:val="000000" w:themeColor="text1"/>
        </w:rPr>
        <w:t>(2016)</w:t>
      </w:r>
      <w:r w:rsidR="00D87E1A" w:rsidRPr="007310A7">
        <w:rPr>
          <w:rFonts w:eastAsia="Times New Roman" w:cs="Times New Roman"/>
          <w:color w:val="000000" w:themeColor="text1"/>
        </w:rPr>
        <w:fldChar w:fldCharType="end"/>
      </w:r>
      <w:r w:rsidR="00092EF7" w:rsidRPr="007310A7">
        <w:rPr>
          <w:rFonts w:eastAsia="Times New Roman" w:cs="Times New Roman"/>
          <w:color w:val="000000" w:themeColor="text1"/>
        </w:rPr>
        <w:t>. I</w:t>
      </w:r>
      <w:r w:rsidRPr="007310A7">
        <w:rPr>
          <w:rFonts w:eastAsia="Times New Roman" w:cs="Times New Roman"/>
          <w:color w:val="000000" w:themeColor="text1"/>
        </w:rPr>
        <w:t xml:space="preserve">n dieser beschreiben Teilnehmende mit einer AGS-Diagnose regelmäßige Genitaluntersuchungen in der Kindheit als integritätsverletzend (vgl.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ebd.).</w:t>
      </w:r>
      <w:r w:rsidRPr="007310A7">
        <w:rPr>
          <w:rStyle w:val="Funotenzeichen"/>
          <w:color w:val="000000" w:themeColor="text1"/>
        </w:rPr>
        <w:footnoteReference w:id="7"/>
      </w:r>
      <w:r w:rsidRPr="007310A7">
        <w:rPr>
          <w:rFonts w:eastAsia="Times New Roman" w:cs="Times New Roman"/>
          <w:color w:val="000000" w:themeColor="text1"/>
        </w:rPr>
        <w:t xml:space="preserve"> Diese Ergebnissen stützt eine weitere qualitative, dem medizinischen DSD-Diskurs </w:t>
      </w:r>
      <w:proofErr w:type="spellStart"/>
      <w:r w:rsidRPr="007310A7">
        <w:rPr>
          <w:rFonts w:eastAsia="Times New Roman" w:cs="Times New Roman"/>
          <w:color w:val="000000" w:themeColor="text1"/>
        </w:rPr>
        <w:t>zuortbare</w:t>
      </w:r>
      <w:proofErr w:type="spellEnd"/>
      <w:r w:rsidRPr="007310A7">
        <w:rPr>
          <w:rFonts w:eastAsia="Times New Roman" w:cs="Times New Roman"/>
          <w:color w:val="000000" w:themeColor="text1"/>
        </w:rPr>
        <w:t xml:space="preserve"> Studie von Meyer-Bahlburg et al. </w:t>
      </w:r>
      <w:r w:rsidR="00D87E1A" w:rsidRPr="007310A7">
        <w:rPr>
          <w:rFonts w:eastAsia="Times New Roman" w:cs="Times New Roman"/>
          <w:color w:val="000000" w:themeColor="text1"/>
        </w:rPr>
        <w:fldChar w:fldCharType="begin"/>
      </w:r>
      <w:r w:rsidR="00243B6F" w:rsidRPr="007310A7">
        <w:rPr>
          <w:rFonts w:eastAsia="Times New Roman" w:cs="Times New Roman"/>
          <w:color w:val="000000" w:themeColor="text1"/>
        </w:rPr>
        <w:instrText xml:space="preserve"> ADDIN ZOTERO_ITEM CSL_CITATION {"citationID":"PTfH2kEA","properties":{"unsorted":false,"formattedCitation":"(2017; 2017b)","plainCitation":"(2017; 2017b)","noteIndex":0},"citationItems":[{"id":561,"uris":["http://zotero.org/users/local/owKliTIb/items/ERIQRVRA"],"itemData":{"id":561,"type":"article-journal","container-title":"Archives of sexual behavior","DOI":"10.1007/s10508-016-0862-8","issue":"2","page":"341–351","publisher":"Springer Science and Business Media LLC","title":"Syndrome-Related Stigma in the General Social Environment as Reported by Women with Classical Congenital Adrenal Hyperplasia","volume":"46","author":[{"family":"Meyer-Bahlburg","given":"H. F."},{"family":"Reyes-Portillo","given":"J. A."},{"family":"Khuri","given":"J."},{"family":"Ehrhardt","given":"A. A."},{"family":"New","given":"M. I."}],"issued":{"date-parts":[["2017"]]}},"suppress-author":true},{"id":563,"uris":["http://zotero.org/users/local/owKliTIb/items/E5QRNNH8"],"itemData":{"id":563,"type":"article-journal","container-title":"Journal of pediatric psychology","DOI":"10.1093/jpepsy/jsw034","issue":"5","page":"496–503","publisher":"Oxford University Press (OUP)","title":"Stigma in Medical Settings As Reported Retrospectively by Women With Congenital Adrenal Hyperplasia (CAH) for Their Childhood and Adolescence","volume":"42","author":[{"family":"Meyer-Bahlburg","given":"H. F. L."},{"family":"Khuri","given":"J."},{"family":"Reyes-Portillo","given":"J."},{"family":"New","given":"M. I."}],"issued":{"literal":"2017b"}},"suppress-author":true}],"schema":"https://github.com/citation-style-language/schema/raw/master/csl-citation.json"} </w:instrText>
      </w:r>
      <w:r w:rsidR="00D87E1A" w:rsidRPr="007310A7">
        <w:rPr>
          <w:rFonts w:eastAsia="Times New Roman" w:cs="Times New Roman"/>
          <w:color w:val="000000" w:themeColor="text1"/>
        </w:rPr>
        <w:fldChar w:fldCharType="separate"/>
      </w:r>
      <w:r w:rsidR="00243B6F" w:rsidRPr="007310A7">
        <w:rPr>
          <w:rFonts w:ascii="Cambria" w:hAnsi="Cambria"/>
          <w:color w:val="000000" w:themeColor="text1"/>
        </w:rPr>
        <w:t>(2017; 2017b)</w:t>
      </w:r>
      <w:r w:rsidR="00D87E1A" w:rsidRPr="007310A7">
        <w:rPr>
          <w:rFonts w:eastAsia="Times New Roman" w:cs="Times New Roman"/>
          <w:color w:val="000000" w:themeColor="text1"/>
        </w:rPr>
        <w:fldChar w:fldCharType="end"/>
      </w:r>
      <w:r w:rsidR="00092EF7" w:rsidRPr="007310A7">
        <w:rPr>
          <w:rFonts w:eastAsia="Times New Roman" w:cs="Times New Roman"/>
          <w:color w:val="000000" w:themeColor="text1"/>
        </w:rPr>
        <w:t>.</w:t>
      </w:r>
      <w:r w:rsidRPr="007310A7">
        <w:rPr>
          <w:rFonts w:eastAsia="Times New Roman" w:cs="Times New Roman"/>
          <w:color w:val="000000" w:themeColor="text1"/>
        </w:rPr>
        <w:t xml:space="preserve"> Hier werden Untersuchungserfahrungen im Genitalbereich, insbesondere in Kombination mit ärztlichen Lehrdemonstrationen, von Frauen mit sog. AGS als hochgradig stigmatisierend beschrieben. Ausgehend von den untersuchten Veröffentlichungen empfiehlt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das dialogische in Beziehung-Treten seitens klinischer Behandler*innen mit ihren intergeschlechtlichen Patient*innen und die Berücksichtigung von möglichen Zuständen der emotionalen und/oder kognitiven Überforderung im Kontext einer medizinischen Diagnose (vgl.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ebd., </w:t>
      </w:r>
      <w:r w:rsidR="005E12D2" w:rsidRPr="007310A7">
        <w:rPr>
          <w:rFonts w:eastAsia="Times New Roman" w:cs="Times New Roman"/>
          <w:color w:val="000000" w:themeColor="text1"/>
        </w:rPr>
        <w:t>516</w:t>
      </w:r>
      <w:r w:rsidRPr="007310A7">
        <w:rPr>
          <w:rFonts w:eastAsia="Times New Roman" w:cs="Times New Roman"/>
          <w:color w:val="000000" w:themeColor="text1"/>
        </w:rPr>
        <w:t xml:space="preserve">). </w:t>
      </w:r>
    </w:p>
    <w:p w14:paraId="4F633E11" w14:textId="4DFC51BF" w:rsidR="005510E2" w:rsidRPr="007310A7" w:rsidRDefault="005510E2" w:rsidP="005510E2">
      <w:pPr>
        <w:spacing w:line="360" w:lineRule="auto"/>
        <w:jc w:val="both"/>
        <w:rPr>
          <w:color w:val="000000" w:themeColor="text1"/>
        </w:rPr>
      </w:pPr>
      <w:proofErr w:type="spellStart"/>
      <w:r w:rsidRPr="007310A7">
        <w:rPr>
          <w:color w:val="000000" w:themeColor="text1"/>
        </w:rPr>
        <w:t>Roen</w:t>
      </w:r>
      <w:proofErr w:type="spellEnd"/>
      <w:r w:rsidRPr="007310A7">
        <w:rPr>
          <w:color w:val="000000" w:themeColor="text1"/>
        </w:rPr>
        <w:t xml:space="preserve"> geht in ihrem Review ebenfalls auf eine Reihe von Arbeiten ein, die sich explizit mit Stigma auseinandersetzen. In Bezugnahme auf die bereits erwähnten Arbeiten von </w:t>
      </w:r>
      <w:proofErr w:type="spellStart"/>
      <w:r w:rsidRPr="007310A7">
        <w:rPr>
          <w:color w:val="000000" w:themeColor="text1"/>
        </w:rPr>
        <w:t>Enberg</w:t>
      </w:r>
      <w:proofErr w:type="spellEnd"/>
      <w:r w:rsidRPr="007310A7">
        <w:rPr>
          <w:color w:val="000000" w:themeColor="text1"/>
        </w:rPr>
        <w:t xml:space="preserve"> et al.</w:t>
      </w:r>
      <w:r w:rsidR="00D87E1A" w:rsidRPr="007310A7">
        <w:rPr>
          <w:color w:val="000000" w:themeColor="text1"/>
        </w:rPr>
        <w:t xml:space="preserve"> </w:t>
      </w:r>
      <w:r w:rsidR="00D87E1A" w:rsidRPr="007310A7">
        <w:rPr>
          <w:color w:val="000000" w:themeColor="text1"/>
        </w:rPr>
        <w:fldChar w:fldCharType="begin"/>
      </w:r>
      <w:r w:rsidR="00D87E1A" w:rsidRPr="007310A7">
        <w:rPr>
          <w:color w:val="000000" w:themeColor="text1"/>
        </w:rPr>
        <w:instrText xml:space="preserve"> ADDIN ZOTERO_ITEM CSL_CITATION {"citationID":"dh8fxciC","properties":{"unsorted":false,"formattedCitation":"(2016)","plainCitation":"(2016)","noteIndex":0},"citationItems":[{"id":506,"uris":["http://zotero.org/users/local/owKliTIb/items/T3P6KPRC"],"itemData":{"id":506,"type":"article-journal","container-title":"Clinical endocrinology","DOI":"10.1111/cen.13054","issue":"1","page":"21–28","publisher":"Wiley","title":"The experience of women living with Congenital Adrenal Hyperplasia: impact of the condition and the care given","volume":"85","author":[{"family":"Engberg","given":"H."},{"family":"Möller","given":"A."},{"family":"Hagenfeldt","given":"K."},{"family":"Nordenskjöld","given":"A."},{"family":"Frisén","given":"L."}],"issued":{"date-parts":[["2016"]]}},"suppress-author":true}],"schema":"https://github.com/citation-style-language/schema/raw/master/csl-citation.json"} </w:instrText>
      </w:r>
      <w:r w:rsidR="00D87E1A" w:rsidRPr="007310A7">
        <w:rPr>
          <w:color w:val="000000" w:themeColor="text1"/>
        </w:rPr>
        <w:fldChar w:fldCharType="separate"/>
      </w:r>
      <w:r w:rsidR="00D87E1A" w:rsidRPr="007310A7">
        <w:rPr>
          <w:rFonts w:ascii="Cambria" w:hAnsi="Cambria"/>
          <w:color w:val="000000" w:themeColor="text1"/>
        </w:rPr>
        <w:t>(2016)</w:t>
      </w:r>
      <w:r w:rsidR="00D87E1A" w:rsidRPr="007310A7">
        <w:rPr>
          <w:color w:val="000000" w:themeColor="text1"/>
        </w:rPr>
        <w:fldChar w:fldCharType="end"/>
      </w:r>
      <w:r w:rsidRPr="007310A7">
        <w:rPr>
          <w:color w:val="000000" w:themeColor="text1"/>
        </w:rPr>
        <w:t xml:space="preserve">, Schweizer et al. </w:t>
      </w:r>
      <w:r w:rsidR="00243B6F" w:rsidRPr="007310A7">
        <w:rPr>
          <w:color w:val="000000" w:themeColor="text1"/>
        </w:rPr>
        <w:fldChar w:fldCharType="begin"/>
      </w:r>
      <w:r w:rsidR="00243B6F" w:rsidRPr="007310A7">
        <w:rPr>
          <w:color w:val="000000" w:themeColor="text1"/>
        </w:rPr>
        <w:instrText xml:space="preserve"> ADDIN ZOTERO_ITEM CSL_CITATION {"citationID":"wQEuD2L1","properties":{"unsorted":false,"formattedCitation":"(2017)","plainCitation":"(2017)","noteIndex":0},"citationItems":[{"id":1228,"uris":["http://zotero.org/users/local/owKliTIb/items/57CQ3VHX"],"itemData":{"id":1228,"type":"article-journal","abstract":"OBJECTIVES: The purpose of this exploratory, retrospective, and correlational study was to examine the relationships between childhood treatment experiences,  parental care, and social support, and outcome in adults with different diverse  sex development (DSD). METHODS: The data of 69 participants from an exploratory  questionnaire were collected in a retrospective German study. RESULTS: The  majority received medical treatment in relation to their DSD during childhood and  adolescence. Seventy percent reported having had a best friend and 29% a  confidant during childhood. Sixty-one percent showed clinically relevant  psychological distress, and 45% reported suicidal thoughts at least at one point  in their lives. Quality of parental care and having had a best friend correlated  positively with adult outcome, whereas treatment experiences correlated with  aspects of impaired adjustment. CONCLUSIONS: Social support and DSD-related  treatment experiences appear to have an impact on adult well-being. Appropriate  psychosocial care including peer-to-peer support should be made available to  children with DSD and their families.","container-title":"Journal of pediatric psychology","DOI":"10.1093/jpepsy/jsw058","ISSN":"1465-735X 0146-8693","issue":"5","journalAbbreviation":"J Pediatr Psychol","language":"eng","license":"© The Author 2016. Published by Oxford University Press on behalf of the Society of Pediatric Psychology. All rights reserved. For permissions, please e-mail:  journals.permissions@oup.com","page":"504-519","PMID":"27452605","publisher-place":"United States","title":"Coping With Diverse Sex Development: Treatment Experiences and Psychosocial Support During Childhood and Adolescence and Adult Well-Being.","volume":"42","author":[{"family":"Schweizer","given":"Katinka"},{"family":"Brunner","given":"Franziska"},{"family":"Gedrose","given":"Benjamin"},{"family":"Handford","given":"Christina"},{"family":"Richter-Appelt","given":"Hertha"}],"issued":{"date-parts":[["2017",6,1]]}},"suppress-author":true}],"schema":"https://github.com/citation-style-language/schema/raw/master/csl-citation.json"} </w:instrText>
      </w:r>
      <w:r w:rsidR="00243B6F" w:rsidRPr="007310A7">
        <w:rPr>
          <w:color w:val="000000" w:themeColor="text1"/>
        </w:rPr>
        <w:fldChar w:fldCharType="separate"/>
      </w:r>
      <w:r w:rsidR="00243B6F" w:rsidRPr="007310A7">
        <w:rPr>
          <w:rFonts w:ascii="Cambria" w:hAnsi="Cambria"/>
          <w:color w:val="000000" w:themeColor="text1"/>
        </w:rPr>
        <w:t>(2017)</w:t>
      </w:r>
      <w:r w:rsidR="00243B6F" w:rsidRPr="007310A7">
        <w:rPr>
          <w:color w:val="000000" w:themeColor="text1"/>
        </w:rPr>
        <w:fldChar w:fldCharType="end"/>
      </w:r>
      <w:r w:rsidRPr="007310A7">
        <w:rPr>
          <w:color w:val="000000" w:themeColor="text1"/>
        </w:rPr>
        <w:t xml:space="preserve"> und Liao bzw. Liao et al. </w:t>
      </w:r>
      <w:r w:rsidR="00D87E1A" w:rsidRPr="007310A7">
        <w:rPr>
          <w:color w:val="000000" w:themeColor="text1"/>
        </w:rPr>
        <w:fldChar w:fldCharType="begin"/>
      </w:r>
      <w:r w:rsidR="00E50482" w:rsidRPr="007310A7">
        <w:rPr>
          <w:color w:val="000000" w:themeColor="text1"/>
        </w:rPr>
        <w:instrText xml:space="preserve"> ADDIN ZOTERO_ITEM CSL_CITATION {"citationID":"c3vnzzLt","properties":{"unsorted":false,"formattedCitation":"(2015; 2010)","plainCitation":"(2015; 2010)","noteIndex":0},"citationItems":[{"id":508,"uris":["http://zotero.org/users/local/owKliTIb/items/TBUFSGW5"],"itemData":{"id":508,"type":"article-journal","container-title":"Narrative inquiry in bioethics","DOI":"10.1353/nib.2015.0045","issue":"2","page":"143–150","publisher":"Project MUSE","title":"Stonewalling Emotion","volume":"5","author":[{"family":"Liao","given":"L. M."}],"issued":{"date-parts":[["2015"]]}},"suppress-author":true},{"id":1229,"uris":["http://zotero.org/users/local/owKliTIb/items/9YS3XBRI"],"itemData":{"id":1229,"type":"article-journal","abstract":"OBJECTIVE: To collect information on clinical concerns relating to adolescent girls with disorders of sex development (DSD) during the process of transition  from paediatric-to-adult clinical services. SUBJECTS AND METHODS: This was a  prospective audit of the clinical indications for referral and on-going clinical  needs for all girls aged 12-20 years seen in a specialist DSD clinic over a  6-month period. Clinical needs were classified according to level of urgency  using a simple 'traffic light' classification: green for low, amber for moderate,  and red for high. RESULTS: Fifty girls were seen during the study period and all  were referred from paediatric services. Patients may have had one or more  indication(s) for referral to the adult clinic and these were:  urology/gynaecology (70%), endocrinology (42%) and psychology (14%). The most  common indication for on-going clinical input was psychology, with 46% of  patients requiring monitoring and intervention. Of the 14 patients (28%)  classified red suggesting they had an urgent clinical need, psychology was a  major factor in all but one patient. CONCLUSION: Clinicians working with  adolescents with DSD need to develop a co-ordinated programme for transitional  care that recognises the importance of psychological input within the  multi-disciplinary team.","container-title":"Journal of pediatric urology","DOI":"10.1016/j.jpurol.2010.07.006","ISSN":"1873-4898 1477-5131","issue":"6","journalAbbreviation":"J Pediatr Urol","language":"eng","license":"Copyright © 2010. Published by Elsevier Ltd.","page":"609-613","PMID":"20719567","publisher-place":"England","title":"Adolescent girls with disorders of sex development: A needs analysis of transitional care.","volume":"6","author":[{"family":"Liao","given":"Lih-Mei"},{"family":"Tacconelli","given":"Erasmo"},{"family":"Wood","given":"Dan"},{"family":"Conway","given":"Gerard"},{"family":"Creighton","given":"Sarah M."}],"issued":{"date-parts":[["2010",12]]}},"suppress-author":true}],"schema":"https://github.com/citation-style-language/schema/raw/master/csl-citation.json"} </w:instrText>
      </w:r>
      <w:r w:rsidR="00D87E1A" w:rsidRPr="007310A7">
        <w:rPr>
          <w:color w:val="000000" w:themeColor="text1"/>
        </w:rPr>
        <w:fldChar w:fldCharType="separate"/>
      </w:r>
      <w:r w:rsidR="00E50482" w:rsidRPr="007310A7">
        <w:rPr>
          <w:rFonts w:ascii="Cambria" w:hAnsi="Cambria"/>
          <w:color w:val="000000" w:themeColor="text1"/>
        </w:rPr>
        <w:t>(2015; 2010)</w:t>
      </w:r>
      <w:r w:rsidR="00D87E1A" w:rsidRPr="007310A7">
        <w:rPr>
          <w:color w:val="000000" w:themeColor="text1"/>
        </w:rPr>
        <w:fldChar w:fldCharType="end"/>
      </w:r>
      <w:r w:rsidR="00D87E1A" w:rsidRPr="007310A7">
        <w:rPr>
          <w:color w:val="000000" w:themeColor="text1"/>
        </w:rPr>
        <w:t xml:space="preserve"> </w:t>
      </w:r>
      <w:r w:rsidRPr="007310A7">
        <w:rPr>
          <w:color w:val="000000" w:themeColor="text1"/>
        </w:rPr>
        <w:t xml:space="preserve">schlussfolgert sie ähnlich wie </w:t>
      </w:r>
      <w:proofErr w:type="spellStart"/>
      <w:r w:rsidRPr="007310A7">
        <w:rPr>
          <w:color w:val="000000" w:themeColor="text1"/>
        </w:rPr>
        <w:t>Preves</w:t>
      </w:r>
      <w:proofErr w:type="spellEnd"/>
      <w:r w:rsidRPr="007310A7">
        <w:rPr>
          <w:color w:val="000000" w:themeColor="text1"/>
        </w:rPr>
        <w:t xml:space="preserve">, dass frühe normanpassende </w:t>
      </w:r>
      <w:r w:rsidRPr="007310A7">
        <w:rPr>
          <w:color w:val="000000" w:themeColor="text1"/>
        </w:rPr>
        <w:lastRenderedPageBreak/>
        <w:t xml:space="preserve">Genitaleingriffe Stigma nicht entgegenwirken, sondern vielmehr durch die interaktive Hervorhebung der eigenen körperlichen Verschiedenheit verstärken. In Bezugnahme auf </w:t>
      </w:r>
      <w:proofErr w:type="spellStart"/>
      <w:r w:rsidRPr="007310A7">
        <w:rPr>
          <w:color w:val="000000" w:themeColor="text1"/>
        </w:rPr>
        <w:t>Engberg</w:t>
      </w:r>
      <w:proofErr w:type="spellEnd"/>
      <w:r w:rsidRPr="007310A7">
        <w:rPr>
          <w:color w:val="000000" w:themeColor="text1"/>
        </w:rPr>
        <w:t xml:space="preserve"> et al.</w:t>
      </w:r>
      <w:r w:rsidR="008C1A72" w:rsidRPr="007310A7">
        <w:rPr>
          <w:color w:val="000000" w:themeColor="text1"/>
        </w:rPr>
        <w:t xml:space="preserve"> </w:t>
      </w:r>
      <w:r w:rsidR="008C1A72" w:rsidRPr="007310A7">
        <w:rPr>
          <w:color w:val="000000" w:themeColor="text1"/>
        </w:rPr>
        <w:fldChar w:fldCharType="begin"/>
      </w:r>
      <w:r w:rsidR="008C1A72" w:rsidRPr="007310A7">
        <w:rPr>
          <w:color w:val="000000" w:themeColor="text1"/>
        </w:rPr>
        <w:instrText xml:space="preserve"> ADDIN ZOTERO_ITEM CSL_CITATION {"citationID":"AU03VE54","properties":{"unsorted":false,"formattedCitation":"(2016)","plainCitation":"(2016)","noteIndex":0},"citationItems":[{"id":506,"uris":["http://zotero.org/users/local/owKliTIb/items/T3P6KPRC"],"itemData":{"id":506,"type":"article-journal","container-title":"Clinical endocrinology","DOI":"10.1111/cen.13054","issue":"1","page":"21–28","publisher":"Wiley","title":"The experience of women living with Congenital Adrenal Hyperplasia: impact of the condition and the care given","volume":"85","author":[{"family":"Engberg","given":"H."},{"family":"Möller","given":"A."},{"family":"Hagenfeldt","given":"K."},{"family":"Nordenskjöld","given":"A."},{"family":"Frisén","given":"L."}],"issued":{"date-parts":[["2016"]]}},"suppress-author":true}],"schema":"https://github.com/citation-style-language/schema/raw/master/csl-citation.json"} </w:instrText>
      </w:r>
      <w:r w:rsidR="008C1A72" w:rsidRPr="007310A7">
        <w:rPr>
          <w:color w:val="000000" w:themeColor="text1"/>
        </w:rPr>
        <w:fldChar w:fldCharType="separate"/>
      </w:r>
      <w:r w:rsidR="008C1A72" w:rsidRPr="007310A7">
        <w:rPr>
          <w:rFonts w:ascii="Cambria" w:hAnsi="Cambria"/>
          <w:color w:val="000000" w:themeColor="text1"/>
        </w:rPr>
        <w:t>(2016)</w:t>
      </w:r>
      <w:r w:rsidR="008C1A72" w:rsidRPr="007310A7">
        <w:rPr>
          <w:color w:val="000000" w:themeColor="text1"/>
        </w:rPr>
        <w:fldChar w:fldCharType="end"/>
      </w:r>
      <w:r w:rsidRPr="007310A7">
        <w:rPr>
          <w:color w:val="000000" w:themeColor="text1"/>
        </w:rPr>
        <w:t xml:space="preserve"> wird auf die Bedeutung professioneller psycho-sozialer Unterstützung hingewiesen, um Autonomie als Gegengewicht zu aus Stigmatisierung resultierender Scham zu fördern (vgl. </w:t>
      </w:r>
      <w:proofErr w:type="spellStart"/>
      <w:r w:rsidRPr="007310A7">
        <w:rPr>
          <w:color w:val="000000" w:themeColor="text1"/>
        </w:rPr>
        <w:t>Roen</w:t>
      </w:r>
      <w:proofErr w:type="spellEnd"/>
      <w:r w:rsidRPr="007310A7">
        <w:rPr>
          <w:color w:val="000000" w:themeColor="text1"/>
        </w:rPr>
        <w:t xml:space="preserve"> ebd., </w:t>
      </w:r>
      <w:r w:rsidR="00C904BD" w:rsidRPr="007310A7">
        <w:rPr>
          <w:color w:val="000000" w:themeColor="text1"/>
        </w:rPr>
        <w:t>518f</w:t>
      </w:r>
      <w:r w:rsidR="00274B5F" w:rsidRPr="007310A7">
        <w:rPr>
          <w:color w:val="000000" w:themeColor="text1"/>
        </w:rPr>
        <w:t>.</w:t>
      </w:r>
      <w:r w:rsidRPr="007310A7">
        <w:rPr>
          <w:color w:val="000000" w:themeColor="text1"/>
        </w:rPr>
        <w:t>). Mit Referenz auf Liao</w:t>
      </w:r>
      <w:r w:rsidR="00D87E1A" w:rsidRPr="007310A7">
        <w:rPr>
          <w:color w:val="000000" w:themeColor="text1"/>
        </w:rPr>
        <w:t xml:space="preserve"> </w:t>
      </w:r>
      <w:r w:rsidR="00D87E1A" w:rsidRPr="007310A7">
        <w:rPr>
          <w:color w:val="000000" w:themeColor="text1"/>
        </w:rPr>
        <w:fldChar w:fldCharType="begin"/>
      </w:r>
      <w:r w:rsidR="00D87E1A" w:rsidRPr="007310A7">
        <w:rPr>
          <w:color w:val="000000" w:themeColor="text1"/>
        </w:rPr>
        <w:instrText xml:space="preserve"> ADDIN ZOTERO_ITEM CSL_CITATION {"citationID":"5QT4V8DX","properties":{"unsorted":false,"formattedCitation":"(2015)","plainCitation":"(2015)","noteIndex":0},"citationItems":[{"id":508,"uris":["http://zotero.org/users/local/owKliTIb/items/TBUFSGW5"],"itemData":{"id":508,"type":"article-journal","container-title":"Narrative inquiry in bioethics","DOI":"10.1353/nib.2015.0045","issue":"2","page":"143–150","publisher":"Project MUSE","title":"Stonewalling Emotion","volume":"5","author":[{"family":"Liao","given":"L. M."}],"issued":{"date-parts":[["2015"]]}},"suppress-author":true}],"schema":"https://github.com/citation-style-language/schema/raw/master/csl-citation.json"} </w:instrText>
      </w:r>
      <w:r w:rsidR="00D87E1A" w:rsidRPr="007310A7">
        <w:rPr>
          <w:color w:val="000000" w:themeColor="text1"/>
        </w:rPr>
        <w:fldChar w:fldCharType="separate"/>
      </w:r>
      <w:r w:rsidR="00D87E1A" w:rsidRPr="007310A7">
        <w:rPr>
          <w:rFonts w:ascii="Cambria" w:hAnsi="Cambria"/>
          <w:color w:val="000000" w:themeColor="text1"/>
        </w:rPr>
        <w:t>(2015)</w:t>
      </w:r>
      <w:r w:rsidR="00D87E1A" w:rsidRPr="007310A7">
        <w:rPr>
          <w:color w:val="000000" w:themeColor="text1"/>
        </w:rPr>
        <w:fldChar w:fldCharType="end"/>
      </w:r>
      <w:r w:rsidRPr="007310A7">
        <w:rPr>
          <w:color w:val="000000" w:themeColor="text1"/>
        </w:rPr>
        <w:t xml:space="preserve"> argumentiert </w:t>
      </w:r>
      <w:proofErr w:type="spellStart"/>
      <w:r w:rsidRPr="007310A7">
        <w:rPr>
          <w:color w:val="000000" w:themeColor="text1"/>
        </w:rPr>
        <w:t>Roen</w:t>
      </w:r>
      <w:proofErr w:type="spellEnd"/>
      <w:r w:rsidRPr="007310A7">
        <w:rPr>
          <w:color w:val="000000" w:themeColor="text1"/>
        </w:rPr>
        <w:t xml:space="preserve">, dass sich diese Unterstützung ebenfalls an die Eltern intergeschlechtlicher Kinder richten sollte, wenn diese aus Mangel an Alternativen normangleichende Eingriffe an ihren Kindern als Umgangsstrategie mit eigenen Stigmatisierungs- und Schamgefühlen nutzen (vgl. ebd., </w:t>
      </w:r>
      <w:r w:rsidR="00C904BD" w:rsidRPr="007310A7">
        <w:rPr>
          <w:color w:val="000000" w:themeColor="text1"/>
        </w:rPr>
        <w:t>521</w:t>
      </w:r>
      <w:r w:rsidRPr="007310A7">
        <w:rPr>
          <w:color w:val="000000" w:themeColor="text1"/>
        </w:rPr>
        <w:t xml:space="preserve">).  Eine weitere im Review aufgeführte quantitative Studie von </w:t>
      </w:r>
      <w:proofErr w:type="spellStart"/>
      <w:r w:rsidRPr="007310A7">
        <w:rPr>
          <w:color w:val="000000" w:themeColor="text1"/>
        </w:rPr>
        <w:t>Ediati</w:t>
      </w:r>
      <w:proofErr w:type="spellEnd"/>
      <w:r w:rsidRPr="007310A7">
        <w:rPr>
          <w:color w:val="000000" w:themeColor="text1"/>
        </w:rPr>
        <w:t xml:space="preserve"> et al.</w:t>
      </w:r>
      <w:r w:rsidR="00DA7A9D" w:rsidRPr="007310A7">
        <w:rPr>
          <w:color w:val="000000" w:themeColor="text1"/>
        </w:rPr>
        <w:t xml:space="preserve"> </w:t>
      </w:r>
      <w:r w:rsidR="00E50482" w:rsidRPr="007310A7">
        <w:rPr>
          <w:color w:val="000000" w:themeColor="text1"/>
        </w:rPr>
        <w:fldChar w:fldCharType="begin"/>
      </w:r>
      <w:r w:rsidR="00E50482" w:rsidRPr="007310A7">
        <w:rPr>
          <w:color w:val="000000" w:themeColor="text1"/>
        </w:rPr>
        <w:instrText xml:space="preserve"> ADDIN ZOTERO_ITEM CSL_CITATION {"citationID":"6i5clTKs","properties":{"unsorted":false,"formattedCitation":"(2017)","plainCitation":"(2017)","noteIndex":0},"citationItems":[{"id":1230,"uris":["http://zotero.org/users/local/owKliTIb/items/YABY952Q"],"itemData":{"id":1230,"type":"article-journal","abstract":"OBJECTIVES: To assess social stigmatisation related to atypical appearance of the body, including, but not limited to the external genitalia, among Indonesian  patients with a disorder of sex development (DSD). Until recently, diagnostic  evaluation, information about the underlying causes of DSD and treatment options  were sparsely available for these patients. METHODS: Eighty-one parents of  children and adolescents with DSD (aged 6-17 years) and 34 adult patients with  DSD (aged 18-41 years) completed the Social Stigmatisation Scale towards DSD, an  instrument developed to assesses the frequency of stigmatisation and the level of  stress associated with these experiences. Open-ended questions investigated  detailed information on stigmatisation as well as parents' and patients'  emotional and behavioural reactions to these experiences. Differences in  stigmatisation were explored across sex of rearing, gender change history,  treatment status and DSD characteristics that could be easily identified by  others (e.g., masculinisation of the body in women). RESULTS: Social  stigmatisation was reported by patients with atypical appearance of their  genitalia, atypical appearance of their body aside from their genitals, among  those who displayed cross-gender behaviour and those who changed gender. Among  participants reared as women and among children and adolescents who changed  gender, social stigmatisation was associated with ostracism, depressive symptoms  and social isolation. CONCLUSIONS: Patients unable to conceal their condition  (those with visible physical atypicality and those who changed gender)  experienced social stigmatisation. Stigmatisation was stressful and related to  isolation and withdrawal from social interaction. Education about DSD,  self-empowerment and medical interventions to prevent atypical physical  development may remove barriers to acceptance by others for affected individuals.","container-title":"BMJ paediatrics open","DOI":"10.1136/bmjpo-2017-000130","ISSN":"2399-9772","issue":"1","journalAbbreviation":"BMJ Paediatr Open","language":"eng","page":"e000130","PMID":"29637149","PMCID":"PMC5862183","publisher-place":"England","title":"Social stigmatisation in late identified patients with disorders of sex development in Indonesia.","volume":"1","author":[{"family":"Ediati","given":"Annastasia"},{"family":"Juniarto","given":"A. Zulfa"},{"family":"Birnie","given":"Erwin"},{"family":"Okkerse","given":"Jolanda"},{"family":"Wisniewski","given":"Amy"},{"family":"Drop","given":"Stenvert"},{"family":"Faradz","given":"Sultana M. H."},{"family":"Dessens","given":"Arianne"}],"issued":{"date-parts":[["2017"]]}},"suppress-author":true}],"schema":"https://github.com/citation-style-language/schema/raw/master/csl-citation.json"} </w:instrText>
      </w:r>
      <w:r w:rsidR="00E50482" w:rsidRPr="007310A7">
        <w:rPr>
          <w:color w:val="000000" w:themeColor="text1"/>
        </w:rPr>
        <w:fldChar w:fldCharType="separate"/>
      </w:r>
      <w:r w:rsidR="00E50482" w:rsidRPr="007310A7">
        <w:rPr>
          <w:rFonts w:ascii="Cambria" w:hAnsi="Cambria"/>
          <w:color w:val="000000" w:themeColor="text1"/>
        </w:rPr>
        <w:t>(2017)</w:t>
      </w:r>
      <w:r w:rsidR="00E50482" w:rsidRPr="007310A7">
        <w:rPr>
          <w:color w:val="000000" w:themeColor="text1"/>
        </w:rPr>
        <w:fldChar w:fldCharType="end"/>
      </w:r>
      <w:r w:rsidRPr="007310A7">
        <w:rPr>
          <w:color w:val="000000" w:themeColor="text1"/>
        </w:rPr>
        <w:t xml:space="preserve"> weist auf die Sorge von intergeschlechtlichen Menschen hin, in und außerhalb klinischer Settings stigmatisiert zu werden. Für die hier befragten Studienteilnehmer*innen spielen Stigma-Antizipation sowie die belastenden Folgen von erlebter Stigmatisierung eine zentrale Rolle innerhalb ihres Alltags (vgl. </w:t>
      </w:r>
      <w:proofErr w:type="spellStart"/>
      <w:r w:rsidRPr="007310A7">
        <w:rPr>
          <w:color w:val="000000" w:themeColor="text1"/>
        </w:rPr>
        <w:t>Roen</w:t>
      </w:r>
      <w:proofErr w:type="spellEnd"/>
      <w:r w:rsidRPr="007310A7">
        <w:rPr>
          <w:color w:val="000000" w:themeColor="text1"/>
        </w:rPr>
        <w:t xml:space="preserve"> ebd., </w:t>
      </w:r>
      <w:r w:rsidR="00C904BD" w:rsidRPr="007310A7">
        <w:rPr>
          <w:color w:val="000000" w:themeColor="text1"/>
        </w:rPr>
        <w:t>519</w:t>
      </w:r>
      <w:r w:rsidRPr="007310A7">
        <w:rPr>
          <w:color w:val="000000" w:themeColor="text1"/>
        </w:rPr>
        <w:t xml:space="preserve">). </w:t>
      </w:r>
    </w:p>
    <w:p w14:paraId="2D50F5D5" w14:textId="52E7A0ED" w:rsidR="005510E2" w:rsidRPr="007310A7" w:rsidRDefault="005510E2" w:rsidP="005510E2">
      <w:pPr>
        <w:spacing w:line="360" w:lineRule="auto"/>
        <w:jc w:val="both"/>
        <w:rPr>
          <w:color w:val="000000" w:themeColor="text1"/>
        </w:rPr>
      </w:pPr>
      <w:proofErr w:type="spellStart"/>
      <w:r w:rsidRPr="007310A7">
        <w:rPr>
          <w:color w:val="000000" w:themeColor="text1"/>
        </w:rPr>
        <w:t>Roen</w:t>
      </w:r>
      <w:proofErr w:type="spellEnd"/>
      <w:r w:rsidRPr="007310A7">
        <w:rPr>
          <w:color w:val="000000" w:themeColor="text1"/>
        </w:rPr>
        <w:t xml:space="preserve"> schlussfolgert in ihrem Review, dass der Umgang mit Stigma und Scham an Stelle scheinbar schneller medizinischer ‚Lösungen’ einer gemeinsamen Aushandlung von erlebten Emotionen sowie assoziierten Bedeutungen in klinischen Kontexten bedarf. Hierbei sieht sie klinische Behandler*innen in der unmittelbaren Verantwortung Stigma sowohl durch die aktive Adressierung von Emotionen im Rahmen von Konsultierungen als auch durch entsprechende sensibilisierende Schulungen u.a. für medizinisches Personal zu reduzieren (vgl. ebd., </w:t>
      </w:r>
      <w:r w:rsidR="00C904BD" w:rsidRPr="007310A7">
        <w:rPr>
          <w:color w:val="000000" w:themeColor="text1"/>
        </w:rPr>
        <w:t>521</w:t>
      </w:r>
      <w:r w:rsidRPr="007310A7">
        <w:rPr>
          <w:color w:val="000000" w:themeColor="text1"/>
        </w:rPr>
        <w:t>f</w:t>
      </w:r>
      <w:r w:rsidR="00DE20BE" w:rsidRPr="007310A7">
        <w:rPr>
          <w:color w:val="000000" w:themeColor="text1"/>
        </w:rPr>
        <w:t>.</w:t>
      </w:r>
      <w:r w:rsidRPr="007310A7">
        <w:rPr>
          <w:color w:val="000000" w:themeColor="text1"/>
        </w:rPr>
        <w:t>).</w:t>
      </w:r>
    </w:p>
    <w:p w14:paraId="15F3B630" w14:textId="5685802C" w:rsidR="005510E2" w:rsidRPr="007310A7" w:rsidRDefault="005510E2" w:rsidP="005510E2">
      <w:pPr>
        <w:spacing w:line="360" w:lineRule="auto"/>
        <w:jc w:val="both"/>
        <w:rPr>
          <w:rFonts w:eastAsia="Times New Roman" w:cs="Times New Roman"/>
          <w:color w:val="000000" w:themeColor="text1"/>
        </w:rPr>
      </w:pPr>
      <w:proofErr w:type="spellStart"/>
      <w:r w:rsidRPr="007310A7">
        <w:rPr>
          <w:rFonts w:eastAsia="Times New Roman" w:cs="Times New Roman"/>
          <w:color w:val="000000" w:themeColor="text1"/>
        </w:rPr>
        <w:t>Roens</w:t>
      </w:r>
      <w:proofErr w:type="spellEnd"/>
      <w:r w:rsidRPr="007310A7">
        <w:rPr>
          <w:rFonts w:eastAsia="Times New Roman" w:cs="Times New Roman"/>
          <w:color w:val="000000" w:themeColor="text1"/>
        </w:rPr>
        <w:t xml:space="preserve"> Übersichtsarbeit ermöglicht einen vertieften Einblick sowohl in die Unterstützungsbedarfe intergeschlechtlicher Menschen in verschiedenen Lebensphasen als auch in den Einfluss, den Stigma und Scham auf geschlechtsverändernde Behandlungsentscheidungen nehmen können. Dabei erscheint die von </w:t>
      </w:r>
      <w:proofErr w:type="spellStart"/>
      <w:r w:rsidRPr="007310A7">
        <w:rPr>
          <w:rFonts w:eastAsia="Times New Roman" w:cs="Times New Roman"/>
          <w:color w:val="000000" w:themeColor="text1"/>
        </w:rPr>
        <w:t>Roen</w:t>
      </w:r>
      <w:proofErr w:type="spellEnd"/>
      <w:r w:rsidRPr="007310A7">
        <w:rPr>
          <w:rFonts w:eastAsia="Times New Roman" w:cs="Times New Roman"/>
          <w:color w:val="000000" w:themeColor="text1"/>
        </w:rPr>
        <w:t xml:space="preserve"> postulierte zentrale Rolle von sozialem Stigma in Hinblick auf von intergeschlechtlichen Personen selbst getroffene Behandlungsentscheidungen sowie deren Ursprung in frühen genitalbezogenen Untersuchungspraktiken plausibel </w:t>
      </w:r>
      <w:r w:rsidR="00DA7A9D" w:rsidRPr="007310A7">
        <w:rPr>
          <w:rFonts w:eastAsia="Times New Roman" w:cs="Times New Roman"/>
          <w:color w:val="000000" w:themeColor="text1"/>
        </w:rPr>
        <w:fldChar w:fldCharType="begin"/>
      </w:r>
      <w:r w:rsidR="00F370E7">
        <w:rPr>
          <w:rFonts w:eastAsia="Times New Roman" w:cs="Times New Roman"/>
          <w:color w:val="000000" w:themeColor="text1"/>
        </w:rPr>
        <w:instrText xml:space="preserve"> ADDIN ZOTERO_ITEM CSL_CITATION {"citationID":"fTqr1CD0","properties":{"unsorted":false,"formattedCitation":"(vgl. auch L. M. Liao 2015)","plainCitation":"(vgl. auch L. M. Liao 2015)","dontUpdate":true,"noteIndex":0},"citationItems":[{"id":508,"uris":["http://zotero.org/users/local/owKliTIb/items/TBUFSGW5"],"itemData":{"id":508,"type":"article-journal","container-title":"Narrative inquiry in bioethics","DOI":"10.1353/nib.2015.0045","issue":"2","page":"143–150","publisher":"Project MUSE","title":"Stonewalling Emotion","volume":"5","author":[{"family":"Liao","given":"L. M."}],"issued":{"date-parts":[["2015"]]}},"prefix":"vgl. auch"}],"schema":"https://github.com/citation-style-language/schema/raw/master/csl-citation.json"} </w:instrText>
      </w:r>
      <w:r w:rsidR="00DA7A9D" w:rsidRPr="007310A7">
        <w:rPr>
          <w:rFonts w:eastAsia="Times New Roman" w:cs="Times New Roman"/>
          <w:color w:val="000000" w:themeColor="text1"/>
        </w:rPr>
        <w:fldChar w:fldCharType="separate"/>
      </w:r>
      <w:r w:rsidR="00E50482" w:rsidRPr="007310A7">
        <w:rPr>
          <w:rFonts w:ascii="Cambria" w:hAnsi="Cambria"/>
          <w:color w:val="000000" w:themeColor="text1"/>
        </w:rPr>
        <w:t>(vgl. auch Liao 2015)</w:t>
      </w:r>
      <w:r w:rsidR="00DA7A9D"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Allerdings sind die zu Grunde liegenden Arbeiten bzw. Daten insbesondere in Bezug auf einen Wirkungszusammenhang zwischen Stigmatisierungserfahrungen und selbst-eingewilligten geschlechtsverändernden Eingriffe limitiert. Ausgehend von den diskutierten Befunden wäre auch denkbar, dass </w:t>
      </w:r>
      <w:r w:rsidRPr="007310A7">
        <w:rPr>
          <w:rFonts w:eastAsia="Times New Roman" w:cs="Times New Roman"/>
          <w:color w:val="000000" w:themeColor="text1"/>
        </w:rPr>
        <w:lastRenderedPageBreak/>
        <w:t xml:space="preserve">Stigmatisierungserfahrungen bzw. Stigma-Antizipation außerhalb medizinischer Kontexte hierfür eine zentrale Rolle spielen. Ebenfalls bleibt im Rahmen des Reviews sowie den meisten berücksichtigten Veröffentlichungen unklar, welche Stigma-Konzepte bzw. im Fall quantitativer Arbeiten Konstrukte den jeweiligen Studien zu Grunde liegen. Um letzteres sowie eventuelle Zusammenhänge zwischen biographischen Erfahrungen und Handlungsstrategien zu rekonstruieren, bedarf es der rekonstruktiven und </w:t>
      </w:r>
      <w:proofErr w:type="spellStart"/>
      <w:r w:rsidRPr="007310A7">
        <w:rPr>
          <w:rFonts w:eastAsia="Times New Roman" w:cs="Times New Roman"/>
          <w:color w:val="000000" w:themeColor="text1"/>
        </w:rPr>
        <w:t>stigmatheoretisch</w:t>
      </w:r>
      <w:proofErr w:type="spellEnd"/>
      <w:r w:rsidRPr="007310A7">
        <w:rPr>
          <w:rFonts w:eastAsia="Times New Roman" w:cs="Times New Roman"/>
          <w:color w:val="000000" w:themeColor="text1"/>
        </w:rPr>
        <w:t xml:space="preserve"> sensibilisierten Untersuchung geschlechtsbezogener Behandlungsentscheidungen intergeschlechtlicher Menschen. Ebenfalls ist dabei zu untersuchen, welche Erlebens- und Umgangsweisen mit einer in Alltagsinteraktionen erkennbaren intergeschlechtlichen Körperlichkeit bzw. einer weniger deutlichen und somit</w:t>
      </w:r>
      <w:r w:rsidR="00223D4F" w:rsidRPr="007310A7">
        <w:rPr>
          <w:rFonts w:eastAsia="Times New Roman" w:cs="Times New Roman"/>
          <w:color w:val="000000" w:themeColor="text1"/>
        </w:rPr>
        <w:t xml:space="preserve"> sozial</w:t>
      </w:r>
      <w:r w:rsidRPr="007310A7">
        <w:rPr>
          <w:rFonts w:eastAsia="Times New Roman" w:cs="Times New Roman"/>
          <w:color w:val="000000" w:themeColor="text1"/>
        </w:rPr>
        <w:t xml:space="preserve"> versteckbaren Variation verbunden sind. In der Literatur gibt es zwar erste Hinweise </w:t>
      </w:r>
      <w:r w:rsidR="00E50482" w:rsidRPr="007310A7">
        <w:rPr>
          <w:rFonts w:eastAsia="Times New Roman" w:cs="Times New Roman"/>
          <w:color w:val="000000" w:themeColor="text1"/>
        </w:rPr>
        <w:fldChar w:fldCharType="begin"/>
      </w:r>
      <w:r w:rsidR="009E0EE4" w:rsidRPr="007310A7">
        <w:rPr>
          <w:rFonts w:eastAsia="Times New Roman" w:cs="Times New Roman"/>
          <w:color w:val="000000" w:themeColor="text1"/>
        </w:rPr>
        <w:instrText xml:space="preserve"> ADDIN ZOTERO_ITEM CSL_CITATION {"citationID":"MJ5gPvky","properties":{"unsorted":false,"formattedCitation":"(vgl. z.B. Ediati u.\\uc0\\u160{}a. 2017)","plainCitation":"(vgl. z.B. Ediati u. a. 2017)","dontUpdate":true,"noteIndex":0},"citationItems":[{"id":1230,"uris":["http://zotero.org/users/local/owKliTIb/items/YABY952Q"],"itemData":{"id":1230,"type":"article-journal","abstract":"OBJECTIVES: To assess social stigmatisation related to atypical appearance of the body, including, but not limited to the external genitalia, among Indonesian  patients with a disorder of sex development (DSD). Until recently, diagnostic  evaluation, information about the underlying causes of DSD and treatment options  were sparsely available for these patients. METHODS: Eighty-one parents of  children and adolescents with DSD (aged 6-17 years) and 34 adult patients with  DSD (aged 18-41 years) completed the Social Stigmatisation Scale towards DSD, an  instrument developed to assesses the frequency of stigmatisation and the level of  stress associated with these experiences. Open-ended questions investigated  detailed information on stigmatisation as well as parents' and patients'  emotional and behavioural reactions to these experiences. Differences in  stigmatisation were explored across sex of rearing, gender change history,  treatment status and DSD characteristics that could be easily identified by  others (e.g., masculinisation of the body in women). RESULTS: Social  stigmatisation was reported by patients with atypical appearance of their  genitalia, atypical appearance of their body aside from their genitals, among  those who displayed cross-gender behaviour and those who changed gender. Among  participants reared as women and among children and adolescents who changed  gender, social stigmatisation was associated with ostracism, depressive symptoms  and social isolation. CONCLUSIONS: Patients unable to conceal their condition  (those with visible physical atypicality and those who changed gender)  experienced social stigmatisation. Stigmatisation was stressful and related to  isolation and withdrawal from social interaction. Education about DSD,  self-empowerment and medical interventions to prevent atypical physical  development may remove barriers to acceptance by others for affected individuals.","container-title":"BMJ paediatrics open","DOI":"10.1136/bmjpo-2017-000130","ISSN":"2399-9772","issue":"1","journalAbbreviation":"BMJ Paediatr Open","language":"eng","page":"e000130","PMID":"29637149","PMCID":"PMC5862183","publisher-place":"England","title":"Social stigmatisation in late identified patients with disorders of sex development in Indonesia.","volume":"1","author":[{"family":"Ediati","given":"Annastasia"},{"family":"Juniarto","given":"A. Zulfa"},{"family":"Birnie","given":"Erwin"},{"family":"Okkerse","given":"Jolanda"},{"family":"Wisniewski","given":"Amy"},{"family":"Drop","given":"Stenvert"},{"family":"Faradz","given":"Sultana M. H."},{"family":"Dessens","given":"Arianne"}],"issued":{"date-parts":[["2017"]]}},"prefix":"vgl. z.B."}],"schema":"https://github.com/citation-style-language/schema/raw/master/csl-citation.json"} </w:instrText>
      </w:r>
      <w:r w:rsidR="00E50482" w:rsidRPr="007310A7">
        <w:rPr>
          <w:rFonts w:eastAsia="Times New Roman" w:cs="Times New Roman"/>
          <w:color w:val="000000" w:themeColor="text1"/>
        </w:rPr>
        <w:fldChar w:fldCharType="separate"/>
      </w:r>
      <w:r w:rsidR="00E50482" w:rsidRPr="007310A7">
        <w:rPr>
          <w:rFonts w:ascii="Cambria" w:hAnsi="Cambria" w:cs="Times New Roman"/>
          <w:color w:val="000000" w:themeColor="text1"/>
        </w:rPr>
        <w:t xml:space="preserve">(vgl. z.B. </w:t>
      </w:r>
      <w:proofErr w:type="spellStart"/>
      <w:r w:rsidR="00E50482" w:rsidRPr="007310A7">
        <w:rPr>
          <w:rFonts w:ascii="Cambria" w:hAnsi="Cambria" w:cs="Times New Roman"/>
          <w:color w:val="000000" w:themeColor="text1"/>
        </w:rPr>
        <w:t>Ediati</w:t>
      </w:r>
      <w:proofErr w:type="spellEnd"/>
      <w:r w:rsidR="00E50482" w:rsidRPr="007310A7">
        <w:rPr>
          <w:rFonts w:ascii="Cambria" w:hAnsi="Cambria" w:cs="Times New Roman"/>
          <w:color w:val="000000" w:themeColor="text1"/>
        </w:rPr>
        <w:t xml:space="preserve"> et al. 2017)</w:t>
      </w:r>
      <w:r w:rsidR="00E50482"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dass sich Stigmatisierungserfahrungen und damit assoziierte Belastungen unterscheiden – je </w:t>
      </w:r>
      <w:proofErr w:type="spellStart"/>
      <w:r w:rsidRPr="007310A7">
        <w:rPr>
          <w:rFonts w:eastAsia="Times New Roman" w:cs="Times New Roman"/>
          <w:color w:val="000000" w:themeColor="text1"/>
        </w:rPr>
        <w:t>nach dem</w:t>
      </w:r>
      <w:proofErr w:type="spellEnd"/>
      <w:r w:rsidRPr="007310A7">
        <w:rPr>
          <w:rFonts w:eastAsia="Times New Roman" w:cs="Times New Roman"/>
          <w:color w:val="000000" w:themeColor="text1"/>
        </w:rPr>
        <w:t xml:space="preserve"> ob es sich mit Goffman um eine </w:t>
      </w:r>
      <w:r w:rsidRPr="007310A7">
        <w:rPr>
          <w:rFonts w:eastAsia="Times New Roman" w:cs="Times New Roman"/>
          <w:i/>
          <w:color w:val="000000" w:themeColor="text1"/>
        </w:rPr>
        <w:t>diskreditierte</w:t>
      </w:r>
      <w:r w:rsidRPr="007310A7">
        <w:rPr>
          <w:rFonts w:eastAsia="Times New Roman" w:cs="Times New Roman"/>
          <w:color w:val="000000" w:themeColor="text1"/>
        </w:rPr>
        <w:t xml:space="preserve"> oder </w:t>
      </w:r>
      <w:proofErr w:type="spellStart"/>
      <w:r w:rsidRPr="007310A7">
        <w:rPr>
          <w:rFonts w:eastAsia="Times New Roman" w:cs="Times New Roman"/>
          <w:i/>
          <w:color w:val="000000" w:themeColor="text1"/>
        </w:rPr>
        <w:t>diskreditierbare</w:t>
      </w:r>
      <w:proofErr w:type="spellEnd"/>
      <w:r w:rsidRPr="007310A7">
        <w:rPr>
          <w:rFonts w:eastAsia="Times New Roman" w:cs="Times New Roman"/>
          <w:color w:val="000000" w:themeColor="text1"/>
        </w:rPr>
        <w:t xml:space="preserve"> Variation handelt; dies wurde jedoch bis dato nicht mittels qualitativ-rekonstruktiver Methoden untersucht. Ebenfalls ist hierbei zu analysieren, inwiefern das mit Intergeschlechtlichkeit assoziierte Stigma sich primär auf die angeborenen körpergeschlechtlichen Variationen oder darüber hinaus – worauf Selbstvertreter*innen bereits hingewiesen haben –auf Zuschreibungen der Geschlechtsidentität und Sexualität bezieht. </w:t>
      </w:r>
    </w:p>
    <w:p w14:paraId="41A0FFB1" w14:textId="68F54A4E"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Eine weitere zentrale, im Rahmen der vorliegenden Studie zu untersuchende</w:t>
      </w:r>
      <w:r w:rsidR="00AF6858" w:rsidRPr="007310A7">
        <w:rPr>
          <w:rFonts w:eastAsia="Times New Roman" w:cs="Times New Roman"/>
          <w:color w:val="000000" w:themeColor="text1"/>
        </w:rPr>
        <w:t>,</w:t>
      </w:r>
      <w:r w:rsidRPr="007310A7">
        <w:rPr>
          <w:rFonts w:eastAsia="Times New Roman" w:cs="Times New Roman"/>
          <w:color w:val="000000" w:themeColor="text1"/>
        </w:rPr>
        <w:t xml:space="preserve"> Ebene stellt das Verhältnis zwischen Stigmatisierungserfahrungen intergeschlechtlicher Menschen und der Ausübung von Handlungsmacht insbesondere in medizinischen Räumen dar. Daher wird auf</w:t>
      </w:r>
      <w:r w:rsidR="001F25DB" w:rsidRPr="007310A7">
        <w:rPr>
          <w:rFonts w:eastAsia="Times New Roman" w:cs="Times New Roman"/>
          <w:color w:val="000000" w:themeColor="text1"/>
        </w:rPr>
        <w:t xml:space="preserve"> sozialtheoretische</w:t>
      </w:r>
      <w:r w:rsidRPr="007310A7">
        <w:rPr>
          <w:rFonts w:eastAsia="Times New Roman" w:cs="Times New Roman"/>
          <w:color w:val="000000" w:themeColor="text1"/>
        </w:rPr>
        <w:t xml:space="preserve"> Konzepte </w:t>
      </w:r>
      <w:r w:rsidR="001F25DB" w:rsidRPr="007310A7">
        <w:rPr>
          <w:rFonts w:eastAsia="Times New Roman" w:cs="Times New Roman"/>
          <w:color w:val="000000" w:themeColor="text1"/>
        </w:rPr>
        <w:t xml:space="preserve">von </w:t>
      </w:r>
      <w:r w:rsidRPr="007310A7">
        <w:rPr>
          <w:rFonts w:eastAsia="Times New Roman" w:cs="Times New Roman"/>
          <w:color w:val="000000" w:themeColor="text1"/>
        </w:rPr>
        <w:t>Handlungsmacht bzw. Agency im Folgenden näher eingegangen.</w:t>
      </w:r>
    </w:p>
    <w:p w14:paraId="39A5A174" w14:textId="102D74C5" w:rsidR="005510E2" w:rsidRPr="007310A7" w:rsidRDefault="00FD4AAC" w:rsidP="005D0BA6">
      <w:pPr>
        <w:pStyle w:val="berschrift2"/>
        <w:spacing w:before="360" w:after="240"/>
        <w:jc w:val="both"/>
        <w:rPr>
          <w:rFonts w:asciiTheme="minorHAnsi" w:hAnsiTheme="minorHAnsi"/>
          <w:b/>
          <w:color w:val="000000" w:themeColor="text1"/>
          <w:sz w:val="24"/>
          <w:szCs w:val="24"/>
        </w:rPr>
      </w:pPr>
      <w:bookmarkStart w:id="11" w:name="_Toc233288750"/>
      <w:r w:rsidRPr="007310A7">
        <w:rPr>
          <w:rFonts w:asciiTheme="minorHAnsi" w:hAnsiTheme="minorHAnsi"/>
          <w:b/>
          <w:color w:val="000000" w:themeColor="text1"/>
          <w:sz w:val="24"/>
          <w:szCs w:val="24"/>
        </w:rPr>
        <w:t>3</w:t>
      </w:r>
      <w:r w:rsidR="005510E2" w:rsidRPr="007310A7">
        <w:rPr>
          <w:rFonts w:asciiTheme="minorHAnsi" w:hAnsiTheme="minorHAnsi"/>
          <w:b/>
          <w:color w:val="000000" w:themeColor="text1"/>
          <w:sz w:val="24"/>
          <w:szCs w:val="24"/>
        </w:rPr>
        <w:t xml:space="preserve">.2. Agency </w:t>
      </w:r>
      <w:r w:rsidR="000F4E39" w:rsidRPr="007310A7">
        <w:rPr>
          <w:rFonts w:asciiTheme="minorHAnsi" w:hAnsiTheme="minorHAnsi"/>
          <w:b/>
          <w:color w:val="000000" w:themeColor="text1"/>
          <w:sz w:val="24"/>
          <w:szCs w:val="24"/>
        </w:rPr>
        <w:t>als sensibilisierendes</w:t>
      </w:r>
      <w:r w:rsidR="005510E2" w:rsidRPr="007310A7">
        <w:rPr>
          <w:rFonts w:asciiTheme="minorHAnsi" w:hAnsiTheme="minorHAnsi"/>
          <w:b/>
          <w:color w:val="000000" w:themeColor="text1"/>
          <w:sz w:val="24"/>
          <w:szCs w:val="24"/>
        </w:rPr>
        <w:t xml:space="preserve"> Konzept</w:t>
      </w:r>
      <w:bookmarkEnd w:id="11"/>
    </w:p>
    <w:p w14:paraId="19712289" w14:textId="379CC152" w:rsidR="005510E2" w:rsidRPr="007310A7" w:rsidRDefault="005510E2" w:rsidP="005510E2">
      <w:pPr>
        <w:spacing w:line="360" w:lineRule="auto"/>
        <w:jc w:val="both"/>
        <w:rPr>
          <w:color w:val="000000" w:themeColor="text1"/>
        </w:rPr>
      </w:pPr>
      <w:r w:rsidRPr="007310A7">
        <w:rPr>
          <w:color w:val="000000" w:themeColor="text1"/>
        </w:rPr>
        <w:t xml:space="preserve">Da die Frage nach Selbst- und Fremdbestimmtheit von intergeschlechtlichen Personen im Kontext von geschlechtsverändernden Behandlungen bereits zu einem frühen Zeitpunkt den Forschungsprozess der vorliegenden Arbeit geleitet hat, erwies sich eine konzeptuelle Auseinandersetzung mit dem Begriff der </w:t>
      </w:r>
      <w:r w:rsidRPr="007310A7">
        <w:rPr>
          <w:color w:val="000000" w:themeColor="text1"/>
        </w:rPr>
        <w:lastRenderedPageBreak/>
        <w:t>Handlungsmacht bzw. Agency</w:t>
      </w:r>
      <w:r w:rsidRPr="007310A7">
        <w:rPr>
          <w:rStyle w:val="Funotenzeichen"/>
          <w:color w:val="000000" w:themeColor="text1"/>
        </w:rPr>
        <w:footnoteReference w:id="8"/>
      </w:r>
      <w:r w:rsidRPr="007310A7">
        <w:rPr>
          <w:color w:val="000000" w:themeColor="text1"/>
        </w:rPr>
        <w:t xml:space="preserve"> als sinnvoll und notwendig. Hierbei ist</w:t>
      </w:r>
      <w:r w:rsidR="00133E37" w:rsidRPr="007310A7">
        <w:rPr>
          <w:color w:val="000000" w:themeColor="text1"/>
        </w:rPr>
        <w:t xml:space="preserve"> </w:t>
      </w:r>
      <w:r w:rsidRPr="007310A7">
        <w:rPr>
          <w:color w:val="000000" w:themeColor="text1"/>
        </w:rPr>
        <w:t xml:space="preserve">– anders als in zahlreichen menschenrechtlichen sowie </w:t>
      </w:r>
      <w:r w:rsidR="00894FF7" w:rsidRPr="007310A7">
        <w:rPr>
          <w:color w:val="000000" w:themeColor="text1"/>
        </w:rPr>
        <w:t>medizin</w:t>
      </w:r>
      <w:r w:rsidRPr="007310A7">
        <w:rPr>
          <w:color w:val="000000" w:themeColor="text1"/>
        </w:rPr>
        <w:t xml:space="preserve">ethisch-normativ geprägten Veröffentlichungen </w:t>
      </w:r>
      <w:r w:rsidR="005D0BA6" w:rsidRPr="007310A7">
        <w:rPr>
          <w:color w:val="000000" w:themeColor="text1"/>
        </w:rPr>
        <w:fldChar w:fldCharType="begin"/>
      </w:r>
      <w:r w:rsidR="009E0EE4" w:rsidRPr="007310A7">
        <w:rPr>
          <w:color w:val="000000" w:themeColor="text1"/>
        </w:rPr>
        <w:instrText xml:space="preserve"> ADDIN ZOTERO_ITEM CSL_CITATION {"citationID":"FmrccONz","properties":{"unsorted":false,"formattedCitation":"(vgl z.B. Danon, Schweizer, und Thies 2023; Sharpe, Lorshbough, und Adams 2025)","plainCitation":"(vgl z.B. Danon, Schweizer, und Thies 2023; Sharpe, Lorshbough, und Adams 2025)","dontUpdate":true,"noteIndex":0},"citationItems":[{"id":587,"uris":["http://zotero.org/users/local/owKliTIb/items/ISNGSJ8N"],"itemData":{"id":587,"type":"article-journal","container-title":"International journal of impotence research","DOI":"10.1038/s41443-022-00614-z","issue":"1","page":"38–45","publisher":"Springer Science and Business Media LLC","title":"Opportunities and challenges with the German act for the protection of children with variations of sex development","volume":"35","author":[{"family":"Danon","given":"L. M."},{"family":"Schweizer","given":"K."},{"family":"Thies","given":"B."}],"issued":{"date-parts":[["2023"]]}},"prefix":"vgl z.B."},{"id":621,"uris":["http://zotero.org/users/local/owKliTIb/items/R68TWQRL"],"itemData":{"id":621,"type":"article-journal","container-title":"BMJ","DOI":"10.1136/bmj.r858","page":"r858","publisher":"BMJ","title":"Bodily autonomy for intersex children and adults must be protected","volume":"389","author":[{"family":"Sharpe","given":"S. L."},{"family":"Lorshbough","given":"E."},{"family":"Adams","given":"M."}],"issued":{"date-parts":[["2025"]]}}}],"schema":"https://github.com/citation-style-language/schema/raw/master/csl-citation.json"} </w:instrText>
      </w:r>
      <w:r w:rsidR="005D0BA6" w:rsidRPr="007310A7">
        <w:rPr>
          <w:color w:val="000000" w:themeColor="text1"/>
        </w:rPr>
        <w:fldChar w:fldCharType="separate"/>
      </w:r>
      <w:r w:rsidR="00E50482" w:rsidRPr="007310A7">
        <w:rPr>
          <w:rFonts w:ascii="Cambria" w:hAnsi="Cambria"/>
          <w:color w:val="000000" w:themeColor="text1"/>
        </w:rPr>
        <w:t>(vgl</w:t>
      </w:r>
      <w:r w:rsidR="007F5F24" w:rsidRPr="007310A7">
        <w:rPr>
          <w:rFonts w:ascii="Cambria" w:hAnsi="Cambria"/>
          <w:color w:val="000000" w:themeColor="text1"/>
        </w:rPr>
        <w:t>.</w:t>
      </w:r>
      <w:r w:rsidR="00E50482" w:rsidRPr="007310A7">
        <w:rPr>
          <w:rFonts w:ascii="Cambria" w:hAnsi="Cambria"/>
          <w:color w:val="000000" w:themeColor="text1"/>
        </w:rPr>
        <w:t xml:space="preserve"> z.B. Danon</w:t>
      </w:r>
      <w:r w:rsidR="00FE139E" w:rsidRPr="007310A7">
        <w:rPr>
          <w:rFonts w:ascii="Cambria" w:hAnsi="Cambria"/>
          <w:color w:val="000000" w:themeColor="text1"/>
        </w:rPr>
        <w:t xml:space="preserve"> </w:t>
      </w:r>
      <w:r w:rsidR="00E50482" w:rsidRPr="007310A7">
        <w:rPr>
          <w:rFonts w:ascii="Cambria" w:hAnsi="Cambria"/>
          <w:color w:val="000000" w:themeColor="text1"/>
        </w:rPr>
        <w:t>et al. 2023; Sharpe et al. 2025)</w:t>
      </w:r>
      <w:r w:rsidR="005D0BA6" w:rsidRPr="007310A7">
        <w:rPr>
          <w:color w:val="000000" w:themeColor="text1"/>
        </w:rPr>
        <w:fldChar w:fldCharType="end"/>
      </w:r>
      <w:r w:rsidR="005D0BA6" w:rsidRPr="007310A7">
        <w:rPr>
          <w:color w:val="000000" w:themeColor="text1"/>
        </w:rPr>
        <w:t xml:space="preserve"> </w:t>
      </w:r>
      <w:r w:rsidRPr="007310A7">
        <w:rPr>
          <w:color w:val="000000" w:themeColor="text1"/>
        </w:rPr>
        <w:t>bewusst die Entscheidung getroffen worden</w:t>
      </w:r>
      <w:r w:rsidR="00894FF7" w:rsidRPr="007310A7">
        <w:rPr>
          <w:color w:val="000000" w:themeColor="text1"/>
        </w:rPr>
        <w:t>,</w:t>
      </w:r>
      <w:r w:rsidRPr="007310A7">
        <w:rPr>
          <w:color w:val="000000" w:themeColor="text1"/>
        </w:rPr>
        <w:t xml:space="preserve"> diese</w:t>
      </w:r>
      <w:r w:rsidR="009624D7" w:rsidRPr="007310A7">
        <w:rPr>
          <w:color w:val="000000" w:themeColor="text1"/>
        </w:rPr>
        <w:t>s</w:t>
      </w:r>
      <w:r w:rsidRPr="007310A7">
        <w:rPr>
          <w:color w:val="000000" w:themeColor="text1"/>
        </w:rPr>
        <w:t xml:space="preserve"> sozialwissenschaftlich innerhalb des interpretativen Paradigmas verankerte Konzept an Stelle eines moralphilosophischen Autonomie-Konzeptes zu verwenden. Zwar erwies sich ein relational</w:t>
      </w:r>
      <w:r w:rsidR="009318AC" w:rsidRPr="007310A7">
        <w:rPr>
          <w:color w:val="000000" w:themeColor="text1"/>
        </w:rPr>
        <w:t xml:space="preserve"> kontextualisiertes, leibliches</w:t>
      </w:r>
      <w:r w:rsidRPr="007310A7">
        <w:rPr>
          <w:color w:val="000000" w:themeColor="text1"/>
        </w:rPr>
        <w:t xml:space="preserve"> Autonomie-Verständnis bei der finalen Diskussion der empirischen Ergebnisse als hilfreich (siehe </w:t>
      </w:r>
      <w:r w:rsidR="00556AAB" w:rsidRPr="007310A7">
        <w:rPr>
          <w:color w:val="000000" w:themeColor="text1"/>
        </w:rPr>
        <w:t>8</w:t>
      </w:r>
      <w:r w:rsidRPr="007310A7">
        <w:rPr>
          <w:color w:val="000000" w:themeColor="text1"/>
        </w:rPr>
        <w:t>.</w:t>
      </w:r>
      <w:r w:rsidR="00556AAB" w:rsidRPr="007310A7">
        <w:rPr>
          <w:color w:val="000000" w:themeColor="text1"/>
        </w:rPr>
        <w:t>3</w:t>
      </w:r>
      <w:r w:rsidRPr="007310A7">
        <w:rPr>
          <w:color w:val="000000" w:themeColor="text1"/>
        </w:rPr>
        <w:t>), jedoch eignen sich autonomietheoretische Konzepte auf Grund ihrer überwiegend theoriegeleiteten, von konkreten sozialen Handlungszusammenhängen abstrahierenden Natur weniger dafür, qualitative Daten zu analysieren. Agency-Konzepte bzw. deren theoretische Grundannahmen sind hingegen</w:t>
      </w:r>
      <w:r w:rsidR="00AF1D85" w:rsidRPr="007310A7">
        <w:rPr>
          <w:color w:val="000000" w:themeColor="text1"/>
        </w:rPr>
        <w:t xml:space="preserve"> </w:t>
      </w:r>
      <w:r w:rsidRPr="007310A7">
        <w:rPr>
          <w:color w:val="000000" w:themeColor="text1"/>
        </w:rPr>
        <w:t xml:space="preserve">mit dem interpretativen Paradigma der Sozialwissenschaften </w:t>
      </w:r>
      <w:r w:rsidR="00AF1D85" w:rsidRPr="007310A7">
        <w:rPr>
          <w:color w:val="000000" w:themeColor="text1"/>
        </w:rPr>
        <w:t xml:space="preserve">sehr viel </w:t>
      </w:r>
      <w:r w:rsidRPr="007310A7">
        <w:rPr>
          <w:color w:val="000000" w:themeColor="text1"/>
        </w:rPr>
        <w:t>kompatib</w:t>
      </w:r>
      <w:r w:rsidR="00AF1D85" w:rsidRPr="007310A7">
        <w:rPr>
          <w:color w:val="000000" w:themeColor="text1"/>
        </w:rPr>
        <w:t>ler</w:t>
      </w:r>
      <w:r w:rsidRPr="007310A7">
        <w:rPr>
          <w:color w:val="000000" w:themeColor="text1"/>
        </w:rPr>
        <w:t>.</w:t>
      </w:r>
    </w:p>
    <w:p w14:paraId="42B5E51C" w14:textId="2F4B423D" w:rsidR="005510E2" w:rsidRPr="007310A7" w:rsidRDefault="005510E2" w:rsidP="005D0BA6">
      <w:pPr>
        <w:spacing w:before="240" w:line="360" w:lineRule="auto"/>
        <w:jc w:val="both"/>
        <w:rPr>
          <w:color w:val="000000" w:themeColor="text1"/>
        </w:rPr>
      </w:pPr>
      <w:r w:rsidRPr="007310A7">
        <w:rPr>
          <w:color w:val="000000" w:themeColor="text1"/>
        </w:rPr>
        <w:t xml:space="preserve">Im Kontext der vorliegenden empirischen Arbeit muss zunächst differenziert werden, inwiefern mit dem Agency-Begriff auf die sprachliche Konstruktionsebene – d. h. wie etwas dargestellt wird – Bezug genommen wird, oder ob Agency auf Ebene </w:t>
      </w:r>
      <w:r w:rsidR="00BF7697" w:rsidRPr="007310A7">
        <w:rPr>
          <w:color w:val="000000" w:themeColor="text1"/>
        </w:rPr>
        <w:t xml:space="preserve">des </w:t>
      </w:r>
      <w:r w:rsidRPr="007310A7">
        <w:rPr>
          <w:color w:val="000000" w:themeColor="text1"/>
        </w:rPr>
        <w:t xml:space="preserve">Handelns rekonstruiert werden soll </w:t>
      </w:r>
      <w:r w:rsidR="005D0BA6" w:rsidRPr="007310A7">
        <w:rPr>
          <w:color w:val="000000" w:themeColor="text1"/>
        </w:rPr>
        <w:fldChar w:fldCharType="begin"/>
      </w:r>
      <w:r w:rsidR="00F370E7">
        <w:rPr>
          <w:color w:val="000000" w:themeColor="text1"/>
        </w:rPr>
        <w:instrText xml:space="preserve"> ADDIN ZOTERO_ITEM CSL_CITATION {"citationID":"fzON9LVc","properties":{"unsorted":false,"formattedCitation":"(vgl. L\\uc0\\u246{}wenstein 2022, 36f)","plainCitation":"(vgl. Löwenstein 2022, 36f)","dontUpdate":true,"noteIndex":0},"citationItems":[{"id":605,"uris":["http://zotero.org/users/local/owKliTIb/items/CNZA6JUZ"],"itemData":{"id":605,"type":"chapter","container-title":"Beiträge zur Forschung zu Geschlechterbeziehungen, Gewalt und privaten Lebensformen. Disziplinäres, Inter-disziplinäres und Essays","DOI":"10.3224/84742590.03","page":"35-52","publisher":"Verlag Barbara Budrich","publisher-place":"Opladen","title":"Agency rekonstruieren, Agency konzeptualisieren: Eine Skizze zum Stand der Agency-Analyse, zu methodologischen Perspektiven und zur theoretischen Bestimmbarkeit","author":[{"family":"Löwenstein","given":"Heiko"}],"editor":[{"family":"Doll","given":"Daniel"},{"family":"Kavemann","given":"Barbara"},{"family":"Nagel","given":"Bianca"},{"family":"Etzel","given":"Adrian"}],"issued":{"date-parts":[["2022"]]}},"locator":"36f","label":"page","prefix":"vgl."}],"schema":"https://github.com/citation-style-language/schema/raw/master/csl-citation.json"} </w:instrText>
      </w:r>
      <w:r w:rsidR="005D0BA6" w:rsidRPr="007310A7">
        <w:rPr>
          <w:color w:val="000000" w:themeColor="text1"/>
        </w:rPr>
        <w:fldChar w:fldCharType="separate"/>
      </w:r>
      <w:r w:rsidR="005D0BA6" w:rsidRPr="007310A7">
        <w:rPr>
          <w:rFonts w:ascii="Cambria" w:hAnsi="Cambria" w:cs="Times New Roman"/>
          <w:color w:val="000000" w:themeColor="text1"/>
        </w:rPr>
        <w:t>(vgl. Löwenstein 2022, 36f</w:t>
      </w:r>
      <w:r w:rsidR="00BF7697" w:rsidRPr="007310A7">
        <w:rPr>
          <w:rFonts w:ascii="Cambria" w:hAnsi="Cambria" w:cs="Times New Roman"/>
          <w:color w:val="000000" w:themeColor="text1"/>
        </w:rPr>
        <w:t>.</w:t>
      </w:r>
      <w:r w:rsidR="005D0BA6" w:rsidRPr="007310A7">
        <w:rPr>
          <w:rFonts w:ascii="Cambria" w:hAnsi="Cambria" w:cs="Times New Roman"/>
          <w:color w:val="000000" w:themeColor="text1"/>
        </w:rPr>
        <w:t>)</w:t>
      </w:r>
      <w:r w:rsidR="005D0BA6" w:rsidRPr="007310A7">
        <w:rPr>
          <w:color w:val="000000" w:themeColor="text1"/>
        </w:rPr>
        <w:fldChar w:fldCharType="end"/>
      </w:r>
      <w:r w:rsidRPr="007310A7">
        <w:rPr>
          <w:color w:val="000000" w:themeColor="text1"/>
        </w:rPr>
        <w:t>. Lucius-Hoene unterscheidet diesbezüglich zwischen der subjektiven</w:t>
      </w:r>
      <w:r w:rsidR="00057597" w:rsidRPr="007310A7">
        <w:rPr>
          <w:color w:val="000000" w:themeColor="text1"/>
        </w:rPr>
        <w:t>, in der Interview-Situation sprachlich hergestellten</w:t>
      </w:r>
      <w:r w:rsidRPr="007310A7">
        <w:rPr>
          <w:color w:val="000000" w:themeColor="text1"/>
        </w:rPr>
        <w:t xml:space="preserve"> Ebene von Agency - der </w:t>
      </w:r>
      <w:proofErr w:type="spellStart"/>
      <w:r w:rsidRPr="007310A7">
        <w:rPr>
          <w:i/>
          <w:color w:val="000000" w:themeColor="text1"/>
        </w:rPr>
        <w:t>Agentivierung</w:t>
      </w:r>
      <w:proofErr w:type="spellEnd"/>
      <w:r w:rsidRPr="007310A7">
        <w:rPr>
          <w:color w:val="000000" w:themeColor="text1"/>
        </w:rPr>
        <w:t xml:space="preserve"> - und der objektiven bzw. intersubjektiven Ebene, der </w:t>
      </w:r>
      <w:proofErr w:type="spellStart"/>
      <w:r w:rsidRPr="007310A7">
        <w:rPr>
          <w:i/>
          <w:color w:val="000000" w:themeColor="text1"/>
        </w:rPr>
        <w:t>Agentivität</w:t>
      </w:r>
      <w:proofErr w:type="spellEnd"/>
      <w:r w:rsidRPr="007310A7">
        <w:rPr>
          <w:color w:val="000000" w:themeColor="text1"/>
        </w:rPr>
        <w:t xml:space="preserve"> </w:t>
      </w:r>
      <w:r w:rsidR="005D0BA6" w:rsidRPr="007310A7">
        <w:rPr>
          <w:color w:val="000000" w:themeColor="text1"/>
        </w:rPr>
        <w:fldChar w:fldCharType="begin"/>
      </w:r>
      <w:r w:rsidR="005D0BA6" w:rsidRPr="007310A7">
        <w:rPr>
          <w:color w:val="000000" w:themeColor="text1"/>
        </w:rPr>
        <w:instrText xml:space="preserve"> ADDIN ZOTERO_ITEM CSL_CITATION {"citationID":"5uETMr3z","properties":{"unsorted":false,"formattedCitation":"(vgl. Lucius-Hoene 2012, 42)","plainCitation":"(vgl. Lucius-Hoene 2012, 42)","noteIndex":0},"citationItems":[{"id":612,"uris":["http://zotero.org/users/local/owKliTIb/items/MKYBFIGA"],"itemData":{"id":612,"type":"chapter","container-title":"Agency, Edition Soziologie","page":"40‒70","publisher":"Juventa-Verlag","publisher-place":"Weinheim","title":"‚Und dann haben wir’s operiert‘. Ebenen der Textana-lyse narrativer Agency-Konstruktionen","author":[{"family":"Lucius-Hoene","given":"Gabriele"}],"editor":[{"family":"Bethmann","given":"S."},{"family":"Helfferich","given":"C."},{"family":"Hoffmann","given":"H."},{"family":"Niermann","given":"D."}],"issued":{"date-parts":[["2012"]]}},"locator":"42","label":"page","prefix":"vgl."}],"schema":"https://github.com/citation-style-language/schema/raw/master/csl-citation.json"} </w:instrText>
      </w:r>
      <w:r w:rsidR="005D0BA6" w:rsidRPr="007310A7">
        <w:rPr>
          <w:color w:val="000000" w:themeColor="text1"/>
        </w:rPr>
        <w:fldChar w:fldCharType="separate"/>
      </w:r>
      <w:r w:rsidR="005D0BA6" w:rsidRPr="007310A7">
        <w:rPr>
          <w:rFonts w:ascii="Cambria" w:hAnsi="Cambria"/>
          <w:color w:val="000000" w:themeColor="text1"/>
        </w:rPr>
        <w:t>(vgl. Lucius-Hoene 2012, 42)</w:t>
      </w:r>
      <w:r w:rsidR="005D0BA6" w:rsidRPr="007310A7">
        <w:rPr>
          <w:color w:val="000000" w:themeColor="text1"/>
        </w:rPr>
        <w:fldChar w:fldCharType="end"/>
      </w:r>
      <w:r w:rsidRPr="007310A7">
        <w:rPr>
          <w:color w:val="000000" w:themeColor="text1"/>
        </w:rPr>
        <w:t>. Im Folgenden sollen Agency</w:t>
      </w:r>
      <w:r w:rsidR="00057597" w:rsidRPr="007310A7">
        <w:rPr>
          <w:color w:val="000000" w:themeColor="text1"/>
        </w:rPr>
        <w:t>-</w:t>
      </w:r>
      <w:r w:rsidRPr="007310A7">
        <w:rPr>
          <w:color w:val="000000" w:themeColor="text1"/>
        </w:rPr>
        <w:t xml:space="preserve">Konzepte auf Ebene der </w:t>
      </w:r>
      <w:proofErr w:type="spellStart"/>
      <w:r w:rsidRPr="007310A7">
        <w:rPr>
          <w:color w:val="000000" w:themeColor="text1"/>
        </w:rPr>
        <w:t>Agentivität</w:t>
      </w:r>
      <w:proofErr w:type="spellEnd"/>
      <w:r w:rsidRPr="007310A7">
        <w:rPr>
          <w:color w:val="000000" w:themeColor="text1"/>
        </w:rPr>
        <w:t xml:space="preserve"> beleuchtet werden, wobei die Dimension der </w:t>
      </w:r>
      <w:proofErr w:type="spellStart"/>
      <w:r w:rsidRPr="007310A7">
        <w:rPr>
          <w:color w:val="000000" w:themeColor="text1"/>
        </w:rPr>
        <w:t>Agentivierung</w:t>
      </w:r>
      <w:proofErr w:type="spellEnd"/>
      <w:r w:rsidRPr="007310A7">
        <w:rPr>
          <w:color w:val="000000" w:themeColor="text1"/>
        </w:rPr>
        <w:t xml:space="preserve"> ebenfalls im Rahmen der empirischen Auswertung aufgegriffen wird.</w:t>
      </w:r>
    </w:p>
    <w:p w14:paraId="572347A6" w14:textId="08B7D017" w:rsidR="005510E2" w:rsidRPr="007310A7" w:rsidRDefault="00AD02AF" w:rsidP="005D0BA6">
      <w:pPr>
        <w:spacing w:after="240" w:line="360" w:lineRule="auto"/>
        <w:jc w:val="both"/>
        <w:rPr>
          <w:color w:val="000000" w:themeColor="text1"/>
        </w:rPr>
      </w:pPr>
      <w:r w:rsidRPr="007310A7">
        <w:rPr>
          <w:color w:val="000000" w:themeColor="text1"/>
        </w:rPr>
        <w:t xml:space="preserve">Agency </w:t>
      </w:r>
      <w:r w:rsidR="001226CC" w:rsidRPr="007310A7">
        <w:rPr>
          <w:color w:val="000000" w:themeColor="text1"/>
        </w:rPr>
        <w:t xml:space="preserve">kann </w:t>
      </w:r>
      <w:r w:rsidR="005510E2" w:rsidRPr="007310A7">
        <w:rPr>
          <w:color w:val="000000" w:themeColor="text1"/>
        </w:rPr>
        <w:t>zunächst als „Grundbestandteil aller Konzepte, die erforschen oder erklären, wer oder was über welche Art von Handlungsmächtigkeit verfügt</w:t>
      </w:r>
      <w:r w:rsidR="00CA5765" w:rsidRPr="007310A7">
        <w:rPr>
          <w:color w:val="000000" w:themeColor="text1"/>
        </w:rPr>
        <w:t>“</w:t>
      </w:r>
      <w:r w:rsidR="005B22AF" w:rsidRPr="007310A7">
        <w:rPr>
          <w:color w:val="000000" w:themeColor="text1"/>
        </w:rPr>
        <w:t xml:space="preserve"> </w:t>
      </w:r>
      <w:r w:rsidR="005D0BA6" w:rsidRPr="007310A7">
        <w:rPr>
          <w:color w:val="000000" w:themeColor="text1"/>
        </w:rPr>
        <w:fldChar w:fldCharType="begin"/>
      </w:r>
      <w:r w:rsidR="005D0BA6" w:rsidRPr="007310A7">
        <w:rPr>
          <w:color w:val="000000" w:themeColor="text1"/>
        </w:rPr>
        <w:instrText xml:space="preserve"> ADDIN ZOTERO_ITEM CSL_CITATION {"citationID":"funZ4OZ3","properties":{"unsorted":false,"formattedCitation":"(Helfferich 2012, 10)","plainCitation":"(Helfferich 2012, 10)","noteIndex":0},"citationItems":[{"id":603,"uris":["http://zotero.org/users/local/owKliTIb/items/S9QYJRGV"],"itemData":{"id":603,"type":"chapter","container-title":"Agency, Edition Soziologie","page":"210-237","publisher":"Juventa-Verlag","publisher-place":"Weinheim","title":"Agency-Analyse und Biografieforschung. Rekonstruktion von Viktimisierungsprozessen in biografischen Erzählungen","author":[{"family":"Helfferich","given":"Cornelia"}],"editor":[{"family":"Bethmann","given":"S."},{"family":"Helfferich","given":"C."},{"family":"Hoffmann","given":"H."},{"family":"Niermann","given":"D."}],"issued":{"date-parts":[["2012"]]}},"locator":"10","label":"page"}],"schema":"https://github.com/citation-style-language/schema/raw/master/csl-citation.json"} </w:instrText>
      </w:r>
      <w:r w:rsidR="005D0BA6" w:rsidRPr="007310A7">
        <w:rPr>
          <w:color w:val="000000" w:themeColor="text1"/>
        </w:rPr>
        <w:fldChar w:fldCharType="separate"/>
      </w:r>
      <w:r w:rsidR="005D0BA6" w:rsidRPr="007310A7">
        <w:rPr>
          <w:rFonts w:ascii="Cambria" w:hAnsi="Cambria"/>
          <w:color w:val="000000" w:themeColor="text1"/>
        </w:rPr>
        <w:t>(Helfferich 2012, 10)</w:t>
      </w:r>
      <w:r w:rsidR="005D0BA6" w:rsidRPr="007310A7">
        <w:rPr>
          <w:color w:val="000000" w:themeColor="text1"/>
        </w:rPr>
        <w:fldChar w:fldCharType="end"/>
      </w:r>
      <w:r w:rsidR="005D0BA6" w:rsidRPr="007310A7">
        <w:rPr>
          <w:color w:val="000000" w:themeColor="text1"/>
        </w:rPr>
        <w:t xml:space="preserve"> </w:t>
      </w:r>
      <w:r w:rsidR="005510E2" w:rsidRPr="007310A7">
        <w:rPr>
          <w:color w:val="000000" w:themeColor="text1"/>
        </w:rPr>
        <w:t xml:space="preserve">verstanden werden. Unterschiedliche konzeptuelle Verständnisse von Agency sind </w:t>
      </w:r>
      <w:r w:rsidRPr="007310A7">
        <w:rPr>
          <w:color w:val="000000" w:themeColor="text1"/>
        </w:rPr>
        <w:t xml:space="preserve">dabei </w:t>
      </w:r>
      <w:r w:rsidR="005510E2" w:rsidRPr="007310A7">
        <w:rPr>
          <w:color w:val="000000" w:themeColor="text1"/>
        </w:rPr>
        <w:t xml:space="preserve">grundlegend mit sozialtheoretischen </w:t>
      </w:r>
      <w:r w:rsidR="00CA5765" w:rsidRPr="007310A7">
        <w:rPr>
          <w:color w:val="000000" w:themeColor="text1"/>
        </w:rPr>
        <w:t>Debatte</w:t>
      </w:r>
      <w:r w:rsidR="005615D1" w:rsidRPr="007310A7">
        <w:rPr>
          <w:color w:val="000000" w:themeColor="text1"/>
        </w:rPr>
        <w:t>n</w:t>
      </w:r>
      <w:r w:rsidR="00CA5765" w:rsidRPr="007310A7">
        <w:rPr>
          <w:color w:val="000000" w:themeColor="text1"/>
        </w:rPr>
        <w:t xml:space="preserve"> über das </w:t>
      </w:r>
      <w:r w:rsidR="005510E2" w:rsidRPr="007310A7">
        <w:rPr>
          <w:color w:val="000000" w:themeColor="text1"/>
        </w:rPr>
        <w:t xml:space="preserve">Verhältnis von Individuum und Gesellschaft bzw. gesellschaftlichen </w:t>
      </w:r>
      <w:r w:rsidR="005510E2" w:rsidRPr="007310A7">
        <w:rPr>
          <w:color w:val="000000" w:themeColor="text1"/>
        </w:rPr>
        <w:lastRenderedPageBreak/>
        <w:t xml:space="preserve">Strukturen verknüpft </w:t>
      </w:r>
      <w:r w:rsidR="005D0BA6" w:rsidRPr="007310A7">
        <w:rPr>
          <w:color w:val="000000" w:themeColor="text1"/>
        </w:rPr>
        <w:fldChar w:fldCharType="begin"/>
      </w:r>
      <w:r w:rsidR="00F370E7">
        <w:rPr>
          <w:color w:val="000000" w:themeColor="text1"/>
        </w:rPr>
        <w:instrText xml:space="preserve"> ADDIN ZOTERO_ITEM CSL_CITATION {"citationID":"JVRhuBAD","properties":{"unsorted":false,"formattedCitation":"(vgl. Raithelhuber 2011, 85ff)","plainCitation":"(vgl. Raithelhuber 2011, 85ff)","dontUpdate":true,"noteIndex":0},"citationItems":[{"id":607,"uris":["http://zotero.org/users/local/owKliTIb/items/HY36IA9J"],"itemData":{"id":607,"type":"book","publisher":"Budrich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Lebenslaufkonzepts","author":[{"family":"Raithelhuber","given":"Eberhard"}],"issued":{"date-parts":[["2011"]]}},"locator":"85ff","label":"page","prefix":"vgl."}],"schema":"https://github.com/citation-style-language/schema/raw/master/csl-citation.json"} </w:instrText>
      </w:r>
      <w:r w:rsidR="005D0BA6" w:rsidRPr="007310A7">
        <w:rPr>
          <w:color w:val="000000" w:themeColor="text1"/>
        </w:rPr>
        <w:fldChar w:fldCharType="separate"/>
      </w:r>
      <w:r w:rsidR="005D0BA6" w:rsidRPr="007310A7">
        <w:rPr>
          <w:rFonts w:ascii="Cambria" w:hAnsi="Cambria"/>
          <w:color w:val="000000" w:themeColor="text1"/>
        </w:rPr>
        <w:t xml:space="preserve">(vgl. </w:t>
      </w:r>
      <w:proofErr w:type="spellStart"/>
      <w:r w:rsidR="005D0BA6" w:rsidRPr="007310A7">
        <w:rPr>
          <w:rFonts w:ascii="Cambria" w:hAnsi="Cambria"/>
          <w:color w:val="000000" w:themeColor="text1"/>
        </w:rPr>
        <w:t>Raithelhuber</w:t>
      </w:r>
      <w:proofErr w:type="spellEnd"/>
      <w:r w:rsidR="005D0BA6" w:rsidRPr="007310A7">
        <w:rPr>
          <w:rFonts w:ascii="Cambria" w:hAnsi="Cambria"/>
          <w:color w:val="000000" w:themeColor="text1"/>
        </w:rPr>
        <w:t xml:space="preserve"> 2011, 85ff</w:t>
      </w:r>
      <w:r w:rsidR="009964C5" w:rsidRPr="007310A7">
        <w:rPr>
          <w:rFonts w:ascii="Cambria" w:hAnsi="Cambria"/>
          <w:color w:val="000000" w:themeColor="text1"/>
        </w:rPr>
        <w:t>.</w:t>
      </w:r>
      <w:r w:rsidR="005D0BA6" w:rsidRPr="007310A7">
        <w:rPr>
          <w:rFonts w:ascii="Cambria" w:hAnsi="Cambria"/>
          <w:color w:val="000000" w:themeColor="text1"/>
        </w:rPr>
        <w:t>)</w:t>
      </w:r>
      <w:r w:rsidR="005D0BA6" w:rsidRPr="007310A7">
        <w:rPr>
          <w:color w:val="000000" w:themeColor="text1"/>
        </w:rPr>
        <w:fldChar w:fldCharType="end"/>
      </w:r>
      <w:r w:rsidR="005510E2" w:rsidRPr="007310A7">
        <w:rPr>
          <w:color w:val="000000" w:themeColor="text1"/>
        </w:rPr>
        <w:t>.</w:t>
      </w:r>
      <w:r w:rsidR="005510E2" w:rsidRPr="007310A7">
        <w:rPr>
          <w:rStyle w:val="Funotenzeichen"/>
          <w:color w:val="000000" w:themeColor="text1"/>
        </w:rPr>
        <w:footnoteReference w:id="9"/>
      </w:r>
      <w:r w:rsidR="005510E2" w:rsidRPr="007310A7">
        <w:rPr>
          <w:color w:val="000000" w:themeColor="text1"/>
        </w:rPr>
        <w:t xml:space="preserve"> Dies zeigt sich auch an Hand der  </w:t>
      </w:r>
      <w:proofErr w:type="spellStart"/>
      <w:r w:rsidR="005510E2" w:rsidRPr="007310A7">
        <w:rPr>
          <w:color w:val="000000" w:themeColor="text1"/>
        </w:rPr>
        <w:t>Strukturationstheorie</w:t>
      </w:r>
      <w:proofErr w:type="spellEnd"/>
      <w:r w:rsidR="005510E2" w:rsidRPr="007310A7">
        <w:rPr>
          <w:color w:val="000000" w:themeColor="text1"/>
        </w:rPr>
        <w:t xml:space="preserve"> des Soziologen Anthony Giddens, auf dessen Agency-Konzeptualisierung im Folgenden näher eingegangen wird.</w:t>
      </w:r>
    </w:p>
    <w:p w14:paraId="53554187" w14:textId="7236E292" w:rsidR="005510E2" w:rsidRPr="007310A7" w:rsidRDefault="00FD4AAC" w:rsidP="00576802">
      <w:pPr>
        <w:pStyle w:val="berschrift3"/>
        <w:spacing w:before="360" w:after="240"/>
        <w:jc w:val="both"/>
        <w:rPr>
          <w:rFonts w:asciiTheme="minorHAnsi" w:hAnsiTheme="minorHAnsi"/>
          <w:b/>
          <w:color w:val="000000" w:themeColor="text1"/>
        </w:rPr>
      </w:pPr>
      <w:bookmarkStart w:id="12" w:name="_Toc233288751"/>
      <w:r w:rsidRPr="007310A7">
        <w:rPr>
          <w:rFonts w:asciiTheme="minorHAnsi" w:hAnsiTheme="minorHAnsi"/>
          <w:b/>
          <w:color w:val="000000" w:themeColor="text1"/>
        </w:rPr>
        <w:t>3</w:t>
      </w:r>
      <w:r w:rsidR="005510E2" w:rsidRPr="007310A7">
        <w:rPr>
          <w:rFonts w:asciiTheme="minorHAnsi" w:hAnsiTheme="minorHAnsi"/>
          <w:b/>
          <w:color w:val="000000" w:themeColor="text1"/>
        </w:rPr>
        <w:t xml:space="preserve">.2.1. Agency in Anthony Giddens </w:t>
      </w:r>
      <w:proofErr w:type="spellStart"/>
      <w:r w:rsidR="005510E2" w:rsidRPr="007310A7">
        <w:rPr>
          <w:rFonts w:asciiTheme="minorHAnsi" w:hAnsiTheme="minorHAnsi"/>
          <w:b/>
          <w:color w:val="000000" w:themeColor="text1"/>
        </w:rPr>
        <w:t>Strukturationstheorie</w:t>
      </w:r>
      <w:bookmarkEnd w:id="12"/>
      <w:proofErr w:type="spellEnd"/>
      <w:r w:rsidR="005510E2" w:rsidRPr="007310A7">
        <w:rPr>
          <w:rFonts w:asciiTheme="minorHAnsi" w:hAnsiTheme="minorHAnsi"/>
          <w:b/>
          <w:color w:val="000000" w:themeColor="text1"/>
        </w:rPr>
        <w:t xml:space="preserve"> </w:t>
      </w:r>
    </w:p>
    <w:p w14:paraId="3BD32B63" w14:textId="7859729C" w:rsidR="005510E2" w:rsidRPr="007310A7" w:rsidRDefault="005510E2" w:rsidP="005510E2">
      <w:pPr>
        <w:spacing w:line="360" w:lineRule="auto"/>
        <w:jc w:val="both"/>
        <w:rPr>
          <w:color w:val="000000" w:themeColor="text1"/>
        </w:rPr>
      </w:pPr>
      <w:r w:rsidRPr="007310A7">
        <w:rPr>
          <w:color w:val="000000" w:themeColor="text1"/>
        </w:rPr>
        <w:t xml:space="preserve">Die </w:t>
      </w:r>
      <w:proofErr w:type="spellStart"/>
      <w:r w:rsidRPr="007310A7">
        <w:rPr>
          <w:color w:val="000000" w:themeColor="text1"/>
        </w:rPr>
        <w:t>Strukturationstheorie</w:t>
      </w:r>
      <w:proofErr w:type="spellEnd"/>
      <w:r w:rsidRPr="007310A7">
        <w:rPr>
          <w:color w:val="000000" w:themeColor="text1"/>
        </w:rPr>
        <w:t xml:space="preserve"> von Anthony Giddens ist seit </w:t>
      </w:r>
      <w:r w:rsidR="00D36FA9" w:rsidRPr="007310A7">
        <w:rPr>
          <w:color w:val="000000" w:themeColor="text1"/>
        </w:rPr>
        <w:t xml:space="preserve">der </w:t>
      </w:r>
      <w:r w:rsidRPr="007310A7">
        <w:rPr>
          <w:color w:val="000000" w:themeColor="text1"/>
        </w:rPr>
        <w:t xml:space="preserve">Veröffentlichung </w:t>
      </w:r>
      <w:r w:rsidR="00D36FA9" w:rsidRPr="007310A7">
        <w:rPr>
          <w:color w:val="000000" w:themeColor="text1"/>
        </w:rPr>
        <w:t xml:space="preserve">von „The </w:t>
      </w:r>
      <w:proofErr w:type="spellStart"/>
      <w:r w:rsidR="00D36FA9" w:rsidRPr="007310A7">
        <w:rPr>
          <w:color w:val="000000" w:themeColor="text1"/>
        </w:rPr>
        <w:t>Constitution</w:t>
      </w:r>
      <w:proofErr w:type="spellEnd"/>
      <w:r w:rsidR="00D36FA9" w:rsidRPr="007310A7">
        <w:rPr>
          <w:color w:val="000000" w:themeColor="text1"/>
        </w:rPr>
        <w:t xml:space="preserve"> </w:t>
      </w:r>
      <w:proofErr w:type="spellStart"/>
      <w:r w:rsidR="00D36FA9" w:rsidRPr="007310A7">
        <w:rPr>
          <w:color w:val="000000" w:themeColor="text1"/>
        </w:rPr>
        <w:t>of</w:t>
      </w:r>
      <w:proofErr w:type="spellEnd"/>
      <w:r w:rsidR="00D36FA9" w:rsidRPr="007310A7">
        <w:rPr>
          <w:color w:val="000000" w:themeColor="text1"/>
        </w:rPr>
        <w:t xml:space="preserve"> Society“ (</w:t>
      </w:r>
      <w:r w:rsidR="0053596C" w:rsidRPr="007310A7">
        <w:rPr>
          <w:color w:val="000000" w:themeColor="text1"/>
        </w:rPr>
        <w:t>1984</w:t>
      </w:r>
      <w:r w:rsidR="00D36FA9" w:rsidRPr="007310A7">
        <w:rPr>
          <w:color w:val="000000" w:themeColor="text1"/>
        </w:rPr>
        <w:t>)</w:t>
      </w:r>
      <w:r w:rsidR="0053596C" w:rsidRPr="007310A7">
        <w:rPr>
          <w:color w:val="000000" w:themeColor="text1"/>
        </w:rPr>
        <w:t xml:space="preserve"> </w:t>
      </w:r>
      <w:r w:rsidRPr="007310A7">
        <w:rPr>
          <w:color w:val="000000" w:themeColor="text1"/>
        </w:rPr>
        <w:t xml:space="preserve">Gegenstand einer intensiven sozialwissenschaftlichen Auseinandersetzung, die sich durch eine Vielzahl an Publikationen auch innerhalb der Biographie- und Lebenslaufforschung widerspiegelt </w:t>
      </w:r>
      <w:r w:rsidR="00576802" w:rsidRPr="007310A7">
        <w:rPr>
          <w:color w:val="000000" w:themeColor="text1"/>
        </w:rPr>
        <w:fldChar w:fldCharType="begin"/>
      </w:r>
      <w:r w:rsidR="00576802" w:rsidRPr="007310A7">
        <w:rPr>
          <w:color w:val="000000" w:themeColor="text1"/>
        </w:rPr>
        <w:instrText xml:space="preserve"> ADDIN ZOTERO_ITEM CSL_CITATION {"citationID":"ahoFRljF","properties":{"unsorted":false,"formattedCitation":"(vgl. Raithelhuber 2011, 83)","plainCitation":"(vgl. Raithelhuber 2011, 83)","noteIndex":0},"citationItems":[{"id":607,"uris":["http://zotero.org/users/local/owKliTIb/items/HY36IA9J"],"itemData":{"id":607,"type":"book","publisher":"Budrich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Lebenslaufkonzepts","author":[{"family":"Raithelhuber","given":"Eberhard"}],"issued":{"date-parts":[["2011"]]}},"locator":"83","label":"page","prefix":"vgl."}],"schema":"https://github.com/citation-style-language/schema/raw/master/csl-citation.json"} </w:instrText>
      </w:r>
      <w:r w:rsidR="00576802" w:rsidRPr="007310A7">
        <w:rPr>
          <w:color w:val="000000" w:themeColor="text1"/>
        </w:rPr>
        <w:fldChar w:fldCharType="separate"/>
      </w:r>
      <w:r w:rsidR="00576802" w:rsidRPr="007310A7">
        <w:rPr>
          <w:rFonts w:ascii="Cambria" w:hAnsi="Cambria"/>
          <w:color w:val="000000" w:themeColor="text1"/>
        </w:rPr>
        <w:t xml:space="preserve">(vgl. </w:t>
      </w:r>
      <w:proofErr w:type="spellStart"/>
      <w:r w:rsidR="00576802" w:rsidRPr="007310A7">
        <w:rPr>
          <w:rFonts w:ascii="Cambria" w:hAnsi="Cambria"/>
          <w:color w:val="000000" w:themeColor="text1"/>
        </w:rPr>
        <w:t>Raithelhuber</w:t>
      </w:r>
      <w:proofErr w:type="spellEnd"/>
      <w:r w:rsidR="00576802" w:rsidRPr="007310A7">
        <w:rPr>
          <w:rFonts w:ascii="Cambria" w:hAnsi="Cambria"/>
          <w:color w:val="000000" w:themeColor="text1"/>
        </w:rPr>
        <w:t xml:space="preserve"> 2011, 83)</w:t>
      </w:r>
      <w:r w:rsidR="00576802" w:rsidRPr="007310A7">
        <w:rPr>
          <w:color w:val="000000" w:themeColor="text1"/>
        </w:rPr>
        <w:fldChar w:fldCharType="end"/>
      </w:r>
      <w:r w:rsidRPr="007310A7">
        <w:rPr>
          <w:color w:val="000000" w:themeColor="text1"/>
        </w:rPr>
        <w:t xml:space="preserve">. </w:t>
      </w:r>
    </w:p>
    <w:p w14:paraId="2F3453AD" w14:textId="0049A2FA" w:rsidR="005510E2" w:rsidRPr="007310A7" w:rsidRDefault="005510E2" w:rsidP="005510E2">
      <w:pPr>
        <w:spacing w:line="360" w:lineRule="auto"/>
        <w:jc w:val="both"/>
        <w:rPr>
          <w:color w:val="000000" w:themeColor="text1"/>
        </w:rPr>
      </w:pPr>
      <w:r w:rsidRPr="007310A7">
        <w:rPr>
          <w:color w:val="000000" w:themeColor="text1"/>
        </w:rPr>
        <w:t xml:space="preserve">Der grundlegende Gedanke von Giddens Sozial- und Handlungstheorie besteht darin, dass soziale Strukturen mittels Handlungen bzw. Handlungsmächtigkeit realisiert werden und gleichzeitig eine Art Medium darstellen, die Agency erst ermöglichen </w:t>
      </w:r>
      <w:r w:rsidR="00576802" w:rsidRPr="007310A7">
        <w:rPr>
          <w:color w:val="000000" w:themeColor="text1"/>
        </w:rPr>
        <w:fldChar w:fldCharType="begin"/>
      </w:r>
      <w:r w:rsidR="00576802" w:rsidRPr="007310A7">
        <w:rPr>
          <w:color w:val="000000" w:themeColor="text1"/>
        </w:rPr>
        <w:instrText xml:space="preserve"> ADDIN ZOTERO_ITEM CSL_CITATION {"citationID":"Jj6VYr6s","properties":{"unsorted":false,"formattedCitation":"(vgl. Raithelhuber 2011, 92)","plainCitation":"(vgl. Raithelhuber 2011, 92)","noteIndex":0},"citationItems":[{"id":607,"uris":["http://zotero.org/users/local/owKliTIb/items/HY36IA9J"],"itemData":{"id":607,"type":"book","publisher":"Budrich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Lebenslaufkonzepts","author":[{"family":"Raithelhuber","given":"Eberhard"}],"issued":{"date-parts":[["2011"]]}},"locator":"92","label":"page","prefix":"vgl."}],"schema":"https://github.com/citation-style-language/schema/raw/master/csl-citation.json"} </w:instrText>
      </w:r>
      <w:r w:rsidR="00576802" w:rsidRPr="007310A7">
        <w:rPr>
          <w:color w:val="000000" w:themeColor="text1"/>
        </w:rPr>
        <w:fldChar w:fldCharType="separate"/>
      </w:r>
      <w:r w:rsidR="00576802" w:rsidRPr="007310A7">
        <w:rPr>
          <w:rFonts w:ascii="Cambria" w:hAnsi="Cambria"/>
          <w:color w:val="000000" w:themeColor="text1"/>
        </w:rPr>
        <w:t xml:space="preserve">(vgl. </w:t>
      </w:r>
      <w:proofErr w:type="spellStart"/>
      <w:r w:rsidR="00576802" w:rsidRPr="007310A7">
        <w:rPr>
          <w:rFonts w:ascii="Cambria" w:hAnsi="Cambria"/>
          <w:color w:val="000000" w:themeColor="text1"/>
        </w:rPr>
        <w:t>Raithelhuber</w:t>
      </w:r>
      <w:proofErr w:type="spellEnd"/>
      <w:r w:rsidR="00576802" w:rsidRPr="007310A7">
        <w:rPr>
          <w:rFonts w:ascii="Cambria" w:hAnsi="Cambria"/>
          <w:color w:val="000000" w:themeColor="text1"/>
        </w:rPr>
        <w:t xml:space="preserve"> 2011, 92)</w:t>
      </w:r>
      <w:r w:rsidR="00576802" w:rsidRPr="007310A7">
        <w:rPr>
          <w:color w:val="000000" w:themeColor="text1"/>
        </w:rPr>
        <w:fldChar w:fldCharType="end"/>
      </w:r>
      <w:r w:rsidRPr="007310A7">
        <w:rPr>
          <w:color w:val="000000" w:themeColor="text1"/>
        </w:rPr>
        <w:t xml:space="preserve">. </w:t>
      </w:r>
      <w:r w:rsidRPr="007310A7">
        <w:rPr>
          <w:rStyle w:val="s1"/>
          <w:rFonts w:eastAsia="Times New Roman" w:cs="Times New Roman"/>
          <w:color w:val="000000" w:themeColor="text1"/>
        </w:rPr>
        <w:t xml:space="preserve">Handeln als „transformative Fähigkeit“ </w:t>
      </w:r>
      <w:r w:rsidR="00576802" w:rsidRPr="007310A7">
        <w:rPr>
          <w:rStyle w:val="s1"/>
          <w:rFonts w:eastAsia="Times New Roman" w:cs="Times New Roman"/>
          <w:color w:val="000000" w:themeColor="text1"/>
        </w:rPr>
        <w:fldChar w:fldCharType="begin"/>
      </w:r>
      <w:r w:rsidR="00F370E7">
        <w:rPr>
          <w:rStyle w:val="s1"/>
          <w:rFonts w:eastAsia="Times New Roman" w:cs="Times New Roman"/>
          <w:color w:val="000000" w:themeColor="text1"/>
        </w:rPr>
        <w:instrText xml:space="preserve"> ADDIN ZOTERO_ITEM CSL_CITATION {"citationID":"eXFbrTgJ","properties":{"unsorted":false,"formattedCitation":"(Giddens 1984, 134f)","plainCitation":"(Giddens 1984, 134f)","dontUpdate":true,"noteIndex":0},"citationItems":[{"id":597,"uris":["http://zotero.org/users/local/owKliTIb/items/PE8AYM2M"],"itemData":{"id":597,"type":"book","publisher":"Campus","publisher-place":"Frankfurt am Main","title":"Die Konstitution der Gesellschaft: Grundzüge einer Theorie der Strukturierung","author":[{"family":"Giddens","given":"Anthony"}],"issued":{"date-parts":[["1984"]]}},"locator":"134f","label":"page"}],"schema":"https://github.com/citation-style-language/schema/raw/master/csl-citation.json"} </w:instrText>
      </w:r>
      <w:r w:rsidR="00576802" w:rsidRPr="007310A7">
        <w:rPr>
          <w:rStyle w:val="s1"/>
          <w:rFonts w:eastAsia="Times New Roman" w:cs="Times New Roman"/>
          <w:color w:val="000000" w:themeColor="text1"/>
        </w:rPr>
        <w:fldChar w:fldCharType="separate"/>
      </w:r>
      <w:r w:rsidR="00576802" w:rsidRPr="007310A7">
        <w:rPr>
          <w:rFonts w:ascii="Cambria" w:hAnsi="Cambria"/>
          <w:color w:val="000000" w:themeColor="text1"/>
        </w:rPr>
        <w:t xml:space="preserve">(Giddens 1984, </w:t>
      </w:r>
      <w:r w:rsidR="002025DE" w:rsidRPr="007310A7">
        <w:rPr>
          <w:rFonts w:ascii="Cambria" w:hAnsi="Cambria"/>
          <w:color w:val="000000" w:themeColor="text1"/>
        </w:rPr>
        <w:t>15</w:t>
      </w:r>
      <w:r w:rsidR="00A96051" w:rsidRPr="007310A7">
        <w:rPr>
          <w:rFonts w:ascii="Cambria" w:hAnsi="Cambria"/>
          <w:color w:val="000000" w:themeColor="text1"/>
        </w:rPr>
        <w:t xml:space="preserve">, </w:t>
      </w:r>
      <w:r w:rsidR="007C1C5F" w:rsidRPr="007310A7">
        <w:rPr>
          <w:rFonts w:ascii="Cambria" w:hAnsi="Cambria"/>
          <w:color w:val="000000" w:themeColor="text1"/>
        </w:rPr>
        <w:t xml:space="preserve">eigene </w:t>
      </w:r>
      <w:r w:rsidR="00A96051" w:rsidRPr="007310A7">
        <w:rPr>
          <w:rFonts w:ascii="Cambria" w:hAnsi="Cambria"/>
          <w:color w:val="000000" w:themeColor="text1"/>
        </w:rPr>
        <w:t>Übers.)</w:t>
      </w:r>
      <w:r w:rsidR="00576802" w:rsidRPr="007310A7">
        <w:rPr>
          <w:rStyle w:val="s1"/>
          <w:rFonts w:eastAsia="Times New Roman" w:cs="Times New Roman"/>
          <w:color w:val="000000" w:themeColor="text1"/>
        </w:rPr>
        <w:fldChar w:fldCharType="end"/>
      </w:r>
      <w:r w:rsidR="00576802"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erzeugt Strukturen: Diese bestehen einerseits aus sozialen sowie sprachlich-diskursiven Regeln und andererseits aus autoritativen und allokativen Ressourcen (vgl. ebd</w:t>
      </w:r>
      <w:r w:rsidR="0053596C" w:rsidRPr="007310A7">
        <w:rPr>
          <w:rStyle w:val="s1"/>
          <w:rFonts w:eastAsia="Times New Roman" w:cs="Times New Roman"/>
          <w:color w:val="000000" w:themeColor="text1"/>
        </w:rPr>
        <w:t>.</w:t>
      </w:r>
      <w:r w:rsidRPr="007310A7">
        <w:rPr>
          <w:rStyle w:val="s1"/>
          <w:rFonts w:eastAsia="Times New Roman" w:cs="Times New Roman"/>
          <w:color w:val="000000" w:themeColor="text1"/>
        </w:rPr>
        <w:t>,</w:t>
      </w:r>
      <w:r w:rsidR="00126CA4" w:rsidRPr="007310A7">
        <w:rPr>
          <w:rStyle w:val="s1"/>
          <w:rFonts w:eastAsia="Times New Roman" w:cs="Times New Roman"/>
          <w:color w:val="000000" w:themeColor="text1"/>
        </w:rPr>
        <w:t xml:space="preserve"> 258ff.</w:t>
      </w:r>
      <w:r w:rsidRPr="007310A7">
        <w:rPr>
          <w:rStyle w:val="s1"/>
          <w:rFonts w:eastAsia="Times New Roman" w:cs="Times New Roman"/>
          <w:color w:val="000000" w:themeColor="text1"/>
        </w:rPr>
        <w:t>). Während allokative Ressourcen die Herrschaft über</w:t>
      </w:r>
      <w:r w:rsidRPr="007310A7">
        <w:rPr>
          <w:color w:val="000000" w:themeColor="text1"/>
        </w:rPr>
        <w:t xml:space="preserve"> </w:t>
      </w:r>
      <w:r w:rsidRPr="007310A7">
        <w:rPr>
          <w:rStyle w:val="s1"/>
          <w:rFonts w:eastAsia="Times New Roman" w:cs="Times New Roman"/>
          <w:color w:val="000000" w:themeColor="text1"/>
        </w:rPr>
        <w:t>Objekte, Güter oder materielle Phänomene</w:t>
      </w:r>
      <w:r w:rsidR="00126CA4"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umfass</w:t>
      </w:r>
      <w:r w:rsidR="00AF1456" w:rsidRPr="007310A7">
        <w:rPr>
          <w:rStyle w:val="s1"/>
          <w:rFonts w:eastAsia="Times New Roman" w:cs="Times New Roman"/>
          <w:color w:val="000000" w:themeColor="text1"/>
        </w:rPr>
        <w:t>t</w:t>
      </w:r>
      <w:r w:rsidRPr="007310A7">
        <w:rPr>
          <w:rStyle w:val="s1"/>
          <w:rFonts w:eastAsia="Times New Roman" w:cs="Times New Roman"/>
          <w:color w:val="000000" w:themeColor="text1"/>
        </w:rPr>
        <w:t>, sind mit autoritären Ressourcen Fähigkeiten der Herrschaft über Personen</w:t>
      </w:r>
      <w:r w:rsidR="002025DE" w:rsidRPr="007310A7">
        <w:rPr>
          <w:rStyle w:val="s1"/>
          <w:rFonts w:eastAsia="Times New Roman" w:cs="Times New Roman"/>
          <w:color w:val="000000" w:themeColor="text1"/>
        </w:rPr>
        <w:t xml:space="preserve"> bzw. deren Organisation</w:t>
      </w:r>
      <w:r w:rsidRPr="007310A7">
        <w:rPr>
          <w:rStyle w:val="s1"/>
          <w:rFonts w:eastAsia="Times New Roman" w:cs="Times New Roman"/>
          <w:color w:val="000000" w:themeColor="text1"/>
        </w:rPr>
        <w:t xml:space="preserve"> gemeint</w:t>
      </w:r>
      <w:r w:rsidR="002025DE" w:rsidRPr="007310A7">
        <w:rPr>
          <w:rStyle w:val="s1"/>
          <w:rFonts w:eastAsia="Times New Roman" w:cs="Times New Roman"/>
          <w:color w:val="000000" w:themeColor="text1"/>
        </w:rPr>
        <w:t xml:space="preserve"> (vgl. ebd.)</w:t>
      </w:r>
      <w:r w:rsidRPr="007310A7">
        <w:rPr>
          <w:rStyle w:val="s1"/>
          <w:rFonts w:eastAsia="Times New Roman" w:cs="Times New Roman"/>
          <w:color w:val="000000" w:themeColor="text1"/>
        </w:rPr>
        <w:t xml:space="preserve">, die auch als symbolische Ressourcen </w:t>
      </w:r>
      <w:proofErr w:type="spellStart"/>
      <w:r w:rsidRPr="007310A7">
        <w:rPr>
          <w:rStyle w:val="s1"/>
          <w:rFonts w:eastAsia="Times New Roman" w:cs="Times New Roman"/>
          <w:color w:val="000000" w:themeColor="text1"/>
        </w:rPr>
        <w:t>bezeichenbar</w:t>
      </w:r>
      <w:proofErr w:type="spellEnd"/>
      <w:r w:rsidRPr="007310A7">
        <w:rPr>
          <w:rStyle w:val="s1"/>
          <w:rFonts w:eastAsia="Times New Roman" w:cs="Times New Roman"/>
          <w:color w:val="000000" w:themeColor="text1"/>
        </w:rPr>
        <w:t xml:space="preserve"> sind </w:t>
      </w:r>
      <w:r w:rsidR="00982CFE" w:rsidRPr="007310A7">
        <w:rPr>
          <w:rStyle w:val="s1"/>
          <w:rFonts w:eastAsia="Times New Roman" w:cs="Times New Roman"/>
          <w:color w:val="000000" w:themeColor="text1"/>
        </w:rPr>
        <w:fldChar w:fldCharType="begin"/>
      </w:r>
      <w:r w:rsidR="00982CFE" w:rsidRPr="007310A7">
        <w:rPr>
          <w:rStyle w:val="s1"/>
          <w:rFonts w:eastAsia="Times New Roman" w:cs="Times New Roman"/>
          <w:color w:val="000000" w:themeColor="text1"/>
        </w:rPr>
        <w:instrText xml:space="preserve"> ADDIN ZOTERO_ITEM CSL_CITATION {"citationID":"HgBjfrxt","properties":{"unsorted":false,"formattedCitation":"(vgl. Kraemer 2008)","plainCitation":"(vgl. Kraemer 2008)","noteIndex":0},"citationItems":[{"id":1236,"uris":["http://zotero.org/users/local/owKliTIb/items/FVSSRKC3"],"itemData":{"id":1236,"type":"chapter","container-title":"Die Natur der Gesellschaft: Verhandlungen des 33. Kongresses der Deutschen Gesellschaft für Soziologie in Kassel 2006.","number-of-volumes":"Teilbd. 1 u. 2","page":"2815-2825","publisher":"Campus Verlag","publisher-place":"Frankfurt am Main","title":"Handeln als transformative Fähigkeit: ein handlungstheoretischer Zugang zur Naturproblematik.","URL":"ttps://nbn-resolving.org/ urn:nbn:de:0168-ssoar-151583","author":[{"family":"Kraemer","given":"K."}],"editor":[{"family":"Rehberg","given":"K-S."}],"issued":{"date-parts":[["2008"]]}},"prefix":"vgl."}],"schema":"https://github.com/citation-style-language/schema/raw/master/csl-citation.json"} </w:instrText>
      </w:r>
      <w:r w:rsidR="00982CFE" w:rsidRPr="007310A7">
        <w:rPr>
          <w:rStyle w:val="s1"/>
          <w:rFonts w:eastAsia="Times New Roman" w:cs="Times New Roman"/>
          <w:color w:val="000000" w:themeColor="text1"/>
        </w:rPr>
        <w:fldChar w:fldCharType="separate"/>
      </w:r>
      <w:r w:rsidR="00982CFE" w:rsidRPr="007310A7">
        <w:rPr>
          <w:rFonts w:ascii="Cambria" w:hAnsi="Cambria"/>
          <w:color w:val="000000" w:themeColor="text1"/>
        </w:rPr>
        <w:t>(vgl. Kraemer 2008)</w:t>
      </w:r>
      <w:r w:rsidR="00982CFE"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Diese Ressourcen wirken wiederum in immaterieller Weise – mittels reflexiver Bezugnahme und Erinnerungsspuren (engl. </w:t>
      </w:r>
      <w:proofErr w:type="spellStart"/>
      <w:r w:rsidRPr="007310A7">
        <w:rPr>
          <w:rStyle w:val="s1"/>
          <w:rFonts w:eastAsia="Times New Roman" w:cs="Times New Roman"/>
          <w:i/>
          <w:color w:val="000000" w:themeColor="text1"/>
        </w:rPr>
        <w:t>memory</w:t>
      </w:r>
      <w:proofErr w:type="spellEnd"/>
      <w:r w:rsidRPr="007310A7">
        <w:rPr>
          <w:rStyle w:val="s1"/>
          <w:rFonts w:eastAsia="Times New Roman" w:cs="Times New Roman"/>
          <w:i/>
          <w:color w:val="000000" w:themeColor="text1"/>
        </w:rPr>
        <w:t xml:space="preserve"> </w:t>
      </w:r>
      <w:proofErr w:type="spellStart"/>
      <w:r w:rsidRPr="007310A7">
        <w:rPr>
          <w:rStyle w:val="s1"/>
          <w:rFonts w:eastAsia="Times New Roman" w:cs="Times New Roman"/>
          <w:i/>
          <w:color w:val="000000" w:themeColor="text1"/>
        </w:rPr>
        <w:lastRenderedPageBreak/>
        <w:t>traces</w:t>
      </w:r>
      <w:proofErr w:type="spellEnd"/>
      <w:r w:rsidRPr="007310A7">
        <w:rPr>
          <w:rStyle w:val="s1"/>
          <w:rFonts w:eastAsia="Times New Roman" w:cs="Times New Roman"/>
          <w:color w:val="000000" w:themeColor="text1"/>
        </w:rPr>
        <w:t>) – auf die handelnden Subjekte zurück. Sie sind dadurch Bedingung und Medium von Handeln, wodurch sie bestimmte Handlungen ermöglichen und andere ausschließen</w:t>
      </w:r>
      <w:r w:rsidR="00576802" w:rsidRPr="007310A7">
        <w:rPr>
          <w:rStyle w:val="s1"/>
          <w:rFonts w:eastAsia="Times New Roman" w:cs="Times New Roman"/>
          <w:color w:val="000000" w:themeColor="text1"/>
        </w:rPr>
        <w:t xml:space="preserve"> </w:t>
      </w:r>
      <w:r w:rsidR="00576802" w:rsidRPr="007310A7">
        <w:rPr>
          <w:rStyle w:val="s1"/>
          <w:rFonts w:eastAsia="Times New Roman" w:cs="Times New Roman"/>
          <w:color w:val="000000" w:themeColor="text1"/>
        </w:rPr>
        <w:fldChar w:fldCharType="begin"/>
      </w:r>
      <w:r w:rsidR="00F370E7">
        <w:rPr>
          <w:rStyle w:val="s1"/>
          <w:rFonts w:eastAsia="Times New Roman" w:cs="Times New Roman"/>
          <w:color w:val="000000" w:themeColor="text1"/>
        </w:rPr>
        <w:instrText xml:space="preserve"> ADDIN ZOTERO_ITEM CSL_CITATION {"citationID":"DSIf01ha","properties":{"unsorted":false,"formattedCitation":"(vgl. Giddens 1984, 17; Raithelhuber 2011, 92ff)","plainCitation":"(vgl. Giddens 1984, 17; Raithelhuber 2011, 92ff)","dontUpdate":true,"noteIndex":0},"citationItems":[{"id":597,"uris":["http://zotero.org/users/local/owKliTIb/items/PE8AYM2M"],"itemData":{"id":597,"type":"book","publisher":"Campus","publisher-place":"Frankfurt am Main","title":"Die Konstitution der Gesellschaft: Grundzüge einer Theorie der Strukturierung","author":[{"family":"Giddens","given":"Anthony"}],"issued":{"date-parts":[["1984"]]}},"locator":"17","label":"page","prefix":"vgl."},{"id":607,"uris":["http://zotero.org/users/local/owKliTIb/items/HY36IA9J"],"itemData":{"id":607,"type":"book","publisher":"Budrich UniPress Ltd.","publisher-place":"Leverkusen","title":"Übergänge und Agency. Eine sozialtheoretische Reflexion des Lebenslaufkonzepts","author":[{"family":"Raithelhuber","given":"Eberhard"}],"issued":{"date-parts":[["2011"]]}},"locator":"92ff","label":"page"}],"schema":"https://github.com/citation-style-language/schema/raw/master/csl-citation.json"} </w:instrText>
      </w:r>
      <w:r w:rsidR="00576802" w:rsidRPr="007310A7">
        <w:rPr>
          <w:rStyle w:val="s1"/>
          <w:rFonts w:eastAsia="Times New Roman" w:cs="Times New Roman"/>
          <w:color w:val="000000" w:themeColor="text1"/>
        </w:rPr>
        <w:fldChar w:fldCharType="separate"/>
      </w:r>
      <w:r w:rsidR="00576802" w:rsidRPr="007310A7">
        <w:rPr>
          <w:rFonts w:ascii="Cambria" w:hAnsi="Cambria"/>
          <w:color w:val="000000" w:themeColor="text1"/>
        </w:rPr>
        <w:t xml:space="preserve">(vgl. Giddens 1984, 17; </w:t>
      </w:r>
      <w:proofErr w:type="spellStart"/>
      <w:r w:rsidR="00576802" w:rsidRPr="007310A7">
        <w:rPr>
          <w:rFonts w:ascii="Cambria" w:hAnsi="Cambria"/>
          <w:color w:val="000000" w:themeColor="text1"/>
        </w:rPr>
        <w:t>Raithelhuber</w:t>
      </w:r>
      <w:proofErr w:type="spellEnd"/>
      <w:r w:rsidR="00576802" w:rsidRPr="007310A7">
        <w:rPr>
          <w:rFonts w:ascii="Cambria" w:hAnsi="Cambria"/>
          <w:color w:val="000000" w:themeColor="text1"/>
        </w:rPr>
        <w:t xml:space="preserve"> 2011, 92ff</w:t>
      </w:r>
      <w:r w:rsidR="006F6F67" w:rsidRPr="007310A7">
        <w:rPr>
          <w:rFonts w:ascii="Cambria" w:hAnsi="Cambria"/>
          <w:color w:val="000000" w:themeColor="text1"/>
        </w:rPr>
        <w:t>.</w:t>
      </w:r>
      <w:r w:rsidR="00576802" w:rsidRPr="007310A7">
        <w:rPr>
          <w:rFonts w:ascii="Cambria" w:hAnsi="Cambria"/>
          <w:color w:val="000000" w:themeColor="text1"/>
        </w:rPr>
        <w:t>)</w:t>
      </w:r>
      <w:r w:rsidR="00576802"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w:t>
      </w:r>
      <w:r w:rsidRPr="007310A7">
        <w:rPr>
          <w:color w:val="000000" w:themeColor="text1"/>
        </w:rPr>
        <w:t xml:space="preserve"> </w:t>
      </w:r>
    </w:p>
    <w:p w14:paraId="55A76582" w14:textId="77777777" w:rsidR="005510E2" w:rsidRPr="007310A7" w:rsidRDefault="005510E2" w:rsidP="00576802">
      <w:pPr>
        <w:spacing w:before="240" w:after="240" w:line="360" w:lineRule="auto"/>
        <w:jc w:val="both"/>
        <w:rPr>
          <w:color w:val="000000" w:themeColor="text1"/>
        </w:rPr>
      </w:pPr>
      <w:r w:rsidRPr="007310A7">
        <w:rPr>
          <w:color w:val="000000" w:themeColor="text1"/>
        </w:rPr>
        <w:t xml:space="preserve">Grundlegend für Giddens Agency-Konzept ist die Fähigkeit alternativ zu handeln: </w:t>
      </w:r>
    </w:p>
    <w:p w14:paraId="755435DC" w14:textId="3D78AA36" w:rsidR="005510E2" w:rsidRPr="007310A7" w:rsidRDefault="005510E2" w:rsidP="00576802">
      <w:pPr>
        <w:spacing w:before="240" w:after="240" w:line="360" w:lineRule="auto"/>
        <w:ind w:left="720" w:right="652"/>
        <w:jc w:val="both"/>
        <w:rPr>
          <w:color w:val="000000" w:themeColor="text1"/>
          <w:sz w:val="22"/>
          <w:szCs w:val="22"/>
        </w:rPr>
      </w:pPr>
      <w:r w:rsidRPr="007310A7">
        <w:rPr>
          <w:rFonts w:eastAsia="Times New Roman" w:cs="Times New Roman"/>
          <w:color w:val="000000" w:themeColor="text1"/>
          <w:sz w:val="22"/>
          <w:szCs w:val="22"/>
          <w:shd w:val="clear" w:color="auto" w:fill="FFFFFF"/>
          <w:lang w:val="en-US"/>
        </w:rPr>
        <w:t xml:space="preserve">„To be able to </w:t>
      </w:r>
      <w:r w:rsidR="00C77798" w:rsidRPr="007310A7">
        <w:rPr>
          <w:rFonts w:eastAsia="Times New Roman" w:cs="Times New Roman"/>
          <w:color w:val="000000" w:themeColor="text1"/>
          <w:sz w:val="22"/>
          <w:szCs w:val="22"/>
          <w:shd w:val="clear" w:color="auto" w:fill="FFFFFF"/>
          <w:lang w:val="en-US"/>
        </w:rPr>
        <w:t>‘</w:t>
      </w:r>
      <w:r w:rsidRPr="007310A7">
        <w:rPr>
          <w:rFonts w:eastAsia="Times New Roman" w:cs="Times New Roman"/>
          <w:color w:val="000000" w:themeColor="text1"/>
          <w:sz w:val="22"/>
          <w:szCs w:val="22"/>
          <w:shd w:val="clear" w:color="auto" w:fill="FFFFFF"/>
          <w:lang w:val="en-US"/>
        </w:rPr>
        <w:t>act otherwise</w:t>
      </w:r>
      <w:r w:rsidR="00C77798" w:rsidRPr="007310A7">
        <w:rPr>
          <w:rFonts w:eastAsia="Times New Roman" w:cs="Times New Roman"/>
          <w:color w:val="000000" w:themeColor="text1"/>
          <w:sz w:val="22"/>
          <w:szCs w:val="22"/>
          <w:shd w:val="clear" w:color="auto" w:fill="FFFFFF"/>
          <w:lang w:val="en-US"/>
        </w:rPr>
        <w:t>’</w:t>
      </w:r>
      <w:r w:rsidRPr="007310A7">
        <w:rPr>
          <w:rFonts w:eastAsia="Times New Roman" w:cs="Times New Roman"/>
          <w:color w:val="000000" w:themeColor="text1"/>
          <w:sz w:val="22"/>
          <w:szCs w:val="22"/>
          <w:shd w:val="clear" w:color="auto" w:fill="FFFFFF"/>
          <w:lang w:val="en-US"/>
        </w:rPr>
        <w:t xml:space="preserve"> means being able to intervene in the world, or to refrain from</w:t>
      </w:r>
      <w:r w:rsidR="00C77798" w:rsidRPr="007310A7">
        <w:rPr>
          <w:rFonts w:eastAsia="Times New Roman" w:cs="Times New Roman"/>
          <w:color w:val="000000" w:themeColor="text1"/>
          <w:sz w:val="22"/>
          <w:szCs w:val="22"/>
          <w:shd w:val="clear" w:color="auto" w:fill="FFFFFF"/>
          <w:lang w:val="en-US"/>
        </w:rPr>
        <w:t xml:space="preserve"> such</w:t>
      </w:r>
      <w:r w:rsidRPr="007310A7">
        <w:rPr>
          <w:rFonts w:eastAsia="Times New Roman" w:cs="Times New Roman"/>
          <w:color w:val="000000" w:themeColor="text1"/>
          <w:sz w:val="22"/>
          <w:szCs w:val="22"/>
          <w:shd w:val="clear" w:color="auto" w:fill="FFFFFF"/>
          <w:lang w:val="en-US"/>
        </w:rPr>
        <w:t xml:space="preserve"> intervention, with the effect of influencing a specific process</w:t>
      </w:r>
      <w:r w:rsidR="00C77798" w:rsidRPr="007310A7">
        <w:rPr>
          <w:rFonts w:eastAsia="Times New Roman" w:cs="Times New Roman"/>
          <w:color w:val="000000" w:themeColor="text1"/>
          <w:sz w:val="22"/>
          <w:szCs w:val="22"/>
          <w:shd w:val="clear" w:color="auto" w:fill="FFFFFF"/>
          <w:lang w:val="en-US"/>
        </w:rPr>
        <w:t xml:space="preserve"> or state of affairs.</w:t>
      </w:r>
      <w:r w:rsidRPr="007310A7">
        <w:rPr>
          <w:rFonts w:eastAsia="Times New Roman" w:cs="Times New Roman"/>
          <w:color w:val="000000" w:themeColor="text1"/>
          <w:sz w:val="22"/>
          <w:szCs w:val="22"/>
          <w:shd w:val="clear" w:color="auto" w:fill="FFFFFF"/>
          <w:lang w:val="en-US"/>
        </w:rPr>
        <w:t xml:space="preserve"> </w:t>
      </w:r>
      <w:r w:rsidR="00BB2BFE" w:rsidRPr="007310A7">
        <w:rPr>
          <w:rFonts w:eastAsia="Times New Roman" w:cs="Times New Roman"/>
          <w:color w:val="000000" w:themeColor="text1"/>
          <w:sz w:val="22"/>
          <w:szCs w:val="22"/>
          <w:shd w:val="clear" w:color="auto" w:fill="FFFFFF"/>
          <w:lang w:val="en-US"/>
        </w:rPr>
        <w:t>This presumes that to be an agent is to be able to d</w:t>
      </w:r>
      <w:r w:rsidRPr="007310A7">
        <w:rPr>
          <w:rFonts w:eastAsia="Times New Roman" w:cs="Times New Roman"/>
          <w:color w:val="000000" w:themeColor="text1"/>
          <w:sz w:val="22"/>
          <w:szCs w:val="22"/>
          <w:shd w:val="clear" w:color="auto" w:fill="FFFFFF"/>
          <w:lang w:val="en-US"/>
        </w:rPr>
        <w:t>eploy</w:t>
      </w:r>
      <w:r w:rsidR="00BB2BFE" w:rsidRPr="007310A7">
        <w:rPr>
          <w:rFonts w:eastAsia="Times New Roman" w:cs="Times New Roman"/>
          <w:color w:val="000000" w:themeColor="text1"/>
          <w:sz w:val="22"/>
          <w:szCs w:val="22"/>
          <w:shd w:val="clear" w:color="auto" w:fill="FFFFFF"/>
          <w:lang w:val="en-US"/>
        </w:rPr>
        <w:t xml:space="preserve"> (…)</w:t>
      </w:r>
      <w:r w:rsidRPr="007310A7">
        <w:rPr>
          <w:rFonts w:eastAsia="Times New Roman" w:cs="Times New Roman"/>
          <w:color w:val="000000" w:themeColor="text1"/>
          <w:sz w:val="22"/>
          <w:szCs w:val="22"/>
          <w:shd w:val="clear" w:color="auto" w:fill="FFFFFF"/>
          <w:lang w:val="en-US"/>
        </w:rPr>
        <w:t xml:space="preserve"> a range of causal powers, including</w:t>
      </w:r>
      <w:r w:rsidR="00BB2BFE" w:rsidRPr="007310A7">
        <w:rPr>
          <w:rFonts w:eastAsia="Times New Roman" w:cs="Times New Roman"/>
          <w:color w:val="000000" w:themeColor="text1"/>
          <w:sz w:val="22"/>
          <w:szCs w:val="22"/>
          <w:shd w:val="clear" w:color="auto" w:fill="FFFFFF"/>
          <w:lang w:val="en-US"/>
        </w:rPr>
        <w:t xml:space="preserve"> that of</w:t>
      </w:r>
      <w:r w:rsidRPr="007310A7">
        <w:rPr>
          <w:rFonts w:eastAsia="Times New Roman" w:cs="Times New Roman"/>
          <w:color w:val="000000" w:themeColor="text1"/>
          <w:sz w:val="22"/>
          <w:szCs w:val="22"/>
          <w:shd w:val="clear" w:color="auto" w:fill="FFFFFF"/>
          <w:lang w:val="en-US"/>
        </w:rPr>
        <w:t xml:space="preserve"> influencing </w:t>
      </w:r>
      <w:r w:rsidR="00BB2BFE" w:rsidRPr="007310A7">
        <w:rPr>
          <w:rFonts w:eastAsia="Times New Roman" w:cs="Times New Roman"/>
          <w:color w:val="000000" w:themeColor="text1"/>
          <w:sz w:val="22"/>
          <w:szCs w:val="22"/>
          <w:shd w:val="clear" w:color="auto" w:fill="FFFFFF"/>
          <w:lang w:val="en-US"/>
        </w:rPr>
        <w:t xml:space="preserve">those deployed by </w:t>
      </w:r>
      <w:r w:rsidRPr="007310A7">
        <w:rPr>
          <w:rFonts w:eastAsia="Times New Roman" w:cs="Times New Roman"/>
          <w:color w:val="000000" w:themeColor="text1"/>
          <w:sz w:val="22"/>
          <w:szCs w:val="22"/>
          <w:shd w:val="clear" w:color="auto" w:fill="FFFFFF"/>
          <w:lang w:val="en-US"/>
        </w:rPr>
        <w:t xml:space="preserve">others. Action depends </w:t>
      </w:r>
      <w:r w:rsidR="00BB2BFE" w:rsidRPr="007310A7">
        <w:rPr>
          <w:rFonts w:eastAsia="Times New Roman" w:cs="Times New Roman"/>
          <w:color w:val="000000" w:themeColor="text1"/>
          <w:sz w:val="22"/>
          <w:szCs w:val="22"/>
          <w:shd w:val="clear" w:color="auto" w:fill="FFFFFF"/>
          <w:lang w:val="en-US"/>
        </w:rPr>
        <w:t>up</w:t>
      </w:r>
      <w:r w:rsidRPr="007310A7">
        <w:rPr>
          <w:rFonts w:eastAsia="Times New Roman" w:cs="Times New Roman"/>
          <w:color w:val="000000" w:themeColor="text1"/>
          <w:sz w:val="22"/>
          <w:szCs w:val="22"/>
          <w:shd w:val="clear" w:color="auto" w:fill="FFFFFF"/>
          <w:lang w:val="en-US"/>
        </w:rPr>
        <w:t xml:space="preserve">on the capability of the individual to </w:t>
      </w:r>
      <w:r w:rsidR="00C77798" w:rsidRPr="007310A7">
        <w:rPr>
          <w:rFonts w:eastAsia="Times New Roman" w:cs="Times New Roman"/>
          <w:color w:val="000000" w:themeColor="text1"/>
          <w:sz w:val="22"/>
          <w:szCs w:val="22"/>
          <w:shd w:val="clear" w:color="auto" w:fill="FFFFFF"/>
          <w:lang w:val="en-US"/>
        </w:rPr>
        <w:t>‘</w:t>
      </w:r>
      <w:r w:rsidRPr="007310A7">
        <w:rPr>
          <w:rFonts w:eastAsia="Times New Roman" w:cs="Times New Roman"/>
          <w:color w:val="000000" w:themeColor="text1"/>
          <w:sz w:val="22"/>
          <w:szCs w:val="22"/>
          <w:shd w:val="clear" w:color="auto" w:fill="FFFFFF"/>
          <w:lang w:val="en-US"/>
        </w:rPr>
        <w:t>make a difference</w:t>
      </w:r>
      <w:r w:rsidR="00C77798" w:rsidRPr="007310A7">
        <w:rPr>
          <w:rFonts w:eastAsia="Times New Roman" w:cs="Times New Roman"/>
          <w:color w:val="000000" w:themeColor="text1"/>
          <w:sz w:val="22"/>
          <w:szCs w:val="22"/>
          <w:shd w:val="clear" w:color="auto" w:fill="FFFFFF"/>
          <w:lang w:val="en-US"/>
        </w:rPr>
        <w:t>’</w:t>
      </w:r>
      <w:r w:rsidRPr="007310A7">
        <w:rPr>
          <w:rFonts w:eastAsia="Times New Roman" w:cs="Times New Roman"/>
          <w:color w:val="000000" w:themeColor="text1"/>
          <w:sz w:val="22"/>
          <w:szCs w:val="22"/>
          <w:shd w:val="clear" w:color="auto" w:fill="FFFFFF"/>
          <w:lang w:val="en-US"/>
        </w:rPr>
        <w:t xml:space="preserve"> to a pre-existing state of affairs or course of events. An agent </w:t>
      </w:r>
      <w:r w:rsidR="00C77798" w:rsidRPr="007310A7">
        <w:rPr>
          <w:rFonts w:eastAsia="Times New Roman" w:cs="Times New Roman"/>
          <w:color w:val="000000" w:themeColor="text1"/>
          <w:sz w:val="22"/>
          <w:szCs w:val="22"/>
          <w:shd w:val="clear" w:color="auto" w:fill="FFFFFF"/>
          <w:lang w:val="en-US"/>
        </w:rPr>
        <w:t>ceases to be such</w:t>
      </w:r>
      <w:r w:rsidR="00BB2BFE" w:rsidRPr="007310A7">
        <w:rPr>
          <w:rFonts w:eastAsia="Times New Roman" w:cs="Times New Roman"/>
          <w:color w:val="000000" w:themeColor="text1"/>
          <w:sz w:val="22"/>
          <w:szCs w:val="22"/>
          <w:shd w:val="clear" w:color="auto" w:fill="FFFFFF"/>
          <w:lang w:val="en-US"/>
        </w:rPr>
        <w:t xml:space="preserve"> if he or she loses the capability</w:t>
      </w:r>
      <w:r w:rsidR="00FB4DBD" w:rsidRPr="007310A7">
        <w:rPr>
          <w:rFonts w:eastAsia="Times New Roman" w:cs="Times New Roman"/>
          <w:color w:val="000000" w:themeColor="text1"/>
          <w:sz w:val="22"/>
          <w:szCs w:val="22"/>
          <w:shd w:val="clear" w:color="auto" w:fill="FFFFFF"/>
          <w:lang w:val="en-US"/>
        </w:rPr>
        <w:t xml:space="preserve"> to </w:t>
      </w:r>
      <w:r w:rsidR="00B536AF" w:rsidRPr="007310A7">
        <w:rPr>
          <w:rFonts w:eastAsia="Times New Roman" w:cs="Times New Roman"/>
          <w:color w:val="000000" w:themeColor="text1"/>
          <w:sz w:val="22"/>
          <w:szCs w:val="22"/>
          <w:shd w:val="clear" w:color="auto" w:fill="FFFFFF"/>
          <w:lang w:val="en-US"/>
        </w:rPr>
        <w:t>‘</w:t>
      </w:r>
      <w:r w:rsidR="00FB4DBD" w:rsidRPr="007310A7">
        <w:rPr>
          <w:rFonts w:eastAsia="Times New Roman" w:cs="Times New Roman"/>
          <w:color w:val="000000" w:themeColor="text1"/>
          <w:sz w:val="22"/>
          <w:szCs w:val="22"/>
          <w:shd w:val="clear" w:color="auto" w:fill="FFFFFF"/>
          <w:lang w:val="en-US"/>
        </w:rPr>
        <w:t>make a difference</w:t>
      </w:r>
      <w:r w:rsidR="00B536AF" w:rsidRPr="007310A7">
        <w:rPr>
          <w:rFonts w:eastAsia="Times New Roman" w:cs="Times New Roman"/>
          <w:color w:val="000000" w:themeColor="text1"/>
          <w:sz w:val="22"/>
          <w:szCs w:val="22"/>
          <w:shd w:val="clear" w:color="auto" w:fill="FFFFFF"/>
          <w:lang w:val="en-US"/>
        </w:rPr>
        <w:t>’</w:t>
      </w:r>
      <w:r w:rsidR="00FB4DBD" w:rsidRPr="007310A7">
        <w:rPr>
          <w:rFonts w:eastAsia="Times New Roman" w:cs="Times New Roman"/>
          <w:color w:val="000000" w:themeColor="text1"/>
          <w:sz w:val="22"/>
          <w:szCs w:val="22"/>
          <w:shd w:val="clear" w:color="auto" w:fill="FFFFFF"/>
          <w:lang w:val="en-US"/>
        </w:rPr>
        <w:t xml:space="preserve">, that is, </w:t>
      </w:r>
      <w:r w:rsidR="00BB2BFE" w:rsidRPr="007310A7">
        <w:rPr>
          <w:rFonts w:eastAsia="Times New Roman" w:cs="Times New Roman"/>
          <w:color w:val="000000" w:themeColor="text1"/>
          <w:sz w:val="22"/>
          <w:szCs w:val="22"/>
          <w:shd w:val="clear" w:color="auto" w:fill="FFFFFF"/>
          <w:lang w:val="en-US"/>
        </w:rPr>
        <w:t xml:space="preserve"> </w:t>
      </w:r>
      <w:r w:rsidRPr="007310A7">
        <w:rPr>
          <w:rFonts w:eastAsia="Times New Roman" w:cs="Times New Roman"/>
          <w:color w:val="000000" w:themeColor="text1"/>
          <w:sz w:val="22"/>
          <w:szCs w:val="22"/>
          <w:shd w:val="clear" w:color="auto" w:fill="FFFFFF"/>
          <w:lang w:val="en-US"/>
        </w:rPr>
        <w:t xml:space="preserve">to exercise </w:t>
      </w:r>
      <w:r w:rsidR="00BB2BFE" w:rsidRPr="007310A7">
        <w:rPr>
          <w:rFonts w:eastAsia="Times New Roman" w:cs="Times New Roman"/>
          <w:color w:val="000000" w:themeColor="text1"/>
          <w:sz w:val="22"/>
          <w:szCs w:val="22"/>
          <w:shd w:val="clear" w:color="auto" w:fill="FFFFFF"/>
          <w:lang w:val="en-US"/>
        </w:rPr>
        <w:t xml:space="preserve">some sort of </w:t>
      </w:r>
      <w:r w:rsidRPr="007310A7">
        <w:rPr>
          <w:rFonts w:eastAsia="Times New Roman" w:cs="Times New Roman"/>
          <w:color w:val="000000" w:themeColor="text1"/>
          <w:sz w:val="22"/>
          <w:szCs w:val="22"/>
          <w:shd w:val="clear" w:color="auto" w:fill="FFFFFF"/>
          <w:lang w:val="en-US"/>
        </w:rPr>
        <w:t xml:space="preserve">power.“ </w:t>
      </w:r>
      <w:r w:rsidR="00576802" w:rsidRPr="007310A7">
        <w:rPr>
          <w:rFonts w:eastAsia="Times New Roman" w:cs="Times New Roman"/>
          <w:color w:val="000000" w:themeColor="text1"/>
          <w:sz w:val="22"/>
          <w:szCs w:val="22"/>
          <w:shd w:val="clear" w:color="auto" w:fill="FFFFFF"/>
          <w:lang w:val="en-US"/>
        </w:rPr>
        <w:fldChar w:fldCharType="begin"/>
      </w:r>
      <w:r w:rsidR="00F370E7">
        <w:rPr>
          <w:rFonts w:eastAsia="Times New Roman" w:cs="Times New Roman"/>
          <w:color w:val="000000" w:themeColor="text1"/>
          <w:sz w:val="22"/>
          <w:szCs w:val="22"/>
          <w:shd w:val="clear" w:color="auto" w:fill="FFFFFF"/>
          <w:lang w:val="en-US"/>
        </w:rPr>
        <w:instrText xml:space="preserve"> ADDIN ZOTERO_ITEM CSL_CITATION {"citationID":"EBDFfK7L","properties":{"unsorted":false,"formattedCitation":"(Giddens 1984, 46)","plainCitation":"(Giddens 1984, 46)","dontUpdate":true,"noteIndex":0},"citationItems":[{"id":597,"uris":["http://zotero.org/users/local/owKliTIb/items/PE8AYM2M"],"itemData":{"id":597,"type":"book","publisher":"Campus","publisher-place":"Frankfurt am Main","title":"Die Konstitution der Gesellschaft: Grundzüge einer Theorie der Strukturierung","author":[{"family":"Giddens","given":"Anthony"}],"issued":{"date-parts":[["1984"]]}},"locator":"46","label":"page"}],"schema":"https://github.com/citation-style-language/schema/raw/master/csl-citation.json"} </w:instrText>
      </w:r>
      <w:r w:rsidR="00576802" w:rsidRPr="007310A7">
        <w:rPr>
          <w:rFonts w:eastAsia="Times New Roman" w:cs="Times New Roman"/>
          <w:color w:val="000000" w:themeColor="text1"/>
          <w:sz w:val="22"/>
          <w:szCs w:val="22"/>
          <w:shd w:val="clear" w:color="auto" w:fill="FFFFFF"/>
          <w:lang w:val="en-US"/>
        </w:rPr>
        <w:fldChar w:fldCharType="separate"/>
      </w:r>
      <w:r w:rsidR="00576802" w:rsidRPr="007310A7">
        <w:rPr>
          <w:rFonts w:ascii="Cambria" w:hAnsi="Cambria"/>
          <w:color w:val="000000" w:themeColor="text1"/>
          <w:sz w:val="22"/>
        </w:rPr>
        <w:t xml:space="preserve">(Giddens 1984, </w:t>
      </w:r>
      <w:r w:rsidR="00C77798" w:rsidRPr="007310A7">
        <w:rPr>
          <w:rFonts w:ascii="Cambria" w:hAnsi="Cambria"/>
          <w:color w:val="000000" w:themeColor="text1"/>
          <w:sz w:val="22"/>
        </w:rPr>
        <w:t>14</w:t>
      </w:r>
      <w:r w:rsidR="00576802" w:rsidRPr="007310A7">
        <w:rPr>
          <w:rFonts w:ascii="Cambria" w:hAnsi="Cambria"/>
          <w:color w:val="000000" w:themeColor="text1"/>
          <w:sz w:val="22"/>
        </w:rPr>
        <w:t>)</w:t>
      </w:r>
      <w:r w:rsidR="00576802" w:rsidRPr="007310A7">
        <w:rPr>
          <w:rFonts w:eastAsia="Times New Roman" w:cs="Times New Roman"/>
          <w:color w:val="000000" w:themeColor="text1"/>
          <w:sz w:val="22"/>
          <w:szCs w:val="22"/>
          <w:shd w:val="clear" w:color="auto" w:fill="FFFFFF"/>
          <w:lang w:val="en-US"/>
        </w:rPr>
        <w:fldChar w:fldCharType="end"/>
      </w:r>
    </w:p>
    <w:p w14:paraId="2140E47B" w14:textId="1B8A3226" w:rsidR="005510E2" w:rsidRPr="007310A7" w:rsidRDefault="005510E2" w:rsidP="005510E2">
      <w:pPr>
        <w:spacing w:line="360" w:lineRule="auto"/>
        <w:jc w:val="both"/>
        <w:rPr>
          <w:color w:val="000000" w:themeColor="text1"/>
        </w:rPr>
      </w:pPr>
      <w:r w:rsidRPr="007310A7">
        <w:rPr>
          <w:color w:val="000000" w:themeColor="text1"/>
        </w:rPr>
        <w:t>Von Agency ist Giddens zu Folge zu sprechen, wenn ein Subjekt mittels der Ausübung von Macht</w:t>
      </w:r>
      <w:r w:rsidR="00BB00A7" w:rsidRPr="007310A7">
        <w:rPr>
          <w:color w:val="000000" w:themeColor="text1"/>
        </w:rPr>
        <w:t xml:space="preserve"> dazu in der Lage ist,</w:t>
      </w:r>
      <w:r w:rsidRPr="007310A7">
        <w:rPr>
          <w:color w:val="000000" w:themeColor="text1"/>
        </w:rPr>
        <w:t xml:space="preserve"> alternativ</w:t>
      </w:r>
      <w:r w:rsidR="00B536AF" w:rsidRPr="007310A7">
        <w:rPr>
          <w:color w:val="000000" w:themeColor="text1"/>
        </w:rPr>
        <w:t>e Handlungsoptionen</w:t>
      </w:r>
      <w:r w:rsidR="00B80BF5" w:rsidRPr="007310A7">
        <w:rPr>
          <w:color w:val="000000" w:themeColor="text1"/>
        </w:rPr>
        <w:t xml:space="preserve"> wahrzunehmen</w:t>
      </w:r>
      <w:r w:rsidR="00B536AF" w:rsidRPr="007310A7">
        <w:rPr>
          <w:color w:val="000000" w:themeColor="text1"/>
        </w:rPr>
        <w:t xml:space="preserve">. </w:t>
      </w:r>
      <w:r w:rsidR="00A96051" w:rsidRPr="007310A7">
        <w:rPr>
          <w:color w:val="000000" w:themeColor="text1"/>
        </w:rPr>
        <w:t xml:space="preserve">Das Subjekt </w:t>
      </w:r>
      <w:r w:rsidRPr="007310A7">
        <w:rPr>
          <w:color w:val="000000" w:themeColor="text1"/>
        </w:rPr>
        <w:t>greift</w:t>
      </w:r>
      <w:r w:rsidR="00AD7C60" w:rsidRPr="007310A7">
        <w:rPr>
          <w:color w:val="000000" w:themeColor="text1"/>
        </w:rPr>
        <w:t xml:space="preserve"> dabei</w:t>
      </w:r>
      <w:r w:rsidRPr="007310A7">
        <w:rPr>
          <w:color w:val="000000" w:themeColor="text1"/>
        </w:rPr>
        <w:t xml:space="preserve"> in die Welt ein, so dass die Handlung</w:t>
      </w:r>
      <w:r w:rsidR="00B536AF" w:rsidRPr="007310A7">
        <w:rPr>
          <w:color w:val="000000" w:themeColor="text1"/>
        </w:rPr>
        <w:t xml:space="preserve"> </w:t>
      </w:r>
      <w:r w:rsidRPr="007310A7">
        <w:rPr>
          <w:color w:val="000000" w:themeColor="text1"/>
        </w:rPr>
        <w:t>zu einer spezifischen Wirkung führt, die andernfalls nicht eingetreten wäre. Akteur*innen sind bei Giddens sowohl intentional handelnd</w:t>
      </w:r>
      <w:r w:rsidR="00A96051" w:rsidRPr="007310A7">
        <w:rPr>
          <w:color w:val="000000" w:themeColor="text1"/>
        </w:rPr>
        <w:t>,</w:t>
      </w:r>
      <w:r w:rsidRPr="007310A7">
        <w:rPr>
          <w:color w:val="000000" w:themeColor="text1"/>
        </w:rPr>
        <w:t xml:space="preserve"> als auch dazu in der Lage ihre Handlungen bzw. Handlungsoptionen zu reflektieren. Bedingung für diese Intentionalität ist jedoch die Befähigung </w:t>
      </w:r>
      <w:r w:rsidR="00A96051" w:rsidRPr="007310A7">
        <w:rPr>
          <w:color w:val="000000" w:themeColor="text1"/>
        </w:rPr>
        <w:t xml:space="preserve">(engl. </w:t>
      </w:r>
      <w:proofErr w:type="spellStart"/>
      <w:r w:rsidR="00A96051" w:rsidRPr="007310A7">
        <w:rPr>
          <w:i/>
          <w:iCs/>
          <w:color w:val="000000" w:themeColor="text1"/>
        </w:rPr>
        <w:t>capability</w:t>
      </w:r>
      <w:proofErr w:type="spellEnd"/>
      <w:r w:rsidR="00A96051" w:rsidRPr="007310A7">
        <w:rPr>
          <w:color w:val="000000" w:themeColor="text1"/>
        </w:rPr>
        <w:t xml:space="preserve">) </w:t>
      </w:r>
      <w:r w:rsidRPr="007310A7">
        <w:rPr>
          <w:color w:val="000000" w:themeColor="text1"/>
        </w:rPr>
        <w:t xml:space="preserve">von Individuen Handlungen zu vollziehen: </w:t>
      </w:r>
    </w:p>
    <w:p w14:paraId="5189FE2D" w14:textId="65E7E396" w:rsidR="005510E2" w:rsidRPr="007310A7" w:rsidRDefault="005510E2" w:rsidP="008011E5">
      <w:pPr>
        <w:spacing w:before="240" w:after="240" w:line="360" w:lineRule="auto"/>
        <w:ind w:left="567" w:right="651"/>
        <w:jc w:val="both"/>
        <w:rPr>
          <w:color w:val="000000" w:themeColor="text1"/>
          <w:sz w:val="22"/>
          <w:szCs w:val="22"/>
        </w:rPr>
      </w:pPr>
      <w:r w:rsidRPr="007310A7">
        <w:rPr>
          <w:color w:val="000000" w:themeColor="text1"/>
          <w:sz w:val="22"/>
          <w:szCs w:val="22"/>
          <w:lang w:val="en-US"/>
        </w:rPr>
        <w:t>„Agency refers not to the intentions people have in doing things but to their capability of doing those things in the first place (which is why agency implies power (...).“</w:t>
      </w:r>
      <w:r w:rsidR="00576802" w:rsidRPr="007310A7">
        <w:rPr>
          <w:color w:val="000000" w:themeColor="text1"/>
          <w:sz w:val="22"/>
          <w:szCs w:val="22"/>
          <w:lang w:val="en-US"/>
        </w:rPr>
        <w:t xml:space="preserve"> </w:t>
      </w:r>
      <w:r w:rsidR="00576802" w:rsidRPr="007310A7">
        <w:rPr>
          <w:color w:val="000000" w:themeColor="text1"/>
          <w:sz w:val="22"/>
          <w:szCs w:val="22"/>
          <w:lang w:val="en-US"/>
        </w:rPr>
        <w:fldChar w:fldCharType="begin"/>
      </w:r>
      <w:r w:rsidR="00576802" w:rsidRPr="007310A7">
        <w:rPr>
          <w:color w:val="000000" w:themeColor="text1"/>
          <w:sz w:val="22"/>
          <w:szCs w:val="22"/>
          <w:lang w:val="en-US"/>
        </w:rPr>
        <w:instrText xml:space="preserve"> ADDIN ZOTERO_ITEM CSL_CITATION {"citationID":"NEkpiV0H","properties":{"unsorted":false,"formattedCitation":"(Giddens 1984, 9)","plainCitation":"(Giddens 1984, 9)","noteIndex":0},"citationItems":[{"id":597,"uris":["http://zotero.org/users/local/owKliTIb/items/PE8AYM2M"],"itemData":{"id":597,"type":"book","publisher":"Campus","publisher-place":"Frankfurt am Main","title":"Die Konstitution der Gesellschaft: Grundzüge einer Theorie der Strukturierung","author":[{"family":"Giddens","given":"Anthony"}],"issued":{"date-parts":[["1984"]]}},"locator":"9","label":"page"}],"schema":"https://github.com/citation-style-language/schema/raw/master/csl-citation.json"} </w:instrText>
      </w:r>
      <w:r w:rsidR="00576802" w:rsidRPr="007310A7">
        <w:rPr>
          <w:color w:val="000000" w:themeColor="text1"/>
          <w:sz w:val="22"/>
          <w:szCs w:val="22"/>
          <w:lang w:val="en-US"/>
        </w:rPr>
        <w:fldChar w:fldCharType="separate"/>
      </w:r>
      <w:r w:rsidR="00576802" w:rsidRPr="007310A7">
        <w:rPr>
          <w:rFonts w:ascii="Cambria" w:hAnsi="Cambria"/>
          <w:color w:val="000000" w:themeColor="text1"/>
          <w:sz w:val="22"/>
        </w:rPr>
        <w:t>(Giddens 1984, 9)</w:t>
      </w:r>
      <w:r w:rsidR="00576802" w:rsidRPr="007310A7">
        <w:rPr>
          <w:color w:val="000000" w:themeColor="text1"/>
          <w:sz w:val="22"/>
          <w:szCs w:val="22"/>
          <w:lang w:val="en-US"/>
        </w:rPr>
        <w:fldChar w:fldCharType="end"/>
      </w:r>
      <w:r w:rsidRPr="007310A7">
        <w:rPr>
          <w:color w:val="000000" w:themeColor="text1"/>
          <w:sz w:val="22"/>
          <w:szCs w:val="22"/>
        </w:rPr>
        <w:t xml:space="preserve">. </w:t>
      </w:r>
    </w:p>
    <w:p w14:paraId="42E85A5E" w14:textId="4AF7EA4D" w:rsidR="005510E2" w:rsidRPr="007310A7" w:rsidRDefault="005510E2" w:rsidP="005510E2">
      <w:pPr>
        <w:spacing w:line="360" w:lineRule="auto"/>
        <w:jc w:val="both"/>
        <w:rPr>
          <w:color w:val="000000" w:themeColor="text1"/>
        </w:rPr>
      </w:pPr>
      <w:r w:rsidRPr="007310A7">
        <w:rPr>
          <w:color w:val="000000" w:themeColor="text1"/>
        </w:rPr>
        <w:t>Somit versteht Giddens Agency als die von Absichten eines Individuums zunächst unabhängige Befähigung des Tuns (</w:t>
      </w:r>
      <w:r w:rsidR="00A80C50" w:rsidRPr="007310A7">
        <w:rPr>
          <w:color w:val="000000" w:themeColor="text1"/>
        </w:rPr>
        <w:t xml:space="preserve">engl. </w:t>
      </w:r>
      <w:proofErr w:type="spellStart"/>
      <w:r w:rsidRPr="007310A7">
        <w:rPr>
          <w:i/>
          <w:color w:val="000000" w:themeColor="text1"/>
        </w:rPr>
        <w:t>doing</w:t>
      </w:r>
      <w:proofErr w:type="spellEnd"/>
      <w:r w:rsidRPr="007310A7">
        <w:rPr>
          <w:color w:val="000000" w:themeColor="text1"/>
        </w:rPr>
        <w:t xml:space="preserve">) bzw. Unterlassen einer Handlung. Zwar wird die mit Agency einhergehende Befähigung eines Individuums in Situationen zu handeln und nicht lediglich zu reagieren, nicht notwendigerweise an äußere Bedingungen im Sinne der Abwesenheit von Handlungsbeschränkungen geknüpft, sondern kommt </w:t>
      </w:r>
      <w:r w:rsidR="00FE450C" w:rsidRPr="007310A7">
        <w:rPr>
          <w:color w:val="000000" w:themeColor="text1"/>
        </w:rPr>
        <w:t xml:space="preserve">dem Individuum </w:t>
      </w:r>
      <w:r w:rsidRPr="007310A7">
        <w:rPr>
          <w:color w:val="000000" w:themeColor="text1"/>
        </w:rPr>
        <w:t xml:space="preserve">qua seiner Kapazitäten zu. Jedoch bedeutet die Verknüpfung von Agency mit Macht, dass handelnde Akteur*innen </w:t>
      </w:r>
      <w:r w:rsidR="00CA6902" w:rsidRPr="007310A7">
        <w:rPr>
          <w:color w:val="000000" w:themeColor="text1"/>
        </w:rPr>
        <w:t xml:space="preserve">erst </w:t>
      </w:r>
      <w:r w:rsidR="00444D32" w:rsidRPr="007310A7">
        <w:rPr>
          <w:color w:val="000000" w:themeColor="text1"/>
        </w:rPr>
        <w:t xml:space="preserve">mittels </w:t>
      </w:r>
      <w:r w:rsidRPr="007310A7">
        <w:rPr>
          <w:color w:val="000000" w:themeColor="text1"/>
        </w:rPr>
        <w:t xml:space="preserve">der </w:t>
      </w:r>
      <w:r w:rsidR="00444D32" w:rsidRPr="007310A7">
        <w:rPr>
          <w:color w:val="000000" w:themeColor="text1"/>
        </w:rPr>
        <w:t xml:space="preserve">ihnen </w:t>
      </w:r>
      <w:r w:rsidR="00CA6902" w:rsidRPr="007310A7">
        <w:rPr>
          <w:color w:val="000000" w:themeColor="text1"/>
        </w:rPr>
        <w:t xml:space="preserve">mehr oder weniger </w:t>
      </w:r>
      <w:r w:rsidRPr="007310A7">
        <w:rPr>
          <w:color w:val="000000" w:themeColor="text1"/>
        </w:rPr>
        <w:t>verfügbaren Ressourcen dazu in der Lage</w:t>
      </w:r>
      <w:r w:rsidR="00CA6902" w:rsidRPr="007310A7">
        <w:rPr>
          <w:color w:val="000000" w:themeColor="text1"/>
        </w:rPr>
        <w:t xml:space="preserve"> </w:t>
      </w:r>
      <w:proofErr w:type="gramStart"/>
      <w:r w:rsidR="00CA6902" w:rsidRPr="007310A7">
        <w:rPr>
          <w:color w:val="000000" w:themeColor="text1"/>
        </w:rPr>
        <w:t>sind</w:t>
      </w:r>
      <w:proofErr w:type="gramEnd"/>
      <w:r w:rsidRPr="007310A7">
        <w:rPr>
          <w:color w:val="000000" w:themeColor="text1"/>
        </w:rPr>
        <w:t xml:space="preserve">, </w:t>
      </w:r>
      <w:r w:rsidRPr="007310A7">
        <w:rPr>
          <w:color w:val="000000" w:themeColor="text1"/>
        </w:rPr>
        <w:lastRenderedPageBreak/>
        <w:t xml:space="preserve">kausal Wirkung zu entfalten bzw. die Wirkungen anderer Akteur*innen zu beeinflussen. Somit sind die Handlungen von Individuen bei Giddens zwar strukturell mitbedingt, jedoch nicht </w:t>
      </w:r>
      <w:r w:rsidR="00FE450C" w:rsidRPr="007310A7">
        <w:rPr>
          <w:color w:val="000000" w:themeColor="text1"/>
        </w:rPr>
        <w:t xml:space="preserve">vollständig </w:t>
      </w:r>
      <w:r w:rsidRPr="007310A7">
        <w:rPr>
          <w:color w:val="000000" w:themeColor="text1"/>
        </w:rPr>
        <w:t>determiniert. Dadurch hat Handlungsmacht auch ein transformatives Potential</w:t>
      </w:r>
      <w:r w:rsidR="00FE450C" w:rsidRPr="007310A7">
        <w:rPr>
          <w:color w:val="000000" w:themeColor="text1"/>
        </w:rPr>
        <w:t xml:space="preserve"> inne</w:t>
      </w:r>
      <w:r w:rsidRPr="007310A7">
        <w:rPr>
          <w:color w:val="000000" w:themeColor="text1"/>
        </w:rPr>
        <w:t xml:space="preserve">, dass eine Veränderung von sozialen Strukturen möglich macht </w:t>
      </w:r>
      <w:r w:rsidR="00576802" w:rsidRPr="007310A7">
        <w:rPr>
          <w:color w:val="000000" w:themeColor="text1"/>
        </w:rPr>
        <w:fldChar w:fldCharType="begin"/>
      </w:r>
      <w:r w:rsidR="00576802" w:rsidRPr="007310A7">
        <w:rPr>
          <w:color w:val="000000" w:themeColor="text1"/>
        </w:rPr>
        <w:instrText xml:space="preserve"> ADDIN ZOTERO_ITEM CSL_CITATION {"citationID":"XOR3Exe8","properties":{"unsorted":false,"formattedCitation":"(vgl. Raithelhuber 2011, 94\\uc0\\u8211{}95)","plainCitation":"(vgl. Raithelhuber 2011, 94–95)","noteIndex":0},"citationItems":[{"id":607,"uris":["http://zotero.org/users/local/owKliTIb/items/HY36IA9J"],"itemData":{"id":607,"type":"book","publisher":"Budrich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Lebenslaufkonzepts","author":[{"family":"Raithelhuber","given":"Eberhard"}],"issued":{"date-parts":[["2011"]]}},"locator":"94-95","label":"page","prefix":"vgl."}],"schema":"https://github.com/citation-style-language/schema/raw/master/csl-citation.json"} </w:instrText>
      </w:r>
      <w:r w:rsidR="00576802" w:rsidRPr="007310A7">
        <w:rPr>
          <w:color w:val="000000" w:themeColor="text1"/>
        </w:rPr>
        <w:fldChar w:fldCharType="separate"/>
      </w:r>
      <w:r w:rsidR="00576802" w:rsidRPr="007310A7">
        <w:rPr>
          <w:rFonts w:ascii="Cambria" w:hAnsi="Cambria" w:cs="Times New Roman"/>
          <w:color w:val="000000" w:themeColor="text1"/>
        </w:rPr>
        <w:t xml:space="preserve">(vgl. </w:t>
      </w:r>
      <w:proofErr w:type="spellStart"/>
      <w:r w:rsidR="00576802" w:rsidRPr="007310A7">
        <w:rPr>
          <w:rFonts w:ascii="Cambria" w:hAnsi="Cambria" w:cs="Times New Roman"/>
          <w:color w:val="000000" w:themeColor="text1"/>
        </w:rPr>
        <w:t>Raithelhuber</w:t>
      </w:r>
      <w:proofErr w:type="spellEnd"/>
      <w:r w:rsidR="00576802" w:rsidRPr="007310A7">
        <w:rPr>
          <w:rFonts w:ascii="Cambria" w:hAnsi="Cambria" w:cs="Times New Roman"/>
          <w:color w:val="000000" w:themeColor="text1"/>
        </w:rPr>
        <w:t xml:space="preserve"> 2011, 94–95)</w:t>
      </w:r>
      <w:r w:rsidR="00576802" w:rsidRPr="007310A7">
        <w:rPr>
          <w:color w:val="000000" w:themeColor="text1"/>
        </w:rPr>
        <w:fldChar w:fldCharType="end"/>
      </w:r>
      <w:r w:rsidRPr="007310A7">
        <w:rPr>
          <w:color w:val="000000" w:themeColor="text1"/>
        </w:rPr>
        <w:t>.</w:t>
      </w:r>
    </w:p>
    <w:p w14:paraId="2ADAC9A8" w14:textId="28ED052C" w:rsidR="005510E2" w:rsidRPr="007310A7" w:rsidRDefault="005510E2" w:rsidP="00576802">
      <w:pPr>
        <w:spacing w:before="240" w:line="360" w:lineRule="auto"/>
        <w:jc w:val="both"/>
        <w:rPr>
          <w:color w:val="000000" w:themeColor="text1"/>
        </w:rPr>
      </w:pPr>
      <w:r w:rsidRPr="007310A7">
        <w:rPr>
          <w:color w:val="000000" w:themeColor="text1"/>
        </w:rPr>
        <w:t xml:space="preserve">Ebenfalls </w:t>
      </w:r>
      <w:r w:rsidR="007B66B0" w:rsidRPr="007310A7">
        <w:rPr>
          <w:color w:val="000000" w:themeColor="text1"/>
        </w:rPr>
        <w:t xml:space="preserve">wird in </w:t>
      </w:r>
      <w:r w:rsidRPr="007310A7">
        <w:rPr>
          <w:color w:val="000000" w:themeColor="text1"/>
        </w:rPr>
        <w:t xml:space="preserve">Giddens </w:t>
      </w:r>
      <w:proofErr w:type="spellStart"/>
      <w:r w:rsidR="007B66B0" w:rsidRPr="007310A7">
        <w:rPr>
          <w:color w:val="000000" w:themeColor="text1"/>
        </w:rPr>
        <w:t>Strukturationstheorie</w:t>
      </w:r>
      <w:proofErr w:type="spellEnd"/>
      <w:r w:rsidR="007B66B0" w:rsidRPr="007310A7">
        <w:rPr>
          <w:color w:val="000000" w:themeColor="text1"/>
        </w:rPr>
        <w:t xml:space="preserve"> die </w:t>
      </w:r>
      <w:r w:rsidRPr="007310A7">
        <w:rPr>
          <w:color w:val="000000" w:themeColor="text1"/>
        </w:rPr>
        <w:t xml:space="preserve">Rationalität </w:t>
      </w:r>
      <w:r w:rsidR="007B66B0" w:rsidRPr="007310A7">
        <w:rPr>
          <w:color w:val="000000" w:themeColor="text1"/>
        </w:rPr>
        <w:t xml:space="preserve">von </w:t>
      </w:r>
      <w:r w:rsidRPr="007310A7">
        <w:rPr>
          <w:color w:val="000000" w:themeColor="text1"/>
        </w:rPr>
        <w:t xml:space="preserve">Akteur*innen </w:t>
      </w:r>
      <w:r w:rsidR="007B66B0" w:rsidRPr="007310A7">
        <w:rPr>
          <w:color w:val="000000" w:themeColor="text1"/>
        </w:rPr>
        <w:t xml:space="preserve">als überwiegend </w:t>
      </w:r>
      <w:r w:rsidRPr="007310A7">
        <w:rPr>
          <w:color w:val="000000" w:themeColor="text1"/>
        </w:rPr>
        <w:t>handlungsleitend</w:t>
      </w:r>
      <w:r w:rsidR="007B66B0" w:rsidRPr="007310A7">
        <w:rPr>
          <w:color w:val="000000" w:themeColor="text1"/>
        </w:rPr>
        <w:t xml:space="preserve"> verstanden</w:t>
      </w:r>
      <w:r w:rsidRPr="007310A7">
        <w:rPr>
          <w:color w:val="000000" w:themeColor="text1"/>
        </w:rPr>
        <w:t>. Diese wissen in der Regel, was sie tun und warum sie es tun</w:t>
      </w:r>
      <w:r w:rsidR="007B66B0" w:rsidRPr="007310A7">
        <w:rPr>
          <w:color w:val="000000" w:themeColor="text1"/>
        </w:rPr>
        <w:t xml:space="preserve">, wobei </w:t>
      </w:r>
      <w:r w:rsidRPr="007310A7">
        <w:rPr>
          <w:color w:val="000000" w:themeColor="text1"/>
        </w:rPr>
        <w:t xml:space="preserve">Wissen sowohl auf einer </w:t>
      </w:r>
      <w:r w:rsidRPr="007310A7">
        <w:rPr>
          <w:iCs/>
          <w:color w:val="000000" w:themeColor="text1"/>
        </w:rPr>
        <w:t>explizit</w:t>
      </w:r>
      <w:r w:rsidR="007B66B0" w:rsidRPr="007310A7">
        <w:rPr>
          <w:i/>
          <w:color w:val="000000" w:themeColor="text1"/>
        </w:rPr>
        <w:t>-</w:t>
      </w:r>
      <w:r w:rsidRPr="007310A7">
        <w:rPr>
          <w:color w:val="000000" w:themeColor="text1"/>
        </w:rPr>
        <w:t>sprachlich</w:t>
      </w:r>
      <w:r w:rsidR="007B66B0" w:rsidRPr="007310A7">
        <w:rPr>
          <w:color w:val="000000" w:themeColor="text1"/>
        </w:rPr>
        <w:t>en</w:t>
      </w:r>
      <w:r w:rsidRPr="007310A7">
        <w:rPr>
          <w:color w:val="000000" w:themeColor="text1"/>
        </w:rPr>
        <w:t xml:space="preserve">, als auch auf einer </w:t>
      </w:r>
      <w:r w:rsidRPr="007310A7">
        <w:rPr>
          <w:iCs/>
          <w:color w:val="000000" w:themeColor="text1"/>
        </w:rPr>
        <w:t>implizit</w:t>
      </w:r>
      <w:r w:rsidR="007B66B0" w:rsidRPr="007310A7">
        <w:rPr>
          <w:color w:val="000000" w:themeColor="text1"/>
        </w:rPr>
        <w:t>-</w:t>
      </w:r>
      <w:r w:rsidRPr="007310A7">
        <w:rPr>
          <w:color w:val="000000" w:themeColor="text1"/>
        </w:rPr>
        <w:t xml:space="preserve">praktischen Ebene zu verorten ist. </w:t>
      </w:r>
      <w:r w:rsidR="00435144" w:rsidRPr="007310A7">
        <w:rPr>
          <w:color w:val="000000" w:themeColor="text1"/>
        </w:rPr>
        <w:t>Die sozialen Bedingungen die bestimmte Handlungen ermöglich, werden dabei in Form routinisierte</w:t>
      </w:r>
      <w:r w:rsidR="00D55E91" w:rsidRPr="007310A7">
        <w:rPr>
          <w:color w:val="000000" w:themeColor="text1"/>
        </w:rPr>
        <w:t>r</w:t>
      </w:r>
      <w:r w:rsidR="00435144" w:rsidRPr="007310A7">
        <w:rPr>
          <w:color w:val="000000" w:themeColor="text1"/>
        </w:rPr>
        <w:t xml:space="preserve"> Praktiken permanent hervorgebracht und unterliegen wiederum der Reflexivität bzw. Beobachtung der sie hervorbringenden Handelnden.  </w:t>
      </w:r>
      <w:r w:rsidR="007B66B0" w:rsidRPr="007310A7">
        <w:rPr>
          <w:color w:val="000000" w:themeColor="text1"/>
        </w:rPr>
        <w:t xml:space="preserve">Begrenzt wird die Handlungs-ermöglichenden </w:t>
      </w:r>
      <w:r w:rsidRPr="007310A7">
        <w:rPr>
          <w:color w:val="000000" w:themeColor="text1"/>
        </w:rPr>
        <w:t xml:space="preserve">Reflexionsfähigkeit </w:t>
      </w:r>
      <w:r w:rsidR="007B66B0" w:rsidRPr="007310A7">
        <w:rPr>
          <w:color w:val="000000" w:themeColor="text1"/>
        </w:rPr>
        <w:t xml:space="preserve">von </w:t>
      </w:r>
      <w:r w:rsidRPr="007310A7">
        <w:rPr>
          <w:color w:val="000000" w:themeColor="text1"/>
        </w:rPr>
        <w:t xml:space="preserve">Akteur*innen auf einer strukturellen Ebene durch die </w:t>
      </w:r>
      <w:r w:rsidR="00D0492F" w:rsidRPr="007310A7">
        <w:rPr>
          <w:color w:val="000000" w:themeColor="text1"/>
        </w:rPr>
        <w:t>(</w:t>
      </w:r>
      <w:proofErr w:type="spellStart"/>
      <w:r w:rsidR="00D0492F" w:rsidRPr="007310A7">
        <w:rPr>
          <w:color w:val="000000" w:themeColor="text1"/>
        </w:rPr>
        <w:t>Un</w:t>
      </w:r>
      <w:proofErr w:type="spellEnd"/>
      <w:r w:rsidR="00F44DFC" w:rsidRPr="007310A7">
        <w:rPr>
          <w:color w:val="000000" w:themeColor="text1"/>
        </w:rPr>
        <w:t>-</w:t>
      </w:r>
      <w:r w:rsidR="00D0492F" w:rsidRPr="007310A7">
        <w:rPr>
          <w:color w:val="000000" w:themeColor="text1"/>
        </w:rPr>
        <w:t>)</w:t>
      </w:r>
      <w:r w:rsidRPr="007310A7">
        <w:rPr>
          <w:color w:val="000000" w:themeColor="text1"/>
        </w:rPr>
        <w:t>Verfügbarkeit von Ressourcen sowie die Stratifizierung von Gesellschaften</w:t>
      </w:r>
      <w:r w:rsidR="007B66B0" w:rsidRPr="007310A7">
        <w:rPr>
          <w:color w:val="000000" w:themeColor="text1"/>
        </w:rPr>
        <w:t>. Denn</w:t>
      </w:r>
      <w:r w:rsidRPr="007310A7">
        <w:rPr>
          <w:color w:val="000000" w:themeColor="text1"/>
        </w:rPr>
        <w:t xml:space="preserve"> Handelnde</w:t>
      </w:r>
      <w:r w:rsidR="007B66B0" w:rsidRPr="007310A7">
        <w:rPr>
          <w:color w:val="000000" w:themeColor="text1"/>
        </w:rPr>
        <w:t xml:space="preserve"> verfügen</w:t>
      </w:r>
      <w:r w:rsidRPr="007310A7">
        <w:rPr>
          <w:color w:val="000000" w:themeColor="text1"/>
        </w:rPr>
        <w:t xml:space="preserve"> über </w:t>
      </w:r>
      <w:r w:rsidR="00435144" w:rsidRPr="007310A7">
        <w:rPr>
          <w:color w:val="000000" w:themeColor="text1"/>
        </w:rPr>
        <w:t xml:space="preserve">erforderliches </w:t>
      </w:r>
      <w:r w:rsidRPr="007310A7">
        <w:rPr>
          <w:color w:val="000000" w:themeColor="text1"/>
        </w:rPr>
        <w:t xml:space="preserve">Wissen hinsichtlich bestimmter sozialer Handlungen abhängig von der jeweiligen gesellschaftlichen Schicht, der sie zugehörig sind. Gleichzeitig ist das über eine Handlung </w:t>
      </w:r>
      <w:r w:rsidR="00F44DFC" w:rsidRPr="007310A7">
        <w:rPr>
          <w:color w:val="000000" w:themeColor="text1"/>
        </w:rPr>
        <w:t xml:space="preserve">prinzipiell </w:t>
      </w:r>
      <w:r w:rsidRPr="007310A7">
        <w:rPr>
          <w:color w:val="000000" w:themeColor="text1"/>
        </w:rPr>
        <w:t xml:space="preserve">verfügbare Wissen </w:t>
      </w:r>
      <w:r w:rsidR="00F44DFC" w:rsidRPr="007310A7">
        <w:rPr>
          <w:color w:val="000000" w:themeColor="text1"/>
        </w:rPr>
        <w:t xml:space="preserve">dadurch </w:t>
      </w:r>
      <w:r w:rsidRPr="007310A7">
        <w:rPr>
          <w:color w:val="000000" w:themeColor="text1"/>
        </w:rPr>
        <w:t xml:space="preserve">eingeschränkt, </w:t>
      </w:r>
      <w:r w:rsidR="00F44DFC" w:rsidRPr="007310A7">
        <w:rPr>
          <w:color w:val="000000" w:themeColor="text1"/>
        </w:rPr>
        <w:t>dass</w:t>
      </w:r>
      <w:r w:rsidRPr="007310A7">
        <w:rPr>
          <w:color w:val="000000" w:themeColor="text1"/>
        </w:rPr>
        <w:t xml:space="preserve"> die Folgen </w:t>
      </w:r>
      <w:r w:rsidR="00435144" w:rsidRPr="007310A7">
        <w:rPr>
          <w:color w:val="000000" w:themeColor="text1"/>
        </w:rPr>
        <w:t xml:space="preserve">von </w:t>
      </w:r>
      <w:r w:rsidRPr="007310A7">
        <w:rPr>
          <w:color w:val="000000" w:themeColor="text1"/>
        </w:rPr>
        <w:t>Handlungen immer auch nicht-intendierte</w:t>
      </w:r>
      <w:r w:rsidR="00435144" w:rsidRPr="007310A7">
        <w:rPr>
          <w:color w:val="000000" w:themeColor="text1"/>
        </w:rPr>
        <w:t>,</w:t>
      </w:r>
      <w:r w:rsidRPr="007310A7">
        <w:rPr>
          <w:color w:val="000000" w:themeColor="text1"/>
        </w:rPr>
        <w:t xml:space="preserve"> </w:t>
      </w:r>
      <w:r w:rsidR="00F44DFC" w:rsidRPr="007310A7">
        <w:rPr>
          <w:color w:val="000000" w:themeColor="text1"/>
        </w:rPr>
        <w:t xml:space="preserve">bzw. </w:t>
      </w:r>
      <w:r w:rsidRPr="007310A7">
        <w:rPr>
          <w:color w:val="000000" w:themeColor="text1"/>
        </w:rPr>
        <w:t xml:space="preserve">auf Grund von Kontingenz nicht voraussagbare </w:t>
      </w:r>
      <w:r w:rsidR="00435144" w:rsidRPr="007310A7">
        <w:rPr>
          <w:color w:val="000000" w:themeColor="text1"/>
        </w:rPr>
        <w:t xml:space="preserve">Aspekte </w:t>
      </w:r>
      <w:r w:rsidRPr="007310A7">
        <w:rPr>
          <w:color w:val="000000" w:themeColor="text1"/>
        </w:rPr>
        <w:t xml:space="preserve">inkludieren </w:t>
      </w:r>
      <w:r w:rsidR="00576802" w:rsidRPr="007310A7">
        <w:rPr>
          <w:color w:val="000000" w:themeColor="text1"/>
        </w:rPr>
        <w:fldChar w:fldCharType="begin"/>
      </w:r>
      <w:r w:rsidR="00576802" w:rsidRPr="007310A7">
        <w:rPr>
          <w:color w:val="000000" w:themeColor="text1"/>
        </w:rPr>
        <w:instrText xml:space="preserve"> ADDIN ZOTERO_ITEM CSL_CITATION {"citationID":"CA5lEn8W","properties":{"unsorted":false,"formattedCitation":"(vgl. Raithelhuber 2011, 99\\uc0\\u8211{}103)","plainCitation":"(vgl. Raithelhuber 2011, 99–103)","noteIndex":0},"citationItems":[{"id":607,"uris":["http://zotero.org/users/local/owKliTIb/items/HY36IA9J"],"itemData":{"id":607,"type":"book","publisher":"Budrich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Lebenslaufkonzepts","author":[{"family":"Raithelhuber","given":"Eberhard"}],"issued":{"date-parts":[["2011"]]}},"locator":"99-103","label":"page","prefix":"vgl."}],"schema":"https://github.com/citation-style-language/schema/raw/master/csl-citation.json"} </w:instrText>
      </w:r>
      <w:r w:rsidR="00576802" w:rsidRPr="007310A7">
        <w:rPr>
          <w:color w:val="000000" w:themeColor="text1"/>
        </w:rPr>
        <w:fldChar w:fldCharType="separate"/>
      </w:r>
      <w:r w:rsidR="00576802" w:rsidRPr="007310A7">
        <w:rPr>
          <w:rFonts w:ascii="Cambria" w:hAnsi="Cambria" w:cs="Times New Roman"/>
          <w:color w:val="000000" w:themeColor="text1"/>
        </w:rPr>
        <w:t xml:space="preserve">(vgl. </w:t>
      </w:r>
      <w:proofErr w:type="spellStart"/>
      <w:r w:rsidR="00576802" w:rsidRPr="007310A7">
        <w:rPr>
          <w:rFonts w:ascii="Cambria" w:hAnsi="Cambria" w:cs="Times New Roman"/>
          <w:color w:val="000000" w:themeColor="text1"/>
        </w:rPr>
        <w:t>Raithelhuber</w:t>
      </w:r>
      <w:proofErr w:type="spellEnd"/>
      <w:r w:rsidR="00576802" w:rsidRPr="007310A7">
        <w:rPr>
          <w:rFonts w:ascii="Cambria" w:hAnsi="Cambria" w:cs="Times New Roman"/>
          <w:color w:val="000000" w:themeColor="text1"/>
        </w:rPr>
        <w:t xml:space="preserve"> 2011, 99–103)</w:t>
      </w:r>
      <w:r w:rsidR="00576802" w:rsidRPr="007310A7">
        <w:rPr>
          <w:color w:val="000000" w:themeColor="text1"/>
        </w:rPr>
        <w:fldChar w:fldCharType="end"/>
      </w:r>
      <w:r w:rsidRPr="007310A7">
        <w:rPr>
          <w:color w:val="000000" w:themeColor="text1"/>
        </w:rPr>
        <w:t xml:space="preserve">. </w:t>
      </w:r>
    </w:p>
    <w:p w14:paraId="3B46B2C7" w14:textId="237EE08B" w:rsidR="005510E2" w:rsidRPr="007310A7" w:rsidRDefault="008011E5" w:rsidP="00576802">
      <w:pPr>
        <w:pStyle w:val="berschrift3"/>
        <w:spacing w:before="360" w:after="240"/>
        <w:jc w:val="both"/>
        <w:rPr>
          <w:rFonts w:asciiTheme="minorHAnsi" w:hAnsiTheme="minorHAnsi"/>
          <w:b/>
          <w:color w:val="000000" w:themeColor="text1"/>
        </w:rPr>
      </w:pPr>
      <w:bookmarkStart w:id="13" w:name="_Toc233288752"/>
      <w:r w:rsidRPr="007310A7">
        <w:rPr>
          <w:rFonts w:asciiTheme="minorHAnsi" w:hAnsiTheme="minorHAnsi"/>
          <w:b/>
          <w:color w:val="000000" w:themeColor="text1"/>
        </w:rPr>
        <w:t>3</w:t>
      </w:r>
      <w:r w:rsidR="005510E2" w:rsidRPr="007310A7">
        <w:rPr>
          <w:rFonts w:asciiTheme="minorHAnsi" w:hAnsiTheme="minorHAnsi"/>
          <w:b/>
          <w:color w:val="000000" w:themeColor="text1"/>
        </w:rPr>
        <w:t>.2.2. Kritik an Giddens und Konzeptualisierung von Agency als relationale Handlungsmacht</w:t>
      </w:r>
      <w:bookmarkEnd w:id="13"/>
    </w:p>
    <w:p w14:paraId="57963893" w14:textId="302DD927" w:rsidR="005510E2" w:rsidRPr="007310A7" w:rsidRDefault="005510E2" w:rsidP="005510E2">
      <w:pPr>
        <w:spacing w:line="360" w:lineRule="auto"/>
        <w:jc w:val="both"/>
        <w:rPr>
          <w:color w:val="000000" w:themeColor="text1"/>
        </w:rPr>
      </w:pPr>
      <w:r w:rsidRPr="007310A7">
        <w:rPr>
          <w:color w:val="000000" w:themeColor="text1"/>
        </w:rPr>
        <w:t>Im Zentrum neuerer sozialwissenschaftlicher Publikationen steht der relationale Aspekt von Agency im Sinne einer Wechselwirkung zwischen menschlichen und nicht-menschlichen Akteur*innen, den sie umgebenden institutionellen Strukturen und sozial wirksamen Diskursen</w:t>
      </w:r>
      <w:r w:rsidR="008F5D97" w:rsidRPr="007310A7">
        <w:rPr>
          <w:color w:val="000000" w:themeColor="text1"/>
        </w:rPr>
        <w:t xml:space="preserve"> </w:t>
      </w:r>
      <w:r w:rsidR="008F5D97" w:rsidRPr="007310A7">
        <w:rPr>
          <w:color w:val="000000" w:themeColor="text1"/>
        </w:rPr>
        <w:fldChar w:fldCharType="begin"/>
      </w:r>
      <w:r w:rsidR="009E0EE4" w:rsidRPr="007310A7">
        <w:rPr>
          <w:color w:val="000000" w:themeColor="text1"/>
        </w:rPr>
        <w:instrText xml:space="preserve"> ADDIN ZOTERO_ITEM CSL_CITATION {"citationID":"7WbqRvAu","properties":{"unsorted":false,"formattedCitation":"(vgl. z.B. E\\uc0\\u223{}er 2014; Walther und Stauber 2018)","plainCitation":"(vgl. z.B. Eßer 2014; Walther und Stauber 2018)","dontUpdate":true,"noteIndex":0},"citationItems":[{"id":1237,"uris":["http://zotero.org/users/local/owKliTIb/items/KUA9TCBU"],"itemData":{"id":1237,"type":"article-journal","container-title":"ZSE","title":"Agency Revisited - relationale Perspektiven auf Kindheit und die Handlungsfähigkeit von Kindern","volume":"Jg. 34, 2014, Nr. 3, S. 233-246 : Lit.","author":[{"family":"Eßer","given":"Florian"}],"issued":{"date-parts":[["2014"]]}},"prefix":"vgl. z.B."},{"id":751,"uris":["http://zotero.org/users/local/owKliTIb/items/5R3CTKD7"],"itemData":{"id":751,"type":"chapter","container-title":"Handbuch Bildungsforschung","DOI":"10.1007/978-3-531-19981-8_39","page":"905-922","publisher":"Springer VS","publisher-place":"Wiesbaden","title":"Bildung und Übergänge","author":[{"family":"Walther","given":"Andreas"},{"family":"Stauber","given":"Barbara"}],"editor":[{"family":"Tippelt","given":"Rudolf"},{"family":"Schmidt-Hertha","given":"Bernhard"}],"issued":{"date-parts":[["2018"]]}}}],"schema":"https://github.com/citation-style-language/schema/raw/master/csl-citation.json"} </w:instrText>
      </w:r>
      <w:r w:rsidR="008F5D97" w:rsidRPr="007310A7">
        <w:rPr>
          <w:color w:val="000000" w:themeColor="text1"/>
        </w:rPr>
        <w:fldChar w:fldCharType="separate"/>
      </w:r>
      <w:r w:rsidR="006116AB" w:rsidRPr="007310A7">
        <w:rPr>
          <w:rFonts w:ascii="Cambria" w:hAnsi="Cambria" w:cs="Times New Roman"/>
          <w:color w:val="000000" w:themeColor="text1"/>
        </w:rPr>
        <w:t xml:space="preserve">(vgl. z.B. </w:t>
      </w:r>
      <w:proofErr w:type="spellStart"/>
      <w:r w:rsidR="006116AB" w:rsidRPr="007310A7">
        <w:rPr>
          <w:rFonts w:ascii="Cambria" w:hAnsi="Cambria" w:cs="Times New Roman"/>
          <w:color w:val="000000" w:themeColor="text1"/>
        </w:rPr>
        <w:t>Eßer</w:t>
      </w:r>
      <w:proofErr w:type="spellEnd"/>
      <w:r w:rsidR="006116AB" w:rsidRPr="007310A7">
        <w:rPr>
          <w:rFonts w:ascii="Cambria" w:hAnsi="Cambria" w:cs="Times New Roman"/>
          <w:color w:val="000000" w:themeColor="text1"/>
        </w:rPr>
        <w:t xml:space="preserve"> 2014; Walther, Stauber 2018)</w:t>
      </w:r>
      <w:r w:rsidR="008F5D97" w:rsidRPr="007310A7">
        <w:rPr>
          <w:color w:val="000000" w:themeColor="text1"/>
        </w:rPr>
        <w:fldChar w:fldCharType="end"/>
      </w:r>
      <w:r w:rsidRPr="007310A7">
        <w:rPr>
          <w:color w:val="000000" w:themeColor="text1"/>
        </w:rPr>
        <w:t>. Dabei wird ein relationales Agency-Verständnis zunehmend als sensibilisierendes Konzept zur Beforschung biographischer Verläufe insbesondere vulnerabler bzw. von Marginalisierung betroffener Gruppen genutzt</w:t>
      </w:r>
      <w:r w:rsidR="008F5D97" w:rsidRPr="007310A7">
        <w:rPr>
          <w:color w:val="000000" w:themeColor="text1"/>
        </w:rPr>
        <w:t xml:space="preserve"> </w:t>
      </w:r>
      <w:r w:rsidR="006116AB" w:rsidRPr="007310A7">
        <w:rPr>
          <w:color w:val="000000" w:themeColor="text1"/>
        </w:rPr>
        <w:fldChar w:fldCharType="begin"/>
      </w:r>
      <w:r w:rsidR="009E0EE4" w:rsidRPr="007310A7">
        <w:rPr>
          <w:color w:val="000000" w:themeColor="text1"/>
        </w:rPr>
        <w:instrText xml:space="preserve"> ADDIN ZOTERO_ITEM CSL_CITATION {"citationID":"E4PsXyDE","properties":{"unsorted":false,"formattedCitation":"(vgl. z.B. E\\uc0\\u223{}er und Schr\\uc0\\u246{}der 2020; Schmitt 2019)","plainCitation":"(vgl. z.B. Eßer und Schröder 2020; Schmitt 2019)","noteIndex":0},"citationItems":[{"id":1238,"uris":["http://zotero.org/users/local/owKliTIb/items/BT8VPZ2J"],"itemData":{"id":1238,"type":"chapter","container-title":"Wege junger Menschen aus Heimen und Pflegefamilien","edition":"1.","page":"292–306","publisher":"Beltz Juventa","publisher-place":"Weinheim ; Basel","title":"Agency und Vulnerabilität im Care Leaving. Ein Kommentar","author":[{"family":"Eßer","given":"Florian"},{"family":"Schröder","given":"C."}],"editor":[{"family":"Göbel","given":"S."},{"family":"Karl","given":"U."},{"family":"Lunz","given":"M."},{"family":"Peters","given":"U."},{"family":"Zeller","given":"M."}],"issued":{"date-parts":[["2020"]]}},"prefix":"vgl. z.B."},{"id":1239,"uris":["http://zotero.org/users/local/owKliTIb/items/Y3K8SIY2"],"itemData":{"id":1239,"type":"article-journal","container-title":"Soziale Arbeit","DOI":"10.5771/0490-1606-2019-8-282","ISSN":"0490-1606","issue":"8","journalAbbreviation":"SozA","page":"282-288","source":"DOI.org (Crossref)","title":"Agency und Vulnerabilität","volume":"68","author":[{"family":"Schmitt","given":"Caroline"}],"issued":{"date-parts":[["2019"]]}}}],"schema":"https://github.com/citation-style-language/schema/raw/master/csl-citation.json"} </w:instrText>
      </w:r>
      <w:r w:rsidR="006116AB" w:rsidRPr="007310A7">
        <w:rPr>
          <w:color w:val="000000" w:themeColor="text1"/>
        </w:rPr>
        <w:fldChar w:fldCharType="separate"/>
      </w:r>
      <w:r w:rsidR="009E0EE4" w:rsidRPr="007310A7">
        <w:rPr>
          <w:rFonts w:ascii="Cambria" w:hAnsi="Cambria" w:cs="Times New Roman"/>
          <w:color w:val="000000" w:themeColor="text1"/>
        </w:rPr>
        <w:t xml:space="preserve">(vgl. z.B. </w:t>
      </w:r>
      <w:proofErr w:type="spellStart"/>
      <w:r w:rsidR="009E0EE4" w:rsidRPr="007310A7">
        <w:rPr>
          <w:rFonts w:ascii="Cambria" w:hAnsi="Cambria" w:cs="Times New Roman"/>
          <w:color w:val="000000" w:themeColor="text1"/>
        </w:rPr>
        <w:t>Eßer</w:t>
      </w:r>
      <w:proofErr w:type="spellEnd"/>
      <w:r w:rsidR="009E0EE4" w:rsidRPr="007310A7">
        <w:rPr>
          <w:rFonts w:ascii="Cambria" w:hAnsi="Cambria" w:cs="Times New Roman"/>
          <w:color w:val="000000" w:themeColor="text1"/>
        </w:rPr>
        <w:t xml:space="preserve"> und Schröder 2020; Schmitt 2019)</w:t>
      </w:r>
      <w:r w:rsidR="006116AB" w:rsidRPr="007310A7">
        <w:rPr>
          <w:color w:val="000000" w:themeColor="text1"/>
        </w:rPr>
        <w:fldChar w:fldCharType="end"/>
      </w:r>
      <w:r w:rsidRPr="007310A7">
        <w:rPr>
          <w:color w:val="000000" w:themeColor="text1"/>
        </w:rPr>
        <w:t>.</w:t>
      </w:r>
    </w:p>
    <w:p w14:paraId="39055591" w14:textId="4586F59A" w:rsidR="005510E2" w:rsidRPr="007310A7" w:rsidRDefault="005510E2" w:rsidP="005510E2">
      <w:pPr>
        <w:spacing w:line="360" w:lineRule="auto"/>
        <w:jc w:val="both"/>
        <w:rPr>
          <w:color w:val="000000" w:themeColor="text1"/>
        </w:rPr>
      </w:pPr>
      <w:r w:rsidRPr="007310A7">
        <w:rPr>
          <w:color w:val="000000" w:themeColor="text1"/>
        </w:rPr>
        <w:t xml:space="preserve">Ausgangspunkt dieser veränderten Perspektive ist die Kritik des aus der Agency-Konzeptualisierung Giddens resultierenden Handlungs-Individualismus. Dieser </w:t>
      </w:r>
      <w:r w:rsidRPr="007310A7">
        <w:rPr>
          <w:color w:val="000000" w:themeColor="text1"/>
        </w:rPr>
        <w:lastRenderedPageBreak/>
        <w:t xml:space="preserve">Kritik zufolge wird Agency überwiegend innerhalb des Subjekts verortet, ohne die für Handlungen und Gestaltungsmöglichkeiten relevanten Beziehungsnetzwerke und Praktiken zu berücksichtigen in denen Individuen situiert sind </w:t>
      </w:r>
      <w:r w:rsidR="008F5D97" w:rsidRPr="007310A7">
        <w:rPr>
          <w:color w:val="000000" w:themeColor="text1"/>
        </w:rPr>
        <w:fldChar w:fldCharType="begin"/>
      </w:r>
      <w:r w:rsidR="004C5E0C" w:rsidRPr="007310A7">
        <w:rPr>
          <w:color w:val="000000" w:themeColor="text1"/>
        </w:rPr>
        <w:instrText xml:space="preserve"> ADDIN ZOTERO_ITEM CSL_CITATION {"citationID":"Z7OUHPYr","properties":{"unsorted":false,"formattedCitation":"(Raithelhuber 2008)","plainCitation":"(Raithelhuber 2008)","noteIndex":0},"citationItems":[{"id":1240,"uris":["http://zotero.org/users/local/owKliTIb/items/CZSMH5JU"],"itemData":{"id":1240,"type":"chapter","container-title":"Vom Adressaten zum Akteur: Soziale Arbeit und Agency","page":"17-45","publisher":"Barbara Budrich","publisher-place":"Opladen/Berlin/Toronto","title":"Von Akteuren und agency -eine sozialtheoretische Einordnung der structure/agency-Debatte","author":[{"family":"Raithelhuber","given":"Eberhard"}],"editor":[{"family":"Homfeldt","given":"H. G."},{"family":"Schroer","given":"W."},{"family":"Schweppe","given":"C."}],"issued":{"date-parts":[["2008"]]}}}],"schema":"https://github.com/citation-style-language/schema/raw/master/csl-citation.json"} </w:instrText>
      </w:r>
      <w:r w:rsidR="008F5D97" w:rsidRPr="007310A7">
        <w:rPr>
          <w:color w:val="000000" w:themeColor="text1"/>
        </w:rPr>
        <w:fldChar w:fldCharType="separate"/>
      </w:r>
      <w:r w:rsidR="004C5E0C" w:rsidRPr="007310A7">
        <w:rPr>
          <w:rFonts w:ascii="Cambria" w:hAnsi="Cambria"/>
          <w:color w:val="000000" w:themeColor="text1"/>
        </w:rPr>
        <w:t>(</w:t>
      </w:r>
      <w:proofErr w:type="spellStart"/>
      <w:r w:rsidR="004C5E0C" w:rsidRPr="007310A7">
        <w:rPr>
          <w:rFonts w:ascii="Cambria" w:hAnsi="Cambria"/>
          <w:color w:val="000000" w:themeColor="text1"/>
        </w:rPr>
        <w:t>Raithelhuber</w:t>
      </w:r>
      <w:proofErr w:type="spellEnd"/>
      <w:r w:rsidR="004C5E0C" w:rsidRPr="007310A7">
        <w:rPr>
          <w:rFonts w:ascii="Cambria" w:hAnsi="Cambria"/>
          <w:color w:val="000000" w:themeColor="text1"/>
        </w:rPr>
        <w:t xml:space="preserve"> 2008)</w:t>
      </w:r>
      <w:r w:rsidR="008F5D97" w:rsidRPr="007310A7">
        <w:rPr>
          <w:color w:val="000000" w:themeColor="text1"/>
        </w:rPr>
        <w:fldChar w:fldCharType="end"/>
      </w:r>
      <w:r w:rsidRPr="007310A7">
        <w:rPr>
          <w:color w:val="000000" w:themeColor="text1"/>
        </w:rPr>
        <w:t>. Ebenfalls wird der bei Giddens zumindest implizite strukturelle Determinismus im Kontext lebensgeschichtlicher Verläufe sowie der starke Fokus auf die reflexiven Kapazitäten von Akteur*innen hinterfragt</w:t>
      </w:r>
      <w:r w:rsidR="008F5D97" w:rsidRPr="007310A7">
        <w:rPr>
          <w:color w:val="000000" w:themeColor="text1"/>
        </w:rPr>
        <w:t xml:space="preserve"> </w:t>
      </w:r>
      <w:r w:rsidR="008F5D97" w:rsidRPr="007310A7">
        <w:rPr>
          <w:color w:val="000000" w:themeColor="text1"/>
        </w:rPr>
        <w:fldChar w:fldCharType="begin"/>
      </w:r>
      <w:r w:rsidR="00E736E6" w:rsidRPr="007310A7">
        <w:rPr>
          <w:color w:val="000000" w:themeColor="text1"/>
        </w:rPr>
        <w:instrText xml:space="preserve"> ADDIN ZOTERO_ITEM CSL_CITATION {"citationID":"Ej03FyEq","properties":{"unsorted":false,"formattedCitation":"(vgl. z.B. Collins 2004, zitiert nach Raithelhuber 2011, 124f, 2022)","plainCitation":"(vgl. z.B. Collins 2004, zitiert nach Raithelhuber 2011, 124f, 2022)","noteIndex":0},"citationItems":[{"id":607,"uris":["http://zotero.org/users/local/owKliTIb/items/HY36IA9J"],"itemData":{"id":607,"type":"book","publisher":"Budrich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Lebenslaufkonzepts","author":[{"family":"Raithelhuber","given":"Eberhard"}],"issued":{"date-parts":[["2011"]]}},"locator":"124f","label":"page","prefix":"vgl. z.B. Collins 2004, zitiert nach "},{"id":1241,"uris":["http://zotero.org/users/local/owKliTIb/items/S6WFZ5UU"],"itemData":{"id":1241,"type":"article-journal","container-title":"Zeitschrift für Pädagogik","part-title":"Doing Transitions – die Hervorbringung von Übergängen im Lebenslauf","title":"Welches Verständnis von Agency braucht die Übergangsforschung? Plädoyer für einen relational-relativistischen, nicht-anthropozentrischen Zugang","volume":"68","author":[{"family":"Raithelhuber","given":"Eberhard"}],"editor":[{"family":"Andresen","given":"Sabine"},{"family":"Bauer","given":"Petra"},{"family":"Stauber","given":"Barbara"},{"family":"Walther","given":"Andreas"}],"issued":{"date-parts":[["2022"]]}}}],"schema":"https://github.com/citation-style-language/schema/raw/master/csl-citation.json"} </w:instrText>
      </w:r>
      <w:r w:rsidR="008F5D97" w:rsidRPr="007310A7">
        <w:rPr>
          <w:color w:val="000000" w:themeColor="text1"/>
        </w:rPr>
        <w:fldChar w:fldCharType="separate"/>
      </w:r>
      <w:r w:rsidR="00E736E6" w:rsidRPr="007310A7">
        <w:rPr>
          <w:rFonts w:ascii="Cambria" w:hAnsi="Cambria"/>
          <w:color w:val="000000" w:themeColor="text1"/>
        </w:rPr>
        <w:t xml:space="preserve">(vgl. z.B. Collins 2004, zitiert nach </w:t>
      </w:r>
      <w:proofErr w:type="spellStart"/>
      <w:r w:rsidR="00E736E6" w:rsidRPr="007310A7">
        <w:rPr>
          <w:rFonts w:ascii="Cambria" w:hAnsi="Cambria"/>
          <w:color w:val="000000" w:themeColor="text1"/>
        </w:rPr>
        <w:t>Raithelhuber</w:t>
      </w:r>
      <w:proofErr w:type="spellEnd"/>
      <w:r w:rsidR="00E736E6" w:rsidRPr="007310A7">
        <w:rPr>
          <w:rFonts w:ascii="Cambria" w:hAnsi="Cambria"/>
          <w:color w:val="000000" w:themeColor="text1"/>
        </w:rPr>
        <w:t xml:space="preserve"> 2011, 124f, 2022)</w:t>
      </w:r>
      <w:r w:rsidR="008F5D97" w:rsidRPr="007310A7">
        <w:rPr>
          <w:color w:val="000000" w:themeColor="text1"/>
        </w:rPr>
        <w:fldChar w:fldCharType="end"/>
      </w:r>
      <w:r w:rsidRPr="007310A7">
        <w:rPr>
          <w:color w:val="000000" w:themeColor="text1"/>
        </w:rPr>
        <w:t>.</w:t>
      </w:r>
    </w:p>
    <w:p w14:paraId="1CB06050" w14:textId="44595049" w:rsidR="005510E2" w:rsidRPr="007310A7" w:rsidRDefault="005510E2" w:rsidP="005510E2">
      <w:pPr>
        <w:spacing w:line="360" w:lineRule="auto"/>
        <w:jc w:val="both"/>
        <w:rPr>
          <w:color w:val="000000" w:themeColor="text1"/>
        </w:rPr>
      </w:pPr>
      <w:r w:rsidRPr="007310A7">
        <w:rPr>
          <w:color w:val="000000" w:themeColor="text1"/>
        </w:rPr>
        <w:t xml:space="preserve">Eine Antwort auf die Determinismus-Kritik kann in einer </w:t>
      </w:r>
      <w:proofErr w:type="spellStart"/>
      <w:r w:rsidRPr="007310A7">
        <w:rPr>
          <w:color w:val="000000" w:themeColor="text1"/>
        </w:rPr>
        <w:t>co</w:t>
      </w:r>
      <w:proofErr w:type="spellEnd"/>
      <w:r w:rsidRPr="007310A7">
        <w:rPr>
          <w:color w:val="000000" w:themeColor="text1"/>
        </w:rPr>
        <w:t>-deterministischen Interpretation von Giddens Agency-Theorie liegen</w:t>
      </w:r>
      <w:r w:rsidR="00E736E6" w:rsidRPr="007310A7">
        <w:rPr>
          <w:color w:val="000000" w:themeColor="text1"/>
        </w:rPr>
        <w:t xml:space="preserve"> </w:t>
      </w:r>
      <w:r w:rsidR="00E736E6" w:rsidRPr="007310A7">
        <w:rPr>
          <w:color w:val="000000" w:themeColor="text1"/>
        </w:rPr>
        <w:fldChar w:fldCharType="begin"/>
      </w:r>
      <w:r w:rsidR="00335B4E" w:rsidRPr="007310A7">
        <w:rPr>
          <w:color w:val="000000" w:themeColor="text1"/>
        </w:rPr>
        <w:instrText xml:space="preserve"> ADDIN ZOTERO_ITEM CSL_CITATION {"citationID":"h4hhidDR","properties":{"unsorted":false,"formattedCitation":"(vgl. z.B. D\\uc0\\u233{}pelteau, Fran\\uc0\\u231{}ois 2008)","plainCitation":"(vgl. z.B. Dépelteau, François 2008)","dontUpdate":true,"noteIndex":0},"citationItems":[{"id":1242,"uris":["http://zotero.org/users/local/owKliTIb/items/PF9XY3QG"],"itemData":{"id":1242,"type":"article-journal","container-title":"Sociological Theory","page":"51-73","title":"Relational Thinking: A Critique of Co-DeterministicTheories of Structure and Agency","volume":"26","author":[{"literal":"Dépelteau, François"}],"issued":{"date-parts":[["2008"]]}},"prefix":"vgl. z.B."}],"schema":"https://github.com/citation-style-language/schema/raw/master/csl-citation.json"} </w:instrText>
      </w:r>
      <w:r w:rsidR="00E736E6" w:rsidRPr="007310A7">
        <w:rPr>
          <w:color w:val="000000" w:themeColor="text1"/>
        </w:rPr>
        <w:fldChar w:fldCharType="separate"/>
      </w:r>
      <w:r w:rsidR="00E736E6" w:rsidRPr="007310A7">
        <w:rPr>
          <w:rFonts w:ascii="Cambria" w:hAnsi="Cambria" w:cs="Times New Roman"/>
          <w:color w:val="000000" w:themeColor="text1"/>
        </w:rPr>
        <w:t xml:space="preserve">(vgl. z.B. </w:t>
      </w:r>
      <w:proofErr w:type="spellStart"/>
      <w:r w:rsidR="00E736E6" w:rsidRPr="007310A7">
        <w:rPr>
          <w:rFonts w:ascii="Cambria" w:hAnsi="Cambria" w:cs="Times New Roman"/>
          <w:color w:val="000000" w:themeColor="text1"/>
        </w:rPr>
        <w:t>Dépelteau</w:t>
      </w:r>
      <w:proofErr w:type="spellEnd"/>
      <w:r w:rsidR="00E736E6" w:rsidRPr="007310A7">
        <w:rPr>
          <w:rFonts w:ascii="Cambria" w:hAnsi="Cambria" w:cs="Times New Roman"/>
          <w:color w:val="000000" w:themeColor="text1"/>
        </w:rPr>
        <w:t xml:space="preserve"> 2008)</w:t>
      </w:r>
      <w:r w:rsidR="00E736E6" w:rsidRPr="007310A7">
        <w:rPr>
          <w:color w:val="000000" w:themeColor="text1"/>
        </w:rPr>
        <w:fldChar w:fldCharType="end"/>
      </w:r>
      <w:r w:rsidRPr="007310A7">
        <w:rPr>
          <w:color w:val="000000" w:themeColor="text1"/>
        </w:rPr>
        <w:t xml:space="preserve">. Akteur*innen sind insofern in Entscheidungssituationen als </w:t>
      </w:r>
      <w:proofErr w:type="spellStart"/>
      <w:r w:rsidRPr="007310A7">
        <w:rPr>
          <w:color w:val="000000" w:themeColor="text1"/>
        </w:rPr>
        <w:t>co</w:t>
      </w:r>
      <w:proofErr w:type="spellEnd"/>
      <w:r w:rsidRPr="007310A7">
        <w:rPr>
          <w:color w:val="000000" w:themeColor="text1"/>
        </w:rPr>
        <w:t>-determiniert verstehbar, als dass sie in der Lage sind, eine reflexive Position einzunehmen, die ihnen in Anbetracht konstitutiver struktureller Bedingungen einen Handlungs- und Gestaltungsspielraum ermöglicht. Diese Konzeptualisierung geht jedoch nach wie vor von einer Verortung dieser reflexiven Fähigkeit innerhalb des Individuums aus und berücksichtigt die mögliche emotionale Komponente von Handlu</w:t>
      </w:r>
      <w:r w:rsidR="00D51888" w:rsidRPr="007310A7">
        <w:rPr>
          <w:color w:val="000000" w:themeColor="text1"/>
        </w:rPr>
        <w:t>n</w:t>
      </w:r>
      <w:r w:rsidRPr="007310A7">
        <w:rPr>
          <w:color w:val="000000" w:themeColor="text1"/>
        </w:rPr>
        <w:t>gen bzw. Entscheidungen nicht. Gleichzeitig werden die strukturellen Bedingungen, die Handlungen ermöglichen oder einschränken weitgehend außerhalb von miteinander interagierenden Individuen verortet.</w:t>
      </w:r>
    </w:p>
    <w:p w14:paraId="7CC83674" w14:textId="1267F635" w:rsidR="005510E2" w:rsidRPr="007310A7" w:rsidRDefault="005510E2" w:rsidP="008F5D97">
      <w:pPr>
        <w:spacing w:before="240" w:line="360" w:lineRule="auto"/>
        <w:jc w:val="both"/>
        <w:rPr>
          <w:color w:val="000000" w:themeColor="text1"/>
        </w:rPr>
      </w:pPr>
      <w:r w:rsidRPr="007310A7">
        <w:rPr>
          <w:color w:val="000000" w:themeColor="text1"/>
        </w:rPr>
        <w:t xml:space="preserve">Im Folgenden wird ein für die </w:t>
      </w:r>
      <w:proofErr w:type="spellStart"/>
      <w:r w:rsidRPr="007310A7">
        <w:rPr>
          <w:color w:val="000000" w:themeColor="text1"/>
        </w:rPr>
        <w:t>biographietheoretische</w:t>
      </w:r>
      <w:proofErr w:type="spellEnd"/>
      <w:r w:rsidRPr="007310A7">
        <w:rPr>
          <w:color w:val="000000" w:themeColor="text1"/>
        </w:rPr>
        <w:t xml:space="preserve">, Individuum und Gesellschaft zusammendenkende Perspektive dieser Arbeit praktikables Konzept von relationaler Agency übersichtsweise dargestellt. Ian </w:t>
      </w:r>
      <w:proofErr w:type="spellStart"/>
      <w:r w:rsidRPr="007310A7">
        <w:rPr>
          <w:color w:val="000000" w:themeColor="text1"/>
        </w:rPr>
        <w:t>Burkitt</w:t>
      </w:r>
      <w:proofErr w:type="spellEnd"/>
      <w:r w:rsidR="008F5D97" w:rsidRPr="007310A7">
        <w:rPr>
          <w:color w:val="000000" w:themeColor="text1"/>
        </w:rPr>
        <w:t xml:space="preserve"> </w:t>
      </w:r>
      <w:r w:rsidR="008F5D97" w:rsidRPr="007310A7">
        <w:rPr>
          <w:color w:val="000000" w:themeColor="text1"/>
        </w:rPr>
        <w:fldChar w:fldCharType="begin"/>
      </w:r>
      <w:r w:rsidR="008F5D97" w:rsidRPr="007310A7">
        <w:rPr>
          <w:color w:val="000000" w:themeColor="text1"/>
        </w:rPr>
        <w:instrText xml:space="preserve"> ADDIN ZOTERO_ITEM CSL_CITATION {"citationID":"ihv1Ozxb","properties":{"unsorted":false,"formattedCitation":"(2015)","plainCitation":"(2015)","noteIndex":0},"citationItems":[{"id":580,"uris":["http://zotero.org/users/local/owKliTIb/items/C26JGUFB"],"itemData":{"id":580,"type":"article-journal","container-title":"European Journal of Social Theory","DOI":"10.1177/1368431015591426","issue":"3","page":"322-39","publisher":"SAGE Publications","title":"Relational Agency: Relational Sociology, Agency and Interaction","volume":"19","author":[{"family":"Burkitt","given":"Ian"}],"issued":{"date-parts":[["2015"]]}},"suppress-author":true}],"schema":"https://github.com/citation-style-language/schema/raw/master/csl-citation.json"} </w:instrText>
      </w:r>
      <w:r w:rsidR="008F5D97" w:rsidRPr="007310A7">
        <w:rPr>
          <w:color w:val="000000" w:themeColor="text1"/>
        </w:rPr>
        <w:fldChar w:fldCharType="separate"/>
      </w:r>
      <w:r w:rsidR="008F5D97" w:rsidRPr="007310A7">
        <w:rPr>
          <w:rFonts w:ascii="Cambria" w:hAnsi="Cambria"/>
          <w:color w:val="000000" w:themeColor="text1"/>
        </w:rPr>
        <w:t>(2015)</w:t>
      </w:r>
      <w:r w:rsidR="008F5D97" w:rsidRPr="007310A7">
        <w:rPr>
          <w:color w:val="000000" w:themeColor="text1"/>
        </w:rPr>
        <w:fldChar w:fldCharType="end"/>
      </w:r>
      <w:r w:rsidRPr="007310A7">
        <w:rPr>
          <w:color w:val="000000" w:themeColor="text1"/>
        </w:rPr>
        <w:t xml:space="preserve"> schlägt vor dem Hintergrund der o.g. kritischen Diskussion vor, relationale Agency als Ko-Produktion von (Aus-)Wirkungen durch miteinander in Beziehung stehenden Interakteur*innen zu begreifen. Dieser muss nicht notwendigerweise eine kognitive Reflexion der Handelnden vorausgegangen sein. In Anlehnung an die Leibphänomenologie des Philosophen </w:t>
      </w:r>
      <w:proofErr w:type="spellStart"/>
      <w:r w:rsidRPr="007310A7">
        <w:rPr>
          <w:color w:val="000000" w:themeColor="text1"/>
        </w:rPr>
        <w:t>Merleau</w:t>
      </w:r>
      <w:proofErr w:type="spellEnd"/>
      <w:r w:rsidRPr="007310A7">
        <w:rPr>
          <w:color w:val="000000" w:themeColor="text1"/>
        </w:rPr>
        <w:t>-Pontys</w:t>
      </w:r>
      <w:r w:rsidR="008F5D97" w:rsidRPr="007310A7">
        <w:rPr>
          <w:color w:val="000000" w:themeColor="text1"/>
        </w:rPr>
        <w:t xml:space="preserve"> </w:t>
      </w:r>
      <w:r w:rsidR="008F5D97" w:rsidRPr="007310A7">
        <w:rPr>
          <w:color w:val="000000" w:themeColor="text1"/>
        </w:rPr>
        <w:fldChar w:fldCharType="begin"/>
      </w:r>
      <w:r w:rsidR="00867424" w:rsidRPr="007310A7">
        <w:rPr>
          <w:color w:val="000000" w:themeColor="text1"/>
        </w:rPr>
        <w:instrText xml:space="preserve"> ADDIN ZOTERO_ITEM CSL_CITATION {"citationID":"MJFKIXNs","properties":{"unsorted":false,"formattedCitation":"(z. B. 1966)","plainCitation":"(z. B. 1966)","noteIndex":0},"citationItems":[{"id":654,"uris":["http://zotero.org/users/local/owKliTIb/items/VPG2FCKJ"],"itemData":{"id":654,"type":"book","publisher":"de Gruyter","publisher-place":"Berlin","title":"Phänomenologie der Wahrnehmung","author":[{"family":"Merleau-Ponty","given":"Maurice"}],"issued":{"date-parts":[["1966"]]}},"suppress-author":true,"prefix":"z. B."}],"schema":"https://github.com/citation-style-language/schema/raw/master/csl-citation.json"} </w:instrText>
      </w:r>
      <w:r w:rsidR="008F5D97" w:rsidRPr="007310A7">
        <w:rPr>
          <w:color w:val="000000" w:themeColor="text1"/>
        </w:rPr>
        <w:fldChar w:fldCharType="separate"/>
      </w:r>
      <w:r w:rsidR="00867424" w:rsidRPr="007310A7">
        <w:rPr>
          <w:rFonts w:ascii="Cambria" w:hAnsi="Cambria"/>
          <w:color w:val="000000" w:themeColor="text1"/>
        </w:rPr>
        <w:t>(z. B. 1966)</w:t>
      </w:r>
      <w:r w:rsidR="008F5D97" w:rsidRPr="007310A7">
        <w:rPr>
          <w:color w:val="000000" w:themeColor="text1"/>
        </w:rPr>
        <w:fldChar w:fldCharType="end"/>
      </w:r>
      <w:r w:rsidRPr="007310A7">
        <w:rPr>
          <w:color w:val="000000" w:themeColor="text1"/>
        </w:rPr>
        <w:t xml:space="preserve"> versteht </w:t>
      </w:r>
      <w:proofErr w:type="spellStart"/>
      <w:r w:rsidRPr="007310A7">
        <w:rPr>
          <w:color w:val="000000" w:themeColor="text1"/>
        </w:rPr>
        <w:t>Burkitt</w:t>
      </w:r>
      <w:proofErr w:type="spellEnd"/>
      <w:r w:rsidRPr="007310A7">
        <w:rPr>
          <w:color w:val="000000" w:themeColor="text1"/>
        </w:rPr>
        <w:t xml:space="preserve"> personale Identität, die in klassischen Konzeptualisierungen als Ausgangspunkt von Agency betrachtet wird, als nur innerhalb von sozialen Beziehungen möglich und denkbar. Strukturen betrachtet der Autor dabei ebenfalls als relational konstituiert: Sie sind Teil sowohl von menschlichen als auch von nicht-menschlichen Beziehungsnetzwerken und daraus resultierenden Interdependenzen (vgl. </w:t>
      </w:r>
      <w:proofErr w:type="spellStart"/>
      <w:r w:rsidRPr="007310A7">
        <w:rPr>
          <w:color w:val="000000" w:themeColor="text1"/>
        </w:rPr>
        <w:t>Burkitt</w:t>
      </w:r>
      <w:proofErr w:type="spellEnd"/>
      <w:r w:rsidRPr="007310A7">
        <w:rPr>
          <w:color w:val="000000" w:themeColor="text1"/>
        </w:rPr>
        <w:t xml:space="preserve"> ebd.). Die hier implizierte Kritik an Giddens non-relationalem Struktur-Begriff </w:t>
      </w:r>
      <w:r w:rsidRPr="007310A7">
        <w:rPr>
          <w:color w:val="000000" w:themeColor="text1"/>
        </w:rPr>
        <w:lastRenderedPageBreak/>
        <w:t>geht auf Archer</w:t>
      </w:r>
      <w:r w:rsidR="00290D0A" w:rsidRPr="007310A7">
        <w:rPr>
          <w:color w:val="000000" w:themeColor="text1"/>
        </w:rPr>
        <w:t xml:space="preserve"> </w:t>
      </w:r>
      <w:r w:rsidR="00290D0A" w:rsidRPr="007310A7">
        <w:rPr>
          <w:color w:val="000000" w:themeColor="text1"/>
        </w:rPr>
        <w:fldChar w:fldCharType="begin"/>
      </w:r>
      <w:r w:rsidR="00290D0A" w:rsidRPr="007310A7">
        <w:rPr>
          <w:color w:val="000000" w:themeColor="text1"/>
        </w:rPr>
        <w:instrText xml:space="preserve"> ADDIN ZOTERO_ITEM CSL_CITATION {"citationID":"HieGi6Mv","properties":{"unsorted":false,"formattedCitation":"(1995)","plainCitation":"(1995)","noteIndex":0},"citationItems":[{"id":574,"uris":["http://zotero.org/users/local/owKliTIb/items/6U5AHB8P"],"itemData":{"id":574,"type":"book","publisher":"Cambridge Univ. Press","publisher-place":"Cambridge","title":"Realist social theory: the morphogenetic approach","author":[{"family":"Archer","given":"M. S."}],"issued":{"date-parts":[["1995"]]}},"suppress-author":true}],"schema":"https://github.com/citation-style-language/schema/raw/master/csl-citation.json"} </w:instrText>
      </w:r>
      <w:r w:rsidR="00290D0A" w:rsidRPr="007310A7">
        <w:rPr>
          <w:color w:val="000000" w:themeColor="text1"/>
        </w:rPr>
        <w:fldChar w:fldCharType="separate"/>
      </w:r>
      <w:r w:rsidR="00290D0A" w:rsidRPr="007310A7">
        <w:rPr>
          <w:rFonts w:ascii="Cambria" w:hAnsi="Cambria"/>
          <w:color w:val="000000" w:themeColor="text1"/>
        </w:rPr>
        <w:t>(1995)</w:t>
      </w:r>
      <w:r w:rsidR="00290D0A" w:rsidRPr="007310A7">
        <w:rPr>
          <w:color w:val="000000" w:themeColor="text1"/>
        </w:rPr>
        <w:fldChar w:fldCharType="end"/>
      </w:r>
      <w:r w:rsidRPr="007310A7">
        <w:rPr>
          <w:color w:val="000000" w:themeColor="text1"/>
        </w:rPr>
        <w:t xml:space="preserve"> zurück. Archer stellt in Frage, dass Strukturen als rein </w:t>
      </w:r>
      <w:proofErr w:type="spellStart"/>
      <w:r w:rsidRPr="007310A7">
        <w:rPr>
          <w:color w:val="000000" w:themeColor="text1"/>
        </w:rPr>
        <w:t>impersonale</w:t>
      </w:r>
      <w:proofErr w:type="spellEnd"/>
      <w:r w:rsidRPr="007310A7">
        <w:rPr>
          <w:color w:val="000000" w:themeColor="text1"/>
        </w:rPr>
        <w:t xml:space="preserve"> „Abstraktionen unseres wiederholten und routinisierten Verhaltens“ </w:t>
      </w:r>
      <w:r w:rsidR="00290D0A" w:rsidRPr="007310A7">
        <w:rPr>
          <w:color w:val="000000" w:themeColor="text1"/>
        </w:rPr>
        <w:fldChar w:fldCharType="begin"/>
      </w:r>
      <w:r w:rsidR="00F370E7">
        <w:rPr>
          <w:color w:val="000000" w:themeColor="text1"/>
        </w:rPr>
        <w:instrText xml:space="preserve"> ADDIN ZOTERO_ITEM CSL_CITATION {"citationID":"49y9EDmG","properties":{"unsorted":false,"formattedCitation":"(Archer 1995, 106 eigene \\uc0\\u220{}bersetzung)","plainCitation":"(Archer 1995, 106 eigene Übersetzung)","dontUpdate":true,"noteIndex":0},"citationItems":[{"id":574,"uris":["http://zotero.org/users/local/owKliTIb/items/6U5AHB8P"],"itemData":{"id":574,"type":"book","publisher":"Cambridge Univ. Press","publisher-place":"Cambridge","title":"Realist social theory: the morphogenetic approach","author":[{"family":"Archer","given":"M. S."}],"issued":{"date-parts":[["1995"]]}},"locator":"106","label":"page","suffix":"eigene Übersetzung"}],"schema":"https://github.com/citation-style-language/schema/raw/master/csl-citation.json"} </w:instrText>
      </w:r>
      <w:r w:rsidR="00290D0A" w:rsidRPr="007310A7">
        <w:rPr>
          <w:color w:val="000000" w:themeColor="text1"/>
        </w:rPr>
        <w:fldChar w:fldCharType="separate"/>
      </w:r>
      <w:r w:rsidR="00290D0A" w:rsidRPr="007310A7">
        <w:rPr>
          <w:rFonts w:ascii="Cambria" w:hAnsi="Cambria" w:cs="Times New Roman"/>
          <w:color w:val="000000" w:themeColor="text1"/>
        </w:rPr>
        <w:t>(Archer 1995, 106 eigene Über</w:t>
      </w:r>
      <w:r w:rsidR="00447075" w:rsidRPr="007310A7">
        <w:rPr>
          <w:rFonts w:ascii="Cambria" w:hAnsi="Cambria" w:cs="Times New Roman"/>
          <w:color w:val="000000" w:themeColor="text1"/>
        </w:rPr>
        <w:t>s.</w:t>
      </w:r>
      <w:r w:rsidR="00290D0A" w:rsidRPr="007310A7">
        <w:rPr>
          <w:rFonts w:ascii="Cambria" w:hAnsi="Cambria" w:cs="Times New Roman"/>
          <w:color w:val="000000" w:themeColor="text1"/>
        </w:rPr>
        <w:t>)</w:t>
      </w:r>
      <w:r w:rsidR="00290D0A" w:rsidRPr="007310A7">
        <w:rPr>
          <w:color w:val="000000" w:themeColor="text1"/>
        </w:rPr>
        <w:fldChar w:fldCharType="end"/>
      </w:r>
      <w:r w:rsidR="00290D0A" w:rsidRPr="007310A7">
        <w:rPr>
          <w:color w:val="000000" w:themeColor="text1"/>
        </w:rPr>
        <w:t xml:space="preserve"> </w:t>
      </w:r>
      <w:r w:rsidRPr="007310A7">
        <w:rPr>
          <w:color w:val="000000" w:themeColor="text1"/>
        </w:rPr>
        <w:t xml:space="preserve">zu verstehen sind. Stattdessen geht sie davon aus, dass sowohl Akteur*innen als auch Strukturen über kausale Kräfte verfügen und erstere sich bewusst für eine Kooperation entscheiden können, um bestehende Strukturen zu verändern. Archer verortet sich damit aus ontologischer Perspektive in einem relationalen Realismus und Dualismus. Gleichzeitig wird Relationalität von ihr überwiegend kognitiv sowie in Bezug auf die Auseinandersetzung mit bereits bestehenden Strukturen konzeptualisiert und weist somit Ähnlichkeiten zu Giddens Verständnis von Reflexivität auf </w:t>
      </w:r>
      <w:r w:rsidR="00290D0A" w:rsidRPr="007310A7">
        <w:rPr>
          <w:color w:val="000000" w:themeColor="text1"/>
        </w:rPr>
        <w:fldChar w:fldCharType="begin"/>
      </w:r>
      <w:r w:rsidR="00290D0A" w:rsidRPr="007310A7">
        <w:rPr>
          <w:color w:val="000000" w:themeColor="text1"/>
        </w:rPr>
        <w:instrText xml:space="preserve"> ADDIN ZOTERO_ITEM CSL_CITATION {"citationID":"FxYhpvr9","properties":{"unsorted":false,"formattedCitation":"(vgl. ebd., Burkitt 2015)","plainCitation":"(vgl. ebd., Burkitt 2015)","noteIndex":0},"citationItems":[{"id":580,"uris":["http://zotero.org/users/local/owKliTIb/items/C26JGUFB"],"itemData":{"id":580,"type":"article-journal","container-title":"European Journal of Social Theory","DOI":"10.1177/1368431015591426","issue":"3","page":"322-39","publisher":"SAGE Publications","title":"Relational Agency: Relational Sociology, Agency and Interaction","volume":"19","author":[{"family":"Burkitt","given":"Ian"}],"issued":{"date-parts":[["2015"]]}},"prefix":"vgl. ebd.,"}],"schema":"https://github.com/citation-style-language/schema/raw/master/csl-citation.json"} </w:instrText>
      </w:r>
      <w:r w:rsidR="00290D0A" w:rsidRPr="007310A7">
        <w:rPr>
          <w:color w:val="000000" w:themeColor="text1"/>
        </w:rPr>
        <w:fldChar w:fldCharType="separate"/>
      </w:r>
      <w:r w:rsidR="00290D0A" w:rsidRPr="007310A7">
        <w:rPr>
          <w:rFonts w:ascii="Cambria" w:hAnsi="Cambria"/>
          <w:color w:val="000000" w:themeColor="text1"/>
        </w:rPr>
        <w:t xml:space="preserve">(vgl. ebd., </w:t>
      </w:r>
      <w:proofErr w:type="spellStart"/>
      <w:r w:rsidR="00290D0A" w:rsidRPr="007310A7">
        <w:rPr>
          <w:rFonts w:ascii="Cambria" w:hAnsi="Cambria"/>
          <w:color w:val="000000" w:themeColor="text1"/>
        </w:rPr>
        <w:t>Burkitt</w:t>
      </w:r>
      <w:proofErr w:type="spellEnd"/>
      <w:r w:rsidR="00290D0A" w:rsidRPr="007310A7">
        <w:rPr>
          <w:rFonts w:ascii="Cambria" w:hAnsi="Cambria"/>
          <w:color w:val="000000" w:themeColor="text1"/>
        </w:rPr>
        <w:t xml:space="preserve"> 2015)</w:t>
      </w:r>
      <w:r w:rsidR="00290D0A" w:rsidRPr="007310A7">
        <w:rPr>
          <w:color w:val="000000" w:themeColor="text1"/>
        </w:rPr>
        <w:fldChar w:fldCharType="end"/>
      </w:r>
      <w:r w:rsidR="00290D0A" w:rsidRPr="007310A7">
        <w:rPr>
          <w:color w:val="000000" w:themeColor="text1"/>
        </w:rPr>
        <w:t>.</w:t>
      </w:r>
      <w:r w:rsidRPr="007310A7">
        <w:rPr>
          <w:color w:val="000000" w:themeColor="text1"/>
        </w:rPr>
        <w:t xml:space="preserve"> Mit diesem Ansatz, der einen Dualismus zwischen Handeln und Sozialität vermeidet, grenzt sich </w:t>
      </w:r>
      <w:proofErr w:type="spellStart"/>
      <w:r w:rsidRPr="007310A7">
        <w:rPr>
          <w:color w:val="000000" w:themeColor="text1"/>
        </w:rPr>
        <w:t>Burkitt</w:t>
      </w:r>
      <w:proofErr w:type="spellEnd"/>
      <w:r w:rsidRPr="007310A7">
        <w:rPr>
          <w:color w:val="000000" w:themeColor="text1"/>
        </w:rPr>
        <w:t xml:space="preserve"> ebenfalls von Giddens ab.</w:t>
      </w:r>
      <w:r w:rsidRPr="007310A7">
        <w:rPr>
          <w:rStyle w:val="Funotenzeichen"/>
          <w:color w:val="000000" w:themeColor="text1"/>
        </w:rPr>
        <w:footnoteReference w:id="10"/>
      </w:r>
    </w:p>
    <w:p w14:paraId="27DDFDCC" w14:textId="0B89E290" w:rsidR="005510E2" w:rsidRPr="007310A7" w:rsidRDefault="005510E2" w:rsidP="005510E2">
      <w:pPr>
        <w:spacing w:line="360" w:lineRule="auto"/>
        <w:jc w:val="both"/>
        <w:rPr>
          <w:color w:val="000000" w:themeColor="text1"/>
        </w:rPr>
      </w:pPr>
      <w:r w:rsidRPr="007310A7">
        <w:rPr>
          <w:color w:val="000000" w:themeColor="text1"/>
        </w:rPr>
        <w:t xml:space="preserve">Innerhalb eines relationalen, im Rahmen dieser Studie verwendeten Agency-Verständnisses, ist die Handlungsmächtigkeit von Akteur*innen nicht nur durch die Bezugnahme auf die sie umgebenden sozio-kulturell bedingten Strukturen, sondern auch grundlegend durch Beziehungen zu anderen Personen bzw. Gruppen bedingt. In Bezugnahme auf die Anfangs skizzierte Definition von Giddens </w:t>
      </w:r>
      <w:r w:rsidR="00290D0A" w:rsidRPr="007310A7">
        <w:rPr>
          <w:color w:val="000000" w:themeColor="text1"/>
        </w:rPr>
        <w:fldChar w:fldCharType="begin"/>
      </w:r>
      <w:r w:rsidR="00F370E7">
        <w:rPr>
          <w:color w:val="000000" w:themeColor="text1"/>
        </w:rPr>
        <w:instrText xml:space="preserve"> ADDIN ZOTERO_ITEM CSL_CITATION {"citationID":"1IPV2RQ6","properties":{"unsorted":false,"formattedCitation":"(1984, 46)","plainCitation":"(1984, 46)","dontUpdate":true,"noteIndex":0},"citationItems":[{"id":597,"uris":["http://zotero.org/users/local/owKliTIb/items/PE8AYM2M"],"itemData":{"id":597,"type":"book","publisher":"Campus","publisher-place":"Frankfurt am Main","title":"Die Konstitution der Gesellschaft: Grundzüge einer Theorie der Strukturierung","author":[{"family":"Giddens","given":"Anthony"}],"issued":{"date-parts":[["1984"]]}},"locator":"46","label":"page","suppress-author":true}],"schema":"https://github.com/citation-style-language/schema/raw/master/csl-citation.json"} </w:instrText>
      </w:r>
      <w:r w:rsidR="00290D0A" w:rsidRPr="007310A7">
        <w:rPr>
          <w:color w:val="000000" w:themeColor="text1"/>
        </w:rPr>
        <w:fldChar w:fldCharType="separate"/>
      </w:r>
      <w:r w:rsidR="00290D0A" w:rsidRPr="007310A7">
        <w:rPr>
          <w:rFonts w:ascii="Cambria" w:hAnsi="Cambria"/>
          <w:color w:val="000000" w:themeColor="text1"/>
        </w:rPr>
        <w:t xml:space="preserve">(1984, </w:t>
      </w:r>
      <w:r w:rsidR="00447075" w:rsidRPr="007310A7">
        <w:rPr>
          <w:rFonts w:ascii="Cambria" w:hAnsi="Cambria"/>
          <w:color w:val="000000" w:themeColor="text1"/>
        </w:rPr>
        <w:t>14</w:t>
      </w:r>
      <w:r w:rsidR="00290D0A" w:rsidRPr="007310A7">
        <w:rPr>
          <w:rFonts w:ascii="Cambria" w:hAnsi="Cambria"/>
          <w:color w:val="000000" w:themeColor="text1"/>
        </w:rPr>
        <w:t>)</w:t>
      </w:r>
      <w:r w:rsidR="00290D0A" w:rsidRPr="007310A7">
        <w:rPr>
          <w:color w:val="000000" w:themeColor="text1"/>
        </w:rPr>
        <w:fldChar w:fldCharType="end"/>
      </w:r>
      <w:r w:rsidR="00290D0A" w:rsidRPr="007310A7">
        <w:rPr>
          <w:color w:val="000000" w:themeColor="text1"/>
        </w:rPr>
        <w:t xml:space="preserve"> </w:t>
      </w:r>
      <w:r w:rsidRPr="007310A7">
        <w:rPr>
          <w:color w:val="000000" w:themeColor="text1"/>
        </w:rPr>
        <w:t xml:space="preserve">bedeutet Agency demzufolge </w:t>
      </w:r>
      <w:r w:rsidRPr="007310A7">
        <w:rPr>
          <w:i/>
          <w:color w:val="000000" w:themeColor="text1"/>
        </w:rPr>
        <w:t>in</w:t>
      </w:r>
      <w:r w:rsidRPr="007310A7">
        <w:rPr>
          <w:color w:val="000000" w:themeColor="text1"/>
        </w:rPr>
        <w:t xml:space="preserve"> und </w:t>
      </w:r>
      <w:r w:rsidRPr="007310A7">
        <w:rPr>
          <w:i/>
          <w:color w:val="000000" w:themeColor="text1"/>
        </w:rPr>
        <w:t>durch</w:t>
      </w:r>
      <w:r w:rsidRPr="007310A7">
        <w:rPr>
          <w:color w:val="000000" w:themeColor="text1"/>
        </w:rPr>
        <w:t xml:space="preserve"> </w:t>
      </w:r>
      <w:r w:rsidRPr="007310A7">
        <w:rPr>
          <w:i/>
          <w:color w:val="000000" w:themeColor="text1"/>
        </w:rPr>
        <w:t>Beziehungen</w:t>
      </w:r>
      <w:r w:rsidRPr="007310A7">
        <w:rPr>
          <w:color w:val="000000" w:themeColor="text1"/>
        </w:rPr>
        <w:t xml:space="preserve"> einen Unterschied zu machen. </w:t>
      </w:r>
    </w:p>
    <w:p w14:paraId="0A5E461E" w14:textId="389FA16F" w:rsidR="005510E2" w:rsidRPr="007310A7" w:rsidRDefault="005510E2" w:rsidP="005510E2">
      <w:pPr>
        <w:spacing w:line="360" w:lineRule="auto"/>
        <w:jc w:val="both"/>
        <w:rPr>
          <w:color w:val="000000" w:themeColor="text1"/>
        </w:rPr>
      </w:pPr>
      <w:r w:rsidRPr="007310A7">
        <w:rPr>
          <w:color w:val="000000" w:themeColor="text1"/>
        </w:rPr>
        <w:t xml:space="preserve">Solch ein interaktionistisch verankertes Agency-Konzept kann </w:t>
      </w:r>
      <w:r w:rsidR="00447075" w:rsidRPr="007310A7">
        <w:rPr>
          <w:color w:val="000000" w:themeColor="text1"/>
        </w:rPr>
        <w:t xml:space="preserve">im Rahmen der vorliegenden Arbeit </w:t>
      </w:r>
      <w:r w:rsidRPr="007310A7">
        <w:rPr>
          <w:color w:val="000000" w:themeColor="text1"/>
        </w:rPr>
        <w:t xml:space="preserve">die Herausforderungen, mit denen intergeschlechtliche Menschen einerseits im Kontext medizinischer Interaktionen und andererseits im Rahmen ihrer von sozialem Stigma und Diskriminierung geprägten Alltagserfahrungen konfrontiert sind, konzeptuell erfassen. Insbesondere Stigma kann mit Hilfe des o.g. Ansatzes zwar als eine Ko-Produktion von sozialer Wirkung verstanden werden, da auch die stigmatisierte Person beispielsweise im Zuge von Umgangsstrategien in Beziehungen gewisse Gestaltungsmöglichkeiten hat. Jedoch sind es die stigmatisierenden, selbst relational konstituierten Strukturen und Akteur*innen, die die Art der sozialen Begegnung überwiegend vorgeben, während die Stigmatisierung erfahrende Person darauf reagieren muss. In ihrer Art der Reaktion, greift die stigmatisierte Person wiederum auf Beziehungsnetzwerke </w:t>
      </w:r>
      <w:r w:rsidRPr="007310A7">
        <w:rPr>
          <w:color w:val="000000" w:themeColor="text1"/>
        </w:rPr>
        <w:lastRenderedPageBreak/>
        <w:t>zurück, die unterschiedliche interaktionelle Handlungsstrategien und Bearbeitungsformen mehr oder weniger verfügbar machen.</w:t>
      </w:r>
    </w:p>
    <w:p w14:paraId="17A5B434" w14:textId="07358F32" w:rsidR="005510E2" w:rsidRPr="007310A7" w:rsidRDefault="008011E5" w:rsidP="00763B3D">
      <w:pPr>
        <w:pStyle w:val="berschrift3"/>
        <w:spacing w:before="360" w:after="240"/>
        <w:jc w:val="both"/>
        <w:rPr>
          <w:rFonts w:asciiTheme="minorHAnsi" w:hAnsiTheme="minorHAnsi"/>
          <w:b/>
          <w:color w:val="000000" w:themeColor="text1"/>
        </w:rPr>
      </w:pPr>
      <w:bookmarkStart w:id="14" w:name="_Toc233288753"/>
      <w:r w:rsidRPr="007310A7">
        <w:rPr>
          <w:rFonts w:asciiTheme="minorHAnsi" w:hAnsiTheme="minorHAnsi"/>
          <w:b/>
          <w:color w:val="000000" w:themeColor="text1"/>
        </w:rPr>
        <w:t>3</w:t>
      </w:r>
      <w:r w:rsidR="005510E2" w:rsidRPr="007310A7">
        <w:rPr>
          <w:rFonts w:asciiTheme="minorHAnsi" w:hAnsiTheme="minorHAnsi"/>
          <w:b/>
          <w:color w:val="000000" w:themeColor="text1"/>
        </w:rPr>
        <w:t>.2.3. Agency und das Konzept der Krise</w:t>
      </w:r>
      <w:bookmarkEnd w:id="14"/>
    </w:p>
    <w:p w14:paraId="2E2B0E3D" w14:textId="65C8A8E2" w:rsidR="005510E2" w:rsidRPr="007310A7" w:rsidRDefault="005510E2" w:rsidP="005510E2">
      <w:pPr>
        <w:spacing w:line="360" w:lineRule="auto"/>
        <w:jc w:val="both"/>
        <w:rPr>
          <w:color w:val="000000" w:themeColor="text1"/>
        </w:rPr>
      </w:pPr>
      <w:r w:rsidRPr="007310A7">
        <w:rPr>
          <w:color w:val="000000" w:themeColor="text1"/>
        </w:rPr>
        <w:t xml:space="preserve">Eine zentrale Verwendung von Agency-Konzepten in der qualitativen Sozialforschung erfolgt im Kontext der Untersuchung von biographisch zu bewältigenden Handlungsanforderungen und Entscheidungssituationen </w:t>
      </w:r>
      <w:r w:rsidR="00867424" w:rsidRPr="007310A7">
        <w:rPr>
          <w:color w:val="000000" w:themeColor="text1"/>
        </w:rPr>
        <w:fldChar w:fldCharType="begin"/>
      </w:r>
      <w:r w:rsidR="00867424" w:rsidRPr="007310A7">
        <w:rPr>
          <w:color w:val="000000" w:themeColor="text1"/>
        </w:rPr>
        <w:instrText xml:space="preserve"> ADDIN ZOTERO_ITEM CSL_CITATION {"citationID":"tQ3m1Y8e","properties":{"unsorted":false,"formattedCitation":"(vgl. z. B. Raithelhuber 2022)","plainCitation":"(vgl. z. B. Raithelhuber 2022)","noteIndex":0},"citationItems":[{"id":1241,"uris":["http://zotero.org/users/local/owKliTIb/items/S6WFZ5UU"],"itemData":{"id":1241,"type":"article-journal","container-title":"Zeitschrift für Pädagogik","part-title":"Doing Transitions – die Hervorbringung von Übergängen im Lebenslauf","title":"Welches Verständnis von Agency braucht die Übergangsforschung? Plädoyer für einen relational-relativistischen, nicht-anthropozentrischen Zugang","volume":"68","author":[{"family":"Raithelhuber","given":"Eberhard"}],"editor":[{"family":"Andresen","given":"Sabine"},{"family":"Bauer","given":"Petra"},{"family":"Stauber","given":"Barbara"},{"family":"Walther","given":"Andreas"}],"issued":{"date-parts":[["2022"]]}},"prefix":"vgl. z. B."}],"schema":"https://github.com/citation-style-language/schema/raw/master/csl-citation.json"} </w:instrText>
      </w:r>
      <w:r w:rsidR="00867424" w:rsidRPr="007310A7">
        <w:rPr>
          <w:color w:val="000000" w:themeColor="text1"/>
        </w:rPr>
        <w:fldChar w:fldCharType="separate"/>
      </w:r>
      <w:r w:rsidR="00867424" w:rsidRPr="007310A7">
        <w:rPr>
          <w:rFonts w:ascii="Cambria" w:hAnsi="Cambria"/>
          <w:color w:val="000000" w:themeColor="text1"/>
        </w:rPr>
        <w:t xml:space="preserve">(vgl. z. B. </w:t>
      </w:r>
      <w:proofErr w:type="spellStart"/>
      <w:r w:rsidR="00867424" w:rsidRPr="007310A7">
        <w:rPr>
          <w:rFonts w:ascii="Cambria" w:hAnsi="Cambria"/>
          <w:color w:val="000000" w:themeColor="text1"/>
        </w:rPr>
        <w:t>Raithelhuber</w:t>
      </w:r>
      <w:proofErr w:type="spellEnd"/>
      <w:r w:rsidR="00867424" w:rsidRPr="007310A7">
        <w:rPr>
          <w:rFonts w:ascii="Cambria" w:hAnsi="Cambria"/>
          <w:color w:val="000000" w:themeColor="text1"/>
        </w:rPr>
        <w:t xml:space="preserve"> 2022)</w:t>
      </w:r>
      <w:r w:rsidR="00867424" w:rsidRPr="007310A7">
        <w:rPr>
          <w:color w:val="000000" w:themeColor="text1"/>
        </w:rPr>
        <w:fldChar w:fldCharType="end"/>
      </w:r>
      <w:r w:rsidRPr="007310A7">
        <w:rPr>
          <w:color w:val="000000" w:themeColor="text1"/>
        </w:rPr>
        <w:t>. Dieser Fokus trifft ebenfalls im Kontext der vorliegenden, auf Behandlungs-bezogenen Entscheidungsprozesse fokussierenden Studie zu. Da sich zuspitzende Handlungsanforderungen jedoch auch mit dem Verlust von Agency bzw. Agency konstituierender Beziehungen einhergehen können, erscheint es sinnvoll ein (relationales) Agency-Verständnis mit dem in der interpretativen Sozialforschung verankerten Konzept der Krise zu verknüpfen.</w:t>
      </w:r>
    </w:p>
    <w:p w14:paraId="2CDD03F9" w14:textId="54CFAF45" w:rsidR="005510E2" w:rsidRPr="007310A7" w:rsidRDefault="00D0374B" w:rsidP="00763B3D">
      <w:pPr>
        <w:spacing w:before="240" w:line="360" w:lineRule="auto"/>
        <w:jc w:val="both"/>
        <w:rPr>
          <w:color w:val="000000" w:themeColor="text1"/>
        </w:rPr>
      </w:pPr>
      <w:r w:rsidRPr="007310A7">
        <w:rPr>
          <w:color w:val="000000" w:themeColor="text1"/>
        </w:rPr>
        <w:t xml:space="preserve">Das Auftreten einer Krise lässt sich im Sinne von Berger und Luckmann auf das Problematisch-Werden von Erfahrungen zurückführen, die mit Hilfe der etablierten Deutungsmuster einer Akteur*in nicht mehr in einen Zustand der lebensgeschichtlichen Fraglosigkeit eingeordnet werden kann. Eine Ursache dafür liegt in der Diskrepanz zwischen bisherigen Bezugsschemata bzw. Wissenselementen </w:t>
      </w:r>
      <w:r w:rsidRPr="007310A7">
        <w:rPr>
          <w:color w:val="000000" w:themeColor="text1"/>
        </w:rPr>
        <w:fldChar w:fldCharType="begin"/>
      </w:r>
      <w:r w:rsidR="00F370E7">
        <w:rPr>
          <w:color w:val="000000" w:themeColor="text1"/>
        </w:rPr>
        <w:instrText xml:space="preserve"> ADDIN ZOTERO_ITEM CSL_CITATION {"citationID":"kq7t8fkJ","properties":{"unsorted":false,"formattedCitation":"(vgl. Berger, Luckmann 1969, zitiert nach Rosenthal 1987)","plainCitation":"(vgl. Berger, Luckmann 1969, zitiert nach Rosenthal 1987)","noteIndex":0},"citationItems":[{"id":609,"uris":["http://zotero.org/users/local/owKliTIb/items/A3973PZS"],"itemData":{"id":609,"type":"book","publisher":"Leske u. Budrich","publisher-place":"Opladen","title":"... wenn alles in Scherben fällt ...: von Leben und Sinnwelt der Kriegsgeneration ; Typenbiographischer Wandlungen","URL":"https://nbn-resolving.org/urn:nbn:de:0168-ssoar-36303","author":[{"family":"Rosenthal","given":"Gabriele"}],"issued":{"date-parts":[["1987"]]}},"prefix":"vgl. Berger, Luckmann 1969, zitiert nach"}],"schema":"https://github.com/citation-style-language/schema/raw/master/csl-citation.json"}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(vgl. Berger, Luckmann 1969, zitiert nach Rosenthal 1987)</w:t>
      </w:r>
      <w:r w:rsidRPr="007310A7">
        <w:rPr>
          <w:color w:val="000000" w:themeColor="text1"/>
        </w:rPr>
        <w:fldChar w:fldCharType="end"/>
      </w:r>
      <w:r w:rsidRPr="007310A7">
        <w:rPr>
          <w:color w:val="000000" w:themeColor="text1"/>
          <w:sz w:val="20"/>
          <w:szCs w:val="20"/>
        </w:rPr>
        <w:t xml:space="preserve">. </w:t>
      </w:r>
      <w:r w:rsidR="005510E2" w:rsidRPr="007310A7">
        <w:rPr>
          <w:color w:val="000000" w:themeColor="text1"/>
        </w:rPr>
        <w:t>Das Konzept der biographischen Krise, das idealtypisch der alltagspraktischen und selbstinterpretativen Routine von Subjekten gegenübergestellt wird, geht auf Thomas</w:t>
      </w:r>
      <w:r w:rsidR="00763B3D" w:rsidRPr="007310A7">
        <w:rPr>
          <w:color w:val="000000" w:themeColor="text1"/>
        </w:rPr>
        <w:t xml:space="preserve"> </w:t>
      </w:r>
      <w:r w:rsidR="00763B3D" w:rsidRPr="007310A7">
        <w:rPr>
          <w:color w:val="000000" w:themeColor="text1"/>
        </w:rPr>
        <w:fldChar w:fldCharType="begin"/>
      </w:r>
      <w:r w:rsidR="00763B3D" w:rsidRPr="007310A7">
        <w:rPr>
          <w:color w:val="000000" w:themeColor="text1"/>
        </w:rPr>
        <w:instrText xml:space="preserve"> ADDIN ZOTERO_ITEM CSL_CITATION {"citationID":"ZjHYU3c5","properties":{"unsorted":false,"formattedCitation":"(1909)","plainCitation":"(1909)","noteIndex":0},"citationItems":[{"id":623,"uris":["http://zotero.org/users/local/owKliTIb/items/TSWXZ9VJ"],"itemData":{"id":623,"type":"book","publisher":"University of Chicago Press","publisher-place":"Chicago","title":"Source Book for Social Origins","author":[{"family":"Thomas","given":"W. I."}],"issued":{"date-parts":[["1909"]]}},"suppress-author":true}],"schema":"https://github.com/citation-style-language/schema/raw/master/csl-citation.json"} </w:instrText>
      </w:r>
      <w:r w:rsidR="00763B3D" w:rsidRPr="007310A7">
        <w:rPr>
          <w:color w:val="000000" w:themeColor="text1"/>
        </w:rPr>
        <w:fldChar w:fldCharType="separate"/>
      </w:r>
      <w:r w:rsidR="00763B3D" w:rsidRPr="007310A7">
        <w:rPr>
          <w:rFonts w:ascii="Cambria" w:hAnsi="Cambria"/>
          <w:color w:val="000000" w:themeColor="text1"/>
        </w:rPr>
        <w:t>(1909)</w:t>
      </w:r>
      <w:r w:rsidR="00763B3D" w:rsidRPr="007310A7">
        <w:rPr>
          <w:color w:val="000000" w:themeColor="text1"/>
        </w:rPr>
        <w:fldChar w:fldCharType="end"/>
      </w:r>
      <w:r w:rsidR="005510E2" w:rsidRPr="007310A7">
        <w:rPr>
          <w:color w:val="000000" w:themeColor="text1"/>
        </w:rPr>
        <w:t xml:space="preserve"> und Schütz </w:t>
      </w:r>
      <w:r w:rsidR="00763B3D" w:rsidRPr="007310A7">
        <w:rPr>
          <w:color w:val="000000" w:themeColor="text1"/>
        </w:rPr>
        <w:fldChar w:fldCharType="begin"/>
      </w:r>
      <w:r w:rsidR="00763B3D" w:rsidRPr="007310A7">
        <w:rPr>
          <w:color w:val="000000" w:themeColor="text1"/>
        </w:rPr>
        <w:instrText xml:space="preserve"> ADDIN ZOTERO_ITEM CSL_CITATION {"citationID":"Ya1nqGRk","properties":{"unsorted":false,"formattedCitation":"(1972)","plainCitation":"(1972)","noteIndex":0},"citationItems":[{"id":619,"uris":["http://zotero.org/users/local/owKliTIb/items/X2FN8KRE"],"itemData":{"id":619,"type":"chapter","container-title":"Gesammelte Aufsätze Bd.2","DOI":"10.1007/978-94-010-2849-3_3","page":"53-69","publisher":"Nijhoff","publisher-place":"Den Haag","title":"Der Fremde","author":[{"family":"Schütz","given":"A."}],"issued":{"date-parts":[["1972"]]}},"suppress-author":true}],"schema":"https://github.com/citation-style-language/schema/raw/master/csl-citation.json"} </w:instrText>
      </w:r>
      <w:r w:rsidR="00763B3D" w:rsidRPr="007310A7">
        <w:rPr>
          <w:color w:val="000000" w:themeColor="text1"/>
        </w:rPr>
        <w:fldChar w:fldCharType="separate"/>
      </w:r>
      <w:r w:rsidR="00763B3D" w:rsidRPr="007310A7">
        <w:rPr>
          <w:rFonts w:ascii="Cambria" w:hAnsi="Cambria"/>
          <w:color w:val="000000" w:themeColor="text1"/>
        </w:rPr>
        <w:t>(1972)</w:t>
      </w:r>
      <w:r w:rsidR="00763B3D" w:rsidRPr="007310A7">
        <w:rPr>
          <w:color w:val="000000" w:themeColor="text1"/>
        </w:rPr>
        <w:fldChar w:fldCharType="end"/>
      </w:r>
      <w:r w:rsidR="00763B3D" w:rsidRPr="007310A7">
        <w:rPr>
          <w:color w:val="000000" w:themeColor="text1"/>
        </w:rPr>
        <w:t xml:space="preserve"> </w:t>
      </w:r>
      <w:r w:rsidR="005510E2" w:rsidRPr="007310A7">
        <w:rPr>
          <w:color w:val="000000" w:themeColor="text1"/>
        </w:rPr>
        <w:t xml:space="preserve">zurück. Schütz versteht darunter auslegungsbedürftige Erfahrungen, im Zuge derer „das Problemlose problematisch wird“ </w:t>
      </w:r>
      <w:r w:rsidR="00763B3D" w:rsidRPr="007310A7">
        <w:rPr>
          <w:color w:val="000000" w:themeColor="text1"/>
        </w:rPr>
        <w:fldChar w:fldCharType="begin"/>
      </w:r>
      <w:r w:rsidR="00CE6A7E" w:rsidRPr="007310A7">
        <w:rPr>
          <w:color w:val="000000" w:themeColor="text1"/>
        </w:rPr>
        <w:instrText xml:space="preserve"> ADDIN ZOTERO_ITEM CSL_CITATION {"citationID":"LvCkzEyx","properties":{"unsorted":false,"formattedCitation":"(Rosenthal 1987, 33)","plainCitation":"(Rosenthal 1987, 33)","noteIndex":0},"citationItems":[{"id":609,"uris":["http://zotero.org/users/local/owKliTIb/items/A3973PZS"],"itemData":{"id":609,"type":"book","publisher":"Leske u. Budrich","publisher-place":"Opladen","title":"... wenn alles in Scherben fällt ...: von Leben und Sinnwelt der Kriegsgeneration ; Typenbiographischer Wandlungen","URL":"https://nbn-resolving.org/urn:nbn:de:0168-ssoar-36303","author":[{"family":"Rosenthal","given":"Gabriele"}],"issued":{"date-parts":[["1987"]]}},"locator":"33","label":"page"}],"schema":"https://github.com/citation-style-language/schema/raw/master/csl-citation.json"} </w:instrText>
      </w:r>
      <w:r w:rsidR="00763B3D" w:rsidRPr="007310A7">
        <w:rPr>
          <w:color w:val="000000" w:themeColor="text1"/>
        </w:rPr>
        <w:fldChar w:fldCharType="separate"/>
      </w:r>
      <w:r w:rsidR="00CE6A7E" w:rsidRPr="007310A7">
        <w:rPr>
          <w:rFonts w:ascii="Cambria" w:hAnsi="Cambria"/>
          <w:color w:val="000000" w:themeColor="text1"/>
        </w:rPr>
        <w:t>(Rosenthal 1987, 33)</w:t>
      </w:r>
      <w:r w:rsidR="00763B3D" w:rsidRPr="007310A7">
        <w:rPr>
          <w:color w:val="000000" w:themeColor="text1"/>
        </w:rPr>
        <w:fldChar w:fldCharType="end"/>
      </w:r>
      <w:r w:rsidR="005510E2" w:rsidRPr="007310A7">
        <w:rPr>
          <w:color w:val="000000" w:themeColor="text1"/>
        </w:rPr>
        <w:t>. Oevermann greift dieses Krisen-Konzept auf und begreift menschliche Sozialisation als grundlegend durch die Abfolge von Krisen und Routinen charakterisiert</w:t>
      </w:r>
      <w:r w:rsidR="00E32046" w:rsidRPr="007310A7">
        <w:rPr>
          <w:color w:val="000000" w:themeColor="text1"/>
        </w:rPr>
        <w:t xml:space="preserve"> </w:t>
      </w:r>
      <w:r w:rsidR="00E32046" w:rsidRPr="007310A7">
        <w:rPr>
          <w:color w:val="000000" w:themeColor="text1"/>
        </w:rPr>
        <w:fldChar w:fldCharType="begin"/>
      </w:r>
      <w:r w:rsidR="00F370E7">
        <w:rPr>
          <w:color w:val="000000" w:themeColor="text1"/>
        </w:rPr>
        <w:instrText xml:space="preserve"> ADDIN ZOTERO_ITEM CSL_CITATION {"citationID":"AedHiqOb","properties":{"unsorted":false,"formattedCitation":"(vgl. Armbr\\uc0\\u252{}ster 2021; Garz und Raven 2015, 26ff; Ulrich Oevermann 2016, 159)","plainCitation":"(vgl. Armbrüster 2021; Garz und Raven 2015, 26ff; Ulrich Oevermann 2016, 159)","dontUpdate":true,"noteIndex":0},"citationItems":[{"id":578,"uris":["http://zotero.org/users/local/owKliTIb/items/SEQXFV2V"],"itemData":{"id":578,"type":"article-journal","container-title":"Gesellschaft – Individuum – Sozialisation. Zeitschrift für Sozialisationsforschung","DOI":"10.26043/giso.2021.1.4","issue":"1","publisher":"GiSo","title":"Depression, Adoleszenz und Agency – Zur (Re-)Konstruktion depressiver Identitäten an der Schnittstelle von primärer Lebenspraxis und stellvertretender Krisenbewältigung","volume":"2","author":[{"family":"Armbrüster","given":"C."}],"issued":{"date-parts":[["2021"]]}},"prefix":"vgl."},{"id":599,"uris":["http://zotero.org/users/local/owKliTIb/items/AJ4D7T99"],"itemData":{"id":599,"type":"book","publisher":"Springer VS","publisher-place":"Wiesbaden","title":"Theorie der Lebenspraxis. Einführung in das Werk Ulrich Oevermanns","author":[{"family":"Garz","given":"Detlef"},{"family":"Raven","given":"Uwe"}],"issued":{"date-parts":[["2015"]]}},"locator":"26ff","label":"page"},{"id":616,"uris":["http://zotero.org/users/local/owKliTIb/items/T2VSXIUZ"],"itemData":{"id":616,"type":"chapter","container-title":"Sozialisationstheorie interdisziplinär. Aktuelle Perspektiven","page":"155–181","publisher":"De Gruyter","publisher-place":"Oldenburg","title":"Sozialisation als Prozess der Krisenbewältigung","author":[{"family":"Oevermann","given":"Ulrich"}],"editor":[{"family":"Geulen","given":"Dieter"},{"family":"Veith","given":"Hermann"}],"issued":{"date-parts":[["2016"]]}},"locator":"159","label":"page"}],"schema":"https://github.com/citation-style-language/schema/raw/master/csl-citation.json"} </w:instrText>
      </w:r>
      <w:r w:rsidR="00E32046" w:rsidRPr="007310A7">
        <w:rPr>
          <w:color w:val="000000" w:themeColor="text1"/>
        </w:rPr>
        <w:fldChar w:fldCharType="separate"/>
      </w:r>
      <w:r w:rsidR="00E32046" w:rsidRPr="007310A7">
        <w:rPr>
          <w:rFonts w:ascii="Cambria" w:hAnsi="Cambria" w:cs="Times New Roman"/>
          <w:color w:val="000000" w:themeColor="text1"/>
        </w:rPr>
        <w:t>(vgl. Armbrüster 2021; Garz und Raven 2015, 26ff</w:t>
      </w:r>
      <w:r w:rsidR="00447075" w:rsidRPr="007310A7">
        <w:rPr>
          <w:rFonts w:ascii="Cambria" w:hAnsi="Cambria" w:cs="Times New Roman"/>
          <w:color w:val="000000" w:themeColor="text1"/>
        </w:rPr>
        <w:t>.</w:t>
      </w:r>
      <w:r w:rsidR="00E32046" w:rsidRPr="007310A7">
        <w:rPr>
          <w:rFonts w:ascii="Cambria" w:hAnsi="Cambria" w:cs="Times New Roman"/>
          <w:color w:val="000000" w:themeColor="text1"/>
        </w:rPr>
        <w:t>; Ulrich Oevermann 2016, 159)</w:t>
      </w:r>
      <w:r w:rsidR="00E32046" w:rsidRPr="007310A7">
        <w:rPr>
          <w:color w:val="000000" w:themeColor="text1"/>
        </w:rPr>
        <w:fldChar w:fldCharType="end"/>
      </w:r>
      <w:r w:rsidR="005510E2" w:rsidRPr="007310A7">
        <w:rPr>
          <w:color w:val="000000" w:themeColor="text1"/>
        </w:rPr>
        <w:t>. Sozialisations-Prozesse ermöglichen die Handlungs- und Entscheidungsfähigkeit menschlicher Akteur*innen und erzwingen diese gleichzeitig im Zuge von Biographie-inhärenten Krisenerfahrungen, die mit spezifischen Bewältigungsanforderungen einher gehen</w:t>
      </w:r>
      <w:r w:rsidR="00E32046" w:rsidRPr="007310A7">
        <w:rPr>
          <w:color w:val="000000" w:themeColor="text1"/>
        </w:rPr>
        <w:t xml:space="preserve"> </w:t>
      </w:r>
      <w:r w:rsidR="00E32046" w:rsidRPr="007310A7">
        <w:rPr>
          <w:color w:val="000000" w:themeColor="text1"/>
        </w:rPr>
        <w:fldChar w:fldCharType="begin"/>
      </w:r>
      <w:r w:rsidR="00F370E7">
        <w:rPr>
          <w:color w:val="000000" w:themeColor="text1"/>
        </w:rPr>
        <w:instrText xml:space="preserve"> ADDIN ZOTERO_ITEM CSL_CITATION {"citationID":"TAIp68QQ","properties":{"unsorted":false,"formattedCitation":"(vgl. Armbr\\uc0\\u252{}ster 2021; Ulrich Oevermann 2016, 159)","plainCitation":"(vgl. Armbrüster 2021; Ulrich Oevermann 2016, 159)","dontUpdate":true,"noteIndex":0},"citationItems":[{"id":578,"uris":["http://zotero.org/users/local/owKliTIb/items/SEQXFV2V"],"itemData":{"id":578,"type":"article-journal","container-title":"Gesellschaft – Individuum – Sozialisation. Zeitschrift für Sozialisationsforschung","DOI":"10.26043/giso.2021.1.4","issue":"1","publisher":"GiSo","title":"Depression, Adoleszenz und Agency – Zur (Re-)Konstruktion depressiver Identitäten an der Schnittstelle von primärer Lebenspraxis und stellvertretender Krisenbewältigung","volume":"2","author":[{"family":"Armbrüster","given":"C."}],"issued":{"date-parts":[["2021"]]}},"prefix":"vgl."},{"id":616,"uris":["http://zotero.org/users/local/owKliTIb/items/T2VSXIUZ"],"itemData":{"id":616,"type":"chapter","container-title":"Sozialisationstheorie interdisziplinär. Aktuelle Perspektiven","page":"155–181","publisher":"De Gruyter","publisher-place":"Oldenburg","title":"Sozialisation als Prozess der Krisenbewältigung","author":[{"family":"Oevermann","given":"Ulrich"}],"editor":[{"family":"Geulen","given":"Dieter"},{"family":"Veith","given":"Hermann"}],"issued":{"date-parts":[["2016"]]}},"locator":"159","label":"page"}],"schema":"https://github.com/citation-style-language/schema/raw/master/csl-citation.json"} </w:instrText>
      </w:r>
      <w:r w:rsidR="00E32046" w:rsidRPr="007310A7">
        <w:rPr>
          <w:color w:val="000000" w:themeColor="text1"/>
        </w:rPr>
        <w:fldChar w:fldCharType="separate"/>
      </w:r>
      <w:r w:rsidR="00E32046" w:rsidRPr="007310A7">
        <w:rPr>
          <w:rFonts w:ascii="Cambria" w:hAnsi="Cambria" w:cs="Times New Roman"/>
          <w:color w:val="000000" w:themeColor="text1"/>
        </w:rPr>
        <w:t>(vgl. Armbrüster 2021;</w:t>
      </w:r>
      <w:r w:rsidR="00447075" w:rsidRPr="007310A7">
        <w:rPr>
          <w:rFonts w:ascii="Cambria" w:hAnsi="Cambria" w:cs="Times New Roman"/>
          <w:color w:val="000000" w:themeColor="text1"/>
        </w:rPr>
        <w:t xml:space="preserve"> </w:t>
      </w:r>
      <w:r w:rsidR="00E32046" w:rsidRPr="007310A7">
        <w:rPr>
          <w:rFonts w:ascii="Cambria" w:hAnsi="Cambria" w:cs="Times New Roman"/>
          <w:color w:val="000000" w:themeColor="text1"/>
        </w:rPr>
        <w:t>Oevermann 2016, 159)</w:t>
      </w:r>
      <w:r w:rsidR="00E32046" w:rsidRPr="007310A7">
        <w:rPr>
          <w:color w:val="000000" w:themeColor="text1"/>
        </w:rPr>
        <w:fldChar w:fldCharType="end"/>
      </w:r>
      <w:r w:rsidR="005510E2" w:rsidRPr="007310A7">
        <w:rPr>
          <w:color w:val="000000" w:themeColor="text1"/>
        </w:rPr>
        <w:t xml:space="preserve">. Dabei ist Agency - bzw. in Oevermanns Terminologie Autonomie – notwendigerweise in soziale Interaktionen und Strukturen eingebettet und daher in seiner relationalen </w:t>
      </w:r>
      <w:r w:rsidR="005510E2" w:rsidRPr="007310A7">
        <w:rPr>
          <w:color w:val="000000" w:themeColor="text1"/>
        </w:rPr>
        <w:lastRenderedPageBreak/>
        <w:t xml:space="preserve">Konzeptualisierung für das Verfahren der objektiven Hermeneutik anschlussfähig </w:t>
      </w:r>
      <w:r w:rsidR="00E32046" w:rsidRPr="007310A7">
        <w:rPr>
          <w:color w:val="000000" w:themeColor="text1"/>
        </w:rPr>
        <w:fldChar w:fldCharType="begin"/>
      </w:r>
      <w:r w:rsidR="001F238E" w:rsidRPr="007310A7">
        <w:rPr>
          <w:color w:val="000000" w:themeColor="text1"/>
        </w:rPr>
        <w:instrText xml:space="preserve"> ADDIN ZOTERO_ITEM CSL_CITATION {"citationID":"gexGnas8","properties":{"unsorted":false,"formattedCitation":"(vgl. ebd. Ullrich Oevermann 2000, 130)","plainCitation":"(vgl. ebd. Ullrich Oevermann 2000, 130)","dontUpdate":true,"noteIndex":0},"citationItems":[{"id":385,"uris":["http://zotero.org/users/local/owKliTIb/items/FRC25S8D"],"itemData":{"id":385,"type":"chapter","container-title":"Die Fallrekonstruktion","page":"58-153","publisher-place":"Frankfurt a. M.","title":"Die Methode der Fallrekonstruktion in der Grundlagenforschung sowie der klinischen und pädagogischen Praxis","author":[{"family":"Oevermann","given":"Ullrich"}],"editor":[{"family":"Kraimer","given":"Klaus"}],"issued":{"date-parts":[["2000"]]}},"locator":"130","label":"page","prefix":"vgl. ebd."}],"schema":"https://github.com/citation-style-language/schema/raw/master/csl-citation.json"} </w:instrText>
      </w:r>
      <w:r w:rsidR="00E32046" w:rsidRPr="007310A7">
        <w:rPr>
          <w:color w:val="000000" w:themeColor="text1"/>
        </w:rPr>
        <w:fldChar w:fldCharType="separate"/>
      </w:r>
      <w:r w:rsidR="00E32046" w:rsidRPr="007310A7">
        <w:rPr>
          <w:rFonts w:ascii="Cambria" w:hAnsi="Cambria"/>
          <w:color w:val="000000" w:themeColor="text1"/>
        </w:rPr>
        <w:t>(vgl. ebd.</w:t>
      </w:r>
      <w:r w:rsidR="00447075" w:rsidRPr="007310A7">
        <w:rPr>
          <w:rFonts w:ascii="Cambria" w:hAnsi="Cambria"/>
          <w:color w:val="000000" w:themeColor="text1"/>
        </w:rPr>
        <w:t>,</w:t>
      </w:r>
      <w:r w:rsidR="00E32046" w:rsidRPr="007310A7">
        <w:rPr>
          <w:rFonts w:ascii="Cambria" w:hAnsi="Cambria"/>
          <w:color w:val="000000" w:themeColor="text1"/>
        </w:rPr>
        <w:t xml:space="preserve"> Oevermann 2000, 130)</w:t>
      </w:r>
      <w:r w:rsidR="00E32046" w:rsidRPr="007310A7">
        <w:rPr>
          <w:color w:val="000000" w:themeColor="text1"/>
        </w:rPr>
        <w:fldChar w:fldCharType="end"/>
      </w:r>
      <w:r w:rsidR="005510E2" w:rsidRPr="007310A7">
        <w:rPr>
          <w:color w:val="000000" w:themeColor="text1"/>
        </w:rPr>
        <w:t>.</w:t>
      </w:r>
      <w:r w:rsidR="005510E2" w:rsidRPr="007310A7">
        <w:rPr>
          <w:rStyle w:val="Funotenzeichen"/>
          <w:color w:val="000000" w:themeColor="text1"/>
        </w:rPr>
        <w:footnoteReference w:id="11"/>
      </w:r>
    </w:p>
    <w:p w14:paraId="0D1B7703" w14:textId="43BB4784" w:rsidR="005510E2" w:rsidRPr="007310A7" w:rsidRDefault="005510E2" w:rsidP="00E32046">
      <w:pPr>
        <w:spacing w:before="240" w:line="360" w:lineRule="auto"/>
        <w:jc w:val="both"/>
        <w:rPr>
          <w:color w:val="000000" w:themeColor="text1"/>
        </w:rPr>
      </w:pPr>
      <w:r w:rsidRPr="007310A7">
        <w:rPr>
          <w:color w:val="000000" w:themeColor="text1"/>
        </w:rPr>
        <w:t xml:space="preserve">Das Konzept der Krise kann im Kontext biographischer Fallrekonstruktionen einerseits hilfreich sein, um Irritationen bzw. passagere Verluste von </w:t>
      </w:r>
      <w:r w:rsidR="004744DC" w:rsidRPr="007310A7">
        <w:rPr>
          <w:color w:val="000000" w:themeColor="text1"/>
        </w:rPr>
        <w:t>Agency zu</w:t>
      </w:r>
      <w:r w:rsidRPr="007310A7">
        <w:rPr>
          <w:color w:val="000000" w:themeColor="text1"/>
        </w:rPr>
        <w:t xml:space="preserve"> erfassen. Dies gilt insbesondere für</w:t>
      </w:r>
      <w:r w:rsidR="004744DC" w:rsidRPr="007310A7">
        <w:rPr>
          <w:color w:val="000000" w:themeColor="text1"/>
        </w:rPr>
        <w:t xml:space="preserve"> sog.</w:t>
      </w:r>
      <w:r w:rsidRPr="007310A7">
        <w:rPr>
          <w:color w:val="000000" w:themeColor="text1"/>
        </w:rPr>
        <w:t xml:space="preserve"> </w:t>
      </w:r>
      <w:r w:rsidRPr="007310A7">
        <w:rPr>
          <w:i/>
          <w:color w:val="000000" w:themeColor="text1"/>
        </w:rPr>
        <w:t>heteronom produzierte Krisen,</w:t>
      </w:r>
      <w:r w:rsidRPr="007310A7">
        <w:rPr>
          <w:color w:val="000000" w:themeColor="text1"/>
        </w:rPr>
        <w:t xml:space="preserve"> die Rosenthal in Anlehnung an Fischer definiert und von </w:t>
      </w:r>
      <w:r w:rsidRPr="007310A7">
        <w:rPr>
          <w:i/>
          <w:color w:val="000000" w:themeColor="text1"/>
        </w:rPr>
        <w:t>autonom produzierten Krisen</w:t>
      </w:r>
      <w:r w:rsidRPr="007310A7">
        <w:rPr>
          <w:color w:val="000000" w:themeColor="text1"/>
        </w:rPr>
        <w:t xml:space="preserve"> abgrenzt (vgl. Fischer 1986, Rosenthal 1987). </w:t>
      </w:r>
      <w:r w:rsidR="004744DC" w:rsidRPr="007310A7">
        <w:rPr>
          <w:color w:val="000000" w:themeColor="text1"/>
        </w:rPr>
        <w:t xml:space="preserve">Innerhalb der dargestellten Agency-Perspektivierung kann hier – an Stelle der </w:t>
      </w:r>
      <w:r w:rsidR="00D0374B" w:rsidRPr="007310A7">
        <w:rPr>
          <w:color w:val="000000" w:themeColor="text1"/>
        </w:rPr>
        <w:t>tendenziell</w:t>
      </w:r>
      <w:r w:rsidR="004744DC" w:rsidRPr="007310A7">
        <w:rPr>
          <w:color w:val="000000" w:themeColor="text1"/>
        </w:rPr>
        <w:t xml:space="preserve"> individualisierenden Autonomie-Terminologie – auch von stärker selbst bzw. fremd gestalteten Krisen gesprochen werden. </w:t>
      </w:r>
      <w:r w:rsidRPr="007310A7">
        <w:rPr>
          <w:color w:val="000000" w:themeColor="text1"/>
        </w:rPr>
        <w:t>Gleichzeitig kann der Krisen-Begriff für die Übergangsforschung fruchtbar gemacht werden, da insbesondere anhaltende Krisenerfahrungen zu verdichteten Veränderungsprozessen und Transitionen (siehe</w:t>
      </w:r>
      <w:r w:rsidR="004744DC" w:rsidRPr="007310A7">
        <w:rPr>
          <w:color w:val="000000" w:themeColor="text1"/>
        </w:rPr>
        <w:t xml:space="preserve"> auch</w:t>
      </w:r>
      <w:r w:rsidRPr="007310A7">
        <w:rPr>
          <w:color w:val="000000" w:themeColor="text1"/>
        </w:rPr>
        <w:t xml:space="preserve"> </w:t>
      </w:r>
      <w:r w:rsidR="004744DC" w:rsidRPr="007310A7">
        <w:rPr>
          <w:color w:val="000000" w:themeColor="text1"/>
        </w:rPr>
        <w:t>3</w:t>
      </w:r>
      <w:r w:rsidRPr="007310A7">
        <w:rPr>
          <w:color w:val="000000" w:themeColor="text1"/>
        </w:rPr>
        <w:t xml:space="preserve">.4) führen können. </w:t>
      </w:r>
    </w:p>
    <w:p w14:paraId="71B17498" w14:textId="324EF336" w:rsidR="005510E2" w:rsidRPr="007310A7" w:rsidRDefault="005510E2" w:rsidP="005510E2">
      <w:pPr>
        <w:spacing w:line="360" w:lineRule="auto"/>
        <w:jc w:val="both"/>
        <w:rPr>
          <w:color w:val="000000" w:themeColor="text1"/>
        </w:rPr>
      </w:pPr>
      <w:r w:rsidRPr="007310A7">
        <w:rPr>
          <w:color w:val="000000" w:themeColor="text1"/>
        </w:rPr>
        <w:t xml:space="preserve">Im Kontext der zu untersuchenden Biographien intergeschlechtlicher Menschen kann insbesondere eine plötzliche Konfrontation mit der eigenen (medikalisierten) körpergeschlechtlichen Variation zu einer tiefgreifenden, krisenhaft erlebten Neu-Interpretationen der Vergangenheit und des biographischen Selbst führen. In mehreren im Rahmen der vorliegenden Studie rekonstruierten Fälle führten zumindest initial als fremdbestimmt erlebte Krisenerfahrungen zu umfassenden sozialen Re-Orientierungen, sowie im Verlauf zum Anstoß von verkörperten und </w:t>
      </w:r>
      <w:r w:rsidR="004744DC" w:rsidRPr="007310A7">
        <w:rPr>
          <w:color w:val="000000" w:themeColor="text1"/>
        </w:rPr>
        <w:t>I</w:t>
      </w:r>
      <w:r w:rsidRPr="007310A7">
        <w:rPr>
          <w:color w:val="000000" w:themeColor="text1"/>
        </w:rPr>
        <w:t xml:space="preserve">dentitäts-bezogenen Veränderungsprozessen. Insbesondere im Kontext </w:t>
      </w:r>
      <w:r w:rsidR="004744DC" w:rsidRPr="007310A7">
        <w:rPr>
          <w:color w:val="000000" w:themeColor="text1"/>
        </w:rPr>
        <w:t xml:space="preserve">von stärker fremd gestalteten </w:t>
      </w:r>
      <w:r w:rsidRPr="007310A7">
        <w:rPr>
          <w:color w:val="000000" w:themeColor="text1"/>
        </w:rPr>
        <w:t>Krisen wird die Notwendigkeit eines relational verankerten Agency-Konzepts deutlich</w:t>
      </w:r>
      <w:r w:rsidR="004744DC" w:rsidRPr="007310A7">
        <w:rPr>
          <w:color w:val="000000" w:themeColor="text1"/>
        </w:rPr>
        <w:t>,</w:t>
      </w:r>
      <w:r w:rsidRPr="007310A7">
        <w:rPr>
          <w:color w:val="000000" w:themeColor="text1"/>
        </w:rPr>
        <w:t xml:space="preserve"> da sowohl die Krisenproduktion als auch die zur Krisenbewältigung erforderliche Handlungsmacht grundlegend von sozialen Bedingungen, normativen Anforderungen und mehr oder weniger gestaltbaren Beziehungsgeflechten mitbestimmt sind. Gleichzeitig ist relational verstandene Agency entscheidend für den weiteren </w:t>
      </w:r>
      <w:r w:rsidR="004744DC" w:rsidRPr="007310A7">
        <w:rPr>
          <w:color w:val="000000" w:themeColor="text1"/>
        </w:rPr>
        <w:t>biographischen V</w:t>
      </w:r>
      <w:r w:rsidRPr="007310A7">
        <w:rPr>
          <w:color w:val="000000" w:themeColor="text1"/>
        </w:rPr>
        <w:t>erlauf hin zu stärker selbstbestimmt erlebter und gestaltbarer Krisenerfahrungen.</w:t>
      </w:r>
    </w:p>
    <w:p w14:paraId="1F17FEF0" w14:textId="1A26E70F" w:rsidR="005510E2" w:rsidRPr="007310A7" w:rsidRDefault="008011E5" w:rsidP="00E32046">
      <w:pPr>
        <w:pStyle w:val="berschrift3"/>
        <w:spacing w:before="360" w:after="240"/>
        <w:jc w:val="both"/>
        <w:rPr>
          <w:rFonts w:asciiTheme="minorHAnsi" w:hAnsiTheme="minorHAnsi"/>
          <w:b/>
          <w:color w:val="000000" w:themeColor="text1"/>
        </w:rPr>
      </w:pPr>
      <w:bookmarkStart w:id="15" w:name="_Toc233288754"/>
      <w:r w:rsidRPr="007310A7">
        <w:rPr>
          <w:rFonts w:asciiTheme="minorHAnsi" w:hAnsiTheme="minorHAnsi"/>
          <w:b/>
          <w:color w:val="000000" w:themeColor="text1"/>
        </w:rPr>
        <w:lastRenderedPageBreak/>
        <w:t>3</w:t>
      </w:r>
      <w:r w:rsidR="005510E2" w:rsidRPr="007310A7">
        <w:rPr>
          <w:rFonts w:asciiTheme="minorHAnsi" w:hAnsiTheme="minorHAnsi"/>
          <w:b/>
          <w:color w:val="000000" w:themeColor="text1"/>
        </w:rPr>
        <w:t>.2.4. Agency in der kritischen Inter* Forschung</w:t>
      </w:r>
      <w:bookmarkEnd w:id="15"/>
    </w:p>
    <w:p w14:paraId="09637A57" w14:textId="0C5D4F6A" w:rsidR="00F7706B" w:rsidRPr="007310A7" w:rsidRDefault="005510E2" w:rsidP="005510E2">
      <w:pPr>
        <w:spacing w:line="360" w:lineRule="auto"/>
        <w:jc w:val="both"/>
        <w:rPr>
          <w:color w:val="000000" w:themeColor="text1"/>
        </w:rPr>
      </w:pPr>
      <w:r w:rsidRPr="007310A7">
        <w:rPr>
          <w:color w:val="000000" w:themeColor="text1"/>
        </w:rPr>
        <w:t xml:space="preserve">Im Folgenden wird auf die Verwendung des Agency-Begriffs im Kontext der kritischen Inter* Studien eingegangen und diese Thematisierung in Zusammenhang mit dem Forschungsinteresse der vorliegenden Arbeit gestellt. </w:t>
      </w:r>
      <w:r w:rsidR="00F7706B" w:rsidRPr="007310A7">
        <w:rPr>
          <w:color w:val="000000" w:themeColor="text1"/>
        </w:rPr>
        <w:t xml:space="preserve">Der Thematisierung von Autonomie-Verletzungen im Zusammenhang normangeleichender Eingriffe an nicht-einwilligungsfähigen intergeschlechtlichen Kindern kommt sowohl im intergeschlechtlichen </w:t>
      </w:r>
      <w:r w:rsidR="00850E15" w:rsidRPr="007310A7">
        <w:rPr>
          <w:color w:val="000000" w:themeColor="text1"/>
        </w:rPr>
        <w:t xml:space="preserve">Menschenrechts-Diskurs </w:t>
      </w:r>
      <w:r w:rsidR="00F7706B" w:rsidRPr="007310A7">
        <w:rPr>
          <w:color w:val="000000" w:themeColor="text1"/>
        </w:rPr>
        <w:t xml:space="preserve">als auch in den Inter* Studien eine zentrale Rolle zu </w:t>
      </w:r>
      <w:r w:rsidR="00F7706B" w:rsidRPr="007310A7">
        <w:rPr>
          <w:color w:val="000000" w:themeColor="text1"/>
        </w:rPr>
        <w:fldChar w:fldCharType="begin"/>
      </w:r>
      <w:r w:rsidR="00F370E7">
        <w:rPr>
          <w:color w:val="000000" w:themeColor="text1"/>
        </w:rPr>
        <w:instrText xml:space="preserve"> ADDIN ZOTERO_ITEM CSL_CITATION {"citationID":"mL5Bw8FU","properties":{"unsorted":false,"formattedCitation":"(vgl. D. Crocetti u.\\uc0\\u160{}a. 2021; L. M. Danon, Schweizer, und Thies 2023; EU Committee of Ministers to member States 2025)","plainCitation":"(vgl. D. Crocetti u. a. 2021; L. M. Danon, Schweizer, und Thies 2023; EU Committee of Ministers to member States 2025)","dontUpdate":true,"noteIndex":0},"citationItems":[{"id":585,"uris":["http://zotero.org/users/local/owKliTIb/items/2TR7LJ35"],"itemData":{"id":585,"type":"article-journal","container-title":"Culture, Health &amp; Sexuality","DOI":"10.1080/13691058.2020.1825815","issue":"4","page":"500–515","publisher":"Informa UK Limited","title":"Towards an agency-based model of intersex, variations of sex characteristics (VSC) and DSD/dsd health","volume":"23","author":[{"family":"Crocetti","given":"D."},{"family":"Monro","given":"S."},{"family":"Vecchietti","given":"V."},{"family":"Yeadon-Lee","given":"T."}],"issued":{"date-parts":[["2021"]]}},"prefix":"vgl."},{"id":587,"uris":["http://zotero.org/users/local/owKliTIb/items/ISNGSJ8N"],"itemData":{"id":587,"type":"article-journal","container-title":"International journal of impotence research","DOI":"10.1038/s41443-022-00614-z","issue":"1","page":"38–45","publisher":"Springer Science and Business Media LLC","title":"Opportunities and challenges with the German act for the protection of children with variations of sex development","volume":"35","author":[{"family":"Danon","given":"L. M."},{"family":"Schweizer","given":"K."},{"family":"Thies","given":"B."}],"issued":{"date-parts":[["2023"]]}}},{"id":1415,"uris":["http://zotero.org/users/local/owKliTIb/items/MTIL5TMX"],"itemData":{"id":1415,"type":"document","title":"CM/Rec(2025)7 - Recommendation of the Committee of Ministers to member States on equal rights for intersex persons (Adopted by the Committee of Ministers on 7 October 2025 at the 1539th meeting of the Ministers' Deputies)","URL":"https://search.coe.int/cm#{%22CoEIdentifier%22:[%22091259488028b934%22],%22sort%22:[%22CoEValidationDate%20Descending%22]}","author":[{"family":"EU Committee of Ministers to member States","given":""}],"issued":{"date-parts":[["2025"]]}}}],"schema":"https://github.com/citation-style-language/schema/raw/master/csl-citation.json"} </w:instrText>
      </w:r>
      <w:r w:rsidR="00F7706B" w:rsidRPr="007310A7">
        <w:rPr>
          <w:color w:val="000000" w:themeColor="text1"/>
        </w:rPr>
        <w:fldChar w:fldCharType="separate"/>
      </w:r>
      <w:r w:rsidR="00A218B4" w:rsidRPr="007310A7">
        <w:rPr>
          <w:rFonts w:ascii="Cambria" w:hAnsi="Cambria" w:cs="Times New Roman"/>
          <w:color w:val="000000" w:themeColor="text1"/>
        </w:rPr>
        <w:t xml:space="preserve">(vgl. </w:t>
      </w:r>
      <w:r w:rsidR="00521587" w:rsidRPr="007310A7">
        <w:rPr>
          <w:rFonts w:ascii="Cambria" w:hAnsi="Cambria" w:cs="Times New Roman"/>
          <w:color w:val="000000" w:themeColor="text1"/>
        </w:rPr>
        <w:t xml:space="preserve">z.B. </w:t>
      </w:r>
      <w:proofErr w:type="spellStart"/>
      <w:r w:rsidR="00A218B4" w:rsidRPr="007310A7">
        <w:rPr>
          <w:rFonts w:ascii="Cambria" w:hAnsi="Cambria" w:cs="Times New Roman"/>
          <w:color w:val="000000" w:themeColor="text1"/>
        </w:rPr>
        <w:t>Crocetti</w:t>
      </w:r>
      <w:proofErr w:type="spellEnd"/>
      <w:r w:rsidR="00A218B4" w:rsidRPr="007310A7">
        <w:rPr>
          <w:rFonts w:ascii="Cambria" w:hAnsi="Cambria" w:cs="Times New Roman"/>
          <w:color w:val="000000" w:themeColor="text1"/>
        </w:rPr>
        <w:t xml:space="preserve"> </w:t>
      </w:r>
      <w:r w:rsidR="00796520" w:rsidRPr="007310A7">
        <w:rPr>
          <w:rFonts w:ascii="Cambria" w:hAnsi="Cambria" w:cs="Times New Roman"/>
          <w:color w:val="000000" w:themeColor="text1"/>
        </w:rPr>
        <w:t>et al.</w:t>
      </w:r>
      <w:r w:rsidR="00A218B4" w:rsidRPr="007310A7">
        <w:rPr>
          <w:rFonts w:ascii="Cambria" w:hAnsi="Cambria" w:cs="Times New Roman"/>
          <w:color w:val="000000" w:themeColor="text1"/>
        </w:rPr>
        <w:t xml:space="preserve"> 2021; Danon</w:t>
      </w:r>
      <w:r w:rsidR="00796520" w:rsidRPr="007310A7">
        <w:rPr>
          <w:rFonts w:ascii="Cambria" w:hAnsi="Cambria" w:cs="Times New Roman"/>
          <w:color w:val="000000" w:themeColor="text1"/>
        </w:rPr>
        <w:t xml:space="preserve"> </w:t>
      </w:r>
      <w:r w:rsidR="00A218B4" w:rsidRPr="007310A7">
        <w:rPr>
          <w:rFonts w:ascii="Cambria" w:hAnsi="Cambria" w:cs="Times New Roman"/>
          <w:color w:val="000000" w:themeColor="text1"/>
        </w:rPr>
        <w:t xml:space="preserve">et al. 2023; EU Committee </w:t>
      </w:r>
      <w:proofErr w:type="spellStart"/>
      <w:r w:rsidR="00A218B4" w:rsidRPr="007310A7">
        <w:rPr>
          <w:rFonts w:ascii="Cambria" w:hAnsi="Cambria" w:cs="Times New Roman"/>
          <w:color w:val="000000" w:themeColor="text1"/>
        </w:rPr>
        <w:t>of</w:t>
      </w:r>
      <w:proofErr w:type="spellEnd"/>
      <w:r w:rsidR="00A218B4" w:rsidRPr="007310A7">
        <w:rPr>
          <w:rFonts w:ascii="Cambria" w:hAnsi="Cambria" w:cs="Times New Roman"/>
          <w:color w:val="000000" w:themeColor="text1"/>
        </w:rPr>
        <w:t xml:space="preserve"> Ministers 2025)</w:t>
      </w:r>
      <w:r w:rsidR="00F7706B" w:rsidRPr="007310A7">
        <w:rPr>
          <w:color w:val="000000" w:themeColor="text1"/>
        </w:rPr>
        <w:fldChar w:fldCharType="end"/>
      </w:r>
      <w:r w:rsidR="00F7706B" w:rsidRPr="007310A7">
        <w:rPr>
          <w:color w:val="000000" w:themeColor="text1"/>
        </w:rPr>
        <w:t xml:space="preserve">. </w:t>
      </w:r>
      <w:r w:rsidR="00BC12D5" w:rsidRPr="007310A7">
        <w:rPr>
          <w:color w:val="000000" w:themeColor="text1"/>
        </w:rPr>
        <w:t>Dabei wird allerdings überwiegend auf das normative Konzept der Autonomie Bezug genommen (</w:t>
      </w:r>
      <w:r w:rsidR="00850E15" w:rsidRPr="007310A7">
        <w:rPr>
          <w:color w:val="000000" w:themeColor="text1"/>
        </w:rPr>
        <w:t xml:space="preserve">siehe </w:t>
      </w:r>
      <w:r w:rsidR="00BC12D5" w:rsidRPr="007310A7">
        <w:rPr>
          <w:color w:val="000000" w:themeColor="text1"/>
        </w:rPr>
        <w:t xml:space="preserve">auch 3.2.1). </w:t>
      </w:r>
      <w:r w:rsidR="00F7706B" w:rsidRPr="007310A7">
        <w:rPr>
          <w:color w:val="000000" w:themeColor="text1"/>
        </w:rPr>
        <w:t xml:space="preserve">Danon hebt in einer Veröffentlichung über die zeitliche Dimension geschlechtsnormierender Eingriffe </w:t>
      </w:r>
      <w:r w:rsidR="003877DA" w:rsidRPr="007310A7">
        <w:rPr>
          <w:color w:val="000000" w:themeColor="text1"/>
        </w:rPr>
        <w:t xml:space="preserve">zwar </w:t>
      </w:r>
      <w:r w:rsidR="00F7706B" w:rsidRPr="007310A7">
        <w:rPr>
          <w:color w:val="000000" w:themeColor="text1"/>
        </w:rPr>
        <w:t xml:space="preserve">hervor, dass diese die Agency der betroffenen </w:t>
      </w:r>
      <w:r w:rsidR="00527F79" w:rsidRPr="007310A7">
        <w:rPr>
          <w:color w:val="000000" w:themeColor="text1"/>
        </w:rPr>
        <w:t xml:space="preserve">intergeschlechtlichen </w:t>
      </w:r>
      <w:r w:rsidR="00F7706B" w:rsidRPr="007310A7">
        <w:rPr>
          <w:color w:val="000000" w:themeColor="text1"/>
        </w:rPr>
        <w:t>Kinder nicht berücksichtigen, führt jedoch nicht weiter konzeptuell aus</w:t>
      </w:r>
      <w:r w:rsidR="00BC12D5" w:rsidRPr="007310A7">
        <w:rPr>
          <w:color w:val="000000" w:themeColor="text1"/>
        </w:rPr>
        <w:t xml:space="preserve">, was sie unter </w:t>
      </w:r>
      <w:r w:rsidR="00A212E0" w:rsidRPr="007310A7">
        <w:rPr>
          <w:color w:val="000000" w:themeColor="text1"/>
        </w:rPr>
        <w:t>dem Begriff</w:t>
      </w:r>
      <w:r w:rsidR="00BC12D5" w:rsidRPr="007310A7">
        <w:rPr>
          <w:color w:val="000000" w:themeColor="text1"/>
        </w:rPr>
        <w:t xml:space="preserve"> versteht</w:t>
      </w:r>
      <w:r w:rsidR="00F7706B" w:rsidRPr="007310A7">
        <w:rPr>
          <w:color w:val="000000" w:themeColor="text1"/>
        </w:rPr>
        <w:t xml:space="preserve">. </w:t>
      </w:r>
    </w:p>
    <w:p w14:paraId="42B9052E" w14:textId="0FB33BD4" w:rsidR="00780FB9" w:rsidRPr="007310A7" w:rsidRDefault="005510E2" w:rsidP="00780FB9">
      <w:pPr>
        <w:spacing w:line="360" w:lineRule="auto"/>
        <w:jc w:val="both"/>
        <w:rPr>
          <w:color w:val="000000" w:themeColor="text1"/>
        </w:rPr>
      </w:pPr>
      <w:r w:rsidRPr="007310A7">
        <w:rPr>
          <w:color w:val="000000" w:themeColor="text1"/>
        </w:rPr>
        <w:t>Da ich im Rahmen meiner Literaturrecherche lediglich eine Publikation finden konnte, die sich explizit mittels Agency</w:t>
      </w:r>
      <w:r w:rsidR="00B03C31" w:rsidRPr="007310A7">
        <w:rPr>
          <w:color w:val="000000" w:themeColor="text1"/>
        </w:rPr>
        <w:t>-</w:t>
      </w:r>
      <w:r w:rsidRPr="007310A7">
        <w:rPr>
          <w:color w:val="000000" w:themeColor="text1"/>
        </w:rPr>
        <w:t>Konzep</w:t>
      </w:r>
      <w:r w:rsidR="006E643C" w:rsidRPr="007310A7">
        <w:rPr>
          <w:color w:val="000000" w:themeColor="text1"/>
        </w:rPr>
        <w:t>t</w:t>
      </w:r>
      <w:r w:rsidR="00B03C31" w:rsidRPr="007310A7">
        <w:rPr>
          <w:color w:val="000000" w:themeColor="text1"/>
        </w:rPr>
        <w:t>en</w:t>
      </w:r>
      <w:r w:rsidR="00F7706B" w:rsidRPr="007310A7">
        <w:rPr>
          <w:color w:val="000000" w:themeColor="text1"/>
        </w:rPr>
        <w:t xml:space="preserve"> </w:t>
      </w:r>
      <w:r w:rsidRPr="007310A7">
        <w:rPr>
          <w:color w:val="000000" w:themeColor="text1"/>
        </w:rPr>
        <w:t xml:space="preserve">den Lebensrealitäten intergeschlechtlicher Menschen widmet, werde ich auf diese vertieft eingehen. </w:t>
      </w:r>
      <w:proofErr w:type="spellStart"/>
      <w:r w:rsidRPr="007310A7">
        <w:rPr>
          <w:color w:val="000000" w:themeColor="text1"/>
          <w:lang w:val="en-US"/>
        </w:rPr>
        <w:t>Crocetti</w:t>
      </w:r>
      <w:proofErr w:type="spellEnd"/>
      <w:r w:rsidRPr="007310A7">
        <w:rPr>
          <w:color w:val="000000" w:themeColor="text1"/>
          <w:lang w:val="en-US"/>
        </w:rPr>
        <w:t xml:space="preserve"> et al. </w:t>
      </w:r>
      <w:r w:rsidR="00E16BC4" w:rsidRPr="007310A7">
        <w:rPr>
          <w:color w:val="000000" w:themeColor="text1"/>
          <w:lang w:val="en-US"/>
        </w:rPr>
        <w:t xml:space="preserve">(2020) </w:t>
      </w:r>
      <w:proofErr w:type="spellStart"/>
      <w:r w:rsidR="00E16BC4" w:rsidRPr="007310A7">
        <w:rPr>
          <w:color w:val="000000" w:themeColor="text1"/>
          <w:lang w:val="en-US"/>
        </w:rPr>
        <w:t>theoretisieren</w:t>
      </w:r>
      <w:proofErr w:type="spellEnd"/>
      <w:r w:rsidR="00E16BC4" w:rsidRPr="007310A7">
        <w:rPr>
          <w:color w:val="000000" w:themeColor="text1"/>
          <w:lang w:val="en-US"/>
        </w:rPr>
        <w:t xml:space="preserve"> </w:t>
      </w:r>
      <w:r w:rsidRPr="007310A7">
        <w:rPr>
          <w:color w:val="000000" w:themeColor="text1"/>
          <w:lang w:val="en-US"/>
        </w:rPr>
        <w:t xml:space="preserve">die </w:t>
      </w:r>
      <w:proofErr w:type="spellStart"/>
      <w:r w:rsidRPr="007310A7">
        <w:rPr>
          <w:color w:val="000000" w:themeColor="text1"/>
          <w:lang w:val="en-US"/>
        </w:rPr>
        <w:t>Ergebnisse</w:t>
      </w:r>
      <w:proofErr w:type="spellEnd"/>
      <w:r w:rsidRPr="007310A7">
        <w:rPr>
          <w:color w:val="000000" w:themeColor="text1"/>
          <w:lang w:val="en-US"/>
        </w:rPr>
        <w:t xml:space="preserve"> </w:t>
      </w:r>
      <w:proofErr w:type="spellStart"/>
      <w:r w:rsidRPr="007310A7">
        <w:rPr>
          <w:color w:val="000000" w:themeColor="text1"/>
          <w:lang w:val="en-US"/>
        </w:rPr>
        <w:t>ihrer</w:t>
      </w:r>
      <w:proofErr w:type="spellEnd"/>
      <w:r w:rsidRPr="007310A7">
        <w:rPr>
          <w:color w:val="000000" w:themeColor="text1"/>
          <w:lang w:val="en-US"/>
        </w:rPr>
        <w:t xml:space="preserve"> </w:t>
      </w:r>
      <w:proofErr w:type="spellStart"/>
      <w:r w:rsidRPr="007310A7">
        <w:rPr>
          <w:color w:val="000000" w:themeColor="text1"/>
          <w:lang w:val="en-US"/>
        </w:rPr>
        <w:t>empirischen</w:t>
      </w:r>
      <w:proofErr w:type="spellEnd"/>
      <w:r w:rsidRPr="007310A7">
        <w:rPr>
          <w:color w:val="000000" w:themeColor="text1"/>
          <w:lang w:val="en-US"/>
        </w:rPr>
        <w:t xml:space="preserve"> Studie</w:t>
      </w:r>
      <w:r w:rsidR="009132A2" w:rsidRPr="007310A7">
        <w:rPr>
          <w:color w:val="000000" w:themeColor="text1"/>
          <w:lang w:val="en-US"/>
        </w:rPr>
        <w:t xml:space="preserve"> </w:t>
      </w:r>
      <w:r w:rsidR="00FC424B" w:rsidRPr="007310A7">
        <w:rPr>
          <w:color w:val="000000" w:themeColor="text1"/>
          <w:lang w:val="en-US"/>
        </w:rPr>
        <w:t>„</w:t>
      </w:r>
      <w:r w:rsidR="009132A2" w:rsidRPr="007310A7">
        <w:rPr>
          <w:color w:val="000000" w:themeColor="text1"/>
          <w:lang w:val="en-US"/>
        </w:rPr>
        <w:t>Towards an agency-based model of intersex, variations of sex characteristics (VSC) and DSD/</w:t>
      </w:r>
      <w:proofErr w:type="spellStart"/>
      <w:r w:rsidR="009132A2" w:rsidRPr="007310A7">
        <w:rPr>
          <w:color w:val="000000" w:themeColor="text1"/>
          <w:lang w:val="en-US"/>
        </w:rPr>
        <w:t>dsd</w:t>
      </w:r>
      <w:proofErr w:type="spellEnd"/>
      <w:r w:rsidR="009132A2" w:rsidRPr="007310A7">
        <w:rPr>
          <w:color w:val="000000" w:themeColor="text1"/>
          <w:lang w:val="en-US"/>
        </w:rPr>
        <w:t xml:space="preserve"> health”</w:t>
      </w:r>
      <w:r w:rsidRPr="007310A7">
        <w:rPr>
          <w:color w:val="000000" w:themeColor="text1"/>
          <w:lang w:val="en-US"/>
        </w:rPr>
        <w:t xml:space="preserve"> </w:t>
      </w:r>
      <w:proofErr w:type="spellStart"/>
      <w:r w:rsidRPr="007310A7">
        <w:rPr>
          <w:color w:val="000000" w:themeColor="text1"/>
          <w:lang w:val="en-US"/>
        </w:rPr>
        <w:t>mit</w:t>
      </w:r>
      <w:proofErr w:type="spellEnd"/>
      <w:r w:rsidRPr="007310A7">
        <w:rPr>
          <w:color w:val="000000" w:themeColor="text1"/>
          <w:lang w:val="en-US"/>
        </w:rPr>
        <w:t xml:space="preserve"> </w:t>
      </w:r>
      <w:proofErr w:type="spellStart"/>
      <w:r w:rsidRPr="007310A7">
        <w:rPr>
          <w:color w:val="000000" w:themeColor="text1"/>
          <w:lang w:val="en-US"/>
        </w:rPr>
        <w:t>Hilfe</w:t>
      </w:r>
      <w:proofErr w:type="spellEnd"/>
      <w:r w:rsidRPr="007310A7">
        <w:rPr>
          <w:color w:val="000000" w:themeColor="text1"/>
          <w:lang w:val="en-US"/>
        </w:rPr>
        <w:t xml:space="preserve"> des Agency-</w:t>
      </w:r>
      <w:proofErr w:type="spellStart"/>
      <w:r w:rsidRPr="007310A7">
        <w:rPr>
          <w:color w:val="000000" w:themeColor="text1"/>
          <w:lang w:val="en-US"/>
        </w:rPr>
        <w:t>Begriffs</w:t>
      </w:r>
      <w:proofErr w:type="spellEnd"/>
      <w:r w:rsidRPr="007310A7">
        <w:rPr>
          <w:color w:val="000000" w:themeColor="text1"/>
          <w:lang w:val="en-US"/>
        </w:rPr>
        <w:t>.</w:t>
      </w:r>
      <w:r w:rsidR="001260B8" w:rsidRPr="007310A7">
        <w:rPr>
          <w:color w:val="000000" w:themeColor="text1"/>
          <w:lang w:val="en-US"/>
        </w:rPr>
        <w:t xml:space="preserve"> </w:t>
      </w:r>
      <w:r w:rsidR="00B03C31" w:rsidRPr="007310A7">
        <w:rPr>
          <w:color w:val="000000" w:themeColor="text1"/>
        </w:rPr>
        <w:t xml:space="preserve">Sie </w:t>
      </w:r>
      <w:r w:rsidRPr="007310A7">
        <w:rPr>
          <w:color w:val="000000" w:themeColor="text1"/>
        </w:rPr>
        <w:t xml:space="preserve">begreifen Agency in Anlehnung an das aus der Disability-Bewegung hervorgegangene </w:t>
      </w:r>
      <w:r w:rsidRPr="007310A7">
        <w:rPr>
          <w:i/>
          <w:color w:val="000000" w:themeColor="text1"/>
        </w:rPr>
        <w:t>Soziale Modell von Behinderung</w:t>
      </w:r>
      <w:r w:rsidRPr="007310A7">
        <w:rPr>
          <w:color w:val="000000" w:themeColor="text1"/>
        </w:rPr>
        <w:t xml:space="preserve"> als die Fähigkeit einer Person ihre Wünsche umzusetzen, </w:t>
      </w:r>
      <w:r w:rsidR="00551540" w:rsidRPr="007310A7">
        <w:rPr>
          <w:color w:val="000000" w:themeColor="text1"/>
        </w:rPr>
        <w:t>die allerdings</w:t>
      </w:r>
      <w:r w:rsidRPr="007310A7">
        <w:rPr>
          <w:color w:val="000000" w:themeColor="text1"/>
        </w:rPr>
        <w:t xml:space="preserve"> durch sozial motivierte, fremdbestimmte </w:t>
      </w:r>
      <w:r w:rsidR="00551540" w:rsidRPr="007310A7">
        <w:rPr>
          <w:color w:val="000000" w:themeColor="text1"/>
        </w:rPr>
        <w:t xml:space="preserve">Eingriffe </w:t>
      </w:r>
      <w:r w:rsidR="00D173B8" w:rsidRPr="007310A7">
        <w:rPr>
          <w:color w:val="000000" w:themeColor="text1"/>
        </w:rPr>
        <w:t xml:space="preserve">und Verhaltensweisen </w:t>
      </w:r>
      <w:r w:rsidRPr="007310A7">
        <w:rPr>
          <w:color w:val="000000" w:themeColor="text1"/>
        </w:rPr>
        <w:t>beeinträchtigt wird. Dabei verstehen die Autor*innen die kulturell verankerte Kategorisierung körpergeschlechtlicher Variationen als „</w:t>
      </w:r>
      <w:proofErr w:type="spellStart"/>
      <w:r w:rsidRPr="007310A7">
        <w:rPr>
          <w:color w:val="000000" w:themeColor="text1"/>
        </w:rPr>
        <w:t>state</w:t>
      </w:r>
      <w:proofErr w:type="spellEnd"/>
      <w:r w:rsidRPr="007310A7">
        <w:rPr>
          <w:color w:val="000000" w:themeColor="text1"/>
        </w:rPr>
        <w:t xml:space="preserve"> </w:t>
      </w:r>
      <w:proofErr w:type="spellStart"/>
      <w:r w:rsidRPr="007310A7">
        <w:rPr>
          <w:color w:val="000000" w:themeColor="text1"/>
        </w:rPr>
        <w:t>of</w:t>
      </w:r>
      <w:proofErr w:type="spellEnd"/>
      <w:r w:rsidRPr="007310A7">
        <w:rPr>
          <w:color w:val="000000" w:themeColor="text1"/>
        </w:rPr>
        <w:t xml:space="preserve"> </w:t>
      </w:r>
      <w:proofErr w:type="spellStart"/>
      <w:r w:rsidRPr="007310A7">
        <w:rPr>
          <w:color w:val="000000" w:themeColor="text1"/>
        </w:rPr>
        <w:t>exception</w:t>
      </w:r>
      <w:proofErr w:type="spellEnd"/>
      <w:r w:rsidRPr="007310A7">
        <w:rPr>
          <w:color w:val="000000" w:themeColor="text1"/>
        </w:rPr>
        <w:t xml:space="preserve">“ (ebd., 2) als mitursächlich für die Beschneidung intergeschlechtlicher </w:t>
      </w:r>
      <w:r w:rsidR="00F628F3" w:rsidRPr="007310A7">
        <w:rPr>
          <w:color w:val="000000" w:themeColor="text1"/>
        </w:rPr>
        <w:t xml:space="preserve">Agency </w:t>
      </w:r>
      <w:r w:rsidR="007B109A" w:rsidRPr="007310A7">
        <w:rPr>
          <w:color w:val="000000" w:themeColor="text1"/>
        </w:rPr>
        <w:fldChar w:fldCharType="begin"/>
      </w:r>
      <w:r w:rsidR="001F238E" w:rsidRPr="007310A7">
        <w:rPr>
          <w:color w:val="000000" w:themeColor="text1"/>
        </w:rPr>
        <w:instrText xml:space="preserve"> ADDIN ZOTERO_ITEM CSL_CITATION {"citationID":"N3OOqfMi","properties":{"unsorted":false,"formattedCitation":"(vgl. auch G. Davis und Murphy 2013)","plainCitation":"(vgl. auch G. Davis und Murphy 2013)","dontUpdate":true,"noteIndex":0},"citationItems":[{"id":591,"uris":["http://zotero.org/users/local/owKliTIb/items/VU922A5Z"],"itemData":{"id":591,"type":"article-journal","container-title":"Feminist Formations","DOI":"10.1353/ff.2013.0022","issue":"2","page":"129–152","publisher":"Project MUSE","title":"Intersex Bodies as a State of Exception: An Empirical Explanation for Unnecessary Surgical Modification","volume":"25","author":[{"family":"Davis","given":"G."},{"family":"Murphy","given":"E. L."}],"issued":{"date-parts":[["2013"]]}},"prefix":"vgl. auch"}],"schema":"https://github.com/citation-style-language/schema/raw/master/csl-citation.json"} </w:instrText>
      </w:r>
      <w:r w:rsidR="007B109A" w:rsidRPr="007310A7">
        <w:rPr>
          <w:color w:val="000000" w:themeColor="text1"/>
        </w:rPr>
        <w:fldChar w:fldCharType="separate"/>
      </w:r>
      <w:r w:rsidR="007B109A" w:rsidRPr="007310A7">
        <w:rPr>
          <w:rFonts w:ascii="Cambria" w:hAnsi="Cambria"/>
          <w:color w:val="000000" w:themeColor="text1"/>
        </w:rPr>
        <w:t>(vgl. auch Davis, Murphy 2013)</w:t>
      </w:r>
      <w:r w:rsidR="007B109A" w:rsidRPr="007310A7">
        <w:rPr>
          <w:color w:val="000000" w:themeColor="text1"/>
        </w:rPr>
        <w:fldChar w:fldCharType="end"/>
      </w:r>
      <w:r w:rsidRPr="007310A7">
        <w:rPr>
          <w:color w:val="000000" w:themeColor="text1"/>
        </w:rPr>
        <w:t xml:space="preserve">. </w:t>
      </w:r>
      <w:r w:rsidR="00780FB9" w:rsidRPr="007310A7">
        <w:rPr>
          <w:color w:val="000000" w:themeColor="text1"/>
        </w:rPr>
        <w:t xml:space="preserve">Insgesamt wird deutlich, dass </w:t>
      </w:r>
      <w:proofErr w:type="spellStart"/>
      <w:r w:rsidR="00780FB9" w:rsidRPr="007310A7">
        <w:rPr>
          <w:color w:val="000000" w:themeColor="text1"/>
        </w:rPr>
        <w:t>Crocetti</w:t>
      </w:r>
      <w:proofErr w:type="spellEnd"/>
      <w:r w:rsidR="00780FB9" w:rsidRPr="007310A7">
        <w:rPr>
          <w:color w:val="000000" w:themeColor="text1"/>
        </w:rPr>
        <w:t xml:space="preserve"> et al. Agency vor allem negativ definieren: </w:t>
      </w:r>
      <w:r w:rsidRPr="007310A7">
        <w:rPr>
          <w:color w:val="000000" w:themeColor="text1"/>
        </w:rPr>
        <w:t xml:space="preserve">Ähnlich wie im </w:t>
      </w:r>
      <w:r w:rsidRPr="007310A7">
        <w:rPr>
          <w:i/>
          <w:color w:val="000000" w:themeColor="text1"/>
        </w:rPr>
        <w:t>sozialen Modell von Behinderung</w:t>
      </w:r>
      <w:r w:rsidRPr="007310A7">
        <w:rPr>
          <w:color w:val="000000" w:themeColor="text1"/>
        </w:rPr>
        <w:t xml:space="preserve"> </w:t>
      </w:r>
      <w:r w:rsidR="001260B8" w:rsidRPr="007310A7">
        <w:rPr>
          <w:color w:val="000000" w:themeColor="text1"/>
        </w:rPr>
        <w:t xml:space="preserve">sei eine </w:t>
      </w:r>
      <w:r w:rsidRPr="007310A7">
        <w:rPr>
          <w:color w:val="000000" w:themeColor="text1"/>
        </w:rPr>
        <w:t>Beeinträchtigung von Agency die Konsequenz strukturell verankerter normativer Anforderungen und Praktiken</w:t>
      </w:r>
      <w:r w:rsidR="00F628F3" w:rsidRPr="007310A7">
        <w:rPr>
          <w:color w:val="000000" w:themeColor="text1"/>
        </w:rPr>
        <w:t xml:space="preserve">. Zudem </w:t>
      </w:r>
      <w:r w:rsidRPr="007310A7">
        <w:rPr>
          <w:color w:val="000000" w:themeColor="text1"/>
        </w:rPr>
        <w:t>verstehen die Autor*innen Agency</w:t>
      </w:r>
      <w:r w:rsidR="00F14715" w:rsidRPr="007310A7">
        <w:rPr>
          <w:color w:val="000000" w:themeColor="text1"/>
        </w:rPr>
        <w:t>-Verluste</w:t>
      </w:r>
      <w:r w:rsidR="00F628F3" w:rsidRPr="007310A7">
        <w:rPr>
          <w:color w:val="000000" w:themeColor="text1"/>
        </w:rPr>
        <w:t xml:space="preserve"> intergeschlechtlicher Menschen</w:t>
      </w:r>
      <w:r w:rsidRPr="007310A7">
        <w:rPr>
          <w:color w:val="000000" w:themeColor="text1"/>
        </w:rPr>
        <w:t xml:space="preserve"> in medizinischen </w:t>
      </w:r>
      <w:r w:rsidR="00F628F3" w:rsidRPr="007310A7">
        <w:rPr>
          <w:color w:val="000000" w:themeColor="text1"/>
        </w:rPr>
        <w:t xml:space="preserve">Räumen </w:t>
      </w:r>
      <w:r w:rsidRPr="007310A7">
        <w:rPr>
          <w:color w:val="000000" w:themeColor="text1"/>
        </w:rPr>
        <w:t xml:space="preserve">als grundlegend </w:t>
      </w:r>
      <w:r w:rsidR="00F14715" w:rsidRPr="007310A7">
        <w:rPr>
          <w:color w:val="000000" w:themeColor="text1"/>
        </w:rPr>
        <w:t>a</w:t>
      </w:r>
      <w:r w:rsidRPr="007310A7">
        <w:rPr>
          <w:color w:val="000000" w:themeColor="text1"/>
        </w:rPr>
        <w:t xml:space="preserve">ltersabhängig – eine </w:t>
      </w:r>
      <w:r w:rsidR="00F628F3" w:rsidRPr="007310A7">
        <w:rPr>
          <w:color w:val="000000" w:themeColor="text1"/>
        </w:rPr>
        <w:t xml:space="preserve">vollständige </w:t>
      </w:r>
      <w:r w:rsidRPr="007310A7">
        <w:rPr>
          <w:color w:val="000000" w:themeColor="text1"/>
        </w:rPr>
        <w:t>Negation von Agency erfolg</w:t>
      </w:r>
      <w:r w:rsidR="00F14715" w:rsidRPr="007310A7">
        <w:rPr>
          <w:color w:val="000000" w:themeColor="text1"/>
        </w:rPr>
        <w:t>e</w:t>
      </w:r>
      <w:r w:rsidRPr="007310A7">
        <w:rPr>
          <w:color w:val="000000" w:themeColor="text1"/>
        </w:rPr>
        <w:t xml:space="preserve"> in der Kindheit </w:t>
      </w:r>
      <w:r w:rsidR="00F628F3" w:rsidRPr="007310A7">
        <w:rPr>
          <w:color w:val="000000" w:themeColor="text1"/>
        </w:rPr>
        <w:t xml:space="preserve">und zumindest </w:t>
      </w:r>
      <w:r w:rsidRPr="007310A7">
        <w:rPr>
          <w:color w:val="000000" w:themeColor="text1"/>
        </w:rPr>
        <w:t xml:space="preserve">eingeschränkte Agency </w:t>
      </w:r>
      <w:r w:rsidR="00F14715" w:rsidRPr="007310A7">
        <w:rPr>
          <w:color w:val="000000" w:themeColor="text1"/>
        </w:rPr>
        <w:t xml:space="preserve">sei </w:t>
      </w:r>
      <w:r w:rsidR="00F628F3" w:rsidRPr="007310A7">
        <w:rPr>
          <w:color w:val="000000" w:themeColor="text1"/>
        </w:rPr>
        <w:t xml:space="preserve">im </w:t>
      </w:r>
      <w:r w:rsidRPr="007310A7">
        <w:rPr>
          <w:color w:val="000000" w:themeColor="text1"/>
        </w:rPr>
        <w:t>Erwachsenenalter möglich</w:t>
      </w:r>
      <w:r w:rsidR="00F628F3" w:rsidRPr="007310A7">
        <w:rPr>
          <w:color w:val="000000" w:themeColor="text1"/>
        </w:rPr>
        <w:t xml:space="preserve"> </w:t>
      </w:r>
      <w:r w:rsidRPr="007310A7">
        <w:rPr>
          <w:color w:val="000000" w:themeColor="text1"/>
        </w:rPr>
        <w:t xml:space="preserve">– wobei letztere </w:t>
      </w:r>
      <w:r w:rsidRPr="007310A7">
        <w:rPr>
          <w:color w:val="000000" w:themeColor="text1"/>
        </w:rPr>
        <w:lastRenderedPageBreak/>
        <w:t xml:space="preserve">Einschränkung aus der binär strukturierten und somit unzureichenden medizinischen Versorgung von intergeschlechtlichen Erwachsenen resultiere. Zudem würden in der Kindheit operierte intergeschlechtliche Personen häufig Lebenslang mit den Folgen dieser Eingriffe kämpfen, was ebenfalls eine </w:t>
      </w:r>
      <w:r w:rsidR="00BD29DE" w:rsidRPr="007310A7">
        <w:rPr>
          <w:color w:val="000000" w:themeColor="text1"/>
        </w:rPr>
        <w:t xml:space="preserve">massive </w:t>
      </w:r>
      <w:r w:rsidRPr="007310A7">
        <w:rPr>
          <w:color w:val="000000" w:themeColor="text1"/>
        </w:rPr>
        <w:t xml:space="preserve">Beeinträchtigung </w:t>
      </w:r>
      <w:r w:rsidR="008F69B7" w:rsidRPr="007310A7">
        <w:rPr>
          <w:color w:val="000000" w:themeColor="text1"/>
        </w:rPr>
        <w:t xml:space="preserve">ihrer </w:t>
      </w:r>
      <w:r w:rsidRPr="007310A7">
        <w:rPr>
          <w:color w:val="000000" w:themeColor="text1"/>
        </w:rPr>
        <w:t>Agency zur Konsequenz habe</w:t>
      </w:r>
      <w:r w:rsidR="00780FB9" w:rsidRPr="007310A7">
        <w:rPr>
          <w:color w:val="000000" w:themeColor="text1"/>
        </w:rPr>
        <w:t>.</w:t>
      </w:r>
    </w:p>
    <w:p w14:paraId="580B41DE" w14:textId="618636B9" w:rsidR="005510E2" w:rsidRPr="007310A7" w:rsidRDefault="005510E2" w:rsidP="005510E2">
      <w:pPr>
        <w:spacing w:line="360" w:lineRule="auto"/>
        <w:jc w:val="both"/>
        <w:rPr>
          <w:color w:val="000000" w:themeColor="text1"/>
        </w:rPr>
      </w:pPr>
      <w:r w:rsidRPr="007310A7">
        <w:rPr>
          <w:color w:val="000000" w:themeColor="text1"/>
        </w:rPr>
        <w:t xml:space="preserve">Die Autor*innen schlagen </w:t>
      </w:r>
      <w:r w:rsidR="00780FB9" w:rsidRPr="007310A7">
        <w:rPr>
          <w:color w:val="000000" w:themeColor="text1"/>
        </w:rPr>
        <w:t xml:space="preserve">an ihre Konzeptualisierung anschließend </w:t>
      </w:r>
      <w:r w:rsidRPr="007310A7">
        <w:rPr>
          <w:color w:val="000000" w:themeColor="text1"/>
        </w:rPr>
        <w:t xml:space="preserve">ein Agency-orientiertes Modell der Gesundheitsversorgung vor, </w:t>
      </w:r>
      <w:proofErr w:type="gramStart"/>
      <w:r w:rsidRPr="007310A7">
        <w:rPr>
          <w:color w:val="000000" w:themeColor="text1"/>
        </w:rPr>
        <w:t>das</w:t>
      </w:r>
      <w:proofErr w:type="gramEnd"/>
      <w:r w:rsidRPr="007310A7">
        <w:rPr>
          <w:color w:val="000000" w:themeColor="text1"/>
        </w:rPr>
        <w:t xml:space="preserve"> </w:t>
      </w:r>
      <w:r w:rsidR="00B36C2A" w:rsidRPr="007310A7">
        <w:rPr>
          <w:color w:val="000000" w:themeColor="text1"/>
        </w:rPr>
        <w:t xml:space="preserve">für </w:t>
      </w:r>
      <w:r w:rsidRPr="007310A7">
        <w:rPr>
          <w:color w:val="000000" w:themeColor="text1"/>
        </w:rPr>
        <w:t xml:space="preserve">alle behandlungsbezogenen Entscheidungen </w:t>
      </w:r>
      <w:r w:rsidR="00B36C2A" w:rsidRPr="007310A7">
        <w:rPr>
          <w:color w:val="000000" w:themeColor="text1"/>
        </w:rPr>
        <w:t>die umfänglich</w:t>
      </w:r>
      <w:r w:rsidRPr="007310A7">
        <w:rPr>
          <w:color w:val="000000" w:themeColor="text1"/>
        </w:rPr>
        <w:t xml:space="preserve"> informierte Einwilligung der intergeschlechtlichen Patient*innen</w:t>
      </w:r>
      <w:r w:rsidR="00B36C2A" w:rsidRPr="007310A7">
        <w:rPr>
          <w:color w:val="000000" w:themeColor="text1"/>
        </w:rPr>
        <w:t xml:space="preserve"> voraussetzt</w:t>
      </w:r>
      <w:r w:rsidRPr="007310A7">
        <w:rPr>
          <w:color w:val="000000" w:themeColor="text1"/>
        </w:rPr>
        <w:t xml:space="preserve">. Dieses Modell impliziert zum einen, dass nicht dringend notwendige medizinische Eingriffe bis ins einwilligungsfähige Alter aufzuschieben </w:t>
      </w:r>
      <w:r w:rsidR="00C1465B" w:rsidRPr="007310A7">
        <w:rPr>
          <w:color w:val="000000" w:themeColor="text1"/>
        </w:rPr>
        <w:t xml:space="preserve">seien </w:t>
      </w:r>
      <w:r w:rsidRPr="007310A7">
        <w:rPr>
          <w:color w:val="000000" w:themeColor="text1"/>
        </w:rPr>
        <w:t xml:space="preserve">und zum anderen, dass Angebote </w:t>
      </w:r>
      <w:r w:rsidR="00C1465B" w:rsidRPr="007310A7">
        <w:rPr>
          <w:color w:val="000000" w:themeColor="text1"/>
        </w:rPr>
        <w:t xml:space="preserve">der Gesundheitsversorgung </w:t>
      </w:r>
      <w:r w:rsidRPr="007310A7">
        <w:rPr>
          <w:color w:val="000000" w:themeColor="text1"/>
        </w:rPr>
        <w:t xml:space="preserve">sowohl ausreichend </w:t>
      </w:r>
      <w:r w:rsidR="00EF259B" w:rsidRPr="007310A7">
        <w:rPr>
          <w:color w:val="000000" w:themeColor="text1"/>
        </w:rPr>
        <w:t xml:space="preserve">spezialisiert </w:t>
      </w:r>
      <w:r w:rsidRPr="007310A7">
        <w:rPr>
          <w:color w:val="000000" w:themeColor="text1"/>
        </w:rPr>
        <w:t xml:space="preserve">als auch </w:t>
      </w:r>
      <w:r w:rsidR="00D0374B" w:rsidRPr="007310A7">
        <w:rPr>
          <w:color w:val="000000" w:themeColor="text1"/>
        </w:rPr>
        <w:t>sensibilisiert</w:t>
      </w:r>
      <w:r w:rsidRPr="007310A7">
        <w:rPr>
          <w:color w:val="000000" w:themeColor="text1"/>
        </w:rPr>
        <w:t xml:space="preserve"> auf die Bedarfe intergeschlechtlicher Personen ausgerichtet sein</w:t>
      </w:r>
      <w:r w:rsidR="001E2CC9" w:rsidRPr="007310A7">
        <w:rPr>
          <w:color w:val="000000" w:themeColor="text1"/>
        </w:rPr>
        <w:t xml:space="preserve"> müssten</w:t>
      </w:r>
      <w:r w:rsidRPr="007310A7">
        <w:rPr>
          <w:color w:val="000000" w:themeColor="text1"/>
        </w:rPr>
        <w:t>. Dies bedeute den Autor*innen folgend, dass Behandler*innen Trauma informiert und empathisch handeln, sowie eigene normative Annahmen von Körpergeschlechtlichkeit ausreichend reflektieren, um nicht die Handlungsm</w:t>
      </w:r>
      <w:r w:rsidR="002F6E86" w:rsidRPr="007310A7">
        <w:rPr>
          <w:color w:val="000000" w:themeColor="text1"/>
        </w:rPr>
        <w:t>acht</w:t>
      </w:r>
      <w:r w:rsidRPr="007310A7">
        <w:rPr>
          <w:color w:val="000000" w:themeColor="text1"/>
        </w:rPr>
        <w:t xml:space="preserve"> ihrer Patient*innen in Gegenwart oder Zukunft zu beschneiden. Was letzteres in der Praxis konkret bedeute</w:t>
      </w:r>
      <w:r w:rsidR="0091742F" w:rsidRPr="007310A7">
        <w:rPr>
          <w:color w:val="000000" w:themeColor="text1"/>
        </w:rPr>
        <w:t>t</w:t>
      </w:r>
      <w:r w:rsidRPr="007310A7">
        <w:rPr>
          <w:color w:val="000000" w:themeColor="text1"/>
        </w:rPr>
        <w:t xml:space="preserve">, wird </w:t>
      </w:r>
      <w:r w:rsidR="0091742F" w:rsidRPr="007310A7">
        <w:rPr>
          <w:color w:val="000000" w:themeColor="text1"/>
        </w:rPr>
        <w:t>in de</w:t>
      </w:r>
      <w:r w:rsidR="005A5728" w:rsidRPr="007310A7">
        <w:rPr>
          <w:color w:val="000000" w:themeColor="text1"/>
        </w:rPr>
        <w:t xml:space="preserve">r Publikation </w:t>
      </w:r>
      <w:r w:rsidRPr="007310A7">
        <w:rPr>
          <w:color w:val="000000" w:themeColor="text1"/>
        </w:rPr>
        <w:t xml:space="preserve">allerdings nicht </w:t>
      </w:r>
      <w:r w:rsidR="0091742F" w:rsidRPr="007310A7">
        <w:rPr>
          <w:color w:val="000000" w:themeColor="text1"/>
        </w:rPr>
        <w:t xml:space="preserve">weiter </w:t>
      </w:r>
      <w:r w:rsidRPr="007310A7">
        <w:rPr>
          <w:color w:val="000000" w:themeColor="text1"/>
        </w:rPr>
        <w:t xml:space="preserve">ausgeführt. </w:t>
      </w:r>
      <w:r w:rsidR="0091742F" w:rsidRPr="007310A7">
        <w:rPr>
          <w:color w:val="000000" w:themeColor="text1"/>
        </w:rPr>
        <w:t xml:space="preserve">Die Autor*innen machen zwar deutlich, </w:t>
      </w:r>
      <w:r w:rsidRPr="007310A7">
        <w:rPr>
          <w:color w:val="000000" w:themeColor="text1"/>
        </w:rPr>
        <w:t xml:space="preserve">dass </w:t>
      </w:r>
      <w:r w:rsidR="0091742F" w:rsidRPr="007310A7">
        <w:rPr>
          <w:color w:val="000000" w:themeColor="text1"/>
        </w:rPr>
        <w:t xml:space="preserve">die </w:t>
      </w:r>
      <w:r w:rsidR="005A5728" w:rsidRPr="007310A7">
        <w:rPr>
          <w:color w:val="000000" w:themeColor="text1"/>
        </w:rPr>
        <w:t xml:space="preserve">Förderung von </w:t>
      </w:r>
      <w:r w:rsidR="0091742F" w:rsidRPr="007310A7">
        <w:rPr>
          <w:color w:val="000000" w:themeColor="text1"/>
        </w:rPr>
        <w:t>Handlungsmacht intergeschlechtlicher Menschen</w:t>
      </w:r>
      <w:r w:rsidRPr="007310A7">
        <w:rPr>
          <w:color w:val="000000" w:themeColor="text1"/>
        </w:rPr>
        <w:t xml:space="preserve"> </w:t>
      </w:r>
      <w:r w:rsidR="0091742F" w:rsidRPr="007310A7">
        <w:rPr>
          <w:color w:val="000000" w:themeColor="text1"/>
        </w:rPr>
        <w:t xml:space="preserve">in Behandlungssituationen </w:t>
      </w:r>
      <w:r w:rsidRPr="007310A7">
        <w:rPr>
          <w:color w:val="000000" w:themeColor="text1"/>
        </w:rPr>
        <w:t>über</w:t>
      </w:r>
      <w:r w:rsidR="0091742F" w:rsidRPr="007310A7">
        <w:rPr>
          <w:color w:val="000000" w:themeColor="text1"/>
        </w:rPr>
        <w:t xml:space="preserve"> einen medizinrechtlich erforderlichen</w:t>
      </w:r>
      <w:r w:rsidRPr="007310A7">
        <w:rPr>
          <w:color w:val="000000" w:themeColor="text1"/>
        </w:rPr>
        <w:t xml:space="preserve"> </w:t>
      </w:r>
      <w:proofErr w:type="spellStart"/>
      <w:r w:rsidRPr="007310A7">
        <w:rPr>
          <w:i/>
          <w:color w:val="000000" w:themeColor="text1"/>
        </w:rPr>
        <w:t>informed</w:t>
      </w:r>
      <w:proofErr w:type="spellEnd"/>
      <w:r w:rsidRPr="007310A7">
        <w:rPr>
          <w:i/>
          <w:color w:val="000000" w:themeColor="text1"/>
        </w:rPr>
        <w:t xml:space="preserve"> </w:t>
      </w:r>
      <w:proofErr w:type="spellStart"/>
      <w:r w:rsidRPr="007310A7">
        <w:rPr>
          <w:i/>
          <w:color w:val="000000" w:themeColor="text1"/>
        </w:rPr>
        <w:t>consent</w:t>
      </w:r>
      <w:proofErr w:type="spellEnd"/>
      <w:r w:rsidRPr="007310A7">
        <w:rPr>
          <w:color w:val="000000" w:themeColor="text1"/>
        </w:rPr>
        <w:t xml:space="preserve"> hinausgeht. Allerdings werden soziale und interaktionelle Einflussfaktoren, die Agency in medizinischen </w:t>
      </w:r>
      <w:proofErr w:type="spellStart"/>
      <w:r w:rsidRPr="007310A7">
        <w:rPr>
          <w:color w:val="000000" w:themeColor="text1"/>
        </w:rPr>
        <w:t>Kontetxten</w:t>
      </w:r>
      <w:proofErr w:type="spellEnd"/>
      <w:r w:rsidRPr="007310A7">
        <w:rPr>
          <w:color w:val="000000" w:themeColor="text1"/>
        </w:rPr>
        <w:t xml:space="preserve"> fördern oder beeinträchtigen nicht näher beleuchtet. Ebenfalls bleibt unklar, wie empathische und Trauma-sensibilisierte Behandler*innen sich in konkreten, Agency-fördernden Situationen von denen unterscheiden, die es nicht sind. </w:t>
      </w:r>
    </w:p>
    <w:p w14:paraId="42EACEE5" w14:textId="0EB76802" w:rsidR="005510E2" w:rsidRPr="007310A7" w:rsidRDefault="005510E2" w:rsidP="005510E2">
      <w:pPr>
        <w:spacing w:line="360" w:lineRule="auto"/>
        <w:jc w:val="both"/>
        <w:rPr>
          <w:color w:val="000000" w:themeColor="text1"/>
        </w:rPr>
      </w:pPr>
      <w:r w:rsidRPr="007310A7">
        <w:rPr>
          <w:color w:val="000000" w:themeColor="text1"/>
        </w:rPr>
        <w:t xml:space="preserve">Hierbei handelt es sich m.E. um eine grundsätzliche Leerstelle im akademischen sowie </w:t>
      </w:r>
      <w:r w:rsidR="00A24631" w:rsidRPr="007310A7">
        <w:rPr>
          <w:color w:val="000000" w:themeColor="text1"/>
        </w:rPr>
        <w:t>M</w:t>
      </w:r>
      <w:r w:rsidRPr="007310A7">
        <w:rPr>
          <w:color w:val="000000" w:themeColor="text1"/>
        </w:rPr>
        <w:t>enschenrechts-orientierten Intergeschlecht</w:t>
      </w:r>
      <w:r w:rsidR="00595696" w:rsidRPr="007310A7">
        <w:rPr>
          <w:color w:val="000000" w:themeColor="text1"/>
        </w:rPr>
        <w:t>s</w:t>
      </w:r>
      <w:r w:rsidRPr="007310A7">
        <w:rPr>
          <w:color w:val="000000" w:themeColor="text1"/>
        </w:rPr>
        <w:t>-Diskurs</w:t>
      </w:r>
      <w:r w:rsidR="008F7C24" w:rsidRPr="007310A7">
        <w:rPr>
          <w:color w:val="000000" w:themeColor="text1"/>
        </w:rPr>
        <w:t>.</w:t>
      </w:r>
      <w:r w:rsidR="00595696" w:rsidRPr="007310A7">
        <w:rPr>
          <w:color w:val="000000" w:themeColor="text1"/>
        </w:rPr>
        <w:t xml:space="preserve"> Autonomie und </w:t>
      </w:r>
      <w:r w:rsidRPr="007310A7">
        <w:rPr>
          <w:color w:val="000000" w:themeColor="text1"/>
        </w:rPr>
        <w:t xml:space="preserve">Agency </w:t>
      </w:r>
      <w:r w:rsidR="00595696" w:rsidRPr="007310A7">
        <w:rPr>
          <w:color w:val="000000" w:themeColor="text1"/>
        </w:rPr>
        <w:t xml:space="preserve">werden </w:t>
      </w:r>
      <w:r w:rsidRPr="007310A7">
        <w:rPr>
          <w:color w:val="000000" w:themeColor="text1"/>
        </w:rPr>
        <w:t>seit der Entstehung des Inter* Aktivismus sowie der kritischen Inter* Studien überwiegend negativ</w:t>
      </w:r>
      <w:r w:rsidR="008F7C24" w:rsidRPr="007310A7">
        <w:rPr>
          <w:color w:val="000000" w:themeColor="text1"/>
        </w:rPr>
        <w:t>,</w:t>
      </w:r>
      <w:r w:rsidRPr="007310A7">
        <w:rPr>
          <w:color w:val="000000" w:themeColor="text1"/>
        </w:rPr>
        <w:t xml:space="preserve"> als das Gegenteil von Zwang</w:t>
      </w:r>
      <w:r w:rsidR="008F7C24" w:rsidRPr="007310A7">
        <w:rPr>
          <w:color w:val="000000" w:themeColor="text1"/>
        </w:rPr>
        <w:t>,</w:t>
      </w:r>
      <w:r w:rsidRPr="007310A7">
        <w:rPr>
          <w:color w:val="000000" w:themeColor="text1"/>
        </w:rPr>
        <w:t xml:space="preserve"> definiert. Zudem erscheint Handlungsmacht </w:t>
      </w:r>
      <w:r w:rsidR="008F7C24" w:rsidRPr="007310A7">
        <w:rPr>
          <w:color w:val="000000" w:themeColor="text1"/>
        </w:rPr>
        <w:t xml:space="preserve">– wie auch </w:t>
      </w:r>
      <w:r w:rsidRPr="007310A7">
        <w:rPr>
          <w:color w:val="000000" w:themeColor="text1"/>
        </w:rPr>
        <w:t xml:space="preserve">in der Studie von </w:t>
      </w:r>
      <w:proofErr w:type="spellStart"/>
      <w:r w:rsidRPr="007310A7">
        <w:rPr>
          <w:color w:val="000000" w:themeColor="text1"/>
        </w:rPr>
        <w:t>Crocetti</w:t>
      </w:r>
      <w:proofErr w:type="spellEnd"/>
      <w:r w:rsidRPr="007310A7">
        <w:rPr>
          <w:color w:val="000000" w:themeColor="text1"/>
        </w:rPr>
        <w:t xml:space="preserve"> et al. </w:t>
      </w:r>
      <w:r w:rsidR="008F7C24" w:rsidRPr="007310A7">
        <w:rPr>
          <w:color w:val="000000" w:themeColor="text1"/>
        </w:rPr>
        <w:t xml:space="preserve">– </w:t>
      </w:r>
      <w:r w:rsidRPr="007310A7">
        <w:rPr>
          <w:color w:val="000000" w:themeColor="text1"/>
        </w:rPr>
        <w:t xml:space="preserve">ein weitgehend dichotom verstandenes Phänomen zu sein: Personen verfügen entweder in prinzipiell allen </w:t>
      </w:r>
      <w:r w:rsidR="008F7C24" w:rsidRPr="007310A7">
        <w:rPr>
          <w:color w:val="000000" w:themeColor="text1"/>
        </w:rPr>
        <w:t>M</w:t>
      </w:r>
      <w:r w:rsidRPr="007310A7">
        <w:rPr>
          <w:color w:val="000000" w:themeColor="text1"/>
        </w:rPr>
        <w:t xml:space="preserve">edizin-bezogenen Situationen über Handlungsmacht oder sie tun es nicht. </w:t>
      </w:r>
      <w:r w:rsidR="00D755D4" w:rsidRPr="007310A7">
        <w:rPr>
          <w:color w:val="000000" w:themeColor="text1"/>
        </w:rPr>
        <w:t xml:space="preserve">Ebenfalls </w:t>
      </w:r>
      <w:r w:rsidRPr="007310A7">
        <w:rPr>
          <w:color w:val="000000" w:themeColor="text1"/>
        </w:rPr>
        <w:t xml:space="preserve">wird Agency überwiegend isoliert innerhalb </w:t>
      </w:r>
      <w:r w:rsidRPr="007310A7">
        <w:rPr>
          <w:color w:val="000000" w:themeColor="text1"/>
        </w:rPr>
        <w:lastRenderedPageBreak/>
        <w:t xml:space="preserve">medizinischer Handlungs- bzw. Interaktions-Räume </w:t>
      </w:r>
      <w:r w:rsidR="00D755D4" w:rsidRPr="007310A7">
        <w:rPr>
          <w:color w:val="000000" w:themeColor="text1"/>
        </w:rPr>
        <w:t>thematisiert und kaum mit anderen Erfahrungskontexten in Zusammenhang gestellt</w:t>
      </w:r>
      <w:r w:rsidRPr="007310A7">
        <w:rPr>
          <w:color w:val="000000" w:themeColor="text1"/>
        </w:rPr>
        <w:t xml:space="preserve">. Eine qualitative Studie von Hart und Shakespeare </w:t>
      </w:r>
      <w:r w:rsidR="001F238E" w:rsidRPr="007310A7">
        <w:rPr>
          <w:color w:val="000000" w:themeColor="text1"/>
        </w:rPr>
        <w:fldChar w:fldCharType="begin"/>
      </w:r>
      <w:r w:rsidR="001F238E" w:rsidRPr="007310A7">
        <w:rPr>
          <w:color w:val="000000" w:themeColor="text1"/>
        </w:rPr>
        <w:instrText xml:space="preserve"> ADDIN ZOTERO_ITEM CSL_CITATION {"citationID":"q8Mq6CmJ","properties":{"unsorted":false,"formattedCitation":"(2022)","plainCitation":"(2022)","noteIndex":0},"citationItems":[{"id":713,"uris":["http://zotero.org/users/local/owKliTIb/items/2MCA7YQI"],"itemData":{"id":713,"type":"article-journal","container-title":"Psychology &amp; Sexuality","issue":"4","page":"912-930","title":"Intersex lived experience: trauma and posttraumatic growth in narratives","volume":"13","author":[{"family":"Hart","given":"Bonnie"},{"family":"Shakespeare-Finch","given":"Jane"}],"issued":{"date-parts":[["2022"]]}},"suppress-author":true}],"schema":"https://github.com/citation-style-language/schema/raw/master/csl-citation.json"} </w:instrText>
      </w:r>
      <w:r w:rsidR="001F238E" w:rsidRPr="007310A7">
        <w:rPr>
          <w:color w:val="000000" w:themeColor="text1"/>
        </w:rPr>
        <w:fldChar w:fldCharType="separate"/>
      </w:r>
      <w:r w:rsidR="001F238E" w:rsidRPr="007310A7">
        <w:rPr>
          <w:rFonts w:ascii="Cambria" w:hAnsi="Cambria"/>
          <w:color w:val="000000" w:themeColor="text1"/>
        </w:rPr>
        <w:t>(2022)</w:t>
      </w:r>
      <w:r w:rsidR="001F238E" w:rsidRPr="007310A7">
        <w:rPr>
          <w:color w:val="000000" w:themeColor="text1"/>
        </w:rPr>
        <w:fldChar w:fldCharType="end"/>
      </w:r>
      <w:r w:rsidRPr="007310A7">
        <w:rPr>
          <w:color w:val="000000" w:themeColor="text1"/>
        </w:rPr>
        <w:t>, auf die im Kapitel zu Trauma</w:t>
      </w:r>
      <w:r w:rsidR="00A80E67" w:rsidRPr="007310A7">
        <w:rPr>
          <w:color w:val="000000" w:themeColor="text1"/>
        </w:rPr>
        <w:t xml:space="preserve"> in den Inter* Studien</w:t>
      </w:r>
      <w:r w:rsidRPr="007310A7">
        <w:rPr>
          <w:color w:val="000000" w:themeColor="text1"/>
        </w:rPr>
        <w:t xml:space="preserve"> (siehe </w:t>
      </w:r>
      <w:r w:rsidR="00D755D4" w:rsidRPr="007310A7">
        <w:rPr>
          <w:color w:val="000000" w:themeColor="text1"/>
        </w:rPr>
        <w:t>3</w:t>
      </w:r>
      <w:r w:rsidRPr="007310A7">
        <w:rPr>
          <w:color w:val="000000" w:themeColor="text1"/>
        </w:rPr>
        <w:t>.</w:t>
      </w:r>
      <w:r w:rsidR="00D755D4" w:rsidRPr="007310A7">
        <w:rPr>
          <w:color w:val="000000" w:themeColor="text1"/>
        </w:rPr>
        <w:t>3</w:t>
      </w:r>
      <w:r w:rsidR="003944B5" w:rsidRPr="007310A7">
        <w:rPr>
          <w:color w:val="000000" w:themeColor="text1"/>
        </w:rPr>
        <w:t>.4</w:t>
      </w:r>
      <w:r w:rsidRPr="007310A7">
        <w:rPr>
          <w:color w:val="000000" w:themeColor="text1"/>
        </w:rPr>
        <w:t>) näher eingegangen wird, stellt zwar eine Zusammenhang zwischen Agency-Verlust in medizinischen Behandlungskontexten und beeinträchtigter Selbstbestimmung in nahen, intimen Beziehungen her. Ebenfalls wird hier „</w:t>
      </w:r>
      <w:proofErr w:type="spellStart"/>
      <w:r w:rsidRPr="007310A7">
        <w:rPr>
          <w:color w:val="000000" w:themeColor="text1"/>
        </w:rPr>
        <w:t>posttraumatic</w:t>
      </w:r>
      <w:proofErr w:type="spellEnd"/>
      <w:r w:rsidRPr="007310A7">
        <w:rPr>
          <w:color w:val="000000" w:themeColor="text1"/>
        </w:rPr>
        <w:t xml:space="preserve"> </w:t>
      </w:r>
      <w:proofErr w:type="spellStart"/>
      <w:r w:rsidRPr="007310A7">
        <w:rPr>
          <w:color w:val="000000" w:themeColor="text1"/>
        </w:rPr>
        <w:t>growth</w:t>
      </w:r>
      <w:proofErr w:type="spellEnd"/>
      <w:r w:rsidRPr="007310A7">
        <w:rPr>
          <w:color w:val="000000" w:themeColor="text1"/>
        </w:rPr>
        <w:t>“ (ebd.) im Sinne neu entstandener, affirmativerer Selbstdeutungen in Zusammenhang mit der Wiederherstellung von Agency gestellt. Jedoch gehen die Autor*innen nicht näher auf eine Konzeptualisierung des Begriffs ein und lassen offen, inwiefern Agency bereits Bestandteil dieses positiv erlebten Sinnstiftungs-Prozess</w:t>
      </w:r>
      <w:r w:rsidR="00A80E67" w:rsidRPr="007310A7">
        <w:rPr>
          <w:color w:val="000000" w:themeColor="text1"/>
        </w:rPr>
        <w:t>es</w:t>
      </w:r>
      <w:r w:rsidRPr="007310A7">
        <w:rPr>
          <w:color w:val="000000" w:themeColor="text1"/>
        </w:rPr>
        <w:t xml:space="preserve"> oder aber primär dessen Resultat ist. An diesen skizzierten </w:t>
      </w:r>
      <w:r w:rsidR="004324C8" w:rsidRPr="007310A7">
        <w:rPr>
          <w:color w:val="000000" w:themeColor="text1"/>
        </w:rPr>
        <w:t xml:space="preserve">theoretischen </w:t>
      </w:r>
      <w:r w:rsidRPr="007310A7">
        <w:rPr>
          <w:color w:val="000000" w:themeColor="text1"/>
        </w:rPr>
        <w:t xml:space="preserve">Leerstellen setzt </w:t>
      </w:r>
      <w:r w:rsidR="00F45D4C" w:rsidRPr="007310A7">
        <w:rPr>
          <w:color w:val="000000" w:themeColor="text1"/>
        </w:rPr>
        <w:t xml:space="preserve">daher </w:t>
      </w:r>
      <w:r w:rsidRPr="007310A7">
        <w:rPr>
          <w:color w:val="000000" w:themeColor="text1"/>
        </w:rPr>
        <w:t>die vorliegende Arbeit an.</w:t>
      </w:r>
    </w:p>
    <w:p w14:paraId="4178B18F" w14:textId="5FE36E38" w:rsidR="005510E2" w:rsidRPr="007310A7" w:rsidRDefault="008011E5" w:rsidP="001F238E">
      <w:pPr>
        <w:pStyle w:val="berschrift2"/>
        <w:spacing w:before="360" w:after="240"/>
        <w:jc w:val="both"/>
        <w:rPr>
          <w:rFonts w:asciiTheme="minorHAnsi" w:hAnsiTheme="minorHAnsi"/>
          <w:b/>
          <w:color w:val="000000" w:themeColor="text1"/>
          <w:sz w:val="24"/>
          <w:szCs w:val="24"/>
        </w:rPr>
      </w:pPr>
      <w:bookmarkStart w:id="16" w:name="_Toc233288755"/>
      <w:r w:rsidRPr="007310A7">
        <w:rPr>
          <w:rFonts w:asciiTheme="minorHAnsi" w:hAnsiTheme="minorHAnsi"/>
          <w:b/>
          <w:color w:val="000000" w:themeColor="text1"/>
          <w:sz w:val="24"/>
          <w:szCs w:val="24"/>
        </w:rPr>
        <w:t>3</w:t>
      </w:r>
      <w:r w:rsidR="005510E2" w:rsidRPr="007310A7">
        <w:rPr>
          <w:rFonts w:asciiTheme="minorHAnsi" w:hAnsiTheme="minorHAnsi"/>
          <w:b/>
          <w:color w:val="000000" w:themeColor="text1"/>
          <w:sz w:val="24"/>
          <w:szCs w:val="24"/>
        </w:rPr>
        <w:t>.3. Gewalt, Medikalisierung und Trauma als konzeptuelle Zugänge</w:t>
      </w:r>
      <w:bookmarkEnd w:id="16"/>
    </w:p>
    <w:p w14:paraId="1DC7047F" w14:textId="332D607E" w:rsidR="005510E2" w:rsidRPr="007310A7" w:rsidRDefault="005510E2" w:rsidP="005510E2">
      <w:pPr>
        <w:spacing w:line="360" w:lineRule="auto"/>
        <w:jc w:val="both"/>
        <w:rPr>
          <w:color w:val="000000" w:themeColor="text1"/>
        </w:rPr>
      </w:pPr>
      <w:r w:rsidRPr="007310A7">
        <w:rPr>
          <w:color w:val="000000" w:themeColor="text1"/>
        </w:rPr>
        <w:t>Im Zentrum dieses Kapitels stehen Begriffsklärungen, die als vorläufige Definitionen der im Rahmen dieser Arbeit prominent verwendeten Begriffe Gewalt, Medikalisierung und Trauma dienen und diese in den Kontext der kritischen Inter* Studien stell</w:t>
      </w:r>
      <w:r w:rsidR="00A24631" w:rsidRPr="007310A7">
        <w:rPr>
          <w:color w:val="000000" w:themeColor="text1"/>
        </w:rPr>
        <w:t>en</w:t>
      </w:r>
      <w:r w:rsidRPr="007310A7">
        <w:rPr>
          <w:color w:val="000000" w:themeColor="text1"/>
        </w:rPr>
        <w:t xml:space="preserve">. Dabei kommt diesen Definitionen kein abschließender Charakter zu. Sie haben sich jedoch im Rahmen des Forschungsprozesses als hilfreiche </w:t>
      </w:r>
      <w:proofErr w:type="spellStart"/>
      <w:r w:rsidRPr="007310A7">
        <w:rPr>
          <w:color w:val="000000" w:themeColor="text1"/>
        </w:rPr>
        <w:t>Episteme</w:t>
      </w:r>
      <w:proofErr w:type="spellEnd"/>
      <w:r w:rsidRPr="007310A7">
        <w:rPr>
          <w:color w:val="000000" w:themeColor="text1"/>
        </w:rPr>
        <w:t xml:space="preserve"> herausgestellt, insbesondere um in medizinischen Räumen erlebte Fremdbestimmungserfahrungen und deren biographische Folgen präzise zu beschreiben bzw. zu differenzieren. Dafür ist es zunächst notwendig, den Begriff der Gewalt für die vorliegende Untersuchung zu definieren und meine Verwendung dieses sozialwissenschaftlich und philosophisch kontrovers diskutierten Begriffs zu erläutern. </w:t>
      </w:r>
    </w:p>
    <w:p w14:paraId="7B6914BD" w14:textId="0BD77339" w:rsidR="005510E2" w:rsidRPr="007310A7" w:rsidRDefault="008011E5" w:rsidP="001F238E">
      <w:pPr>
        <w:pStyle w:val="berschrift3"/>
        <w:spacing w:before="360" w:after="240"/>
        <w:jc w:val="both"/>
        <w:rPr>
          <w:rFonts w:asciiTheme="minorHAnsi" w:hAnsiTheme="minorHAnsi"/>
          <w:b/>
          <w:color w:val="000000" w:themeColor="text1"/>
        </w:rPr>
      </w:pPr>
      <w:bookmarkStart w:id="17" w:name="_Toc233288756"/>
      <w:r w:rsidRPr="007310A7">
        <w:rPr>
          <w:rFonts w:asciiTheme="minorHAnsi" w:hAnsiTheme="minorHAnsi"/>
          <w:b/>
          <w:color w:val="000000" w:themeColor="text1"/>
        </w:rPr>
        <w:t>3</w:t>
      </w:r>
      <w:r w:rsidR="005510E2" w:rsidRPr="007310A7">
        <w:rPr>
          <w:rFonts w:asciiTheme="minorHAnsi" w:hAnsiTheme="minorHAnsi"/>
          <w:b/>
          <w:color w:val="000000" w:themeColor="text1"/>
        </w:rPr>
        <w:t>.3.1.</w:t>
      </w:r>
      <w:r w:rsidR="005510E2" w:rsidRPr="007310A7">
        <w:rPr>
          <w:rFonts w:asciiTheme="minorHAnsi" w:hAnsiTheme="minorHAnsi"/>
          <w:color w:val="000000" w:themeColor="text1"/>
        </w:rPr>
        <w:t xml:space="preserve"> </w:t>
      </w:r>
      <w:r w:rsidR="005510E2" w:rsidRPr="007310A7">
        <w:rPr>
          <w:rFonts w:asciiTheme="minorHAnsi" w:hAnsiTheme="minorHAnsi"/>
          <w:b/>
          <w:color w:val="000000" w:themeColor="text1"/>
        </w:rPr>
        <w:t>Gewalt: Skizzierung einer Definition</w:t>
      </w:r>
      <w:bookmarkEnd w:id="17"/>
      <w:r w:rsidR="005510E2" w:rsidRPr="007310A7">
        <w:rPr>
          <w:rFonts w:asciiTheme="minorHAnsi" w:hAnsiTheme="minorHAnsi"/>
          <w:b/>
          <w:color w:val="000000" w:themeColor="text1"/>
        </w:rPr>
        <w:t xml:space="preserve"> </w:t>
      </w:r>
    </w:p>
    <w:p w14:paraId="028FD7CB" w14:textId="77777777" w:rsidR="005510E2" w:rsidRPr="007310A7" w:rsidRDefault="005510E2" w:rsidP="005510E2">
      <w:pPr>
        <w:spacing w:line="360" w:lineRule="auto"/>
        <w:jc w:val="both"/>
        <w:rPr>
          <w:color w:val="000000" w:themeColor="text1"/>
        </w:rPr>
      </w:pPr>
      <w:r w:rsidRPr="007310A7">
        <w:rPr>
          <w:color w:val="000000" w:themeColor="text1"/>
        </w:rPr>
        <w:t>Die vorliegende Arbeit kann auf Grund ihrer Konzeption und empirischen Fokussierung auf biographische Verläufe keine umfassende Exploration von Gewalttheorien leisten. Daher soll zunächst eine an aktuellen Forschungsdebatten orientierte konzeptuelle Annäherung an den Gewaltbegriff erfolgen und daran anschließend das eigene Verständnis für die vorliegende Forschungsarbeit skizziert werden.</w:t>
      </w:r>
    </w:p>
    <w:p w14:paraId="63562E75" w14:textId="5240A641" w:rsidR="005510E2" w:rsidRPr="007310A7" w:rsidRDefault="005510E2" w:rsidP="005510E2">
      <w:pPr>
        <w:spacing w:line="360" w:lineRule="auto"/>
        <w:jc w:val="both"/>
        <w:rPr>
          <w:color w:val="000000" w:themeColor="text1"/>
        </w:rPr>
      </w:pPr>
      <w:r w:rsidRPr="007310A7">
        <w:rPr>
          <w:color w:val="000000" w:themeColor="text1"/>
        </w:rPr>
        <w:lastRenderedPageBreak/>
        <w:t xml:space="preserve">In der sozialwissenschaftlichen Theoriebildung im deutschsprachigen Raum stellt Gewalt lange Zeit ein wenig beachtetes Phänomen dar </w:t>
      </w:r>
      <w:r w:rsidR="001F238E" w:rsidRPr="007310A7">
        <w:rPr>
          <w:color w:val="000000" w:themeColor="text1"/>
        </w:rPr>
        <w:fldChar w:fldCharType="begin"/>
      </w:r>
      <w:r w:rsidR="00CE6A7E" w:rsidRPr="007310A7">
        <w:rPr>
          <w:color w:val="000000" w:themeColor="text1"/>
        </w:rPr>
        <w:instrText xml:space="preserve"> ADDIN ZOTERO_ITEM CSL_CITATION {"citationID":"FWdt9y86","properties":{"unsorted":true,"formattedCitation":"(vgl. von Trotha 1997; Rosenthal und Worm 2024)","plainCitation":"(vgl. von Trotha 1997; Rosenthal und Worm 2024)","noteIndex":0},"citationItems":[{"id":686,"uris":["http://zotero.org/users/local/owKliTIb/items/GTNUYHPG"],"itemData":{"id":686,"type":"book","publisher":"Westdeutscher Verlag","publisher-place":"Opladen/Wiesbaden","title":"Soziologie der Gewalt","editor":[{"family":"Trotha","given":"Trutz","non-dropping-particle":"von"}],"issued":{"date-parts":[["1997"]]}},"prefix":"vgl."},{"id":675,"uris":["http://zotero.org/users/local/owKliTIb/items/DMMA79PC"],"itemData":{"id":675,"type":"chapter","container-title":"Kleine Reihe. Soziologie","publisher-place":"Frankfurt am Main","title":"Macht und Gewalt","author":[{"family":"Rosenthal","given":"Gabriele"},{"family":"Worm","given":"Arne"}],"editor":[{"family":"Deger","given":"Petra"},{"family":"Müller","given":"Stefan"}],"issued":{"date-parts":[["2024"]]}}}],"schema":"https://github.com/citation-style-language/schema/raw/master/csl-citation.json"} </w:instrText>
      </w:r>
      <w:r w:rsidR="001F238E" w:rsidRPr="007310A7">
        <w:rPr>
          <w:color w:val="000000" w:themeColor="text1"/>
        </w:rPr>
        <w:fldChar w:fldCharType="separate"/>
      </w:r>
      <w:r w:rsidR="00CE6A7E" w:rsidRPr="007310A7">
        <w:rPr>
          <w:rFonts w:ascii="Cambria" w:hAnsi="Cambria"/>
          <w:color w:val="000000" w:themeColor="text1"/>
        </w:rPr>
        <w:t>(vgl. von Trotha 1997; Rosenthal und Worm 2024)</w:t>
      </w:r>
      <w:r w:rsidR="001F238E" w:rsidRPr="007310A7">
        <w:rPr>
          <w:color w:val="000000" w:themeColor="text1"/>
        </w:rPr>
        <w:fldChar w:fldCharType="end"/>
      </w:r>
      <w:r w:rsidRPr="007310A7">
        <w:rPr>
          <w:color w:val="000000" w:themeColor="text1"/>
        </w:rPr>
        <w:t>.</w:t>
      </w:r>
      <w:r w:rsidRPr="007310A7">
        <w:rPr>
          <w:rStyle w:val="Funotenzeichen"/>
          <w:color w:val="000000" w:themeColor="text1"/>
        </w:rPr>
        <w:footnoteReference w:id="12"/>
      </w:r>
      <w:r w:rsidRPr="007310A7">
        <w:rPr>
          <w:color w:val="000000" w:themeColor="text1"/>
        </w:rPr>
        <w:t xml:space="preserve"> Nachdem Gewalt zunächst als </w:t>
      </w:r>
      <w:r w:rsidRPr="007310A7">
        <w:rPr>
          <w:rFonts w:eastAsia="Times New Roman" w:cs="Times New Roman"/>
          <w:color w:val="000000" w:themeColor="text1"/>
        </w:rPr>
        <w:t xml:space="preserve">„Ausübung von Zwang durch Einsatz (massiver) physischer Kraft“ </w:t>
      </w:r>
      <w:r w:rsidR="001F238E" w:rsidRPr="007310A7">
        <w:rPr>
          <w:rFonts w:eastAsia="Times New Roman" w:cs="Times New Roman"/>
          <w:color w:val="000000" w:themeColor="text1"/>
        </w:rPr>
        <w:fldChar w:fldCharType="begin"/>
      </w:r>
      <w:r w:rsidR="001F238E" w:rsidRPr="007310A7">
        <w:rPr>
          <w:rFonts w:eastAsia="Times New Roman" w:cs="Times New Roman"/>
          <w:color w:val="000000" w:themeColor="text1"/>
        </w:rPr>
        <w:instrText xml:space="preserve"> ADDIN ZOTERO_ITEM CSL_CITATION {"citationID":"DOEFcBFY","properties":{"unsorted":false,"formattedCitation":"(Popitz 1986, 48)","plainCitation":"(Popitz 1986, 48)","noteIndex":0},"citationItems":[{"id":673,"uris":["http://zotero.org/users/local/owKliTIb/items/Z55FPNGZ"],"itemData":{"id":673,"type":"book","publisher":"Mohr","publisher-place":"Tübingen","title":"Phänomene der Macht. Autorität, Herrschaft, Gewalt, Technik","author":[{"family":"Popitz","given":"Heinrich"}],"issued":{"date-parts":[["1986"]]}},"locator":"48","label":"page"}],"schema":"https://github.com/citation-style-language/schema/raw/master/csl-citation.json"} </w:instrText>
      </w:r>
      <w:r w:rsidR="001F238E" w:rsidRPr="007310A7">
        <w:rPr>
          <w:rFonts w:eastAsia="Times New Roman" w:cs="Times New Roman"/>
          <w:color w:val="000000" w:themeColor="text1"/>
        </w:rPr>
        <w:fldChar w:fldCharType="separate"/>
      </w:r>
      <w:r w:rsidR="001F238E" w:rsidRPr="007310A7">
        <w:rPr>
          <w:rFonts w:ascii="Cambria" w:hAnsi="Cambria"/>
          <w:color w:val="000000" w:themeColor="text1"/>
        </w:rPr>
        <w:t>(Popitz 1986, 48)</w:t>
      </w:r>
      <w:r w:rsidR="001F238E" w:rsidRPr="007310A7">
        <w:rPr>
          <w:rFonts w:eastAsia="Times New Roman" w:cs="Times New Roman"/>
          <w:color w:val="000000" w:themeColor="text1"/>
        </w:rPr>
        <w:fldChar w:fldCharType="end"/>
      </w:r>
      <w:r w:rsidR="001F238E" w:rsidRPr="007310A7">
        <w:rPr>
          <w:rFonts w:eastAsia="Times New Roman" w:cs="Times New Roman"/>
          <w:color w:val="000000" w:themeColor="text1"/>
        </w:rPr>
        <w:t xml:space="preserve"> </w:t>
      </w:r>
      <w:r w:rsidRPr="007310A7">
        <w:rPr>
          <w:rFonts w:eastAsia="Times New Roman" w:cs="Times New Roman"/>
          <w:color w:val="000000" w:themeColor="text1"/>
        </w:rPr>
        <w:t>definiert wurde,</w:t>
      </w:r>
      <w:r w:rsidRPr="007310A7">
        <w:rPr>
          <w:color w:val="000000" w:themeColor="text1"/>
        </w:rPr>
        <w:t xml:space="preserve"> dominiert in den </w:t>
      </w:r>
      <w:r w:rsidRPr="007310A7">
        <w:rPr>
          <w:rFonts w:eastAsia="Times New Roman" w:cs="Times New Roman"/>
          <w:color w:val="000000" w:themeColor="text1"/>
        </w:rPr>
        <w:t xml:space="preserve">mittlerweile geführten sozialtheoretischen und philosophischen Debatten eine Definition, die Gewalt als </w:t>
      </w:r>
      <w:r w:rsidRPr="007310A7">
        <w:rPr>
          <w:rFonts w:eastAsia="Times New Roman" w:cs="Times New Roman"/>
          <w:i/>
          <w:color w:val="000000" w:themeColor="text1"/>
        </w:rPr>
        <w:t>verletzenden</w:t>
      </w:r>
      <w:r w:rsidRPr="007310A7">
        <w:rPr>
          <w:rFonts w:eastAsia="Times New Roman" w:cs="Times New Roman"/>
          <w:color w:val="000000" w:themeColor="text1"/>
        </w:rPr>
        <w:t xml:space="preserve"> Akt begreift</w:t>
      </w:r>
      <w:r w:rsidR="001F238E" w:rsidRPr="007310A7">
        <w:rPr>
          <w:rFonts w:eastAsia="Times New Roman" w:cs="Times New Roman"/>
          <w:color w:val="000000" w:themeColor="text1"/>
        </w:rPr>
        <w:t xml:space="preserve"> </w:t>
      </w:r>
      <w:r w:rsidR="001F238E" w:rsidRPr="007310A7">
        <w:rPr>
          <w:rFonts w:eastAsia="Times New Roman" w:cs="Times New Roman"/>
          <w:color w:val="000000" w:themeColor="text1"/>
        </w:rPr>
        <w:fldChar w:fldCharType="begin"/>
      </w:r>
      <w:r w:rsidR="001F238E" w:rsidRPr="007310A7">
        <w:rPr>
          <w:rFonts w:eastAsia="Times New Roman" w:cs="Times New Roman"/>
          <w:color w:val="000000" w:themeColor="text1"/>
        </w:rPr>
        <w:instrText xml:space="preserve"> ADDIN ZOTERO_ITEM CSL_CITATION {"citationID":"rzO6KYaQ","properties":{"unsorted":false,"formattedCitation":"(vgl. Schuck 2024)","plainCitation":"(vgl. Schuck 2024)","noteIndex":0},"citationItems":[{"id":680,"uris":["http://zotero.org/users/local/owKliTIb/items/E5R66YPC"],"itemData":{"id":680,"type":"article-journal","container-title":"Kieler sozialwissenschaftliche Revue: Internationales Tönnies-Forum","DOI":"10.3224/ksr.v2i1.04","issue":"1","page":"31-42","publisher":"Verlag Barbara Budrich GmbH","title":"Probleme der Definition von Gewalt","volume":"2","author":[{"family":"Schuck","given":"H."}],"issued":{"date-parts":[["2024"]]}},"prefix":"vgl."}],"schema":"https://github.com/citation-style-language/schema/raw/master/csl-citation.json"} </w:instrText>
      </w:r>
      <w:r w:rsidR="001F238E" w:rsidRPr="007310A7">
        <w:rPr>
          <w:rFonts w:eastAsia="Times New Roman" w:cs="Times New Roman"/>
          <w:color w:val="000000" w:themeColor="text1"/>
        </w:rPr>
        <w:fldChar w:fldCharType="separate"/>
      </w:r>
      <w:r w:rsidR="001F238E" w:rsidRPr="007310A7">
        <w:rPr>
          <w:rFonts w:ascii="Cambria" w:hAnsi="Cambria"/>
          <w:color w:val="000000" w:themeColor="text1"/>
        </w:rPr>
        <w:t>(vgl. Schuck 2024)</w:t>
      </w:r>
      <w:r w:rsidR="001F238E" w:rsidRPr="007310A7">
        <w:rPr>
          <w:rFonts w:eastAsia="Times New Roman" w:cs="Times New Roman"/>
          <w:color w:val="000000" w:themeColor="text1"/>
        </w:rPr>
        <w:fldChar w:fldCharType="end"/>
      </w:r>
      <w:r w:rsidRPr="007310A7">
        <w:rPr>
          <w:rFonts w:eastAsia="Times New Roman" w:cs="Times New Roman"/>
          <w:color w:val="000000" w:themeColor="text1"/>
        </w:rPr>
        <w:t>. An diese grundlegende Definition, die die Dimension des Erlebens der verletzten, von Gewalt betroffenen Person stärker in den Fokus rückt, schließe ich mich im Rahmen der vorliegenden Studie an.</w:t>
      </w:r>
      <w:r w:rsidRPr="007310A7">
        <w:rPr>
          <w:color w:val="000000" w:themeColor="text1"/>
        </w:rPr>
        <w:t xml:space="preserve"> </w:t>
      </w:r>
    </w:p>
    <w:p w14:paraId="7C4122AF" w14:textId="57CE52DB" w:rsidR="005510E2" w:rsidRPr="007310A7" w:rsidRDefault="005510E2" w:rsidP="005510E2">
      <w:pPr>
        <w:spacing w:line="360" w:lineRule="auto"/>
        <w:jc w:val="both"/>
        <w:rPr>
          <w:color w:val="000000" w:themeColor="text1"/>
        </w:rPr>
      </w:pPr>
      <w:r>
        <w:rPr>
          <w:rFonts w:eastAsia="Times New Roman" w:cs="Times New Roman"/>
          <w:color w:val="000000" w:themeColor="text1"/>
        </w:rPr>
        <w:t xml:space="preserve">Auf einer begriffsanalytischen Ebene lässt sich das Phänomen Gewalt in die Bestandteile </w:t>
      </w:r>
      <w:r>
        <w:rPr>
          <w:rFonts w:eastAsia="Times New Roman" w:cs="Times New Roman"/>
          <w:i/>
          <w:color w:val="000000" w:themeColor="text1"/>
        </w:rPr>
        <w:t xml:space="preserve">wer</w:t>
      </w:r>
      <w:r>
        <w:rPr>
          <w:rFonts w:eastAsia="Times New Roman" w:cs="Times New Roman"/>
          <w:color w:val="000000" w:themeColor="text1"/>
        </w:rPr>
        <w:t xml:space="preserve"> - </w:t>
      </w:r>
      <w:r>
        <w:rPr>
          <w:rFonts w:eastAsia="Times New Roman" w:cs="Times New Roman"/>
          <w:i/>
          <w:color w:val="000000" w:themeColor="text1"/>
        </w:rPr>
        <w:t xml:space="preserve">was</w:t>
      </w:r>
      <w:r>
        <w:rPr>
          <w:rFonts w:eastAsia="Times New Roman" w:cs="Times New Roman"/>
          <w:color w:val="000000" w:themeColor="text1"/>
        </w:rPr>
        <w:t xml:space="preserve"> - </w:t>
      </w:r>
      <w:r>
        <w:rPr>
          <w:rFonts w:eastAsia="Times New Roman" w:cs="Times New Roman"/>
          <w:i/>
          <w:color w:val="000000" w:themeColor="text1"/>
        </w:rPr>
        <w:t xml:space="preserve">wie</w:t>
      </w:r>
      <w:r>
        <w:rPr>
          <w:rFonts w:eastAsia="Times New Roman" w:cs="Times New Roman"/>
          <w:color w:val="000000" w:themeColor="text1"/>
        </w:rPr>
        <w:t xml:space="preserve"> - </w:t>
      </w:r>
      <w:r>
        <w:rPr>
          <w:rFonts w:eastAsia="Times New Roman" w:cs="Times New Roman"/>
          <w:i/>
          <w:color w:val="000000" w:themeColor="text1"/>
        </w:rPr>
        <w:t xml:space="preserve">wem</w:t>
      </w:r>
      <w:r>
        <w:rPr>
          <w:rFonts w:eastAsia="Times New Roman" w:cs="Times New Roman"/>
          <w:color w:val="000000" w:themeColor="text1"/>
        </w:rPr>
        <w:t xml:space="preserve"> differenzieren </w:t>
      </w:r>
      <w:r w:rsidR="001F238E" w:rsidRPr="007310A7">
        <w:rPr>
          <w:rFonts w:eastAsia="Times New Roman" w:cs="Times New Roman"/>
          <w:color w:val="000000" w:themeColor="text1"/>
        </w:rPr>
        <w:fldChar w:fldCharType="begin"/>
      </w:r>
      <w:r w:rsidR="00954C84" w:rsidRPr="007310A7">
        <w:rPr>
          <w:rFonts w:eastAsia="Times New Roman" w:cs="Times New Roman"/>
          <w:color w:val="000000" w:themeColor="text1"/>
        </w:rPr>
        <w:instrText xml:space="preserve"> ADDIN ZOTERO_ITEM CSL_CITATION {"citationID":"XzTqyFF2","properties":{"unsorted":true,"formattedCitation":"(vgl. Schuck 2024; van Riel 2005)","plainCitation":"(vgl. Schuck 2024; van Riel 2005)","noteIndex":0},"citationItems":[{"id":680,"uris":["http://zotero.org/users/local/owKliTIb/items/E5R66YPC"],"itemData":{"id":680,"type":"article-journal","container-title":"Kieler sozialwissenschaftliche Revue: Internationales Tönnies-Forum","DOI":"10.3224/ksr.v2i1.04","issue":"1","page":"31-42","publisher":"Verlag Barbara Budrich GmbH","title":"Probleme der Definition von Gewalt","volume":"2","author":[{"family":"Schuck","given":"H."}],"issued":{"date-parts":[["2024"]]}},"prefix":"vgl."},{"id":690,"uris":["http://zotero.org/users/local/owKliTIb/items/22REGSWQ"],"itemData":{"id":690,"type":"document","title":"Gedanken zum Gewaltbegriff. Drei Perspektiven. Arbeitspapier 2/2005 der Forschungsstelle Kriege, Rüstung und Entwicklung","URL":"https://www.wiso.uni-hamburg.de/fachbe-reich-sowi/professuren/jakobeit/forschung/akuf/archiv/arbeitspapiere/gewalt-riel-2005.pdf","author":[{"family":"Riel","given":"Raphael","non-dropping-particle":"van"}],"issued":{"date-parts":[["2005"]]}}}],"schema":"https://github.com/citation-style-language/schema/raw/master/csl-citation.json"} </w:instrText>
      </w:r>
      <w:r w:rsidR="001F238E" w:rsidRPr="007310A7">
        <w:rPr>
          <w:rFonts w:eastAsia="Times New Roman" w:cs="Times New Roman"/>
          <w:color w:val="000000" w:themeColor="text1"/>
        </w:rPr>
        <w:fldChar w:fldCharType="separate"/>
      </w:r>
      <w:r>
        <w:rPr>
          <w:rFonts w:ascii="Cambria" w:hAnsi="Cambria"/>
          <w:color w:val="000000" w:themeColor="text1"/>
        </w:rPr>
        <w:t xml:space="preserve">(vgl. Schuck 2024; van Riel 2005)</w:t>
      </w:r>
      <w:r w:rsidR="001F238E" w:rsidRPr="007310A7">
        <w:rPr>
          <w:rFonts w:eastAsia="Times New Roman" w:cs="Times New Roman"/>
          <w:color w:val="000000" w:themeColor="text1"/>
        </w:rPr>
        <w:fldChar w:fldCharType="end"/>
      </w:r>
      <w:ins w:id="1000013" w:author="Claude Lektorat" w:date="2026-06-30T12:18:05Z">
        <w:r>
          <w:rPr>
            <w:rFonts w:eastAsia="Times New Roman" w:cs="Times New Roman"/>
            <w:color w:val="000000" w:themeColor="text1"/>
          </w:rPr>
          <w:t xml:space="preserve">.</w:t>
        </w:r>
      </w:ins>
      <w:r>
        <w:rPr>
          <w:rFonts w:eastAsia="Times New Roman" w:cs="Times New Roman"/>
          <w:color w:val="000000" w:themeColor="text1"/>
        </w:rPr>
        <w:t xml:space="preserve"> Während das </w:t>
      </w:r>
      <w:r>
        <w:rPr>
          <w:rFonts w:eastAsia="Times New Roman" w:cs="Times New Roman"/>
          <w:i/>
          <w:color w:val="000000" w:themeColor="text1"/>
        </w:rPr>
        <w:t xml:space="preserve">wem</w:t>
      </w:r>
      <w:r>
        <w:rPr>
          <w:rFonts w:eastAsia="Times New Roman" w:cs="Times New Roman"/>
          <w:color w:val="000000" w:themeColor="text1"/>
        </w:rPr>
        <w:t xml:space="preserve"> überwiegend auf menschliche Akteur*innen begrenzt wird, was für das Anliegen dieser Arbeit ebenfalls praktikabel ist, werden die Bestandteile </w:t>
      </w:r>
      <w:r>
        <w:rPr>
          <w:rFonts w:eastAsia="Times New Roman" w:cs="Times New Roman"/>
          <w:i/>
          <w:color w:val="000000" w:themeColor="text1"/>
        </w:rPr>
        <w:t xml:space="preserve">wer</w:t>
      </w:r>
      <w:r>
        <w:rPr>
          <w:rFonts w:eastAsia="Times New Roman" w:cs="Times New Roman"/>
          <w:color w:val="000000" w:themeColor="text1"/>
        </w:rPr>
        <w:t xml:space="preserve">, </w:t>
      </w:r>
      <w:r>
        <w:rPr>
          <w:rFonts w:eastAsia="Times New Roman" w:cs="Times New Roman"/>
          <w:i/>
          <w:color w:val="000000" w:themeColor="text1"/>
        </w:rPr>
        <w:t xml:space="preserve">was</w:t>
      </w:r>
      <w:r>
        <w:rPr>
          <w:rFonts w:eastAsia="Times New Roman" w:cs="Times New Roman"/>
          <w:color w:val="000000" w:themeColor="text1"/>
        </w:rPr>
        <w:t xml:space="preserve"> und </w:t>
      </w:r>
      <w:r>
        <w:rPr>
          <w:rFonts w:eastAsia="Times New Roman" w:cs="Times New Roman"/>
          <w:i/>
          <w:color w:val="000000" w:themeColor="text1"/>
        </w:rPr>
        <w:t xml:space="preserve">wie</w:t>
      </w:r>
      <w:r>
        <w:rPr>
          <w:rFonts w:eastAsia="Times New Roman" w:cs="Times New Roman"/>
          <w:color w:val="000000" w:themeColor="text1"/>
        </w:rPr>
        <w:t xml:space="preserve"> deutlich kontroverser diskutiert. Bezüglich der Frage, </w:t>
      </w:r>
      <w:r>
        <w:rPr>
          <w:rFonts w:eastAsia="Times New Roman" w:cs="Times New Roman"/>
          <w:i/>
          <w:color w:val="000000" w:themeColor="text1"/>
        </w:rPr>
        <w:t xml:space="preserve">wer</w:t>
      </w:r>
      <w:r>
        <w:rPr>
          <w:rFonts w:eastAsia="Times New Roman" w:cs="Times New Roman"/>
          <w:color w:val="000000" w:themeColor="text1"/>
        </w:rPr>
        <w:t xml:space="preserve"> Gewalt ausübt, wird in der Literatur zwischen einem </w:t>
      </w:r>
      <w:r>
        <w:rPr>
          <w:rFonts w:eastAsia="Times New Roman" w:cs="Times New Roman"/>
          <w:i/>
          <w:color w:val="000000" w:themeColor="text1"/>
        </w:rPr>
        <w:t xml:space="preserve">personalen</w:t>
      </w:r>
      <w:r>
        <w:rPr>
          <w:rFonts w:eastAsia="Times New Roman" w:cs="Times New Roman"/>
          <w:color w:val="000000" w:themeColor="text1"/>
        </w:rPr>
        <w:t xml:space="preserve"> und verschiedenen </w:t>
      </w:r>
      <w:r>
        <w:rPr>
          <w:rFonts w:eastAsia="Times New Roman" w:cs="Times New Roman"/>
          <w:i/>
          <w:color w:val="000000" w:themeColor="text1"/>
        </w:rPr>
        <w:t xml:space="preserve">strukturellen</w:t>
      </w:r>
      <w:r>
        <w:rPr>
          <w:rFonts w:eastAsia="Times New Roman" w:cs="Times New Roman"/>
          <w:color w:val="000000" w:themeColor="text1"/>
        </w:rPr>
        <w:t xml:space="preserve"> (auch epistemisch</w:t>
      </w:r>
      <w:r>
        <w:rPr>
          <w:rFonts w:eastAsia="Times New Roman" w:cs="Times New Roman"/>
          <w:color w:val="000000" w:themeColor="text1"/>
        </w:rPr>
        <w:t xml:space="preserve">en</w:t>
      </w:r>
      <w:r>
        <w:rPr>
          <w:rFonts w:eastAsia="Times New Roman" w:cs="Times New Roman"/>
          <w:color w:val="000000" w:themeColor="text1"/>
        </w:rPr>
        <w:t xml:space="preserve">, </w:t>
      </w:r>
      <w:r>
        <w:rPr>
          <w:rFonts w:eastAsia="Times New Roman" w:cs="Times New Roman"/>
          <w:color w:val="000000" w:themeColor="text1"/>
        </w:rPr>
        <w:t xml:space="preserve">symbolischen</w:t>
      </w:r>
      <w:r>
        <w:rPr>
          <w:rFonts w:eastAsia="Times New Roman" w:cs="Times New Roman"/>
          <w:color w:val="000000" w:themeColor="text1"/>
        </w:rPr>
        <w:t xml:space="preserve">, institutionellen) Konzeptualisierungen unterschieden.</w:t>
      </w:r>
      <w:r w:rsidRPr="007310A7">
        <w:rPr>
          <w:rStyle w:val="Funotenzeichen"/>
          <w:color w:val="000000" w:themeColor="text1"/>
        </w:rPr>
        <w:footnoteReference w:id="13"/>
      </w:r>
      <w:r>
        <w:rPr>
          <w:rFonts w:eastAsia="Times New Roman" w:cs="Times New Roman"/>
          <w:color w:val="000000" w:themeColor="text1"/>
        </w:rPr>
        <w:t xml:space="preserve"> Da der Fokus dieser Arbeit auf der Rekonstruktion der Erfahrungen von Biograph*innen sowie deren Erleben von Interaktionen mit anderen </w:t>
      </w:r>
      <w:r>
        <w:rPr>
          <w:rFonts w:eastAsia="Times New Roman" w:cs="Times New Roman"/>
          <w:iCs/>
          <w:color w:val="000000" w:themeColor="text1"/>
        </w:rPr>
        <w:t xml:space="preserve">personalen</w:t>
      </w:r>
      <w:r>
        <w:rPr>
          <w:rFonts w:eastAsia="Times New Roman" w:cs="Times New Roman"/>
          <w:color w:val="000000" w:themeColor="text1"/>
        </w:rPr>
        <w:t xml:space="preserve"> Akteur*innen liegt soll hier primär ein </w:t>
      </w:r>
      <w:r>
        <w:rPr>
          <w:rFonts w:eastAsia="Times New Roman" w:cs="Times New Roman"/>
          <w:i/>
          <w:iCs/>
          <w:color w:val="000000" w:themeColor="text1"/>
        </w:rPr>
        <w:t xml:space="preserve">personaler</w:t>
      </w:r>
      <w:r>
        <w:rPr>
          <w:rFonts w:eastAsia="Times New Roman" w:cs="Times New Roman"/>
          <w:color w:val="000000" w:themeColor="text1"/>
        </w:rPr>
        <w:t xml:space="preserve"> Gewaltbegriff verwendet werden. Letzterer muss jedoch insofern kontextualisiert werden, als dass durch einzelne Akteur*innen ausgeübte Gewalt stets innerhalb mehr oder weniger stark </w:t>
      </w:r>
      <w:r>
        <w:rPr>
          <w:rFonts w:eastAsia="Times New Roman" w:cs="Times New Roman"/>
          <w:color w:val="000000" w:themeColor="text1"/>
        </w:rPr>
        <w:t xml:space="preserve">Gewalt-</w:t>
      </w:r>
      <w:r>
        <w:rPr>
          <w:rFonts w:eastAsia="Times New Roman" w:cs="Times New Roman"/>
          <w:color w:val="000000" w:themeColor="text1"/>
        </w:rPr>
        <w:t xml:space="preserve">legitimierende</w:t>
      </w:r>
      <w:r>
        <w:rPr>
          <w:rFonts w:eastAsia="Times New Roman" w:cs="Times New Roman"/>
          <w:color w:val="000000" w:themeColor="text1"/>
        </w:rPr>
        <w:t xml:space="preserve">r</w:t>
      </w:r>
      <w:r>
        <w:rPr>
          <w:rFonts w:eastAsia="Times New Roman" w:cs="Times New Roman"/>
          <w:color w:val="000000" w:themeColor="text1"/>
        </w:rPr>
        <w:t xml:space="preserve"> oder sogar Gewalt-befürwortende</w:t>
      </w:r>
      <w:r>
        <w:rPr>
          <w:rFonts w:eastAsia="Times New Roman" w:cs="Times New Roman"/>
          <w:color w:val="000000" w:themeColor="text1"/>
        </w:rPr>
        <w:t xml:space="preserve">r</w:t>
      </w:r>
      <w:r>
        <w:rPr>
          <w:rFonts w:eastAsia="Times New Roman" w:cs="Times New Roman"/>
          <w:color w:val="000000" w:themeColor="text1"/>
        </w:rPr>
        <w:t xml:space="preserve"> Strukturen geschieht. </w:t>
      </w:r>
    </w:p>
    <w:p w14:paraId="69DC7ECB" w14:textId="7F4AB1CF" w:rsidR="005510E2" w:rsidRPr="007310A7" w:rsidRDefault="005510E2" w:rsidP="005510E2">
      <w:pPr>
        <w:spacing w:line="360" w:lineRule="auto"/>
        <w:jc w:val="both"/>
        <w:rPr>
          <w:color w:val="000000" w:themeColor="text1"/>
        </w:rPr>
      </w:pPr>
      <w:r w:rsidRPr="007310A7">
        <w:rPr>
          <w:rFonts w:eastAsia="Times New Roman" w:cs="Times New Roman"/>
          <w:color w:val="000000" w:themeColor="text1"/>
        </w:rPr>
        <w:lastRenderedPageBreak/>
        <w:t xml:space="preserve">Nachdem das </w:t>
      </w:r>
      <w:r w:rsidRPr="007310A7">
        <w:rPr>
          <w:rFonts w:eastAsia="Times New Roman" w:cs="Times New Roman"/>
          <w:i/>
          <w:color w:val="000000" w:themeColor="text1"/>
        </w:rPr>
        <w:t>Was</w:t>
      </w:r>
      <w:r w:rsidRPr="007310A7">
        <w:rPr>
          <w:rFonts w:eastAsia="Times New Roman" w:cs="Times New Roman"/>
          <w:color w:val="000000" w:themeColor="text1"/>
        </w:rPr>
        <w:t xml:space="preserve"> der Gewalt bereits als Verletzung eines anderen Akteurs definiert wurde, bedarf es noch einer weiteren Konkretisierung: Während insbesondere sozialwissenschaftliche Arbeiten, die sich auf Popitz beziehen ein Verständnis vertreten, demzufolge lediglich </w:t>
      </w:r>
      <w:r w:rsidRPr="007310A7">
        <w:rPr>
          <w:rFonts w:eastAsia="Times New Roman" w:cs="Times New Roman"/>
          <w:i/>
          <w:color w:val="000000" w:themeColor="text1"/>
        </w:rPr>
        <w:t>körperliche</w:t>
      </w:r>
      <w:r w:rsidRPr="007310A7">
        <w:rPr>
          <w:rFonts w:eastAsia="Times New Roman" w:cs="Times New Roman"/>
          <w:color w:val="000000" w:themeColor="text1"/>
        </w:rPr>
        <w:t xml:space="preserve"> Verletzungen als Gewalt zu betrachten sind, erachte ich diese Unterscheidung aus phänomenologischer Perspektive als wenig plausibel. Der Annahme folgend, dass prinzipiell alle sozialen Interaktionen leiblich verkörpert sind und die Trennung zwischen denkendem, empfindendem Selbst einerseits und objektivierbarem Körper andererseits eine kulturell bedingte Abstraktion darstellt, ist die Trennung zwischen körperlicher und psychisch-emotionaler Gewalt nicht konsequent aufrechtzuerhalten</w:t>
      </w:r>
      <w:r w:rsidR="00954C84" w:rsidRPr="007310A7">
        <w:rPr>
          <w:rFonts w:eastAsia="Times New Roman" w:cs="Times New Roman"/>
          <w:color w:val="000000" w:themeColor="text1"/>
        </w:rPr>
        <w:t xml:space="preserve"> </w:t>
      </w:r>
      <w:r w:rsidR="00954C84" w:rsidRPr="007310A7">
        <w:rPr>
          <w:rFonts w:eastAsia="Times New Roman" w:cs="Times New Roman"/>
          <w:color w:val="000000" w:themeColor="text1"/>
        </w:rPr>
        <w:fldChar w:fldCharType="begin"/>
      </w:r>
      <w:r w:rsidR="00BF62A4" w:rsidRPr="007310A7">
        <w:rPr>
          <w:rFonts w:eastAsia="Times New Roman" w:cs="Times New Roman"/>
          <w:color w:val="000000" w:themeColor="text1"/>
        </w:rPr>
        <w:instrText xml:space="preserve"> ADDIN ZOTERO_ITEM CSL_CITATION {"citationID":"z52uiRpa","properties":{"unsorted":false,"formattedCitation":"(vgl. auch Merleau-Ponty 1966, 1986; Waldenfels 2000)","plainCitation":"(vgl. auch Merleau-Ponty 1966, 1986; Waldenfels 2000)","noteIndex":0},"citationItems":[{"id":654,"uris":["http://zotero.org/users/local/owKliTIb/items/VPG2FCKJ"],"itemData":{"id":654,"type":"book","publisher":"de Gruyter","publisher-place":"Berlin","title":"Phänomenologie der Wahrnehmung","author":[{"family":"Merleau-Ponty","given":"Maurice"}],"issued":{"date-parts":[["1966"]]}},"prefix":"vgl. auch"},{"id":652,"uris":["http://zotero.org/users/local/owKliTIb/items/CTGJ8NSA"],"itemData":{"id":652,"type":"book","publisher-place":"München","title":"Das Sichtbare und das Unsichtbare","author":[{"family":"Merleau-Ponty","given":"Maurice"}],"issued":{"date-parts":[["1986"]]}}},{"id":692,"uris":["http://zotero.org/users/local/owKliTIb/items/YZSBID33"],"itemData":{"id":692,"type":"book","publisher":"Suhrkamp","publisher-place":"Frankfurt am Main","title":"Das leibliche Selbst. Vorlesungen zur Phänomenologie des Leibes","author":[{"family":"Waldenfels","given":"Bernhard"}],"issued":{"date-parts":[["2000"]]}}}],"schema":"https://github.com/citation-style-language/schema/raw/master/csl-citation.json"} </w:instrText>
      </w:r>
      <w:r w:rsidR="00954C84" w:rsidRPr="007310A7">
        <w:rPr>
          <w:rFonts w:eastAsia="Times New Roman" w:cs="Times New Roman"/>
          <w:color w:val="000000" w:themeColor="text1"/>
        </w:rPr>
        <w:fldChar w:fldCharType="separate"/>
      </w:r>
      <w:r w:rsidR="00BF62A4" w:rsidRPr="007310A7">
        <w:rPr>
          <w:rFonts w:ascii="Cambria" w:hAnsi="Cambria"/>
          <w:color w:val="000000" w:themeColor="text1"/>
        </w:rPr>
        <w:t xml:space="preserve">(vgl. auch </w:t>
      </w:r>
      <w:proofErr w:type="spellStart"/>
      <w:r w:rsidR="00BF62A4" w:rsidRPr="007310A7">
        <w:rPr>
          <w:rFonts w:ascii="Cambria" w:hAnsi="Cambria"/>
          <w:color w:val="000000" w:themeColor="text1"/>
        </w:rPr>
        <w:t>Merleau</w:t>
      </w:r>
      <w:proofErr w:type="spellEnd"/>
      <w:r w:rsidR="00BF62A4" w:rsidRPr="007310A7">
        <w:rPr>
          <w:rFonts w:ascii="Cambria" w:hAnsi="Cambria"/>
          <w:color w:val="000000" w:themeColor="text1"/>
        </w:rPr>
        <w:t>-Ponty 1966, 1986; Waldenfels 2000)</w:t>
      </w:r>
      <w:r w:rsidR="00954C84" w:rsidRPr="007310A7">
        <w:rPr>
          <w:rFonts w:eastAsia="Times New Roman" w:cs="Times New Roman"/>
          <w:color w:val="000000" w:themeColor="text1"/>
        </w:rPr>
        <w:fldChar w:fldCharType="end"/>
      </w:r>
      <w:r w:rsidRPr="007310A7">
        <w:rPr>
          <w:rFonts w:eastAsia="Times New Roman" w:cs="Times New Roman"/>
          <w:color w:val="000000" w:themeColor="text1"/>
        </w:rPr>
        <w:t>.</w:t>
      </w:r>
    </w:p>
    <w:p w14:paraId="4AF92F40" w14:textId="004EAD0F" w:rsidR="005510E2" w:rsidRPr="007310A7" w:rsidRDefault="005510E2" w:rsidP="005510E2">
      <w:pPr>
        <w:spacing w:line="360" w:lineRule="auto"/>
        <w:jc w:val="both"/>
        <w:rPr>
          <w:color w:val="000000" w:themeColor="text1"/>
        </w:rPr>
      </w:pPr>
      <w:r w:rsidRPr="007310A7">
        <w:rPr>
          <w:color w:val="000000" w:themeColor="text1"/>
        </w:rPr>
        <w:t xml:space="preserve">Dem Aspekt des </w:t>
      </w:r>
      <w:r w:rsidRPr="007310A7">
        <w:rPr>
          <w:i/>
          <w:color w:val="000000" w:themeColor="text1"/>
        </w:rPr>
        <w:t>Wie</w:t>
      </w:r>
      <w:r w:rsidRPr="007310A7">
        <w:rPr>
          <w:color w:val="000000" w:themeColor="text1"/>
        </w:rPr>
        <w:t xml:space="preserve"> der Gewalt wird sich im theoretischen Forschungsdiskurs in unterschiedlichen Aspekten genähert. Intensiv diskutiert ist zum einen der Aspekt der Intentionalität von Gewalt: </w:t>
      </w:r>
      <w:r w:rsidR="00D138F0" w:rsidRPr="007310A7">
        <w:rPr>
          <w:color w:val="000000" w:themeColor="text1"/>
        </w:rPr>
        <w:t xml:space="preserve">Eine </w:t>
      </w:r>
      <w:r w:rsidR="00A72149" w:rsidRPr="007310A7">
        <w:rPr>
          <w:color w:val="000000" w:themeColor="text1"/>
        </w:rPr>
        <w:t>der</w:t>
      </w:r>
      <w:r w:rsidR="008A3F95" w:rsidRPr="007310A7">
        <w:rPr>
          <w:color w:val="000000" w:themeColor="text1"/>
        </w:rPr>
        <w:t xml:space="preserve"> hier</w:t>
      </w:r>
      <w:r w:rsidR="00A72149" w:rsidRPr="007310A7">
        <w:rPr>
          <w:color w:val="000000" w:themeColor="text1"/>
        </w:rPr>
        <w:t xml:space="preserve"> </w:t>
      </w:r>
      <w:r w:rsidR="00D138F0" w:rsidRPr="007310A7">
        <w:rPr>
          <w:color w:val="000000" w:themeColor="text1"/>
        </w:rPr>
        <w:t>vertretene</w:t>
      </w:r>
      <w:r w:rsidR="00A72149" w:rsidRPr="007310A7">
        <w:rPr>
          <w:color w:val="000000" w:themeColor="text1"/>
        </w:rPr>
        <w:t>n</w:t>
      </w:r>
      <w:r w:rsidR="00D138F0" w:rsidRPr="007310A7">
        <w:rPr>
          <w:color w:val="000000" w:themeColor="text1"/>
        </w:rPr>
        <w:t xml:space="preserve"> Position</w:t>
      </w:r>
      <w:r w:rsidR="00E46802" w:rsidRPr="007310A7">
        <w:rPr>
          <w:color w:val="000000" w:themeColor="text1"/>
        </w:rPr>
        <w:t xml:space="preserve"> besteht darin</w:t>
      </w:r>
      <w:r w:rsidR="00D138F0" w:rsidRPr="007310A7">
        <w:rPr>
          <w:color w:val="000000" w:themeColor="text1"/>
        </w:rPr>
        <w:t xml:space="preserve">, dass </w:t>
      </w:r>
      <w:r w:rsidRPr="007310A7">
        <w:rPr>
          <w:color w:val="000000" w:themeColor="text1"/>
        </w:rPr>
        <w:t>eine verletzende Handlung intentional erfolgen</w:t>
      </w:r>
      <w:r w:rsidR="00D138F0" w:rsidRPr="007310A7">
        <w:rPr>
          <w:color w:val="000000" w:themeColor="text1"/>
        </w:rPr>
        <w:t xml:space="preserve"> müsse</w:t>
      </w:r>
      <w:r w:rsidRPr="007310A7">
        <w:rPr>
          <w:color w:val="000000" w:themeColor="text1"/>
        </w:rPr>
        <w:t>, um als Gewalt zu gelten</w:t>
      </w:r>
      <w:r w:rsidR="00954C84" w:rsidRPr="007310A7">
        <w:rPr>
          <w:color w:val="000000" w:themeColor="text1"/>
        </w:rPr>
        <w:t xml:space="preserve"> </w:t>
      </w:r>
      <w:r w:rsidR="00954C84" w:rsidRPr="007310A7">
        <w:rPr>
          <w:color w:val="000000" w:themeColor="text1"/>
        </w:rPr>
        <w:fldChar w:fldCharType="begin"/>
      </w:r>
      <w:r w:rsidR="00954C84" w:rsidRPr="007310A7">
        <w:rPr>
          <w:color w:val="000000" w:themeColor="text1"/>
        </w:rPr>
        <w:instrText xml:space="preserve"> ADDIN ZOTERO_ITEM CSL_CITATION {"citationID":"gioe7vzY","properties":{"unsorted":true,"formattedCitation":"(vgl. Schuck 2024; van Riel 2005)","plainCitation":"(vgl. Schuck 2024; van Riel 2005)","noteIndex":0},"citationItems":[{"id":680,"uris":["http://zotero.org/users/local/owKliTIb/items/E5R66YPC"],"itemData":{"id":680,"type":"article-journal","container-title":"Kieler sozialwissenschaftliche Revue: Internationales Tönnies-Forum","DOI":"10.3224/ksr.v2i1.04","issue":"1","page":"31-42","publisher":"Verlag Barbara Budrich GmbH","title":"Probleme der Definition von Gewalt","volume":"2","author":[{"family":"Schuck","given":"H."}],"issued":{"date-parts":[["2024"]]}},"prefix":"vgl."},{"id":690,"uris":["http://zotero.org/users/local/owKliTIb/items/22REGSWQ"],"itemData":{"id":690,"type":"document","title":"Gedanken zum Gewaltbegriff. Drei Perspektiven. Arbeitspapier 2/2005 der Forschungsstelle Kriege, Rüstung und Entwicklung","URL":"https://www.wiso.uni-hamburg.de/fachbe-reich-sowi/professuren/jakobeit/forschung/akuf/archiv/arbeitspapiere/gewalt-riel-2005.pdf","author":[{"family":"Riel","given":"Raphael","non-dropping-particle":"van"}],"issued":{"date-parts":[["2005"]]}}}],"schema":"https://github.com/citation-style-language/schema/raw/master/csl-citation.json"} </w:instrText>
      </w:r>
      <w:r w:rsidR="00954C84" w:rsidRPr="007310A7">
        <w:rPr>
          <w:color w:val="000000" w:themeColor="text1"/>
        </w:rPr>
        <w:fldChar w:fldCharType="separate"/>
      </w:r>
      <w:r w:rsidR="00954C84" w:rsidRPr="007310A7">
        <w:rPr>
          <w:rFonts w:ascii="Cambria" w:hAnsi="Cambria"/>
          <w:color w:val="000000" w:themeColor="text1"/>
        </w:rPr>
        <w:t>(vgl. Schuck 2024; van Riel 2005)</w:t>
      </w:r>
      <w:r w:rsidR="00954C84" w:rsidRPr="007310A7">
        <w:rPr>
          <w:color w:val="000000" w:themeColor="text1"/>
        </w:rPr>
        <w:fldChar w:fldCharType="end"/>
      </w:r>
      <w:r w:rsidRPr="007310A7">
        <w:rPr>
          <w:color w:val="000000" w:themeColor="text1"/>
        </w:rPr>
        <w:t xml:space="preserve">. Dies zur Bedingung einer Definition per se zu machen ist jedoch </w:t>
      </w:r>
      <w:r w:rsidR="000A7970" w:rsidRPr="007310A7">
        <w:rPr>
          <w:color w:val="000000" w:themeColor="text1"/>
        </w:rPr>
        <w:t xml:space="preserve">insofern </w:t>
      </w:r>
      <w:r w:rsidRPr="007310A7">
        <w:rPr>
          <w:color w:val="000000" w:themeColor="text1"/>
        </w:rPr>
        <w:t xml:space="preserve">problematisch, </w:t>
      </w:r>
      <w:r w:rsidR="000A7970" w:rsidRPr="007310A7">
        <w:rPr>
          <w:color w:val="000000" w:themeColor="text1"/>
        </w:rPr>
        <w:t xml:space="preserve">als dass </w:t>
      </w:r>
      <w:r w:rsidRPr="007310A7">
        <w:rPr>
          <w:color w:val="000000" w:themeColor="text1"/>
        </w:rPr>
        <w:t>es voraussetzt, dass sich die Gewalt ausübende Person all ihrer Intentionen und Handlungskonsequenzen zu allen Zeitpunkten bewusst sein muss. Letzteres ist weder durch die empirische Täter</w:t>
      </w:r>
      <w:r w:rsidR="00841AE6" w:rsidRPr="007310A7">
        <w:rPr>
          <w:color w:val="000000" w:themeColor="text1"/>
        </w:rPr>
        <w:t>*innen-F</w:t>
      </w:r>
      <w:r w:rsidRPr="007310A7">
        <w:rPr>
          <w:color w:val="000000" w:themeColor="text1"/>
        </w:rPr>
        <w:t>orschung, noch durch gedankenexperimentelle Überlegungen begründbar: Es sind Gewalt-Formen</w:t>
      </w:r>
      <w:r w:rsidR="00914474" w:rsidRPr="007310A7">
        <w:rPr>
          <w:color w:val="000000" w:themeColor="text1"/>
        </w:rPr>
        <w:t xml:space="preserve"> denkbar</w:t>
      </w:r>
      <w:r w:rsidRPr="007310A7">
        <w:rPr>
          <w:color w:val="000000" w:themeColor="text1"/>
        </w:rPr>
        <w:t>, im Rahmen derer Täter*innen zwar einen Machtanspruch demonstrieren</w:t>
      </w:r>
      <w:r w:rsidR="002E4B20" w:rsidRPr="007310A7">
        <w:rPr>
          <w:color w:val="000000" w:themeColor="text1"/>
        </w:rPr>
        <w:t xml:space="preserve"> wollen</w:t>
      </w:r>
      <w:r w:rsidRPr="007310A7">
        <w:rPr>
          <w:color w:val="000000" w:themeColor="text1"/>
        </w:rPr>
        <w:t xml:space="preserve"> – beispielsweise im Kontext geschlechtsbezogener bzw. sexualisierter Gewalt – sich der darauf resultierenden (langfristigen) Schädigung der Betroffenen allerdings nicht im vollen Ausmaß bewusst sind </w:t>
      </w:r>
      <w:r w:rsidR="00954C84" w:rsidRPr="007310A7">
        <w:rPr>
          <w:color w:val="000000" w:themeColor="text1"/>
        </w:rPr>
        <w:fldChar w:fldCharType="begin"/>
      </w:r>
      <w:r w:rsidR="00954C84" w:rsidRPr="007310A7">
        <w:rPr>
          <w:color w:val="000000" w:themeColor="text1"/>
        </w:rPr>
        <w:instrText xml:space="preserve"> ADDIN ZOTERO_ITEM CSL_CITATION {"citationID":"477N0XkD","properties":{"unsorted":false,"formattedCitation":"(vgl. Schuck 2024)","plainCitation":"(vgl. Schuck 2024)","noteIndex":0},"citationItems":[{"id":680,"uris":["http://zotero.org/users/local/owKliTIb/items/E5R66YPC"],"itemData":{"id":680,"type":"article-journal","container-title":"Kieler sozialwissenschaftliche Revue: Internationales Tönnies-Forum","DOI":"10.3224/ksr.v2i1.04","issue":"1","page":"31-42","publisher":"Verlag Barbara Budrich GmbH","title":"Probleme der Definition von Gewalt","volume":"2","author":[{"family":"Schuck","given":"H."}],"issued":{"date-parts":[["2024"]]}},"prefix":"vgl."}],"schema":"https://github.com/citation-style-language/schema/raw/master/csl-citation.json"} </w:instrText>
      </w:r>
      <w:r w:rsidR="00954C84" w:rsidRPr="007310A7">
        <w:rPr>
          <w:color w:val="000000" w:themeColor="text1"/>
        </w:rPr>
        <w:fldChar w:fldCharType="separate"/>
      </w:r>
      <w:r w:rsidR="00954C84" w:rsidRPr="007310A7">
        <w:rPr>
          <w:rFonts w:ascii="Cambria" w:hAnsi="Cambria"/>
          <w:color w:val="000000" w:themeColor="text1"/>
        </w:rPr>
        <w:t>(vgl. Schuck 2024)</w:t>
      </w:r>
      <w:r w:rsidR="00954C84" w:rsidRPr="007310A7">
        <w:rPr>
          <w:color w:val="000000" w:themeColor="text1"/>
        </w:rPr>
        <w:fldChar w:fldCharType="end"/>
      </w:r>
      <w:r w:rsidRPr="007310A7">
        <w:rPr>
          <w:color w:val="000000" w:themeColor="text1"/>
        </w:rPr>
        <w:t xml:space="preserve">. Hier erscheint daher an Stelle der </w:t>
      </w:r>
      <w:r w:rsidRPr="007310A7">
        <w:rPr>
          <w:iCs/>
          <w:color w:val="000000" w:themeColor="text1"/>
        </w:rPr>
        <w:t>Beabsichtigung</w:t>
      </w:r>
      <w:r w:rsidRPr="007310A7">
        <w:rPr>
          <w:color w:val="000000" w:themeColor="text1"/>
        </w:rPr>
        <w:t xml:space="preserve"> einer Verletzung die </w:t>
      </w:r>
      <w:r w:rsidRPr="007310A7">
        <w:rPr>
          <w:iCs/>
          <w:color w:val="000000" w:themeColor="text1"/>
        </w:rPr>
        <w:t>Inkaufnahme</w:t>
      </w:r>
      <w:r w:rsidRPr="007310A7">
        <w:rPr>
          <w:color w:val="000000" w:themeColor="text1"/>
        </w:rPr>
        <w:t xml:space="preserve"> einer solchen eine plausible Definitions-Alternative. </w:t>
      </w:r>
    </w:p>
    <w:p w14:paraId="54968D9B" w14:textId="0F8D8EC5" w:rsidR="005510E2" w:rsidRPr="007310A7" w:rsidRDefault="005510E2" w:rsidP="005510E2">
      <w:pPr>
        <w:spacing w:line="360" w:lineRule="auto"/>
        <w:jc w:val="both"/>
        <w:rPr>
          <w:color w:val="000000" w:themeColor="text1"/>
        </w:rPr>
      </w:pPr>
      <w:r w:rsidRPr="007310A7">
        <w:rPr>
          <w:color w:val="000000" w:themeColor="text1"/>
        </w:rPr>
        <w:t xml:space="preserve">Schuck nennt als einen möglichen Grund, weswegen durch Gewalt-Handlungen hervorgerufenen Verletzungen von Täter*innen zwar in Kauf genommen werden, jedoch nicht in einem engeren Sinn beabsichtigt sind, ein ideologisches Denksystem. Als Beispiel führt er eine mit ‚heilender’ Intention durchgeführte, jedoch in der Konsequenz psychisch massiv verletzende Praxis des Exorzismus an. Auch wenn dieses ideologisch-religiöse Konstrukt nicht unmittelbar mit dem </w:t>
      </w:r>
      <w:r w:rsidRPr="007310A7">
        <w:rPr>
          <w:color w:val="000000" w:themeColor="text1"/>
        </w:rPr>
        <w:lastRenderedPageBreak/>
        <w:t>medizinisch-institutionellen Handlungskontext gleichgesetzt werden kann, dem sich die vorliegende Arbeit widmet, erscheint der Vergleich sowie die aus ihm resultierende Schlussfolgerung hilfreich: Das Handeln von Mediziner*innen, die emotional oder körperlich tiefgreifend verletzende Untersuchungen und Eingriffe an</w:t>
      </w:r>
      <w:r w:rsidR="00BA19DC" w:rsidRPr="007310A7">
        <w:rPr>
          <w:color w:val="000000" w:themeColor="text1"/>
        </w:rPr>
        <w:t xml:space="preserve"> ihren</w:t>
      </w:r>
      <w:r w:rsidRPr="007310A7">
        <w:rPr>
          <w:color w:val="000000" w:themeColor="text1"/>
        </w:rPr>
        <w:t xml:space="preserve"> Patient*innen vornehmen, ohne dass dabei der Aspekt der Verletzung selbst intendiert ist, kann so als Gewalt verstanden werden.</w:t>
      </w:r>
      <w:r w:rsidRPr="007310A7">
        <w:rPr>
          <w:rStyle w:val="Funotenzeichen"/>
          <w:color w:val="000000" w:themeColor="text1"/>
        </w:rPr>
        <w:footnoteReference w:id="14"/>
      </w:r>
      <w:r w:rsidRPr="007310A7">
        <w:rPr>
          <w:color w:val="000000" w:themeColor="text1"/>
        </w:rPr>
        <w:t xml:space="preserve"> </w:t>
      </w:r>
      <w:r w:rsidR="00BA19DC" w:rsidRPr="007310A7">
        <w:rPr>
          <w:color w:val="000000" w:themeColor="text1"/>
        </w:rPr>
        <w:t xml:space="preserve">Ebenfalls </w:t>
      </w:r>
      <w:r w:rsidRPr="007310A7">
        <w:rPr>
          <w:color w:val="000000" w:themeColor="text1"/>
        </w:rPr>
        <w:t>wären neben dem Handlungskontext des medizinischen Umgangs mit intergeschlechtlichen Menschen auch weitere Kontexte innerhalb der Gynäkologie und Geburtshilfe denkbar, in denen diese Gewaltdefinition praktikabel ist</w:t>
      </w:r>
      <w:r w:rsidR="00C44F3D" w:rsidRPr="007310A7">
        <w:rPr>
          <w:color w:val="000000" w:themeColor="text1"/>
        </w:rPr>
        <w:t xml:space="preserve"> </w:t>
      </w:r>
      <w:r w:rsidR="00C44F3D" w:rsidRPr="007310A7">
        <w:rPr>
          <w:color w:val="000000" w:themeColor="text1"/>
        </w:rPr>
        <w:fldChar w:fldCharType="begin"/>
      </w:r>
      <w:r w:rsidR="00335B4E" w:rsidRPr="007310A7">
        <w:rPr>
          <w:color w:val="000000" w:themeColor="text1"/>
        </w:rPr>
        <w:instrText xml:space="preserve"> ADDIN ZOTERO_ITEM CSL_CITATION {"citationID":"cdho1I2Q","properties":{"unsorted":false,"formattedCitation":"(vgl. z. B. Ferr\\uc0\\u227{}o u.\\uc0\\u160{}a. 2025)","plainCitation":"(vgl. z. B. Ferrão u. a. 2025)","dontUpdate":true,"noteIndex":0},"citationItems":[{"id":1243,"uris":["http://zotero.org/users/local/owKliTIb/items/V3PWEDAP"],"itemData":{"id":1243,"type":"article-journal","abstract":"(1) Background: Intrapartum obstetric violence has become increasingly visible and is portrayed as a cross-cutting and complex phenomenon. Despite numerous international debates and extensive reports in the literature, there is limited consensus on its definition, emphasizing the need to clarify the concept. The aim of this article is to analyze the concept of obstetric violence in the care of women in labor in health institutions; (2) Methods: Search and selection of studies using the scoping review methodology, based on the Joanna Briggs Institute guidelines and Rodgers’ conceptual review method for data extraction and analysis; (3) Results: A sample of 49 studies provided a comprehensive understanding of the concept, revealing in its conceptualization attributes of physical, verbal, psychological, sexual, institutional and structural violence. Identification of antecedents of gender inequality and failure of relational, technical and structural standards at the level of health institutions and their professionals, as the main triggers of obstetric violence. Reporting of consequences with a negative impact on maternal and child health; (4) Conclusions: Conceptual analysis with important contributions to the paradigm shift in the work of health professionals. Multiple dimensions, cultural differences and variations in the concept should continue to be examined to improve its research and application.","container-title":"Sci","DOI":"10.3390/sci7030097","ISSN":"2413-4155","issue":"3","page":"97","title":"Analysis of the Concept of Obstetric Violence: A Combination of Scoping Review and Rodgers Conceptual Analysis Methodologies","volume":"7","author":[{"family":"Ferrão","given":"Ana C."},{"family":"Sim-Sim","given":"Margarida"},{"family":"Almeida","given":"Vanda S.","non-dropping-particle":"de"},{"family":"Bilro","given":"Paula C."},{"family":"Zangão","given":"Maria O."}],"issued":{"date-parts":[["2025"]]}},"prefix":"vgl. z. B."}],"schema":"https://github.com/citation-style-language/schema/raw/master/csl-citation.json"} </w:instrText>
      </w:r>
      <w:r w:rsidR="00C44F3D" w:rsidRPr="007310A7">
        <w:rPr>
          <w:color w:val="000000" w:themeColor="text1"/>
        </w:rPr>
        <w:fldChar w:fldCharType="separate"/>
      </w:r>
      <w:r w:rsidR="00C44F3D" w:rsidRPr="007310A7">
        <w:rPr>
          <w:rFonts w:ascii="Cambria" w:hAnsi="Cambria" w:cs="Times New Roman"/>
          <w:color w:val="000000" w:themeColor="text1"/>
        </w:rPr>
        <w:t xml:space="preserve">(vgl. z. B. </w:t>
      </w:r>
      <w:proofErr w:type="spellStart"/>
      <w:r w:rsidR="00C44F3D" w:rsidRPr="007310A7">
        <w:rPr>
          <w:rFonts w:ascii="Cambria" w:hAnsi="Cambria" w:cs="Times New Roman"/>
          <w:color w:val="000000" w:themeColor="text1"/>
        </w:rPr>
        <w:t>Ferrão</w:t>
      </w:r>
      <w:proofErr w:type="spellEnd"/>
      <w:r w:rsidR="00C44F3D" w:rsidRPr="007310A7">
        <w:rPr>
          <w:rFonts w:ascii="Cambria" w:hAnsi="Cambria" w:cs="Times New Roman"/>
          <w:color w:val="000000" w:themeColor="text1"/>
        </w:rPr>
        <w:t xml:space="preserve"> et al. 2025)</w:t>
      </w:r>
      <w:r w:rsidR="00C44F3D" w:rsidRPr="007310A7">
        <w:rPr>
          <w:color w:val="000000" w:themeColor="text1"/>
        </w:rPr>
        <w:fldChar w:fldCharType="end"/>
      </w:r>
      <w:r w:rsidRPr="007310A7">
        <w:rPr>
          <w:color w:val="000000" w:themeColor="text1"/>
        </w:rPr>
        <w:t>.</w:t>
      </w:r>
    </w:p>
    <w:p w14:paraId="2EC3479B" w14:textId="15F5B19D" w:rsidR="005510E2" w:rsidRPr="007310A7" w:rsidRDefault="005510E2" w:rsidP="005510E2">
      <w:pPr>
        <w:spacing w:line="360" w:lineRule="auto"/>
        <w:jc w:val="both"/>
        <w:rPr>
          <w:color w:val="000000" w:themeColor="text1"/>
        </w:rPr>
      </w:pPr>
      <w:r w:rsidRPr="007310A7">
        <w:rPr>
          <w:color w:val="000000" w:themeColor="text1"/>
        </w:rPr>
        <w:t xml:space="preserve">Schuck identifiziert in seiner Begriffsanalyse der Gewalt noch einen weiteren relevanten Aspekt des </w:t>
      </w:r>
      <w:r w:rsidRPr="007310A7">
        <w:rPr>
          <w:i/>
          <w:color w:val="000000" w:themeColor="text1"/>
        </w:rPr>
        <w:t>Wie</w:t>
      </w:r>
      <w:r w:rsidRPr="007310A7">
        <w:rPr>
          <w:color w:val="000000" w:themeColor="text1"/>
        </w:rPr>
        <w:t xml:space="preserve"> von Gewalthandlungen, das für den medizinischen Handlungskontext relevant ist: Somit sind Gewalthandlungen dadurch charakterisiert, dass im Vorab keine Zustimmung der davon betroffenen Akteur*innen erfolgte </w:t>
      </w:r>
      <w:r w:rsidR="00954C84" w:rsidRPr="007310A7">
        <w:rPr>
          <w:color w:val="000000" w:themeColor="text1"/>
        </w:rPr>
        <w:fldChar w:fldCharType="begin"/>
      </w:r>
      <w:r w:rsidR="00954C84" w:rsidRPr="007310A7">
        <w:rPr>
          <w:color w:val="000000" w:themeColor="text1"/>
        </w:rPr>
        <w:instrText xml:space="preserve"> ADDIN ZOTERO_ITEM CSL_CITATION {"citationID":"MssGGwQn","properties":{"unsorted":false,"formattedCitation":"(vgl. Schuck 2024)","plainCitation":"(vgl. Schuck 2024)","noteIndex":0},"citationItems":[{"id":680,"uris":["http://zotero.org/users/local/owKliTIb/items/E5R66YPC"],"itemData":{"id":680,"type":"article-journal","container-title":"Kieler sozialwissenschaftliche Revue: Internationales Tönnies-Forum","DOI":"10.3224/ksr.v2i1.04","issue":"1","page":"31-42","publisher":"Verlag Barbara Budrich GmbH","title":"Probleme der Definition von Gewalt","volume":"2","author":[{"family":"Schuck","given":"H."}],"issued":{"date-parts":[["2024"]]}},"prefix":"vgl."}],"schema":"https://github.com/citation-style-language/schema/raw/master/csl-citation.json"} </w:instrText>
      </w:r>
      <w:r w:rsidR="00954C84" w:rsidRPr="007310A7">
        <w:rPr>
          <w:color w:val="000000" w:themeColor="text1"/>
        </w:rPr>
        <w:fldChar w:fldCharType="separate"/>
      </w:r>
      <w:r w:rsidR="00954C84" w:rsidRPr="007310A7">
        <w:rPr>
          <w:rFonts w:ascii="Cambria" w:hAnsi="Cambria"/>
          <w:color w:val="000000" w:themeColor="text1"/>
        </w:rPr>
        <w:t>(vgl. Schuck 2024)</w:t>
      </w:r>
      <w:r w:rsidR="00954C84" w:rsidRPr="007310A7">
        <w:rPr>
          <w:color w:val="000000" w:themeColor="text1"/>
        </w:rPr>
        <w:fldChar w:fldCharType="end"/>
      </w:r>
      <w:r w:rsidR="00954C84" w:rsidRPr="007310A7">
        <w:rPr>
          <w:color w:val="000000" w:themeColor="text1"/>
        </w:rPr>
        <w:t xml:space="preserve">. </w:t>
      </w:r>
      <w:r w:rsidRPr="007310A7">
        <w:rPr>
          <w:color w:val="000000" w:themeColor="text1"/>
        </w:rPr>
        <w:t>Die hier vorhandene definitorische Schwierigkeit, dass auch Zustimmungen unter Gewaltandrohung erfolgen bzw. eingeholt werden könne</w:t>
      </w:r>
      <w:r w:rsidR="002C28F6" w:rsidRPr="007310A7">
        <w:rPr>
          <w:color w:val="000000" w:themeColor="text1"/>
        </w:rPr>
        <w:t>n</w:t>
      </w:r>
      <w:r w:rsidRPr="007310A7">
        <w:rPr>
          <w:color w:val="000000" w:themeColor="text1"/>
        </w:rPr>
        <w:t>, versucht die handlungstheoretisch orientierte Konzeptualisierung von Gewalt Hartmann Tyrells</w:t>
      </w:r>
      <w:r w:rsidR="00954C84" w:rsidRPr="007310A7">
        <w:rPr>
          <w:color w:val="000000" w:themeColor="text1"/>
        </w:rPr>
        <w:t xml:space="preserve"> </w:t>
      </w:r>
      <w:r w:rsidR="00954C84" w:rsidRPr="007310A7">
        <w:rPr>
          <w:color w:val="000000" w:themeColor="text1"/>
        </w:rPr>
        <w:fldChar w:fldCharType="begin"/>
      </w:r>
      <w:r w:rsidR="00954C84" w:rsidRPr="007310A7">
        <w:rPr>
          <w:color w:val="000000" w:themeColor="text1"/>
        </w:rPr>
        <w:instrText xml:space="preserve"> ADDIN ZOTERO_ITEM CSL_CITATION {"citationID":"AOyjftdD","properties":{"unsorted":false,"formattedCitation":"(1980)","plainCitation":"(1980)","noteIndex":0},"citationItems":[{"id":688,"uris":["http://zotero.org/users/local/owKliTIb/items/GDL9YQBT"],"itemData":{"id":688,"type":"chapter","container-title":"Person und Institution: Helmut Schelsky gewidmet","page":"59–92","publisher-place":"Würzburg","title":"Gewalt, Zwang und die Institutionalisierung von Herrschaft: Versuch einer Neuinterpretation von Max Webers Herrschaftsbegriff","author":[{"family":"Tyrell","given":"Hartmann"}],"editor":[{"family":"Pohlmann","given":"Rosemarie"}],"issued":{"date-parts":[["1980"]]}},"suppress-author":true}],"schema":"https://github.com/citation-style-language/schema/raw/master/csl-citation.json"} </w:instrText>
      </w:r>
      <w:r w:rsidR="00954C84" w:rsidRPr="007310A7">
        <w:rPr>
          <w:color w:val="000000" w:themeColor="text1"/>
        </w:rPr>
        <w:fldChar w:fldCharType="separate"/>
      </w:r>
      <w:r w:rsidR="00954C84" w:rsidRPr="007310A7">
        <w:rPr>
          <w:rFonts w:ascii="Cambria" w:hAnsi="Cambria"/>
          <w:color w:val="000000" w:themeColor="text1"/>
        </w:rPr>
        <w:t>(1980)</w:t>
      </w:r>
      <w:r w:rsidR="00954C84" w:rsidRPr="007310A7">
        <w:rPr>
          <w:color w:val="000000" w:themeColor="text1"/>
        </w:rPr>
        <w:fldChar w:fldCharType="end"/>
      </w:r>
      <w:r w:rsidRPr="007310A7">
        <w:rPr>
          <w:color w:val="000000" w:themeColor="text1"/>
        </w:rPr>
        <w:t xml:space="preserve"> zu lösen. Dieser spricht von „restriktive(r) Gewalt“ (ebd.</w:t>
      </w:r>
      <w:r w:rsidR="00353666" w:rsidRPr="007310A7">
        <w:rPr>
          <w:color w:val="000000" w:themeColor="text1"/>
        </w:rPr>
        <w:t>,</w:t>
      </w:r>
      <w:r w:rsidRPr="007310A7">
        <w:rPr>
          <w:color w:val="000000" w:themeColor="text1"/>
        </w:rPr>
        <w:t xml:space="preserve"> 62) und fokussiert in seinem Ansatz auf die Qualität des interaktionellen Geschehens, in dem eine Person ihr Gegenüber der Handlungs- bzw. Entscheidungsalternativen beraubt (vgl. ebd.). Während Tyrell sich in seiner Definition ursprünglich auf physische Mittel der Restriktion bezieht, ist es m.E. sinnvoll sie ebenfalls auf Situationen immaterieller Restriktion zu übertragen, wenn diese mittels eines strukturell konstituierten Machtgefälles durchgesetzt wird.</w:t>
      </w:r>
      <w:r w:rsidRPr="007310A7">
        <w:rPr>
          <w:rStyle w:val="Funotenzeichen"/>
          <w:color w:val="000000" w:themeColor="text1"/>
        </w:rPr>
        <w:footnoteReference w:id="15"/>
      </w:r>
      <w:r w:rsidRPr="007310A7">
        <w:rPr>
          <w:color w:val="000000" w:themeColor="text1"/>
        </w:rPr>
        <w:t xml:space="preserve"> Letztere Verwendung des Konzepts erscheint vor dem Hintergrund der empirischen Fokussierung der vorliegenden Arbeit auf die (</w:t>
      </w:r>
      <w:proofErr w:type="spellStart"/>
      <w:r w:rsidRPr="007310A7">
        <w:rPr>
          <w:color w:val="000000" w:themeColor="text1"/>
        </w:rPr>
        <w:t>Un</w:t>
      </w:r>
      <w:proofErr w:type="spellEnd"/>
      <w:r w:rsidRPr="007310A7">
        <w:rPr>
          <w:color w:val="000000" w:themeColor="text1"/>
        </w:rPr>
        <w:t>-)Möglichkeit der Gestaltung sozial alternativloser geschlechtsverändernder Eingriffe praktikabel.</w:t>
      </w:r>
    </w:p>
    <w:p w14:paraId="2A2091CD" w14:textId="39429347" w:rsidR="005510E2" w:rsidRPr="007310A7" w:rsidRDefault="005510E2" w:rsidP="00954C84">
      <w:pPr>
        <w:spacing w:before="240" w:line="360" w:lineRule="auto"/>
        <w:jc w:val="both"/>
        <w:rPr>
          <w:color w:val="000000" w:themeColor="text1"/>
        </w:rPr>
      </w:pPr>
      <w:r w:rsidRPr="007310A7">
        <w:rPr>
          <w:color w:val="000000" w:themeColor="text1"/>
        </w:rPr>
        <w:lastRenderedPageBreak/>
        <w:t xml:space="preserve">Eine in der empirischen Sozialforschung verwurzelte Gewalt-Definition, die sowohl den Aspekt der Verletzung betont, als auch von einer unmittelbaren Verletzungsabsicht absieht, stammt von </w:t>
      </w:r>
      <w:proofErr w:type="spellStart"/>
      <w:r w:rsidRPr="007310A7">
        <w:rPr>
          <w:color w:val="000000" w:themeColor="text1"/>
        </w:rPr>
        <w:t>Gahlleitner</w:t>
      </w:r>
      <w:proofErr w:type="spellEnd"/>
      <w:r w:rsidRPr="007310A7">
        <w:rPr>
          <w:color w:val="000000" w:themeColor="text1"/>
        </w:rPr>
        <w:t xml:space="preserve"> et al.</w:t>
      </w:r>
      <w:r w:rsidR="00E729C8" w:rsidRPr="007310A7">
        <w:rPr>
          <w:color w:val="000000" w:themeColor="text1"/>
        </w:rPr>
        <w:t xml:space="preserve"> </w:t>
      </w:r>
      <w:r w:rsidR="00E729C8" w:rsidRPr="007310A7">
        <w:rPr>
          <w:color w:val="000000" w:themeColor="text1"/>
        </w:rPr>
        <w:fldChar w:fldCharType="begin"/>
      </w:r>
      <w:r w:rsidR="00E729C8" w:rsidRPr="007310A7">
        <w:rPr>
          <w:color w:val="000000" w:themeColor="text1"/>
        </w:rPr>
        <w:instrText xml:space="preserve"> ADDIN ZOTERO_ITEM CSL_CITATION {"citationID":"MP5Dtliq","properties":{"unsorted":false,"formattedCitation":"(2012)","plainCitation":"(2012)","noteIndex":0},"citationItems":[{"id":639,"uris":["http://zotero.org/users/local/owKliTIb/items/38IA9HB2"],"itemData":{"id":639,"type":"chapter","container-title":"Soziale Arbeit mit traumatisierten Menschen. Plädoyer für eine Psychosoziale Traumatologie","page":"1-5","publisher":"Schneider","publisher-place":"Baltmannsweiler","title":"Psychosoziale Traumatologie - eine Annäherung","author":[{"family":"Gahleitner","given":"Silke Birgitta"},{"family":"Schulze","given":"Heidrun"},{"family":"Loch","given":"Ulrike"}],"editor":[{"family":"Schulze","given":"Heidrun"},{"family":"Loch","given":"Ulrike"},{"family":"Gahleitner","given":"Silke Birgitta"}],"issued":{"date-parts":[["2012"]]}},"suppress-author":true}],"schema":"https://github.com/citation-style-language/schema/raw/master/csl-citation.json"} </w:instrText>
      </w:r>
      <w:r w:rsidR="00E729C8" w:rsidRPr="007310A7">
        <w:rPr>
          <w:color w:val="000000" w:themeColor="text1"/>
        </w:rPr>
        <w:fldChar w:fldCharType="separate"/>
      </w:r>
      <w:r w:rsidR="00E729C8" w:rsidRPr="007310A7">
        <w:rPr>
          <w:rFonts w:ascii="Cambria" w:hAnsi="Cambria"/>
          <w:color w:val="000000" w:themeColor="text1"/>
        </w:rPr>
        <w:t>(2012)</w:t>
      </w:r>
      <w:r w:rsidR="00E729C8" w:rsidRPr="007310A7">
        <w:rPr>
          <w:color w:val="000000" w:themeColor="text1"/>
        </w:rPr>
        <w:fldChar w:fldCharType="end"/>
      </w:r>
      <w:r w:rsidRPr="007310A7">
        <w:rPr>
          <w:color w:val="000000" w:themeColor="text1"/>
        </w:rPr>
        <w:t>: Diese definieren Gewalt als eine „nicht zufällige (bewusste oder unbewusste) Schädigung“, die Menschen anderen Menschen zufügen, die zu „Verletzungen, Entwicklungsverzögerungen</w:t>
      </w:r>
      <w:r w:rsidRPr="007310A7">
        <w:rPr>
          <w:rStyle w:val="Funotenzeichen"/>
          <w:color w:val="000000" w:themeColor="text1"/>
        </w:rPr>
        <w:footnoteReference w:id="16"/>
      </w:r>
      <w:r w:rsidRPr="007310A7">
        <w:rPr>
          <w:color w:val="000000" w:themeColor="text1"/>
        </w:rPr>
        <w:t xml:space="preserve"> oder sogar zum Tod führt und damit das Wohl und die Rechte eines Menschen beeinträchtigen“ </w:t>
      </w:r>
      <w:r w:rsidR="00E729C8" w:rsidRPr="007310A7">
        <w:rPr>
          <w:color w:val="000000" w:themeColor="text1"/>
        </w:rPr>
        <w:fldChar w:fldCharType="begin"/>
      </w:r>
      <w:r w:rsidR="000956C6" w:rsidRPr="007310A7">
        <w:rPr>
          <w:color w:val="000000" w:themeColor="text1"/>
        </w:rPr>
        <w:instrText xml:space="preserve"> ADDIN ZOTERO_ITEM CSL_CITATION {"citationID":"l4kq3vJE","properties":{"unsorted":false,"formattedCitation":"(Gahleitner, Schulze, und Loch 2012)","plainCitation":"(Gahleitner, Schulze, und Loch 2012)","dontUpdate":true,"noteIndex":0},"citationItems":[{"id":639,"uris":["http://zotero.org/users/local/owKliTIb/items/38IA9HB2"],"itemData":{"id":639,"type":"chapter","container-title":"Soziale Arbeit mit traumatisierten Menschen. Plädoyer für eine Psychosoziale Traumatologie","page":"1-5","publisher":"Schneider","publisher-place":"Baltmannsweiler","title":"Psychosoziale Traumatologie - eine Annäherung","author":[{"family":"Gahleitner","given":"Silke Birgitta"},{"family":"Schulze","given":"Heidrun"},{"family":"Loch","given":"Ulrike"}],"editor":[{"family":"Schulze","given":"Heidrun"},{"family":"Loch","given":"Ulrike"},{"family":"Gahleitner","given":"Silke Birgitta"}],"issued":{"date-parts":[["2012"]]}}}],"schema":"https://github.com/citation-style-language/schema/raw/master/csl-citation.json"} </w:instrText>
      </w:r>
      <w:r w:rsidR="00E729C8" w:rsidRPr="007310A7">
        <w:rPr>
          <w:color w:val="000000" w:themeColor="text1"/>
        </w:rPr>
        <w:fldChar w:fldCharType="separate"/>
      </w:r>
      <w:r w:rsidR="00E729C8" w:rsidRPr="007310A7">
        <w:rPr>
          <w:rFonts w:ascii="Cambria" w:hAnsi="Cambria"/>
          <w:color w:val="000000" w:themeColor="text1"/>
        </w:rPr>
        <w:t>(</w:t>
      </w:r>
      <w:proofErr w:type="spellStart"/>
      <w:r w:rsidR="00E729C8" w:rsidRPr="007310A7">
        <w:rPr>
          <w:rFonts w:ascii="Cambria" w:hAnsi="Cambria"/>
          <w:color w:val="000000" w:themeColor="text1"/>
        </w:rPr>
        <w:t>Gahleitner</w:t>
      </w:r>
      <w:proofErr w:type="spellEnd"/>
      <w:r w:rsidR="00E729C8" w:rsidRPr="007310A7">
        <w:rPr>
          <w:rFonts w:ascii="Cambria" w:hAnsi="Cambria"/>
          <w:color w:val="000000" w:themeColor="text1"/>
        </w:rPr>
        <w:t xml:space="preserve"> et al. 2012)</w:t>
      </w:r>
      <w:r w:rsidR="00E729C8" w:rsidRPr="007310A7">
        <w:rPr>
          <w:color w:val="000000" w:themeColor="text1"/>
        </w:rPr>
        <w:fldChar w:fldCharType="end"/>
      </w:r>
      <w:r w:rsidRPr="007310A7">
        <w:rPr>
          <w:color w:val="000000" w:themeColor="text1"/>
        </w:rPr>
        <w:t xml:space="preserve">. Hier ist Gewalt nicht an die bewusste Intention der ausübenden Person gebunden, sondern erfasst auch psychische bzw. verbale Gewalt als solche, beispielsweise in Form abwertender oder erniedrigender Aussagen, denen eine Person ausgesetzt ist. Dies verdeutlicht, dass es keine klar definierte Grenze geben kann, ab wann eine Handlung für einen Menschen als schädigend erachtet werden kann. Vielmehr wird berücksichtigt, dass insbesondere psychische Verletzungen sich aus dem Zusammenspiel von </w:t>
      </w:r>
      <w:r w:rsidRPr="007310A7">
        <w:rPr>
          <w:i/>
          <w:color w:val="000000" w:themeColor="text1"/>
        </w:rPr>
        <w:t>Gewalthandlung</w:t>
      </w:r>
      <w:r w:rsidRPr="007310A7">
        <w:rPr>
          <w:color w:val="000000" w:themeColor="text1"/>
        </w:rPr>
        <w:t xml:space="preserve"> und </w:t>
      </w:r>
      <w:r w:rsidRPr="007310A7">
        <w:rPr>
          <w:i/>
          <w:color w:val="000000" w:themeColor="text1"/>
        </w:rPr>
        <w:t>Vulnerabilität</w:t>
      </w:r>
      <w:r w:rsidRPr="007310A7">
        <w:rPr>
          <w:color w:val="000000" w:themeColor="text1"/>
        </w:rPr>
        <w:t xml:space="preserve"> der Gewalt erlebenden Person ergeben. Somit ist diese Definition offen für eine biographische Kontextualisierung von Gewalterfahrungen.</w:t>
      </w:r>
    </w:p>
    <w:p w14:paraId="3E863E57" w14:textId="52A8012C" w:rsidR="005510E2" w:rsidRPr="007310A7" w:rsidRDefault="005510E2" w:rsidP="005510E2">
      <w:pPr>
        <w:spacing w:line="360" w:lineRule="auto"/>
        <w:jc w:val="both"/>
        <w:rPr>
          <w:color w:val="000000" w:themeColor="text1"/>
        </w:rPr>
      </w:pPr>
      <w:r>
        <w:rPr>
          <w:color w:val="000000" w:themeColor="text1"/>
        </w:rPr>
        <w:t xml:space="preserve">Insbesondere i</w:t>
      </w:r>
      <w:r>
        <w:rPr>
          <w:color w:val="000000" w:themeColor="text1"/>
        </w:rPr>
        <w:t xml:space="preserve">n</w:t>
      </w:r>
      <w:r>
        <w:rPr>
          <w:color w:val="000000" w:themeColor="text1"/>
        </w:rPr>
        <w:t xml:space="preserve"> medizinischen und pädagogischen Kontexten ist es sinnvoll, neben dem Kriterium der in Kauf genommenen bzw. nicht-zufälligen Schädigung noch ein weiteres Negativ-Kriterium zu ergänzen: So </w:t>
      </w:r>
      <w:del w:id="1000014" w:author="Claude Lektorat" w:date="2026-06-30T12:18:05Z">
        <w:r>
          <w:rPr>
            <w:color w:val="000000" w:themeColor="text1"/>
          </w:rPr>
          <w:delText xml:space="preserve">würden</w:delText>
        </w:r>
      </w:del>
      <w:ins w:id="1000015" w:author="Claude Lektorat" w:date="2026-06-30T12:18:05Z">
        <w:r>
          <w:rPr>
            <w:color w:val="000000" w:themeColor="text1"/>
          </w:rPr>
          <w:t xml:space="preserve">würde</w:t>
        </w:r>
      </w:ins>
      <w:r>
        <w:rPr>
          <w:color w:val="000000" w:themeColor="text1"/>
        </w:rPr>
        <w:t xml:space="preserve"> man aus einem lebensweltlichen Verständnis heraus weder ein Elternteil, das sein Kind vor dem Ertrinken rettet, es bei der Rettungsaktion jedoch körperlich verletzt, noch eine Ersthelfer*in, die der betroffenen Person bei einer Herzdruckmassage eine Rippe bricht, der Gewalttaten beschuldigen. Hier wäre also als ein weiteres Gewalt definierendes Kriterium </w:t>
      </w:r>
      <w:r>
        <w:rPr>
          <w:i/>
          <w:color w:val="000000" w:themeColor="text1"/>
        </w:rPr>
        <w:t xml:space="preserve">Verletzung, die nicht im Kontext der Verhinderung einer unmittelbar drohenden, schwerwiegenderen Schädigung zugefügt wurde</w:t>
      </w:r>
      <w:r>
        <w:rPr>
          <w:color w:val="000000" w:themeColor="text1"/>
        </w:rPr>
        <w:t xml:space="preserve"> zu ergänzen.</w:t>
      </w:r>
    </w:p>
    <w:p w14:paraId="3D16F21C" w14:textId="5FFDFA65" w:rsidR="005510E2" w:rsidRPr="007310A7" w:rsidRDefault="005510E2" w:rsidP="006824A0">
      <w:pPr>
        <w:spacing w:before="240" w:after="240" w:line="360" w:lineRule="auto"/>
        <w:jc w:val="both"/>
        <w:rPr>
          <w:color w:val="000000" w:themeColor="text1"/>
        </w:rPr>
      </w:pPr>
      <w:r w:rsidRPr="007310A7">
        <w:rPr>
          <w:color w:val="000000" w:themeColor="text1"/>
        </w:rPr>
        <w:t>Eine Gewaltdefinition für die vorliegende Arbeit, die die bereits diskutierten Aspekte berücksichtigt, könnte lauten:</w:t>
      </w:r>
    </w:p>
    <w:p w14:paraId="6B3C3F36" w14:textId="77777777" w:rsidR="005510E2" w:rsidRPr="007310A7" w:rsidRDefault="005510E2" w:rsidP="006824A0">
      <w:pPr>
        <w:spacing w:before="240" w:after="240" w:line="360" w:lineRule="auto"/>
        <w:jc w:val="both"/>
        <w:rPr>
          <w:i/>
          <w:color w:val="000000" w:themeColor="text1"/>
        </w:rPr>
      </w:pPr>
      <w:r w:rsidRPr="007310A7">
        <w:rPr>
          <w:i/>
          <w:color w:val="000000" w:themeColor="text1"/>
        </w:rPr>
        <w:lastRenderedPageBreak/>
        <w:t>Gewalt ist eine nicht-eingewilligte – bzw. im Kontext einer (erlebten) Alternativlosigkeit eingewilligte – Handlung, die Menschen anderen Menschen zufügen, die zu in Kauf genommenen psychischen und/oder körperlichen Verletzungen bzw. Entwicklungsbeeinträchtigungen führt.</w:t>
      </w:r>
    </w:p>
    <w:p w14:paraId="0151EC4A" w14:textId="77777777" w:rsidR="005510E2" w:rsidRPr="007310A7" w:rsidRDefault="005510E2" w:rsidP="005510E2">
      <w:pPr>
        <w:spacing w:line="360" w:lineRule="auto"/>
        <w:jc w:val="both"/>
        <w:rPr>
          <w:color w:val="000000" w:themeColor="text1"/>
        </w:rPr>
      </w:pPr>
      <w:r w:rsidRPr="007310A7">
        <w:rPr>
          <w:color w:val="000000" w:themeColor="text1"/>
        </w:rPr>
        <w:t>Ergänzt werden muss diese Definition wie bereits oben angeführt um das Kriterium, dass die Handlung nicht zur Verhinderung einer schwerwiegenderen Schädigung unmittelbar notwendig ist.</w:t>
      </w:r>
      <w:r w:rsidRPr="007310A7">
        <w:rPr>
          <w:rStyle w:val="Funotenzeichen"/>
          <w:color w:val="000000" w:themeColor="text1"/>
        </w:rPr>
        <w:footnoteReference w:id="17"/>
      </w:r>
    </w:p>
    <w:p w14:paraId="3EE27520" w14:textId="570D5474" w:rsidR="005510E2" w:rsidRPr="007310A7" w:rsidRDefault="005510E2" w:rsidP="005510E2">
      <w:pPr>
        <w:spacing w:line="360" w:lineRule="auto"/>
        <w:jc w:val="both"/>
        <w:rPr>
          <w:color w:val="000000" w:themeColor="text1"/>
        </w:rPr>
      </w:pPr>
      <w:r>
        <w:rPr>
          <w:color w:val="000000" w:themeColor="text1"/>
        </w:rPr>
        <w:t xml:space="preserve">Im Rahmen dieser Arbeit soll diese skizzierte Definition im Kontext eines reflexiven Gewaltverständnisses verwendet werden </w:t>
      </w:r>
      <w:r w:rsidR="006824A0" w:rsidRPr="007310A7">
        <w:rPr>
          <w:color w:val="000000" w:themeColor="text1"/>
        </w:rPr>
        <w:fldChar w:fldCharType="begin"/>
      </w:r>
      <w:r w:rsidR="000956C6" w:rsidRPr="007310A7">
        <w:rPr>
          <w:color w:val="000000" w:themeColor="text1"/>
        </w:rPr>
        <w:instrText xml:space="preserve"> ADDIN ZOTERO_ITEM CSL_CITATION {"citationID":"4MV2yD8p","properties":{"unsorted":false,"formattedCitation":"(vgl. J. Barth u.\\uc0\\u160{}a. 2020)","plainCitation":"(vgl. J. Barth u. a. 2020)","dontUpdate":true,"noteIndex":0},"citationItems":[{"id":628,"uris":["http://zotero.org/users/local/owKliTIb/items/365T5F7R"],"itemData":{"id":628,"type":"article-journal","container-title":"Forum Qualitative Sozialforschung Forum: Qualitative Social Research","DOI":"10.17169/fqs-22.1.3470","issue":"1","title":"Investigating Violence? A Coding Scheme for a Reflexive Concept of Violence","volume":"22","author":[{"family":"Barth","given":"J."},{"family":"Fröhlich","given":"J."},{"family":"Lindemann","given":"G."},{"family":"Mecheril","given":"P."},{"family":"Schröter","given":"T."},{"family":"Tilch","given":"A."}],"issued":{"date-parts":[["2020"]]}},"prefix":"vgl."}],"schema":"https://github.com/citation-style-language/schema/raw/master/csl-citation.json"} </w:instrText>
      </w:r>
      <w:r w:rsidR="006824A0" w:rsidRPr="007310A7">
        <w:rPr>
          <w:color w:val="000000" w:themeColor="text1"/>
        </w:rPr>
        <w:fldChar w:fldCharType="separate"/>
      </w:r>
      <w:r>
        <w:rPr>
          <w:rFonts w:ascii="Cambria" w:hAnsi="Cambria" w:cs="Times New Roman"/>
          <w:color w:val="000000" w:themeColor="text1"/>
        </w:rPr>
        <w:t xml:space="preserve">(vgl. Barth et al. 2020)</w:t>
      </w:r>
      <w:r w:rsidR="006824A0" w:rsidRPr="007310A7">
        <w:rPr>
          <w:color w:val="000000" w:themeColor="text1"/>
        </w:rPr>
        <w:fldChar w:fldCharType="end"/>
      </w:r>
      <w:r>
        <w:rPr>
          <w:color w:val="000000" w:themeColor="text1"/>
        </w:rPr>
        <w:t xml:space="preserve">: Dies bedeutet, dass das von mir </w:t>
      </w:r>
      <w:del w:id="1000016" w:author="Claude Lektorat" w:date="2026-06-30T12:18:05Z">
        <w:r>
          <w:rPr>
            <w:color w:val="000000" w:themeColor="text1"/>
          </w:rPr>
          <w:delText xml:space="preserve">skizierte</w:delText>
        </w:r>
      </w:del>
      <w:ins w:id="1000017" w:author="Claude Lektorat" w:date="2026-06-30T12:18:05Z">
        <w:r>
          <w:rPr>
            <w:color w:val="000000" w:themeColor="text1"/>
          </w:rPr>
          <w:t xml:space="preserve">skizzierte</w:t>
        </w:r>
      </w:ins>
      <w:r>
        <w:rPr>
          <w:color w:val="000000" w:themeColor="text1"/>
        </w:rPr>
        <w:t xml:space="preserve"> Gewalt-Verständnis lediglich einer ersten Annäherung an das </w:t>
      </w:r>
      <w:r>
        <w:rPr>
          <w:color w:val="000000" w:themeColor="text1"/>
        </w:rPr>
        <w:t xml:space="preserve">erhobene </w:t>
      </w:r>
      <w:r>
        <w:rPr>
          <w:color w:val="000000" w:themeColor="text1"/>
        </w:rPr>
        <w:t xml:space="preserve">Material dient, die Rekonstruktion von Gewalterfahrungen sich jedoch am Erleben der von mir interviewten Biograph*innen orientiert. Da</w:t>
      </w:r>
      <w:r>
        <w:rPr>
          <w:color w:val="000000" w:themeColor="text1"/>
        </w:rPr>
        <w:t xml:space="preserve"> </w:t>
      </w:r>
      <w:r>
        <w:rPr>
          <w:color w:val="000000" w:themeColor="text1"/>
        </w:rPr>
        <w:t xml:space="preserve">theoretische Vorannahmen und Konzepte auch in der rekonstruktiven Sozialwissenschaft nicht vollständig</w:t>
      </w:r>
      <w:r>
        <w:rPr>
          <w:color w:val="000000" w:themeColor="text1"/>
        </w:rPr>
        <w:t xml:space="preserve"> zurückgestellt</w:t>
      </w:r>
      <w:r>
        <w:rPr>
          <w:color w:val="000000" w:themeColor="text1"/>
        </w:rPr>
        <w:t xml:space="preserve"> werden</w:t>
      </w:r>
      <w:r>
        <w:rPr>
          <w:color w:val="000000" w:themeColor="text1"/>
        </w:rPr>
        <w:t xml:space="preserve"> können</w:t>
      </w:r>
      <w:r>
        <w:rPr>
          <w:color w:val="000000" w:themeColor="text1"/>
        </w:rPr>
        <w:t xml:space="preserve">, ist der skizzierte Gewalt-Begriff ebenfalls als ein </w:t>
      </w:r>
      <w:r>
        <w:rPr>
          <w:i/>
          <w:color w:val="000000" w:themeColor="text1"/>
        </w:rPr>
        <w:t xml:space="preserve">sensibilisierendes</w:t>
      </w:r>
      <w:r>
        <w:rPr>
          <w:color w:val="000000" w:themeColor="text1"/>
        </w:rPr>
        <w:t xml:space="preserve">, im Zuge des Forschungsprozesses </w:t>
      </w:r>
      <w:r>
        <w:rPr>
          <w:color w:val="000000" w:themeColor="text1"/>
        </w:rPr>
        <w:t xml:space="preserve">modifizierbares </w:t>
      </w:r>
      <w:r>
        <w:rPr>
          <w:color w:val="000000" w:themeColor="text1"/>
        </w:rPr>
        <w:t xml:space="preserve">Konzept verstehbar. </w:t>
      </w:r>
    </w:p>
    <w:p w14:paraId="6A42DFB8" w14:textId="67E50706" w:rsidR="005510E2" w:rsidRPr="007310A7" w:rsidRDefault="008011E5" w:rsidP="006824A0">
      <w:pPr>
        <w:pStyle w:val="Funotentext"/>
        <w:spacing w:before="360" w:after="240" w:line="360" w:lineRule="auto"/>
        <w:jc w:val="both"/>
        <w:outlineLvl w:val="2"/>
        <w:rPr>
          <w:b/>
          <w:color w:val="000000" w:themeColor="text1"/>
        </w:rPr>
      </w:pPr>
      <w:bookmarkStart w:id="18" w:name="_Toc233288757"/>
      <w:r w:rsidRPr="007310A7">
        <w:rPr>
          <w:b/>
          <w:color w:val="000000" w:themeColor="text1"/>
        </w:rPr>
        <w:t>3</w:t>
      </w:r>
      <w:r w:rsidR="005510E2" w:rsidRPr="007310A7">
        <w:rPr>
          <w:b/>
          <w:color w:val="000000" w:themeColor="text1"/>
        </w:rPr>
        <w:t>.3.2. Differenzierung: Medikalisierung und medikalisierte Gewalt</w:t>
      </w:r>
      <w:bookmarkEnd w:id="18"/>
    </w:p>
    <w:p w14:paraId="2866CE36" w14:textId="1701EE9A" w:rsidR="005510E2" w:rsidRPr="007310A7" w:rsidRDefault="005510E2" w:rsidP="005510E2">
      <w:pPr>
        <w:pStyle w:val="Funotentext"/>
        <w:spacing w:line="360" w:lineRule="auto"/>
        <w:jc w:val="both"/>
        <w:rPr>
          <w:color w:val="000000" w:themeColor="text1"/>
        </w:rPr>
      </w:pPr>
      <w:r w:rsidRPr="007310A7">
        <w:rPr>
          <w:color w:val="000000" w:themeColor="text1"/>
        </w:rPr>
        <w:t>Zur Differenzierung zwischen Gewalt- und im Zuge der vorliegenden Arbeit rekonstruierte</w:t>
      </w:r>
      <w:r w:rsidR="00476695" w:rsidRPr="007310A7">
        <w:rPr>
          <w:color w:val="000000" w:themeColor="text1"/>
        </w:rPr>
        <w:t>r</w:t>
      </w:r>
      <w:r w:rsidRPr="007310A7">
        <w:rPr>
          <w:color w:val="000000" w:themeColor="text1"/>
        </w:rPr>
        <w:t xml:space="preserve"> </w:t>
      </w:r>
      <w:r w:rsidR="00650374" w:rsidRPr="007310A7">
        <w:rPr>
          <w:color w:val="000000" w:themeColor="text1"/>
        </w:rPr>
        <w:t xml:space="preserve">normierender </w:t>
      </w:r>
      <w:r w:rsidRPr="007310A7">
        <w:rPr>
          <w:color w:val="000000" w:themeColor="text1"/>
        </w:rPr>
        <w:t xml:space="preserve">Behandlungserfahrungen intergeschlechtlicher Menschen, bedarf es einer weiteren begrifflichen Klärung. Da eine Zielsetzung </w:t>
      </w:r>
      <w:r w:rsidR="00990C01" w:rsidRPr="007310A7">
        <w:rPr>
          <w:color w:val="000000" w:themeColor="text1"/>
        </w:rPr>
        <w:t xml:space="preserve">der Studie </w:t>
      </w:r>
      <w:r w:rsidRPr="007310A7">
        <w:rPr>
          <w:color w:val="000000" w:themeColor="text1"/>
        </w:rPr>
        <w:t xml:space="preserve">darin besteht, die Auswirkung sowohl </w:t>
      </w:r>
      <w:proofErr w:type="spellStart"/>
      <w:r w:rsidRPr="007310A7">
        <w:rPr>
          <w:color w:val="000000" w:themeColor="text1"/>
        </w:rPr>
        <w:t>uneingewilligter</w:t>
      </w:r>
      <w:proofErr w:type="spellEnd"/>
      <w:r w:rsidRPr="007310A7">
        <w:rPr>
          <w:color w:val="000000" w:themeColor="text1"/>
        </w:rPr>
        <w:t>, teilweise unter Zwang erfolgter, als auch selbst</w:t>
      </w:r>
      <w:r w:rsidR="002E5879" w:rsidRPr="007310A7">
        <w:rPr>
          <w:color w:val="000000" w:themeColor="text1"/>
        </w:rPr>
        <w:t>-</w:t>
      </w:r>
      <w:r w:rsidRPr="007310A7">
        <w:rPr>
          <w:color w:val="000000" w:themeColor="text1"/>
        </w:rPr>
        <w:t>eingewilligter</w:t>
      </w:r>
      <w:r w:rsidR="00A257B7" w:rsidRPr="007310A7">
        <w:rPr>
          <w:color w:val="000000" w:themeColor="text1"/>
        </w:rPr>
        <w:t xml:space="preserve"> bzw. entschiedener</w:t>
      </w:r>
      <w:r w:rsidRPr="007310A7">
        <w:rPr>
          <w:color w:val="000000" w:themeColor="text1"/>
        </w:rPr>
        <w:t xml:space="preserve"> Behandlungs-Praktiken zu erfassen, wird </w:t>
      </w:r>
      <w:r w:rsidR="002813D1" w:rsidRPr="007310A7">
        <w:rPr>
          <w:color w:val="000000" w:themeColor="text1"/>
        </w:rPr>
        <w:t xml:space="preserve">im Folgenden </w:t>
      </w:r>
      <w:r w:rsidRPr="007310A7">
        <w:rPr>
          <w:color w:val="000000" w:themeColor="text1"/>
        </w:rPr>
        <w:t>zwischen (medikalisierter) Gewalt und Medikalisierung unterschieden. Dabei ermöglicht der Begriff der Medikalisierung die pathologisierende medizinische Perspektive auf den eigenen Körper, mit der Biograph*innen konfrontiert sind, und die über konkrete Eingriffe hinausgeht,</w:t>
      </w:r>
      <w:r w:rsidR="006824A0" w:rsidRPr="007310A7">
        <w:rPr>
          <w:color w:val="000000" w:themeColor="text1"/>
        </w:rPr>
        <w:t xml:space="preserve"> </w:t>
      </w:r>
      <w:r w:rsidRPr="007310A7">
        <w:rPr>
          <w:color w:val="000000" w:themeColor="text1"/>
        </w:rPr>
        <w:lastRenderedPageBreak/>
        <w:t>begrifflich zu erfassen.</w:t>
      </w:r>
      <w:r w:rsidRPr="007310A7">
        <w:rPr>
          <w:rStyle w:val="Funotenzeichen"/>
          <w:color w:val="000000" w:themeColor="text1"/>
        </w:rPr>
        <w:footnoteReference w:id="18"/>
      </w:r>
      <w:r w:rsidRPr="007310A7">
        <w:rPr>
          <w:color w:val="000000" w:themeColor="text1"/>
        </w:rPr>
        <w:t xml:space="preserve"> Definieren lässt sich Medikalisierung als eine Ausweitung des Zuständigkeitsbereichs der Medizin, die zu einer Problematisierung von körperlichen und/oder psychischen Phänomen führt, die bisher keine medizinische Beachtung erfahren haben </w:t>
      </w:r>
      <w:r w:rsidR="006824A0" w:rsidRPr="007310A7">
        <w:rPr>
          <w:color w:val="000000" w:themeColor="text1"/>
        </w:rPr>
        <w:fldChar w:fldCharType="begin"/>
      </w:r>
      <w:r w:rsidR="006824A0" w:rsidRPr="007310A7">
        <w:rPr>
          <w:color w:val="000000" w:themeColor="text1"/>
        </w:rPr>
        <w:instrText xml:space="preserve"> ADDIN ZOTERO_ITEM CSL_CITATION {"citationID":"HUspcwyo","properties":{"unsorted":false,"formattedCitation":"(vgl. Lanzerath 2021)","plainCitation":"(vgl. Lanzerath 2021)","noteIndex":0},"citationItems":[{"id":648,"uris":["http://zotero.org/users/local/owKliTIb/items/SVG3MMZK"],"itemData":{"id":648,"type":"chapter","container-title":"Handbuch Alter und Altern","DOI":"10.1007/978-3-476-05352-7_44","page":"403-413","publisher":"J.B. Metzler","publisher-place":"Stuttgart","title":"Medikalisierung","URL":"https://doi.org/10.1007/978-3-476-05352-7_44","author":[{"family":"Lanzerath","given":"D."}],"editor":[{"family":"Fuchs","given":"M."}],"issued":{"date-parts":[["2021"]]}},"prefix":"vgl."}],"schema":"https://github.com/citation-style-language/schema/raw/master/csl-citation.json"} </w:instrText>
      </w:r>
      <w:r w:rsidR="006824A0" w:rsidRPr="007310A7">
        <w:rPr>
          <w:color w:val="000000" w:themeColor="text1"/>
        </w:rPr>
        <w:fldChar w:fldCharType="separate"/>
      </w:r>
      <w:r w:rsidR="006824A0" w:rsidRPr="007310A7">
        <w:rPr>
          <w:rFonts w:ascii="Cambria" w:hAnsi="Cambria"/>
          <w:color w:val="000000" w:themeColor="text1"/>
        </w:rPr>
        <w:t xml:space="preserve">(vgl. </w:t>
      </w:r>
      <w:proofErr w:type="spellStart"/>
      <w:r w:rsidR="006824A0" w:rsidRPr="007310A7">
        <w:rPr>
          <w:rFonts w:ascii="Cambria" w:hAnsi="Cambria"/>
          <w:color w:val="000000" w:themeColor="text1"/>
        </w:rPr>
        <w:t>Lanzerath</w:t>
      </w:r>
      <w:proofErr w:type="spellEnd"/>
      <w:r w:rsidR="006824A0" w:rsidRPr="007310A7">
        <w:rPr>
          <w:rFonts w:ascii="Cambria" w:hAnsi="Cambria"/>
          <w:color w:val="000000" w:themeColor="text1"/>
        </w:rPr>
        <w:t xml:space="preserve"> 2021)</w:t>
      </w:r>
      <w:r w:rsidR="006824A0" w:rsidRPr="007310A7">
        <w:rPr>
          <w:color w:val="000000" w:themeColor="text1"/>
        </w:rPr>
        <w:fldChar w:fldCharType="end"/>
      </w:r>
      <w:r w:rsidRPr="007310A7">
        <w:rPr>
          <w:color w:val="000000" w:themeColor="text1"/>
        </w:rPr>
        <w:t xml:space="preserve">. In dieser Arbeit subsummiert der Medikalisierungs-Begriff sowohl </w:t>
      </w:r>
      <w:r w:rsidR="00A257B7" w:rsidRPr="007310A7">
        <w:rPr>
          <w:color w:val="000000" w:themeColor="text1"/>
        </w:rPr>
        <w:t>I</w:t>
      </w:r>
      <w:r w:rsidRPr="007310A7">
        <w:rPr>
          <w:color w:val="000000" w:themeColor="text1"/>
        </w:rPr>
        <w:t>ntergeschlechts-bezogene medizinische Wissensproduktion, daraus resultierende Deutungen, Eingriffs- und Untersuchungspraktiken, als auch mit diesen verzahnte Normierungs-Prozesse, die zu einer Pathologisierung und De-Subjektivierung intergeschlechtlicher Körperlichkeit führen</w:t>
      </w:r>
      <w:r w:rsidR="006824A0" w:rsidRPr="007310A7">
        <w:rPr>
          <w:color w:val="000000" w:themeColor="text1"/>
        </w:rPr>
        <w:t xml:space="preserve"> </w:t>
      </w:r>
      <w:r w:rsidR="006824A0" w:rsidRPr="007310A7">
        <w:rPr>
          <w:color w:val="000000" w:themeColor="text1"/>
        </w:rPr>
        <w:fldChar w:fldCharType="begin"/>
      </w:r>
      <w:r w:rsidR="006824A0" w:rsidRPr="007310A7">
        <w:rPr>
          <w:color w:val="000000" w:themeColor="text1"/>
        </w:rPr>
        <w:instrText xml:space="preserve"> ADDIN ZOTERO_ITEM CSL_CITATION {"citationID":"nWIBYad1","properties":{"unsorted":false,"formattedCitation":"(vgl. auch Kl\\uc0\\u246{}ppel 2010)","plainCitation":"(vgl. auch Klöppel 2010)","noteIndex":0},"citationItems":[{"id":855,"uris":["http://zotero.org/users/local/owKliTIb/items/9P2YM8AS"],"itemData":{"id":855,"type":"book","publisher":"transcript","publisher-place":"Bielefeld","title":"XXOXY ungelöst. Hermaphroditismus, Sex und Gender in der deutschen Medizin","author":[{"family":"Klöppel","given":"Ulrike"}],"issued":{"date-parts":[["2010"]]}},"prefix":"vgl. auch"}],"schema":"https://github.com/citation-style-language/schema/raw/master/csl-citation.json"} </w:instrText>
      </w:r>
      <w:r w:rsidR="006824A0" w:rsidRPr="007310A7">
        <w:rPr>
          <w:color w:val="000000" w:themeColor="text1"/>
        </w:rPr>
        <w:fldChar w:fldCharType="separate"/>
      </w:r>
      <w:r w:rsidR="006824A0" w:rsidRPr="007310A7">
        <w:rPr>
          <w:rFonts w:ascii="Cambria" w:hAnsi="Cambria" w:cs="Times New Roman"/>
          <w:color w:val="000000" w:themeColor="text1"/>
        </w:rPr>
        <w:t>(vgl. auch Klöppel 2010)</w:t>
      </w:r>
      <w:r w:rsidR="006824A0" w:rsidRPr="007310A7">
        <w:rPr>
          <w:color w:val="000000" w:themeColor="text1"/>
        </w:rPr>
        <w:fldChar w:fldCharType="end"/>
      </w:r>
      <w:r w:rsidRPr="007310A7">
        <w:rPr>
          <w:color w:val="000000" w:themeColor="text1"/>
        </w:rPr>
        <w:t xml:space="preserve">. Dabei kann Medikalisierung </w:t>
      </w:r>
      <w:r w:rsidR="008E74D7" w:rsidRPr="007310A7">
        <w:rPr>
          <w:color w:val="000000" w:themeColor="text1"/>
        </w:rPr>
        <w:t xml:space="preserve">im Kontext von Zwang oder erlebter Alternativlosigkeit </w:t>
      </w:r>
      <w:r w:rsidRPr="007310A7">
        <w:rPr>
          <w:color w:val="000000" w:themeColor="text1"/>
        </w:rPr>
        <w:t>mit Gewalt einhergehen und zielt unabhängig von den bewussten Intentionen der Handelnden auf die körperliche Anpassung intergeschlechtlicher Menschen an zweigeschlechtliche Norm</w:t>
      </w:r>
      <w:r w:rsidR="00224276" w:rsidRPr="007310A7">
        <w:rPr>
          <w:color w:val="000000" w:themeColor="text1"/>
        </w:rPr>
        <w:t>en</w:t>
      </w:r>
      <w:r w:rsidRPr="007310A7">
        <w:rPr>
          <w:color w:val="000000" w:themeColor="text1"/>
        </w:rPr>
        <w:t xml:space="preserve">. </w:t>
      </w:r>
    </w:p>
    <w:p w14:paraId="29043753" w14:textId="3A4CFCB4" w:rsidR="005510E2" w:rsidRPr="007310A7" w:rsidRDefault="008011E5" w:rsidP="006824A0">
      <w:pPr>
        <w:pStyle w:val="berschrift3"/>
        <w:spacing w:before="360" w:after="240"/>
        <w:jc w:val="both"/>
        <w:rPr>
          <w:rFonts w:asciiTheme="minorHAnsi" w:hAnsiTheme="minorHAnsi"/>
          <w:b/>
          <w:color w:val="000000" w:themeColor="text1"/>
        </w:rPr>
      </w:pPr>
      <w:bookmarkStart w:id="19" w:name="_Toc233288758"/>
      <w:r w:rsidRPr="007310A7">
        <w:rPr>
          <w:rFonts w:asciiTheme="minorHAnsi" w:hAnsiTheme="minorHAnsi"/>
          <w:b/>
          <w:color w:val="000000" w:themeColor="text1"/>
        </w:rPr>
        <w:t>3</w:t>
      </w:r>
      <w:r w:rsidR="005510E2" w:rsidRPr="007310A7">
        <w:rPr>
          <w:rFonts w:asciiTheme="minorHAnsi" w:hAnsiTheme="minorHAnsi"/>
          <w:b/>
          <w:color w:val="000000" w:themeColor="text1"/>
        </w:rPr>
        <w:t>.3.</w:t>
      </w:r>
      <w:r w:rsidRPr="007310A7">
        <w:rPr>
          <w:rFonts w:asciiTheme="minorHAnsi" w:hAnsiTheme="minorHAnsi"/>
          <w:b/>
          <w:color w:val="000000" w:themeColor="text1"/>
        </w:rPr>
        <w:t>3</w:t>
      </w:r>
      <w:r w:rsidR="005510E2" w:rsidRPr="007310A7">
        <w:rPr>
          <w:rFonts w:asciiTheme="minorHAnsi" w:hAnsiTheme="minorHAnsi"/>
          <w:b/>
          <w:color w:val="000000" w:themeColor="text1"/>
        </w:rPr>
        <w:t>. Trauma und Traumafolgen: Verwendete Zugänge</w:t>
      </w:r>
      <w:bookmarkEnd w:id="19"/>
    </w:p>
    <w:p w14:paraId="285828B5" w14:textId="1074E331" w:rsidR="00821B37" w:rsidRPr="007310A7" w:rsidRDefault="005510E2" w:rsidP="005510E2">
      <w:pPr>
        <w:spacing w:line="360" w:lineRule="auto"/>
        <w:jc w:val="both"/>
        <w:rPr>
          <w:color w:val="000000" w:themeColor="text1"/>
        </w:rPr>
      </w:pPr>
      <w:r w:rsidRPr="0093306B">
        <w:rPr>
          <w:i/>
          <w:iCs/>
          <w:color w:val="000000" w:themeColor="text1"/>
        </w:rPr>
        <w:t>Spuren von Traumatisierung</w:t>
      </w:r>
      <w:r w:rsidR="002E47F1" w:rsidRPr="0093306B">
        <w:rPr>
          <w:i/>
          <w:iCs/>
          <w:color w:val="000000" w:themeColor="text1"/>
        </w:rPr>
        <w:t>en</w:t>
      </w:r>
      <w:r w:rsidRPr="007310A7">
        <w:rPr>
          <w:color w:val="000000" w:themeColor="text1"/>
        </w:rPr>
        <w:t xml:space="preserve"> </w:t>
      </w:r>
      <w:r w:rsidR="006824A0" w:rsidRPr="007310A7">
        <w:rPr>
          <w:color w:val="000000" w:themeColor="text1"/>
        </w:rPr>
        <w:fldChar w:fldCharType="begin"/>
      </w:r>
      <w:r w:rsidR="00F370E7">
        <w:rPr>
          <w:color w:val="000000" w:themeColor="text1"/>
        </w:rPr>
        <w:instrText xml:space="preserve"> ADDIN ZOTERO_ITEM CSL_CITATION {"citationID":"wL8YWI6G","properties":{"unsorted":false,"formattedCitation":"(vgl. Loch 2008)","plainCitation":"(vgl. Loch 2008)","dontUpdate":true,"noteIndex":0},"citationItems":[{"id":869,"uris":["http://zotero.org/users/local/owKliTIb/items/9GLC5XER"],"itemData":{"id":869,"type":"article-journal","container-title":"Forum Qualitative Sozialforschung","issue":"1","page":"Art. 54","title":"Spuren von Traumatisierungen in narrativen Interviews","volume":"9","author":[{"family":"Loch","given":"Ulrike"}],"issued":{"date-parts":[["2008"]]}},"prefix":"vgl."}],"schema":"https://github.com/citation-style-language/schema/raw/master/csl-citation.json"} </w:instrText>
      </w:r>
      <w:r w:rsidR="006824A0" w:rsidRPr="007310A7">
        <w:rPr>
          <w:color w:val="000000" w:themeColor="text1"/>
        </w:rPr>
        <w:fldChar w:fldCharType="separate"/>
      </w:r>
      <w:r w:rsidR="006824A0" w:rsidRPr="007310A7">
        <w:rPr>
          <w:rFonts w:ascii="Cambria" w:hAnsi="Cambria"/>
          <w:color w:val="000000" w:themeColor="text1"/>
        </w:rPr>
        <w:t>(Loch 2008)</w:t>
      </w:r>
      <w:r w:rsidR="006824A0" w:rsidRPr="007310A7">
        <w:rPr>
          <w:color w:val="000000" w:themeColor="text1"/>
        </w:rPr>
        <w:fldChar w:fldCharType="end"/>
      </w:r>
      <w:r w:rsidR="006824A0" w:rsidRPr="007310A7">
        <w:rPr>
          <w:color w:val="000000" w:themeColor="text1"/>
        </w:rPr>
        <w:t xml:space="preserve"> </w:t>
      </w:r>
      <w:r w:rsidRPr="007310A7">
        <w:rPr>
          <w:color w:val="000000" w:themeColor="text1"/>
        </w:rPr>
        <w:t>zeigten sich bereits zu einem frühen Zeitpunkt meiner Daten-</w:t>
      </w:r>
      <w:r w:rsidR="0093306B">
        <w:rPr>
          <w:color w:val="000000" w:themeColor="text1"/>
        </w:rPr>
        <w:t xml:space="preserve">Erhebung und </w:t>
      </w:r>
      <w:r w:rsidRPr="007310A7">
        <w:rPr>
          <w:color w:val="000000" w:themeColor="text1"/>
        </w:rPr>
        <w:t xml:space="preserve">Auswertung und prägten im weiteren Verlauf den analytischen Zugang zu </w:t>
      </w:r>
      <w:r w:rsidR="002E47F1" w:rsidRPr="007310A7">
        <w:rPr>
          <w:color w:val="000000" w:themeColor="text1"/>
        </w:rPr>
        <w:t xml:space="preserve">allen </w:t>
      </w:r>
      <w:r w:rsidRPr="007310A7">
        <w:rPr>
          <w:color w:val="000000" w:themeColor="text1"/>
        </w:rPr>
        <w:t>der</w:t>
      </w:r>
      <w:r w:rsidR="002E47F1" w:rsidRPr="007310A7">
        <w:rPr>
          <w:color w:val="000000" w:themeColor="text1"/>
        </w:rPr>
        <w:t xml:space="preserve"> vier</w:t>
      </w:r>
      <w:r w:rsidR="00DD62E0" w:rsidRPr="007310A7">
        <w:rPr>
          <w:color w:val="000000" w:themeColor="text1"/>
        </w:rPr>
        <w:t xml:space="preserve"> von mir</w:t>
      </w:r>
      <w:r w:rsidR="002E47F1" w:rsidRPr="007310A7">
        <w:rPr>
          <w:color w:val="000000" w:themeColor="text1"/>
        </w:rPr>
        <w:t xml:space="preserve"> </w:t>
      </w:r>
      <w:r w:rsidRPr="007310A7">
        <w:rPr>
          <w:color w:val="000000" w:themeColor="text1"/>
        </w:rPr>
        <w:t xml:space="preserve">rekonstruierten Biographien. </w:t>
      </w:r>
      <w:r w:rsidR="002713FC" w:rsidRPr="007310A7">
        <w:rPr>
          <w:color w:val="000000" w:themeColor="text1"/>
        </w:rPr>
        <w:t xml:space="preserve">Damit verbunden </w:t>
      </w:r>
      <w:r w:rsidRPr="007310A7">
        <w:rPr>
          <w:color w:val="000000" w:themeColor="text1"/>
        </w:rPr>
        <w:t>stellten sich im Laufe des Forschungsprozesses – sowie beim Verfassen dieses Kapitels – zwei zentrale Fragen: 1. Wie lässt sich aus sozialwissenschaftlicher Perspektive über psychisches Trauma schreiben</w:t>
      </w:r>
      <w:r w:rsidR="006F1D6A" w:rsidRPr="007310A7">
        <w:rPr>
          <w:color w:val="000000" w:themeColor="text1"/>
        </w:rPr>
        <w:t>,</w:t>
      </w:r>
      <w:r w:rsidRPr="007310A7">
        <w:rPr>
          <w:color w:val="000000" w:themeColor="text1"/>
        </w:rPr>
        <w:t xml:space="preserve"> und 2. wie kann im Rahmen einer medizin- und gewaltkritischen Forschungsarbeit zu den Erfahrungen intergeschlechtlicher Menschen </w:t>
      </w:r>
      <w:r w:rsidR="006F1D6A" w:rsidRPr="007310A7">
        <w:rPr>
          <w:color w:val="000000" w:themeColor="text1"/>
        </w:rPr>
        <w:t xml:space="preserve">in einer </w:t>
      </w:r>
      <w:r w:rsidRPr="007310A7">
        <w:rPr>
          <w:i/>
          <w:color w:val="000000" w:themeColor="text1"/>
        </w:rPr>
        <w:t>nicht-pathologisierende</w:t>
      </w:r>
      <w:r w:rsidR="006F1D6A" w:rsidRPr="007310A7">
        <w:rPr>
          <w:color w:val="000000" w:themeColor="text1"/>
        </w:rPr>
        <w:t xml:space="preserve">n Weise </w:t>
      </w:r>
      <w:r w:rsidRPr="007310A7">
        <w:rPr>
          <w:color w:val="000000" w:themeColor="text1"/>
        </w:rPr>
        <w:t xml:space="preserve">auf </w:t>
      </w:r>
      <w:r w:rsidR="00586D1D" w:rsidRPr="007310A7">
        <w:rPr>
          <w:color w:val="000000" w:themeColor="text1"/>
        </w:rPr>
        <w:t xml:space="preserve">psychologische </w:t>
      </w:r>
      <w:r w:rsidRPr="007310A7">
        <w:rPr>
          <w:color w:val="000000" w:themeColor="text1"/>
        </w:rPr>
        <w:t xml:space="preserve">Trauma-Konzepte Bezug genommen werden? </w:t>
      </w:r>
    </w:p>
    <w:p w14:paraId="0E59337E" w14:textId="24431AA1" w:rsidR="005510E2" w:rsidRPr="007310A7" w:rsidRDefault="005510E2" w:rsidP="005510E2">
      <w:pPr>
        <w:spacing w:line="360" w:lineRule="auto"/>
        <w:jc w:val="both"/>
        <w:rPr>
          <w:color w:val="000000" w:themeColor="text1"/>
        </w:rPr>
      </w:pPr>
      <w:r w:rsidRPr="007310A7">
        <w:rPr>
          <w:color w:val="000000" w:themeColor="text1"/>
        </w:rPr>
        <w:t xml:space="preserve">Da sich unterschiedliche </w:t>
      </w:r>
      <w:proofErr w:type="spellStart"/>
      <w:r w:rsidRPr="007310A7">
        <w:rPr>
          <w:color w:val="000000" w:themeColor="text1"/>
        </w:rPr>
        <w:t>psychotraumatologische</w:t>
      </w:r>
      <w:proofErr w:type="spellEnd"/>
      <w:r w:rsidRPr="007310A7">
        <w:rPr>
          <w:color w:val="000000" w:themeColor="text1"/>
        </w:rPr>
        <w:t xml:space="preserve"> Konzepte in der Auseinandersetzung mit den Lebensgeschichten der von mir interviewten Biograph*innen als empirisch hilfreich erwiesen haben, werde ich zunächst überblicksweise auf diese eingehen und sie mit biographieanalytischen Überlegungen verknüpfen. Daran anschließend wird die Verwendung </w:t>
      </w:r>
      <w:r w:rsidR="00821B37" w:rsidRPr="007310A7">
        <w:rPr>
          <w:color w:val="000000" w:themeColor="text1"/>
        </w:rPr>
        <w:t xml:space="preserve">und </w:t>
      </w:r>
      <w:r w:rsidR="00D109F9" w:rsidRPr="007310A7">
        <w:rPr>
          <w:color w:val="000000" w:themeColor="text1"/>
        </w:rPr>
        <w:t>medizin</w:t>
      </w:r>
      <w:r w:rsidR="00821B37" w:rsidRPr="007310A7">
        <w:rPr>
          <w:color w:val="000000" w:themeColor="text1"/>
        </w:rPr>
        <w:t xml:space="preserve">kritische Perspektivierung </w:t>
      </w:r>
      <w:r w:rsidRPr="007310A7">
        <w:rPr>
          <w:color w:val="000000" w:themeColor="text1"/>
        </w:rPr>
        <w:t xml:space="preserve">von </w:t>
      </w:r>
      <w:r w:rsidRPr="007310A7">
        <w:rPr>
          <w:color w:val="000000" w:themeColor="text1"/>
        </w:rPr>
        <w:lastRenderedPageBreak/>
        <w:t>Trauma-Konzepten in den Inter*Studien dargestellt und in Zusammenhang mit der Untersuchungsperspektive der vorliegenden Studie gestellt.</w:t>
      </w:r>
    </w:p>
    <w:p w14:paraId="510FF86A" w14:textId="2D649115" w:rsidR="005510E2" w:rsidRPr="007310A7" w:rsidRDefault="005510E2" w:rsidP="006824A0">
      <w:pPr>
        <w:spacing w:before="240" w:line="360" w:lineRule="auto"/>
        <w:jc w:val="both"/>
        <w:rPr>
          <w:color w:val="000000" w:themeColor="text1"/>
        </w:rPr>
      </w:pPr>
      <w:r w:rsidRPr="007310A7">
        <w:rPr>
          <w:color w:val="000000" w:themeColor="text1"/>
        </w:rPr>
        <w:t xml:space="preserve">Fischer und Riedesser definieren Trauma </w:t>
      </w:r>
      <w:r w:rsidR="00FD3EBE" w:rsidRPr="007310A7">
        <w:rPr>
          <w:color w:val="000000" w:themeColor="text1"/>
        </w:rPr>
        <w:t xml:space="preserve">in ihrem „Lehrbuch der Psychotraumatologie“ (2020) </w:t>
      </w:r>
      <w:r w:rsidRPr="007310A7">
        <w:rPr>
          <w:color w:val="000000" w:themeColor="text1"/>
        </w:rPr>
        <w:t>als ein „</w:t>
      </w:r>
      <w:proofErr w:type="spellStart"/>
      <w:r w:rsidRPr="007310A7">
        <w:rPr>
          <w:color w:val="000000" w:themeColor="text1"/>
        </w:rPr>
        <w:t>Diskrepanzerlebnis</w:t>
      </w:r>
      <w:proofErr w:type="spellEnd"/>
      <w:r w:rsidRPr="007310A7">
        <w:rPr>
          <w:color w:val="000000" w:themeColor="text1"/>
        </w:rPr>
        <w:t xml:space="preserve"> zwischen bedrohlichen Situationsfaktoren und den individuellen Bewältigungsmöglichkeiten, das mit Gefühlen von Hilflosigkeit und schutzloser Preisgabe einhergeht und so eine dauerhafte Erschütterung von Selbst- und Weltverhältnis bewirkt“ </w:t>
      </w:r>
      <w:r w:rsidR="00E1299C" w:rsidRPr="007310A7">
        <w:rPr>
          <w:color w:val="000000" w:themeColor="text1"/>
        </w:rPr>
        <w:fldChar w:fldCharType="begin"/>
      </w:r>
      <w:r w:rsidR="00F370E7">
        <w:rPr>
          <w:color w:val="000000" w:themeColor="text1"/>
        </w:rPr>
        <w:instrText xml:space="preserve"> ADDIN ZOTERO_ITEM CSL_CITATION {"citationID":"zFzOFFR7","properties":{"unsorted":false,"formattedCitation":"(ebd. 2020, 84)","plainCitation":"(ebd. 2020, 84)","dontUpdate":true,"noteIndex":0},"citationItems":[{"id":1216,"uris":["http://zotero.org/users/local/owKliTIb/items/7IS9RERU"],"itemData":{"id":1216,"type":"book","call-number":"616.852 106","collection-number":"8165","collection-title":"UTB","edition":"5. aktualisierte und erweiterte Auflage","ISBN":"978-3-8252-8769-6","language":"ger","publisher":"Ernst Reinhardt Verlag","publisher-place":"München","source":"BnF ISBN","title":"Lehrbuch der Psychotraumatologie","author":[{"family":"Fischer","given":"Gottfried"},{"family":"Riedesser","given":"Peter"}],"issued":{"date-parts":[["2020"]]}},"locator":"84","label":"page","suppress-author":true,"prefix":"ebd."}],"schema":"https://github.com/citation-style-language/schema/raw/master/csl-citation.json"} </w:instrText>
      </w:r>
      <w:r w:rsidR="00E1299C" w:rsidRPr="007310A7">
        <w:rPr>
          <w:color w:val="000000" w:themeColor="text1"/>
        </w:rPr>
        <w:fldChar w:fldCharType="separate"/>
      </w:r>
      <w:r w:rsidR="00E1299C" w:rsidRPr="007310A7">
        <w:rPr>
          <w:rFonts w:ascii="Cambria" w:hAnsi="Cambria"/>
          <w:color w:val="000000" w:themeColor="text1"/>
        </w:rPr>
        <w:t>(ebd., 84)</w:t>
      </w:r>
      <w:r w:rsidR="00E1299C" w:rsidRPr="007310A7">
        <w:rPr>
          <w:color w:val="000000" w:themeColor="text1"/>
        </w:rPr>
        <w:fldChar w:fldCharType="end"/>
      </w:r>
      <w:r w:rsidRPr="007310A7">
        <w:rPr>
          <w:color w:val="000000" w:themeColor="text1"/>
        </w:rPr>
        <w:t xml:space="preserve">. Dies impliziert, dass eine Traumatisierung nicht notwendigerweise an spezifische, in Diagnose-Manualen wie dem DSM aufgelistete, Auslöseereignisse gebunden sein muss </w:t>
      </w:r>
      <w:r w:rsidR="006824A0" w:rsidRPr="007310A7">
        <w:rPr>
          <w:color w:val="000000" w:themeColor="text1"/>
        </w:rPr>
        <w:fldChar w:fldCharType="begin"/>
      </w:r>
      <w:r w:rsidR="00347084" w:rsidRPr="007310A7">
        <w:rPr>
          <w:color w:val="000000" w:themeColor="text1"/>
        </w:rPr>
        <w:instrText xml:space="preserve"> ADDIN ZOTERO_ITEM CSL_CITATION {"citationID":"sscuKzEm","properties":{"unsorted":false,"formattedCitation":"(vgl. z.B. APA 2022)","plainCitation":"(vgl. z.B. APA 2022)","noteIndex":0},"citationItems":[{"id":625,"uris":["http://zotero.org/users/local/owKliTIb/items/4XSXRKSQ"],"itemData":{"id":625,"type":"book","DOI":"10.1093/jama/9780195176339.022.529","publisher":"Oxford University Press","title":"Diagnostic and statistical manual of mental disorders: DSM-5-TR","author":[{"literal":"American Psychiatric Association"}],"issued":{"date-parts":[["2022"]]}},"suppress-author":true,"prefix":"vgl. z.B. APA"}],"schema":"https://github.com/citation-style-language/schema/raw/master/csl-citation.json"} </w:instrText>
      </w:r>
      <w:r w:rsidR="006824A0" w:rsidRPr="007310A7">
        <w:rPr>
          <w:color w:val="000000" w:themeColor="text1"/>
        </w:rPr>
        <w:fldChar w:fldCharType="separate"/>
      </w:r>
      <w:r w:rsidR="00347084" w:rsidRPr="007310A7">
        <w:rPr>
          <w:rFonts w:ascii="Cambria" w:hAnsi="Cambria"/>
          <w:color w:val="000000" w:themeColor="text1"/>
        </w:rPr>
        <w:t>(vgl. z.B. APA 2022)</w:t>
      </w:r>
      <w:r w:rsidR="006824A0" w:rsidRPr="007310A7">
        <w:rPr>
          <w:color w:val="000000" w:themeColor="text1"/>
        </w:rPr>
        <w:fldChar w:fldCharType="end"/>
      </w:r>
      <w:r w:rsidRPr="007310A7">
        <w:rPr>
          <w:color w:val="000000" w:themeColor="text1"/>
        </w:rPr>
        <w:t xml:space="preserve">. Vielmehr kann auch eine Aufeinanderfolge psychisch </w:t>
      </w:r>
      <w:proofErr w:type="spellStart"/>
      <w:r w:rsidRPr="007310A7">
        <w:rPr>
          <w:color w:val="000000" w:themeColor="text1"/>
        </w:rPr>
        <w:t>unverarbeitbarer</w:t>
      </w:r>
      <w:proofErr w:type="spellEnd"/>
      <w:r w:rsidRPr="007310A7">
        <w:rPr>
          <w:color w:val="000000" w:themeColor="text1"/>
        </w:rPr>
        <w:t xml:space="preserve"> Erfahrungen, die als Einzelne nicht die Kriterien eines traumatischen Ereignisses </w:t>
      </w:r>
      <w:r w:rsidR="00174AD0" w:rsidRPr="007310A7">
        <w:rPr>
          <w:color w:val="000000" w:themeColor="text1"/>
        </w:rPr>
        <w:t>–</w:t>
      </w:r>
      <w:r w:rsidRPr="007310A7">
        <w:rPr>
          <w:color w:val="000000" w:themeColor="text1"/>
        </w:rPr>
        <w:t xml:space="preserve"> wie beispielsweise die akute Bedrohung des eigenen Lebens </w:t>
      </w:r>
      <w:r w:rsidR="00E1299C" w:rsidRPr="007310A7">
        <w:rPr>
          <w:color w:val="000000" w:themeColor="text1"/>
        </w:rPr>
        <w:t>–</w:t>
      </w:r>
      <w:r w:rsidRPr="007310A7">
        <w:rPr>
          <w:color w:val="000000" w:themeColor="text1"/>
        </w:rPr>
        <w:t xml:space="preserve"> erfüllen</w:t>
      </w:r>
      <w:r w:rsidR="009749C7" w:rsidRPr="007310A7">
        <w:rPr>
          <w:color w:val="000000" w:themeColor="text1"/>
        </w:rPr>
        <w:t>,</w:t>
      </w:r>
      <w:r w:rsidR="004C4498" w:rsidRPr="007310A7">
        <w:rPr>
          <w:color w:val="000000" w:themeColor="text1"/>
        </w:rPr>
        <w:t xml:space="preserve"> zu einem Trauma führen</w:t>
      </w:r>
      <w:r w:rsidR="00E1299C" w:rsidRPr="007310A7">
        <w:rPr>
          <w:color w:val="000000" w:themeColor="text1"/>
        </w:rPr>
        <w:t xml:space="preserve"> </w:t>
      </w:r>
      <w:r w:rsidR="00E1299C" w:rsidRPr="007310A7">
        <w:rPr>
          <w:color w:val="000000" w:themeColor="text1"/>
        </w:rPr>
        <w:fldChar w:fldCharType="begin"/>
      </w:r>
      <w:r w:rsidR="00335B4E" w:rsidRPr="007310A7">
        <w:rPr>
          <w:color w:val="000000" w:themeColor="text1"/>
        </w:rPr>
        <w:instrText xml:space="preserve"> ADDIN ZOTERO_ITEM CSL_CITATION {"citationID":"euCWx1gf","properties":{"unsorted":false,"formattedCitation":"(vgl. Fischer und Riedesser 2020)","plainCitation":"(vgl. Fischer und Riedesser 2020)","dontUpdate":true,"noteIndex":0},"citationItems":[{"id":1216,"uris":["http://zotero.org/users/local/owKliTIb/items/7IS9RERU"],"itemData":{"id":1216,"type":"book","call-number":"616.852 106","collection-number":"8165","collection-title":"UTB","edition":"5. aktualisierte und erweiterte Auflage","ISBN":"978-3-8252-8769-6","language":"ger","publisher":"Ernst Reinhardt Verlag","publisher-place":"München","source":"BnF ISBN","title":"Lehrbuch der Psychotraumatologie","author":[{"family":"Fischer","given":"Gottfried"},{"family":"Riedesser","given":"Peter"}],"issued":{"date-parts":[["2020"]]}},"prefix":"vgl."}],"schema":"https://github.com/citation-style-language/schema/raw/master/csl-citation.json"} </w:instrText>
      </w:r>
      <w:r w:rsidR="00E1299C" w:rsidRPr="007310A7">
        <w:rPr>
          <w:color w:val="000000" w:themeColor="text1"/>
        </w:rPr>
        <w:fldChar w:fldCharType="separate"/>
      </w:r>
      <w:r w:rsidR="00E1299C" w:rsidRPr="007310A7">
        <w:rPr>
          <w:rFonts w:ascii="Cambria" w:hAnsi="Cambria"/>
          <w:color w:val="000000" w:themeColor="text1"/>
        </w:rPr>
        <w:t>(vgl. Fischer, Riedesser 2020)</w:t>
      </w:r>
      <w:r w:rsidR="00E1299C" w:rsidRPr="007310A7">
        <w:rPr>
          <w:color w:val="000000" w:themeColor="text1"/>
        </w:rPr>
        <w:fldChar w:fldCharType="end"/>
      </w:r>
      <w:r w:rsidRPr="007310A7">
        <w:rPr>
          <w:color w:val="000000" w:themeColor="text1"/>
        </w:rPr>
        <w:t xml:space="preserve">. Relevant aus </w:t>
      </w:r>
      <w:proofErr w:type="spellStart"/>
      <w:r w:rsidRPr="007310A7">
        <w:rPr>
          <w:color w:val="000000" w:themeColor="text1"/>
        </w:rPr>
        <w:t>Biographieforschungs</w:t>
      </w:r>
      <w:proofErr w:type="spellEnd"/>
      <w:r w:rsidRPr="007310A7">
        <w:rPr>
          <w:color w:val="000000" w:themeColor="text1"/>
        </w:rPr>
        <w:t>-Perspektive ist, dass es nicht allein die Schwere eines gewaltförmigen Ereignisses, sondern vielmehr die verunmöglichte Integration des Erlebten in den biographischen Erinnerungs- und Bedeutungszusammenhang ist,</w:t>
      </w:r>
      <w:r w:rsidR="00C86862" w:rsidRPr="007310A7">
        <w:rPr>
          <w:color w:val="000000" w:themeColor="text1"/>
        </w:rPr>
        <w:t xml:space="preserve"> </w:t>
      </w:r>
      <w:r w:rsidRPr="007310A7">
        <w:rPr>
          <w:color w:val="000000" w:themeColor="text1"/>
        </w:rPr>
        <w:t>was</w:t>
      </w:r>
      <w:r w:rsidR="00C86862" w:rsidRPr="007310A7">
        <w:rPr>
          <w:color w:val="000000" w:themeColor="text1"/>
        </w:rPr>
        <w:t xml:space="preserve"> </w:t>
      </w:r>
      <w:r w:rsidRPr="007310A7">
        <w:rPr>
          <w:color w:val="000000" w:themeColor="text1"/>
        </w:rPr>
        <w:t xml:space="preserve">das  Trauma als solches ausmacht </w:t>
      </w:r>
      <w:r w:rsidR="00347084" w:rsidRPr="007310A7">
        <w:rPr>
          <w:color w:val="000000" w:themeColor="text1"/>
        </w:rPr>
        <w:fldChar w:fldCharType="begin"/>
      </w:r>
      <w:r w:rsidR="00F370E7">
        <w:rPr>
          <w:color w:val="000000" w:themeColor="text1"/>
        </w:rPr>
        <w:instrText xml:space="preserve"> ADDIN ZOTERO_ITEM CSL_CITATION {"citationID":"4MtwxuXH","properties":{"unsorted":false,"formattedCitation":"(vgl. Galleitner, Loch, Schulze 2012, 6f., 33f., zitiert nach Zillig 2016, 63)","plainCitation":"(vgl. Galleitner, Loch, Schulze 2012, 6f., 33f., zitiert nach Zillig 2016, 63)","dontUpdate":true,"noteIndex":0},"citationItems":[{"id":694,"uris":["http://zotero.org/users/local/owKliTIb/items/3JJIX7I2"],"itemData":{"id":694,"type":"book","publisher":"Barbara Budrich","publisher-place":"Opladen/Berlin/Toronto","title":"Komplex traumatisierte Mütter. Biografische Verläufe im Spannungsfeld von Traumatherapie, Psychiatrie und Jugendhilfe. Rekonstruktive Forschung in der Sozialen Arbeit, Band 18","author":[{"family":"Zillig","given":"Ute"}],"issued":{"date-parts":[["2016"]]}},"locator":"63","label":"page","prefix":"vgl. Galleitner, Loch, Schulze 2012, 6f., 33f., zitiert nach"}],"schema":"https://github.com/citation-style-language/schema/raw/master/csl-citation.json"} </w:instrText>
      </w:r>
      <w:r w:rsidR="00347084" w:rsidRPr="007310A7">
        <w:rPr>
          <w:color w:val="000000" w:themeColor="text1"/>
        </w:rPr>
        <w:fldChar w:fldCharType="separate"/>
      </w:r>
      <w:r w:rsidR="00347084" w:rsidRPr="007310A7">
        <w:rPr>
          <w:rFonts w:ascii="Cambria" w:hAnsi="Cambria"/>
          <w:color w:val="000000" w:themeColor="text1"/>
        </w:rPr>
        <w:t xml:space="preserve">(vgl. </w:t>
      </w:r>
      <w:proofErr w:type="spellStart"/>
      <w:r w:rsidR="00347084" w:rsidRPr="007310A7">
        <w:rPr>
          <w:rFonts w:ascii="Cambria" w:hAnsi="Cambria"/>
          <w:color w:val="000000" w:themeColor="text1"/>
        </w:rPr>
        <w:t>Galleitner</w:t>
      </w:r>
      <w:proofErr w:type="spellEnd"/>
      <w:r w:rsidR="00F1670C" w:rsidRPr="007310A7">
        <w:rPr>
          <w:rFonts w:ascii="Cambria" w:hAnsi="Cambria"/>
          <w:color w:val="000000" w:themeColor="text1"/>
        </w:rPr>
        <w:t xml:space="preserve"> et al.</w:t>
      </w:r>
      <w:r w:rsidR="00347084" w:rsidRPr="007310A7">
        <w:rPr>
          <w:rFonts w:ascii="Cambria" w:hAnsi="Cambria"/>
          <w:color w:val="000000" w:themeColor="text1"/>
        </w:rPr>
        <w:t xml:space="preserve"> 2012, 6f., 33f., zitiert nach Zillig 2016, 63)</w:t>
      </w:r>
      <w:r w:rsidR="00347084" w:rsidRPr="007310A7">
        <w:rPr>
          <w:color w:val="000000" w:themeColor="text1"/>
        </w:rPr>
        <w:fldChar w:fldCharType="end"/>
      </w:r>
      <w:r w:rsidRPr="007310A7">
        <w:rPr>
          <w:color w:val="000000" w:themeColor="text1"/>
        </w:rPr>
        <w:t>.</w:t>
      </w:r>
    </w:p>
    <w:p w14:paraId="1C8CA995" w14:textId="089984BB" w:rsidR="00805AEC" w:rsidRPr="007310A7" w:rsidRDefault="008C3F03" w:rsidP="005510E2">
      <w:pPr>
        <w:spacing w:line="360" w:lineRule="auto"/>
        <w:jc w:val="both"/>
        <w:rPr>
          <w:color w:val="000000" w:themeColor="text1"/>
        </w:rPr>
      </w:pPr>
      <w:r w:rsidRPr="007310A7">
        <w:rPr>
          <w:color w:val="000000" w:themeColor="text1"/>
        </w:rPr>
        <w:t xml:space="preserve">Anschlussfähig </w:t>
      </w:r>
      <w:r w:rsidR="005510E2" w:rsidRPr="007310A7">
        <w:rPr>
          <w:color w:val="000000" w:themeColor="text1"/>
        </w:rPr>
        <w:t xml:space="preserve">an das o.g. Verständnis verstehen </w:t>
      </w:r>
      <w:proofErr w:type="spellStart"/>
      <w:r w:rsidR="005510E2" w:rsidRPr="007310A7">
        <w:rPr>
          <w:color w:val="000000" w:themeColor="text1"/>
        </w:rPr>
        <w:t>Nijenhuis</w:t>
      </w:r>
      <w:proofErr w:type="spellEnd"/>
      <w:r w:rsidR="005510E2" w:rsidRPr="007310A7">
        <w:rPr>
          <w:color w:val="000000" w:themeColor="text1"/>
        </w:rPr>
        <w:t xml:space="preserve"> und van der Hart </w:t>
      </w:r>
      <w:r w:rsidR="00347084" w:rsidRPr="007310A7">
        <w:rPr>
          <w:color w:val="000000" w:themeColor="text1"/>
        </w:rPr>
        <w:fldChar w:fldCharType="begin"/>
      </w:r>
      <w:r w:rsidR="00347084" w:rsidRPr="007310A7">
        <w:rPr>
          <w:color w:val="000000" w:themeColor="text1"/>
        </w:rPr>
        <w:instrText xml:space="preserve"> ADDIN ZOTERO_ITEM CSL_CITATION {"citationID":"xf99OKRZ","properties":{"unsorted":false,"formattedCitation":"(2011)","plainCitation":"(2011)","noteIndex":0},"citationItems":[{"id":661,"uris":["http://zotero.org/users/local/owKliTIb/items/2EXQTBX9"],"itemData":{"id":661,"type":"article-journal","container-title":"Journal of trauma &amp; dissociation : the official journal of the International Society for the Study of Dissociation (ISSD)","DOI":"10.1080/15299732.2011.570592","issue":"4","page":"416–445","publisher":"Informa UK Limited","title":"Dissociation in trauma: a new definition and comparison with previous formulations","volume":"12","author":[{"family":"Nijenhuis","given":"E. R."},{"family":"Hart","given":"O.","non-dropping-particle":"van der"}],"issued":{"date-parts":[["2011"]]}},"suppress-author":true}],"schema":"https://github.com/citation-style-language/schema/raw/master/csl-citation.json"} </w:instrText>
      </w:r>
      <w:r w:rsidR="00347084" w:rsidRPr="007310A7">
        <w:rPr>
          <w:color w:val="000000" w:themeColor="text1"/>
        </w:rPr>
        <w:fldChar w:fldCharType="separate"/>
      </w:r>
      <w:r w:rsidR="00347084" w:rsidRPr="007310A7">
        <w:rPr>
          <w:rFonts w:ascii="Cambria" w:hAnsi="Cambria"/>
          <w:color w:val="000000" w:themeColor="text1"/>
        </w:rPr>
        <w:t>(2011)</w:t>
      </w:r>
      <w:r w:rsidR="00347084" w:rsidRPr="007310A7">
        <w:rPr>
          <w:color w:val="000000" w:themeColor="text1"/>
        </w:rPr>
        <w:fldChar w:fldCharType="end"/>
      </w:r>
      <w:r w:rsidR="00347084" w:rsidRPr="007310A7">
        <w:rPr>
          <w:color w:val="000000" w:themeColor="text1"/>
        </w:rPr>
        <w:t xml:space="preserve"> </w:t>
      </w:r>
      <w:r w:rsidR="005510E2" w:rsidRPr="007310A7">
        <w:rPr>
          <w:color w:val="000000" w:themeColor="text1"/>
        </w:rPr>
        <w:t xml:space="preserve">psychische Traumatisierung als eine persistierende psycho-biologische Verletzung, deren Entstehung sowohl durch die Verarbeitungsmöglichkeiten der Psyche und des Nervensystems, als auch durch biographische, soziale bzw. Umfeld-assoziierte Faktoren bedingt ist </w:t>
      </w:r>
      <w:r w:rsidR="000C1BEF" w:rsidRPr="007310A7">
        <w:rPr>
          <w:color w:val="000000" w:themeColor="text1"/>
        </w:rPr>
        <w:fldChar w:fldCharType="begin"/>
      </w:r>
      <w:r w:rsidR="00F370E7">
        <w:rPr>
          <w:color w:val="000000" w:themeColor="text1"/>
        </w:rPr>
        <w:instrText xml:space="preserve"> ADDIN ZOTERO_ITEM CSL_CITATION {"citationID":"5ZJlqJDo","properties":{"unsorted":false,"formattedCitation":"(vgl. E. R. Nijenhuis und van der Hart 2011)","plainCitation":"(vgl. E. R. Nijenhuis und van der Hart 2011)","dontUpdate":true,"noteIndex":0},"citationItems":[{"id":661,"uris":["http://zotero.org/users/local/owKliTIb/items/2EXQTBX9"],"itemData":{"id":661,"type":"article-journal","container-title":"Journal of trauma &amp; dissociation : the official journal of the International Society for the Study of Dissociation (ISSD)","DOI":"10.1080/15299732.2011.570592","issue":"4","page":"416–445","publisher":"Informa UK Limited","title":"Dissociation in trauma: a new definition and comparison with previous formulations","volume":"12","author":[{"family":"Nijenhuis","given":"E. R."},{"family":"Hart","given":"O.","non-dropping-particle":"van der"}],"issued":{"date-parts":[["2011"]]}},"prefix":"vgl."}],"schema":"https://github.com/citation-style-language/schema/raw/master/csl-citation.json"} </w:instrText>
      </w:r>
      <w:r w:rsidR="000C1BEF" w:rsidRPr="007310A7">
        <w:rPr>
          <w:color w:val="000000" w:themeColor="text1"/>
        </w:rPr>
        <w:fldChar w:fldCharType="separate"/>
      </w:r>
      <w:r w:rsidR="000660B7" w:rsidRPr="007310A7">
        <w:rPr>
          <w:rFonts w:ascii="Cambria" w:hAnsi="Cambria"/>
          <w:color w:val="000000" w:themeColor="text1"/>
        </w:rPr>
        <w:t xml:space="preserve">(vgl. </w:t>
      </w:r>
      <w:proofErr w:type="spellStart"/>
      <w:r w:rsidR="000660B7" w:rsidRPr="007310A7">
        <w:rPr>
          <w:rFonts w:ascii="Cambria" w:hAnsi="Cambria"/>
          <w:color w:val="000000" w:themeColor="text1"/>
        </w:rPr>
        <w:t>Nijenhuis</w:t>
      </w:r>
      <w:proofErr w:type="spellEnd"/>
      <w:r w:rsidR="000660B7" w:rsidRPr="007310A7">
        <w:rPr>
          <w:rFonts w:ascii="Cambria" w:hAnsi="Cambria"/>
          <w:color w:val="000000" w:themeColor="text1"/>
        </w:rPr>
        <w:t xml:space="preserve"> und van der Hart 2011)</w:t>
      </w:r>
      <w:r w:rsidR="000C1BEF" w:rsidRPr="007310A7">
        <w:rPr>
          <w:color w:val="000000" w:themeColor="text1"/>
        </w:rPr>
        <w:fldChar w:fldCharType="end"/>
      </w:r>
      <w:r w:rsidR="005510E2" w:rsidRPr="007310A7">
        <w:rPr>
          <w:color w:val="000000" w:themeColor="text1"/>
        </w:rPr>
        <w:t xml:space="preserve">. Damit ist einerseits die psychische Integrationsfähigkeit einer Person gemeint, die im Zuge des Traumas überschritten wird, als auch die mehr oder weniger vorhandene Unterstützung durch Bezugspersonen sowie vorherige belastende oder bereits </w:t>
      </w:r>
      <w:r w:rsidR="00B02F5D" w:rsidRPr="007310A7">
        <w:rPr>
          <w:color w:val="000000" w:themeColor="text1"/>
        </w:rPr>
        <w:t xml:space="preserve">erfahrene </w:t>
      </w:r>
      <w:r w:rsidR="005510E2" w:rsidRPr="007310A7">
        <w:rPr>
          <w:color w:val="000000" w:themeColor="text1"/>
        </w:rPr>
        <w:t xml:space="preserve">traumatische Erlebnisse </w:t>
      </w:r>
      <w:r w:rsidR="000C1BEF" w:rsidRPr="007310A7">
        <w:rPr>
          <w:color w:val="000000" w:themeColor="text1"/>
        </w:rPr>
        <w:fldChar w:fldCharType="begin"/>
      </w:r>
      <w:r w:rsidR="00F370E7">
        <w:rPr>
          <w:color w:val="000000" w:themeColor="text1"/>
        </w:rPr>
        <w:instrText xml:space="preserve"> ADDIN ZOTERO_ITEM CSL_CITATION {"citationID":"dHeoHgCN","properties":{"unsorted":false,"formattedCitation":"(vgl. Brewin, Andrews, &amp; Valentine, 2000, Ozer, Best, Lipsey, Weiss, 2003 zitiert nach E. R. Nijenhuis und van der Hart 2011)","plainCitation":"(vgl. Brewin, Andrews, &amp; Valentine, 2000, Ozer, Best, Lipsey, Weiss, 2003 zitiert nach E. R. Nijenhuis und van der Hart 2011)","dontUpdate":true,"noteIndex":0},"citationItems":[{"id":661,"uris":["http://zotero.org/users/local/owKliTIb/items/2EXQTBX9"],"itemData":{"id":661,"type":"article-journal","container-title":"Journal of trauma &amp; dissociation : the official journal of the International Society for the Study of Dissociation (ISSD)","DOI":"10.1080/15299732.2011.570592","issue":"4","page":"416–445","publisher":"Informa UK Limited","title":"Dissociation in trauma: a new definition and comparison with previous formulations","volume":"12","author":[{"family":"Nijenhuis","given":"E. R."},{"family":"Hart","given":"O.","non-dropping-particle":"van der"}],"issued":{"date-parts":[["2011"]]}},"prefix":"vgl. Brewin, Andrews, &amp; Valentine, 2000, Ozer, Best, Lipsey, Weiss, 2003 zitiert nach"}],"schema":"https://github.com/citation-style-language/schema/raw/master/csl-citation.json"} </w:instrText>
      </w:r>
      <w:r w:rsidR="000C1BEF" w:rsidRPr="007310A7">
        <w:rPr>
          <w:color w:val="000000" w:themeColor="text1"/>
        </w:rPr>
        <w:fldChar w:fldCharType="separate"/>
      </w:r>
      <w:r w:rsidR="000660B7" w:rsidRPr="007310A7">
        <w:rPr>
          <w:rFonts w:ascii="Cambria" w:hAnsi="Cambria"/>
          <w:color w:val="000000" w:themeColor="text1"/>
        </w:rPr>
        <w:t xml:space="preserve">(vgl. </w:t>
      </w:r>
      <w:proofErr w:type="spellStart"/>
      <w:r w:rsidR="000660B7" w:rsidRPr="007310A7">
        <w:rPr>
          <w:rFonts w:ascii="Cambria" w:hAnsi="Cambria"/>
          <w:color w:val="000000" w:themeColor="text1"/>
        </w:rPr>
        <w:t>Brewin</w:t>
      </w:r>
      <w:proofErr w:type="spellEnd"/>
      <w:r w:rsidR="00617818" w:rsidRPr="007310A7">
        <w:rPr>
          <w:rFonts w:ascii="Cambria" w:hAnsi="Cambria"/>
          <w:color w:val="000000" w:themeColor="text1"/>
        </w:rPr>
        <w:t xml:space="preserve"> et al</w:t>
      </w:r>
      <w:r w:rsidR="00C86862" w:rsidRPr="007310A7">
        <w:rPr>
          <w:rFonts w:ascii="Cambria" w:hAnsi="Cambria"/>
          <w:color w:val="000000" w:themeColor="text1"/>
        </w:rPr>
        <w:t>.</w:t>
      </w:r>
      <w:r w:rsidR="000660B7" w:rsidRPr="007310A7">
        <w:rPr>
          <w:rFonts w:ascii="Cambria" w:hAnsi="Cambria"/>
          <w:color w:val="000000" w:themeColor="text1"/>
        </w:rPr>
        <w:t xml:space="preserve">, 2000, </w:t>
      </w:r>
      <w:proofErr w:type="spellStart"/>
      <w:r w:rsidR="000660B7" w:rsidRPr="007310A7">
        <w:rPr>
          <w:rFonts w:ascii="Cambria" w:hAnsi="Cambria"/>
          <w:color w:val="000000" w:themeColor="text1"/>
        </w:rPr>
        <w:t>Ozer</w:t>
      </w:r>
      <w:proofErr w:type="spellEnd"/>
      <w:r w:rsidR="00617818" w:rsidRPr="007310A7">
        <w:rPr>
          <w:rFonts w:ascii="Cambria" w:hAnsi="Cambria"/>
          <w:color w:val="000000" w:themeColor="text1"/>
        </w:rPr>
        <w:t xml:space="preserve"> et al. </w:t>
      </w:r>
      <w:r w:rsidR="000660B7" w:rsidRPr="007310A7">
        <w:rPr>
          <w:rFonts w:ascii="Cambria" w:hAnsi="Cambria"/>
          <w:color w:val="000000" w:themeColor="text1"/>
        </w:rPr>
        <w:t xml:space="preserve">2003 zitiert nach </w:t>
      </w:r>
      <w:proofErr w:type="spellStart"/>
      <w:r w:rsidR="000660B7" w:rsidRPr="007310A7">
        <w:rPr>
          <w:rFonts w:ascii="Cambria" w:hAnsi="Cambria"/>
          <w:color w:val="000000" w:themeColor="text1"/>
        </w:rPr>
        <w:t>Nijenhuis</w:t>
      </w:r>
      <w:proofErr w:type="spellEnd"/>
      <w:r w:rsidR="000660B7" w:rsidRPr="007310A7">
        <w:rPr>
          <w:rFonts w:ascii="Cambria" w:hAnsi="Cambria"/>
          <w:color w:val="000000" w:themeColor="text1"/>
        </w:rPr>
        <w:t xml:space="preserve"> und van der Hart 2011)</w:t>
      </w:r>
      <w:r w:rsidR="000C1BEF" w:rsidRPr="007310A7">
        <w:rPr>
          <w:color w:val="000000" w:themeColor="text1"/>
        </w:rPr>
        <w:fldChar w:fldCharType="end"/>
      </w:r>
      <w:r w:rsidR="005510E2" w:rsidRPr="007310A7">
        <w:rPr>
          <w:color w:val="000000" w:themeColor="text1"/>
        </w:rPr>
        <w:t xml:space="preserve">. </w:t>
      </w:r>
    </w:p>
    <w:p w14:paraId="6C42263B" w14:textId="77777777" w:rsidR="0035472B" w:rsidRDefault="005510E2" w:rsidP="005510E2">
      <w:pPr>
        <w:spacing w:line="360" w:lineRule="auto"/>
        <w:jc w:val="both"/>
        <w:rPr>
          <w:color w:val="000000" w:themeColor="text1"/>
        </w:rPr>
      </w:pPr>
      <w:r w:rsidRPr="007310A7">
        <w:rPr>
          <w:color w:val="000000" w:themeColor="text1"/>
        </w:rPr>
        <w:t xml:space="preserve">Unter Berücksichtigung neurobiologischer Forschungserkenntnisse zum Phänomen </w:t>
      </w:r>
      <w:r w:rsidR="0018239F" w:rsidRPr="007310A7">
        <w:rPr>
          <w:color w:val="000000" w:themeColor="text1"/>
        </w:rPr>
        <w:t xml:space="preserve">psychischer </w:t>
      </w:r>
      <w:r w:rsidRPr="007310A7">
        <w:rPr>
          <w:color w:val="000000" w:themeColor="text1"/>
        </w:rPr>
        <w:t xml:space="preserve">Dissoziation und deren Folgen entwickeln </w:t>
      </w:r>
      <w:proofErr w:type="spellStart"/>
      <w:r w:rsidRPr="007310A7">
        <w:rPr>
          <w:color w:val="000000" w:themeColor="text1"/>
        </w:rPr>
        <w:t>Nijenhuis</w:t>
      </w:r>
      <w:proofErr w:type="spellEnd"/>
      <w:r w:rsidRPr="007310A7">
        <w:rPr>
          <w:color w:val="000000" w:themeColor="text1"/>
        </w:rPr>
        <w:t xml:space="preserve"> und KollegInnen ein in dieser Form neues </w:t>
      </w:r>
      <w:proofErr w:type="spellStart"/>
      <w:r w:rsidRPr="007310A7">
        <w:rPr>
          <w:color w:val="000000" w:themeColor="text1"/>
        </w:rPr>
        <w:t>Trauma-und</w:t>
      </w:r>
      <w:proofErr w:type="spellEnd"/>
      <w:r w:rsidRPr="007310A7">
        <w:rPr>
          <w:color w:val="000000" w:themeColor="text1"/>
        </w:rPr>
        <w:t xml:space="preserve"> Traumafolge-Konzept</w:t>
      </w:r>
      <w:r w:rsidR="00956CB0" w:rsidRPr="007310A7">
        <w:rPr>
          <w:color w:val="000000" w:themeColor="text1"/>
        </w:rPr>
        <w:t xml:space="preserve">. Diesem liegt die </w:t>
      </w:r>
      <w:r w:rsidRPr="007310A7">
        <w:rPr>
          <w:color w:val="000000" w:themeColor="text1"/>
        </w:rPr>
        <w:t xml:space="preserve">Annahme </w:t>
      </w:r>
      <w:r w:rsidR="00C86862" w:rsidRPr="007310A7">
        <w:rPr>
          <w:color w:val="000000" w:themeColor="text1"/>
        </w:rPr>
        <w:t>z</w:t>
      </w:r>
      <w:r w:rsidRPr="007310A7">
        <w:rPr>
          <w:color w:val="000000" w:themeColor="text1"/>
        </w:rPr>
        <w:t xml:space="preserve">ugrunde, dass komplexe Gewalt- und Belastungserfahrungen </w:t>
      </w:r>
      <w:r w:rsidRPr="007310A7">
        <w:rPr>
          <w:color w:val="000000" w:themeColor="text1"/>
        </w:rPr>
        <w:lastRenderedPageBreak/>
        <w:t xml:space="preserve">mittels dissoziativer Prozesse eine psychische Aufspaltung des erlebenden Selbst zu Folge haben können, so dass </w:t>
      </w:r>
      <w:proofErr w:type="spellStart"/>
      <w:r w:rsidR="00460BC7" w:rsidRPr="007310A7">
        <w:rPr>
          <w:color w:val="000000" w:themeColor="text1"/>
        </w:rPr>
        <w:t>von einander</w:t>
      </w:r>
      <w:proofErr w:type="spellEnd"/>
      <w:r w:rsidR="00460BC7" w:rsidRPr="007310A7">
        <w:rPr>
          <w:color w:val="000000" w:themeColor="text1"/>
        </w:rPr>
        <w:t xml:space="preserve"> getrennte </w:t>
      </w:r>
      <w:r w:rsidRPr="007310A7">
        <w:rPr>
          <w:color w:val="000000" w:themeColor="text1"/>
        </w:rPr>
        <w:t xml:space="preserve">emotionale, Trauma-nahe und funktionale, </w:t>
      </w:r>
      <w:r w:rsidR="00460BC7" w:rsidRPr="007310A7">
        <w:rPr>
          <w:color w:val="000000" w:themeColor="text1"/>
        </w:rPr>
        <w:t>A</w:t>
      </w:r>
      <w:r w:rsidRPr="007310A7">
        <w:rPr>
          <w:color w:val="000000" w:themeColor="text1"/>
        </w:rPr>
        <w:t xml:space="preserve">lltags-orientierte Selbst-Anteile entstehen </w:t>
      </w:r>
      <w:r w:rsidR="000660B7" w:rsidRPr="007310A7">
        <w:rPr>
          <w:color w:val="000000" w:themeColor="text1"/>
        </w:rPr>
        <w:fldChar w:fldCharType="begin"/>
      </w:r>
      <w:r w:rsidR="000660B7" w:rsidRPr="007310A7">
        <w:rPr>
          <w:color w:val="000000" w:themeColor="text1"/>
        </w:rPr>
        <w:instrText xml:space="preserve"> ADDIN ZOTERO_ITEM CSL_CITATION {"citationID":"2FEUnxAG","properties":{"unsorted":false,"formattedCitation":"(vgl. Nijenhuis et al. 2010; Nijenhuis 2015)","plainCitation":"(vgl. Nijenhuis et al. 2010; Nijenhuis 2015)","noteIndex":0},"citationItems":[{"id":659,"uris":["http://zotero.org/users/local/owKliTIb/items/5KTH8Q3U"],"itemData":{"id":659,"type":"article-journal","container-title":"Activitas Nervosa Superior","DOI":"10.1007/bf03379560","issue":"1","page":"1-23","publisher":"Springer Science and Business Media LLC","title":"Trauma-related structural dissociation of the personality","volume":"52","author":[{"family":"Nijenhuis","given":"Ellert"},{"family":"Hart","given":"Onno","dropping-particle":"van der"},{"family":"Steele","given":"Kathy"}],"issued":{"date-parts":[["2010"]]}},"suppress-author":true,"prefix":"vgl. Nijenhuis et al."},{"id":663,"uris":["http://zotero.org/users/local/owKliTIb/items/UKS9K79Y"],"itemData":{"id":663,"type":"book","publisher":"Vandenhoeck &amp; Ruprecht","publisher-place":"Göttingen","title":"The trinity of trauma: Ignorance, fragility, and control. Volume I: The evolving concept of trauma","author":[{"family":"Nijenhuis","given":"E. R. S."}],"issued":{"date-parts":[["2015"]]}},"suppress-author":true,"prefix":"Nijenhuis"}],"schema":"https://github.com/citation-style-language/schema/raw/master/csl-citation.json"} </w:instrText>
      </w:r>
      <w:r w:rsidR="000660B7" w:rsidRPr="007310A7">
        <w:rPr>
          <w:color w:val="000000" w:themeColor="text1"/>
        </w:rPr>
        <w:fldChar w:fldCharType="separate"/>
      </w:r>
      <w:r w:rsidR="000660B7" w:rsidRPr="007310A7">
        <w:rPr>
          <w:rFonts w:ascii="Cambria" w:hAnsi="Cambria"/>
          <w:color w:val="000000" w:themeColor="text1"/>
        </w:rPr>
        <w:t xml:space="preserve">(vgl. </w:t>
      </w:r>
      <w:proofErr w:type="spellStart"/>
      <w:r w:rsidR="000660B7" w:rsidRPr="007310A7">
        <w:rPr>
          <w:rFonts w:ascii="Cambria" w:hAnsi="Cambria"/>
          <w:color w:val="000000" w:themeColor="text1"/>
        </w:rPr>
        <w:t>Nijenhuis</w:t>
      </w:r>
      <w:proofErr w:type="spellEnd"/>
      <w:r w:rsidR="000660B7" w:rsidRPr="007310A7">
        <w:rPr>
          <w:rFonts w:ascii="Cambria" w:hAnsi="Cambria"/>
          <w:color w:val="000000" w:themeColor="text1"/>
        </w:rPr>
        <w:t xml:space="preserve"> et al. 2010; </w:t>
      </w:r>
      <w:proofErr w:type="spellStart"/>
      <w:r w:rsidR="000660B7" w:rsidRPr="007310A7">
        <w:rPr>
          <w:rFonts w:ascii="Cambria" w:hAnsi="Cambria"/>
          <w:color w:val="000000" w:themeColor="text1"/>
        </w:rPr>
        <w:t>Nijenhuis</w:t>
      </w:r>
      <w:proofErr w:type="spellEnd"/>
      <w:r w:rsidR="000660B7" w:rsidRPr="007310A7">
        <w:rPr>
          <w:rFonts w:ascii="Cambria" w:hAnsi="Cambria"/>
          <w:color w:val="000000" w:themeColor="text1"/>
        </w:rPr>
        <w:t xml:space="preserve"> 2015)</w:t>
      </w:r>
      <w:r w:rsidR="000660B7" w:rsidRPr="007310A7">
        <w:rPr>
          <w:color w:val="000000" w:themeColor="text1"/>
        </w:rPr>
        <w:fldChar w:fldCharType="end"/>
      </w:r>
      <w:r w:rsidRPr="007310A7">
        <w:rPr>
          <w:color w:val="000000" w:themeColor="text1"/>
        </w:rPr>
        <w:t>.</w:t>
      </w:r>
      <w:r w:rsidRPr="007310A7">
        <w:rPr>
          <w:rStyle w:val="Funotenzeichen"/>
          <w:color w:val="000000" w:themeColor="text1"/>
        </w:rPr>
        <w:footnoteReference w:id="19"/>
      </w:r>
      <w:r w:rsidRPr="007310A7">
        <w:rPr>
          <w:color w:val="000000" w:themeColor="text1"/>
        </w:rPr>
        <w:t xml:space="preserve"> </w:t>
      </w:r>
      <w:r w:rsidR="00630862" w:rsidRPr="007310A7">
        <w:rPr>
          <w:color w:val="000000" w:themeColor="text1"/>
        </w:rPr>
        <w:t xml:space="preserve">Bei einer besonders ausgeprägten Trennung dieser </w:t>
      </w:r>
      <w:r w:rsidR="00862EC7" w:rsidRPr="007310A7">
        <w:rPr>
          <w:color w:val="000000" w:themeColor="text1"/>
        </w:rPr>
        <w:t>Selbst-</w:t>
      </w:r>
      <w:r w:rsidR="00630862" w:rsidRPr="007310A7">
        <w:rPr>
          <w:color w:val="000000" w:themeColor="text1"/>
        </w:rPr>
        <w:t>Anteile handelt es sich den AutorInnen folgend um das klinische Bild einer partiellen bzw. kompletten Dissoziativen Identitätsstörung (</w:t>
      </w:r>
      <w:proofErr w:type="spellStart"/>
      <w:r w:rsidR="000B463D">
        <w:rPr>
          <w:color w:val="000000" w:themeColor="text1"/>
        </w:rPr>
        <w:t>pDIS</w:t>
      </w:r>
      <w:proofErr w:type="spellEnd"/>
      <w:r w:rsidR="000B463D">
        <w:rPr>
          <w:color w:val="000000" w:themeColor="text1"/>
        </w:rPr>
        <w:t xml:space="preserve"> bzw. </w:t>
      </w:r>
      <w:r w:rsidR="00630862" w:rsidRPr="007310A7">
        <w:rPr>
          <w:color w:val="000000" w:themeColor="text1"/>
        </w:rPr>
        <w:t xml:space="preserve">DIS). </w:t>
      </w:r>
      <w:r w:rsidRPr="007310A7">
        <w:rPr>
          <w:color w:val="000000" w:themeColor="text1"/>
        </w:rPr>
        <w:t>Dabei ist dieser Ansatz anschlussfähig an das Konzept der Komplextraumatisierung, das davon ausgeht, dass lebensgeschichtlich frühe sowie anhaltende interpersonale Belastungen zu einer langfristigen psychischen Umstrukturierung seitens der Betroffenen in Anpassung an die erlebte Traumatisierung führen</w:t>
      </w:r>
      <w:r w:rsidR="005C08A3" w:rsidRPr="007310A7">
        <w:rPr>
          <w:color w:val="000000" w:themeColor="text1"/>
        </w:rPr>
        <w:t xml:space="preserve"> </w:t>
      </w:r>
      <w:r w:rsidR="005C08A3" w:rsidRPr="007310A7">
        <w:rPr>
          <w:color w:val="000000" w:themeColor="text1"/>
        </w:rPr>
        <w:fldChar w:fldCharType="begin"/>
      </w:r>
      <w:r w:rsidR="00F370E7">
        <w:rPr>
          <w:color w:val="000000" w:themeColor="text1"/>
        </w:rPr>
        <w:instrText xml:space="preserve"> ADDIN ZOTERO_ITEM CSL_CITATION {"citationID":"pOald4ey","properties":{"unsorted":false,"formattedCitation":"(Reddemann 2009)","plainCitation":"(Reddemann 2009)","dontUpdate":true,"noteIndex":0},"citationItems":[{"id":1317,"uris":["http://zotero.org/users/local/owKliTIb/items/YCJPS9GA"],"itemData":{"id":1317,"type":"chapter","abstract":"Seit 1985 hat sich innerhalb der tiefenpsychologischen und analytischen Psychotherapie in Praxis und Theorie sowie beginnend\nin der Forschung die psychodynamisch-imaginative Traumatherapie (PITT) als ein Verfahren herausgebildet, das heute im deutschsprachigen\nRaum vielfach bei Patienten mit komplexen posttraumatischen Störungsbildern (▸ Abschn. 2.2.3) eingesetzt wird. PITT entwickelte\nsich aus den Bedürfnissen der Praxis und erfüllt die Forderung nach einer traumaadaptierten Handhabung psychotherapeutischer\nVerfahren (Flatten et al., 1998).","DOI":"10.1007/978-3-540-88489-7_15","ISBN":"978-3-540-88488-0","page":"259-274","title":"Psychodynamisch-imaginative Traumatherapie (PITT)","author":[{"family":"Reddemann","given":"Luise"}],"issued":{"date-parts":[["2009",1,1]]}}}],"schema":"https://github.com/citation-style-language/schema/raw/master/csl-citation.json"} </w:instrText>
      </w:r>
      <w:r w:rsidR="005C08A3" w:rsidRPr="007310A7">
        <w:rPr>
          <w:color w:val="000000" w:themeColor="text1"/>
        </w:rPr>
        <w:fldChar w:fldCharType="separate"/>
      </w:r>
      <w:r w:rsidR="005C08A3" w:rsidRPr="007310A7">
        <w:rPr>
          <w:rFonts w:ascii="Cambria" w:hAnsi="Cambria"/>
          <w:color w:val="000000" w:themeColor="text1"/>
        </w:rPr>
        <w:t>(vgl. z.B. Reddemann 2009)</w:t>
      </w:r>
      <w:r w:rsidR="005C08A3" w:rsidRPr="007310A7">
        <w:rPr>
          <w:color w:val="000000" w:themeColor="text1"/>
        </w:rPr>
        <w:fldChar w:fldCharType="end"/>
      </w:r>
      <w:r w:rsidRPr="007310A7">
        <w:rPr>
          <w:color w:val="000000" w:themeColor="text1"/>
        </w:rPr>
        <w:t>.</w:t>
      </w:r>
      <w:r w:rsidRPr="007310A7">
        <w:rPr>
          <w:rStyle w:val="Funotenzeichen"/>
          <w:color w:val="000000" w:themeColor="text1"/>
        </w:rPr>
        <w:footnoteReference w:id="20"/>
      </w:r>
      <w:r w:rsidRPr="007310A7">
        <w:rPr>
          <w:color w:val="000000" w:themeColor="text1"/>
        </w:rPr>
        <w:t xml:space="preserve"> Während das Trauma-</w:t>
      </w:r>
      <w:r w:rsidR="00BC5F77" w:rsidRPr="007310A7">
        <w:rPr>
          <w:color w:val="000000" w:themeColor="text1"/>
        </w:rPr>
        <w:t>Konzept</w:t>
      </w:r>
      <w:r w:rsidRPr="007310A7">
        <w:rPr>
          <w:color w:val="000000" w:themeColor="text1"/>
        </w:rPr>
        <w:t xml:space="preserve"> von </w:t>
      </w:r>
      <w:proofErr w:type="spellStart"/>
      <w:r w:rsidRPr="007310A7">
        <w:rPr>
          <w:color w:val="000000" w:themeColor="text1"/>
        </w:rPr>
        <w:t>Nijenhuis</w:t>
      </w:r>
      <w:proofErr w:type="spellEnd"/>
      <w:r w:rsidRPr="007310A7">
        <w:rPr>
          <w:color w:val="000000" w:themeColor="text1"/>
        </w:rPr>
        <w:t xml:space="preserve"> et al. in den letzten zwei Jahrzehnten in der klinischen Psychotherapie sowie Psychotherapie-Forschung zunehmend etabliert werden konnte, wird es teilweise auch in der sozialwissenschaftlichen Biographie- und </w:t>
      </w:r>
      <w:proofErr w:type="spellStart"/>
      <w:r w:rsidRPr="007310A7">
        <w:rPr>
          <w:color w:val="000000" w:themeColor="text1"/>
        </w:rPr>
        <w:t>Traumaforschung</w:t>
      </w:r>
      <w:proofErr w:type="spellEnd"/>
      <w:r w:rsidRPr="007310A7">
        <w:rPr>
          <w:color w:val="000000" w:themeColor="text1"/>
        </w:rPr>
        <w:t xml:space="preserve"> verwendet</w:t>
      </w:r>
      <w:r w:rsidR="000660B7" w:rsidRPr="007310A7">
        <w:rPr>
          <w:color w:val="000000" w:themeColor="text1"/>
        </w:rPr>
        <w:t xml:space="preserve"> </w:t>
      </w:r>
      <w:r w:rsidR="000660B7" w:rsidRPr="007310A7">
        <w:rPr>
          <w:color w:val="000000" w:themeColor="text1"/>
        </w:rPr>
        <w:fldChar w:fldCharType="begin"/>
      </w:r>
      <w:r w:rsidR="00F370E7">
        <w:rPr>
          <w:color w:val="000000" w:themeColor="text1"/>
        </w:rPr>
        <w:instrText xml:space="preserve"> ADDIN ZOTERO_ITEM CSL_CITATION {"citationID":"r1lqD48S","properties":{"unsorted":false,"formattedCitation":"(vgl. Zillig 2016, ebd.)","plainCitation":"(vgl. Zillig 2016, ebd.)","dontUpdate":true,"noteIndex":0},"citationItems":[{"id":694,"uris":["http://zotero.org/users/local/owKliTIb/items/3JJIX7I2"],"itemData":{"id":694,"type":"book","publisher":"Barbara Budrich","publisher-place":"Opladen/Berlin/Toronto","title":"Komplex traumatisierte Mütter. Biografische Verläufe im Spannungsfeld von Traumatherapie, Psychiatrie und Jugendhilfe. Rekonstruktive Forschung in der Sozialen Arbeit, Band 18","author":[{"family":"Zillig","given":"Ute"}],"issued":{"date-parts":[["2016"]]}},"prefix":"vgl. ","suffix":", ebd."}],"schema":"https://github.com/citation-style-language/schema/raw/master/csl-citation.json"} </w:instrText>
      </w:r>
      <w:r w:rsidR="000660B7" w:rsidRPr="007310A7">
        <w:rPr>
          <w:color w:val="000000" w:themeColor="text1"/>
        </w:rPr>
        <w:fldChar w:fldCharType="separate"/>
      </w:r>
      <w:r w:rsidR="000660B7" w:rsidRPr="007310A7">
        <w:rPr>
          <w:rFonts w:ascii="Cambria" w:hAnsi="Cambria"/>
          <w:color w:val="000000" w:themeColor="text1"/>
        </w:rPr>
        <w:t xml:space="preserve">(vgl. </w:t>
      </w:r>
      <w:r w:rsidR="007A6F2F">
        <w:rPr>
          <w:rFonts w:ascii="Cambria" w:hAnsi="Cambria"/>
          <w:color w:val="000000" w:themeColor="text1"/>
        </w:rPr>
        <w:t xml:space="preserve">z.B. </w:t>
      </w:r>
      <w:r w:rsidR="000660B7" w:rsidRPr="007310A7">
        <w:rPr>
          <w:rFonts w:ascii="Cambria" w:hAnsi="Cambria"/>
          <w:color w:val="000000" w:themeColor="text1"/>
        </w:rPr>
        <w:t>Zillig 2016)</w:t>
      </w:r>
      <w:r w:rsidR="000660B7" w:rsidRPr="007310A7">
        <w:rPr>
          <w:color w:val="000000" w:themeColor="text1"/>
        </w:rPr>
        <w:fldChar w:fldCharType="end"/>
      </w:r>
      <w:r w:rsidRPr="007310A7">
        <w:rPr>
          <w:color w:val="000000" w:themeColor="text1"/>
        </w:rPr>
        <w:t xml:space="preserve">. </w:t>
      </w:r>
      <w:r w:rsidR="007A6F2F">
        <w:rPr>
          <w:color w:val="000000" w:themeColor="text1"/>
        </w:rPr>
        <w:t xml:space="preserve">Ebenfalls können Dissoziations-Konzepte in einer biographieanalytischen Forschungstradition zur feinanalytischen Auswertung narrativer Interviews verwendet werden. </w:t>
      </w:r>
      <w:r w:rsidR="000B463D">
        <w:rPr>
          <w:color w:val="000000" w:themeColor="text1"/>
        </w:rPr>
        <w:t xml:space="preserve">So beschreibt </w:t>
      </w:r>
      <w:r w:rsidR="007A6F2F">
        <w:rPr>
          <w:color w:val="000000" w:themeColor="text1"/>
        </w:rPr>
        <w:t xml:space="preserve">Ulrike </w:t>
      </w:r>
      <w:r w:rsidR="000B463D">
        <w:rPr>
          <w:color w:val="000000" w:themeColor="text1"/>
        </w:rPr>
        <w:t xml:space="preserve">Loch (2008) dissoziative psychische Prozesse als einen </w:t>
      </w:r>
      <w:r w:rsidR="000B463D" w:rsidRPr="007A6F2F">
        <w:rPr>
          <w:i/>
          <w:iCs/>
          <w:color w:val="000000" w:themeColor="text1"/>
        </w:rPr>
        <w:t>Reperaturmechanismus</w:t>
      </w:r>
      <w:r w:rsidR="000B463D">
        <w:rPr>
          <w:color w:val="000000" w:themeColor="text1"/>
        </w:rPr>
        <w:t xml:space="preserve"> des Selbst im Kontext erlebter Traumatisierung, der zu einer Fragmentierung von Erinnerungsvorgängen –</w:t>
      </w:r>
      <w:r w:rsidR="0035472B">
        <w:rPr>
          <w:color w:val="000000" w:themeColor="text1"/>
        </w:rPr>
        <w:t xml:space="preserve"> bzw. der </w:t>
      </w:r>
      <w:r w:rsidR="000B463D">
        <w:rPr>
          <w:color w:val="000000" w:themeColor="text1"/>
        </w:rPr>
        <w:t xml:space="preserve">damit verbundenen Emotionen </w:t>
      </w:r>
      <w:r w:rsidR="0035472B">
        <w:rPr>
          <w:color w:val="000000" w:themeColor="text1"/>
        </w:rPr>
        <w:t>–</w:t>
      </w:r>
      <w:r w:rsidR="000B463D">
        <w:rPr>
          <w:color w:val="000000" w:themeColor="text1"/>
        </w:rPr>
        <w:t xml:space="preserve"> führt und sich in Interviews u.a. in Form des scheinbar un</w:t>
      </w:r>
      <w:r w:rsidR="007A6F2F">
        <w:rPr>
          <w:color w:val="000000" w:themeColor="text1"/>
        </w:rPr>
        <w:t>verständlichen</w:t>
      </w:r>
      <w:r w:rsidR="000B463D">
        <w:rPr>
          <w:color w:val="000000" w:themeColor="text1"/>
        </w:rPr>
        <w:t xml:space="preserve"> Lachens manifestieren kann (vgl. ebd.).</w:t>
      </w:r>
      <w:r w:rsidR="007A6F2F">
        <w:rPr>
          <w:color w:val="000000" w:themeColor="text1"/>
        </w:rPr>
        <w:t xml:space="preserve"> </w:t>
      </w:r>
    </w:p>
    <w:p w14:paraId="6CB9D013" w14:textId="5EE55C94" w:rsidR="005510E2" w:rsidRPr="007310A7" w:rsidRDefault="005510E2" w:rsidP="005510E2">
      <w:pPr>
        <w:spacing w:line="360" w:lineRule="auto"/>
        <w:jc w:val="both"/>
        <w:rPr>
          <w:color w:val="000000" w:themeColor="text1"/>
        </w:rPr>
      </w:pPr>
      <w:r w:rsidRPr="007310A7">
        <w:rPr>
          <w:color w:val="000000" w:themeColor="text1"/>
        </w:rPr>
        <w:t xml:space="preserve">Im Rahmen der vorliegenden Studie hat es sich als überaus hilfreich </w:t>
      </w:r>
      <w:r w:rsidR="000841D0" w:rsidRPr="007310A7">
        <w:rPr>
          <w:color w:val="000000" w:themeColor="text1"/>
        </w:rPr>
        <w:t>für das Verständnis und die</w:t>
      </w:r>
      <w:r w:rsidRPr="007310A7">
        <w:rPr>
          <w:color w:val="000000" w:themeColor="text1"/>
        </w:rPr>
        <w:t xml:space="preserve"> Rekonstruktion</w:t>
      </w:r>
      <w:r w:rsidR="007A6F2F">
        <w:rPr>
          <w:color w:val="000000" w:themeColor="text1"/>
        </w:rPr>
        <w:t xml:space="preserve"> aller vier</w:t>
      </w:r>
      <w:r w:rsidRPr="007310A7">
        <w:rPr>
          <w:color w:val="000000" w:themeColor="text1"/>
        </w:rPr>
        <w:t>, von Gewalt und Traumatisierung geprägte</w:t>
      </w:r>
      <w:r w:rsidR="007A6F2F">
        <w:rPr>
          <w:color w:val="000000" w:themeColor="text1"/>
        </w:rPr>
        <w:t>n,</w:t>
      </w:r>
      <w:r w:rsidRPr="007310A7">
        <w:rPr>
          <w:color w:val="000000" w:themeColor="text1"/>
        </w:rPr>
        <w:t xml:space="preserve"> biographische</w:t>
      </w:r>
      <w:r w:rsidR="007A6F2F">
        <w:rPr>
          <w:color w:val="000000" w:themeColor="text1"/>
        </w:rPr>
        <w:t>n</w:t>
      </w:r>
      <w:r w:rsidRPr="007310A7">
        <w:rPr>
          <w:color w:val="000000" w:themeColor="text1"/>
        </w:rPr>
        <w:t xml:space="preserve"> Verläufe und Sinnzusammenhänge erwiesen</w:t>
      </w:r>
      <w:r w:rsidR="007A6F2F">
        <w:rPr>
          <w:color w:val="000000" w:themeColor="text1"/>
        </w:rPr>
        <w:t>, diese Zugänge zu verwenden.</w:t>
      </w:r>
      <w:r w:rsidR="00180EFB">
        <w:rPr>
          <w:color w:val="000000" w:themeColor="text1"/>
        </w:rPr>
        <w:t xml:space="preserve"> Gleichzeitig bin ich mir de</w:t>
      </w:r>
      <w:r w:rsidR="0035472B">
        <w:rPr>
          <w:color w:val="000000" w:themeColor="text1"/>
        </w:rPr>
        <w:t>s</w:t>
      </w:r>
      <w:r w:rsidR="00180EFB">
        <w:rPr>
          <w:color w:val="000000" w:themeColor="text1"/>
        </w:rPr>
        <w:t xml:space="preserve"> potentiell pathologisierenden Charakters psychologisch-psychiatrischer Konzepte bewusst, </w:t>
      </w:r>
      <w:r w:rsidR="0035472B">
        <w:rPr>
          <w:color w:val="000000" w:themeColor="text1"/>
        </w:rPr>
        <w:t>weswegen</w:t>
      </w:r>
      <w:r w:rsidR="00180EFB">
        <w:rPr>
          <w:color w:val="000000" w:themeColor="text1"/>
        </w:rPr>
        <w:t xml:space="preserve"> ich innerhalb der dargestellten Fallauswertungen überwiegend in Form von </w:t>
      </w:r>
      <w:r w:rsidR="0035472B">
        <w:rPr>
          <w:color w:val="000000" w:themeColor="text1"/>
        </w:rPr>
        <w:t xml:space="preserve">– </w:t>
      </w:r>
      <w:r w:rsidR="00180EFB">
        <w:rPr>
          <w:color w:val="000000" w:themeColor="text1"/>
        </w:rPr>
        <w:t xml:space="preserve">empirisch begründeten </w:t>
      </w:r>
      <w:r w:rsidR="0035472B">
        <w:rPr>
          <w:color w:val="000000" w:themeColor="text1"/>
        </w:rPr>
        <w:t xml:space="preserve">– </w:t>
      </w:r>
      <w:r w:rsidR="00180EFB">
        <w:rPr>
          <w:color w:val="000000" w:themeColor="text1"/>
        </w:rPr>
        <w:t>Vermutungen über dissoziative Prozesse schreibe.</w:t>
      </w:r>
    </w:p>
    <w:p w14:paraId="16191B49" w14:textId="1765B8A5" w:rsidR="0093306B" w:rsidRPr="0093306B" w:rsidRDefault="005510E2" w:rsidP="0093306B">
      <w:pPr>
        <w:spacing w:before="240" w:line="360" w:lineRule="auto"/>
        <w:jc w:val="both"/>
        <w:rPr>
          <w:color w:val="000000" w:themeColor="text1"/>
        </w:rPr>
      </w:pPr>
      <w:r w:rsidRPr="007310A7">
        <w:rPr>
          <w:color w:val="000000" w:themeColor="text1"/>
        </w:rPr>
        <w:lastRenderedPageBreak/>
        <w:t xml:space="preserve">Die Bedeutung des Lebensalters </w:t>
      </w:r>
      <w:r w:rsidR="00BA4F4F" w:rsidRPr="007310A7">
        <w:rPr>
          <w:color w:val="000000" w:themeColor="text1"/>
        </w:rPr>
        <w:t xml:space="preserve">sowie </w:t>
      </w:r>
      <w:r w:rsidRPr="007310A7">
        <w:rPr>
          <w:color w:val="000000" w:themeColor="text1"/>
        </w:rPr>
        <w:t xml:space="preserve">des psychischen Entwicklungsstandes eines Menschen zum Zeitpunkt des ersten traumatischen </w:t>
      </w:r>
      <w:r w:rsidR="00E445D9" w:rsidRPr="007310A7">
        <w:rPr>
          <w:color w:val="000000" w:themeColor="text1"/>
        </w:rPr>
        <w:t xml:space="preserve">– </w:t>
      </w:r>
      <w:r w:rsidRPr="007310A7">
        <w:rPr>
          <w:color w:val="000000" w:themeColor="text1"/>
        </w:rPr>
        <w:t xml:space="preserve">bzw. kumulativ zu einer Traumatisierung führenden </w:t>
      </w:r>
      <w:r w:rsidR="00B63A15" w:rsidRPr="007310A7">
        <w:rPr>
          <w:color w:val="000000" w:themeColor="text1"/>
        </w:rPr>
        <w:t xml:space="preserve">– </w:t>
      </w:r>
      <w:r w:rsidRPr="007310A7">
        <w:rPr>
          <w:color w:val="000000" w:themeColor="text1"/>
        </w:rPr>
        <w:t xml:space="preserve">Ereignisses wird in zahlreichen psychotraumatologischen Publikationen hervorgehoben und ist im Rahmen einer biographieanalytischen Arbeit </w:t>
      </w:r>
      <w:r w:rsidR="00B73804" w:rsidRPr="007310A7">
        <w:rPr>
          <w:color w:val="000000" w:themeColor="text1"/>
        </w:rPr>
        <w:t xml:space="preserve">ebenfalls </w:t>
      </w:r>
      <w:r w:rsidRPr="007310A7">
        <w:rPr>
          <w:color w:val="000000" w:themeColor="text1"/>
        </w:rPr>
        <w:t>zu berücksichtigen. Hierbei wird auf das Konzept der sequenziellen Traumatisierung von Hans Keilson</w:t>
      </w:r>
      <w:r w:rsidR="000660B7" w:rsidRPr="007310A7">
        <w:rPr>
          <w:color w:val="000000" w:themeColor="text1"/>
        </w:rPr>
        <w:t xml:space="preserve"> </w:t>
      </w:r>
      <w:r w:rsidR="000660B7" w:rsidRPr="007310A7">
        <w:rPr>
          <w:color w:val="000000" w:themeColor="text1"/>
        </w:rPr>
        <w:fldChar w:fldCharType="begin"/>
      </w:r>
      <w:r w:rsidR="007918B3">
        <w:rPr>
          <w:color w:val="000000" w:themeColor="text1"/>
        </w:rPr>
        <w:instrText xml:space="preserve"> ADDIN ZOTERO_ITEM CSL_CITATION {"citationID":"mtwiDWhH","properties":{"unsorted":false,"formattedCitation":"(1991, 2005)","plainCitation":"(1991, 2005)","noteIndex":0},"citationItems":[{"id":646,"uris":["http://zotero.org/users/local/owKliTIb/items/Y6WP739R"],"itemData":{"id":646,"type":"chapter","container-title":"Schicksale der Verfolgten","DOI":"10.1007/978-3-642-51871-3_8","page":"98-109","publisher":"Springer","publisher-place":"Berlin, Heidelberg","title":"Sequentielle Traumatisierung bei Kindern. Ergebnisse einer Follow-up-Untersuchung","author":[{"family":"Keilson","given":"Hans"}],"editor":[{"family":"Stoffels","given":"H."}],"issued":{"date-parts":[["1991"]]}},"suppress-author":true},{"id":1420,"uris":["http://zotero.org/users/local/owKliTIb/items/GRJZJI3L"],"itemData":{"id":1420,"type":"book","original-publisher":"Psychosozial-Verlag","original-publisher-place":"Gießen","title":"Sequentielle Traumatisierung bei Kindern. Untersuchung zum Schicksal jüdischer Kriegswaisen","author":[{"family":"Keilson","given":"Hans"}],"issued":{"date-parts":[["2005"]]}}}],"schema":"https://github.com/citation-style-language/schema/raw/master/csl-citation.json"} </w:instrText>
      </w:r>
      <w:r w:rsidR="000660B7" w:rsidRPr="007310A7">
        <w:rPr>
          <w:color w:val="000000" w:themeColor="text1"/>
        </w:rPr>
        <w:fldChar w:fldCharType="separate"/>
      </w:r>
      <w:r w:rsidR="007918B3" w:rsidRPr="007918B3">
        <w:rPr>
          <w:rFonts w:ascii="Cambria" w:hAnsi="Cambria"/>
        </w:rPr>
        <w:t>(1991, 2005)</w:t>
      </w:r>
      <w:r w:rsidR="000660B7" w:rsidRPr="007310A7">
        <w:rPr>
          <w:color w:val="000000" w:themeColor="text1"/>
        </w:rPr>
        <w:fldChar w:fldCharType="end"/>
      </w:r>
      <w:r w:rsidRPr="007310A7">
        <w:rPr>
          <w:color w:val="000000" w:themeColor="text1"/>
        </w:rPr>
        <w:t xml:space="preserve"> zurückgegriffen. Keilson unterscheidet in seiner Arbeit über die massive, mehrfache Traumatisierung von im Nationalsozialismus verfolgten jüdischen Kindern, zwischen mehreren </w:t>
      </w:r>
      <w:r w:rsidR="007918B3">
        <w:rPr>
          <w:color w:val="000000" w:themeColor="text1"/>
        </w:rPr>
        <w:t>traumatischen</w:t>
      </w:r>
      <w:r w:rsidRPr="007310A7">
        <w:rPr>
          <w:color w:val="000000" w:themeColor="text1"/>
        </w:rPr>
        <w:t xml:space="preserve"> biographischen Sequenzen. Dabei differenziert er zwischen einer ersten, durch den NS-Terror und dessen Bedrohung für jüdische Menschen charakterisierte</w:t>
      </w:r>
      <w:r w:rsidR="007918B3">
        <w:rPr>
          <w:color w:val="000000" w:themeColor="text1"/>
        </w:rPr>
        <w:t>n</w:t>
      </w:r>
      <w:r w:rsidRPr="007310A7">
        <w:rPr>
          <w:color w:val="000000" w:themeColor="text1"/>
        </w:rPr>
        <w:t xml:space="preserve"> Phase, der daran anschließenden </w:t>
      </w:r>
      <w:r w:rsidR="00630862" w:rsidRPr="007310A7">
        <w:rPr>
          <w:color w:val="000000" w:themeColor="text1"/>
        </w:rPr>
        <w:t xml:space="preserve">zweiten </w:t>
      </w:r>
      <w:r w:rsidRPr="007310A7">
        <w:rPr>
          <w:color w:val="000000" w:themeColor="text1"/>
        </w:rPr>
        <w:t xml:space="preserve">Phase </w:t>
      </w:r>
      <w:r w:rsidR="007918B3">
        <w:rPr>
          <w:color w:val="000000" w:themeColor="text1"/>
        </w:rPr>
        <w:t>unmittelbare</w:t>
      </w:r>
      <w:r w:rsidR="00221A41">
        <w:rPr>
          <w:color w:val="000000" w:themeColor="text1"/>
        </w:rPr>
        <w:t>r</w:t>
      </w:r>
      <w:r w:rsidR="007918B3">
        <w:rPr>
          <w:color w:val="000000" w:themeColor="text1"/>
        </w:rPr>
        <w:t xml:space="preserve"> </w:t>
      </w:r>
      <w:r w:rsidRPr="007310A7">
        <w:rPr>
          <w:color w:val="000000" w:themeColor="text1"/>
        </w:rPr>
        <w:t xml:space="preserve">Verfolgung </w:t>
      </w:r>
      <w:r w:rsidR="007918B3">
        <w:rPr>
          <w:color w:val="000000" w:themeColor="text1"/>
        </w:rPr>
        <w:t>sowie damit einhergehende</w:t>
      </w:r>
      <w:r w:rsidR="00221A41">
        <w:rPr>
          <w:color w:val="000000" w:themeColor="text1"/>
        </w:rPr>
        <w:t>r</w:t>
      </w:r>
      <w:r w:rsidR="007918B3">
        <w:rPr>
          <w:color w:val="000000" w:themeColor="text1"/>
        </w:rPr>
        <w:t xml:space="preserve"> gewaltsame</w:t>
      </w:r>
      <w:r w:rsidR="00221A41">
        <w:rPr>
          <w:color w:val="000000" w:themeColor="text1"/>
        </w:rPr>
        <w:t>r</w:t>
      </w:r>
      <w:r w:rsidR="007918B3">
        <w:rPr>
          <w:color w:val="000000" w:themeColor="text1"/>
        </w:rPr>
        <w:t xml:space="preserve"> </w:t>
      </w:r>
      <w:r w:rsidRPr="007310A7">
        <w:rPr>
          <w:color w:val="000000" w:themeColor="text1"/>
        </w:rPr>
        <w:t xml:space="preserve">Trennung </w:t>
      </w:r>
      <w:r w:rsidR="007918B3">
        <w:rPr>
          <w:color w:val="000000" w:themeColor="text1"/>
        </w:rPr>
        <w:t xml:space="preserve">der Kinder </w:t>
      </w:r>
      <w:r w:rsidRPr="007310A7">
        <w:rPr>
          <w:color w:val="000000" w:themeColor="text1"/>
        </w:rPr>
        <w:t xml:space="preserve">von </w:t>
      </w:r>
      <w:r w:rsidR="007918B3">
        <w:rPr>
          <w:color w:val="000000" w:themeColor="text1"/>
        </w:rPr>
        <w:t xml:space="preserve">ihren </w:t>
      </w:r>
      <w:r w:rsidRPr="007310A7">
        <w:rPr>
          <w:color w:val="000000" w:themeColor="text1"/>
        </w:rPr>
        <w:t xml:space="preserve">Eltern </w:t>
      </w:r>
      <w:r w:rsidR="00221A41">
        <w:rPr>
          <w:color w:val="000000" w:themeColor="text1"/>
        </w:rPr>
        <w:t xml:space="preserve">und </w:t>
      </w:r>
      <w:r w:rsidRPr="007310A7">
        <w:rPr>
          <w:color w:val="000000" w:themeColor="text1"/>
        </w:rPr>
        <w:t xml:space="preserve">der auf </w:t>
      </w:r>
      <w:r w:rsidR="007918B3">
        <w:rPr>
          <w:color w:val="000000" w:themeColor="text1"/>
        </w:rPr>
        <w:t xml:space="preserve">diese Erfahrungen </w:t>
      </w:r>
      <w:r w:rsidRPr="007310A7">
        <w:rPr>
          <w:color w:val="000000" w:themeColor="text1"/>
        </w:rPr>
        <w:t>folgenden Phase</w:t>
      </w:r>
      <w:r w:rsidR="00221A41">
        <w:rPr>
          <w:color w:val="000000" w:themeColor="text1"/>
        </w:rPr>
        <w:t xml:space="preserve"> der Nachkriegszeit</w:t>
      </w:r>
      <w:r w:rsidR="00FD26BE">
        <w:rPr>
          <w:color w:val="000000" w:themeColor="text1"/>
        </w:rPr>
        <w:t>, in der die Kinder häufig Adoptiv- bzw. Pflegefamilien übergeben werden</w:t>
      </w:r>
      <w:r w:rsidR="00221A41">
        <w:rPr>
          <w:color w:val="000000" w:themeColor="text1"/>
        </w:rPr>
        <w:t xml:space="preserve">. </w:t>
      </w:r>
      <w:r w:rsidRPr="007310A7">
        <w:rPr>
          <w:color w:val="000000" w:themeColor="text1"/>
        </w:rPr>
        <w:t xml:space="preserve">In der Konzeptualisierung seiner empirischen Untersuchungsergebnisse arbeitet Keilson heraus, dass es nicht allein die aufeinanderfolgenden Traumatisierungen sowie der </w:t>
      </w:r>
      <w:r w:rsidR="00630862" w:rsidRPr="007310A7">
        <w:rPr>
          <w:color w:val="000000" w:themeColor="text1"/>
        </w:rPr>
        <w:t xml:space="preserve">erlebte </w:t>
      </w:r>
      <w:r w:rsidRPr="007310A7">
        <w:rPr>
          <w:color w:val="000000" w:themeColor="text1"/>
        </w:rPr>
        <w:t>Verlust der Eltern, sondern in entscheidender Weise die an die durchlebte Verfolgung anschließende Lebensphase der Kinder</w:t>
      </w:r>
      <w:r w:rsidR="00FD26BE">
        <w:rPr>
          <w:color w:val="000000" w:themeColor="text1"/>
        </w:rPr>
        <w:t xml:space="preserve"> ist</w:t>
      </w:r>
      <w:r w:rsidRPr="007310A7">
        <w:rPr>
          <w:color w:val="000000" w:themeColor="text1"/>
        </w:rPr>
        <w:t>, die deren psychisches Befinden sowie ihre Vera</w:t>
      </w:r>
      <w:r w:rsidR="00A6136D" w:rsidRPr="007310A7">
        <w:rPr>
          <w:color w:val="000000" w:themeColor="text1"/>
        </w:rPr>
        <w:t>r</w:t>
      </w:r>
      <w:r w:rsidRPr="007310A7">
        <w:rPr>
          <w:color w:val="000000" w:themeColor="text1"/>
        </w:rPr>
        <w:t>beitungsmöglichkeiten im weiteren Lebensverlauf bestimmt. Gleichzeitig betrachtet er die psychischen Folgen der hochgradig traumatischen Erfahrungen über die individuelle Situation der Kinder hinausgehend aus kollektivgeschichtlicher Perspektive und berücksichtigte die Bedeutung von Gruppendynamiken und Identitätskonflikten, die aus der kollektiven Verfolgung als Jüd*innen und Juden resultierten (vgl. ebd.</w:t>
      </w:r>
      <w:r w:rsidR="00221A41">
        <w:rPr>
          <w:color w:val="000000" w:themeColor="text1"/>
        </w:rPr>
        <w:t xml:space="preserve"> 1991, 98ff.</w:t>
      </w:r>
      <w:r w:rsidRPr="007310A7">
        <w:rPr>
          <w:color w:val="000000" w:themeColor="text1"/>
        </w:rPr>
        <w:t xml:space="preserve">). </w:t>
      </w:r>
      <w:r w:rsidR="0093306B" w:rsidRPr="0093306B">
        <w:rPr>
          <w:color w:val="000000" w:themeColor="text1"/>
        </w:rPr>
        <w:t xml:space="preserve">Keilson begreift psychisches Trauma somit als einen Prozess, innerhalb dessen </w:t>
      </w:r>
      <w:r w:rsidR="00221A41">
        <w:rPr>
          <w:color w:val="000000" w:themeColor="text1"/>
        </w:rPr>
        <w:t xml:space="preserve">kollektive </w:t>
      </w:r>
      <w:r w:rsidR="0093306B" w:rsidRPr="0093306B">
        <w:rPr>
          <w:color w:val="000000" w:themeColor="text1"/>
        </w:rPr>
        <w:t xml:space="preserve">und individuelle Faktoren ineinandergreifen. Dabei versteht er die drei oben genannten Phasen sowohl als Bestandteile </w:t>
      </w:r>
      <w:r w:rsidR="00B36CD4">
        <w:rPr>
          <w:color w:val="000000" w:themeColor="text1"/>
        </w:rPr>
        <w:t xml:space="preserve">dieses </w:t>
      </w:r>
      <w:r w:rsidR="00221A41">
        <w:rPr>
          <w:color w:val="000000" w:themeColor="text1"/>
        </w:rPr>
        <w:t xml:space="preserve">prozesshaften Geschehens </w:t>
      </w:r>
      <w:r w:rsidR="0093306B" w:rsidRPr="0093306B">
        <w:rPr>
          <w:color w:val="000000" w:themeColor="text1"/>
        </w:rPr>
        <w:t>als auch als jeweils per se traumatisch</w:t>
      </w:r>
      <w:r w:rsidR="00221A41">
        <w:rPr>
          <w:color w:val="000000" w:themeColor="text1"/>
        </w:rPr>
        <w:t>e</w:t>
      </w:r>
      <w:r w:rsidR="00FD26BE">
        <w:rPr>
          <w:color w:val="000000" w:themeColor="text1"/>
        </w:rPr>
        <w:t>, kumulativ zusammenwirkende</w:t>
      </w:r>
      <w:r w:rsidR="00221A41">
        <w:rPr>
          <w:color w:val="000000" w:themeColor="text1"/>
        </w:rPr>
        <w:t xml:space="preserve"> Erlebnisse (vgl. auch </w:t>
      </w:r>
      <w:r w:rsidR="00221A41">
        <w:rPr>
          <w:color w:val="000000" w:themeColor="text1"/>
        </w:rPr>
        <w:fldChar w:fldCharType="begin"/>
      </w:r>
      <w:r w:rsidR="00221A41">
        <w:rPr>
          <w:color w:val="000000" w:themeColor="text1"/>
        </w:rPr>
        <w:instrText xml:space="preserve"> ADDIN ZOTERO_ITEM CSL_CITATION {"citationID":"4F1kVtHX","properties":{"unsorted":false,"formattedCitation":"(Fleischauer o.\\uc0\\u160{}J.)","plainCitation":"(Fleischauer o. J.)","noteIndex":0},"citationItems":[{"id":1421,"uris":["http://zotero.org/users/local/owKliTIb/items/NSEJ5VFP"],"itemData":{"id":1421,"type":"book","publisher":"Psychosozial-Verlag","publisher-place":"Gießen","title":"Krieg traumatisiert Kinder - früher und heute","author":[{"family":"Fleischauer","given":"Johanna"}]}}],"schema":"https://github.com/citation-style-language/schema/raw/master/csl-citation.json"} </w:instrText>
      </w:r>
      <w:r w:rsidR="00221A41">
        <w:rPr>
          <w:color w:val="000000" w:themeColor="text1"/>
        </w:rPr>
        <w:fldChar w:fldCharType="separate"/>
      </w:r>
      <w:r w:rsidR="00221A41" w:rsidRPr="00221A41">
        <w:rPr>
          <w:rFonts w:ascii="Cambria" w:hAnsi="Cambria" w:cs="Times New Roman"/>
        </w:rPr>
        <w:t xml:space="preserve">Fleischauer </w:t>
      </w:r>
      <w:r w:rsidR="00221A41">
        <w:rPr>
          <w:rFonts w:ascii="Cambria" w:hAnsi="Cambria" w:cs="Times New Roman"/>
        </w:rPr>
        <w:t>2003</w:t>
      </w:r>
      <w:r w:rsidR="00221A41" w:rsidRPr="00221A41">
        <w:rPr>
          <w:rFonts w:ascii="Cambria" w:hAnsi="Cambria" w:cs="Times New Roman"/>
        </w:rPr>
        <w:t>)</w:t>
      </w:r>
      <w:r w:rsidR="00221A41">
        <w:rPr>
          <w:color w:val="000000" w:themeColor="text1"/>
        </w:rPr>
        <w:fldChar w:fldCharType="end"/>
      </w:r>
      <w:r w:rsidR="00221A41">
        <w:rPr>
          <w:color w:val="000000" w:themeColor="text1"/>
        </w:rPr>
        <w:t>.</w:t>
      </w:r>
    </w:p>
    <w:p w14:paraId="2F705360" w14:textId="6F3C7F94" w:rsidR="005510E2" w:rsidRPr="007310A7" w:rsidRDefault="005510E2" w:rsidP="007A6F2F">
      <w:pPr>
        <w:spacing w:before="240" w:line="360" w:lineRule="auto"/>
        <w:jc w:val="both"/>
        <w:rPr>
          <w:color w:val="000000" w:themeColor="text1"/>
        </w:rPr>
      </w:pPr>
      <w:proofErr w:type="spellStart"/>
      <w:r>
        <w:rPr>
          <w:color w:val="000000" w:themeColor="text1"/>
        </w:rPr>
        <w:t xml:space="preserve">Keilsons</w:t>
      </w:r>
      <w:proofErr w:type="spellEnd"/>
      <w:r>
        <w:rPr>
          <w:color w:val="000000" w:themeColor="text1"/>
        </w:rPr>
        <w:t xml:space="preserve"> Konzeptualisierung eignet sich in Kombination mit dem bereits </w:t>
      </w:r>
      <w:del w:id="1000018" w:author="Claude Lektorat" w:date="2026-06-30T12:18:05Z">
        <w:r>
          <w:rPr>
            <w:color w:val="000000" w:themeColor="text1"/>
          </w:rPr>
          <w:delText xml:space="preserve">skizierten</w:delText>
        </w:r>
      </w:del>
      <w:ins w:id="1000019" w:author="Claude Lektorat" w:date="2026-06-30T12:18:05Z">
        <w:r>
          <w:rPr>
            <w:color w:val="000000" w:themeColor="text1"/>
          </w:rPr>
          <w:t xml:space="preserve">skizzierten</w:t>
        </w:r>
      </w:ins>
      <w:r>
        <w:rPr>
          <w:color w:val="000000" w:themeColor="text1"/>
        </w:rPr>
        <w:t xml:space="preserve"> Modell der strukturellen Dissoziation für die Zielsetzung der vorliegenden Studie: Interpersonell sowie durch gesellschaftliche (Macht-)Verhältnisse bedingte </w:t>
      </w:r>
      <w:r>
        <w:rPr>
          <w:color w:val="000000" w:themeColor="text1"/>
        </w:rPr>
        <w:t xml:space="preserve">Traumatisierung kann hierdurch als ein zeitlich dynamisches und in biographische Verläufe eingebettetes Phänomen verstanden werden, das aus der Wechselwirkung zwischen individuellem Erleben und kollektiven Strukturen resultiert.</w:t>
      </w:r>
    </w:p>
    <w:p w14:paraId="2C90F038" w14:textId="78B0A936" w:rsidR="005510E2" w:rsidRPr="007310A7" w:rsidRDefault="008011E5" w:rsidP="00221A41">
      <w:pPr>
        <w:pStyle w:val="berschrift3"/>
        <w:spacing w:before="480" w:after="240" w:line="360" w:lineRule="auto"/>
        <w:jc w:val="both"/>
        <w:rPr>
          <w:rFonts w:asciiTheme="minorHAnsi" w:hAnsiTheme="minorHAnsi"/>
          <w:b/>
          <w:color w:val="000000" w:themeColor="text1"/>
        </w:rPr>
      </w:pPr>
      <w:bookmarkStart w:id="20" w:name="_Toc233288759"/>
      <w:r w:rsidRPr="007310A7">
        <w:rPr>
          <w:rFonts w:asciiTheme="minorHAnsi" w:hAnsiTheme="minorHAnsi"/>
          <w:b/>
          <w:color w:val="000000" w:themeColor="text1"/>
        </w:rPr>
        <w:t>3</w:t>
      </w:r>
      <w:r w:rsidR="005510E2" w:rsidRPr="007310A7">
        <w:rPr>
          <w:rFonts w:asciiTheme="minorHAnsi" w:hAnsiTheme="minorHAnsi"/>
          <w:b/>
          <w:color w:val="000000" w:themeColor="text1"/>
        </w:rPr>
        <w:t>.3.4. Trauma im Kontext medizinischer Behandlungserfahrungen jugendlicher und erwachsener intergeschlechtlicher Menschen</w:t>
      </w:r>
      <w:bookmarkEnd w:id="20"/>
    </w:p>
    <w:p w14:paraId="27329BCD" w14:textId="32FE9E9F" w:rsidR="005510E2" w:rsidRPr="007310A7" w:rsidRDefault="005510E2" w:rsidP="005510E2">
      <w:pPr>
        <w:spacing w:line="360" w:lineRule="auto"/>
        <w:jc w:val="both"/>
        <w:rPr>
          <w:color w:val="000000" w:themeColor="text1"/>
        </w:rPr>
      </w:pPr>
      <w:r w:rsidRPr="007310A7">
        <w:rPr>
          <w:color w:val="000000" w:themeColor="text1"/>
        </w:rPr>
        <w:t xml:space="preserve">Zahlreiche Veröffentlichungen innerhalb der kritischen Inter* Studien sowie der intergeschlechtlichen Selbstvertretung beziehen sich auf den Trauma- bzw. Traumafolgen-Begriff. Dabei wird Trauma </w:t>
      </w:r>
      <w:r w:rsidR="00C85CCB" w:rsidRPr="007310A7">
        <w:rPr>
          <w:color w:val="000000" w:themeColor="text1"/>
        </w:rPr>
        <w:t xml:space="preserve">nicht als individuelle psychische Pathologie, sondern primär </w:t>
      </w:r>
      <w:r w:rsidRPr="007310A7">
        <w:rPr>
          <w:color w:val="000000" w:themeColor="text1"/>
        </w:rPr>
        <w:t>als</w:t>
      </w:r>
      <w:r w:rsidR="00C85CCB" w:rsidRPr="007310A7">
        <w:rPr>
          <w:color w:val="000000" w:themeColor="text1"/>
        </w:rPr>
        <w:t xml:space="preserve"> das</w:t>
      </w:r>
      <w:r w:rsidRPr="007310A7">
        <w:rPr>
          <w:color w:val="000000" w:themeColor="text1"/>
        </w:rPr>
        <w:t xml:space="preserve"> Resultat von nicht-selbsteingewilligten geschlechtsverändernden Eingriff</w:t>
      </w:r>
      <w:r w:rsidR="003A01D3" w:rsidRPr="007310A7">
        <w:rPr>
          <w:color w:val="000000" w:themeColor="text1"/>
        </w:rPr>
        <w:t>s-</w:t>
      </w:r>
      <w:r w:rsidRPr="007310A7">
        <w:rPr>
          <w:color w:val="000000" w:themeColor="text1"/>
        </w:rPr>
        <w:t xml:space="preserve"> und Untersuchung</w:t>
      </w:r>
      <w:r w:rsidR="003A01D3" w:rsidRPr="007310A7">
        <w:rPr>
          <w:color w:val="000000" w:themeColor="text1"/>
        </w:rPr>
        <w:t>s-Praktiken</w:t>
      </w:r>
      <w:r w:rsidRPr="007310A7">
        <w:rPr>
          <w:color w:val="000000" w:themeColor="text1"/>
        </w:rPr>
        <w:t xml:space="preserve"> verstanden</w:t>
      </w:r>
      <w:r w:rsidR="00F37E0C" w:rsidRPr="007310A7">
        <w:rPr>
          <w:color w:val="000000" w:themeColor="text1"/>
        </w:rPr>
        <w:t xml:space="preserve">. Diese werden </w:t>
      </w:r>
      <w:r w:rsidRPr="007310A7">
        <w:rPr>
          <w:color w:val="000000" w:themeColor="text1"/>
        </w:rPr>
        <w:t xml:space="preserve">von den Betroffenen häufig als gewaltvoll erlebt sowie teilweise als sexualisierte Gewalt bzw. Vergewaltigung </w:t>
      </w:r>
      <w:r w:rsidR="00C71DB0" w:rsidRPr="007310A7">
        <w:rPr>
          <w:color w:val="000000" w:themeColor="text1"/>
        </w:rPr>
        <w:t xml:space="preserve">eingeordnet </w:t>
      </w:r>
      <w:r w:rsidR="00DF4562" w:rsidRPr="007310A7">
        <w:rPr>
          <w:color w:val="000000" w:themeColor="text1"/>
        </w:rPr>
        <w:fldChar w:fldCharType="begin"/>
      </w:r>
      <w:r w:rsidR="000956C6" w:rsidRPr="007310A7">
        <w:rPr>
          <w:color w:val="000000" w:themeColor="text1"/>
        </w:rPr>
        <w:instrText xml:space="preserve"> ADDIN ZOTERO_ITEM CSL_CITATION {"citationID":"TvNDP2bb","properties":{"unsorted":false,"formattedCitation":"(vgl. z.B. Gregor 2015; Hart und Shakespeare-Finch 2022; OII Europe, ILGA-Europe, C.I.A. 2021; Tosh 2013; Woweries 2012)","plainCitation":"(vgl. z.B. Gregor 2015; Hart und Shakespeare-Finch 2022; OII Europe, ILGA-Europe, C.I.A. 2021; Tosh 2013; Woweries 2012)","dontUpdate":true,"noteIndex":0},"citationItems":[{"id":839,"uris":["http://zotero.org/users/local/owKliTIb/items/EES5IYA2"],"itemData":{"id":839,"type":"book","publisher-place":"Bielefeld","title":"Constructing Intersex","author":[{"family":"Gregor","given":"Joris"}],"issued":{"date-parts":[["2015"]]}},"prefix":"vgl. z.B."},{"id":713,"uris":["http://zotero.org/users/local/owKliTIb/items/2MCA7YQI"],"itemData":{"id":713,"type":"article-journal","container-title":"Psychology &amp; Sexuality","issue":"4","page":"912-930","title":"Intersex lived experience: trauma and posttraumatic growth in narratives","volume":"13"</w:instrText>
      </w:r>
      <w:r w:rsidR="000956C6" w:rsidRPr="006D4A48">
        <w:rPr>
          <w:color w:val="000000" w:themeColor="text1"/>
          <w:lang w:val="en-US"/>
        </w:rPr>
        <w:instrText xml:space="preserve">,"author":[{"family":"Hart","given":"Bonnie"},{"family":"Shakespeare-Finch","given":"Jane"}],"issued":{"date-parts":[["2022"]]}}},{"id":668,"uris":["http://zotero.org/users/local/owKliTIb/items/CV5F7DWV"],"itemData":{"id":668,"type":"document","publisher":"EUROPEAN COURT OF HUMAN RIGHTS","title":"M v. France (Application no. 42821/18)","URL":"https://oiieurope.org/wp-content/uploads/2021/03/M.-v-France-_Submission-_-final.pdf","author":[{"literal":"OII Europe, ILGA-Europe, C.I.A."}],"issued":{"date-parts":[["2021"]]}}},{"id":684,"uris":["http://zotero.org/users/local/owKliTIb/items/XS2UK27J"],"itemData":{"id":684,"type":"article-journal","container-title":"Intersectionalities","DOI":"10.48336/IJCLSY3161","title":"The (In)Visibility of Childhood Sexual Abuse: Psychiatric Theorizing of Transgenderism and Intersexuality","volume":"2","author":[{"family":"Tosh","given":"Jemma"}],"issued":{"date-parts":[["2013"]]}}},{"id":351,"uris":["http://zotero.org/users/local/owKliTIb/items/BM2Q6NKX"],"itemData":{"id":351,"type":"chapter","container-title":"Stellungnahme Deutscher Ethikrat","page":"1","publisher-place":"Berlin","title":"Zur Situation von Menschen mit Intersexualität in Deutschland","URL":"http://www.ethikrat.org/dateien/pdf/woweriesstellungnahmeintersexualitaet.pdf","author":[{"family":"Woweries","given":"Jörg"}],"issued":{"date-parts":[["2012"]]}}}],"schema":"https://github.com/citation-style-language/schema/raw/master/csl-citation.json"} </w:instrText>
      </w:r>
      <w:r w:rsidR="00DF4562" w:rsidRPr="007310A7">
        <w:rPr>
          <w:color w:val="000000" w:themeColor="text1"/>
        </w:rPr>
        <w:fldChar w:fldCharType="separate"/>
      </w:r>
      <w:r w:rsidR="00DF4562" w:rsidRPr="006D4A48">
        <w:rPr>
          <w:rFonts w:ascii="Cambria" w:hAnsi="Cambria"/>
          <w:color w:val="000000" w:themeColor="text1"/>
          <w:lang w:val="en-US"/>
        </w:rPr>
        <w:t>(vgl. z.B. Gregor 2015; Hart, Shake</w:t>
      </w:r>
      <w:r w:rsidR="00DF4562" w:rsidRPr="007310A7">
        <w:rPr>
          <w:rFonts w:ascii="Cambria" w:hAnsi="Cambria"/>
          <w:color w:val="000000" w:themeColor="text1"/>
          <w:lang w:val="en-US"/>
        </w:rPr>
        <w:t>speare-Finch 2022; OII Europe</w:t>
      </w:r>
      <w:r w:rsidR="00FF2196" w:rsidRPr="007310A7">
        <w:rPr>
          <w:rFonts w:ascii="Cambria" w:hAnsi="Cambria"/>
          <w:color w:val="000000" w:themeColor="text1"/>
          <w:lang w:val="en-US"/>
        </w:rPr>
        <w:t xml:space="preserve"> et al.</w:t>
      </w:r>
      <w:r w:rsidR="00DF4562" w:rsidRPr="007310A7">
        <w:rPr>
          <w:rFonts w:ascii="Cambria" w:hAnsi="Cambria"/>
          <w:color w:val="000000" w:themeColor="text1"/>
          <w:lang w:val="en-US"/>
        </w:rPr>
        <w:t xml:space="preserve"> 2021; Tosh 2013; </w:t>
      </w:r>
      <w:proofErr w:type="spellStart"/>
      <w:r w:rsidR="00DF4562" w:rsidRPr="007310A7">
        <w:rPr>
          <w:rFonts w:ascii="Cambria" w:hAnsi="Cambria"/>
          <w:color w:val="000000" w:themeColor="text1"/>
          <w:lang w:val="en-US"/>
        </w:rPr>
        <w:t>Woweries</w:t>
      </w:r>
      <w:proofErr w:type="spellEnd"/>
      <w:r w:rsidR="00DF4562" w:rsidRPr="007310A7">
        <w:rPr>
          <w:rFonts w:ascii="Cambria" w:hAnsi="Cambria"/>
          <w:color w:val="000000" w:themeColor="text1"/>
          <w:lang w:val="en-US"/>
        </w:rPr>
        <w:t xml:space="preserve"> 2012)</w:t>
      </w:r>
      <w:r w:rsidR="00DF4562" w:rsidRPr="007310A7">
        <w:rPr>
          <w:color w:val="000000" w:themeColor="text1"/>
        </w:rPr>
        <w:fldChar w:fldCharType="end"/>
      </w:r>
      <w:r w:rsidRPr="007310A7">
        <w:rPr>
          <w:color w:val="000000" w:themeColor="text1"/>
          <w:lang w:val="en-US"/>
        </w:rPr>
        <w:t xml:space="preserve">. </w:t>
      </w:r>
      <w:r w:rsidRPr="007310A7">
        <w:rPr>
          <w:color w:val="000000" w:themeColor="text1"/>
        </w:rPr>
        <w:t>Da dieser Diskurs einer eigenen Rekonstruktion bedürfte, der den Rahmen der vorliegenden Arbeit sprengt, soll stattdessen auf Veröffentlichungen eingegangen werden, die Trauma</w:t>
      </w:r>
      <w:r w:rsidR="0079001C" w:rsidRPr="007310A7">
        <w:rPr>
          <w:color w:val="000000" w:themeColor="text1"/>
        </w:rPr>
        <w:t xml:space="preserve"> bzw. Traumafolgen</w:t>
      </w:r>
      <w:r w:rsidRPr="007310A7">
        <w:rPr>
          <w:color w:val="000000" w:themeColor="text1"/>
        </w:rPr>
        <w:t xml:space="preserve"> in den Zusammenhang mit medizinischen Behandlungserfahrungen</w:t>
      </w:r>
      <w:r w:rsidR="00F075A9" w:rsidRPr="007310A7">
        <w:rPr>
          <w:color w:val="000000" w:themeColor="text1"/>
        </w:rPr>
        <w:t xml:space="preserve"> intergeschlechtlicher Menschen</w:t>
      </w:r>
      <w:r w:rsidRPr="007310A7">
        <w:rPr>
          <w:color w:val="000000" w:themeColor="text1"/>
        </w:rPr>
        <w:t xml:space="preserve"> im Jugend- und Erwachsenenalter stellen. </w:t>
      </w:r>
    </w:p>
    <w:p w14:paraId="5B8FCE6E" w14:textId="43A30117" w:rsidR="005510E2" w:rsidRPr="007310A7" w:rsidRDefault="005510E2" w:rsidP="005510E2">
      <w:pPr>
        <w:spacing w:line="360" w:lineRule="auto"/>
        <w:jc w:val="both"/>
        <w:rPr>
          <w:color w:val="000000" w:themeColor="text1"/>
        </w:rPr>
      </w:pPr>
      <w:proofErr w:type="spellStart"/>
      <w:r w:rsidRPr="007310A7">
        <w:rPr>
          <w:color w:val="000000" w:themeColor="text1"/>
          <w:lang w:val="en-US"/>
        </w:rPr>
        <w:t>Crocetti</w:t>
      </w:r>
      <w:proofErr w:type="spellEnd"/>
      <w:r w:rsidR="00DF4562" w:rsidRPr="007310A7">
        <w:rPr>
          <w:color w:val="000000" w:themeColor="text1"/>
          <w:lang w:val="en-US"/>
        </w:rPr>
        <w:t xml:space="preserve"> </w:t>
      </w:r>
      <w:r w:rsidR="00DF4562" w:rsidRPr="007310A7">
        <w:rPr>
          <w:color w:val="000000" w:themeColor="text1"/>
          <w:lang w:val="en-US"/>
        </w:rPr>
        <w:fldChar w:fldCharType="begin"/>
      </w:r>
      <w:r w:rsidR="00DF4562" w:rsidRPr="007310A7">
        <w:rPr>
          <w:color w:val="000000" w:themeColor="text1"/>
          <w:lang w:val="en-US"/>
        </w:rPr>
        <w:instrText xml:space="preserve"> ADDIN ZOTERO_ITEM CSL_CITATION {"citationID":"iOboZ05r","properties":{"unsorted":false,"formattedCitation":"(2013)","plainCitation":"(2013)","noteIndex":0},"citationItems":[{"id":637,"uris":["http://zotero.org/users/local/owKliTIb/items/9GH63XF4"],"itemData":{"id":637,"type":"document","DOI":"10.6092/issn.2038-3460/17265","note":"issue: 2\npage: 174–176\ncontainer-title: Tecnoscienza – Italian Journal of Science &amp; Technology Studies\nvolume: 6","publisher":"Edizioni ETS","title":"The invisible intersex: histories of medicalised bodies","author":[{"family":"Crocetti","given":"Daniel"}],"issued":{"date-parts":[["2013"]]}},"suppress-author":true}],"schema":"https://github.com/citation-style-language/schema/raw/master/csl-citation.json"} </w:instrText>
      </w:r>
      <w:r w:rsidR="00DF4562" w:rsidRPr="007310A7">
        <w:rPr>
          <w:color w:val="000000" w:themeColor="text1"/>
          <w:lang w:val="en-US"/>
        </w:rPr>
        <w:fldChar w:fldCharType="separate"/>
      </w:r>
      <w:r w:rsidR="00DF4562" w:rsidRPr="007310A7">
        <w:rPr>
          <w:rFonts w:ascii="Cambria" w:hAnsi="Cambria"/>
          <w:color w:val="000000" w:themeColor="text1"/>
          <w:lang w:val="en-US"/>
        </w:rPr>
        <w:t>(2013)</w:t>
      </w:r>
      <w:r w:rsidR="00DF4562" w:rsidRPr="007310A7">
        <w:rPr>
          <w:color w:val="000000" w:themeColor="text1"/>
          <w:lang w:val="en-US"/>
        </w:rPr>
        <w:fldChar w:fldCharType="end"/>
      </w:r>
      <w:r w:rsidRPr="007310A7">
        <w:rPr>
          <w:color w:val="000000" w:themeColor="text1"/>
          <w:lang w:val="en-US"/>
        </w:rPr>
        <w:t xml:space="preserve"> und </w:t>
      </w:r>
      <w:proofErr w:type="spellStart"/>
      <w:r w:rsidRPr="007310A7">
        <w:rPr>
          <w:color w:val="000000" w:themeColor="text1"/>
          <w:lang w:val="en-US"/>
        </w:rPr>
        <w:t>Crocetti</w:t>
      </w:r>
      <w:proofErr w:type="spellEnd"/>
      <w:r w:rsidRPr="007310A7">
        <w:rPr>
          <w:color w:val="000000" w:themeColor="text1"/>
          <w:lang w:val="en-US"/>
        </w:rPr>
        <w:t xml:space="preserve"> et al.</w:t>
      </w:r>
      <w:r w:rsidR="00DF4562" w:rsidRPr="007310A7">
        <w:rPr>
          <w:color w:val="000000" w:themeColor="text1"/>
          <w:lang w:val="en-US"/>
        </w:rPr>
        <w:t xml:space="preserve"> </w:t>
      </w:r>
      <w:r w:rsidR="00DF4562" w:rsidRPr="007310A7">
        <w:rPr>
          <w:color w:val="000000" w:themeColor="text1"/>
          <w:lang w:val="en-US"/>
        </w:rPr>
        <w:fldChar w:fldCharType="begin"/>
      </w:r>
      <w:r w:rsidR="00DF4562" w:rsidRPr="007310A7">
        <w:rPr>
          <w:color w:val="000000" w:themeColor="text1"/>
          <w:lang w:val="en-US"/>
        </w:rPr>
        <w:instrText xml:space="preserve"> ADDIN ZOTERO_ITEM CSL_CITATION {"citationID":"JTU9QTdh","properties":{"unsorted":false,"formattedCitation":"(2021)","plainCitation":"(2021)","noteIndex":0},"citationItems":[{"id":585,"uris":["http://zotero.org/users/local/owKliTIb/items/2TR7LJ35"],"itemData":{"id":585,"type":"article-journal","container-title":"Culture, Health &amp; Sexuality","DOI":"10.1080/13691058.2020.1825815","issue":"4","page":"500–515","publisher":"Informa UK Limited","title":"Towards an agency-based model of intersex, variations of sex characteristics (VSC) and DSD/dsd health","volume":"23","author":[{"family":"Crocetti","given":"D."},{"family":"Monro","given":"S."},{"family":"Vecchietti","given":"V."},{"family":"Yeadon-Lee","given":"T."}],"issued":{"date-parts":[["2021"]]}},"suppress-author":true}],"schema":"https://github.com/citation-style-language/schema/raw/master/csl-citation.json"} </w:instrText>
      </w:r>
      <w:r w:rsidR="00DF4562" w:rsidRPr="007310A7">
        <w:rPr>
          <w:color w:val="000000" w:themeColor="text1"/>
          <w:lang w:val="en-US"/>
        </w:rPr>
        <w:fldChar w:fldCharType="separate"/>
      </w:r>
      <w:r w:rsidR="00DF4562" w:rsidRPr="007310A7">
        <w:rPr>
          <w:rFonts w:ascii="Cambria" w:hAnsi="Cambria"/>
          <w:color w:val="000000" w:themeColor="text1"/>
        </w:rPr>
        <w:t>(2021)</w:t>
      </w:r>
      <w:r w:rsidR="00DF4562" w:rsidRPr="007310A7">
        <w:rPr>
          <w:color w:val="000000" w:themeColor="text1"/>
          <w:lang w:val="en-US"/>
        </w:rPr>
        <w:fldChar w:fldCharType="end"/>
      </w:r>
      <w:r w:rsidRPr="007310A7">
        <w:rPr>
          <w:color w:val="000000" w:themeColor="text1"/>
        </w:rPr>
        <w:t xml:space="preserve"> identifizieren, dass ein in medizinischen Kontexten erfahrenes psychisches Trauma zu einer Vermeidung der Inanspruchnahme medizinischer Versorgungsangebote durch intergeschlechtliche Menschen im Lebenslauf führen kann. </w:t>
      </w:r>
      <w:proofErr w:type="spellStart"/>
      <w:r w:rsidRPr="007310A7">
        <w:rPr>
          <w:color w:val="000000" w:themeColor="text1"/>
        </w:rPr>
        <w:t>Haghigat</w:t>
      </w:r>
      <w:proofErr w:type="spellEnd"/>
      <w:r w:rsidRPr="007310A7">
        <w:rPr>
          <w:color w:val="000000" w:themeColor="text1"/>
        </w:rPr>
        <w:t xml:space="preserve"> et al.</w:t>
      </w:r>
      <w:r w:rsidR="00DF4562" w:rsidRPr="007310A7">
        <w:rPr>
          <w:color w:val="000000" w:themeColor="text1"/>
        </w:rPr>
        <w:t xml:space="preserve"> </w:t>
      </w:r>
      <w:r w:rsidR="00DF4562" w:rsidRPr="007310A7">
        <w:rPr>
          <w:color w:val="000000" w:themeColor="text1"/>
        </w:rPr>
        <w:fldChar w:fldCharType="begin"/>
      </w:r>
      <w:r w:rsidR="00DF4562" w:rsidRPr="007310A7">
        <w:rPr>
          <w:color w:val="000000" w:themeColor="text1"/>
        </w:rPr>
        <w:instrText xml:space="preserve"> ADDIN ZOTERO_ITEM CSL_CITATION {"citationID":"2ICoH2da","properties":{"unsorted":false,"formattedCitation":"(2023)","plainCitation":"(2023)","noteIndex":0},"citationItems":[{"id":644,"uris":["http://zotero.org/users/local/owKliTIb/items/LNZEPBXE"],"itemData":{"id":644,"type":"article-journal","container-title":"Social science &amp; medicine (1982)","DOI":"10.1016/j.socscimed.2023.116047","page":"116047","publisher":"Elsevier BV","title":"Intersex people's perspectives on affirming healthcare practices: A qualitative study","volume":"329","author":[{"family":"Haghighat","given":"D."},{"family":"Berro","given":"T."},{"family":"Torrey Sosa","given":"L."},{"family":"Horowitz","given":"K."},{"family":"Brown-King","given":"B."},{"family":"Zayhowski","given":"K."}],"issued":{"date-parts":[["2023"]]}},"suppress-author":true}],"schema":"https://github.com/citation-style-language/schema/raw/master/csl-citation.json"} </w:instrText>
      </w:r>
      <w:r w:rsidR="00DF4562" w:rsidRPr="007310A7">
        <w:rPr>
          <w:color w:val="000000" w:themeColor="text1"/>
        </w:rPr>
        <w:fldChar w:fldCharType="separate"/>
      </w:r>
      <w:r w:rsidR="00DF4562" w:rsidRPr="007310A7">
        <w:rPr>
          <w:rFonts w:ascii="Cambria" w:hAnsi="Cambria"/>
          <w:color w:val="000000" w:themeColor="text1"/>
        </w:rPr>
        <w:t>(2023)</w:t>
      </w:r>
      <w:r w:rsidR="00DF4562" w:rsidRPr="007310A7">
        <w:rPr>
          <w:color w:val="000000" w:themeColor="text1"/>
        </w:rPr>
        <w:fldChar w:fldCharType="end"/>
      </w:r>
      <w:r w:rsidRPr="007310A7">
        <w:rPr>
          <w:color w:val="000000" w:themeColor="text1"/>
        </w:rPr>
        <w:t xml:space="preserve"> beschreiben zudem, dass medizinische Behandlungssituationen, in die intergeschlechtliche Personen sich zunächst selbstbestimmt begeben, ebenfalls traumatische Auswirkungen haben können, wenn die Perspektiven und Bedarfe der Hilfe-Suchenden durch Behandler*innen diskreditiert bzw. abgewehrt werden. Ein*e Interview-Partner*in aus der qualitativen Interview-Studie von Berry </w:t>
      </w:r>
      <w:r w:rsidR="00DF4562" w:rsidRPr="007310A7">
        <w:rPr>
          <w:color w:val="000000" w:themeColor="text1"/>
        </w:rPr>
        <w:fldChar w:fldCharType="begin"/>
      </w:r>
      <w:r w:rsidR="00DF4562" w:rsidRPr="007310A7">
        <w:rPr>
          <w:color w:val="000000" w:themeColor="text1"/>
        </w:rPr>
        <w:instrText xml:space="preserve"> ADDIN ZOTERO_ITEM CSL_CITATION {"citationID":"nGIMi7bZ","properties":{"unsorted":false,"formattedCitation":"(2026)","plainCitation":"(2026)","noteIndex":0},"citationItems":[{"id":500,"uris":["http://zotero.org/users/local/owKliTIb/items/JA8QTUWP"],"itemData":{"id":500,"type":"book","publisher":"Routledge","publisher-place":"London","title":"Intersex, Ageing, and Intersectionalities, Applying Western Intersex Hermeneutics to Intersex Lived Experience","author":[{"family":"Berry","given":"Adeline"}],"issued":{"date-parts":[["2026"]]}},"suppress-author":true}],"schema":"https://github.com/citation-style-language/schema/raw/master/csl-citation.json"} </w:instrText>
      </w:r>
      <w:r w:rsidR="00DF4562" w:rsidRPr="007310A7">
        <w:rPr>
          <w:color w:val="000000" w:themeColor="text1"/>
        </w:rPr>
        <w:fldChar w:fldCharType="separate"/>
      </w:r>
      <w:r w:rsidR="00DF4562" w:rsidRPr="007310A7">
        <w:rPr>
          <w:rFonts w:ascii="Cambria" w:hAnsi="Cambria"/>
          <w:color w:val="000000" w:themeColor="text1"/>
        </w:rPr>
        <w:t>(2026)</w:t>
      </w:r>
      <w:r w:rsidR="00DF4562" w:rsidRPr="007310A7">
        <w:rPr>
          <w:color w:val="000000" w:themeColor="text1"/>
        </w:rPr>
        <w:fldChar w:fldCharType="end"/>
      </w:r>
      <w:r w:rsidR="00DF4562" w:rsidRPr="007310A7">
        <w:rPr>
          <w:color w:val="000000" w:themeColor="text1"/>
        </w:rPr>
        <w:t xml:space="preserve"> </w:t>
      </w:r>
      <w:r w:rsidRPr="007310A7">
        <w:rPr>
          <w:color w:val="000000" w:themeColor="text1"/>
        </w:rPr>
        <w:t xml:space="preserve">beschreibt solche Erfahrungen, als von Abwertung und </w:t>
      </w:r>
      <w:proofErr w:type="spellStart"/>
      <w:r w:rsidRPr="007310A7">
        <w:rPr>
          <w:color w:val="000000" w:themeColor="text1"/>
        </w:rPr>
        <w:t>Inferiorisierung</w:t>
      </w:r>
      <w:proofErr w:type="spellEnd"/>
      <w:r w:rsidRPr="007310A7">
        <w:rPr>
          <w:color w:val="000000" w:themeColor="text1"/>
        </w:rPr>
        <w:t xml:space="preserve"> geprägt. Während diese Studien prägnant den Aspekt der durch medizinische Traumatisierung bedingten gesundheitlichen Unterversorgung intergeschlechtlicher Menschen herausarbeiten und ebenfalls Beiträge zur Begriffsbestimmung leisten, wird der Aspekt von potentiell </w:t>
      </w:r>
      <w:r w:rsidRPr="007310A7">
        <w:rPr>
          <w:color w:val="000000" w:themeColor="text1"/>
        </w:rPr>
        <w:lastRenderedPageBreak/>
        <w:t>aus dieser Erfahrungsaufschichtung heraus getroffenen geschlechtsbezogenen Behandlungsentscheidungen nicht beleuchtet. Daher werde ich abschließend ausführlicher auf eine Studie eingehen, die diesbezüglich einige für diese Arbeit anschlussfähige Aspekte herausarbeitet.</w:t>
      </w:r>
    </w:p>
    <w:p w14:paraId="1084483E" w14:textId="5773421C" w:rsidR="005510E2" w:rsidRPr="007310A7" w:rsidRDefault="005510E2" w:rsidP="006B5BA6">
      <w:pPr>
        <w:spacing w:before="240" w:line="360" w:lineRule="auto"/>
        <w:jc w:val="both"/>
        <w:rPr>
          <w:color w:val="000000" w:themeColor="text1"/>
        </w:rPr>
      </w:pPr>
      <w:r w:rsidRPr="007310A7">
        <w:rPr>
          <w:color w:val="000000" w:themeColor="text1"/>
        </w:rPr>
        <w:t xml:space="preserve">In ihrer Veröffentlichung von 2021 beschreiben Hart und Shakespeare, dass alle 17 im Zuge eines </w:t>
      </w:r>
      <w:proofErr w:type="spellStart"/>
      <w:r w:rsidRPr="007310A7">
        <w:rPr>
          <w:i/>
          <w:color w:val="000000" w:themeColor="text1"/>
        </w:rPr>
        <w:t>convenience</w:t>
      </w:r>
      <w:proofErr w:type="spellEnd"/>
      <w:r w:rsidRPr="007310A7">
        <w:rPr>
          <w:i/>
          <w:color w:val="000000" w:themeColor="text1"/>
        </w:rPr>
        <w:t xml:space="preserve"> </w:t>
      </w:r>
      <w:proofErr w:type="spellStart"/>
      <w:r w:rsidRPr="007310A7">
        <w:rPr>
          <w:i/>
          <w:color w:val="000000" w:themeColor="text1"/>
        </w:rPr>
        <w:t>samples</w:t>
      </w:r>
      <w:proofErr w:type="spellEnd"/>
      <w:r w:rsidRPr="007310A7">
        <w:rPr>
          <w:color w:val="000000" w:themeColor="text1"/>
        </w:rPr>
        <w:t xml:space="preserve"> rekrutierten und interviewten Personen mit einer AGS-Diagnose von psychischen Traumafolgen berichten. Diese werden als akute, chronische und komplexe Tra</w:t>
      </w:r>
      <w:r w:rsidR="00CA2A91" w:rsidRPr="007310A7">
        <w:rPr>
          <w:color w:val="000000" w:themeColor="text1"/>
        </w:rPr>
        <w:t>u</w:t>
      </w:r>
      <w:r w:rsidRPr="007310A7">
        <w:rPr>
          <w:color w:val="000000" w:themeColor="text1"/>
        </w:rPr>
        <w:t>mafolgen eingeordnet und von den Interviewten in Zusammenhang mit als gewaltvoll erlebten, normierenden medizinischen Eingriffen in Kindheit und Adoleszenz gestellt. Als traumatisch wurden dabei nicht nur vollzogene chirurgische Eingriffe, sondern auch genitale Untersuchungen erlebt, deren Verlauf für die Betroffenen häufig einen unvorhersehbaren Charakter hatte. Einige</w:t>
      </w:r>
      <w:r w:rsidR="009E25FD" w:rsidRPr="007310A7">
        <w:rPr>
          <w:color w:val="000000" w:themeColor="text1"/>
        </w:rPr>
        <w:t xml:space="preserve"> der Interviewten</w:t>
      </w:r>
      <w:r w:rsidRPr="007310A7">
        <w:rPr>
          <w:color w:val="000000" w:themeColor="text1"/>
        </w:rPr>
        <w:t xml:space="preserve"> beschreiben solche Erfahrungen als </w:t>
      </w:r>
      <w:r w:rsidR="00F05CEB" w:rsidRPr="007310A7">
        <w:rPr>
          <w:color w:val="000000" w:themeColor="text1"/>
        </w:rPr>
        <w:t>Vergewaltigung</w:t>
      </w:r>
      <w:r w:rsidRPr="007310A7">
        <w:rPr>
          <w:color w:val="000000" w:themeColor="text1"/>
        </w:rPr>
        <w:t xml:space="preserve"> (</w:t>
      </w:r>
      <w:r w:rsidR="00F05CEB" w:rsidRPr="007310A7">
        <w:rPr>
          <w:color w:val="000000" w:themeColor="text1"/>
        </w:rPr>
        <w:t xml:space="preserve">vgl. </w:t>
      </w:r>
      <w:r w:rsidRPr="007310A7">
        <w:rPr>
          <w:color w:val="000000" w:themeColor="text1"/>
        </w:rPr>
        <w:t>ebd.</w:t>
      </w:r>
      <w:r w:rsidR="00F05CEB" w:rsidRPr="007310A7">
        <w:rPr>
          <w:color w:val="000000" w:themeColor="text1"/>
        </w:rPr>
        <w:t>,</w:t>
      </w:r>
      <w:r w:rsidRPr="007310A7">
        <w:rPr>
          <w:color w:val="000000" w:themeColor="text1"/>
        </w:rPr>
        <w:t xml:space="preserve"> 7). Die Autor*innen konzeptualisieren die körperliche und emotionale Verinnerlichung </w:t>
      </w:r>
      <w:r w:rsidR="00EC4F9B" w:rsidRPr="007310A7">
        <w:rPr>
          <w:color w:val="000000" w:themeColor="text1"/>
        </w:rPr>
        <w:t xml:space="preserve">der </w:t>
      </w:r>
      <w:r w:rsidRPr="007310A7">
        <w:rPr>
          <w:color w:val="000000" w:themeColor="text1"/>
        </w:rPr>
        <w:t xml:space="preserve">erlebten Fremdbestimmung seitens der Betroffenen mit der Wortneuschöpfung </w:t>
      </w:r>
      <w:proofErr w:type="spellStart"/>
      <w:r w:rsidRPr="007310A7">
        <w:rPr>
          <w:i/>
          <w:color w:val="000000" w:themeColor="text1"/>
        </w:rPr>
        <w:t>em</w:t>
      </w:r>
      <w:proofErr w:type="spellEnd"/>
      <w:r w:rsidRPr="007310A7">
        <w:rPr>
          <w:i/>
          <w:color w:val="000000" w:themeColor="text1"/>
        </w:rPr>
        <w:t>-bad-</w:t>
      </w:r>
      <w:proofErr w:type="spellStart"/>
      <w:r w:rsidRPr="007310A7">
        <w:rPr>
          <w:i/>
          <w:color w:val="000000" w:themeColor="text1"/>
        </w:rPr>
        <w:t>iment</w:t>
      </w:r>
      <w:proofErr w:type="spellEnd"/>
      <w:r w:rsidRPr="007310A7">
        <w:rPr>
          <w:i/>
          <w:color w:val="000000" w:themeColor="text1"/>
        </w:rPr>
        <w:t xml:space="preserve"> </w:t>
      </w:r>
      <w:r w:rsidRPr="007310A7">
        <w:rPr>
          <w:color w:val="000000" w:themeColor="text1"/>
        </w:rPr>
        <w:t>(vgl</w:t>
      </w:r>
      <w:r w:rsidR="00E63C19" w:rsidRPr="007310A7">
        <w:rPr>
          <w:color w:val="000000" w:themeColor="text1"/>
        </w:rPr>
        <w:t>.</w:t>
      </w:r>
      <w:r w:rsidRPr="007310A7">
        <w:rPr>
          <w:color w:val="000000" w:themeColor="text1"/>
        </w:rPr>
        <w:t xml:space="preserve"> ebd. 8, eigene Hervorhebung). Mehrere der interviewten Personen berichten zudem, dass die medizinische Rahmung ihrer Variation als pathologische Rarität bzw. „</w:t>
      </w:r>
      <w:r w:rsidR="00EC4F9B" w:rsidRPr="007310A7">
        <w:rPr>
          <w:color w:val="000000" w:themeColor="text1"/>
        </w:rPr>
        <w:t>sozialer Notfall</w:t>
      </w:r>
      <w:r w:rsidRPr="007310A7">
        <w:rPr>
          <w:color w:val="000000" w:themeColor="text1"/>
        </w:rPr>
        <w:t>“ (ebd.</w:t>
      </w:r>
      <w:r w:rsidR="00EC4F9B" w:rsidRPr="007310A7">
        <w:rPr>
          <w:color w:val="000000" w:themeColor="text1"/>
        </w:rPr>
        <w:t>, eigene Übers.</w:t>
      </w:r>
      <w:r w:rsidRPr="007310A7">
        <w:rPr>
          <w:color w:val="000000" w:themeColor="text1"/>
        </w:rPr>
        <w:t>)</w:t>
      </w:r>
      <w:r w:rsidR="00FE0E4D" w:rsidRPr="007310A7">
        <w:rPr>
          <w:color w:val="000000" w:themeColor="text1"/>
        </w:rPr>
        <w:t xml:space="preserve"> </w:t>
      </w:r>
      <w:r w:rsidRPr="007310A7">
        <w:rPr>
          <w:color w:val="000000" w:themeColor="text1"/>
        </w:rPr>
        <w:t xml:space="preserve">zu ihrer Wahrnehmung massiver Bedrohung beitrug. In einem von den Autor*innen analysierten Interview wird </w:t>
      </w:r>
      <w:r w:rsidR="00FE0E4D" w:rsidRPr="007310A7">
        <w:rPr>
          <w:color w:val="000000" w:themeColor="text1"/>
        </w:rPr>
        <w:t xml:space="preserve">eine </w:t>
      </w:r>
      <w:r w:rsidRPr="007310A7">
        <w:rPr>
          <w:color w:val="000000" w:themeColor="text1"/>
        </w:rPr>
        <w:t xml:space="preserve">unerwartete ärztliche Ankündigung von als in Zukunft unvermeidbar präsentierten Genitaleingriffen als traumatisch erlebt (vgl. ebd.). </w:t>
      </w:r>
    </w:p>
    <w:p w14:paraId="7ABC6FA4" w14:textId="3ABC8FD7" w:rsidR="005510E2" w:rsidRPr="007310A7" w:rsidRDefault="005510E2" w:rsidP="005510E2">
      <w:pPr>
        <w:spacing w:line="360" w:lineRule="auto"/>
        <w:jc w:val="both"/>
        <w:rPr>
          <w:color w:val="000000" w:themeColor="text1"/>
        </w:rPr>
      </w:pPr>
      <w:r w:rsidRPr="007310A7">
        <w:rPr>
          <w:color w:val="000000" w:themeColor="text1"/>
        </w:rPr>
        <w:t xml:space="preserve">Hier deutet sich aus Perspektive der vorliegenden Arbeit an, dass eine traumatisch erlebte medizinische Interaktionserfahrung den weiteren Behandlungsverlauf </w:t>
      </w:r>
      <w:r w:rsidR="00977B85" w:rsidRPr="007310A7">
        <w:rPr>
          <w:color w:val="000000" w:themeColor="text1"/>
        </w:rPr>
        <w:t xml:space="preserve">prägen </w:t>
      </w:r>
      <w:r w:rsidRPr="007310A7">
        <w:rPr>
          <w:color w:val="000000" w:themeColor="text1"/>
        </w:rPr>
        <w:t xml:space="preserve">und eventuell </w:t>
      </w:r>
      <w:r w:rsidR="002F68D2" w:rsidRPr="007310A7">
        <w:rPr>
          <w:color w:val="000000" w:themeColor="text1"/>
        </w:rPr>
        <w:t xml:space="preserve">ebenfalls </w:t>
      </w:r>
      <w:r w:rsidRPr="007310A7">
        <w:rPr>
          <w:color w:val="000000" w:themeColor="text1"/>
        </w:rPr>
        <w:t xml:space="preserve">eine erlebte </w:t>
      </w:r>
      <w:proofErr w:type="spellStart"/>
      <w:r w:rsidRPr="007310A7">
        <w:rPr>
          <w:color w:val="000000" w:themeColor="text1"/>
        </w:rPr>
        <w:t>Ohnm</w:t>
      </w:r>
      <w:r w:rsidR="00053992" w:rsidRPr="007310A7">
        <w:rPr>
          <w:color w:val="000000" w:themeColor="text1"/>
        </w:rPr>
        <w:t>ächtigkeit</w:t>
      </w:r>
      <w:proofErr w:type="spellEnd"/>
      <w:r w:rsidRPr="007310A7">
        <w:rPr>
          <w:color w:val="000000" w:themeColor="text1"/>
        </w:rPr>
        <w:t xml:space="preserve"> im Zuge zukünftiger geschlechtsverändernder</w:t>
      </w:r>
      <w:r w:rsidR="00977B85" w:rsidRPr="007310A7">
        <w:rPr>
          <w:color w:val="000000" w:themeColor="text1"/>
        </w:rPr>
        <w:t xml:space="preserve"> </w:t>
      </w:r>
      <w:r w:rsidRPr="007310A7">
        <w:rPr>
          <w:color w:val="000000" w:themeColor="text1"/>
        </w:rPr>
        <w:t xml:space="preserve">Behandlungsentscheidungen </w:t>
      </w:r>
      <w:r w:rsidR="00977B85" w:rsidRPr="007310A7">
        <w:rPr>
          <w:color w:val="000000" w:themeColor="text1"/>
        </w:rPr>
        <w:t xml:space="preserve">bedingen </w:t>
      </w:r>
      <w:r w:rsidRPr="007310A7">
        <w:rPr>
          <w:color w:val="000000" w:themeColor="text1"/>
        </w:rPr>
        <w:t xml:space="preserve">kann. Dies </w:t>
      </w:r>
      <w:r w:rsidR="00E5259D" w:rsidRPr="007310A7">
        <w:rPr>
          <w:color w:val="000000" w:themeColor="text1"/>
        </w:rPr>
        <w:t xml:space="preserve">würde </w:t>
      </w:r>
      <w:r w:rsidRPr="007310A7">
        <w:rPr>
          <w:color w:val="000000" w:themeColor="text1"/>
        </w:rPr>
        <w:t>bedeute</w:t>
      </w:r>
      <w:r w:rsidR="00E5259D" w:rsidRPr="007310A7">
        <w:rPr>
          <w:color w:val="000000" w:themeColor="text1"/>
        </w:rPr>
        <w:t>n</w:t>
      </w:r>
      <w:r w:rsidRPr="007310A7">
        <w:rPr>
          <w:color w:val="000000" w:themeColor="text1"/>
        </w:rPr>
        <w:t xml:space="preserve">, dass intergeschlechtliche </w:t>
      </w:r>
      <w:r w:rsidR="00E5259D" w:rsidRPr="007310A7">
        <w:rPr>
          <w:color w:val="000000" w:themeColor="text1"/>
        </w:rPr>
        <w:t xml:space="preserve">Jugendliche und Erwachsene </w:t>
      </w:r>
      <w:r w:rsidRPr="007310A7">
        <w:rPr>
          <w:color w:val="000000" w:themeColor="text1"/>
        </w:rPr>
        <w:t>mit entsprechenden traumatisch</w:t>
      </w:r>
      <w:r w:rsidR="00E5259D" w:rsidRPr="007310A7">
        <w:rPr>
          <w:color w:val="000000" w:themeColor="text1"/>
        </w:rPr>
        <w:t xml:space="preserve">en </w:t>
      </w:r>
      <w:r w:rsidRPr="007310A7">
        <w:rPr>
          <w:color w:val="000000" w:themeColor="text1"/>
        </w:rPr>
        <w:t xml:space="preserve">medizinischen Vorerfahrungen, sich nicht in der Weise als handlungsmächtig erleben, dass sie über normierende Eingriffe selbstbestimmt entscheiden können. Vielmehr wären sie diesen in ähnlicher Weise ausgeliefert, wie dem bereits </w:t>
      </w:r>
      <w:r w:rsidR="00631754" w:rsidRPr="007310A7">
        <w:rPr>
          <w:color w:val="000000" w:themeColor="text1"/>
        </w:rPr>
        <w:t xml:space="preserve">in der Vergangenheit </w:t>
      </w:r>
      <w:r w:rsidRPr="007310A7">
        <w:rPr>
          <w:color w:val="000000" w:themeColor="text1"/>
        </w:rPr>
        <w:t xml:space="preserve">erlebten Verhalten sie behandelnder Mediziner*innen. An dieser Überlegung setzt die durchgeführte Studie an, die </w:t>
      </w:r>
      <w:r w:rsidRPr="007310A7">
        <w:rPr>
          <w:color w:val="000000" w:themeColor="text1"/>
        </w:rPr>
        <w:lastRenderedPageBreak/>
        <w:t xml:space="preserve">insbesondere durch ihre biographische Anlage ermöglicht, potentielle Wirkungszusammenhänge </w:t>
      </w:r>
      <w:r w:rsidR="00E21225" w:rsidRPr="007310A7">
        <w:rPr>
          <w:color w:val="000000" w:themeColor="text1"/>
        </w:rPr>
        <w:t xml:space="preserve">zwischen bereits </w:t>
      </w:r>
      <w:r w:rsidRPr="007310A7">
        <w:rPr>
          <w:color w:val="000000" w:themeColor="text1"/>
        </w:rPr>
        <w:t>erlebte</w:t>
      </w:r>
      <w:r w:rsidR="00631754" w:rsidRPr="007310A7">
        <w:rPr>
          <w:color w:val="000000" w:themeColor="text1"/>
        </w:rPr>
        <w:t>r</w:t>
      </w:r>
      <w:r w:rsidRPr="007310A7">
        <w:rPr>
          <w:color w:val="000000" w:themeColor="text1"/>
        </w:rPr>
        <w:t xml:space="preserve"> Trauma</w:t>
      </w:r>
      <w:r w:rsidR="00631754" w:rsidRPr="007310A7">
        <w:rPr>
          <w:color w:val="000000" w:themeColor="text1"/>
        </w:rPr>
        <w:t>tisierung</w:t>
      </w:r>
      <w:r w:rsidR="00E21225" w:rsidRPr="007310A7">
        <w:rPr>
          <w:color w:val="000000" w:themeColor="text1"/>
        </w:rPr>
        <w:t xml:space="preserve"> und darauffolgenden Behandlungserfahrungen</w:t>
      </w:r>
      <w:r w:rsidRPr="007310A7">
        <w:rPr>
          <w:color w:val="000000" w:themeColor="text1"/>
        </w:rPr>
        <w:t xml:space="preserve"> in ihrer prozesshaften Dimension zu untersuchen.</w:t>
      </w:r>
    </w:p>
    <w:p w14:paraId="2A13E223" w14:textId="25E44BB2" w:rsidR="005510E2" w:rsidRPr="007310A7" w:rsidRDefault="008011E5" w:rsidP="003865F7">
      <w:pPr>
        <w:pStyle w:val="berschrift2"/>
        <w:spacing w:before="480" w:after="240"/>
        <w:jc w:val="both"/>
        <w:rPr>
          <w:rFonts w:asciiTheme="minorHAnsi" w:hAnsiTheme="minorHAnsi" w:cs="Calibri"/>
          <w:b/>
          <w:color w:val="000000" w:themeColor="text1"/>
          <w:sz w:val="24"/>
          <w:szCs w:val="24"/>
        </w:rPr>
      </w:pPr>
      <w:bookmarkStart w:id="21" w:name="_Toc233288760"/>
      <w:r w:rsidRPr="007310A7">
        <w:rPr>
          <w:rFonts w:asciiTheme="minorHAnsi" w:hAnsiTheme="minorHAnsi" w:cs="Calibri"/>
          <w:b/>
          <w:color w:val="000000" w:themeColor="text1"/>
          <w:sz w:val="24"/>
          <w:szCs w:val="24"/>
        </w:rPr>
        <w:t>3</w:t>
      </w:r>
      <w:r w:rsidR="005510E2" w:rsidRPr="007310A7">
        <w:rPr>
          <w:rFonts w:asciiTheme="minorHAnsi" w:hAnsiTheme="minorHAnsi" w:cs="Calibri"/>
          <w:b/>
          <w:color w:val="000000" w:themeColor="text1"/>
          <w:sz w:val="24"/>
          <w:szCs w:val="24"/>
        </w:rPr>
        <w:t>.4. Geschlecht</w:t>
      </w:r>
      <w:r w:rsidR="00A12F98" w:rsidRPr="007310A7">
        <w:rPr>
          <w:rFonts w:asciiTheme="minorHAnsi" w:hAnsiTheme="minorHAnsi" w:cs="Calibri"/>
          <w:b/>
          <w:color w:val="000000" w:themeColor="text1"/>
          <w:sz w:val="24"/>
          <w:szCs w:val="24"/>
        </w:rPr>
        <w:t>,</w:t>
      </w:r>
      <w:r w:rsidR="005510E2" w:rsidRPr="007310A7">
        <w:rPr>
          <w:rFonts w:asciiTheme="minorHAnsi" w:hAnsiTheme="minorHAnsi" w:cs="Calibri"/>
          <w:b/>
          <w:color w:val="000000" w:themeColor="text1"/>
          <w:sz w:val="24"/>
          <w:szCs w:val="24"/>
        </w:rPr>
        <w:t xml:space="preserve"> Biographie und Transition</w:t>
      </w:r>
      <w:bookmarkEnd w:id="21"/>
    </w:p>
    <w:p w14:paraId="7303A28D" w14:textId="4D27D3EE" w:rsidR="005510E2" w:rsidRPr="007310A7" w:rsidRDefault="005510E2" w:rsidP="005510E2">
      <w:pPr>
        <w:spacing w:line="360" w:lineRule="auto"/>
        <w:jc w:val="both"/>
        <w:rPr>
          <w:rFonts w:eastAsia="Times New Roman" w:cs="Times New Roman"/>
          <w:color w:val="000000" w:themeColor="text1"/>
        </w:rPr>
      </w:pPr>
      <w:r w:rsidRPr="007310A7">
        <w:rPr>
          <w:rFonts w:cs="Calibri"/>
          <w:color w:val="000000" w:themeColor="text1"/>
        </w:rPr>
        <w:t>Eine weitere und in diesem Kapitel als letztes beschriebene theoretische Perspektive auf die Erfahrung</w:t>
      </w:r>
      <w:r w:rsidR="00CC7B3F" w:rsidRPr="007310A7">
        <w:rPr>
          <w:rFonts w:cs="Calibri"/>
          <w:color w:val="000000" w:themeColor="text1"/>
        </w:rPr>
        <w:t>saufschichtungen</w:t>
      </w:r>
      <w:r w:rsidRPr="007310A7">
        <w:rPr>
          <w:rFonts w:cs="Calibri"/>
          <w:color w:val="000000" w:themeColor="text1"/>
        </w:rPr>
        <w:t xml:space="preserve"> meiner Interviewpartner*innen ermöglicht das Konzept der Transition. </w:t>
      </w:r>
      <w:r w:rsidRPr="007310A7">
        <w:rPr>
          <w:rFonts w:eastAsia="Times New Roman" w:cs="Times New Roman"/>
          <w:color w:val="000000" w:themeColor="text1"/>
        </w:rPr>
        <w:t xml:space="preserve">Dieses an Harald Welzer anschließende und für die geschlechtersensible rekonstruktive Forschung nutzbar gemachte Konzept erlaubt eine sukzessive transformatorische Bearbeitung von erlebten Fremddeutungen, </w:t>
      </w:r>
      <w:r w:rsidR="00CC7B3F" w:rsidRPr="007310A7">
        <w:rPr>
          <w:rFonts w:eastAsia="Times New Roman" w:cs="Times New Roman"/>
          <w:color w:val="000000" w:themeColor="text1"/>
        </w:rPr>
        <w:t xml:space="preserve">Stigmatisierung </w:t>
      </w:r>
      <w:r w:rsidRPr="007310A7">
        <w:rPr>
          <w:rFonts w:eastAsia="Times New Roman" w:cs="Times New Roman"/>
          <w:color w:val="000000" w:themeColor="text1"/>
        </w:rPr>
        <w:t xml:space="preserve">und Gewalt als vergeschlechtlichte Form der biographischen Transition zu verstehen. Im Folgenden werde ich zunächst auf die in den </w:t>
      </w:r>
      <w:r w:rsidR="000B0CF0" w:rsidRPr="007310A7">
        <w:rPr>
          <w:rFonts w:eastAsia="Times New Roman" w:cs="Times New Roman"/>
          <w:color w:val="000000" w:themeColor="text1"/>
        </w:rPr>
        <w:t>T</w:t>
      </w:r>
      <w:r w:rsidRPr="007310A7">
        <w:rPr>
          <w:rFonts w:eastAsia="Times New Roman" w:cs="Times New Roman"/>
          <w:color w:val="000000" w:themeColor="text1"/>
        </w:rPr>
        <w:t xml:space="preserve">rans* Studies </w:t>
      </w:r>
      <w:r w:rsidR="000B0CF0" w:rsidRPr="007310A7">
        <w:rPr>
          <w:rFonts w:eastAsia="Times New Roman" w:cs="Times New Roman"/>
          <w:color w:val="000000" w:themeColor="text1"/>
        </w:rPr>
        <w:t xml:space="preserve">sowie </w:t>
      </w:r>
      <w:r w:rsidRPr="007310A7">
        <w:rPr>
          <w:rFonts w:eastAsia="Times New Roman" w:cs="Times New Roman"/>
          <w:color w:val="000000" w:themeColor="text1"/>
        </w:rPr>
        <w:t xml:space="preserve">in der Übergangsforschung verwendeten </w:t>
      </w:r>
      <w:proofErr w:type="spellStart"/>
      <w:r w:rsidRPr="007310A7">
        <w:rPr>
          <w:rFonts w:eastAsia="Times New Roman" w:cs="Times New Roman"/>
          <w:color w:val="000000" w:themeColor="text1"/>
        </w:rPr>
        <w:t>Transitions</w:t>
      </w:r>
      <w:proofErr w:type="spellEnd"/>
      <w:r w:rsidRPr="007310A7">
        <w:rPr>
          <w:rFonts w:eastAsia="Times New Roman" w:cs="Times New Roman"/>
          <w:color w:val="000000" w:themeColor="text1"/>
        </w:rPr>
        <w:t>-Begriffe eingehen und anschließend meine, auf Welzer bezugnehmende</w:t>
      </w:r>
      <w:r w:rsidR="000B0CF0" w:rsidRPr="007310A7">
        <w:rPr>
          <w:rFonts w:eastAsia="Times New Roman" w:cs="Times New Roman"/>
          <w:color w:val="000000" w:themeColor="text1"/>
        </w:rPr>
        <w:t>,</w:t>
      </w:r>
      <w:r w:rsidRPr="007310A7">
        <w:rPr>
          <w:rFonts w:eastAsia="Times New Roman" w:cs="Times New Roman"/>
          <w:color w:val="000000" w:themeColor="text1"/>
        </w:rPr>
        <w:t xml:space="preserve"> </w:t>
      </w:r>
      <w:r w:rsidR="00051DC3" w:rsidRPr="007310A7">
        <w:rPr>
          <w:rFonts w:eastAsia="Times New Roman" w:cs="Times New Roman"/>
          <w:color w:val="000000" w:themeColor="text1"/>
        </w:rPr>
        <w:t>Begriffs-</w:t>
      </w:r>
      <w:r w:rsidRPr="007310A7">
        <w:rPr>
          <w:rFonts w:eastAsia="Times New Roman" w:cs="Times New Roman"/>
          <w:color w:val="000000" w:themeColor="text1"/>
        </w:rPr>
        <w:t>Verwendung im Rahmen dieser Arbeit darstellen.</w:t>
      </w:r>
    </w:p>
    <w:p w14:paraId="1112FF48" w14:textId="35F0A7CF" w:rsidR="005510E2" w:rsidRPr="007310A7" w:rsidRDefault="008011E5" w:rsidP="003865F7">
      <w:pPr>
        <w:pStyle w:val="berschrift3"/>
        <w:spacing w:before="480" w:after="120" w:line="360" w:lineRule="auto"/>
        <w:jc w:val="both"/>
        <w:rPr>
          <w:rFonts w:asciiTheme="minorHAnsi" w:hAnsiTheme="minorHAnsi" w:cs="Calibri"/>
          <w:b/>
          <w:color w:val="000000" w:themeColor="text1"/>
        </w:rPr>
      </w:pPr>
      <w:bookmarkStart w:id="22" w:name="_Toc233288761"/>
      <w:r w:rsidRPr="007310A7">
        <w:rPr>
          <w:rFonts w:asciiTheme="minorHAnsi" w:hAnsiTheme="minorHAnsi" w:cs="Calibri"/>
          <w:b/>
          <w:color w:val="000000" w:themeColor="text1"/>
        </w:rPr>
        <w:t>3</w:t>
      </w:r>
      <w:r w:rsidR="005510E2" w:rsidRPr="007310A7">
        <w:rPr>
          <w:rFonts w:asciiTheme="minorHAnsi" w:hAnsiTheme="minorHAnsi" w:cs="Calibri"/>
          <w:b/>
          <w:color w:val="000000" w:themeColor="text1"/>
        </w:rPr>
        <w:t xml:space="preserve">.4.1. </w:t>
      </w:r>
      <w:r w:rsidR="00E82058" w:rsidRPr="007310A7">
        <w:rPr>
          <w:rFonts w:asciiTheme="minorHAnsi" w:hAnsiTheme="minorHAnsi" w:cs="Calibri"/>
          <w:b/>
          <w:color w:val="000000" w:themeColor="text1"/>
        </w:rPr>
        <w:t>Geschlechtst</w:t>
      </w:r>
      <w:r w:rsidR="005510E2" w:rsidRPr="007310A7">
        <w:rPr>
          <w:rFonts w:asciiTheme="minorHAnsi" w:hAnsiTheme="minorHAnsi" w:cs="Calibri"/>
          <w:b/>
          <w:color w:val="000000" w:themeColor="text1"/>
        </w:rPr>
        <w:t xml:space="preserve">ransition als Begriff in der </w:t>
      </w:r>
      <w:r w:rsidR="00E82058" w:rsidRPr="007310A7">
        <w:rPr>
          <w:rFonts w:asciiTheme="minorHAnsi" w:hAnsiTheme="minorHAnsi" w:cs="Calibri"/>
          <w:b/>
          <w:color w:val="000000" w:themeColor="text1"/>
        </w:rPr>
        <w:t xml:space="preserve">Forschungs- </w:t>
      </w:r>
      <w:r w:rsidR="005510E2" w:rsidRPr="007310A7">
        <w:rPr>
          <w:rFonts w:asciiTheme="minorHAnsi" w:hAnsiTheme="minorHAnsi" w:cs="Calibri"/>
          <w:b/>
          <w:color w:val="000000" w:themeColor="text1"/>
        </w:rPr>
        <w:t xml:space="preserve">und </w:t>
      </w:r>
      <w:r w:rsidR="00FA3DF8" w:rsidRPr="007310A7">
        <w:rPr>
          <w:rFonts w:asciiTheme="minorHAnsi" w:hAnsiTheme="minorHAnsi" w:cs="Calibri"/>
          <w:b/>
          <w:color w:val="000000" w:themeColor="text1"/>
        </w:rPr>
        <w:t>E</w:t>
      </w:r>
      <w:r w:rsidR="005510E2" w:rsidRPr="007310A7">
        <w:rPr>
          <w:rFonts w:asciiTheme="minorHAnsi" w:hAnsiTheme="minorHAnsi" w:cs="Calibri"/>
          <w:b/>
          <w:color w:val="000000" w:themeColor="text1"/>
        </w:rPr>
        <w:t>rfahrungs-basierten Literatur</w:t>
      </w:r>
      <w:bookmarkEnd w:id="22"/>
      <w:r w:rsidR="00863E22" w:rsidRPr="007310A7">
        <w:rPr>
          <w:rFonts w:asciiTheme="minorHAnsi" w:hAnsiTheme="minorHAnsi" w:cs="Calibri"/>
          <w:b/>
          <w:color w:val="000000" w:themeColor="text1"/>
        </w:rPr>
        <w:t xml:space="preserve"> </w:t>
      </w:r>
    </w:p>
    <w:p w14:paraId="4B9D3EEE" w14:textId="54F0F092" w:rsidR="005510E2" w:rsidRPr="007310A7" w:rsidRDefault="005510E2" w:rsidP="006B5BA6">
      <w:pPr>
        <w:spacing w:before="240" w:line="360" w:lineRule="auto"/>
        <w:jc w:val="both"/>
        <w:rPr>
          <w:rFonts w:cs="Calibri"/>
          <w:color w:val="000000" w:themeColor="text1"/>
        </w:rPr>
      </w:pPr>
      <w:r w:rsidRPr="007310A7">
        <w:rPr>
          <w:rFonts w:cs="Calibri"/>
          <w:color w:val="000000" w:themeColor="text1"/>
        </w:rPr>
        <w:t>Geschlechtliche (Re-)Positionierungen sind integraler Bestandteil von Biographien. Dabei beginnen soziale</w:t>
      </w:r>
      <w:r w:rsidR="00DF40D6" w:rsidRPr="007310A7">
        <w:rPr>
          <w:rFonts w:cs="Calibri"/>
          <w:color w:val="000000" w:themeColor="text1"/>
        </w:rPr>
        <w:t xml:space="preserve"> –</w:t>
      </w:r>
      <w:r w:rsidRPr="007310A7">
        <w:rPr>
          <w:rFonts w:cs="Calibri"/>
          <w:color w:val="000000" w:themeColor="text1"/>
        </w:rPr>
        <w:t xml:space="preserve"> und bei intergeschlechtlichen Kindern auch körperliche </w:t>
      </w:r>
      <w:r w:rsidR="00DF40D6" w:rsidRPr="007310A7">
        <w:rPr>
          <w:rFonts w:cs="Calibri"/>
          <w:color w:val="000000" w:themeColor="text1"/>
        </w:rPr>
        <w:t xml:space="preserve">– </w:t>
      </w:r>
      <w:proofErr w:type="spellStart"/>
      <w:r w:rsidRPr="007310A7">
        <w:rPr>
          <w:rFonts w:cs="Calibri"/>
          <w:color w:val="000000" w:themeColor="text1"/>
        </w:rPr>
        <w:t>Vereindeutigungsprozesse</w:t>
      </w:r>
      <w:proofErr w:type="spellEnd"/>
      <w:r w:rsidRPr="007310A7">
        <w:rPr>
          <w:rFonts w:cs="Calibri"/>
          <w:color w:val="000000" w:themeColor="text1"/>
        </w:rPr>
        <w:t xml:space="preserve"> bereits </w:t>
      </w:r>
      <w:r w:rsidR="00F828E1" w:rsidRPr="007310A7">
        <w:rPr>
          <w:rFonts w:cs="Calibri"/>
          <w:color w:val="000000" w:themeColor="text1"/>
        </w:rPr>
        <w:t xml:space="preserve">kurz nach </w:t>
      </w:r>
      <w:r w:rsidRPr="007310A7">
        <w:rPr>
          <w:rFonts w:cs="Calibri"/>
          <w:color w:val="000000" w:themeColor="text1"/>
        </w:rPr>
        <w:t>der Geburt</w:t>
      </w:r>
      <w:r w:rsidR="006B5BA6" w:rsidRPr="007310A7">
        <w:rPr>
          <w:rFonts w:cs="Calibri"/>
          <w:color w:val="000000" w:themeColor="text1"/>
        </w:rPr>
        <w:t xml:space="preserve"> </w:t>
      </w:r>
      <w:r w:rsidR="006B5BA6" w:rsidRPr="007310A7">
        <w:rPr>
          <w:rFonts w:cs="Calibri"/>
          <w:color w:val="000000" w:themeColor="text1"/>
        </w:rPr>
        <w:fldChar w:fldCharType="begin"/>
      </w:r>
      <w:r w:rsidR="00F370E7">
        <w:rPr>
          <w:rFonts w:cs="Calibri"/>
          <w:color w:val="000000" w:themeColor="text1"/>
        </w:rPr>
        <w:instrText xml:space="preserve"> ADDIN ZOTERO_ITEM CSL_CITATION {"citationID":"Ct84Dwun","properties":{"unsorted":false,"formattedCitation":"(vgl. Kl\\uc0\\u246{}ppel et al 2019, 7, Vo\\uc0\\u223{} 2014, Butler 1997, zitiert nach Goetzke 2022)","plainCitation":"(vgl. Klöppel et al 2019, 7, Voß 2014, Butler 1997, zitiert nach Goetzke 2022)","dontUpdate":true,"noteIndex":0},"citationItems":[{"id":710,"uris":["http://zotero.org/users/local/owKliTIb/items/LC2AED9L"],"itemData":{"id":710,"type":"chapter","container-title":"Doing transitions - die Hervorbringung von Übergängen im Lebenslauf","page":"82-97","publisher":"Beltz Juventa","publisher-place":"Weinheim ; Basel","title":"Doing gender transitions. Geschlechterübergänge in neomaterialistischerPerspektive und ihr Potential für die Übergangsforschung","author":[{"family":"Goetzke","given":"Louka Maju"}],"editor":[{"family":"Andresen","given":"Sabine"},{"family":"Bauer","given":"Petra"},{"family":"Stauber","given":"Barbara"},{"family":"Walther","given":"Andreas"}],"issued":{"date-parts":[["2022"]]}},"prefix":"vgl. Klöppel et al 2019, 7, Voß 2014, Butler 1997, zitiert nach "}],"schema":"https://github.com/citation-style-language/schema/raw/master/csl-citation.json"} </w:instrText>
      </w:r>
      <w:r w:rsidR="006B5BA6" w:rsidRPr="007310A7">
        <w:rPr>
          <w:rFonts w:cs="Calibri"/>
          <w:color w:val="000000" w:themeColor="text1"/>
        </w:rPr>
        <w:fldChar w:fldCharType="separate"/>
      </w:r>
      <w:r w:rsidR="006B5BA6" w:rsidRPr="007310A7">
        <w:rPr>
          <w:rFonts w:ascii="Cambria" w:hAnsi="Cambria" w:cs="Times New Roman"/>
          <w:color w:val="000000" w:themeColor="text1"/>
        </w:rPr>
        <w:t>(vgl.</w:t>
      </w:r>
      <w:r w:rsidR="00DF40D6" w:rsidRPr="007310A7">
        <w:rPr>
          <w:rFonts w:ascii="Cambria" w:hAnsi="Cambria" w:cs="Times New Roman"/>
          <w:color w:val="000000" w:themeColor="text1"/>
        </w:rPr>
        <w:t xml:space="preserve"> z.B.</w:t>
      </w:r>
      <w:r w:rsidR="006B5BA6" w:rsidRPr="007310A7">
        <w:rPr>
          <w:rFonts w:ascii="Cambria" w:hAnsi="Cambria" w:cs="Times New Roman"/>
          <w:color w:val="000000" w:themeColor="text1"/>
        </w:rPr>
        <w:t xml:space="preserve"> </w:t>
      </w:r>
      <w:r w:rsidR="00F65864" w:rsidRPr="007310A7">
        <w:rPr>
          <w:rFonts w:ascii="Cambria" w:hAnsi="Cambria" w:cs="Times New Roman"/>
          <w:color w:val="000000" w:themeColor="text1"/>
        </w:rPr>
        <w:t xml:space="preserve">Butler 1997, </w:t>
      </w:r>
      <w:proofErr w:type="spellStart"/>
      <w:r w:rsidR="00F65864" w:rsidRPr="007310A7">
        <w:rPr>
          <w:rFonts w:ascii="Cambria" w:hAnsi="Cambria" w:cs="Times New Roman"/>
          <w:color w:val="000000" w:themeColor="text1"/>
        </w:rPr>
        <w:t>Goetzke</w:t>
      </w:r>
      <w:proofErr w:type="spellEnd"/>
      <w:r w:rsidR="00F65864" w:rsidRPr="007310A7">
        <w:rPr>
          <w:rFonts w:ascii="Cambria" w:hAnsi="Cambria" w:cs="Times New Roman"/>
          <w:color w:val="000000" w:themeColor="text1"/>
        </w:rPr>
        <w:t xml:space="preserve"> 2022, </w:t>
      </w:r>
      <w:r w:rsidR="006B5BA6" w:rsidRPr="007310A7">
        <w:rPr>
          <w:rFonts w:ascii="Cambria" w:hAnsi="Cambria" w:cs="Times New Roman"/>
          <w:color w:val="000000" w:themeColor="text1"/>
        </w:rPr>
        <w:t>Klöppel et al</w:t>
      </w:r>
      <w:r w:rsidR="00DF40D6" w:rsidRPr="007310A7">
        <w:rPr>
          <w:rFonts w:ascii="Cambria" w:hAnsi="Cambria" w:cs="Times New Roman"/>
          <w:color w:val="000000" w:themeColor="text1"/>
        </w:rPr>
        <w:t>.</w:t>
      </w:r>
      <w:r w:rsidR="006B5BA6" w:rsidRPr="007310A7">
        <w:rPr>
          <w:rFonts w:ascii="Cambria" w:hAnsi="Cambria" w:cs="Times New Roman"/>
          <w:color w:val="000000" w:themeColor="text1"/>
        </w:rPr>
        <w:t xml:space="preserve"> 2019, 7, Voß 2014</w:t>
      </w:r>
      <w:r w:rsidR="00BA1A85" w:rsidRPr="007310A7">
        <w:rPr>
          <w:rFonts w:ascii="Cambria" w:hAnsi="Cambria" w:cs="Times New Roman"/>
          <w:color w:val="000000" w:themeColor="text1"/>
        </w:rPr>
        <w:t>, siehe auch 4.5</w:t>
      </w:r>
      <w:r w:rsidR="006B5BA6" w:rsidRPr="007310A7">
        <w:rPr>
          <w:rFonts w:ascii="Cambria" w:hAnsi="Cambria" w:cs="Times New Roman"/>
          <w:color w:val="000000" w:themeColor="text1"/>
        </w:rPr>
        <w:t>)</w:t>
      </w:r>
      <w:r w:rsidR="006B5BA6" w:rsidRPr="007310A7">
        <w:rPr>
          <w:rFonts w:cs="Calibri"/>
          <w:color w:val="000000" w:themeColor="text1"/>
        </w:rPr>
        <w:fldChar w:fldCharType="end"/>
      </w:r>
      <w:r w:rsidRPr="007310A7">
        <w:rPr>
          <w:rFonts w:cs="Calibri"/>
          <w:color w:val="000000" w:themeColor="text1"/>
        </w:rPr>
        <w:t xml:space="preserve">. Die zumindest in westlichen Gesellschaften </w:t>
      </w:r>
      <w:r w:rsidR="002E5113" w:rsidRPr="007310A7">
        <w:rPr>
          <w:rFonts w:cs="Calibri"/>
          <w:color w:val="000000" w:themeColor="text1"/>
        </w:rPr>
        <w:t xml:space="preserve">nach wie vor </w:t>
      </w:r>
      <w:r w:rsidRPr="007310A7">
        <w:rPr>
          <w:rFonts w:cs="Calibri"/>
          <w:color w:val="000000" w:themeColor="text1"/>
        </w:rPr>
        <w:t>hegemoniale</w:t>
      </w:r>
      <w:r w:rsidR="00DD2ECF" w:rsidRPr="007310A7">
        <w:rPr>
          <w:rFonts w:cs="Calibri"/>
          <w:color w:val="000000" w:themeColor="text1"/>
        </w:rPr>
        <w:t>n</w:t>
      </w:r>
      <w:r w:rsidRPr="007310A7">
        <w:rPr>
          <w:rFonts w:cs="Calibri"/>
          <w:color w:val="000000" w:themeColor="text1"/>
        </w:rPr>
        <w:t xml:space="preserve"> geschlechtliche</w:t>
      </w:r>
      <w:r w:rsidR="003A5A3F" w:rsidRPr="007310A7">
        <w:rPr>
          <w:rFonts w:cs="Calibri"/>
          <w:color w:val="000000" w:themeColor="text1"/>
        </w:rPr>
        <w:t>n</w:t>
      </w:r>
      <w:r w:rsidRPr="007310A7">
        <w:rPr>
          <w:rFonts w:cs="Calibri"/>
          <w:color w:val="000000" w:themeColor="text1"/>
        </w:rPr>
        <w:t xml:space="preserve"> Norm</w:t>
      </w:r>
      <w:r w:rsidR="00DD2ECF" w:rsidRPr="007310A7">
        <w:rPr>
          <w:rFonts w:cs="Calibri"/>
          <w:color w:val="000000" w:themeColor="text1"/>
        </w:rPr>
        <w:t>en</w:t>
      </w:r>
      <w:r w:rsidRPr="007310A7">
        <w:rPr>
          <w:rFonts w:cs="Calibri"/>
          <w:color w:val="000000" w:themeColor="text1"/>
        </w:rPr>
        <w:t xml:space="preserve"> </w:t>
      </w:r>
      <w:r w:rsidR="00DD2ECF" w:rsidRPr="007310A7">
        <w:rPr>
          <w:rFonts w:cs="Calibri"/>
          <w:color w:val="000000" w:themeColor="text1"/>
        </w:rPr>
        <w:t xml:space="preserve">sehen </w:t>
      </w:r>
      <w:r w:rsidRPr="007310A7">
        <w:rPr>
          <w:rFonts w:cs="Calibri"/>
          <w:color w:val="000000" w:themeColor="text1"/>
        </w:rPr>
        <w:t xml:space="preserve">dabei vor, dass die einmal bei Geburt zugewiesene binär-geschlechtliche Position </w:t>
      </w:r>
      <w:r w:rsidR="00DD2ECF" w:rsidRPr="007310A7">
        <w:rPr>
          <w:rFonts w:cs="Calibri"/>
          <w:color w:val="000000" w:themeColor="text1"/>
        </w:rPr>
        <w:t xml:space="preserve">einer Person </w:t>
      </w:r>
      <w:r w:rsidRPr="007310A7">
        <w:rPr>
          <w:rFonts w:cs="Calibri"/>
          <w:color w:val="000000" w:themeColor="text1"/>
        </w:rPr>
        <w:t>im Laufe des Lebens beibehalten und auch im Rahmen biographischer Veränderungsprozesse reproduziert wird. Dies ermöglicht</w:t>
      </w:r>
      <w:r w:rsidR="002E5113" w:rsidRPr="007310A7">
        <w:rPr>
          <w:rFonts w:cs="Calibri"/>
          <w:color w:val="000000" w:themeColor="text1"/>
        </w:rPr>
        <w:t xml:space="preserve"> innerhalb zweigeschlechtlich strukturierter</w:t>
      </w:r>
      <w:r w:rsidR="00127C15" w:rsidRPr="007310A7">
        <w:rPr>
          <w:rFonts w:cs="Calibri"/>
          <w:color w:val="000000" w:themeColor="text1"/>
        </w:rPr>
        <w:t xml:space="preserve"> Kontexte </w:t>
      </w:r>
      <w:r w:rsidRPr="007310A7">
        <w:rPr>
          <w:rFonts w:cs="Calibri"/>
          <w:color w:val="000000" w:themeColor="text1"/>
        </w:rPr>
        <w:t xml:space="preserve">soziale Intelligibilität und verhindert </w:t>
      </w:r>
      <w:r w:rsidR="003214DA" w:rsidRPr="007310A7">
        <w:rPr>
          <w:rFonts w:cs="Calibri"/>
          <w:color w:val="000000" w:themeColor="text1"/>
        </w:rPr>
        <w:t xml:space="preserve">potentielle </w:t>
      </w:r>
      <w:r w:rsidRPr="007310A7">
        <w:rPr>
          <w:rFonts w:cs="Calibri"/>
          <w:color w:val="000000" w:themeColor="text1"/>
        </w:rPr>
        <w:t>Irritationen im Rahmen alltäglicher Interaktionen</w:t>
      </w:r>
      <w:r w:rsidR="006B5BA6" w:rsidRPr="007310A7">
        <w:rPr>
          <w:rFonts w:cs="Calibri"/>
          <w:color w:val="000000" w:themeColor="text1"/>
        </w:rPr>
        <w:t xml:space="preserve"> </w:t>
      </w:r>
      <w:r w:rsidR="006B5BA6" w:rsidRPr="007310A7">
        <w:rPr>
          <w:rFonts w:cs="Calibri"/>
          <w:color w:val="000000" w:themeColor="text1"/>
        </w:rPr>
        <w:fldChar w:fldCharType="begin"/>
      </w:r>
      <w:r w:rsidR="00F370E7">
        <w:rPr>
          <w:rFonts w:cs="Calibri"/>
          <w:color w:val="000000" w:themeColor="text1"/>
        </w:rPr>
        <w:instrText xml:space="preserve"> ADDIN ZOTERO_ITEM CSL_CITATION {"citationID":"0odYUHxo","properties":{"unsorted":false,"formattedCitation":"(vgl. auch Butler 2004, 2\\uc0\\u8211{}3)","plainCitation":"(vgl. auch Butler 2004, 2–3)","dontUpdate":true,"noteIndex":0},"citationItems":[{"id":704,"uris":["http://zotero.org/users/local/owKliTIb/items/DLEQTF9U"],"itemData":{"id":704,"type":"book","DOI":"10.4324/9780203499627","publisher":"Routledge","publisher-place":"New York/ London","title":"Undoing Gender","author":[{"family":"Butler","given":"Judith"}],"issued":{"date-parts":[["2004"]]}},"locator":"2-3","label":"page","prefix":"vgl. auch"}],"schema":"https://github.com/citation-style-language/schema/raw/master/csl-citation.json"} </w:instrText>
      </w:r>
      <w:r w:rsidR="006B5BA6" w:rsidRPr="007310A7">
        <w:rPr>
          <w:rFonts w:cs="Calibri"/>
          <w:color w:val="000000" w:themeColor="text1"/>
        </w:rPr>
        <w:fldChar w:fldCharType="separate"/>
      </w:r>
      <w:r w:rsidR="006B5BA6" w:rsidRPr="007310A7">
        <w:rPr>
          <w:rFonts w:ascii="Cambria" w:hAnsi="Cambria" w:cs="Times New Roman"/>
          <w:color w:val="000000" w:themeColor="text1"/>
        </w:rPr>
        <w:t>(vgl. Butler 2004, 2–3</w:t>
      </w:r>
      <w:r w:rsidR="003A5A3F" w:rsidRPr="007310A7">
        <w:rPr>
          <w:rFonts w:ascii="Cambria" w:hAnsi="Cambria" w:cs="Times New Roman"/>
          <w:color w:val="000000" w:themeColor="text1"/>
        </w:rPr>
        <w:t xml:space="preserve">, </w:t>
      </w:r>
      <w:proofErr w:type="spellStart"/>
      <w:r w:rsidR="003A5A3F" w:rsidRPr="007310A7">
        <w:rPr>
          <w:rFonts w:ascii="Cambria" w:hAnsi="Cambria" w:cs="Times New Roman"/>
          <w:color w:val="000000" w:themeColor="text1"/>
        </w:rPr>
        <w:t>Goetzke</w:t>
      </w:r>
      <w:proofErr w:type="spellEnd"/>
      <w:r w:rsidR="003A5A3F" w:rsidRPr="007310A7">
        <w:rPr>
          <w:rFonts w:ascii="Cambria" w:hAnsi="Cambria" w:cs="Times New Roman"/>
          <w:color w:val="000000" w:themeColor="text1"/>
        </w:rPr>
        <w:t xml:space="preserve"> 2022</w:t>
      </w:r>
      <w:r w:rsidR="006B5BA6" w:rsidRPr="007310A7">
        <w:rPr>
          <w:rFonts w:ascii="Cambria" w:hAnsi="Cambria" w:cs="Times New Roman"/>
          <w:color w:val="000000" w:themeColor="text1"/>
        </w:rPr>
        <w:t>)</w:t>
      </w:r>
      <w:r w:rsidR="006B5BA6" w:rsidRPr="007310A7">
        <w:rPr>
          <w:rFonts w:cs="Calibri"/>
          <w:color w:val="000000" w:themeColor="text1"/>
        </w:rPr>
        <w:fldChar w:fldCharType="end"/>
      </w:r>
      <w:r w:rsidRPr="007310A7">
        <w:rPr>
          <w:rFonts w:cs="Calibri"/>
          <w:color w:val="000000" w:themeColor="text1"/>
        </w:rPr>
        <w:t>.</w:t>
      </w:r>
    </w:p>
    <w:p w14:paraId="595FE43B" w14:textId="77777777" w:rsidR="00313F64" w:rsidRPr="007310A7" w:rsidRDefault="005510E2" w:rsidP="005510E2">
      <w:pPr>
        <w:spacing w:line="360" w:lineRule="auto"/>
        <w:jc w:val="both"/>
        <w:rPr>
          <w:rFonts w:cs="Calibri"/>
          <w:color w:val="000000" w:themeColor="text1"/>
        </w:rPr>
      </w:pPr>
      <w:r w:rsidRPr="007310A7">
        <w:rPr>
          <w:rFonts w:cs="Calibri"/>
          <w:color w:val="000000" w:themeColor="text1"/>
        </w:rPr>
        <w:t xml:space="preserve">Mit dem Begriff der </w:t>
      </w:r>
      <w:proofErr w:type="spellStart"/>
      <w:r w:rsidRPr="007310A7">
        <w:rPr>
          <w:rFonts w:cs="Calibri"/>
          <w:i/>
          <w:color w:val="000000" w:themeColor="text1"/>
        </w:rPr>
        <w:t>gender</w:t>
      </w:r>
      <w:proofErr w:type="spellEnd"/>
      <w:r w:rsidRPr="007310A7">
        <w:rPr>
          <w:rFonts w:cs="Calibri"/>
          <w:i/>
          <w:color w:val="000000" w:themeColor="text1"/>
        </w:rPr>
        <w:t xml:space="preserve"> </w:t>
      </w:r>
      <w:proofErr w:type="spellStart"/>
      <w:r w:rsidRPr="007310A7">
        <w:rPr>
          <w:rFonts w:cs="Calibri"/>
          <w:i/>
          <w:color w:val="000000" w:themeColor="text1"/>
        </w:rPr>
        <w:t>transition</w:t>
      </w:r>
      <w:proofErr w:type="spellEnd"/>
      <w:r w:rsidRPr="007310A7">
        <w:rPr>
          <w:rFonts w:cs="Calibri"/>
          <w:color w:val="000000" w:themeColor="text1"/>
        </w:rPr>
        <w:t xml:space="preserve"> bzw. Geschlechtstransition wird sowohl in der medizinischen Literatur als auch in aktivistischen Veröffentlichungen in der Regel der Wechsel von einer geschlechtlichen Rolle bzw. Positionierung in eine </w:t>
      </w:r>
      <w:r w:rsidRPr="007310A7">
        <w:rPr>
          <w:rFonts w:cs="Calibri"/>
          <w:color w:val="000000" w:themeColor="text1"/>
        </w:rPr>
        <w:lastRenderedPageBreak/>
        <w:t>andere bezeichnet. Dabei muss diese neue Position nicht notwendigerweise innerhalb der binär-geschlechtlichen Ordnung verortet sein. Allerdings sind auch Veränderungen hin zu geschlechtlichen Positionen außerhalb d</w:t>
      </w:r>
      <w:r w:rsidR="007B3413" w:rsidRPr="007310A7">
        <w:rPr>
          <w:rFonts w:cs="Calibri"/>
          <w:color w:val="000000" w:themeColor="text1"/>
        </w:rPr>
        <w:t xml:space="preserve">ieser </w:t>
      </w:r>
      <w:r w:rsidRPr="007310A7">
        <w:rPr>
          <w:rFonts w:cs="Calibri"/>
          <w:color w:val="000000" w:themeColor="text1"/>
        </w:rPr>
        <w:t>binären Ordnung</w:t>
      </w:r>
      <w:r w:rsidR="007B3413" w:rsidRPr="007310A7">
        <w:rPr>
          <w:rFonts w:cs="Calibri"/>
          <w:color w:val="000000" w:themeColor="text1"/>
        </w:rPr>
        <w:t xml:space="preserve"> qua ihrer </w:t>
      </w:r>
      <w:proofErr w:type="spellStart"/>
      <w:r w:rsidR="007B3413" w:rsidRPr="007310A7">
        <w:rPr>
          <w:rFonts w:cs="Calibri"/>
          <w:color w:val="000000" w:themeColor="text1"/>
        </w:rPr>
        <w:t>Eingebettetheit</w:t>
      </w:r>
      <w:proofErr w:type="spellEnd"/>
      <w:r w:rsidR="007B3413" w:rsidRPr="007310A7">
        <w:rPr>
          <w:rFonts w:cs="Calibri"/>
          <w:color w:val="000000" w:themeColor="text1"/>
        </w:rPr>
        <w:t xml:space="preserve"> in hegemoniale gesellschaftliche Strukturen</w:t>
      </w:r>
      <w:r w:rsidRPr="007310A7">
        <w:rPr>
          <w:rFonts w:cs="Calibri"/>
          <w:color w:val="000000" w:themeColor="text1"/>
        </w:rPr>
        <w:t xml:space="preserve"> letztlich nicht unabhängig von dieser (vgl. </w:t>
      </w:r>
      <w:proofErr w:type="spellStart"/>
      <w:r w:rsidRPr="007310A7">
        <w:rPr>
          <w:rFonts w:cs="Calibri"/>
          <w:color w:val="000000" w:themeColor="text1"/>
        </w:rPr>
        <w:t>Goetzke</w:t>
      </w:r>
      <w:proofErr w:type="spellEnd"/>
      <w:r w:rsidRPr="007310A7">
        <w:rPr>
          <w:rFonts w:cs="Calibri"/>
          <w:color w:val="000000" w:themeColor="text1"/>
        </w:rPr>
        <w:t xml:space="preserve"> ebd.). Geschlechtlich vereindeutigende kulturelle Erwartungen stellen </w:t>
      </w:r>
      <w:r w:rsidR="0034568D" w:rsidRPr="007310A7">
        <w:rPr>
          <w:rFonts w:cs="Calibri"/>
          <w:color w:val="000000" w:themeColor="text1"/>
        </w:rPr>
        <w:t xml:space="preserve">daher </w:t>
      </w:r>
      <w:r w:rsidRPr="007310A7">
        <w:rPr>
          <w:rFonts w:cs="Calibri"/>
          <w:color w:val="000000" w:themeColor="text1"/>
        </w:rPr>
        <w:t xml:space="preserve">permanente soziale Anforderungen an </w:t>
      </w:r>
      <w:r w:rsidR="00313F64" w:rsidRPr="007310A7">
        <w:rPr>
          <w:rFonts w:cs="Calibri"/>
          <w:color w:val="000000" w:themeColor="text1"/>
        </w:rPr>
        <w:t xml:space="preserve">geschlechtlich </w:t>
      </w:r>
      <w:proofErr w:type="spellStart"/>
      <w:r w:rsidRPr="007310A7">
        <w:rPr>
          <w:rFonts w:cs="Calibri"/>
          <w:color w:val="000000" w:themeColor="text1"/>
        </w:rPr>
        <w:t>transitionierende</w:t>
      </w:r>
      <w:proofErr w:type="spellEnd"/>
      <w:r w:rsidRPr="007310A7">
        <w:rPr>
          <w:rFonts w:cs="Calibri"/>
          <w:color w:val="000000" w:themeColor="text1"/>
        </w:rPr>
        <w:t xml:space="preserve"> Personen. </w:t>
      </w:r>
    </w:p>
    <w:p w14:paraId="66CE1AAB" w14:textId="184E4F16" w:rsidR="005510E2" w:rsidRPr="007310A7" w:rsidRDefault="005510E2" w:rsidP="005510E2">
      <w:pPr>
        <w:spacing w:line="360" w:lineRule="auto"/>
        <w:jc w:val="both"/>
        <w:rPr>
          <w:rFonts w:cs="Calibri"/>
          <w:color w:val="000000" w:themeColor="text1"/>
        </w:rPr>
      </w:pPr>
      <w:r w:rsidRPr="007310A7">
        <w:rPr>
          <w:rFonts w:cs="Calibri"/>
          <w:color w:val="000000" w:themeColor="text1"/>
        </w:rPr>
        <w:t xml:space="preserve">Trotz dieser fortbestehenden Anforderungen zielt der Prozess einer Geschlechtstransition auf das Überschreiten </w:t>
      </w:r>
      <w:r w:rsidR="00313F64" w:rsidRPr="007310A7">
        <w:rPr>
          <w:rFonts w:cs="Calibri"/>
          <w:color w:val="000000" w:themeColor="text1"/>
        </w:rPr>
        <w:t xml:space="preserve">sozial-normativer </w:t>
      </w:r>
      <w:r w:rsidRPr="007310A7">
        <w:rPr>
          <w:rFonts w:cs="Calibri"/>
          <w:color w:val="000000" w:themeColor="text1"/>
        </w:rPr>
        <w:t>cis- und binär-geschlechtliche</w:t>
      </w:r>
      <w:r w:rsidR="00313F64" w:rsidRPr="007310A7">
        <w:rPr>
          <w:rFonts w:cs="Calibri"/>
          <w:color w:val="000000" w:themeColor="text1"/>
        </w:rPr>
        <w:t>r</w:t>
      </w:r>
      <w:r w:rsidRPr="007310A7">
        <w:rPr>
          <w:rFonts w:cs="Calibri"/>
          <w:color w:val="000000" w:themeColor="text1"/>
        </w:rPr>
        <w:t xml:space="preserve"> Anforderungen ab (vgl. Stryker 2017, 1, zitiert nach </w:t>
      </w:r>
      <w:proofErr w:type="spellStart"/>
      <w:r w:rsidRPr="007310A7">
        <w:rPr>
          <w:rFonts w:cs="Calibri"/>
          <w:color w:val="000000" w:themeColor="text1"/>
        </w:rPr>
        <w:t>Goetzke</w:t>
      </w:r>
      <w:proofErr w:type="spellEnd"/>
      <w:r w:rsidRPr="007310A7">
        <w:rPr>
          <w:rFonts w:cs="Calibri"/>
          <w:color w:val="000000" w:themeColor="text1"/>
        </w:rPr>
        <w:t xml:space="preserve"> ebd.). Letzteres </w:t>
      </w:r>
      <w:r w:rsidR="00615A72" w:rsidRPr="007310A7">
        <w:rPr>
          <w:rFonts w:cs="Calibri"/>
          <w:color w:val="000000" w:themeColor="text1"/>
        </w:rPr>
        <w:t xml:space="preserve">kann mit </w:t>
      </w:r>
      <w:r w:rsidRPr="007310A7">
        <w:rPr>
          <w:rFonts w:cs="Calibri"/>
          <w:color w:val="000000" w:themeColor="text1"/>
        </w:rPr>
        <w:t>medizinisch-psychologisch</w:t>
      </w:r>
      <w:r w:rsidR="008F5222" w:rsidRPr="007310A7">
        <w:rPr>
          <w:rFonts w:cs="Calibri"/>
          <w:color w:val="000000" w:themeColor="text1"/>
        </w:rPr>
        <w:t>en</w:t>
      </w:r>
      <w:r w:rsidRPr="007310A7">
        <w:rPr>
          <w:rFonts w:cs="Calibri"/>
          <w:color w:val="000000" w:themeColor="text1"/>
        </w:rPr>
        <w:t xml:space="preserve"> Interventionen oder juristische</w:t>
      </w:r>
      <w:r w:rsidR="008F5222" w:rsidRPr="007310A7">
        <w:rPr>
          <w:rFonts w:cs="Calibri"/>
          <w:color w:val="000000" w:themeColor="text1"/>
        </w:rPr>
        <w:t>n</w:t>
      </w:r>
      <w:r w:rsidRPr="007310A7">
        <w:rPr>
          <w:rFonts w:cs="Calibri"/>
          <w:color w:val="000000" w:themeColor="text1"/>
        </w:rPr>
        <w:t xml:space="preserve"> Veränderungen hinsichtlich des Personenstandes bzw. </w:t>
      </w:r>
      <w:r w:rsidR="00615A72" w:rsidRPr="007310A7">
        <w:rPr>
          <w:rFonts w:cs="Calibri"/>
          <w:color w:val="000000" w:themeColor="text1"/>
        </w:rPr>
        <w:t xml:space="preserve">des </w:t>
      </w:r>
      <w:r w:rsidRPr="007310A7">
        <w:rPr>
          <w:rFonts w:cs="Calibri"/>
          <w:color w:val="000000" w:themeColor="text1"/>
        </w:rPr>
        <w:t>Geschlechtseintrages</w:t>
      </w:r>
      <w:r w:rsidR="00615A72" w:rsidRPr="007310A7">
        <w:rPr>
          <w:rFonts w:cs="Calibri"/>
          <w:color w:val="000000" w:themeColor="text1"/>
        </w:rPr>
        <w:t xml:space="preserve"> einhergehen, impliziert solche Schritte jedoch nicht notwendigerweise</w:t>
      </w:r>
      <w:r w:rsidRPr="007310A7">
        <w:rPr>
          <w:rFonts w:cs="Calibri"/>
          <w:color w:val="000000" w:themeColor="text1"/>
        </w:rPr>
        <w:t xml:space="preserve"> (vgl. </w:t>
      </w:r>
      <w:proofErr w:type="spellStart"/>
      <w:r w:rsidRPr="007310A7">
        <w:rPr>
          <w:rFonts w:cs="Calibri"/>
          <w:color w:val="000000" w:themeColor="text1"/>
        </w:rPr>
        <w:t>Goetzke</w:t>
      </w:r>
      <w:proofErr w:type="spellEnd"/>
      <w:r w:rsidRPr="007310A7">
        <w:rPr>
          <w:rFonts w:cs="Calibri"/>
          <w:color w:val="000000" w:themeColor="text1"/>
        </w:rPr>
        <w:t xml:space="preserve"> ebd.).</w:t>
      </w:r>
      <w:r w:rsidRPr="007310A7">
        <w:rPr>
          <w:rStyle w:val="Funotenzeichen"/>
          <w:color w:val="000000" w:themeColor="text1"/>
        </w:rPr>
        <w:footnoteReference w:id="21"/>
      </w:r>
      <w:r w:rsidR="00615A72" w:rsidRPr="007310A7">
        <w:rPr>
          <w:rFonts w:cs="Calibri"/>
          <w:color w:val="000000" w:themeColor="text1"/>
        </w:rPr>
        <w:t xml:space="preserve"> </w:t>
      </w:r>
      <w:r w:rsidRPr="007310A7">
        <w:rPr>
          <w:rFonts w:cs="Calibri"/>
          <w:color w:val="000000" w:themeColor="text1"/>
        </w:rPr>
        <w:t>Entscheidend ist, dass es zu einer</w:t>
      </w:r>
      <w:r w:rsidR="00AA3219" w:rsidRPr="007310A7">
        <w:rPr>
          <w:rFonts w:cs="Calibri"/>
          <w:color w:val="000000" w:themeColor="text1"/>
        </w:rPr>
        <w:t xml:space="preserve"> – </w:t>
      </w:r>
      <w:r w:rsidRPr="007310A7">
        <w:rPr>
          <w:rFonts w:cs="Calibri"/>
          <w:color w:val="000000" w:themeColor="text1"/>
        </w:rPr>
        <w:t>zumindest in ihrer Initiierung</w:t>
      </w:r>
      <w:r w:rsidR="00AA3219" w:rsidRPr="007310A7">
        <w:rPr>
          <w:rFonts w:cs="Calibri"/>
          <w:color w:val="000000" w:themeColor="text1"/>
        </w:rPr>
        <w:t xml:space="preserve"> –</w:t>
      </w:r>
      <w:r w:rsidRPr="007310A7">
        <w:rPr>
          <w:rFonts w:cs="Calibri"/>
          <w:color w:val="000000" w:themeColor="text1"/>
        </w:rPr>
        <w:t xml:space="preserve"> selbstbestimmten Fortbewegung, weg von einer anfänglich</w:t>
      </w:r>
      <w:r w:rsidR="00AA3219" w:rsidRPr="007310A7">
        <w:rPr>
          <w:rFonts w:cs="Calibri"/>
          <w:color w:val="000000" w:themeColor="text1"/>
        </w:rPr>
        <w:t xml:space="preserve"> eingenommenen</w:t>
      </w:r>
      <w:r w:rsidRPr="007310A7">
        <w:rPr>
          <w:rFonts w:cs="Calibri"/>
          <w:color w:val="000000" w:themeColor="text1"/>
        </w:rPr>
        <w:t xml:space="preserve">, hin zu einer neuen vergeschlechtlichten Position kommt. Diese Fortbewegung bezieht sich in der Regel auf das bei der Geburt zugewiesene Geschlecht, wobei mehrfache Transitionsprozesse möglich sind und in Narrativen transgeschlechtlicher Personen </w:t>
      </w:r>
      <w:r w:rsidR="00AA3219" w:rsidRPr="007310A7">
        <w:rPr>
          <w:rFonts w:cs="Calibri"/>
          <w:color w:val="000000" w:themeColor="text1"/>
        </w:rPr>
        <w:t xml:space="preserve">teilweise </w:t>
      </w:r>
      <w:r w:rsidRPr="007310A7">
        <w:rPr>
          <w:rFonts w:cs="Calibri"/>
          <w:color w:val="000000" w:themeColor="text1"/>
        </w:rPr>
        <w:t>so beschrieben werden.</w:t>
      </w:r>
      <w:r w:rsidRPr="007310A7">
        <w:rPr>
          <w:rStyle w:val="Funotenzeichen"/>
          <w:color w:val="000000" w:themeColor="text1"/>
        </w:rPr>
        <w:footnoteReference w:id="22"/>
      </w:r>
      <w:r w:rsidRPr="007310A7">
        <w:rPr>
          <w:rFonts w:cs="Calibri"/>
          <w:color w:val="000000" w:themeColor="text1"/>
        </w:rPr>
        <w:t xml:space="preserve"> Auf Grund der relationalen Dimension von Geschlecht als sozialer Kategorie </w:t>
      </w:r>
      <w:r w:rsidR="00A97C1A" w:rsidRPr="007310A7">
        <w:rPr>
          <w:rFonts w:cs="Calibri"/>
          <w:color w:val="000000" w:themeColor="text1"/>
        </w:rPr>
        <w:t xml:space="preserve">müssen </w:t>
      </w:r>
      <w:r w:rsidRPr="007310A7">
        <w:rPr>
          <w:rFonts w:cs="Calibri"/>
          <w:color w:val="000000" w:themeColor="text1"/>
        </w:rPr>
        <w:t>Transitionsprozesse innerhalb von Beziehungen und Interaktionen</w:t>
      </w:r>
      <w:r w:rsidR="00A97C1A" w:rsidRPr="007310A7">
        <w:rPr>
          <w:rFonts w:cs="Calibri"/>
          <w:color w:val="000000" w:themeColor="text1"/>
        </w:rPr>
        <w:t>, beispielsweise</w:t>
      </w:r>
      <w:r w:rsidRPr="007310A7">
        <w:rPr>
          <w:rFonts w:cs="Calibri"/>
          <w:color w:val="000000" w:themeColor="text1"/>
        </w:rPr>
        <w:t xml:space="preserve"> mit Institutionen</w:t>
      </w:r>
      <w:r w:rsidR="00A97C1A" w:rsidRPr="007310A7">
        <w:rPr>
          <w:rFonts w:cs="Calibri"/>
          <w:color w:val="000000" w:themeColor="text1"/>
        </w:rPr>
        <w:t>,</w:t>
      </w:r>
      <w:r w:rsidRPr="007310A7">
        <w:rPr>
          <w:rFonts w:cs="Calibri"/>
          <w:color w:val="000000" w:themeColor="text1"/>
        </w:rPr>
        <w:t xml:space="preserve"> fortlaufend ausgehandelt</w:t>
      </w:r>
      <w:r w:rsidR="00A97C1A" w:rsidRPr="007310A7">
        <w:rPr>
          <w:rFonts w:cs="Calibri"/>
          <w:color w:val="000000" w:themeColor="text1"/>
        </w:rPr>
        <w:t xml:space="preserve"> werden</w:t>
      </w:r>
      <w:r w:rsidRPr="007310A7">
        <w:rPr>
          <w:rFonts w:cs="Calibri"/>
          <w:color w:val="000000" w:themeColor="text1"/>
        </w:rPr>
        <w:t xml:space="preserve"> (vgl. </w:t>
      </w:r>
      <w:proofErr w:type="spellStart"/>
      <w:r w:rsidRPr="007310A7">
        <w:rPr>
          <w:rFonts w:cs="Calibri"/>
          <w:color w:val="000000" w:themeColor="text1"/>
        </w:rPr>
        <w:t>Goetzke</w:t>
      </w:r>
      <w:proofErr w:type="spellEnd"/>
      <w:r w:rsidRPr="007310A7">
        <w:rPr>
          <w:rFonts w:cs="Calibri"/>
          <w:color w:val="000000" w:themeColor="text1"/>
        </w:rPr>
        <w:t xml:space="preserve"> ebd.). Dadurch sind sie eng mit narrativen </w:t>
      </w:r>
      <w:r w:rsidR="001A09E5" w:rsidRPr="007310A7">
        <w:rPr>
          <w:rFonts w:cs="Calibri"/>
          <w:color w:val="000000" w:themeColor="text1"/>
        </w:rPr>
        <w:t xml:space="preserve">Praktiken </w:t>
      </w:r>
      <w:r w:rsidRPr="007310A7">
        <w:rPr>
          <w:rFonts w:cs="Calibri"/>
          <w:color w:val="000000" w:themeColor="text1"/>
        </w:rPr>
        <w:t>verbunden, die</w:t>
      </w:r>
      <w:r w:rsidR="00620AE3" w:rsidRPr="007310A7">
        <w:rPr>
          <w:rFonts w:cs="Calibri"/>
          <w:color w:val="000000" w:themeColor="text1"/>
        </w:rPr>
        <w:t xml:space="preserve"> häufig</w:t>
      </w:r>
      <w:r w:rsidRPr="007310A7">
        <w:rPr>
          <w:rFonts w:cs="Calibri"/>
          <w:color w:val="000000" w:themeColor="text1"/>
        </w:rPr>
        <w:t xml:space="preserve"> in einem Spannungsfeld zwischen biographischer Selbst-Verortung bzw. Sinnstiftung einerseits und </w:t>
      </w:r>
      <w:r w:rsidR="001A09E5" w:rsidRPr="007310A7">
        <w:rPr>
          <w:rFonts w:cs="Calibri"/>
          <w:color w:val="000000" w:themeColor="text1"/>
        </w:rPr>
        <w:t xml:space="preserve">legitimierender </w:t>
      </w:r>
      <w:r w:rsidRPr="007310A7">
        <w:rPr>
          <w:rFonts w:cs="Calibri"/>
          <w:color w:val="000000" w:themeColor="text1"/>
        </w:rPr>
        <w:t>Erklärung des eigenen Selbst in Anbetracht sozio-normativer Anforderungskontexte verortet sind.</w:t>
      </w:r>
    </w:p>
    <w:p w14:paraId="76D90C0C" w14:textId="33943371" w:rsidR="005510E2" w:rsidRPr="007310A7" w:rsidRDefault="008011E5" w:rsidP="003865F7">
      <w:pPr>
        <w:pStyle w:val="berschrift3"/>
        <w:spacing w:before="360" w:after="240" w:line="360" w:lineRule="auto"/>
        <w:jc w:val="both"/>
        <w:rPr>
          <w:rFonts w:asciiTheme="minorHAnsi" w:hAnsiTheme="minorHAnsi" w:cs="Calibri"/>
          <w:b/>
          <w:color w:val="000000" w:themeColor="text1"/>
        </w:rPr>
      </w:pPr>
      <w:bookmarkStart w:id="23" w:name="_Toc233288762"/>
      <w:r w:rsidRPr="007310A7">
        <w:rPr>
          <w:rFonts w:asciiTheme="minorHAnsi" w:hAnsiTheme="minorHAnsi" w:cs="Calibri"/>
          <w:b/>
          <w:color w:val="000000" w:themeColor="text1"/>
        </w:rPr>
        <w:lastRenderedPageBreak/>
        <w:t>3</w:t>
      </w:r>
      <w:r w:rsidR="005510E2" w:rsidRPr="007310A7">
        <w:rPr>
          <w:rFonts w:asciiTheme="minorHAnsi" w:hAnsiTheme="minorHAnsi" w:cs="Calibri"/>
          <w:b/>
          <w:color w:val="000000" w:themeColor="text1"/>
        </w:rPr>
        <w:t>.4.2. Geschlechtstransition in der Übergangsforschung und Skizzierung eines biographieanalytischen Begriffs der vergeschlechtlichten Transition</w:t>
      </w:r>
      <w:bookmarkEnd w:id="23"/>
    </w:p>
    <w:p w14:paraId="1FFA9D23" w14:textId="2348E1E7" w:rsidR="005510E2" w:rsidRPr="007310A7" w:rsidRDefault="005510E2" w:rsidP="005510E2">
      <w:pPr>
        <w:spacing w:line="360" w:lineRule="auto"/>
        <w:jc w:val="both"/>
        <w:rPr>
          <w:rFonts w:cs="Calibri"/>
          <w:color w:val="000000" w:themeColor="text1"/>
        </w:rPr>
      </w:pPr>
      <w:r w:rsidRPr="007310A7">
        <w:rPr>
          <w:rFonts w:cs="Calibri"/>
          <w:color w:val="000000" w:themeColor="text1"/>
        </w:rPr>
        <w:t xml:space="preserve">In der Biographie- und Lebenslaufbezogenen Übergangsforschung sind geschlechtsbezogene Transitionen bisher kaum thematisiert bzw. konzeptualisiert worden. In der einzigen mir dazu bekannten Veröffentlichung konzeptualisiert </w:t>
      </w:r>
      <w:proofErr w:type="spellStart"/>
      <w:r w:rsidRPr="007310A7">
        <w:rPr>
          <w:rFonts w:cs="Calibri"/>
          <w:color w:val="000000" w:themeColor="text1"/>
        </w:rPr>
        <w:t>Goetzke</w:t>
      </w:r>
      <w:proofErr w:type="spellEnd"/>
      <w:r w:rsidR="001C3B17" w:rsidRPr="007310A7">
        <w:rPr>
          <w:rFonts w:cs="Calibri"/>
          <w:color w:val="000000" w:themeColor="text1"/>
        </w:rPr>
        <w:t xml:space="preserve"> </w:t>
      </w:r>
      <w:r w:rsidR="001C3B17" w:rsidRPr="007310A7">
        <w:rPr>
          <w:rFonts w:cs="Calibri"/>
          <w:color w:val="000000" w:themeColor="text1"/>
        </w:rPr>
        <w:fldChar w:fldCharType="begin"/>
      </w:r>
      <w:r w:rsidR="001C3B17" w:rsidRPr="007310A7">
        <w:rPr>
          <w:rFonts w:cs="Calibri"/>
          <w:color w:val="000000" w:themeColor="text1"/>
        </w:rPr>
        <w:instrText xml:space="preserve"> ADDIN ZOTERO_ITEM CSL_CITATION {"citationID":"diyjRWzo","properties":{"unsorted":false,"formattedCitation":"(2022)","plainCitation":"(2022)","noteIndex":0},"citationItems":[{"id":710,"uris":["http://zotero.org/users/local/owKliTIb/items/LC2AED9L"],"itemData":{"id":710,"type":"chapter","container-title":"Doing transitions - die Hervorbringung von Übergängen im Lebenslauf","page":"82-97","publisher":"Beltz Juventa","publisher-place":"Weinheim ; Basel","title":"Doing gender transitions. Geschlechterübergänge in neomaterialistischerPerspektive und ihr Potential für die Übergangsforschung","author":[{"family":"Goetzke","given":"Louka Maju"}],"editor":[{"family":"Andresen","given":"Sabine"},{"family":"Bauer","given":"Petra"},{"family":"Stauber","given":"Barbara"},{"family":"Walther","given":"Andreas"}],"issued":{"date-parts":[["2022"]]}},"suppress-author":true}],"schema":"https://github.com/citation-style-language/schema/raw/master/csl-citation.json"} </w:instrText>
      </w:r>
      <w:r w:rsidR="001C3B17" w:rsidRPr="007310A7">
        <w:rPr>
          <w:rFonts w:cs="Calibri"/>
          <w:color w:val="000000" w:themeColor="text1"/>
        </w:rPr>
        <w:fldChar w:fldCharType="separate"/>
      </w:r>
      <w:r w:rsidR="001C3B17" w:rsidRPr="007310A7">
        <w:rPr>
          <w:rFonts w:ascii="Cambria" w:hAnsi="Cambria"/>
          <w:color w:val="000000" w:themeColor="text1"/>
        </w:rPr>
        <w:t>(2022)</w:t>
      </w:r>
      <w:r w:rsidR="001C3B17" w:rsidRPr="007310A7">
        <w:rPr>
          <w:rFonts w:cs="Calibri"/>
          <w:color w:val="000000" w:themeColor="text1"/>
        </w:rPr>
        <w:fldChar w:fldCharType="end"/>
      </w:r>
      <w:r w:rsidRPr="007310A7">
        <w:rPr>
          <w:rFonts w:cs="Calibri"/>
          <w:color w:val="000000" w:themeColor="text1"/>
        </w:rPr>
        <w:t xml:space="preserve"> Geschlechtsübergänge aus einer relationalen und neomaterialistischen Perspektive. Während </w:t>
      </w:r>
      <w:proofErr w:type="spellStart"/>
      <w:r w:rsidRPr="007310A7">
        <w:rPr>
          <w:rFonts w:cs="Calibri"/>
          <w:color w:val="000000" w:themeColor="text1"/>
        </w:rPr>
        <w:t>Goetzke</w:t>
      </w:r>
      <w:proofErr w:type="spellEnd"/>
      <w:r w:rsidRPr="007310A7">
        <w:rPr>
          <w:rFonts w:cs="Calibri"/>
          <w:color w:val="000000" w:themeColor="text1"/>
        </w:rPr>
        <w:t xml:space="preserve"> den in der Lebenslaufforschung breit verwendeten, auf die institutionalisierte Dimension von Statusveränderungen fokussierten Übergangsbegriff für den Kontext von Geschlechtstransitionen weiterdenkt, soll hier das </w:t>
      </w:r>
      <w:proofErr w:type="spellStart"/>
      <w:r w:rsidRPr="007310A7">
        <w:rPr>
          <w:rFonts w:cs="Calibri"/>
          <w:color w:val="000000" w:themeColor="text1"/>
        </w:rPr>
        <w:t>Transitionskonzept</w:t>
      </w:r>
      <w:proofErr w:type="spellEnd"/>
      <w:r w:rsidRPr="007310A7">
        <w:rPr>
          <w:rFonts w:cs="Calibri"/>
          <w:color w:val="000000" w:themeColor="text1"/>
        </w:rPr>
        <w:t xml:space="preserve"> von Harald Welzer </w:t>
      </w:r>
      <w:r w:rsidR="001C3B17" w:rsidRPr="007310A7">
        <w:rPr>
          <w:rFonts w:cs="Calibri"/>
          <w:color w:val="000000" w:themeColor="text1"/>
        </w:rPr>
        <w:fldChar w:fldCharType="begin"/>
      </w:r>
      <w:r w:rsidR="003E5B50" w:rsidRPr="007310A7">
        <w:rPr>
          <w:rFonts w:cs="Calibri"/>
          <w:color w:val="000000" w:themeColor="text1"/>
        </w:rPr>
        <w:instrText xml:space="preserve"> ADDIN ZOTERO_ITEM CSL_CITATION {"citationID":"1igs3wwH","properties":{"unsorted":false,"formattedCitation":"(1990, 1993a, 1993b)","plainCitation":"(1990, 1993a, 1993b)","noteIndex":0},"citationItems":[{"id":753,"uris":["http://zotero.org/users/local/owKliTIb/items/KSGWYKI7"],"itemData":{"id":753,"type":"book","publisher":"Deutscher Studien Verlag","publisher-place":"Weinheim","title":"Zwischen den Stühlen. Eine Längsschnittuntersuchung zum Übergangsprozess von Hochschulabsolventen.","author":[{"family":"Welzer","given":"H."}],"issued":{"date-parts":[["1990"]]}},"suppress-author":true},{"id":757,"uris":["http://zotero.org/users/local/owKliTIb/items/E9F9Y5VF"],"itemData":{"id":757,"type":"article-journal","container-title":"Handlung Kultur Interpretation","issue":"3","page":"137-157","title":"Transitionen – ein Konzept zur Erforschung biographischen Wandels","volume":"2","author":[{"family":"Welzer","given":"H."}],"issued":{"date-parts":[["1993"]]}}},{"id":755,"uris":["http://zotero.org/users/local/owKliTIb/items/4NC786E2"],"itemData":{"id":755,"type":"book","publisher":"edition diskord","publisher-place":"Tübingen","title":"Transitionen. Zur Sozialpsychologie biographischer Wandlungs-prozesse","author":[{"family":"Welzer","given":"H."}],"issued":{"date-parts":[["1993"]]}}}],"schema":"https://github.com/citation-style-language/schema/raw/master/csl-citation.json"} </w:instrText>
      </w:r>
      <w:r w:rsidR="001C3B17" w:rsidRPr="007310A7">
        <w:rPr>
          <w:rFonts w:cs="Calibri"/>
          <w:color w:val="000000" w:themeColor="text1"/>
        </w:rPr>
        <w:fldChar w:fldCharType="separate"/>
      </w:r>
      <w:r w:rsidR="003E5B50" w:rsidRPr="007310A7">
        <w:rPr>
          <w:rFonts w:ascii="Cambria" w:hAnsi="Cambria"/>
          <w:color w:val="000000" w:themeColor="text1"/>
        </w:rPr>
        <w:t>(1990, 1993a, 1993b)</w:t>
      </w:r>
      <w:r w:rsidR="001C3B17" w:rsidRPr="007310A7">
        <w:rPr>
          <w:rFonts w:cs="Calibri"/>
          <w:color w:val="000000" w:themeColor="text1"/>
        </w:rPr>
        <w:fldChar w:fldCharType="end"/>
      </w:r>
      <w:r w:rsidR="001C3B17" w:rsidRPr="007310A7">
        <w:rPr>
          <w:rFonts w:cs="Calibri"/>
          <w:color w:val="000000" w:themeColor="text1"/>
        </w:rPr>
        <w:t xml:space="preserve"> </w:t>
      </w:r>
      <w:r w:rsidRPr="007310A7">
        <w:rPr>
          <w:rFonts w:cs="Calibri"/>
          <w:color w:val="000000" w:themeColor="text1"/>
        </w:rPr>
        <w:t xml:space="preserve">genutzt und für die Geschlechterforschung anschlussfähig gemacht werden. Letzteres Konzept wird im </w:t>
      </w:r>
      <w:r w:rsidR="003E5B50" w:rsidRPr="007310A7">
        <w:rPr>
          <w:rFonts w:cs="Calibri"/>
          <w:color w:val="000000" w:themeColor="text1"/>
        </w:rPr>
        <w:t>F</w:t>
      </w:r>
      <w:r w:rsidRPr="007310A7">
        <w:rPr>
          <w:rFonts w:cs="Calibri"/>
          <w:color w:val="000000" w:themeColor="text1"/>
        </w:rPr>
        <w:t xml:space="preserve">olgenden zum einen für Transitionsprozesse verwendet, die intergeschlechtliche Personen im Rahmen einer </w:t>
      </w:r>
      <w:r w:rsidR="00C17BFA" w:rsidRPr="007310A7">
        <w:rPr>
          <w:rFonts w:cs="Calibri"/>
          <w:color w:val="000000" w:themeColor="text1"/>
        </w:rPr>
        <w:t xml:space="preserve">Bearbeitung und </w:t>
      </w:r>
      <w:r w:rsidRPr="007310A7">
        <w:rPr>
          <w:rFonts w:cs="Calibri"/>
          <w:color w:val="000000" w:themeColor="text1"/>
        </w:rPr>
        <w:t xml:space="preserve">Wiederaneignung ihrer Geschichte vollziehen, </w:t>
      </w:r>
      <w:r w:rsidR="00C17BFA" w:rsidRPr="007310A7">
        <w:rPr>
          <w:rFonts w:cs="Calibri"/>
          <w:color w:val="000000" w:themeColor="text1"/>
        </w:rPr>
        <w:t xml:space="preserve">die </w:t>
      </w:r>
      <w:r w:rsidRPr="007310A7">
        <w:rPr>
          <w:rFonts w:cs="Calibri"/>
          <w:color w:val="000000" w:themeColor="text1"/>
        </w:rPr>
        <w:t xml:space="preserve">ich als </w:t>
      </w:r>
      <w:r w:rsidRPr="007310A7">
        <w:rPr>
          <w:rFonts w:cs="Calibri"/>
          <w:i/>
          <w:color w:val="000000" w:themeColor="text1"/>
        </w:rPr>
        <w:t>Inter* Werden</w:t>
      </w:r>
      <w:r w:rsidRPr="007310A7">
        <w:rPr>
          <w:rFonts w:cs="Calibri"/>
          <w:color w:val="000000" w:themeColor="text1"/>
        </w:rPr>
        <w:t xml:space="preserve"> bezeichne. Zum anderen kann er auch auf die Entwicklungsprozesse von transgeschlechtlichen Personen im Kontext einer </w:t>
      </w:r>
      <w:proofErr w:type="spellStart"/>
      <w:r w:rsidRPr="007310A7">
        <w:rPr>
          <w:rFonts w:cs="Calibri"/>
          <w:i/>
          <w:color w:val="000000" w:themeColor="text1"/>
        </w:rPr>
        <w:t>gender</w:t>
      </w:r>
      <w:proofErr w:type="spellEnd"/>
      <w:r w:rsidRPr="007310A7">
        <w:rPr>
          <w:rFonts w:cs="Calibri"/>
          <w:i/>
          <w:color w:val="000000" w:themeColor="text1"/>
        </w:rPr>
        <w:t xml:space="preserve"> </w:t>
      </w:r>
      <w:proofErr w:type="spellStart"/>
      <w:r w:rsidRPr="007310A7">
        <w:rPr>
          <w:rFonts w:cs="Calibri"/>
          <w:i/>
          <w:color w:val="000000" w:themeColor="text1"/>
        </w:rPr>
        <w:t>transition</w:t>
      </w:r>
      <w:proofErr w:type="spellEnd"/>
      <w:r w:rsidRPr="007310A7">
        <w:rPr>
          <w:rFonts w:cs="Calibri"/>
          <w:color w:val="000000" w:themeColor="text1"/>
        </w:rPr>
        <w:t xml:space="preserve"> angewendet werden. Letzteres ist im Kontext </w:t>
      </w:r>
      <w:r w:rsidR="0023002E" w:rsidRPr="007310A7">
        <w:rPr>
          <w:rFonts w:cs="Calibri"/>
          <w:color w:val="000000" w:themeColor="text1"/>
        </w:rPr>
        <w:t xml:space="preserve">von zwei im Rahmen dieser Arbeit rekonstruierten </w:t>
      </w:r>
      <w:r w:rsidRPr="007310A7">
        <w:rPr>
          <w:rFonts w:cs="Calibri"/>
          <w:color w:val="000000" w:themeColor="text1"/>
        </w:rPr>
        <w:t>Fallgeschichten</w:t>
      </w:r>
      <w:r w:rsidR="007B2D9A" w:rsidRPr="007310A7">
        <w:rPr>
          <w:rFonts w:cs="Calibri"/>
          <w:color w:val="000000" w:themeColor="text1"/>
        </w:rPr>
        <w:t xml:space="preserve"> besonders</w:t>
      </w:r>
      <w:r w:rsidRPr="007310A7">
        <w:rPr>
          <w:rFonts w:cs="Calibri"/>
          <w:color w:val="000000" w:themeColor="text1"/>
        </w:rPr>
        <w:t xml:space="preserve"> relevant</w:t>
      </w:r>
      <w:r w:rsidR="007B2D9A" w:rsidRPr="007310A7">
        <w:rPr>
          <w:rFonts w:cs="Calibri"/>
          <w:color w:val="000000" w:themeColor="text1"/>
        </w:rPr>
        <w:t>, in denen die Verwobenheit von inter- und transgeschlechtlichen (Zuschreibungs-)Erfahrungen thematisch wird</w:t>
      </w:r>
      <w:r w:rsidR="0023002E" w:rsidRPr="007310A7">
        <w:rPr>
          <w:rFonts w:cs="Calibri"/>
          <w:color w:val="000000" w:themeColor="text1"/>
        </w:rPr>
        <w:t xml:space="preserve"> (siehe 8.1).</w:t>
      </w:r>
    </w:p>
    <w:p w14:paraId="60C5C65E" w14:textId="496A730A" w:rsidR="005510E2" w:rsidRPr="007310A7" w:rsidRDefault="005510E2" w:rsidP="001C3B17">
      <w:pPr>
        <w:spacing w:before="240" w:line="360" w:lineRule="auto"/>
        <w:jc w:val="both"/>
        <w:rPr>
          <w:rFonts w:cs="Calibri"/>
          <w:color w:val="000000" w:themeColor="text1"/>
        </w:rPr>
      </w:pPr>
      <w:r w:rsidRPr="007310A7">
        <w:rPr>
          <w:rFonts w:cs="Calibri"/>
          <w:color w:val="000000" w:themeColor="text1"/>
        </w:rPr>
        <w:t>Während der Übergangsbegriff</w:t>
      </w:r>
      <w:r w:rsidRPr="007310A7">
        <w:rPr>
          <w:rStyle w:val="Funotenzeichen"/>
          <w:color w:val="000000" w:themeColor="text1"/>
        </w:rPr>
        <w:footnoteReference w:id="23"/>
      </w:r>
      <w:r w:rsidRPr="007310A7">
        <w:rPr>
          <w:rFonts w:cs="Calibri"/>
          <w:color w:val="000000" w:themeColor="text1"/>
        </w:rPr>
        <w:t xml:space="preserve"> mit dem Konzept des Lebenslaufs und dessen institutioneller Regelhaftigkeit verbunden ist, legt Welzers sozialpsychologisch orientierter </w:t>
      </w:r>
      <w:proofErr w:type="spellStart"/>
      <w:r w:rsidRPr="007310A7">
        <w:rPr>
          <w:rFonts w:cs="Calibri"/>
          <w:color w:val="000000" w:themeColor="text1"/>
        </w:rPr>
        <w:t>Transitionsbegriff</w:t>
      </w:r>
      <w:proofErr w:type="spellEnd"/>
      <w:r w:rsidRPr="007310A7">
        <w:rPr>
          <w:rFonts w:cs="Calibri"/>
          <w:color w:val="000000" w:themeColor="text1"/>
        </w:rPr>
        <w:t xml:space="preserve"> den Fokus auf den Umgang des biographisch und sozial situierten Subjekts mit Veränderungen</w:t>
      </w:r>
      <w:r w:rsidR="00763224" w:rsidRPr="007310A7">
        <w:rPr>
          <w:rFonts w:cs="Calibri"/>
          <w:color w:val="000000" w:themeColor="text1"/>
        </w:rPr>
        <w:t xml:space="preserve">. Welzer </w:t>
      </w:r>
      <w:r w:rsidRPr="007310A7">
        <w:rPr>
          <w:rFonts w:cs="Calibri"/>
          <w:color w:val="000000" w:themeColor="text1"/>
        </w:rPr>
        <w:t xml:space="preserve">charakterisiert Transitionen durch die </w:t>
      </w:r>
      <w:r w:rsidR="00BD4A0E" w:rsidRPr="007310A7">
        <w:rPr>
          <w:rFonts w:cs="Calibri"/>
          <w:color w:val="000000" w:themeColor="text1"/>
        </w:rPr>
        <w:t xml:space="preserve">Gestaltung und </w:t>
      </w:r>
      <w:r w:rsidRPr="007310A7">
        <w:rPr>
          <w:rFonts w:cs="Calibri"/>
          <w:color w:val="000000" w:themeColor="text1"/>
        </w:rPr>
        <w:t xml:space="preserve">Bewältigung diskontinuierlicher persönlicher Entwicklungen, die sich in einem Wechselverhältnis zwischen Struktur und individuellem Handeln konstituieren </w:t>
      </w:r>
      <w:r w:rsidR="001C3B17" w:rsidRPr="007310A7">
        <w:rPr>
          <w:rFonts w:cs="Calibri"/>
          <w:color w:val="000000" w:themeColor="text1"/>
        </w:rPr>
        <w:fldChar w:fldCharType="begin"/>
      </w:r>
      <w:r w:rsidR="000956C6" w:rsidRPr="007310A7">
        <w:rPr>
          <w:rFonts w:cs="Calibri"/>
          <w:color w:val="000000" w:themeColor="text1"/>
        </w:rPr>
        <w:instrText xml:space="preserve"> ADDIN ZOTERO_ITEM CSL_CITATION {"citationID":"9hbdebXM","properties":{"unsorted":false,"formattedCitation":"(vgl. Walther 2013, 18; Walther und Stauber 2018, 29)","plainCitation":"(vgl. Walther 2013, 18; Walther und Stauber 2018, 29)","dontUpdate":true,"noteIndex":0},"citationItems":[{"id":749,"uris":["http://zotero.org/users/local/owKliTIb/items/AUXMAHG2"],"itemData":{"id":749,"type":"chapter","container-title":"Beratung im Übergang. Zur sozialpädagogischen Herstellung von biographischer Reflexivität","publisher":"Beltz Juventa","title":"Beratung im Spiegel von subjektorientierter Übergangsforschung und Sozialpädagogik des Übergangs","author":[{"family":"Walther","given":"Andreas"}],"editor":[{"family":"Walther","given":"Andreas"},{"family":"Weinhardt","given":"Marc"}],"issued":{"date-parts":[["2013"]]}},"locator":"18","label":"page","prefix":"vgl."},{"id":751,"uris":["http://zotero.org/users/local/owKliTIb/items/5R3CTKD7"],"itemData":{"id":751,"type":"chapter","container-title":"Handbuch Bildungsforschung","DOI":"10.1007/978-3-531-19981-8_39","page":"905-922","publisher":"Springer VS","publisher-place":"Wiesbaden","title":"Bildung und Übergänge","author":[{"family":"Walther","given":"Andreas"},{"family":"Stauber","given":"Barbara"}],"editor":[{"family":"Tippelt","given":"Rudolf"},{"family":"Schmidt-Hertha","given":"Bernhard"}],"issued":{"date-parts":[["2018"]]}},"locator":"29","label":"page"}],"schema":"https://github.com/citation-style-language/schema/raw/master/csl-citation.json"} </w:instrText>
      </w:r>
      <w:r w:rsidR="001C3B17" w:rsidRPr="007310A7">
        <w:rPr>
          <w:rFonts w:cs="Calibri"/>
          <w:color w:val="000000" w:themeColor="text1"/>
        </w:rPr>
        <w:fldChar w:fldCharType="separate"/>
      </w:r>
      <w:r w:rsidR="001C3B17" w:rsidRPr="007310A7">
        <w:rPr>
          <w:rFonts w:ascii="Cambria" w:hAnsi="Cambria"/>
          <w:color w:val="000000" w:themeColor="text1"/>
        </w:rPr>
        <w:t>(vgl. Walther 2013, 18; Walther, Stauber 2018, 29</w:t>
      </w:r>
      <w:r w:rsidR="00BD4A0E" w:rsidRPr="007310A7">
        <w:rPr>
          <w:rFonts w:cs="Calibri"/>
          <w:color w:val="000000" w:themeColor="text1"/>
        </w:rPr>
        <w:fldChar w:fldCharType="begin"/>
      </w:r>
      <w:r w:rsidR="00F370E7">
        <w:rPr>
          <w:rFonts w:cs="Calibri"/>
          <w:color w:val="000000" w:themeColor="text1"/>
        </w:rPr>
        <w:instrText xml:space="preserve"> ADDIN ZOTERO_ITEM CSL_CITATION {"citationID":"ifYu5lVs","properties":{"unsorted":false,"formattedCitation":"(1990, 1993a, 1993b)","plainCitation":"(1990, 1993a, 1993b)","dontUpdate":true,"noteIndex":0},"citationItems":[{"id":753,"uris":["http://zotero.org/users/local/owKliTIb/items/KSGWYKI7"],"itemData":{"id":753,"type":"book","publisher":"Deutscher Studien Verlag","publisher-place":"Weinheim","title":"Zwischen den Stühlen. Eine Längsschnittuntersuchung zum Übergangsprozess von Hochschulabsolventen.","author":[{"family":"Welzer","given":"H."}],"issued":{"date-parts":[["1990"]]}},"suppress-author":true},{"id":757,"uris":["http://zotero.org/users/local/owKliTIb/items/E9F9Y5VF"],"itemData":{"id":757,"type":"article-journal","container-title":"Handlung Kultur Interpretation","issue":"3","page":"137-157","title":"Transitionen – ein Konzept zur Erforschung biographischen Wandels","volume":"2","author":[{"family":"Welzer","given":"H."}],"issued":{"date-parts":[["1993"]]}}},{"id":755,"uris":["http://zotero.org/users/local/owKliTIb/items/4NC786E2"],"itemData":{"id":755,"type":"book","publisher":"edition diskord","publisher-place":"Tübingen","title":"Transitionen. Zur Sozialpsychologie biographischer Wandlungs-prozesse","author":[{"family":"Welzer","given":"H."}],"issued":{"date-parts":[["1993"]]}}}],"schema":"https://github.com/citation-style-language/schema/raw/master/csl-citation.json"} </w:instrText>
      </w:r>
      <w:r w:rsidR="00BD4A0E" w:rsidRPr="007310A7">
        <w:rPr>
          <w:rFonts w:cs="Calibri"/>
          <w:color w:val="000000" w:themeColor="text1"/>
        </w:rPr>
        <w:fldChar w:fldCharType="separate"/>
      </w:r>
      <w:r w:rsidR="00BD4A0E" w:rsidRPr="007310A7">
        <w:rPr>
          <w:rFonts w:ascii="Cambria" w:hAnsi="Cambria"/>
          <w:color w:val="000000" w:themeColor="text1"/>
        </w:rPr>
        <w:t xml:space="preserve">, Welzer </w:t>
      </w:r>
      <w:r w:rsidR="00BD4A0E" w:rsidRPr="007310A7">
        <w:rPr>
          <w:rFonts w:ascii="Cambria" w:hAnsi="Cambria"/>
          <w:color w:val="000000" w:themeColor="text1"/>
        </w:rPr>
        <w:lastRenderedPageBreak/>
        <w:t>1990, 1993a, 1993b)</w:t>
      </w:r>
      <w:r w:rsidR="00BD4A0E" w:rsidRPr="007310A7">
        <w:rPr>
          <w:rFonts w:cs="Calibri"/>
          <w:color w:val="000000" w:themeColor="text1"/>
        </w:rPr>
        <w:fldChar w:fldCharType="end"/>
      </w:r>
      <w:r w:rsidR="00BD4A0E" w:rsidRPr="007310A7">
        <w:rPr>
          <w:rFonts w:ascii="Cambria" w:hAnsi="Cambria"/>
          <w:color w:val="000000" w:themeColor="text1"/>
        </w:rPr>
        <w:t>.</w:t>
      </w:r>
      <w:r w:rsidR="001C3B17" w:rsidRPr="007310A7">
        <w:rPr>
          <w:rFonts w:cs="Calibri"/>
          <w:color w:val="000000" w:themeColor="text1"/>
        </w:rPr>
        <w:fldChar w:fldCharType="end"/>
      </w:r>
      <w:r w:rsidR="00BD4A0E" w:rsidRPr="007310A7">
        <w:rPr>
          <w:rFonts w:cs="Calibri"/>
          <w:color w:val="000000" w:themeColor="text1"/>
        </w:rPr>
        <w:t xml:space="preserve"> </w:t>
      </w:r>
      <w:r w:rsidRPr="007310A7">
        <w:rPr>
          <w:rFonts w:cs="Calibri"/>
          <w:color w:val="000000" w:themeColor="text1"/>
        </w:rPr>
        <w:t xml:space="preserve">Der </w:t>
      </w:r>
      <w:proofErr w:type="spellStart"/>
      <w:r w:rsidRPr="007310A7">
        <w:rPr>
          <w:rFonts w:cs="Calibri"/>
          <w:color w:val="000000" w:themeColor="text1"/>
        </w:rPr>
        <w:t>Transitionsbegriff</w:t>
      </w:r>
      <w:proofErr w:type="spellEnd"/>
      <w:r w:rsidRPr="007310A7">
        <w:rPr>
          <w:rFonts w:cs="Calibri"/>
          <w:color w:val="000000" w:themeColor="text1"/>
        </w:rPr>
        <w:t>, verstanden als „Veränderung von eingelebten Zusammenhängen</w:t>
      </w:r>
      <w:r w:rsidR="001C3B17" w:rsidRPr="007310A7">
        <w:rPr>
          <w:rFonts w:cs="Calibri"/>
          <w:color w:val="000000" w:themeColor="text1"/>
        </w:rPr>
        <w:t xml:space="preserve"> </w:t>
      </w:r>
      <w:r w:rsidR="001C3B17" w:rsidRPr="007310A7">
        <w:rPr>
          <w:rFonts w:cs="Calibri"/>
          <w:color w:val="000000" w:themeColor="text1"/>
        </w:rPr>
        <w:fldChar w:fldCharType="begin"/>
      </w:r>
      <w:r w:rsidR="001C3B17" w:rsidRPr="007310A7">
        <w:rPr>
          <w:rFonts w:cs="Calibri"/>
          <w:color w:val="000000" w:themeColor="text1"/>
        </w:rPr>
        <w:instrText xml:space="preserve"> ADDIN ZOTERO_ITEM CSL_CITATION {"citationID":"A21YkvAO","properties":{"unsorted":false,"formattedCitation":"(Welzer 1990, 37)","plainCitation":"(Welzer 1990, 37)","noteIndex":0},"citationItems":[{"id":753,"uris":["http://zotero.org/users/local/owKliTIb/items/KSGWYKI7"],"itemData":{"id":753,"type":"book","publisher":"Deutscher Studien Verlag","publisher-place":"Weinheim","title":"Zwischen den Stühlen. Eine Längsschnittuntersuchung zum Übergangsprozess von Hochschulabsolventen.","author":[{"family":"Welzer","given":"H."}],"issued":{"date-parts":[["1990"]]}},"locator":"37","label":"page"}],"schema":"https://github.com/citation-style-language/schema/raw/master/csl-citation.json"} </w:instrText>
      </w:r>
      <w:r w:rsidR="001C3B17" w:rsidRPr="007310A7">
        <w:rPr>
          <w:rFonts w:cs="Calibri"/>
          <w:color w:val="000000" w:themeColor="text1"/>
        </w:rPr>
        <w:fldChar w:fldCharType="separate"/>
      </w:r>
      <w:r w:rsidR="001C3B17" w:rsidRPr="007310A7">
        <w:rPr>
          <w:rFonts w:ascii="Cambria" w:hAnsi="Cambria"/>
          <w:color w:val="000000" w:themeColor="text1"/>
        </w:rPr>
        <w:t>(Welzer 1990, 37)</w:t>
      </w:r>
      <w:r w:rsidR="001C3B17" w:rsidRPr="007310A7">
        <w:rPr>
          <w:rFonts w:cs="Calibri"/>
          <w:color w:val="000000" w:themeColor="text1"/>
        </w:rPr>
        <w:fldChar w:fldCharType="end"/>
      </w:r>
      <w:r w:rsidRPr="007310A7">
        <w:rPr>
          <w:rFonts w:cs="Calibri"/>
          <w:color w:val="000000" w:themeColor="text1"/>
        </w:rPr>
        <w:t xml:space="preserve"> lässt dabei zunächst offen, wodurch diese Veränderung ausgelöst wurde und wie stark sie institutionell gerahmt bzw. normalbiographisch vorgesehen</w:t>
      </w:r>
      <w:r w:rsidR="00BD4A0E" w:rsidRPr="007310A7">
        <w:rPr>
          <w:rFonts w:cs="Calibri"/>
          <w:color w:val="000000" w:themeColor="text1"/>
        </w:rPr>
        <w:t xml:space="preserve"> oder selbst gestaltet</w:t>
      </w:r>
      <w:r w:rsidRPr="007310A7">
        <w:rPr>
          <w:rFonts w:cs="Calibri"/>
          <w:color w:val="000000" w:themeColor="text1"/>
        </w:rPr>
        <w:t xml:space="preserve"> ist. </w:t>
      </w:r>
    </w:p>
    <w:p w14:paraId="1E57DC31" w14:textId="7B07DD73" w:rsidR="005510E2" w:rsidRPr="007310A7" w:rsidRDefault="005510E2" w:rsidP="005510E2">
      <w:pPr>
        <w:spacing w:line="360" w:lineRule="auto"/>
        <w:jc w:val="both"/>
        <w:rPr>
          <w:rFonts w:cs="Calibri"/>
          <w:color w:val="000000" w:themeColor="text1"/>
        </w:rPr>
      </w:pPr>
      <w:r w:rsidRPr="007310A7">
        <w:rPr>
          <w:rFonts w:cs="Calibri"/>
          <w:color w:val="000000" w:themeColor="text1"/>
        </w:rPr>
        <w:t xml:space="preserve">Auf einer methodologischen Ebene ermöglicht der auf biographische (Re-)Orientierungen und den damit verknüpften Handlungs- und Bewältigungsstrategien bezogene </w:t>
      </w:r>
      <w:proofErr w:type="spellStart"/>
      <w:r w:rsidRPr="007310A7">
        <w:rPr>
          <w:rFonts w:cs="Calibri"/>
          <w:color w:val="000000" w:themeColor="text1"/>
        </w:rPr>
        <w:t>Transitionsbegriff</w:t>
      </w:r>
      <w:proofErr w:type="spellEnd"/>
      <w:r w:rsidRPr="007310A7">
        <w:rPr>
          <w:rFonts w:cs="Calibri"/>
          <w:color w:val="000000" w:themeColor="text1"/>
        </w:rPr>
        <w:t xml:space="preserve"> eine Anknüpfung an die rekonstruktive Biographieforschung.</w:t>
      </w:r>
      <w:r w:rsidR="00553FF4" w:rsidRPr="007310A7">
        <w:rPr>
          <w:rFonts w:cs="Calibri"/>
          <w:color w:val="000000" w:themeColor="text1"/>
        </w:rPr>
        <w:t xml:space="preserve"> </w:t>
      </w:r>
      <w:r w:rsidRPr="007310A7">
        <w:rPr>
          <w:rFonts w:cs="Calibri"/>
          <w:color w:val="000000" w:themeColor="text1"/>
        </w:rPr>
        <w:t xml:space="preserve">Welzers Ansatz des transitorisch-biographischen Selbst, der weniger von gesellschaftlich determinierten Status-Veränderungen ausgeht als dies bei klassischen Übergangskonzepten der Fall ist, erlaubt </w:t>
      </w:r>
      <w:r w:rsidR="000B7831" w:rsidRPr="007310A7">
        <w:rPr>
          <w:rFonts w:cs="Calibri"/>
          <w:color w:val="000000" w:themeColor="text1"/>
        </w:rPr>
        <w:t>ver</w:t>
      </w:r>
      <w:r w:rsidRPr="007310A7">
        <w:rPr>
          <w:rFonts w:cs="Calibri"/>
          <w:color w:val="000000" w:themeColor="text1"/>
        </w:rPr>
        <w:t>geschlechtlich</w:t>
      </w:r>
      <w:r w:rsidR="000B7831" w:rsidRPr="007310A7">
        <w:rPr>
          <w:rFonts w:cs="Calibri"/>
          <w:color w:val="000000" w:themeColor="text1"/>
        </w:rPr>
        <w:t>t</w:t>
      </w:r>
      <w:r w:rsidRPr="007310A7">
        <w:rPr>
          <w:rFonts w:cs="Calibri"/>
          <w:color w:val="000000" w:themeColor="text1"/>
        </w:rPr>
        <w:t xml:space="preserve">e Transitionen als Ausdruck lebensgeschichtlich bedingten Werdens zu verstehen </w:t>
      </w:r>
      <w:r w:rsidR="00894ACA" w:rsidRPr="007310A7">
        <w:rPr>
          <w:rFonts w:cs="Calibri"/>
          <w:color w:val="000000" w:themeColor="text1"/>
        </w:rPr>
        <w:fldChar w:fldCharType="begin"/>
      </w:r>
      <w:r w:rsidR="000956C6" w:rsidRPr="007310A7">
        <w:rPr>
          <w:rFonts w:cs="Calibri"/>
          <w:color w:val="000000" w:themeColor="text1"/>
        </w:rPr>
        <w:instrText xml:space="preserve"> ADDIN ZOTERO_ITEM CSL_CITATION {"citationID":"0qYRxr1T","properties":{"unsorted":false,"formattedCitation":"(vgl. Schwarz, Teichmann, und Weber 2015, 139)","plainCitation":"(vgl. Schwarz, Teichmann, und Weber 2015, 139)","dontUpdate":true,"noteIndex":0},"citationItems":[{"id":742,"uris":["http://zotero.org/users/local/owKliTIb/items/UL8DZLYC"],"itemData":{"id":742,"type":"chapter","container-title":"Transitionen in der Erwachsenenbildung. Gesellschaftliche, institutionelle und individuelle Übergänge","DOI":"10.2307/j.ctvbkjvrk.12","page":"139-149","publisher":"Verlag Barbara Budrich","publisher-place":"Opladen ; Berlin ; Toronto","title":"Transitionen und Trajektorien","author":[{"family":"Schwarz","given":"Jörg"},{"family":"Teichmann","given":"Franziska"},{"family":"Weber","given":"Susanne Maria"}],"editor":[{"family":"Schmidt-Lauff","given":"Sabine"},{"family":"Felden","given":"Heide","dropping-particle":"von"},{"family":"Pätzold","given":"Henning"}],"issued":{"date-parts":[["2015"]]}},"locator":"139","label":"page","prefix":"vgl."}],"schema":"https://github.com/citation-style-language/schema/raw/master/csl-citation.json"} </w:instrText>
      </w:r>
      <w:r w:rsidR="00894ACA" w:rsidRPr="007310A7">
        <w:rPr>
          <w:rFonts w:cs="Calibri"/>
          <w:color w:val="000000" w:themeColor="text1"/>
        </w:rPr>
        <w:fldChar w:fldCharType="separate"/>
      </w:r>
      <w:r w:rsidR="00894ACA" w:rsidRPr="007310A7">
        <w:rPr>
          <w:rFonts w:ascii="Cambria" w:hAnsi="Cambria"/>
          <w:color w:val="000000" w:themeColor="text1"/>
        </w:rPr>
        <w:t>(vgl. Schwarz et al. 2015, 139)</w:t>
      </w:r>
      <w:r w:rsidR="00894ACA" w:rsidRPr="007310A7">
        <w:rPr>
          <w:rFonts w:cs="Calibri"/>
          <w:color w:val="000000" w:themeColor="text1"/>
        </w:rPr>
        <w:fldChar w:fldCharType="end"/>
      </w:r>
      <w:r w:rsidRPr="007310A7">
        <w:rPr>
          <w:rFonts w:cs="Calibri"/>
          <w:color w:val="000000" w:themeColor="text1"/>
        </w:rPr>
        <w:t>. Zugleich ist das Verhältnis Kontinuität–Diskontinuität anschlussfähig an die strukturale Konzeptualisierung von Krise und Routine wie es bei Oevermann</w:t>
      </w:r>
      <w:r w:rsidR="00894ACA" w:rsidRPr="007310A7">
        <w:rPr>
          <w:rFonts w:cs="Calibri"/>
          <w:color w:val="000000" w:themeColor="text1"/>
        </w:rPr>
        <w:t xml:space="preserve"> </w:t>
      </w:r>
      <w:r w:rsidR="00894ACA" w:rsidRPr="007310A7">
        <w:rPr>
          <w:rFonts w:cs="Calibri"/>
          <w:color w:val="000000" w:themeColor="text1"/>
        </w:rPr>
        <w:fldChar w:fldCharType="begin"/>
      </w:r>
      <w:r w:rsidR="00894ACA" w:rsidRPr="007310A7">
        <w:rPr>
          <w:rFonts w:cs="Calibri"/>
          <w:color w:val="000000" w:themeColor="text1"/>
        </w:rPr>
        <w:instrText xml:space="preserve"> ADDIN ZOTERO_ITEM CSL_CITATION {"citationID":"QqroaRCL","properties":{"unsorted":false,"formattedCitation":"(2016)","plainCitation":"(2016)","noteIndex":0},"citationItems":[{"id":616,"uris":["http://zotero.org/users/local/owKliTIb/items/T2VSXIUZ"],"itemData":{"id":616,"type":"chapter","container-title":"Sozialisationstheorie interdisziplinär. Aktuelle Perspektiven","page":"155–181","publisher":"De Gruyter","publisher-place":"Oldenburg","title":"Sozialisation als Prozess der Krisenbewältigung","author":[{"family":"Oevermann","given":"Ulrich"}],"editor":[{"family":"Geulen","given":"Dieter"},{"family":"Veith","given":"Hermann"}],"issued":{"date-parts":[["2016"]]}},"suppress-author":true}],"schema":"https://github.com/citation-style-language/schema/raw/master/csl-citation.json"} </w:instrText>
      </w:r>
      <w:r w:rsidR="00894ACA" w:rsidRPr="007310A7">
        <w:rPr>
          <w:rFonts w:cs="Calibri"/>
          <w:color w:val="000000" w:themeColor="text1"/>
        </w:rPr>
        <w:fldChar w:fldCharType="separate"/>
      </w:r>
      <w:r w:rsidR="00894ACA" w:rsidRPr="007310A7">
        <w:rPr>
          <w:rFonts w:ascii="Cambria" w:hAnsi="Cambria"/>
          <w:color w:val="000000" w:themeColor="text1"/>
        </w:rPr>
        <w:t>(2016)</w:t>
      </w:r>
      <w:r w:rsidR="00894ACA" w:rsidRPr="007310A7">
        <w:rPr>
          <w:rFonts w:cs="Calibri"/>
          <w:color w:val="000000" w:themeColor="text1"/>
        </w:rPr>
        <w:fldChar w:fldCharType="end"/>
      </w:r>
      <w:r w:rsidRPr="007310A7">
        <w:rPr>
          <w:rFonts w:cs="Calibri"/>
          <w:color w:val="000000" w:themeColor="text1"/>
        </w:rPr>
        <w:t xml:space="preserve"> beschrieben ist. Die Krise, verstanden als eine Infragestellung von verfügbaren zum aktuellen Zeitpunkt jedoch nicht weiter praktikablen Wissensbeständen und Handlungsstrategien, </w:t>
      </w:r>
      <w:r w:rsidR="000B7831" w:rsidRPr="007310A7">
        <w:rPr>
          <w:rFonts w:cs="Calibri"/>
          <w:color w:val="000000" w:themeColor="text1"/>
        </w:rPr>
        <w:t xml:space="preserve">kann </w:t>
      </w:r>
      <w:r w:rsidRPr="007310A7">
        <w:rPr>
          <w:rFonts w:cs="Calibri"/>
          <w:color w:val="000000" w:themeColor="text1"/>
        </w:rPr>
        <w:t xml:space="preserve">auch </w:t>
      </w:r>
      <w:r w:rsidR="000B7831" w:rsidRPr="007310A7">
        <w:rPr>
          <w:rFonts w:cs="Calibri"/>
          <w:color w:val="000000" w:themeColor="text1"/>
        </w:rPr>
        <w:t xml:space="preserve">als </w:t>
      </w:r>
      <w:r w:rsidRPr="007310A7">
        <w:rPr>
          <w:rFonts w:cs="Calibri"/>
          <w:color w:val="000000" w:themeColor="text1"/>
        </w:rPr>
        <w:t xml:space="preserve">ein grundlegendes Element von </w:t>
      </w:r>
      <w:r w:rsidR="00F9450A" w:rsidRPr="007310A7">
        <w:rPr>
          <w:rFonts w:cs="Calibri"/>
          <w:color w:val="000000" w:themeColor="text1"/>
        </w:rPr>
        <w:t>ver</w:t>
      </w:r>
      <w:r w:rsidRPr="007310A7">
        <w:rPr>
          <w:rFonts w:cs="Calibri"/>
          <w:color w:val="000000" w:themeColor="text1"/>
        </w:rPr>
        <w:t>geschlechtlich</w:t>
      </w:r>
      <w:r w:rsidR="00F9450A" w:rsidRPr="007310A7">
        <w:rPr>
          <w:rFonts w:cs="Calibri"/>
          <w:color w:val="000000" w:themeColor="text1"/>
        </w:rPr>
        <w:t>t</w:t>
      </w:r>
      <w:r w:rsidRPr="007310A7">
        <w:rPr>
          <w:rFonts w:cs="Calibri"/>
          <w:color w:val="000000" w:themeColor="text1"/>
        </w:rPr>
        <w:t>en Transitionen</w:t>
      </w:r>
      <w:r w:rsidR="000B7831" w:rsidRPr="007310A7">
        <w:rPr>
          <w:rFonts w:cs="Calibri"/>
          <w:color w:val="000000" w:themeColor="text1"/>
        </w:rPr>
        <w:t xml:space="preserve"> verstanden werden</w:t>
      </w:r>
      <w:r w:rsidRPr="007310A7">
        <w:rPr>
          <w:rFonts w:cs="Calibri"/>
          <w:color w:val="000000" w:themeColor="text1"/>
        </w:rPr>
        <w:t>.</w:t>
      </w:r>
    </w:p>
    <w:p w14:paraId="17B1B4AE" w14:textId="5C37138A" w:rsidR="005510E2" w:rsidRPr="007310A7" w:rsidRDefault="005510E2" w:rsidP="00897986">
      <w:pPr>
        <w:spacing w:before="240" w:line="360" w:lineRule="auto"/>
        <w:jc w:val="both"/>
        <w:rPr>
          <w:rFonts w:cs="Calibri"/>
          <w:color w:val="000000" w:themeColor="text1"/>
        </w:rPr>
      </w:pPr>
      <w:r w:rsidRPr="007310A7">
        <w:rPr>
          <w:rFonts w:cs="Calibri"/>
          <w:color w:val="000000" w:themeColor="text1"/>
        </w:rPr>
        <w:t>Da</w:t>
      </w:r>
      <w:r w:rsidR="00BA6258" w:rsidRPr="007310A7">
        <w:rPr>
          <w:rFonts w:cs="Calibri"/>
          <w:color w:val="000000" w:themeColor="text1"/>
        </w:rPr>
        <w:t xml:space="preserve"> das</w:t>
      </w:r>
      <w:r w:rsidRPr="007310A7">
        <w:rPr>
          <w:rFonts w:cs="Calibri"/>
          <w:color w:val="000000" w:themeColor="text1"/>
        </w:rPr>
        <w:t xml:space="preserve"> o.g. </w:t>
      </w:r>
      <w:proofErr w:type="spellStart"/>
      <w:r w:rsidRPr="007310A7">
        <w:rPr>
          <w:rFonts w:cs="Calibri"/>
          <w:color w:val="000000" w:themeColor="text1"/>
        </w:rPr>
        <w:t>Transitionskonzept</w:t>
      </w:r>
      <w:proofErr w:type="spellEnd"/>
      <w:r w:rsidRPr="007310A7">
        <w:rPr>
          <w:rFonts w:cs="Calibri"/>
          <w:color w:val="000000" w:themeColor="text1"/>
        </w:rPr>
        <w:t xml:space="preserve"> die Sinngebung</w:t>
      </w:r>
      <w:r w:rsidR="00BA6258" w:rsidRPr="007310A7">
        <w:rPr>
          <w:rFonts w:cs="Calibri"/>
          <w:color w:val="000000" w:themeColor="text1"/>
        </w:rPr>
        <w:t>, Umgangs- und Bewältigungsstrategien</w:t>
      </w:r>
      <w:r w:rsidRPr="007310A7">
        <w:rPr>
          <w:rFonts w:cs="Calibri"/>
          <w:color w:val="000000" w:themeColor="text1"/>
        </w:rPr>
        <w:t xml:space="preserve"> von Biograph*innen in den Fokus</w:t>
      </w:r>
      <w:r w:rsidR="00BA6258" w:rsidRPr="007310A7">
        <w:rPr>
          <w:rFonts w:cs="Calibri"/>
          <w:color w:val="000000" w:themeColor="text1"/>
        </w:rPr>
        <w:t xml:space="preserve"> stellt</w:t>
      </w:r>
      <w:r w:rsidRPr="007310A7">
        <w:rPr>
          <w:rFonts w:cs="Calibri"/>
          <w:color w:val="000000" w:themeColor="text1"/>
        </w:rPr>
        <w:t xml:space="preserve">, ohne die </w:t>
      </w:r>
      <w:r w:rsidR="00DD321C" w:rsidRPr="007310A7">
        <w:rPr>
          <w:rFonts w:cs="Calibri"/>
          <w:color w:val="000000" w:themeColor="text1"/>
        </w:rPr>
        <w:t xml:space="preserve">soziale </w:t>
      </w:r>
      <w:r w:rsidRPr="007310A7">
        <w:rPr>
          <w:rFonts w:cs="Calibri"/>
          <w:color w:val="000000" w:themeColor="text1"/>
        </w:rPr>
        <w:t xml:space="preserve">Dimension außen vor zu lassen, die </w:t>
      </w:r>
      <w:r w:rsidR="00DD321C" w:rsidRPr="007310A7">
        <w:rPr>
          <w:rFonts w:cs="Calibri"/>
          <w:color w:val="000000" w:themeColor="text1"/>
        </w:rPr>
        <w:t>ver</w:t>
      </w:r>
      <w:r w:rsidRPr="007310A7">
        <w:rPr>
          <w:rFonts w:cs="Calibri"/>
          <w:color w:val="000000" w:themeColor="text1"/>
        </w:rPr>
        <w:t>geschlechtlich</w:t>
      </w:r>
      <w:r w:rsidR="00DD321C" w:rsidRPr="007310A7">
        <w:rPr>
          <w:rFonts w:cs="Calibri"/>
          <w:color w:val="000000" w:themeColor="text1"/>
        </w:rPr>
        <w:t>t</w:t>
      </w:r>
      <w:r w:rsidRPr="007310A7">
        <w:rPr>
          <w:rFonts w:cs="Calibri"/>
          <w:color w:val="000000" w:themeColor="text1"/>
        </w:rPr>
        <w:t>e Transitionsprozesse grundlegend mitbestimmt</w:t>
      </w:r>
      <w:r w:rsidR="00DD321C" w:rsidRPr="007310A7">
        <w:rPr>
          <w:rFonts w:cs="Calibri"/>
          <w:color w:val="000000" w:themeColor="text1"/>
        </w:rPr>
        <w:t xml:space="preserve">, ist </w:t>
      </w:r>
      <w:r w:rsidR="00897986" w:rsidRPr="007310A7">
        <w:rPr>
          <w:rFonts w:cs="Calibri"/>
          <w:color w:val="000000" w:themeColor="text1"/>
        </w:rPr>
        <w:t xml:space="preserve">es </w:t>
      </w:r>
      <w:r w:rsidRPr="007310A7">
        <w:rPr>
          <w:rFonts w:cs="Calibri"/>
          <w:color w:val="000000" w:themeColor="text1"/>
        </w:rPr>
        <w:t xml:space="preserve">ebenfalls anschlussfähig an </w:t>
      </w:r>
      <w:r w:rsidR="00897986" w:rsidRPr="007310A7">
        <w:rPr>
          <w:rFonts w:cs="Calibri"/>
          <w:color w:val="000000" w:themeColor="text1"/>
        </w:rPr>
        <w:t xml:space="preserve">das skizzierte </w:t>
      </w:r>
      <w:r w:rsidRPr="007310A7">
        <w:rPr>
          <w:rFonts w:cs="Calibri"/>
          <w:color w:val="000000" w:themeColor="text1"/>
        </w:rPr>
        <w:t>Konzept der relationalen Agency</w:t>
      </w:r>
      <w:r w:rsidR="00897986" w:rsidRPr="007310A7">
        <w:rPr>
          <w:rFonts w:cs="Calibri"/>
          <w:color w:val="000000" w:themeColor="text1"/>
        </w:rPr>
        <w:t xml:space="preserve">. Das Verständnis </w:t>
      </w:r>
      <w:r w:rsidRPr="007310A7">
        <w:rPr>
          <w:rFonts w:cs="Calibri"/>
          <w:color w:val="000000" w:themeColor="text1"/>
        </w:rPr>
        <w:t>von Transition</w:t>
      </w:r>
      <w:r w:rsidR="00897986" w:rsidRPr="007310A7">
        <w:rPr>
          <w:rFonts w:cs="Calibri"/>
          <w:color w:val="000000" w:themeColor="text1"/>
        </w:rPr>
        <w:t>en</w:t>
      </w:r>
      <w:r w:rsidRPr="007310A7">
        <w:rPr>
          <w:rFonts w:cs="Calibri"/>
          <w:color w:val="000000" w:themeColor="text1"/>
        </w:rPr>
        <w:t xml:space="preserve"> als ein </w:t>
      </w:r>
      <w:r w:rsidR="0031364D" w:rsidRPr="007310A7">
        <w:rPr>
          <w:rFonts w:cs="Calibri"/>
          <w:color w:val="000000" w:themeColor="text1"/>
        </w:rPr>
        <w:t>vor dem Hintergrund erschütterter Routinen</w:t>
      </w:r>
      <w:r w:rsidR="00553FF4" w:rsidRPr="007310A7">
        <w:rPr>
          <w:rFonts w:cs="Calibri"/>
          <w:color w:val="000000" w:themeColor="text1"/>
        </w:rPr>
        <w:t xml:space="preserve"> und Wissensbestände</w:t>
      </w:r>
      <w:r w:rsidR="0031364D" w:rsidRPr="007310A7">
        <w:rPr>
          <w:rFonts w:cs="Calibri"/>
          <w:color w:val="000000" w:themeColor="text1"/>
        </w:rPr>
        <w:t xml:space="preserve"> </w:t>
      </w:r>
      <w:r w:rsidR="00897986" w:rsidRPr="007310A7">
        <w:rPr>
          <w:rFonts w:cs="Calibri"/>
          <w:color w:val="000000" w:themeColor="text1"/>
        </w:rPr>
        <w:t xml:space="preserve">verdichtetes biographisches </w:t>
      </w:r>
      <w:r w:rsidRPr="007310A7">
        <w:rPr>
          <w:rFonts w:cs="Calibri"/>
          <w:color w:val="000000" w:themeColor="text1"/>
        </w:rPr>
        <w:t xml:space="preserve">Werden, ermöglicht zudem </w:t>
      </w:r>
      <w:r w:rsidR="0031364D" w:rsidRPr="007310A7">
        <w:rPr>
          <w:rFonts w:cs="Calibri"/>
          <w:color w:val="000000" w:themeColor="text1"/>
        </w:rPr>
        <w:t>Geschlechtst</w:t>
      </w:r>
      <w:r w:rsidRPr="007310A7">
        <w:rPr>
          <w:rFonts w:cs="Calibri"/>
          <w:color w:val="000000" w:themeColor="text1"/>
        </w:rPr>
        <w:t>ransitionen über die Kategorie der Trans*</w:t>
      </w:r>
      <w:proofErr w:type="spellStart"/>
      <w:r w:rsidRPr="007310A7">
        <w:rPr>
          <w:rFonts w:cs="Calibri"/>
          <w:color w:val="000000" w:themeColor="text1"/>
        </w:rPr>
        <w:t>geschlechtlichkeit</w:t>
      </w:r>
      <w:proofErr w:type="spellEnd"/>
      <w:r w:rsidRPr="007310A7">
        <w:rPr>
          <w:rFonts w:cs="Calibri"/>
          <w:color w:val="000000" w:themeColor="text1"/>
        </w:rPr>
        <w:t xml:space="preserve"> hinaus zu denken. Stattdessen werden vergeschlechtlichte Transitionen als ein biographisch und sozial situierter Sinnstiftungsprozess verstehbar, der prinzipiell in jeder geschlechtlichen Positionierung möglich ist.</w:t>
      </w:r>
    </w:p>
    <w:p w14:paraId="10EA2089" w14:textId="77777777" w:rsidR="008011E5" w:rsidRPr="007310A7" w:rsidRDefault="008011E5">
      <w:pPr>
        <w:rPr>
          <w:b/>
          <w:color w:val="000000" w:themeColor="text1"/>
        </w:rPr>
      </w:pPr>
      <w:r w:rsidRPr="007310A7">
        <w:rPr>
          <w:b/>
          <w:color w:val="000000" w:themeColor="text1"/>
        </w:rPr>
        <w:br w:type="page"/>
      </w:r>
    </w:p>
    <w:p w14:paraId="1C8623E3" w14:textId="77777777" w:rsidR="00884E1D" w:rsidRPr="007310A7" w:rsidRDefault="00884E1D" w:rsidP="00884E1D">
      <w:pPr>
        <w:pStyle w:val="berschrift1"/>
        <w:spacing w:before="360" w:after="360"/>
        <w:rPr>
          <w:rFonts w:asciiTheme="minorHAnsi" w:hAnsiTheme="minorHAnsi"/>
          <w:b/>
          <w:color w:val="000000" w:themeColor="text1"/>
          <w:sz w:val="28"/>
          <w:szCs w:val="28"/>
        </w:rPr>
      </w:pPr>
      <w:bookmarkStart w:id="24" w:name="_Toc233288763"/>
      <w:r w:rsidRPr="007310A7">
        <w:rPr>
          <w:rFonts w:asciiTheme="minorHAnsi" w:hAnsiTheme="minorHAnsi"/>
          <w:b/>
          <w:color w:val="000000" w:themeColor="text1"/>
          <w:sz w:val="28"/>
          <w:szCs w:val="28"/>
        </w:rPr>
        <w:lastRenderedPageBreak/>
        <w:t>4. Methodenkapitel</w:t>
      </w:r>
      <w:bookmarkEnd w:id="24"/>
    </w:p>
    <w:p w14:paraId="611B8292" w14:textId="77777777" w:rsidR="00884E1D" w:rsidRPr="007310A7" w:rsidRDefault="00884E1D" w:rsidP="00884E1D">
      <w:pPr>
        <w:spacing w:before="240" w:line="360" w:lineRule="auto"/>
        <w:jc w:val="both"/>
        <w:rPr>
          <w:color w:val="000000" w:themeColor="text1"/>
        </w:rPr>
      </w:pPr>
      <w:r w:rsidRPr="007310A7">
        <w:rPr>
          <w:color w:val="000000" w:themeColor="text1"/>
        </w:rPr>
        <w:t>Im folgenden Kapitel werde ich die methodische und methodologische Verortung dieser Arbeit sowie diesbezügliche Entwicklungen im Laufe des Forschungsprozesses darstellen. Innerhalb der ersten zwei Jahre der Auseinandersetzung mit der Forschungsthematik und meiner zunächst gewählten Fragestellung kam es zu einer Reihe von Perspektivverschiebungen sowie in der Konsequenz Anpassungen des methodischen Vorgehens. Daraus resultierte ebenfalls eine Anpassung und Neuformulierung meiner – nun am Prinzip der Offenheit orientierten – Forschungsfragestellung: „Wie gestalten sich geschlechtsbezogene Behandlungserfahrungen intergeschlechtlicher Menschen im biographischen Verlauf?“</w:t>
      </w:r>
    </w:p>
    <w:p w14:paraId="776D0356" w14:textId="2428118F" w:rsidR="00884E1D" w:rsidRPr="007310A7" w:rsidRDefault="00884E1D" w:rsidP="00884E1D">
      <w:pPr>
        <w:spacing w:line="360" w:lineRule="auto"/>
        <w:jc w:val="both"/>
        <w:rPr>
          <w:color w:val="000000" w:themeColor="text1"/>
        </w:rPr>
      </w:pPr>
      <w:r w:rsidRPr="007310A7">
        <w:rPr>
          <w:color w:val="000000" w:themeColor="text1"/>
        </w:rPr>
        <w:t xml:space="preserve">Da dieser Veränderungsprozess von der im Verlauf gewählten Datenerhebungs- und Auswertungsmethode nicht zu trennen ist, soll </w:t>
      </w:r>
      <w:r w:rsidR="001411EE" w:rsidRPr="007310A7">
        <w:rPr>
          <w:color w:val="000000" w:themeColor="text1"/>
        </w:rPr>
        <w:t xml:space="preserve">er </w:t>
      </w:r>
      <w:r w:rsidRPr="007310A7">
        <w:rPr>
          <w:color w:val="000000" w:themeColor="text1"/>
        </w:rPr>
        <w:t xml:space="preserve">im Folgenden skizziert und erläutert werden. </w:t>
      </w:r>
    </w:p>
    <w:p w14:paraId="471FC382" w14:textId="77777777" w:rsidR="00884E1D" w:rsidRPr="007310A7" w:rsidRDefault="00884E1D" w:rsidP="003865F7">
      <w:pPr>
        <w:pStyle w:val="berschrift2"/>
        <w:spacing w:before="480" w:after="120" w:line="360" w:lineRule="auto"/>
        <w:jc w:val="both"/>
        <w:rPr>
          <w:rFonts w:asciiTheme="minorHAnsi" w:hAnsiTheme="minorHAnsi"/>
          <w:b/>
          <w:color w:val="000000" w:themeColor="text1"/>
          <w:sz w:val="24"/>
          <w:szCs w:val="24"/>
        </w:rPr>
      </w:pPr>
      <w:bookmarkStart w:id="25" w:name="_Toc233288764"/>
      <w:r w:rsidRPr="007310A7">
        <w:rPr>
          <w:rFonts w:asciiTheme="minorHAnsi" w:hAnsiTheme="minorHAnsi"/>
          <w:b/>
          <w:color w:val="000000" w:themeColor="text1"/>
          <w:sz w:val="24"/>
          <w:szCs w:val="24"/>
        </w:rPr>
        <w:t>4.1. Entwicklung der Fragestellung, methodische Anpassungen im Forschungsprozess und Verortung im interpretativen Paradigma</w:t>
      </w:r>
      <w:bookmarkEnd w:id="25"/>
    </w:p>
    <w:p w14:paraId="37E2C827" w14:textId="77777777" w:rsidR="00D12E01" w:rsidRPr="007310A7" w:rsidRDefault="00884E1D" w:rsidP="00884E1D">
      <w:pPr>
        <w:spacing w:line="360" w:lineRule="auto"/>
        <w:jc w:val="both"/>
        <w:rPr>
          <w:color w:val="000000" w:themeColor="text1"/>
        </w:rPr>
      </w:pPr>
      <w:r w:rsidRPr="007310A7">
        <w:rPr>
          <w:color w:val="000000" w:themeColor="text1"/>
        </w:rPr>
        <w:t>Die anfängliche, ausgehend von der Forschungs</w:t>
      </w:r>
      <w:r w:rsidR="00463639" w:rsidRPr="007310A7">
        <w:rPr>
          <w:color w:val="000000" w:themeColor="text1"/>
        </w:rPr>
        <w:t xml:space="preserve">- und Erfahrungs-basierten </w:t>
      </w:r>
      <w:r w:rsidR="00DB2710" w:rsidRPr="007310A7">
        <w:rPr>
          <w:color w:val="000000" w:themeColor="text1"/>
        </w:rPr>
        <w:t>Intergeschlechts-</w:t>
      </w:r>
      <w:r w:rsidR="00463639" w:rsidRPr="007310A7">
        <w:rPr>
          <w:color w:val="000000" w:themeColor="text1"/>
        </w:rPr>
        <w:t>L</w:t>
      </w:r>
      <w:r w:rsidRPr="007310A7">
        <w:rPr>
          <w:color w:val="000000" w:themeColor="text1"/>
        </w:rPr>
        <w:t>iteratur</w:t>
      </w:r>
      <w:r w:rsidR="00463639" w:rsidRPr="007310A7">
        <w:rPr>
          <w:color w:val="000000" w:themeColor="text1"/>
        </w:rPr>
        <w:t xml:space="preserve"> </w:t>
      </w:r>
      <w:r w:rsidRPr="007310A7">
        <w:rPr>
          <w:color w:val="000000" w:themeColor="text1"/>
        </w:rPr>
        <w:t xml:space="preserve">entwickelte Fragestellung lautete: „Wie beeinflusst das Stigma-Erleben intergeschlechtlicher Menschen deren Motive im Kontext von geschlechtsbezogenen Behandlungsentscheidungen?“ Diese Fragestellung setzte bereits Hypothesen über die Stigmatisierungserfahrungen intergeschlechtlicher Menschen voraus und zielte in erster Linie darauf ab, </w:t>
      </w:r>
      <w:r w:rsidR="002C5386" w:rsidRPr="007310A7">
        <w:rPr>
          <w:color w:val="000000" w:themeColor="text1"/>
        </w:rPr>
        <w:t xml:space="preserve">deren </w:t>
      </w:r>
      <w:r w:rsidRPr="007310A7">
        <w:rPr>
          <w:color w:val="000000" w:themeColor="text1"/>
        </w:rPr>
        <w:t>Konsequenzen zu erforschen. Ebenfalls setzte ich voraus, dass im Kontext behandlungsbezogener Entscheidungen die Motivlage und demzufolge auch die Selbstbestimmung intergeschlechtlicher Akteur*innen maßgeblich für solche Entscheidung</w:t>
      </w:r>
      <w:r w:rsidR="00A120BA" w:rsidRPr="007310A7">
        <w:rPr>
          <w:color w:val="000000" w:themeColor="text1"/>
        </w:rPr>
        <w:t>en</w:t>
      </w:r>
      <w:r w:rsidRPr="007310A7">
        <w:rPr>
          <w:color w:val="000000" w:themeColor="text1"/>
        </w:rPr>
        <w:t xml:space="preserve"> sind. </w:t>
      </w:r>
    </w:p>
    <w:p w14:paraId="08F78980" w14:textId="1DB1CBA8" w:rsidR="00884E1D" w:rsidRPr="007310A7" w:rsidRDefault="00884E1D" w:rsidP="00884E1D">
      <w:pPr>
        <w:spacing w:line="360" w:lineRule="auto"/>
        <w:jc w:val="both"/>
        <w:rPr>
          <w:color w:val="000000" w:themeColor="text1"/>
        </w:rPr>
      </w:pPr>
      <w:r w:rsidRPr="007310A7">
        <w:rPr>
          <w:color w:val="000000" w:themeColor="text1"/>
        </w:rPr>
        <w:t xml:space="preserve">Im Zuge einer intensiven Auseinandersetzung sowohl mit qualitativen Forschungsansätzen allgemein als auch mit </w:t>
      </w:r>
      <w:r w:rsidR="00361014" w:rsidRPr="007310A7">
        <w:rPr>
          <w:color w:val="000000" w:themeColor="text1"/>
        </w:rPr>
        <w:t xml:space="preserve">spezifischen </w:t>
      </w:r>
      <w:r w:rsidRPr="007310A7">
        <w:rPr>
          <w:color w:val="000000" w:themeColor="text1"/>
        </w:rPr>
        <w:t xml:space="preserve">Ansätzen innerhalb des </w:t>
      </w:r>
      <w:r w:rsidRPr="007310A7">
        <w:rPr>
          <w:i/>
          <w:color w:val="000000" w:themeColor="text1"/>
        </w:rPr>
        <w:t>interpretativen Paradigmas der Sozial</w:t>
      </w:r>
      <w:r w:rsidR="00361014" w:rsidRPr="007310A7">
        <w:rPr>
          <w:i/>
          <w:color w:val="000000" w:themeColor="text1"/>
        </w:rPr>
        <w:t>wissenschaft</w:t>
      </w:r>
      <w:r w:rsidR="00361014" w:rsidRPr="007310A7">
        <w:rPr>
          <w:color w:val="000000" w:themeColor="text1"/>
        </w:rPr>
        <w:t xml:space="preserve"> </w:t>
      </w:r>
      <w:r w:rsidRPr="007310A7">
        <w:rPr>
          <w:color w:val="000000" w:themeColor="text1"/>
        </w:rPr>
        <w:t xml:space="preserve">kam es zu </w:t>
      </w:r>
      <w:r w:rsidR="00660255" w:rsidRPr="007310A7">
        <w:rPr>
          <w:color w:val="000000" w:themeColor="text1"/>
        </w:rPr>
        <w:t xml:space="preserve">der am </w:t>
      </w:r>
      <w:r w:rsidR="00660255" w:rsidRPr="007310A7">
        <w:rPr>
          <w:i/>
          <w:iCs/>
          <w:color w:val="000000" w:themeColor="text1"/>
        </w:rPr>
        <w:t>Prinzip der Offenheit</w:t>
      </w:r>
      <w:r w:rsidR="00660255" w:rsidRPr="007310A7">
        <w:rPr>
          <w:color w:val="000000" w:themeColor="text1"/>
        </w:rPr>
        <w:t xml:space="preserve"> orientierten Re-Formulierung meiner o.g. </w:t>
      </w:r>
      <w:r w:rsidRPr="007310A7">
        <w:rPr>
          <w:color w:val="000000" w:themeColor="text1"/>
        </w:rPr>
        <w:t xml:space="preserve">Fragestellung </w:t>
      </w:r>
      <w:r w:rsidR="00660255" w:rsidRPr="007310A7">
        <w:rPr>
          <w:color w:val="000000" w:themeColor="text1"/>
        </w:rPr>
        <w:t xml:space="preserve">sowie zu Modifikationen meines </w:t>
      </w:r>
      <w:r w:rsidRPr="007310A7">
        <w:rPr>
          <w:color w:val="000000" w:themeColor="text1"/>
        </w:rPr>
        <w:t>weiteren Vorgehens im Feld</w:t>
      </w:r>
      <w:r w:rsidR="00660255" w:rsidRPr="007310A7">
        <w:rPr>
          <w:color w:val="000000" w:themeColor="text1"/>
        </w:rPr>
        <w:t xml:space="preserve"> (siehe 5)</w:t>
      </w:r>
      <w:r w:rsidRPr="007310A7">
        <w:rPr>
          <w:color w:val="000000" w:themeColor="text1"/>
        </w:rPr>
        <w:t xml:space="preserve">. </w:t>
      </w:r>
      <w:r w:rsidR="00C80201" w:rsidRPr="007310A7">
        <w:rPr>
          <w:color w:val="000000" w:themeColor="text1"/>
        </w:rPr>
        <w:t xml:space="preserve">Ebenfalls wählte ich eine </w:t>
      </w:r>
      <w:r w:rsidRPr="007310A7">
        <w:rPr>
          <w:color w:val="000000" w:themeColor="text1"/>
        </w:rPr>
        <w:t xml:space="preserve">im interpretativen Paradigma verortete qualitative Methode der Datenerhebung und Auswertung. </w:t>
      </w:r>
      <w:r w:rsidR="00361014" w:rsidRPr="007310A7">
        <w:rPr>
          <w:color w:val="000000" w:themeColor="text1"/>
        </w:rPr>
        <w:t xml:space="preserve">Diese Entscheidung erfolgte vor dem Hintergrund der </w:t>
      </w:r>
      <w:r w:rsidR="00361014" w:rsidRPr="007310A7">
        <w:rPr>
          <w:color w:val="000000" w:themeColor="text1"/>
        </w:rPr>
        <w:lastRenderedPageBreak/>
        <w:t xml:space="preserve">besonderen Eignung interpretativer Methoden </w:t>
      </w:r>
      <w:r w:rsidRPr="007310A7">
        <w:rPr>
          <w:color w:val="000000" w:themeColor="text1"/>
        </w:rPr>
        <w:t xml:space="preserve">für Forschungsfelder, über die in sozialwissenschaftlicher Hinsicht verhältnismäßig wenig bekannt ist und es sich </w:t>
      </w:r>
      <w:r w:rsidR="00361014" w:rsidRPr="007310A7">
        <w:rPr>
          <w:color w:val="000000" w:themeColor="text1"/>
        </w:rPr>
        <w:t xml:space="preserve">daher </w:t>
      </w:r>
      <w:r w:rsidRPr="007310A7">
        <w:rPr>
          <w:color w:val="000000" w:themeColor="text1"/>
        </w:rPr>
        <w:t xml:space="preserve">um „noch unbekannte Phänomene oder kaum erforschte Lebenswelten“ </w:t>
      </w:r>
      <w:r w:rsidR="004B3D9D" w:rsidRPr="007310A7">
        <w:rPr>
          <w:color w:val="000000" w:themeColor="text1"/>
        </w:rPr>
        <w:fldChar w:fldCharType="begin"/>
      </w:r>
      <w:r w:rsidR="00CE6A7E" w:rsidRPr="007310A7">
        <w:rPr>
          <w:color w:val="000000" w:themeColor="text1"/>
        </w:rPr>
        <w:instrText xml:space="preserve"> ADDIN ZOTERO_ITEM CSL_CITATION {"citationID":"H6A8hatT","properties":{"unsorted":false,"formattedCitation":"(Rosenthal 2005, 18)","plainCitation":"(Rosenthal 2005, 18)","noteIndex":0},"citationItems":[{"id":396,"uris":["http://zotero.org/users/local/owKliTIb/items/IHX77LLY"],"itemData":{"id":396,"type":"book","publisher":"München","title":"Interpretative Sozialforschung. Eine Einführung","author":[{"family":"Rosenthal","given":"Gabriele"}],"issued":{"date-parts":[["2005"]]}},"locator":"18","label":"page"}],"schema":"https://github.com/citation-style-language/schema/raw/master/csl-citation.json"} </w:instrText>
      </w:r>
      <w:r w:rsidR="004B3D9D" w:rsidRPr="007310A7">
        <w:rPr>
          <w:color w:val="000000" w:themeColor="text1"/>
        </w:rPr>
        <w:fldChar w:fldCharType="separate"/>
      </w:r>
      <w:r w:rsidR="00CE6A7E" w:rsidRPr="007310A7">
        <w:rPr>
          <w:rFonts w:ascii="Cambria" w:hAnsi="Cambria"/>
          <w:color w:val="000000" w:themeColor="text1"/>
        </w:rPr>
        <w:t>(Rosenthal 2005, 18)</w:t>
      </w:r>
      <w:r w:rsidR="004B3D9D" w:rsidRPr="007310A7">
        <w:rPr>
          <w:color w:val="000000" w:themeColor="text1"/>
        </w:rPr>
        <w:fldChar w:fldCharType="end"/>
      </w:r>
      <w:r w:rsidRPr="007310A7">
        <w:rPr>
          <w:color w:val="000000" w:themeColor="text1"/>
        </w:rPr>
        <w:t xml:space="preserve"> handelt. Da dies auf meine Forschungsthematik </w:t>
      </w:r>
      <w:r w:rsidR="00361014" w:rsidRPr="007310A7">
        <w:rPr>
          <w:color w:val="000000" w:themeColor="text1"/>
        </w:rPr>
        <w:t xml:space="preserve">eindeutig </w:t>
      </w:r>
      <w:r w:rsidRPr="007310A7">
        <w:rPr>
          <w:color w:val="000000" w:themeColor="text1"/>
        </w:rPr>
        <w:t>zut</w:t>
      </w:r>
      <w:r w:rsidR="00EF5293" w:rsidRPr="007310A7">
        <w:rPr>
          <w:color w:val="000000" w:themeColor="text1"/>
        </w:rPr>
        <w:t>raf</w:t>
      </w:r>
      <w:r w:rsidRPr="007310A7">
        <w:rPr>
          <w:color w:val="000000" w:themeColor="text1"/>
        </w:rPr>
        <w:t xml:space="preserve">, erwies sich die Wahl eines entsprechenden Verfahrens für die vorliegende Studie als notwendig. </w:t>
      </w:r>
    </w:p>
    <w:p w14:paraId="32987766" w14:textId="71BF813D" w:rsidR="00884E1D" w:rsidRPr="007310A7" w:rsidRDefault="00884E1D" w:rsidP="004B3D9D">
      <w:pPr>
        <w:spacing w:before="240" w:line="360" w:lineRule="auto"/>
        <w:jc w:val="both"/>
        <w:rPr>
          <w:color w:val="000000" w:themeColor="text1"/>
        </w:rPr>
      </w:pPr>
      <w:r w:rsidRPr="007310A7">
        <w:rPr>
          <w:color w:val="000000" w:themeColor="text1"/>
        </w:rPr>
        <w:t xml:space="preserve">Die Annahmen und Prinzipien des </w:t>
      </w:r>
      <w:r w:rsidRPr="007310A7">
        <w:rPr>
          <w:i/>
          <w:color w:val="000000" w:themeColor="text1"/>
        </w:rPr>
        <w:t>Interpretativen Paradigmas</w:t>
      </w:r>
      <w:r w:rsidRPr="007310A7">
        <w:rPr>
          <w:color w:val="000000" w:themeColor="text1"/>
        </w:rPr>
        <w:t xml:space="preserve"> werden</w:t>
      </w:r>
      <w:r w:rsidR="00842EFC" w:rsidRPr="007310A7">
        <w:rPr>
          <w:color w:val="000000" w:themeColor="text1"/>
        </w:rPr>
        <w:t xml:space="preserve"> auf Grund ihrer zentralen methodischen Relevanz für die vorliegende Studie</w:t>
      </w:r>
      <w:r w:rsidRPr="007310A7">
        <w:rPr>
          <w:color w:val="000000" w:themeColor="text1"/>
        </w:rPr>
        <w:t xml:space="preserve"> im Folgenden überblicksweise dargestellt. Interpretative Forschungszugänge zielen darauf ab, sowohl den subjektiv gemeinten Sinn von sozialem Handeln</w:t>
      </w:r>
      <w:r w:rsidR="00FD211A" w:rsidRPr="007310A7">
        <w:rPr>
          <w:color w:val="000000" w:themeColor="text1"/>
        </w:rPr>
        <w:t>,</w:t>
      </w:r>
      <w:r w:rsidRPr="007310A7">
        <w:rPr>
          <w:color w:val="000000" w:themeColor="text1"/>
        </w:rPr>
        <w:t xml:space="preserve"> als auch die interaktive Dimension von Handlungsorientierungen und -strukturen sozialer Akteur*innen zu rekonstruieren</w:t>
      </w:r>
      <w:r w:rsidR="000956C6" w:rsidRPr="007310A7">
        <w:rPr>
          <w:color w:val="000000" w:themeColor="text1"/>
        </w:rPr>
        <w:t xml:space="preserve"> </w:t>
      </w:r>
      <w:r w:rsidR="000956C6" w:rsidRPr="007310A7">
        <w:rPr>
          <w:color w:val="000000" w:themeColor="text1"/>
        </w:rPr>
        <w:fldChar w:fldCharType="begin"/>
      </w:r>
      <w:r w:rsidR="00F370E7">
        <w:rPr>
          <w:color w:val="000000" w:themeColor="text1"/>
        </w:rPr>
        <w:instrText xml:space="preserve"> ADDIN ZOTERO_ITEM CSL_CITATION {"citationID":"zj1BYI8R","properties":{"unsorted":false,"formattedCitation":"(vgl. Rosenthal 2005)","plainCitation":"(vgl. Rosenthal 2005)","dontUpdate":true,"noteIndex":0},"citationItems":[{"id":396,"uris":["http://zotero.org/users/local/owKliTIb/items/IHX77LLY"],"itemData":{"id":396,"type":"book","publisher":"München","title":"Interpretative Sozialforschung. Eine Einführung","author":[{"family":"Rosenthal","given":"Gabriele"}],"issued":{"date-parts":[["2005"]]}},"prefix":"vgl."}],"schema":"https://github.com/citation-style-language/schema/raw/master/csl-citation.json"} </w:instrText>
      </w:r>
      <w:r w:rsidR="000956C6" w:rsidRPr="007310A7">
        <w:rPr>
          <w:color w:val="000000" w:themeColor="text1"/>
        </w:rPr>
        <w:fldChar w:fldCharType="separate"/>
      </w:r>
      <w:r w:rsidR="00CE6A7E" w:rsidRPr="007310A7">
        <w:rPr>
          <w:rFonts w:ascii="Cambria" w:hAnsi="Cambria"/>
          <w:color w:val="000000" w:themeColor="text1"/>
        </w:rPr>
        <w:t>(vgl. Rosenthal 2005</w:t>
      </w:r>
      <w:r w:rsidR="0005674C" w:rsidRPr="007310A7">
        <w:rPr>
          <w:rFonts w:ascii="Cambria" w:hAnsi="Cambria"/>
          <w:color w:val="000000" w:themeColor="text1"/>
        </w:rPr>
        <w:t>, 1</w:t>
      </w:r>
      <w:r w:rsidR="00C12D60" w:rsidRPr="007310A7">
        <w:rPr>
          <w:rFonts w:ascii="Cambria" w:hAnsi="Cambria"/>
          <w:color w:val="000000" w:themeColor="text1"/>
        </w:rPr>
        <w:t>4</w:t>
      </w:r>
      <w:r w:rsidR="00CE6A7E" w:rsidRPr="007310A7">
        <w:rPr>
          <w:rFonts w:ascii="Cambria" w:hAnsi="Cambria"/>
          <w:color w:val="000000" w:themeColor="text1"/>
        </w:rPr>
        <w:t>)</w:t>
      </w:r>
      <w:r w:rsidR="000956C6" w:rsidRPr="007310A7">
        <w:rPr>
          <w:color w:val="000000" w:themeColor="text1"/>
        </w:rPr>
        <w:fldChar w:fldCharType="end"/>
      </w:r>
      <w:r w:rsidRPr="007310A7">
        <w:rPr>
          <w:color w:val="000000" w:themeColor="text1"/>
        </w:rPr>
        <w:t xml:space="preserve">. Damit orientiert sich die interpretative Sozialforschung grundlegend an der von Max Weber entwickelten </w:t>
      </w:r>
      <w:r w:rsidRPr="007310A7">
        <w:rPr>
          <w:i/>
          <w:color w:val="000000" w:themeColor="text1"/>
        </w:rPr>
        <w:t>verstehenden</w:t>
      </w:r>
      <w:r w:rsidRPr="007310A7">
        <w:rPr>
          <w:color w:val="000000" w:themeColor="text1"/>
        </w:rPr>
        <w:t xml:space="preserve"> Soziologie, definiert als „eine Wissenschaft welche soziales Handeln deutend verstehen und dadurch in seinem Ablauf und seinen Wirkungen ursächlich erklären will“ </w:t>
      </w:r>
      <w:r w:rsidR="000956C6" w:rsidRPr="007310A7">
        <w:rPr>
          <w:color w:val="000000" w:themeColor="text1"/>
        </w:rPr>
        <w:fldChar w:fldCharType="begin"/>
      </w:r>
      <w:r w:rsidR="00F370E7">
        <w:rPr>
          <w:color w:val="000000" w:themeColor="text1"/>
        </w:rPr>
        <w:instrText xml:space="preserve"> ADDIN ZOTERO_ITEM CSL_CITATION {"citationID":"74s7XzwG","properties":{"unsorted":false,"formattedCitation":"(M. Weber 1980, 1)","plainCitation":"(M. Weber 1980, 1)","dontUpdate":true,"noteIndex":0},"citationItems":[{"id":409,"uris":["http://zotero.org/users/local/owKliTIb/items/2ZWTU9XV"],"itemData":{"id":409,"type":"book","publisher-place":"Tübingen","title":"Wirtschaft und Gesellschaft. Grundriß der verstehenden Soziologie. Studienausgabe","author":[{"family":"Weber","given":"Max"}],"issued":{"date-parts":[["1980"]]}},"locator":"1","label":"page"}],"schema":"https://github.com/citation-style-language/schema/raw/master/csl-citation.json"} </w:instrText>
      </w:r>
      <w:r w:rsidR="000956C6" w:rsidRPr="007310A7">
        <w:rPr>
          <w:color w:val="000000" w:themeColor="text1"/>
        </w:rPr>
        <w:fldChar w:fldCharType="separate"/>
      </w:r>
      <w:r w:rsidR="00EC457F" w:rsidRPr="007310A7">
        <w:rPr>
          <w:rFonts w:ascii="Cambria" w:hAnsi="Cambria"/>
          <w:color w:val="000000" w:themeColor="text1"/>
        </w:rPr>
        <w:t>(Weber 1980, 1)</w:t>
      </w:r>
      <w:r w:rsidR="000956C6" w:rsidRPr="007310A7">
        <w:rPr>
          <w:color w:val="000000" w:themeColor="text1"/>
        </w:rPr>
        <w:fldChar w:fldCharType="end"/>
      </w:r>
      <w:r w:rsidRPr="007310A7">
        <w:rPr>
          <w:color w:val="000000" w:themeColor="text1"/>
        </w:rPr>
        <w:t xml:space="preserve">. Grundlegend ist hier die Annahme, dass soziale Strukturen im Rahmen interpretativer interaktioneller Prozesse entstehen, sodass deren systematische Rekonstruktion eine Orientierung der Sozialforscher*innen an den Handlungsweisen und Deutungsmustern </w:t>
      </w:r>
      <w:r w:rsidR="00904F55" w:rsidRPr="007310A7">
        <w:rPr>
          <w:color w:val="000000" w:themeColor="text1"/>
        </w:rPr>
        <w:t xml:space="preserve">der </w:t>
      </w:r>
      <w:proofErr w:type="spellStart"/>
      <w:r w:rsidR="00904F55" w:rsidRPr="007310A7">
        <w:rPr>
          <w:color w:val="000000" w:themeColor="text1"/>
        </w:rPr>
        <w:t>Forschungs</w:t>
      </w:r>
      <w:r w:rsidRPr="007310A7">
        <w:rPr>
          <w:color w:val="000000" w:themeColor="text1"/>
        </w:rPr>
        <w:t>ubjekte</w:t>
      </w:r>
      <w:proofErr w:type="spellEnd"/>
      <w:r w:rsidRPr="007310A7">
        <w:rPr>
          <w:color w:val="000000" w:themeColor="text1"/>
        </w:rPr>
        <w:t xml:space="preserve"> erforderlich macht </w:t>
      </w:r>
      <w:r w:rsidR="000956C6" w:rsidRPr="007310A7">
        <w:rPr>
          <w:color w:val="000000" w:themeColor="text1"/>
        </w:rPr>
        <w:fldChar w:fldCharType="begin"/>
      </w:r>
      <w:r w:rsidR="00F370E7">
        <w:rPr>
          <w:color w:val="000000" w:themeColor="text1"/>
        </w:rPr>
        <w:instrText xml:space="preserve"> ADDIN ZOTERO_ITEM CSL_CITATION {"citationID":"G4Nfaa7M","properties":{"unsorted":false,"formattedCitation":"(vgl. Keller 2016; Alfred Sch\\uc0\\u252{}tz 1971; Wilson 1970)","plainCitation":"(vgl. Keller 2016; Alfred Schütz 1971; Wilson 1970)","dontUpdate":true,"noteIndex":0},"citationItems":[{"id":372,"uris":["http://zotero.org/users/local/owKliTIb/items/AKXXG57C"],"itemData":{"id":372,"type":"book","publisher-place":"Augsburg","title":"Das interpretative Paradigma","author":[{"family":"Keller","given":"Reiner"}],"issued":{"date-parts":[["2016"]]}},"prefix":"vgl."},{"id":403,"uris":["http://zotero.org/users/local/owKliTIb/items/YMTEMKHL"],"itemData":{"id":403,"type":"book","publisher-place":"Den Haag","title":"Gesammelte Aufsätze I: Das Problem der sozialen Wirklichkeit","author":[{"family":"Schütz","given":"Alfred"}],"issued":{"date-parts":[["1971"]]}}},{"id":411,"uris":["http://zotero.org/users/local/owKliTIb/items/YBU3C3LF"],"itemData":{"id":411,"type":"article-journal","container-title":"American Sociological Review","DOI":"10.2307/2093945","issue":"4","page":"697-710","publisher":"SAGE Publications","title":"Conceptions of Interaction and Forms of Sociological Explanation","volume":"35","author":[{"family":"Wilson","given":"Thomas"}],"issued":{"date-parts":[["1970"]]}}}],"schema":"https://github.com/citation-style-language/schema/raw/master/csl-citation.json"} </w:instrText>
      </w:r>
      <w:r w:rsidR="000956C6" w:rsidRPr="007310A7">
        <w:rPr>
          <w:color w:val="000000" w:themeColor="text1"/>
        </w:rPr>
        <w:fldChar w:fldCharType="separate"/>
      </w:r>
      <w:r w:rsidR="000956C6" w:rsidRPr="007310A7">
        <w:rPr>
          <w:rFonts w:ascii="Cambria" w:hAnsi="Cambria" w:cs="Times New Roman"/>
          <w:color w:val="000000" w:themeColor="text1"/>
        </w:rPr>
        <w:t>(vgl. Keller 2016; Schütz 1971; Wilson 1970)</w:t>
      </w:r>
      <w:r w:rsidR="000956C6" w:rsidRPr="007310A7">
        <w:rPr>
          <w:color w:val="000000" w:themeColor="text1"/>
        </w:rPr>
        <w:fldChar w:fldCharType="end"/>
      </w:r>
      <w:r w:rsidRPr="007310A7">
        <w:rPr>
          <w:color w:val="000000" w:themeColor="text1"/>
        </w:rPr>
        <w:t>. Dabei wird das Verhältnis von Gesellschaft und Individuum nicht als ein dualistisches verstanden, sondern als ein Verhältnis wechselseitiger Beeinflussung, das der Konstruktion von sozialer Wirklichkeit zu Grunde liegt</w:t>
      </w:r>
      <w:r w:rsidR="000956C6" w:rsidRPr="007310A7">
        <w:rPr>
          <w:color w:val="000000" w:themeColor="text1"/>
        </w:rPr>
        <w:t xml:space="preserve"> </w:t>
      </w:r>
      <w:r w:rsidR="000956C6" w:rsidRPr="007310A7">
        <w:rPr>
          <w:color w:val="000000" w:themeColor="text1"/>
        </w:rPr>
        <w:fldChar w:fldCharType="begin"/>
      </w:r>
      <w:r w:rsidR="000956C6" w:rsidRPr="007310A7">
        <w:rPr>
          <w:color w:val="000000" w:themeColor="text1"/>
        </w:rPr>
        <w:instrText xml:space="preserve"> ADDIN ZOTERO_ITEM CSL_CITATION {"citationID":"AeUpdCp9","properties":{"unsorted":false,"formattedCitation":"(vgl. Berger und Luckmann 1966)","plainCitation":"(vgl. Berger und Luckmann 1966)","dontUpdate":true,"noteIndex":0},"citationItems":[{"id":360,"uris":["http://zotero.org/users/local/owKliTIb/items/V4YRL4MQ"],"itemData":{"id":360,"type":"book","publisher-place":"New York","title":"The Social Construction of Reality. A Treatise in the Sociology of Knowledge","author":[{"family":"Berger","given":"Peter"},{"family":"Luckmann","given":"Thomas"}],"issued":{"date-parts":[["1966"]]}},"prefix":"vgl."}],"schema":"https://github.com/citation-style-language/schema/raw/master/csl-citation.json"} </w:instrText>
      </w:r>
      <w:r w:rsidR="000956C6" w:rsidRPr="007310A7">
        <w:rPr>
          <w:color w:val="000000" w:themeColor="text1"/>
        </w:rPr>
        <w:fldChar w:fldCharType="separate"/>
      </w:r>
      <w:r w:rsidR="000956C6" w:rsidRPr="007310A7">
        <w:rPr>
          <w:rFonts w:ascii="Cambria" w:hAnsi="Cambria"/>
          <w:color w:val="000000" w:themeColor="text1"/>
        </w:rPr>
        <w:t>(vgl. Berger, Luckmann 1966)</w:t>
      </w:r>
      <w:r w:rsidR="000956C6" w:rsidRPr="007310A7">
        <w:rPr>
          <w:color w:val="000000" w:themeColor="text1"/>
        </w:rPr>
        <w:fldChar w:fldCharType="end"/>
      </w:r>
      <w:r w:rsidRPr="007310A7">
        <w:rPr>
          <w:color w:val="000000" w:themeColor="text1"/>
        </w:rPr>
        <w:t>.</w:t>
      </w:r>
    </w:p>
    <w:p w14:paraId="1E2953EE" w14:textId="2D9E894B" w:rsidR="00884E1D" w:rsidRPr="007310A7" w:rsidRDefault="00884E1D" w:rsidP="00884E1D">
      <w:pPr>
        <w:spacing w:line="360" w:lineRule="auto"/>
        <w:jc w:val="both"/>
        <w:rPr>
          <w:color w:val="000000" w:themeColor="text1"/>
        </w:rPr>
      </w:pPr>
      <w:r w:rsidRPr="007310A7">
        <w:rPr>
          <w:color w:val="000000" w:themeColor="text1"/>
        </w:rPr>
        <w:t xml:space="preserve">Strukturierend für interpretative Forschungsansätze sind das </w:t>
      </w:r>
      <w:r w:rsidRPr="007310A7">
        <w:rPr>
          <w:i/>
          <w:color w:val="000000" w:themeColor="text1"/>
        </w:rPr>
        <w:t>Prinzip der Kommunikation</w:t>
      </w:r>
      <w:r w:rsidRPr="007310A7">
        <w:rPr>
          <w:color w:val="000000" w:themeColor="text1"/>
        </w:rPr>
        <w:t xml:space="preserve"> und das </w:t>
      </w:r>
      <w:r w:rsidRPr="007310A7">
        <w:rPr>
          <w:i/>
          <w:color w:val="000000" w:themeColor="text1"/>
        </w:rPr>
        <w:t>Prinzip der Offenheit</w:t>
      </w:r>
      <w:r w:rsidRPr="007310A7">
        <w:rPr>
          <w:color w:val="000000" w:themeColor="text1"/>
        </w:rPr>
        <w:t xml:space="preserve"> </w:t>
      </w:r>
      <w:r w:rsidR="000956C6" w:rsidRPr="007310A7">
        <w:rPr>
          <w:color w:val="000000" w:themeColor="text1"/>
        </w:rPr>
        <w:fldChar w:fldCharType="begin"/>
      </w:r>
      <w:r w:rsidR="00F370E7">
        <w:rPr>
          <w:color w:val="000000" w:themeColor="text1"/>
        </w:rPr>
        <w:instrText xml:space="preserve"> ADDIN ZOTERO_ITEM CSL_CITATION {"citationID":"CFNTewXV","properties":{"unsorted":false,"formattedCitation":"(vgl. Hoffmann-Riem 1980, 345f; Rosenthal 2005, 13\\uc0\\u8211{}14)","plainCitation":"(vgl. Hoffmann-Riem 1980, 345f; Rosenthal 2005, 13–14)","dontUpdate":true,"noteIndex":0},"citationItems":[{"id":370,"uris":["http://zotero.org/users/local/owKliTIb/items/F9MIWP3Z"],"itemData":{"id":370,"type":"article-journal","container-title":"Kölner Zeitschrift für Soziologie und Sozialpsychologie","issue":"2","page":"339-372","title":"Die Sozialforschung einer interpretativen Soziologie. Der Datengewinn","volume":"32","author":[{"family":"Hoffmann-Riem","given":"Christa"}],"issued":{"date-parts":[["1980"]]}},"locator":"345f","label":"page","prefix":"vgl."},{"id":396,"uris":["http://zotero.org/users/local/owKliTIb/items/IHX77LLY"],"itemData":{"id":396,"type":"book","publisher":"München","title":"Interpretative Sozialforschung. Eine Einführung","author":[{"family":"Rosenthal","given":"Gabriele"}],"issued":{"date-parts":[["2005"]]}},"locator":"13-14","label":"page"}],"schema":"https://github.com/citation-style-language/schema/raw/master/csl-citation.json"} </w:instrText>
      </w:r>
      <w:r w:rsidR="000956C6" w:rsidRPr="007310A7">
        <w:rPr>
          <w:color w:val="000000" w:themeColor="text1"/>
        </w:rPr>
        <w:fldChar w:fldCharType="separate"/>
      </w:r>
      <w:r w:rsidR="00CE6A7E" w:rsidRPr="007310A7">
        <w:rPr>
          <w:rFonts w:ascii="Cambria" w:hAnsi="Cambria" w:cs="Times New Roman"/>
          <w:color w:val="000000" w:themeColor="text1"/>
        </w:rPr>
        <w:t>(vgl. Hoffmann-Riem 1980, 345f</w:t>
      </w:r>
      <w:r w:rsidR="00A56F8D" w:rsidRPr="007310A7">
        <w:rPr>
          <w:rFonts w:ascii="Cambria" w:hAnsi="Cambria" w:cs="Times New Roman"/>
          <w:color w:val="000000" w:themeColor="text1"/>
        </w:rPr>
        <w:t>.</w:t>
      </w:r>
      <w:r w:rsidR="00CE6A7E" w:rsidRPr="007310A7">
        <w:rPr>
          <w:rFonts w:ascii="Cambria" w:hAnsi="Cambria" w:cs="Times New Roman"/>
          <w:color w:val="000000" w:themeColor="text1"/>
        </w:rPr>
        <w:t xml:space="preserve">; Rosenthal 2005, </w:t>
      </w:r>
      <w:r w:rsidR="006D61F6" w:rsidRPr="007310A7">
        <w:rPr>
          <w:rFonts w:ascii="Cambria" w:hAnsi="Cambria" w:cs="Times New Roman"/>
          <w:color w:val="000000" w:themeColor="text1"/>
        </w:rPr>
        <w:t>39</w:t>
      </w:r>
      <w:r w:rsidR="00A56F8D" w:rsidRPr="007310A7">
        <w:rPr>
          <w:rFonts w:ascii="Cambria" w:hAnsi="Cambria" w:cs="Times New Roman"/>
          <w:color w:val="000000" w:themeColor="text1"/>
        </w:rPr>
        <w:t>f</w:t>
      </w:r>
      <w:r w:rsidR="00C12D60" w:rsidRPr="007310A7">
        <w:rPr>
          <w:rFonts w:ascii="Cambria" w:hAnsi="Cambria" w:cs="Times New Roman"/>
          <w:color w:val="000000" w:themeColor="text1"/>
        </w:rPr>
        <w:t>f</w:t>
      </w:r>
      <w:r w:rsidR="00A56F8D" w:rsidRPr="007310A7">
        <w:rPr>
          <w:rFonts w:ascii="Cambria" w:hAnsi="Cambria" w:cs="Times New Roman"/>
          <w:color w:val="000000" w:themeColor="text1"/>
        </w:rPr>
        <w:t>.</w:t>
      </w:r>
      <w:r w:rsidR="00CE6A7E" w:rsidRPr="007310A7">
        <w:rPr>
          <w:rFonts w:ascii="Cambria" w:hAnsi="Cambria" w:cs="Times New Roman"/>
          <w:color w:val="000000" w:themeColor="text1"/>
        </w:rPr>
        <w:t>)</w:t>
      </w:r>
      <w:r w:rsidR="000956C6" w:rsidRPr="007310A7">
        <w:rPr>
          <w:color w:val="000000" w:themeColor="text1"/>
        </w:rPr>
        <w:fldChar w:fldCharType="end"/>
      </w:r>
      <w:r w:rsidRPr="007310A7">
        <w:rPr>
          <w:color w:val="000000" w:themeColor="text1"/>
        </w:rPr>
        <w:t xml:space="preserve">. Das Prinzip der Kommunikation rückt die subjektive Perspektive von Handelnden und somit ihre Relevanzsetzungen bzw. Sinnstiftungsstrukturen in den Fokus sozialwissenschaftlicher Untersuchungen. Letzteres impliziert im Rahmen der Datenerhebung einen Ansatz zu wählen, der „der Offenlegung alltagsweltlicher Konstruktionen (...) dient“ </w:t>
      </w:r>
      <w:r w:rsidR="000956C6" w:rsidRPr="007310A7">
        <w:rPr>
          <w:color w:val="000000" w:themeColor="text1"/>
        </w:rPr>
        <w:fldChar w:fldCharType="begin"/>
      </w:r>
      <w:r w:rsidR="000956C6" w:rsidRPr="007310A7">
        <w:rPr>
          <w:color w:val="000000" w:themeColor="text1"/>
        </w:rPr>
        <w:instrText xml:space="preserve"> ADDIN ZOTERO_ITEM CSL_CITATION {"citationID":"xs8dqOCK","properties":{"unsorted":false,"formattedCitation":"(Loch und Rosenthal 2002, 221)","plainCitation":"(Loch und Rosenthal 2002, 221)","dontUpdate":true,"noteIndex":0},"citationItems":[{"id":379,"uris":["http://zotero.org/users/local/owKliTIb/items/ULPBD9UP"],"itemData":{"id":379,"type":"chapter","container-title":"Qualitative Gesundheits-und Pflegeforschung","page":"221-232","publisher":"Hans Huber Verlag","publisher-place":"Bern, Göttingen, Toronto, Seattle","title":"Das narrative Interview","author":[{"family":"Loch","given":"Ulrike"},{"family":"Rosenthal","given":"Gabriele"}],"editor":[{"family":"Schaeffer","given":"D."},{"family":"Müller-Mundt","given":"G."}],"issued":{"date-parts":[["2002"]]}},"locator":"221","label":"page"}],"schema":"https://github.com/citation-style-language/schema/raw/master/csl-citation.json"} </w:instrText>
      </w:r>
      <w:r w:rsidR="000956C6" w:rsidRPr="007310A7">
        <w:rPr>
          <w:color w:val="000000" w:themeColor="text1"/>
        </w:rPr>
        <w:fldChar w:fldCharType="separate"/>
      </w:r>
      <w:r w:rsidR="000956C6" w:rsidRPr="007310A7">
        <w:rPr>
          <w:rFonts w:ascii="Cambria" w:hAnsi="Cambria"/>
          <w:color w:val="000000" w:themeColor="text1"/>
        </w:rPr>
        <w:t>(Loch, Rosenthal 2002, 221)</w:t>
      </w:r>
      <w:r w:rsidR="000956C6" w:rsidRPr="007310A7">
        <w:rPr>
          <w:color w:val="000000" w:themeColor="text1"/>
        </w:rPr>
        <w:fldChar w:fldCharType="end"/>
      </w:r>
      <w:r w:rsidRPr="007310A7">
        <w:rPr>
          <w:color w:val="000000" w:themeColor="text1"/>
        </w:rPr>
        <w:t xml:space="preserve">. Gleichzeitig erfordert die Orientierung an der sinnhaften Strukturiertheit der zu erforschenden Alltags- und Erlebensrealität das Zurückstellen theoretischer Vorannahmen bzw. </w:t>
      </w:r>
      <w:r w:rsidRPr="007310A7">
        <w:rPr>
          <w:color w:val="000000" w:themeColor="text1"/>
        </w:rPr>
        <w:lastRenderedPageBreak/>
        <w:t xml:space="preserve">Hypothesen seitens der Forschenden. Dies wird in der interpretativen Sozialwissenschaft als </w:t>
      </w:r>
      <w:r w:rsidRPr="007310A7">
        <w:rPr>
          <w:i/>
          <w:color w:val="000000" w:themeColor="text1"/>
        </w:rPr>
        <w:t>Prinzip der Offenheit</w:t>
      </w:r>
      <w:r w:rsidRPr="007310A7">
        <w:rPr>
          <w:color w:val="000000" w:themeColor="text1"/>
        </w:rPr>
        <w:t xml:space="preserve"> konzeptualisiert und impliziert, dass Theoriebildung erst an Hand der im Rahmen des Forschungsprozesses vorgefundenen sozialen Gegebenheiten bzw. Ergebnisse erfolgt </w:t>
      </w:r>
      <w:r w:rsidR="000956C6" w:rsidRPr="007310A7">
        <w:rPr>
          <w:color w:val="000000" w:themeColor="text1"/>
        </w:rPr>
        <w:fldChar w:fldCharType="begin"/>
      </w:r>
      <w:r w:rsidR="000956C6" w:rsidRPr="007310A7">
        <w:rPr>
          <w:color w:val="000000" w:themeColor="text1"/>
        </w:rPr>
        <w:instrText xml:space="preserve"> ADDIN ZOTERO_ITEM CSL_CITATION {"citationID":"LsKcgR5K","properties":{"unsorted":false,"formattedCitation":"(vgl. Glaser und Strauss 1967)","plainCitation":"(vgl. Glaser und Strauss 1967)","dontUpdate":true,"noteIndex":0},"citationItems":[{"id":366,"uris":["http://zotero.org/users/local/owKliTIb/items/A2PKY4TS"],"itemData":{"id":366,"type":"book","DOI":"10.4324/9780203793206","publisher":"Routledge","publisher-place":"Chicago","title":"The Discovery of Grounded Theory - Strategies for Qualitative Research","author":[{"family":"Glaser","given":"Anselm"},{"family":"Strauss","given":"Barney"}],"issued":{"date-parts":[["1967"]]}},"prefix":"vgl."}],"schema":"https://github.com/citation-style-language/schema/raw/master/csl-citation.json"} </w:instrText>
      </w:r>
      <w:r w:rsidR="000956C6" w:rsidRPr="007310A7">
        <w:rPr>
          <w:color w:val="000000" w:themeColor="text1"/>
        </w:rPr>
        <w:fldChar w:fldCharType="separate"/>
      </w:r>
      <w:r w:rsidR="000956C6" w:rsidRPr="007310A7">
        <w:rPr>
          <w:rFonts w:ascii="Cambria" w:hAnsi="Cambria"/>
          <w:color w:val="000000" w:themeColor="text1"/>
        </w:rPr>
        <w:t xml:space="preserve">(vgl. Glaser, </w:t>
      </w:r>
      <w:proofErr w:type="spellStart"/>
      <w:r w:rsidR="000956C6" w:rsidRPr="007310A7">
        <w:rPr>
          <w:rFonts w:ascii="Cambria" w:hAnsi="Cambria"/>
          <w:color w:val="000000" w:themeColor="text1"/>
        </w:rPr>
        <w:t>Strauss</w:t>
      </w:r>
      <w:proofErr w:type="spellEnd"/>
      <w:r w:rsidR="000956C6" w:rsidRPr="007310A7">
        <w:rPr>
          <w:rFonts w:ascii="Cambria" w:hAnsi="Cambria"/>
          <w:color w:val="000000" w:themeColor="text1"/>
        </w:rPr>
        <w:t xml:space="preserve"> 1967)</w:t>
      </w:r>
      <w:r w:rsidR="000956C6" w:rsidRPr="007310A7">
        <w:rPr>
          <w:color w:val="000000" w:themeColor="text1"/>
        </w:rPr>
        <w:fldChar w:fldCharType="end"/>
      </w:r>
      <w:r w:rsidRPr="007310A7">
        <w:rPr>
          <w:color w:val="000000" w:themeColor="text1"/>
        </w:rPr>
        <w:t xml:space="preserve">. Auch wenn diese Zurückstellung kaum vollständig realisiert werden kann, soll zumindest eine kritische Bewusstheit für das eigene Vorwissen und eine mögliche daraus resultierende Beeinflussung des Forschungszugangs entwickelt werden. Demzufolge wird im Rahmen der Datenerhebung eine bereits im Vorfeld durch die Forschenden festgelegte thematische Engführung vermieden, die definiert „was zu einem Thema gehört und was nicht“ </w:t>
      </w:r>
      <w:r w:rsidR="000956C6" w:rsidRPr="007310A7">
        <w:rPr>
          <w:color w:val="000000" w:themeColor="text1"/>
        </w:rPr>
        <w:fldChar w:fldCharType="begin"/>
      </w:r>
      <w:r w:rsidR="000956C6" w:rsidRPr="007310A7">
        <w:rPr>
          <w:color w:val="000000" w:themeColor="text1"/>
        </w:rPr>
        <w:instrText xml:space="preserve"> ADDIN ZOTERO_ITEM CSL_CITATION {"citationID":"wrHkJyKs","properties":{"unsorted":false,"formattedCitation":"(Loch und Rosenthal 2002, 221)","plainCitation":"(Loch und Rosenthal 2002, 221)","dontUpdate":true,"noteIndex":0},"citationItems":[{"id":379,"uris":["http://zotero.org/users/local/owKliTIb/items/ULPBD9UP"],"itemData":{"id":379,"type":"chapter","container-title":"Qualitative Gesundheits-und Pflegeforschung","page":"221-232","publisher":"Hans Huber Verlag","publisher-place":"Bern, Göttingen, Toronto, Seattle","title":"Das narrative Interview","author":[{"family":"Loch","given":"Ulrike"},{"family":"Rosenthal","given":"Gabriele"}],"editor":[{"family":"Schaeffer","given":"D."},{"family":"Müller-Mundt","given":"G."}],"issued":{"date-parts":[["2002"]]}},"locator":"221","label":"page"}],"schema":"https://github.com/citation-style-language/schema/raw/master/csl-citation.json"} </w:instrText>
      </w:r>
      <w:r w:rsidR="000956C6" w:rsidRPr="007310A7">
        <w:rPr>
          <w:color w:val="000000" w:themeColor="text1"/>
        </w:rPr>
        <w:fldChar w:fldCharType="separate"/>
      </w:r>
      <w:r w:rsidR="000956C6" w:rsidRPr="007310A7">
        <w:rPr>
          <w:rFonts w:ascii="Cambria" w:hAnsi="Cambria"/>
          <w:color w:val="000000" w:themeColor="text1"/>
        </w:rPr>
        <w:t>(Loch, Rosenthal 2002, 221)</w:t>
      </w:r>
      <w:r w:rsidR="000956C6" w:rsidRPr="007310A7">
        <w:rPr>
          <w:color w:val="000000" w:themeColor="text1"/>
        </w:rPr>
        <w:fldChar w:fldCharType="end"/>
      </w:r>
      <w:r w:rsidRPr="007310A7">
        <w:rPr>
          <w:color w:val="000000" w:themeColor="text1"/>
        </w:rPr>
        <w:t>.</w:t>
      </w:r>
    </w:p>
    <w:p w14:paraId="4AE75337" w14:textId="77777777" w:rsidR="00884E1D" w:rsidRPr="007310A7" w:rsidRDefault="00884E1D" w:rsidP="003865F7">
      <w:pPr>
        <w:pStyle w:val="berschrift2"/>
        <w:spacing w:before="480" w:after="240"/>
        <w:rPr>
          <w:rFonts w:asciiTheme="minorHAnsi" w:hAnsiTheme="minorHAnsi"/>
          <w:b/>
          <w:color w:val="000000" w:themeColor="text1"/>
          <w:sz w:val="24"/>
          <w:szCs w:val="24"/>
        </w:rPr>
      </w:pPr>
      <w:bookmarkStart w:id="26" w:name="_Toc233288765"/>
      <w:r w:rsidRPr="007310A7">
        <w:rPr>
          <w:rFonts w:asciiTheme="minorHAnsi" w:hAnsiTheme="minorHAnsi"/>
          <w:b/>
          <w:color w:val="000000" w:themeColor="text1"/>
          <w:sz w:val="24"/>
          <w:szCs w:val="24"/>
        </w:rPr>
        <w:t>4.2. Forschungsfragestellung im Kontext des interpretativen Paradigmas</w:t>
      </w:r>
      <w:bookmarkEnd w:id="26"/>
    </w:p>
    <w:p w14:paraId="1A713595" w14:textId="13EB77E8" w:rsidR="00884E1D" w:rsidRPr="007310A7" w:rsidRDefault="00507D61" w:rsidP="00884E1D">
      <w:pPr>
        <w:spacing w:line="360" w:lineRule="auto"/>
        <w:jc w:val="both"/>
        <w:rPr>
          <w:color w:val="000000" w:themeColor="text1"/>
        </w:rPr>
      </w:pPr>
      <w:r w:rsidRPr="007310A7">
        <w:rPr>
          <w:color w:val="000000" w:themeColor="text1"/>
        </w:rPr>
        <w:t xml:space="preserve">Wie bereits skizziert wurde es durch </w:t>
      </w:r>
      <w:r w:rsidR="00884E1D" w:rsidRPr="007310A7">
        <w:rPr>
          <w:color w:val="000000" w:themeColor="text1"/>
        </w:rPr>
        <w:t xml:space="preserve">die Übernahme eines interpretativen Forschungsansatzes notwendig, meine inhaltlichen Vorannahmen und Hypothesen hinsichtlich der Relevanz von Stigmatisierungserfahrungen zunächst in den Hintergrund zu stellen und eine möglichst offene Forschungsfrage zu formulieren. Diese neue, die Datenerhebung sowie die damit verwobenen Auswertungsschritte strukturierende Fragestellung lautete: </w:t>
      </w:r>
    </w:p>
    <w:p w14:paraId="0C586F12" w14:textId="77777777" w:rsidR="00884E1D" w:rsidRPr="007310A7" w:rsidRDefault="00884E1D" w:rsidP="000956C6">
      <w:pPr>
        <w:spacing w:before="240" w:after="240" w:line="360" w:lineRule="auto"/>
        <w:ind w:left="567" w:right="510"/>
        <w:jc w:val="both"/>
        <w:rPr>
          <w:color w:val="000000" w:themeColor="text1"/>
          <w:sz w:val="22"/>
          <w:szCs w:val="22"/>
        </w:rPr>
      </w:pPr>
      <w:r w:rsidRPr="007310A7">
        <w:rPr>
          <w:color w:val="000000" w:themeColor="text1"/>
          <w:sz w:val="22"/>
          <w:szCs w:val="22"/>
        </w:rPr>
        <w:t>„Wie gestalten sich geschlechtsbezogene Behandlungserfahrungen intergeschlechtlicher Menschen im biographischen Verlauf?“</w:t>
      </w:r>
    </w:p>
    <w:p w14:paraId="4876EA43" w14:textId="74236646" w:rsidR="00884E1D" w:rsidRPr="007310A7" w:rsidRDefault="00884E1D" w:rsidP="009107DE">
      <w:pPr>
        <w:spacing w:line="360" w:lineRule="auto"/>
        <w:jc w:val="both"/>
        <w:rPr>
          <w:color w:val="000000" w:themeColor="text1"/>
        </w:rPr>
      </w:pPr>
      <w:r w:rsidRPr="007310A7">
        <w:rPr>
          <w:color w:val="000000" w:themeColor="text1"/>
        </w:rPr>
        <w:t>Während diese</w:t>
      </w:r>
      <w:r w:rsidR="00C10976" w:rsidRPr="007310A7">
        <w:rPr>
          <w:color w:val="000000" w:themeColor="text1"/>
        </w:rPr>
        <w:t xml:space="preserve"> Frage</w:t>
      </w:r>
      <w:r w:rsidRPr="007310A7">
        <w:rPr>
          <w:color w:val="000000" w:themeColor="text1"/>
        </w:rPr>
        <w:t xml:space="preserve"> bis zum Ende der Studie eine zentrale Forschungs-leitende Rolle einnahm, ermöglichte mir der Prozess der </w:t>
      </w:r>
      <w:r w:rsidR="00C10976" w:rsidRPr="007310A7">
        <w:rPr>
          <w:color w:val="000000" w:themeColor="text1"/>
        </w:rPr>
        <w:t xml:space="preserve">fortlaufenden Erhebung, </w:t>
      </w:r>
      <w:r w:rsidRPr="007310A7">
        <w:rPr>
          <w:color w:val="000000" w:themeColor="text1"/>
        </w:rPr>
        <w:t xml:space="preserve">Datenauswertung und </w:t>
      </w:r>
      <w:r w:rsidR="00C10976" w:rsidRPr="007310A7">
        <w:rPr>
          <w:color w:val="000000" w:themeColor="text1"/>
        </w:rPr>
        <w:t>Ergebnis-</w:t>
      </w:r>
      <w:r w:rsidRPr="007310A7">
        <w:rPr>
          <w:color w:val="000000" w:themeColor="text1"/>
        </w:rPr>
        <w:t>Konzeptualisierung eine Spezifizierung in weitere zu beantwortende Teilfragestellungen:</w:t>
      </w:r>
    </w:p>
    <w:p w14:paraId="1FAC9541" w14:textId="77777777" w:rsidR="00884E1D" w:rsidRPr="007310A7" w:rsidRDefault="00884E1D" w:rsidP="000956C6">
      <w:pPr>
        <w:pStyle w:val="Listenabsatz"/>
        <w:numPr>
          <w:ilvl w:val="0"/>
          <w:numId w:val="18"/>
        </w:numPr>
        <w:spacing w:before="240" w:line="360" w:lineRule="auto"/>
        <w:ind w:left="714" w:hanging="357"/>
        <w:jc w:val="both"/>
        <w:rPr>
          <w:rFonts w:eastAsia="Times New Roman" w:cs="Times New Roman"/>
          <w:color w:val="000000" w:themeColor="text1"/>
        </w:rPr>
      </w:pPr>
      <w:bookmarkStart w:id="27" w:name="_Hlk233290248"/>
      <w:r w:rsidRPr="007310A7">
        <w:rPr>
          <w:rFonts w:eastAsia="Times New Roman" w:cs="Times New Roman"/>
          <w:color w:val="000000" w:themeColor="text1"/>
        </w:rPr>
        <w:t>Wie werden geschlechtsbezogene medizinische Behandlungssituationen von intergeschlechtlichen Menschen im Jugend- und Erwachsenenalter im Kontext der Gesamtbiographie erlebt und gestaltet?</w:t>
      </w:r>
    </w:p>
    <w:bookmarkEnd w:id="27"/>
    <w:p w14:paraId="3AE6A233" w14:textId="77777777" w:rsidR="00884E1D" w:rsidRPr="007310A7" w:rsidRDefault="00884E1D" w:rsidP="00884E1D">
      <w:pPr>
        <w:pStyle w:val="Listenabsatz"/>
        <w:numPr>
          <w:ilvl w:val="0"/>
          <w:numId w:val="18"/>
        </w:numPr>
        <w:spacing w:line="360" w:lineRule="auto"/>
        <w:jc w:val="both"/>
        <w:rPr>
          <w:color w:val="000000" w:themeColor="text1"/>
        </w:rPr>
      </w:pPr>
      <w:r w:rsidRPr="007310A7">
        <w:rPr>
          <w:color w:val="000000" w:themeColor="text1"/>
        </w:rPr>
        <w:t>Welche biographischen Verläufe bzw. Erfahrungsaufschichtungen fördern oder behindern die eigene (Mit-)Gestaltung geschlechtsbezogener Behandlungsentscheidungen?</w:t>
      </w:r>
    </w:p>
    <w:p w14:paraId="3CE95239" w14:textId="5A3C18ED" w:rsidR="00884E1D" w:rsidRPr="007310A7" w:rsidRDefault="00884E1D" w:rsidP="000956C6">
      <w:pPr>
        <w:pStyle w:val="Listenabsatz"/>
        <w:numPr>
          <w:ilvl w:val="0"/>
          <w:numId w:val="18"/>
        </w:numPr>
        <w:spacing w:after="240" w:line="360" w:lineRule="auto"/>
        <w:ind w:left="714" w:hanging="357"/>
        <w:jc w:val="both"/>
        <w:rPr>
          <w:color w:val="000000" w:themeColor="text1"/>
        </w:rPr>
      </w:pPr>
      <w:r w:rsidRPr="007310A7">
        <w:rPr>
          <w:color w:val="000000" w:themeColor="text1"/>
        </w:rPr>
        <w:lastRenderedPageBreak/>
        <w:t>Inwiefern fördert oder behindert das Erleben von Interaktionen mit klinischen Behandler*innen die Gestaltungsmöglichkeiten intergeschlechtlicher Biograph*innen in</w:t>
      </w:r>
      <w:r w:rsidR="00226127" w:rsidRPr="007310A7">
        <w:rPr>
          <w:color w:val="000000" w:themeColor="text1"/>
        </w:rPr>
        <w:t xml:space="preserve"> </w:t>
      </w:r>
      <w:r w:rsidR="00D16931" w:rsidRPr="007310A7">
        <w:rPr>
          <w:color w:val="000000" w:themeColor="text1"/>
        </w:rPr>
        <w:t>den o.g. S</w:t>
      </w:r>
      <w:r w:rsidR="00226127" w:rsidRPr="007310A7">
        <w:rPr>
          <w:color w:val="000000" w:themeColor="text1"/>
        </w:rPr>
        <w:t>ituationen</w:t>
      </w:r>
      <w:r w:rsidRPr="007310A7">
        <w:rPr>
          <w:color w:val="000000" w:themeColor="text1"/>
        </w:rPr>
        <w:t>?</w:t>
      </w:r>
    </w:p>
    <w:p w14:paraId="60DC69A4" w14:textId="2F9F93C7" w:rsidR="00884E1D" w:rsidRPr="007310A7" w:rsidRDefault="00C631BE" w:rsidP="00884E1D">
      <w:pPr>
        <w:spacing w:line="360" w:lineRule="auto"/>
        <w:jc w:val="both"/>
        <w:rPr>
          <w:color w:val="000000" w:themeColor="text1"/>
        </w:rPr>
      </w:pPr>
      <w:r w:rsidRPr="007310A7">
        <w:rPr>
          <w:color w:val="000000" w:themeColor="text1"/>
        </w:rPr>
        <w:t xml:space="preserve">Ein weiterer </w:t>
      </w:r>
      <w:r w:rsidR="00884E1D" w:rsidRPr="007310A7">
        <w:rPr>
          <w:color w:val="000000" w:themeColor="text1"/>
        </w:rPr>
        <w:t xml:space="preserve">Hintergrund der </w:t>
      </w:r>
      <w:r w:rsidR="00882C72" w:rsidRPr="007310A7">
        <w:rPr>
          <w:color w:val="000000" w:themeColor="text1"/>
        </w:rPr>
        <w:t xml:space="preserve">von mir vorgenommenen </w:t>
      </w:r>
      <w:r w:rsidR="00884E1D" w:rsidRPr="007310A7">
        <w:rPr>
          <w:color w:val="000000" w:themeColor="text1"/>
        </w:rPr>
        <w:t>Anpassung</w:t>
      </w:r>
      <w:r w:rsidR="00944CCF" w:rsidRPr="007310A7">
        <w:rPr>
          <w:color w:val="000000" w:themeColor="text1"/>
        </w:rPr>
        <w:t xml:space="preserve">en </w:t>
      </w:r>
      <w:r w:rsidR="00884E1D" w:rsidRPr="007310A7">
        <w:rPr>
          <w:color w:val="000000" w:themeColor="text1"/>
        </w:rPr>
        <w:t xml:space="preserve">war die Erkenntnis, dass sich </w:t>
      </w:r>
      <w:r w:rsidRPr="007310A7">
        <w:rPr>
          <w:color w:val="000000" w:themeColor="text1"/>
        </w:rPr>
        <w:t xml:space="preserve">das Erleben intergeschlechtlicher Akteur*innen im Kontext von </w:t>
      </w:r>
      <w:r w:rsidR="00884E1D" w:rsidRPr="007310A7">
        <w:rPr>
          <w:color w:val="000000" w:themeColor="text1"/>
        </w:rPr>
        <w:t>Behandlungs</w:t>
      </w:r>
      <w:r w:rsidRPr="007310A7">
        <w:rPr>
          <w:color w:val="000000" w:themeColor="text1"/>
        </w:rPr>
        <w:t>e</w:t>
      </w:r>
      <w:r w:rsidR="00884E1D" w:rsidRPr="007310A7">
        <w:rPr>
          <w:color w:val="000000" w:themeColor="text1"/>
        </w:rPr>
        <w:t>rfahrungen nur verstehend erfassen</w:t>
      </w:r>
      <w:r w:rsidR="00244BDD" w:rsidRPr="007310A7">
        <w:rPr>
          <w:color w:val="000000" w:themeColor="text1"/>
        </w:rPr>
        <w:t xml:space="preserve"> lässt</w:t>
      </w:r>
      <w:r w:rsidR="00884E1D" w:rsidRPr="007310A7">
        <w:rPr>
          <w:color w:val="000000" w:themeColor="text1"/>
        </w:rPr>
        <w:t>, wenn die</w:t>
      </w:r>
      <w:r w:rsidRPr="007310A7">
        <w:rPr>
          <w:color w:val="000000" w:themeColor="text1"/>
        </w:rPr>
        <w:t xml:space="preserve"> entsprechenden</w:t>
      </w:r>
      <w:r w:rsidR="00884E1D" w:rsidRPr="007310A7">
        <w:rPr>
          <w:color w:val="000000" w:themeColor="text1"/>
        </w:rPr>
        <w:t xml:space="preserve"> </w:t>
      </w:r>
      <w:r w:rsidRPr="007310A7">
        <w:rPr>
          <w:color w:val="000000" w:themeColor="text1"/>
        </w:rPr>
        <w:t xml:space="preserve">biographischen Verläufe </w:t>
      </w:r>
      <w:r w:rsidR="00884E1D" w:rsidRPr="007310A7">
        <w:rPr>
          <w:color w:val="000000" w:themeColor="text1"/>
        </w:rPr>
        <w:t xml:space="preserve">in die </w:t>
      </w:r>
      <w:r w:rsidRPr="007310A7">
        <w:rPr>
          <w:color w:val="000000" w:themeColor="text1"/>
        </w:rPr>
        <w:t xml:space="preserve">diese Erfahrungen </w:t>
      </w:r>
      <w:r w:rsidR="00884E1D" w:rsidRPr="007310A7">
        <w:rPr>
          <w:color w:val="000000" w:themeColor="text1"/>
        </w:rPr>
        <w:t>eingebettet sind, m</w:t>
      </w:r>
      <w:r w:rsidR="00E735ED" w:rsidRPr="007310A7">
        <w:rPr>
          <w:color w:val="000000" w:themeColor="text1"/>
        </w:rPr>
        <w:t xml:space="preserve">iterhoben und </w:t>
      </w:r>
      <w:r w:rsidR="00884E1D" w:rsidRPr="007310A7">
        <w:rPr>
          <w:color w:val="000000" w:themeColor="text1"/>
        </w:rPr>
        <w:t xml:space="preserve">untersucht werden. So fiel die Wahl meines Datenerhebungsinstruments auf das narrativ-biographische Interview nach Schütze und der Weiterentwicklung durch Rosenthal, worauf ich im </w:t>
      </w:r>
      <w:r w:rsidR="007E6B33" w:rsidRPr="007310A7">
        <w:rPr>
          <w:color w:val="000000" w:themeColor="text1"/>
        </w:rPr>
        <w:t>F</w:t>
      </w:r>
      <w:r w:rsidR="00884E1D" w:rsidRPr="007310A7">
        <w:rPr>
          <w:color w:val="000000" w:themeColor="text1"/>
        </w:rPr>
        <w:t>olgenden näher eingehen werde.</w:t>
      </w:r>
    </w:p>
    <w:p w14:paraId="1A9993C4" w14:textId="77777777" w:rsidR="00884E1D" w:rsidRPr="007310A7" w:rsidRDefault="00884E1D" w:rsidP="003865F7">
      <w:pPr>
        <w:pStyle w:val="berschrift2"/>
        <w:spacing w:before="480" w:after="240"/>
        <w:jc w:val="both"/>
        <w:rPr>
          <w:rFonts w:asciiTheme="minorHAnsi" w:hAnsiTheme="minorHAnsi"/>
          <w:b/>
          <w:color w:val="000000" w:themeColor="text1"/>
          <w:sz w:val="24"/>
          <w:szCs w:val="24"/>
        </w:rPr>
      </w:pPr>
      <w:bookmarkStart w:id="28" w:name="_Toc233288766"/>
      <w:r w:rsidRPr="007310A7">
        <w:rPr>
          <w:rFonts w:asciiTheme="minorHAnsi" w:hAnsiTheme="minorHAnsi"/>
          <w:b/>
          <w:color w:val="000000" w:themeColor="text1"/>
          <w:sz w:val="24"/>
          <w:szCs w:val="24"/>
        </w:rPr>
        <w:t>4.3. Datenerhebungsmethode und methodologischer Hintergrund</w:t>
      </w:r>
      <w:bookmarkEnd w:id="28"/>
    </w:p>
    <w:p w14:paraId="2AB8088E" w14:textId="2C5EAB0C" w:rsidR="00884E1D" w:rsidRPr="007310A7" w:rsidRDefault="00884E1D" w:rsidP="00884E1D">
      <w:pPr>
        <w:spacing w:line="360" w:lineRule="auto"/>
        <w:jc w:val="both"/>
        <w:rPr>
          <w:color w:val="000000" w:themeColor="text1"/>
        </w:rPr>
      </w:pPr>
      <w:r>
        <w:rPr>
          <w:color w:val="000000" w:themeColor="text1"/>
        </w:rPr>
        <w:t xml:space="preserve">Im Folgenden soll übersichtsweise auf die gewählte Methode zur Erhebung der empirischen Daten eingegangen werden. Dabei besteht nicht der Anspruch</w:t>
      </w:r>
      <w:r>
        <w:rPr>
          <w:color w:val="000000" w:themeColor="text1"/>
        </w:rPr>
        <w:t xml:space="preserve"> diese methodischen Schritte erschöpfend in ihrer Komplexität darzustellen: einerseits auf Grund des überwiegend thematischen – nicht methodischen - Fokus der vorliegenden Arbeit, andererseits, da diese Darstellungen in anderen Forschungspublikationen bereits vorgenommen wurden. Auf Letztere wird daher an einigen Stellen verwiesen. </w:t>
      </w:r>
    </w:p>
    <w:p w14:paraId="712CF9D6" w14:textId="787B7011" w:rsidR="00884E1D" w:rsidRPr="007310A7" w:rsidRDefault="00884E1D" w:rsidP="00884E1D">
      <w:pPr>
        <w:spacing w:line="360" w:lineRule="auto"/>
        <w:jc w:val="both"/>
        <w:rPr>
          <w:color w:val="000000" w:themeColor="text1"/>
        </w:rPr>
      </w:pPr>
      <w:r w:rsidRPr="007310A7">
        <w:rPr>
          <w:color w:val="000000" w:themeColor="text1"/>
        </w:rPr>
        <w:t xml:space="preserve">Die qualitative Erhebungsmethode des narrativ-biographischen Interviews geht in ihren Ursprüngen auf die Forschungsarbeiten von Fritz Schütze ab den 1980er Jahren zurück und wurde von Gabriele Rosenthal weiterentwickelt </w:t>
      </w:r>
      <w:r w:rsidR="00F67582" w:rsidRPr="007310A7">
        <w:rPr>
          <w:color w:val="000000" w:themeColor="text1"/>
        </w:rPr>
        <w:t xml:space="preserve">sowie </w:t>
      </w:r>
      <w:r w:rsidRPr="007310A7">
        <w:rPr>
          <w:color w:val="000000" w:themeColor="text1"/>
        </w:rPr>
        <w:t>zunehmend sozialwissenschaftlich etabliert.</w:t>
      </w:r>
      <w:r w:rsidRPr="007310A7">
        <w:rPr>
          <w:rStyle w:val="Funotenzeichen"/>
          <w:color w:val="000000" w:themeColor="text1"/>
        </w:rPr>
        <w:footnoteReference w:id="24"/>
      </w:r>
      <w:r w:rsidRPr="007310A7">
        <w:rPr>
          <w:color w:val="000000" w:themeColor="text1"/>
        </w:rPr>
        <w:t xml:space="preserve"> Den narrativ-biographischen Erhebungsansatz grenzt Schütze </w:t>
      </w:r>
      <w:r w:rsidR="000956C6" w:rsidRPr="007310A7">
        <w:rPr>
          <w:color w:val="000000" w:themeColor="text1"/>
        </w:rPr>
        <w:fldChar w:fldCharType="begin"/>
      </w:r>
      <w:r w:rsidR="000956C6" w:rsidRPr="007310A7">
        <w:rPr>
          <w:color w:val="000000" w:themeColor="text1"/>
        </w:rPr>
        <w:instrText xml:space="preserve"> ADDIN ZOTERO_ITEM CSL_CITATION {"citationID":"aD7uBO5N","properties":{"unsorted":false,"formattedCitation":"(1983)","plainCitation":"(1983)","noteIndex":0},"citationItems":[{"id":405,"uris":["http://zotero.org/users/local/owKliTIb/items/JIS5WCEY"],"itemData":{"id":405,"type":"article-journal","container-title":"Neue Praxis. Kritische Zeitschrift für Sozialarbeit und Sozialpädagogik","issue":"3","page":"283–293","title":"Biographieforschung und narratives Interview","volume":"13","author":[{"family":"Schütze","given":"Fritz"}],"issued":{"date-parts":[["1983"]]}},"suppress-author":true}],"schema":"https://github.com/citation-style-language/schema/raw/master/csl-citation.json"} </w:instrText>
      </w:r>
      <w:r w:rsidR="000956C6" w:rsidRPr="007310A7">
        <w:rPr>
          <w:color w:val="000000" w:themeColor="text1"/>
        </w:rPr>
        <w:fldChar w:fldCharType="separate"/>
      </w:r>
      <w:r w:rsidR="000956C6" w:rsidRPr="007310A7">
        <w:rPr>
          <w:rFonts w:ascii="Cambria" w:hAnsi="Cambria"/>
          <w:color w:val="000000" w:themeColor="text1"/>
        </w:rPr>
        <w:t>(1983)</w:t>
      </w:r>
      <w:r w:rsidR="000956C6" w:rsidRPr="007310A7">
        <w:rPr>
          <w:color w:val="000000" w:themeColor="text1"/>
        </w:rPr>
        <w:fldChar w:fldCharType="end"/>
      </w:r>
      <w:r w:rsidRPr="007310A7">
        <w:rPr>
          <w:color w:val="000000" w:themeColor="text1"/>
        </w:rPr>
        <w:t xml:space="preserve"> von der makrosoziologisch orientierten Biographieforschung ab, die sich auf die kollektiv subsummierten Lebensverläufe von Personen- und Altersgruppen fokussierte, dabei jedoch das individuelle Handeln und Erleben im Kontext der jeweils eigenen Biographie als Forschungsgegenstand weitgehend außeracht lässt. Er plädiert davon ausgehend für die dem interpretativen Paradigma folgende sozialwissenschaftliche Beforschung individueller </w:t>
      </w:r>
      <w:r w:rsidRPr="007310A7">
        <w:rPr>
          <w:color w:val="000000" w:themeColor="text1"/>
        </w:rPr>
        <w:lastRenderedPageBreak/>
        <w:t xml:space="preserve">biographischer Prozessstrukturen sowie deren Einbettung „in den gesamten Lebensablauf der jeweiligen </w:t>
      </w:r>
      <w:proofErr w:type="spellStart"/>
      <w:r w:rsidRPr="007310A7">
        <w:rPr>
          <w:color w:val="000000" w:themeColor="text1"/>
        </w:rPr>
        <w:t>Biographieträger</w:t>
      </w:r>
      <w:proofErr w:type="spellEnd"/>
      <w:r w:rsidRPr="007310A7">
        <w:rPr>
          <w:color w:val="000000" w:themeColor="text1"/>
        </w:rPr>
        <w:t>“ (ebd., 284).</w:t>
      </w:r>
      <w:r w:rsidRPr="007310A7">
        <w:rPr>
          <w:rStyle w:val="Funotenzeichen"/>
          <w:color w:val="000000" w:themeColor="text1"/>
        </w:rPr>
        <w:footnoteReference w:id="25"/>
      </w:r>
      <w:r w:rsidRPr="007310A7">
        <w:rPr>
          <w:color w:val="000000" w:themeColor="text1"/>
        </w:rPr>
        <w:t xml:space="preserve"> Entscheidend für die weitere Entwicklung und Etablierung des narrativ-biographischen Interviews </w:t>
      </w:r>
      <w:r w:rsidR="00F67582" w:rsidRPr="007310A7">
        <w:rPr>
          <w:color w:val="000000" w:themeColor="text1"/>
        </w:rPr>
        <w:t xml:space="preserve">als Erhebungsmethode </w:t>
      </w:r>
      <w:r w:rsidRPr="007310A7">
        <w:rPr>
          <w:color w:val="000000" w:themeColor="text1"/>
        </w:rPr>
        <w:t xml:space="preserve">sowie der rekonstruktiven Biographieforschung als Fachgebiet ist die Annahme, dass die Bearbeitung von am Verstehen orientierten sozialwissenschaftlichen Fragestellungen einer Rekonstruktion der Genese von Erlebens- und Deutungsmustern im biographischen Verlauf bedarf. Dabei ermöglicht </w:t>
      </w:r>
      <w:r w:rsidR="00F67582" w:rsidRPr="007310A7">
        <w:rPr>
          <w:color w:val="000000" w:themeColor="text1"/>
        </w:rPr>
        <w:t xml:space="preserve">die Erhebung </w:t>
      </w:r>
      <w:r w:rsidRPr="007310A7">
        <w:rPr>
          <w:color w:val="000000" w:themeColor="text1"/>
        </w:rPr>
        <w:t>eine</w:t>
      </w:r>
      <w:r w:rsidR="00F67582" w:rsidRPr="007310A7">
        <w:rPr>
          <w:color w:val="000000" w:themeColor="text1"/>
        </w:rPr>
        <w:t>r</w:t>
      </w:r>
      <w:r w:rsidRPr="007310A7">
        <w:rPr>
          <w:color w:val="000000" w:themeColor="text1"/>
        </w:rPr>
        <w:t xml:space="preserve"> biographische</w:t>
      </w:r>
      <w:r w:rsidR="00F67582" w:rsidRPr="007310A7">
        <w:rPr>
          <w:color w:val="000000" w:themeColor="text1"/>
        </w:rPr>
        <w:t>n</w:t>
      </w:r>
      <w:r w:rsidRPr="007310A7">
        <w:rPr>
          <w:color w:val="000000" w:themeColor="text1"/>
        </w:rPr>
        <w:t xml:space="preserve"> Erzählung sowohl </w:t>
      </w:r>
      <w:r w:rsidR="00F67582" w:rsidRPr="007310A7">
        <w:rPr>
          <w:color w:val="000000" w:themeColor="text1"/>
        </w:rPr>
        <w:t xml:space="preserve">die </w:t>
      </w:r>
      <w:r w:rsidRPr="007310A7">
        <w:rPr>
          <w:color w:val="000000" w:themeColor="text1"/>
        </w:rPr>
        <w:t>Erfassung von</w:t>
      </w:r>
      <w:r w:rsidR="00F67582" w:rsidRPr="007310A7">
        <w:rPr>
          <w:color w:val="000000" w:themeColor="text1"/>
        </w:rPr>
        <w:t xml:space="preserve"> lebensgeschichtlich eingebetteten</w:t>
      </w:r>
      <w:r w:rsidRPr="007310A7">
        <w:rPr>
          <w:color w:val="000000" w:themeColor="text1"/>
        </w:rPr>
        <w:t xml:space="preserve"> Handlungsabläufen als auch die Interpretation der Bedeutungen</w:t>
      </w:r>
      <w:r w:rsidR="00F67582" w:rsidRPr="007310A7">
        <w:rPr>
          <w:color w:val="000000" w:themeColor="text1"/>
        </w:rPr>
        <w:t>, die diese für die Biograph*innen innehaben</w:t>
      </w:r>
      <w:r w:rsidRPr="007310A7">
        <w:rPr>
          <w:color w:val="000000" w:themeColor="text1"/>
        </w:rPr>
        <w:t xml:space="preserve"> </w:t>
      </w:r>
      <w:r w:rsidR="000956C6" w:rsidRPr="007310A7">
        <w:rPr>
          <w:color w:val="000000" w:themeColor="text1"/>
        </w:rPr>
        <w:fldChar w:fldCharType="begin"/>
      </w:r>
      <w:r w:rsidR="00CE6A7E" w:rsidRPr="007310A7">
        <w:rPr>
          <w:color w:val="000000" w:themeColor="text1"/>
        </w:rPr>
        <w:instrText xml:space="preserve"> ADDIN ZOTERO_ITEM CSL_CITATION {"citationID":"COHop0m7","properties":{"unsorted":false,"formattedCitation":"(vgl. Rosenthal 2005, 193)","plainCitation":"(vgl. Rosenthal 2005, 193)","noteIndex":0},"citationItems":[{"id":396,"uris":["http://zotero.org/users/local/owKliTIb/items/IHX77LLY"],"itemData":{"id":396,"type":"book","publisher":"München","title":"Interpretative Sozialforschung. Eine Einführung","author":[{"family":"Rosenthal","given":"Gabriele"}],"issued":{"date-parts":[["2005"]]}},"locator":"193","label":"page","prefix":"vgl."}],"schema":"https://github.com/citation-style-language/schema/raw/master/csl-citation.json"} </w:instrText>
      </w:r>
      <w:r w:rsidR="000956C6" w:rsidRPr="007310A7">
        <w:rPr>
          <w:color w:val="000000" w:themeColor="text1"/>
        </w:rPr>
        <w:fldChar w:fldCharType="separate"/>
      </w:r>
      <w:r w:rsidR="00CE6A7E" w:rsidRPr="007310A7">
        <w:rPr>
          <w:rFonts w:ascii="Cambria" w:hAnsi="Cambria"/>
          <w:color w:val="000000" w:themeColor="text1"/>
        </w:rPr>
        <w:t>(vgl. Rosenthal 2005, 193)</w:t>
      </w:r>
      <w:r w:rsidR="000956C6" w:rsidRPr="007310A7">
        <w:rPr>
          <w:color w:val="000000" w:themeColor="text1"/>
        </w:rPr>
        <w:fldChar w:fldCharType="end"/>
      </w:r>
      <w:r w:rsidRPr="007310A7">
        <w:rPr>
          <w:color w:val="000000" w:themeColor="text1"/>
        </w:rPr>
        <w:t xml:space="preserve">. </w:t>
      </w:r>
    </w:p>
    <w:p w14:paraId="6579872B" w14:textId="21B09C5B" w:rsidR="00884E1D" w:rsidRPr="007310A7" w:rsidRDefault="00884E1D" w:rsidP="00884E1D">
      <w:pPr>
        <w:spacing w:line="360" w:lineRule="auto"/>
        <w:jc w:val="both"/>
        <w:rPr>
          <w:color w:val="000000" w:themeColor="text1"/>
        </w:rPr>
      </w:pPr>
      <w:r w:rsidRPr="007310A7">
        <w:rPr>
          <w:color w:val="000000" w:themeColor="text1"/>
        </w:rPr>
        <w:t>Um der Relevanz der Einbettung sozialer Phänomene in den biographischen Gesamtzusammenhang bereits in der Datenerhebung Rechnung zu tragen, bedarf es im Rahmen der Interviewführung der Generierung einer freien autobiographischen Erzählung</w:t>
      </w:r>
      <w:r w:rsidR="00CA63EF" w:rsidRPr="007310A7">
        <w:rPr>
          <w:color w:val="000000" w:themeColor="text1"/>
        </w:rPr>
        <w:t xml:space="preserve"> </w:t>
      </w:r>
      <w:r w:rsidR="00CA63EF" w:rsidRPr="007310A7">
        <w:rPr>
          <w:color w:val="000000" w:themeColor="text1"/>
        </w:rPr>
        <w:fldChar w:fldCharType="begin"/>
      </w:r>
      <w:r w:rsidR="00CE6A7E" w:rsidRPr="007310A7">
        <w:rPr>
          <w:color w:val="000000" w:themeColor="text1"/>
        </w:rPr>
        <w:instrText xml:space="preserve"> ADDIN ZOTERO_ITEM CSL_CITATION {"citationID":"dqmr4sF7","properties":{"unsorted":false,"formattedCitation":"(vgl. Rosenthal 2005, 193; Sch\\uc0\\u252{}tze 1983)","plainCitation":"(vgl. Rosenthal 2005, 193; Schütze 1983)","noteIndex":0},"citationItems":[{"id":396,"uris":["http://zotero.org/users/local/owKliTIb/items/IHX77LLY"],"itemData":{"id":396,"type":"book","publisher":"München","title":"Interpretative Sozialforschung. Eine Einführung","author":[{"family":"Rosenthal","given":"Gabriele"}],"issued":{"date-parts":[["2005"]]}},"locator":"193","label":"page","prefix":"vgl."},{"id":405,"uris":["http://zotero.org/users/local/owKliTIb/items/JIS5WCEY"],"itemData":{"id":405,"type":"article-journal","container-title":"Neue Praxis. Kritische Zeitschrift für Sozialarbeit und Sozialpädagogik","issue":"3","page":"283–293","title":"Biographieforschung und narratives Interview","volume":"13","author":[{"family":"Schütze","given":"Fritz"}],"issued":{"date-parts":[["1983"]]}}}],"schema":"https://github.com/citation-style-language/schema/raw/master/csl-citation.json"} </w:instrText>
      </w:r>
      <w:r w:rsidR="00CA63EF" w:rsidRPr="007310A7">
        <w:rPr>
          <w:color w:val="000000" w:themeColor="text1"/>
        </w:rPr>
        <w:fldChar w:fldCharType="separate"/>
      </w:r>
      <w:r w:rsidR="00CE6A7E" w:rsidRPr="007310A7">
        <w:rPr>
          <w:rFonts w:ascii="Cambria" w:hAnsi="Cambria" w:cs="Times New Roman"/>
          <w:color w:val="000000" w:themeColor="text1"/>
        </w:rPr>
        <w:t>(vgl. Rosenthal 2005, 193; Schütze 1983)</w:t>
      </w:r>
      <w:r w:rsidR="00CA63EF" w:rsidRPr="007310A7">
        <w:rPr>
          <w:color w:val="000000" w:themeColor="text1"/>
        </w:rPr>
        <w:fldChar w:fldCharType="end"/>
      </w:r>
      <w:r w:rsidRPr="007310A7">
        <w:rPr>
          <w:color w:val="000000" w:themeColor="text1"/>
        </w:rPr>
        <w:t>. Diese wird im narrativ-biographischen Interview durch einen anfänglichen Erzählstimulus evoziert. Einerseits die Nähe der Erzählung zum Erlebten und andererseits die „Zugzwänge des Erzählens“</w:t>
      </w:r>
      <w:r w:rsidRPr="007310A7">
        <w:rPr>
          <w:rStyle w:val="Funotenzeichen"/>
          <w:color w:val="000000" w:themeColor="text1"/>
        </w:rPr>
        <w:footnoteReference w:id="26"/>
      </w:r>
      <w:r w:rsidRPr="007310A7">
        <w:rPr>
          <w:color w:val="000000" w:themeColor="text1"/>
        </w:rPr>
        <w:t xml:space="preserve"> </w:t>
      </w:r>
      <w:r w:rsidR="00977846" w:rsidRPr="007310A7">
        <w:rPr>
          <w:color w:val="000000" w:themeColor="text1"/>
        </w:rPr>
        <w:fldChar w:fldCharType="begin"/>
      </w:r>
      <w:r w:rsidR="00977846" w:rsidRPr="007310A7">
        <w:rPr>
          <w:color w:val="000000" w:themeColor="text1"/>
        </w:rPr>
        <w:instrText xml:space="preserve"> ADDIN ZOTERO_ITEM CSL_CITATION {"citationID":"VxO8tyPL","properties":{"unsorted":false,"formattedCitation":"(Sch\\uc0\\u252{}tze 1976, 224)","plainCitation":"(Schütze 1976, 224)","noteIndex":0},"citationItems":[{"id":1247,"uris":["http://zotero.org/users/local/owKliTIb/items/3T9AQ3S9"],"itemData":{"id":1247,"type":"book","ISBN":"3-7705-1375-4","publisher":"Fink","title":"Zur Hervorlockung und Analyse von Erzählungen thematisch relevanter Geschichten im Rahmen soziologischer Feldforschung: dargestellt an einem Projekt zur Erforschung von kommunalen Machtstrukturen","author":[{"family":"Schütze","given":"Fritz"}],"issued":{"date-parts":[["1976"]]}},"locator":"224","label":"page"}],"schema":"https://github.com/citation-style-language/schema/raw/master/csl-citation.json"} </w:instrText>
      </w:r>
      <w:r w:rsidR="00977846" w:rsidRPr="007310A7">
        <w:rPr>
          <w:color w:val="000000" w:themeColor="text1"/>
        </w:rPr>
        <w:fldChar w:fldCharType="separate"/>
      </w:r>
      <w:r w:rsidR="00977846" w:rsidRPr="007310A7">
        <w:rPr>
          <w:rFonts w:ascii="Cambria" w:hAnsi="Cambria" w:cs="Times New Roman"/>
          <w:color w:val="000000" w:themeColor="text1"/>
        </w:rPr>
        <w:t>(Schütze 1976, 224)</w:t>
      </w:r>
      <w:r w:rsidR="00977846" w:rsidRPr="007310A7">
        <w:rPr>
          <w:color w:val="000000" w:themeColor="text1"/>
        </w:rPr>
        <w:fldChar w:fldCharType="end"/>
      </w:r>
      <w:r w:rsidRPr="007310A7">
        <w:rPr>
          <w:color w:val="000000" w:themeColor="text1"/>
        </w:rPr>
        <w:t xml:space="preserve"> führen dazu, dass lebensgeschichtliche Stehgreiferzählungen eine Rekonstruktion sowohl von biographischen Verläufen als auch von spezifischen Handlungsabläufen ermöglichen</w:t>
      </w:r>
      <w:r w:rsidR="009D0254" w:rsidRPr="007310A7">
        <w:rPr>
          <w:color w:val="000000" w:themeColor="text1"/>
        </w:rPr>
        <w:t xml:space="preserve"> </w:t>
      </w:r>
      <w:r w:rsidR="009D0254" w:rsidRPr="007310A7">
        <w:rPr>
          <w:color w:val="000000" w:themeColor="text1"/>
        </w:rPr>
        <w:fldChar w:fldCharType="begin"/>
      </w:r>
      <w:r w:rsidR="00550DA9" w:rsidRPr="007310A7">
        <w:rPr>
          <w:color w:val="000000" w:themeColor="text1"/>
        </w:rPr>
        <w:instrText xml:space="preserve"> ADDIN ZOTERO_ITEM CSL_CITATION {"citationID":"oBzCyMr5","properties":{"unsorted":true,"formattedCitation":"(vgl. auch Rosenthal 1995; Loch und Rosenthal 2002)","plainCitation":"(vgl. auch Rosenthal 1995; Loch und Rosenthal 2002)","dontUpdate":true,"noteIndex":0},"citationItems":[{"id":398,"uris":["http://zotero.org/users/local/owKliTIb/items/5L25DW6Z"],"itemData":{"id":398,"type":"book","publisher-place":"Wiesbaden","title":"Die erlebte und erzählte Lebensgeschichte. Zur Wechselwirkung zwischen Erleben, Erinnern und Erzählen","author":[{"family":"Rosenthal","given":"Gabriele"}],"issued":{"date-parts":[["1995"]]}},"prefix":"vgl. auch"},{"id":379,"uris":["http://zotero.org/users/local/owKliTIb/items/ULPBD9UP"],"itemData":{"id":379,"type":"chapter","container-title":"Qualitative Gesundheits-und Pflegeforschung","page":"221-232","publisher":"Hans Huber Verlag","publisher-place":"Bern, Göttingen, Toronto, Seattle","title":"Das narrative Interview","author":[{"family":"Loch","given":"Ulrike"},{"family":"Rosenthal","given":"Gabriele"}],"editor":[{"family":"Schaeffer","given":"D."},{"family":"Müller-Mundt","given":"G."}],"issued":{"date-parts":[["2002"]]}}}],"schema":"https://github.com/citation-style-language/schema/raw/master/csl-citation.json"} </w:instrText>
      </w:r>
      <w:r w:rsidR="009D0254" w:rsidRPr="007310A7">
        <w:rPr>
          <w:color w:val="000000" w:themeColor="text1"/>
        </w:rPr>
        <w:fldChar w:fldCharType="separate"/>
      </w:r>
      <w:r w:rsidR="009D0254" w:rsidRPr="007310A7">
        <w:rPr>
          <w:rFonts w:ascii="Cambria" w:hAnsi="Cambria"/>
          <w:color w:val="000000" w:themeColor="text1"/>
        </w:rPr>
        <w:t>(vgl. auch Rosenthal 1995; Loch, Rosenthal 2002)</w:t>
      </w:r>
      <w:r w:rsidR="009D0254" w:rsidRPr="007310A7">
        <w:rPr>
          <w:color w:val="000000" w:themeColor="text1"/>
        </w:rPr>
        <w:fldChar w:fldCharType="end"/>
      </w:r>
      <w:r w:rsidRPr="007310A7">
        <w:rPr>
          <w:color w:val="000000" w:themeColor="text1"/>
        </w:rPr>
        <w:t xml:space="preserve">. Gleichzeitig ermöglicht die Methode einen Zugang zu Prozess- bzw. Bewältigungsstrukturen des eigenen Lebens, die den Interviewten weitgehend unbewusst sein können </w:t>
      </w:r>
      <w:r w:rsidR="009D0254" w:rsidRPr="007310A7">
        <w:rPr>
          <w:color w:val="000000" w:themeColor="text1"/>
        </w:rPr>
        <w:fldChar w:fldCharType="begin"/>
      </w:r>
      <w:r w:rsidR="009D0254" w:rsidRPr="007310A7">
        <w:rPr>
          <w:color w:val="000000" w:themeColor="text1"/>
        </w:rPr>
        <w:instrText xml:space="preserve"> ADDIN ZOTERO_ITEM CSL_CITATION {"citationID":"u2xXHnzV","properties":{"unsorted":false,"formattedCitation":"(vgl. Sch\\uc0\\u252{}tze 1983)","plainCitation":"(vgl. Schütze 1983)","noteIndex":0},"citationItems":[{"id":405,"uris":["http://zotero.org/users/local/owKliTIb/items/JIS5WCEY"],"itemData":{"id":405,"type":"article-journal","container-title":"Neue Praxis. Kritische Zeitschrift für Sozialarbeit und Sozialpädagogik","issue":"3","page":"283–293","title":"Biographieforschung und narratives Interview","volume":"13","author":[{"family":"Schütze","given":"Fritz"}],"issued":{"date-parts":[["1983"]]}},"prefix":"vgl."}],"schema":"https://github.com/citation-style-language/schema/raw/master/csl-citation.json"} </w:instrText>
      </w:r>
      <w:r w:rsidR="009D0254" w:rsidRPr="007310A7">
        <w:rPr>
          <w:color w:val="000000" w:themeColor="text1"/>
        </w:rPr>
        <w:fldChar w:fldCharType="separate"/>
      </w:r>
      <w:r w:rsidR="009D0254" w:rsidRPr="007310A7">
        <w:rPr>
          <w:rFonts w:ascii="Cambria" w:hAnsi="Cambria" w:cs="Times New Roman"/>
          <w:color w:val="000000" w:themeColor="text1"/>
        </w:rPr>
        <w:t>(vgl. Schütze 1983)</w:t>
      </w:r>
      <w:r w:rsidR="009D0254" w:rsidRPr="007310A7">
        <w:rPr>
          <w:color w:val="000000" w:themeColor="text1"/>
        </w:rPr>
        <w:fldChar w:fldCharType="end"/>
      </w:r>
      <w:r w:rsidRPr="007310A7">
        <w:rPr>
          <w:color w:val="000000" w:themeColor="text1"/>
        </w:rPr>
        <w:t>.</w:t>
      </w:r>
    </w:p>
    <w:p w14:paraId="0243635A" w14:textId="750DDD48" w:rsidR="00884E1D" w:rsidRPr="007310A7" w:rsidRDefault="00884E1D" w:rsidP="00884E1D">
      <w:pPr>
        <w:spacing w:line="360" w:lineRule="auto"/>
        <w:jc w:val="both"/>
        <w:rPr>
          <w:color w:val="000000" w:themeColor="text1"/>
        </w:rPr>
      </w:pPr>
      <w:r w:rsidRPr="007310A7">
        <w:rPr>
          <w:color w:val="000000" w:themeColor="text1"/>
        </w:rPr>
        <w:t xml:space="preserve">Während Schütze noch davon ausgeht, dass Narrationen homolog zu erlebten Situationen bzw. Lebensphasen von Biograph*innen zu verstehen sind, geht Gabriele Rosenthal in ihrer Konzeptualisierung des narrativen Interviews davon aus, dass vielmehr durch den Erinnerungsprozess im Rahmen einer Erzählung eine größtmögliche Nähe zum Erlebten hergestellt wird. Dies begründet die zentrale </w:t>
      </w:r>
      <w:r w:rsidRPr="007310A7">
        <w:rPr>
          <w:color w:val="000000" w:themeColor="text1"/>
        </w:rPr>
        <w:lastRenderedPageBreak/>
        <w:t xml:space="preserve">Bedeutung von Erzählungen in der narrativ biographischen Interviewführung. Ein im symbolischen Interaktionismus sowie im Sozialkonstruktivismus nach Berger und Luckmann verwurzeltes Verständnis von Sprache ist dabei die theoretische Grundlage dafür, dass Narrationen sowohl Aufschluss über individuelle als auch soziale Wirklichkeit im Sinne gesellschaftlich wirksamer Strukturen ermöglichen </w:t>
      </w:r>
      <w:r w:rsidR="009D0254" w:rsidRPr="007310A7">
        <w:rPr>
          <w:color w:val="000000" w:themeColor="text1"/>
        </w:rPr>
        <w:fldChar w:fldCharType="begin"/>
      </w:r>
      <w:r w:rsidR="00550DA9" w:rsidRPr="007310A7">
        <w:rPr>
          <w:color w:val="000000" w:themeColor="text1"/>
        </w:rPr>
        <w:instrText xml:space="preserve"> ADDIN ZOTERO_ITEM CSL_CITATION {"citationID":"PicEXHmC","properties":{"unsorted":false,"formattedCitation":"(vgl. Loch und Rosenthal 2002, 222)","plainCitation":"(vgl. Loch und Rosenthal 2002, 222)","dontUpdate":true,"noteIndex":0},"citationItems":[{"id":379,"uris":["http://zotero.org/users/local/owKliTIb/items/ULPBD9UP"],"itemData":{"id":379,"type":"chapter","container-title":"Qualitative Gesundheits-und Pflegeforschung","page":"221-232","publisher":"Hans Huber Verlag","publisher-place":"Bern, Göttingen, Toronto, Seattle","title":"Das narrative Interview","author":[{"family":"Loch","given":"Ulrike"},{"family":"Rosenthal","given":"Gabriele"}],"editor":[{"family":"Schaeffer","given":"D."},{"family":"Müller-Mundt","given":"G."}],"issued":{"date-parts":[["2002"]]}},"locator":"222","label":"page","prefix":"vgl."}],"schema":"https://github.com/citation-style-language/schema/raw/master/csl-citation.json"} </w:instrText>
      </w:r>
      <w:r w:rsidR="009D0254" w:rsidRPr="007310A7">
        <w:rPr>
          <w:color w:val="000000" w:themeColor="text1"/>
        </w:rPr>
        <w:fldChar w:fldCharType="separate"/>
      </w:r>
      <w:r w:rsidR="009D0254" w:rsidRPr="007310A7">
        <w:rPr>
          <w:rFonts w:ascii="Cambria" w:hAnsi="Cambria"/>
          <w:color w:val="000000" w:themeColor="text1"/>
        </w:rPr>
        <w:t>(vgl. Loch, Rosenthal 2002, 222)</w:t>
      </w:r>
      <w:r w:rsidR="009D0254" w:rsidRPr="007310A7">
        <w:rPr>
          <w:color w:val="000000" w:themeColor="text1"/>
        </w:rPr>
        <w:fldChar w:fldCharType="end"/>
      </w:r>
      <w:r w:rsidR="009D0254" w:rsidRPr="007310A7">
        <w:rPr>
          <w:color w:val="000000" w:themeColor="text1"/>
        </w:rPr>
        <w:t>.</w:t>
      </w:r>
    </w:p>
    <w:p w14:paraId="6E47284B" w14:textId="324D416F" w:rsidR="00884E1D" w:rsidRPr="007310A7" w:rsidRDefault="00884E1D" w:rsidP="00884E1D">
      <w:pPr>
        <w:spacing w:line="360" w:lineRule="auto"/>
        <w:jc w:val="both"/>
        <w:rPr>
          <w:color w:val="000000" w:themeColor="text1"/>
        </w:rPr>
      </w:pPr>
      <w:r w:rsidRPr="007310A7">
        <w:rPr>
          <w:color w:val="000000" w:themeColor="text1"/>
        </w:rPr>
        <w:t>Im Folgenden soll übersichtsweise auf den Ablauf eines narrativ-biographischen Interviews eingegangen werden, das Rosenthal</w:t>
      </w:r>
      <w:r w:rsidR="009D0254" w:rsidRPr="007310A7">
        <w:rPr>
          <w:color w:val="000000" w:themeColor="text1"/>
        </w:rPr>
        <w:t xml:space="preserve"> </w:t>
      </w:r>
      <w:r w:rsidR="009D0254" w:rsidRPr="007310A7">
        <w:rPr>
          <w:color w:val="000000" w:themeColor="text1"/>
        </w:rPr>
        <w:fldChar w:fldCharType="begin"/>
      </w:r>
      <w:r w:rsidR="00CE6A7E" w:rsidRPr="007310A7">
        <w:rPr>
          <w:color w:val="000000" w:themeColor="text1"/>
        </w:rPr>
        <w:instrText xml:space="preserve"> ADDIN ZOTERO_ITEM CSL_CITATION {"citationID":"CfVsISyQ","properties":{"unsorted":false,"formattedCitation":"(2005)","plainCitation":"(2005)","noteIndex":0},"citationItems":[{"id":396,"uris":["http://zotero.org/users/local/owKliTIb/items/IHX77LLY"],"itemData":{"id":396,"type":"book","publisher":"München","title":"Interpretative Sozialforschung. Eine Einführung","author":[{"family":"Rosenthal","given":"Gabriele"}],"issued":{"date-parts":[["2005"]]}},"suppress-author":true}],"schema":"https://github.com/citation-style-language/schema/raw/master/csl-citation.json"} </w:instrText>
      </w:r>
      <w:r w:rsidR="009D0254" w:rsidRPr="007310A7">
        <w:rPr>
          <w:color w:val="000000" w:themeColor="text1"/>
        </w:rPr>
        <w:fldChar w:fldCharType="separate"/>
      </w:r>
      <w:r w:rsidR="009D0254" w:rsidRPr="007310A7">
        <w:rPr>
          <w:rFonts w:ascii="Cambria" w:hAnsi="Cambria"/>
          <w:color w:val="000000" w:themeColor="text1"/>
        </w:rPr>
        <w:t>(2005)</w:t>
      </w:r>
      <w:r w:rsidR="009D0254" w:rsidRPr="007310A7">
        <w:rPr>
          <w:color w:val="000000" w:themeColor="text1"/>
        </w:rPr>
        <w:fldChar w:fldCharType="end"/>
      </w:r>
      <w:r w:rsidRPr="007310A7">
        <w:rPr>
          <w:color w:val="000000" w:themeColor="text1"/>
        </w:rPr>
        <w:t xml:space="preserve"> wie Schütze in drei Abschnitte unterteilt: </w:t>
      </w:r>
    </w:p>
    <w:p w14:paraId="7F9215C8" w14:textId="73B62C67" w:rsidR="00884E1D" w:rsidRPr="007310A7" w:rsidRDefault="00884E1D" w:rsidP="009D0254">
      <w:pPr>
        <w:pStyle w:val="Listenabsatz"/>
        <w:numPr>
          <w:ilvl w:val="0"/>
          <w:numId w:val="19"/>
        </w:numPr>
        <w:spacing w:before="240" w:line="360" w:lineRule="auto"/>
        <w:ind w:left="839" w:hanging="482"/>
        <w:jc w:val="both"/>
        <w:rPr>
          <w:color w:val="000000" w:themeColor="text1"/>
        </w:rPr>
      </w:pPr>
      <w:r w:rsidRPr="007310A7">
        <w:rPr>
          <w:color w:val="000000" w:themeColor="text1"/>
        </w:rPr>
        <w:t>Ein offener lebensgeschichtlicher Erzählteil, der mittels Erzählaufforderung durch die interviewende Person evoziert wird und den (Auto</w:t>
      </w:r>
      <w:r w:rsidR="001D3E05" w:rsidRPr="007310A7">
        <w:rPr>
          <w:color w:val="000000" w:themeColor="text1"/>
        </w:rPr>
        <w:t>-</w:t>
      </w:r>
      <w:r w:rsidRPr="007310A7">
        <w:rPr>
          <w:color w:val="000000" w:themeColor="text1"/>
        </w:rPr>
        <w:t>)Biograph*innen ermöglicht, einerseits in einen Erinnerungsprozess zu gelangen und andererseits selbst zu entscheiden, womit sie ihre Narration beginnen bzw. welche Erfahrungen sie in den Mittelpunkt ihrer Stehgreiferzählung stellen.</w:t>
      </w:r>
      <w:r w:rsidRPr="007310A7">
        <w:rPr>
          <w:rStyle w:val="Funotenzeichen"/>
          <w:color w:val="000000" w:themeColor="text1"/>
        </w:rPr>
        <w:footnoteReference w:id="27"/>
      </w:r>
    </w:p>
    <w:p w14:paraId="225A8ACD" w14:textId="77777777" w:rsidR="00884E1D" w:rsidRPr="007310A7" w:rsidRDefault="00884E1D" w:rsidP="00884E1D">
      <w:pPr>
        <w:pStyle w:val="Listenabsatz"/>
        <w:numPr>
          <w:ilvl w:val="0"/>
          <w:numId w:val="19"/>
        </w:numPr>
        <w:spacing w:line="360" w:lineRule="auto"/>
        <w:jc w:val="both"/>
        <w:rPr>
          <w:color w:val="000000" w:themeColor="text1"/>
        </w:rPr>
      </w:pPr>
      <w:r w:rsidRPr="007310A7">
        <w:rPr>
          <w:color w:val="000000" w:themeColor="text1"/>
        </w:rPr>
        <w:t xml:space="preserve">Ein immanenter, am bereits Erzählten orientierter Nachfrageteil, der ebenfalls auf die </w:t>
      </w:r>
      <w:proofErr w:type="spellStart"/>
      <w:r w:rsidRPr="007310A7">
        <w:rPr>
          <w:color w:val="000000" w:themeColor="text1"/>
        </w:rPr>
        <w:t>Evozierung</w:t>
      </w:r>
      <w:proofErr w:type="spellEnd"/>
      <w:r w:rsidRPr="007310A7">
        <w:rPr>
          <w:color w:val="000000" w:themeColor="text1"/>
        </w:rPr>
        <w:t xml:space="preserve"> von Narrationen abzielt.</w:t>
      </w:r>
    </w:p>
    <w:p w14:paraId="068B98BE" w14:textId="77777777" w:rsidR="00884E1D" w:rsidRPr="007310A7" w:rsidRDefault="00884E1D" w:rsidP="009D0254">
      <w:pPr>
        <w:pStyle w:val="Listenabsatz"/>
        <w:numPr>
          <w:ilvl w:val="0"/>
          <w:numId w:val="19"/>
        </w:numPr>
        <w:spacing w:after="240" w:line="360" w:lineRule="auto"/>
        <w:ind w:left="839" w:hanging="482"/>
        <w:jc w:val="both"/>
        <w:rPr>
          <w:color w:val="000000" w:themeColor="text1"/>
        </w:rPr>
      </w:pPr>
      <w:r w:rsidRPr="007310A7">
        <w:rPr>
          <w:color w:val="000000" w:themeColor="text1"/>
        </w:rPr>
        <w:t xml:space="preserve">Ein </w:t>
      </w:r>
      <w:proofErr w:type="spellStart"/>
      <w:r w:rsidRPr="007310A7">
        <w:rPr>
          <w:color w:val="000000" w:themeColor="text1"/>
        </w:rPr>
        <w:t>exmanenter</w:t>
      </w:r>
      <w:proofErr w:type="spellEnd"/>
      <w:r w:rsidRPr="007310A7">
        <w:rPr>
          <w:color w:val="000000" w:themeColor="text1"/>
        </w:rPr>
        <w:t xml:space="preserve"> Nachfrageteil, der den Forschenden ermöglicht im Vorfeld identifizierte Themenbereiche zu erfragen.</w:t>
      </w:r>
    </w:p>
    <w:p w14:paraId="3C02F68C" w14:textId="25BBDBDC" w:rsidR="00884E1D" w:rsidRPr="007310A7" w:rsidRDefault="00884E1D" w:rsidP="00884E1D">
      <w:pPr>
        <w:spacing w:line="360" w:lineRule="auto"/>
        <w:jc w:val="both"/>
        <w:rPr>
          <w:color w:val="000000" w:themeColor="text1"/>
        </w:rPr>
      </w:pPr>
      <w:r w:rsidRPr="007310A7">
        <w:rPr>
          <w:color w:val="000000" w:themeColor="text1"/>
        </w:rPr>
        <w:t xml:space="preserve">Im Rahmen der vorliegenden Studie wurde diese Strukturierung des narrativ-biographischen Interviews übernommen. Auf eine offen formulierte gesamtbiographische Erzählaufforderung folgte in allen Interviews ein immanenter und anschließend ein </w:t>
      </w:r>
      <w:proofErr w:type="spellStart"/>
      <w:r w:rsidRPr="007310A7">
        <w:rPr>
          <w:color w:val="000000" w:themeColor="text1"/>
        </w:rPr>
        <w:t>exmanenter</w:t>
      </w:r>
      <w:proofErr w:type="spellEnd"/>
      <w:r w:rsidRPr="007310A7">
        <w:rPr>
          <w:color w:val="000000" w:themeColor="text1"/>
        </w:rPr>
        <w:t xml:space="preserve"> Nachfrageteil</w:t>
      </w:r>
      <w:r w:rsidR="001D3E05" w:rsidRPr="007310A7">
        <w:rPr>
          <w:color w:val="000000" w:themeColor="text1"/>
        </w:rPr>
        <w:t xml:space="preserve"> (siehe Anhang</w:t>
      </w:r>
      <w:r w:rsidR="00D955A6" w:rsidRPr="007310A7">
        <w:rPr>
          <w:color w:val="000000" w:themeColor="text1"/>
        </w:rPr>
        <w:t xml:space="preserve"> 3</w:t>
      </w:r>
      <w:r w:rsidR="001D3E05" w:rsidRPr="007310A7">
        <w:rPr>
          <w:color w:val="000000" w:themeColor="text1"/>
        </w:rPr>
        <w:t>)</w:t>
      </w:r>
      <w:r w:rsidRPr="007310A7">
        <w:rPr>
          <w:color w:val="000000" w:themeColor="text1"/>
        </w:rPr>
        <w:t xml:space="preserve">. Letzterer ist in Zusammenarbeit mit einem in der biographisch-narrativen Interviewführung erfahrenen Sozialwissenschaftler sowie mit einer hauptamtlichen Person einer Inter* Selbstvertretungsorganisation entwickelt worden. Der Leitfaden-ähnlich vorstrukturierte externe Nachfrageteil orientiert sich dabei ebenfalls am Prinzip der Erzählgenerierung. Inhaltlich zielen diese Nachfragen vor allem auf eine möglichst umfassende narrative Darstellung der medizinischen Behandlungserfahrungen </w:t>
      </w:r>
      <w:r w:rsidRPr="007310A7">
        <w:rPr>
          <w:color w:val="000000" w:themeColor="text1"/>
        </w:rPr>
        <w:lastRenderedPageBreak/>
        <w:t>im Jugend- und Erwachsenenalter ab, falls diese noch nicht ausführlicher in den ersten beiden Teilen des Interviews thematisiert wurden.</w:t>
      </w:r>
    </w:p>
    <w:p w14:paraId="507C757F" w14:textId="44B55EC9" w:rsidR="00884E1D" w:rsidRPr="003865F7" w:rsidRDefault="00884E1D" w:rsidP="003865F7">
      <w:pPr>
        <w:pStyle w:val="berschrift2"/>
        <w:spacing w:before="480" w:after="240"/>
        <w:jc w:val="both"/>
        <w:rPr>
          <w:rFonts w:asciiTheme="minorHAnsi" w:hAnsiTheme="minorHAnsi"/>
          <w:b/>
          <w:color w:val="000000" w:themeColor="text1"/>
          <w:sz w:val="24"/>
          <w:szCs w:val="24"/>
        </w:rPr>
      </w:pPr>
      <w:bookmarkStart w:id="29" w:name="_Toc233288767"/>
      <w:r w:rsidRPr="007310A7">
        <w:rPr>
          <w:rFonts w:asciiTheme="minorHAnsi" w:hAnsiTheme="minorHAnsi"/>
          <w:b/>
          <w:color w:val="000000" w:themeColor="text1"/>
          <w:sz w:val="24"/>
          <w:szCs w:val="24"/>
        </w:rPr>
        <w:t>4.4. Die Auswertungsmethode: Rekonstruktion von erlebter und erzählter Lebensgeschichte</w:t>
      </w:r>
      <w:bookmarkEnd w:id="29"/>
    </w:p>
    <w:p w14:paraId="51B46B38" w14:textId="7427CBA8" w:rsidR="00884E1D" w:rsidRPr="007310A7" w:rsidRDefault="00884E1D" w:rsidP="00884E1D">
      <w:pPr>
        <w:spacing w:line="360" w:lineRule="auto"/>
        <w:jc w:val="both"/>
        <w:rPr>
          <w:color w:val="000000" w:themeColor="text1"/>
        </w:rPr>
      </w:pPr>
      <w:r w:rsidRPr="007310A7">
        <w:rPr>
          <w:color w:val="000000" w:themeColor="text1"/>
        </w:rPr>
        <w:t>Zur qualitativen Auswertung des im Rahmen narrativ-biographischer Interviews erhobenen empirischen Materials wurde der hermeneutische Ansatz der biographischen Fallrekonstruktion nach Gabriele Rosenthal gewählt</w:t>
      </w:r>
      <w:r w:rsidR="009439D3" w:rsidRPr="007310A7">
        <w:rPr>
          <w:color w:val="000000" w:themeColor="text1"/>
        </w:rPr>
        <w:t xml:space="preserve"> </w:t>
      </w:r>
      <w:r w:rsidR="009439D3" w:rsidRPr="007310A7">
        <w:rPr>
          <w:color w:val="000000" w:themeColor="text1"/>
        </w:rPr>
        <w:fldChar w:fldCharType="begin"/>
      </w:r>
      <w:r w:rsidR="00CE6A7E" w:rsidRPr="007310A7">
        <w:rPr>
          <w:color w:val="000000" w:themeColor="text1"/>
        </w:rPr>
        <w:instrText xml:space="preserve"> ADDIN ZOTERO_ITEM CSL_CITATION {"citationID":"X5nAk743","properties":{"unsorted":false,"formattedCitation":"(vgl. Rosenthal 1995, 2005, 2016)","plainCitation":"(vgl. Rosenthal 1995, 2005, 2016)","noteIndex":0},"citationItems":[{"id":398,"uris":["http://zotero.org/users/local/owKliTIb/items/5L25DW6Z"],"itemData":{"id":398,"type":"book","publisher-place":"Wiesbaden","title":"Die erlebte und erzählte Lebensgeschichte. Zur Wechselwirkung zwischen Erleben, Erinnern und Erzählen","author":[{"family":"Rosenthal","given":"Gabriele"}],"issued":{"date-parts":[["1995"]]}},"prefix":"vgl."},{"id":396,"uris":["http://zotero.org/users/local/owKliTIb/items/IHX77LLY"],"itemData":{"id":396,"type":"book","publisher":"München","title":"Interpretative Sozialforschung. Eine Einführung","author":[{"family":"Rosenthal","given":"Gabriele"}],"issued":{"date-parts":[["2005"]]}}},{"id":400,"uris":["http://zotero.org/users/local/owKliTIb/items/BWCFSNRH"],"itemData":{"id":400,"type":"article-journal","container-title":"Forum Qualitative Sozialforschung","issue":"2","page":"Art. 13","title":"Die Erforschung kollektiver und individueller Dynamik – Zu einer historisch und prozess-soziologisch orientierten interpretativen Sozialforschung","volume":"17","author":[{"family":"Rosenthal","given":"Gabriele"}],"issued":{"date-parts":[["2016"]]}}}],"schema":"https://github.com/citation-style-language/schema/raw/master/csl-citation.json"} </w:instrText>
      </w:r>
      <w:r w:rsidR="009439D3" w:rsidRPr="007310A7">
        <w:rPr>
          <w:color w:val="000000" w:themeColor="text1"/>
        </w:rPr>
        <w:fldChar w:fldCharType="separate"/>
      </w:r>
      <w:r w:rsidR="00CE6A7E" w:rsidRPr="007310A7">
        <w:rPr>
          <w:rFonts w:ascii="Cambria" w:hAnsi="Cambria"/>
          <w:color w:val="000000" w:themeColor="text1"/>
        </w:rPr>
        <w:t>(vgl. Rosenthal 1995, 2005, 2016)</w:t>
      </w:r>
      <w:r w:rsidR="009439D3" w:rsidRPr="007310A7">
        <w:rPr>
          <w:color w:val="000000" w:themeColor="text1"/>
        </w:rPr>
        <w:fldChar w:fldCharType="end"/>
      </w:r>
      <w:r w:rsidRPr="007310A7">
        <w:rPr>
          <w:color w:val="000000" w:themeColor="text1"/>
        </w:rPr>
        <w:t xml:space="preserve">. Dabei handelt es sich um eine methodische Verknüpfung und Weiterentwicklung der </w:t>
      </w:r>
      <w:proofErr w:type="spellStart"/>
      <w:r w:rsidRPr="007310A7">
        <w:rPr>
          <w:color w:val="000000" w:themeColor="text1"/>
        </w:rPr>
        <w:t>Narrationsanalyse</w:t>
      </w:r>
      <w:proofErr w:type="spellEnd"/>
      <w:r w:rsidRPr="007310A7">
        <w:rPr>
          <w:color w:val="000000" w:themeColor="text1"/>
        </w:rPr>
        <w:t xml:space="preserve"> nach Schütze, der Objektiven Hermeneutik nach Oevermann sowie der thematischen Feldanalyse nach Fischer bzw. </w:t>
      </w:r>
      <w:proofErr w:type="spellStart"/>
      <w:r w:rsidRPr="007310A7">
        <w:rPr>
          <w:color w:val="000000" w:themeColor="text1"/>
        </w:rPr>
        <w:t>Gurwitsch</w:t>
      </w:r>
      <w:proofErr w:type="spellEnd"/>
      <w:r w:rsidR="009439D3" w:rsidRPr="007310A7">
        <w:rPr>
          <w:color w:val="000000" w:themeColor="text1"/>
        </w:rPr>
        <w:t xml:space="preserve"> </w:t>
      </w:r>
      <w:r w:rsidR="009439D3" w:rsidRPr="007310A7">
        <w:rPr>
          <w:color w:val="000000" w:themeColor="text1"/>
        </w:rPr>
        <w:fldChar w:fldCharType="begin"/>
      </w:r>
      <w:r w:rsidR="00CE6A7E" w:rsidRPr="007310A7">
        <w:rPr>
          <w:color w:val="000000" w:themeColor="text1"/>
        </w:rPr>
        <w:instrText xml:space="preserve"> ADDIN ZOTERO_ITEM CSL_CITATION {"citationID":"vobjoN2T","properties":{"unsorted":false,"formattedCitation":"(vgl. Rosenthal 2005, 202)","plainCitation":"(vgl. Rosenthal 2005, 202)","noteIndex":0},"citationItems":[{"id":396,"uris":["http://zotero.org/users/local/owKliTIb/items/IHX77LLY"],"itemData":{"id":396,"type":"book","publisher":"München","title":"Interpretative Sozialforschung. Eine Einführung","author":[{"family":"Rosenthal","given":"Gabriele"}],"issued":{"date-parts":[["2005"]]}},"locator":"202","label":"page","prefix":"vgl."}],"schema":"https://github.com/citation-style-language/schema/raw/master/csl-citation.json"} </w:instrText>
      </w:r>
      <w:r w:rsidR="009439D3" w:rsidRPr="007310A7">
        <w:rPr>
          <w:color w:val="000000" w:themeColor="text1"/>
        </w:rPr>
        <w:fldChar w:fldCharType="separate"/>
      </w:r>
      <w:r w:rsidR="00CE6A7E" w:rsidRPr="007310A7">
        <w:rPr>
          <w:rFonts w:ascii="Cambria" w:hAnsi="Cambria"/>
          <w:color w:val="000000" w:themeColor="text1"/>
        </w:rPr>
        <w:t>(vgl. Rosenthal 2005, 202)</w:t>
      </w:r>
      <w:r w:rsidR="009439D3" w:rsidRPr="007310A7">
        <w:rPr>
          <w:color w:val="000000" w:themeColor="text1"/>
        </w:rPr>
        <w:fldChar w:fldCharType="end"/>
      </w:r>
      <w:r w:rsidRPr="007310A7">
        <w:rPr>
          <w:color w:val="000000" w:themeColor="text1"/>
        </w:rPr>
        <w:t>. Diese ebenfalls am interpretativen Paradigma der Sozialforschung orientierte Methode zielt auf eine „Rekonstruktion des Wirkungszusammenhangs“ am Einzelfall</w:t>
      </w:r>
      <w:r w:rsidR="009439D3" w:rsidRPr="007310A7">
        <w:rPr>
          <w:color w:val="000000" w:themeColor="text1"/>
        </w:rPr>
        <w:t xml:space="preserve"> </w:t>
      </w:r>
      <w:r w:rsidR="009439D3" w:rsidRPr="007310A7">
        <w:rPr>
          <w:color w:val="000000" w:themeColor="text1"/>
        </w:rPr>
        <w:fldChar w:fldCharType="begin"/>
      </w:r>
      <w:r w:rsidR="00CE6A7E" w:rsidRPr="007310A7">
        <w:rPr>
          <w:color w:val="000000" w:themeColor="text1"/>
        </w:rPr>
        <w:instrText xml:space="preserve"> ADDIN ZOTERO_ITEM CSL_CITATION {"citationID":"QFY0BJXY","properties":{"unsorted":false,"formattedCitation":"(vgl. Rosenthal 2016)","plainCitation":"(vgl. Rosenthal 2016)","noteIndex":0},"citationItems":[{"id":400,"uris":["http://zotero.org/users/local/owKliTIb/items/BWCFSNRH"],"itemData":{"id":400,"type":"article-journal","container-title":"Forum Qualitative Sozialforschung","issue":"2","page":"Art. 13","title":"Die Erforschung kollektiver und individueller Dynamik – Zu einer historisch und prozess-soziologisch orientierten interpretativen Sozialforschung","volume":"17","author":[{"family":"Rosenthal","given":"Gabriele"}],"issued":{"date-parts":[["2016"]]}},"prefix":"vgl."}],"schema":"https://github.com/citation-style-language/schema/raw/master/csl-citation.json"} </w:instrText>
      </w:r>
      <w:r w:rsidR="009439D3" w:rsidRPr="007310A7">
        <w:rPr>
          <w:color w:val="000000" w:themeColor="text1"/>
        </w:rPr>
        <w:fldChar w:fldCharType="separate"/>
      </w:r>
      <w:r w:rsidR="00CE6A7E" w:rsidRPr="007310A7">
        <w:rPr>
          <w:rFonts w:ascii="Cambria" w:hAnsi="Cambria"/>
          <w:color w:val="000000" w:themeColor="text1"/>
        </w:rPr>
        <w:t>(vgl. Rosenthal 2016)</w:t>
      </w:r>
      <w:r w:rsidR="009439D3" w:rsidRPr="007310A7">
        <w:rPr>
          <w:color w:val="000000" w:themeColor="text1"/>
        </w:rPr>
        <w:fldChar w:fldCharType="end"/>
      </w:r>
      <w:r w:rsidRPr="007310A7">
        <w:rPr>
          <w:color w:val="000000" w:themeColor="text1"/>
        </w:rPr>
        <w:t xml:space="preserve">. Integraler Bestandteil der Methode ist auf forschungspraktischer Ebene die Auswertung von empirischem Material in Interpretationsgruppen und Forschungswerkstätten. Dies ermöglicht in Anlehnung an Oevermann durch gemeinsame Identifikation der Regeln von Bedeutungsproduktion ein Überschreiten der </w:t>
      </w:r>
      <w:r w:rsidR="00DA092E" w:rsidRPr="007310A7">
        <w:rPr>
          <w:color w:val="000000" w:themeColor="text1"/>
        </w:rPr>
        <w:t xml:space="preserve">einzelnen </w:t>
      </w:r>
      <w:r w:rsidRPr="007310A7">
        <w:rPr>
          <w:color w:val="000000" w:themeColor="text1"/>
        </w:rPr>
        <w:t>Perspektive</w:t>
      </w:r>
      <w:r w:rsidR="00DA092E" w:rsidRPr="007310A7">
        <w:rPr>
          <w:color w:val="000000" w:themeColor="text1"/>
        </w:rPr>
        <w:t>n</w:t>
      </w:r>
      <w:r w:rsidRPr="007310A7">
        <w:rPr>
          <w:color w:val="000000" w:themeColor="text1"/>
        </w:rPr>
        <w:t xml:space="preserve"> der</w:t>
      </w:r>
      <w:r w:rsidR="00DA092E" w:rsidRPr="007310A7">
        <w:rPr>
          <w:color w:val="000000" w:themeColor="text1"/>
        </w:rPr>
        <w:t xml:space="preserve"> </w:t>
      </w:r>
      <w:r w:rsidRPr="007310A7">
        <w:rPr>
          <w:color w:val="000000" w:themeColor="text1"/>
        </w:rPr>
        <w:t>Forschenden und stellt dementsprechend auch ein Mittel der Qualitätssicherung interpretativer Sozialforschung dar</w:t>
      </w:r>
      <w:r w:rsidR="009439D3" w:rsidRPr="007310A7">
        <w:rPr>
          <w:color w:val="000000" w:themeColor="text1"/>
        </w:rPr>
        <w:t xml:space="preserve"> </w:t>
      </w:r>
      <w:r w:rsidR="009439D3" w:rsidRPr="007310A7">
        <w:rPr>
          <w:color w:val="000000" w:themeColor="text1"/>
        </w:rPr>
        <w:fldChar w:fldCharType="begin"/>
      </w:r>
      <w:r w:rsidR="00550DA9" w:rsidRPr="007310A7">
        <w:rPr>
          <w:color w:val="000000" w:themeColor="text1"/>
        </w:rPr>
        <w:instrText xml:space="preserve"> ADDIN ZOTERO_ITEM CSL_CITATION {"citationID":"PEMcgjCB","properties":{"unsorted":false,"formattedCitation":"(vgl. z.B. Ullrich Oevermann u.\\uc0\\u160{}a. 1979)","plainCitation":"(vgl. z.B. Ullrich Oevermann u. a. 1979)","dontUpdate":true,"noteIndex":0},"citationItems":[{"id":721,"uris":["http://zotero.org/users/local/owKliTIb/items/FMHL3UPQ"],"itemData":{"id":721,"type":"chapter","container-title":"Interpretative Verfahren in den Sozial-und Textwissenschaften","DOI":"10.1007/978-3-476-03120-4_19","page":"352-434","publisher":"J.B. Metzler","publisher-place":"Stuttgart","title":"Die Methodologie einer 'objektiven Hermeneutik' und ihre allgemeine forschungslogische Bedeutung in den Sozialwissenschaften","author":[{"family":"Oevermann","given":"Ullrich"},{"family":"Allert","given":"Tilmann"},{"family":"Konau","given":"Elisabeth"},{"family":"Krambeck","given":"Jürgen"}],"editor":[{"family":"Soeffner","given":"Hans-Georg"}],"issued":{"date-parts":[["1979"]]}},"prefix":"vgl. z.B."}],"schema":"https://github.com/citation-style-language/schema/raw/master/csl-citation.json"} </w:instrText>
      </w:r>
      <w:r w:rsidR="009439D3" w:rsidRPr="007310A7">
        <w:rPr>
          <w:color w:val="000000" w:themeColor="text1"/>
        </w:rPr>
        <w:fldChar w:fldCharType="separate"/>
      </w:r>
      <w:r w:rsidR="009439D3" w:rsidRPr="007310A7">
        <w:rPr>
          <w:rFonts w:ascii="Cambria" w:hAnsi="Cambria" w:cs="Times New Roman"/>
          <w:color w:val="000000" w:themeColor="text1"/>
        </w:rPr>
        <w:t>(vgl. z.B. Oevermann et al. 1979)</w:t>
      </w:r>
      <w:r w:rsidR="009439D3" w:rsidRPr="007310A7">
        <w:rPr>
          <w:color w:val="000000" w:themeColor="text1"/>
        </w:rPr>
        <w:fldChar w:fldCharType="end"/>
      </w:r>
      <w:r w:rsidRPr="007310A7">
        <w:rPr>
          <w:color w:val="000000" w:themeColor="text1"/>
        </w:rPr>
        <w:t>.</w:t>
      </w:r>
      <w:r w:rsidRPr="007310A7">
        <w:rPr>
          <w:rStyle w:val="Funotenzeichen"/>
          <w:color w:val="000000" w:themeColor="text1"/>
        </w:rPr>
        <w:footnoteReference w:id="28"/>
      </w:r>
    </w:p>
    <w:p w14:paraId="46505523" w14:textId="3D7790E0" w:rsidR="00884E1D" w:rsidRPr="007310A7" w:rsidRDefault="00884E1D" w:rsidP="009439D3">
      <w:pPr>
        <w:spacing w:before="240" w:line="360" w:lineRule="auto"/>
        <w:jc w:val="both"/>
        <w:rPr>
          <w:color w:val="000000" w:themeColor="text1"/>
        </w:rPr>
      </w:pPr>
      <w:r w:rsidRPr="007310A7">
        <w:rPr>
          <w:color w:val="000000" w:themeColor="text1"/>
        </w:rPr>
        <w:t xml:space="preserve">Im Rahmen des rekonstruktiven Vorgehens ist in Anlehnung an die Methode der Objektiven Hermeneutik jedes Interview als für sich eigenständiger Text zu betrachten, der unter Berücksichtigung der sequenziellen Abfolge von Texteinheiten sowie des textuellen Gesamtzusammenhangs zu interpretieren ist (vgl. Rosenthal 2005, 202, Oevermann et al. 1979, zitiert nach Rosenthal ebd.). Dabei werden anders als im subsumptionslogischen Vorgehen von quantitativ orientierten Auswertungsverfahren keine Fall-übergreifenden Interpretations-Kategorien gebildet. Stattdessen werden durch das zu untersuchende Phänomen begründete </w:t>
      </w:r>
      <w:r w:rsidRPr="007310A7">
        <w:rPr>
          <w:color w:val="000000" w:themeColor="text1"/>
        </w:rPr>
        <w:lastRenderedPageBreak/>
        <w:t>Hypothesen zunächst ausgehend vom Einzelfall gebildet</w:t>
      </w:r>
      <w:r w:rsidR="003D0472" w:rsidRPr="007310A7">
        <w:rPr>
          <w:color w:val="000000" w:themeColor="text1"/>
        </w:rPr>
        <w:t>,</w:t>
      </w:r>
      <w:r w:rsidRPr="007310A7">
        <w:rPr>
          <w:color w:val="000000" w:themeColor="text1"/>
        </w:rPr>
        <w:t xml:space="preserve"> ohne diese hinsichtlich aller anderen Fälle zu verallgemeinern. Die Methode der Hypothesengewinnung und Überprüfung am Einzelfall unterscheidet sich dabei als </w:t>
      </w:r>
      <w:proofErr w:type="spellStart"/>
      <w:r w:rsidRPr="007310A7">
        <w:rPr>
          <w:color w:val="000000" w:themeColor="text1"/>
        </w:rPr>
        <w:t>abduktives</w:t>
      </w:r>
      <w:proofErr w:type="spellEnd"/>
      <w:r w:rsidRPr="007310A7">
        <w:rPr>
          <w:color w:val="000000" w:themeColor="text1"/>
        </w:rPr>
        <w:t xml:space="preserve"> Verfahren sowohl von deduktiven, als auch von induktiven Vorgehensweisen und wird einem rekonstruktiven Anspruch am ehesten gerecht</w:t>
      </w:r>
      <w:r w:rsidR="009439D3" w:rsidRPr="007310A7">
        <w:rPr>
          <w:color w:val="000000" w:themeColor="text1"/>
        </w:rPr>
        <w:t xml:space="preserve"> </w:t>
      </w:r>
      <w:r w:rsidR="00043A53" w:rsidRPr="007310A7">
        <w:rPr>
          <w:color w:val="000000" w:themeColor="text1"/>
        </w:rPr>
        <w:fldChar w:fldCharType="begin"/>
      </w:r>
      <w:r w:rsidR="00CE6A7E" w:rsidRPr="007310A7">
        <w:rPr>
          <w:color w:val="000000" w:themeColor="text1"/>
        </w:rPr>
        <w:instrText xml:space="preserve"> ADDIN ZOTERO_ITEM CSL_CITATION {"citationID":"PTej8XeT","properties":{"unsorted":false,"formattedCitation":"(vgl. Rosenthal 2005, 58\\uc0\\u8211{}62)","plainCitation":"(vgl. Rosenthal 2005, 58–62)","noteIndex":0},"citationItems":[{"id":396,"uris":["http://zotero.org/users/local/owKliTIb/items/IHX77LLY"],"itemData":{"id":396,"type":"book","publisher":"München","title":"Interpretative Sozialforschung. Eine Einführung","author":[{"family":"Rosenthal","given":"Gabriele"}],"issued":{"date-parts":[["2005"]]}},"locator":"58-62","label":"page","prefix":"vgl."}],"schema":"https://github.com/citation-style-language/schema/raw/master/csl-citation.json"} </w:instrText>
      </w:r>
      <w:r w:rsidR="00043A53" w:rsidRPr="007310A7">
        <w:rPr>
          <w:color w:val="000000" w:themeColor="text1"/>
        </w:rPr>
        <w:fldChar w:fldCharType="separate"/>
      </w:r>
      <w:r w:rsidR="00CE6A7E" w:rsidRPr="007310A7">
        <w:rPr>
          <w:rFonts w:ascii="Cambria" w:hAnsi="Cambria" w:cs="Times New Roman"/>
          <w:color w:val="000000" w:themeColor="text1"/>
        </w:rPr>
        <w:t>(vgl. Rosenthal 2005, 58–62)</w:t>
      </w:r>
      <w:r w:rsidR="00043A53" w:rsidRPr="007310A7">
        <w:rPr>
          <w:color w:val="000000" w:themeColor="text1"/>
        </w:rPr>
        <w:fldChar w:fldCharType="end"/>
      </w:r>
      <w:r w:rsidRPr="007310A7">
        <w:rPr>
          <w:color w:val="000000" w:themeColor="text1"/>
        </w:rPr>
        <w:t>.</w:t>
      </w:r>
    </w:p>
    <w:p w14:paraId="12DEF0CA" w14:textId="4EAD05FB" w:rsidR="00884E1D" w:rsidRPr="007310A7" w:rsidRDefault="00884E1D" w:rsidP="00884E1D">
      <w:pPr>
        <w:spacing w:line="360" w:lineRule="auto"/>
        <w:jc w:val="both"/>
        <w:rPr>
          <w:color w:val="000000" w:themeColor="text1"/>
        </w:rPr>
      </w:pPr>
      <w:r w:rsidRPr="007310A7">
        <w:rPr>
          <w:color w:val="000000" w:themeColor="text1"/>
        </w:rPr>
        <w:t>Anschließend erfolgt von der „Explikation der Strukturiertheit eines konkret gegebenen sozialen Ablaufs“ – der Fall- bzw. Biographie-Ebene – eine Schlussfolgerung „zu dem allgemeinen Strukturtyp (...) von dem der konkrete Ablauf ein Exemplar darstellt“</w:t>
      </w:r>
      <w:r w:rsidR="00043A53" w:rsidRPr="007310A7">
        <w:rPr>
          <w:color w:val="000000" w:themeColor="text1"/>
        </w:rPr>
        <w:t xml:space="preserve"> </w:t>
      </w:r>
      <w:r w:rsidR="00043A53" w:rsidRPr="007310A7">
        <w:rPr>
          <w:color w:val="000000" w:themeColor="text1"/>
        </w:rPr>
        <w:fldChar w:fldCharType="begin"/>
      </w:r>
      <w:r w:rsidR="00CE6A7E" w:rsidRPr="007310A7">
        <w:rPr>
          <w:color w:val="000000" w:themeColor="text1"/>
        </w:rPr>
        <w:instrText xml:space="preserve"> ADDIN ZOTERO_ITEM CSL_CITATION {"citationID":"8kztktP1","properties":{"unsorted":false,"formattedCitation":"(Oevermann 1983, 246, zitiert nach Rosenthal 2005, 58)","plainCitation":"(Oevermann 1983, 246, zitiert nach Rosenthal 2005, 58)","noteIndex":0},"citationItems":[{"id":396,"uris":["http://zotero.org/users/local/owKliTIb/items/IHX77LLY"],"itemData":{"id":396,"type":"book","publisher":"München","title":"Interpretative Sozialforschung. Eine Einführung","author":[{"family":"Rosenthal","given":"Gabriele"}],"issued":{"date-parts":[["2005"]]}},"locator":"58","label":"page","prefix":"Oevermann 1983, 246, zitiert nach "}],"schema":"https://github.com/citation-style-language/schema/raw/master/csl-citation.json"} </w:instrText>
      </w:r>
      <w:r w:rsidR="00043A53" w:rsidRPr="007310A7">
        <w:rPr>
          <w:color w:val="000000" w:themeColor="text1"/>
        </w:rPr>
        <w:fldChar w:fldCharType="separate"/>
      </w:r>
      <w:r w:rsidR="00CE6A7E" w:rsidRPr="007310A7">
        <w:rPr>
          <w:rFonts w:ascii="Cambria" w:hAnsi="Cambria"/>
          <w:color w:val="000000" w:themeColor="text1"/>
        </w:rPr>
        <w:t>(Oevermann 1983, 246, zitiert nach Rosenthal 2005, 58)</w:t>
      </w:r>
      <w:r w:rsidR="00043A53" w:rsidRPr="007310A7">
        <w:rPr>
          <w:color w:val="000000" w:themeColor="text1"/>
        </w:rPr>
        <w:fldChar w:fldCharType="end"/>
      </w:r>
      <w:r w:rsidRPr="007310A7">
        <w:rPr>
          <w:color w:val="000000" w:themeColor="text1"/>
        </w:rPr>
        <w:t>. Die vorgenommene Identifikation von Wirkungszusammenhängen zwischen biographischen Ereignissen und daraus resultierenden Handlung- bzw. Bearbeitungsstrategien orientiert sich dabei in Abgrenzung zu einem mechanischen Kausalitätsverständnis an der Fragestellung „Wie (.) kam (es) dazu, dass“ (</w:t>
      </w:r>
      <w:proofErr w:type="spellStart"/>
      <w:r w:rsidRPr="007310A7">
        <w:rPr>
          <w:color w:val="000000" w:themeColor="text1"/>
        </w:rPr>
        <w:t>Dausien</w:t>
      </w:r>
      <w:proofErr w:type="spellEnd"/>
      <w:r w:rsidRPr="007310A7">
        <w:rPr>
          <w:color w:val="000000" w:themeColor="text1"/>
        </w:rPr>
        <w:t xml:space="preserve"> 1999, 228, Rosenthal ebd.). </w:t>
      </w:r>
    </w:p>
    <w:p w14:paraId="0DC83D64" w14:textId="66064466" w:rsidR="00884E1D" w:rsidRPr="007310A7" w:rsidRDefault="00884E1D" w:rsidP="00884E1D">
      <w:pPr>
        <w:spacing w:line="360" w:lineRule="auto"/>
        <w:jc w:val="both"/>
        <w:rPr>
          <w:color w:val="000000" w:themeColor="text1"/>
        </w:rPr>
      </w:pPr>
      <w:r w:rsidRPr="007310A7">
        <w:rPr>
          <w:color w:val="000000" w:themeColor="text1"/>
        </w:rPr>
        <w:t xml:space="preserve">In Bezugnahme auf das interpretative Paradigma strebt diese Methode keine numerische Verallgemeinerung an. Das bedeutet, dass das rekonstruktive Verstehen einzelner Fälle bzw. Fallstrukturen zunächst im Vordergrund steht, wobei die Häufigkeit des Auftretens einer Struktur keine Aussage über deren theoretische Relevanz macht </w:t>
      </w:r>
      <w:r w:rsidR="00043A53" w:rsidRPr="007310A7">
        <w:rPr>
          <w:color w:val="000000" w:themeColor="text1"/>
        </w:rPr>
        <w:fldChar w:fldCharType="begin"/>
      </w:r>
      <w:r w:rsidR="00CE6A7E" w:rsidRPr="007310A7">
        <w:rPr>
          <w:color w:val="000000" w:themeColor="text1"/>
        </w:rPr>
        <w:instrText xml:space="preserve"> ADDIN ZOTERO_ITEM CSL_CITATION {"citationID":"phURvj9x","properties":{"unsorted":false,"formattedCitation":"(vgl. G. Rosenthal 2005, 196)","plainCitation":"(vgl. G. Rosenthal 2005, 196)","dontUpdate":true,"noteIndex":0},"citationItems":[{"id":396,"uris":["http://zotero.org/users/local/owKliTIb/items/IHX77LLY"],"itemData":{"id":396,"type":"book","publisher":"München","title":"Interpretative Sozialforschung. Eine Einführung","author":[{"family":"Rosenthal","given":"Gabriele"}],"issued":{"date-parts":[["2005"]]}},"locator":"196","label":"page","prefix":"vgl."}],"schema":"https://github.com/citation-style-language/schema/raw/master/csl-citation.json"} </w:instrText>
      </w:r>
      <w:r w:rsidR="00043A53" w:rsidRPr="007310A7">
        <w:rPr>
          <w:color w:val="000000" w:themeColor="text1"/>
        </w:rPr>
        <w:fldChar w:fldCharType="separate"/>
      </w:r>
      <w:r w:rsidR="005927E7" w:rsidRPr="007310A7">
        <w:rPr>
          <w:rFonts w:ascii="Cambria" w:hAnsi="Cambria"/>
          <w:color w:val="000000" w:themeColor="text1"/>
        </w:rPr>
        <w:t>(vgl. Rosenthal 2005, 196)</w:t>
      </w:r>
      <w:r w:rsidR="00043A53" w:rsidRPr="007310A7">
        <w:rPr>
          <w:color w:val="000000" w:themeColor="text1"/>
        </w:rPr>
        <w:fldChar w:fldCharType="end"/>
      </w:r>
      <w:r w:rsidRPr="007310A7">
        <w:rPr>
          <w:color w:val="000000" w:themeColor="text1"/>
        </w:rPr>
        <w:t>. Eine theoretische Verallgemeinerung der Ergebnisse erfolgt in der Regel im Rahmen einer Typenbildung im letzten Auswertungsschritt (siehe 3.5).</w:t>
      </w:r>
    </w:p>
    <w:p w14:paraId="3DA863A6" w14:textId="5B6EA392" w:rsidR="00884E1D" w:rsidRPr="007310A7" w:rsidRDefault="00884E1D" w:rsidP="00043A53">
      <w:pPr>
        <w:spacing w:before="240" w:line="360" w:lineRule="auto"/>
        <w:jc w:val="both"/>
        <w:rPr>
          <w:color w:val="000000" w:themeColor="text1"/>
        </w:rPr>
      </w:pPr>
      <w:r w:rsidRPr="007310A7">
        <w:rPr>
          <w:color w:val="000000" w:themeColor="text1"/>
        </w:rPr>
        <w:t>Grundlage der im Rahmen dieser Arbeit vorgenommenen biographischen Fallrekonstruktionen nach Rosenthal ist eine heuristische Trennung zwischen erlebter und erzählter Lebensgeschichte (vgl. Rosenthal 1995, ebd.). Letzteres ermöglicht einerseits den biographischen Verlauf und andererseits die Genese und - im Sinne von Interpretationspunkten - die vollzogenen Veränderungen der Perspektive und Deutungsmuster von Biograph*innen nachzuvollziehen</w:t>
      </w:r>
      <w:r w:rsidR="00043A53" w:rsidRPr="007310A7">
        <w:rPr>
          <w:color w:val="000000" w:themeColor="text1"/>
        </w:rPr>
        <w:t xml:space="preserve"> </w:t>
      </w:r>
      <w:r w:rsidR="00043A53" w:rsidRPr="007310A7">
        <w:rPr>
          <w:color w:val="000000" w:themeColor="text1"/>
        </w:rPr>
        <w:fldChar w:fldCharType="begin"/>
      </w:r>
      <w:r w:rsidR="00CE6A7E" w:rsidRPr="007310A7">
        <w:rPr>
          <w:color w:val="000000" w:themeColor="text1"/>
        </w:rPr>
        <w:instrText xml:space="preserve"> ADDIN ZOTERO_ITEM CSL_CITATION {"citationID":"TLYqaZzq","properties":{"unsorted":false,"formattedCitation":"(Fischer 1978, zitiert nach G. Rosenthal 2005, 194)","plainCitation":"(Fischer 1978, zitiert nach G. Rosenthal 2005, 194)","dontUpdate":true,"noteIndex":0},"citationItems":[{"id":396,"uris":["http://zotero.org/users/local/owKliTIb/items/IHX77LLY"],"itemData":{"id":396,"type":"book","publisher":"München","title":"Interpretative Sozialforschung. Eine Einführung","author":[{"family":"Rosenthal","given":"Gabriele"}],"issued":{"date-parts":[["2005"]]}},"locator":"194","label":"page","prefix":"Fischer 1978, zitiert nach"}],"schema":"https://github.com/citation-style-language/schema/raw/master/csl-citation.json"} </w:instrText>
      </w:r>
      <w:r w:rsidR="00043A53" w:rsidRPr="007310A7">
        <w:rPr>
          <w:color w:val="000000" w:themeColor="text1"/>
        </w:rPr>
        <w:fldChar w:fldCharType="separate"/>
      </w:r>
      <w:r w:rsidR="005927E7" w:rsidRPr="007310A7">
        <w:rPr>
          <w:rFonts w:ascii="Cambria" w:hAnsi="Cambria"/>
          <w:color w:val="000000" w:themeColor="text1"/>
        </w:rPr>
        <w:t>(</w:t>
      </w:r>
      <w:r w:rsidR="004168CB" w:rsidRPr="007310A7">
        <w:rPr>
          <w:rFonts w:ascii="Cambria" w:hAnsi="Cambria"/>
          <w:color w:val="000000" w:themeColor="text1"/>
        </w:rPr>
        <w:t xml:space="preserve">vgl. </w:t>
      </w:r>
      <w:r w:rsidR="005927E7" w:rsidRPr="007310A7">
        <w:rPr>
          <w:rFonts w:ascii="Cambria" w:hAnsi="Cambria"/>
          <w:color w:val="000000" w:themeColor="text1"/>
        </w:rPr>
        <w:t>Fischer 1978, zitiert nach Rosenthal 2005, 194)</w:t>
      </w:r>
      <w:r w:rsidR="00043A53" w:rsidRPr="007310A7">
        <w:rPr>
          <w:color w:val="000000" w:themeColor="text1"/>
        </w:rPr>
        <w:fldChar w:fldCharType="end"/>
      </w:r>
      <w:r w:rsidRPr="007310A7">
        <w:rPr>
          <w:color w:val="000000" w:themeColor="text1"/>
        </w:rPr>
        <w:t xml:space="preserve">. Dabei basiert die Möglichkeit, ausgehend von gegenwärtigen Narrationen Hypothesen über das frühere Erleben von Biograph*innen zu bilden, auf den grundlagentheoretischen Annahmen über das Verhältnis </w:t>
      </w:r>
      <w:r w:rsidRPr="007310A7">
        <w:rPr>
          <w:color w:val="000000" w:themeColor="text1"/>
        </w:rPr>
        <w:lastRenderedPageBreak/>
        <w:t>von Erinnern, Erleben und Erzählen.</w:t>
      </w:r>
      <w:r w:rsidRPr="007310A7">
        <w:rPr>
          <w:rStyle w:val="Funotenzeichen"/>
          <w:color w:val="000000" w:themeColor="text1"/>
        </w:rPr>
        <w:footnoteReference w:id="29"/>
      </w:r>
      <w:r w:rsidRPr="007310A7">
        <w:rPr>
          <w:color w:val="000000" w:themeColor="text1"/>
        </w:rPr>
        <w:t xml:space="preserve"> Grundlegend ist, dass die jeweils gegenwärtige Situation der Erzählenden nicht nur beeinflusst, </w:t>
      </w:r>
      <w:r w:rsidRPr="007310A7">
        <w:rPr>
          <w:i/>
          <w:color w:val="000000" w:themeColor="text1"/>
        </w:rPr>
        <w:t>was</w:t>
      </w:r>
      <w:r w:rsidRPr="007310A7">
        <w:rPr>
          <w:color w:val="000000" w:themeColor="text1"/>
        </w:rPr>
        <w:t xml:space="preserve"> erinnert wird, sondern auch </w:t>
      </w:r>
      <w:r w:rsidRPr="007310A7">
        <w:rPr>
          <w:i/>
          <w:color w:val="000000" w:themeColor="text1"/>
        </w:rPr>
        <w:t>wie</w:t>
      </w:r>
      <w:r w:rsidRPr="007310A7">
        <w:rPr>
          <w:color w:val="000000" w:themeColor="text1"/>
        </w:rPr>
        <w:t xml:space="preserve"> sie sich dem Vergangenen zuwenden und in welchem </w:t>
      </w:r>
      <w:r w:rsidRPr="007310A7">
        <w:rPr>
          <w:i/>
          <w:color w:val="000000" w:themeColor="text1"/>
        </w:rPr>
        <w:t>thematischen Feld</w:t>
      </w:r>
      <w:r w:rsidRPr="007310A7">
        <w:rPr>
          <w:color w:val="000000" w:themeColor="text1"/>
        </w:rPr>
        <w:t xml:space="preserve"> sich das Erinnerte dementsprechend darstellt. Somit entstehen je nach aktueller Situation der Biograph*innen neu erinnerte bzw. interpretierte Vergangenheiten. Gleichzeitig sind diese inhaltlich nicht beliebig, sondern werden durch das in der Vergangenheit Erlebte mitbestimmt </w:t>
      </w:r>
      <w:r w:rsidR="00043A53" w:rsidRPr="007310A7">
        <w:rPr>
          <w:color w:val="000000" w:themeColor="text1"/>
        </w:rPr>
        <w:fldChar w:fldCharType="begin"/>
      </w:r>
      <w:r w:rsidR="00CE6A7E" w:rsidRPr="007310A7">
        <w:rPr>
          <w:color w:val="000000" w:themeColor="text1"/>
        </w:rPr>
        <w:instrText xml:space="preserve"> ADDIN ZOTERO_ITEM CSL_CITATION {"citationID":"rWMGdvNP","properties":{"unsorted":false,"formattedCitation":"(vgl. Rosenthal 1995, 27\\uc0\\u8211{}98, 2005, 195\\uc0\\u8211{}96)","plainCitation":"(vgl. Rosenthal 1995, 27–98, 2005, 195–96)","noteIndex":0},"citationItems":[{"id":398,"uris":["http://zotero.org/users/local/owKliTIb/items/5L25DW6Z"],"itemData":{"id":398,"type":"book","publisher-place":"Wiesbaden","title":"Die erlebte und erzählte Lebensgeschichte. Zur Wechselwirkung zwischen Erleben, Erinnern und Erzählen","author":[{"family":"Rosenthal","given":"Gabriele"}],"issued":{"date-parts":[["1995"]]}},"locator":"27-98","label":"page","prefix":"vgl."},{"id":396,"uris":["http://zotero.org/users/local/owKliTIb/items/IHX77LLY"],"itemData":{"id":396,"type":"book","publisher":"München","title":"Interpretative Sozialforschung. Eine Einführung","author":[{"family":"Rosenthal","given":"Gabriele"}],"issued":{"date-parts":[["2005"]]}},"locator":"195-196","label":"page"}],"schema":"https://github.com/citation-style-language/schema/raw/master/csl-citation.json"} </w:instrText>
      </w:r>
      <w:r w:rsidR="00043A53" w:rsidRPr="007310A7">
        <w:rPr>
          <w:color w:val="000000" w:themeColor="text1"/>
        </w:rPr>
        <w:fldChar w:fldCharType="separate"/>
      </w:r>
      <w:r w:rsidR="00CE6A7E" w:rsidRPr="007310A7">
        <w:rPr>
          <w:rFonts w:ascii="Cambria" w:hAnsi="Cambria" w:cs="Times New Roman"/>
          <w:color w:val="000000" w:themeColor="text1"/>
        </w:rPr>
        <w:t>(vgl. Rosenthal 1995, 27–98, 2005, 195–96)</w:t>
      </w:r>
      <w:r w:rsidR="00043A53" w:rsidRPr="007310A7">
        <w:rPr>
          <w:color w:val="000000" w:themeColor="text1"/>
        </w:rPr>
        <w:fldChar w:fldCharType="end"/>
      </w:r>
      <w:r w:rsidRPr="007310A7">
        <w:rPr>
          <w:color w:val="000000" w:themeColor="text1"/>
        </w:rPr>
        <w:t>. Somit werden Erzählungen von selbsterlebten Erfahrungen sowohl durch das Erleben in der Vergangenheit als auch durch die gegenwärtige Perspektive wechselseitig konstituiert. Um das Verhältnis zwischen beiden Ebenen - Perspektive in der Gegenwart und Erleben in der Vergangenheit – untersuchen zu können, müssen beide Bedeutungsebenen zunächst unabhängig voneinander rekonstruiert werden.</w:t>
      </w:r>
    </w:p>
    <w:p w14:paraId="0003BF76" w14:textId="473D271F" w:rsidR="00884E1D" w:rsidRPr="007310A7" w:rsidRDefault="00884E1D" w:rsidP="00884E1D">
      <w:pPr>
        <w:spacing w:line="360" w:lineRule="auto"/>
        <w:jc w:val="both"/>
        <w:rPr>
          <w:color w:val="000000" w:themeColor="text1"/>
        </w:rPr>
      </w:pPr>
      <w:r w:rsidRPr="007310A7">
        <w:rPr>
          <w:color w:val="000000" w:themeColor="text1"/>
        </w:rPr>
        <w:t xml:space="preserve">Die historische bzw. familiengeschichtliche Einbettung von Lebensgeschichten berücksichtigt dabei die Bedeutung intergenerationeller Tradierungsprozesse und deren Einfluss auf die gegenwärtige Perspektive und Handlungsweisen von Biograph*innen </w:t>
      </w:r>
      <w:r w:rsidR="009D6F67" w:rsidRPr="007310A7">
        <w:rPr>
          <w:color w:val="000000" w:themeColor="text1"/>
        </w:rPr>
        <w:fldChar w:fldCharType="begin"/>
      </w:r>
      <w:r w:rsidR="00CE6A7E" w:rsidRPr="007310A7">
        <w:rPr>
          <w:color w:val="000000" w:themeColor="text1"/>
        </w:rPr>
        <w:instrText xml:space="preserve"> ADDIN ZOTERO_ITEM CSL_CITATION {"citationID":"KS4SNF2V","properties":{"unsorted":false,"formattedCitation":"(vgl. Rosenthal 2016)","plainCitation":"(vgl. Rosenthal 2016)","noteIndex":0},"citationItems":[{"id":400,"uris":["http://zotero.org/users/local/owKliTIb/items/BWCFSNRH"],"itemData":{"id":400,"type":"article-journal","container-title":"Forum Qualitative Sozialforschung","issue":"2","page":"Art. 13","title":"Die Erforschung kollektiver und individueller Dynamik – Zu einer historisch und prozess-soziologisch orientierten interpretativen Sozialforschung","volume":"17","author":[{"family":"Rosenthal","given":"Gabriele"}],"issued":{"date-parts":[["2016"]]}},"prefix":"vgl."}],"schema":"https://github.com/citation-style-language/schema/raw/master/csl-citation.json"} </w:instrText>
      </w:r>
      <w:r w:rsidR="009D6F67" w:rsidRPr="007310A7">
        <w:rPr>
          <w:color w:val="000000" w:themeColor="text1"/>
        </w:rPr>
        <w:fldChar w:fldCharType="separate"/>
      </w:r>
      <w:r w:rsidR="00CE6A7E" w:rsidRPr="007310A7">
        <w:rPr>
          <w:rFonts w:ascii="Cambria" w:hAnsi="Cambria"/>
          <w:color w:val="000000" w:themeColor="text1"/>
        </w:rPr>
        <w:t>(vgl. Rosenthal 2016)</w:t>
      </w:r>
      <w:r w:rsidR="009D6F67" w:rsidRPr="007310A7">
        <w:rPr>
          <w:color w:val="000000" w:themeColor="text1"/>
        </w:rPr>
        <w:fldChar w:fldCharType="end"/>
      </w:r>
      <w:r w:rsidRPr="007310A7">
        <w:rPr>
          <w:color w:val="000000" w:themeColor="text1"/>
        </w:rPr>
        <w:t>. Gleichzeitig werden im Rahmen der Fall</w:t>
      </w:r>
      <w:r w:rsidR="003D2D64" w:rsidRPr="007310A7">
        <w:rPr>
          <w:color w:val="000000" w:themeColor="text1"/>
        </w:rPr>
        <w:t>auswertungen</w:t>
      </w:r>
      <w:r w:rsidRPr="007310A7">
        <w:rPr>
          <w:color w:val="000000" w:themeColor="text1"/>
        </w:rPr>
        <w:t xml:space="preserve"> </w:t>
      </w:r>
      <w:r w:rsidR="00343387" w:rsidRPr="007310A7">
        <w:rPr>
          <w:color w:val="000000" w:themeColor="text1"/>
        </w:rPr>
        <w:t xml:space="preserve">sozial relevante </w:t>
      </w:r>
      <w:r w:rsidRPr="007310A7">
        <w:rPr>
          <w:color w:val="000000" w:themeColor="text1"/>
        </w:rPr>
        <w:t>Diskurse sowie deren Entwicklungen</w:t>
      </w:r>
      <w:r w:rsidR="00E9083B" w:rsidRPr="007310A7">
        <w:rPr>
          <w:color w:val="000000" w:themeColor="text1"/>
        </w:rPr>
        <w:t xml:space="preserve"> </w:t>
      </w:r>
      <w:r w:rsidR="003D2D64" w:rsidRPr="007310A7">
        <w:rPr>
          <w:color w:val="000000" w:themeColor="text1"/>
        </w:rPr>
        <w:t>wissenssoziologisch mit rekonstruiert</w:t>
      </w:r>
      <w:r w:rsidRPr="007310A7">
        <w:rPr>
          <w:color w:val="000000" w:themeColor="text1"/>
        </w:rPr>
        <w:t xml:space="preserve">, da diese entscheidenden Einfluss auf die Deutungsmuster - und z.T. Handlungsstrategien – von Biograph*innen nehmen können </w:t>
      </w:r>
      <w:r w:rsidR="009D6F67" w:rsidRPr="007310A7">
        <w:rPr>
          <w:color w:val="000000" w:themeColor="text1"/>
        </w:rPr>
        <w:fldChar w:fldCharType="begin"/>
      </w:r>
      <w:r w:rsidR="00CE6A7E" w:rsidRPr="007310A7">
        <w:rPr>
          <w:color w:val="000000" w:themeColor="text1"/>
        </w:rPr>
        <w:instrText xml:space="preserve"> ADDIN ZOTERO_ITEM CSL_CITATION {"citationID":"Gu9cCqLH","properties":{"unsorted":false,"formattedCitation":"(vgl. Rosenthal 2005, 194)","plainCitation":"(vgl. Rosenthal 2005, 194)","noteIndex":0},"citationItems":[{"id":396,"uris":["http://zotero.org/users/local/owKliTIb/items/IHX77LLY"],"itemData":{"id":396,"type":"book","publisher":"München","title":"Interpretative Sozialforschung. Eine Einführung","author":[{"family":"Rosenthal","given":"Gabriele"}],"issued":{"date-parts":[["2005"]]}},"locator":"194","label":"page","prefix":"vgl."}],"schema":"https://github.com/citation-style-language/schema/raw/master/csl-citation.json"} </w:instrText>
      </w:r>
      <w:r w:rsidR="009D6F67" w:rsidRPr="007310A7">
        <w:rPr>
          <w:color w:val="000000" w:themeColor="text1"/>
        </w:rPr>
        <w:fldChar w:fldCharType="separate"/>
      </w:r>
      <w:r w:rsidR="00CE6A7E" w:rsidRPr="007310A7">
        <w:rPr>
          <w:rFonts w:ascii="Cambria" w:hAnsi="Cambria"/>
          <w:color w:val="000000" w:themeColor="text1"/>
        </w:rPr>
        <w:t>(vgl. Rosenthal 2005, 194)</w:t>
      </w:r>
      <w:r w:rsidR="009D6F67" w:rsidRPr="007310A7">
        <w:rPr>
          <w:color w:val="000000" w:themeColor="text1"/>
        </w:rPr>
        <w:fldChar w:fldCharType="end"/>
      </w:r>
      <w:r w:rsidRPr="007310A7">
        <w:rPr>
          <w:color w:val="000000" w:themeColor="text1"/>
        </w:rPr>
        <w:t xml:space="preserve">. Somit dient die anfängliche methodische Trennung zwischen der Rekonstruktion von Erlebtem und Erzählten auch der Identifizierung dieser zeitlich verankerten diskursiven Einflüsse. </w:t>
      </w:r>
    </w:p>
    <w:p w14:paraId="2AD4B16A" w14:textId="1E047C8E" w:rsidR="00884E1D" w:rsidRPr="007310A7" w:rsidRDefault="00884E1D" w:rsidP="00884E1D">
      <w:pPr>
        <w:spacing w:line="360" w:lineRule="auto"/>
        <w:jc w:val="both"/>
        <w:rPr>
          <w:color w:val="000000" w:themeColor="text1"/>
        </w:rPr>
      </w:pPr>
      <w:r w:rsidRPr="007310A7">
        <w:rPr>
          <w:color w:val="000000" w:themeColor="text1"/>
        </w:rPr>
        <w:t xml:space="preserve">Auf einer methodologischen Ebene impliziert dies, dass biographische Fallanalysen „immer auch eine Form von Diskursanalyse“ beinhalten </w:t>
      </w:r>
      <w:r w:rsidR="009D6F67" w:rsidRPr="007310A7">
        <w:rPr>
          <w:color w:val="000000" w:themeColor="text1"/>
        </w:rPr>
        <w:fldChar w:fldCharType="begin"/>
      </w:r>
      <w:r w:rsidR="00CE6A7E" w:rsidRPr="007310A7">
        <w:rPr>
          <w:color w:val="000000" w:themeColor="text1"/>
        </w:rPr>
        <w:instrText xml:space="preserve"> ADDIN ZOTERO_ITEM CSL_CITATION {"citationID":"v3rb4mxo","properties":{"unsorted":false,"formattedCitation":"(Rosenthal 2005, 205)","plainCitation":"(Rosenthal 2005, 205)","noteIndex":0},"citationItems":[{"id":396,"uris":["http://zotero.org/users/local/owKliTIb/items/IHX77LLY"],"itemData":{"id":396,"type":"book","publisher":"München","title":"Interpretative Sozialforschung. Eine Einführung","author":[{"family":"Rosenthal","given":"Gabriele"}],"issued":{"date-parts":[["2005"]]}},"locator":"205","label":"page"}],"schema":"https://github.com/citation-style-language/schema/raw/master/csl-citation.json"} </w:instrText>
      </w:r>
      <w:r w:rsidR="009D6F67" w:rsidRPr="007310A7">
        <w:rPr>
          <w:color w:val="000000" w:themeColor="text1"/>
        </w:rPr>
        <w:fldChar w:fldCharType="separate"/>
      </w:r>
      <w:r w:rsidR="00CE6A7E" w:rsidRPr="007310A7">
        <w:rPr>
          <w:rFonts w:ascii="Cambria" w:hAnsi="Cambria"/>
          <w:color w:val="000000" w:themeColor="text1"/>
        </w:rPr>
        <w:t>(Rosenthal 2005, 205)</w:t>
      </w:r>
      <w:r w:rsidR="009D6F67" w:rsidRPr="007310A7">
        <w:rPr>
          <w:color w:val="000000" w:themeColor="text1"/>
        </w:rPr>
        <w:fldChar w:fldCharType="end"/>
      </w:r>
      <w:r w:rsidRPr="007310A7">
        <w:rPr>
          <w:color w:val="000000" w:themeColor="text1"/>
        </w:rPr>
        <w:t>. Im Rahmen dieser Arbeit habe ich mich dazu entschieden konkrete fallrelevante Diskurselemente innerhalb der biographischen Fallrekonstruktion zu diskutieren und zudem eine umfassendere Analyse von Intergeschlechtlichkeits-Diskursen an den Anfang der Studie zu stellen. Letzteres ermöglichte mir zum einen diskursspezifische Strategien und zum andern das Verhältnis zwischen verschiedenen Diskursen herauszuarbeiten (siehe 2.1-2.2).</w:t>
      </w:r>
    </w:p>
    <w:p w14:paraId="6C137DE0" w14:textId="77777777" w:rsidR="00884E1D" w:rsidRPr="007310A7" w:rsidRDefault="00884E1D" w:rsidP="009D6F67">
      <w:pPr>
        <w:pStyle w:val="berschrift2"/>
        <w:spacing w:before="360" w:after="240"/>
        <w:jc w:val="both"/>
        <w:rPr>
          <w:rFonts w:asciiTheme="minorHAnsi" w:hAnsiTheme="minorHAnsi"/>
          <w:b/>
          <w:color w:val="000000" w:themeColor="text1"/>
          <w:sz w:val="24"/>
          <w:szCs w:val="24"/>
        </w:rPr>
      </w:pPr>
      <w:bookmarkStart w:id="30" w:name="_Toc233288768"/>
      <w:r w:rsidRPr="007310A7">
        <w:rPr>
          <w:rFonts w:asciiTheme="minorHAnsi" w:hAnsiTheme="minorHAnsi"/>
          <w:b/>
          <w:color w:val="000000" w:themeColor="text1"/>
          <w:sz w:val="24"/>
          <w:szCs w:val="24"/>
        </w:rPr>
        <w:lastRenderedPageBreak/>
        <w:t xml:space="preserve">4.5. Gegenstandsbezug und </w:t>
      </w:r>
      <w:proofErr w:type="spellStart"/>
      <w:r w:rsidRPr="007310A7">
        <w:rPr>
          <w:rFonts w:asciiTheme="minorHAnsi" w:hAnsiTheme="minorHAnsi"/>
          <w:b/>
          <w:color w:val="000000" w:themeColor="text1"/>
          <w:sz w:val="24"/>
          <w:szCs w:val="24"/>
        </w:rPr>
        <w:t>biographieanalytischer</w:t>
      </w:r>
      <w:proofErr w:type="spellEnd"/>
      <w:r w:rsidRPr="007310A7">
        <w:rPr>
          <w:rFonts w:asciiTheme="minorHAnsi" w:hAnsiTheme="minorHAnsi"/>
          <w:b/>
          <w:color w:val="000000" w:themeColor="text1"/>
          <w:sz w:val="24"/>
          <w:szCs w:val="24"/>
        </w:rPr>
        <w:t xml:space="preserve"> Zugang zu Geschlecht</w:t>
      </w:r>
      <w:bookmarkEnd w:id="30"/>
    </w:p>
    <w:p w14:paraId="610DEC47" w14:textId="6E5FAEAE" w:rsidR="00884E1D" w:rsidRPr="007310A7" w:rsidRDefault="00884E1D" w:rsidP="00884E1D">
      <w:pPr>
        <w:spacing w:line="360" w:lineRule="auto"/>
        <w:jc w:val="both"/>
        <w:rPr>
          <w:color w:val="000000" w:themeColor="text1"/>
        </w:rPr>
      </w:pPr>
      <w:r w:rsidRPr="007310A7">
        <w:rPr>
          <w:color w:val="000000" w:themeColor="text1"/>
        </w:rPr>
        <w:t>Die gewählte Datenerhebungs- und Auswertungsmethode ermöglicht sowohl das biographisch gewordene Erleben intergeschlechtlicher Personen im Kontext geschlechtsbezogener medizinischer Behandlungserfahrungen zu rekonstruieren als auch die Genese ihrer gegenwärtigen Perspektive</w:t>
      </w:r>
      <w:r w:rsidR="00550DA9" w:rsidRPr="007310A7">
        <w:rPr>
          <w:color w:val="000000" w:themeColor="text1"/>
        </w:rPr>
        <w:t xml:space="preserve"> </w:t>
      </w:r>
      <w:r w:rsidR="00550DA9" w:rsidRPr="007310A7">
        <w:rPr>
          <w:color w:val="000000" w:themeColor="text1"/>
        </w:rPr>
        <w:fldChar w:fldCharType="begin"/>
      </w:r>
      <w:r w:rsidR="00CE6A7E" w:rsidRPr="007310A7">
        <w:rPr>
          <w:color w:val="000000" w:themeColor="text1"/>
        </w:rPr>
        <w:instrText xml:space="preserve"> ADDIN ZOTERO_ITEM CSL_CITATION {"citationID":"psXVTiW2","properties":{"unsorted":false,"formattedCitation":"(vgl. Rosenthal 2005, 194)","plainCitation":"(vgl. Rosenthal 2005, 194)","noteIndex":0},"citationItems":[{"id":396,"uris":["http://zotero.org/users/local/owKliTIb/items/IHX77LLY"],"itemData":{"id":396,"type":"book","publisher":"München","title":"Interpretative Sozialforschung. Eine Einführung","author":[{"family":"Rosenthal","given":"Gabriele"}],"issued":{"date-parts":[["2005"]]}},"locator":"194","label":"page","prefix":"vgl."}],"schema":"https://github.com/citation-style-language/schema/raw/master/csl-citation.json"} </w:instrText>
      </w:r>
      <w:r w:rsidR="00550DA9" w:rsidRPr="007310A7">
        <w:rPr>
          <w:color w:val="000000" w:themeColor="text1"/>
        </w:rPr>
        <w:fldChar w:fldCharType="separate"/>
      </w:r>
      <w:r w:rsidR="00CE6A7E" w:rsidRPr="007310A7">
        <w:rPr>
          <w:rFonts w:ascii="Cambria" w:hAnsi="Cambria"/>
          <w:color w:val="000000" w:themeColor="text1"/>
        </w:rPr>
        <w:t>(vgl. Rosenthal 2005, 194)</w:t>
      </w:r>
      <w:r w:rsidR="00550DA9" w:rsidRPr="007310A7">
        <w:rPr>
          <w:color w:val="000000" w:themeColor="text1"/>
        </w:rPr>
        <w:fldChar w:fldCharType="end"/>
      </w:r>
      <w:r w:rsidRPr="007310A7">
        <w:rPr>
          <w:color w:val="000000" w:themeColor="text1"/>
        </w:rPr>
        <w:t>.</w:t>
      </w:r>
    </w:p>
    <w:p w14:paraId="6E2E5AD3" w14:textId="69A96C42" w:rsidR="00884E1D" w:rsidRPr="007310A7" w:rsidRDefault="00884E1D" w:rsidP="00884E1D">
      <w:pPr>
        <w:spacing w:line="360" w:lineRule="auto"/>
        <w:jc w:val="both"/>
        <w:rPr>
          <w:color w:val="000000" w:themeColor="text1"/>
        </w:rPr>
      </w:pPr>
      <w:r w:rsidRPr="007310A7">
        <w:rPr>
          <w:color w:val="000000" w:themeColor="text1"/>
        </w:rPr>
        <w:t>Da Biographien als „ein individuelles und soziales Produkt“</w:t>
      </w:r>
      <w:r w:rsidR="00CE6A7E" w:rsidRPr="007310A7">
        <w:rPr>
          <w:color w:val="000000" w:themeColor="text1"/>
        </w:rPr>
        <w:t xml:space="preserve"> </w:t>
      </w:r>
      <w:r w:rsidR="00CE6A7E" w:rsidRPr="007310A7">
        <w:rPr>
          <w:color w:val="000000" w:themeColor="text1"/>
        </w:rPr>
        <w:fldChar w:fldCharType="begin"/>
      </w:r>
      <w:r w:rsidR="00CE6A7E" w:rsidRPr="007310A7">
        <w:rPr>
          <w:color w:val="000000" w:themeColor="text1"/>
        </w:rPr>
        <w:instrText xml:space="preserve"> ADDIN ZOTERO_ITEM CSL_CITATION {"citationID":"SJwZYW3m","properties":{"unsorted":false,"formattedCitation":"(Rosenthal 2015, 201)","plainCitation":"(Rosenthal 2015, 201)","noteIndex":0},"citationItems":[{"id":1219,"uris":["http://zotero.org/users/local/owKliTIb/items/YTWA9BVQ"],"itemData":{"id":1219,"type":"book","collection-title":"Grundlagentexte Soziologie","ISBN":"978-3-7799-2614-6","publisher":"Beltz Juventa","title":"Interpretative Sozialforschung: eine Einführung","URL":"https://books.google.de/books?id=axSLrgEACAAJ","author":[{"family":"Rosenthal","given":"Gabriele"}],"issued":{"date-parts":[["2015"]]}},"locator":"201","label":"page"}],"schema":"https://github.com/citation-style-language/schema/raw/master/csl-citation.json"} </w:instrText>
      </w:r>
      <w:r w:rsidR="00CE6A7E" w:rsidRPr="007310A7">
        <w:rPr>
          <w:color w:val="000000" w:themeColor="text1"/>
        </w:rPr>
        <w:fldChar w:fldCharType="separate"/>
      </w:r>
      <w:r w:rsidR="00CE6A7E" w:rsidRPr="007310A7">
        <w:rPr>
          <w:rFonts w:ascii="Cambria" w:hAnsi="Cambria"/>
          <w:color w:val="000000" w:themeColor="text1"/>
        </w:rPr>
        <w:t>(Rosenthal 2015, 201)</w:t>
      </w:r>
      <w:r w:rsidR="00CE6A7E" w:rsidRPr="007310A7">
        <w:rPr>
          <w:color w:val="000000" w:themeColor="text1"/>
        </w:rPr>
        <w:fldChar w:fldCharType="end"/>
      </w:r>
      <w:r w:rsidRPr="007310A7">
        <w:rPr>
          <w:color w:val="000000" w:themeColor="text1"/>
        </w:rPr>
        <w:t xml:space="preserve"> verstehbar sind und ihre Rekonstruktion der interaktionellen Dimension von Sozialisierung Rechnung trägt, beschränkt sich die Aussagekraft der empirischen Ergebnisse nicht auf die rein subjektive Perspektive der Biograph*innen. Es wird zugleich auch die allgemeine, soziale und strukturelle Dimension des Individuellen erfasst</w:t>
      </w:r>
      <w:r w:rsidR="00550DA9" w:rsidRPr="007310A7">
        <w:rPr>
          <w:color w:val="000000" w:themeColor="text1"/>
        </w:rPr>
        <w:t xml:space="preserve"> </w:t>
      </w:r>
      <w:r w:rsidR="00550DA9" w:rsidRPr="007310A7">
        <w:rPr>
          <w:color w:val="000000" w:themeColor="text1"/>
        </w:rPr>
        <w:fldChar w:fldCharType="begin"/>
      </w:r>
      <w:r w:rsidR="00CE6A7E" w:rsidRPr="007310A7">
        <w:rPr>
          <w:color w:val="000000" w:themeColor="text1"/>
        </w:rPr>
        <w:instrText xml:space="preserve"> ADDIN ZOTERO_ITEM CSL_CITATION {"citationID":"FTQFGJLu","properties":{"unsorted":false,"formattedCitation":"(vgl. Hurrelmann 2000, 69, zitiert nach Rosenthal 2005, 199)","plainCitation":"(vgl. Hurrelmann 2000, 69, zitiert nach Rosenthal 2005, 199)","noteIndex":0},"citationItems":[{"id":396,"uris":["http://zotero.org/users/local/owKliTIb/items/IHX77LLY"],"itemData":{"id":396,"type":"book","publisher":"München","title":"Interpretative Sozialforschung. Eine Einführung","author":[{"family":"Rosenthal","given":"Gabriele"}],"issued":{"date-parts":[["2005"]]}},"locator":"199","label":"page","prefix":"vgl. Hurrelmann 2000, 69, zitiert nach"}],"schema":"https://github.com/citation-style-language/schema/raw/master/csl-citation.json"} </w:instrText>
      </w:r>
      <w:r w:rsidR="00550DA9" w:rsidRPr="007310A7">
        <w:rPr>
          <w:color w:val="000000" w:themeColor="text1"/>
        </w:rPr>
        <w:fldChar w:fldCharType="separate"/>
      </w:r>
      <w:r w:rsidR="00CE6A7E" w:rsidRPr="007310A7">
        <w:rPr>
          <w:rFonts w:ascii="Cambria" w:hAnsi="Cambria"/>
          <w:color w:val="000000" w:themeColor="text1"/>
        </w:rPr>
        <w:t>(vgl. Hurrelmann 2000, 69, zitiert nach Rosenthal 2005, 199)</w:t>
      </w:r>
      <w:r w:rsidR="00550DA9" w:rsidRPr="007310A7">
        <w:rPr>
          <w:color w:val="000000" w:themeColor="text1"/>
        </w:rPr>
        <w:fldChar w:fldCharType="end"/>
      </w:r>
      <w:r w:rsidRPr="007310A7">
        <w:rPr>
          <w:color w:val="000000" w:themeColor="text1"/>
        </w:rPr>
        <w:t>.</w:t>
      </w:r>
      <w:r w:rsidRPr="007310A7">
        <w:rPr>
          <w:rStyle w:val="Funotenzeichen"/>
          <w:color w:val="000000" w:themeColor="text1"/>
        </w:rPr>
        <w:footnoteReference w:id="30"/>
      </w:r>
    </w:p>
    <w:p w14:paraId="035F343C" w14:textId="73B4FA99" w:rsidR="00884E1D" w:rsidRPr="007310A7" w:rsidRDefault="00884E1D" w:rsidP="00884E1D">
      <w:pPr>
        <w:spacing w:line="360" w:lineRule="auto"/>
        <w:jc w:val="both"/>
        <w:rPr>
          <w:color w:val="000000" w:themeColor="text1"/>
        </w:rPr>
      </w:pPr>
      <w:r w:rsidRPr="007310A7">
        <w:rPr>
          <w:color w:val="000000" w:themeColor="text1"/>
        </w:rPr>
        <w:t xml:space="preserve">Die Berücksichtigung sozialer Strukturen für die Konstitution individueller Erfahrungen gilt ebenfalls hinsichtlich der Erfassung bzw. Analyse von Kategorisierungs- und Zuschreibungserfahrungen, die in der Erfahrungsaufschichtung geschlechtlich marginalisierter Personen häufig eine hohe biographische Relevanz aufweisen </w:t>
      </w:r>
      <w:r w:rsidR="00550DA9" w:rsidRPr="007310A7">
        <w:rPr>
          <w:color w:val="000000" w:themeColor="text1"/>
        </w:rPr>
        <w:fldChar w:fldCharType="begin"/>
      </w:r>
      <w:r w:rsidR="00550DA9" w:rsidRPr="007310A7">
        <w:rPr>
          <w:color w:val="000000" w:themeColor="text1"/>
        </w:rPr>
        <w:instrText xml:space="preserve"> ADDIN ZOTERO_ITEM CSL_CITATION {"citationID":"EBseno9x","properties":{"unsorted":false,"formattedCitation":"(vgl. z.B. Gregor 2015)","plainCitation":"(vgl. z.B. Gregor 2015)","noteIndex":0},"citationItems":[{"id":839,"uris":["http://zotero.org/users/local/owKliTIb/items/EES5IYA2"],"itemData":{"id":839,"type":"book","publisher-place":"Bielefeld","title":"Constructing Intersex","author":[{"family":"Gregor","given":"Joris"}],"issued":{"date-parts":[["2015"]]}},"prefix":"vgl. z.B."}],"schema":"https://github.com/citation-style-language/schema/raw/master/csl-citation.json"} </w:instrText>
      </w:r>
      <w:r w:rsidR="00550DA9" w:rsidRPr="007310A7">
        <w:rPr>
          <w:color w:val="000000" w:themeColor="text1"/>
        </w:rPr>
        <w:fldChar w:fldCharType="separate"/>
      </w:r>
      <w:r w:rsidR="00550DA9" w:rsidRPr="007310A7">
        <w:rPr>
          <w:rFonts w:ascii="Cambria" w:hAnsi="Cambria"/>
          <w:color w:val="000000" w:themeColor="text1"/>
        </w:rPr>
        <w:t>(vgl. z.B. Gregor 2015)</w:t>
      </w:r>
      <w:r w:rsidR="00550DA9" w:rsidRPr="007310A7">
        <w:rPr>
          <w:color w:val="000000" w:themeColor="text1"/>
        </w:rPr>
        <w:fldChar w:fldCharType="end"/>
      </w:r>
      <w:r w:rsidRPr="007310A7">
        <w:rPr>
          <w:color w:val="000000" w:themeColor="text1"/>
        </w:rPr>
        <w:t xml:space="preserve">. Dabei setzt die gewählte Methodologie Geschlecht nicht als Kategorie voraus, sondern geht in einem sozialkonstruktivistischen Sinne davon aus, dass letztere in sozialen Interaktionen ebenso hervorgebracht bzw. reproduziert wird wie mögliche ‚Abweichungen’ von – zumindest im Globalen Norden – überwiegend binär konstruierten Geschlechternormen. Geschlecht als Struktur- und Wissenskategorie wird </w:t>
      </w:r>
      <w:r w:rsidR="00C4326A" w:rsidRPr="007310A7">
        <w:rPr>
          <w:color w:val="000000" w:themeColor="text1"/>
        </w:rPr>
        <w:t xml:space="preserve">dieser Perspektivierung folgend </w:t>
      </w:r>
      <w:r w:rsidRPr="007310A7">
        <w:rPr>
          <w:color w:val="000000" w:themeColor="text1"/>
        </w:rPr>
        <w:t>in der Wechselwirkung von individuellem Handeln</w:t>
      </w:r>
      <w:r w:rsidR="00C4326A" w:rsidRPr="007310A7">
        <w:rPr>
          <w:color w:val="000000" w:themeColor="text1"/>
        </w:rPr>
        <w:t xml:space="preserve"> und </w:t>
      </w:r>
      <w:r w:rsidR="000013F3" w:rsidRPr="007310A7">
        <w:rPr>
          <w:color w:val="000000" w:themeColor="text1"/>
        </w:rPr>
        <w:t xml:space="preserve">gesellschaftlichen </w:t>
      </w:r>
      <w:r w:rsidR="00C4326A" w:rsidRPr="007310A7">
        <w:rPr>
          <w:color w:val="000000" w:themeColor="text1"/>
        </w:rPr>
        <w:t>Strukturen</w:t>
      </w:r>
      <w:r w:rsidR="007B0238" w:rsidRPr="007310A7">
        <w:rPr>
          <w:color w:val="000000" w:themeColor="text1"/>
        </w:rPr>
        <w:t xml:space="preserve"> </w:t>
      </w:r>
      <w:r w:rsidR="000013F3" w:rsidRPr="007310A7">
        <w:rPr>
          <w:color w:val="000000" w:themeColor="text1"/>
        </w:rPr>
        <w:t xml:space="preserve">sozial </w:t>
      </w:r>
      <w:r w:rsidR="00330D92" w:rsidRPr="007310A7">
        <w:rPr>
          <w:color w:val="000000" w:themeColor="text1"/>
        </w:rPr>
        <w:t xml:space="preserve">konstituiert </w:t>
      </w:r>
      <w:r w:rsidR="0046525F" w:rsidRPr="007310A7">
        <w:rPr>
          <w:color w:val="000000" w:themeColor="text1"/>
        </w:rPr>
        <w:fldChar w:fldCharType="begin"/>
      </w:r>
      <w:r w:rsidR="00F370E7">
        <w:rPr>
          <w:color w:val="000000" w:themeColor="text1"/>
        </w:rPr>
        <w:instrText xml:space="preserve"> ADDIN ZOTERO_ITEM CSL_CITATION {"citationID":"FpJPoeeB","properties":{"unsorted":false,"formattedCitation":"(vgl. Alheit und Dausien, 2000, 270ff; Gregor 2015, 138)","plainCitation":"(vgl. Alheit und Dausien, 2000, 270ff; Gregor 2015, 138)","dontUpdate":true,"noteIndex":0},"citationItems":[{"id":1249,"uris":["http://zotero.org/users/local/owKliTIb/items/RCV5BJ8A"],"itemData":{"id":1249,"type":"chapter","container-title":"Biographische Sozialisation","page":"257-283","publisher":"Lucius &amp; Lucius","publisher-place":"Stuttgart","title":"Die biographische Konstruktion der Wirklichkeit. Überlegungen zur Biografizität des Sozialen","author":[{"family":"Alheit","given":"P"},{"family":"Dausien,","given":"B"}],"editor":[{"family":"Hoerning","given":"E. M."}],"issued":{"date-parts":[["2000"]]}},"locator":"270ff","label":"page","prefix":"vgl."},{"id":839,"uris":["http://zotero.org/users/local/owKliTIb/items/EES5IYA2"],"itemData":{"id":839,"type":"book","publisher-place":"Bielefeld","title":"Constructing Intersex","author":[{"family":"Gregor","given":"Joris"}],"issued":{"date-parts":[["2015"]]}},"locator":"138","label":"page"}],"schema":"https://github.com/citation-style-language/schema/raw/master/csl-citation.json"} </w:instrText>
      </w:r>
      <w:r w:rsidR="0046525F" w:rsidRPr="007310A7">
        <w:rPr>
          <w:color w:val="000000" w:themeColor="text1"/>
        </w:rPr>
        <w:fldChar w:fldCharType="separate"/>
      </w:r>
      <w:r w:rsidR="00977B74" w:rsidRPr="007310A7">
        <w:rPr>
          <w:rFonts w:ascii="Cambria" w:hAnsi="Cambria"/>
          <w:color w:val="000000" w:themeColor="text1"/>
        </w:rPr>
        <w:t xml:space="preserve">(vgl. Alheit und </w:t>
      </w:r>
      <w:proofErr w:type="spellStart"/>
      <w:r w:rsidR="00977B74" w:rsidRPr="007310A7">
        <w:rPr>
          <w:rFonts w:ascii="Cambria" w:hAnsi="Cambria"/>
          <w:color w:val="000000" w:themeColor="text1"/>
        </w:rPr>
        <w:t>Dausien</w:t>
      </w:r>
      <w:proofErr w:type="spellEnd"/>
      <w:r w:rsidR="00977B74" w:rsidRPr="007310A7">
        <w:rPr>
          <w:rFonts w:ascii="Cambria" w:hAnsi="Cambria"/>
          <w:color w:val="000000" w:themeColor="text1"/>
        </w:rPr>
        <w:t>, 2000, 270ff</w:t>
      </w:r>
      <w:r w:rsidR="00955C43" w:rsidRPr="007310A7">
        <w:rPr>
          <w:rFonts w:ascii="Cambria" w:hAnsi="Cambria"/>
          <w:color w:val="000000" w:themeColor="text1"/>
        </w:rPr>
        <w:t>.</w:t>
      </w:r>
      <w:r w:rsidR="00977B74" w:rsidRPr="007310A7">
        <w:rPr>
          <w:rFonts w:ascii="Cambria" w:hAnsi="Cambria"/>
          <w:color w:val="000000" w:themeColor="text1"/>
        </w:rPr>
        <w:t>; Gregor 2015, 138)</w:t>
      </w:r>
      <w:r w:rsidR="0046525F" w:rsidRPr="007310A7">
        <w:rPr>
          <w:color w:val="000000" w:themeColor="text1"/>
        </w:rPr>
        <w:fldChar w:fldCharType="end"/>
      </w:r>
      <w:r w:rsidR="00977B74" w:rsidRPr="007310A7">
        <w:rPr>
          <w:color w:val="000000" w:themeColor="text1"/>
        </w:rPr>
        <w:t>.</w:t>
      </w:r>
    </w:p>
    <w:p w14:paraId="00959253" w14:textId="4DAA88AB" w:rsidR="00B66823" w:rsidRPr="007310A7" w:rsidRDefault="00884E1D" w:rsidP="00884E1D">
      <w:pPr>
        <w:spacing w:line="360" w:lineRule="auto"/>
        <w:jc w:val="both"/>
        <w:rPr>
          <w:color w:val="000000" w:themeColor="text1"/>
        </w:rPr>
      </w:pPr>
      <w:r w:rsidRPr="007310A7">
        <w:rPr>
          <w:color w:val="000000" w:themeColor="text1"/>
        </w:rPr>
        <w:t xml:space="preserve">Die daraus resultierenden, in der Geschlechterforschung häufig als Zwei-Geschlechter-Ordnung bezeichneten </w:t>
      </w:r>
      <w:r w:rsidR="000013F3" w:rsidRPr="007310A7">
        <w:rPr>
          <w:color w:val="000000" w:themeColor="text1"/>
        </w:rPr>
        <w:t xml:space="preserve">normativen </w:t>
      </w:r>
      <w:r w:rsidRPr="007310A7">
        <w:rPr>
          <w:color w:val="000000" w:themeColor="text1"/>
        </w:rPr>
        <w:t xml:space="preserve">Anforderungen sind für intergeschlechtliche Biograph*innen besonders relevant </w:t>
      </w:r>
      <w:r w:rsidR="0046525F" w:rsidRPr="007310A7">
        <w:rPr>
          <w:color w:val="000000" w:themeColor="text1"/>
        </w:rPr>
        <w:fldChar w:fldCharType="begin"/>
      </w:r>
      <w:r w:rsidR="0046525F" w:rsidRPr="007310A7">
        <w:rPr>
          <w:color w:val="000000" w:themeColor="text1"/>
        </w:rPr>
        <w:instrText xml:space="preserve"> ADDIN ZOTERO_ITEM CSL_CITATION {"citationID":"xtWKF7jV","properties":{"unsorted":false,"formattedCitation":"(vgl. z.B. Engel 2015)","plainCitation":"(vgl. z.B. Engel 2015)","noteIndex":0},"citationItems":[{"id":127,"uris":["http://zotero.org/users/local/owKliTIb/items/H96VC6MJ"],"itemData":{"id":127,"type":"chapter","container-title":"Geschlecht in gesellschaftlichen Transformationsprozessen","DOI":"10.2307/j.ctvddzvpc.13","page":"191-204","publisher":"Verlag Barbara Budrich","title":"Queere Politik der Paradoxie: Widerstand unter Bedingungen neoliberaler Vereinnahmung","URL":"https://doi.org/10.2307/j.ctvddzvpc.13","author":[{"family":"Engel","given":"Antke"}],"editor":[{"family":"Walgenbach","given":"Katharina"},{"family":"Stach","given":"Anna"}],"issued":{"date-parts":[["2015"]]}},"prefix":"vgl. z.B."}],"schema":"https://github.com/citation-style-language/schema/raw/master/csl-citation.json"} </w:instrText>
      </w:r>
      <w:r w:rsidR="0046525F" w:rsidRPr="007310A7">
        <w:rPr>
          <w:color w:val="000000" w:themeColor="text1"/>
        </w:rPr>
        <w:fldChar w:fldCharType="separate"/>
      </w:r>
      <w:r w:rsidR="0046525F" w:rsidRPr="007310A7">
        <w:rPr>
          <w:rFonts w:ascii="Cambria" w:hAnsi="Cambria"/>
          <w:color w:val="000000" w:themeColor="text1"/>
        </w:rPr>
        <w:t>(vgl. z.B. Engel 2015)</w:t>
      </w:r>
      <w:r w:rsidR="0046525F" w:rsidRPr="007310A7">
        <w:rPr>
          <w:color w:val="000000" w:themeColor="text1"/>
        </w:rPr>
        <w:fldChar w:fldCharType="end"/>
      </w:r>
      <w:r w:rsidRPr="007310A7">
        <w:rPr>
          <w:color w:val="000000" w:themeColor="text1"/>
        </w:rPr>
        <w:t xml:space="preserve">: Wie </w:t>
      </w:r>
      <w:r w:rsidR="00D93DD6" w:rsidRPr="007310A7">
        <w:rPr>
          <w:color w:val="000000" w:themeColor="text1"/>
        </w:rPr>
        <w:t xml:space="preserve">in </w:t>
      </w:r>
      <w:r w:rsidR="00D93DD6" w:rsidRPr="007310A7">
        <w:rPr>
          <w:i/>
          <w:iCs/>
          <w:color w:val="000000" w:themeColor="text1"/>
        </w:rPr>
        <w:t>Kapitel 6</w:t>
      </w:r>
      <w:r w:rsidR="00D93DD6" w:rsidRPr="007310A7">
        <w:rPr>
          <w:color w:val="000000" w:themeColor="text1"/>
        </w:rPr>
        <w:t xml:space="preserve"> ausführlich </w:t>
      </w:r>
      <w:r w:rsidRPr="007310A7">
        <w:rPr>
          <w:color w:val="000000" w:themeColor="text1"/>
        </w:rPr>
        <w:t xml:space="preserve">rekonstruiert, werden intergeschlechtliche </w:t>
      </w:r>
      <w:proofErr w:type="spellStart"/>
      <w:r w:rsidRPr="007310A7">
        <w:rPr>
          <w:color w:val="000000" w:themeColor="text1"/>
        </w:rPr>
        <w:t>Körperlichkeiten</w:t>
      </w:r>
      <w:proofErr w:type="spellEnd"/>
      <w:r w:rsidRPr="007310A7">
        <w:rPr>
          <w:color w:val="000000" w:themeColor="text1"/>
        </w:rPr>
        <w:t xml:space="preserve"> in unterschiedlichen machtvollen Diskursen als mit dieser Ordnung unvereinbar und – je nach Diskurs – korrekturbedürftig verstanden. Gleichzeitig kann Geschlecht in seiner biographischen Dimension auf unterschiedliche Weise </w:t>
      </w:r>
      <w:r w:rsidRPr="007310A7">
        <w:rPr>
          <w:color w:val="000000" w:themeColor="text1"/>
        </w:rPr>
        <w:lastRenderedPageBreak/>
        <w:t>interpretiert und (wieder</w:t>
      </w:r>
      <w:r w:rsidR="002B1A1D" w:rsidRPr="007310A7">
        <w:rPr>
          <w:color w:val="000000" w:themeColor="text1"/>
        </w:rPr>
        <w:t>-</w:t>
      </w:r>
      <w:r w:rsidRPr="007310A7">
        <w:rPr>
          <w:color w:val="000000" w:themeColor="text1"/>
        </w:rPr>
        <w:t xml:space="preserve">)angeeignet werden, was auf die gesellschaftliche Konstruktion von Geschlecht als Kategorie sozialer Wirklichkeit zurückwirkt </w:t>
      </w:r>
      <w:r w:rsidR="0046525F" w:rsidRPr="007310A7">
        <w:rPr>
          <w:color w:val="000000" w:themeColor="text1"/>
        </w:rPr>
        <w:fldChar w:fldCharType="begin"/>
      </w:r>
      <w:r w:rsidR="00977B74" w:rsidRPr="007310A7">
        <w:rPr>
          <w:color w:val="000000" w:themeColor="text1"/>
        </w:rPr>
        <w:instrText xml:space="preserve"> ADDIN ZOTERO_ITEM CSL_CITATION {"citationID":"oQeN6mWV","properties":{"unsorted":false,"formattedCitation":"(vgl. auch Gregor 2015, 130)","plainCitation":"(vgl. auch Gregor 2015, 130)","noteIndex":0},"citationItems":[{"id":839,"uris":["http://zotero.org/users/local/owKliTIb/items/EES5IYA2"],"itemData":{"id":839,"type":"book","publisher-place":"Bielefeld","title":"Constructing Intersex","author":[{"family":"Gregor","given":"Joris"}],"issued":{"date-parts":[["2015"]]}},"locator":"130","label":"page","prefix":"vgl. auch"}],"schema":"https://github.com/citation-style-language/schema/raw/master/csl-citation.json"} </w:instrText>
      </w:r>
      <w:r w:rsidR="0046525F" w:rsidRPr="007310A7">
        <w:rPr>
          <w:color w:val="000000" w:themeColor="text1"/>
        </w:rPr>
        <w:fldChar w:fldCharType="separate"/>
      </w:r>
      <w:r w:rsidR="00977B74" w:rsidRPr="007310A7">
        <w:rPr>
          <w:rFonts w:ascii="Cambria" w:hAnsi="Cambria"/>
          <w:color w:val="000000" w:themeColor="text1"/>
        </w:rPr>
        <w:t>(vgl. auch Gregor 2015, 130)</w:t>
      </w:r>
      <w:r w:rsidR="0046525F" w:rsidRPr="007310A7">
        <w:rPr>
          <w:color w:val="000000" w:themeColor="text1"/>
        </w:rPr>
        <w:fldChar w:fldCharType="end"/>
      </w:r>
      <w:r w:rsidR="00977B74" w:rsidRPr="007310A7">
        <w:rPr>
          <w:color w:val="000000" w:themeColor="text1"/>
        </w:rPr>
        <w:t>.</w:t>
      </w:r>
      <w:r w:rsidR="00B66823" w:rsidRPr="007310A7">
        <w:rPr>
          <w:color w:val="000000" w:themeColor="text1"/>
        </w:rPr>
        <w:t xml:space="preserve"> </w:t>
      </w:r>
      <w:r w:rsidRPr="007310A7">
        <w:rPr>
          <w:color w:val="000000" w:themeColor="text1"/>
        </w:rPr>
        <w:t xml:space="preserve">Dies bedeutet, dass auch intergeschlechtliche Biograph*innen </w:t>
      </w:r>
      <w:r w:rsidR="002B1A1D" w:rsidRPr="007310A7">
        <w:rPr>
          <w:color w:val="000000" w:themeColor="text1"/>
        </w:rPr>
        <w:t xml:space="preserve">mittels </w:t>
      </w:r>
      <w:r w:rsidRPr="007310A7">
        <w:rPr>
          <w:color w:val="000000" w:themeColor="text1"/>
        </w:rPr>
        <w:t>ihre</w:t>
      </w:r>
      <w:r w:rsidR="002B1A1D" w:rsidRPr="007310A7">
        <w:rPr>
          <w:color w:val="000000" w:themeColor="text1"/>
        </w:rPr>
        <w:t>s</w:t>
      </w:r>
      <w:r w:rsidRPr="007310A7">
        <w:rPr>
          <w:color w:val="000000" w:themeColor="text1"/>
        </w:rPr>
        <w:t xml:space="preserve"> jeweils gelebten geschlechtlichen </w:t>
      </w:r>
      <w:r w:rsidR="00E70514" w:rsidRPr="007310A7">
        <w:rPr>
          <w:color w:val="000000" w:themeColor="text1"/>
        </w:rPr>
        <w:t>Selbstverständnisses</w:t>
      </w:r>
      <w:r w:rsidRPr="007310A7">
        <w:rPr>
          <w:color w:val="000000" w:themeColor="text1"/>
        </w:rPr>
        <w:t xml:space="preserve"> auf gesellschaftliche </w:t>
      </w:r>
      <w:r w:rsidR="00E31C16" w:rsidRPr="007310A7">
        <w:rPr>
          <w:color w:val="000000" w:themeColor="text1"/>
        </w:rPr>
        <w:t>Geschlecht</w:t>
      </w:r>
      <w:r w:rsidR="00653477" w:rsidRPr="007310A7">
        <w:rPr>
          <w:color w:val="000000" w:themeColor="text1"/>
        </w:rPr>
        <w:t>er-</w:t>
      </w:r>
      <w:r w:rsidRPr="007310A7">
        <w:rPr>
          <w:color w:val="000000" w:themeColor="text1"/>
        </w:rPr>
        <w:t xml:space="preserve">Diskurse Einfluss nehmen können. </w:t>
      </w:r>
    </w:p>
    <w:p w14:paraId="67B29575" w14:textId="50E89DD6" w:rsidR="00884E1D" w:rsidRPr="007310A7" w:rsidRDefault="00884E1D" w:rsidP="00884E1D">
      <w:pPr>
        <w:spacing w:line="360" w:lineRule="auto"/>
        <w:jc w:val="both"/>
        <w:rPr>
          <w:color w:val="000000" w:themeColor="text1"/>
        </w:rPr>
      </w:pPr>
      <w:r w:rsidRPr="007310A7">
        <w:rPr>
          <w:color w:val="000000" w:themeColor="text1"/>
        </w:rPr>
        <w:t xml:space="preserve">Diese Arbeit untersucht </w:t>
      </w:r>
      <w:r w:rsidR="00FA7F59" w:rsidRPr="007310A7">
        <w:rPr>
          <w:color w:val="000000" w:themeColor="text1"/>
        </w:rPr>
        <w:t xml:space="preserve">qua </w:t>
      </w:r>
      <w:r w:rsidRPr="007310A7">
        <w:rPr>
          <w:color w:val="000000" w:themeColor="text1"/>
        </w:rPr>
        <w:t>ihrer methodischen Anlage nicht nur die gegenwärtigen Deutungen bzw. Konstruktionen von (Inter-)Geschlecht</w:t>
      </w:r>
      <w:r w:rsidR="001D30AB" w:rsidRPr="007310A7">
        <w:rPr>
          <w:color w:val="000000" w:themeColor="text1"/>
        </w:rPr>
        <w:t>lichkeit</w:t>
      </w:r>
      <w:r w:rsidRPr="007310A7">
        <w:rPr>
          <w:color w:val="000000" w:themeColor="text1"/>
        </w:rPr>
        <w:t xml:space="preserve"> der </w:t>
      </w:r>
      <w:r w:rsidR="001D30AB" w:rsidRPr="007310A7">
        <w:rPr>
          <w:color w:val="000000" w:themeColor="text1"/>
        </w:rPr>
        <w:t xml:space="preserve">interviewten </w:t>
      </w:r>
      <w:r w:rsidRPr="007310A7">
        <w:rPr>
          <w:color w:val="000000" w:themeColor="text1"/>
        </w:rPr>
        <w:t>Biograph*innen, sondern ebenfalls die Erfahrungsaufschichtung</w:t>
      </w:r>
      <w:r w:rsidR="0033203A" w:rsidRPr="007310A7">
        <w:rPr>
          <w:color w:val="000000" w:themeColor="text1"/>
        </w:rPr>
        <w:t>en und als relevant erlebten Diskurse</w:t>
      </w:r>
      <w:r w:rsidRPr="007310A7">
        <w:rPr>
          <w:color w:val="000000" w:themeColor="text1"/>
        </w:rPr>
        <w:t xml:space="preserve">, die mit zu ihren gegenwärtigen geschlechtlichen Selbstdeutungen beigetragen haben. Damit geht der Analysebereich der vorliegenden Studie über die bis dato vorliegenden qualitativen Untersuchungen hinaus, die zwar </w:t>
      </w:r>
      <w:r w:rsidR="001D30AB" w:rsidRPr="007310A7">
        <w:rPr>
          <w:color w:val="000000" w:themeColor="text1"/>
        </w:rPr>
        <w:t xml:space="preserve">in der Interviewsituation </w:t>
      </w:r>
      <w:r w:rsidR="00BF29B6" w:rsidRPr="007310A7">
        <w:rPr>
          <w:color w:val="000000" w:themeColor="text1"/>
        </w:rPr>
        <w:t xml:space="preserve">dargestellte </w:t>
      </w:r>
      <w:r w:rsidRPr="007310A7">
        <w:rPr>
          <w:color w:val="000000" w:themeColor="text1"/>
        </w:rPr>
        <w:t xml:space="preserve">Selbstkonstruktionen intergeschlechtlicher Menschen beleuchten, jedoch ohne das Erleben in der Vergangenheit bzw. die </w:t>
      </w:r>
      <w:r w:rsidR="00BD7E98" w:rsidRPr="007310A7">
        <w:rPr>
          <w:color w:val="000000" w:themeColor="text1"/>
        </w:rPr>
        <w:t xml:space="preserve">diskursiv eingebetteten </w:t>
      </w:r>
      <w:r w:rsidRPr="007310A7">
        <w:rPr>
          <w:color w:val="000000" w:themeColor="text1"/>
        </w:rPr>
        <w:t>biographische</w:t>
      </w:r>
      <w:r w:rsidR="00C63E22" w:rsidRPr="007310A7">
        <w:rPr>
          <w:color w:val="000000" w:themeColor="text1"/>
        </w:rPr>
        <w:t>n Verläufe</w:t>
      </w:r>
      <w:r w:rsidRPr="007310A7">
        <w:rPr>
          <w:color w:val="000000" w:themeColor="text1"/>
        </w:rPr>
        <w:t>, die zu diesem geführt ha</w:t>
      </w:r>
      <w:r w:rsidR="005E25D2" w:rsidRPr="007310A7">
        <w:rPr>
          <w:color w:val="000000" w:themeColor="text1"/>
        </w:rPr>
        <w:t>ben</w:t>
      </w:r>
      <w:r w:rsidRPr="007310A7">
        <w:rPr>
          <w:color w:val="000000" w:themeColor="text1"/>
        </w:rPr>
        <w:t>, systematisch mitzuberücksichtigen</w:t>
      </w:r>
      <w:r w:rsidR="00977B74" w:rsidRPr="007310A7">
        <w:rPr>
          <w:color w:val="000000" w:themeColor="text1"/>
        </w:rPr>
        <w:t xml:space="preserve"> </w:t>
      </w:r>
      <w:r w:rsidR="00977B74" w:rsidRPr="007310A7">
        <w:rPr>
          <w:color w:val="000000" w:themeColor="text1"/>
        </w:rPr>
        <w:fldChar w:fldCharType="begin"/>
      </w:r>
      <w:r w:rsidR="00F370E7">
        <w:rPr>
          <w:color w:val="000000" w:themeColor="text1"/>
        </w:rPr>
        <w:instrText xml:space="preserve"> ADDIN ZOTERO_ITEM CSL_CITATION {"citationID":"PBehwr35","properties":{"unsorted":false,"formattedCitation":"(vgl. z. B. Gregor 2015; Preves 2003)","plainCitation":"(vgl. z. B. Gregor 2015; Preves 2003)","dontUpdate":true,"noteIndex":0},"citationItems":[{"id":839,"uris":["http://zotero.org/users/local/owKliTIb/items/EES5IYA2"],"itemData":{"id":839,"type":"book","publisher-place":"Bielefeld","title":"Constructing Intersex","author":[{"family":"Gregor","given":"Joris"}],"issued":{"date-parts":[["2015"]]}},"prefix":"vgl. z. B."},{"id":1329,"uris":["http://zotero.org/users/local/owKliTIb/items/WR843YK9","http://zotero.org/users/local/owKliTIb/items/UYK2DWUR"],"itemData":{"id":1329,"type":"book","archive":"WorldCat","ISBN":"0-8135-3228-0","language":"English","note":"section: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E."}],"issued":{"date-parts":[["2003"]]}}}],"schema":"https://github.com/citation-style-language/schema/raw/master/csl-citation.json"} </w:instrText>
      </w:r>
      <w:r w:rsidR="00977B74" w:rsidRPr="007310A7">
        <w:rPr>
          <w:color w:val="000000" w:themeColor="text1"/>
        </w:rPr>
        <w:fldChar w:fldCharType="separate"/>
      </w:r>
      <w:r w:rsidR="00230E3C" w:rsidRPr="007310A7">
        <w:rPr>
          <w:rFonts w:ascii="Cambria" w:hAnsi="Cambria"/>
          <w:color w:val="000000" w:themeColor="text1"/>
        </w:rPr>
        <w:t xml:space="preserve">(vgl. z. B. </w:t>
      </w:r>
      <w:r w:rsidR="00821D5D" w:rsidRPr="007310A7">
        <w:rPr>
          <w:rFonts w:ascii="Cambria" w:hAnsi="Cambria"/>
          <w:color w:val="000000" w:themeColor="text1"/>
        </w:rPr>
        <w:t xml:space="preserve">Berry 2026, </w:t>
      </w:r>
      <w:r w:rsidR="00230E3C" w:rsidRPr="007310A7">
        <w:rPr>
          <w:rFonts w:ascii="Cambria" w:hAnsi="Cambria"/>
          <w:color w:val="000000" w:themeColor="text1"/>
        </w:rPr>
        <w:t xml:space="preserve">Gregor 2015; </w:t>
      </w:r>
      <w:proofErr w:type="spellStart"/>
      <w:r w:rsidR="00230E3C" w:rsidRPr="007310A7">
        <w:rPr>
          <w:rFonts w:ascii="Cambria" w:hAnsi="Cambria"/>
          <w:color w:val="000000" w:themeColor="text1"/>
        </w:rPr>
        <w:t>Preves</w:t>
      </w:r>
      <w:proofErr w:type="spellEnd"/>
      <w:r w:rsidR="00230E3C" w:rsidRPr="007310A7">
        <w:rPr>
          <w:rFonts w:ascii="Cambria" w:hAnsi="Cambria"/>
          <w:color w:val="000000" w:themeColor="text1"/>
        </w:rPr>
        <w:t xml:space="preserve"> 2003)</w:t>
      </w:r>
      <w:r w:rsidR="00977B74" w:rsidRPr="007310A7">
        <w:rPr>
          <w:color w:val="000000" w:themeColor="text1"/>
        </w:rPr>
        <w:fldChar w:fldCharType="end"/>
      </w:r>
      <w:r w:rsidRPr="007310A7">
        <w:rPr>
          <w:color w:val="000000" w:themeColor="text1"/>
        </w:rPr>
        <w:t>.</w:t>
      </w:r>
    </w:p>
    <w:p w14:paraId="6AD85FBC" w14:textId="77777777" w:rsidR="00884E1D" w:rsidRPr="007310A7" w:rsidRDefault="00884E1D" w:rsidP="0046525F">
      <w:pPr>
        <w:spacing w:before="360" w:after="240" w:line="360" w:lineRule="auto"/>
        <w:jc w:val="both"/>
        <w:rPr>
          <w:rFonts w:eastAsia="Times New Roman" w:cs="Times New Roman"/>
          <w:i/>
          <w:color w:val="000000" w:themeColor="text1"/>
        </w:rPr>
      </w:pPr>
      <w:r w:rsidRPr="007310A7">
        <w:rPr>
          <w:rFonts w:eastAsia="Times New Roman" w:cs="Times New Roman"/>
          <w:i/>
          <w:color w:val="000000" w:themeColor="text1"/>
        </w:rPr>
        <w:t>Reflexion: Biographieforschung als kritische Analyse von Machtverhältnissen</w:t>
      </w:r>
    </w:p>
    <w:p w14:paraId="4C24C0B6" w14:textId="6FFBF710" w:rsidR="00FD452E" w:rsidRPr="007310A7" w:rsidRDefault="00884E1D" w:rsidP="00884E1D">
      <w:pPr>
        <w:spacing w:line="360" w:lineRule="auto"/>
        <w:jc w:val="both"/>
        <w:rPr>
          <w:rFonts w:eastAsia="Times New Roman" w:cs="Times New Roman"/>
          <w:color w:val="000000" w:themeColor="text1"/>
        </w:rPr>
      </w:pPr>
      <w:r w:rsidRPr="007310A7">
        <w:rPr>
          <w:rFonts w:eastAsia="Times New Roman" w:cs="Times New Roman"/>
          <w:color w:val="000000" w:themeColor="text1"/>
        </w:rPr>
        <w:t>Im Rahmen der Darstellung des von mir gewählten methodischen Ansatzes sowie dessen methodologischer Verortung</w:t>
      </w:r>
      <w:r w:rsidR="008D2C82" w:rsidRPr="007310A7">
        <w:rPr>
          <w:rFonts w:eastAsia="Times New Roman" w:cs="Times New Roman"/>
          <w:color w:val="000000" w:themeColor="text1"/>
        </w:rPr>
        <w:t>,</w:t>
      </w:r>
      <w:r w:rsidRPr="007310A7">
        <w:rPr>
          <w:rFonts w:eastAsia="Times New Roman" w:cs="Times New Roman"/>
          <w:color w:val="000000" w:themeColor="text1"/>
        </w:rPr>
        <w:t xml:space="preserve"> erscheint es</w:t>
      </w:r>
      <w:r w:rsidR="00841F72" w:rsidRPr="007310A7">
        <w:rPr>
          <w:rFonts w:eastAsia="Times New Roman" w:cs="Times New Roman"/>
          <w:color w:val="000000" w:themeColor="text1"/>
        </w:rPr>
        <w:t xml:space="preserve"> mir</w:t>
      </w:r>
      <w:r w:rsidRPr="007310A7">
        <w:rPr>
          <w:rFonts w:eastAsia="Times New Roman" w:cs="Times New Roman"/>
          <w:color w:val="000000" w:themeColor="text1"/>
        </w:rPr>
        <w:t xml:space="preserve"> relevant folgende</w:t>
      </w:r>
      <w:r w:rsidR="00841F72" w:rsidRPr="007310A7">
        <w:rPr>
          <w:rFonts w:eastAsia="Times New Roman" w:cs="Times New Roman"/>
          <w:color w:val="000000" w:themeColor="text1"/>
        </w:rPr>
        <w:t xml:space="preserve"> Perspektive zu erläutern</w:t>
      </w:r>
      <w:r w:rsidRPr="007310A7">
        <w:rPr>
          <w:rFonts w:eastAsia="Times New Roman" w:cs="Times New Roman"/>
          <w:color w:val="000000" w:themeColor="text1"/>
        </w:rPr>
        <w:t>: Die Verwendung einer Methode, die sich u.a. zum Ziel setzt latente, den interviewten Biograph*innen nicht oder kaum bewusste</w:t>
      </w:r>
      <w:r w:rsidR="00240DFA" w:rsidRPr="007310A7">
        <w:rPr>
          <w:rFonts w:eastAsia="Times New Roman" w:cs="Times New Roman"/>
          <w:color w:val="000000" w:themeColor="text1"/>
        </w:rPr>
        <w:t>,</w:t>
      </w:r>
      <w:r w:rsidRPr="007310A7">
        <w:rPr>
          <w:rFonts w:eastAsia="Times New Roman" w:cs="Times New Roman"/>
          <w:color w:val="000000" w:themeColor="text1"/>
        </w:rPr>
        <w:t xml:space="preserve"> </w:t>
      </w:r>
      <w:r w:rsidR="00D45997" w:rsidRPr="007310A7">
        <w:rPr>
          <w:rFonts w:eastAsia="Times New Roman" w:cs="Times New Roman"/>
          <w:color w:val="000000" w:themeColor="text1"/>
        </w:rPr>
        <w:t xml:space="preserve">lebensgeschichtliche Zusammenhänge und </w:t>
      </w:r>
      <w:r w:rsidRPr="007310A7">
        <w:rPr>
          <w:rFonts w:eastAsia="Times New Roman" w:cs="Times New Roman"/>
          <w:color w:val="000000" w:themeColor="text1"/>
        </w:rPr>
        <w:t>Handlungs-</w:t>
      </w:r>
      <w:r w:rsidR="008D2C82" w:rsidRPr="007310A7">
        <w:rPr>
          <w:rFonts w:eastAsia="Times New Roman" w:cs="Times New Roman"/>
          <w:color w:val="000000" w:themeColor="text1"/>
        </w:rPr>
        <w:t>S</w:t>
      </w:r>
      <w:r w:rsidRPr="007310A7">
        <w:rPr>
          <w:rFonts w:eastAsia="Times New Roman" w:cs="Times New Roman"/>
          <w:color w:val="000000" w:themeColor="text1"/>
        </w:rPr>
        <w:t xml:space="preserve">trukturen zu rekonstruieren, kann mit der </w:t>
      </w:r>
      <w:r w:rsidR="008D2C82" w:rsidRPr="007310A7">
        <w:rPr>
          <w:rFonts w:eastAsia="Times New Roman" w:cs="Times New Roman"/>
          <w:color w:val="000000" w:themeColor="text1"/>
        </w:rPr>
        <w:t xml:space="preserve">Intention </w:t>
      </w:r>
      <w:r w:rsidR="00D45997" w:rsidRPr="007310A7">
        <w:rPr>
          <w:rFonts w:eastAsia="Times New Roman" w:cs="Times New Roman"/>
          <w:color w:val="000000" w:themeColor="text1"/>
        </w:rPr>
        <w:t xml:space="preserve">verwechselt </w:t>
      </w:r>
      <w:r w:rsidRPr="007310A7">
        <w:rPr>
          <w:rFonts w:eastAsia="Times New Roman" w:cs="Times New Roman"/>
          <w:color w:val="000000" w:themeColor="text1"/>
        </w:rPr>
        <w:t>werden</w:t>
      </w:r>
      <w:r w:rsidR="00D45997" w:rsidRPr="007310A7">
        <w:rPr>
          <w:rFonts w:eastAsia="Times New Roman" w:cs="Times New Roman"/>
          <w:color w:val="000000" w:themeColor="text1"/>
        </w:rPr>
        <w:t>,</w:t>
      </w:r>
      <w:r w:rsidRPr="007310A7">
        <w:rPr>
          <w:rFonts w:eastAsia="Times New Roman" w:cs="Times New Roman"/>
          <w:color w:val="000000" w:themeColor="text1"/>
        </w:rPr>
        <w:t xml:space="preserve"> </w:t>
      </w:r>
      <w:r w:rsidR="008D2C82" w:rsidRPr="007310A7">
        <w:rPr>
          <w:rFonts w:eastAsia="Times New Roman" w:cs="Times New Roman"/>
          <w:color w:val="000000" w:themeColor="text1"/>
        </w:rPr>
        <w:t xml:space="preserve">deren </w:t>
      </w:r>
      <w:r w:rsidRPr="007310A7">
        <w:rPr>
          <w:rFonts w:eastAsia="Times New Roman" w:cs="Times New Roman"/>
          <w:color w:val="000000" w:themeColor="text1"/>
        </w:rPr>
        <w:t>jeweilige Selbstdeutungen als ‚falsch’ bzw. illusorisch zu entlarven.</w:t>
      </w:r>
      <w:r w:rsidRPr="007310A7">
        <w:rPr>
          <w:rStyle w:val="Funotenzeichen"/>
          <w:color w:val="000000" w:themeColor="text1"/>
        </w:rPr>
        <w:footnoteReference w:id="31"/>
      </w:r>
      <w:r w:rsidRPr="007310A7">
        <w:rPr>
          <w:rFonts w:eastAsia="Times New Roman" w:cs="Times New Roman"/>
          <w:color w:val="000000" w:themeColor="text1"/>
        </w:rPr>
        <w:t xml:space="preserve"> Letzteres</w:t>
      </w:r>
      <w:r w:rsidR="00327551" w:rsidRPr="007310A7">
        <w:rPr>
          <w:rFonts w:eastAsia="Times New Roman" w:cs="Times New Roman"/>
          <w:color w:val="000000" w:themeColor="text1"/>
        </w:rPr>
        <w:t xml:space="preserve"> verkennt jedoch das machtkritische Potential der geschlechtersensiblen rekonstruktiven Biographieforschung</w:t>
      </w:r>
      <w:r w:rsidR="00240DFA" w:rsidRPr="007310A7">
        <w:rPr>
          <w:rFonts w:eastAsia="Times New Roman" w:cs="Times New Roman"/>
          <w:color w:val="000000" w:themeColor="text1"/>
        </w:rPr>
        <w:t xml:space="preserve"> für den Gegenstandsbereich der Inter* Studien</w:t>
      </w:r>
      <w:r w:rsidRPr="007310A7">
        <w:rPr>
          <w:rFonts w:eastAsia="Times New Roman" w:cs="Times New Roman"/>
          <w:color w:val="000000" w:themeColor="text1"/>
        </w:rPr>
        <w:t xml:space="preserve">. </w:t>
      </w:r>
      <w:r w:rsidR="00327551" w:rsidRPr="007310A7">
        <w:rPr>
          <w:rFonts w:eastAsia="Times New Roman" w:cs="Times New Roman"/>
          <w:color w:val="000000" w:themeColor="text1"/>
        </w:rPr>
        <w:t xml:space="preserve">So ist ein </w:t>
      </w:r>
      <w:r w:rsidRPr="007310A7">
        <w:rPr>
          <w:rFonts w:eastAsia="Times New Roman" w:cs="Times New Roman"/>
          <w:color w:val="000000" w:themeColor="text1"/>
        </w:rPr>
        <w:t>biographi</w:t>
      </w:r>
      <w:r w:rsidR="00E039D8" w:rsidRPr="007310A7">
        <w:rPr>
          <w:rFonts w:eastAsia="Times New Roman" w:cs="Times New Roman"/>
          <w:color w:val="000000" w:themeColor="text1"/>
        </w:rPr>
        <w:t>sch-rekonstruktiver</w:t>
      </w:r>
      <w:r w:rsidRPr="007310A7">
        <w:rPr>
          <w:rFonts w:eastAsia="Times New Roman" w:cs="Times New Roman"/>
          <w:color w:val="000000" w:themeColor="text1"/>
        </w:rPr>
        <w:t xml:space="preserve"> Zugan</w:t>
      </w:r>
      <w:r w:rsidR="00327551" w:rsidRPr="007310A7">
        <w:rPr>
          <w:rFonts w:eastAsia="Times New Roman" w:cs="Times New Roman"/>
          <w:color w:val="000000" w:themeColor="text1"/>
        </w:rPr>
        <w:t xml:space="preserve">g dazu in der Lage, </w:t>
      </w:r>
      <w:r w:rsidRPr="007310A7">
        <w:rPr>
          <w:rFonts w:eastAsia="Times New Roman" w:cs="Times New Roman"/>
          <w:color w:val="000000" w:themeColor="text1"/>
        </w:rPr>
        <w:t xml:space="preserve">die gegen intergeschlechtliche Menschen wirksamen Macht- und Gewaltverhältnisse </w:t>
      </w:r>
      <w:r w:rsidR="00327551" w:rsidRPr="007310A7">
        <w:rPr>
          <w:rFonts w:eastAsia="Times New Roman" w:cs="Times New Roman"/>
          <w:color w:val="000000" w:themeColor="text1"/>
        </w:rPr>
        <w:t xml:space="preserve">umfassend </w:t>
      </w:r>
      <w:r w:rsidRPr="007310A7">
        <w:rPr>
          <w:rFonts w:eastAsia="Times New Roman" w:cs="Times New Roman"/>
          <w:color w:val="000000" w:themeColor="text1"/>
        </w:rPr>
        <w:t>herauszuarbeiten</w:t>
      </w:r>
      <w:r w:rsidR="00E039D8" w:rsidRPr="007310A7">
        <w:rPr>
          <w:rFonts w:eastAsia="Times New Roman" w:cs="Times New Roman"/>
          <w:color w:val="000000" w:themeColor="text1"/>
        </w:rPr>
        <w:t xml:space="preserve">, auch </w:t>
      </w:r>
      <w:r w:rsidR="00E039D8" w:rsidRPr="007310A7">
        <w:rPr>
          <w:rFonts w:eastAsia="Times New Roman" w:cs="Times New Roman"/>
          <w:color w:val="000000" w:themeColor="text1"/>
        </w:rPr>
        <w:lastRenderedPageBreak/>
        <w:t xml:space="preserve">wenn diese </w:t>
      </w:r>
      <w:r w:rsidRPr="007310A7">
        <w:rPr>
          <w:rFonts w:eastAsia="Times New Roman" w:cs="Times New Roman"/>
          <w:color w:val="000000" w:themeColor="text1"/>
        </w:rPr>
        <w:t>den Betroffenen</w:t>
      </w:r>
      <w:r w:rsidR="00E039D8" w:rsidRPr="007310A7">
        <w:rPr>
          <w:rFonts w:eastAsia="Times New Roman" w:cs="Times New Roman"/>
          <w:color w:val="000000" w:themeColor="text1"/>
        </w:rPr>
        <w:t xml:space="preserve"> – </w:t>
      </w:r>
      <w:r w:rsidRPr="007310A7">
        <w:rPr>
          <w:rFonts w:eastAsia="Times New Roman" w:cs="Times New Roman"/>
          <w:color w:val="000000" w:themeColor="text1"/>
        </w:rPr>
        <w:t xml:space="preserve">u.a. aus überlebensrelevanten </w:t>
      </w:r>
      <w:r w:rsidR="00DE60B3" w:rsidRPr="007310A7">
        <w:rPr>
          <w:rFonts w:eastAsia="Times New Roman" w:cs="Times New Roman"/>
          <w:color w:val="000000" w:themeColor="text1"/>
        </w:rPr>
        <w:t>Selbstschutz-</w:t>
      </w:r>
      <w:r w:rsidRPr="007310A7">
        <w:rPr>
          <w:rFonts w:eastAsia="Times New Roman" w:cs="Times New Roman"/>
          <w:color w:val="000000" w:themeColor="text1"/>
        </w:rPr>
        <w:t xml:space="preserve">Gründen </w:t>
      </w:r>
      <w:r w:rsidR="00E039D8" w:rsidRPr="007310A7">
        <w:rPr>
          <w:rFonts w:eastAsia="Times New Roman" w:cs="Times New Roman"/>
          <w:color w:val="000000" w:themeColor="text1"/>
        </w:rPr>
        <w:t xml:space="preserve">– </w:t>
      </w:r>
      <w:r w:rsidRPr="007310A7">
        <w:rPr>
          <w:rFonts w:eastAsia="Times New Roman" w:cs="Times New Roman"/>
          <w:color w:val="000000" w:themeColor="text1"/>
        </w:rPr>
        <w:t>nicht vollständig bewusst</w:t>
      </w:r>
      <w:r w:rsidR="0070656C" w:rsidRPr="007310A7">
        <w:rPr>
          <w:rFonts w:eastAsia="Times New Roman" w:cs="Times New Roman"/>
          <w:color w:val="000000" w:themeColor="text1"/>
        </w:rPr>
        <w:t xml:space="preserve"> sind</w:t>
      </w:r>
      <w:r w:rsidR="00250811" w:rsidRPr="007310A7">
        <w:rPr>
          <w:rFonts w:eastAsia="Times New Roman" w:cs="Times New Roman"/>
          <w:color w:val="000000" w:themeColor="text1"/>
        </w:rPr>
        <w:t xml:space="preserve"> (siehe auch 7.3)</w:t>
      </w:r>
      <w:r w:rsidRPr="007310A7">
        <w:rPr>
          <w:rFonts w:eastAsia="Times New Roman" w:cs="Times New Roman"/>
          <w:color w:val="000000" w:themeColor="text1"/>
        </w:rPr>
        <w:t>. Dies ist nicht nur von methodologischer, sondern häufig auch von praktischer Relevanz. Die</w:t>
      </w:r>
      <w:r w:rsidR="00F87480" w:rsidRPr="007310A7">
        <w:rPr>
          <w:rFonts w:eastAsia="Times New Roman" w:cs="Times New Roman"/>
          <w:color w:val="000000" w:themeColor="text1"/>
        </w:rPr>
        <w:t xml:space="preserve"> teilweise</w:t>
      </w:r>
      <w:r w:rsidRPr="007310A7">
        <w:rPr>
          <w:rFonts w:eastAsia="Times New Roman" w:cs="Times New Roman"/>
          <w:color w:val="000000" w:themeColor="text1"/>
        </w:rPr>
        <w:t xml:space="preserve"> selektive Bewusstheit von Interviewpartner*innen hinsichtlich durchlebter </w:t>
      </w:r>
      <w:r w:rsidR="00F87480" w:rsidRPr="007310A7">
        <w:rPr>
          <w:rFonts w:eastAsia="Times New Roman" w:cs="Times New Roman"/>
          <w:color w:val="000000" w:themeColor="text1"/>
        </w:rPr>
        <w:t>Hoch-</w:t>
      </w:r>
      <w:r w:rsidRPr="007310A7">
        <w:rPr>
          <w:rFonts w:eastAsia="Times New Roman" w:cs="Times New Roman"/>
          <w:color w:val="000000" w:themeColor="text1"/>
        </w:rPr>
        <w:t xml:space="preserve">Belastungserfahrungen kann dazu führen, dass an der Oberfläche sprachlicher Aussagen verbleibende empirische </w:t>
      </w:r>
      <w:r w:rsidR="00EE28D4" w:rsidRPr="007310A7">
        <w:rPr>
          <w:rFonts w:eastAsia="Times New Roman" w:cs="Times New Roman"/>
          <w:color w:val="000000" w:themeColor="text1"/>
        </w:rPr>
        <w:t>F</w:t>
      </w:r>
      <w:r w:rsidRPr="007310A7">
        <w:rPr>
          <w:rFonts w:eastAsia="Times New Roman" w:cs="Times New Roman"/>
          <w:color w:val="000000" w:themeColor="text1"/>
        </w:rPr>
        <w:t>orschung nur ein</w:t>
      </w:r>
      <w:r w:rsidR="006021D1" w:rsidRPr="007310A7">
        <w:rPr>
          <w:rFonts w:eastAsia="Times New Roman" w:cs="Times New Roman"/>
          <w:color w:val="000000" w:themeColor="text1"/>
        </w:rPr>
        <w:t>en</w:t>
      </w:r>
      <w:r w:rsidRPr="007310A7">
        <w:rPr>
          <w:rFonts w:eastAsia="Times New Roman" w:cs="Times New Roman"/>
          <w:color w:val="000000" w:themeColor="text1"/>
        </w:rPr>
        <w:t xml:space="preserve"> </w:t>
      </w:r>
      <w:r w:rsidR="00EE28D4" w:rsidRPr="007310A7">
        <w:rPr>
          <w:rFonts w:eastAsia="Times New Roman" w:cs="Times New Roman"/>
          <w:color w:val="000000" w:themeColor="text1"/>
        </w:rPr>
        <w:t xml:space="preserve">geringen </w:t>
      </w:r>
      <w:r w:rsidR="006021D1" w:rsidRPr="007310A7">
        <w:rPr>
          <w:rFonts w:eastAsia="Times New Roman" w:cs="Times New Roman"/>
          <w:color w:val="000000" w:themeColor="text1"/>
        </w:rPr>
        <w:t xml:space="preserve">Einblick in </w:t>
      </w:r>
      <w:r w:rsidRPr="007310A7">
        <w:rPr>
          <w:rFonts w:eastAsia="Times New Roman" w:cs="Times New Roman"/>
          <w:color w:val="000000" w:themeColor="text1"/>
        </w:rPr>
        <w:t xml:space="preserve">biographisch wirksame </w:t>
      </w:r>
      <w:r w:rsidR="005D6E4F" w:rsidRPr="007310A7">
        <w:rPr>
          <w:rFonts w:eastAsia="Times New Roman" w:cs="Times New Roman"/>
          <w:color w:val="000000" w:themeColor="text1"/>
        </w:rPr>
        <w:t xml:space="preserve">Ohnmachts- </w:t>
      </w:r>
      <w:r w:rsidRPr="007310A7">
        <w:rPr>
          <w:rFonts w:eastAsia="Times New Roman" w:cs="Times New Roman"/>
          <w:color w:val="000000" w:themeColor="text1"/>
        </w:rPr>
        <w:t>und Gewalt</w:t>
      </w:r>
      <w:r w:rsidR="005D6E4F" w:rsidRPr="007310A7">
        <w:rPr>
          <w:rFonts w:eastAsia="Times New Roman" w:cs="Times New Roman"/>
          <w:color w:val="000000" w:themeColor="text1"/>
        </w:rPr>
        <w:t>erfahrungen</w:t>
      </w:r>
      <w:r w:rsidR="00EE28D4" w:rsidRPr="007310A7">
        <w:rPr>
          <w:rFonts w:eastAsia="Times New Roman" w:cs="Times New Roman"/>
          <w:color w:val="000000" w:themeColor="text1"/>
        </w:rPr>
        <w:t xml:space="preserve"> </w:t>
      </w:r>
      <w:r w:rsidR="003E6355" w:rsidRPr="007310A7">
        <w:rPr>
          <w:rFonts w:eastAsia="Times New Roman" w:cs="Times New Roman"/>
          <w:color w:val="000000" w:themeColor="text1"/>
        </w:rPr>
        <w:t xml:space="preserve">intergeschlechtlicher Menschen </w:t>
      </w:r>
      <w:r w:rsidR="008D2BEC" w:rsidRPr="007310A7">
        <w:rPr>
          <w:rFonts w:eastAsia="Times New Roman" w:cs="Times New Roman"/>
          <w:color w:val="000000" w:themeColor="text1"/>
        </w:rPr>
        <w:t>gewinnt</w:t>
      </w:r>
      <w:r w:rsidRPr="007310A7">
        <w:rPr>
          <w:rFonts w:eastAsia="Times New Roman" w:cs="Times New Roman"/>
          <w:color w:val="000000" w:themeColor="text1"/>
        </w:rPr>
        <w:t>. Dies kann</w:t>
      </w:r>
      <w:r w:rsidR="00E074B4" w:rsidRPr="007310A7">
        <w:rPr>
          <w:rFonts w:eastAsia="Times New Roman" w:cs="Times New Roman"/>
          <w:color w:val="000000" w:themeColor="text1"/>
        </w:rPr>
        <w:t xml:space="preserve"> sowohl</w:t>
      </w:r>
      <w:r w:rsidRPr="007310A7">
        <w:rPr>
          <w:rFonts w:eastAsia="Times New Roman" w:cs="Times New Roman"/>
          <w:color w:val="000000" w:themeColor="text1"/>
        </w:rPr>
        <w:t xml:space="preserve"> zur Reproduktion von </w:t>
      </w:r>
      <w:r w:rsidR="00E074B4" w:rsidRPr="007310A7">
        <w:rPr>
          <w:rFonts w:eastAsia="Times New Roman" w:cs="Times New Roman"/>
          <w:color w:val="000000" w:themeColor="text1"/>
        </w:rPr>
        <w:t xml:space="preserve">wirkmächtigen Kategorisierungen </w:t>
      </w:r>
      <w:r w:rsidRPr="007310A7">
        <w:rPr>
          <w:rFonts w:eastAsia="Times New Roman" w:cs="Times New Roman"/>
          <w:color w:val="000000" w:themeColor="text1"/>
        </w:rPr>
        <w:t>auf Ebene der Wissensproduktion beitragen</w:t>
      </w:r>
      <w:r w:rsidR="00E074B4" w:rsidRPr="007310A7">
        <w:rPr>
          <w:rFonts w:eastAsia="Times New Roman" w:cs="Times New Roman"/>
          <w:color w:val="000000" w:themeColor="text1"/>
        </w:rPr>
        <w:t xml:space="preserve">, als auch zu einer Aufrechterhaltung von potentiell gewaltvollen </w:t>
      </w:r>
      <w:r w:rsidR="00404880" w:rsidRPr="007310A7">
        <w:rPr>
          <w:rFonts w:eastAsia="Times New Roman" w:cs="Times New Roman"/>
          <w:color w:val="000000" w:themeColor="text1"/>
        </w:rPr>
        <w:t>Behandlungsp</w:t>
      </w:r>
      <w:r w:rsidR="00E074B4" w:rsidRPr="007310A7">
        <w:rPr>
          <w:rFonts w:eastAsia="Times New Roman" w:cs="Times New Roman"/>
          <w:color w:val="000000" w:themeColor="text1"/>
        </w:rPr>
        <w:t>raktiken</w:t>
      </w:r>
      <w:r w:rsidRPr="007310A7">
        <w:rPr>
          <w:rFonts w:eastAsia="Times New Roman" w:cs="Times New Roman"/>
          <w:color w:val="000000" w:themeColor="text1"/>
        </w:rPr>
        <w:t>. Ein</w:t>
      </w:r>
      <w:r w:rsidR="00DF5AD5" w:rsidRPr="007310A7">
        <w:rPr>
          <w:rFonts w:eastAsia="Times New Roman" w:cs="Times New Roman"/>
          <w:color w:val="000000" w:themeColor="text1"/>
        </w:rPr>
        <w:t xml:space="preserve"> aktuelles</w:t>
      </w:r>
      <w:r w:rsidRPr="007310A7">
        <w:rPr>
          <w:rFonts w:eastAsia="Times New Roman" w:cs="Times New Roman"/>
          <w:color w:val="000000" w:themeColor="text1"/>
        </w:rPr>
        <w:t xml:space="preserve"> Beispiel für diesen Zusammenhang sind die 2025 neu veröffentlichten</w:t>
      </w:r>
      <w:r w:rsidR="00F6228B" w:rsidRPr="007310A7">
        <w:rPr>
          <w:rFonts w:eastAsia="Times New Roman" w:cs="Times New Roman"/>
          <w:color w:val="000000" w:themeColor="text1"/>
        </w:rPr>
        <w:t xml:space="preserve"> </w:t>
      </w:r>
      <w:r w:rsidRPr="007310A7">
        <w:rPr>
          <w:rFonts w:eastAsia="Times New Roman" w:cs="Times New Roman"/>
          <w:color w:val="000000" w:themeColor="text1"/>
        </w:rPr>
        <w:t>Leitlinien</w:t>
      </w:r>
      <w:r w:rsidR="00F6228B" w:rsidRPr="007310A7">
        <w:rPr>
          <w:rFonts w:eastAsia="Times New Roman" w:cs="Times New Roman"/>
          <w:color w:val="000000" w:themeColor="text1"/>
        </w:rPr>
        <w:t xml:space="preserve"> der medizinischen Fachgesellschaften</w:t>
      </w:r>
      <w:r w:rsidRPr="007310A7">
        <w:rPr>
          <w:rFonts w:eastAsia="Times New Roman" w:cs="Times New Roman"/>
          <w:color w:val="000000" w:themeColor="text1"/>
        </w:rPr>
        <w:t xml:space="preserve"> zu sog. </w:t>
      </w:r>
      <w:r w:rsidRPr="007310A7">
        <w:rPr>
          <w:rFonts w:eastAsia="Times New Roman" w:cs="Times New Roman"/>
          <w:i/>
          <w:iCs/>
          <w:color w:val="000000" w:themeColor="text1"/>
        </w:rPr>
        <w:t>Varianten der Geschlechtsentwicklung</w:t>
      </w:r>
      <w:r w:rsidRPr="007310A7">
        <w:rPr>
          <w:rFonts w:eastAsia="Times New Roman" w:cs="Times New Roman"/>
          <w:color w:val="000000" w:themeColor="text1"/>
        </w:rPr>
        <w:t>, die ausgehend von Studien mit erheblichen sozialwissenschaftlichen Limitationen für eine Umgehung des Operations</w:t>
      </w:r>
      <w:r w:rsidR="00F6228B" w:rsidRPr="007310A7">
        <w:rPr>
          <w:rFonts w:eastAsia="Times New Roman" w:cs="Times New Roman"/>
          <w:color w:val="000000" w:themeColor="text1"/>
        </w:rPr>
        <w:t>v</w:t>
      </w:r>
      <w:r w:rsidRPr="007310A7">
        <w:rPr>
          <w:rFonts w:eastAsia="Times New Roman" w:cs="Times New Roman"/>
          <w:color w:val="000000" w:themeColor="text1"/>
        </w:rPr>
        <w:t xml:space="preserve">erbots an nicht einwilligungsfähigen intergeschlechtlichen Kindern plädieren </w:t>
      </w:r>
      <w:r w:rsidR="0046525F" w:rsidRPr="007310A7">
        <w:rPr>
          <w:rFonts w:eastAsia="Times New Roman" w:cs="Times New Roman"/>
          <w:color w:val="000000" w:themeColor="text1"/>
        </w:rPr>
        <w:fldChar w:fldCharType="begin"/>
      </w:r>
      <w:r w:rsidR="00F370E7">
        <w:rPr>
          <w:rFonts w:eastAsia="Times New Roman" w:cs="Times New Roman"/>
          <w:color w:val="000000" w:themeColor="text1"/>
        </w:rPr>
        <w:instrText xml:space="preserve"> ADDIN ZOTERO_ITEM CSL_CITATION {"citationID":"eMCMl9vl","properties":{"unsorted":false,"formattedCitation":"(vgl. DGU et al. 2025; TrIQ et al. 2025)","plainCitation":"(vgl. DGU et al. 2025; TrIQ et al. 2025)","dontUpdate":true,"noteIndex":0},"citationItems":[{"id":1212,"uris":["http://zotero.org/users/local/owKliTIb/items/FAWRBX4J"],"itemData":{"id":1212,"type":"document","publisher-place":"Berlin","title":"S2kLeitlinie. Varianten der Geschlechtsentwicklung","URL":"https://register.awmf.org/assets/guidelines/174-001l_S2k_Varianten-der-Geschlechtsentwicklung_2025-07.pdf","author":[{"literal":"Deutsche Gesellschaft für Urologie (DGU) e.V./Deutsche Gesellschaft für Kinderchirurgie (DGKCH) e.V./Deutsche Gesellschaft für Kinderendokrinologie und diabetologie (DGKED) e.V."}],"issued":{"date-parts":[["2025"]]}},"suppress-author":true,"prefix":"vgl. DGU et al."},{"id":1214,"uris":["http://zotero.org/users/local/owKliTIb/items/CX25WXXH"],"itemData":{"id":1214,"type":"document","title":"Stellungnahme zu der aktualisierten “S2k-Leitlinie Varianten der “Geschlechtsentwicklung","URL":"https://www.transinterqueer.org/wp-content/uploads/2026/01/Stellungnahme_LeitlinienVdG.pdf","author":[{"literal":"TransInterQueer e.V."}],"issued":{"date-parts":[["2025"]]}},"suppress-author":true,"prefix":"TrIQ et al."}],"schema":"https://github.com/citation-style-language/schema/raw/master/csl-citation.json"} </w:instrText>
      </w:r>
      <w:r w:rsidR="0046525F" w:rsidRPr="007310A7">
        <w:rPr>
          <w:rFonts w:eastAsia="Times New Roman" w:cs="Times New Roman"/>
          <w:color w:val="000000" w:themeColor="text1"/>
        </w:rPr>
        <w:fldChar w:fldCharType="separate"/>
      </w:r>
      <w:r w:rsidR="0066763E" w:rsidRPr="007310A7">
        <w:rPr>
          <w:rFonts w:ascii="Cambria" w:hAnsi="Cambria"/>
          <w:color w:val="000000" w:themeColor="text1"/>
        </w:rPr>
        <w:t xml:space="preserve">(vgl. DGU et al. 2025; </w:t>
      </w:r>
      <w:proofErr w:type="spellStart"/>
      <w:r w:rsidR="0066763E" w:rsidRPr="007310A7">
        <w:rPr>
          <w:rFonts w:ascii="Cambria" w:hAnsi="Cambria"/>
          <w:color w:val="000000" w:themeColor="text1"/>
        </w:rPr>
        <w:t>TrIQ</w:t>
      </w:r>
      <w:proofErr w:type="spellEnd"/>
      <w:r w:rsidR="0066763E" w:rsidRPr="007310A7">
        <w:rPr>
          <w:rFonts w:ascii="Cambria" w:hAnsi="Cambria"/>
          <w:color w:val="000000" w:themeColor="text1"/>
        </w:rPr>
        <w:t xml:space="preserve"> et al. 2025</w:t>
      </w:r>
      <w:r w:rsidR="00F6228B" w:rsidRPr="007310A7">
        <w:rPr>
          <w:rFonts w:ascii="Cambria" w:hAnsi="Cambria"/>
          <w:color w:val="000000" w:themeColor="text1"/>
        </w:rPr>
        <w:t>, siehe 6.1.4</w:t>
      </w:r>
      <w:r w:rsidR="0066763E" w:rsidRPr="007310A7">
        <w:rPr>
          <w:rFonts w:ascii="Cambria" w:hAnsi="Cambria"/>
          <w:color w:val="000000" w:themeColor="text1"/>
        </w:rPr>
        <w:t>)</w:t>
      </w:r>
      <w:r w:rsidR="0046525F"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w:t>
      </w:r>
    </w:p>
    <w:p w14:paraId="170A659D" w14:textId="2D0D2B65" w:rsidR="00884E1D" w:rsidRPr="007310A7" w:rsidRDefault="00884E1D" w:rsidP="00884E1D">
      <w:pPr>
        <w:spacing w:line="360" w:lineRule="auto"/>
        <w:jc w:val="both"/>
        <w:rPr>
          <w:rFonts w:eastAsia="Times New Roman" w:cs="Times New Roman"/>
          <w:color w:val="000000" w:themeColor="text1"/>
        </w:rPr>
      </w:pPr>
      <w:r w:rsidRPr="007310A7">
        <w:rPr>
          <w:rFonts w:eastAsia="Times New Roman" w:cs="Times New Roman"/>
          <w:color w:val="000000" w:themeColor="text1"/>
        </w:rPr>
        <w:t>Insbesondere in der Forschung</w:t>
      </w:r>
      <w:r w:rsidR="003D152F" w:rsidRPr="007310A7">
        <w:rPr>
          <w:rFonts w:eastAsia="Times New Roman" w:cs="Times New Roman"/>
          <w:color w:val="000000" w:themeColor="text1"/>
        </w:rPr>
        <w:t xml:space="preserve"> mit intergeschlechtlichen Menschen, jedoch auch mit</w:t>
      </w:r>
      <w:r w:rsidRPr="007310A7">
        <w:rPr>
          <w:rFonts w:eastAsia="Times New Roman" w:cs="Times New Roman"/>
          <w:color w:val="000000" w:themeColor="text1"/>
        </w:rPr>
        <w:t xml:space="preserve"> </w:t>
      </w:r>
      <w:r w:rsidR="00FD452E" w:rsidRPr="007310A7">
        <w:rPr>
          <w:rFonts w:eastAsia="Times New Roman" w:cs="Times New Roman"/>
          <w:color w:val="000000" w:themeColor="text1"/>
        </w:rPr>
        <w:t xml:space="preserve">anderen </w:t>
      </w:r>
      <w:r w:rsidR="00095757" w:rsidRPr="007310A7">
        <w:rPr>
          <w:rFonts w:eastAsia="Times New Roman" w:cs="Times New Roman"/>
          <w:color w:val="000000" w:themeColor="text1"/>
        </w:rPr>
        <w:t xml:space="preserve">sozial </w:t>
      </w:r>
      <w:r w:rsidRPr="007310A7">
        <w:rPr>
          <w:rFonts w:eastAsia="Times New Roman" w:cs="Times New Roman"/>
          <w:color w:val="000000" w:themeColor="text1"/>
        </w:rPr>
        <w:t xml:space="preserve">marginalisierten </w:t>
      </w:r>
      <w:r w:rsidR="00E124F5" w:rsidRPr="007310A7">
        <w:rPr>
          <w:rFonts w:eastAsia="Times New Roman" w:cs="Times New Roman"/>
          <w:color w:val="000000" w:themeColor="text1"/>
        </w:rPr>
        <w:t>Gruppen</w:t>
      </w:r>
      <w:r w:rsidR="003D152F" w:rsidRPr="007310A7">
        <w:rPr>
          <w:rFonts w:eastAsia="Times New Roman" w:cs="Times New Roman"/>
          <w:color w:val="000000" w:themeColor="text1"/>
        </w:rPr>
        <w:t>,</w:t>
      </w:r>
      <w:r w:rsidR="00E124F5" w:rsidRPr="007310A7">
        <w:rPr>
          <w:rFonts w:eastAsia="Times New Roman" w:cs="Times New Roman"/>
          <w:color w:val="000000" w:themeColor="text1"/>
        </w:rPr>
        <w:t xml:space="preserve"> </w:t>
      </w:r>
      <w:r w:rsidRPr="007310A7">
        <w:rPr>
          <w:rFonts w:eastAsia="Times New Roman" w:cs="Times New Roman"/>
          <w:color w:val="000000" w:themeColor="text1"/>
        </w:rPr>
        <w:t xml:space="preserve">können rekonstruktive </w:t>
      </w:r>
      <w:r w:rsidR="00F6228B" w:rsidRPr="007310A7">
        <w:rPr>
          <w:rFonts w:eastAsia="Times New Roman" w:cs="Times New Roman"/>
          <w:color w:val="000000" w:themeColor="text1"/>
        </w:rPr>
        <w:t>A</w:t>
      </w:r>
      <w:r w:rsidRPr="007310A7">
        <w:rPr>
          <w:rFonts w:eastAsia="Times New Roman" w:cs="Times New Roman"/>
          <w:color w:val="000000" w:themeColor="text1"/>
        </w:rPr>
        <w:t>nsätze</w:t>
      </w:r>
      <w:r w:rsidR="00F6228B" w:rsidRPr="007310A7">
        <w:rPr>
          <w:rFonts w:eastAsia="Times New Roman" w:cs="Times New Roman"/>
          <w:color w:val="000000" w:themeColor="text1"/>
        </w:rPr>
        <w:t xml:space="preserve"> daher</w:t>
      </w:r>
      <w:r w:rsidRPr="007310A7">
        <w:rPr>
          <w:rFonts w:eastAsia="Times New Roman" w:cs="Times New Roman"/>
          <w:color w:val="000000" w:themeColor="text1"/>
        </w:rPr>
        <w:t xml:space="preserve"> dazu beitragen</w:t>
      </w:r>
      <w:r w:rsidR="00F6228B" w:rsidRPr="007310A7">
        <w:rPr>
          <w:rFonts w:eastAsia="Times New Roman" w:cs="Times New Roman"/>
          <w:color w:val="000000" w:themeColor="text1"/>
        </w:rPr>
        <w:t>,</w:t>
      </w:r>
      <w:r w:rsidRPr="007310A7">
        <w:rPr>
          <w:rFonts w:eastAsia="Times New Roman" w:cs="Times New Roman"/>
          <w:color w:val="000000" w:themeColor="text1"/>
        </w:rPr>
        <w:t xml:space="preserve"> etablierte Macht- und Gewaltverhältnisse </w:t>
      </w:r>
      <w:r w:rsidR="00F6228B" w:rsidRPr="007310A7">
        <w:rPr>
          <w:rFonts w:eastAsia="Times New Roman" w:cs="Times New Roman"/>
          <w:color w:val="000000" w:themeColor="text1"/>
        </w:rPr>
        <w:t xml:space="preserve">empirisch fundiert </w:t>
      </w:r>
      <w:r w:rsidRPr="007310A7">
        <w:rPr>
          <w:rFonts w:eastAsia="Times New Roman" w:cs="Times New Roman"/>
          <w:color w:val="000000" w:themeColor="text1"/>
        </w:rPr>
        <w:t xml:space="preserve">zu hinterfragen. Daher </w:t>
      </w:r>
      <w:r w:rsidR="00000974" w:rsidRPr="007310A7">
        <w:rPr>
          <w:rFonts w:eastAsia="Times New Roman" w:cs="Times New Roman"/>
          <w:color w:val="000000" w:themeColor="text1"/>
        </w:rPr>
        <w:t xml:space="preserve">ist </w:t>
      </w:r>
      <w:r w:rsidRPr="007310A7">
        <w:rPr>
          <w:rFonts w:eastAsia="Times New Roman" w:cs="Times New Roman"/>
          <w:color w:val="000000" w:themeColor="text1"/>
        </w:rPr>
        <w:t xml:space="preserve">es wünschenswert, diese </w:t>
      </w:r>
      <w:r w:rsidR="00000974" w:rsidRPr="007310A7">
        <w:rPr>
          <w:rFonts w:eastAsia="Times New Roman" w:cs="Times New Roman"/>
          <w:color w:val="000000" w:themeColor="text1"/>
        </w:rPr>
        <w:t xml:space="preserve">Verfahren – </w:t>
      </w:r>
      <w:r w:rsidRPr="007310A7">
        <w:rPr>
          <w:rFonts w:eastAsia="Times New Roman" w:cs="Times New Roman"/>
          <w:color w:val="000000" w:themeColor="text1"/>
        </w:rPr>
        <w:t>trotz ihrer</w:t>
      </w:r>
      <w:r w:rsidR="00000974" w:rsidRPr="007310A7">
        <w:rPr>
          <w:rFonts w:eastAsia="Times New Roman" w:cs="Times New Roman"/>
          <w:color w:val="000000" w:themeColor="text1"/>
        </w:rPr>
        <w:t xml:space="preserve"> </w:t>
      </w:r>
      <w:r w:rsidR="00E70514" w:rsidRPr="007310A7">
        <w:rPr>
          <w:rFonts w:eastAsia="Times New Roman" w:cs="Times New Roman"/>
          <w:color w:val="000000" w:themeColor="text1"/>
        </w:rPr>
        <w:t xml:space="preserve">qualifikatorisch und </w:t>
      </w:r>
      <w:r w:rsidRPr="007310A7">
        <w:rPr>
          <w:rFonts w:eastAsia="Times New Roman" w:cs="Times New Roman"/>
          <w:color w:val="000000" w:themeColor="text1"/>
        </w:rPr>
        <w:t>zeitlich</w:t>
      </w:r>
      <w:r w:rsidR="00F551E8" w:rsidRPr="007310A7">
        <w:rPr>
          <w:rFonts w:eastAsia="Times New Roman" w:cs="Times New Roman"/>
          <w:color w:val="000000" w:themeColor="text1"/>
        </w:rPr>
        <w:t xml:space="preserve"> hohen</w:t>
      </w:r>
      <w:r w:rsidRPr="007310A7">
        <w:rPr>
          <w:rFonts w:eastAsia="Times New Roman" w:cs="Times New Roman"/>
          <w:color w:val="000000" w:themeColor="text1"/>
        </w:rPr>
        <w:t xml:space="preserve"> Anforderungen</w:t>
      </w:r>
      <w:r w:rsidR="00000974" w:rsidRPr="007310A7">
        <w:rPr>
          <w:rFonts w:eastAsia="Times New Roman" w:cs="Times New Roman"/>
          <w:color w:val="000000" w:themeColor="text1"/>
        </w:rPr>
        <w:t xml:space="preserve"> –</w:t>
      </w:r>
      <w:r w:rsidR="00B910F6" w:rsidRPr="007310A7">
        <w:rPr>
          <w:rFonts w:eastAsia="Times New Roman" w:cs="Times New Roman"/>
          <w:color w:val="000000" w:themeColor="text1"/>
        </w:rPr>
        <w:t xml:space="preserve"> </w:t>
      </w:r>
      <w:r w:rsidR="00E124F5" w:rsidRPr="007310A7">
        <w:rPr>
          <w:rFonts w:eastAsia="Times New Roman" w:cs="Times New Roman"/>
          <w:color w:val="000000" w:themeColor="text1"/>
        </w:rPr>
        <w:t xml:space="preserve">bei der </w:t>
      </w:r>
      <w:r w:rsidR="00095757" w:rsidRPr="007310A7">
        <w:rPr>
          <w:rFonts w:eastAsia="Times New Roman" w:cs="Times New Roman"/>
          <w:color w:val="000000" w:themeColor="text1"/>
        </w:rPr>
        <w:t xml:space="preserve">sozialwissenschaftlichen Untersuchung gesellschaftlicher Ungleichheitserfahrungen </w:t>
      </w:r>
      <w:r w:rsidRPr="007310A7">
        <w:rPr>
          <w:rFonts w:eastAsia="Times New Roman" w:cs="Times New Roman"/>
          <w:color w:val="000000" w:themeColor="text1"/>
        </w:rPr>
        <w:t xml:space="preserve">stärker aufzugreifen, zu lehren und </w:t>
      </w:r>
      <w:r w:rsidR="002F47C0" w:rsidRPr="007310A7">
        <w:rPr>
          <w:rFonts w:eastAsia="Times New Roman" w:cs="Times New Roman"/>
          <w:color w:val="000000" w:themeColor="text1"/>
        </w:rPr>
        <w:t>in Forschungsprojekte</w:t>
      </w:r>
      <w:r w:rsidR="00E70514" w:rsidRPr="007310A7">
        <w:rPr>
          <w:rFonts w:eastAsia="Times New Roman" w:cs="Times New Roman"/>
          <w:color w:val="000000" w:themeColor="text1"/>
        </w:rPr>
        <w:t>n</w:t>
      </w:r>
      <w:r w:rsidRPr="007310A7">
        <w:rPr>
          <w:rFonts w:eastAsia="Times New Roman" w:cs="Times New Roman"/>
          <w:color w:val="000000" w:themeColor="text1"/>
        </w:rPr>
        <w:t xml:space="preserve"> umzusetzen.</w:t>
      </w:r>
    </w:p>
    <w:p w14:paraId="790F9632" w14:textId="77777777" w:rsidR="00884E1D" w:rsidRPr="007310A7" w:rsidRDefault="00884E1D" w:rsidP="003865F7">
      <w:pPr>
        <w:pStyle w:val="berschrift2"/>
        <w:spacing w:before="480" w:after="240"/>
        <w:jc w:val="both"/>
        <w:rPr>
          <w:rFonts w:asciiTheme="minorHAnsi" w:hAnsiTheme="minorHAnsi"/>
          <w:color w:val="000000" w:themeColor="text1"/>
        </w:rPr>
      </w:pPr>
      <w:bookmarkStart w:id="31" w:name="_Toc233288769"/>
      <w:r w:rsidRPr="007310A7">
        <w:rPr>
          <w:rFonts w:asciiTheme="minorHAnsi" w:hAnsiTheme="minorHAnsi"/>
          <w:b/>
          <w:color w:val="000000" w:themeColor="text1"/>
          <w:sz w:val="24"/>
          <w:szCs w:val="24"/>
        </w:rPr>
        <w:t>4.6. Darstellung vollzogener Auswertungsschritte</w:t>
      </w:r>
      <w:bookmarkEnd w:id="31"/>
    </w:p>
    <w:p w14:paraId="7361294E" w14:textId="446028A4" w:rsidR="00884E1D" w:rsidRPr="007310A7" w:rsidRDefault="00884E1D" w:rsidP="00884E1D">
      <w:pPr>
        <w:spacing w:line="360" w:lineRule="auto"/>
        <w:jc w:val="both"/>
        <w:rPr>
          <w:color w:val="000000" w:themeColor="text1"/>
        </w:rPr>
      </w:pPr>
      <w:r w:rsidRPr="007310A7">
        <w:rPr>
          <w:color w:val="000000" w:themeColor="text1"/>
        </w:rPr>
        <w:t>Auf praktischer Ebene vollzieht sich die Auswertung im Rahmen biographischer Fallrekonstruktionen innerhalb von 6 Schritten, die im Rahmen der vorliegenden Arbeit durchgeführt wurden</w:t>
      </w:r>
      <w:r w:rsidR="0046525F" w:rsidRPr="007310A7">
        <w:rPr>
          <w:color w:val="000000" w:themeColor="text1"/>
        </w:rPr>
        <w:t xml:space="preserve"> </w:t>
      </w:r>
      <w:r w:rsidR="0046525F" w:rsidRPr="007310A7">
        <w:rPr>
          <w:color w:val="000000" w:themeColor="text1"/>
        </w:rPr>
        <w:fldChar w:fldCharType="begin"/>
      </w:r>
      <w:r w:rsidR="00CE6A7E" w:rsidRPr="007310A7">
        <w:rPr>
          <w:color w:val="000000" w:themeColor="text1"/>
        </w:rPr>
        <w:instrText xml:space="preserve"> ADDIN ZOTERO_ITEM CSL_CITATION {"citationID":"2OCWCtlU","properties":{"unsorted":false,"formattedCitation":"(vgl. Rosenthal 2005, 204)","plainCitation":"(vgl. Rosenthal 2005, 204)","noteIndex":0},"citationItems":[{"id":396,"uris":["http://zotero.org/users/local/owKliTIb/items/IHX77LLY"],"itemData":{"id":396,"type":"book","publisher":"München","title":"Interpretative Sozialforschung. Eine Einführung","author":[{"family":"Rosenthal","given":"Gabriele"}],"issued":{"date-parts":[["2005"]]}},"locator":"204","label":"page","prefix":"vgl."}],"schema":"https://github.com/citation-style-language/schema/raw/master/csl-citation.json"} </w:instrText>
      </w:r>
      <w:r w:rsidR="0046525F" w:rsidRPr="007310A7">
        <w:rPr>
          <w:color w:val="000000" w:themeColor="text1"/>
        </w:rPr>
        <w:fldChar w:fldCharType="separate"/>
      </w:r>
      <w:r w:rsidR="00CE6A7E" w:rsidRPr="007310A7">
        <w:rPr>
          <w:rFonts w:ascii="Cambria" w:hAnsi="Cambria"/>
          <w:color w:val="000000" w:themeColor="text1"/>
        </w:rPr>
        <w:t>(vgl. Rosenthal 2005, 204)</w:t>
      </w:r>
      <w:r w:rsidR="0046525F" w:rsidRPr="007310A7">
        <w:rPr>
          <w:color w:val="000000" w:themeColor="text1"/>
        </w:rPr>
        <w:fldChar w:fldCharType="end"/>
      </w:r>
      <w:r w:rsidRPr="007310A7">
        <w:rPr>
          <w:color w:val="000000" w:themeColor="text1"/>
        </w:rPr>
        <w:t>:</w:t>
      </w:r>
    </w:p>
    <w:p w14:paraId="0737BBEA" w14:textId="302B2401" w:rsidR="00884E1D" w:rsidRPr="007310A7" w:rsidRDefault="00884E1D" w:rsidP="00150ABB">
      <w:pPr>
        <w:pStyle w:val="Listenabsatz"/>
        <w:numPr>
          <w:ilvl w:val="0"/>
          <w:numId w:val="20"/>
        </w:numPr>
        <w:spacing w:before="240" w:line="360" w:lineRule="auto"/>
        <w:ind w:left="714" w:hanging="357"/>
        <w:jc w:val="both"/>
        <w:rPr>
          <w:color w:val="000000" w:themeColor="text1"/>
        </w:rPr>
      </w:pPr>
      <w:r w:rsidRPr="007310A7">
        <w:rPr>
          <w:color w:val="000000" w:themeColor="text1"/>
        </w:rPr>
        <w:t>Analyse der biographischen Daten unter Berücksichtigung des zeit- und familiengeschichtlichen Hintergrundes</w:t>
      </w:r>
    </w:p>
    <w:p w14:paraId="0030B9C8" w14:textId="7F5F992C" w:rsidR="00884E1D" w:rsidRPr="007310A7" w:rsidRDefault="00884E1D" w:rsidP="00884E1D">
      <w:pPr>
        <w:pStyle w:val="Listenabsatz"/>
        <w:numPr>
          <w:ilvl w:val="0"/>
          <w:numId w:val="20"/>
        </w:numPr>
        <w:spacing w:line="360" w:lineRule="auto"/>
        <w:jc w:val="both"/>
        <w:rPr>
          <w:color w:val="000000" w:themeColor="text1"/>
        </w:rPr>
      </w:pPr>
      <w:r w:rsidRPr="007310A7">
        <w:rPr>
          <w:color w:val="000000" w:themeColor="text1"/>
        </w:rPr>
        <w:t xml:space="preserve">Text- und thematische Feldanalyse </w:t>
      </w:r>
      <w:r w:rsidR="002E0B53" w:rsidRPr="007310A7">
        <w:rPr>
          <w:color w:val="000000" w:themeColor="text1"/>
        </w:rPr>
        <w:t xml:space="preserve">der </w:t>
      </w:r>
      <w:r w:rsidRPr="007310A7">
        <w:rPr>
          <w:color w:val="000000" w:themeColor="text1"/>
        </w:rPr>
        <w:t xml:space="preserve">Selbstpräsentation </w:t>
      </w:r>
      <w:r w:rsidR="002E0B53" w:rsidRPr="007310A7">
        <w:rPr>
          <w:color w:val="000000" w:themeColor="text1"/>
        </w:rPr>
        <w:t>(</w:t>
      </w:r>
      <w:r w:rsidRPr="007310A7">
        <w:rPr>
          <w:color w:val="000000" w:themeColor="text1"/>
        </w:rPr>
        <w:t>i.R. der biographischen Eingangserzählung</w:t>
      </w:r>
      <w:r w:rsidR="002E0B53" w:rsidRPr="007310A7">
        <w:rPr>
          <w:color w:val="000000" w:themeColor="text1"/>
        </w:rPr>
        <w:t>)</w:t>
      </w:r>
    </w:p>
    <w:p w14:paraId="6853E2DA" w14:textId="77777777" w:rsidR="00884E1D" w:rsidRPr="007310A7" w:rsidRDefault="00884E1D" w:rsidP="00884E1D">
      <w:pPr>
        <w:pStyle w:val="Listenabsatz"/>
        <w:numPr>
          <w:ilvl w:val="0"/>
          <w:numId w:val="20"/>
        </w:numPr>
        <w:spacing w:line="360" w:lineRule="auto"/>
        <w:jc w:val="both"/>
        <w:rPr>
          <w:color w:val="000000" w:themeColor="text1"/>
        </w:rPr>
      </w:pPr>
      <w:r w:rsidRPr="007310A7">
        <w:rPr>
          <w:color w:val="000000" w:themeColor="text1"/>
        </w:rPr>
        <w:lastRenderedPageBreak/>
        <w:t>Rekonstruktion der erlebten Lebensgeschichte bzw. Fallgeschichte</w:t>
      </w:r>
    </w:p>
    <w:p w14:paraId="7532C40C" w14:textId="77777777" w:rsidR="00884E1D" w:rsidRPr="007310A7" w:rsidRDefault="00884E1D" w:rsidP="00884E1D">
      <w:pPr>
        <w:pStyle w:val="Listenabsatz"/>
        <w:numPr>
          <w:ilvl w:val="0"/>
          <w:numId w:val="20"/>
        </w:numPr>
        <w:spacing w:line="360" w:lineRule="auto"/>
        <w:jc w:val="both"/>
        <w:rPr>
          <w:color w:val="000000" w:themeColor="text1"/>
        </w:rPr>
      </w:pPr>
      <w:r w:rsidRPr="007310A7">
        <w:rPr>
          <w:color w:val="000000" w:themeColor="text1"/>
        </w:rPr>
        <w:t>Feinanalyse einzelner Textstellen (zu jedem Zeitpunkt der Auswertung möglich)</w:t>
      </w:r>
    </w:p>
    <w:p w14:paraId="3797FC71" w14:textId="77777777" w:rsidR="00884E1D" w:rsidRPr="007310A7" w:rsidRDefault="00884E1D" w:rsidP="00884E1D">
      <w:pPr>
        <w:pStyle w:val="Listenabsatz"/>
        <w:numPr>
          <w:ilvl w:val="0"/>
          <w:numId w:val="20"/>
        </w:numPr>
        <w:spacing w:line="360" w:lineRule="auto"/>
        <w:jc w:val="both"/>
        <w:rPr>
          <w:color w:val="000000" w:themeColor="text1"/>
        </w:rPr>
      </w:pPr>
      <w:r w:rsidRPr="007310A7">
        <w:rPr>
          <w:color w:val="000000" w:themeColor="text1"/>
        </w:rPr>
        <w:t>Kontrastierung der erzählten mit der erlebten Lebensgeschichte</w:t>
      </w:r>
    </w:p>
    <w:p w14:paraId="5CBC4D19" w14:textId="77777777" w:rsidR="00884E1D" w:rsidRPr="007310A7" w:rsidRDefault="00884E1D" w:rsidP="00884E1D">
      <w:pPr>
        <w:pStyle w:val="Listenabsatz"/>
        <w:numPr>
          <w:ilvl w:val="0"/>
          <w:numId w:val="20"/>
        </w:numPr>
        <w:spacing w:line="360" w:lineRule="auto"/>
        <w:jc w:val="both"/>
        <w:rPr>
          <w:color w:val="000000" w:themeColor="text1"/>
        </w:rPr>
      </w:pPr>
      <w:r w:rsidRPr="007310A7">
        <w:rPr>
          <w:color w:val="000000" w:themeColor="text1"/>
        </w:rPr>
        <w:t>Typenbildung</w:t>
      </w:r>
    </w:p>
    <w:p w14:paraId="2DE08343" w14:textId="3AB1A8B8" w:rsidR="00884E1D" w:rsidRPr="007310A7" w:rsidRDefault="00884E1D" w:rsidP="00150ABB">
      <w:pPr>
        <w:spacing w:before="240" w:line="360" w:lineRule="auto"/>
        <w:jc w:val="both"/>
        <w:rPr>
          <w:color w:val="000000" w:themeColor="text1"/>
        </w:rPr>
      </w:pPr>
      <w:r w:rsidRPr="007310A7">
        <w:rPr>
          <w:color w:val="000000" w:themeColor="text1"/>
        </w:rPr>
        <w:t xml:space="preserve">Im Folgenden werde ich die im Rahmen der Fallauswertungen vorgenommenen Schritte zusammenfassend darstellen. Diese Darstellung dient einem Einblick in die Logik der Auswertung insbesondere für Leser*innen, die mit der Methode nicht vertraut sind. Für eine ausführliche Darstellung und theoretisch-methodologische  Begründung verweise ich auf die dazu vorliegende Literatur </w:t>
      </w:r>
      <w:r w:rsidR="00150ABB" w:rsidRPr="007310A7">
        <w:rPr>
          <w:color w:val="000000" w:themeColor="text1"/>
        </w:rPr>
        <w:fldChar w:fldCharType="begin"/>
      </w:r>
      <w:r w:rsidR="00CE6A7E" w:rsidRPr="007310A7">
        <w:rPr>
          <w:color w:val="000000" w:themeColor="text1"/>
        </w:rPr>
        <w:instrText xml:space="preserve"> ADDIN ZOTERO_ITEM CSL_CITATION {"citationID":"rGAtQGQL","properties":{"unsorted":false,"formattedCitation":"(vgl. z.B. Rosenthal 1987, 1995, 2005)","plainCitation":"(vgl. z.B. Rosenthal 1987, 1995, 2005)","noteIndex":0},"citationItems":[{"id":609,"uris":["http://zotero.org/users/local/owKliTIb/items/A3973PZS"],"itemData":{"id":609,"type":"book","publisher":"Leske u. Budrich","publisher-place":"Opladen","title":"... wenn alles in Scherben fällt ...: von Leben und Sinnwelt der Kriegsgeneration ; Typenbiographischer Wandlungen","URL":"https://nbn-resolving.org/urn:nbn:de:0168-ssoar-36303","author":[{"family":"Rosenthal","given":"Gabriele"}],"issued":{"date-parts":[["1987"]]}},"prefix":"vgl. z.B."},{"id":398,"uris":["http://zotero.org/users/local/owKliTIb/items/5L25DW6Z"],"itemData":{"id":398,"type":"book","publisher-place":"Wiesbaden","title":"Die erlebte und erzählte Lebensgeschichte. Zur Wechselwirkung zwischen Erleben, Erinnern und Erzählen","author":[{"family":"Rosenthal","given":"Gabriele"}],"issued":{"date-parts":[["1995"]]}}},{"id":396,"uris":["http://zotero.org/users/local/owKliTIb/items/IHX77LLY"],"itemData":{"id":396,"type":"book","publisher":"München","title":"Interpretative Sozialforschung. Eine Einführung","author":[{"family":"Rosenthal","given":"Gabriele"}],"issued":{"date-parts":[["2005"]]}}}],"schema":"https://github.com/citation-style-language/schema/raw/master/csl-citation.json"} </w:instrText>
      </w:r>
      <w:r w:rsidR="00150ABB" w:rsidRPr="007310A7">
        <w:rPr>
          <w:color w:val="000000" w:themeColor="text1"/>
        </w:rPr>
        <w:fldChar w:fldCharType="separate"/>
      </w:r>
      <w:r w:rsidR="00CE6A7E" w:rsidRPr="007310A7">
        <w:rPr>
          <w:rFonts w:ascii="Cambria" w:hAnsi="Cambria"/>
          <w:color w:val="000000" w:themeColor="text1"/>
        </w:rPr>
        <w:t>(vgl. z.B. Rosenthal 1987, 1995, 2005)</w:t>
      </w:r>
      <w:r w:rsidR="00150ABB" w:rsidRPr="007310A7">
        <w:rPr>
          <w:color w:val="000000" w:themeColor="text1"/>
        </w:rPr>
        <w:fldChar w:fldCharType="end"/>
      </w:r>
      <w:r w:rsidRPr="007310A7">
        <w:rPr>
          <w:color w:val="000000" w:themeColor="text1"/>
        </w:rPr>
        <w:t>.</w:t>
      </w:r>
    </w:p>
    <w:p w14:paraId="5965DA76" w14:textId="19916025" w:rsidR="00884E1D" w:rsidRPr="007310A7" w:rsidRDefault="00884E1D" w:rsidP="00150ABB">
      <w:pPr>
        <w:spacing w:before="240" w:line="360" w:lineRule="auto"/>
        <w:jc w:val="both"/>
        <w:rPr>
          <w:color w:val="000000" w:themeColor="text1"/>
        </w:rPr>
      </w:pPr>
      <w:r>
        <w:rPr>
          <w:color w:val="000000" w:themeColor="text1"/>
        </w:rPr>
        <w:t xml:space="preserve">1. Die </w:t>
      </w:r>
      <w:r>
        <w:rPr>
          <w:i/>
          <w:color w:val="000000" w:themeColor="text1"/>
        </w:rPr>
        <w:t xml:space="preserve">Analyse der biographischen Daten</w:t>
      </w:r>
      <w:r>
        <w:rPr>
          <w:color w:val="000000" w:themeColor="text1"/>
        </w:rPr>
        <w:t xml:space="preserve"> als erster Auswertungsschritt bezieht sich auf das weitgehend analoge Vorgehen zur sequenziellen Analyse der objektiven bzw. strukturellen Daten bei Oevermann (vgl. z.B. 1979). Dabei sind sowohl die lebensgeschichtlichen Daten ab der Geburt als auch die familien- und kollektivgeschichtlichen Daten in ihrer zeitlichen Reihenfolge und möglichst unabhängig von der Interpretation der Biograph*innen festzuhalten. Anschließend werden gedankenexperimentell alle denkbaren Hypothesen darüber gebildet, welche Handlungsanforderungen durch ein biographisches Datum bzw. Ereignis für die Biograph*in entstehen und welche Handlungsmöglichkeiten wiederum daraus resultieren. Im Rahmen dieses </w:t>
      </w:r>
      <w:proofErr w:type="spellStart"/>
      <w:r>
        <w:rPr>
          <w:color w:val="000000" w:themeColor="text1"/>
        </w:rPr>
        <w:t xml:space="preserve">abduktiven</w:t>
      </w:r>
      <w:proofErr w:type="spellEnd"/>
      <w:r>
        <w:rPr>
          <w:color w:val="000000" w:themeColor="text1"/>
        </w:rPr>
        <w:t xml:space="preserve"> Vorgehens sind Hypothesen durch das jeweilige empirische Phänomen – hier das biographische Datum – begründet und werden im Laufe der weiteren Auswertung plausibilisiert oder widerlegt. Im Sinne des rekonstruktiven Ansatzes erfolgt keine Übertragung auf andere Fälle bzw. Biographien, da identifizierte Strukturen </w:t>
      </w:r>
      <w:r>
        <w:rPr>
          <w:color w:val="000000" w:themeColor="text1"/>
        </w:rPr>
        <w:t xml:space="preserve">und </w:t>
      </w:r>
      <w:r>
        <w:rPr>
          <w:color w:val="000000" w:themeColor="text1"/>
        </w:rPr>
        <w:t xml:space="preserve">Regelhaftigkeiten zunächst als fallspezifisch behandelt werden. Ziel des </w:t>
      </w:r>
      <w:del w:id="1000020" w:author="Claude Lektorat" w:date="2026-06-30T12:18:05Z">
        <w:r>
          <w:rPr>
            <w:color w:val="000000" w:themeColor="text1"/>
          </w:rPr>
          <w:delText xml:space="preserve">erstes</w:delText>
        </w:r>
      </w:del>
      <w:ins w:id="1000021" w:author="Claude Lektorat" w:date="2026-06-30T12:18:05Z">
        <w:r>
          <w:rPr>
            <w:color w:val="000000" w:themeColor="text1"/>
          </w:rPr>
          <w:t xml:space="preserve">ersten</w:t>
        </w:r>
      </w:ins>
      <w:r>
        <w:rPr>
          <w:color w:val="000000" w:themeColor="text1"/>
        </w:rPr>
        <w:t xml:space="preserve"> Auswertungsschritts ist die Entwicklung von Fallstrukturhypothesen auf Ebene der erlebten Lebensgeschichte bzw. der Perspektive von Biograph*innen in der Vergangenheit </w:t>
      </w:r>
      <w:r w:rsidR="00150ABB" w:rsidRPr="007310A7">
        <w:rPr>
          <w:color w:val="000000" w:themeColor="text1"/>
        </w:rPr>
        <w:fldChar w:fldCharType="begin"/>
      </w:r>
      <w:r w:rsidR="00CE6A7E" w:rsidRPr="007310A7">
        <w:rPr>
          <w:color w:val="000000" w:themeColor="text1"/>
        </w:rPr>
        <w:instrText xml:space="preserve"> ADDIN ZOTERO_ITEM CSL_CITATION {"citationID":"NavpR0en","properties":{"unsorted":false,"formattedCitation":"(vgl. Rosenthal 2005, 58\\uc0\\u8211{}62, 204\\uc0\\u8211{}7)","plainCitation":"(vgl. Rosenthal 2005, 58–62, 204–7)","noteIndex":0},"citationItems":[{"id":396,"uris":["http://zotero.org/users/local/owKliTIb/items/IHX77LLY"],"itemData":{"id":396,"type":"book","publisher":"München","title":"Interpretative Sozialforschung. Eine Einführung","author":[{"family":"Rosenthal","given":"Gabriele"}],"issued":{"date-parts":[["2005"]]}},"locator":"58-62, 204-207","label":"page","prefix":"vgl."}],"schema":"https://github.com/citation-style-language/schema/raw/master/csl-citation.json"} </w:instrText>
      </w:r>
      <w:r w:rsidR="00150ABB" w:rsidRPr="007310A7">
        <w:rPr>
          <w:color w:val="000000" w:themeColor="text1"/>
        </w:rPr>
        <w:fldChar w:fldCharType="separate"/>
      </w:r>
      <w:r>
        <w:rPr>
          <w:rFonts w:ascii="Cambria" w:hAnsi="Cambria" w:cs="Times New Roman"/>
          <w:color w:val="000000" w:themeColor="text1"/>
        </w:rPr>
        <w:t xml:space="preserve">(vgl. Rosenthal 2005, 58–62, 204–7)</w:t>
      </w:r>
      <w:r w:rsidR="00150ABB" w:rsidRPr="007310A7">
        <w:rPr>
          <w:color w:val="000000" w:themeColor="text1"/>
        </w:rPr>
        <w:fldChar w:fldCharType="end"/>
      </w:r>
      <w:r>
        <w:rPr>
          <w:color w:val="000000" w:themeColor="text1"/>
        </w:rPr>
        <w:t xml:space="preserve">. Diese werden insbesondere im Rahmen </w:t>
      </w:r>
      <w:r>
        <w:rPr>
          <w:color w:val="000000" w:themeColor="text1"/>
        </w:rPr>
        <w:t xml:space="preserve">des dritten </w:t>
      </w:r>
      <w:r>
        <w:rPr>
          <w:color w:val="000000" w:themeColor="text1"/>
        </w:rPr>
        <w:t xml:space="preserve">Auswertungsschritt</w:t>
      </w:r>
      <w:r>
        <w:rPr>
          <w:color w:val="000000" w:themeColor="text1"/>
        </w:rPr>
        <w:t xml:space="preserve">s</w:t>
      </w:r>
      <w:r>
        <w:rPr>
          <w:color w:val="000000" w:themeColor="text1"/>
        </w:rPr>
        <w:t xml:space="preserve"> überprüft bzw. erweitert und dienen somit dessen Vorbereitung.</w:t>
      </w:r>
    </w:p>
    <w:p w14:paraId="337ACDD0" w14:textId="776D0FC5" w:rsidR="00884E1D" w:rsidRPr="007310A7" w:rsidRDefault="00884E1D" w:rsidP="00884E1D">
      <w:pPr>
        <w:spacing w:line="360" w:lineRule="auto"/>
        <w:jc w:val="both"/>
        <w:rPr>
          <w:color w:val="000000" w:themeColor="text1"/>
        </w:rPr>
      </w:pPr>
      <w:r w:rsidRPr="007310A7">
        <w:rPr>
          <w:color w:val="000000" w:themeColor="text1"/>
        </w:rPr>
        <w:t xml:space="preserve">Die Berücksichtigung des zeit- und familiengeschichtlichen Hintergrundes sowie der wirksamen gesellschaftlichen Diskurse bedeutet für die forschungspraktische </w:t>
      </w:r>
      <w:r w:rsidRPr="007310A7">
        <w:rPr>
          <w:color w:val="000000" w:themeColor="text1"/>
        </w:rPr>
        <w:lastRenderedPageBreak/>
        <w:t>Umsetzung, dass neben den Narrativen der interviewten Personen eine ausführliche Hintergrundrecherche durchzuführen und, wenn entsprechende Daten vorliegen, auch Archivmaterial mitauszuwerten ist</w:t>
      </w:r>
      <w:r w:rsidR="003C3800" w:rsidRPr="007310A7">
        <w:rPr>
          <w:color w:val="000000" w:themeColor="text1"/>
        </w:rPr>
        <w:t xml:space="preserve"> </w:t>
      </w:r>
      <w:r w:rsidR="003C3800" w:rsidRPr="007310A7">
        <w:rPr>
          <w:color w:val="000000" w:themeColor="text1"/>
        </w:rPr>
        <w:fldChar w:fldCharType="begin"/>
      </w:r>
      <w:r w:rsidR="00CE6A7E" w:rsidRPr="007310A7">
        <w:rPr>
          <w:color w:val="000000" w:themeColor="text1"/>
        </w:rPr>
        <w:instrText xml:space="preserve"> ADDIN ZOTERO_ITEM CSL_CITATION {"citationID":"Wx0MtJre","properties":{"unsorted":false,"formattedCitation":"(vgl. auch Rosenthal 2005, 188)","plainCitation":"(vgl. auch Rosenthal 2005, 188)","noteIndex":0},"citationItems":[{"id":396,"uris":["http://zotero.org/users/local/owKliTIb/items/IHX77LLY"],"itemData":{"id":396,"type":"book","publisher":"München","title":"Interpretative Sozialforschung. Eine Einführung","author":[{"family":"Rosenthal","given":"Gabriele"}],"issued":{"date-parts":[["2005"]]}},"locator":"188","label":"page","prefix":"vgl. auch"}],"schema":"https://github.com/citation-style-language/schema/raw/master/csl-citation.json"} </w:instrText>
      </w:r>
      <w:r w:rsidR="003C3800" w:rsidRPr="007310A7">
        <w:rPr>
          <w:color w:val="000000" w:themeColor="text1"/>
        </w:rPr>
        <w:fldChar w:fldCharType="separate"/>
      </w:r>
      <w:r w:rsidR="00CE6A7E" w:rsidRPr="007310A7">
        <w:rPr>
          <w:rFonts w:ascii="Cambria" w:hAnsi="Cambria"/>
          <w:color w:val="000000" w:themeColor="text1"/>
        </w:rPr>
        <w:t>(vgl. auch Rosenthal 2005, 188)</w:t>
      </w:r>
      <w:r w:rsidR="003C3800" w:rsidRPr="007310A7">
        <w:rPr>
          <w:color w:val="000000" w:themeColor="text1"/>
        </w:rPr>
        <w:fldChar w:fldCharType="end"/>
      </w:r>
      <w:r w:rsidRPr="007310A7">
        <w:rPr>
          <w:color w:val="000000" w:themeColor="text1"/>
        </w:rPr>
        <w:t>. Die Kontextualisierung der Biographie in Bezug auf die jeweilige Familien- und Kollektivgeschichte ermöglicht dabei eine Rekonstruktion der Entwicklung des in der Gegenwart wirkmächtigen familialen bzw. Wir-Gruppen-Diskurses. Letzteres geschieht unter Einbeziehung figurations- und machtsoziologischer Aspekte, so dass nicht nur auf individualbiographischer, sondern auch auf familialer bzw. kollektiver Ebene hegemoniale und marginalisierte Gruppen-Zugehörigkeiten miterfasst werden</w:t>
      </w:r>
      <w:r w:rsidR="003C3800" w:rsidRPr="007310A7">
        <w:rPr>
          <w:color w:val="000000" w:themeColor="text1"/>
        </w:rPr>
        <w:t xml:space="preserve"> </w:t>
      </w:r>
      <w:r w:rsidR="003C3800" w:rsidRPr="007310A7">
        <w:rPr>
          <w:color w:val="000000" w:themeColor="text1"/>
        </w:rPr>
        <w:fldChar w:fldCharType="begin"/>
      </w:r>
      <w:r w:rsidR="009E7355" w:rsidRPr="007310A7">
        <w:rPr>
          <w:color w:val="000000" w:themeColor="text1"/>
        </w:rPr>
        <w:instrText xml:space="preserve"> ADDIN ZOTERO_ITEM CSL_CITATION {"citationID":"wtGujmFu","properties":{"unsorted":true,"formattedCitation":"(vgl. Radenbach und Rosenthal 2012; Elias und Scotson 1993)","plainCitation":"(vgl. Radenbach und Rosenthal 2012; Elias und Scotson 1993)","dontUpdate":true,"noteIndex":0},"citationItems":[{"id":392,"uris":["http://zotero.org/users/local/owKliTIb/items/GMIGCRTH"],"itemData":{"id":392,"type":"article-journal","container-title":"sozialer sinn, Zeitschrift für hermeneutische Sozialforschung","DOI":"10.1515/sosi-2012-0102","issue":"1","page":"3-37","publisher":"Walter de Gruyter GmbH","title":"Das Vergangene ist auch Gegenwart, das Gesellschaftliche ist auch individuell. Zur Notwendigkeit der Analyse biographischer und historischer ‚Rahmendaten’","volume":"13","author":[{"family":"Radenbach","given":"Niklas"},{"family":"Rosenthal","given":"Gabriele"}],"issued":{"date-parts":[["2012"]]}},"prefix":"vgl."},{"id":124,"uris":["http://zotero.org/users/local/owKliTIb/items/DPRNJBJQ"],"itemData":{"id":124,"type":"book","publisher":"Suhrkamp","publisher-place":"Frankfurt a.M.","title":"Etablierte und Außenseiter","author":[{"family":"Elias","given":"Norbert"},{"family":"Scotson","given":"J. L."}],"issued":{"date-parts":[["1993"]]}}}],"schema":"https://github.com/citation-style-language/schema/raw/master/csl-citation.json"} </w:instrText>
      </w:r>
      <w:r w:rsidR="003C3800" w:rsidRPr="007310A7">
        <w:rPr>
          <w:color w:val="000000" w:themeColor="text1"/>
        </w:rPr>
        <w:fldChar w:fldCharType="separate"/>
      </w:r>
      <w:r w:rsidR="003C3800" w:rsidRPr="007310A7">
        <w:rPr>
          <w:rFonts w:ascii="Cambria" w:hAnsi="Cambria"/>
          <w:color w:val="000000" w:themeColor="text1"/>
        </w:rPr>
        <w:t xml:space="preserve">(vgl. </w:t>
      </w:r>
      <w:proofErr w:type="spellStart"/>
      <w:r w:rsidR="003C3800" w:rsidRPr="007310A7">
        <w:rPr>
          <w:rFonts w:ascii="Cambria" w:hAnsi="Cambria"/>
          <w:color w:val="000000" w:themeColor="text1"/>
        </w:rPr>
        <w:t>Radenbach</w:t>
      </w:r>
      <w:proofErr w:type="spellEnd"/>
      <w:r w:rsidR="003C3800" w:rsidRPr="007310A7">
        <w:rPr>
          <w:rFonts w:ascii="Cambria" w:hAnsi="Cambria"/>
          <w:color w:val="000000" w:themeColor="text1"/>
        </w:rPr>
        <w:t xml:space="preserve">, Rosenthal 2012; Elias, </w:t>
      </w:r>
      <w:proofErr w:type="spellStart"/>
      <w:r w:rsidR="003C3800" w:rsidRPr="007310A7">
        <w:rPr>
          <w:rFonts w:ascii="Cambria" w:hAnsi="Cambria"/>
          <w:color w:val="000000" w:themeColor="text1"/>
        </w:rPr>
        <w:t>Scotson</w:t>
      </w:r>
      <w:proofErr w:type="spellEnd"/>
      <w:r w:rsidR="003C3800" w:rsidRPr="007310A7">
        <w:rPr>
          <w:rFonts w:ascii="Cambria" w:hAnsi="Cambria"/>
          <w:color w:val="000000" w:themeColor="text1"/>
        </w:rPr>
        <w:t xml:space="preserve"> 1993)</w:t>
      </w:r>
      <w:r w:rsidR="003C3800" w:rsidRPr="007310A7">
        <w:rPr>
          <w:color w:val="000000" w:themeColor="text1"/>
        </w:rPr>
        <w:fldChar w:fldCharType="end"/>
      </w:r>
      <w:r w:rsidRPr="007310A7">
        <w:rPr>
          <w:color w:val="000000" w:themeColor="text1"/>
        </w:rPr>
        <w:t>.</w:t>
      </w:r>
    </w:p>
    <w:p w14:paraId="09368274" w14:textId="763B5CC4" w:rsidR="00884E1D" w:rsidRPr="007310A7" w:rsidRDefault="00884E1D" w:rsidP="00884E1D">
      <w:pPr>
        <w:spacing w:line="360" w:lineRule="auto"/>
        <w:jc w:val="both"/>
        <w:rPr>
          <w:color w:val="000000" w:themeColor="text1"/>
        </w:rPr>
      </w:pPr>
      <w:r w:rsidRPr="007310A7">
        <w:rPr>
          <w:color w:val="000000" w:themeColor="text1"/>
        </w:rPr>
        <w:t xml:space="preserve">Im Forschungskontext von Intergeschlechtlichkeit in Deutschland ermöglicht dieser komplexe Ansatz sowohl die Relevanz eines möglichen nationalsozialistischen Familienhintergrundes als auch die Wirkmächtigkeit von familial mitbedingten Mehrfachkategorisierungen z.B. durch Migrations- bzw. Fluchtgeschichte mit zu erheben und zu analysieren. Hierfür wurden in einem Fall Anfragen bei Bundes- und ehemaligen Stasiarchiv gestellt, </w:t>
      </w:r>
      <w:r w:rsidR="00722C81" w:rsidRPr="007310A7">
        <w:rPr>
          <w:color w:val="000000" w:themeColor="text1"/>
        </w:rPr>
        <w:t xml:space="preserve">und in Folge erhaltene historische Dokumente ausgewertet, </w:t>
      </w:r>
      <w:r w:rsidRPr="007310A7">
        <w:rPr>
          <w:color w:val="000000" w:themeColor="text1"/>
        </w:rPr>
        <w:t>die der Rekonstruktion der Familiengeschichte dien</w:t>
      </w:r>
      <w:r w:rsidR="00722C81" w:rsidRPr="007310A7">
        <w:rPr>
          <w:color w:val="000000" w:themeColor="text1"/>
        </w:rPr>
        <w:t>t</w:t>
      </w:r>
      <w:r w:rsidRPr="007310A7">
        <w:rPr>
          <w:color w:val="000000" w:themeColor="text1"/>
        </w:rPr>
        <w:t>en</w:t>
      </w:r>
      <w:r w:rsidR="00AE1A0A" w:rsidRPr="007310A7">
        <w:rPr>
          <w:color w:val="000000" w:themeColor="text1"/>
        </w:rPr>
        <w:t xml:space="preserve"> (siehe 7.1)</w:t>
      </w:r>
      <w:r w:rsidRPr="007310A7">
        <w:rPr>
          <w:color w:val="000000" w:themeColor="text1"/>
        </w:rPr>
        <w:t>. Begleitend fand eine Auseinandersetzung mit den Grundlagen der geschichtswissenschaftlichen Methodik statt, um eine quellenkritische Interpretation des Materials zu ermöglichen</w:t>
      </w:r>
      <w:r w:rsidR="003C3800" w:rsidRPr="007310A7">
        <w:rPr>
          <w:color w:val="000000" w:themeColor="text1"/>
        </w:rPr>
        <w:t xml:space="preserve"> </w:t>
      </w:r>
      <w:r w:rsidR="003C3800" w:rsidRPr="007310A7">
        <w:rPr>
          <w:color w:val="000000" w:themeColor="text1"/>
        </w:rPr>
        <w:fldChar w:fldCharType="begin"/>
      </w:r>
      <w:r w:rsidR="00863F07" w:rsidRPr="007310A7">
        <w:rPr>
          <w:color w:val="000000" w:themeColor="text1"/>
        </w:rPr>
        <w:instrText xml:space="preserve"> ADDIN ZOTERO_ITEM CSL_CITATION {"citationID":"anupe2Bx","properties":{"unsorted":true,"formattedCitation":"(vgl. Rusinek, Ackermann, und Engelbrecht 1992; Radenbach und Rosenthal 2012)","plainCitation":"(vgl. Rusinek, Ackermann, und Engelbrecht 1992; Radenbach und Rosenthal 2012)","dontUpdate":true,"noteIndex":0},"citationItems":[{"id":1251,"uris":["http://zotero.org/users/local/owKliTIb/items/MGBPAV7L"],"itemData":{"id":1251,"type":"book","collection-title":"UTB","ISBN":"3-8252-1674-8","publisher":"Schöningh","publisher-place":"Paderborn","title":"Einführung in die Interpretation historischer Quellen: Schwerpunkt Neuzeit","volume":"1674","editor":[{"family":"Rusinek","given":"Bernd-A."},{"family":"Ackermann","given":"Volker"},{"family":"Engelbrecht","given":"Jörg"}],"issued":{"date-parts":[["1992"]]}},"prefix":"vgl."},{"id":392,"uris":["http://zotero.org/users/local/owKliTIb/items/GMIGCRTH"],"itemData":{"id":392,"type":"article-journal","container-title":"sozialer sinn, Zeitschrift für hermeneutische Sozialforschung","DOI":"10.1515/sosi-2012-0102","issue":"1","page":"3-37","publisher":"Walter de Gruyter GmbH","title":"Das Vergangene ist auch Gegenwart, das Gesellschaftliche ist auch individuell. Zur Notwendigkeit der Analyse biographischer und historischer ‚Rahmendaten’","volume":"13","author":[{"family":"Radenbach","given":"Niklas"},{"family":"Rosenthal","given":"Gabriele"}],"issued":{"date-parts":[["2012"]]}}}],"schema":"https://github.com/citation-style-language/schema/raw/master/csl-citation.json"} </w:instrText>
      </w:r>
      <w:r w:rsidR="003C3800" w:rsidRPr="007310A7">
        <w:rPr>
          <w:color w:val="000000" w:themeColor="text1"/>
        </w:rPr>
        <w:fldChar w:fldCharType="separate"/>
      </w:r>
      <w:r w:rsidR="00F12561" w:rsidRPr="007310A7">
        <w:rPr>
          <w:rFonts w:ascii="Cambria" w:hAnsi="Cambria"/>
          <w:color w:val="000000" w:themeColor="text1"/>
        </w:rPr>
        <w:t xml:space="preserve">(vgl. </w:t>
      </w:r>
      <w:proofErr w:type="spellStart"/>
      <w:r w:rsidR="00F12561" w:rsidRPr="007310A7">
        <w:rPr>
          <w:rFonts w:ascii="Cambria" w:hAnsi="Cambria"/>
          <w:color w:val="000000" w:themeColor="text1"/>
        </w:rPr>
        <w:t>Rusinek</w:t>
      </w:r>
      <w:proofErr w:type="spellEnd"/>
      <w:r w:rsidR="00F12561" w:rsidRPr="007310A7">
        <w:rPr>
          <w:rFonts w:ascii="Cambria" w:hAnsi="Cambria"/>
          <w:color w:val="000000" w:themeColor="text1"/>
        </w:rPr>
        <w:t xml:space="preserve"> et al. 1992; </w:t>
      </w:r>
      <w:proofErr w:type="spellStart"/>
      <w:r w:rsidR="00F12561" w:rsidRPr="007310A7">
        <w:rPr>
          <w:rFonts w:ascii="Cambria" w:hAnsi="Cambria"/>
          <w:color w:val="000000" w:themeColor="text1"/>
        </w:rPr>
        <w:t>Radenbach</w:t>
      </w:r>
      <w:proofErr w:type="spellEnd"/>
      <w:r w:rsidR="00F12561" w:rsidRPr="007310A7">
        <w:rPr>
          <w:rFonts w:ascii="Cambria" w:hAnsi="Cambria"/>
          <w:color w:val="000000" w:themeColor="text1"/>
        </w:rPr>
        <w:t>, Rosenthal 2012)</w:t>
      </w:r>
      <w:r w:rsidR="003C3800" w:rsidRPr="007310A7">
        <w:rPr>
          <w:color w:val="000000" w:themeColor="text1"/>
        </w:rPr>
        <w:fldChar w:fldCharType="end"/>
      </w:r>
      <w:r w:rsidR="00F12561" w:rsidRPr="007310A7">
        <w:rPr>
          <w:color w:val="000000" w:themeColor="text1"/>
        </w:rPr>
        <w:t>.</w:t>
      </w:r>
    </w:p>
    <w:p w14:paraId="61A32CD7" w14:textId="039D261C" w:rsidR="00884E1D" w:rsidRPr="007310A7" w:rsidRDefault="00884E1D" w:rsidP="00D76193">
      <w:pPr>
        <w:spacing w:before="240" w:line="360" w:lineRule="auto"/>
        <w:jc w:val="both"/>
        <w:rPr>
          <w:color w:val="000000" w:themeColor="text1"/>
        </w:rPr>
      </w:pPr>
      <w:r w:rsidRPr="007310A7">
        <w:rPr>
          <w:color w:val="000000" w:themeColor="text1"/>
        </w:rPr>
        <w:t xml:space="preserve">2. Die Text- und thematische Feldanalyse dient der Rekonstruktion der Gegenwartsperspektive der Biograph*in und ist damit auf der Ebene der erzählten Lebensgeschichte verortet. Methodisch werden hier die theoretisch angelegte thematische Feldanalyse Anton </w:t>
      </w:r>
      <w:proofErr w:type="spellStart"/>
      <w:r w:rsidRPr="007310A7">
        <w:rPr>
          <w:color w:val="000000" w:themeColor="text1"/>
        </w:rPr>
        <w:t>Gurwitschs</w:t>
      </w:r>
      <w:proofErr w:type="spellEnd"/>
      <w:r w:rsidR="00D76193" w:rsidRPr="007310A7">
        <w:rPr>
          <w:color w:val="000000" w:themeColor="text1"/>
        </w:rPr>
        <w:t xml:space="preserve"> </w:t>
      </w:r>
      <w:r w:rsidR="00D76193" w:rsidRPr="007310A7">
        <w:rPr>
          <w:color w:val="000000" w:themeColor="text1"/>
        </w:rPr>
        <w:fldChar w:fldCharType="begin"/>
      </w:r>
      <w:r w:rsidR="00D76193" w:rsidRPr="007310A7">
        <w:rPr>
          <w:color w:val="000000" w:themeColor="text1"/>
        </w:rPr>
        <w:instrText xml:space="preserve"> ADDIN ZOTERO_ITEM CSL_CITATION {"citationID":"gB6zFq1H","properties":{"unsorted":false,"formattedCitation":"(1964)","plainCitation":"(1964)","noteIndex":0},"citationItems":[{"id":368,"uris":["http://zotero.org/users/local/owKliTIb/items/6SFLCGBN"],"itemData":{"id":368,"type":"book","publisher-place":"Pittsburgh","title":"The field of consciousness","author":[{"family":"Gurwitsch","given":"Anton"}],"issued":{"date-parts":[["1964"]]}},"suppress-author":true}],"schema":"https://github.com/citation-style-language/schema/raw/master/csl-citation.json"} </w:instrText>
      </w:r>
      <w:r w:rsidR="00D76193" w:rsidRPr="007310A7">
        <w:rPr>
          <w:color w:val="000000" w:themeColor="text1"/>
        </w:rPr>
        <w:fldChar w:fldCharType="separate"/>
      </w:r>
      <w:r w:rsidR="00D76193" w:rsidRPr="007310A7">
        <w:rPr>
          <w:rFonts w:ascii="Cambria" w:hAnsi="Cambria"/>
          <w:color w:val="000000" w:themeColor="text1"/>
        </w:rPr>
        <w:t>(1964)</w:t>
      </w:r>
      <w:r w:rsidR="00D76193" w:rsidRPr="007310A7">
        <w:rPr>
          <w:color w:val="000000" w:themeColor="text1"/>
        </w:rPr>
        <w:fldChar w:fldCharType="end"/>
      </w:r>
      <w:r w:rsidRPr="007310A7">
        <w:rPr>
          <w:color w:val="000000" w:themeColor="text1"/>
        </w:rPr>
        <w:t xml:space="preserve"> sowie die Textanalyse von Fritz Schütze</w:t>
      </w:r>
      <w:r w:rsidR="00D76193" w:rsidRPr="007310A7">
        <w:rPr>
          <w:color w:val="000000" w:themeColor="text1"/>
        </w:rPr>
        <w:t xml:space="preserve"> </w:t>
      </w:r>
      <w:r w:rsidR="00D76193" w:rsidRPr="007310A7">
        <w:rPr>
          <w:color w:val="000000" w:themeColor="text1"/>
        </w:rPr>
        <w:fldChar w:fldCharType="begin"/>
      </w:r>
      <w:r w:rsidR="00D76193" w:rsidRPr="007310A7">
        <w:rPr>
          <w:color w:val="000000" w:themeColor="text1"/>
        </w:rPr>
        <w:instrText xml:space="preserve"> ADDIN ZOTERO_ITEM CSL_CITATION {"citationID":"IAUD0osM","properties":{"unsorted":false,"formattedCitation":"(1983)","plainCitation":"(1983)","noteIndex":0},"citationItems":[{"id":405,"uris":["http://zotero.org/users/local/owKliTIb/items/JIS5WCEY"],"itemData":{"id":405,"type":"article-journal","container-title":"Neue Praxis. Kritische Zeitschrift für Sozialarbeit und Sozialpädagogik","issue":"3","page":"283–293","title":"Biographieforschung und narratives Interview","volume":"13","author":[{"family":"Schütze","given":"Fritz"}],"issued":{"date-parts":[["1983"]]}},"suppress-author":true}],"schema":"https://github.com/citation-style-language/schema/raw/master/csl-citation.json"} </w:instrText>
      </w:r>
      <w:r w:rsidR="00D76193" w:rsidRPr="007310A7">
        <w:rPr>
          <w:color w:val="000000" w:themeColor="text1"/>
        </w:rPr>
        <w:fldChar w:fldCharType="separate"/>
      </w:r>
      <w:r w:rsidR="00D76193" w:rsidRPr="007310A7">
        <w:rPr>
          <w:rFonts w:ascii="Cambria" w:hAnsi="Cambria"/>
          <w:color w:val="000000" w:themeColor="text1"/>
        </w:rPr>
        <w:t>(1983)</w:t>
      </w:r>
      <w:r w:rsidR="00D76193" w:rsidRPr="007310A7">
        <w:rPr>
          <w:color w:val="000000" w:themeColor="text1"/>
        </w:rPr>
        <w:fldChar w:fldCharType="end"/>
      </w:r>
      <w:r w:rsidRPr="007310A7">
        <w:rPr>
          <w:color w:val="000000" w:themeColor="text1"/>
        </w:rPr>
        <w:t xml:space="preserve"> mit einem </w:t>
      </w:r>
      <w:proofErr w:type="spellStart"/>
      <w:r w:rsidRPr="007310A7">
        <w:rPr>
          <w:color w:val="000000" w:themeColor="text1"/>
        </w:rPr>
        <w:t>abduktiven</w:t>
      </w:r>
      <w:proofErr w:type="spellEnd"/>
      <w:r w:rsidRPr="007310A7">
        <w:rPr>
          <w:color w:val="000000" w:themeColor="text1"/>
        </w:rPr>
        <w:t xml:space="preserve"> und sequentiellen Vorgehen verknüpft. Im Rahmen dieses Auswertungsschritts wird dabei mit der zuvor nach Textsorten und Sinneinheiten sequenzierten biographischen Eingangserzählung gearbeitet</w:t>
      </w:r>
      <w:r w:rsidR="001C0A79" w:rsidRPr="007310A7">
        <w:rPr>
          <w:color w:val="000000" w:themeColor="text1"/>
        </w:rPr>
        <w:t xml:space="preserve"> (siehe Anhang</w:t>
      </w:r>
      <w:r w:rsidR="00E51DD7" w:rsidRPr="007310A7">
        <w:rPr>
          <w:color w:val="000000" w:themeColor="text1"/>
        </w:rPr>
        <w:t xml:space="preserve"> 2)</w:t>
      </w:r>
      <w:r w:rsidRPr="007310A7">
        <w:rPr>
          <w:color w:val="000000" w:themeColor="text1"/>
        </w:rPr>
        <w:t xml:space="preserve">. Die zentrale Frage, von der ausgehend Hypothesen hinsichtlich der Darstellungsstruktur des Erzählten gebildet werden, ist, </w:t>
      </w:r>
      <w:r w:rsidRPr="007310A7">
        <w:rPr>
          <w:i/>
          <w:color w:val="000000" w:themeColor="text1"/>
        </w:rPr>
        <w:t>wie</w:t>
      </w:r>
      <w:r w:rsidRPr="007310A7">
        <w:rPr>
          <w:color w:val="000000" w:themeColor="text1"/>
        </w:rPr>
        <w:t xml:space="preserve"> etwas im Interview von dem*der Biograph*in präsentiert bzw. dargestellt wird. Das bedeutet in Anlehnung an gestaltphänomenologische Überlegungen, die Anordnung von </w:t>
      </w:r>
      <w:r w:rsidRPr="007310A7">
        <w:rPr>
          <w:color w:val="000000" w:themeColor="text1"/>
        </w:rPr>
        <w:lastRenderedPageBreak/>
        <w:t xml:space="preserve">Textsequenzen hinsichtlich ihres Bedeutungszusammenhanges untereinander und deren Konfigurierung als Gestalt zu analysieren </w:t>
      </w:r>
      <w:r w:rsidR="00D76193" w:rsidRPr="007310A7">
        <w:rPr>
          <w:color w:val="000000" w:themeColor="text1"/>
        </w:rPr>
        <w:fldChar w:fldCharType="begin"/>
      </w:r>
      <w:r w:rsidR="00CE6A7E" w:rsidRPr="007310A7">
        <w:rPr>
          <w:color w:val="000000" w:themeColor="text1"/>
        </w:rPr>
        <w:instrText xml:space="preserve"> ADDIN ZOTERO_ITEM CSL_CITATION {"citationID":"MU8eSiqj","properties":{"unsorted":false,"formattedCitation":"(vgl. G. Rosenthal 2005, 214)","plainCitation":"(vgl. G. Rosenthal 2005, 214)","dontUpdate":true,"noteIndex":0},"citationItems":[{"id":396,"uris":["http://zotero.org/users/local/owKliTIb/items/IHX77LLY"],"itemData":{"id":396,"type":"book","publisher":"München","title":"Interpretative Sozialforschung. Eine Einführung","author":[{"family":"Rosenthal","given":"Gabriele"}],"issued":{"date-parts":[["2005"]]}},"locator":"214","label":"page","prefix":"vgl."}],"schema":"https://github.com/citation-style-language/schema/raw/master/csl-citation.json"} </w:instrText>
      </w:r>
      <w:r w:rsidR="00D76193" w:rsidRPr="007310A7">
        <w:rPr>
          <w:color w:val="000000" w:themeColor="text1"/>
        </w:rPr>
        <w:fldChar w:fldCharType="separate"/>
      </w:r>
      <w:r w:rsidR="005927E7" w:rsidRPr="007310A7">
        <w:rPr>
          <w:rFonts w:ascii="Cambria" w:hAnsi="Cambria"/>
          <w:color w:val="000000" w:themeColor="text1"/>
        </w:rPr>
        <w:t>(vgl. Rosenthal 2005, 214)</w:t>
      </w:r>
      <w:r w:rsidR="00D76193" w:rsidRPr="007310A7">
        <w:rPr>
          <w:color w:val="000000" w:themeColor="text1"/>
        </w:rPr>
        <w:fldChar w:fldCharType="end"/>
      </w:r>
      <w:r w:rsidRPr="007310A7">
        <w:rPr>
          <w:color w:val="000000" w:themeColor="text1"/>
        </w:rPr>
        <w:t xml:space="preserve">. Dabei werden sowohl vorgenommene Thematisierungen im Rahmen der Eingangserzählung als auch Aussparungen im Sinne von </w:t>
      </w:r>
      <w:proofErr w:type="spellStart"/>
      <w:r w:rsidRPr="007310A7">
        <w:rPr>
          <w:color w:val="000000" w:themeColor="text1"/>
        </w:rPr>
        <w:t>Dethematisierungen</w:t>
      </w:r>
      <w:proofErr w:type="spellEnd"/>
      <w:r w:rsidRPr="007310A7">
        <w:rPr>
          <w:color w:val="000000" w:themeColor="text1"/>
        </w:rPr>
        <w:t xml:space="preserve"> interpretiert und ebenfalls berücksichtigt, in welcher Reihenfolge, Textsorte und Ausführlichkeit eine Darstellung erfolgt. Übergeordnet stellt sich hier die zu beantwortende Frage „welche Mechanismen die Auswahl sowie die temporale und thematische Verknüpfung der Geschichten steuert“ </w:t>
      </w:r>
      <w:r w:rsidR="001D643B" w:rsidRPr="007310A7">
        <w:rPr>
          <w:color w:val="000000" w:themeColor="text1"/>
        </w:rPr>
        <w:fldChar w:fldCharType="begin"/>
      </w:r>
      <w:r w:rsidR="00CE6A7E" w:rsidRPr="007310A7">
        <w:rPr>
          <w:color w:val="000000" w:themeColor="text1"/>
        </w:rPr>
        <w:instrText xml:space="preserve"> ADDIN ZOTERO_ITEM CSL_CITATION {"citationID":"2zK5q9Xn","properties":{"unsorted":false,"formattedCitation":"(G. Rosenthal 2015, 218)","plainCitation":"(G. Rosenthal 2015, 218)","dontUpdate":true,"noteIndex":0},"citationItems":[{"id":1219,"uris":["http://zotero.org/users/local/owKliTIb/items/YTWA9BVQ"],"itemData":{"id":1219,"type":"book","collection-title":"Grundlagentexte Soziologie","ISBN":"978-3-7799-2614-6","publisher":"Beltz Juventa","title":"Interpretative Sozialforschung: eine Einführung","URL":"https://books.google.de/books?id=axSLrgEACAAJ","author":[{"family":"Rosenthal","given":"Gabriele"}],"issued":{"date-parts":[["2015"]]}},"locator":"218","label":"page"}],"schema":"https://github.com/citation-style-language/schema/raw/master/csl-citation.json"} </w:instrText>
      </w:r>
      <w:r w:rsidR="001D643B" w:rsidRPr="007310A7">
        <w:rPr>
          <w:color w:val="000000" w:themeColor="text1"/>
        </w:rPr>
        <w:fldChar w:fldCharType="separate"/>
      </w:r>
      <w:r w:rsidR="001D643B" w:rsidRPr="007310A7">
        <w:rPr>
          <w:rFonts w:ascii="Cambria" w:hAnsi="Cambria"/>
          <w:color w:val="000000" w:themeColor="text1"/>
        </w:rPr>
        <w:t>(Rosenthal 2015, 218)</w:t>
      </w:r>
      <w:r w:rsidR="001D643B" w:rsidRPr="007310A7">
        <w:rPr>
          <w:color w:val="000000" w:themeColor="text1"/>
        </w:rPr>
        <w:fldChar w:fldCharType="end"/>
      </w:r>
      <w:r w:rsidRPr="007310A7">
        <w:rPr>
          <w:color w:val="000000" w:themeColor="text1"/>
        </w:rPr>
        <w:t xml:space="preserve">. Diese Mechanismen führen in Bezugnahme auf die Theorie </w:t>
      </w:r>
      <w:proofErr w:type="spellStart"/>
      <w:r w:rsidRPr="007310A7">
        <w:rPr>
          <w:color w:val="000000" w:themeColor="text1"/>
        </w:rPr>
        <w:t>Gurwitschs</w:t>
      </w:r>
      <w:proofErr w:type="spellEnd"/>
      <w:r w:rsidRPr="007310A7">
        <w:rPr>
          <w:color w:val="000000" w:themeColor="text1"/>
        </w:rPr>
        <w:t xml:space="preserve"> zur Einordnung gemachter Erfahrungen als Themen in thematische Felder im Sinne von größeren Bedeutungszusammenhängen (vgl. </w:t>
      </w:r>
      <w:proofErr w:type="spellStart"/>
      <w:r w:rsidRPr="007310A7">
        <w:rPr>
          <w:color w:val="000000" w:themeColor="text1"/>
        </w:rPr>
        <w:t>Gurwitsch</w:t>
      </w:r>
      <w:proofErr w:type="spellEnd"/>
      <w:r w:rsidRPr="007310A7">
        <w:rPr>
          <w:color w:val="000000" w:themeColor="text1"/>
        </w:rPr>
        <w:t xml:space="preserve"> 1964, 4, Rosenthal ebd.). Letzteres ist den erzählenden Biograph*innen in der Regel nicht bewusst, sodass hier nicht zwangsläufig von einem Präsentationswunsch, sondern häufiger von „latenten Steuerungsmechanismen“ </w:t>
      </w:r>
      <w:r w:rsidR="009E7355" w:rsidRPr="007310A7">
        <w:rPr>
          <w:color w:val="000000" w:themeColor="text1"/>
        </w:rPr>
        <w:fldChar w:fldCharType="begin"/>
      </w:r>
      <w:r w:rsidR="009E7355" w:rsidRPr="007310A7">
        <w:rPr>
          <w:color w:val="000000" w:themeColor="text1"/>
        </w:rPr>
        <w:instrText xml:space="preserve"> ADDIN ZOTERO_ITEM CSL_CITATION {"citationID":"M42h34eF","properties":{"unsorted":false,"formattedCitation":"(Pohn-Lauggas 2014, 162)","plainCitation":"(Pohn-Lauggas 2014, 162)","noteIndex":0},"citationItems":[{"id":390,"uris":["http://zotero.org/users/local/owKliTIb/items/NVYCREQA"],"itemData":{"id":390,"type":"book","publisher":"Wiesbaden","title":"Heroisierte Opfer. Bearbeitungs- und Handlungsstrukturen von ‚Trümmerfrauen‘ in Wien","author":[{"family":"Pohn-Lauggas","given":"Maria"}],"issued":{"date-parts":[["2014"]]}},"locator":"162","label":"page"}],"schema":"https://github.com/citation-style-language/schema/raw/master/csl-citation.json"} </w:instrText>
      </w:r>
      <w:r w:rsidR="009E7355" w:rsidRPr="007310A7">
        <w:rPr>
          <w:color w:val="000000" w:themeColor="text1"/>
        </w:rPr>
        <w:fldChar w:fldCharType="separate"/>
      </w:r>
      <w:r w:rsidR="009E7355" w:rsidRPr="007310A7">
        <w:rPr>
          <w:rFonts w:ascii="Cambria" w:hAnsi="Cambria"/>
          <w:color w:val="000000" w:themeColor="text1"/>
        </w:rPr>
        <w:t>(</w:t>
      </w:r>
      <w:proofErr w:type="spellStart"/>
      <w:r w:rsidR="009E7355" w:rsidRPr="007310A7">
        <w:rPr>
          <w:rFonts w:ascii="Cambria" w:hAnsi="Cambria"/>
          <w:color w:val="000000" w:themeColor="text1"/>
        </w:rPr>
        <w:t>Pohn-Lauggas</w:t>
      </w:r>
      <w:proofErr w:type="spellEnd"/>
      <w:r w:rsidR="009E7355" w:rsidRPr="007310A7">
        <w:rPr>
          <w:rFonts w:ascii="Cambria" w:hAnsi="Cambria"/>
          <w:color w:val="000000" w:themeColor="text1"/>
        </w:rPr>
        <w:t xml:space="preserve"> 2014, 162)</w:t>
      </w:r>
      <w:r w:rsidR="009E7355" w:rsidRPr="007310A7">
        <w:rPr>
          <w:color w:val="000000" w:themeColor="text1"/>
        </w:rPr>
        <w:fldChar w:fldCharType="end"/>
      </w:r>
      <w:r w:rsidRPr="007310A7">
        <w:rPr>
          <w:color w:val="000000" w:themeColor="text1"/>
        </w:rPr>
        <w:t xml:space="preserve"> der Darstellung ausgegangen werden kann. In der Kontrastierung mit den biographischen Daten bzw. der erlebten Lebensgeschichte ermöglicht die Text- und thematische Feldanalyse zu erkennen, welche individuellen und kollektiven Ereignisse erzählerisch thematisiert bzw. </w:t>
      </w:r>
      <w:proofErr w:type="spellStart"/>
      <w:r w:rsidRPr="007310A7">
        <w:rPr>
          <w:color w:val="000000" w:themeColor="text1"/>
        </w:rPr>
        <w:t>dethematisiert</w:t>
      </w:r>
      <w:proofErr w:type="spellEnd"/>
      <w:r w:rsidRPr="007310A7">
        <w:rPr>
          <w:color w:val="000000" w:themeColor="text1"/>
        </w:rPr>
        <w:t xml:space="preserve"> werden und diesbezüglich erste erklärende Hypothesen aufzustellen.</w:t>
      </w:r>
    </w:p>
    <w:p w14:paraId="20FA5FB7" w14:textId="7840DB10" w:rsidR="00884E1D" w:rsidRPr="007310A7" w:rsidRDefault="00884E1D" w:rsidP="009E7355">
      <w:pPr>
        <w:spacing w:before="240" w:line="360" w:lineRule="auto"/>
        <w:jc w:val="both"/>
        <w:rPr>
          <w:color w:val="000000" w:themeColor="text1"/>
        </w:rPr>
      </w:pPr>
      <w:r w:rsidRPr="007310A7">
        <w:rPr>
          <w:color w:val="000000" w:themeColor="text1"/>
        </w:rPr>
        <w:t>3.-5. Die Rekonstruktion der erlebten Lebensgeschichte ist eng mit dem d</w:t>
      </w:r>
      <w:r w:rsidR="00301FAD" w:rsidRPr="007310A7">
        <w:rPr>
          <w:color w:val="000000" w:themeColor="text1"/>
        </w:rPr>
        <w:t>a</w:t>
      </w:r>
      <w:r w:rsidRPr="007310A7">
        <w:rPr>
          <w:color w:val="000000" w:themeColor="text1"/>
        </w:rPr>
        <w:t xml:space="preserve">rauffolgenden Schritt, der Durchführung von Feinanalysen, verknüpft. Gleichzeitig erfolgt bereits im Rahmen der Falldarstellung eine Kontrastierung mit der erzählten Lebensgeschichte, sodass hier weniger stark getrennte Auswertungsschritte vollzogen werden als es bei 1. und 2. der Fall ist. Für die Rekonstruktion der Fall- bzw. erlebten Lebensgeschichte werden zunächst bei der </w:t>
      </w:r>
      <w:proofErr w:type="spellStart"/>
      <w:r w:rsidRPr="007310A7">
        <w:rPr>
          <w:color w:val="000000" w:themeColor="text1"/>
        </w:rPr>
        <w:t>Transkriptdurchsicht</w:t>
      </w:r>
      <w:proofErr w:type="spellEnd"/>
      <w:r w:rsidRPr="007310A7">
        <w:rPr>
          <w:color w:val="000000" w:themeColor="text1"/>
        </w:rPr>
        <w:t xml:space="preserve"> alle Textstellen den entsprechenden biographischen Daten zugeordnet. Dies ermöglicht, die bereits formulierten Hypothesen aus der biographischen Datenanalyse weiter zu verfolgen, zu plausibilisieren oder zu falsifizieren und ebenfalls neue Hypothesen zu formulieren. All das dient der Rekonstruktion des Erlebens bzw. der Perspektive der*des Biograph*in </w:t>
      </w:r>
      <w:proofErr w:type="spellStart"/>
      <w:r w:rsidRPr="007310A7">
        <w:rPr>
          <w:color w:val="000000" w:themeColor="text1"/>
        </w:rPr>
        <w:t>in</w:t>
      </w:r>
      <w:proofErr w:type="spellEnd"/>
      <w:r w:rsidRPr="007310A7">
        <w:rPr>
          <w:color w:val="000000" w:themeColor="text1"/>
        </w:rPr>
        <w:t xml:space="preserve"> der Vergangenheit und ermöglicht biographische Wirkungszusammenhänge zu erkennen, die bis in die Gegenwart fortwirken </w:t>
      </w:r>
      <w:r w:rsidR="009E7355" w:rsidRPr="007310A7">
        <w:rPr>
          <w:color w:val="000000" w:themeColor="text1"/>
        </w:rPr>
        <w:fldChar w:fldCharType="begin"/>
      </w:r>
      <w:r w:rsidR="00CE6A7E" w:rsidRPr="007310A7">
        <w:rPr>
          <w:color w:val="000000" w:themeColor="text1"/>
        </w:rPr>
        <w:instrText xml:space="preserve"> ADDIN ZOTERO_ITEM CSL_CITATION {"citationID":"6qJtZgvQ","properties":{"unsorted":false,"formattedCitation":"(vgl. G. Rosenthal 2005, 220)","plainCitation":"(vgl. G. Rosenthal 2005, 220)","dontUpdate":true,"noteIndex":0},"citationItems":[{"id":396,"uris":["http://zotero.org/users/local/owKliTIb/items/IHX77LLY"],"itemData":{"id":396,"type":"book","publisher":"München","title":"Interpretative Sozialforschung. Eine Einführung","author":[{"family":"Rosenthal","given":"Gabriele"}],"issued":{"date-parts":[["2005"]]}},"locator":"220","label":"page","prefix":"vgl."}],"schema":"https://github.com/citation-style-language/schema/raw/master/csl-citation.json"} </w:instrText>
      </w:r>
      <w:r w:rsidR="009E7355" w:rsidRPr="007310A7">
        <w:rPr>
          <w:color w:val="000000" w:themeColor="text1"/>
        </w:rPr>
        <w:fldChar w:fldCharType="separate"/>
      </w:r>
      <w:r w:rsidR="005927E7" w:rsidRPr="007310A7">
        <w:rPr>
          <w:rFonts w:ascii="Cambria" w:hAnsi="Cambria"/>
          <w:color w:val="000000" w:themeColor="text1"/>
        </w:rPr>
        <w:t>(vgl. Rosenthal 2005, 220)</w:t>
      </w:r>
      <w:r w:rsidR="009E7355" w:rsidRPr="007310A7">
        <w:rPr>
          <w:color w:val="000000" w:themeColor="text1"/>
        </w:rPr>
        <w:fldChar w:fldCharType="end"/>
      </w:r>
      <w:r w:rsidRPr="007310A7">
        <w:rPr>
          <w:color w:val="000000" w:themeColor="text1"/>
        </w:rPr>
        <w:t xml:space="preserve">. Feinanalysen werden immer dann durchgeführt, </w:t>
      </w:r>
      <w:r w:rsidRPr="007310A7">
        <w:rPr>
          <w:color w:val="000000" w:themeColor="text1"/>
        </w:rPr>
        <w:lastRenderedPageBreak/>
        <w:t xml:space="preserve">wenn </w:t>
      </w:r>
      <w:proofErr w:type="spellStart"/>
      <w:r w:rsidRPr="007310A7">
        <w:rPr>
          <w:color w:val="000000" w:themeColor="text1"/>
        </w:rPr>
        <w:t>Transkriptstellen</w:t>
      </w:r>
      <w:proofErr w:type="spellEnd"/>
      <w:r w:rsidRPr="007310A7">
        <w:rPr>
          <w:color w:val="000000" w:themeColor="text1"/>
        </w:rPr>
        <w:t xml:space="preserve"> in ihrer Bedeutung oder Funktion innerhalb der Interview-Interaktion zunächst unklar sind. Das Vorgehen im Rahmen dieses Auswertungsschrittes entspricht ebenfalls dem Verfahren der Objektiven Hermeneutik, auch wenn es gewisse Abweichungen hinsichtlich des jeweils praktischen Vorgehens zwischen den beiden Methoden gibt. Gleichbleibend ist jedoch eine </w:t>
      </w:r>
      <w:proofErr w:type="spellStart"/>
      <w:r w:rsidRPr="007310A7">
        <w:rPr>
          <w:color w:val="000000" w:themeColor="text1"/>
        </w:rPr>
        <w:t>abduktives</w:t>
      </w:r>
      <w:proofErr w:type="spellEnd"/>
      <w:r w:rsidRPr="007310A7">
        <w:rPr>
          <w:color w:val="000000" w:themeColor="text1"/>
        </w:rPr>
        <w:t xml:space="preserve"> und sequenzielles Vorgehen, wobei hier Auswertungen innerhalb von Interpretationsgruppen insofern eine zentrale Rolle spielen, als dass Gruppenmitglieder in der Regel über deutlich weniger vorbestehendes, spezifisches Wissen hinsichtlich des zu analysierenden Falles verfügen. Dies ermöglicht alle gedankenexperimentell plausiblen Lesarten über eine Sinneinheit zu bilden und dabei fallspezifisches Wissen auszuklammern. Insgesamt dienen die Feinanalysen ebenfalls der Entwicklung von Strukturhypothesen und somit dem schrittweisen Herausarbeiten bzw. Überprüfen einer bereits herausgearbeiteten Fallstruktur. In Schritt 5 werden abschließend die anfangs heuristisch getrennten Ebenen </w:t>
      </w:r>
      <w:r w:rsidR="00BC3046" w:rsidRPr="007310A7">
        <w:rPr>
          <w:color w:val="000000" w:themeColor="text1"/>
        </w:rPr>
        <w:t>–</w:t>
      </w:r>
      <w:r w:rsidRPr="007310A7">
        <w:rPr>
          <w:color w:val="000000" w:themeColor="text1"/>
        </w:rPr>
        <w:t xml:space="preserve"> erzählte und erlebte Lebensgeschichte </w:t>
      </w:r>
      <w:r w:rsidR="00BC3046" w:rsidRPr="007310A7">
        <w:rPr>
          <w:color w:val="000000" w:themeColor="text1"/>
        </w:rPr>
        <w:t>–</w:t>
      </w:r>
      <w:r w:rsidRPr="007310A7">
        <w:rPr>
          <w:color w:val="000000" w:themeColor="text1"/>
        </w:rPr>
        <w:t xml:space="preserve"> zusammengeführt. Hier werden sowohl Übereinstimmungen als auch Verschiedenheiten identifiziert</w:t>
      </w:r>
      <w:r w:rsidR="005927E7" w:rsidRPr="007310A7">
        <w:rPr>
          <w:color w:val="000000" w:themeColor="text1"/>
        </w:rPr>
        <w:t xml:space="preserve"> </w:t>
      </w:r>
      <w:r w:rsidR="005927E7" w:rsidRPr="007310A7">
        <w:rPr>
          <w:color w:val="000000" w:themeColor="text1"/>
        </w:rPr>
        <w:fldChar w:fldCharType="begin"/>
      </w:r>
      <w:r w:rsidR="005927E7" w:rsidRPr="007310A7">
        <w:rPr>
          <w:color w:val="000000" w:themeColor="text1"/>
        </w:rPr>
        <w:instrText xml:space="preserve"> ADDIN ZOTERO_ITEM CSL_CITATION {"citationID":"abRrCPD4","properties":{"unsorted":false,"formattedCitation":"(vgl. Pohn-Lauggas 2014, 163)","plainCitation":"(vgl. Pohn-Lauggas 2014, 163)","noteIndex":0},"citationItems":[{"id":390,"uris":["http://zotero.org/users/local/owKliTIb/items/NVYCREQA"],"itemData":{"id":390,"type":"book","publisher":"Wiesbaden","title":"Heroisierte Opfer. Bearbeitungs- und Handlungsstrukturen von ‚Trümmerfrauen‘ in Wien","author":[{"family":"Pohn-Lauggas","given":"Maria"}],"issued":{"date-parts":[["2014"]]}},"locator":"163","label":"page","prefix":"vgl."}],"schema":"https://github.com/citation-style-language/schema/raw/master/csl-citation.json"} </w:instrText>
      </w:r>
      <w:r w:rsidR="005927E7" w:rsidRPr="007310A7">
        <w:rPr>
          <w:color w:val="000000" w:themeColor="text1"/>
        </w:rPr>
        <w:fldChar w:fldCharType="separate"/>
      </w:r>
      <w:r w:rsidR="005927E7" w:rsidRPr="007310A7">
        <w:rPr>
          <w:rFonts w:ascii="Cambria" w:hAnsi="Cambria"/>
          <w:color w:val="000000" w:themeColor="text1"/>
        </w:rPr>
        <w:t xml:space="preserve">(vgl. </w:t>
      </w:r>
      <w:proofErr w:type="spellStart"/>
      <w:r w:rsidR="005927E7" w:rsidRPr="007310A7">
        <w:rPr>
          <w:rFonts w:ascii="Cambria" w:hAnsi="Cambria"/>
          <w:color w:val="000000" w:themeColor="text1"/>
        </w:rPr>
        <w:t>Pohn-Lauggas</w:t>
      </w:r>
      <w:proofErr w:type="spellEnd"/>
      <w:r w:rsidR="005927E7" w:rsidRPr="007310A7">
        <w:rPr>
          <w:rFonts w:ascii="Cambria" w:hAnsi="Cambria"/>
          <w:color w:val="000000" w:themeColor="text1"/>
        </w:rPr>
        <w:t xml:space="preserve"> 2014, 163)</w:t>
      </w:r>
      <w:r w:rsidR="005927E7" w:rsidRPr="007310A7">
        <w:rPr>
          <w:color w:val="000000" w:themeColor="text1"/>
        </w:rPr>
        <w:fldChar w:fldCharType="end"/>
      </w:r>
      <w:r w:rsidRPr="007310A7">
        <w:rPr>
          <w:color w:val="000000" w:themeColor="text1"/>
        </w:rPr>
        <w:t>. Die Kontrastierung der beiden Ebenen ermöglicht die gegenwärtige Perspektive des*der Biographin* mit Hilfe des zuvor rekonstruierten Wissens über die erlebte Lebensgeschichte in ihrer Entstehung verstehend nachzuvollziehen</w:t>
      </w:r>
      <w:r w:rsidR="005927E7" w:rsidRPr="007310A7">
        <w:rPr>
          <w:color w:val="000000" w:themeColor="text1"/>
        </w:rPr>
        <w:t xml:space="preserve"> </w:t>
      </w:r>
      <w:r w:rsidR="005927E7" w:rsidRPr="007310A7">
        <w:rPr>
          <w:color w:val="000000" w:themeColor="text1"/>
        </w:rPr>
        <w:fldChar w:fldCharType="begin"/>
      </w:r>
      <w:r w:rsidR="00CE6A7E" w:rsidRPr="007310A7">
        <w:rPr>
          <w:color w:val="000000" w:themeColor="text1"/>
        </w:rPr>
        <w:instrText xml:space="preserve"> ADDIN ZOTERO_ITEM CSL_CITATION {"citationID":"vNMtGJq7","properties":{"unsorted":false,"formattedCitation":"(vgl. G. Rosenthal 2005, 224\\uc0\\u8211{}25)","plainCitation":"(vgl. G. Rosenthal 2005, 224–25)","dontUpdate":true,"noteIndex":0},"citationItems":[{"id":396,"uris":["http://zotero.org/users/local/owKliTIb/items/IHX77LLY"],"itemData":{"id":396,"type":"book","publisher":"München","title":"Interpretative Sozialforschung. Eine Einführung","author":[{"family":"Rosenthal","given":"Gabriele"}],"issued":{"date-parts":[["2005"]]}},"locator":"224-225","label":"page","prefix":"vgl."}],"schema":"https://github.com/citation-style-language/schema/raw/master/csl-citation.json"} </w:instrText>
      </w:r>
      <w:r w:rsidR="005927E7" w:rsidRPr="007310A7">
        <w:rPr>
          <w:color w:val="000000" w:themeColor="text1"/>
        </w:rPr>
        <w:fldChar w:fldCharType="separate"/>
      </w:r>
      <w:r w:rsidR="005927E7" w:rsidRPr="007310A7">
        <w:rPr>
          <w:rFonts w:ascii="Cambria" w:hAnsi="Cambria" w:cs="Times New Roman"/>
          <w:color w:val="000000" w:themeColor="text1"/>
        </w:rPr>
        <w:t>(vgl. Rosenthal 2005, 224–25)</w:t>
      </w:r>
      <w:r w:rsidR="005927E7" w:rsidRPr="007310A7">
        <w:rPr>
          <w:color w:val="000000" w:themeColor="text1"/>
        </w:rPr>
        <w:fldChar w:fldCharType="end"/>
      </w:r>
      <w:r w:rsidRPr="007310A7">
        <w:rPr>
          <w:color w:val="000000" w:themeColor="text1"/>
        </w:rPr>
        <w:t>. Letzteres impliziert die Identifikation der „Regeln der Differenz zwischen Erzählten und Erlebtem“ (Rosenthal ebd. 225).</w:t>
      </w:r>
    </w:p>
    <w:p w14:paraId="0EBC98A6" w14:textId="4201925B" w:rsidR="00884E1D" w:rsidRPr="007310A7" w:rsidRDefault="00884E1D" w:rsidP="005927E7">
      <w:pPr>
        <w:spacing w:before="240" w:line="360" w:lineRule="auto"/>
        <w:jc w:val="both"/>
        <w:rPr>
          <w:color w:val="000000" w:themeColor="text1"/>
        </w:rPr>
      </w:pPr>
      <w:r w:rsidRPr="007310A7">
        <w:rPr>
          <w:color w:val="000000" w:themeColor="text1"/>
        </w:rPr>
        <w:t>6. Eine „Typenbildung am Einzelfall</w:t>
      </w:r>
      <w:r w:rsidRPr="007310A7">
        <w:rPr>
          <w:i/>
          <w:color w:val="000000" w:themeColor="text1"/>
        </w:rPr>
        <w:t>“</w:t>
      </w:r>
      <w:r w:rsidRPr="007310A7">
        <w:rPr>
          <w:color w:val="000000" w:themeColor="text1"/>
        </w:rPr>
        <w:t xml:space="preserve"> </w:t>
      </w:r>
      <w:r w:rsidR="005927E7" w:rsidRPr="007310A7">
        <w:rPr>
          <w:color w:val="000000" w:themeColor="text1"/>
        </w:rPr>
        <w:fldChar w:fldCharType="begin"/>
      </w:r>
      <w:r w:rsidR="00CE6A7E" w:rsidRPr="007310A7">
        <w:rPr>
          <w:color w:val="000000" w:themeColor="text1"/>
        </w:rPr>
        <w:instrText xml:space="preserve"> ADDIN ZOTERO_ITEM CSL_CITATION {"citationID":"i3VHND6Z","properties":{"unsorted":false,"formattedCitation":"(G. Rosenthal 2015, 75)","plainCitation":"(G. Rosenthal 2015, 75)","dontUpdate":true,"noteIndex":0},"citationItems":[{"id":1219,"uris":["http://zotero.org/users/local/owKliTIb/items/YTWA9BVQ"],"itemData":{"id":1219,"type":"book","collection-title":"Grundlagentexte Soziologie","ISBN":"978-3-7799-2614-6","publisher":"Beltz Juventa","title":"Interpretative Sozialforschung: eine Einführung","URL":"https://books.google.de/books?id=axSLrgEACAAJ","author":[{"family":"Rosenthal","given":"Gabriele"}],"issued":{"date-parts":[["2015"]]}},"locator":"75","label":"page"}],"schema":"https://github.com/citation-style-language/schema/raw/master/csl-citation.json"} </w:instrText>
      </w:r>
      <w:r w:rsidR="005927E7" w:rsidRPr="007310A7">
        <w:rPr>
          <w:color w:val="000000" w:themeColor="text1"/>
        </w:rPr>
        <w:fldChar w:fldCharType="separate"/>
      </w:r>
      <w:r w:rsidR="005927E7" w:rsidRPr="007310A7">
        <w:rPr>
          <w:rFonts w:ascii="Cambria" w:hAnsi="Cambria"/>
          <w:color w:val="000000" w:themeColor="text1"/>
        </w:rPr>
        <w:t>(Rosenthal 2015, 75)</w:t>
      </w:r>
      <w:r w:rsidR="005927E7" w:rsidRPr="007310A7">
        <w:rPr>
          <w:color w:val="000000" w:themeColor="text1"/>
        </w:rPr>
        <w:fldChar w:fldCharType="end"/>
      </w:r>
      <w:r w:rsidR="005927E7" w:rsidRPr="007310A7">
        <w:rPr>
          <w:color w:val="000000" w:themeColor="text1"/>
        </w:rPr>
        <w:t xml:space="preserve"> </w:t>
      </w:r>
      <w:r w:rsidRPr="007310A7">
        <w:rPr>
          <w:color w:val="000000" w:themeColor="text1"/>
        </w:rPr>
        <w:t>orientiert sich an den Überlegungen Kurt Lewin</w:t>
      </w:r>
      <w:r w:rsidR="005953EA" w:rsidRPr="007310A7">
        <w:rPr>
          <w:color w:val="000000" w:themeColor="text1"/>
        </w:rPr>
        <w:t>s</w:t>
      </w:r>
      <w:r w:rsidRPr="007310A7">
        <w:rPr>
          <w:color w:val="000000" w:themeColor="text1"/>
        </w:rPr>
        <w:t xml:space="preserve"> </w:t>
      </w:r>
      <w:r w:rsidR="00863F07" w:rsidRPr="007310A7">
        <w:rPr>
          <w:color w:val="000000" w:themeColor="text1"/>
        </w:rPr>
        <w:fldChar w:fldCharType="begin"/>
      </w:r>
      <w:r w:rsidR="00863F07" w:rsidRPr="007310A7">
        <w:rPr>
          <w:color w:val="000000" w:themeColor="text1"/>
        </w:rPr>
        <w:instrText xml:space="preserve"> ADDIN ZOTERO_ITEM CSL_CITATION {"citationID":"YbEHVxqs","properties":{"unsorted":false,"formattedCitation":"(1967)","plainCitation":"(1967)","noteIndex":0},"citationItems":[{"id":717,"uris":["http://zotero.org/users/local/owKliTIb/items/EQFUPCS3"],"itemData":{"id":717,"type":"book","publisher":"Wissenschaftliche Buchges.","publisher-place":"Darmstadt","title":"Gesetz und Experiment in der Psychologie","author":[{"family":"Lewin","given":"Kurt"}],"issued":{"date-parts":[["1967"]]}},"suppress-author":true}],"schema":"https://github.com/citation-style-language/schema/raw/master/csl-citation.json"} </w:instrText>
      </w:r>
      <w:r w:rsidR="00863F07" w:rsidRPr="007310A7">
        <w:rPr>
          <w:color w:val="000000" w:themeColor="text1"/>
        </w:rPr>
        <w:fldChar w:fldCharType="separate"/>
      </w:r>
      <w:r w:rsidR="00863F07" w:rsidRPr="007310A7">
        <w:rPr>
          <w:rFonts w:ascii="Cambria" w:hAnsi="Cambria"/>
          <w:color w:val="000000" w:themeColor="text1"/>
        </w:rPr>
        <w:t>(1967)</w:t>
      </w:r>
      <w:r w:rsidR="00863F07" w:rsidRPr="007310A7">
        <w:rPr>
          <w:color w:val="000000" w:themeColor="text1"/>
        </w:rPr>
        <w:fldChar w:fldCharType="end"/>
      </w:r>
      <w:r w:rsidRPr="007310A7">
        <w:rPr>
          <w:color w:val="000000" w:themeColor="text1"/>
        </w:rPr>
        <w:t xml:space="preserve"> sowie der Objektiven Hermeneutik</w:t>
      </w:r>
      <w:r w:rsidR="005927E7" w:rsidRPr="007310A7">
        <w:rPr>
          <w:color w:val="000000" w:themeColor="text1"/>
        </w:rPr>
        <w:t xml:space="preserve"> </w:t>
      </w:r>
      <w:r w:rsidR="005927E7" w:rsidRPr="007310A7">
        <w:rPr>
          <w:color w:val="000000" w:themeColor="text1"/>
        </w:rPr>
        <w:fldChar w:fldCharType="begin"/>
      </w:r>
      <w:r w:rsidR="00F3313F" w:rsidRPr="007310A7">
        <w:rPr>
          <w:color w:val="000000" w:themeColor="text1"/>
        </w:rPr>
        <w:instrText xml:space="preserve"> ADDIN ZOTERO_ITEM CSL_CITATION {"citationID":"wEnAFl0e","properties":{"unsorted":false,"formattedCitation":"(vgl. U. Oevermann 1981)","plainCitation":"(vgl. U. Oevermann 1981)","dontUpdate":true,"noteIndex":0},"citationItems":[{"id":1252,"uris":["http://zotero.org/users/local/owKliTIb/items/23YTH745"],"itemData":{"id":1252,"type":"book","publisher":"MS","publisher-place":"Frankfurt am Main","title":"Fallrekonstruktion und Strukturgeneralisierung als Beitrag der objektiven Hermeneutik zur soziologisch-strukturtheoretischen Analyse","author":[{"family":"Oevermann","given":"U."}],"issued":{"date-parts":[["1981"]]}},"prefix":"vgl."}],"schema":"https://github.com/citation-style-language/schema/raw/master/csl-citation.json"} </w:instrText>
      </w:r>
      <w:r w:rsidR="005927E7" w:rsidRPr="007310A7">
        <w:rPr>
          <w:color w:val="000000" w:themeColor="text1"/>
        </w:rPr>
        <w:fldChar w:fldCharType="separate"/>
      </w:r>
      <w:r w:rsidR="00863F07" w:rsidRPr="007310A7">
        <w:rPr>
          <w:rFonts w:ascii="Cambria" w:hAnsi="Cambria"/>
          <w:color w:val="000000" w:themeColor="text1"/>
        </w:rPr>
        <w:t>(vgl. Oevermann 1981)</w:t>
      </w:r>
      <w:r w:rsidR="005927E7" w:rsidRPr="007310A7">
        <w:rPr>
          <w:color w:val="000000" w:themeColor="text1"/>
        </w:rPr>
        <w:fldChar w:fldCharType="end"/>
      </w:r>
      <w:r w:rsidRPr="007310A7">
        <w:rPr>
          <w:color w:val="000000" w:themeColor="text1"/>
        </w:rPr>
        <w:t xml:space="preserve"> und geht von den strukturellen Besonderheiten bzw. dem Regelsystem eines oder mehrerer rekonstruierter Fälle aus.</w:t>
      </w:r>
      <w:r w:rsidRPr="007310A7">
        <w:rPr>
          <w:rStyle w:val="Funotenzeichen"/>
          <w:color w:val="000000" w:themeColor="text1"/>
        </w:rPr>
        <w:footnoteReference w:id="32"/>
      </w:r>
      <w:r w:rsidRPr="007310A7">
        <w:rPr>
          <w:color w:val="000000" w:themeColor="text1"/>
        </w:rPr>
        <w:t xml:space="preserve"> Die identifizierten Strukturen stellen dabei die Grundlage für die theoretische Verallgemeinerung der erzielten empirischen Ergebnisse dar</w:t>
      </w:r>
      <w:r w:rsidR="00465650" w:rsidRPr="007310A7">
        <w:rPr>
          <w:color w:val="000000" w:themeColor="text1"/>
        </w:rPr>
        <w:t xml:space="preserve"> </w:t>
      </w:r>
      <w:r w:rsidR="00465650" w:rsidRPr="007310A7">
        <w:rPr>
          <w:color w:val="000000" w:themeColor="text1"/>
        </w:rPr>
        <w:fldChar w:fldCharType="begin"/>
      </w:r>
      <w:r w:rsidR="00CE6A7E" w:rsidRPr="007310A7">
        <w:rPr>
          <w:color w:val="000000" w:themeColor="text1"/>
        </w:rPr>
        <w:instrText xml:space="preserve"> ADDIN ZOTERO_ITEM CSL_CITATION {"citationID":"6rJtToOi","properties":{"unsorted":false,"formattedCitation":"(vgl. Oevermann ebd G. Rosenthal 2015, 73\\uc0\\u8211{}82)","plainCitation":"(vgl. Oevermann ebd G. Rosenthal 2015, 73–82)","dontUpdate":true,"noteIndex":0},"citationItems":[{"id":1219,"uris":["http://zotero.org/users/local/owKliTIb/items/YTWA9BVQ"],"itemData":{"id":1219,"type":"book","collection-title":"Grundlagentexte Soziologie","ISBN":"978-3-7799-2614-6","publisher":"Beltz Juventa","title":"Interpretative Sozialforschung: eine Einführung","URL":"https://books.google.de/books?id=axSLrgEACAAJ","author":[{"family":"Rosenthal","given":"Gabriele"}],"issued":{"date-parts":[["2015"]]}},"locator":"73-82","label":"page","prefix":"vgl. Oevermann ebd"}],"schema":"https://github.com/citation-style-language/schema/raw/master/csl-citation.json"} </w:instrText>
      </w:r>
      <w:r w:rsidR="00465650" w:rsidRPr="007310A7">
        <w:rPr>
          <w:color w:val="000000" w:themeColor="text1"/>
        </w:rPr>
        <w:fldChar w:fldCharType="separate"/>
      </w:r>
      <w:r w:rsidR="00465650" w:rsidRPr="007310A7">
        <w:rPr>
          <w:rFonts w:ascii="Cambria" w:hAnsi="Cambria" w:cs="Times New Roman"/>
          <w:color w:val="000000" w:themeColor="text1"/>
        </w:rPr>
        <w:t>(vgl. Oevermann ebd</w:t>
      </w:r>
      <w:r w:rsidR="00190A78" w:rsidRPr="007310A7">
        <w:rPr>
          <w:rFonts w:ascii="Cambria" w:hAnsi="Cambria" w:cs="Times New Roman"/>
          <w:color w:val="000000" w:themeColor="text1"/>
        </w:rPr>
        <w:t>.</w:t>
      </w:r>
      <w:r w:rsidR="00465650" w:rsidRPr="007310A7">
        <w:rPr>
          <w:rFonts w:ascii="Cambria" w:hAnsi="Cambria" w:cs="Times New Roman"/>
          <w:color w:val="000000" w:themeColor="text1"/>
        </w:rPr>
        <w:t>, Rosenthal 2015, 73–82)</w:t>
      </w:r>
      <w:r w:rsidR="00465650" w:rsidRPr="007310A7">
        <w:rPr>
          <w:color w:val="000000" w:themeColor="text1"/>
        </w:rPr>
        <w:fldChar w:fldCharType="end"/>
      </w:r>
      <w:r w:rsidRPr="007310A7">
        <w:rPr>
          <w:color w:val="000000" w:themeColor="text1"/>
        </w:rPr>
        <w:t xml:space="preserve">. Rosenthal definiert strukturalistische – im Gegensatz zu rein deskriptiver bzw. additiver – Typenbildung als Rekonstruktion der „Gestalt des zu untersuchenden </w:t>
      </w:r>
      <w:r w:rsidRPr="007310A7">
        <w:rPr>
          <w:color w:val="000000" w:themeColor="text1"/>
        </w:rPr>
        <w:lastRenderedPageBreak/>
        <w:t xml:space="preserve">sozialen Geschehens“ und der „zugrunde liegenden Regeln ihrer Konstitution“ (ebd. 76). Dabei wird Verallgemeinerung </w:t>
      </w:r>
      <w:r w:rsidR="002547D7" w:rsidRPr="007310A7">
        <w:rPr>
          <w:color w:val="000000" w:themeColor="text1"/>
        </w:rPr>
        <w:t>–</w:t>
      </w:r>
      <w:r w:rsidRPr="007310A7">
        <w:rPr>
          <w:color w:val="000000" w:themeColor="text1"/>
        </w:rPr>
        <w:t xml:space="preserve"> anders als in quantitativ orientierten Verfahren </w:t>
      </w:r>
      <w:r w:rsidR="002547D7" w:rsidRPr="007310A7">
        <w:rPr>
          <w:color w:val="000000" w:themeColor="text1"/>
        </w:rPr>
        <w:t>–</w:t>
      </w:r>
      <w:r w:rsidRPr="007310A7">
        <w:rPr>
          <w:color w:val="000000" w:themeColor="text1"/>
        </w:rPr>
        <w:t xml:space="preserve"> nicht anhand der Fallzahl, sondern ausgehend von der Übertragung der rekonstruierten Fallstruktur erreicht, so dass von einem Fall auf alle gleichartigen Fälle geschlossen wird </w:t>
      </w:r>
      <w:r w:rsidR="00465650" w:rsidRPr="007310A7">
        <w:rPr>
          <w:color w:val="000000" w:themeColor="text1"/>
        </w:rPr>
        <w:fldChar w:fldCharType="begin"/>
      </w:r>
      <w:r w:rsidR="00CE6A7E" w:rsidRPr="007310A7">
        <w:rPr>
          <w:color w:val="000000" w:themeColor="text1"/>
        </w:rPr>
        <w:instrText xml:space="preserve"> ADDIN ZOTERO_ITEM CSL_CITATION {"citationID":"DA4UDVgN","properties":{"unsorted":false,"formattedCitation":"(vgl. G. Rosenthal 2005, 74\\uc0\\u8211{}75)","plainCitation":"(vgl. G. Rosenthal 2005, 74–75)","dontUpdate":true,"noteIndex":0},"citationItems":[{"id":396,"uris":["http://zotero.org/users/local/owKliTIb/items/IHX77LLY"],"itemData":{"id":396,"type":"book","publisher":"München","title":"Interpretative Sozialforschung. Eine Einführung","author":[{"family":"Rosenthal","given":"Gabriele"}],"issued":{"date-parts":[["2005"]]}},"locator":"74-75","label":"page","prefix":"vgl."}],"schema":"https://github.com/citation-style-language/schema/raw/master/csl-citation.json"} </w:instrText>
      </w:r>
      <w:r w:rsidR="00465650" w:rsidRPr="007310A7">
        <w:rPr>
          <w:color w:val="000000" w:themeColor="text1"/>
        </w:rPr>
        <w:fldChar w:fldCharType="separate"/>
      </w:r>
      <w:r w:rsidR="00465650" w:rsidRPr="007310A7">
        <w:rPr>
          <w:rFonts w:ascii="Cambria" w:hAnsi="Cambria" w:cs="Times New Roman"/>
          <w:color w:val="000000" w:themeColor="text1"/>
        </w:rPr>
        <w:t>(vgl. Rosenthal 2005, 74–75)</w:t>
      </w:r>
      <w:r w:rsidR="00465650" w:rsidRPr="007310A7">
        <w:rPr>
          <w:color w:val="000000" w:themeColor="text1"/>
        </w:rPr>
        <w:fldChar w:fldCharType="end"/>
      </w:r>
      <w:r w:rsidRPr="007310A7">
        <w:rPr>
          <w:color w:val="000000" w:themeColor="text1"/>
        </w:rPr>
        <w:t>.</w:t>
      </w:r>
    </w:p>
    <w:p w14:paraId="7438CEB3" w14:textId="3516B458" w:rsidR="00884E1D" w:rsidRPr="007310A7" w:rsidRDefault="00884E1D" w:rsidP="00884E1D">
      <w:pPr>
        <w:spacing w:line="360" w:lineRule="auto"/>
        <w:jc w:val="both"/>
        <w:rPr>
          <w:color w:val="000000" w:themeColor="text1"/>
        </w:rPr>
      </w:pPr>
      <w:r w:rsidRPr="007310A7">
        <w:rPr>
          <w:color w:val="000000" w:themeColor="text1"/>
        </w:rPr>
        <w:t xml:space="preserve">Die Typenbildung geht von der zu bearbeitenden Forschungsfragestellung aus, wobei sie sowohl auf der Ebene des biographischen Verlaufs als auch auf der Ebene der Selbstpräsentation angesiedelt werden kann (vgl. Rosenthal ebd., 226). Sie kann sich dabei auf verschiedene soziale Einheiten, wie eine Person, eine Familie oder anderweitige Gruppierungen beziehen (vgl. </w:t>
      </w:r>
      <w:proofErr w:type="spellStart"/>
      <w:r w:rsidRPr="007310A7">
        <w:rPr>
          <w:color w:val="000000" w:themeColor="text1"/>
        </w:rPr>
        <w:t>Pryzborski</w:t>
      </w:r>
      <w:proofErr w:type="spellEnd"/>
      <w:r w:rsidRPr="007310A7">
        <w:rPr>
          <w:color w:val="000000" w:themeColor="text1"/>
        </w:rPr>
        <w:t>, Wohlrab</w:t>
      </w:r>
      <w:r w:rsidR="00190A78" w:rsidRPr="007310A7">
        <w:rPr>
          <w:color w:val="000000" w:themeColor="text1"/>
        </w:rPr>
        <w:t>-Sahr 2014</w:t>
      </w:r>
      <w:r w:rsidRPr="007310A7">
        <w:rPr>
          <w:color w:val="000000" w:themeColor="text1"/>
        </w:rPr>
        <w:t xml:space="preserve">, 448). Im Zentrum steht die jeweilige Sozialisations- bzw. </w:t>
      </w:r>
      <w:proofErr w:type="spellStart"/>
      <w:r w:rsidRPr="007310A7">
        <w:rPr>
          <w:color w:val="000000" w:themeColor="text1"/>
        </w:rPr>
        <w:t>Individuierungsgeschichte</w:t>
      </w:r>
      <w:proofErr w:type="spellEnd"/>
      <w:r w:rsidRPr="007310A7">
        <w:rPr>
          <w:color w:val="000000" w:themeColor="text1"/>
        </w:rPr>
        <w:t xml:space="preserve"> einer solchen sozialen Einheit</w:t>
      </w:r>
      <w:r w:rsidR="00863F07" w:rsidRPr="007310A7">
        <w:rPr>
          <w:color w:val="000000" w:themeColor="text1"/>
        </w:rPr>
        <w:t xml:space="preserve"> </w:t>
      </w:r>
      <w:r w:rsidR="00863F07" w:rsidRPr="007310A7">
        <w:rPr>
          <w:color w:val="000000" w:themeColor="text1"/>
        </w:rPr>
        <w:fldChar w:fldCharType="begin"/>
      </w:r>
      <w:r w:rsidR="00F3313F" w:rsidRPr="007310A7">
        <w:rPr>
          <w:color w:val="000000" w:themeColor="text1"/>
        </w:rPr>
        <w:instrText xml:space="preserve"> ADDIN ZOTERO_ITEM CSL_CITATION {"citationID":"2mFKTigf","properties":{"unsorted":false,"formattedCitation":"(vgl. U. Oevermann 1981, 35)","plainCitation":"(vgl. U. Oevermann 1981, 35)","dontUpdate":true,"noteIndex":0},"citationItems":[{"id":1252,"uris":["http://zotero.org/users/local/owKliTIb/items/23YTH745"],"itemData":{"id":1252,"type":"book","publisher":"MS","publisher-place":"Frankfurt am Main","title":"Fallrekonstruktion und Strukturgeneralisierung als Beitrag der objektiven Hermeneutik zur soziologisch-strukturtheoretischen Analyse","author":[{"family":"Oevermann","given":"U."}],"issued":{"date-parts":[["1981"]]}},"locator":"35","label":"page","prefix":"vgl."}],"schema":"https://github.com/citation-style-language/schema/raw/master/csl-citation.json"} </w:instrText>
      </w:r>
      <w:r w:rsidR="00863F07" w:rsidRPr="007310A7">
        <w:rPr>
          <w:color w:val="000000" w:themeColor="text1"/>
        </w:rPr>
        <w:fldChar w:fldCharType="separate"/>
      </w:r>
      <w:r w:rsidR="00863F07" w:rsidRPr="007310A7">
        <w:rPr>
          <w:rFonts w:ascii="Cambria" w:hAnsi="Cambria"/>
          <w:color w:val="000000" w:themeColor="text1"/>
        </w:rPr>
        <w:t>(vgl. Oevermann 1981, 35)</w:t>
      </w:r>
      <w:r w:rsidR="00863F07" w:rsidRPr="007310A7">
        <w:rPr>
          <w:color w:val="000000" w:themeColor="text1"/>
        </w:rPr>
        <w:fldChar w:fldCharType="end"/>
      </w:r>
      <w:r w:rsidRPr="007310A7">
        <w:rPr>
          <w:color w:val="000000" w:themeColor="text1"/>
        </w:rPr>
        <w:t xml:space="preserve">. Dabei ermöglicht die Annahme der gegenseitigen Ko-Konstitution von Individuum und sozialer Wirklichkeit die Formulierung allgemeiner Aussagen über soziale Phänomene </w:t>
      </w:r>
      <w:r w:rsidR="00465650" w:rsidRPr="007310A7">
        <w:rPr>
          <w:color w:val="000000" w:themeColor="text1"/>
        </w:rPr>
        <w:fldChar w:fldCharType="begin"/>
      </w:r>
      <w:r w:rsidR="00CE6A7E" w:rsidRPr="007310A7">
        <w:rPr>
          <w:color w:val="000000" w:themeColor="text1"/>
        </w:rPr>
        <w:instrText xml:space="preserve"> ADDIN ZOTERO_ITEM CSL_CITATION {"citationID":"T4QPtJct","properties":{"unsorted":false,"formattedCitation":"(G. Rosenthal 2015, 75, 225; Sch\\uc0\\u228{}fer 2021, 100)","plainCitation":"(G. Rosenthal 2015, 75, 225; Schäfer 2021, 100)","dontUpdate":true,"noteIndex":0},"citationItems":[{"id":1219,"uris":["http://zotero.org/users/local/owKliTIb/items/YTWA9BVQ"],"itemData":{"id":1219,"type":"book","collection-title":"Grundlagentexte Soziologie","ISBN":"978-3-7799-2614-6","publisher":"Beltz Juventa","title":"Interpretative Sozialforschung: eine Einführung","URL":"https://books.google.de/books?id=axSLrgEACAAJ","author":[{"family":"Rosenthal","given":"Gabriele"}],"issued":{"date-parts":[["2015"]]}},"locator":"75, 225","label":"page"},{"id":677,"uris":["http://zotero.org/users/local/owKliTIb/items/DIQXDHIY"],"itemData":{"id":677,"type":"book","DOI":"10.17875/gup2021-1579","title":"Polizist*in werden - Polizist*in sein","URL":"http://dx.doi.org/10.17875/gup2021-1579","author":[{"family":"Schäfer","given":"Miriam"}],"issued":{"date-parts":[["2021"]]}},"locator":"100","label":"page"}],"schema":"https://github.com/citation-style-language/schema/raw/master/csl-citation.json"} </w:instrText>
      </w:r>
      <w:r w:rsidR="00465650" w:rsidRPr="007310A7">
        <w:rPr>
          <w:color w:val="000000" w:themeColor="text1"/>
        </w:rPr>
        <w:fldChar w:fldCharType="separate"/>
      </w:r>
      <w:r w:rsidR="00465650" w:rsidRPr="007310A7">
        <w:rPr>
          <w:rFonts w:ascii="Cambria" w:hAnsi="Cambria" w:cs="Times New Roman"/>
          <w:color w:val="000000" w:themeColor="text1"/>
        </w:rPr>
        <w:t>(Rosenthal 2015, 75, 225; Schäfer 2021, 100)</w:t>
      </w:r>
      <w:r w:rsidR="00465650" w:rsidRPr="007310A7">
        <w:rPr>
          <w:color w:val="000000" w:themeColor="text1"/>
        </w:rPr>
        <w:fldChar w:fldCharType="end"/>
      </w:r>
      <w:r w:rsidRPr="007310A7">
        <w:rPr>
          <w:color w:val="000000" w:themeColor="text1"/>
        </w:rPr>
        <w:t>. Somit dient die Typenbildung basierend auf einer vorab formulierten Fragestellung der Generierung von „Theorie über einen bestimmten Zusammenhang“</w:t>
      </w:r>
      <w:r w:rsidR="00863F07" w:rsidRPr="007310A7">
        <w:rPr>
          <w:color w:val="000000" w:themeColor="text1"/>
        </w:rPr>
        <w:t xml:space="preserve"> </w:t>
      </w:r>
      <w:r w:rsidR="00863F07" w:rsidRPr="007310A7">
        <w:rPr>
          <w:color w:val="000000" w:themeColor="text1"/>
        </w:rPr>
        <w:fldChar w:fldCharType="begin"/>
      </w:r>
      <w:r w:rsidR="00F3313F" w:rsidRPr="007310A7">
        <w:rPr>
          <w:color w:val="000000" w:themeColor="text1"/>
        </w:rPr>
        <w:instrText xml:space="preserve"> ADDIN ZOTERO_ITEM CSL_CITATION {"citationID":"gMd3FNJG","properties":{"unsorted":false,"formattedCitation":"(Przyborski, und Wohlrab-Sahr, 2014, 449)","plainCitation":"(Przyborski, und Wohlrab-Sahr, 2014, 449)","dontUpdate":true,"noteIndex":0},"citationItems":[{"id":1248,"uris":["http://zotero.org/users/local/owKliTIb/items/55L8KJM9"],"itemData":{"id":1248,"type":"book","publisher":"De Gruyter Oldenbourg","publisher-place":"Berlin, Boston","title":"Qualitative Sozialforschung. Ein Arbeitsbuch","author":[{"family":"Przyborski,","given":"Aglaja"},{"family":"Wohlrab-Sahr,","given":"Monika"}],"issued":{"date-parts":[["2014"]]}},"locator":"449","label":"page"}],"schema":"https://github.com/citation-style-language/schema/raw/master/csl-citation.json"} </w:instrText>
      </w:r>
      <w:r w:rsidR="00863F07" w:rsidRPr="007310A7">
        <w:rPr>
          <w:color w:val="000000" w:themeColor="text1"/>
        </w:rPr>
        <w:fldChar w:fldCharType="separate"/>
      </w:r>
      <w:r w:rsidR="00863F07" w:rsidRPr="007310A7">
        <w:rPr>
          <w:rFonts w:ascii="Cambria" w:hAnsi="Cambria"/>
          <w:color w:val="000000" w:themeColor="text1"/>
        </w:rPr>
        <w:t>(</w:t>
      </w:r>
      <w:proofErr w:type="spellStart"/>
      <w:r w:rsidR="00863F07" w:rsidRPr="007310A7">
        <w:rPr>
          <w:rFonts w:ascii="Cambria" w:hAnsi="Cambria"/>
          <w:color w:val="000000" w:themeColor="text1"/>
        </w:rPr>
        <w:t>Przyborski</w:t>
      </w:r>
      <w:proofErr w:type="spellEnd"/>
      <w:r w:rsidR="00863F07" w:rsidRPr="007310A7">
        <w:rPr>
          <w:rFonts w:ascii="Cambria" w:hAnsi="Cambria"/>
          <w:color w:val="000000" w:themeColor="text1"/>
        </w:rPr>
        <w:t>, Wohlrab-Sahr 2014, 449)</w:t>
      </w:r>
      <w:r w:rsidR="00863F07" w:rsidRPr="007310A7">
        <w:rPr>
          <w:color w:val="000000" w:themeColor="text1"/>
        </w:rPr>
        <w:fldChar w:fldCharType="end"/>
      </w:r>
      <w:r w:rsidR="00863F07" w:rsidRPr="007310A7">
        <w:rPr>
          <w:color w:val="000000" w:themeColor="text1"/>
        </w:rPr>
        <w:t>.</w:t>
      </w:r>
    </w:p>
    <w:p w14:paraId="43DA5F0D" w14:textId="77777777" w:rsidR="005F047C" w:rsidRPr="007310A7" w:rsidRDefault="005F047C" w:rsidP="005F047C">
      <w:pPr>
        <w:pStyle w:val="berschrift2"/>
        <w:spacing w:before="360" w:after="240"/>
        <w:rPr>
          <w:rFonts w:asciiTheme="minorHAnsi" w:hAnsiTheme="minorHAnsi"/>
          <w:b/>
          <w:color w:val="000000" w:themeColor="text1"/>
          <w:sz w:val="24"/>
          <w:szCs w:val="24"/>
        </w:rPr>
      </w:pPr>
      <w:bookmarkStart w:id="32" w:name="_Toc233288770"/>
      <w:r w:rsidRPr="007310A7">
        <w:rPr>
          <w:rFonts w:asciiTheme="minorHAnsi" w:hAnsiTheme="minorHAnsi"/>
          <w:b/>
          <w:color w:val="000000" w:themeColor="text1"/>
          <w:sz w:val="24"/>
          <w:szCs w:val="24"/>
        </w:rPr>
        <w:t>4.7. Der diskursanalytische Zugang</w:t>
      </w:r>
      <w:bookmarkEnd w:id="32"/>
    </w:p>
    <w:p w14:paraId="684CC4A0" w14:textId="78FE87D2" w:rsidR="005F047C" w:rsidRPr="007310A7" w:rsidRDefault="005F047C" w:rsidP="005F047C">
      <w:pPr>
        <w:spacing w:line="360" w:lineRule="auto"/>
        <w:jc w:val="both"/>
        <w:rPr>
          <w:color w:val="000000" w:themeColor="text1"/>
        </w:rPr>
      </w:pPr>
      <w:r w:rsidRPr="007310A7">
        <w:rPr>
          <w:color w:val="000000" w:themeColor="text1"/>
        </w:rPr>
        <w:t xml:space="preserve">Ein diskursanalytischer Zugang zum Phänomen Intergeschlechtlichkeit </w:t>
      </w:r>
      <w:r w:rsidR="002547D7" w:rsidRPr="007310A7">
        <w:rPr>
          <w:color w:val="000000" w:themeColor="text1"/>
        </w:rPr>
        <w:t xml:space="preserve">erwies sich vor dem Hintergrund der komplexen diskursiven Einbettung der zu rekonstruierenden biographischen Erfahrungen im </w:t>
      </w:r>
      <w:r w:rsidR="00693F12" w:rsidRPr="007310A7">
        <w:rPr>
          <w:color w:val="000000" w:themeColor="text1"/>
        </w:rPr>
        <w:t xml:space="preserve">Laufe </w:t>
      </w:r>
      <w:r w:rsidR="002547D7" w:rsidRPr="007310A7">
        <w:rPr>
          <w:color w:val="000000" w:themeColor="text1"/>
        </w:rPr>
        <w:t xml:space="preserve">des Forschungsprozesses als sinnvoll. </w:t>
      </w:r>
      <w:r w:rsidR="003D767B" w:rsidRPr="007310A7">
        <w:rPr>
          <w:color w:val="000000" w:themeColor="text1"/>
        </w:rPr>
        <w:t xml:space="preserve">Er </w:t>
      </w:r>
      <w:r w:rsidRPr="007310A7">
        <w:rPr>
          <w:color w:val="000000" w:themeColor="text1"/>
        </w:rPr>
        <w:t xml:space="preserve">erfolgte im Anschluss an die zunehmend methodisch vollzogene Verbindung zwischen Diskursanalyse und Biographieforschung </w:t>
      </w:r>
      <w:r w:rsidRPr="007310A7">
        <w:rPr>
          <w:color w:val="000000" w:themeColor="text1"/>
        </w:rPr>
        <w:fldChar w:fldCharType="begin"/>
      </w:r>
      <w:r w:rsidR="00F370E7">
        <w:rPr>
          <w:color w:val="000000" w:themeColor="text1"/>
        </w:rPr>
        <w:instrText xml:space="preserve"> ADDIN ZOTERO_ITEM CSL_CITATION {"citationID":"LBHOmwAA","properties":{"unsorted":false,"formattedCitation":"(vgl. Pohn-Lauggas 2014 siehe 3)","plainCitation":"(vgl. Pohn-Lauggas 2014 siehe 3)","dontUpdate":true,"noteIndex":0},"citationItems":[{"id":390,"uris":["http://zotero.org/users/local/owKliTIb/items/NVYCREQA"],"itemData":{"id":390,"type":"book","publisher":"Wiesbaden","title":"Heroisierte Opfer. Bearbeitungs- und Handlungsstrukturen von ‚Trümmerfrauen‘ in Wien","author":[{"family":"Pohn-Lauggas","given":"Maria"}],"issued":{"date-parts":[["2014"]]}},"prefix":"vgl.","suffix":"siehe 3"}],"schema":"https://github.com/citation-style-language/schema/raw/master/csl-citation.json"}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 xml:space="preserve">(vgl. </w:t>
      </w:r>
      <w:proofErr w:type="spellStart"/>
      <w:r w:rsidRPr="007310A7">
        <w:rPr>
          <w:rFonts w:ascii="Cambria" w:hAnsi="Cambria"/>
          <w:color w:val="000000" w:themeColor="text1"/>
        </w:rPr>
        <w:t>Pohn-Lauggas</w:t>
      </w:r>
      <w:proofErr w:type="spellEnd"/>
      <w:r w:rsidRPr="007310A7">
        <w:rPr>
          <w:rFonts w:ascii="Cambria" w:hAnsi="Cambria"/>
          <w:color w:val="000000" w:themeColor="text1"/>
        </w:rPr>
        <w:t xml:space="preserve"> 2014)</w:t>
      </w:r>
      <w:r w:rsidRPr="007310A7">
        <w:rPr>
          <w:color w:val="000000" w:themeColor="text1"/>
        </w:rPr>
        <w:fldChar w:fldCharType="end"/>
      </w:r>
      <w:r w:rsidRPr="007310A7">
        <w:rPr>
          <w:color w:val="000000" w:themeColor="text1"/>
        </w:rPr>
        <w:t>. Für eine Rekonstruktion des medizinischen, erfahrungsbasierten, menschenrechtlichen und juristischen Diskurses erfolgte neben einer vertieften Literaturrecherche die Auswertung von zu diesen Diskursen beitragenden Veröffentlichungen bzw. öffentlich zugänglichen Dokumenten: darunter medizinische Leitlinien, (kritische) Stellungnahmen, Aufrufe und Newsletter intergeschlechtlicher Selbstvertretungen, Gesetzestexte sowie Berichte und Resolutionen von Menschenrechtsorganisationen</w:t>
      </w:r>
      <w:r w:rsidR="00C766F7" w:rsidRPr="007310A7">
        <w:rPr>
          <w:color w:val="000000" w:themeColor="text1"/>
        </w:rPr>
        <w:t xml:space="preserve"> (siehe 6)</w:t>
      </w:r>
      <w:r w:rsidRPr="007310A7">
        <w:rPr>
          <w:color w:val="000000" w:themeColor="text1"/>
        </w:rPr>
        <w:t xml:space="preserve">. Da eine vertiefte methodologische Begründung der Verbindung von Diskursanalyse und rekonstruktiver </w:t>
      </w:r>
      <w:r w:rsidRPr="007310A7">
        <w:rPr>
          <w:color w:val="000000" w:themeColor="text1"/>
        </w:rPr>
        <w:lastRenderedPageBreak/>
        <w:t>Biographieforschung bereits in anderen Veröffentlichungen erfolgte (vgl. ebd.), werde ich mich im Folgenden auf eine Darstellung der verwendeten diskurstheoretischen Begriffe sowie der durch diesen Zugang ermöglichten analytischen Perspektiven im Kontext biographischer Fallrekonstruktionen beschränken.</w:t>
      </w:r>
    </w:p>
    <w:p w14:paraId="642018D3" w14:textId="755C3907" w:rsidR="005F047C" w:rsidRPr="007310A7" w:rsidRDefault="005F047C" w:rsidP="005F047C">
      <w:pPr>
        <w:spacing w:line="360" w:lineRule="auto"/>
        <w:jc w:val="both"/>
        <w:rPr>
          <w:color w:val="000000" w:themeColor="text1"/>
        </w:rPr>
      </w:pPr>
      <w:r w:rsidRPr="007310A7">
        <w:rPr>
          <w:color w:val="000000" w:themeColor="text1"/>
        </w:rPr>
        <w:t>Unter Diskursen werden sozial geregelte Verknüpfung</w:t>
      </w:r>
      <w:r w:rsidR="00CF09AB" w:rsidRPr="007310A7">
        <w:rPr>
          <w:color w:val="000000" w:themeColor="text1"/>
        </w:rPr>
        <w:t>en</w:t>
      </w:r>
      <w:r w:rsidRPr="007310A7">
        <w:rPr>
          <w:color w:val="000000" w:themeColor="text1"/>
        </w:rPr>
        <w:t xml:space="preserve"> von Aussagen verstanden, mittels der eine sprachlich-performative Aushandlungen des Sag- und Wissbaren erfolgt </w:t>
      </w:r>
      <w:r w:rsidRPr="007310A7">
        <w:rPr>
          <w:color w:val="000000" w:themeColor="text1"/>
        </w:rPr>
        <w:fldChar w:fldCharType="begin"/>
      </w:r>
      <w:r w:rsidR="00DC6209" w:rsidRPr="007310A7">
        <w:rPr>
          <w:color w:val="000000" w:themeColor="text1"/>
        </w:rPr>
        <w:instrText xml:space="preserve"> ADDIN ZOTERO_ITEM CSL_CITATION {"citationID":"2ZHuFNpv","properties":{"unsorted":false,"formattedCitation":"(vgl. M. Foucault 1975; 1981; Keller 2004)","plainCitation":"(vgl. M. Foucault 1975; 1981; Keller 2004)","dontUpdate":true,"noteIndex":0},"citationItems":[{"id":133,"uris":["http://zotero.org/users/local/owKliTIb/items/XJ4JWGQN"],"itemData":{"id":133,"type":"book","publisher":"Suhrkamp","publisher-place":"Frankfurt a. M.","title":"Der Fall Rivière, Materialien zum Verhältnis von Psychiatrie und Strafjustiz","author":[{"family":"Foucault","given":"M."}],"issued":{"date-parts":[["1975"]]}},"prefix":"vgl."},{"id":135,"uris":["http://zotero.org/users/local/owKliTIb/items/Y3KFRNCF"],"itemData":{"id":135,"type":"book","publisher":"Suhrkamp","publisher-place":"Frankfurt a. M.","title":"Archäologie des Wissens","author":[{"family":"Foucault","given":"Michel"}],"issued":{"date-parts":[["1981"]]}},"suppress-author":true},{"id":199,"uris":["http://zotero.org/users/local/owKliTIb/items/6A3NFLMR"],"itemData":{"id":199,"type":"book","publisher":"Opladen","title":"Diskursforschung","author":[{"family":"Keller","given":"Reiner"}],"issued":{"date-parts":[["2004"]]}}}],"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(vgl. Foucault 1975; 1981; Keller 2004)</w:t>
      </w:r>
      <w:r w:rsidRPr="007310A7">
        <w:rPr>
          <w:color w:val="000000" w:themeColor="text1"/>
        </w:rPr>
        <w:fldChar w:fldCharType="end"/>
      </w:r>
      <w:r w:rsidRPr="007310A7">
        <w:rPr>
          <w:color w:val="000000" w:themeColor="text1"/>
        </w:rPr>
        <w:t xml:space="preserve">. Sie sind dabei ebenfalls mit den Worten Foucaults „Angriffs- und Verteidigungswaffen in den Beziehungen der Macht und des Wissens.” </w:t>
      </w:r>
      <w:r w:rsidRPr="007310A7">
        <w:rPr>
          <w:color w:val="000000" w:themeColor="text1"/>
        </w:rPr>
        <w:fldChar w:fldCharType="begin"/>
      </w:r>
      <w:r w:rsidR="00DC6209" w:rsidRPr="007310A7">
        <w:rPr>
          <w:color w:val="000000" w:themeColor="text1"/>
        </w:rPr>
        <w:instrText xml:space="preserve"> ADDIN ZOTERO_ITEM CSL_CITATION {"citationID":"EW3l1o71","properties":{"unsorted":false,"formattedCitation":"(M. Foucault 1975, 9f)","plainCitation":"(M. Foucault 1975, 9f)","dontUpdate":true,"noteIndex":0},"citationItems":[{"id":133,"uris":["http://zotero.org/users/local/owKliTIb/items/XJ4JWGQN"],"itemData":{"id":133,"type":"book","publisher":"Suhrkamp","publisher-place":"Frankfurt a. M.","title":"Der Fall Rivière, Materialien zum Verhältnis von Psychiatrie und Strafjustiz","author":[{"family":"Foucault","given":"M."}],"issued":{"date-parts":[["1975"]]}},"locator":"9f","label":"page"}],"schema":"https://github.com/citation-style-language/schema/raw/master/csl-citation.json"}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(Foucault 1975, 9f</w:t>
      </w:r>
      <w:r w:rsidR="004C6E6A" w:rsidRPr="007310A7">
        <w:rPr>
          <w:rFonts w:ascii="Cambria" w:hAnsi="Cambria"/>
          <w:color w:val="000000" w:themeColor="text1"/>
        </w:rPr>
        <w:t>.</w:t>
      </w:r>
      <w:r w:rsidRPr="007310A7">
        <w:rPr>
          <w:rFonts w:ascii="Cambria" w:hAnsi="Cambria"/>
          <w:color w:val="000000" w:themeColor="text1"/>
        </w:rPr>
        <w:t>)</w:t>
      </w:r>
      <w:r w:rsidRPr="007310A7">
        <w:rPr>
          <w:color w:val="000000" w:themeColor="text1"/>
        </w:rPr>
        <w:fldChar w:fldCharType="end"/>
      </w:r>
      <w:r w:rsidRPr="007310A7">
        <w:rPr>
          <w:color w:val="000000" w:themeColor="text1"/>
        </w:rPr>
        <w:t xml:space="preserve"> Sie enthalten Legitimations- bzw. </w:t>
      </w:r>
      <w:proofErr w:type="spellStart"/>
      <w:r w:rsidRPr="007310A7">
        <w:rPr>
          <w:color w:val="000000" w:themeColor="text1"/>
        </w:rPr>
        <w:t>Delegitimationsstrategien</w:t>
      </w:r>
      <w:proofErr w:type="spellEnd"/>
      <w:r w:rsidRPr="007310A7">
        <w:rPr>
          <w:color w:val="000000" w:themeColor="text1"/>
        </w:rPr>
        <w:t xml:space="preserve"> als grundlegende Elemente gesellschaftlicher Aushandlungsprozesse </w:t>
      </w:r>
      <w:r w:rsidRPr="007310A7">
        <w:rPr>
          <w:color w:val="000000" w:themeColor="text1"/>
        </w:rPr>
        <w:fldChar w:fldCharType="begin"/>
      </w:r>
      <w:r w:rsidRPr="007310A7">
        <w:rPr>
          <w:color w:val="000000" w:themeColor="text1"/>
        </w:rPr>
        <w:instrText xml:space="preserve"> ADDIN ZOTERO_ITEM CSL_CITATION {"citationID":"q4HYZ3y0","properties":{"unsorted":false,"formattedCitation":"(vgl. Pohn-Lauggas 2014, 62)","plainCitation":"(vgl. Pohn-Lauggas 2014, 62)","noteIndex":0},"citationItems":[{"id":390,"uris":["http://zotero.org/users/local/owKliTIb/items/NVYCREQA"],"itemData":{"id":390,"type":"book","publisher":"Wiesbaden","title":"Heroisierte Opfer. Bearbeitungs- und Handlungsstrukturen von ‚Trümmerfrauen‘ in Wien","author":[{"family":"Pohn-Lauggas","given":"Maria"}],"issued":{"date-parts":[["2014"]]}},"locator":"62","label":"page","prefix":"vgl."}],"schema":"https://github.com/citation-style-language/schema/raw/master/csl-citation.json"}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 xml:space="preserve">(vgl. </w:t>
      </w:r>
      <w:proofErr w:type="spellStart"/>
      <w:r w:rsidRPr="007310A7">
        <w:rPr>
          <w:rFonts w:ascii="Cambria" w:hAnsi="Cambria"/>
          <w:color w:val="000000" w:themeColor="text1"/>
        </w:rPr>
        <w:t>Pohn-Lauggas</w:t>
      </w:r>
      <w:proofErr w:type="spellEnd"/>
      <w:r w:rsidRPr="007310A7">
        <w:rPr>
          <w:rFonts w:ascii="Cambria" w:hAnsi="Cambria"/>
          <w:color w:val="000000" w:themeColor="text1"/>
        </w:rPr>
        <w:t xml:space="preserve"> 2014, 62)</w:t>
      </w:r>
      <w:r w:rsidRPr="007310A7">
        <w:rPr>
          <w:color w:val="000000" w:themeColor="text1"/>
        </w:rPr>
        <w:fldChar w:fldCharType="end"/>
      </w:r>
      <w:r w:rsidRPr="007310A7">
        <w:rPr>
          <w:color w:val="000000" w:themeColor="text1"/>
        </w:rPr>
        <w:t xml:space="preserve">, die der Konstruktion von sozialer Wirklichkeit dienen </w:t>
      </w:r>
      <w:r w:rsidRPr="007310A7">
        <w:rPr>
          <w:color w:val="000000" w:themeColor="text1"/>
        </w:rPr>
        <w:fldChar w:fldCharType="begin"/>
      </w:r>
      <w:r w:rsidR="00DC6209" w:rsidRPr="007310A7">
        <w:rPr>
          <w:color w:val="000000" w:themeColor="text1"/>
        </w:rPr>
        <w:instrText xml:space="preserve"> ADDIN ZOTERO_ITEM CSL_CITATION {"citationID":"f5BthzU0","properties":{"unsorted":false,"formattedCitation":"(vgl. Keller u.\\uc0\\u160{}a. 2018)","plainCitation":"(vgl. Keller u. a. 2018)","dontUpdate":true,"noteIndex":0},"citationItems":[{"id":207,"uris":["http://zotero.org/users/local/owKliTIb/items/U6ACIK3I"],"itemData":{"id":207,"type":"chapter","container-title":"Die diskursive Konstruktion von Wirklichkeit. Zum Verhältnis von Wissenssoziologie und Diskursforschung","page":"7-22","title":"Die diskursive Konstruktion von Wirklichkeit. Einleitende Bemerkungen zum Verhältnis von Wissenssoziologie und Diskursforschung","author":[{"family":"Keller","given":"Reiner"},{"family":"Hirseland","given":"Andreas"},{"family":"Schneider","given":"Werner"},{"family":"Viehöver","given":"Willy"}],"editor":[{"family":"Keller","given":"Reiner"},{"family":"Hirseland","given":"Andreas"},{"family":"Schneider","given":"Werner"},{"family":"Viehöver","given":"Willy"}],"issued":{"date-parts":[["2018"]]}},"prefix":"vgl."}],"schema":"https://github.com/citation-style-language/schema/raw/master/csl-citation.json"} </w:instrText>
      </w:r>
      <w:r w:rsidRPr="007310A7">
        <w:rPr>
          <w:color w:val="000000" w:themeColor="text1"/>
        </w:rPr>
        <w:fldChar w:fldCharType="separate"/>
      </w:r>
      <w:r w:rsidRPr="007310A7">
        <w:rPr>
          <w:rFonts w:ascii="Cambria" w:hAnsi="Cambria" w:cs="Times New Roman"/>
          <w:color w:val="000000" w:themeColor="text1"/>
        </w:rPr>
        <w:t>(vgl. Keller et al. 2018)</w:t>
      </w:r>
      <w:r w:rsidRPr="007310A7">
        <w:rPr>
          <w:color w:val="000000" w:themeColor="text1"/>
        </w:rPr>
        <w:fldChar w:fldCharType="end"/>
      </w:r>
      <w:r w:rsidRPr="007310A7">
        <w:rPr>
          <w:color w:val="000000" w:themeColor="text1"/>
        </w:rPr>
        <w:t xml:space="preserve">. Methodisch nehme ich im Zuge der Rekonstruktion Bezüge auf Kellers wissenssoziologischen Diskursanalyse (ebd.), Elemente der Diskursanalyse nach Link sowie Waldschmidt et al. und auf Aspekte von Elias und </w:t>
      </w:r>
      <w:proofErr w:type="spellStart"/>
      <w:r w:rsidRPr="007310A7">
        <w:rPr>
          <w:color w:val="000000" w:themeColor="text1"/>
        </w:rPr>
        <w:t>Scotsons</w:t>
      </w:r>
      <w:proofErr w:type="spellEnd"/>
      <w:r w:rsidRPr="007310A7">
        <w:rPr>
          <w:color w:val="000000" w:themeColor="text1"/>
        </w:rPr>
        <w:t xml:space="preserve"> Figurationsmodell der Etablierten und Außenseiter als „empirisches Paradigma“</w:t>
      </w:r>
      <w:r w:rsidR="0022199B" w:rsidRPr="007310A7">
        <w:rPr>
          <w:color w:val="000000" w:themeColor="text1"/>
        </w:rPr>
        <w:t xml:space="preserve"> </w:t>
      </w:r>
      <w:r w:rsidR="0022199B" w:rsidRPr="007310A7">
        <w:rPr>
          <w:color w:val="000000" w:themeColor="text1"/>
        </w:rPr>
        <w:fldChar w:fldCharType="begin"/>
      </w:r>
      <w:r w:rsidR="0022199B" w:rsidRPr="007310A7">
        <w:rPr>
          <w:color w:val="000000" w:themeColor="text1"/>
        </w:rPr>
        <w:instrText xml:space="preserve"> ADDIN ZOTERO_ITEM CSL_CITATION {"citationID":"s5hEnxw4","properties":{"unsorted":false,"formattedCitation":"(1993, 10)","plainCitation":"(1993, 10)","noteIndex":0},"citationItems":[{"id":124,"uris":["http://zotero.org/users/local/owKliTIb/items/DPRNJBJQ"],"itemData":{"id":124,"type":"book","publisher":"Suhrkamp","publisher-place":"Frankfurt a.M.","title":"Etablierte und Außenseiter","author":[{"family":"Elias","given":"Norbert"},{"family":"Scotson","given":"J. L."}],"issued":{"date-parts":[["1993"]]}},"locator":"10","label":"page","suppress-author":true}],"schema":"https://github.com/citation-style-language/schema/raw/master/csl-citation.json"} </w:instrText>
      </w:r>
      <w:r w:rsidR="0022199B" w:rsidRPr="007310A7">
        <w:rPr>
          <w:color w:val="000000" w:themeColor="text1"/>
        </w:rPr>
        <w:fldChar w:fldCharType="separate"/>
      </w:r>
      <w:r w:rsidR="0022199B" w:rsidRPr="007310A7">
        <w:rPr>
          <w:rFonts w:ascii="Cambria" w:hAnsi="Cambria"/>
          <w:color w:val="000000" w:themeColor="text1"/>
        </w:rPr>
        <w:t>(1993, 10)</w:t>
      </w:r>
      <w:r w:rsidR="0022199B" w:rsidRPr="007310A7">
        <w:rPr>
          <w:color w:val="000000" w:themeColor="text1"/>
        </w:rPr>
        <w:fldChar w:fldCharType="end"/>
      </w:r>
      <w:r w:rsidRPr="007310A7">
        <w:rPr>
          <w:color w:val="000000" w:themeColor="text1"/>
        </w:rPr>
        <w:t>.</w:t>
      </w:r>
    </w:p>
    <w:p w14:paraId="3E653A4F" w14:textId="0692B1F5" w:rsidR="005F047C" w:rsidRPr="007310A7" w:rsidRDefault="005F047C" w:rsidP="005F047C">
      <w:pPr>
        <w:spacing w:line="360" w:lineRule="auto"/>
        <w:jc w:val="both"/>
        <w:rPr>
          <w:color w:val="000000" w:themeColor="text1"/>
        </w:rPr>
      </w:pPr>
      <w:r w:rsidRPr="007310A7">
        <w:rPr>
          <w:color w:val="000000" w:themeColor="text1"/>
        </w:rPr>
        <w:t xml:space="preserve">Als zentrale diskursanalytische Begriffe wird auf </w:t>
      </w:r>
      <w:r w:rsidR="004C6E6A" w:rsidRPr="007310A7">
        <w:rPr>
          <w:color w:val="000000" w:themeColor="text1"/>
        </w:rPr>
        <w:t xml:space="preserve">die </w:t>
      </w:r>
      <w:r w:rsidRPr="007310A7">
        <w:rPr>
          <w:color w:val="000000" w:themeColor="text1"/>
        </w:rPr>
        <w:t>Konzept</w:t>
      </w:r>
      <w:r w:rsidR="004C6E6A" w:rsidRPr="007310A7">
        <w:rPr>
          <w:color w:val="000000" w:themeColor="text1"/>
        </w:rPr>
        <w:t>e</w:t>
      </w:r>
      <w:r w:rsidRPr="007310A7">
        <w:rPr>
          <w:color w:val="000000" w:themeColor="text1"/>
        </w:rPr>
        <w:t xml:space="preserve"> des </w:t>
      </w:r>
      <w:r w:rsidRPr="007310A7">
        <w:rPr>
          <w:i/>
          <w:color w:val="000000" w:themeColor="text1"/>
        </w:rPr>
        <w:t>Spezialdiskurses</w:t>
      </w:r>
      <w:r w:rsidRPr="007310A7">
        <w:rPr>
          <w:color w:val="000000" w:themeColor="text1"/>
        </w:rPr>
        <w:t xml:space="preserve"> </w:t>
      </w:r>
      <w:r w:rsidR="004C6E6A" w:rsidRPr="007310A7">
        <w:rPr>
          <w:color w:val="000000" w:themeColor="text1"/>
        </w:rPr>
        <w:t xml:space="preserve">und </w:t>
      </w:r>
      <w:r w:rsidRPr="007310A7">
        <w:rPr>
          <w:color w:val="000000" w:themeColor="text1"/>
        </w:rPr>
        <w:t xml:space="preserve">des </w:t>
      </w:r>
      <w:r w:rsidRPr="007310A7">
        <w:rPr>
          <w:i/>
          <w:color w:val="000000" w:themeColor="text1"/>
        </w:rPr>
        <w:t>Alltagsdiskurses</w:t>
      </w:r>
      <w:r w:rsidRPr="007310A7">
        <w:rPr>
          <w:color w:val="000000" w:themeColor="text1"/>
        </w:rPr>
        <w:t xml:space="preserve"> Bezug genommen. Bei Spezialdiskursen handelt es sich um „themenbezogene, disziplinspezifische Wissensbestände mit ihren je eigenen Produktionsregeln“</w:t>
      </w:r>
      <w:r w:rsidR="00D0344E" w:rsidRPr="007310A7">
        <w:rPr>
          <w:color w:val="000000" w:themeColor="text1"/>
        </w:rPr>
        <w:t xml:space="preserve"> </w:t>
      </w:r>
      <w:r w:rsidR="00D0344E" w:rsidRPr="007310A7">
        <w:rPr>
          <w:color w:val="000000" w:themeColor="text1"/>
        </w:rPr>
        <w:fldChar w:fldCharType="begin"/>
      </w:r>
      <w:r w:rsidR="00F370E7">
        <w:rPr>
          <w:color w:val="000000" w:themeColor="text1"/>
        </w:rPr>
        <w:instrText xml:space="preserve"> ADDIN ZOTERO_ITEM CSL_CITATION {"citationID":"CszhPx4x","properties":{"unsorted":false,"formattedCitation":"(Bu\\uc0\\u776{}hrmann/Schneider 2008, 66, zitiert nach Pohn-Lauggas 2014, 62)","plainCitation":"(Bührmann/Schneider 2008, 66, zitiert nach Pohn-Lauggas 2014, 62)","dontUpdate":true,"noteIndex":0},"citationItems":[{"id":390,"uris":["http://zotero.org/users/local/owKliTIb/items/NVYCREQA"],"itemData":{"id":390,"type":"book","publisher":"Wiesbaden","title":"Heroisierte Opfer. Bearbeitungs- und Handlungsstrukturen von ‚Trümmerfrauen‘ in Wien","author":[{"family":"Pohn-Lauggas","given":"Maria"}],"issued":{"date-parts":[["2014"]]}},"locator":"62","label":"page","prefix":"Bührmann/Schneider 2008, 66, zitiert nach"}],"schema":"https://github.com/citation-style-language/schema/raw/master/csl-citation.json"} </w:instrText>
      </w:r>
      <w:r w:rsidR="00D0344E" w:rsidRPr="007310A7">
        <w:rPr>
          <w:color w:val="000000" w:themeColor="text1"/>
        </w:rPr>
        <w:fldChar w:fldCharType="separate"/>
      </w:r>
      <w:r w:rsidR="00D0344E" w:rsidRPr="007310A7">
        <w:rPr>
          <w:rFonts w:ascii="Cambria" w:hAnsi="Cambria" w:cs="Times New Roman"/>
          <w:color w:val="000000" w:themeColor="text1"/>
        </w:rPr>
        <w:t>(</w:t>
      </w:r>
      <w:proofErr w:type="spellStart"/>
      <w:r w:rsidR="00D0344E" w:rsidRPr="007310A7">
        <w:rPr>
          <w:rFonts w:ascii="Cambria" w:hAnsi="Cambria" w:cs="Times New Roman"/>
          <w:color w:val="000000" w:themeColor="text1"/>
        </w:rPr>
        <w:t>Bührmann</w:t>
      </w:r>
      <w:proofErr w:type="spellEnd"/>
      <w:r w:rsidR="00207BC4" w:rsidRPr="007310A7">
        <w:rPr>
          <w:rFonts w:ascii="Cambria" w:hAnsi="Cambria" w:cs="Times New Roman"/>
          <w:color w:val="000000" w:themeColor="text1"/>
        </w:rPr>
        <w:t xml:space="preserve">, </w:t>
      </w:r>
      <w:r w:rsidR="00D0344E" w:rsidRPr="007310A7">
        <w:rPr>
          <w:rFonts w:ascii="Cambria" w:hAnsi="Cambria" w:cs="Times New Roman"/>
          <w:color w:val="000000" w:themeColor="text1"/>
        </w:rPr>
        <w:t xml:space="preserve">Schneider 2008, 66, zitiert nach </w:t>
      </w:r>
      <w:proofErr w:type="spellStart"/>
      <w:r w:rsidR="00D0344E" w:rsidRPr="007310A7">
        <w:rPr>
          <w:rFonts w:ascii="Cambria" w:hAnsi="Cambria" w:cs="Times New Roman"/>
          <w:color w:val="000000" w:themeColor="text1"/>
        </w:rPr>
        <w:t>Pohn-Lauggas</w:t>
      </w:r>
      <w:proofErr w:type="spellEnd"/>
      <w:r w:rsidR="00D0344E" w:rsidRPr="007310A7">
        <w:rPr>
          <w:rFonts w:ascii="Cambria" w:hAnsi="Cambria" w:cs="Times New Roman"/>
          <w:color w:val="000000" w:themeColor="text1"/>
        </w:rPr>
        <w:t xml:space="preserve"> 2014, 62)</w:t>
      </w:r>
      <w:r w:rsidR="00D0344E" w:rsidRPr="007310A7">
        <w:rPr>
          <w:color w:val="000000" w:themeColor="text1"/>
        </w:rPr>
        <w:fldChar w:fldCharType="end"/>
      </w:r>
      <w:r w:rsidRPr="007310A7">
        <w:rPr>
          <w:color w:val="000000" w:themeColor="text1"/>
        </w:rPr>
        <w:t xml:space="preserve">, wobei für die Einnahme einer Sprechenden-Position innerhalb eines solchen Diskurses meist das Absolvieren einer spezifischen institutionellen Laufbahn Voraussetzung ist </w:t>
      </w:r>
      <w:r w:rsidR="00DF2E01" w:rsidRPr="007310A7">
        <w:rPr>
          <w:color w:val="000000" w:themeColor="text1"/>
        </w:rPr>
        <w:fldChar w:fldCharType="begin"/>
      </w:r>
      <w:r w:rsidR="00DF2E01" w:rsidRPr="007310A7">
        <w:rPr>
          <w:color w:val="000000" w:themeColor="text1"/>
        </w:rPr>
        <w:instrText xml:space="preserve"> ADDIN ZOTERO_ITEM CSL_CITATION {"citationID":"yCQg2Y2e","properties":{"unsorted":false,"formattedCitation":"(vgl. Keller 2011, 225)","plainCitation":"(vgl. Keller 2011, 225)","noteIndex":0},"citationItems":[{"id":1274,"uris":["http://zotero.org/users/local/owKliTIb/items/QZKJKPII"],"itemData":{"id":1274,"type":"chapter","abstract":"Alles, was wir wahrnehmen, erfahren, spüren, auch die Art, wie wir handeln, ist über sozial konstruiertes, typisier tes, in unterschiedlichen Graden als legitim anerkanntes und objektivier tes Wissen vermittelt. Dieses Wissen ist nicht auf ein “angeborenes‘ kognitives Kategoriensystem rückführbar, sondern auf gesell schaftlich hergestellte symbolische Systeme. Solche symbolischen Ordnungen werden überwiegend in Diskursen gesellschaftlich produziert, legitimiert, kommuniziert und transformiert; sie haben gesellschaftlich-materiale Vorausset zungen und Folgen. Diskursanalyse ist ein Forschungsprogramm bzw. eine Forschungsperspektive, die ihr Erkenntnisinteresse auf die Analyse dieser Zusam menhänge richtet: Der wissenssoziologischen Diskursanalyse geht es darum, Prozesse der sozialen Konstruktion, Objektivation, Kommunikation und Legitimation von Sinn-, d. h. Deutungs- und Handlungsstrukturen auf der Ebene von Institutionen, Organisationen bzw. sozialen (kollektiven) Akteuren zu rekonstruieren und die gesellschaftlichen Wirkungen dieser Prozesse zu analysieren.","container-title":"Handbuch Sozialwissenschaftliche Diskursanalyse: Band 1: Theorien und Methoden","DOI":"10.1007/978-3-531-92084-9_5","ISBN":"978-3-531-92084-9","page":"125-158","publisher":"VS Verlag für Sozialwissenschaften","publisher-place":"Wiesbaden","title":"Wissenssoziologische Diskursanalyse","URL":"https://doi.org/10.1007/978-3-531-92084-9_5","author":[{"family":"Keller","given":"Reiner"}],"editor":[{"family":"Keller","given":"Reiner"},{"family":"Hirseland","given":"Andreas"},{"family":"Schneider","given":"Werner"},{"family":"Viehöver","given":"Willy"}],"issued":{"date-parts":[["2011"]]}},"locator":"225","label":"page","prefix":"vgl."}],"schema":"https://github.com/citation-style-language/schema/raw/master/csl-citation.json"} </w:instrText>
      </w:r>
      <w:r w:rsidR="00DF2E01" w:rsidRPr="007310A7">
        <w:rPr>
          <w:color w:val="000000" w:themeColor="text1"/>
        </w:rPr>
        <w:fldChar w:fldCharType="separate"/>
      </w:r>
      <w:r w:rsidR="00DF2E01" w:rsidRPr="007310A7">
        <w:rPr>
          <w:rFonts w:ascii="Cambria" w:hAnsi="Cambria"/>
          <w:color w:val="000000" w:themeColor="text1"/>
        </w:rPr>
        <w:t>(vgl. Keller 2011, 225)</w:t>
      </w:r>
      <w:r w:rsidR="00DF2E01" w:rsidRPr="007310A7">
        <w:rPr>
          <w:color w:val="000000" w:themeColor="text1"/>
        </w:rPr>
        <w:fldChar w:fldCharType="end"/>
      </w:r>
      <w:r w:rsidRPr="007310A7">
        <w:rPr>
          <w:color w:val="000000" w:themeColor="text1"/>
        </w:rPr>
        <w:t>. Bei wissenschaftlichen Diskursen handelt es sich um Spezialdiskurse deren spezifische Regeln der Wissensproduktion darüber entscheiden, was innerhalb eines solchen Diskurses wiss- und sagbar ist</w:t>
      </w:r>
      <w:r w:rsidR="00DF2E01" w:rsidRPr="007310A7">
        <w:rPr>
          <w:color w:val="000000" w:themeColor="text1"/>
        </w:rPr>
        <w:t xml:space="preserve"> </w:t>
      </w:r>
      <w:r w:rsidR="00DF2E01" w:rsidRPr="007310A7">
        <w:rPr>
          <w:color w:val="000000" w:themeColor="text1"/>
        </w:rPr>
        <w:fldChar w:fldCharType="begin"/>
      </w:r>
      <w:r w:rsidR="00DC6209" w:rsidRPr="007310A7">
        <w:rPr>
          <w:color w:val="000000" w:themeColor="text1"/>
        </w:rPr>
        <w:instrText xml:space="preserve"> ADDIN ZOTERO_ITEM CSL_CITATION {"citationID":"oDAVIJ7h","properties":{"unsorted":false,"formattedCitation":"(vgl. B\\uc0\\u252{}hrmann, Schneider ebd. J. Link 2003, 12)","plainCitation":"(vgl. Bührmann, Schneider ebd. J. Link 2003, 12)","dontUpdate":true,"noteIndex":0},"citationItems":[{"id":240,"uris":["http://zotero.org/users/local/owKliTIb/items/KZ4XKEVZ"],"itemData":{"id":240,"type":"article-journal","container-title":"KultuRRevolution. Zeitschrift für angewandte Diskurstheorie","issue":"46","page":"10-23","title":"Kulturwissenschaft, Interdiskurs, Kulturrevolution","volume":"45","author":[{"family":"Link","given":"Jürgen"}],"issued":{"date-parts":[["2003"]]}},"locator":"12","label":"page","prefix":"vgl. Bührmann, Schneider ebd."}],"schema":"https://github.com/citation-style-language/schema/raw/master/csl-citation.json"} </w:instrText>
      </w:r>
      <w:r w:rsidR="00DF2E01" w:rsidRPr="007310A7">
        <w:rPr>
          <w:color w:val="000000" w:themeColor="text1"/>
        </w:rPr>
        <w:fldChar w:fldCharType="separate"/>
      </w:r>
      <w:r w:rsidR="00DF2E01" w:rsidRPr="007310A7">
        <w:rPr>
          <w:rFonts w:ascii="Cambria" w:hAnsi="Cambria" w:cs="Times New Roman"/>
          <w:color w:val="000000" w:themeColor="text1"/>
        </w:rPr>
        <w:t>(vgl. Bührmann, Schneider ebd.</w:t>
      </w:r>
      <w:r w:rsidR="00EE587A" w:rsidRPr="007310A7">
        <w:rPr>
          <w:rFonts w:ascii="Cambria" w:hAnsi="Cambria" w:cs="Times New Roman"/>
          <w:color w:val="000000" w:themeColor="text1"/>
        </w:rPr>
        <w:t>,</w:t>
      </w:r>
      <w:r w:rsidR="00DF2E01" w:rsidRPr="007310A7">
        <w:rPr>
          <w:rFonts w:ascii="Cambria" w:hAnsi="Cambria" w:cs="Times New Roman"/>
          <w:color w:val="000000" w:themeColor="text1"/>
        </w:rPr>
        <w:t xml:space="preserve"> Link 2003, 12)</w:t>
      </w:r>
      <w:r w:rsidR="00DF2E01" w:rsidRPr="007310A7">
        <w:rPr>
          <w:color w:val="000000" w:themeColor="text1"/>
        </w:rPr>
        <w:fldChar w:fldCharType="end"/>
      </w:r>
      <w:r w:rsidRPr="007310A7">
        <w:rPr>
          <w:color w:val="000000" w:themeColor="text1"/>
        </w:rPr>
        <w:t xml:space="preserve">. Alltagsdiskurse hingegen sind dadurch charakterisiert, dass sie sich aus subjektiven Relevanzsetzungen und Erfahrungen „gelebter Wirklichkeit“ </w:t>
      </w:r>
      <w:r w:rsidR="00DF2E01" w:rsidRPr="007310A7">
        <w:rPr>
          <w:color w:val="000000" w:themeColor="text1"/>
        </w:rPr>
        <w:fldChar w:fldCharType="begin"/>
      </w:r>
      <w:r w:rsidR="00DF2E01" w:rsidRPr="007310A7">
        <w:rPr>
          <w:color w:val="000000" w:themeColor="text1"/>
        </w:rPr>
        <w:instrText xml:space="preserve"> ADDIN ZOTERO_ITEM CSL_CITATION {"citationID":"QDa7vn68","properties":{"unsorted":false,"formattedCitation":"(Waldschmidt u.\\uc0\\u160{}a. 2007 Abs. 34)","plainCitation":"(Waldschmidt u. a. 2007 Abs. 34)","noteIndex":0},"citationItems":[{"id":1273,"uris":["http://zotero.org/users/local/owKliTIb/items/MKVI49R4"],"itemData":{"id":1273,"type":"article-journal","container-title":"Forum Qualitative Sozialforschung / Forum: Qualitative Social Research","DOI":"10.17169/fqs-8.2.251","issue":"2","title":"Discourse in Everyday Life—The Everyday Life of Discourse: Towards an Empirical Grounded Methodology of Discourse Research in Social Sciences","URL":"https://www.qualitative-research.net/index.php/fqs/article/view/251","volume":"8","author":[{"family":"Waldschmidt","given":"Anne"},{"family":"Klein","given":"Anne"},{"family":"Tamayo Korte","given":"Miguel"},{"family":"Dalman-Eken","given":"Sibel"}],"issued":{"date-parts":[["2007",5]]}},"suffix":"Abs. 34"}],"schema":"https://github.com/citation-style-language/schema/raw/master/csl-citation.json"} </w:instrText>
      </w:r>
      <w:r w:rsidR="00DF2E01" w:rsidRPr="007310A7">
        <w:rPr>
          <w:color w:val="000000" w:themeColor="text1"/>
        </w:rPr>
        <w:fldChar w:fldCharType="separate"/>
      </w:r>
      <w:r w:rsidR="00DF2E01" w:rsidRPr="007310A7">
        <w:rPr>
          <w:rFonts w:ascii="Cambria" w:hAnsi="Cambria" w:cs="Times New Roman"/>
          <w:color w:val="000000" w:themeColor="text1"/>
        </w:rPr>
        <w:t>(Waldschmidt u. a. 2007 Abs. 34)</w:t>
      </w:r>
      <w:r w:rsidR="00DF2E01" w:rsidRPr="007310A7">
        <w:rPr>
          <w:color w:val="000000" w:themeColor="text1"/>
        </w:rPr>
        <w:fldChar w:fldCharType="end"/>
      </w:r>
      <w:r w:rsidR="00DF2E01" w:rsidRPr="007310A7">
        <w:rPr>
          <w:color w:val="000000" w:themeColor="text1"/>
        </w:rPr>
        <w:t xml:space="preserve"> </w:t>
      </w:r>
      <w:r w:rsidRPr="007310A7">
        <w:rPr>
          <w:color w:val="000000" w:themeColor="text1"/>
        </w:rPr>
        <w:t xml:space="preserve">herausbilden und ihre Inhalte weder generalisierbar, noch als wahr oder falsch </w:t>
      </w:r>
      <w:proofErr w:type="spellStart"/>
      <w:r w:rsidRPr="007310A7">
        <w:rPr>
          <w:color w:val="000000" w:themeColor="text1"/>
        </w:rPr>
        <w:t>einortbar</w:t>
      </w:r>
      <w:proofErr w:type="spellEnd"/>
      <w:r w:rsidRPr="007310A7">
        <w:rPr>
          <w:color w:val="000000" w:themeColor="text1"/>
        </w:rPr>
        <w:t xml:space="preserve"> sind. (vgl. ebd.). </w:t>
      </w:r>
      <w:r w:rsidR="00A757F2" w:rsidRPr="007310A7">
        <w:rPr>
          <w:color w:val="000000" w:themeColor="text1"/>
        </w:rPr>
        <w:t xml:space="preserve">Dabei können sie sich sowohl auf Selbst- als auch auf Fremderlebtes beziehen. </w:t>
      </w:r>
      <w:r w:rsidRPr="007310A7">
        <w:rPr>
          <w:color w:val="000000" w:themeColor="text1"/>
        </w:rPr>
        <w:t xml:space="preserve">Gleichzeitig kommt dem Alltagsdiskurs auf Grund seiner Verortung im Subjektiven </w:t>
      </w:r>
      <w:r w:rsidR="00EE587A" w:rsidRPr="007310A7">
        <w:rPr>
          <w:color w:val="000000" w:themeColor="text1"/>
        </w:rPr>
        <w:t xml:space="preserve">in der Regel </w:t>
      </w:r>
      <w:r w:rsidRPr="007310A7">
        <w:rPr>
          <w:color w:val="000000" w:themeColor="text1"/>
        </w:rPr>
        <w:t>ein hohes Maß an sozialer Glaubwürdigkeit zu (vgl. ebd.).</w:t>
      </w:r>
    </w:p>
    <w:p w14:paraId="1A1ED57C" w14:textId="04AA9D57" w:rsidR="005F047C" w:rsidRPr="007310A7" w:rsidRDefault="005F047C" w:rsidP="005F047C">
      <w:pPr>
        <w:spacing w:before="240" w:line="360" w:lineRule="auto"/>
        <w:jc w:val="both"/>
        <w:rPr>
          <w:color w:val="000000" w:themeColor="text1"/>
        </w:rPr>
      </w:pPr>
      <w:r w:rsidRPr="007310A7">
        <w:rPr>
          <w:color w:val="000000" w:themeColor="text1"/>
        </w:rPr>
        <w:lastRenderedPageBreak/>
        <w:t xml:space="preserve">Die Rekonstruktion von zum Phänomen Intergeschlechtlichkeit beitragenden Spezial- und Alltags-Diskursen ermöglicht aus der methodischen Perspektive der biographischen Fallrekonstruktion, die in Interviews berichteten Medikalisierungserfahrungen </w:t>
      </w:r>
      <w:r w:rsidR="00514C2A" w:rsidRPr="007310A7">
        <w:rPr>
          <w:color w:val="000000" w:themeColor="text1"/>
        </w:rPr>
        <w:t xml:space="preserve">wissenssoziologisch </w:t>
      </w:r>
      <w:r w:rsidRPr="007310A7">
        <w:rPr>
          <w:color w:val="000000" w:themeColor="text1"/>
        </w:rPr>
        <w:t xml:space="preserve">einzuordnen sowie strukturelle </w:t>
      </w:r>
      <w:proofErr w:type="spellStart"/>
      <w:r w:rsidRPr="007310A7">
        <w:rPr>
          <w:color w:val="000000" w:themeColor="text1"/>
        </w:rPr>
        <w:t>Handlungs</w:t>
      </w:r>
      <w:proofErr w:type="spellEnd"/>
      <w:r w:rsidRPr="007310A7">
        <w:rPr>
          <w:color w:val="000000" w:themeColor="text1"/>
        </w:rPr>
        <w:t>(</w:t>
      </w:r>
      <w:proofErr w:type="spellStart"/>
      <w:r w:rsidRPr="007310A7">
        <w:rPr>
          <w:color w:val="000000" w:themeColor="text1"/>
        </w:rPr>
        <w:t>un</w:t>
      </w:r>
      <w:proofErr w:type="spellEnd"/>
      <w:r w:rsidRPr="007310A7">
        <w:rPr>
          <w:color w:val="000000" w:themeColor="text1"/>
        </w:rPr>
        <w:t xml:space="preserve">)-möglichkeiten mit denen Biograph*innen zu unterschiedlichen Zeitpunkten konfrontiert sind, zu erfassen. Ebenfalls können damit zeitgeschichtlich eingebettete, sozial für meine Interviewpartner*innen mehr oder weniger verfügbare Deutungsangebote in Hinblick auf die eigene Körpergeschlechtlichkeit rekonstruiert werden. </w:t>
      </w:r>
    </w:p>
    <w:p w14:paraId="43D156B7" w14:textId="4ACB7F66" w:rsidR="00884E1D" w:rsidRPr="007310A7" w:rsidRDefault="00884E1D" w:rsidP="003865F7">
      <w:pPr>
        <w:pStyle w:val="berschrift2"/>
        <w:spacing w:before="480" w:after="240"/>
        <w:jc w:val="both"/>
        <w:rPr>
          <w:rFonts w:asciiTheme="minorHAnsi" w:hAnsiTheme="minorHAnsi"/>
          <w:b/>
          <w:color w:val="000000" w:themeColor="text1"/>
          <w:sz w:val="24"/>
          <w:szCs w:val="24"/>
        </w:rPr>
      </w:pPr>
      <w:bookmarkStart w:id="33" w:name="_Toc233288771"/>
      <w:r w:rsidRPr="007310A7">
        <w:rPr>
          <w:rFonts w:asciiTheme="minorHAnsi" w:hAnsiTheme="minorHAnsi"/>
          <w:b/>
          <w:color w:val="000000" w:themeColor="text1"/>
          <w:sz w:val="24"/>
          <w:szCs w:val="24"/>
        </w:rPr>
        <w:t>4.</w:t>
      </w:r>
      <w:r w:rsidR="005F047C" w:rsidRPr="007310A7">
        <w:rPr>
          <w:rFonts w:asciiTheme="minorHAnsi" w:hAnsiTheme="minorHAnsi"/>
          <w:b/>
          <w:color w:val="000000" w:themeColor="text1"/>
          <w:sz w:val="24"/>
          <w:szCs w:val="24"/>
        </w:rPr>
        <w:t>8</w:t>
      </w:r>
      <w:r w:rsidRPr="007310A7">
        <w:rPr>
          <w:rFonts w:asciiTheme="minorHAnsi" w:hAnsiTheme="minorHAnsi"/>
          <w:b/>
          <w:color w:val="000000" w:themeColor="text1"/>
          <w:sz w:val="24"/>
          <w:szCs w:val="24"/>
        </w:rPr>
        <w:t>. Theoretisches Sampling und Limitation der Studie</w:t>
      </w:r>
      <w:bookmarkEnd w:id="33"/>
    </w:p>
    <w:p w14:paraId="6A775E42" w14:textId="624A8C28" w:rsidR="00884E1D" w:rsidRPr="007310A7" w:rsidRDefault="00884E1D" w:rsidP="00884E1D">
      <w:pPr>
        <w:spacing w:line="360" w:lineRule="auto"/>
        <w:jc w:val="both"/>
        <w:rPr>
          <w:color w:val="000000" w:themeColor="text1"/>
        </w:rPr>
      </w:pPr>
      <w:r w:rsidRPr="007310A7">
        <w:rPr>
          <w:color w:val="000000" w:themeColor="text1"/>
        </w:rPr>
        <w:t xml:space="preserve">Erhebung und Auswertung im Rahmen der Durchführung biographischer Fallrekonstruktionen sind als rekursiver Prozess zu verstehen, in dem sich beide Schritte abwechseln </w:t>
      </w:r>
      <w:r w:rsidR="003A56F2" w:rsidRPr="007310A7">
        <w:rPr>
          <w:color w:val="000000" w:themeColor="text1"/>
        </w:rPr>
        <w:t>sowie</w:t>
      </w:r>
      <w:r w:rsidRPr="007310A7">
        <w:rPr>
          <w:color w:val="000000" w:themeColor="text1"/>
        </w:rPr>
        <w:t xml:space="preserve"> miteinander verknüpft sind</w:t>
      </w:r>
      <w:r w:rsidR="00465650" w:rsidRPr="007310A7">
        <w:rPr>
          <w:color w:val="000000" w:themeColor="text1"/>
        </w:rPr>
        <w:t xml:space="preserve"> </w:t>
      </w:r>
      <w:r w:rsidR="00465650" w:rsidRPr="007310A7">
        <w:rPr>
          <w:color w:val="000000" w:themeColor="text1"/>
        </w:rPr>
        <w:fldChar w:fldCharType="begin"/>
      </w:r>
      <w:r w:rsidR="009C4A7A" w:rsidRPr="007310A7">
        <w:rPr>
          <w:color w:val="000000" w:themeColor="text1"/>
        </w:rPr>
        <w:instrText xml:space="preserve"> ADDIN ZOTERO_ITEM CSL_CITATION {"citationID":"9nEJUX2R","properties":{"unsorted":false,"formattedCitation":"(vgl. Glaser und Strauss 1967)","plainCitation":"(vgl. Glaser und Strauss 1967)","dontUpdate":true,"noteIndex":0},"citationItems":[{"id":366,"uris":["http://zotero.org/users/local/owKliTIb/items/A2PKY4TS"],"itemData":{"id":366,"type":"book","DOI":"10.4324/9780203793206","publisher":"Routledge","publisher-place":"Chicago","title":"The Discovery of Grounded Theory - Strategies for Qualitative Research","author":[{"family":"Glaser","given":"Anselm"},{"family":"Strauss","given":"Barney"}],"issued":{"date-parts":[["1967"]]}},"prefix":"vgl."}],"schema":"https://github.com/citation-style-language/schema/raw/master/csl-citation.json"} </w:instrText>
      </w:r>
      <w:r w:rsidR="00465650" w:rsidRPr="007310A7">
        <w:rPr>
          <w:color w:val="000000" w:themeColor="text1"/>
        </w:rPr>
        <w:fldChar w:fldCharType="separate"/>
      </w:r>
      <w:r w:rsidR="00465650" w:rsidRPr="007310A7">
        <w:rPr>
          <w:rFonts w:ascii="Cambria" w:hAnsi="Cambria"/>
          <w:color w:val="000000" w:themeColor="text1"/>
        </w:rPr>
        <w:t xml:space="preserve">(vgl. Glaser, </w:t>
      </w:r>
      <w:proofErr w:type="spellStart"/>
      <w:r w:rsidR="00465650" w:rsidRPr="007310A7">
        <w:rPr>
          <w:rFonts w:ascii="Cambria" w:hAnsi="Cambria"/>
          <w:color w:val="000000" w:themeColor="text1"/>
        </w:rPr>
        <w:t>Strauss</w:t>
      </w:r>
      <w:proofErr w:type="spellEnd"/>
      <w:r w:rsidR="00465650" w:rsidRPr="007310A7">
        <w:rPr>
          <w:rFonts w:ascii="Cambria" w:hAnsi="Cambria"/>
          <w:color w:val="000000" w:themeColor="text1"/>
        </w:rPr>
        <w:t xml:space="preserve"> 1967)</w:t>
      </w:r>
      <w:r w:rsidR="00465650" w:rsidRPr="007310A7">
        <w:rPr>
          <w:color w:val="000000" w:themeColor="text1"/>
        </w:rPr>
        <w:fldChar w:fldCharType="end"/>
      </w:r>
      <w:r w:rsidRPr="007310A7">
        <w:rPr>
          <w:color w:val="000000" w:themeColor="text1"/>
        </w:rPr>
        <w:t>. Somit dient die erste Erhebungsphase bereits der parallelen Entwicklung von inhaltlichen Hypothesen, während in der Auswertungsphase basierend auf ersten Ergebnissen weitere Datenerhebungen bzw. Interviews geplant werden</w:t>
      </w:r>
      <w:r w:rsidR="00B36093" w:rsidRPr="007310A7">
        <w:rPr>
          <w:color w:val="000000" w:themeColor="text1"/>
        </w:rPr>
        <w:t xml:space="preserve"> </w:t>
      </w:r>
      <w:r w:rsidR="00B36093" w:rsidRPr="007310A7">
        <w:rPr>
          <w:color w:val="000000" w:themeColor="text1"/>
        </w:rPr>
        <w:fldChar w:fldCharType="begin"/>
      </w:r>
      <w:r w:rsidR="00CE6A7E" w:rsidRPr="007310A7">
        <w:rPr>
          <w:color w:val="000000" w:themeColor="text1"/>
        </w:rPr>
        <w:instrText xml:space="preserve"> ADDIN ZOTERO_ITEM CSL_CITATION {"citationID":"5MBBfHPI","properties":{"unsorted":false,"formattedCitation":"(vgl. G. Rosenthal 2005)","plainCitation":"(vgl. G. Rosenthal 2005)","dontUpdate":true,"noteIndex":0},"citationItems":[{"id":396,"uris":["http://zotero.org/users/local/owKliTIb/items/IHX77LLY"],"itemData":{"id":396,"type":"book","publisher":"München","title":"Interpretative Sozialforschung. Eine Einführung","author":[{"family":"Rosenthal","given":"Gabriele"}],"issued":{"date-parts":[["2005"]]}},"prefix":"vgl."}],"schema":"https://github.com/citation-style-language/schema/raw/master/csl-citation.json"} </w:instrText>
      </w:r>
      <w:r w:rsidR="00B36093" w:rsidRPr="007310A7">
        <w:rPr>
          <w:color w:val="000000" w:themeColor="text1"/>
        </w:rPr>
        <w:fldChar w:fldCharType="separate"/>
      </w:r>
      <w:r w:rsidR="00B36093" w:rsidRPr="007310A7">
        <w:rPr>
          <w:rFonts w:ascii="Cambria" w:hAnsi="Cambria"/>
          <w:color w:val="000000" w:themeColor="text1"/>
        </w:rPr>
        <w:t>(vgl. Rosenthal 2005)</w:t>
      </w:r>
      <w:r w:rsidR="00B36093" w:rsidRPr="007310A7">
        <w:rPr>
          <w:color w:val="000000" w:themeColor="text1"/>
        </w:rPr>
        <w:fldChar w:fldCharType="end"/>
      </w:r>
      <w:r w:rsidRPr="007310A7">
        <w:rPr>
          <w:color w:val="000000" w:themeColor="text1"/>
        </w:rPr>
        <w:t xml:space="preserve">. Dabei orientiert sich das Sampling an der datenbasierten Theoriebildung, ohne dass im Vorfeld definierte Ein- bzw. Ausschlusskriterien festgelegt werden. Dieser Sampling-Prozess wird von Glaser und </w:t>
      </w:r>
      <w:proofErr w:type="spellStart"/>
      <w:r w:rsidRPr="007310A7">
        <w:rPr>
          <w:color w:val="000000" w:themeColor="text1"/>
        </w:rPr>
        <w:t>Strauss</w:t>
      </w:r>
      <w:proofErr w:type="spellEnd"/>
      <w:r w:rsidRPr="007310A7">
        <w:rPr>
          <w:color w:val="000000" w:themeColor="text1"/>
        </w:rPr>
        <w:t xml:space="preserve"> als theoretisches Sampling bezeichnet:</w:t>
      </w:r>
    </w:p>
    <w:p w14:paraId="30A38C2C" w14:textId="3EEA635B" w:rsidR="00884E1D" w:rsidRPr="007310A7" w:rsidRDefault="00884E1D" w:rsidP="00B36093">
      <w:pPr>
        <w:widowControl w:val="0"/>
        <w:autoSpaceDE w:val="0"/>
        <w:autoSpaceDN w:val="0"/>
        <w:adjustRightInd w:val="0"/>
        <w:spacing w:before="240" w:after="240" w:line="360" w:lineRule="auto"/>
        <w:ind w:left="567" w:right="510"/>
        <w:jc w:val="both"/>
        <w:rPr>
          <w:rFonts w:cs="Times New Roman"/>
          <w:color w:val="000000" w:themeColor="text1"/>
          <w:sz w:val="22"/>
          <w:szCs w:val="22"/>
        </w:rPr>
      </w:pPr>
      <w:r w:rsidRPr="007310A7">
        <w:rPr>
          <w:rFonts w:cs="Times New Roman"/>
          <w:color w:val="000000" w:themeColor="text1"/>
          <w:sz w:val="22"/>
          <w:szCs w:val="22"/>
        </w:rPr>
        <w:t xml:space="preserve">„Das Theoretische Sampling ist ein Verfahren, bei dem sich der Forscher auf einer analytischen Basis entscheidet, welche Daten als nächstes zu erheben sind und wo er diese finden kann. Die grundlegende Frage beim </w:t>
      </w:r>
      <w:proofErr w:type="spellStart"/>
      <w:r w:rsidRPr="007310A7">
        <w:rPr>
          <w:rFonts w:cs="Times New Roman"/>
          <w:color w:val="000000" w:themeColor="text1"/>
          <w:sz w:val="22"/>
          <w:szCs w:val="22"/>
        </w:rPr>
        <w:t>Theoretical</w:t>
      </w:r>
      <w:proofErr w:type="spellEnd"/>
      <w:r w:rsidRPr="007310A7">
        <w:rPr>
          <w:rFonts w:cs="Times New Roman"/>
          <w:color w:val="000000" w:themeColor="text1"/>
          <w:sz w:val="22"/>
          <w:szCs w:val="22"/>
        </w:rPr>
        <w:t xml:space="preserve"> Sampling lautet: Welchen Gruppen und Untergruppen von Populationen, Ereignissen, Handlungen (um voneinander abweichende Dimensionen, Strategien usw. zu finden) wendet man sich bei der Datenerhebung als nächstes zu. Und welche theoretische Ansicht steckt dahinter? Demzufolge wird dieser Prozess der Datenerhebung durch die sich entwickelnde Theorie kontrolliert.“ </w:t>
      </w:r>
      <w:r w:rsidR="00B36093" w:rsidRPr="007310A7">
        <w:rPr>
          <w:rFonts w:cs="Times New Roman"/>
          <w:color w:val="000000" w:themeColor="text1"/>
          <w:sz w:val="22"/>
          <w:szCs w:val="22"/>
        </w:rPr>
        <w:fldChar w:fldCharType="begin"/>
      </w:r>
      <w:r w:rsidR="00B36093" w:rsidRPr="007310A7">
        <w:rPr>
          <w:rFonts w:cs="Times New Roman"/>
          <w:color w:val="000000" w:themeColor="text1"/>
          <w:sz w:val="22"/>
          <w:szCs w:val="22"/>
        </w:rPr>
        <w:instrText xml:space="preserve"> ADDIN ZOTERO_ITEM CSL_CITATION {"citationID":"N7286YUF","properties":{"unsorted":false,"formattedCitation":"(Strauss 1991, 70)","plainCitation":"(Strauss 1991, 70)","noteIndex":0},"citationItems":[{"id":407,"uris":["http://zotero.org/users/local/owKliTIb/items/KF5552T7"],"itemData":{"id":407,"type":"book","publisher-place":"München","title":"Grundlagen Qualitativer Sozialforschung. Datenanalyse und Theoriebildung in der empirischen soziologischen Forschung","author":[{"family":"Strauss","given":"Anselm"}],"issued":{"date-parts":[["1991"]]}},"locator":"70","label":"page"}],"schema":"https://github.com/citation-style-language/schema/raw/master/csl-citation.json"} </w:instrText>
      </w:r>
      <w:r w:rsidR="00B36093" w:rsidRPr="007310A7">
        <w:rPr>
          <w:rFonts w:cs="Times New Roman"/>
          <w:color w:val="000000" w:themeColor="text1"/>
          <w:sz w:val="22"/>
          <w:szCs w:val="22"/>
        </w:rPr>
        <w:fldChar w:fldCharType="separate"/>
      </w:r>
      <w:r w:rsidR="00B36093" w:rsidRPr="007310A7">
        <w:rPr>
          <w:rFonts w:ascii="Cambria" w:hAnsi="Cambria"/>
          <w:color w:val="000000" w:themeColor="text1"/>
          <w:sz w:val="22"/>
        </w:rPr>
        <w:t>(</w:t>
      </w:r>
      <w:proofErr w:type="spellStart"/>
      <w:r w:rsidR="00B36093" w:rsidRPr="007310A7">
        <w:rPr>
          <w:rFonts w:ascii="Cambria" w:hAnsi="Cambria"/>
          <w:color w:val="000000" w:themeColor="text1"/>
          <w:sz w:val="22"/>
        </w:rPr>
        <w:t>Strauss</w:t>
      </w:r>
      <w:proofErr w:type="spellEnd"/>
      <w:r w:rsidR="00B36093" w:rsidRPr="007310A7">
        <w:rPr>
          <w:rFonts w:ascii="Cambria" w:hAnsi="Cambria"/>
          <w:color w:val="000000" w:themeColor="text1"/>
          <w:sz w:val="22"/>
        </w:rPr>
        <w:t xml:space="preserve"> 1991, 70)</w:t>
      </w:r>
      <w:r w:rsidR="00B36093" w:rsidRPr="007310A7">
        <w:rPr>
          <w:rFonts w:cs="Times New Roman"/>
          <w:color w:val="000000" w:themeColor="text1"/>
          <w:sz w:val="22"/>
          <w:szCs w:val="22"/>
        </w:rPr>
        <w:fldChar w:fldCharType="end"/>
      </w:r>
    </w:p>
    <w:p w14:paraId="773E66DE" w14:textId="77777777" w:rsidR="002D079A" w:rsidRPr="007310A7" w:rsidRDefault="00884E1D" w:rsidP="002D079A">
      <w:pPr>
        <w:spacing w:line="360" w:lineRule="auto"/>
        <w:jc w:val="both"/>
        <w:rPr>
          <w:color w:val="000000" w:themeColor="text1"/>
        </w:rPr>
      </w:pPr>
      <w:r w:rsidRPr="007310A7">
        <w:rPr>
          <w:color w:val="000000" w:themeColor="text1"/>
        </w:rPr>
        <w:t xml:space="preserve">Die Anzahl der geführten biographischen Interviews stellt dabei das erste theoretische Sample dar. Anschließend erfolgt die Auswahl der ersten zu </w:t>
      </w:r>
      <w:r w:rsidRPr="007310A7">
        <w:rPr>
          <w:color w:val="000000" w:themeColor="text1"/>
        </w:rPr>
        <w:lastRenderedPageBreak/>
        <w:t xml:space="preserve">rekonstruierenden Biographie, die sich am </w:t>
      </w:r>
      <w:r w:rsidRPr="007310A7">
        <w:rPr>
          <w:rFonts w:hint="eastAsia"/>
          <w:color w:val="000000" w:themeColor="text1"/>
        </w:rPr>
        <w:t>„</w:t>
      </w:r>
      <w:r w:rsidRPr="007310A7">
        <w:rPr>
          <w:color w:val="000000" w:themeColor="text1"/>
        </w:rPr>
        <w:t>theoretisch interessanten Fall“</w:t>
      </w:r>
      <w:r w:rsidR="003A56F2" w:rsidRPr="007310A7">
        <w:rPr>
          <w:color w:val="000000" w:themeColor="text1"/>
        </w:rPr>
        <w:t xml:space="preserve"> (Rosenthal 2005)</w:t>
      </w:r>
      <w:r w:rsidRPr="007310A7">
        <w:rPr>
          <w:color w:val="000000" w:themeColor="text1"/>
        </w:rPr>
        <w:t xml:space="preserve"> orientiert, wobei die </w:t>
      </w:r>
      <w:proofErr w:type="spellStart"/>
      <w:r w:rsidRPr="007310A7">
        <w:rPr>
          <w:color w:val="000000" w:themeColor="text1"/>
        </w:rPr>
        <w:t>fallrekonstruktiv</w:t>
      </w:r>
      <w:proofErr w:type="spellEnd"/>
      <w:r w:rsidRPr="007310A7">
        <w:rPr>
          <w:color w:val="000000" w:themeColor="text1"/>
        </w:rPr>
        <w:t xml:space="preserve"> ausgewerteten Interviews zu transkribieren sind. Hierbei stellen die rekonstruierten Fälle die zweite theoretische Stichprobe dar (vgl. Rosenthal ebd.).</w:t>
      </w:r>
      <w:r w:rsidR="002D079A" w:rsidRPr="007310A7">
        <w:rPr>
          <w:color w:val="000000" w:themeColor="text1"/>
        </w:rPr>
        <w:t xml:space="preserve"> </w:t>
      </w:r>
    </w:p>
    <w:p w14:paraId="2E1C97EA" w14:textId="19A100CB" w:rsidR="00884E1D" w:rsidRPr="007310A7" w:rsidRDefault="00884E1D" w:rsidP="002D079A">
      <w:pPr>
        <w:spacing w:line="360" w:lineRule="auto"/>
        <w:jc w:val="both"/>
        <w:rPr>
          <w:color w:val="000000" w:themeColor="text1"/>
        </w:rPr>
      </w:pPr>
      <w:r w:rsidRPr="007310A7">
        <w:rPr>
          <w:color w:val="000000" w:themeColor="text1"/>
        </w:rPr>
        <w:t>Eine vollständige Transkription erfolgte im Rahmen dieser Arbeit in drei der vier ausgewerteten Fälle auf Grundlage der während der Interviews angefertigten Audioaufnahmen. Für die Auswertung des vierten globalanalytisch ausgewerteten Falls diente das Memo</w:t>
      </w:r>
      <w:r w:rsidRPr="007310A7">
        <w:rPr>
          <w:rStyle w:val="Funotenzeichen"/>
          <w:color w:val="000000" w:themeColor="text1"/>
        </w:rPr>
        <w:footnoteReference w:id="33"/>
      </w:r>
      <w:r w:rsidRPr="007310A7">
        <w:rPr>
          <w:color w:val="000000" w:themeColor="text1"/>
        </w:rPr>
        <w:t xml:space="preserve"> als Grundlage. Eine Transkription erfolgte hier </w:t>
      </w:r>
      <w:r w:rsidR="00927CF2" w:rsidRPr="007310A7">
        <w:rPr>
          <w:color w:val="000000" w:themeColor="text1"/>
        </w:rPr>
        <w:t xml:space="preserve">nur </w:t>
      </w:r>
      <w:r w:rsidRPr="007310A7">
        <w:rPr>
          <w:color w:val="000000" w:themeColor="text1"/>
        </w:rPr>
        <w:t>von einzelnen</w:t>
      </w:r>
      <w:r w:rsidR="00927CF2" w:rsidRPr="007310A7">
        <w:rPr>
          <w:color w:val="000000" w:themeColor="text1"/>
        </w:rPr>
        <w:t>,</w:t>
      </w:r>
      <w:r w:rsidRPr="007310A7">
        <w:rPr>
          <w:color w:val="000000" w:themeColor="text1"/>
        </w:rPr>
        <w:t xml:space="preserve"> für die Auswertung zentralen</w:t>
      </w:r>
      <w:r w:rsidR="00927CF2" w:rsidRPr="007310A7">
        <w:rPr>
          <w:color w:val="000000" w:themeColor="text1"/>
        </w:rPr>
        <w:t>,</w:t>
      </w:r>
      <w:r w:rsidRPr="007310A7">
        <w:rPr>
          <w:color w:val="000000" w:themeColor="text1"/>
        </w:rPr>
        <w:t xml:space="preserve"> Sequenzen. Die Transkription erfolgte </w:t>
      </w:r>
      <w:r w:rsidR="00927CF2" w:rsidRPr="007310A7">
        <w:rPr>
          <w:color w:val="000000" w:themeColor="text1"/>
        </w:rPr>
        <w:t xml:space="preserve">gemäß der </w:t>
      </w:r>
      <w:r w:rsidRPr="007310A7">
        <w:rPr>
          <w:color w:val="000000" w:themeColor="text1"/>
        </w:rPr>
        <w:t xml:space="preserve">Transkriptionsregeln </w:t>
      </w:r>
      <w:r w:rsidR="00927CF2" w:rsidRPr="007310A7">
        <w:rPr>
          <w:color w:val="000000" w:themeColor="text1"/>
        </w:rPr>
        <w:t xml:space="preserve">nach </w:t>
      </w:r>
      <w:r w:rsidRPr="007310A7">
        <w:rPr>
          <w:color w:val="000000" w:themeColor="text1"/>
        </w:rPr>
        <w:t>Rosenthal</w:t>
      </w:r>
      <w:r w:rsidR="00B36093" w:rsidRPr="007310A7">
        <w:rPr>
          <w:color w:val="000000" w:themeColor="text1"/>
        </w:rPr>
        <w:t xml:space="preserve"> </w:t>
      </w:r>
      <w:r w:rsidR="00B36093" w:rsidRPr="007310A7">
        <w:rPr>
          <w:color w:val="000000" w:themeColor="text1"/>
        </w:rPr>
        <w:fldChar w:fldCharType="begin"/>
      </w:r>
      <w:r w:rsidR="00F370E7">
        <w:rPr>
          <w:color w:val="000000" w:themeColor="text1"/>
        </w:rPr>
        <w:instrText xml:space="preserve"> ADDIN ZOTERO_ITEM CSL_CITATION {"citationID":"EwVgaVmo","properties":{"unsorted":false,"formattedCitation":"(2005)","plainCitation":"(2005)","dontUpdate":true,"noteIndex":0},"citationItems":[{"id":396,"uris":["http://zotero.org/users/local/owKliTIb/items/IHX77LLY"],"itemData":{"id":396,"type":"book","publisher":"München","title":"Interpretative Sozialforschung. Eine Einführung","author":[{"family":"Rosenthal","given":"Gabriele"}],"issued":{"date-parts":[["2005"]]}},"suppress-author":true}],"schema":"https://github.com/citation-style-language/schema/raw/master/csl-citation.json"} </w:instrText>
      </w:r>
      <w:r w:rsidR="00B36093" w:rsidRPr="007310A7">
        <w:rPr>
          <w:color w:val="000000" w:themeColor="text1"/>
        </w:rPr>
        <w:fldChar w:fldCharType="separate"/>
      </w:r>
      <w:r w:rsidR="00B36093" w:rsidRPr="007310A7">
        <w:rPr>
          <w:rFonts w:ascii="Cambria" w:hAnsi="Cambria"/>
          <w:color w:val="000000" w:themeColor="text1"/>
        </w:rPr>
        <w:t>(2005</w:t>
      </w:r>
      <w:r w:rsidR="002D079A" w:rsidRPr="007310A7">
        <w:rPr>
          <w:rFonts w:ascii="Cambria" w:hAnsi="Cambria"/>
          <w:color w:val="000000" w:themeColor="text1"/>
        </w:rPr>
        <w:t>, siehe Anhang 1</w:t>
      </w:r>
      <w:r w:rsidR="00B36093" w:rsidRPr="007310A7">
        <w:rPr>
          <w:rFonts w:ascii="Cambria" w:hAnsi="Cambria"/>
          <w:color w:val="000000" w:themeColor="text1"/>
        </w:rPr>
        <w:t>)</w:t>
      </w:r>
      <w:r w:rsidR="00B36093" w:rsidRPr="007310A7">
        <w:rPr>
          <w:color w:val="000000" w:themeColor="text1"/>
        </w:rPr>
        <w:fldChar w:fldCharType="end"/>
      </w:r>
      <w:r w:rsidRPr="007310A7">
        <w:rPr>
          <w:color w:val="000000" w:themeColor="text1"/>
        </w:rPr>
        <w:t>.</w:t>
      </w:r>
    </w:p>
    <w:p w14:paraId="0EE062CC" w14:textId="2FB625C4" w:rsidR="00884E1D" w:rsidRPr="007310A7" w:rsidRDefault="00884E1D" w:rsidP="00B36093">
      <w:pPr>
        <w:spacing w:before="240" w:line="360" w:lineRule="auto"/>
        <w:jc w:val="both"/>
        <w:rPr>
          <w:color w:val="000000" w:themeColor="text1"/>
        </w:rPr>
      </w:pPr>
      <w:r w:rsidRPr="007310A7">
        <w:rPr>
          <w:color w:val="000000" w:themeColor="text1"/>
        </w:rPr>
        <w:t>Auf Grund der i</w:t>
      </w:r>
      <w:r w:rsidR="00B52C5C" w:rsidRPr="007310A7">
        <w:rPr>
          <w:color w:val="000000" w:themeColor="text1"/>
        </w:rPr>
        <w:t xml:space="preserve">n </w:t>
      </w:r>
      <w:r w:rsidRPr="007310A7">
        <w:rPr>
          <w:i/>
          <w:iCs/>
          <w:color w:val="000000" w:themeColor="text1"/>
        </w:rPr>
        <w:t xml:space="preserve">Kapitel </w:t>
      </w:r>
      <w:r w:rsidR="00B52C5C" w:rsidRPr="007310A7">
        <w:rPr>
          <w:i/>
          <w:iCs/>
          <w:color w:val="000000" w:themeColor="text1"/>
        </w:rPr>
        <w:t>5</w:t>
      </w:r>
      <w:r w:rsidR="00B52C5C" w:rsidRPr="007310A7">
        <w:rPr>
          <w:color w:val="000000" w:themeColor="text1"/>
        </w:rPr>
        <w:t xml:space="preserve"> ausführlich </w:t>
      </w:r>
      <w:r w:rsidRPr="007310A7">
        <w:rPr>
          <w:color w:val="000000" w:themeColor="text1"/>
        </w:rPr>
        <w:t xml:space="preserve">dargestellten </w:t>
      </w:r>
      <w:r w:rsidR="00B52C5C" w:rsidRPr="007310A7">
        <w:rPr>
          <w:color w:val="000000" w:themeColor="text1"/>
        </w:rPr>
        <w:t xml:space="preserve">Herausforderungen </w:t>
      </w:r>
      <w:r w:rsidRPr="007310A7">
        <w:rPr>
          <w:color w:val="000000" w:themeColor="text1"/>
        </w:rPr>
        <w:t xml:space="preserve">im Rahmen der Gewinnung von Interviewpartner*innen wurden insgesamt mit fünf Personen biographisch-narrative Interviews geführt. Die Anzahl der Interviews pro Biograph*in variierte zwischen einem und drei geführten </w:t>
      </w:r>
      <w:r w:rsidR="00B52C5C" w:rsidRPr="007310A7">
        <w:rPr>
          <w:color w:val="000000" w:themeColor="text1"/>
        </w:rPr>
        <w:t>Einzel-</w:t>
      </w:r>
      <w:r w:rsidRPr="007310A7">
        <w:rPr>
          <w:color w:val="000000" w:themeColor="text1"/>
        </w:rPr>
        <w:t xml:space="preserve">Interviews. Bei einem der Interviews handelte es sich zunächst um ein </w:t>
      </w:r>
      <w:r w:rsidR="00482855">
        <w:rPr>
          <w:color w:val="000000" w:themeColor="text1"/>
        </w:rPr>
        <w:t xml:space="preserve">berufsbiographisches narratives </w:t>
      </w:r>
      <w:r w:rsidRPr="007310A7">
        <w:rPr>
          <w:color w:val="000000" w:themeColor="text1"/>
        </w:rPr>
        <w:t xml:space="preserve">Interview, allerdings mit gesamtbiographischen Elementen. Ebenfalls wurde ein weiteres </w:t>
      </w:r>
      <w:r w:rsidR="0054692F">
        <w:rPr>
          <w:color w:val="000000" w:themeColor="text1"/>
        </w:rPr>
        <w:t xml:space="preserve">berufsbiographisches </w:t>
      </w:r>
      <w:r w:rsidRPr="007310A7">
        <w:rPr>
          <w:color w:val="000000" w:themeColor="text1"/>
        </w:rPr>
        <w:t xml:space="preserve">Interview mit einer endogeschlechtlichen klinischen Behandlerin durchgeführt. Nach der überwiegend forschungspraktisch bedingten Entscheidung, keine weiteren Interviews mit endogeschlechtlichen Expert*innen zu führen, wurde dieses in erster Linie für die Gewinnung von Kontextinformationen über das </w:t>
      </w:r>
      <w:r w:rsidR="00B52C5C" w:rsidRPr="007310A7">
        <w:rPr>
          <w:color w:val="000000" w:themeColor="text1"/>
        </w:rPr>
        <w:t>I</w:t>
      </w:r>
      <w:r w:rsidRPr="007310A7">
        <w:rPr>
          <w:color w:val="000000" w:themeColor="text1"/>
        </w:rPr>
        <w:t xml:space="preserve">ntergeschlechts-spezifische medizinische Handlungsfeld nutzbar gemacht. </w:t>
      </w:r>
    </w:p>
    <w:p w14:paraId="513AD252" w14:textId="68207047" w:rsidR="00884E1D" w:rsidRPr="007310A7" w:rsidRDefault="00884E1D" w:rsidP="00884E1D">
      <w:pPr>
        <w:spacing w:line="360" w:lineRule="auto"/>
        <w:jc w:val="both"/>
        <w:rPr>
          <w:color w:val="000000" w:themeColor="text1"/>
        </w:rPr>
      </w:pPr>
      <w:r w:rsidRPr="007310A7">
        <w:rPr>
          <w:color w:val="000000" w:themeColor="text1"/>
        </w:rPr>
        <w:t xml:space="preserve">Somit besteht das Sample dieser Arbeit aus fünf Interviews - bzw. Interviewprozessen - von denen drei </w:t>
      </w:r>
      <w:proofErr w:type="spellStart"/>
      <w:r w:rsidRPr="007310A7">
        <w:rPr>
          <w:color w:val="000000" w:themeColor="text1"/>
        </w:rPr>
        <w:t>fallrekonstruktiv</w:t>
      </w:r>
      <w:proofErr w:type="spellEnd"/>
      <w:r w:rsidRPr="007310A7">
        <w:rPr>
          <w:color w:val="000000" w:themeColor="text1"/>
        </w:rPr>
        <w:t xml:space="preserve"> und eines globalanalytisch ausgewertet wurde. Dabei handelt es sich zwar um eine verhältnismäßig geringe Anzahl von Fällen. Diese ist jedoch in einer vergleichbaren Höhe </w:t>
      </w:r>
      <w:r w:rsidR="001A1CB4" w:rsidRPr="007310A7">
        <w:rPr>
          <w:color w:val="000000" w:themeColor="text1"/>
        </w:rPr>
        <w:t xml:space="preserve">wie </w:t>
      </w:r>
      <w:r w:rsidRPr="007310A7">
        <w:rPr>
          <w:color w:val="000000" w:themeColor="text1"/>
        </w:rPr>
        <w:t>Fallzahlen anderer</w:t>
      </w:r>
      <w:r w:rsidR="001A1CB4" w:rsidRPr="007310A7">
        <w:rPr>
          <w:color w:val="000000" w:themeColor="text1"/>
        </w:rPr>
        <w:t xml:space="preserve"> </w:t>
      </w:r>
      <w:r w:rsidRPr="007310A7">
        <w:rPr>
          <w:color w:val="000000" w:themeColor="text1"/>
        </w:rPr>
        <w:t>am interpretativen Paradigma orientierte</w:t>
      </w:r>
      <w:r w:rsidR="001A1CB4" w:rsidRPr="007310A7">
        <w:rPr>
          <w:color w:val="000000" w:themeColor="text1"/>
        </w:rPr>
        <w:t>n</w:t>
      </w:r>
      <w:r w:rsidRPr="007310A7">
        <w:rPr>
          <w:color w:val="000000" w:themeColor="text1"/>
        </w:rPr>
        <w:t xml:space="preserve"> Forschungsarbeiten im Themenfeld Intergeschlechtlichkeit </w:t>
      </w:r>
      <w:r w:rsidR="00B36093" w:rsidRPr="007310A7">
        <w:rPr>
          <w:color w:val="000000" w:themeColor="text1"/>
        </w:rPr>
        <w:fldChar w:fldCharType="begin"/>
      </w:r>
      <w:r w:rsidR="00B36093" w:rsidRPr="007310A7">
        <w:rPr>
          <w:color w:val="000000" w:themeColor="text1"/>
        </w:rPr>
        <w:instrText xml:space="preserve"> ADDIN ZOTERO_ITEM CSL_CITATION {"citationID":"3hFpBl10","properties":{"unsorted":false,"formattedCitation":"(vgl. z.B. Gregor 2015)","plainCitation":"(vgl. z.B. Gregor 2015)","noteIndex":0},"citationItems":[{"id":839,"uris":["http://zotero.org/users/local/owKliTIb/items/EES5IYA2"],"itemData":{"id":839,"type":"book","publisher-place":"Bielefeld","title":"Constructing Intersex","author":[{"family":"Gregor","given":"Joris"}],"issued":{"date-parts":[["2015"]]}},"prefix":"vgl. z.B."}],"schema":"https://github.com/citation-style-language/schema/raw/master/csl-citation.json"} </w:instrText>
      </w:r>
      <w:r w:rsidR="00B36093" w:rsidRPr="007310A7">
        <w:rPr>
          <w:color w:val="000000" w:themeColor="text1"/>
        </w:rPr>
        <w:fldChar w:fldCharType="separate"/>
      </w:r>
      <w:r w:rsidR="00B36093" w:rsidRPr="007310A7">
        <w:rPr>
          <w:rFonts w:ascii="Cambria" w:hAnsi="Cambria"/>
          <w:color w:val="000000" w:themeColor="text1"/>
        </w:rPr>
        <w:t>(vgl. z.B. Gregor 2015)</w:t>
      </w:r>
      <w:r w:rsidR="00B36093" w:rsidRPr="007310A7">
        <w:rPr>
          <w:color w:val="000000" w:themeColor="text1"/>
        </w:rPr>
        <w:fldChar w:fldCharType="end"/>
      </w:r>
      <w:r w:rsidR="00B058E2" w:rsidRPr="007310A7">
        <w:rPr>
          <w:color w:val="000000" w:themeColor="text1"/>
        </w:rPr>
        <w:t>.</w:t>
      </w:r>
    </w:p>
    <w:p w14:paraId="145AA101" w14:textId="0BFCE65C" w:rsidR="00884E1D" w:rsidRPr="007310A7" w:rsidRDefault="00884E1D" w:rsidP="00884E1D">
      <w:pPr>
        <w:spacing w:line="360" w:lineRule="auto"/>
        <w:jc w:val="both"/>
        <w:rPr>
          <w:color w:val="000000" w:themeColor="text1"/>
        </w:rPr>
      </w:pPr>
      <w:r w:rsidRPr="007310A7">
        <w:rPr>
          <w:color w:val="000000" w:themeColor="text1"/>
        </w:rPr>
        <w:lastRenderedPageBreak/>
        <w:t>Da in einem der geführten biographischen Interviews eine Unklarheit seitens der interviewten Person bestand, ob sie selbst intergeschlechtlich ist und ebenfalls Behandlungserfahrungen im Jugend- und Erwachsenenalter nicht eindeutig erinnert wurden, fiel hier meine Entscheidung gegen eine Auswertung</w:t>
      </w:r>
      <w:r w:rsidR="0008652D" w:rsidRPr="007310A7">
        <w:rPr>
          <w:color w:val="000000" w:themeColor="text1"/>
        </w:rPr>
        <w:t xml:space="preserve"> des Interviews</w:t>
      </w:r>
      <w:r w:rsidRPr="007310A7">
        <w:rPr>
          <w:color w:val="000000" w:themeColor="text1"/>
        </w:rPr>
        <w:t>. Die weiteren drei offen geführten biographisch-narrativen Interviews mit intergeschlechtlichen Personen wurden im Rahmen von biographischen Fallrekonstruktionen ausgewertet. Das zunächst mit berufs-biographischem Fokus geführte vierte Interview sollte auf Grund der eingeschränkten Vergleichsmöglichkeiten zunächst nicht ausgewertet werden. Auf Grund des hinsichtlich der Beantwortung der Forschungsfrage zielführenden Inhalts entschied ich mich jedoch im weiteren Verlauf für eine globalanalytische Auswertung.</w:t>
      </w:r>
      <w:r w:rsidRPr="007310A7">
        <w:rPr>
          <w:rStyle w:val="Funotenzeichen"/>
          <w:color w:val="000000" w:themeColor="text1"/>
        </w:rPr>
        <w:footnoteReference w:id="34"/>
      </w:r>
      <w:r w:rsidRPr="007310A7">
        <w:rPr>
          <w:color w:val="000000" w:themeColor="text1"/>
        </w:rPr>
        <w:t xml:space="preserve"> Der Präferenz dieser Methode gegenüber einer Fallrekonstruktion lagen sowohl praktische als auch forschungsethische Überlegungen zu Grunde, da eine explizite Einwilligung für eine gesamtbiographische Auswertung seitens des Interviewpartners nicht vorlag.</w:t>
      </w:r>
      <w:r w:rsidR="0008652D" w:rsidRPr="007310A7">
        <w:rPr>
          <w:color w:val="000000" w:themeColor="text1"/>
        </w:rPr>
        <w:t xml:space="preserve"> </w:t>
      </w:r>
      <w:r w:rsidRPr="007310A7">
        <w:rPr>
          <w:color w:val="000000" w:themeColor="text1"/>
        </w:rPr>
        <w:t xml:space="preserve">Die Auswahl der ersten Fallrekonstruktion orientierte sich einerseits </w:t>
      </w:r>
      <w:r w:rsidR="0008652D" w:rsidRPr="007310A7">
        <w:rPr>
          <w:color w:val="000000" w:themeColor="text1"/>
        </w:rPr>
        <w:t xml:space="preserve">wie o.g. </w:t>
      </w:r>
      <w:r w:rsidRPr="007310A7">
        <w:rPr>
          <w:color w:val="000000" w:themeColor="text1"/>
        </w:rPr>
        <w:t xml:space="preserve">am </w:t>
      </w:r>
      <w:r w:rsidRPr="007310A7">
        <w:rPr>
          <w:i/>
          <w:color w:val="000000" w:themeColor="text1"/>
        </w:rPr>
        <w:t>interessanten Fall</w:t>
      </w:r>
      <w:r w:rsidRPr="007310A7">
        <w:rPr>
          <w:color w:val="000000" w:themeColor="text1"/>
        </w:rPr>
        <w:t xml:space="preserve"> und andererseits an forschungspraktischen Gründen. So handelte es sich bei dem ersten ausgewerteten Fall auch um den ersten abgeschlossenen Interviewprozess. </w:t>
      </w:r>
    </w:p>
    <w:p w14:paraId="1505D9A7" w14:textId="5FCB1DA5" w:rsidR="00153B3F" w:rsidRPr="007310A7" w:rsidRDefault="00884E1D" w:rsidP="00C00A77">
      <w:pPr>
        <w:spacing w:before="240" w:line="360" w:lineRule="auto"/>
        <w:jc w:val="both"/>
        <w:rPr>
          <w:color w:val="000000" w:themeColor="text1"/>
        </w:rPr>
      </w:pPr>
      <w:r w:rsidRPr="007310A7">
        <w:rPr>
          <w:color w:val="000000" w:themeColor="text1"/>
        </w:rPr>
        <w:t xml:space="preserve">Ausgehend von den </w:t>
      </w:r>
      <w:r w:rsidR="000B2885" w:rsidRPr="007310A7">
        <w:rPr>
          <w:color w:val="000000" w:themeColor="text1"/>
        </w:rPr>
        <w:t xml:space="preserve">reflexiven und </w:t>
      </w:r>
      <w:r w:rsidRPr="007310A7">
        <w:rPr>
          <w:color w:val="000000" w:themeColor="text1"/>
        </w:rPr>
        <w:t xml:space="preserve">ethnographischen Überlegungen in </w:t>
      </w:r>
      <w:r w:rsidRPr="007310A7">
        <w:rPr>
          <w:i/>
          <w:color w:val="000000" w:themeColor="text1"/>
        </w:rPr>
        <w:t xml:space="preserve">Kapitel </w:t>
      </w:r>
      <w:r w:rsidR="000B2885" w:rsidRPr="007310A7">
        <w:rPr>
          <w:i/>
          <w:color w:val="000000" w:themeColor="text1"/>
        </w:rPr>
        <w:t xml:space="preserve">5 </w:t>
      </w:r>
      <w:r w:rsidRPr="007310A7">
        <w:rPr>
          <w:color w:val="000000" w:themeColor="text1"/>
        </w:rPr>
        <w:t xml:space="preserve">lässt sich davon ausgehen, dass das realisierte Sample einen fundierten Einblick in die Erfahrungen von intergeschlechtlichen Personen ermöglicht, die entweder selbst eine </w:t>
      </w:r>
      <w:r w:rsidR="004F6D88" w:rsidRPr="007310A7">
        <w:rPr>
          <w:color w:val="000000" w:themeColor="text1"/>
        </w:rPr>
        <w:t>m</w:t>
      </w:r>
      <w:r w:rsidRPr="007310A7">
        <w:rPr>
          <w:color w:val="000000" w:themeColor="text1"/>
        </w:rPr>
        <w:t>edizi</w:t>
      </w:r>
      <w:r w:rsidR="00457D69" w:rsidRPr="007310A7">
        <w:rPr>
          <w:color w:val="000000" w:themeColor="text1"/>
        </w:rPr>
        <w:t>nnahe</w:t>
      </w:r>
      <w:r w:rsidRPr="007310A7">
        <w:rPr>
          <w:color w:val="000000" w:themeColor="text1"/>
        </w:rPr>
        <w:t xml:space="preserve"> Professionalisierung durchlaufen haben, oder sich</w:t>
      </w:r>
      <w:r w:rsidR="000B2885" w:rsidRPr="007310A7">
        <w:rPr>
          <w:color w:val="000000" w:themeColor="text1"/>
        </w:rPr>
        <w:t xml:space="preserve"> – bei gleichzeitiger Verortung in Selbstvertretungs</w:t>
      </w:r>
      <w:r w:rsidR="00451E91" w:rsidRPr="007310A7">
        <w:rPr>
          <w:color w:val="000000" w:themeColor="text1"/>
        </w:rPr>
        <w:t>-K</w:t>
      </w:r>
      <w:r w:rsidR="000B2885" w:rsidRPr="007310A7">
        <w:rPr>
          <w:color w:val="000000" w:themeColor="text1"/>
        </w:rPr>
        <w:t>ontexten –</w:t>
      </w:r>
      <w:r w:rsidRPr="007310A7">
        <w:rPr>
          <w:color w:val="000000" w:themeColor="text1"/>
        </w:rPr>
        <w:t xml:space="preserve"> in einer relativen Nähe zum medizinischen Handlungsfeld befinden. Eine relevante Limitation der Ergebnisse besteht darin, dass ausgehend von dem rekonstruierten Interviewmaterial keine Handlungs-Verläufe rekonstruiert werden konnten, innerhalb derer sich Biograph*innen explizit gegen geschlechtsverändernde Behandlungen bzw. Eingriffe entschieden haben. </w:t>
      </w:r>
      <w:r w:rsidR="00153B3F" w:rsidRPr="007310A7">
        <w:rPr>
          <w:b/>
          <w:color w:val="000000" w:themeColor="text1"/>
        </w:rPr>
        <w:br w:type="page"/>
      </w:r>
    </w:p>
    <w:p w14:paraId="0693524D" w14:textId="4995E04E" w:rsidR="00C32CC6" w:rsidRPr="00AC6646" w:rsidRDefault="00C32CC6" w:rsidP="00DA523B">
      <w:pPr>
        <w:pStyle w:val="berschrift1"/>
        <w:spacing w:before="360" w:after="360"/>
        <w:rPr>
          <w:rFonts w:asciiTheme="minorHAnsi" w:hAnsiTheme="minorHAnsi"/>
          <w:b/>
          <w:color w:val="000000" w:themeColor="text1"/>
          <w:sz w:val="28"/>
          <w:szCs w:val="28"/>
        </w:rPr>
      </w:pPr>
      <w:bookmarkStart w:id="34" w:name="_Toc233288772"/>
      <w:r w:rsidRPr="00AC6646">
        <w:rPr>
          <w:rFonts w:asciiTheme="minorHAnsi" w:hAnsiTheme="minorHAnsi"/>
          <w:b/>
          <w:color w:val="000000" w:themeColor="text1"/>
          <w:sz w:val="28"/>
          <w:szCs w:val="28"/>
        </w:rPr>
        <w:lastRenderedPageBreak/>
        <w:t>5. Reflexivität, Feldzu</w:t>
      </w:r>
      <w:r w:rsidR="00AC6646">
        <w:rPr>
          <w:rFonts w:asciiTheme="minorHAnsi" w:hAnsiTheme="minorHAnsi"/>
          <w:b/>
          <w:color w:val="000000" w:themeColor="text1"/>
          <w:sz w:val="28"/>
          <w:szCs w:val="28"/>
        </w:rPr>
        <w:t>gang</w:t>
      </w:r>
      <w:r w:rsidRPr="00AC6646">
        <w:rPr>
          <w:rFonts w:asciiTheme="minorHAnsi" w:hAnsiTheme="minorHAnsi"/>
          <w:b/>
          <w:color w:val="000000" w:themeColor="text1"/>
          <w:sz w:val="28"/>
          <w:szCs w:val="28"/>
        </w:rPr>
        <w:t xml:space="preserve"> und </w:t>
      </w:r>
      <w:r w:rsidR="00AC6646">
        <w:rPr>
          <w:rFonts w:asciiTheme="minorHAnsi" w:hAnsiTheme="minorHAnsi"/>
          <w:b/>
          <w:color w:val="000000" w:themeColor="text1"/>
          <w:sz w:val="28"/>
          <w:szCs w:val="28"/>
        </w:rPr>
        <w:t>Forschungsethik</w:t>
      </w:r>
      <w:bookmarkEnd w:id="34"/>
    </w:p>
    <w:p w14:paraId="295D3F5D" w14:textId="421A39BB" w:rsidR="00C32CC6" w:rsidRPr="007310A7" w:rsidRDefault="00C32CC6" w:rsidP="00C32CC6">
      <w:pPr>
        <w:spacing w:line="360" w:lineRule="auto"/>
        <w:jc w:val="both"/>
        <w:rPr>
          <w:color w:val="000000" w:themeColor="text1"/>
        </w:rPr>
      </w:pPr>
      <w:r w:rsidRPr="007310A7">
        <w:rPr>
          <w:color w:val="000000" w:themeColor="text1"/>
        </w:rPr>
        <w:t>Das folgende Kapitel fokussiert sich zum einen in der Tradition der Biographieforschung auf eine Darstellung des Feldzugangs und der erfolgten Interaktionen sowohl mit Multiplikator- bzw. Gatekeeper*innen als auch mit den Forschungssubjekten selbst. Zum andern soll in Verbindung mit diesen Aspekten die eigene Positionierung als zentraler Einflussfaktor für die Entwicklung des Forschungsprojektes sowie de</w:t>
      </w:r>
      <w:r w:rsidR="009C5001" w:rsidRPr="007310A7">
        <w:rPr>
          <w:color w:val="000000" w:themeColor="text1"/>
        </w:rPr>
        <w:t>s</w:t>
      </w:r>
      <w:r w:rsidRPr="007310A7">
        <w:rPr>
          <w:color w:val="000000" w:themeColor="text1"/>
        </w:rPr>
        <w:t xml:space="preserve"> geleisteten Erkenntnisgewinn</w:t>
      </w:r>
      <w:r w:rsidR="009C5001" w:rsidRPr="007310A7">
        <w:rPr>
          <w:color w:val="000000" w:themeColor="text1"/>
        </w:rPr>
        <w:t>s</w:t>
      </w:r>
      <w:r w:rsidRPr="007310A7">
        <w:rPr>
          <w:color w:val="000000" w:themeColor="text1"/>
        </w:rPr>
        <w:t xml:space="preserve"> dargestellt und reflektiert werden. </w:t>
      </w:r>
    </w:p>
    <w:p w14:paraId="3B8A002F" w14:textId="2EB95661" w:rsidR="00C32CC6" w:rsidRPr="007310A7" w:rsidRDefault="00C32CC6" w:rsidP="00C32CC6">
      <w:pPr>
        <w:spacing w:line="360" w:lineRule="auto"/>
        <w:jc w:val="both"/>
        <w:rPr>
          <w:color w:val="000000" w:themeColor="text1"/>
        </w:rPr>
      </w:pPr>
      <w:r>
        <w:rPr>
          <w:color w:val="000000" w:themeColor="text1"/>
        </w:rPr>
        <w:t xml:space="preserve">Die </w:t>
      </w:r>
      <w:proofErr w:type="spellStart"/>
      <w:r>
        <w:rPr>
          <w:color w:val="000000" w:themeColor="text1"/>
        </w:rPr>
        <w:t xml:space="preserve">Positionalität</w:t>
      </w:r>
      <w:proofErr w:type="spellEnd"/>
      <w:r>
        <w:rPr>
          <w:color w:val="000000" w:themeColor="text1"/>
        </w:rPr>
        <w:t xml:space="preserve"> der jeweils Forschenden wurde im Rahmen biographisch</w:t>
      </w:r>
      <w:r>
        <w:rPr>
          <w:color w:val="000000" w:themeColor="text1"/>
        </w:rPr>
        <w:t xml:space="preserve">-</w:t>
      </w:r>
      <w:r>
        <w:rPr>
          <w:color w:val="000000" w:themeColor="text1"/>
        </w:rPr>
        <w:t xml:space="preserve">rekonstruktiver Arbeiten im deutschsprachigen Raum lange nur wenig thematisiert und reflektiert. Wenn eine Reflexion erfolgte, dann diente die Bestimmung der eigenen Rolle im Feld häufig interaktionsanalytischen Überlegungen in Bezug auf den Datenerhebungsprozess und ggf. Schwierigkeiten im Rahmen des Feldzugangs </w:t>
      </w:r>
      <w:r w:rsidRPr="007310A7">
        <w:rPr>
          <w:color w:val="000000" w:themeColor="text1"/>
        </w:rPr>
        <w:fldChar w:fldCharType="begin"/>
      </w:r>
      <w:r w:rsidRPr="007310A7">
        <w:rPr>
          <w:color w:val="000000" w:themeColor="text1"/>
        </w:rPr>
        <w:instrText xml:space="preserve"> ADDIN ZOTERO_ITEM CSL_CITATION {"citationID":"hLYr8csh","properties":{"unsorted":false,"formattedCitation":"(Rosenthal, 2016)","plainCitation":"(Rosenthal, 2016)","dontUpdate":true,"noteIndex":0},"citationItems":[{"id":400,"uris":["http://zotero.org/users/local/owKliTIb/items/BWCFSNRH"],"itemData":{"id":400,"type":"article-journal","container-title":"Forum Qualitative Sozialforschung","issue":"2","page":"Art. 13","title":"Die Erforschung kollektiver und individueller Dynamik – Zu einer historisch und prozess-soziologisch orientierten interpretativen Sozialforschung","volume":"17","author":[{"family":"Rosenthal","given":"Gabriele"}],"issued":{"date-parts":[["2016"]]}}}],"schema":"https://github.com/citation-style-language/schema/raw/master/csl-citation.json"} </w:instrText>
      </w:r>
      <w:r w:rsidRPr="007310A7">
        <w:rPr>
          <w:color w:val="000000" w:themeColor="text1"/>
        </w:rPr>
        <w:fldChar w:fldCharType="separate"/>
      </w:r>
      <w:r>
        <w:rPr>
          <w:rFonts w:ascii="Cambria" w:hAnsi="Cambria"/>
          <w:color w:val="000000" w:themeColor="text1"/>
        </w:rPr>
        <w:t xml:space="preserve">(vgl. z.B. Rosenthal, 2016)</w:t>
      </w:r>
      <w:r w:rsidRPr="007310A7">
        <w:rPr>
          <w:color w:val="000000" w:themeColor="text1"/>
        </w:rPr>
        <w:fldChar w:fldCharType="end"/>
      </w:r>
      <w:r>
        <w:rPr>
          <w:color w:val="000000" w:themeColor="text1"/>
        </w:rPr>
        <w:t xml:space="preserve">. So wird beispielsweise Skepsis seitens der Forschungssubjekte in die Beforschung einzuwilligen beleuchtet und damit in Zusammenhang gebracht, dass Forschende von Beforschten berechtigterweise als feldfremde ‚Outsider’ wahrgenommen werden. Innerhalb von Forschungsarbeiten, die im globalen Süden oder in</w:t>
      </w:r>
      <w:r>
        <w:rPr>
          <w:color w:val="000000" w:themeColor="text1"/>
        </w:rPr>
        <w:t xml:space="preserve">nerhalb</w:t>
      </w:r>
      <w:r>
        <w:rPr>
          <w:color w:val="000000" w:themeColor="text1"/>
        </w:rPr>
        <w:t xml:space="preserve"> de</w:t>
      </w:r>
      <w:r>
        <w:rPr>
          <w:color w:val="000000" w:themeColor="text1"/>
        </w:rPr>
        <w:t xml:space="preserve">r</w:t>
      </w:r>
      <w:r>
        <w:rPr>
          <w:color w:val="000000" w:themeColor="text1"/>
        </w:rPr>
        <w:t xml:space="preserve"> Migrationsstudien verortet sind, </w:t>
      </w:r>
      <w:r>
        <w:rPr>
          <w:color w:val="000000" w:themeColor="text1"/>
        </w:rPr>
        <w:t xml:space="preserve">wird </w:t>
      </w:r>
      <w:r>
        <w:rPr>
          <w:color w:val="000000" w:themeColor="text1"/>
        </w:rPr>
        <w:t xml:space="preserve">die Zuschreibung von zum Teil wechselnden kontextspezifischen Machtpositionen – NGO-Mitarbeitende*r, Journalist*in etc. – durch Mitglieder marginalisierter Communities</w:t>
      </w:r>
      <w:r>
        <w:rPr>
          <w:color w:val="000000" w:themeColor="text1"/>
        </w:rPr>
        <w:t xml:space="preserve"> thematisiert </w:t>
      </w:r>
      <w:r w:rsidRPr="007310A7">
        <w:rPr>
          <w:color w:val="000000" w:themeColor="text1"/>
        </w:rPr>
        <w:fldChar w:fldCharType="begin"/>
      </w:r>
      <w:r w:rsidRPr="007310A7">
        <w:rPr>
          <w:color w:val="000000" w:themeColor="text1"/>
        </w:rPr>
        <w:instrText xml:space="preserve"> ADDIN ZOTERO_ITEM CSL_CITATION {"citationID":"4DNZfcsO","properties":{"unsorted":false,"formattedCitation":"(Worm, 2019)","plainCitation":"(Worm, 2019)","dontUpdate":true,"noteIndex":0},"citationItems":[{"id":494,"uris":["http://zotero.org/users/local/owKliTIb/items/S6D7UAWF"],"itemData":{"id":494,"type":"thesis","note":"Backup Publisher: Universität Göttingen","publisher":"Ediss (Universität Göttingen)","publisher-place":"Göttingen","title":"Fluchtmigration. Eine biographietheoretische und figurationssoziologische Studie zu lebensgeschichtlichen Verläufen von Geflüchteten aus Syrien","URL":"https://univerlag.uni-goettingen.de/bitstream/handle/3/isbn-978-3-86395-432-1/GBSB1_worm.pdf?sequence=3&amp;isAllowed=y","author":[{"family":"Worm","given":"Arne"}],"issued":{"date-parts":[["2019"]]}}}],"schema":"https://github.com/citation-style-language/schema/raw/master/csl-citation.json"} </w:instrText>
      </w:r>
      <w:r w:rsidRPr="007310A7">
        <w:rPr>
          <w:color w:val="000000" w:themeColor="text1"/>
        </w:rPr>
        <w:fldChar w:fldCharType="separate"/>
      </w:r>
      <w:r>
        <w:rPr>
          <w:rFonts w:ascii="Cambria" w:hAnsi="Cambria"/>
          <w:color w:val="000000" w:themeColor="text1"/>
        </w:rPr>
        <w:t xml:space="preserve">(</w:t>
      </w:r>
      <w:r>
        <w:rPr>
          <w:color w:val="000000" w:themeColor="text1"/>
        </w:rPr>
        <w:t xml:space="preserve">vgl. z.B. </w:t>
      </w:r>
      <w:r>
        <w:rPr>
          <w:rFonts w:ascii="Cambria" w:hAnsi="Cambria"/>
          <w:color w:val="000000" w:themeColor="text1"/>
        </w:rPr>
        <w:t xml:space="preserve">Worm 2019)</w:t>
      </w:r>
      <w:r w:rsidRPr="007310A7">
        <w:rPr>
          <w:color w:val="000000" w:themeColor="text1"/>
        </w:rPr>
        <w:fldChar w:fldCharType="end"/>
      </w:r>
      <w:r>
        <w:rPr>
          <w:color w:val="000000" w:themeColor="text1"/>
        </w:rPr>
        <w:t xml:space="preserve">. Die spezifische eigene Positionierung wird dabei überwiegend in Form gruppenbezogener dichotomer Zugehörigkeiten wie weiß – </w:t>
      </w:r>
      <w:r>
        <w:rPr>
          <w:color w:val="000000" w:themeColor="text1"/>
        </w:rPr>
        <w:t xml:space="preserve">S</w:t>
      </w:r>
      <w:r>
        <w:rPr>
          <w:color w:val="000000" w:themeColor="text1"/>
        </w:rPr>
        <w:t xml:space="preserve">chwarz (bzw. </w:t>
      </w:r>
      <w:proofErr w:type="spellStart"/>
      <w:r>
        <w:rPr>
          <w:color w:val="000000" w:themeColor="text1"/>
        </w:rPr>
        <w:t xml:space="preserve">of</w:t>
      </w:r>
      <w:proofErr w:type="spellEnd"/>
      <w:r>
        <w:rPr>
          <w:color w:val="000000" w:themeColor="text1"/>
        </w:rPr>
        <w:t xml:space="preserve"> </w:t>
      </w:r>
      <w:proofErr w:type="spellStart"/>
      <w:r>
        <w:rPr>
          <w:color w:val="000000" w:themeColor="text1"/>
        </w:rPr>
        <w:t xml:space="preserve">colour</w:t>
      </w:r>
      <w:proofErr w:type="spellEnd"/>
      <w:r>
        <w:rPr>
          <w:color w:val="000000" w:themeColor="text1"/>
        </w:rPr>
        <w:t xml:space="preserve">), globaler Süden – globaler Norden dargestellt </w:t>
      </w:r>
      <w:r w:rsidRPr="007310A7">
        <w:rPr>
          <w:color w:val="000000" w:themeColor="text1"/>
        </w:rPr>
        <w:fldChar w:fldCharType="begin"/>
      </w:r>
      <w:r w:rsidRPr="007310A7">
        <w:rPr>
          <w:color w:val="000000" w:themeColor="text1"/>
        </w:rPr>
        <w:instrText xml:space="preserve"> ADDIN ZOTERO_ITEM CSL_CITATION {"citationID":"EtYywhtP","properties":{"unsorted":false,"formattedCitation":"(Bogner &amp; Rosenthal, 2020)","plainCitation":"(Bogner &amp; Rosenthal, 2020)","dontUpdate":true,"noteIndex":0},"citationItems":[{"id":417,"uris":["http://zotero.org/users/local/owKliTIb/items/B2VQP7C7"],"itemData":{"id":417,"type":"book","DOI":"10.17875/gup2020-1325","title":"Child Soldiers in Context. Göttinger Beiträge Zur Soziologischen Biographieforschung","author":[{"family":"Bogner","given":"A."},{"family":"Rosenthal","given":"G."}],"issued":{"date-parts":[["2020"]]}}}],"schema":"https://github.com/citation-style-language/schema/raw/master/csl-citation.json"} </w:instrText>
      </w:r>
      <w:r w:rsidRPr="007310A7">
        <w:rPr>
          <w:color w:val="000000" w:themeColor="text1"/>
        </w:rPr>
        <w:fldChar w:fldCharType="separate"/>
      </w:r>
      <w:r>
        <w:rPr>
          <w:rFonts w:ascii="Cambria" w:hAnsi="Cambria"/>
          <w:color w:val="000000" w:themeColor="text1"/>
        </w:rPr>
        <w:t xml:space="preserve">(</w:t>
      </w:r>
      <w:r>
        <w:rPr>
          <w:color w:val="000000" w:themeColor="text1"/>
        </w:rPr>
        <w:t xml:space="preserve">vgl. z.B. </w:t>
      </w:r>
      <w:r>
        <w:rPr>
          <w:rFonts w:ascii="Cambria" w:hAnsi="Cambria"/>
          <w:color w:val="000000" w:themeColor="text1"/>
        </w:rPr>
        <w:t xml:space="preserve">Bogner &amp; Rosenthal 2020</w:t>
      </w:r>
      <w:r>
        <w:rPr>
          <w:color w:val="000000" w:themeColor="text1"/>
        </w:rPr>
        <w:t xml:space="preserve">, 41, 69</w:t>
      </w:r>
      <w:del w:id="1000022" w:author="Claude Lektorat" w:date="2026-06-30T12:18:05Z">
        <w:r>
          <w:rPr>
            <w:color w:val="000000" w:themeColor="text1"/>
          </w:rPr>
          <w:delText xml:space="preserve">,</w:delText>
        </w:r>
      </w:del>
      <w:r>
        <w:rPr>
          <w:rFonts w:ascii="Cambria" w:hAnsi="Cambria"/>
          <w:color w:val="000000" w:themeColor="text1"/>
        </w:rPr>
        <w:t xml:space="preserve">)</w:t>
      </w:r>
      <w:r w:rsidRPr="007310A7">
        <w:rPr>
          <w:color w:val="000000" w:themeColor="text1"/>
        </w:rPr>
        <w:fldChar w:fldCharType="end"/>
      </w:r>
      <w:r>
        <w:rPr>
          <w:color w:val="000000" w:themeColor="text1"/>
        </w:rPr>
        <w:t xml:space="preserve">. Dabei werden zwar Ungleichheitsverhältnisse benannt, jedoch häufig ohne auf die konkreten erkenntnistheoretischen Konsequenzen und Implikationen dieser Ungleichheit im weiteren Forschungsprozess einzugehen. Unterbelichtet bleibt zudem meist die Verschiedenheit der Forschenden bzw. deren Perspektive</w:t>
      </w:r>
      <w:r>
        <w:rPr>
          <w:color w:val="000000" w:themeColor="text1"/>
        </w:rPr>
        <w:t xml:space="preserve">n</w:t>
      </w:r>
      <w:r>
        <w:rPr>
          <w:color w:val="000000" w:themeColor="text1"/>
        </w:rPr>
        <w:t xml:space="preserve"> untereinander.</w:t>
      </w:r>
      <w:r>
        <w:rPr>
          <w:color w:val="000000" w:themeColor="text1"/>
        </w:rPr>
        <w:t xml:space="preserve"> </w:t>
      </w:r>
      <w:r>
        <w:rPr>
          <w:color w:val="000000" w:themeColor="text1"/>
        </w:rPr>
        <w:t xml:space="preserve">In einzelnen, der Biographieforschung zugehörigen Veröffentlichungen der letzten Jahre wird jedoch eine zunehmende Auseinandersetzung mit der eigenen Positionierung und persönlichen Erfahrungsaufschichtung erkennbar. Eine zentrale Rolle </w:t>
      </w:r>
      <w:del w:id="1000023" w:author="Claude Lektorat" w:date="2026-06-30T12:18:05Z">
        <w:r>
          <w:rPr>
            <w:color w:val="000000" w:themeColor="text1"/>
          </w:rPr>
          <w:delText xml:space="preserve">spielt</w:delText>
        </w:r>
      </w:del>
      <w:ins w:id="1000024" w:author="Claude Lektorat" w:date="2026-06-30T12:18:05Z">
        <w:r>
          <w:rPr>
            <w:color w:val="000000" w:themeColor="text1"/>
          </w:rPr>
          <w:t xml:space="preserve">spielen</w:t>
        </w:r>
      </w:ins>
      <w:r>
        <w:rPr>
          <w:color w:val="000000" w:themeColor="text1"/>
        </w:rPr>
        <w:t xml:space="preserve"> hierbei </w:t>
      </w:r>
      <w:r>
        <w:rPr>
          <w:color w:val="000000" w:themeColor="text1"/>
        </w:rPr>
        <w:t xml:space="preserve">in der </w:t>
      </w:r>
      <w:r>
        <w:rPr>
          <w:color w:val="000000" w:themeColor="text1"/>
        </w:rPr>
        <w:t xml:space="preserve">biographieanalytische</w:t>
      </w:r>
      <w:r>
        <w:rPr>
          <w:color w:val="000000" w:themeColor="text1"/>
        </w:rPr>
        <w:t xml:space="preserve">n</w:t>
      </w:r>
      <w:r>
        <w:rPr>
          <w:color w:val="000000" w:themeColor="text1"/>
        </w:rPr>
        <w:t xml:space="preserve"> Migrationsforschung</w:t>
      </w:r>
      <w:r>
        <w:rPr>
          <w:color w:val="000000" w:themeColor="text1"/>
        </w:rPr>
        <w:t xml:space="preserve"> verortete </w:t>
      </w:r>
      <w:r>
        <w:rPr>
          <w:color w:val="000000" w:themeColor="text1"/>
        </w:rPr>
        <w:t xml:space="preserve">Arbeiten</w:t>
      </w:r>
      <w:r>
        <w:rPr>
          <w:color w:val="000000" w:themeColor="text1"/>
        </w:rPr>
        <w:t xml:space="preserve">. Hier sind es insbesondere Forschende mit eigener bzw. familialer Migrationsgeschichte, die Reflexivität und </w:t>
      </w:r>
      <w:proofErr w:type="spellStart"/>
      <w:r>
        <w:rPr>
          <w:color w:val="000000" w:themeColor="text1"/>
        </w:rPr>
        <w:t xml:space="preserve">Positionalität</w:t>
      </w:r>
      <w:proofErr w:type="spellEnd"/>
      <w:r>
        <w:rPr>
          <w:color w:val="000000" w:themeColor="text1"/>
        </w:rPr>
        <w:t xml:space="preserve"> als Forschungsperspektiven erstmals in den deutschsprachigen </w:t>
      </w:r>
      <w:proofErr w:type="spellStart"/>
      <w:r>
        <w:rPr>
          <w:color w:val="000000" w:themeColor="text1"/>
        </w:rPr>
        <w:t xml:space="preserve">Biographieforschungs</w:t>
      </w:r>
      <w:proofErr w:type="spellEnd"/>
      <w:r>
        <w:rPr>
          <w:color w:val="000000" w:themeColor="text1"/>
        </w:rPr>
        <w:t xml:space="preserve">-Diskurs einbringen </w:t>
      </w:r>
      <w:r w:rsidRPr="007310A7">
        <w:rPr>
          <w:color w:val="000000" w:themeColor="text1"/>
        </w:rPr>
        <w:fldChar w:fldCharType="begin"/>
      </w:r>
      <w:r w:rsidRPr="007310A7">
        <w:rPr>
          <w:color w:val="000000" w:themeColor="text1"/>
        </w:rPr>
        <w:instrText xml:space="preserve"> ADDIN ZOTERO_ITEM CSL_CITATION {"citationID":"bwziARKa","properties":{"unsorted":false,"formattedCitation":"(Ruokonen-Engler &amp; Siouti, 2016; Siouti, 2013, 2018)","plainCitation":"(Ruokonen-Engler &amp; Siouti, 2016; Siouti, 2013, 2018)","dontUpdate":true,"noteIndex":0},"citationItems":[{"id":466,"uris":["http://zotero.org/users/local/owKliTIb/items/H9AQ7Q6D"],"itemData":{"id":466,"type":"article-journal","container-title":"Qualitative Inquiry","DOI":"10.1177/1077800416658071","issue":"9","page":"745-752","publisher":"SAGE Publications","title":"Biographical Entanglements, Self-Reflexivity, and Transnational Knowledge Production","volume":"22","author":[{"family":"Ruokonen-Engler","given":"M.-K."},{"family":"Siouti","given":"I."}],"issued":{"date-parts":[["2016"]]}}},{"id":478,"uris":["http://zotero.org/users/local/owKliTIb/items/F7P65SUP"],"itemData":{"id":478,"type":"book","publisher":"transcript","publisher-place":"Bielefeld","title":"Transnationale Biographien. Eine biographieanalytische Studie über Transmigrationsprozesse bei der Nachfolgegeneration griechischer Arbeitsmigranten","author":[{"family":"Siouti","given":"Irini"}],"issued":{"date-parts":[["2013"]]}}},{"id":480,"uris":["http://zotero.org/users/local/owKliTIb/items/QWTXVI53"],"itemData":{"id":480,"type":"article-journal","container-title":"Forum Qualitative Sozialforschung / Forum: Qualitative Social Research","DOI":"10.17169/fqs-19.3.3141","issue":"3","page":"1-18","title":"Forschungsethik in der Biografieforschung: Herausforderungen im Forschungsfeld der politischenPartizipation","volume":"19","author":[{"family":"Siouti","given":"Irini"}],"issued":{"date-parts":[["2018"]]}}}],"schema":"https://github.com/citation-style-language/schema/raw/master/csl-citation.json"} </w:instrText>
      </w:r>
      <w:r w:rsidRPr="007310A7">
        <w:rPr>
          <w:color w:val="000000" w:themeColor="text1"/>
        </w:rPr>
        <w:fldChar w:fldCharType="separate"/>
      </w:r>
      <w:r>
        <w:rPr>
          <w:rFonts w:ascii="Cambria" w:hAnsi="Cambria"/>
          <w:color w:val="000000" w:themeColor="text1"/>
        </w:rPr>
        <w:t xml:space="preserve">(vgl. </w:t>
      </w:r>
      <w:proofErr w:type="spellStart"/>
      <w:r>
        <w:rPr>
          <w:rFonts w:ascii="Cambria" w:hAnsi="Cambria"/>
          <w:color w:val="000000" w:themeColor="text1"/>
        </w:rPr>
        <w:t xml:space="preserve">Ruokonen</w:t>
      </w:r>
      <w:proofErr w:type="spellEnd"/>
      <w:r>
        <w:rPr>
          <w:rFonts w:ascii="Cambria" w:hAnsi="Cambria"/>
          <w:color w:val="000000" w:themeColor="text1"/>
        </w:rPr>
        <w:t xml:space="preserve">-Engler &amp; </w:t>
      </w:r>
      <w:proofErr w:type="spellStart"/>
      <w:r>
        <w:rPr>
          <w:rFonts w:ascii="Cambria" w:hAnsi="Cambria"/>
          <w:color w:val="000000" w:themeColor="text1"/>
        </w:rPr>
        <w:t xml:space="preserve">Siouti</w:t>
      </w:r>
      <w:proofErr w:type="spellEnd"/>
      <w:r>
        <w:rPr>
          <w:rFonts w:ascii="Cambria" w:hAnsi="Cambria"/>
          <w:color w:val="000000" w:themeColor="text1"/>
        </w:rPr>
        <w:t xml:space="preserve">, 2016; </w:t>
      </w:r>
      <w:proofErr w:type="spellStart"/>
      <w:r>
        <w:rPr>
          <w:rFonts w:ascii="Cambria" w:hAnsi="Cambria"/>
          <w:color w:val="000000" w:themeColor="text1"/>
        </w:rPr>
        <w:t xml:space="preserve">Siouti</w:t>
      </w:r>
      <w:proofErr w:type="spellEnd"/>
      <w:r>
        <w:rPr>
          <w:rFonts w:ascii="Cambria" w:hAnsi="Cambria"/>
          <w:color w:val="000000" w:themeColor="text1"/>
        </w:rPr>
        <w:t xml:space="preserve">, 2013, 2018)</w:t>
      </w:r>
      <w:ins w:id="1000025" w:author="Claude Lektorat" w:date="2026-06-30T12:18:05Z">
        <w:r>
          <w:rPr>
            <w:rFonts w:ascii="Cambria" w:hAnsi="Cambria"/>
            <w:color w:val="000000" w:themeColor="text1"/>
          </w:rPr>
          <w:t xml:space="preserve">.</w:t>
        </w:r>
      </w:ins>
      <w:r w:rsidRPr="007310A7">
        <w:rPr>
          <w:color w:val="000000" w:themeColor="text1"/>
        </w:rPr>
        <w:fldChar w:fldCharType="end"/>
      </w:r>
    </w:p>
    <w:p w14:paraId="059EC210" w14:textId="54F9BD36" w:rsidR="00C32CC6" w:rsidRPr="007310A7" w:rsidRDefault="00C32CC6" w:rsidP="00C32CC6">
      <w:pPr>
        <w:spacing w:line="360" w:lineRule="auto"/>
        <w:jc w:val="both"/>
        <w:rPr>
          <w:color w:val="000000" w:themeColor="text1"/>
        </w:rPr>
      </w:pPr>
      <w:r w:rsidRPr="007310A7">
        <w:rPr>
          <w:color w:val="000000" w:themeColor="text1"/>
        </w:rPr>
        <w:t xml:space="preserve">Im Laufe meiner eigenen Forschungsarbeit sowie deren Reflexion ist zunehmend deutlich geworden, dass ich meine soziale Position, Erfahrungen und Zugehörigkeiten nicht von meiner empirischen Herangehensweise und letztlich Wissensproduktion als Forschender trennen kann. Diese Einsicht steht auch mit der Erkenntnis im Zusammenhang, dass nicht nur meine Interviewpartner*innen geschlechtsbezogene </w:t>
      </w:r>
      <w:r w:rsidR="00E817F9" w:rsidRPr="007310A7">
        <w:rPr>
          <w:color w:val="000000" w:themeColor="text1"/>
        </w:rPr>
        <w:t xml:space="preserve">Medikalisierungserfahrungen, </w:t>
      </w:r>
      <w:r w:rsidRPr="007310A7">
        <w:rPr>
          <w:color w:val="000000" w:themeColor="text1"/>
        </w:rPr>
        <w:t xml:space="preserve">Transitionen und Prozesse lebensgeschichtlicher Wiederaneignung durchlaufen, sondern dass auch ich </w:t>
      </w:r>
      <w:r w:rsidR="00E817F9" w:rsidRPr="007310A7">
        <w:rPr>
          <w:color w:val="000000" w:themeColor="text1"/>
        </w:rPr>
        <w:t xml:space="preserve">ähnliche </w:t>
      </w:r>
      <w:r w:rsidRPr="007310A7">
        <w:rPr>
          <w:color w:val="000000" w:themeColor="text1"/>
        </w:rPr>
        <w:t>Prozess</w:t>
      </w:r>
      <w:r w:rsidR="00E817F9" w:rsidRPr="007310A7">
        <w:rPr>
          <w:color w:val="000000" w:themeColor="text1"/>
        </w:rPr>
        <w:t>e</w:t>
      </w:r>
      <w:r w:rsidR="004C5CEB" w:rsidRPr="007310A7">
        <w:rPr>
          <w:color w:val="000000" w:themeColor="text1"/>
        </w:rPr>
        <w:t>, teilweise parallel zu meinem Forschungsvorhaben</w:t>
      </w:r>
      <w:r w:rsidR="00E817F9" w:rsidRPr="007310A7">
        <w:rPr>
          <w:color w:val="000000" w:themeColor="text1"/>
        </w:rPr>
        <w:t xml:space="preserve"> erlebt </w:t>
      </w:r>
      <w:r w:rsidRPr="007310A7">
        <w:rPr>
          <w:color w:val="000000" w:themeColor="text1"/>
        </w:rPr>
        <w:t>habe</w:t>
      </w:r>
      <w:r w:rsidR="00E817F9" w:rsidRPr="007310A7">
        <w:rPr>
          <w:color w:val="000000" w:themeColor="text1"/>
        </w:rPr>
        <w:t>.</w:t>
      </w:r>
      <w:r w:rsidRPr="007310A7">
        <w:rPr>
          <w:color w:val="000000" w:themeColor="text1"/>
        </w:rPr>
        <w:t xml:space="preserve"> Diese lebensweltliche Nähe zu meinen Interviewpartner*innen, die zum Teil</w:t>
      </w:r>
      <w:r w:rsidR="00E817F9" w:rsidRPr="007310A7">
        <w:rPr>
          <w:color w:val="000000" w:themeColor="text1"/>
        </w:rPr>
        <w:t xml:space="preserve"> impliziert</w:t>
      </w:r>
      <w:r w:rsidRPr="007310A7">
        <w:rPr>
          <w:color w:val="000000" w:themeColor="text1"/>
        </w:rPr>
        <w:t xml:space="preserve">, dass bestimmte biographische Schlüsselerfahrungen geteilt werden, lässt sich einerseits mit dem Konzept der Positionierung bzw. </w:t>
      </w:r>
      <w:proofErr w:type="spellStart"/>
      <w:r w:rsidRPr="007310A7">
        <w:rPr>
          <w:color w:val="000000" w:themeColor="text1"/>
        </w:rPr>
        <w:t>Positionalität</w:t>
      </w:r>
      <w:proofErr w:type="spellEnd"/>
      <w:r w:rsidRPr="007310A7">
        <w:rPr>
          <w:color w:val="000000" w:themeColor="text1"/>
        </w:rPr>
        <w:t xml:space="preserve"> sowie mit Hilfe der Standpunkttheorie reflexiv thematisieren. Gleichzeitig müssen jedoch auch (forschungs-)ethische Dimensionen mitbeachtet werden: Eine Selbstpositionierung im akademischen und letztlich öffentlichen Raum bedeutet zu gleich auch eine </w:t>
      </w:r>
      <w:proofErr w:type="spellStart"/>
      <w:r w:rsidRPr="007310A7">
        <w:rPr>
          <w:color w:val="000000" w:themeColor="text1"/>
        </w:rPr>
        <w:t>Vulnerabilisierung</w:t>
      </w:r>
      <w:proofErr w:type="spellEnd"/>
      <w:r w:rsidRPr="007310A7">
        <w:rPr>
          <w:color w:val="000000" w:themeColor="text1"/>
        </w:rPr>
        <w:t xml:space="preserve"> der sich Positionierenden insofern es sich um die Zugehörigkeit zu einer gesellschaftlich marginalisierten Gruppe bzw. um das Teilen </w:t>
      </w:r>
      <w:proofErr w:type="spellStart"/>
      <w:r w:rsidRPr="007310A7">
        <w:rPr>
          <w:color w:val="000000" w:themeColor="text1"/>
        </w:rPr>
        <w:t>diskreditierbarer</w:t>
      </w:r>
      <w:proofErr w:type="spellEnd"/>
      <w:r w:rsidRPr="007310A7">
        <w:rPr>
          <w:color w:val="000000" w:themeColor="text1"/>
        </w:rPr>
        <w:t xml:space="preserve"> Erfahrungen handelt. </w:t>
      </w:r>
    </w:p>
    <w:p w14:paraId="3687A439" w14:textId="1A7688D1" w:rsidR="00C32CC6" w:rsidRPr="007310A7" w:rsidRDefault="00C32CC6" w:rsidP="00C32CC6">
      <w:pPr>
        <w:spacing w:line="360" w:lineRule="auto"/>
        <w:jc w:val="both"/>
        <w:rPr>
          <w:color w:val="000000" w:themeColor="text1"/>
        </w:rPr>
      </w:pPr>
      <w:r w:rsidRPr="007310A7">
        <w:rPr>
          <w:color w:val="000000" w:themeColor="text1"/>
        </w:rPr>
        <w:t xml:space="preserve">Im Folgenden werden zur begrifflichen Klärung die Konzepte </w:t>
      </w:r>
      <w:proofErr w:type="spellStart"/>
      <w:r w:rsidRPr="007310A7">
        <w:rPr>
          <w:color w:val="000000" w:themeColor="text1"/>
        </w:rPr>
        <w:t>Positionalität</w:t>
      </w:r>
      <w:proofErr w:type="spellEnd"/>
      <w:r w:rsidRPr="007310A7">
        <w:rPr>
          <w:color w:val="000000" w:themeColor="text1"/>
        </w:rPr>
        <w:t xml:space="preserve">, Reflexivität und Standpunkt erläutert und mit dem forschungsethischen Vulnerabilitätsbegriff ins Verhältnis gesetzt. Anschließend werde ich diese auf meine Erfahrungen im Rahmen des durchlaufenen Forschungsprozesses beziehen und aus einer </w:t>
      </w:r>
      <w:r w:rsidR="00DB1132" w:rsidRPr="007310A7">
        <w:rPr>
          <w:color w:val="000000" w:themeColor="text1"/>
        </w:rPr>
        <w:t>Ü</w:t>
      </w:r>
      <w:r w:rsidRPr="007310A7">
        <w:rPr>
          <w:color w:val="000000" w:themeColor="text1"/>
        </w:rPr>
        <w:t>bergangs</w:t>
      </w:r>
      <w:r w:rsidR="00DB1132" w:rsidRPr="007310A7">
        <w:rPr>
          <w:color w:val="000000" w:themeColor="text1"/>
        </w:rPr>
        <w:t xml:space="preserve">- bzw. </w:t>
      </w:r>
      <w:proofErr w:type="spellStart"/>
      <w:r w:rsidR="00DB1132" w:rsidRPr="007310A7">
        <w:rPr>
          <w:color w:val="000000" w:themeColor="text1"/>
        </w:rPr>
        <w:t>Transitions</w:t>
      </w:r>
      <w:proofErr w:type="spellEnd"/>
      <w:r w:rsidR="00DB1132" w:rsidRPr="007310A7">
        <w:rPr>
          <w:color w:val="000000" w:themeColor="text1"/>
        </w:rPr>
        <w:t>-</w:t>
      </w:r>
      <w:r w:rsidRPr="007310A7">
        <w:rPr>
          <w:color w:val="000000" w:themeColor="text1"/>
        </w:rPr>
        <w:t>theoretischen Perspektive diskutieren. Im zweiten Teil des Kapitels werden die verschiedenen</w:t>
      </w:r>
      <w:r w:rsidR="00DB1132" w:rsidRPr="007310A7">
        <w:rPr>
          <w:color w:val="000000" w:themeColor="text1"/>
        </w:rPr>
        <w:t>, im Rahmen dieser Studie erfolgten,</w:t>
      </w:r>
      <w:r w:rsidRPr="007310A7">
        <w:rPr>
          <w:color w:val="000000" w:themeColor="text1"/>
        </w:rPr>
        <w:t xml:space="preserve"> Feldzugänge vor diesem Hintergrund dargestellt und reflektiert.</w:t>
      </w:r>
    </w:p>
    <w:p w14:paraId="6E644F43" w14:textId="77777777" w:rsidR="00C32CC6" w:rsidRPr="007310A7" w:rsidRDefault="00C32CC6" w:rsidP="006D4A48">
      <w:pPr>
        <w:pStyle w:val="berschrift2"/>
        <w:spacing w:before="480" w:after="240"/>
        <w:rPr>
          <w:rFonts w:asciiTheme="minorHAnsi" w:eastAsia="Times New Roman" w:hAnsiTheme="minorHAnsi" w:cs="Times New Roman"/>
          <w:b/>
          <w:color w:val="000000" w:themeColor="text1"/>
          <w:sz w:val="24"/>
          <w:szCs w:val="24"/>
        </w:rPr>
      </w:pPr>
      <w:bookmarkStart w:id="35" w:name="_Toc233288773"/>
      <w:r w:rsidRPr="007310A7">
        <w:rPr>
          <w:rFonts w:asciiTheme="minorHAnsi" w:eastAsia="Times New Roman" w:hAnsiTheme="minorHAnsi" w:cs="Times New Roman"/>
          <w:b/>
          <w:color w:val="000000" w:themeColor="text1"/>
          <w:sz w:val="24"/>
          <w:szCs w:val="24"/>
        </w:rPr>
        <w:t xml:space="preserve">5.1. </w:t>
      </w:r>
      <w:proofErr w:type="spellStart"/>
      <w:r w:rsidRPr="007310A7">
        <w:rPr>
          <w:rFonts w:asciiTheme="minorHAnsi" w:eastAsia="Times New Roman" w:hAnsiTheme="minorHAnsi" w:cs="Times New Roman"/>
          <w:b/>
          <w:color w:val="000000" w:themeColor="text1"/>
          <w:sz w:val="24"/>
          <w:szCs w:val="24"/>
        </w:rPr>
        <w:t>Positionalität</w:t>
      </w:r>
      <w:proofErr w:type="spellEnd"/>
      <w:r w:rsidRPr="007310A7">
        <w:rPr>
          <w:rFonts w:asciiTheme="minorHAnsi" w:eastAsia="Times New Roman" w:hAnsiTheme="minorHAnsi" w:cs="Times New Roman"/>
          <w:b/>
          <w:color w:val="000000" w:themeColor="text1"/>
          <w:sz w:val="24"/>
          <w:szCs w:val="24"/>
        </w:rPr>
        <w:t xml:space="preserve"> und Reflexivität</w:t>
      </w:r>
      <w:bookmarkEnd w:id="35"/>
    </w:p>
    <w:p w14:paraId="38D1BB48" w14:textId="7717FFEB" w:rsidR="00EB2DEE" w:rsidRPr="007310A7" w:rsidRDefault="00C32CC6" w:rsidP="00C32CC6">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Das Konzept der </w:t>
      </w:r>
      <w:proofErr w:type="spellStart"/>
      <w:r w:rsidRPr="007310A7">
        <w:rPr>
          <w:rFonts w:eastAsia="Times New Roman" w:cs="Times New Roman"/>
          <w:color w:val="000000" w:themeColor="text1"/>
        </w:rPr>
        <w:t>Positionalität</w:t>
      </w:r>
      <w:proofErr w:type="spellEnd"/>
      <w:r w:rsidRPr="007310A7">
        <w:rPr>
          <w:rFonts w:eastAsia="Times New Roman" w:cs="Times New Roman"/>
          <w:color w:val="000000" w:themeColor="text1"/>
        </w:rPr>
        <w:t xml:space="preserve"> </w:t>
      </w:r>
      <w:r w:rsidR="004735F3" w:rsidRPr="007310A7">
        <w:rPr>
          <w:rFonts w:eastAsia="Times New Roman" w:cs="Times New Roman"/>
          <w:color w:val="000000" w:themeColor="text1"/>
        </w:rPr>
        <w:t xml:space="preserve">wurde </w:t>
      </w:r>
      <w:r w:rsidRPr="007310A7">
        <w:rPr>
          <w:rFonts w:eastAsia="Times New Roman" w:cs="Times New Roman"/>
          <w:color w:val="000000" w:themeColor="text1"/>
        </w:rPr>
        <w:t xml:space="preserve">erstmals von </w:t>
      </w:r>
      <w:proofErr w:type="spellStart"/>
      <w:r w:rsidRPr="007310A7">
        <w:rPr>
          <w:rFonts w:eastAsia="Times New Roman" w:cs="Times New Roman"/>
          <w:color w:val="000000" w:themeColor="text1"/>
        </w:rPr>
        <w:t>Alcoff</w:t>
      </w:r>
      <w:proofErr w:type="spellEnd"/>
      <w:r w:rsidRPr="007310A7">
        <w:rPr>
          <w:rFonts w:eastAsia="Times New Roman" w:cs="Times New Roman"/>
          <w:color w:val="000000" w:themeColor="text1"/>
        </w:rPr>
        <w:t xml:space="preserve"> in den philosophischen Diskurs eingeführt </w:t>
      </w:r>
      <w:r w:rsidRPr="007310A7">
        <w:rPr>
          <w:rFonts w:eastAsia="Times New Roman" w:cs="Times New Roman"/>
          <w:color w:val="000000" w:themeColor="text1"/>
        </w:rPr>
        <w:fldChar w:fldCharType="begin"/>
      </w:r>
      <w:r w:rsidRPr="007310A7">
        <w:rPr>
          <w:rFonts w:eastAsia="Times New Roman" w:cs="Times New Roman"/>
          <w:color w:val="000000" w:themeColor="text1"/>
        </w:rPr>
        <w:instrText xml:space="preserve"> ADDIN ZOTERO_ITEM CSL_CITATION {"citationID":"OfozCiQ8","properties":{"unsorted":false,"formattedCitation":"(Alcoff, 1988)","plainCitation":"(Alcoff, 1988)","dontUpdate":true,"noteIndex":0},"citationItems":[{"id":413,"uris":["http://zotero.org/users/local/owKliTIb/items/RBDJ7VI8"],"itemData":{"id":413,"type":"article-journal","container-title":"Signs","DOI":"10.1086/494426","issue":"3","page":"405-436","publisher":"University of Chicago Press","title":"Cultural feminism versus post-structuralism: The identity crisis in feminist theory","volume":"13","author":[{"family":"Alcoff","given":"Linda"}],"issued":{"date-parts":[["1988"]]}}}],"schema":"https://github.com/citation-style-language/schema/raw/master/csl-citation.json"} </w:instrText>
      </w:r>
      <w:r w:rsidRPr="007310A7">
        <w:rPr>
          <w:rFonts w:eastAsia="Times New Roman" w:cs="Times New Roman"/>
          <w:color w:val="000000" w:themeColor="text1"/>
        </w:rPr>
        <w:fldChar w:fldCharType="separate"/>
      </w:r>
      <w:r w:rsidRPr="007310A7">
        <w:rPr>
          <w:rFonts w:ascii="Cambria" w:hAnsi="Cambria"/>
          <w:color w:val="000000" w:themeColor="text1"/>
        </w:rPr>
        <w:t xml:space="preserve">(vgl. </w:t>
      </w:r>
      <w:proofErr w:type="spellStart"/>
      <w:r w:rsidRPr="007310A7">
        <w:rPr>
          <w:rFonts w:ascii="Cambria" w:hAnsi="Cambria"/>
          <w:color w:val="000000" w:themeColor="text1"/>
        </w:rPr>
        <w:t>Alcoff</w:t>
      </w:r>
      <w:proofErr w:type="spellEnd"/>
      <w:r w:rsidRPr="007310A7">
        <w:rPr>
          <w:rFonts w:ascii="Cambria" w:hAnsi="Cambria"/>
          <w:color w:val="000000" w:themeColor="text1"/>
        </w:rPr>
        <w:t>, 1988)</w:t>
      </w:r>
      <w:r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Daran anschließend wird es zunächst in der ethnografischen Forschung und in den darauffolgenden Jahren auch in anderen </w:t>
      </w:r>
      <w:r w:rsidRPr="007310A7">
        <w:rPr>
          <w:rFonts w:eastAsia="Times New Roman" w:cs="Times New Roman"/>
          <w:color w:val="000000" w:themeColor="text1"/>
        </w:rPr>
        <w:lastRenderedPageBreak/>
        <w:t xml:space="preserve">sozialwissenschaftlichen Forschungsfeldern rezipiert und die Beleuchtung der jeweils eigenen </w:t>
      </w:r>
      <w:proofErr w:type="spellStart"/>
      <w:r w:rsidRPr="007310A7">
        <w:rPr>
          <w:rFonts w:eastAsia="Times New Roman" w:cs="Times New Roman"/>
          <w:color w:val="000000" w:themeColor="text1"/>
        </w:rPr>
        <w:t>Positionalität</w:t>
      </w:r>
      <w:proofErr w:type="spellEnd"/>
      <w:r w:rsidRPr="007310A7">
        <w:rPr>
          <w:rFonts w:eastAsia="Times New Roman" w:cs="Times New Roman"/>
          <w:color w:val="000000" w:themeColor="text1"/>
        </w:rPr>
        <w:t xml:space="preserve"> als Gütekriterium sozialwissenschaftlicher Forschung </w:t>
      </w:r>
      <w:r w:rsidR="00531907" w:rsidRPr="007310A7">
        <w:rPr>
          <w:rFonts w:eastAsia="Times New Roman" w:cs="Times New Roman"/>
          <w:color w:val="000000" w:themeColor="text1"/>
        </w:rPr>
        <w:t xml:space="preserve">zunehmend </w:t>
      </w:r>
      <w:r w:rsidRPr="007310A7">
        <w:rPr>
          <w:rFonts w:eastAsia="Times New Roman" w:cs="Times New Roman"/>
          <w:color w:val="000000" w:themeColor="text1"/>
        </w:rPr>
        <w:t xml:space="preserve">etabliert. </w:t>
      </w:r>
      <w:r w:rsidRPr="007310A7">
        <w:rPr>
          <w:color w:val="000000" w:themeColor="text1"/>
        </w:rPr>
        <w:t xml:space="preserve">In der ethnographischen Forschungstradition ist die Analyse der </w:t>
      </w:r>
      <w:proofErr w:type="spellStart"/>
      <w:r w:rsidRPr="007310A7">
        <w:rPr>
          <w:color w:val="000000" w:themeColor="text1"/>
        </w:rPr>
        <w:t>Positionalität</w:t>
      </w:r>
      <w:proofErr w:type="spellEnd"/>
      <w:r w:rsidRPr="007310A7">
        <w:rPr>
          <w:color w:val="000000" w:themeColor="text1"/>
        </w:rPr>
        <w:t xml:space="preserve"> ein zentraler Bestandteil der empirischen Datenauswertung. Dem liegt die Annahme zu Grunde, dass die Forschenden keine objektiven Beobachter*innen sind bzw. sein können, sondern vielmehr einen integralen Bestandteil ihres Forschungsfeldes darstellen</w:t>
      </w:r>
      <w:r w:rsidR="008829D4" w:rsidRPr="007310A7">
        <w:rPr>
          <w:color w:val="000000" w:themeColor="text1"/>
        </w:rPr>
        <w:t xml:space="preserve"> </w:t>
      </w:r>
      <w:r w:rsidR="008829D4" w:rsidRPr="007310A7">
        <w:rPr>
          <w:color w:val="000000" w:themeColor="text1"/>
        </w:rPr>
        <w:fldChar w:fldCharType="begin"/>
      </w:r>
      <w:r w:rsidR="008829D4" w:rsidRPr="007310A7">
        <w:rPr>
          <w:color w:val="000000" w:themeColor="text1"/>
        </w:rPr>
        <w:instrText xml:space="preserve"> ADDIN ZOTERO_ITEM CSL_CITATION {"citationID":"W03WutiA","properties":{"unsorted":false,"formattedCitation":"(vgl. L\\uc0\\u248{}nsmann 2016)","plainCitation":"(vgl. Lønsmann 2016)","noteIndex":0},"citationItems":[{"id":449,"uris":["http://zotero.org/users/local/owKliTIb/items/4I4UUDIX"],"itemData":{"id":449,"type":"chapter","container-title":"The Ins and Outs of Business and Professional Discourse Research. Communicating in Professions and Organizations.","DOI":"10.1057/9781137507686_2","page":"13-36","publisher":"Palgrave Macmillan","publisher-place":"London","title":"Negotiating Positionality in Ethnographic Investigations of Workplace Settings: Student, Consultant or Confidante?","author":[{"family":"Lønsmann","given":"D."}],"editor":[{"family":"Alessi","given":"G.M."},{"family":"Jacobs","given":"G."}],"issued":{"date-parts":[["2016"]]}},"prefix":"vgl."}],"schema":"https://github.com/citation-style-language/schema/raw/master/csl-citation.json"} </w:instrText>
      </w:r>
      <w:r w:rsidR="008829D4" w:rsidRPr="007310A7">
        <w:rPr>
          <w:color w:val="000000" w:themeColor="text1"/>
        </w:rPr>
        <w:fldChar w:fldCharType="separate"/>
      </w:r>
      <w:r w:rsidR="008829D4" w:rsidRPr="007310A7">
        <w:rPr>
          <w:rFonts w:ascii="Cambria" w:hAnsi="Cambria" w:cs="Times New Roman"/>
          <w:color w:val="000000" w:themeColor="text1"/>
        </w:rPr>
        <w:t xml:space="preserve">(vgl. </w:t>
      </w:r>
      <w:proofErr w:type="spellStart"/>
      <w:r w:rsidR="008829D4" w:rsidRPr="007310A7">
        <w:rPr>
          <w:rFonts w:ascii="Cambria" w:hAnsi="Cambria" w:cs="Times New Roman"/>
          <w:color w:val="000000" w:themeColor="text1"/>
        </w:rPr>
        <w:t>Lønsmann</w:t>
      </w:r>
      <w:proofErr w:type="spellEnd"/>
      <w:r w:rsidR="008829D4" w:rsidRPr="007310A7">
        <w:rPr>
          <w:rFonts w:ascii="Cambria" w:hAnsi="Cambria" w:cs="Times New Roman"/>
          <w:color w:val="000000" w:themeColor="text1"/>
        </w:rPr>
        <w:t xml:space="preserve"> 2016)</w:t>
      </w:r>
      <w:r w:rsidR="008829D4" w:rsidRPr="007310A7">
        <w:rPr>
          <w:color w:val="000000" w:themeColor="text1"/>
        </w:rPr>
        <w:fldChar w:fldCharType="end"/>
      </w:r>
      <w:r w:rsidRPr="007310A7">
        <w:rPr>
          <w:color w:val="000000" w:themeColor="text1"/>
        </w:rPr>
        <w:t xml:space="preserve">. Dabei trägt eine Auseinandersetzung mit der eigenen Subjektivität, Sozialisierung und gesellschaftlichen Verortung der Annahme Rechnung, dass die Forschenden gewissermaßen ihr eigenes wissenschaftliches Erhebungsinstrument darstellen </w:t>
      </w:r>
      <w:r w:rsidRPr="007310A7">
        <w:rPr>
          <w:color w:val="000000" w:themeColor="text1"/>
        </w:rPr>
        <w:fldChar w:fldCharType="begin"/>
      </w:r>
      <w:r w:rsidRPr="007310A7">
        <w:rPr>
          <w:color w:val="000000" w:themeColor="text1"/>
        </w:rPr>
        <w:instrText xml:space="preserve"> ADDIN ZOTERO_ITEM CSL_CITATION {"citationID":"JWgjbkSf","properties":{"unsorted":false,"formattedCitation":"(Sybing, 2022)","plainCitation":"(Sybing, 2022)","dontUpdate":true,"noteIndex":0},"citationItems":[{"id":484,"uris":["http://zotero.org/users/local/owKliTIb/items/FSIWM2BF"],"itemData":{"id":484,"type":"article-journal","container-title":"Written Communication","DOI":"10.1177/07410883221114152","issue":"4","page":"757-789","publisher":"SAGE Publications","title":"Dead Reckoning: A Framework for Analyzing Positionality Statements in Ethnographic Research Reporting","volume":"39","author":[{"family":"Sybing","given":"R."}],"issued":{"date-parts":[["2022"]]}}}],"schema":"https://github.com/citation-style-language/schema/raw/master/csl-citation.json"}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 xml:space="preserve">(vgl. </w:t>
      </w:r>
      <w:proofErr w:type="spellStart"/>
      <w:r w:rsidRPr="007310A7">
        <w:rPr>
          <w:rFonts w:ascii="Cambria" w:hAnsi="Cambria"/>
          <w:color w:val="000000" w:themeColor="text1"/>
        </w:rPr>
        <w:t>Sybing</w:t>
      </w:r>
      <w:proofErr w:type="spellEnd"/>
      <w:r w:rsidRPr="007310A7">
        <w:rPr>
          <w:rFonts w:ascii="Cambria" w:hAnsi="Cambria"/>
          <w:color w:val="000000" w:themeColor="text1"/>
        </w:rPr>
        <w:t>, 2022)</w:t>
      </w:r>
      <w:r w:rsidRPr="007310A7">
        <w:rPr>
          <w:color w:val="000000" w:themeColor="text1"/>
        </w:rPr>
        <w:fldChar w:fldCharType="end"/>
      </w:r>
      <w:r w:rsidRPr="007310A7">
        <w:rPr>
          <w:color w:val="000000" w:themeColor="text1"/>
        </w:rPr>
        <w:t xml:space="preserve">. </w:t>
      </w:r>
      <w:r w:rsidRPr="007310A7">
        <w:rPr>
          <w:rFonts w:eastAsia="Times New Roman" w:cs="Times New Roman"/>
          <w:color w:val="000000" w:themeColor="text1"/>
        </w:rPr>
        <w:t xml:space="preserve">In Publikationen qualitativer Forschung, insbesondere wenn diese in der Tradition des interpretativen Paradigmas stehen, wird den Annahmen des </w:t>
      </w:r>
      <w:proofErr w:type="spellStart"/>
      <w:r w:rsidRPr="007310A7">
        <w:rPr>
          <w:rFonts w:eastAsia="Times New Roman" w:cs="Times New Roman"/>
          <w:color w:val="000000" w:themeColor="text1"/>
        </w:rPr>
        <w:t>Positionalitätsbegriffs</w:t>
      </w:r>
      <w:proofErr w:type="spellEnd"/>
      <w:r w:rsidRPr="007310A7">
        <w:rPr>
          <w:rFonts w:eastAsia="Times New Roman" w:cs="Times New Roman"/>
          <w:color w:val="000000" w:themeColor="text1"/>
        </w:rPr>
        <w:t xml:space="preserve"> durch eine den empirischen Ergebnissen vorangestellte Explikation der sozial kontextualisierten Perspektive der*des Forschenden Rechnung getragen </w:t>
      </w:r>
      <w:r w:rsidRPr="007310A7">
        <w:rPr>
          <w:rFonts w:eastAsia="Times New Roman" w:cs="Times New Roman"/>
          <w:color w:val="000000" w:themeColor="text1"/>
        </w:rPr>
        <w:fldChar w:fldCharType="begin"/>
      </w:r>
      <w:r w:rsidRPr="007310A7">
        <w:rPr>
          <w:rFonts w:eastAsia="Times New Roman" w:cs="Times New Roman"/>
          <w:color w:val="000000" w:themeColor="text1"/>
        </w:rPr>
        <w:instrText xml:space="preserve"> ADDIN ZOTERO_ITEM CSL_CITATION {"citationID":"XwlVipe1","properties":{"unsorted":false,"formattedCitation":"(Goundar, 2025)","plainCitation":"(Goundar, 2025)","dontUpdate":true,"noteIndex":0},"citationItems":[{"id":431,"uris":["http://zotero.org/users/local/owKliTIb/items/9VBP2P3D"],"itemData":{"id":431,"type":"article-journal","container-title":"International Journal of Qualitative Methods","DOI":"10.1177/16094069251321251","publisher":"SAGE Publications","title":"Researcher Positionality: Ways to Include it in a Qualitative Research Design","volume":"24","author":[{"family":"Goundar","given":"P. R."}],"issued":{"date-parts":[["2025"]]}}}],"schema":"https://github.com/citation-style-language/schema/raw/master/csl-citation.json"} </w:instrText>
      </w:r>
      <w:r w:rsidRPr="007310A7">
        <w:rPr>
          <w:rFonts w:eastAsia="Times New Roman" w:cs="Times New Roman"/>
          <w:color w:val="000000" w:themeColor="text1"/>
        </w:rPr>
        <w:fldChar w:fldCharType="separate"/>
      </w:r>
      <w:r w:rsidRPr="007310A7">
        <w:rPr>
          <w:rFonts w:ascii="Cambria" w:hAnsi="Cambria"/>
          <w:color w:val="000000" w:themeColor="text1"/>
        </w:rPr>
        <w:t xml:space="preserve">(vgl. </w:t>
      </w:r>
      <w:proofErr w:type="spellStart"/>
      <w:r w:rsidRPr="007310A7">
        <w:rPr>
          <w:rFonts w:ascii="Cambria" w:hAnsi="Cambria"/>
          <w:color w:val="000000" w:themeColor="text1"/>
        </w:rPr>
        <w:t>Goundar</w:t>
      </w:r>
      <w:proofErr w:type="spellEnd"/>
      <w:r w:rsidRPr="007310A7">
        <w:rPr>
          <w:rFonts w:ascii="Cambria" w:hAnsi="Cambria"/>
          <w:color w:val="000000" w:themeColor="text1"/>
        </w:rPr>
        <w:t>, 2025)</w:t>
      </w:r>
      <w:r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Konkret bedeutet dies, als forschende Person die eigene Weltsicht, soziale Stellung und das dadurch geprägte Verhältnis zum Forschungsfeld darzulegen </w:t>
      </w:r>
      <w:r w:rsidRPr="007310A7">
        <w:rPr>
          <w:rFonts w:eastAsia="Times New Roman" w:cs="Times New Roman"/>
          <w:color w:val="000000" w:themeColor="text1"/>
        </w:rPr>
        <w:fldChar w:fldCharType="begin"/>
      </w:r>
      <w:r w:rsidRPr="007310A7">
        <w:rPr>
          <w:rFonts w:eastAsia="Times New Roman" w:cs="Times New Roman"/>
          <w:color w:val="000000" w:themeColor="text1"/>
        </w:rPr>
        <w:instrText xml:space="preserve"> ADDIN ZOTERO_ITEM CSL_CITATION {"citationID":"tUf5zdZN","properties":{"unsorted":true,"formattedCitation":"(Foote &amp; Bartell, 2011; Savin-Baden &amp; Howell Major, 2013; Rowe, 2014; Holmes, 2020)","plainCitation":"(Foote &amp; Bartell, 2011; Savin-Baden &amp; Howell Major, 2013; Rowe, 2014; Holmes, 2020)","dontUpdate":true,"noteIndex":0},"citationItems":[{"id":429,"uris":["http://zotero.org/users/local/owKliTIb/items/WC657UET"],"itemData":{"id":429,"type":"article-journal","container-title":"Educational Studies in Mathematics","DOI":"10.1007/s10649-011-9309-2","issue":"1","page":"45-68","publisher":"Springer Science and Business Media LLC","title":"Pathways to Equity in Mathematics Education: How Life Experiences Impact Researcher Positionality","volume":"78","author":[{"family":"Foote","given":"Mary Q."},{"family":"Bartell","given":"Tonya Gau"}],"issued":{"date-parts":[["2011"]]}}},{"id":468,"uris":["http://zotero.org/users/local/owKliTIb/items/INVACZF3"],"itemData":{"id":468,"type":"book","publisher":"Routledge","title":"Qualitative Research: The Essential Guide to Theory and Practice","author":[{"family":"Savin-Baden","given":"Maggi"},{"family":"Howell Major","given":"Claire"}],"issued":{"date-parts":[["2013"]]}}},{"id":464,"uris":["http://zotero.org/users/local/owKliTIb/items/7CLZKS56"],"itemData":{"id":464,"type":"chapter","container-title":"The Sage Encyclopedia of Action Research","publisher":"Sage","title":"Positionality","author":[{"family":"Rowe","given":"Wendy E."}],"editor":[{"family":"Coghlan","given":"David"},{"family":"Brydon-Miller","given":"Mary"}],"issued":{"date-parts":[["2014"]]}}},{"id":445,"uris":["http://zotero.org/users/local/owKliTIb/items/CPNC8ZVE"],"itemData":{"id":445,"type":"article-journal","container-title":"Shanlax International Journal of Education","DOI":"10.34293/education.v8i4.3232","issue":"4","page":"n. pag.","publisher":"Shanlax International Journals","title":"Researcher Positionality - A Consideration of Its Influence and Place in Qualitative Research - A New Researcher Guide","volume":"8","author":[{"family":"Holmes","given":"Andrew Gary"}],"issued":{"date-parts":[["2020"]]}}}],"schema":"https://github.com/citation-style-language/schema/raw/master/csl-citation.json"} </w:instrText>
      </w:r>
      <w:r w:rsidRPr="007310A7">
        <w:rPr>
          <w:rFonts w:eastAsia="Times New Roman" w:cs="Times New Roman"/>
          <w:color w:val="000000" w:themeColor="text1"/>
        </w:rPr>
        <w:fldChar w:fldCharType="separate"/>
      </w:r>
      <w:r w:rsidRPr="007310A7">
        <w:rPr>
          <w:rFonts w:ascii="Cambria" w:hAnsi="Cambria"/>
          <w:color w:val="000000" w:themeColor="text1"/>
        </w:rPr>
        <w:t>(vgl. Foote &amp; Bartell 2011; Savin-Baden &amp; Howell Major 2013; Rowe 2014; zitiert nach Holmes 2020)</w:t>
      </w:r>
      <w:r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In der Theorie einleuchtend, ist letzteres in der Praxis deutlich voraussetzungsreicher, zumal Forschende, die noch am Anfang ihrer wissenschaftlichen Laufbahn stehen, häufig </w:t>
      </w:r>
      <w:r w:rsidR="0082359C" w:rsidRPr="007310A7">
        <w:rPr>
          <w:rFonts w:eastAsia="Times New Roman" w:cs="Times New Roman"/>
          <w:color w:val="000000" w:themeColor="text1"/>
        </w:rPr>
        <w:t xml:space="preserve">erstmals </w:t>
      </w:r>
      <w:r w:rsidRPr="007310A7">
        <w:rPr>
          <w:rFonts w:eastAsia="Times New Roman" w:cs="Times New Roman"/>
          <w:color w:val="000000" w:themeColor="text1"/>
        </w:rPr>
        <w:t>im Rahmen von Qualifikationsarbeiten mit solch einer Selbstbefragung konfrontiert sind.</w:t>
      </w:r>
      <w:r w:rsidRPr="007310A7">
        <w:rPr>
          <w:rStyle w:val="Funotenzeichen"/>
          <w:color w:val="000000" w:themeColor="text1"/>
        </w:rPr>
        <w:footnoteReference w:id="35"/>
      </w:r>
      <w:r w:rsidRPr="007310A7">
        <w:rPr>
          <w:rFonts w:eastAsia="Times New Roman" w:cs="Times New Roman"/>
          <w:color w:val="000000" w:themeColor="text1"/>
        </w:rPr>
        <w:t xml:space="preserve"> </w:t>
      </w:r>
    </w:p>
    <w:p w14:paraId="39A2791C" w14:textId="25AAF2CD" w:rsidR="00C32CC6" w:rsidRPr="007310A7" w:rsidRDefault="00C32CC6" w:rsidP="00C32CC6">
      <w:pPr>
        <w:spacing w:line="360" w:lineRule="auto"/>
        <w:jc w:val="both"/>
        <w:rPr>
          <w:color w:val="000000" w:themeColor="text1"/>
        </w:rPr>
      </w:pPr>
      <w:r w:rsidRPr="007310A7">
        <w:rPr>
          <w:rFonts w:eastAsia="Times New Roman" w:cs="Times New Roman"/>
          <w:color w:val="000000" w:themeColor="text1"/>
        </w:rPr>
        <w:t xml:space="preserve">Die eigene </w:t>
      </w:r>
      <w:proofErr w:type="spellStart"/>
      <w:r w:rsidRPr="007310A7">
        <w:rPr>
          <w:rFonts w:eastAsia="Times New Roman" w:cs="Times New Roman"/>
          <w:color w:val="000000" w:themeColor="text1"/>
        </w:rPr>
        <w:t>Positionalität</w:t>
      </w:r>
      <w:proofErr w:type="spellEnd"/>
      <w:r w:rsidRPr="007310A7">
        <w:rPr>
          <w:rFonts w:eastAsia="Times New Roman" w:cs="Times New Roman"/>
          <w:color w:val="000000" w:themeColor="text1"/>
        </w:rPr>
        <w:t xml:space="preserve"> inkludiert in einem umfassenden Verständnis sowohl ontologische, epistemologische als auch anthropologische und ethisch-moralische Grundannahmen</w:t>
      </w:r>
      <w:r w:rsidR="00EB2DEE" w:rsidRPr="007310A7">
        <w:rPr>
          <w:rFonts w:eastAsia="Times New Roman" w:cs="Times New Roman"/>
          <w:color w:val="000000" w:themeColor="text1"/>
        </w:rPr>
        <w:t>, da die</w:t>
      </w:r>
      <w:r w:rsidRPr="007310A7">
        <w:rPr>
          <w:rFonts w:eastAsia="Times New Roman" w:cs="Times New Roman"/>
          <w:color w:val="000000" w:themeColor="text1"/>
        </w:rPr>
        <w:t xml:space="preserve"> Überzeugungen von Forschenden bezüglich der Beschaffenheit von Wissen und der sozialen Welt sowie </w:t>
      </w:r>
      <w:r w:rsidR="00A91CFE" w:rsidRPr="007310A7">
        <w:rPr>
          <w:rFonts w:eastAsia="Times New Roman" w:cs="Times New Roman"/>
          <w:color w:val="000000" w:themeColor="text1"/>
        </w:rPr>
        <w:t xml:space="preserve">vertretene </w:t>
      </w:r>
      <w:r w:rsidRPr="007310A7">
        <w:rPr>
          <w:rFonts w:eastAsia="Times New Roman" w:cs="Times New Roman"/>
          <w:color w:val="000000" w:themeColor="text1"/>
        </w:rPr>
        <w:t>Werte</w:t>
      </w:r>
      <w:r w:rsidR="00A91CFE" w:rsidRPr="007310A7">
        <w:rPr>
          <w:rFonts w:eastAsia="Times New Roman" w:cs="Times New Roman"/>
          <w:color w:val="000000" w:themeColor="text1"/>
        </w:rPr>
        <w:t xml:space="preserve"> </w:t>
      </w:r>
      <w:r w:rsidR="00AF559C" w:rsidRPr="007310A7">
        <w:rPr>
          <w:rFonts w:eastAsia="Times New Roman" w:cs="Times New Roman"/>
          <w:color w:val="000000" w:themeColor="text1"/>
        </w:rPr>
        <w:t xml:space="preserve">und Normen </w:t>
      </w:r>
      <w:r w:rsidRPr="007310A7">
        <w:rPr>
          <w:rFonts w:eastAsia="Times New Roman" w:cs="Times New Roman"/>
          <w:color w:val="000000" w:themeColor="text1"/>
        </w:rPr>
        <w:t>den Zugang zum untersuchten Feld entscheidend prägen</w:t>
      </w:r>
      <w:r w:rsidR="00EB2DEE" w:rsidRPr="007310A7">
        <w:rPr>
          <w:rFonts w:eastAsia="Times New Roman" w:cs="Times New Roman"/>
          <w:color w:val="000000" w:themeColor="text1"/>
        </w:rPr>
        <w:t xml:space="preserve"> können</w:t>
      </w:r>
      <w:r w:rsidRPr="007310A7">
        <w:rPr>
          <w:rFonts w:eastAsia="Times New Roman" w:cs="Times New Roman"/>
          <w:color w:val="000000" w:themeColor="text1"/>
        </w:rPr>
        <w:t xml:space="preserve">. Dabei wird in </w:t>
      </w:r>
      <w:proofErr w:type="spellStart"/>
      <w:r w:rsidRPr="007310A7">
        <w:rPr>
          <w:rFonts w:eastAsia="Times New Roman" w:cs="Times New Roman"/>
          <w:color w:val="000000" w:themeColor="text1"/>
        </w:rPr>
        <w:t>Positionalitätsdebatten</w:t>
      </w:r>
      <w:proofErr w:type="spellEnd"/>
      <w:r w:rsidRPr="007310A7">
        <w:rPr>
          <w:rFonts w:eastAsia="Times New Roman" w:cs="Times New Roman"/>
          <w:color w:val="000000" w:themeColor="text1"/>
        </w:rPr>
        <w:t xml:space="preserve"> davon </w:t>
      </w:r>
      <w:r w:rsidR="00AF559C" w:rsidRPr="007310A7">
        <w:rPr>
          <w:rFonts w:eastAsia="Times New Roman" w:cs="Times New Roman"/>
          <w:color w:val="000000" w:themeColor="text1"/>
        </w:rPr>
        <w:t>ausgegangen,</w:t>
      </w:r>
      <w:r w:rsidRPr="007310A7">
        <w:rPr>
          <w:rFonts w:eastAsia="Times New Roman" w:cs="Times New Roman"/>
          <w:color w:val="000000" w:themeColor="text1"/>
        </w:rPr>
        <w:t xml:space="preserve"> dass all diese Annahmen und Überzeugungen nicht nur von der wissenschaftlichen Sozialisierung sondern auch von sozialen Gruppenzugehörigkeiten hinsichtlich Geschlecht, Religion, Ethnizität, </w:t>
      </w:r>
      <w:r w:rsidRPr="007310A7">
        <w:rPr>
          <w:rFonts w:eastAsia="Times New Roman" w:cs="Times New Roman"/>
          <w:color w:val="000000" w:themeColor="text1"/>
        </w:rPr>
        <w:lastRenderedPageBreak/>
        <w:t>geographischer Herkunft sowie Orientierungen im Bezug auf Sexualität, Politik u.a. entscheidend mitbestimmt werden</w:t>
      </w:r>
      <w:r w:rsidR="00AF559C" w:rsidRPr="007310A7">
        <w:rPr>
          <w:rFonts w:eastAsia="Times New Roman" w:cs="Times New Roman"/>
          <w:color w:val="000000" w:themeColor="text1"/>
        </w:rPr>
        <w:t>. D</w:t>
      </w:r>
      <w:r w:rsidRPr="007310A7">
        <w:rPr>
          <w:rFonts w:eastAsia="Times New Roman" w:cs="Times New Roman"/>
          <w:color w:val="000000" w:themeColor="text1"/>
        </w:rPr>
        <w:t>ie</w:t>
      </w:r>
      <w:r w:rsidR="00AF559C" w:rsidRPr="007310A7">
        <w:rPr>
          <w:rFonts w:eastAsia="Times New Roman" w:cs="Times New Roman"/>
          <w:color w:val="000000" w:themeColor="text1"/>
        </w:rPr>
        <w:t>se</w:t>
      </w:r>
      <w:r w:rsidRPr="007310A7">
        <w:rPr>
          <w:rFonts w:eastAsia="Times New Roman" w:cs="Times New Roman"/>
          <w:color w:val="000000" w:themeColor="text1"/>
        </w:rPr>
        <w:t xml:space="preserve"> Aufzählung </w:t>
      </w:r>
      <w:r w:rsidR="00AF559C" w:rsidRPr="007310A7">
        <w:rPr>
          <w:rFonts w:eastAsia="Times New Roman" w:cs="Times New Roman"/>
          <w:color w:val="000000" w:themeColor="text1"/>
        </w:rPr>
        <w:t xml:space="preserve">ließe </w:t>
      </w:r>
      <w:r w:rsidRPr="007310A7">
        <w:rPr>
          <w:rFonts w:eastAsia="Times New Roman" w:cs="Times New Roman"/>
          <w:color w:val="000000" w:themeColor="text1"/>
        </w:rPr>
        <w:t>sich weiter fortsetzen. Da dies zweifelsohne einen zeitlich und inhaltlich kaum begrenzbaren Analyse- und Selbstbefragung</w:t>
      </w:r>
      <w:r w:rsidR="00DB5D84" w:rsidRPr="007310A7">
        <w:rPr>
          <w:rFonts w:eastAsia="Times New Roman" w:cs="Times New Roman"/>
          <w:color w:val="000000" w:themeColor="text1"/>
        </w:rPr>
        <w:t>s</w:t>
      </w:r>
      <w:r w:rsidRPr="007310A7">
        <w:rPr>
          <w:rFonts w:eastAsia="Times New Roman" w:cs="Times New Roman"/>
          <w:color w:val="000000" w:themeColor="text1"/>
        </w:rPr>
        <w:t xml:space="preserve">prozess in Gang bringen kann, liegt der Fokus der Positionsanalyse im Rahmen einer Forschungsarbeit auf dem spezifischen Verhältnis zwischen der eigenen Positionierung und der Forschungsthematik bzw. den Forschungsteilnehmenden </w:t>
      </w:r>
      <w:r w:rsidRPr="007310A7">
        <w:rPr>
          <w:rFonts w:eastAsia="Times New Roman" w:cs="Times New Roman"/>
          <w:color w:val="000000" w:themeColor="text1"/>
        </w:rPr>
        <w:fldChar w:fldCharType="begin"/>
      </w:r>
      <w:r w:rsidRPr="007310A7">
        <w:rPr>
          <w:rFonts w:eastAsia="Times New Roman" w:cs="Times New Roman"/>
          <w:color w:val="000000" w:themeColor="text1"/>
        </w:rPr>
        <w:instrText xml:space="preserve"> ADDIN ZOTERO_ITEM CSL_CITATION {"citationID":"mc1KI8ld","properties":{"unsorted":true,"formattedCitation":"(Grix, 2019; Malterud, 2001; Holmes, 2020)","plainCitation":"(Grix, 2019; Malterud, 2001; Holmes, 2020)","dontUpdate":true,"noteIndex":0},"citationItems":[{"id":435,"uris":["http://zotero.org/users/local/owKliTIb/items/J5LUAI6U"],"itemData":{"id":435,"type":"book","DOI":"10.1007/978-0-230-36490-5","publisher":"Macmillan International","title":"The Foundations of Research","author":[{"family":"Grix","given":"Jonathan"}],"issued":{"date-parts":[["2019"]]}}},{"id":453,"uris":["http://zotero.org/users/local/owKliTIb/items/HL3E4RAE"],"itemData":{"id":453,"type":"article-journal","container-title":"The Lancet","DOI":"10.1016/s0140-6736(01)05627-6","issue":"9280","page":"483-488","publisher":"Elsevier BV","title":"Qualitative Research; Standards, Challenges and Guidelines.","volume":"358","author":[{"family":"Malterud","given":"Kirsti"}],"issued":{"date-parts":[["2001"]]}}},{"id":445,"uris":["http://zotero.org/users/local/owKliTIb/items/CPNC8ZVE"],"itemData":{"id":445,"type":"article-journal","container-title":"Shanlax International Journal of Education","DOI":"10.34293/education.v8i4.3232","issue":"4","page":"n. pag.","publisher":"Shanlax International Journals","title":"Researcher Positionality - A Consideration of Its Influence and Place in Qualitative Research - A New Researcher Guide","volume":"8","author":[{"family":"Holmes","given":"Andrew Gary"}],"issued":{"date-parts":[["2020"]]}}}],"schema":"https://github.com/citation-style-language/schema/raw/master/csl-citation.json"} </w:instrText>
      </w:r>
      <w:r w:rsidRPr="007310A7">
        <w:rPr>
          <w:rFonts w:eastAsia="Times New Roman" w:cs="Times New Roman"/>
          <w:color w:val="000000" w:themeColor="text1"/>
        </w:rPr>
        <w:fldChar w:fldCharType="separate"/>
      </w:r>
      <w:r w:rsidRPr="007310A7">
        <w:rPr>
          <w:rFonts w:ascii="Cambria" w:hAnsi="Cambria"/>
          <w:color w:val="000000" w:themeColor="text1"/>
        </w:rPr>
        <w:t xml:space="preserve">(vgl. </w:t>
      </w:r>
      <w:proofErr w:type="spellStart"/>
      <w:r w:rsidRPr="007310A7">
        <w:rPr>
          <w:rFonts w:ascii="Cambria" w:hAnsi="Cambria"/>
          <w:color w:val="000000" w:themeColor="text1"/>
        </w:rPr>
        <w:t>Grix</w:t>
      </w:r>
      <w:proofErr w:type="spellEnd"/>
      <w:r w:rsidRPr="007310A7">
        <w:rPr>
          <w:rFonts w:ascii="Cambria" w:hAnsi="Cambria"/>
          <w:color w:val="000000" w:themeColor="text1"/>
        </w:rPr>
        <w:t xml:space="preserve"> 2019; </w:t>
      </w:r>
      <w:proofErr w:type="spellStart"/>
      <w:r w:rsidRPr="007310A7">
        <w:rPr>
          <w:rFonts w:ascii="Cambria" w:hAnsi="Cambria"/>
          <w:color w:val="000000" w:themeColor="text1"/>
        </w:rPr>
        <w:t>Malterud</w:t>
      </w:r>
      <w:proofErr w:type="spellEnd"/>
      <w:r w:rsidRPr="007310A7">
        <w:rPr>
          <w:rFonts w:ascii="Cambria" w:hAnsi="Cambria"/>
          <w:color w:val="000000" w:themeColor="text1"/>
        </w:rPr>
        <w:t xml:space="preserve"> 2001; zitiert nach Holmes ebd.)</w:t>
      </w:r>
      <w:r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Ziel einer </w:t>
      </w:r>
      <w:proofErr w:type="spellStart"/>
      <w:r w:rsidRPr="007310A7">
        <w:rPr>
          <w:rFonts w:eastAsia="Times New Roman" w:cs="Times New Roman"/>
          <w:color w:val="000000" w:themeColor="text1"/>
        </w:rPr>
        <w:t>Positionalitätsbestimmung</w:t>
      </w:r>
      <w:proofErr w:type="spellEnd"/>
      <w:r w:rsidRPr="007310A7">
        <w:rPr>
          <w:rFonts w:eastAsia="Times New Roman" w:cs="Times New Roman"/>
          <w:color w:val="000000" w:themeColor="text1"/>
        </w:rPr>
        <w:t xml:space="preserve"> ist dabei den Standort, von dem aus akademische Wissensproduktion stattfindet</w:t>
      </w:r>
      <w:r w:rsidR="007E627B" w:rsidRPr="007310A7">
        <w:rPr>
          <w:rFonts w:eastAsia="Times New Roman" w:cs="Times New Roman"/>
          <w:color w:val="000000" w:themeColor="text1"/>
        </w:rPr>
        <w:t>,</w:t>
      </w:r>
      <w:r w:rsidRPr="007310A7">
        <w:rPr>
          <w:rFonts w:eastAsia="Times New Roman" w:cs="Times New Roman"/>
          <w:color w:val="000000" w:themeColor="text1"/>
        </w:rPr>
        <w:t xml:space="preserve"> erkennbar und seinen Einfluss nachvollziehbar zu machen </w:t>
      </w:r>
      <w:r w:rsidRPr="007310A7">
        <w:rPr>
          <w:rFonts w:eastAsia="Times New Roman" w:cs="Times New Roman"/>
          <w:color w:val="000000" w:themeColor="text1"/>
        </w:rPr>
        <w:fldChar w:fldCharType="begin"/>
      </w:r>
      <w:r w:rsidRPr="007310A7">
        <w:rPr>
          <w:rFonts w:eastAsia="Times New Roman" w:cs="Times New Roman"/>
          <w:color w:val="000000" w:themeColor="text1"/>
        </w:rPr>
        <w:instrText xml:space="preserve"> ADDIN ZOTERO_ITEM CSL_CITATION {"citationID":"A2PvX4Ca","properties":{"unsorted":true,"formattedCitation":"(Sikes, 2004; Wellington, 2005; Marsh, 2017)","plainCitation":"(Sikes, 2004; Wellington, 2005; Marsh, 2017)","dontUpdate":true,"noteIndex":0},"citationItems":[{"id":476,"uris":["http://zotero.org/users/local/owKliTIb/items/ZZV3HF7X"],"itemData":{"id":476,"type":"chapter","container-title":"Doing Educational Research: A Guide for First Time Researchers","DOI":"10.4135/9781446280485.n2","page":"15-33","publisher":"Sage","title":"Methodology, Procedures and Ethical Concerns","author":[{"family":"Sikes","given":"Pat"}],"editor":[{"family":"Opie","given":"Clive"}],"issued":{"date-parts":[["2004"]]}}},{"id":492,"uris":["http://zotero.org/users/local/owKliTIb/items/7SJCHWPF"],"itemData":{"id":492,"type":"book","publisher":"Sage","title":"Succeeding with Your Doctorate","author":[{"family":"Wellington","given":"Jerry"}],"issued":{"date-parts":[["2005"]]}}},{"id":455,"uris":["http://zotero.org/users/local/owKliTIb/items/2ZNTZTLK"],"itemData":{"id":455,"type":"chapter","container-title":"Theory and Methods in Political Science","DOI":"10.1057/978-1-137-60353-1_11","page":"177-198","publisher":"Palgrave-Macmillan Education","title":"A Skin not a Sweater: Ontology and Epistemology in Political Science","author":[{"family":"Marsh","given":"David"}],"editor":[{"family":"Lowndes","given":"V."},{"family":"al","given":"et"}],"issued":{"date-parts":[["2017"]]}}}],"schema":"https://github.com/citation-style-language/schema/raw/master/csl-citation.json"} </w:instrText>
      </w:r>
      <w:r w:rsidRPr="007310A7">
        <w:rPr>
          <w:rFonts w:eastAsia="Times New Roman" w:cs="Times New Roman"/>
          <w:color w:val="000000" w:themeColor="text1"/>
        </w:rPr>
        <w:fldChar w:fldCharType="separate"/>
      </w:r>
      <w:r w:rsidRPr="007310A7">
        <w:rPr>
          <w:rFonts w:ascii="Cambria" w:hAnsi="Cambria"/>
          <w:color w:val="000000" w:themeColor="text1"/>
        </w:rPr>
        <w:t>(</w:t>
      </w:r>
      <w:proofErr w:type="spellStart"/>
      <w:r w:rsidRPr="007310A7">
        <w:rPr>
          <w:rFonts w:ascii="Cambria" w:hAnsi="Cambria"/>
          <w:color w:val="000000" w:themeColor="text1"/>
        </w:rPr>
        <w:t>Sikes</w:t>
      </w:r>
      <w:proofErr w:type="spellEnd"/>
      <w:r w:rsidRPr="007310A7">
        <w:rPr>
          <w:rFonts w:ascii="Cambria" w:hAnsi="Cambria"/>
          <w:color w:val="000000" w:themeColor="text1"/>
        </w:rPr>
        <w:t xml:space="preserve"> 2004; Wellington et al. 2005; Marsh et al. 2017)</w:t>
      </w:r>
      <w:r w:rsidRPr="007310A7">
        <w:rPr>
          <w:rFonts w:eastAsia="Times New Roman" w:cs="Times New Roman"/>
          <w:color w:val="000000" w:themeColor="text1"/>
        </w:rPr>
        <w:fldChar w:fldCharType="end"/>
      </w:r>
      <w:r w:rsidR="00105A1D" w:rsidRPr="007310A7">
        <w:rPr>
          <w:rFonts w:eastAsia="Times New Roman" w:cs="Times New Roman"/>
          <w:color w:val="000000" w:themeColor="text1"/>
        </w:rPr>
        <w:t>.</w:t>
      </w:r>
    </w:p>
    <w:p w14:paraId="290D012A" w14:textId="6E802A86" w:rsidR="00C32CC6" w:rsidRPr="007310A7" w:rsidRDefault="00C32CC6" w:rsidP="00C32CC6">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Während </w:t>
      </w:r>
      <w:proofErr w:type="spellStart"/>
      <w:r w:rsidRPr="007310A7">
        <w:rPr>
          <w:rFonts w:eastAsia="Times New Roman" w:cs="Times New Roman"/>
          <w:color w:val="000000" w:themeColor="text1"/>
        </w:rPr>
        <w:t>Positionalität</w:t>
      </w:r>
      <w:proofErr w:type="spellEnd"/>
      <w:r w:rsidRPr="007310A7">
        <w:rPr>
          <w:rFonts w:eastAsia="Times New Roman" w:cs="Times New Roman"/>
          <w:color w:val="000000" w:themeColor="text1"/>
        </w:rPr>
        <w:t xml:space="preserve"> bzw</w:t>
      </w:r>
      <w:r w:rsidR="009A7C6A" w:rsidRPr="007310A7">
        <w:rPr>
          <w:rFonts w:eastAsia="Times New Roman" w:cs="Times New Roman"/>
          <w:color w:val="000000" w:themeColor="text1"/>
        </w:rPr>
        <w:t>.</w:t>
      </w:r>
      <w:r w:rsidRPr="007310A7">
        <w:rPr>
          <w:rFonts w:eastAsia="Times New Roman" w:cs="Times New Roman"/>
          <w:color w:val="000000" w:themeColor="text1"/>
        </w:rPr>
        <w:t xml:space="preserve"> Positionierung</w:t>
      </w:r>
      <w:r w:rsidRPr="007310A7">
        <w:rPr>
          <w:rStyle w:val="Funotenzeichen"/>
          <w:color w:val="000000" w:themeColor="text1"/>
        </w:rPr>
        <w:footnoteReference w:id="36"/>
      </w:r>
      <w:r w:rsidRPr="007310A7">
        <w:rPr>
          <w:rFonts w:eastAsia="Times New Roman" w:cs="Times New Roman"/>
          <w:color w:val="000000" w:themeColor="text1"/>
        </w:rPr>
        <w:t xml:space="preserve"> überwiegend durch soziale Beziehungen und Differenz konstituiert wird, ist unter Reflexivität die eigene aktive Auseinandersetzung mit dieser sozialen Position und deren interaktionelle Relevanz zu verstehen. So wird in der Literatur zum Teil auch von </w:t>
      </w:r>
      <w:proofErr w:type="spellStart"/>
      <w:r w:rsidRPr="007310A7">
        <w:rPr>
          <w:rFonts w:eastAsia="Times New Roman" w:cs="Times New Roman"/>
          <w:i/>
          <w:iCs/>
          <w:color w:val="000000" w:themeColor="text1"/>
        </w:rPr>
        <w:t>Doing</w:t>
      </w:r>
      <w:proofErr w:type="spellEnd"/>
      <w:r w:rsidRPr="007310A7">
        <w:rPr>
          <w:rFonts w:eastAsia="Times New Roman" w:cs="Times New Roman"/>
          <w:i/>
          <w:iCs/>
          <w:color w:val="000000" w:themeColor="text1"/>
        </w:rPr>
        <w:t xml:space="preserve"> </w:t>
      </w:r>
      <w:proofErr w:type="spellStart"/>
      <w:r w:rsidRPr="007310A7">
        <w:rPr>
          <w:rFonts w:eastAsia="Times New Roman" w:cs="Times New Roman"/>
          <w:i/>
          <w:iCs/>
          <w:color w:val="000000" w:themeColor="text1"/>
        </w:rPr>
        <w:t>Reflexivity</w:t>
      </w:r>
      <w:proofErr w:type="spellEnd"/>
      <w:r w:rsidRPr="007310A7">
        <w:rPr>
          <w:rFonts w:eastAsia="Times New Roman" w:cs="Times New Roman"/>
          <w:color w:val="000000" w:themeColor="text1"/>
        </w:rPr>
        <w:t xml:space="preserve"> gesprochen </w:t>
      </w:r>
      <w:r w:rsidRPr="007310A7">
        <w:rPr>
          <w:rFonts w:eastAsia="Times New Roman" w:cs="Times New Roman"/>
          <w:color w:val="000000" w:themeColor="text1"/>
        </w:rPr>
        <w:fldChar w:fldCharType="begin"/>
      </w:r>
      <w:r w:rsidRPr="007310A7">
        <w:rPr>
          <w:rFonts w:eastAsia="Times New Roman" w:cs="Times New Roman"/>
          <w:color w:val="000000" w:themeColor="text1"/>
        </w:rPr>
        <w:instrText xml:space="preserve"> ADDIN ZOTERO_ITEM CSL_CITATION {"citationID":"FYqElCju","properties":{"unsorted":false,"formattedCitation":"(Sibbald KR et al., 2025)","plainCitation":"(Sibbald KR et al., 2025)","dontUpdate":true,"noteIndex":0},"citationItems":[{"id":474,"uris":["http://zotero.org/users/local/owKliTIb/items/RDRHVTXS"],"itemData":{"id":474,"type":"article-journal","container-title":"Qualitative Health Research","DOI":"10.1177/10497323241309230","issue":"0","publisher":"SAGE Publications","title":"Positioning Positionality and Reflecting on Reflexivity: Moving From Performance to Practice","volume":"0","author":[{"literal":"Sibbald KR"},{"literal":"Phelan SK"},{"literal":"Beagan BL"},{"literal":"Pride TM"}],"issued":{"date-parts":[["2025"]]}}}],"schema":"https://github.com/citation-style-language/schema/raw/master/csl-citation.json"} </w:instrText>
      </w:r>
      <w:r w:rsidRPr="007310A7">
        <w:rPr>
          <w:rFonts w:eastAsia="Times New Roman" w:cs="Times New Roman"/>
          <w:color w:val="000000" w:themeColor="text1"/>
        </w:rPr>
        <w:fldChar w:fldCharType="separate"/>
      </w:r>
      <w:r w:rsidRPr="007310A7">
        <w:rPr>
          <w:rFonts w:ascii="Cambria" w:hAnsi="Cambria"/>
          <w:color w:val="000000" w:themeColor="text1"/>
        </w:rPr>
        <w:t xml:space="preserve">(vgl. </w:t>
      </w:r>
      <w:proofErr w:type="spellStart"/>
      <w:r w:rsidRPr="007310A7">
        <w:rPr>
          <w:rFonts w:ascii="Cambria" w:hAnsi="Cambria"/>
          <w:color w:val="000000" w:themeColor="text1"/>
        </w:rPr>
        <w:t>Sibbald</w:t>
      </w:r>
      <w:proofErr w:type="spellEnd"/>
      <w:r w:rsidRPr="007310A7">
        <w:rPr>
          <w:rFonts w:ascii="Cambria" w:hAnsi="Cambria"/>
          <w:color w:val="000000" w:themeColor="text1"/>
        </w:rPr>
        <w:t xml:space="preserve"> et al. 2025)</w:t>
      </w:r>
      <w:r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Dies ist insofern relevant, als wie </w:t>
      </w:r>
      <w:proofErr w:type="spellStart"/>
      <w:r w:rsidRPr="007310A7">
        <w:rPr>
          <w:rFonts w:eastAsia="Times New Roman" w:cs="Times New Roman"/>
          <w:color w:val="000000" w:themeColor="text1"/>
        </w:rPr>
        <w:t>Sibbald</w:t>
      </w:r>
      <w:proofErr w:type="spellEnd"/>
      <w:r w:rsidRPr="007310A7">
        <w:rPr>
          <w:rFonts w:eastAsia="Times New Roman" w:cs="Times New Roman"/>
          <w:color w:val="000000" w:themeColor="text1"/>
        </w:rPr>
        <w:t xml:space="preserve"> et al. kritisch hervorheben, Reflexivität nicht allein durch die Auflistung von sozialen Zugehörigkeiten ‚erledigt’ werden kann (vgl. ebd.). Vielmehr handelt es sich um eine prozesshafte Auseinandersetzung, die im Laufe einer Forschungsarbeit immer wieder neu auslotet, welche Rolle </w:t>
      </w:r>
      <w:proofErr w:type="spellStart"/>
      <w:r w:rsidRPr="007310A7">
        <w:rPr>
          <w:rFonts w:eastAsia="Times New Roman" w:cs="Times New Roman"/>
          <w:color w:val="000000" w:themeColor="text1"/>
        </w:rPr>
        <w:t>Positionalität</w:t>
      </w:r>
      <w:proofErr w:type="spellEnd"/>
      <w:r w:rsidRPr="007310A7">
        <w:rPr>
          <w:rFonts w:eastAsia="Times New Roman" w:cs="Times New Roman"/>
          <w:color w:val="000000" w:themeColor="text1"/>
        </w:rPr>
        <w:t xml:space="preserve"> im Rahmen der eigenen Arbeit und Wissensproduktion spielt. </w:t>
      </w:r>
    </w:p>
    <w:p w14:paraId="72F26180" w14:textId="49FAA4D4" w:rsidR="00C32CC6" w:rsidRPr="007310A7" w:rsidRDefault="00C32CC6" w:rsidP="00C32CC6">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Ein Ansatz innerhalb der </w:t>
      </w:r>
      <w:r w:rsidR="00863A35" w:rsidRPr="007310A7">
        <w:rPr>
          <w:rFonts w:eastAsia="Times New Roman" w:cs="Times New Roman"/>
          <w:color w:val="000000" w:themeColor="text1"/>
        </w:rPr>
        <w:t xml:space="preserve">deutschsprachigen </w:t>
      </w:r>
      <w:r w:rsidRPr="007310A7">
        <w:rPr>
          <w:rFonts w:eastAsia="Times New Roman" w:cs="Times New Roman"/>
          <w:color w:val="000000" w:themeColor="text1"/>
        </w:rPr>
        <w:t xml:space="preserve">qualitativen Sozialforschung, der dieser Auseinandersetzung besonderen Raum gibt ist die reflexive </w:t>
      </w:r>
      <w:proofErr w:type="spellStart"/>
      <w:r w:rsidRPr="007310A7">
        <w:rPr>
          <w:rFonts w:eastAsia="Times New Roman" w:cs="Times New Roman"/>
          <w:color w:val="000000" w:themeColor="text1"/>
        </w:rPr>
        <w:t>Grounded</w:t>
      </w:r>
      <w:proofErr w:type="spellEnd"/>
      <w:r w:rsidRPr="007310A7">
        <w:rPr>
          <w:rFonts w:eastAsia="Times New Roman" w:cs="Times New Roman"/>
          <w:color w:val="000000" w:themeColor="text1"/>
        </w:rPr>
        <w:t xml:space="preserve"> Theory </w:t>
      </w:r>
      <w:r w:rsidRPr="007310A7">
        <w:rPr>
          <w:rFonts w:eastAsia="Times New Roman" w:cs="Times New Roman"/>
          <w:color w:val="000000" w:themeColor="text1"/>
        </w:rPr>
        <w:fldChar w:fldCharType="begin"/>
      </w:r>
      <w:r w:rsidRPr="007310A7">
        <w:rPr>
          <w:rFonts w:eastAsia="Times New Roman" w:cs="Times New Roman"/>
          <w:color w:val="000000" w:themeColor="text1"/>
        </w:rPr>
        <w:instrText xml:space="preserve"> ADDIN ZOTERO_ITEM CSL_CITATION {"citationID":"8LA8Gz4c","properties":{"unsorted":false,"formattedCitation":"(Breuer, 2009)","plainCitation":"(Breuer, 2009)","dontUpdate":true,"noteIndex":0},"citationItems":[{"id":421,"uris":["http://zotero.org/users/local/owKliTIb/items/8NJM6IQG"],"itemData":{"id":421,"type":"book","publisher":"VS Verlag für Sozialwissenschaften","publisher-place":"Wiesbaden","title":"Reflexive Grounded Theory. Eine Einführung für die Forschungspraxis","author":[{"family":"Breuer","given":"Franz"}],"issued":{"date-parts":[["2009"]]}}}],"schema":"https://github.com/citation-style-language/schema/raw/master/csl-citation.json"} </w:instrText>
      </w:r>
      <w:r w:rsidRPr="007310A7">
        <w:rPr>
          <w:rFonts w:eastAsia="Times New Roman" w:cs="Times New Roman"/>
          <w:color w:val="000000" w:themeColor="text1"/>
        </w:rPr>
        <w:fldChar w:fldCharType="separate"/>
      </w:r>
      <w:r w:rsidRPr="007310A7">
        <w:rPr>
          <w:rFonts w:ascii="Cambria" w:hAnsi="Cambria"/>
          <w:color w:val="000000" w:themeColor="text1"/>
        </w:rPr>
        <w:t>(vgl. Breuer 2009)</w:t>
      </w:r>
      <w:r w:rsidRPr="007310A7">
        <w:rPr>
          <w:rFonts w:eastAsia="Times New Roman" w:cs="Times New Roman"/>
          <w:color w:val="000000" w:themeColor="text1"/>
        </w:rPr>
        <w:fldChar w:fldCharType="end"/>
      </w:r>
      <w:r w:rsidRPr="007310A7">
        <w:rPr>
          <w:rFonts w:eastAsia="Times New Roman" w:cs="Times New Roman"/>
          <w:color w:val="000000" w:themeColor="text1"/>
        </w:rPr>
        <w:t>. Hier wird die aus der eigenen Positionierung und Erfahrungswelt hervorgehende Subjektivität der Forschenden nicht als „Störfaktor“</w:t>
      </w:r>
      <w:r w:rsidR="00863A35" w:rsidRPr="007310A7">
        <w:rPr>
          <w:rFonts w:eastAsia="Times New Roman" w:cs="Times New Roman"/>
          <w:color w:val="000000" w:themeColor="text1"/>
        </w:rPr>
        <w:t xml:space="preserve"> (ebd. 127),</w:t>
      </w:r>
      <w:r w:rsidRPr="007310A7">
        <w:rPr>
          <w:rFonts w:eastAsia="Times New Roman" w:cs="Times New Roman"/>
          <w:color w:val="000000" w:themeColor="text1"/>
        </w:rPr>
        <w:t xml:space="preserve"> sondern vielmehr als integraler Bestandteil des Forschungsprozesses verstanden. Dabei </w:t>
      </w:r>
      <w:r w:rsidR="00863A35" w:rsidRPr="007310A7">
        <w:rPr>
          <w:rFonts w:eastAsia="Times New Roman" w:cs="Times New Roman"/>
          <w:color w:val="000000" w:themeColor="text1"/>
        </w:rPr>
        <w:t xml:space="preserve">wird der </w:t>
      </w:r>
      <w:r w:rsidRPr="007310A7">
        <w:rPr>
          <w:rFonts w:eastAsia="Times New Roman" w:cs="Times New Roman"/>
          <w:color w:val="000000" w:themeColor="text1"/>
        </w:rPr>
        <w:t>persönliche</w:t>
      </w:r>
      <w:r w:rsidR="00863A35" w:rsidRPr="007310A7">
        <w:rPr>
          <w:rFonts w:eastAsia="Times New Roman" w:cs="Times New Roman"/>
          <w:color w:val="000000" w:themeColor="text1"/>
        </w:rPr>
        <w:t>n</w:t>
      </w:r>
      <w:r w:rsidRPr="007310A7">
        <w:rPr>
          <w:rFonts w:eastAsia="Times New Roman" w:cs="Times New Roman"/>
          <w:color w:val="000000" w:themeColor="text1"/>
        </w:rPr>
        <w:t xml:space="preserve"> Resonanz von Forschenden auch</w:t>
      </w:r>
      <w:r w:rsidR="00863A35" w:rsidRPr="007310A7">
        <w:rPr>
          <w:rFonts w:eastAsia="Times New Roman" w:cs="Times New Roman"/>
          <w:color w:val="000000" w:themeColor="text1"/>
        </w:rPr>
        <w:t xml:space="preserve"> ein Erkenntnis-generierendes Potential zugeschrieben</w:t>
      </w:r>
      <w:r w:rsidRPr="007310A7">
        <w:rPr>
          <w:rFonts w:eastAsia="Times New Roman" w:cs="Times New Roman"/>
          <w:color w:val="000000" w:themeColor="text1"/>
        </w:rPr>
        <w:t>, d</w:t>
      </w:r>
      <w:r w:rsidR="00863A35" w:rsidRPr="007310A7">
        <w:rPr>
          <w:rFonts w:eastAsia="Times New Roman" w:cs="Times New Roman"/>
          <w:color w:val="000000" w:themeColor="text1"/>
        </w:rPr>
        <w:t>as</w:t>
      </w:r>
      <w:r w:rsidRPr="007310A7">
        <w:rPr>
          <w:rFonts w:eastAsia="Times New Roman" w:cs="Times New Roman"/>
          <w:color w:val="000000" w:themeColor="text1"/>
        </w:rPr>
        <w:t xml:space="preserve"> mittels Reflexionsprozesse</w:t>
      </w:r>
      <w:r w:rsidR="00863A35" w:rsidRPr="007310A7">
        <w:rPr>
          <w:rFonts w:eastAsia="Times New Roman" w:cs="Times New Roman"/>
          <w:color w:val="000000" w:themeColor="text1"/>
        </w:rPr>
        <w:t>n</w:t>
      </w:r>
      <w:r w:rsidRPr="007310A7">
        <w:rPr>
          <w:rFonts w:eastAsia="Times New Roman" w:cs="Times New Roman"/>
          <w:color w:val="000000" w:themeColor="text1"/>
        </w:rPr>
        <w:t xml:space="preserve"> realisiert werden </w:t>
      </w:r>
      <w:r w:rsidR="00863A35" w:rsidRPr="007310A7">
        <w:rPr>
          <w:rFonts w:eastAsia="Times New Roman" w:cs="Times New Roman"/>
          <w:color w:val="000000" w:themeColor="text1"/>
        </w:rPr>
        <w:t xml:space="preserve">kann </w:t>
      </w:r>
      <w:r w:rsidRPr="007310A7">
        <w:rPr>
          <w:rFonts w:eastAsia="Times New Roman" w:cs="Times New Roman"/>
          <w:color w:val="000000" w:themeColor="text1"/>
        </w:rPr>
        <w:t xml:space="preserve">(vgl. ebd.). </w:t>
      </w:r>
    </w:p>
    <w:p w14:paraId="57936302" w14:textId="34E6F24D" w:rsidR="00C32CC6" w:rsidRPr="007310A7" w:rsidRDefault="00C32CC6" w:rsidP="00C32CC6">
      <w:pPr>
        <w:spacing w:line="360" w:lineRule="auto"/>
        <w:jc w:val="both"/>
        <w:rPr>
          <w:rFonts w:eastAsia="Times New Roman" w:cs="Times New Roman"/>
          <w:color w:val="000000" w:themeColor="text1"/>
        </w:rPr>
      </w:pPr>
      <w:r w:rsidRPr="007310A7">
        <w:rPr>
          <w:rFonts w:eastAsia="Times New Roman" w:cs="Times New Roman"/>
          <w:color w:val="000000" w:themeColor="text1"/>
        </w:rPr>
        <w:t>Interaktionsanalytische Überlegungen und Nutzbarmachung von</w:t>
      </w:r>
      <w:r w:rsidR="003B40D5" w:rsidRPr="007310A7">
        <w:rPr>
          <w:rFonts w:eastAsia="Times New Roman" w:cs="Times New Roman"/>
          <w:color w:val="000000" w:themeColor="text1"/>
        </w:rPr>
        <w:t xml:space="preserve"> eigenen</w:t>
      </w:r>
      <w:r w:rsidRPr="007310A7">
        <w:rPr>
          <w:rFonts w:eastAsia="Times New Roman" w:cs="Times New Roman"/>
          <w:color w:val="000000" w:themeColor="text1"/>
        </w:rPr>
        <w:t xml:space="preserve"> emotionalen Reaktionen sind auch im Rahmen der Biographieforschung etabliert </w:t>
      </w:r>
      <w:r w:rsidRPr="007310A7">
        <w:rPr>
          <w:rFonts w:eastAsia="Times New Roman" w:cs="Times New Roman"/>
          <w:color w:val="000000" w:themeColor="text1"/>
        </w:rPr>
        <w:fldChar w:fldCharType="begin"/>
      </w:r>
      <w:r w:rsidR="00F370E7">
        <w:rPr>
          <w:rFonts w:eastAsia="Times New Roman" w:cs="Times New Roman"/>
          <w:color w:val="000000" w:themeColor="text1"/>
        </w:rPr>
        <w:instrText xml:space="preserve"> ADDIN ZOTERO_ITEM CSL_CITATION {"citationID":"Q0wKRmE3","properties":{"unsorted":false,"formattedCitation":"(Rosenthal 2021a)","plainCitation":"(Rosenthal 2021a)","dontUpdate":true,"noteIndex":0},"citationItems":[{"id":1416,"uris":["http://zotero.org/users/local/owKliTIb/items/WBMIQSPK"],"itemData":{"id":1416,"type":"chapter","collection-title":"Wissen, Kommunikation und Gesellschaft","container-title":"Theresienstadt – Filmfragmente und Zeitzeugenberichte","DOI":"https://doi.org/10.1007/978-3-658-31637-2_13","publisher":"Springer VS","publisher-place":"Wiesbaden","title":"Erleben – Erinnern – Sprechen über die Vergangenheit. Zu den Anzeichen von Traumatisierungen in autobiographischen Texten","author":[{"family":"Rosenthal","given":"Gabriele"}],"issued":{"date-parts":[["2021"]]}}}],"schema":"https://github.com/citation-style-language/schema/raw/master/csl-citation.json"} </w:instrText>
      </w:r>
      <w:r w:rsidRPr="007310A7">
        <w:rPr>
          <w:rFonts w:eastAsia="Times New Roman" w:cs="Times New Roman"/>
          <w:color w:val="000000" w:themeColor="text1"/>
        </w:rPr>
        <w:fldChar w:fldCharType="separate"/>
      </w:r>
      <w:r w:rsidR="001E6E3E" w:rsidRPr="007310A7">
        <w:rPr>
          <w:rFonts w:ascii="Cambria" w:hAnsi="Cambria"/>
          <w:color w:val="000000" w:themeColor="text1"/>
        </w:rPr>
        <w:t>(vgl. z.B. Rosenthal 2021a)</w:t>
      </w:r>
      <w:r w:rsidRPr="007310A7">
        <w:rPr>
          <w:rFonts w:eastAsia="Times New Roman" w:cs="Times New Roman"/>
          <w:color w:val="000000" w:themeColor="text1"/>
        </w:rPr>
        <w:fldChar w:fldCharType="end"/>
      </w:r>
      <w:r w:rsidR="00105A1D" w:rsidRPr="007310A7">
        <w:rPr>
          <w:rFonts w:eastAsia="Times New Roman" w:cs="Times New Roman"/>
          <w:color w:val="000000" w:themeColor="text1"/>
        </w:rPr>
        <w:t>.</w:t>
      </w:r>
      <w:r w:rsidRPr="007310A7">
        <w:rPr>
          <w:rFonts w:eastAsia="Times New Roman" w:cs="Times New Roman"/>
          <w:color w:val="000000" w:themeColor="text1"/>
        </w:rPr>
        <w:t xml:space="preserve"> Da der Ansatz der </w:t>
      </w:r>
      <w:proofErr w:type="spellStart"/>
      <w:r w:rsidRPr="007310A7">
        <w:rPr>
          <w:rFonts w:eastAsia="Times New Roman" w:cs="Times New Roman"/>
          <w:color w:val="000000" w:themeColor="text1"/>
        </w:rPr>
        <w:t>Grounded</w:t>
      </w:r>
      <w:proofErr w:type="spellEnd"/>
      <w:r w:rsidRPr="007310A7">
        <w:rPr>
          <w:rFonts w:eastAsia="Times New Roman" w:cs="Times New Roman"/>
          <w:color w:val="000000" w:themeColor="text1"/>
        </w:rPr>
        <w:t xml:space="preserve"> Theory</w:t>
      </w:r>
      <w:r w:rsidR="00E67E99" w:rsidRPr="007310A7">
        <w:rPr>
          <w:rFonts w:eastAsia="Times New Roman" w:cs="Times New Roman"/>
          <w:color w:val="000000" w:themeColor="text1"/>
        </w:rPr>
        <w:t xml:space="preserve"> –</w:t>
      </w:r>
      <w:r w:rsidRPr="007310A7">
        <w:rPr>
          <w:rFonts w:eastAsia="Times New Roman" w:cs="Times New Roman"/>
          <w:color w:val="000000" w:themeColor="text1"/>
        </w:rPr>
        <w:t xml:space="preserve"> </w:t>
      </w:r>
      <w:r w:rsidR="00E67E99" w:rsidRPr="007310A7">
        <w:rPr>
          <w:rFonts w:eastAsia="Times New Roman" w:cs="Times New Roman"/>
          <w:color w:val="000000" w:themeColor="text1"/>
        </w:rPr>
        <w:t xml:space="preserve">im interpretativen </w:t>
      </w:r>
      <w:r w:rsidR="00E67E99" w:rsidRPr="007310A7">
        <w:rPr>
          <w:rFonts w:eastAsia="Times New Roman" w:cs="Times New Roman"/>
          <w:color w:val="000000" w:themeColor="text1"/>
        </w:rPr>
        <w:lastRenderedPageBreak/>
        <w:t xml:space="preserve">Paradigma verortet – </w:t>
      </w:r>
      <w:r w:rsidRPr="007310A7">
        <w:rPr>
          <w:rFonts w:eastAsia="Times New Roman" w:cs="Times New Roman"/>
          <w:color w:val="000000" w:themeColor="text1"/>
        </w:rPr>
        <w:t>de</w:t>
      </w:r>
      <w:r w:rsidR="00BC5F6B" w:rsidRPr="007310A7">
        <w:rPr>
          <w:rFonts w:eastAsia="Times New Roman" w:cs="Times New Roman"/>
          <w:color w:val="000000" w:themeColor="text1"/>
        </w:rPr>
        <w:t>m</w:t>
      </w:r>
      <w:r w:rsidRPr="007310A7">
        <w:rPr>
          <w:rFonts w:eastAsia="Times New Roman" w:cs="Times New Roman"/>
          <w:color w:val="000000" w:themeColor="text1"/>
        </w:rPr>
        <w:t xml:space="preserve"> Forschungs</w:t>
      </w:r>
      <w:r w:rsidR="00BC5F6B" w:rsidRPr="007310A7">
        <w:rPr>
          <w:rFonts w:eastAsia="Times New Roman" w:cs="Times New Roman"/>
          <w:color w:val="000000" w:themeColor="text1"/>
        </w:rPr>
        <w:t>verfahren</w:t>
      </w:r>
      <w:r w:rsidRPr="007310A7">
        <w:rPr>
          <w:rFonts w:eastAsia="Times New Roman" w:cs="Times New Roman"/>
          <w:color w:val="000000" w:themeColor="text1"/>
        </w:rPr>
        <w:t xml:space="preserve"> der biographischen Fallrekonstruktion in vielerlei Hinsicht nahesteht, </w:t>
      </w:r>
      <w:r w:rsidR="00BC5F6B" w:rsidRPr="007310A7">
        <w:rPr>
          <w:rFonts w:eastAsia="Times New Roman" w:cs="Times New Roman"/>
          <w:color w:val="000000" w:themeColor="text1"/>
        </w:rPr>
        <w:t xml:space="preserve">erscheint </w:t>
      </w:r>
      <w:r w:rsidRPr="007310A7">
        <w:rPr>
          <w:rFonts w:eastAsia="Times New Roman" w:cs="Times New Roman"/>
          <w:color w:val="000000" w:themeColor="text1"/>
        </w:rPr>
        <w:t xml:space="preserve">es auch methodologisch kohärent </w:t>
      </w:r>
      <w:proofErr w:type="spellStart"/>
      <w:r w:rsidRPr="007310A7">
        <w:rPr>
          <w:rFonts w:eastAsia="Times New Roman" w:cs="Times New Roman"/>
          <w:color w:val="000000" w:themeColor="text1"/>
        </w:rPr>
        <w:t>Biographieanalysen</w:t>
      </w:r>
      <w:proofErr w:type="spellEnd"/>
      <w:r w:rsidRPr="007310A7">
        <w:rPr>
          <w:rFonts w:eastAsia="Times New Roman" w:cs="Times New Roman"/>
          <w:color w:val="000000" w:themeColor="text1"/>
        </w:rPr>
        <w:t xml:space="preserve"> mittels hier etablierter Reflexionspraktiken zu ergänzen. </w:t>
      </w:r>
    </w:p>
    <w:p w14:paraId="567EE5C1" w14:textId="77777777" w:rsidR="00C32CC6" w:rsidRPr="007310A7" w:rsidRDefault="00C32CC6" w:rsidP="006D4A48">
      <w:pPr>
        <w:pStyle w:val="berschrift3"/>
        <w:spacing w:before="480" w:after="240"/>
        <w:rPr>
          <w:rFonts w:asciiTheme="minorHAnsi" w:hAnsiTheme="minorHAnsi"/>
          <w:b/>
          <w:color w:val="000000" w:themeColor="text1"/>
        </w:rPr>
      </w:pPr>
      <w:bookmarkStart w:id="36" w:name="_Toc233288774"/>
      <w:r w:rsidRPr="007310A7">
        <w:rPr>
          <w:rFonts w:asciiTheme="minorHAnsi" w:eastAsia="Times New Roman" w:hAnsiTheme="minorHAnsi" w:cs="Times New Roman"/>
          <w:b/>
          <w:color w:val="000000" w:themeColor="text1"/>
        </w:rPr>
        <w:t>5.1.1. Die feministische Standpunkttheorie</w:t>
      </w:r>
      <w:bookmarkEnd w:id="36"/>
    </w:p>
    <w:p w14:paraId="22EF620D" w14:textId="7D86F5A3" w:rsidR="00C32CC6" w:rsidRPr="007310A7" w:rsidRDefault="00C32CC6" w:rsidP="00C32CC6">
      <w:pPr>
        <w:spacing w:line="360" w:lineRule="auto"/>
        <w:jc w:val="both"/>
        <w:rPr>
          <w:color w:val="000000" w:themeColor="text1"/>
        </w:rPr>
      </w:pPr>
      <w:r w:rsidRPr="007310A7">
        <w:rPr>
          <w:rFonts w:eastAsia="Times New Roman" w:cs="Times New Roman"/>
          <w:color w:val="000000" w:themeColor="text1"/>
        </w:rPr>
        <w:t xml:space="preserve">Während </w:t>
      </w:r>
      <w:proofErr w:type="spellStart"/>
      <w:r w:rsidRPr="007310A7">
        <w:rPr>
          <w:rFonts w:eastAsia="Times New Roman" w:cs="Times New Roman"/>
          <w:color w:val="000000" w:themeColor="text1"/>
        </w:rPr>
        <w:t>Positionalität</w:t>
      </w:r>
      <w:proofErr w:type="spellEnd"/>
      <w:r w:rsidRPr="007310A7">
        <w:rPr>
          <w:rFonts w:eastAsia="Times New Roman" w:cs="Times New Roman"/>
          <w:color w:val="000000" w:themeColor="text1"/>
        </w:rPr>
        <w:t xml:space="preserve"> und Reflexivität im englischsprachigen Raum </w:t>
      </w:r>
      <w:r w:rsidR="006C0F80" w:rsidRPr="007310A7">
        <w:rPr>
          <w:rFonts w:eastAsia="Times New Roman" w:cs="Times New Roman"/>
          <w:color w:val="000000" w:themeColor="text1"/>
        </w:rPr>
        <w:t xml:space="preserve">mittlerweile </w:t>
      </w:r>
      <w:r w:rsidRPr="007310A7">
        <w:rPr>
          <w:rFonts w:eastAsia="Times New Roman" w:cs="Times New Roman"/>
          <w:color w:val="000000" w:themeColor="text1"/>
        </w:rPr>
        <w:t xml:space="preserve">zu den Gütekriterien qualitativer Forschung gehören, werden die Annahmen der Standpunkttheorie außerhalb feministischer und emanzipatorischer Forschungsansätze kontrovers diskutiert. </w:t>
      </w:r>
      <w:r w:rsidR="006C0F80" w:rsidRPr="007310A7">
        <w:rPr>
          <w:color w:val="000000" w:themeColor="text1"/>
        </w:rPr>
        <w:t>D</w:t>
      </w:r>
      <w:r w:rsidRPr="007310A7">
        <w:rPr>
          <w:color w:val="000000" w:themeColor="text1"/>
        </w:rPr>
        <w:t xml:space="preserve">ie Standpunkttheorie greift in den 1980er Jahren marxistische Ansätze auf, und macht es sich zur Aufgabe aus einer feministischen Perspektive den Standpunkt von (damals überwiegend cis- und binär-geschlechtlich gedachten) Frauen </w:t>
      </w:r>
      <w:r w:rsidR="006C0F80" w:rsidRPr="007310A7">
        <w:rPr>
          <w:color w:val="000000" w:themeColor="text1"/>
        </w:rPr>
        <w:t xml:space="preserve">in der akademischen Wissensproduktion </w:t>
      </w:r>
      <w:r w:rsidRPr="007310A7">
        <w:rPr>
          <w:color w:val="000000" w:themeColor="text1"/>
        </w:rPr>
        <w:t xml:space="preserve">zu </w:t>
      </w:r>
      <w:r w:rsidR="006C0F80" w:rsidRPr="007310A7">
        <w:rPr>
          <w:color w:val="000000" w:themeColor="text1"/>
        </w:rPr>
        <w:t xml:space="preserve">beleuchten </w:t>
      </w:r>
      <w:r w:rsidRPr="007310A7">
        <w:rPr>
          <w:color w:val="000000" w:themeColor="text1"/>
        </w:rPr>
        <w:t xml:space="preserve">und von dem </w:t>
      </w:r>
      <w:r w:rsidR="007A59CD" w:rsidRPr="007310A7">
        <w:rPr>
          <w:color w:val="000000" w:themeColor="text1"/>
        </w:rPr>
        <w:t xml:space="preserve">der </w:t>
      </w:r>
      <w:r w:rsidR="006C0F80" w:rsidRPr="007310A7">
        <w:rPr>
          <w:color w:val="000000" w:themeColor="text1"/>
        </w:rPr>
        <w:t xml:space="preserve">männlichen Forschenden </w:t>
      </w:r>
      <w:r w:rsidRPr="007310A7">
        <w:rPr>
          <w:color w:val="000000" w:themeColor="text1"/>
        </w:rPr>
        <w:t>zu differenzieren</w:t>
      </w:r>
      <w:r w:rsidRPr="007310A7">
        <w:rPr>
          <w:color w:val="000000" w:themeColor="text1"/>
        </w:rPr>
        <w:fldChar w:fldCharType="begin"/>
      </w:r>
      <w:r w:rsidRPr="007310A7">
        <w:rPr>
          <w:color w:val="000000" w:themeColor="text1"/>
        </w:rPr>
        <w:instrText xml:space="preserve"> ADDIN ZOTERO_ITEM CSL_CITATION {"citationID":"SmtelnBz","properties":{"unsorted":true,"formattedCitation":"(Smith 1974; Hartsock 1998)","plainCitation":"(Smith 1974; Hartsock 1998)","dontUpdate":true,"noteIndex":0},"citationItems":[{"id":482,"uris":["http://zotero.org/users/local/owKliTIb/items/S338XLL9"],"itemData":{"id":482,"type":"article-journal","container-title":"Sociological Inquiry","DOI":"10.1111/j.1475-682X.1974.tb00718.x","issue":"1","page":"7-13","publisher":"Wiley","title":"Women's Perspective as a Radical Critique of Sociology*","volume":"44","author":[{"family":"Smith","given":"D.E."}],"issued":{"date-parts":[["1974"]]}}},{"id":441,"uris":["http://zotero.org/users/local/owKliTIb/items/IGY6WV2B"],"itemData":{"id":441,"type":"book","DOI":"10.4324/9780429310881","publisher":"Westview","publisher-place":"Boulder","title":"The feminist standpoint revisited and other essays","author":[{"family":"Hartsock","given":"Nancy C. M."}],"issued":{"date-parts":[["1998"]]}}}],"schema":"https://github.com/citation-style-language/schema/raw/master/csl-citation.json"}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 xml:space="preserve">(vgl. Smith 1974; </w:t>
      </w:r>
      <w:proofErr w:type="spellStart"/>
      <w:r w:rsidRPr="007310A7">
        <w:rPr>
          <w:rFonts w:ascii="Cambria" w:hAnsi="Cambria"/>
          <w:color w:val="000000" w:themeColor="text1"/>
        </w:rPr>
        <w:t>Hartsock</w:t>
      </w:r>
      <w:proofErr w:type="spellEnd"/>
      <w:r w:rsidRPr="007310A7">
        <w:rPr>
          <w:rFonts w:ascii="Cambria" w:hAnsi="Cambria"/>
          <w:color w:val="000000" w:themeColor="text1"/>
        </w:rPr>
        <w:t xml:space="preserve"> 1998)</w:t>
      </w:r>
      <w:r w:rsidRPr="007310A7">
        <w:rPr>
          <w:color w:val="000000" w:themeColor="text1"/>
        </w:rPr>
        <w:fldChar w:fldCharType="end"/>
      </w:r>
      <w:r w:rsidRPr="007310A7">
        <w:rPr>
          <w:color w:val="000000" w:themeColor="text1"/>
        </w:rPr>
        <w:t>.</w:t>
      </w:r>
      <w:r w:rsidRPr="007310A7">
        <w:rPr>
          <w:rStyle w:val="Funotenzeichen"/>
          <w:color w:val="000000" w:themeColor="text1"/>
        </w:rPr>
        <w:footnoteReference w:id="37"/>
      </w:r>
      <w:r w:rsidRPr="007310A7">
        <w:rPr>
          <w:color w:val="000000" w:themeColor="text1"/>
        </w:rPr>
        <w:t xml:space="preserve"> Diese Theorie wird anschließend von Autorinnen wie Donna Haraway und ihrem wegweisenden Text zu „</w:t>
      </w:r>
      <w:proofErr w:type="spellStart"/>
      <w:r w:rsidRPr="007310A7">
        <w:rPr>
          <w:color w:val="000000" w:themeColor="text1"/>
        </w:rPr>
        <w:t>Situated</w:t>
      </w:r>
      <w:proofErr w:type="spellEnd"/>
      <w:r w:rsidRPr="007310A7">
        <w:rPr>
          <w:color w:val="000000" w:themeColor="text1"/>
        </w:rPr>
        <w:t xml:space="preserve"> Knowledges“ </w:t>
      </w:r>
      <w:r w:rsidRPr="007310A7">
        <w:rPr>
          <w:color w:val="000000" w:themeColor="text1"/>
        </w:rPr>
        <w:fldChar w:fldCharType="begin"/>
      </w:r>
      <w:r w:rsidRPr="007310A7">
        <w:rPr>
          <w:color w:val="000000" w:themeColor="text1"/>
        </w:rPr>
        <w:instrText xml:space="preserve"> ADDIN ZOTERO_ITEM CSL_CITATION {"citationID":"1CxVI53G","properties":{"unsorted":false,"formattedCitation":"(1988)","plainCitation":"(1988)","noteIndex":0},"citationItems":[{"id":437,"uris":["http://zotero.org/users/local/owKliTIb/items/VYHU692A"],"itemData":{"id":437,"type":"document","title":"Situated Knowledges: The Science Question in Feminism and the Privilege of Partial","author":[{"family":"Haraway","given":"Donna"}],"issued":{"date-parts":[["1988"]]}},"suppress-author":true}],"schema":"https://github.com/citation-style-language/schema/raw/master/csl-citation.json"}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(1988)</w:t>
      </w:r>
      <w:r w:rsidRPr="007310A7">
        <w:rPr>
          <w:color w:val="000000" w:themeColor="text1"/>
        </w:rPr>
        <w:fldChar w:fldCharType="end"/>
      </w:r>
      <w:r w:rsidRPr="007310A7">
        <w:rPr>
          <w:color w:val="000000" w:themeColor="text1"/>
        </w:rPr>
        <w:t xml:space="preserve"> weiterentwickelt und in den vergangenen Jahren zunehmend in den Gender und Queer-Studies aufgegriffen </w:t>
      </w:r>
      <w:r w:rsidRPr="007310A7">
        <w:rPr>
          <w:color w:val="000000" w:themeColor="text1"/>
        </w:rPr>
        <w:fldChar w:fldCharType="begin"/>
      </w:r>
      <w:r w:rsidRPr="007310A7">
        <w:rPr>
          <w:color w:val="000000" w:themeColor="text1"/>
        </w:rPr>
        <w:instrText xml:space="preserve"> ADDIN ZOTERO_ITEM CSL_CITATION {"citationID":"spVpywqz","properties":{"unsorted":false,"formattedCitation":"(Bailey 2021)","plainCitation":"(Bailey 2021)","dontUpdate":true,"noteIndex":0},"citationItems":[{"id":415,"uris":["http://zotero.org/users/local/owKliTIb/items/EE5X8WJH"],"itemData":{"id":415,"type":"chapter","container-title":"Encyclopedia of Queer Studies in Education","DOI":"10.1163/9789004506725_133","page":"676–682","publisher":"BRILL","title":"Standpoint Theory","author":[{"family":"Bailey","given":"Lucy E."}],"issued":{"date-parts":[["2021"]]}}}],"schema":"https://github.com/citation-style-language/schema/raw/master/csl-citation.json"}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(vgl. z.B. Bailey 2021)</w:t>
      </w:r>
      <w:r w:rsidRPr="007310A7">
        <w:rPr>
          <w:color w:val="000000" w:themeColor="text1"/>
        </w:rPr>
        <w:fldChar w:fldCharType="end"/>
      </w:r>
      <w:r w:rsidRPr="007310A7">
        <w:rPr>
          <w:color w:val="000000" w:themeColor="text1"/>
        </w:rPr>
        <w:t xml:space="preserve">. Dabei ist die feministische Standpunkt-Theorie nach Harding </w:t>
      </w:r>
      <w:r w:rsidRPr="007310A7">
        <w:rPr>
          <w:color w:val="000000" w:themeColor="text1"/>
        </w:rPr>
        <w:fldChar w:fldCharType="begin"/>
      </w:r>
      <w:r w:rsidRPr="007310A7">
        <w:rPr>
          <w:color w:val="000000" w:themeColor="text1"/>
        </w:rPr>
        <w:instrText xml:space="preserve"> ADDIN ZOTERO_ITEM CSL_CITATION {"citationID":"hH4Fose3","properties":{"unsorted":false,"formattedCitation":"(1991)","plainCitation":"(1991)","noteIndex":0},"citationItems":[{"id":439,"uris":["http://zotero.org/users/local/owKliTIb/items/NZ88DHY3"],"itemData":{"id":439,"type":"book","number-of-pages":"269–270","publisher":"Cornell University Press","publisher-place":"Ithaca, NY","title":"Whose Science? Whose Knowledge? Thinking from Women's Lives","author":[{"family":"Harding","given":"Sandra"}],"issued":{"date-parts":[["1991"]]}},"suppress-author":true}],"schema":"https://github.com/citation-style-language/schema/raw/master/csl-citation.json"}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(1991)</w:t>
      </w:r>
      <w:r w:rsidRPr="007310A7">
        <w:rPr>
          <w:color w:val="000000" w:themeColor="text1"/>
        </w:rPr>
        <w:fldChar w:fldCharType="end"/>
      </w:r>
      <w:r w:rsidRPr="007310A7">
        <w:rPr>
          <w:color w:val="000000" w:themeColor="text1"/>
        </w:rPr>
        <w:t xml:space="preserve"> im Wesentlichen durch drei theoretische Grundannahmen charakterisiert:</w:t>
      </w:r>
    </w:p>
    <w:p w14:paraId="683DFDD0" w14:textId="77777777" w:rsidR="00C32CC6" w:rsidRPr="007310A7" w:rsidRDefault="00C32CC6" w:rsidP="00105A1D">
      <w:pPr>
        <w:pStyle w:val="Listenabsatz"/>
        <w:numPr>
          <w:ilvl w:val="0"/>
          <w:numId w:val="13"/>
        </w:numPr>
        <w:spacing w:before="240" w:line="360" w:lineRule="auto"/>
        <w:jc w:val="both"/>
        <w:rPr>
          <w:color w:val="000000" w:themeColor="text1"/>
        </w:rPr>
      </w:pPr>
      <w:r w:rsidRPr="007310A7">
        <w:rPr>
          <w:color w:val="000000" w:themeColor="text1"/>
        </w:rPr>
        <w:t>Wissen ist sozial situiert.</w:t>
      </w:r>
    </w:p>
    <w:p w14:paraId="2D3EF43F" w14:textId="77777777" w:rsidR="00C32CC6" w:rsidRPr="007310A7" w:rsidRDefault="00C32CC6" w:rsidP="00C32CC6">
      <w:pPr>
        <w:pStyle w:val="Listenabsatz"/>
        <w:numPr>
          <w:ilvl w:val="0"/>
          <w:numId w:val="13"/>
        </w:numPr>
        <w:spacing w:line="360" w:lineRule="auto"/>
        <w:jc w:val="both"/>
        <w:rPr>
          <w:color w:val="000000" w:themeColor="text1"/>
        </w:rPr>
      </w:pPr>
      <w:r w:rsidRPr="007310A7">
        <w:rPr>
          <w:color w:val="000000" w:themeColor="text1"/>
        </w:rPr>
        <w:t>Sozial benachteiligte Gruppen sind auf eine Art gesellschaftlich positioniert, die es ihnen ermöglicht, sich bestimmter Strukturen (Machtverhältnisse, Diskriminierung) bewusst zu werden und diese zu hinterfragen.</w:t>
      </w:r>
      <w:r w:rsidRPr="007310A7">
        <w:rPr>
          <w:rStyle w:val="Funotenzeichen"/>
          <w:color w:val="000000" w:themeColor="text1"/>
        </w:rPr>
        <w:footnoteReference w:id="38"/>
      </w:r>
      <w:r w:rsidRPr="007310A7">
        <w:rPr>
          <w:color w:val="000000" w:themeColor="text1"/>
        </w:rPr>
        <w:t xml:space="preserve"> </w:t>
      </w:r>
    </w:p>
    <w:p w14:paraId="632CED00" w14:textId="77777777" w:rsidR="00C32CC6" w:rsidRPr="007310A7" w:rsidRDefault="00C32CC6" w:rsidP="00C32CC6">
      <w:pPr>
        <w:pStyle w:val="Listenabsatz"/>
        <w:numPr>
          <w:ilvl w:val="0"/>
          <w:numId w:val="13"/>
        </w:numPr>
        <w:spacing w:line="360" w:lineRule="auto"/>
        <w:jc w:val="both"/>
        <w:rPr>
          <w:color w:val="000000" w:themeColor="text1"/>
        </w:rPr>
      </w:pPr>
      <w:r>
        <w:rPr>
          <w:color w:val="000000" w:themeColor="text1"/>
        </w:rPr>
        <w:t xml:space="preserve">Forschung, die von den Erfahrungen der Marginalisierten ausgeht bzw. damit beginnt</w:t>
      </w:r>
      <w:r>
        <w:rPr>
          <w:color w:val="000000" w:themeColor="text1"/>
        </w:rPr>
        <w:t xml:space="preserve"> ist weniger verzerrt als Forschung, die das nicht tut.</w:t>
      </w:r>
    </w:p>
    <w:p w14:paraId="36CDCB6E" w14:textId="6DE4F2D5" w:rsidR="00C32CC6" w:rsidRPr="007310A7" w:rsidRDefault="00C32CC6" w:rsidP="00105A1D">
      <w:pPr>
        <w:spacing w:before="240" w:line="360" w:lineRule="auto"/>
        <w:jc w:val="both"/>
        <w:rPr>
          <w:color w:val="000000" w:themeColor="text1"/>
        </w:rPr>
      </w:pPr>
      <w:r w:rsidRPr="007310A7">
        <w:rPr>
          <w:color w:val="000000" w:themeColor="text1"/>
        </w:rPr>
        <w:t>Davon ausgehend lässt sich die Standpunkttheorie</w:t>
      </w:r>
      <w:r w:rsidR="006D4A48">
        <w:rPr>
          <w:color w:val="000000" w:themeColor="text1"/>
        </w:rPr>
        <w:t xml:space="preserve"> sowohl</w:t>
      </w:r>
      <w:r w:rsidRPr="007310A7">
        <w:rPr>
          <w:color w:val="000000" w:themeColor="text1"/>
        </w:rPr>
        <w:t xml:space="preserve"> in der philosophischen Epistemologie, als auch in der Wissenschaftstheorie sowie in der </w:t>
      </w:r>
      <w:r w:rsidRPr="007310A7">
        <w:rPr>
          <w:color w:val="000000" w:themeColor="text1"/>
        </w:rPr>
        <w:lastRenderedPageBreak/>
        <w:t>sozialwissenschaftlichen Methodologie verorten (vgl. ebd.). Dabei ist insbesondere die erste o.g. Annahme, die der Situiertheit von Wissen, die sich kritisch mit dem Postulat der Objektivität der Wissenschaft auseinandersetzt, aus der qualitativen Sozialwissenschaft nicht mehr wegzudenken. Jedoch werden die Annahmen zwei und drei in vielen Fachdisziplinen kontrovers diskutiert und zumindest außerhalb partizipativer bzw. aktivistisch orientierter Forschungsansätze deutlich seltener</w:t>
      </w:r>
      <w:r w:rsidR="006D4A48">
        <w:rPr>
          <w:color w:val="000000" w:themeColor="text1"/>
        </w:rPr>
        <w:t xml:space="preserve"> vorausgesetzt</w:t>
      </w:r>
      <w:r w:rsidRPr="007310A7">
        <w:rPr>
          <w:color w:val="000000" w:themeColor="text1"/>
        </w:rPr>
        <w:t xml:space="preserve">. </w:t>
      </w:r>
    </w:p>
    <w:p w14:paraId="37DCB110" w14:textId="7939AEC9" w:rsidR="00C32CC6" w:rsidRPr="007310A7" w:rsidRDefault="00C32CC6" w:rsidP="00C32CC6">
      <w:pPr>
        <w:spacing w:line="360" w:lineRule="auto"/>
        <w:jc w:val="both"/>
        <w:rPr>
          <w:color w:val="000000" w:themeColor="text1"/>
        </w:rPr>
      </w:pPr>
      <w:r w:rsidRPr="007310A7">
        <w:rPr>
          <w:color w:val="000000" w:themeColor="text1"/>
        </w:rPr>
        <w:t xml:space="preserve">Da eine fundierte Auseinandersetzung mit der Standpunkt-Theorie den Umfang dieses Kapitels sprengen würde, soll die folgende Argumentation in Bezug auf die in diesem Kapitel vorgenommene </w:t>
      </w:r>
      <w:proofErr w:type="spellStart"/>
      <w:r w:rsidRPr="007310A7">
        <w:rPr>
          <w:color w:val="000000" w:themeColor="text1"/>
        </w:rPr>
        <w:t>Positionalitätsanalyse</w:t>
      </w:r>
      <w:proofErr w:type="spellEnd"/>
      <w:r w:rsidRPr="007310A7">
        <w:rPr>
          <w:color w:val="000000" w:themeColor="text1"/>
        </w:rPr>
        <w:t xml:space="preserve"> verwendet werden: Zentraler Ausgangspunkt ist die Annahme, dass Erfahrungswissen epistemisch relevant, jedoch allein nicht ausreichend ist, um intersubjektiv valides Wissen hervorzubringen. </w:t>
      </w:r>
      <w:r w:rsidR="007A59CD" w:rsidRPr="007310A7">
        <w:rPr>
          <w:color w:val="000000" w:themeColor="text1"/>
        </w:rPr>
        <w:t>D</w:t>
      </w:r>
      <w:r w:rsidRPr="007310A7">
        <w:rPr>
          <w:color w:val="000000" w:themeColor="text1"/>
        </w:rPr>
        <w:t>ies würde implizieren, dass Marginalisierung bzw. Gewalterfahrung</w:t>
      </w:r>
      <w:r w:rsidR="00F9137F" w:rsidRPr="007310A7">
        <w:rPr>
          <w:color w:val="000000" w:themeColor="text1"/>
        </w:rPr>
        <w:t>en</w:t>
      </w:r>
      <w:r w:rsidRPr="007310A7">
        <w:rPr>
          <w:color w:val="000000" w:themeColor="text1"/>
        </w:rPr>
        <w:t xml:space="preserve"> automatisch einen erkenntnistheoretisch überlegenen Standpunkt kreier</w:t>
      </w:r>
      <w:r w:rsidR="00F9137F" w:rsidRPr="007310A7">
        <w:rPr>
          <w:color w:val="000000" w:themeColor="text1"/>
        </w:rPr>
        <w:t>en</w:t>
      </w:r>
      <w:r w:rsidR="007A59CD" w:rsidRPr="007310A7">
        <w:rPr>
          <w:color w:val="000000" w:themeColor="text1"/>
        </w:rPr>
        <w:t xml:space="preserve">, was argumentativ </w:t>
      </w:r>
      <w:r w:rsidR="009F6D64" w:rsidRPr="007310A7">
        <w:rPr>
          <w:color w:val="000000" w:themeColor="text1"/>
        </w:rPr>
        <w:t xml:space="preserve">nicht </w:t>
      </w:r>
      <w:proofErr w:type="spellStart"/>
      <w:r w:rsidR="007A59CD" w:rsidRPr="007310A7">
        <w:rPr>
          <w:color w:val="000000" w:themeColor="text1"/>
        </w:rPr>
        <w:t>aufrechterhaltbar</w:t>
      </w:r>
      <w:proofErr w:type="spellEnd"/>
      <w:r w:rsidR="007A59CD" w:rsidRPr="007310A7">
        <w:rPr>
          <w:color w:val="000000" w:themeColor="text1"/>
        </w:rPr>
        <w:t xml:space="preserve"> ist</w:t>
      </w:r>
      <w:r w:rsidRPr="007310A7">
        <w:rPr>
          <w:color w:val="000000" w:themeColor="text1"/>
        </w:rPr>
        <w:t xml:space="preserve"> </w:t>
      </w:r>
      <w:r w:rsidRPr="007310A7">
        <w:rPr>
          <w:color w:val="000000" w:themeColor="text1"/>
        </w:rPr>
        <w:fldChar w:fldCharType="begin"/>
      </w:r>
      <w:r w:rsidRPr="007310A7">
        <w:rPr>
          <w:color w:val="000000" w:themeColor="text1"/>
        </w:rPr>
        <w:instrText xml:space="preserve"> ADDIN ZOTERO_ITEM CSL_CITATION {"citationID":"6WWs1jrr","properties":{"unsorted":false,"formattedCitation":"(Milanovich 2025)","plainCitation":"(Milanovich 2025)","dontUpdate":true,"noteIndex":0},"citationItems":[{"id":459,"uris":["http://zotero.org/users/local/owKliTIb/items/57R7B9IQ"],"itemData":{"id":459,"type":"article-journal","container-title":"Hypatia","DOI":"10.1017/hyp.2025.10021","page":"1-20","publisher":"Cambridge University Press (CUP)","title":"Distinguishing Situated Knowledge and Standpoint Theory: Defending the Achievement Thesis","author":[{"family":"Milanovich","given":"K."}],"issued":{"date-parts":[["2025"]]}}}],"schema":"https://github.com/citation-style-language/schema/raw/master/csl-citation.json"}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 xml:space="preserve">(vgl. z.B. </w:t>
      </w:r>
      <w:proofErr w:type="spellStart"/>
      <w:r w:rsidRPr="007310A7">
        <w:rPr>
          <w:rFonts w:ascii="Cambria" w:hAnsi="Cambria"/>
          <w:color w:val="000000" w:themeColor="text1"/>
        </w:rPr>
        <w:t>Milanovich</w:t>
      </w:r>
      <w:proofErr w:type="spellEnd"/>
      <w:r w:rsidRPr="007310A7">
        <w:rPr>
          <w:rFonts w:ascii="Cambria" w:hAnsi="Cambria"/>
          <w:color w:val="000000" w:themeColor="text1"/>
        </w:rPr>
        <w:t xml:space="preserve"> 2025)</w:t>
      </w:r>
      <w:r w:rsidRPr="007310A7">
        <w:rPr>
          <w:color w:val="000000" w:themeColor="text1"/>
        </w:rPr>
        <w:fldChar w:fldCharType="end"/>
      </w:r>
      <w:r w:rsidRPr="007310A7">
        <w:rPr>
          <w:color w:val="000000" w:themeColor="text1"/>
        </w:rPr>
        <w:t>. Hingegen lässt sich plausibel argumentieren, dass der Austausch von Erfahrungswissen sowie die gemeinsame kritische Reflexion und Erweiterung individueller Perspektiven innerhalb marginalisierter Communities eine besondere Form der Wissensproduktion in Bezug auf Machtverhältnisse und Marginalisierungserfahrungen ermöglichen. Hierbei handelt es sich also um eine Form der kollektiven, an der Lebenswelt orientierten und zugleich emanzipatorischen</w:t>
      </w:r>
      <w:r w:rsidR="00645498" w:rsidRPr="007310A7">
        <w:rPr>
          <w:color w:val="000000" w:themeColor="text1"/>
        </w:rPr>
        <w:t xml:space="preserve"> Auseinandersetzung mit gesellschaftlichen Strukturen</w:t>
      </w:r>
      <w:r w:rsidRPr="007310A7">
        <w:rPr>
          <w:color w:val="000000" w:themeColor="text1"/>
        </w:rPr>
        <w:t xml:space="preserve">, die Erkenntnisse ermöglicht, die in rein akademisch situierten Forschungsprojekten </w:t>
      </w:r>
      <w:r w:rsidR="009F6D64" w:rsidRPr="007310A7">
        <w:rPr>
          <w:color w:val="000000" w:themeColor="text1"/>
        </w:rPr>
        <w:t xml:space="preserve">kaum </w:t>
      </w:r>
      <w:r w:rsidRPr="007310A7">
        <w:rPr>
          <w:color w:val="000000" w:themeColor="text1"/>
        </w:rPr>
        <w:t xml:space="preserve">realisierbar sind, es sei denn Forschende ohne </w:t>
      </w:r>
      <w:r w:rsidR="00645498" w:rsidRPr="007310A7">
        <w:rPr>
          <w:color w:val="000000" w:themeColor="text1"/>
        </w:rPr>
        <w:t xml:space="preserve">die o.g. </w:t>
      </w:r>
      <w:r w:rsidRPr="007310A7">
        <w:rPr>
          <w:color w:val="000000" w:themeColor="text1"/>
        </w:rPr>
        <w:t>Erfahrungs</w:t>
      </w:r>
      <w:r w:rsidR="00645498" w:rsidRPr="007310A7">
        <w:rPr>
          <w:color w:val="000000" w:themeColor="text1"/>
        </w:rPr>
        <w:t>perspektive</w:t>
      </w:r>
      <w:r w:rsidRPr="007310A7">
        <w:rPr>
          <w:color w:val="000000" w:themeColor="text1"/>
        </w:rPr>
        <w:t xml:space="preserve"> lassen sich auf nahe</w:t>
      </w:r>
      <w:r w:rsidR="00645498" w:rsidRPr="007310A7">
        <w:rPr>
          <w:color w:val="000000" w:themeColor="text1"/>
        </w:rPr>
        <w:t>,</w:t>
      </w:r>
      <w:r w:rsidRPr="007310A7">
        <w:rPr>
          <w:color w:val="000000" w:themeColor="text1"/>
        </w:rPr>
        <w:t xml:space="preserve"> alltagsweltliche Beziehungen innerhalb dieser Communities ein (vgl. ebd.). Letzteres wird zwar häufig in qualitativen - insbesondere ethnographischen - Studien angestrebt, dieser Anspruch ist jedoch nicht ohne weiteres einzulösen. Vielmehr stellt eine Funktionalisierung von </w:t>
      </w:r>
      <w:r w:rsidR="00862DF2" w:rsidRPr="007310A7">
        <w:rPr>
          <w:color w:val="000000" w:themeColor="text1"/>
        </w:rPr>
        <w:t>Forschungsb</w:t>
      </w:r>
      <w:r w:rsidRPr="007310A7">
        <w:rPr>
          <w:color w:val="000000" w:themeColor="text1"/>
        </w:rPr>
        <w:t xml:space="preserve">eziehungen, die eine </w:t>
      </w:r>
      <w:r w:rsidR="00AC5E02" w:rsidRPr="007310A7">
        <w:rPr>
          <w:color w:val="000000" w:themeColor="text1"/>
        </w:rPr>
        <w:t xml:space="preserve">Erweiterung </w:t>
      </w:r>
      <w:r w:rsidRPr="007310A7">
        <w:rPr>
          <w:color w:val="000000" w:themeColor="text1"/>
        </w:rPr>
        <w:t xml:space="preserve">des eigenen Standpunktes verhindert, ein relevantes Risiko dar </w:t>
      </w:r>
      <w:r w:rsidRPr="007310A7">
        <w:rPr>
          <w:color w:val="000000" w:themeColor="text1"/>
        </w:rPr>
        <w:fldChar w:fldCharType="begin"/>
      </w:r>
      <w:r w:rsidR="00F370E7">
        <w:rPr>
          <w:color w:val="000000" w:themeColor="text1"/>
        </w:rPr>
        <w:instrText xml:space="preserve"> ADDIN ZOTERO_ITEM CSL_CITATION {"citationID":"YQY0yHoZ","properties":{"unsorted":false,"formattedCitation":"(Fricker 2007; Kazmierska 2020)","plainCitation":"(Fricker 2007; Kazmierska 2020)","dontUpdate":true,"noteIndex":0},"citationItems":[{"id":138,"uris":["http://zotero.org/users/local/owKliTIb/items/2YXJ7UWX"],"itemData":{"id":138,"type":"book","DOI":"10.1093/acprof:oso/9780198237907.001.0001","publisher":"Oxford university press","title":"Epistemic injustice: Power and the ethics of knowing","author":[{"family":"Fricker","given":"Miranda"}],"issued":{"date-parts":[["2007"]]}}},{"id":1253,"uris":["http://zotero.org/users/local/owKliTIb/items/XGSWQGAB"],"itemData":{"id":1253,"type":"article-journal","DOI":"10.26412/psr203.06","title":"Doing Biographical Research -Ethical Concerns in Changing Social Contexts","author":[{"family":"Kazmierska","given":"Kaja"}],"issued":{"date-parts":[["2020",5]]}}}],"schema":"https://github.com/citation-style-language/schema/raw/master/csl-citation.json"} </w:instrText>
      </w:r>
      <w:r w:rsidRPr="007310A7">
        <w:rPr>
          <w:color w:val="000000" w:themeColor="text1"/>
        </w:rPr>
        <w:fldChar w:fldCharType="separate"/>
      </w:r>
      <w:r w:rsidR="00862DF2" w:rsidRPr="007310A7">
        <w:rPr>
          <w:rFonts w:ascii="Cambria" w:hAnsi="Cambria"/>
          <w:color w:val="000000" w:themeColor="text1"/>
        </w:rPr>
        <w:t xml:space="preserve">(vgl. auch Fricker 2007; </w:t>
      </w:r>
      <w:proofErr w:type="spellStart"/>
      <w:r w:rsidR="00862DF2" w:rsidRPr="007310A7">
        <w:rPr>
          <w:rFonts w:ascii="Cambria" w:hAnsi="Cambria"/>
          <w:color w:val="000000" w:themeColor="text1"/>
        </w:rPr>
        <w:t>Kazmierska</w:t>
      </w:r>
      <w:proofErr w:type="spellEnd"/>
      <w:r w:rsidR="00862DF2" w:rsidRPr="007310A7">
        <w:rPr>
          <w:rFonts w:ascii="Cambria" w:hAnsi="Cambria"/>
          <w:color w:val="000000" w:themeColor="text1"/>
        </w:rPr>
        <w:t xml:space="preserve"> 2020)</w:t>
      </w:r>
      <w:r w:rsidRPr="007310A7">
        <w:rPr>
          <w:color w:val="000000" w:themeColor="text1"/>
        </w:rPr>
        <w:fldChar w:fldCharType="end"/>
      </w:r>
      <w:r w:rsidRPr="007310A7">
        <w:rPr>
          <w:color w:val="000000" w:themeColor="text1"/>
        </w:rPr>
        <w:t>.</w:t>
      </w:r>
    </w:p>
    <w:p w14:paraId="0CF234DC" w14:textId="3BB892E9" w:rsidR="00C32CC6" w:rsidRPr="007310A7" w:rsidRDefault="00C32CC6" w:rsidP="007D240F">
      <w:pPr>
        <w:spacing w:before="240" w:line="360" w:lineRule="auto"/>
        <w:jc w:val="both"/>
        <w:rPr>
          <w:color w:val="000000" w:themeColor="text1"/>
        </w:rPr>
      </w:pPr>
      <w:r w:rsidRPr="007310A7">
        <w:rPr>
          <w:color w:val="000000" w:themeColor="text1"/>
        </w:rPr>
        <w:t xml:space="preserve">Innerhalb ethnographischer Forschungsarbeiten, insbesondere im englischsprachigen Raum, wird unter Bezugnahme auf die feministische Standpunkttheorie </w:t>
      </w:r>
      <w:r w:rsidRPr="007310A7">
        <w:rPr>
          <w:color w:val="000000" w:themeColor="text1"/>
        </w:rPr>
        <w:lastRenderedPageBreak/>
        <w:t>seit Ende der 1970er Jahre die sog</w:t>
      </w:r>
      <w:r w:rsidR="00AC5E02" w:rsidRPr="007310A7">
        <w:rPr>
          <w:color w:val="000000" w:themeColor="text1"/>
        </w:rPr>
        <w:t>.</w:t>
      </w:r>
      <w:r w:rsidRPr="007310A7">
        <w:rPr>
          <w:color w:val="000000" w:themeColor="text1"/>
        </w:rPr>
        <w:t xml:space="preserve"> Insider-Outsider-Debatte geführt. Hierbei sind mit dem Begriff </w:t>
      </w:r>
      <w:r w:rsidR="00AC5E02" w:rsidRPr="007310A7">
        <w:rPr>
          <w:color w:val="000000" w:themeColor="text1"/>
        </w:rPr>
        <w:t xml:space="preserve">des </w:t>
      </w:r>
      <w:r w:rsidRPr="007310A7">
        <w:rPr>
          <w:i/>
          <w:iCs/>
          <w:color w:val="000000" w:themeColor="text1"/>
        </w:rPr>
        <w:t>Insider</w:t>
      </w:r>
      <w:r w:rsidRPr="007310A7">
        <w:rPr>
          <w:color w:val="000000" w:themeColor="text1"/>
        </w:rPr>
        <w:t xml:space="preserve"> Personen gemeint, die zu einer beforschten Community gehören, während </w:t>
      </w:r>
      <w:r w:rsidRPr="007310A7">
        <w:rPr>
          <w:i/>
          <w:iCs/>
          <w:color w:val="000000" w:themeColor="text1"/>
        </w:rPr>
        <w:t>Outsider</w:t>
      </w:r>
      <w:r w:rsidRPr="007310A7">
        <w:rPr>
          <w:color w:val="000000" w:themeColor="text1"/>
        </w:rPr>
        <w:t xml:space="preserve"> diejenigen sind</w:t>
      </w:r>
      <w:r w:rsidR="00AC5E02" w:rsidRPr="007310A7">
        <w:rPr>
          <w:color w:val="000000" w:themeColor="text1"/>
        </w:rPr>
        <w:t>,</w:t>
      </w:r>
      <w:r w:rsidRPr="007310A7">
        <w:rPr>
          <w:color w:val="000000" w:themeColor="text1"/>
        </w:rPr>
        <w:t xml:space="preserve"> die zunächst mit einer Außenperspektive und ohne lebensweltliche Beteiligung auf diese Community blicken.</w:t>
      </w:r>
      <w:r w:rsidRPr="007310A7">
        <w:rPr>
          <w:rStyle w:val="Funotenzeichen"/>
          <w:color w:val="000000" w:themeColor="text1"/>
        </w:rPr>
        <w:footnoteReference w:id="39"/>
      </w:r>
      <w:r w:rsidRPr="007310A7">
        <w:rPr>
          <w:color w:val="000000" w:themeColor="text1"/>
        </w:rPr>
        <w:t xml:space="preserve"> Je nach inhaltlicher Position wird unterschiedlich stark davon ausgegangen, dass Insider einen privilegierten erkenntnistheoretischen Status im Vergleich zu den Community-fremden Outsidern haben </w:t>
      </w:r>
      <w:r w:rsidRPr="007310A7">
        <w:rPr>
          <w:color w:val="000000" w:themeColor="text1"/>
        </w:rPr>
        <w:fldChar w:fldCharType="begin"/>
      </w:r>
      <w:r w:rsidRPr="007310A7">
        <w:rPr>
          <w:color w:val="000000" w:themeColor="text1"/>
        </w:rPr>
        <w:instrText xml:space="preserve"> ADDIN ZOTERO_ITEM CSL_CITATION {"citationID":"rB4DtCkT","properties":{"unsorted":false,"formattedCitation":"(Merton 1972)","plainCitation":"(Merton 1972)","dontUpdate":true,"noteIndex":0},"citationItems":[{"id":457,"uris":["http://zotero.org/users/local/owKliTIb/items/FNFVKZRU"],"itemData":{"id":457,"type":"article-journal","container-title":"American Journal of Sociology","DOI":"10.1086/225294","issue":"1","page":"9–47","publisher":"University of Chicago Press","title":"Insiders and Outsiders: A Chapter in the Sociology of Knowledge","volume":"78","author":[{"family":"Merton","given":"Robert K."}],"issued":{"date-parts":[["1972"]]}}}],"schema":"https://github.com/citation-style-language/schema/raw/master/csl-citation.json"}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(vgl. auch Merton 1972)</w:t>
      </w:r>
      <w:r w:rsidRPr="007310A7">
        <w:rPr>
          <w:color w:val="000000" w:themeColor="text1"/>
        </w:rPr>
        <w:fldChar w:fldCharType="end"/>
      </w:r>
      <w:r w:rsidRPr="007310A7">
        <w:rPr>
          <w:color w:val="000000" w:themeColor="text1"/>
        </w:rPr>
        <w:t xml:space="preserve">. Die Insider-Outsider-Terminologie versucht dabei gleichzeitig zu erfassen, wie Forschungssubjekte die jeweils Forschenden wahrnehmen und diese in- bzw. außerhalb </w:t>
      </w:r>
      <w:r w:rsidR="00AC5E02" w:rsidRPr="007310A7">
        <w:rPr>
          <w:color w:val="000000" w:themeColor="text1"/>
        </w:rPr>
        <w:t xml:space="preserve">der </w:t>
      </w:r>
      <w:r w:rsidRPr="007310A7">
        <w:rPr>
          <w:color w:val="000000" w:themeColor="text1"/>
        </w:rPr>
        <w:t>eigene</w:t>
      </w:r>
      <w:r w:rsidR="00AC5E02" w:rsidRPr="007310A7">
        <w:rPr>
          <w:color w:val="000000" w:themeColor="text1"/>
        </w:rPr>
        <w:t>n</w:t>
      </w:r>
      <w:r w:rsidRPr="007310A7">
        <w:rPr>
          <w:color w:val="000000" w:themeColor="text1"/>
        </w:rPr>
        <w:t xml:space="preserve"> Communities verorten. </w:t>
      </w:r>
    </w:p>
    <w:p w14:paraId="42E29F6F" w14:textId="1BFEF501" w:rsidR="00C32CC6" w:rsidRPr="007310A7" w:rsidRDefault="00C32CC6" w:rsidP="00C32CC6">
      <w:pPr>
        <w:spacing w:line="360" w:lineRule="auto"/>
        <w:jc w:val="both"/>
        <w:rPr>
          <w:color w:val="000000" w:themeColor="text1"/>
        </w:rPr>
      </w:pPr>
      <w:r w:rsidRPr="007310A7">
        <w:rPr>
          <w:color w:val="000000" w:themeColor="text1"/>
        </w:rPr>
        <w:t>Zunehmend wird in ethnographischen Veröffentlichungen anstelle einer ‚</w:t>
      </w:r>
      <w:proofErr w:type="spellStart"/>
      <w:r w:rsidRPr="007310A7">
        <w:rPr>
          <w:color w:val="000000" w:themeColor="text1"/>
        </w:rPr>
        <w:t>entweder-oder</w:t>
      </w:r>
      <w:proofErr w:type="spellEnd"/>
      <w:r w:rsidRPr="007310A7">
        <w:rPr>
          <w:color w:val="000000" w:themeColor="text1"/>
        </w:rPr>
        <w:t xml:space="preserve">’-Logik für die Zwischenposition bzw. ein Kontinuum zwischen Insider und Outsider-Position plädiert </w:t>
      </w:r>
      <w:r w:rsidRPr="007310A7">
        <w:rPr>
          <w:color w:val="000000" w:themeColor="text1"/>
        </w:rPr>
        <w:fldChar w:fldCharType="begin"/>
      </w:r>
      <w:r w:rsidRPr="007310A7">
        <w:rPr>
          <w:color w:val="000000" w:themeColor="text1"/>
        </w:rPr>
        <w:instrText xml:space="preserve"> ADDIN ZOTERO_ITEM CSL_CITATION {"citationID":"nOGL1H74","properties":{"unsorted":false,"formattedCitation":"(Griffith 1998; Katyal und King 2014; Milligan 2016; Seeck 2021; Yip 2024)","plainCitation":"(Griffith 1998; Katyal und King 2014; Milligan 2016; Seeck 2021; Yip 2024)","dontUpdate":true,"noteIndex":0},"citationItems":[{"id":433,"uris":["http://zotero.org/users/local/owKliTIb/items/KB9GCM8M"],"itemData":{"id":433,"type":"article-journal","container-title":"Human Studies","DOI":"10.1023/A:1005421211078","issue":"4","page":"361–376","publisher":"Springer Science and Business Media LLC","title":"Insider/Outsider: Epistemological Privilege and Mothering Work","volume":"21","author":[{"family":"Griffith","given":"Alison"}],"issued":{"date-parts":[["1998"]]}}},{"id":447,"uris":["http://zotero.org/users/local/owKliTIb/items/PHZKKA5K"],"itemData":{"id":447,"type":"article-journal","container-title":"International journal of research &amp; method in education","DOI":"10.1080/1743727X.2012.736484","issue":"1","page":"44–62","publisher":"Informa UK Limited","title":"Non-Chinese researchers conducting research in Chinese cultures: critical reflections","volume":"37","author":[{"family":"Katyal","given":"K.R."},{"family":"King","given":"M.E."}],"issued":{"date-parts":[["2014"]]}}},{"id":462,"uris":["http://zotero.org/users/local/owKliTIb/items/PB8RURJB"],"itemData":{"id":462,"type":"article-journal","container-title":"Compare: a journal of comparative and international education","DOI":"10.1080/03057925.2014.928510","issue":"2","page":"235–250","publisher":"Informa UK Limited","title":"Insider-outsider-Inbetweener? Researcher positioning, participative methods and cross-cultural educational research","volume":"46","author":[{"family":"Milligan","given":"L."}],"issued":{"date-parts":[["2016"]]}}},{"id":472,"uris":["http://zotero.org/users/local/owKliTIb/items/ZAXAKG6L"],"itemData":{"id":472,"type":"book","publisher":"transcript","publisher-place":"Bielefeld","title":"Care trans_formieren. Eine ethnographische Studie zu trans und nicht-binärer Sorgearbeit","author":[{"family":"Seeck","given":"Francis"}],"issued":{"date-parts":[["2021"]]}}},{"id":498,"uris":["http://zotero.org/users/local/owKliTIb/items/DVDKYLXI"],"itemData":{"id":498,"type":"article-journal","container-title":"International Journal of Research &amp; Method in Education","DOI":"10.1080/1743727X.2023.2266375","issue":"3","page":"222–232","publisher":"Informa UK Limited","title":"Positionality and reflexivity: negotiating insider-outsider positions within and across cultures","volume":"47","author":[{"family":"Yip","given":"S. Y."}],"issued":{"date-parts":[["2024"]]}}}],"schema":"https://github.com/citation-style-language/schema/raw/master/csl-citation.json"}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w:t>
      </w:r>
      <w:r w:rsidR="00AC5E02" w:rsidRPr="007310A7">
        <w:rPr>
          <w:rFonts w:ascii="Cambria" w:hAnsi="Cambria"/>
          <w:color w:val="000000" w:themeColor="text1"/>
        </w:rPr>
        <w:t xml:space="preserve">vgl. </w:t>
      </w:r>
      <w:r w:rsidRPr="007310A7">
        <w:rPr>
          <w:rFonts w:ascii="Cambria" w:hAnsi="Cambria"/>
          <w:color w:val="000000" w:themeColor="text1"/>
        </w:rPr>
        <w:t xml:space="preserve">Griffith 1998; </w:t>
      </w:r>
      <w:proofErr w:type="spellStart"/>
      <w:r w:rsidRPr="007310A7">
        <w:rPr>
          <w:rFonts w:ascii="Cambria" w:hAnsi="Cambria"/>
          <w:color w:val="000000" w:themeColor="text1"/>
        </w:rPr>
        <w:t>Katyal</w:t>
      </w:r>
      <w:proofErr w:type="spellEnd"/>
      <w:r w:rsidRPr="007310A7">
        <w:rPr>
          <w:rFonts w:ascii="Cambria" w:hAnsi="Cambria"/>
          <w:color w:val="000000" w:themeColor="text1"/>
        </w:rPr>
        <w:t xml:space="preserve"> und King 2014; Milligan 2016; zitiert nach </w:t>
      </w:r>
      <w:proofErr w:type="spellStart"/>
      <w:r w:rsidRPr="007310A7">
        <w:rPr>
          <w:rFonts w:ascii="Cambria" w:hAnsi="Cambria"/>
          <w:color w:val="000000" w:themeColor="text1"/>
        </w:rPr>
        <w:t>Seeck</w:t>
      </w:r>
      <w:proofErr w:type="spellEnd"/>
      <w:r w:rsidRPr="007310A7">
        <w:rPr>
          <w:rFonts w:ascii="Cambria" w:hAnsi="Cambria"/>
          <w:color w:val="000000" w:themeColor="text1"/>
        </w:rPr>
        <w:t xml:space="preserve"> 2021; Yip 2024)</w:t>
      </w:r>
      <w:r w:rsidRPr="007310A7">
        <w:rPr>
          <w:color w:val="000000" w:themeColor="text1"/>
        </w:rPr>
        <w:fldChar w:fldCharType="end"/>
      </w:r>
      <w:r w:rsidR="00F3313F" w:rsidRPr="007310A7">
        <w:rPr>
          <w:color w:val="000000" w:themeColor="text1"/>
        </w:rPr>
        <w:t xml:space="preserve">. </w:t>
      </w:r>
      <w:r w:rsidRPr="007310A7">
        <w:rPr>
          <w:color w:val="000000" w:themeColor="text1"/>
        </w:rPr>
        <w:t xml:space="preserve">Damit wird zum einen die fluide, kontextabhängige Dimension von Identitäten und zum anderen die Komplexität sowohl der Erfahrungen als auch der allenfalls intersektional verstehbaren Zugehörigkeiten innerhalb von marginalisierten Communities betont </w:t>
      </w:r>
      <w:r w:rsidRPr="007310A7">
        <w:rPr>
          <w:color w:val="000000" w:themeColor="text1"/>
        </w:rPr>
        <w:fldChar w:fldCharType="begin"/>
      </w:r>
      <w:r w:rsidRPr="007310A7">
        <w:rPr>
          <w:color w:val="000000" w:themeColor="text1"/>
        </w:rPr>
        <w:instrText xml:space="preserve"> ADDIN ZOTERO_ITEM CSL_CITATION {"citationID":"WQnqBICt","properties":{"unsorted":false,"formattedCitation":"(Thomson und Gunter 2010; Yip 2024)","plainCitation":"(Thomson und Gunter 2010; Yip 2024)","dontUpdate":true,"noteIndex":0},"citationItems":[{"id":488,"uris":["http://zotero.org/users/local/owKliTIb/items/JIM2AT83"],"itemData":{"id":488,"type":"article-journal","container-title":"International journal of research and method in education","issue":"1","page":"17–30","title":"Inside, outside, upside down: the fluidity of academic researcher ‘identity’ in working with/in school","volume":"34","author":[{"family":"Thomson","given":"P."},{"family":"Gunter","given":"H."}],"issued":{"date-parts":[["2010"]]}}},{"id":498,"uris":["http://zotero.org/users/local/owKliTIb/items/DVDKYLXI"],"itemData":{"id":498,"type":"article-journal","container-title":"International Journal of Research &amp; Method in Education","DOI":"10.1080/1743727X.2023.2266375","issue":"3","page":"222–232","publisher":"Informa UK Limited","title":"Positionality and reflexivity: negotiating insider-outsider positions within and across cultures","volume":"47","author":[{"family":"Yip","given":"S. Y."}],"issued":{"date-parts":[["2024"]]}}}],"schema":"https://github.com/citation-style-language/schema/raw/master/csl-citation.json"}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(Thomson und Gunter 2010; zitiert nach Yip ebd.)</w:t>
      </w:r>
      <w:r w:rsidRPr="007310A7">
        <w:rPr>
          <w:color w:val="000000" w:themeColor="text1"/>
        </w:rPr>
        <w:fldChar w:fldCharType="end"/>
      </w:r>
      <w:r w:rsidRPr="007310A7">
        <w:rPr>
          <w:color w:val="000000" w:themeColor="text1"/>
        </w:rPr>
        <w:t xml:space="preserve">. Auf dieses Transformations-orientierte Verständnis des </w:t>
      </w:r>
      <w:r w:rsidRPr="007310A7">
        <w:rPr>
          <w:i/>
          <w:iCs/>
          <w:color w:val="000000" w:themeColor="text1"/>
        </w:rPr>
        <w:t>Insider-Outsiders</w:t>
      </w:r>
      <w:r w:rsidRPr="007310A7">
        <w:rPr>
          <w:color w:val="000000" w:themeColor="text1"/>
        </w:rPr>
        <w:t xml:space="preserve"> werde ich im mich </w:t>
      </w:r>
      <w:r w:rsidR="004E439A" w:rsidRPr="007310A7">
        <w:rPr>
          <w:color w:val="000000" w:themeColor="text1"/>
        </w:rPr>
        <w:t xml:space="preserve">im Folgenden </w:t>
      </w:r>
      <w:r w:rsidR="00A8032D" w:rsidRPr="007310A7">
        <w:rPr>
          <w:color w:val="000000" w:themeColor="text1"/>
        </w:rPr>
        <w:t xml:space="preserve">u.a. </w:t>
      </w:r>
      <w:r w:rsidRPr="007310A7">
        <w:rPr>
          <w:color w:val="000000" w:themeColor="text1"/>
        </w:rPr>
        <w:t>beziehen.</w:t>
      </w:r>
    </w:p>
    <w:p w14:paraId="478BF690" w14:textId="77777777" w:rsidR="00C32CC6" w:rsidRPr="007310A7" w:rsidRDefault="00C32CC6" w:rsidP="003865F7">
      <w:pPr>
        <w:pStyle w:val="berschrift2"/>
        <w:spacing w:before="480" w:after="240"/>
        <w:rPr>
          <w:rFonts w:asciiTheme="minorHAnsi" w:hAnsiTheme="minorHAnsi"/>
          <w:b/>
          <w:color w:val="000000" w:themeColor="text1"/>
          <w:sz w:val="24"/>
          <w:szCs w:val="24"/>
        </w:rPr>
      </w:pPr>
      <w:bookmarkStart w:id="37" w:name="_Toc233288775"/>
      <w:r w:rsidRPr="007310A7">
        <w:rPr>
          <w:rFonts w:asciiTheme="minorHAnsi" w:hAnsiTheme="minorHAnsi"/>
          <w:b/>
          <w:color w:val="000000" w:themeColor="text1"/>
          <w:sz w:val="24"/>
          <w:szCs w:val="24"/>
        </w:rPr>
        <w:t>5.2. Vulnerabilität im Forschungsprozess</w:t>
      </w:r>
      <w:bookmarkEnd w:id="37"/>
    </w:p>
    <w:p w14:paraId="1D3173F0" w14:textId="32B3C69A" w:rsidR="00C32CC6" w:rsidRPr="007310A7" w:rsidRDefault="00C32CC6" w:rsidP="00C32CC6">
      <w:pPr>
        <w:spacing w:line="360" w:lineRule="auto"/>
        <w:jc w:val="both"/>
        <w:rPr>
          <w:color w:val="000000" w:themeColor="text1"/>
        </w:rPr>
      </w:pPr>
      <w:r w:rsidRPr="007310A7">
        <w:rPr>
          <w:color w:val="000000" w:themeColor="text1"/>
        </w:rPr>
        <w:t xml:space="preserve">Nachdem die konzeptuelle Grundlage einer Positions- und Standpunktbestimmung dargelegt wurde, soll im Folgenden auf den Aspekt der Vulnerabilität eingegangen werden, der insbesondere in der Debatte hinsichtlich </w:t>
      </w:r>
      <w:proofErr w:type="spellStart"/>
      <w:r w:rsidRPr="007310A7">
        <w:rPr>
          <w:color w:val="000000" w:themeColor="text1"/>
        </w:rPr>
        <w:t>Positionalität</w:t>
      </w:r>
      <w:r w:rsidR="006C101D" w:rsidRPr="007310A7">
        <w:rPr>
          <w:color w:val="000000" w:themeColor="text1"/>
        </w:rPr>
        <w:t>s</w:t>
      </w:r>
      <w:proofErr w:type="spellEnd"/>
      <w:r w:rsidR="006C101D" w:rsidRPr="007310A7">
        <w:rPr>
          <w:color w:val="000000" w:themeColor="text1"/>
        </w:rPr>
        <w:t>-Darstellungen</w:t>
      </w:r>
      <w:r w:rsidRPr="007310A7">
        <w:rPr>
          <w:color w:val="000000" w:themeColor="text1"/>
        </w:rPr>
        <w:t xml:space="preserve"> in Qualifizierungsarbeiten häufig außer Acht gelassen wird.</w:t>
      </w:r>
    </w:p>
    <w:p w14:paraId="0D398C6B" w14:textId="2A20BB68" w:rsidR="00C32CC6" w:rsidRPr="007310A7" w:rsidRDefault="00C32CC6" w:rsidP="00C32CC6">
      <w:pPr>
        <w:spacing w:line="360" w:lineRule="auto"/>
        <w:jc w:val="both"/>
        <w:rPr>
          <w:color w:val="000000" w:themeColor="text1"/>
        </w:rPr>
      </w:pPr>
      <w:r w:rsidRPr="007310A7">
        <w:rPr>
          <w:color w:val="000000" w:themeColor="text1"/>
        </w:rPr>
        <w:t xml:space="preserve">Der Begriff der Vulnerabilität nimmt im forschungsethischen Diskurs, insbesondere in Bezug auf biomedizinische Forschungsarbeiten, eine zentrale Rolle ein </w:t>
      </w:r>
      <w:r w:rsidRPr="007310A7">
        <w:rPr>
          <w:color w:val="000000" w:themeColor="text1"/>
        </w:rPr>
        <w:fldChar w:fldCharType="begin"/>
      </w:r>
      <w:r w:rsidRPr="007310A7">
        <w:rPr>
          <w:color w:val="000000" w:themeColor="text1"/>
        </w:rPr>
        <w:instrText xml:space="preserve"> ADDIN ZOTERO_ITEM CSL_CITATION {"citationID":"XuPSogKj","properties":{"unsorted":false,"formattedCitation":"(Bracken-Roche u.\\uc0\\u160{}a. 2017)","plainCitation":"(Bracken-Roche u. a. 2017)","dontUpdate":true,"noteIndex":0},"citationItems":[{"id":419,"uris":["http://zotero.org/users/local/owKliTIb/items/BI5FGZN8"],"itemData":{"id":419,"type":"article-journal","container-title":"Health research policy and systems","DOI":"10.1186/s12961-016-0164-6","issue":"1","page":"8","publisher":"Springer Science and Business Media LLC","title":"The concept of 'vulnerability' in research ethics: an in-depth analysis of policies and guidelines","volume":"15","author":[{"family":"Bracken-Roche","given":"D."},{"family":"Bell","given":"E."},{"family":"Macdonald","given":"M. E."},{"family":"Racine","given":"E."}],"issued":{"date-parts":[["2017"]]}}}],"schema":"https://github.com/citation-style-language/schema/raw/master/csl-citation.json"} </w:instrText>
      </w:r>
      <w:r w:rsidRPr="007310A7">
        <w:rPr>
          <w:color w:val="000000" w:themeColor="text1"/>
        </w:rPr>
        <w:fldChar w:fldCharType="separate"/>
      </w:r>
      <w:r w:rsidRPr="007310A7">
        <w:rPr>
          <w:rFonts w:ascii="Cambria" w:hAnsi="Cambria" w:cs="Times New Roman"/>
          <w:color w:val="000000" w:themeColor="text1"/>
        </w:rPr>
        <w:t>(vgl. Bracken-Roche et al. 2017)</w:t>
      </w:r>
      <w:r w:rsidRPr="007310A7">
        <w:rPr>
          <w:color w:val="000000" w:themeColor="text1"/>
        </w:rPr>
        <w:fldChar w:fldCharType="end"/>
      </w:r>
      <w:r w:rsidRPr="007310A7">
        <w:rPr>
          <w:color w:val="000000" w:themeColor="text1"/>
        </w:rPr>
        <w:t xml:space="preserve">. Der US-amerikanische </w:t>
      </w:r>
      <w:r w:rsidRPr="007310A7">
        <w:rPr>
          <w:i/>
          <w:color w:val="000000" w:themeColor="text1"/>
        </w:rPr>
        <w:t>Belmont Report</w:t>
      </w:r>
      <w:r w:rsidRPr="007310A7">
        <w:rPr>
          <w:color w:val="000000" w:themeColor="text1"/>
        </w:rPr>
        <w:t xml:space="preserve"> - </w:t>
      </w:r>
      <w:proofErr w:type="spellStart"/>
      <w:r w:rsidRPr="007310A7">
        <w:rPr>
          <w:rStyle w:val="Hervorhebung"/>
          <w:rFonts w:eastAsia="Times New Roman" w:cs="Times New Roman"/>
          <w:color w:val="000000" w:themeColor="text1"/>
        </w:rPr>
        <w:t>Ethical</w:t>
      </w:r>
      <w:proofErr w:type="spellEnd"/>
      <w:r w:rsidRPr="007310A7">
        <w:rPr>
          <w:rStyle w:val="Hervorhebung"/>
          <w:rFonts w:eastAsia="Times New Roman" w:cs="Times New Roman"/>
          <w:color w:val="000000" w:themeColor="text1"/>
        </w:rPr>
        <w:t xml:space="preserve"> </w:t>
      </w:r>
      <w:proofErr w:type="spellStart"/>
      <w:r w:rsidRPr="007310A7">
        <w:rPr>
          <w:rStyle w:val="Hervorhebung"/>
          <w:rFonts w:eastAsia="Times New Roman" w:cs="Times New Roman"/>
          <w:color w:val="000000" w:themeColor="text1"/>
        </w:rPr>
        <w:t>Principles</w:t>
      </w:r>
      <w:proofErr w:type="spellEnd"/>
      <w:r w:rsidRPr="007310A7">
        <w:rPr>
          <w:rStyle w:val="Hervorhebung"/>
          <w:rFonts w:eastAsia="Times New Roman" w:cs="Times New Roman"/>
          <w:color w:val="000000" w:themeColor="text1"/>
        </w:rPr>
        <w:t xml:space="preserve"> and Guidelines </w:t>
      </w:r>
      <w:proofErr w:type="spellStart"/>
      <w:r w:rsidRPr="007310A7">
        <w:rPr>
          <w:rStyle w:val="Hervorhebung"/>
          <w:rFonts w:eastAsia="Times New Roman" w:cs="Times New Roman"/>
          <w:color w:val="000000" w:themeColor="text1"/>
        </w:rPr>
        <w:t>for</w:t>
      </w:r>
      <w:proofErr w:type="spellEnd"/>
      <w:r w:rsidRPr="007310A7">
        <w:rPr>
          <w:rStyle w:val="Hervorhebung"/>
          <w:rFonts w:eastAsia="Times New Roman" w:cs="Times New Roman"/>
          <w:color w:val="000000" w:themeColor="text1"/>
        </w:rPr>
        <w:t xml:space="preserve"> </w:t>
      </w:r>
      <w:proofErr w:type="spellStart"/>
      <w:r w:rsidRPr="007310A7">
        <w:rPr>
          <w:rStyle w:val="Hervorhebung"/>
          <w:rFonts w:eastAsia="Times New Roman" w:cs="Times New Roman"/>
          <w:color w:val="000000" w:themeColor="text1"/>
        </w:rPr>
        <w:t>the</w:t>
      </w:r>
      <w:proofErr w:type="spellEnd"/>
      <w:r w:rsidRPr="007310A7">
        <w:rPr>
          <w:rStyle w:val="Hervorhebung"/>
          <w:rFonts w:eastAsia="Times New Roman" w:cs="Times New Roman"/>
          <w:color w:val="000000" w:themeColor="text1"/>
        </w:rPr>
        <w:t xml:space="preserve"> </w:t>
      </w:r>
      <w:proofErr w:type="spellStart"/>
      <w:r w:rsidRPr="007310A7">
        <w:rPr>
          <w:rStyle w:val="Hervorhebung"/>
          <w:rFonts w:eastAsia="Times New Roman" w:cs="Times New Roman"/>
          <w:color w:val="000000" w:themeColor="text1"/>
        </w:rPr>
        <w:t>Protection</w:t>
      </w:r>
      <w:proofErr w:type="spellEnd"/>
      <w:r w:rsidRPr="007310A7">
        <w:rPr>
          <w:rStyle w:val="Hervorhebung"/>
          <w:rFonts w:eastAsia="Times New Roman" w:cs="Times New Roman"/>
          <w:color w:val="000000" w:themeColor="text1"/>
        </w:rPr>
        <w:t xml:space="preserve"> </w:t>
      </w:r>
      <w:proofErr w:type="spellStart"/>
      <w:r w:rsidRPr="007310A7">
        <w:rPr>
          <w:rStyle w:val="Hervorhebung"/>
          <w:rFonts w:eastAsia="Times New Roman" w:cs="Times New Roman"/>
          <w:color w:val="000000" w:themeColor="text1"/>
        </w:rPr>
        <w:t>of</w:t>
      </w:r>
      <w:proofErr w:type="spellEnd"/>
      <w:r w:rsidRPr="007310A7">
        <w:rPr>
          <w:rStyle w:val="Hervorhebung"/>
          <w:rFonts w:eastAsia="Times New Roman" w:cs="Times New Roman"/>
          <w:color w:val="000000" w:themeColor="text1"/>
        </w:rPr>
        <w:t xml:space="preserve"> Human </w:t>
      </w:r>
      <w:proofErr w:type="spellStart"/>
      <w:r w:rsidRPr="007310A7">
        <w:rPr>
          <w:rStyle w:val="Hervorhebung"/>
          <w:rFonts w:eastAsia="Times New Roman" w:cs="Times New Roman"/>
          <w:color w:val="000000" w:themeColor="text1"/>
        </w:rPr>
        <w:t>Subjects</w:t>
      </w:r>
      <w:proofErr w:type="spellEnd"/>
      <w:r w:rsidRPr="007310A7">
        <w:rPr>
          <w:rStyle w:val="Hervorhebung"/>
          <w:rFonts w:eastAsia="Times New Roman" w:cs="Times New Roman"/>
          <w:color w:val="000000" w:themeColor="text1"/>
        </w:rPr>
        <w:t xml:space="preserve"> </w:t>
      </w:r>
      <w:proofErr w:type="spellStart"/>
      <w:r w:rsidRPr="007310A7">
        <w:rPr>
          <w:rStyle w:val="Hervorhebung"/>
          <w:rFonts w:eastAsia="Times New Roman" w:cs="Times New Roman"/>
          <w:color w:val="000000" w:themeColor="text1"/>
        </w:rPr>
        <w:t>of</w:t>
      </w:r>
      <w:proofErr w:type="spellEnd"/>
      <w:r w:rsidRPr="007310A7">
        <w:rPr>
          <w:rStyle w:val="Hervorhebung"/>
          <w:rFonts w:eastAsia="Times New Roman" w:cs="Times New Roman"/>
          <w:color w:val="000000" w:themeColor="text1"/>
        </w:rPr>
        <w:t xml:space="preserve"> Research </w:t>
      </w:r>
      <w:r w:rsidR="00F3313F" w:rsidRPr="007310A7">
        <w:rPr>
          <w:rStyle w:val="Hervorhebung"/>
          <w:rFonts w:eastAsia="Times New Roman" w:cs="Times New Roman"/>
          <w:color w:val="000000" w:themeColor="text1"/>
        </w:rPr>
        <w:fldChar w:fldCharType="begin"/>
      </w:r>
      <w:r w:rsidR="00F3313F" w:rsidRPr="007310A7">
        <w:rPr>
          <w:rStyle w:val="Hervorhebung"/>
          <w:rFonts w:eastAsia="Times New Roman" w:cs="Times New Roman"/>
          <w:color w:val="000000" w:themeColor="text1"/>
        </w:rPr>
        <w:instrText xml:space="preserve"> ADDIN ZOTERO_ITEM CSL_CITATION {"citationID":"uoTAXSXb","properties":{"unsorted":false,"formattedCitation":"(1979)","plainCitation":"(1979)","noteIndex":0},"citationItems":[{"id":1256,"uris":["http://zotero.org/users/local/owKliTIb/items/GKJX9KIU"],"itemData":{"id":1256,"type":"document","title":"Belmont Report - Ethical Principles and Guidelines for the Protection of Human Subjects of Research","URL":"https://www.hhs.gov/ohrp/regulations-and-policy/belmont-report/read-the-belmont-report/index.html","author":[{"literal":"National Commission for the Protection of Human Subjects of Biomedical and Behavioral Research"}],"issued":{"date-parts":[["1979"]]}},"suppress-author":true}],"schema":"https://github.com/citation-style-language/schema/raw/master/csl-citation.json"} </w:instrText>
      </w:r>
      <w:r w:rsidR="00F3313F" w:rsidRPr="007310A7">
        <w:rPr>
          <w:rStyle w:val="Hervorhebung"/>
          <w:rFonts w:eastAsia="Times New Roman" w:cs="Times New Roman"/>
          <w:color w:val="000000" w:themeColor="text1"/>
        </w:rPr>
        <w:fldChar w:fldCharType="separate"/>
      </w:r>
      <w:r w:rsidR="00F3313F" w:rsidRPr="007310A7">
        <w:rPr>
          <w:rFonts w:ascii="Cambria" w:hAnsi="Cambria"/>
          <w:color w:val="000000" w:themeColor="text1"/>
        </w:rPr>
        <w:t>(1979)</w:t>
      </w:r>
      <w:r w:rsidR="00F3313F" w:rsidRPr="007310A7">
        <w:rPr>
          <w:rStyle w:val="Hervorhebung"/>
          <w:rFonts w:eastAsia="Times New Roman" w:cs="Times New Roman"/>
          <w:color w:val="000000" w:themeColor="text1"/>
        </w:rPr>
        <w:fldChar w:fldCharType="end"/>
      </w:r>
      <w:r w:rsidR="00F3313F" w:rsidRPr="007310A7">
        <w:rPr>
          <w:rStyle w:val="Hervorhebung"/>
          <w:rFonts w:eastAsia="Times New Roman" w:cs="Times New Roman"/>
          <w:color w:val="000000" w:themeColor="text1"/>
        </w:rPr>
        <w:t xml:space="preserve"> </w:t>
      </w:r>
      <w:r w:rsidRPr="007310A7">
        <w:rPr>
          <w:color w:val="000000" w:themeColor="text1"/>
        </w:rPr>
        <w:lastRenderedPageBreak/>
        <w:t xml:space="preserve">verpflichtet Forschende 1979 erstmals verbindlich dazu, eine Schädigung von Forschungssubjekten durch wissenschaftliche Studien in ihrem Vorgehen </w:t>
      </w:r>
      <w:proofErr w:type="spellStart"/>
      <w:r w:rsidRPr="007310A7">
        <w:rPr>
          <w:color w:val="000000" w:themeColor="text1"/>
        </w:rPr>
        <w:t>mitzubedenken</w:t>
      </w:r>
      <w:proofErr w:type="spellEnd"/>
      <w:r w:rsidRPr="007310A7">
        <w:rPr>
          <w:color w:val="000000" w:themeColor="text1"/>
        </w:rPr>
        <w:t xml:space="preserve"> und dieser in jeglicher Hinsicht entgegenzuwirken (vgl. ebd.). Der vor dem Hintergrund </w:t>
      </w:r>
      <w:proofErr w:type="spellStart"/>
      <w:r w:rsidRPr="007310A7">
        <w:rPr>
          <w:color w:val="000000" w:themeColor="text1"/>
        </w:rPr>
        <w:t>uneingewilligter</w:t>
      </w:r>
      <w:proofErr w:type="spellEnd"/>
      <w:r w:rsidRPr="007310A7">
        <w:rPr>
          <w:color w:val="000000" w:themeColor="text1"/>
        </w:rPr>
        <w:t xml:space="preserve"> medizinischer Experimente an Schwarzen US-Amerikanern verfasste Report hebt insbesondere die Rechte vulnerabler Gruppen hervor, wenn diese zu Teilnehmenden biomedizinischer Studien werden. Während letzteres </w:t>
      </w:r>
      <w:r w:rsidR="006C101D" w:rsidRPr="007310A7">
        <w:rPr>
          <w:color w:val="000000" w:themeColor="text1"/>
        </w:rPr>
        <w:t xml:space="preserve">gegenwärtig nicht mehr </w:t>
      </w:r>
      <w:r w:rsidRPr="007310A7">
        <w:rPr>
          <w:color w:val="000000" w:themeColor="text1"/>
        </w:rPr>
        <w:t xml:space="preserve">zur </w:t>
      </w:r>
      <w:r w:rsidR="00D16B0A" w:rsidRPr="007310A7">
        <w:rPr>
          <w:color w:val="000000" w:themeColor="text1"/>
        </w:rPr>
        <w:t xml:space="preserve">inhaltlichen </w:t>
      </w:r>
      <w:r w:rsidRPr="007310A7">
        <w:rPr>
          <w:color w:val="000000" w:themeColor="text1"/>
        </w:rPr>
        <w:t>Debatte steht, wird in</w:t>
      </w:r>
      <w:r w:rsidR="00D16B0A" w:rsidRPr="007310A7">
        <w:rPr>
          <w:color w:val="000000" w:themeColor="text1"/>
        </w:rPr>
        <w:t>sbesondere in</w:t>
      </w:r>
      <w:r w:rsidRPr="007310A7">
        <w:rPr>
          <w:color w:val="000000" w:themeColor="text1"/>
        </w:rPr>
        <w:t xml:space="preserve"> der bioethischen Literatur häufig die Unbestimmtheit des Vulnerabilitätskonzepts kritisiert. Um dieser Vagheit des Begriffs entgegenzuwirken soll im Folgenden ein</w:t>
      </w:r>
      <w:r w:rsidR="00D16B0A" w:rsidRPr="007310A7">
        <w:rPr>
          <w:color w:val="000000" w:themeColor="text1"/>
        </w:rPr>
        <w:t>e</w:t>
      </w:r>
      <w:r w:rsidRPr="007310A7">
        <w:rPr>
          <w:color w:val="000000" w:themeColor="text1"/>
        </w:rPr>
        <w:t xml:space="preserve"> relationale </w:t>
      </w:r>
      <w:r w:rsidR="00D16B0A" w:rsidRPr="007310A7">
        <w:rPr>
          <w:color w:val="000000" w:themeColor="text1"/>
        </w:rPr>
        <w:t xml:space="preserve">Konzeptualisierung </w:t>
      </w:r>
      <w:r w:rsidRPr="007310A7">
        <w:rPr>
          <w:color w:val="000000" w:themeColor="text1"/>
        </w:rPr>
        <w:t>von Vulnerabilität nach</w:t>
      </w:r>
      <w:r w:rsidR="00F3313F" w:rsidRPr="007310A7">
        <w:rPr>
          <w:color w:val="000000" w:themeColor="text1"/>
        </w:rPr>
        <w:t xml:space="preserve"> </w:t>
      </w:r>
      <w:r w:rsidR="00F3313F" w:rsidRPr="007310A7">
        <w:rPr>
          <w:rFonts w:ascii="Cambria" w:hAnsi="Cambria"/>
          <w:color w:val="000000" w:themeColor="text1"/>
        </w:rPr>
        <w:t xml:space="preserve">Luna und </w:t>
      </w:r>
      <w:proofErr w:type="spellStart"/>
      <w:r w:rsidR="00F3313F" w:rsidRPr="007310A7">
        <w:rPr>
          <w:rFonts w:ascii="Cambria" w:hAnsi="Cambria"/>
          <w:color w:val="000000" w:themeColor="text1"/>
        </w:rPr>
        <w:t>Vanderpoel</w:t>
      </w:r>
      <w:proofErr w:type="spellEnd"/>
      <w:r w:rsidRPr="007310A7">
        <w:rPr>
          <w:color w:val="000000" w:themeColor="text1"/>
        </w:rPr>
        <w:t xml:space="preserve"> </w:t>
      </w:r>
      <w:r w:rsidRPr="007310A7">
        <w:rPr>
          <w:color w:val="000000" w:themeColor="text1"/>
        </w:rPr>
        <w:fldChar w:fldCharType="begin"/>
      </w:r>
      <w:r w:rsidR="00F3313F" w:rsidRPr="007310A7">
        <w:rPr>
          <w:color w:val="000000" w:themeColor="text1"/>
        </w:rPr>
        <w:instrText xml:space="preserve"> ADDIN ZOTERO_ITEM CSL_CITATION {"citationID":"jkJ56vbc","properties":{"unsorted":false,"formattedCitation":"(2013)","plainCitation":"(2013)","noteIndex":0},"citationItems":[{"id":451,"uris":["http://zotero.org/users/local/owKliTIb/items/DS5ZLKYC"],"itemData":{"id":451,"type":"article-journal","container-title":"Bioethics","DOI":"10.1111/bioe.12035","issue":"6","page":"325–332","publisher":"Wiley","title":"Not the usual suspects: addressing layers of vulnerability","volume":"27","author":[{"family":"Luna","given":"F."},{"family":"Vanderpoel","given":"S."}],"issued":{"date-parts":[["2013"]]}},"suppress-author":true}],"schema":"https://github.com/citation-style-language/schema/raw/master/csl-citation.json"} </w:instrText>
      </w:r>
      <w:r w:rsidRPr="007310A7">
        <w:rPr>
          <w:color w:val="000000" w:themeColor="text1"/>
        </w:rPr>
        <w:fldChar w:fldCharType="separate"/>
      </w:r>
      <w:r w:rsidR="00F3313F" w:rsidRPr="007310A7">
        <w:rPr>
          <w:rFonts w:ascii="Cambria" w:hAnsi="Cambria"/>
          <w:color w:val="000000" w:themeColor="text1"/>
        </w:rPr>
        <w:t>(2013)</w:t>
      </w:r>
      <w:r w:rsidRPr="007310A7">
        <w:rPr>
          <w:color w:val="000000" w:themeColor="text1"/>
        </w:rPr>
        <w:fldChar w:fldCharType="end"/>
      </w:r>
      <w:r w:rsidRPr="007310A7">
        <w:rPr>
          <w:color w:val="000000" w:themeColor="text1"/>
        </w:rPr>
        <w:t xml:space="preserve"> verwendet werden, das mit dem verwendeten interpretativen Forschungsansatz am kompatibelsten erscheint: Die Autor*innen </w:t>
      </w:r>
      <w:proofErr w:type="spellStart"/>
      <w:r w:rsidRPr="007310A7">
        <w:rPr>
          <w:color w:val="000000" w:themeColor="text1"/>
        </w:rPr>
        <w:t>grenzen</w:t>
      </w:r>
      <w:proofErr w:type="spellEnd"/>
      <w:r w:rsidRPr="007310A7">
        <w:rPr>
          <w:color w:val="000000" w:themeColor="text1"/>
        </w:rPr>
        <w:t xml:space="preserve"> ihr Konzept von einem kategorialen Verständnis ab, demzufolge im Vorfeld eines Forschungsprozesses besonders benachteiligte und somit</w:t>
      </w:r>
      <w:r w:rsidR="00752E83" w:rsidRPr="007310A7">
        <w:rPr>
          <w:color w:val="000000" w:themeColor="text1"/>
        </w:rPr>
        <w:t xml:space="preserve"> –</w:t>
      </w:r>
      <w:r w:rsidRPr="007310A7">
        <w:rPr>
          <w:color w:val="000000" w:themeColor="text1"/>
        </w:rPr>
        <w:t xml:space="preserve"> </w:t>
      </w:r>
      <w:r w:rsidR="00752E83" w:rsidRPr="007310A7">
        <w:rPr>
          <w:color w:val="000000" w:themeColor="text1"/>
        </w:rPr>
        <w:t xml:space="preserve">im Sinne einer </w:t>
      </w:r>
      <w:proofErr w:type="spellStart"/>
      <w:r w:rsidR="00752E83" w:rsidRPr="007310A7">
        <w:rPr>
          <w:color w:val="000000" w:themeColor="text1"/>
        </w:rPr>
        <w:t>Vulnerabilisierung</w:t>
      </w:r>
      <w:proofErr w:type="spellEnd"/>
      <w:r w:rsidR="00752E83" w:rsidRPr="007310A7">
        <w:rPr>
          <w:color w:val="000000" w:themeColor="text1"/>
        </w:rPr>
        <w:t xml:space="preserve"> – </w:t>
      </w:r>
      <w:r w:rsidRPr="007310A7">
        <w:rPr>
          <w:color w:val="000000" w:themeColor="text1"/>
        </w:rPr>
        <w:t xml:space="preserve">gefährdete Gruppen gewissermaßen </w:t>
      </w:r>
      <w:r w:rsidR="00D16B0A" w:rsidRPr="007310A7">
        <w:rPr>
          <w:color w:val="000000" w:themeColor="text1"/>
        </w:rPr>
        <w:t>E</w:t>
      </w:r>
      <w:r w:rsidRPr="007310A7">
        <w:rPr>
          <w:color w:val="000000" w:themeColor="text1"/>
        </w:rPr>
        <w:t>mpirie-unabhängig bestimmt werden können. Stattdessen heben sie hervor, dass Vulnerabilität kontext- und interaktionsabhängig ist. Damit wird auch der intersektional verstandenen Verschiedenheit zwischen Angehörigen benachteiligter Gruppen und dem dynamischen Charakter der Vulnerabilität Rechnung getragen (vgl. ebd.).</w:t>
      </w:r>
    </w:p>
    <w:p w14:paraId="08E0F852" w14:textId="0791FC44" w:rsidR="00C32CC6" w:rsidRPr="007310A7" w:rsidRDefault="00C32CC6" w:rsidP="00F3313F">
      <w:pPr>
        <w:spacing w:before="240" w:line="360" w:lineRule="auto"/>
        <w:jc w:val="both"/>
        <w:rPr>
          <w:color w:val="000000" w:themeColor="text1"/>
        </w:rPr>
      </w:pPr>
      <w:r>
        <w:rPr>
          <w:color w:val="000000" w:themeColor="text1"/>
        </w:rPr>
        <w:t xml:space="preserve">Da forschungsethische Reflexionen bezüglich der Vulnerabilität bzw. </w:t>
      </w:r>
      <w:proofErr w:type="spellStart"/>
      <w:r>
        <w:rPr>
          <w:color w:val="000000" w:themeColor="text1"/>
        </w:rPr>
        <w:t xml:space="preserve">Vulnerabilisierung</w:t>
      </w:r>
      <w:proofErr w:type="spellEnd"/>
      <w:r>
        <w:rPr>
          <w:color w:val="000000" w:themeColor="text1"/>
        </w:rPr>
        <w:t xml:space="preserve"> meiner Interviewpartner*innen </w:t>
      </w:r>
      <w:r>
        <w:rPr>
          <w:color w:val="000000" w:themeColor="text1"/>
        </w:rPr>
        <w:t xml:space="preserve">in einem späteren </w:t>
      </w:r>
      <w:r>
        <w:rPr>
          <w:color w:val="000000" w:themeColor="text1"/>
        </w:rPr>
        <w:t xml:space="preserve">Kapitel </w:t>
      </w:r>
      <w:r>
        <w:rPr>
          <w:color w:val="000000" w:themeColor="text1"/>
        </w:rPr>
        <w:t xml:space="preserve">thematisiert werden</w:t>
      </w:r>
      <w:r>
        <w:rPr>
          <w:color w:val="000000" w:themeColor="text1"/>
        </w:rPr>
        <w:t xml:space="preserve">, möchte ich im Folgenden auf den Aspekt der Vulnerabilität von Forschenden im Kontext einer Positions- bzw. Standpunkt-Reflexion eingehen und diese Überlegungen auf meine Position als Forschend</w:t>
      </w:r>
      <w:r>
        <w:rPr>
          <w:color w:val="000000" w:themeColor="text1"/>
        </w:rPr>
        <w:t xml:space="preserve">e</w:t>
      </w:r>
      <w:r>
        <w:rPr>
          <w:color w:val="000000" w:themeColor="text1"/>
        </w:rPr>
        <w:t xml:space="preserve">r übertragen. In aktuellen Publikationen der qualitativen Sozialwissenschaft gibt es im Wesentlichen zwei Optionen, wie Forschende mit ihrer Positionierung und deren Reflexion umgehen können. Entweder, und das ist deutlich häufiger im englischsprachigen Raum beobachtbar, kommt es zu einer detaillierten Offenlegung der eigenen Erfahrungen und sozialen Situiertheit. Da es sich dabei </w:t>
      </w:r>
      <w:r>
        <w:rPr>
          <w:color w:val="000000" w:themeColor="text1"/>
        </w:rPr>
        <w:t xml:space="preserve">auch</w:t>
      </w:r>
      <w:r>
        <w:rPr>
          <w:color w:val="000000" w:themeColor="text1"/>
        </w:rPr>
        <w:t xml:space="preserve"> um Autor*innen handelt, die selbst einer marginalisierten Gruppe angehören (z.B. einen Migrationshintergrund haben, </w:t>
      </w:r>
      <w:proofErr w:type="spellStart"/>
      <w:r>
        <w:rPr>
          <w:color w:val="000000" w:themeColor="text1"/>
        </w:rPr>
        <w:t xml:space="preserve">Rassifizierungs</w:t>
      </w:r>
      <w:proofErr w:type="spellEnd"/>
      <w:r>
        <w:rPr>
          <w:color w:val="000000" w:themeColor="text1"/>
        </w:rPr>
        <w:t xml:space="preserve">- und/oder Armuts-Erfahrungen haben), begeben die Forschenden sich hier selbst in eine vulnerable</w:t>
      </w:r>
      <w:r>
        <w:rPr>
          <w:color w:val="000000" w:themeColor="text1"/>
        </w:rPr>
        <w:t xml:space="preserve">, </w:t>
      </w:r>
      <w:proofErr w:type="spellStart"/>
      <w:r>
        <w:rPr>
          <w:color w:val="000000" w:themeColor="text1"/>
        </w:rPr>
        <w:t xml:space="preserve">diskreditierbare</w:t>
      </w:r>
      <w:proofErr w:type="spellEnd"/>
      <w:r>
        <w:rPr>
          <w:color w:val="000000" w:themeColor="text1"/>
        </w:rPr>
        <w:t xml:space="preserve"> Position. Gleichzeitig </w:t>
      </w:r>
      <w:r>
        <w:rPr>
          <w:color w:val="000000" w:themeColor="text1"/>
        </w:rPr>
        <w:t xml:space="preserve">lässt sich argumentieren, dass die mittlerweile insbesondere im US-amerikanischen akademischen Raum anerkannte soziale Praxis der Offenlegung eigener Marginalisierungserfahrungen ein gewisses Maß an Schutz ermöglicht, was der </w:t>
      </w:r>
      <w:proofErr w:type="spellStart"/>
      <w:r>
        <w:rPr>
          <w:color w:val="000000" w:themeColor="text1"/>
        </w:rPr>
        <w:t xml:space="preserve">Vulnerabilisierung</w:t>
      </w:r>
      <w:proofErr w:type="spellEnd"/>
      <w:r>
        <w:rPr>
          <w:color w:val="000000" w:themeColor="text1"/>
        </w:rPr>
        <w:t xml:space="preserve"> der </w:t>
      </w:r>
      <w:del w:id="1000026" w:author="Claude Lektorat" w:date="2026-06-30T12:18:05Z">
        <w:r>
          <w:rPr>
            <w:color w:val="000000" w:themeColor="text1"/>
          </w:rPr>
          <w:delText xml:space="preserve">Forschende</w:delText>
        </w:r>
      </w:del>
      <w:ins w:id="1000027" w:author="Claude Lektorat" w:date="2026-06-30T12:18:05Z">
        <w:r>
          <w:rPr>
            <w:color w:val="000000" w:themeColor="text1"/>
          </w:rPr>
          <w:t xml:space="preserve">Forschenden</w:t>
        </w:r>
      </w:ins>
      <w:r>
        <w:rPr>
          <w:color w:val="000000" w:themeColor="text1"/>
        </w:rPr>
        <w:t xml:space="preserve"> entgegenwirken kann. Gleichzeitig besteht in den USA seit den 1980er Jahren eine Tradition insbesondere Schwarzer feministischer Theoretikerinnen und öffentlich sichtbarer Intellektueller, die ihre eigene </w:t>
      </w:r>
      <w:proofErr w:type="spellStart"/>
      <w:r>
        <w:rPr>
          <w:color w:val="000000" w:themeColor="text1"/>
        </w:rPr>
        <w:t xml:space="preserve">Positionalität</w:t>
      </w:r>
      <w:proofErr w:type="spellEnd"/>
      <w:r>
        <w:rPr>
          <w:color w:val="000000" w:themeColor="text1"/>
        </w:rPr>
        <w:t xml:space="preserve"> explizit thematisieren.</w:t>
      </w:r>
      <w:r w:rsidRPr="007310A7">
        <w:rPr>
          <w:rStyle w:val="Funotenzeichen"/>
          <w:color w:val="000000" w:themeColor="text1"/>
        </w:rPr>
        <w:footnoteReference w:id="40"/>
      </w:r>
      <w:r>
        <w:rPr>
          <w:color w:val="000000" w:themeColor="text1"/>
        </w:rPr>
        <w:t xml:space="preserve"> </w:t>
      </w:r>
    </w:p>
    <w:p w14:paraId="39A31C75" w14:textId="347B17F7" w:rsidR="00C32CC6" w:rsidRPr="007310A7" w:rsidRDefault="00C32CC6" w:rsidP="00C32CC6">
      <w:pPr>
        <w:spacing w:line="360" w:lineRule="auto"/>
        <w:jc w:val="both"/>
        <w:rPr>
          <w:color w:val="000000" w:themeColor="text1"/>
        </w:rPr>
      </w:pPr>
      <w:r w:rsidRPr="007310A7">
        <w:rPr>
          <w:color w:val="000000" w:themeColor="text1"/>
        </w:rPr>
        <w:t>Es ist fraglich, inwiefern in Deutschland auf eine vergleichbare Tradition zurückgegriffen werden kann, zumal postkoloniale, Klassismus- aber auch Queer-, Inter* und Trans*Studien hier noch vergleichsweise akademisch junge Disziplinen</w:t>
      </w:r>
      <w:r w:rsidR="00924AEC" w:rsidRPr="007310A7">
        <w:rPr>
          <w:color w:val="000000" w:themeColor="text1"/>
        </w:rPr>
        <w:t xml:space="preserve"> darstellen</w:t>
      </w:r>
      <w:r w:rsidRPr="007310A7">
        <w:rPr>
          <w:color w:val="000000" w:themeColor="text1"/>
        </w:rPr>
        <w:t>.</w:t>
      </w:r>
      <w:r w:rsidRPr="007310A7">
        <w:rPr>
          <w:rStyle w:val="Funotenzeichen"/>
          <w:color w:val="000000" w:themeColor="text1"/>
        </w:rPr>
        <w:footnoteReference w:id="41"/>
      </w:r>
      <w:r w:rsidRPr="007310A7">
        <w:rPr>
          <w:color w:val="000000" w:themeColor="text1"/>
        </w:rPr>
        <w:t xml:space="preserve"> Dadurch entsteht im deutschsprachigen Veröffentlichungsraum</w:t>
      </w:r>
      <w:r w:rsidR="00924AEC" w:rsidRPr="007310A7">
        <w:rPr>
          <w:color w:val="000000" w:themeColor="text1"/>
        </w:rPr>
        <w:t xml:space="preserve"> </w:t>
      </w:r>
      <w:r w:rsidRPr="007310A7">
        <w:rPr>
          <w:color w:val="000000" w:themeColor="text1"/>
        </w:rPr>
        <w:t>eine besondere Vulnerabilität von Forschenden die ihre eigene Zugehörigkeit zu einer marginalisierten Gruppe explizit thematisieren und reflektieren. Hierbei können Zugehörigkeiten, die beispielsweise in einem aktivistischen oder Selbstvertretungskontext von Vorteil sind, im akademischen Raum zu einer Diskreditierung führen. Dieses Risiko besteht insbesondere für stigmatisierte Positionen</w:t>
      </w:r>
      <w:r w:rsidR="00197E81" w:rsidRPr="007310A7">
        <w:rPr>
          <w:color w:val="000000" w:themeColor="text1"/>
        </w:rPr>
        <w:t>,</w:t>
      </w:r>
      <w:r w:rsidRPr="007310A7">
        <w:rPr>
          <w:color w:val="000000" w:themeColor="text1"/>
        </w:rPr>
        <w:t xml:space="preserve"> die zwar </w:t>
      </w:r>
      <w:r w:rsidR="00197E81" w:rsidRPr="007310A7">
        <w:rPr>
          <w:color w:val="000000" w:themeColor="text1"/>
        </w:rPr>
        <w:t xml:space="preserve">mit </w:t>
      </w:r>
      <w:r w:rsidRPr="007310A7">
        <w:rPr>
          <w:color w:val="000000" w:themeColor="text1"/>
        </w:rPr>
        <w:t xml:space="preserve">einer prinzipiellen </w:t>
      </w:r>
      <w:proofErr w:type="spellStart"/>
      <w:r w:rsidRPr="007310A7">
        <w:rPr>
          <w:color w:val="000000" w:themeColor="text1"/>
        </w:rPr>
        <w:t>Diskreditierbarkeit</w:t>
      </w:r>
      <w:proofErr w:type="spellEnd"/>
      <w:r w:rsidRPr="007310A7">
        <w:rPr>
          <w:color w:val="000000" w:themeColor="text1"/>
        </w:rPr>
        <w:t xml:space="preserve"> </w:t>
      </w:r>
      <w:r w:rsidR="00197E81" w:rsidRPr="007310A7">
        <w:rPr>
          <w:color w:val="000000" w:themeColor="text1"/>
        </w:rPr>
        <w:t xml:space="preserve">einhergehen, </w:t>
      </w:r>
      <w:r w:rsidRPr="007310A7">
        <w:rPr>
          <w:color w:val="000000" w:themeColor="text1"/>
        </w:rPr>
        <w:t xml:space="preserve">jedoch in Form von </w:t>
      </w:r>
      <w:r w:rsidR="00197E81" w:rsidRPr="007310A7">
        <w:rPr>
          <w:color w:val="000000" w:themeColor="text1"/>
        </w:rPr>
        <w:t xml:space="preserve">Strategien des </w:t>
      </w:r>
      <w:r w:rsidRPr="007310A7">
        <w:rPr>
          <w:color w:val="000000" w:themeColor="text1"/>
        </w:rPr>
        <w:t>Stigma-Management</w:t>
      </w:r>
      <w:r w:rsidR="00197E81" w:rsidRPr="007310A7">
        <w:rPr>
          <w:color w:val="000000" w:themeColor="text1"/>
        </w:rPr>
        <w:t>s</w:t>
      </w:r>
      <w:r w:rsidRPr="007310A7">
        <w:rPr>
          <w:color w:val="000000" w:themeColor="text1"/>
        </w:rPr>
        <w:t xml:space="preserve"> ‚versteckbar’ sind </w:t>
      </w:r>
      <w:r w:rsidRPr="007310A7">
        <w:rPr>
          <w:color w:val="000000" w:themeColor="text1"/>
        </w:rPr>
        <w:fldChar w:fldCharType="begin"/>
      </w:r>
      <w:r w:rsidR="00DC6209" w:rsidRPr="007310A7">
        <w:rPr>
          <w:color w:val="000000" w:themeColor="text1"/>
        </w:rPr>
        <w:instrText xml:space="preserve"> ADDIN ZOTERO_ITEM CSL_CITATION {"citationID":"tyizvqHl","properties":{"unsorted":false,"formattedCitation":"(Goffman 1963)","plainCitation":"(Goffman 1963)","dontUpdate":true,"noteIndex":0},"citationItems":[{"id":546,"uris":["http://zotero.org/users/local/owKliTIb/items/YSKXFQ2B","http://zotero.org/users/local/owKliTIb/items/QDQJLRSG"],"itemData":{"id":546,"type":"book","publisher-place":"N.Y.","title":"Stigma: Notes on the Management of Spoiled Identity","author":[{"family":"Goffman","given":"Erving"}],"issued":{"date-parts":[["1963"]]}}}],"schema":"https://github.com/citation-style-language/schema/raw/master/csl-citation.json"}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(vgl. auch Goffman 1963</w:t>
      </w:r>
      <w:r w:rsidR="00F75A81" w:rsidRPr="007310A7">
        <w:rPr>
          <w:rFonts w:ascii="Cambria" w:hAnsi="Cambria"/>
          <w:color w:val="000000" w:themeColor="text1"/>
        </w:rPr>
        <w:t>, siehe 3.1.1</w:t>
      </w:r>
      <w:r w:rsidRPr="007310A7">
        <w:rPr>
          <w:rFonts w:ascii="Cambria" w:hAnsi="Cambria"/>
          <w:color w:val="000000" w:themeColor="text1"/>
        </w:rPr>
        <w:t>)</w:t>
      </w:r>
      <w:r w:rsidRPr="007310A7">
        <w:rPr>
          <w:color w:val="000000" w:themeColor="text1"/>
        </w:rPr>
        <w:fldChar w:fldCharType="end"/>
      </w:r>
      <w:r w:rsidRPr="007310A7">
        <w:rPr>
          <w:color w:val="000000" w:themeColor="text1"/>
        </w:rPr>
        <w:t xml:space="preserve">. Gleichzeitig </w:t>
      </w:r>
      <w:r w:rsidR="00851E76" w:rsidRPr="007310A7">
        <w:rPr>
          <w:color w:val="000000" w:themeColor="text1"/>
        </w:rPr>
        <w:t xml:space="preserve">sind </w:t>
      </w:r>
      <w:r w:rsidRPr="007310A7">
        <w:rPr>
          <w:color w:val="000000" w:themeColor="text1"/>
        </w:rPr>
        <w:t xml:space="preserve">in </w:t>
      </w:r>
      <w:r w:rsidR="00851E76" w:rsidRPr="007310A7">
        <w:rPr>
          <w:color w:val="000000" w:themeColor="text1"/>
        </w:rPr>
        <w:t xml:space="preserve">Anschluss an </w:t>
      </w:r>
      <w:r w:rsidRPr="007310A7">
        <w:rPr>
          <w:color w:val="000000" w:themeColor="text1"/>
        </w:rPr>
        <w:t>ein kontextabhängiges Vulnerabilitätskonzept</w:t>
      </w:r>
      <w:r w:rsidR="00851E76" w:rsidRPr="007310A7">
        <w:rPr>
          <w:color w:val="000000" w:themeColor="text1"/>
        </w:rPr>
        <w:t xml:space="preserve"> </w:t>
      </w:r>
      <w:r w:rsidRPr="007310A7">
        <w:rPr>
          <w:color w:val="000000" w:themeColor="text1"/>
        </w:rPr>
        <w:t xml:space="preserve">soziale </w:t>
      </w:r>
      <w:proofErr w:type="spellStart"/>
      <w:r w:rsidRPr="007310A7">
        <w:rPr>
          <w:color w:val="000000" w:themeColor="text1"/>
        </w:rPr>
        <w:t>Positioniertheiten</w:t>
      </w:r>
      <w:proofErr w:type="spellEnd"/>
      <w:r w:rsidRPr="007310A7">
        <w:rPr>
          <w:color w:val="000000" w:themeColor="text1"/>
        </w:rPr>
        <w:t xml:space="preserve"> je nach </w:t>
      </w:r>
      <w:r w:rsidR="00851E76" w:rsidRPr="007310A7">
        <w:rPr>
          <w:color w:val="000000" w:themeColor="text1"/>
        </w:rPr>
        <w:t xml:space="preserve">akademischem </w:t>
      </w:r>
      <w:r w:rsidRPr="007310A7">
        <w:rPr>
          <w:color w:val="000000" w:themeColor="text1"/>
        </w:rPr>
        <w:t>Status und gegenwärtig</w:t>
      </w:r>
      <w:r w:rsidR="00851E76" w:rsidRPr="007310A7">
        <w:rPr>
          <w:color w:val="000000" w:themeColor="text1"/>
        </w:rPr>
        <w:t xml:space="preserve"> hegemonialen </w:t>
      </w:r>
      <w:r w:rsidRPr="007310A7">
        <w:rPr>
          <w:color w:val="000000" w:themeColor="text1"/>
        </w:rPr>
        <w:t>Diskurs</w:t>
      </w:r>
      <w:r w:rsidR="00851E76" w:rsidRPr="007310A7">
        <w:rPr>
          <w:color w:val="000000" w:themeColor="text1"/>
        </w:rPr>
        <w:t>en</w:t>
      </w:r>
      <w:r w:rsidRPr="007310A7">
        <w:rPr>
          <w:color w:val="000000" w:themeColor="text1"/>
        </w:rPr>
        <w:t xml:space="preserve"> unterschiedlich stark stigmatisiert. So weist zum Beispiel </w:t>
      </w:r>
      <w:proofErr w:type="spellStart"/>
      <w:r w:rsidRPr="007310A7">
        <w:rPr>
          <w:color w:val="000000" w:themeColor="text1"/>
        </w:rPr>
        <w:t>Täubrich</w:t>
      </w:r>
      <w:proofErr w:type="spellEnd"/>
      <w:r w:rsidRPr="007310A7">
        <w:rPr>
          <w:color w:val="000000" w:themeColor="text1"/>
        </w:rPr>
        <w:t xml:space="preserve"> im Zusammenhang mit Erfahrungen sexualisierter Gewalt darauf hin, dass hierarchische Strukturen in der Wissenschaft eine Offenlegung der eigenen Positionierung erschweren und daher insbesondere Nachwuchswissenschaftler*innen mit einer Offenlegung ihrer Gewalt-Erfahrung einen „Karriere-Killer“ </w:t>
      </w:r>
      <w:r w:rsidRPr="007310A7">
        <w:rPr>
          <w:color w:val="000000" w:themeColor="text1"/>
        </w:rPr>
        <w:fldChar w:fldCharType="begin"/>
      </w:r>
      <w:r w:rsidRPr="007310A7">
        <w:rPr>
          <w:color w:val="000000" w:themeColor="text1"/>
        </w:rPr>
        <w:instrText xml:space="preserve"> ADDIN ZOTERO_ITEM CSL_CITATION {"citationID":"z8za8c47","properties":{"unsorted":true,"formattedCitation":"(T\\uc0\\u228{}ubrich 2024; Schlingmann 2016, 22)","plainCitation":"(Täubrich 2024; Schlingmann 2016, 22)","dontUpdate":true,"noteIndex":0},"citationItems":[{"id":486,"uris":["http://zotero.org/users/local/owKliTIb/items/ZNEJHT5Q"],"itemData":{"id":486,"type":"article-journal","container-title":"Erziehungswissenschaft","DOI":"10.25656/01:30493","issue":"68","page":"45-55","publisher":"Verlag Barbara Budrich GmbH","title":"Forschung zu sexualisierter Gewalt durch betroffene Forschende. Eine Annäherungan ein reichlich beschwiegenes Thema","volume":"35","author":[{"family":"Täubrich","given":"Malte"}],"issued":{"date-parts":[["2024"]]}}},{"id":470,"uris":["http://zotero.org/users/local/owKliTIb/items/GH6XN6SM"],"itemData":{"id":470,"type":"article-journal","container-title":"Trauma – Zeitschrift für Psychotraumatologie und ihre Anwendungen","issue":"4","page":"14-26","title":"Was bisher war, das reicht nicht. Eine kritische Einschätzung der bisherigen Forschung gegen sexualisierte Gewalt","volume":"14","author":[{"family":"Schlingmann","given":"Thomas"}],"issued":{"date-parts":[["2016"]]}},"locator":"22","label":"page"}],"schema":"https://github.com/citation-style-language/schema/raw/master/csl-citation.json"} </w:instrText>
      </w:r>
      <w:r w:rsidRPr="007310A7">
        <w:rPr>
          <w:color w:val="000000" w:themeColor="text1"/>
        </w:rPr>
        <w:fldChar w:fldCharType="separate"/>
      </w:r>
      <w:r w:rsidRPr="007310A7">
        <w:rPr>
          <w:rFonts w:ascii="Cambria" w:hAnsi="Cambria" w:cs="Times New Roman"/>
          <w:color w:val="000000" w:themeColor="text1"/>
        </w:rPr>
        <w:t>(</w:t>
      </w:r>
      <w:proofErr w:type="spellStart"/>
      <w:r w:rsidRPr="007310A7">
        <w:rPr>
          <w:rFonts w:ascii="Cambria" w:hAnsi="Cambria" w:cs="Times New Roman"/>
          <w:color w:val="000000" w:themeColor="text1"/>
        </w:rPr>
        <w:t>Täubrich</w:t>
      </w:r>
      <w:proofErr w:type="spellEnd"/>
      <w:r w:rsidRPr="007310A7">
        <w:rPr>
          <w:rFonts w:ascii="Cambria" w:hAnsi="Cambria" w:cs="Times New Roman"/>
          <w:color w:val="000000" w:themeColor="text1"/>
        </w:rPr>
        <w:t xml:space="preserve"> 2024; Schlingmann 2016, 22</w:t>
      </w:r>
      <w:r w:rsidRPr="007310A7">
        <w:rPr>
          <w:color w:val="000000" w:themeColor="text1"/>
        </w:rPr>
        <w:t xml:space="preserve">, zitiert nach </w:t>
      </w:r>
      <w:proofErr w:type="spellStart"/>
      <w:r w:rsidRPr="007310A7">
        <w:rPr>
          <w:color w:val="000000" w:themeColor="text1"/>
        </w:rPr>
        <w:t>Täubrich</w:t>
      </w:r>
      <w:proofErr w:type="spellEnd"/>
      <w:r w:rsidRPr="007310A7">
        <w:rPr>
          <w:color w:val="000000" w:themeColor="text1"/>
        </w:rPr>
        <w:t xml:space="preserve"> ebd.</w:t>
      </w:r>
      <w:r w:rsidRPr="007310A7">
        <w:rPr>
          <w:rFonts w:ascii="Cambria" w:hAnsi="Cambria" w:cs="Times New Roman"/>
          <w:color w:val="000000" w:themeColor="text1"/>
        </w:rPr>
        <w:t>)</w:t>
      </w:r>
      <w:r w:rsidRPr="007310A7">
        <w:rPr>
          <w:color w:val="000000" w:themeColor="text1"/>
        </w:rPr>
        <w:fldChar w:fldCharType="end"/>
      </w:r>
      <w:r w:rsidR="00851E76" w:rsidRPr="007310A7">
        <w:rPr>
          <w:color w:val="000000" w:themeColor="text1"/>
        </w:rPr>
        <w:t xml:space="preserve"> riskieren</w:t>
      </w:r>
      <w:r w:rsidRPr="007310A7">
        <w:rPr>
          <w:color w:val="000000" w:themeColor="text1"/>
        </w:rPr>
        <w:t>.</w:t>
      </w:r>
    </w:p>
    <w:p w14:paraId="418796F6" w14:textId="7F0FF852" w:rsidR="00C32CC6" w:rsidRPr="007310A7" w:rsidRDefault="00C32CC6" w:rsidP="00C32CC6">
      <w:pPr>
        <w:spacing w:line="360" w:lineRule="auto"/>
        <w:jc w:val="both"/>
        <w:rPr>
          <w:color w:val="000000" w:themeColor="text1"/>
        </w:rPr>
      </w:pPr>
      <w:r w:rsidRPr="007310A7">
        <w:rPr>
          <w:color w:val="000000" w:themeColor="text1"/>
        </w:rPr>
        <w:t xml:space="preserve">Entscheidend ist, dass trotz zunehmender akademischer Aufwertung von Erfahrungs- und Community-basiertem Wissen der Mythos der Objektivität der Wissenschaft in universitären Räumen fortbesteht </w:t>
      </w:r>
      <w:r w:rsidRPr="007310A7">
        <w:rPr>
          <w:color w:val="000000" w:themeColor="text1"/>
        </w:rPr>
        <w:fldChar w:fldCharType="begin"/>
      </w:r>
      <w:r w:rsidRPr="007310A7">
        <w:rPr>
          <w:color w:val="000000" w:themeColor="text1"/>
        </w:rPr>
        <w:instrText xml:space="preserve"> ADDIN ZOTERO_ITEM CSL_CITATION {"citationID":"f68MFDxz","properties":{"unsorted":false,"formattedCitation":"(T\\uc0\\u228{}ubrich 2024)","plainCitation":"(Täubrich 2024)","dontUpdate":true,"noteIndex":0},"citationItems":[{"id":486,"uris":["http://zotero.org/users/local/owKliTIb/items/ZNEJHT5Q"],"itemData":{"id":486,"type":"article-journal","container-title":"Erziehungswissenschaft","DOI":"10.25656/01:30493","issue":"68","page":"45-55","publisher":"Verlag Barbara Budrich GmbH","title":"Forschung zu sexualisierter Gewalt durch betroffene Forschende. Eine Annäherungan ein reichlich beschwiegenes Thema","volume":"35","author":[{"family":"Täubrich","given":"Malte"}],"issued":{"date-parts":[["2024"]]}}}],"schema":"https://github.com/citation-style-language/schema/raw/master/csl-citation.json"} </w:instrText>
      </w:r>
      <w:r w:rsidRPr="007310A7">
        <w:rPr>
          <w:color w:val="000000" w:themeColor="text1"/>
        </w:rPr>
        <w:fldChar w:fldCharType="separate"/>
      </w:r>
      <w:r w:rsidRPr="007310A7">
        <w:rPr>
          <w:rFonts w:ascii="Cambria" w:hAnsi="Cambria" w:cs="Times New Roman"/>
          <w:color w:val="000000" w:themeColor="text1"/>
        </w:rPr>
        <w:t xml:space="preserve">(vgl. auch </w:t>
      </w:r>
      <w:proofErr w:type="spellStart"/>
      <w:r w:rsidRPr="007310A7">
        <w:rPr>
          <w:rFonts w:ascii="Cambria" w:hAnsi="Cambria" w:cs="Times New Roman"/>
          <w:color w:val="000000" w:themeColor="text1"/>
        </w:rPr>
        <w:t>Täubrich</w:t>
      </w:r>
      <w:proofErr w:type="spellEnd"/>
      <w:r w:rsidRPr="007310A7">
        <w:rPr>
          <w:rFonts w:ascii="Cambria" w:hAnsi="Cambria" w:cs="Times New Roman"/>
          <w:color w:val="000000" w:themeColor="text1"/>
        </w:rPr>
        <w:t xml:space="preserve"> 2024)</w:t>
      </w:r>
      <w:r w:rsidRPr="007310A7">
        <w:rPr>
          <w:color w:val="000000" w:themeColor="text1"/>
        </w:rPr>
        <w:fldChar w:fldCharType="end"/>
      </w:r>
      <w:r w:rsidRPr="007310A7">
        <w:rPr>
          <w:color w:val="000000" w:themeColor="text1"/>
        </w:rPr>
        <w:t xml:space="preserve">. </w:t>
      </w:r>
      <w:r w:rsidR="007D6236" w:rsidRPr="007310A7">
        <w:rPr>
          <w:color w:val="000000" w:themeColor="text1"/>
        </w:rPr>
        <w:t>Da a</w:t>
      </w:r>
      <w:r w:rsidRPr="007310A7">
        <w:rPr>
          <w:color w:val="000000" w:themeColor="text1"/>
        </w:rPr>
        <w:t xml:space="preserve">uch </w:t>
      </w:r>
      <w:r w:rsidRPr="007310A7">
        <w:rPr>
          <w:color w:val="000000" w:themeColor="text1"/>
        </w:rPr>
        <w:lastRenderedPageBreak/>
        <w:t>vor dem Hintergrund gesellschaftlicher Kontinuitäten in Hinblick auf die Stigmatisierung identitäts- und körpergeschlechtlicher Non-Normativität</w:t>
      </w:r>
      <w:r w:rsidR="007D6236" w:rsidRPr="007310A7">
        <w:rPr>
          <w:color w:val="000000" w:themeColor="text1"/>
        </w:rPr>
        <w:t>en</w:t>
      </w:r>
      <w:r w:rsidRPr="007310A7">
        <w:rPr>
          <w:color w:val="000000" w:themeColor="text1"/>
        </w:rPr>
        <w:t xml:space="preserve"> sowie </w:t>
      </w:r>
      <w:r w:rsidR="00E3078F" w:rsidRPr="007310A7">
        <w:rPr>
          <w:color w:val="000000" w:themeColor="text1"/>
        </w:rPr>
        <w:t xml:space="preserve">im Kontext </w:t>
      </w:r>
      <w:r w:rsidRPr="007310A7">
        <w:rPr>
          <w:color w:val="000000" w:themeColor="text1"/>
        </w:rPr>
        <w:t>zunehmende</w:t>
      </w:r>
      <w:r w:rsidR="00E3078F" w:rsidRPr="007310A7">
        <w:rPr>
          <w:color w:val="000000" w:themeColor="text1"/>
        </w:rPr>
        <w:t>r</w:t>
      </w:r>
      <w:r w:rsidRPr="007310A7">
        <w:rPr>
          <w:color w:val="000000" w:themeColor="text1"/>
        </w:rPr>
        <w:t xml:space="preserve"> rechtspopulistische</w:t>
      </w:r>
      <w:r w:rsidR="00E3078F" w:rsidRPr="007310A7">
        <w:rPr>
          <w:color w:val="000000" w:themeColor="text1"/>
        </w:rPr>
        <w:t>r</w:t>
      </w:r>
      <w:r w:rsidRPr="007310A7">
        <w:rPr>
          <w:color w:val="000000" w:themeColor="text1"/>
        </w:rPr>
        <w:t xml:space="preserve"> und faschistische</w:t>
      </w:r>
      <w:r w:rsidR="00E3078F" w:rsidRPr="007310A7">
        <w:rPr>
          <w:color w:val="000000" w:themeColor="text1"/>
        </w:rPr>
        <w:t>r</w:t>
      </w:r>
      <w:r w:rsidRPr="007310A7">
        <w:rPr>
          <w:color w:val="000000" w:themeColor="text1"/>
        </w:rPr>
        <w:t xml:space="preserve"> Tendenzen in </w:t>
      </w:r>
      <w:r w:rsidR="00E3078F" w:rsidRPr="007310A7">
        <w:rPr>
          <w:color w:val="000000" w:themeColor="text1"/>
        </w:rPr>
        <w:t xml:space="preserve">Ländern des Globalen Nordens </w:t>
      </w:r>
      <w:r w:rsidR="007D6236" w:rsidRPr="007310A7">
        <w:rPr>
          <w:color w:val="000000" w:themeColor="text1"/>
        </w:rPr>
        <w:t xml:space="preserve">die </w:t>
      </w:r>
      <w:r w:rsidRPr="007310A7">
        <w:rPr>
          <w:color w:val="000000" w:themeColor="text1"/>
        </w:rPr>
        <w:t xml:space="preserve">weitere Entwicklung </w:t>
      </w:r>
      <w:r w:rsidR="007D6236" w:rsidRPr="007310A7">
        <w:rPr>
          <w:color w:val="000000" w:themeColor="text1"/>
        </w:rPr>
        <w:t xml:space="preserve">universitärer Räume </w:t>
      </w:r>
      <w:r w:rsidRPr="007310A7">
        <w:rPr>
          <w:color w:val="000000" w:themeColor="text1"/>
        </w:rPr>
        <w:t xml:space="preserve">noch nicht absehbar ist, argumentiere ich, dass eine volle Offenlegung der eigenen </w:t>
      </w:r>
      <w:proofErr w:type="spellStart"/>
      <w:r w:rsidRPr="007310A7">
        <w:rPr>
          <w:color w:val="000000" w:themeColor="text1"/>
        </w:rPr>
        <w:t>Positionalität</w:t>
      </w:r>
      <w:proofErr w:type="spellEnd"/>
      <w:r w:rsidRPr="007310A7">
        <w:rPr>
          <w:color w:val="000000" w:themeColor="text1"/>
        </w:rPr>
        <w:t xml:space="preserve"> als TIN</w:t>
      </w:r>
      <w:r w:rsidRPr="007310A7">
        <w:rPr>
          <w:rStyle w:val="Funotenzeichen"/>
          <w:color w:val="000000" w:themeColor="text1"/>
        </w:rPr>
        <w:footnoteReference w:id="42"/>
      </w:r>
      <w:r w:rsidRPr="007310A7">
        <w:rPr>
          <w:color w:val="000000" w:themeColor="text1"/>
        </w:rPr>
        <w:t xml:space="preserve"> verortete*r Forschende*r mit einer nicht abschätzbaren </w:t>
      </w:r>
      <w:proofErr w:type="spellStart"/>
      <w:r w:rsidRPr="007310A7">
        <w:rPr>
          <w:color w:val="000000" w:themeColor="text1"/>
        </w:rPr>
        <w:t>Vulnerabilisierung</w:t>
      </w:r>
      <w:proofErr w:type="spellEnd"/>
      <w:r w:rsidRPr="007310A7">
        <w:rPr>
          <w:color w:val="000000" w:themeColor="text1"/>
        </w:rPr>
        <w:t xml:space="preserve"> im akademischen Kontext einher geht. Gleichzeitig </w:t>
      </w:r>
      <w:r w:rsidR="00213308" w:rsidRPr="007310A7">
        <w:rPr>
          <w:color w:val="000000" w:themeColor="text1"/>
        </w:rPr>
        <w:t xml:space="preserve">erkenne </w:t>
      </w:r>
      <w:r w:rsidRPr="007310A7">
        <w:rPr>
          <w:color w:val="000000" w:themeColor="text1"/>
        </w:rPr>
        <w:t xml:space="preserve">ich die epistemologische Relevanz einer Reflexion meiner eigenen </w:t>
      </w:r>
      <w:proofErr w:type="spellStart"/>
      <w:r w:rsidRPr="007310A7">
        <w:rPr>
          <w:color w:val="000000" w:themeColor="text1"/>
        </w:rPr>
        <w:t>Positionalität</w:t>
      </w:r>
      <w:proofErr w:type="spellEnd"/>
      <w:r w:rsidRPr="007310A7">
        <w:rPr>
          <w:color w:val="000000" w:themeColor="text1"/>
        </w:rPr>
        <w:t xml:space="preserve"> sowie deren Veränderungen im Laufe meines Forschungsprozesses. Vor diesem Hintergrund und Spannungsverhältnis werde ich im Folgenden meinen Standpunkt als </w:t>
      </w:r>
      <w:r w:rsidRPr="007310A7">
        <w:rPr>
          <w:i/>
          <w:iCs/>
          <w:color w:val="000000" w:themeColor="text1"/>
        </w:rPr>
        <w:t>Insider-Outsider</w:t>
      </w:r>
      <w:r w:rsidRPr="007310A7">
        <w:rPr>
          <w:color w:val="000000" w:themeColor="text1"/>
        </w:rPr>
        <w:t xml:space="preserve"> sowie dessen Entwicklung im Laufe der Forschungsarbeit darlegen. Dabei werde ich aus den o.g. Gründen in unterschiedlichen Graden konkret bzw. </w:t>
      </w:r>
      <w:r w:rsidR="00213308" w:rsidRPr="007310A7">
        <w:rPr>
          <w:color w:val="000000" w:themeColor="text1"/>
        </w:rPr>
        <w:t xml:space="preserve">abstrahiert </w:t>
      </w:r>
      <w:r w:rsidRPr="007310A7">
        <w:rPr>
          <w:color w:val="000000" w:themeColor="text1"/>
        </w:rPr>
        <w:t>persönliche Informationen</w:t>
      </w:r>
      <w:r w:rsidR="00F62062" w:rsidRPr="007310A7">
        <w:rPr>
          <w:color w:val="000000" w:themeColor="text1"/>
        </w:rPr>
        <w:t xml:space="preserve"> reflektieren</w:t>
      </w:r>
      <w:r w:rsidRPr="007310A7">
        <w:rPr>
          <w:color w:val="000000" w:themeColor="text1"/>
        </w:rPr>
        <w:t>.</w:t>
      </w:r>
    </w:p>
    <w:p w14:paraId="52A3D965" w14:textId="655ABB2A" w:rsidR="00C32CC6" w:rsidRPr="007310A7" w:rsidRDefault="00C32CC6" w:rsidP="003865F7">
      <w:pPr>
        <w:pStyle w:val="berschrift2"/>
        <w:spacing w:before="480" w:after="120" w:line="360" w:lineRule="auto"/>
        <w:rPr>
          <w:rFonts w:asciiTheme="minorHAnsi" w:hAnsiTheme="minorHAnsi"/>
          <w:b/>
          <w:color w:val="000000" w:themeColor="text1"/>
          <w:sz w:val="24"/>
          <w:szCs w:val="24"/>
        </w:rPr>
      </w:pPr>
      <w:bookmarkStart w:id="38" w:name="_Toc233288776"/>
      <w:r w:rsidRPr="007310A7">
        <w:rPr>
          <w:rFonts w:asciiTheme="minorHAnsi" w:hAnsiTheme="minorHAnsi"/>
          <w:b/>
          <w:color w:val="000000" w:themeColor="text1"/>
          <w:sz w:val="24"/>
          <w:szCs w:val="24"/>
        </w:rPr>
        <w:t xml:space="preserve">5.3. Bestimmung des eigenen Standpunkts als </w:t>
      </w:r>
      <w:r w:rsidRPr="007310A7">
        <w:rPr>
          <w:rFonts w:asciiTheme="minorHAnsi" w:hAnsiTheme="minorHAnsi"/>
          <w:b/>
          <w:i/>
          <w:iCs/>
          <w:color w:val="000000" w:themeColor="text1"/>
          <w:sz w:val="24"/>
          <w:szCs w:val="24"/>
        </w:rPr>
        <w:t>Insider-Outsider</w:t>
      </w:r>
      <w:r w:rsidRPr="007310A7">
        <w:rPr>
          <w:rFonts w:asciiTheme="minorHAnsi" w:hAnsiTheme="minorHAnsi"/>
          <w:b/>
          <w:color w:val="000000" w:themeColor="text1"/>
          <w:sz w:val="24"/>
          <w:szCs w:val="24"/>
        </w:rPr>
        <w:t xml:space="preserve"> und Umgang mit der eigenen Positionierung im Forschungsprozess</w:t>
      </w:r>
      <w:bookmarkEnd w:id="38"/>
    </w:p>
    <w:p w14:paraId="5B85ABFA" w14:textId="6A12210D" w:rsidR="00C32CC6" w:rsidRPr="007310A7" w:rsidRDefault="00C32CC6" w:rsidP="00C32CC6">
      <w:pPr>
        <w:spacing w:line="360" w:lineRule="auto"/>
        <w:jc w:val="both"/>
        <w:rPr>
          <w:color w:val="000000" w:themeColor="text1"/>
        </w:rPr>
      </w:pPr>
      <w:r w:rsidRPr="007310A7">
        <w:rPr>
          <w:color w:val="000000" w:themeColor="text1"/>
        </w:rPr>
        <w:t xml:space="preserve">In Bezugnahme auf </w:t>
      </w:r>
      <w:proofErr w:type="spellStart"/>
      <w:r w:rsidRPr="007310A7">
        <w:rPr>
          <w:color w:val="000000" w:themeColor="text1"/>
        </w:rPr>
        <w:t>Seecks</w:t>
      </w:r>
      <w:proofErr w:type="spellEnd"/>
      <w:r w:rsidRPr="007310A7">
        <w:rPr>
          <w:color w:val="000000" w:themeColor="text1"/>
        </w:rPr>
        <w:t xml:space="preserve"> Arbeit „Care trans*formieren“</w:t>
      </w:r>
      <w:r w:rsidR="00F3313F" w:rsidRPr="007310A7">
        <w:rPr>
          <w:color w:val="000000" w:themeColor="text1"/>
        </w:rPr>
        <w:t xml:space="preserve"> </w:t>
      </w:r>
      <w:r w:rsidR="00F3313F" w:rsidRPr="007310A7">
        <w:rPr>
          <w:color w:val="000000" w:themeColor="text1"/>
        </w:rPr>
        <w:fldChar w:fldCharType="begin"/>
      </w:r>
      <w:r w:rsidR="00F3313F" w:rsidRPr="007310A7">
        <w:rPr>
          <w:color w:val="000000" w:themeColor="text1"/>
        </w:rPr>
        <w:instrText xml:space="preserve"> ADDIN ZOTERO_ITEM CSL_CITATION {"citationID":"rgRxayVD","properties":{"unsorted":false,"formattedCitation":"(2021)","plainCitation":"(2021)","noteIndex":0},"citationItems":[{"id":472,"uris":["http://zotero.org/users/local/owKliTIb/items/ZAXAKG6L"],"itemData":{"id":472,"type":"book","publisher":"transcript","publisher-place":"Bielefeld","title":"Care trans_formieren. Eine ethnographische Studie zu trans und nicht-binärer Sorgearbeit","author":[{"family":"Seeck","given":"Francis"}],"issued":{"date-parts":[["2021"]]}},"suppress-author":true}],"schema":"https://github.com/citation-style-language/schema/raw/master/csl-citation.json"} </w:instrText>
      </w:r>
      <w:r w:rsidR="00F3313F" w:rsidRPr="007310A7">
        <w:rPr>
          <w:color w:val="000000" w:themeColor="text1"/>
        </w:rPr>
        <w:fldChar w:fldCharType="separate"/>
      </w:r>
      <w:r w:rsidR="00F3313F" w:rsidRPr="007310A7">
        <w:rPr>
          <w:rFonts w:ascii="Cambria" w:hAnsi="Cambria"/>
          <w:color w:val="000000" w:themeColor="text1"/>
        </w:rPr>
        <w:t>(2021)</w:t>
      </w:r>
      <w:r w:rsidR="00F3313F" w:rsidRPr="007310A7">
        <w:rPr>
          <w:color w:val="000000" w:themeColor="text1"/>
        </w:rPr>
        <w:fldChar w:fldCharType="end"/>
      </w:r>
      <w:r w:rsidRPr="007310A7">
        <w:rPr>
          <w:color w:val="000000" w:themeColor="text1"/>
        </w:rPr>
        <w:t xml:space="preserve"> bezeichne ich meine Positionierung im Kontext meiner Forschung mit intergeschlechtlichen Personen, die sich teilweise als trans* identifizieren bzw. geschlechtliche </w:t>
      </w:r>
      <w:proofErr w:type="spellStart"/>
      <w:r w:rsidRPr="007310A7">
        <w:rPr>
          <w:color w:val="000000" w:themeColor="text1"/>
        </w:rPr>
        <w:t>Transitionserfahrungen</w:t>
      </w:r>
      <w:proofErr w:type="spellEnd"/>
      <w:r w:rsidRPr="007310A7">
        <w:rPr>
          <w:color w:val="000000" w:themeColor="text1"/>
        </w:rPr>
        <w:t xml:space="preserve"> haben, als </w:t>
      </w:r>
      <w:r w:rsidRPr="007310A7">
        <w:rPr>
          <w:i/>
          <w:iCs/>
          <w:color w:val="000000" w:themeColor="text1"/>
        </w:rPr>
        <w:t>Insider-Outsider</w:t>
      </w:r>
      <w:r w:rsidRPr="007310A7">
        <w:rPr>
          <w:color w:val="000000" w:themeColor="text1"/>
        </w:rPr>
        <w:t xml:space="preserve">. Ich schließe mich der von </w:t>
      </w:r>
      <w:proofErr w:type="spellStart"/>
      <w:r w:rsidRPr="007310A7">
        <w:rPr>
          <w:color w:val="000000" w:themeColor="text1"/>
        </w:rPr>
        <w:t>Seeck</w:t>
      </w:r>
      <w:proofErr w:type="spellEnd"/>
      <w:r w:rsidRPr="007310A7">
        <w:rPr>
          <w:color w:val="000000" w:themeColor="text1"/>
        </w:rPr>
        <w:t xml:space="preserve"> verwendeten Selbstverortung an, da ich meine Erfahrung in der beschriebenen Ambivalenz hinsichtlich der eigenen Zugehörigkeit sowie deren Prozesshaftigkeit wiederfinden kann. Gleichzeitig möchte ich die von </w:t>
      </w:r>
      <w:proofErr w:type="spellStart"/>
      <w:r w:rsidRPr="007310A7">
        <w:rPr>
          <w:color w:val="000000" w:themeColor="text1"/>
        </w:rPr>
        <w:t>Seeck</w:t>
      </w:r>
      <w:proofErr w:type="spellEnd"/>
      <w:r w:rsidR="00A0165B" w:rsidRPr="007310A7">
        <w:rPr>
          <w:color w:val="000000" w:themeColor="text1"/>
        </w:rPr>
        <w:t>,</w:t>
      </w:r>
      <w:r w:rsidRPr="007310A7">
        <w:rPr>
          <w:color w:val="000000" w:themeColor="text1"/>
        </w:rPr>
        <w:t xml:space="preserve"> im Rahmen der </w:t>
      </w:r>
      <w:r w:rsidR="00A0165B" w:rsidRPr="007310A7">
        <w:rPr>
          <w:color w:val="000000" w:themeColor="text1"/>
        </w:rPr>
        <w:t xml:space="preserve">o.g. </w:t>
      </w:r>
      <w:r w:rsidRPr="007310A7">
        <w:rPr>
          <w:color w:val="000000" w:themeColor="text1"/>
        </w:rPr>
        <w:t>sowohl ethnographisch</w:t>
      </w:r>
      <w:r w:rsidR="00A0165B" w:rsidRPr="007310A7">
        <w:rPr>
          <w:color w:val="000000" w:themeColor="text1"/>
        </w:rPr>
        <w:t xml:space="preserve"> verorteten</w:t>
      </w:r>
      <w:r w:rsidRPr="007310A7">
        <w:rPr>
          <w:color w:val="000000" w:themeColor="text1"/>
        </w:rPr>
        <w:t xml:space="preserve"> als auch an der reflexiven </w:t>
      </w:r>
      <w:proofErr w:type="spellStart"/>
      <w:r w:rsidRPr="007310A7">
        <w:rPr>
          <w:color w:val="000000" w:themeColor="text1"/>
        </w:rPr>
        <w:t>Grounded</w:t>
      </w:r>
      <w:proofErr w:type="spellEnd"/>
      <w:r w:rsidRPr="007310A7">
        <w:rPr>
          <w:color w:val="000000" w:themeColor="text1"/>
        </w:rPr>
        <w:t xml:space="preserve"> Theory orientierten</w:t>
      </w:r>
      <w:r w:rsidR="00BB51C0" w:rsidRPr="007310A7">
        <w:rPr>
          <w:color w:val="000000" w:themeColor="text1"/>
        </w:rPr>
        <w:t>,</w:t>
      </w:r>
      <w:r w:rsidRPr="007310A7">
        <w:rPr>
          <w:color w:val="000000" w:themeColor="text1"/>
        </w:rPr>
        <w:t xml:space="preserve"> Forschungsarbeit vorgenommene</w:t>
      </w:r>
      <w:r w:rsidR="00A0165B" w:rsidRPr="007310A7">
        <w:rPr>
          <w:color w:val="000000" w:themeColor="text1"/>
        </w:rPr>
        <w:t>n</w:t>
      </w:r>
      <w:r w:rsidRPr="007310A7">
        <w:rPr>
          <w:color w:val="000000" w:themeColor="text1"/>
        </w:rPr>
        <w:t xml:space="preserve"> Überlegung</w:t>
      </w:r>
      <w:r w:rsidR="00A0165B" w:rsidRPr="007310A7">
        <w:rPr>
          <w:color w:val="000000" w:themeColor="text1"/>
        </w:rPr>
        <w:t>en</w:t>
      </w:r>
      <w:r w:rsidRPr="007310A7">
        <w:rPr>
          <w:color w:val="000000" w:themeColor="text1"/>
        </w:rPr>
        <w:t xml:space="preserve"> </w:t>
      </w:r>
      <w:proofErr w:type="spellStart"/>
      <w:r w:rsidRPr="007310A7">
        <w:rPr>
          <w:color w:val="000000" w:themeColor="text1"/>
        </w:rPr>
        <w:t>transitionsanalytisch</w:t>
      </w:r>
      <w:proofErr w:type="spellEnd"/>
      <w:r w:rsidRPr="007310A7">
        <w:rPr>
          <w:color w:val="000000" w:themeColor="text1"/>
        </w:rPr>
        <w:t xml:space="preserve"> ergänzen. </w:t>
      </w:r>
      <w:proofErr w:type="spellStart"/>
      <w:r w:rsidRPr="007310A7">
        <w:rPr>
          <w:color w:val="000000" w:themeColor="text1"/>
        </w:rPr>
        <w:t>Seeck</w:t>
      </w:r>
      <w:proofErr w:type="spellEnd"/>
      <w:r w:rsidRPr="007310A7">
        <w:rPr>
          <w:color w:val="000000" w:themeColor="text1"/>
        </w:rPr>
        <w:t xml:space="preserve"> erläutert den eigenen Standpunkt vor dem Hintergrund der Frage, inwiefern </w:t>
      </w:r>
      <w:proofErr w:type="spellStart"/>
      <w:r w:rsidRPr="007310A7">
        <w:rPr>
          <w:color w:val="000000" w:themeColor="text1"/>
        </w:rPr>
        <w:t>Seeck</w:t>
      </w:r>
      <w:proofErr w:type="spellEnd"/>
      <w:r w:rsidRPr="007310A7">
        <w:rPr>
          <w:color w:val="000000" w:themeColor="text1"/>
        </w:rPr>
        <w:t xml:space="preserve"> zu Beginn der eigenen Forschung zwar </w:t>
      </w:r>
      <w:r w:rsidR="00BB51C0" w:rsidRPr="007310A7">
        <w:rPr>
          <w:color w:val="000000" w:themeColor="text1"/>
        </w:rPr>
        <w:t xml:space="preserve">geschlechtlich </w:t>
      </w:r>
      <w:r w:rsidRPr="007310A7">
        <w:rPr>
          <w:color w:val="000000" w:themeColor="text1"/>
        </w:rPr>
        <w:t xml:space="preserve">nicht-binär positioniert ist und zum Teil transmännlich eingelesen wird jedoch noch kaum über trans*Community-Bezüge und dementsprechendes Insider-Wissen sowie </w:t>
      </w:r>
      <w:r w:rsidR="00BB51C0" w:rsidRPr="007310A7">
        <w:rPr>
          <w:color w:val="000000" w:themeColor="text1"/>
        </w:rPr>
        <w:t>-</w:t>
      </w:r>
      <w:r w:rsidRPr="007310A7">
        <w:rPr>
          <w:color w:val="000000" w:themeColor="text1"/>
        </w:rPr>
        <w:t xml:space="preserve">Kontakte verfügt. </w:t>
      </w:r>
    </w:p>
    <w:p w14:paraId="32236ADD" w14:textId="37CB4048" w:rsidR="00C32CC6" w:rsidRPr="007310A7" w:rsidRDefault="00C32CC6" w:rsidP="00C32CC6">
      <w:pPr>
        <w:spacing w:line="360" w:lineRule="auto"/>
        <w:jc w:val="both"/>
        <w:rPr>
          <w:color w:val="000000" w:themeColor="text1"/>
        </w:rPr>
      </w:pPr>
      <w:r>
        <w:rPr>
          <w:color w:val="000000" w:themeColor="text1"/>
        </w:rPr>
        <w:t xml:space="preserve">Ähnlich ist die Situation zu Anfang meines Forschungsprojektes. Allerdings, und hier unterscheidet sich meine Situation von der </w:t>
      </w:r>
      <w:proofErr w:type="spellStart"/>
      <w:r>
        <w:rPr>
          <w:color w:val="000000" w:themeColor="text1"/>
        </w:rPr>
        <w:t xml:space="preserve">Seecks</w:t>
      </w:r>
      <w:proofErr w:type="spellEnd"/>
      <w:r>
        <w:rPr>
          <w:color w:val="000000" w:themeColor="text1"/>
        </w:rPr>
        <w:t xml:space="preserve">, besteht eine zusätzliche Ebene der Komplexität darin, dass ich</w:t>
      </w:r>
      <w:r>
        <w:rPr>
          <w:color w:val="000000" w:themeColor="text1"/>
        </w:rPr>
        <w:t xml:space="preserve"> als ich das Forschungsfeld betrete, zwar im persönlichen Alltagsleben, jedoch nicht im Kontext meiner Forschungsarbeit als im TIN-Spektrum verortbarer Forschender erkennbar bin. Gleichzeitig sind meine Kontakte innerhalb der </w:t>
      </w:r>
      <w:r>
        <w:rPr>
          <w:color w:val="000000" w:themeColor="text1"/>
        </w:rPr>
        <w:t xml:space="preserve">TIN-</w:t>
      </w:r>
      <w:r>
        <w:rPr>
          <w:color w:val="000000" w:themeColor="text1"/>
        </w:rPr>
        <w:t xml:space="preserve">Community zu diesem Zeitpunkt begrenzt, </w:t>
      </w:r>
      <w:r>
        <w:rPr>
          <w:color w:val="000000" w:themeColor="text1"/>
        </w:rPr>
        <w:t xml:space="preserve">so </w:t>
      </w:r>
      <w:r>
        <w:rPr>
          <w:color w:val="000000" w:themeColor="text1"/>
        </w:rPr>
        <w:t xml:space="preserve">dass es unwahrscheinlich ist, dass Multiplikator*innen </w:t>
      </w:r>
      <w:r>
        <w:rPr>
          <w:color w:val="000000" w:themeColor="text1"/>
        </w:rPr>
        <w:t xml:space="preserve">– und</w:t>
      </w:r>
      <w:r>
        <w:rPr>
          <w:color w:val="000000" w:themeColor="text1"/>
        </w:rPr>
        <w:t xml:space="preserve"> Interviewpartner*innen </w:t>
      </w:r>
      <w:r>
        <w:rPr>
          <w:color w:val="000000" w:themeColor="text1"/>
        </w:rPr>
        <w:t xml:space="preserve">– </w:t>
      </w:r>
      <w:r>
        <w:rPr>
          <w:color w:val="000000" w:themeColor="text1"/>
        </w:rPr>
        <w:t xml:space="preserve">über </w:t>
      </w:r>
      <w:r>
        <w:rPr>
          <w:color w:val="000000" w:themeColor="text1"/>
        </w:rPr>
        <w:t xml:space="preserve">nicht explizit im Forschungsprozess offengelegtes </w:t>
      </w:r>
      <w:r>
        <w:rPr>
          <w:color w:val="000000" w:themeColor="text1"/>
        </w:rPr>
        <w:t xml:space="preserve">Wissen bezüglich meiner Positionierung verfügen. </w:t>
      </w:r>
    </w:p>
    <w:p w14:paraId="13C78059" w14:textId="53592FF6" w:rsidR="00C32CC6" w:rsidRPr="007310A7" w:rsidRDefault="00C32CC6" w:rsidP="00C32CC6">
      <w:pPr>
        <w:spacing w:line="360" w:lineRule="auto"/>
        <w:jc w:val="both"/>
        <w:rPr>
          <w:color w:val="000000" w:themeColor="text1"/>
        </w:rPr>
      </w:pPr>
      <w:r>
        <w:rPr>
          <w:color w:val="000000" w:themeColor="text1"/>
        </w:rPr>
        <w:t xml:space="preserve">Nichtsdestotrotz liegt nahe, dass bestimmte in TIN-Communities verbreitete kulturelle Codes, die ich beispielsweise in Form von Kleidung, Sprache, Habitus ebenfalls verwende, meinen Forschungspartner*innen ermöglichen</w:t>
      </w:r>
      <w:r>
        <w:rPr>
          <w:color w:val="000000" w:themeColor="text1"/>
        </w:rPr>
        <w:t xml:space="preserve">,</w:t>
      </w:r>
      <w:r>
        <w:rPr>
          <w:color w:val="000000" w:themeColor="text1"/>
        </w:rPr>
        <w:t xml:space="preserve"> mich dementsprechend einzulesen. Allerdings ermöglichen letztere nicht, zu differenzieren, ob ich trans*, in einem weiteren Sinne queer und/oder inter* positioniert bin. </w:t>
      </w:r>
      <w:del w:id="1000028" w:author="Claude Lektorat" w:date="2026-06-30T12:18:05Z">
        <w:r>
          <w:rPr>
            <w:color w:val="000000" w:themeColor="text1"/>
          </w:rPr>
          <w:delText xml:space="preserve">Hinzukommt</w:delText>
        </w:r>
      </w:del>
      <w:ins w:id="1000029" w:author="Claude Lektorat" w:date="2026-06-30T12:18:05Z">
        <w:r>
          <w:rPr>
            <w:color w:val="000000" w:themeColor="text1"/>
          </w:rPr>
          <w:t xml:space="preserve">Hinzu kommt</w:t>
        </w:r>
      </w:ins>
      <w:r>
        <w:rPr>
          <w:color w:val="000000" w:themeColor="text1"/>
        </w:rPr>
        <w:t xml:space="preserve">, dass mein </w:t>
      </w:r>
      <w:r>
        <w:rPr>
          <w:color w:val="000000" w:themeColor="text1"/>
        </w:rPr>
        <w:t xml:space="preserve">ärztlicher </w:t>
      </w:r>
      <w:r>
        <w:rPr>
          <w:color w:val="000000" w:themeColor="text1"/>
        </w:rPr>
        <w:t xml:space="preserve">Status –</w:t>
      </w:r>
      <w:r>
        <w:rPr>
          <w:color w:val="000000" w:themeColor="text1"/>
        </w:rPr>
        <w:t xml:space="preserve"> anfangs </w:t>
      </w:r>
      <w:r>
        <w:rPr>
          <w:color w:val="000000" w:themeColor="text1"/>
        </w:rPr>
        <w:t xml:space="preserve">ist meine Arbeit noch an einem medizinethischen Institut angesiedelt</w:t>
      </w:r>
      <w:r>
        <w:rPr>
          <w:color w:val="000000" w:themeColor="text1"/>
        </w:rPr>
        <w:t xml:space="preserve">, </w:t>
      </w:r>
      <w:r>
        <w:rPr>
          <w:color w:val="000000" w:themeColor="text1"/>
        </w:rPr>
        <w:t xml:space="preserve">zudem gebe ich meinen medizinischen Doktortitel</w:t>
      </w:r>
      <w:r>
        <w:rPr>
          <w:color w:val="000000" w:themeColor="text1"/>
        </w:rPr>
        <w:t xml:space="preserve"> </w:t>
      </w:r>
      <w:r>
        <w:rPr>
          <w:color w:val="000000" w:themeColor="text1"/>
        </w:rPr>
        <w:t xml:space="preserve">an – für meine intergeschlechtlichen Interview- und Forschungspartner*innen vermutlich relevanter ist und Fragen möglicher geteilter Zugehörigkeiten in den Hintergrund stellt. Dabei verstärkt dieser medizinische Status insbesondere in aktivistisch politisierten Inter* Kontexten zweifelsohne meinen Status als Outsider, dessen Vertrauenswürdigkeit tendenziell hinterfragt wird. In </w:t>
      </w:r>
      <w:proofErr w:type="spellStart"/>
      <w:del w:id="1000030" w:author="Claude Lektorat" w:date="2026-06-30T12:18:05Z">
        <w:r>
          <w:rPr>
            <w:color w:val="000000" w:themeColor="text1"/>
          </w:rPr>
          <w:delText xml:space="preserve">K</w:delText>
        </w:r>
      </w:del>
      <w:ins w:id="1000031" w:author="Claude Lektorat" w:date="2026-06-30T12:18:05Z">
        <w:r>
          <w:rPr>
            <w:color w:val="000000" w:themeColor="text1"/>
          </w:rPr>
          <w:t xml:space="preserve">Klinik</w:t>
        </w:r>
      </w:ins>
      <w:del w:id="1000032" w:author="Claude Lektorat" w:date="2026-06-30T12:18:05Z">
        <w:r>
          <w:rPr>
            <w:color w:val="000000" w:themeColor="text1"/>
          </w:rPr>
          <w:delText xml:space="preserve">liniks</w:delText>
        </w:r>
      </w:del>
      <w:proofErr w:type="spellEnd"/>
      <w:r>
        <w:rPr>
          <w:color w:val="000000" w:themeColor="text1"/>
        </w:rPr>
        <w:t xml:space="preserve">-</w:t>
      </w:r>
      <w:r>
        <w:rPr>
          <w:color w:val="000000" w:themeColor="text1"/>
        </w:rPr>
        <w:t xml:space="preserve">nahen Kontexten bedeutet er </w:t>
      </w:r>
      <w:r>
        <w:rPr>
          <w:color w:val="000000" w:themeColor="text1"/>
        </w:rPr>
        <w:t xml:space="preserve">gleichzeitig </w:t>
      </w:r>
      <w:r>
        <w:rPr>
          <w:color w:val="000000" w:themeColor="text1"/>
        </w:rPr>
        <w:t xml:space="preserve">die Zuschreibung einer gewissen Autoritätsposition, wobei </w:t>
      </w:r>
      <w:del w:id="1000033" w:author="Claude Lektorat" w:date="2026-06-30T12:18:05Z">
        <w:r>
          <w:rPr>
            <w:color w:val="000000" w:themeColor="text1"/>
          </w:rPr>
          <w:delText xml:space="preserve">Nahe</w:delText>
        </w:r>
      </w:del>
      <w:ins w:id="1000034" w:author="Claude Lektorat" w:date="2026-06-30T12:18:05Z">
        <w:r>
          <w:rPr>
            <w:color w:val="000000" w:themeColor="text1"/>
          </w:rPr>
          <w:t xml:space="preserve">nahe</w:t>
        </w:r>
      </w:ins>
      <w:r>
        <w:rPr>
          <w:color w:val="000000" w:themeColor="text1"/>
        </w:rPr>
        <w:t xml:space="preserve"> liegt, dass ich </w:t>
      </w:r>
      <w:r>
        <w:rPr>
          <w:color w:val="000000" w:themeColor="text1"/>
        </w:rPr>
        <w:t xml:space="preserve">dadurch aus Perspektive</w:t>
      </w:r>
      <w:r>
        <w:rPr>
          <w:color w:val="000000" w:themeColor="text1"/>
        </w:rPr>
        <w:t xml:space="preserve"> </w:t>
      </w:r>
      <w:r>
        <w:rPr>
          <w:color w:val="000000" w:themeColor="text1"/>
        </w:rPr>
        <w:t xml:space="preserve">m</w:t>
      </w:r>
      <w:r>
        <w:rPr>
          <w:color w:val="000000" w:themeColor="text1"/>
        </w:rPr>
        <w:t xml:space="preserve">edizinnaher</w:t>
      </w:r>
      <w:r>
        <w:rPr>
          <w:color w:val="000000" w:themeColor="text1"/>
        </w:rPr>
        <w:t xml:space="preserve"> intergeschlechtlich</w:t>
      </w:r>
      <w:r>
        <w:rPr>
          <w:color w:val="000000" w:themeColor="text1"/>
        </w:rPr>
        <w:t xml:space="preserve">er</w:t>
      </w:r>
      <w:r>
        <w:rPr>
          <w:color w:val="000000" w:themeColor="text1"/>
        </w:rPr>
        <w:t xml:space="preserve"> Organisationen</w:t>
      </w:r>
      <w:r>
        <w:rPr>
          <w:color w:val="000000" w:themeColor="text1"/>
        </w:rPr>
        <w:t xml:space="preserve"> </w:t>
      </w:r>
      <w:r>
        <w:rPr>
          <w:color w:val="000000" w:themeColor="text1"/>
        </w:rPr>
        <w:t xml:space="preserve">eher zum </w:t>
      </w:r>
      <w:r>
        <w:rPr>
          <w:color w:val="000000" w:themeColor="text1"/>
        </w:rPr>
        <w:t xml:space="preserve">potentiellen </w:t>
      </w:r>
      <w:r>
        <w:rPr>
          <w:color w:val="000000" w:themeColor="text1"/>
        </w:rPr>
        <w:t xml:space="preserve">Praxispartner als zum Insider</w:t>
      </w:r>
      <w:r>
        <w:rPr>
          <w:color w:val="000000" w:themeColor="text1"/>
        </w:rPr>
        <w:t xml:space="preserve"> </w:t>
      </w:r>
      <w:r>
        <w:rPr>
          <w:color w:val="000000" w:themeColor="text1"/>
        </w:rPr>
        <w:t xml:space="preserve">werde. Auf diese Aspekte und den hier immer wieder deutlich werdenden relationalen Charakter von </w:t>
      </w:r>
      <w:proofErr w:type="spellStart"/>
      <w:r>
        <w:rPr>
          <w:color w:val="000000" w:themeColor="text1"/>
        </w:rPr>
        <w:t xml:space="preserve">Positionalität</w:t>
      </w:r>
      <w:proofErr w:type="spellEnd"/>
      <w:r>
        <w:rPr>
          <w:color w:val="000000" w:themeColor="text1"/>
        </w:rPr>
        <w:t xml:space="preserve"> werde ich </w:t>
      </w:r>
      <w:r>
        <w:rPr>
          <w:color w:val="000000" w:themeColor="text1"/>
        </w:rPr>
        <w:t xml:space="preserve">näher </w:t>
      </w:r>
      <w:r>
        <w:rPr>
          <w:color w:val="000000" w:themeColor="text1"/>
        </w:rPr>
        <w:t xml:space="preserve">in der Darstellung meiner Feldzugänge eingehen. </w:t>
      </w:r>
    </w:p>
    <w:p w14:paraId="215164ED" w14:textId="77777777" w:rsidR="00C32CC6" w:rsidRPr="007310A7" w:rsidRDefault="00C32CC6" w:rsidP="003865F7">
      <w:pPr>
        <w:pStyle w:val="berschrift2"/>
        <w:spacing w:before="480" w:after="240"/>
        <w:rPr>
          <w:rFonts w:asciiTheme="minorHAnsi" w:hAnsiTheme="minorHAnsi"/>
          <w:b/>
          <w:color w:val="000000" w:themeColor="text1"/>
          <w:sz w:val="24"/>
          <w:szCs w:val="24"/>
        </w:rPr>
      </w:pPr>
      <w:bookmarkStart w:id="39" w:name="_Toc233288777"/>
      <w:r w:rsidRPr="007310A7">
        <w:rPr>
          <w:rFonts w:asciiTheme="minorHAnsi" w:hAnsiTheme="minorHAnsi"/>
          <w:b/>
          <w:color w:val="000000" w:themeColor="text1"/>
          <w:sz w:val="24"/>
          <w:szCs w:val="24"/>
        </w:rPr>
        <w:t>5.4. Positionierung als Transition</w:t>
      </w:r>
      <w:bookmarkEnd w:id="39"/>
    </w:p>
    <w:p w14:paraId="0277B674" w14:textId="3845C6DF" w:rsidR="00C32CC6" w:rsidRPr="007310A7" w:rsidRDefault="00C32CC6" w:rsidP="00C32CC6">
      <w:pPr>
        <w:spacing w:line="360" w:lineRule="auto"/>
        <w:jc w:val="both"/>
        <w:rPr>
          <w:color w:val="000000" w:themeColor="text1"/>
        </w:rPr>
      </w:pPr>
      <w:r w:rsidRPr="007310A7">
        <w:rPr>
          <w:color w:val="000000" w:themeColor="text1"/>
        </w:rPr>
        <w:t xml:space="preserve">Im Laufe meiner Forschungsarbeit kommt es hinsichtlich meiner Positionierung zu Veränderungen in mehrfacher Hinsicht: Zum einen verwende ich nach </w:t>
      </w:r>
      <w:r w:rsidR="00637B3F" w:rsidRPr="007310A7">
        <w:rPr>
          <w:color w:val="000000" w:themeColor="text1"/>
        </w:rPr>
        <w:t xml:space="preserve">dem ersten </w:t>
      </w:r>
      <w:r w:rsidRPr="007310A7">
        <w:rPr>
          <w:color w:val="000000" w:themeColor="text1"/>
        </w:rPr>
        <w:t xml:space="preserve">Jahr </w:t>
      </w:r>
      <w:r w:rsidR="00637B3F" w:rsidRPr="007310A7">
        <w:rPr>
          <w:color w:val="000000" w:themeColor="text1"/>
        </w:rPr>
        <w:t xml:space="preserve">meines Forschungsprozesses </w:t>
      </w:r>
      <w:r w:rsidRPr="007310A7">
        <w:rPr>
          <w:color w:val="000000" w:themeColor="text1"/>
        </w:rPr>
        <w:t xml:space="preserve">sowohl im Feld als auch universitär überwiegend meinen zumeist männlich eingelesenen Namen und geschlechtlich </w:t>
      </w:r>
      <w:r w:rsidRPr="007310A7">
        <w:rPr>
          <w:color w:val="000000" w:themeColor="text1"/>
        </w:rPr>
        <w:lastRenderedPageBreak/>
        <w:t>neutrale Pronomen</w:t>
      </w:r>
      <w:r w:rsidR="005E4772" w:rsidRPr="007310A7">
        <w:rPr>
          <w:color w:val="000000" w:themeColor="text1"/>
        </w:rPr>
        <w:t>.</w:t>
      </w:r>
      <w:r w:rsidRPr="007310A7">
        <w:rPr>
          <w:color w:val="000000" w:themeColor="text1"/>
        </w:rPr>
        <w:t xml:space="preserve"> Ebenfalls gehe ich davon aus, dass äußerliche Veränderungen im Rahmen meines geschlechtlichen Transitionsprozess von da </w:t>
      </w:r>
      <w:proofErr w:type="gramStart"/>
      <w:r w:rsidRPr="007310A7">
        <w:rPr>
          <w:color w:val="000000" w:themeColor="text1"/>
        </w:rPr>
        <w:t>an zunehmend</w:t>
      </w:r>
      <w:proofErr w:type="gramEnd"/>
      <w:r w:rsidRPr="007310A7">
        <w:rPr>
          <w:color w:val="000000" w:themeColor="text1"/>
        </w:rPr>
        <w:t xml:space="preserve"> für meine Interviewpartner*innen erkennbar werden. In zwei der bereit</w:t>
      </w:r>
      <w:r w:rsidR="005E4772" w:rsidRPr="007310A7">
        <w:rPr>
          <w:color w:val="000000" w:themeColor="text1"/>
        </w:rPr>
        <w:t>s</w:t>
      </w:r>
      <w:r w:rsidRPr="007310A7">
        <w:rPr>
          <w:color w:val="000000" w:themeColor="text1"/>
        </w:rPr>
        <w:t xml:space="preserve"> begonnenen Interviewprozesse entscheide ich mich für ein aktives ‚Coming-Out’ hinsichtlich (einzelner Aspekte) meiner geschlechtlichen Positionierung. Dieser Entscheidung sind Gespräche mit in der Biographieforschung etablierten Wissenschaftlerinnen vorausgegangen, die meine Arbeit zu diesem Zeitpunkt bereits kannten und in unterschiedlicher begleitet hatten. In den Gesprächen wird mein Wunsch nach einem für mich authentischen Auftreten im Rahmen meiner Forschungstätigkeit unterstützt. Gleichzeitig werde ich dazu motiviert die Auswirkung meiner persönlichen Veränderungen während und auf den Forschungsprozess aktiv zu reflektieren und dessen Relevanz für die Interaktion im Rahmen der jeweiligen Fallauswertungen zu berücksichtigen. Während ich diese Gespräche als bestärkend erlebe, wird mir zugleich deutlich, dass es keine – mir bekannten – wissenschaftlichen Vorbilder gibt, die eine vergleichbare Veränderung im Laufe ihrer Forschung explizit thematisieren.</w:t>
      </w:r>
    </w:p>
    <w:p w14:paraId="07E24232" w14:textId="1D382F3F" w:rsidR="00C32CC6" w:rsidRPr="007310A7" w:rsidRDefault="00C32CC6" w:rsidP="00C32CC6">
      <w:pPr>
        <w:spacing w:line="360" w:lineRule="auto"/>
        <w:jc w:val="both"/>
        <w:rPr>
          <w:color w:val="000000" w:themeColor="text1"/>
        </w:rPr>
      </w:pPr>
      <w:r w:rsidRPr="007310A7">
        <w:rPr>
          <w:color w:val="000000" w:themeColor="text1"/>
        </w:rPr>
        <w:t>D</w:t>
      </w:r>
      <w:r w:rsidR="00B5083A" w:rsidRPr="007310A7">
        <w:rPr>
          <w:color w:val="000000" w:themeColor="text1"/>
        </w:rPr>
        <w:t>er</w:t>
      </w:r>
      <w:r w:rsidRPr="007310A7">
        <w:rPr>
          <w:color w:val="000000" w:themeColor="text1"/>
        </w:rPr>
        <w:t xml:space="preserve"> Entscheidung welchen Interview- bzw. Forschungspartner*innen gegenüber ich mich bezüglich meines Transitionsprozesses mitteile, </w:t>
      </w:r>
      <w:r w:rsidR="00B5083A" w:rsidRPr="007310A7">
        <w:rPr>
          <w:color w:val="000000" w:themeColor="text1"/>
        </w:rPr>
        <w:t xml:space="preserve">liegen </w:t>
      </w:r>
      <w:r w:rsidRPr="007310A7">
        <w:rPr>
          <w:color w:val="000000" w:themeColor="text1"/>
        </w:rPr>
        <w:t>zunächst praktische</w:t>
      </w:r>
      <w:r w:rsidR="00B5083A" w:rsidRPr="007310A7">
        <w:rPr>
          <w:color w:val="000000" w:themeColor="text1"/>
        </w:rPr>
        <w:t xml:space="preserve"> Erwägungen zu Grunde</w:t>
      </w:r>
      <w:r w:rsidRPr="007310A7">
        <w:rPr>
          <w:color w:val="000000" w:themeColor="text1"/>
        </w:rPr>
        <w:t>: Wurden die Interviews bereits offiziell abgeschlossen oder nicht und inwiefern ist es notwendig einen neuen Vornamen im Kontext von E-Mail-Kontakt bzw. digitaler Kommunikation zu erläutern</w:t>
      </w:r>
      <w:r w:rsidR="00B5083A" w:rsidRPr="007310A7">
        <w:rPr>
          <w:color w:val="000000" w:themeColor="text1"/>
        </w:rPr>
        <w:t>,</w:t>
      </w:r>
      <w:r w:rsidRPr="007310A7">
        <w:rPr>
          <w:color w:val="000000" w:themeColor="text1"/>
        </w:rPr>
        <w:t xml:space="preserve"> um Irritation soweit wie möglich zu vermeiden. Wie viel ich meinem jeweiligen Gegenüber von meinen Veränderungen mitteile, ist jedoch auch von komplexeren interaktiven Faktoren abhängig</w:t>
      </w:r>
      <w:r w:rsidR="00B5083A" w:rsidRPr="007310A7">
        <w:rPr>
          <w:color w:val="000000" w:themeColor="text1"/>
        </w:rPr>
        <w:t>.</w:t>
      </w:r>
      <w:r w:rsidRPr="007310A7">
        <w:rPr>
          <w:color w:val="000000" w:themeColor="text1"/>
        </w:rPr>
        <w:t xml:space="preserve"> In einem Fall entscheide ich mich für eine teilweise Offenlegung persönlicher Informationen gegenüber</w:t>
      </w:r>
      <w:r w:rsidR="00B5083A" w:rsidRPr="007310A7">
        <w:rPr>
          <w:color w:val="000000" w:themeColor="text1"/>
        </w:rPr>
        <w:t xml:space="preserve"> dem Biographen</w:t>
      </w:r>
      <w:r w:rsidRPr="007310A7">
        <w:rPr>
          <w:color w:val="000000" w:themeColor="text1"/>
        </w:rPr>
        <w:t>, mit de</w:t>
      </w:r>
      <w:r w:rsidR="00B5083A" w:rsidRPr="007310A7">
        <w:rPr>
          <w:color w:val="000000" w:themeColor="text1"/>
        </w:rPr>
        <w:t>m</w:t>
      </w:r>
      <w:r w:rsidRPr="007310A7">
        <w:rPr>
          <w:color w:val="000000" w:themeColor="text1"/>
        </w:rPr>
        <w:t xml:space="preserve"> ich mich einerseits in einem noch unabgeschlossenen Interviewprozess befinde und </w:t>
      </w:r>
      <w:r w:rsidR="00B5083A" w:rsidRPr="007310A7">
        <w:rPr>
          <w:color w:val="000000" w:themeColor="text1"/>
        </w:rPr>
        <w:t xml:space="preserve">der andererseits für mich </w:t>
      </w:r>
      <w:r w:rsidRPr="007310A7">
        <w:rPr>
          <w:color w:val="000000" w:themeColor="text1"/>
        </w:rPr>
        <w:t xml:space="preserve">auch als Multiplikator fungiert. Hierbei spielt retrospektiv </w:t>
      </w:r>
      <w:r w:rsidR="00B5083A" w:rsidRPr="007310A7">
        <w:rPr>
          <w:color w:val="000000" w:themeColor="text1"/>
        </w:rPr>
        <w:t xml:space="preserve">ebenfalls </w:t>
      </w:r>
      <w:r w:rsidRPr="007310A7">
        <w:rPr>
          <w:color w:val="000000" w:themeColor="text1"/>
        </w:rPr>
        <w:t>eine Rolle, dass mein Forschungspartner in mehreren Aspekten ähnlich positioniert ist</w:t>
      </w:r>
      <w:r w:rsidR="00B5083A" w:rsidRPr="007310A7">
        <w:rPr>
          <w:color w:val="000000" w:themeColor="text1"/>
        </w:rPr>
        <w:t xml:space="preserve"> wie ich</w:t>
      </w:r>
      <w:r w:rsidRPr="007310A7">
        <w:rPr>
          <w:color w:val="000000" w:themeColor="text1"/>
        </w:rPr>
        <w:t>, worauf ich im Rahmen der Beschreibungen der Feldzugänge noch näher eingehen werde.</w:t>
      </w:r>
    </w:p>
    <w:p w14:paraId="0E1239A8" w14:textId="14ED91A1" w:rsidR="00C32CC6" w:rsidRPr="007310A7" w:rsidRDefault="00C32CC6" w:rsidP="003865F7">
      <w:pPr>
        <w:spacing w:before="240" w:line="360" w:lineRule="auto"/>
        <w:jc w:val="both"/>
        <w:rPr>
          <w:color w:val="000000" w:themeColor="text1"/>
        </w:rPr>
      </w:pPr>
      <w:r w:rsidRPr="007310A7">
        <w:rPr>
          <w:color w:val="000000" w:themeColor="text1"/>
        </w:rPr>
        <w:t>Auch in fachlicher Hinsicht durchlaufe ich eine Art Transitionsprozess</w:t>
      </w:r>
      <w:r w:rsidR="00BE1241" w:rsidRPr="007310A7">
        <w:rPr>
          <w:color w:val="000000" w:themeColor="text1"/>
        </w:rPr>
        <w:t>,</w:t>
      </w:r>
      <w:r w:rsidRPr="007310A7">
        <w:rPr>
          <w:color w:val="000000" w:themeColor="text1"/>
        </w:rPr>
        <w:t xml:space="preserve"> im Sinne einer kritischen Auseinandersetzung mit medizinischen Wissensbeständen und </w:t>
      </w:r>
      <w:r w:rsidRPr="007310A7">
        <w:rPr>
          <w:color w:val="000000" w:themeColor="text1"/>
        </w:rPr>
        <w:lastRenderedPageBreak/>
        <w:t xml:space="preserve">Forschungsmethoden, die </w:t>
      </w:r>
      <w:r w:rsidR="00303BE0" w:rsidRPr="007310A7">
        <w:rPr>
          <w:color w:val="000000" w:themeColor="text1"/>
        </w:rPr>
        <w:t xml:space="preserve">im Verlauf </w:t>
      </w:r>
      <w:r w:rsidRPr="007310A7">
        <w:rPr>
          <w:color w:val="000000" w:themeColor="text1"/>
        </w:rPr>
        <w:t xml:space="preserve">mit einem </w:t>
      </w:r>
      <w:r w:rsidR="00BE1241" w:rsidRPr="007310A7">
        <w:rPr>
          <w:color w:val="000000" w:themeColor="text1"/>
        </w:rPr>
        <w:t xml:space="preserve">Fach- bzw. Betreuungswechsel </w:t>
      </w:r>
      <w:r w:rsidRPr="007310A7">
        <w:rPr>
          <w:color w:val="000000" w:themeColor="text1"/>
        </w:rPr>
        <w:t xml:space="preserve">meiner Promotion einher geht. Dieser Prozess ermöglicht mir meine – von diesen Wissensbeständen geprägten – Vorannahmen </w:t>
      </w:r>
      <w:r w:rsidR="00303BE0" w:rsidRPr="007310A7">
        <w:rPr>
          <w:color w:val="000000" w:themeColor="text1"/>
        </w:rPr>
        <w:t xml:space="preserve">und deren Auswirkungen auf das Forschungsvorgehen </w:t>
      </w:r>
      <w:r w:rsidRPr="007310A7">
        <w:rPr>
          <w:color w:val="000000" w:themeColor="text1"/>
        </w:rPr>
        <w:t xml:space="preserve">zunehmend bewusster zu reflektieren. Methodisch </w:t>
      </w:r>
      <w:r w:rsidR="00303BE0" w:rsidRPr="007310A7">
        <w:rPr>
          <w:color w:val="000000" w:themeColor="text1"/>
        </w:rPr>
        <w:t xml:space="preserve">begünstigt </w:t>
      </w:r>
      <w:r w:rsidRPr="007310A7">
        <w:rPr>
          <w:color w:val="000000" w:themeColor="text1"/>
        </w:rPr>
        <w:t xml:space="preserve">meine inhaltliche Bewegung hin zur interpretativen Sozialwissenschaft </w:t>
      </w:r>
      <w:r w:rsidR="00303BE0" w:rsidRPr="007310A7">
        <w:rPr>
          <w:color w:val="000000" w:themeColor="text1"/>
        </w:rPr>
        <w:t xml:space="preserve">eine </w:t>
      </w:r>
      <w:r w:rsidRPr="007310A7">
        <w:rPr>
          <w:color w:val="000000" w:themeColor="text1"/>
        </w:rPr>
        <w:t xml:space="preserve">im Vergleich zur </w:t>
      </w:r>
      <w:r w:rsidR="00303BE0" w:rsidRPr="007310A7">
        <w:rPr>
          <w:color w:val="000000" w:themeColor="text1"/>
        </w:rPr>
        <w:t xml:space="preserve">akademischen Medizin </w:t>
      </w:r>
      <w:r w:rsidRPr="007310A7">
        <w:rPr>
          <w:color w:val="000000" w:themeColor="text1"/>
        </w:rPr>
        <w:t xml:space="preserve">stärker selbstreflexive Forschungspraxis. Sowohl die zunehmende Distanz von medizinischen Institutionen und Normierungen als auch die für mich </w:t>
      </w:r>
      <w:r w:rsidR="00303BE0" w:rsidRPr="007310A7">
        <w:rPr>
          <w:color w:val="000000" w:themeColor="text1"/>
        </w:rPr>
        <w:t xml:space="preserve">zunächst </w:t>
      </w:r>
      <w:r w:rsidRPr="007310A7">
        <w:rPr>
          <w:color w:val="000000" w:themeColor="text1"/>
        </w:rPr>
        <w:t xml:space="preserve">neue reflexive </w:t>
      </w:r>
      <w:r w:rsidR="00303BE0" w:rsidRPr="007310A7">
        <w:rPr>
          <w:color w:val="000000" w:themeColor="text1"/>
        </w:rPr>
        <w:t>P</w:t>
      </w:r>
      <w:r w:rsidRPr="007310A7">
        <w:rPr>
          <w:color w:val="000000" w:themeColor="text1"/>
        </w:rPr>
        <w:t>raxis ermöglichen mir</w:t>
      </w:r>
      <w:r w:rsidR="00303BE0" w:rsidRPr="007310A7">
        <w:rPr>
          <w:color w:val="000000" w:themeColor="text1"/>
        </w:rPr>
        <w:t>,</w:t>
      </w:r>
      <w:r w:rsidRPr="007310A7">
        <w:rPr>
          <w:color w:val="000000" w:themeColor="text1"/>
        </w:rPr>
        <w:t xml:space="preserve"> </w:t>
      </w:r>
      <w:r w:rsidR="00303BE0" w:rsidRPr="007310A7">
        <w:rPr>
          <w:color w:val="000000" w:themeColor="text1"/>
        </w:rPr>
        <w:t xml:space="preserve">sukzessive </w:t>
      </w:r>
      <w:r w:rsidRPr="007310A7">
        <w:rPr>
          <w:color w:val="000000" w:themeColor="text1"/>
        </w:rPr>
        <w:t>zu erkennen, wie mich Bezüge und Beziehungen innerhalb des klinischen und medizinisch-akademischen Feldes geprägt haben und teilweise noch immer prägen. Vor diesem Hintergrund kommt es auch zu grundlegenden Anpassungen de</w:t>
      </w:r>
      <w:r w:rsidR="008B5A61" w:rsidRPr="007310A7">
        <w:rPr>
          <w:color w:val="000000" w:themeColor="text1"/>
        </w:rPr>
        <w:t xml:space="preserve">s methodischen Vorgehens </w:t>
      </w:r>
      <w:r w:rsidRPr="007310A7">
        <w:rPr>
          <w:color w:val="000000" w:themeColor="text1"/>
        </w:rPr>
        <w:t xml:space="preserve">sowie </w:t>
      </w:r>
      <w:r w:rsidR="00303BE0" w:rsidRPr="007310A7">
        <w:rPr>
          <w:color w:val="000000" w:themeColor="text1"/>
        </w:rPr>
        <w:t xml:space="preserve">der </w:t>
      </w:r>
      <w:r w:rsidRPr="007310A7">
        <w:rPr>
          <w:color w:val="000000" w:themeColor="text1"/>
        </w:rPr>
        <w:t>Forschungsfragestellung</w:t>
      </w:r>
      <w:r w:rsidR="00303BE0" w:rsidRPr="007310A7">
        <w:rPr>
          <w:color w:val="000000" w:themeColor="text1"/>
        </w:rPr>
        <w:t xml:space="preserve">, </w:t>
      </w:r>
      <w:r w:rsidRPr="007310A7">
        <w:rPr>
          <w:color w:val="000000" w:themeColor="text1"/>
        </w:rPr>
        <w:t xml:space="preserve">die ich </w:t>
      </w:r>
      <w:r w:rsidR="00303BE0" w:rsidRPr="007310A7">
        <w:rPr>
          <w:color w:val="000000" w:themeColor="text1"/>
        </w:rPr>
        <w:t xml:space="preserve">in </w:t>
      </w:r>
      <w:r w:rsidR="00303BE0" w:rsidRPr="007310A7">
        <w:rPr>
          <w:i/>
          <w:iCs/>
          <w:color w:val="000000" w:themeColor="text1"/>
        </w:rPr>
        <w:t>Kapitel 4</w:t>
      </w:r>
      <w:r w:rsidR="00303BE0" w:rsidRPr="007310A7">
        <w:rPr>
          <w:color w:val="000000" w:themeColor="text1"/>
        </w:rPr>
        <w:t xml:space="preserve"> dargestellt habe.</w:t>
      </w:r>
    </w:p>
    <w:p w14:paraId="3DC456C8" w14:textId="3814B5D3" w:rsidR="00D80A10" w:rsidRPr="007310A7" w:rsidRDefault="00C32CC6" w:rsidP="00D80A10">
      <w:pPr>
        <w:spacing w:before="240" w:line="360" w:lineRule="auto"/>
        <w:jc w:val="both"/>
        <w:rPr>
          <w:color w:val="000000" w:themeColor="text1"/>
        </w:rPr>
      </w:pPr>
      <w:r w:rsidRPr="007310A7">
        <w:rPr>
          <w:color w:val="000000" w:themeColor="text1"/>
        </w:rPr>
        <w:t>Dabei verschränken sich in Form einer zunehmenden Hinterfragung medizinischer Kategori</w:t>
      </w:r>
      <w:r w:rsidR="00FE6CC9" w:rsidRPr="007310A7">
        <w:rPr>
          <w:color w:val="000000" w:themeColor="text1"/>
        </w:rPr>
        <w:t xml:space="preserve">sierungen von </w:t>
      </w:r>
      <w:r w:rsidRPr="007310A7">
        <w:rPr>
          <w:color w:val="000000" w:themeColor="text1"/>
        </w:rPr>
        <w:t>(Körper-)Geschlechtlichkeit</w:t>
      </w:r>
      <w:r w:rsidR="00FE6CC9" w:rsidRPr="007310A7">
        <w:rPr>
          <w:color w:val="000000" w:themeColor="text1"/>
        </w:rPr>
        <w:t xml:space="preserve"> meine wissenschaftlichen mit persönlichen Reflexionen</w:t>
      </w:r>
      <w:r w:rsidRPr="007310A7">
        <w:rPr>
          <w:color w:val="000000" w:themeColor="text1"/>
        </w:rPr>
        <w:t xml:space="preserve">. </w:t>
      </w:r>
      <w:r w:rsidR="00EA0FFB" w:rsidRPr="007310A7">
        <w:rPr>
          <w:color w:val="000000" w:themeColor="text1"/>
        </w:rPr>
        <w:t>D</w:t>
      </w:r>
      <w:r w:rsidRPr="007310A7">
        <w:rPr>
          <w:color w:val="000000" w:themeColor="text1"/>
        </w:rPr>
        <w:t xml:space="preserve">eutlich wird mir dies am Beispiel der medizinischen Definition von </w:t>
      </w:r>
      <w:r w:rsidRPr="007310A7">
        <w:rPr>
          <w:i/>
          <w:iCs/>
          <w:color w:val="000000" w:themeColor="text1"/>
        </w:rPr>
        <w:t>Varianten der Geschlechtsentwicklung</w:t>
      </w:r>
      <w:r w:rsidR="00FE6CC9" w:rsidRPr="007310A7">
        <w:rPr>
          <w:color w:val="000000" w:themeColor="text1"/>
        </w:rPr>
        <w:t xml:space="preserve">, </w:t>
      </w:r>
      <w:r w:rsidRPr="007310A7">
        <w:rPr>
          <w:color w:val="000000" w:themeColor="text1"/>
        </w:rPr>
        <w:t xml:space="preserve">die sich auf die überwiegend von </w:t>
      </w:r>
      <w:r w:rsidR="00FE6CC9" w:rsidRPr="007310A7">
        <w:rPr>
          <w:color w:val="000000" w:themeColor="text1"/>
        </w:rPr>
        <w:t xml:space="preserve">sog. </w:t>
      </w:r>
      <w:r w:rsidRPr="007310A7">
        <w:rPr>
          <w:color w:val="000000" w:themeColor="text1"/>
        </w:rPr>
        <w:t xml:space="preserve">klinischen ExpertInnen verfasste Publikation der </w:t>
      </w:r>
      <w:r w:rsidRPr="007310A7">
        <w:rPr>
          <w:i/>
          <w:color w:val="000000" w:themeColor="text1"/>
        </w:rPr>
        <w:t>Chicago Consensus Konferenz</w:t>
      </w:r>
      <w:r w:rsidRPr="007310A7">
        <w:rPr>
          <w:color w:val="000000" w:themeColor="text1"/>
        </w:rPr>
        <w:t xml:space="preserve"> </w:t>
      </w:r>
      <w:r w:rsidR="00FE6CC9" w:rsidRPr="007310A7">
        <w:rPr>
          <w:color w:val="000000" w:themeColor="text1"/>
        </w:rPr>
        <w:t xml:space="preserve">bezieht </w:t>
      </w:r>
      <w:r w:rsidRPr="007310A7">
        <w:rPr>
          <w:color w:val="000000" w:themeColor="text1"/>
        </w:rPr>
        <w:fldChar w:fldCharType="begin"/>
      </w:r>
      <w:r w:rsidR="00D822AB" w:rsidRPr="007310A7">
        <w:rPr>
          <w:color w:val="000000" w:themeColor="text1"/>
        </w:rPr>
        <w:instrText xml:space="preserve"> ADDIN ZOTERO_ITEM CSL_CITATION {"citationID":"ntLywDbG","properties":{"unsorted":false,"formattedCitation":"(I. A. Hughes u.\\uc0\\u160{}a. 2006)","plainCitation":"(I. A. Hughes u. a. 2006)","dontUpdate":true,"noteIndex":0},"citationItems":[{"id":1257,"uris":["http://zotero.org/users/local/owKliTIb/items/QJQZ8JGP"],"itemData":{"id":1257,"type":"article-journal","abstract":"Management of intersex disorders","container-title":"Archives of disease in childhood","DOI":"10.1136/adc.2006.098319","ISSN":"1468-2044 0003-9888","issue":"7","journalAbbreviation":"Arch Dis Child","language":"eng","page":"554-563","PMID":"16624884","PMCID":"PMC2082839","publisher-place":"England","title":"Consensus statement on management of intersex disorders.","volume":"91","author":[{"family":"Hughes","given":"I. A."},{"family":"Houk","given":"C."},{"family":"Ahmed","given":"S. F."},{"family":"Lee","given":"P. A."}],"issued":{"date-parts":[["2006",7]]}}}],"schema":"https://github.com/citation-style-language/schema/raw/master/csl-citation.json"} </w:instrText>
      </w:r>
      <w:r w:rsidRPr="007310A7">
        <w:rPr>
          <w:color w:val="000000" w:themeColor="text1"/>
        </w:rPr>
        <w:fldChar w:fldCharType="separate"/>
      </w:r>
      <w:r w:rsidR="00F3313F" w:rsidRPr="007310A7">
        <w:rPr>
          <w:rFonts w:ascii="Cambria" w:hAnsi="Cambria" w:cs="Times New Roman"/>
          <w:color w:val="000000" w:themeColor="text1"/>
        </w:rPr>
        <w:t>(</w:t>
      </w:r>
      <w:r w:rsidR="00FE6CC9" w:rsidRPr="007310A7">
        <w:rPr>
          <w:rFonts w:ascii="Cambria" w:hAnsi="Cambria" w:cs="Times New Roman"/>
          <w:color w:val="000000" w:themeColor="text1"/>
        </w:rPr>
        <w:t xml:space="preserve">vgl. </w:t>
      </w:r>
      <w:r w:rsidR="00F3313F" w:rsidRPr="007310A7">
        <w:rPr>
          <w:rFonts w:ascii="Cambria" w:hAnsi="Cambria" w:cs="Times New Roman"/>
          <w:color w:val="000000" w:themeColor="text1"/>
        </w:rPr>
        <w:t>Hughes et al. 2006</w:t>
      </w:r>
      <w:r w:rsidR="00FE6CC9" w:rsidRPr="007310A7">
        <w:rPr>
          <w:rFonts w:ascii="Cambria" w:hAnsi="Cambria" w:cs="Times New Roman"/>
          <w:color w:val="000000" w:themeColor="text1"/>
        </w:rPr>
        <w:t>, siehe 6.1.3</w:t>
      </w:r>
      <w:r w:rsidR="00F3313F" w:rsidRPr="007310A7">
        <w:rPr>
          <w:rFonts w:ascii="Cambria" w:hAnsi="Cambria" w:cs="Times New Roman"/>
          <w:color w:val="000000" w:themeColor="text1"/>
        </w:rPr>
        <w:t>)</w:t>
      </w:r>
      <w:r w:rsidRPr="007310A7">
        <w:rPr>
          <w:color w:val="000000" w:themeColor="text1"/>
        </w:rPr>
        <w:fldChar w:fldCharType="end"/>
      </w:r>
      <w:r w:rsidRPr="007310A7">
        <w:rPr>
          <w:color w:val="000000" w:themeColor="text1"/>
        </w:rPr>
        <w:t xml:space="preserve">. Diese Definition wurde vielfach von intergeschlechtlichen Aktivist*innen </w:t>
      </w:r>
      <w:r w:rsidR="00A53108" w:rsidRPr="007310A7">
        <w:rPr>
          <w:color w:val="000000" w:themeColor="text1"/>
        </w:rPr>
        <w:t xml:space="preserve">und </w:t>
      </w:r>
      <w:r w:rsidRPr="007310A7">
        <w:rPr>
          <w:color w:val="000000" w:themeColor="text1"/>
        </w:rPr>
        <w:t>Wissenschaftler*innen</w:t>
      </w:r>
      <w:r w:rsidR="008842EA" w:rsidRPr="007310A7">
        <w:rPr>
          <w:color w:val="000000" w:themeColor="text1"/>
        </w:rPr>
        <w:t xml:space="preserve"> innerhalb der Inter* Studien</w:t>
      </w:r>
      <w:r w:rsidRPr="007310A7">
        <w:rPr>
          <w:color w:val="000000" w:themeColor="text1"/>
        </w:rPr>
        <w:t xml:space="preserve"> hinterfragt. Dennoch hatte ich sie zu Beginn meiner </w:t>
      </w:r>
      <w:r w:rsidR="001619C7" w:rsidRPr="007310A7">
        <w:rPr>
          <w:color w:val="000000" w:themeColor="text1"/>
        </w:rPr>
        <w:t xml:space="preserve">Arbeit </w:t>
      </w:r>
      <w:r w:rsidRPr="007310A7">
        <w:rPr>
          <w:color w:val="000000" w:themeColor="text1"/>
        </w:rPr>
        <w:t xml:space="preserve">zunächst unhinterfragt </w:t>
      </w:r>
      <w:r w:rsidR="00EA0FFB" w:rsidRPr="007310A7">
        <w:rPr>
          <w:color w:val="000000" w:themeColor="text1"/>
        </w:rPr>
        <w:t xml:space="preserve">sowohl im Rahmen meiner Arbeit als auch im Kontext meiner persönlichen (Selbst-)Reflexion </w:t>
      </w:r>
      <w:r w:rsidR="001619C7" w:rsidRPr="007310A7">
        <w:rPr>
          <w:color w:val="000000" w:themeColor="text1"/>
        </w:rPr>
        <w:t xml:space="preserve">übernommen, </w:t>
      </w:r>
      <w:r w:rsidRPr="007310A7">
        <w:rPr>
          <w:color w:val="000000" w:themeColor="text1"/>
        </w:rPr>
        <w:t>ohne mich damit auseinanderzusetzen, dass das von Inter* Communit</w:t>
      </w:r>
      <w:r w:rsidR="008842EA" w:rsidRPr="007310A7">
        <w:rPr>
          <w:color w:val="000000" w:themeColor="text1"/>
        </w:rPr>
        <w:t xml:space="preserve">ies </w:t>
      </w:r>
      <w:r w:rsidRPr="007310A7">
        <w:rPr>
          <w:color w:val="000000" w:themeColor="text1"/>
        </w:rPr>
        <w:t xml:space="preserve">hervorgebrachte </w:t>
      </w:r>
      <w:proofErr w:type="spellStart"/>
      <w:r w:rsidR="001619C7" w:rsidRPr="007310A7">
        <w:rPr>
          <w:color w:val="000000" w:themeColor="text1"/>
        </w:rPr>
        <w:t>depathologisierende</w:t>
      </w:r>
      <w:proofErr w:type="spellEnd"/>
      <w:r w:rsidR="001619C7" w:rsidRPr="007310A7">
        <w:rPr>
          <w:color w:val="000000" w:themeColor="text1"/>
        </w:rPr>
        <w:t xml:space="preserve"> </w:t>
      </w:r>
      <w:r w:rsidRPr="007310A7">
        <w:rPr>
          <w:color w:val="000000" w:themeColor="text1"/>
        </w:rPr>
        <w:t xml:space="preserve">Konzept von Intergeschlechtlichkeit deutlich </w:t>
      </w:r>
      <w:r w:rsidR="001619C7" w:rsidRPr="007310A7">
        <w:rPr>
          <w:color w:val="000000" w:themeColor="text1"/>
        </w:rPr>
        <w:t xml:space="preserve">kompatibler mit einem </w:t>
      </w:r>
      <w:r w:rsidR="00667884" w:rsidRPr="007310A7">
        <w:rPr>
          <w:color w:val="000000" w:themeColor="text1"/>
        </w:rPr>
        <w:t xml:space="preserve">an der Selbstbestimmung </w:t>
      </w:r>
      <w:r w:rsidR="005024F1" w:rsidRPr="007310A7">
        <w:rPr>
          <w:color w:val="000000" w:themeColor="text1"/>
        </w:rPr>
        <w:t xml:space="preserve">von </w:t>
      </w:r>
      <w:r w:rsidR="00667884" w:rsidRPr="007310A7">
        <w:rPr>
          <w:color w:val="000000" w:themeColor="text1"/>
        </w:rPr>
        <w:t xml:space="preserve">Interviewpartner*innen </w:t>
      </w:r>
      <w:r w:rsidR="001619C7" w:rsidRPr="007310A7">
        <w:rPr>
          <w:color w:val="000000" w:themeColor="text1"/>
        </w:rPr>
        <w:t xml:space="preserve">orientierten Forschungszugang </w:t>
      </w:r>
      <w:r w:rsidR="00E8714F" w:rsidRPr="007310A7">
        <w:rPr>
          <w:color w:val="000000" w:themeColor="text1"/>
        </w:rPr>
        <w:t>ist</w:t>
      </w:r>
      <w:r w:rsidRPr="007310A7">
        <w:rPr>
          <w:color w:val="000000" w:themeColor="text1"/>
        </w:rPr>
        <w:t xml:space="preserve">. </w:t>
      </w:r>
      <w:r w:rsidR="00D80A10" w:rsidRPr="007310A7">
        <w:rPr>
          <w:color w:val="000000" w:themeColor="text1"/>
        </w:rPr>
        <w:t xml:space="preserve">Ebenfalls würde ich aus gegenwärtiger Perspektive Intergeschlechtlichkeit stärker als sozial normierte körpergeschlechtliche </w:t>
      </w:r>
      <w:r w:rsidR="00D80A10" w:rsidRPr="007310A7">
        <w:rPr>
          <w:i/>
          <w:iCs/>
          <w:color w:val="000000" w:themeColor="text1"/>
        </w:rPr>
        <w:t>Erfahrung</w:t>
      </w:r>
      <w:r w:rsidR="00D80A10" w:rsidRPr="007310A7">
        <w:rPr>
          <w:color w:val="000000" w:themeColor="text1"/>
        </w:rPr>
        <w:t xml:space="preserve"> definieren und eine erlebte Medikalisierung bzw. medizinische Diagnosestellung der jeweiligen Variation nicht als notwendige Bedingung für eine Studienteilnahme verstehen. Diese Perspektivenverschiebung findet sich auch </w:t>
      </w:r>
      <w:r w:rsidR="00EA0FFB" w:rsidRPr="007310A7">
        <w:rPr>
          <w:color w:val="000000" w:themeColor="text1"/>
        </w:rPr>
        <w:t xml:space="preserve">in Form jüngerer </w:t>
      </w:r>
      <w:r w:rsidR="00EA0FFB" w:rsidRPr="007310A7">
        <w:rPr>
          <w:color w:val="000000" w:themeColor="text1"/>
        </w:rPr>
        <w:lastRenderedPageBreak/>
        <w:t xml:space="preserve">Entwicklungen </w:t>
      </w:r>
      <w:r w:rsidR="00D80A10" w:rsidRPr="007310A7">
        <w:rPr>
          <w:color w:val="000000" w:themeColor="text1"/>
        </w:rPr>
        <w:t xml:space="preserve">innerhalb des aktivistisch orientierten </w:t>
      </w:r>
      <w:r w:rsidR="00EA0FFB" w:rsidRPr="007310A7">
        <w:rPr>
          <w:color w:val="000000" w:themeColor="text1"/>
        </w:rPr>
        <w:t xml:space="preserve">erfahrungsbasierten Inter* Diskurs </w:t>
      </w:r>
      <w:r w:rsidR="00D80A10" w:rsidRPr="007310A7">
        <w:rPr>
          <w:color w:val="000000" w:themeColor="text1"/>
        </w:rPr>
        <w:t xml:space="preserve">wieder (siehe </w:t>
      </w:r>
      <w:r w:rsidR="002C59FE" w:rsidRPr="007310A7">
        <w:rPr>
          <w:color w:val="000000" w:themeColor="text1"/>
        </w:rPr>
        <w:t xml:space="preserve">auch </w:t>
      </w:r>
      <w:r w:rsidR="00D80A10" w:rsidRPr="007310A7">
        <w:rPr>
          <w:color w:val="000000" w:themeColor="text1"/>
        </w:rPr>
        <w:t>6.2).</w:t>
      </w:r>
    </w:p>
    <w:p w14:paraId="6C3A8C10" w14:textId="2BD7153F" w:rsidR="00C32CC6" w:rsidRPr="007310A7" w:rsidRDefault="00C32CC6" w:rsidP="00CB047A">
      <w:pPr>
        <w:spacing w:line="360" w:lineRule="auto"/>
        <w:jc w:val="both"/>
        <w:rPr>
          <w:color w:val="000000" w:themeColor="text1"/>
        </w:rPr>
      </w:pPr>
      <w:r w:rsidRPr="007310A7">
        <w:rPr>
          <w:color w:val="000000" w:themeColor="text1"/>
        </w:rPr>
        <w:t>Anhand diese</w:t>
      </w:r>
      <w:r w:rsidR="00D80A10" w:rsidRPr="007310A7">
        <w:rPr>
          <w:color w:val="000000" w:themeColor="text1"/>
        </w:rPr>
        <w:t>r</w:t>
      </w:r>
      <w:r w:rsidRPr="007310A7">
        <w:rPr>
          <w:color w:val="000000" w:themeColor="text1"/>
        </w:rPr>
        <w:t xml:space="preserve"> Beispiel</w:t>
      </w:r>
      <w:r w:rsidR="00D80A10" w:rsidRPr="007310A7">
        <w:rPr>
          <w:color w:val="000000" w:themeColor="text1"/>
        </w:rPr>
        <w:t>e</w:t>
      </w:r>
      <w:r w:rsidRPr="007310A7">
        <w:rPr>
          <w:color w:val="000000" w:themeColor="text1"/>
        </w:rPr>
        <w:t xml:space="preserve"> wird deutlich, dass eigene</w:t>
      </w:r>
      <w:r w:rsidR="008842EA" w:rsidRPr="007310A7">
        <w:rPr>
          <w:color w:val="000000" w:themeColor="text1"/>
        </w:rPr>
        <w:t>,</w:t>
      </w:r>
      <w:r w:rsidRPr="007310A7">
        <w:rPr>
          <w:color w:val="000000" w:themeColor="text1"/>
        </w:rPr>
        <w:t xml:space="preserve"> zunächst unhinterfragte Wissensbestände</w:t>
      </w:r>
      <w:r w:rsidR="00667884" w:rsidRPr="007310A7">
        <w:rPr>
          <w:color w:val="000000" w:themeColor="text1"/>
        </w:rPr>
        <w:t xml:space="preserve"> und</w:t>
      </w:r>
      <w:r w:rsidR="00B05093" w:rsidRPr="007310A7">
        <w:rPr>
          <w:color w:val="000000" w:themeColor="text1"/>
        </w:rPr>
        <w:t xml:space="preserve"> </w:t>
      </w:r>
      <w:r w:rsidR="00667884" w:rsidRPr="007310A7">
        <w:rPr>
          <w:color w:val="000000" w:themeColor="text1"/>
        </w:rPr>
        <w:t>implizierte Differenzkategorien bezüglich Geschlecht</w:t>
      </w:r>
      <w:r w:rsidRPr="007310A7">
        <w:rPr>
          <w:color w:val="000000" w:themeColor="text1"/>
        </w:rPr>
        <w:t xml:space="preserve"> im </w:t>
      </w:r>
      <w:r w:rsidR="00667884" w:rsidRPr="007310A7">
        <w:rPr>
          <w:color w:val="000000" w:themeColor="text1"/>
        </w:rPr>
        <w:t xml:space="preserve">Laufe </w:t>
      </w:r>
      <w:r w:rsidR="008842EA" w:rsidRPr="007310A7">
        <w:rPr>
          <w:color w:val="000000" w:themeColor="text1"/>
        </w:rPr>
        <w:t xml:space="preserve">des </w:t>
      </w:r>
      <w:r w:rsidRPr="007310A7">
        <w:rPr>
          <w:color w:val="000000" w:themeColor="text1"/>
        </w:rPr>
        <w:t>Forschungsprozesses transformiert werden können</w:t>
      </w:r>
      <w:r w:rsidR="00667884" w:rsidRPr="007310A7">
        <w:rPr>
          <w:color w:val="000000" w:themeColor="text1"/>
        </w:rPr>
        <w:t xml:space="preserve">. </w:t>
      </w:r>
      <w:r w:rsidR="00EB5B50" w:rsidRPr="007310A7">
        <w:rPr>
          <w:color w:val="000000" w:themeColor="text1"/>
        </w:rPr>
        <w:t>Letzteres</w:t>
      </w:r>
      <w:r w:rsidR="00667884" w:rsidRPr="007310A7">
        <w:rPr>
          <w:color w:val="000000" w:themeColor="text1"/>
        </w:rPr>
        <w:t xml:space="preserve"> lässt </w:t>
      </w:r>
      <w:r w:rsidRPr="007310A7">
        <w:rPr>
          <w:color w:val="000000" w:themeColor="text1"/>
        </w:rPr>
        <w:t xml:space="preserve">sich auch als eine Art des </w:t>
      </w:r>
      <w:proofErr w:type="spellStart"/>
      <w:r w:rsidRPr="007310A7">
        <w:rPr>
          <w:i/>
          <w:color w:val="000000" w:themeColor="text1"/>
        </w:rPr>
        <w:t>un-doing</w:t>
      </w:r>
      <w:proofErr w:type="spellEnd"/>
      <w:r w:rsidRPr="007310A7">
        <w:rPr>
          <w:color w:val="000000" w:themeColor="text1"/>
        </w:rPr>
        <w:t xml:space="preserve"> </w:t>
      </w:r>
      <w:r w:rsidRPr="007310A7">
        <w:rPr>
          <w:i/>
          <w:color w:val="000000" w:themeColor="text1"/>
        </w:rPr>
        <w:t>sex/</w:t>
      </w:r>
      <w:proofErr w:type="spellStart"/>
      <w:r w:rsidRPr="007310A7">
        <w:rPr>
          <w:i/>
          <w:color w:val="000000" w:themeColor="text1"/>
        </w:rPr>
        <w:t>gender</w:t>
      </w:r>
      <w:proofErr w:type="spellEnd"/>
      <w:r w:rsidRPr="007310A7">
        <w:rPr>
          <w:color w:val="000000" w:themeColor="text1"/>
        </w:rPr>
        <w:t xml:space="preserve"> verstehen. Gleichzeitig wird hier der relationale Charakter von </w:t>
      </w:r>
      <w:proofErr w:type="spellStart"/>
      <w:r w:rsidRPr="007310A7">
        <w:rPr>
          <w:color w:val="000000" w:themeColor="text1"/>
        </w:rPr>
        <w:t>Positionalität</w:t>
      </w:r>
      <w:proofErr w:type="spellEnd"/>
      <w:r w:rsidRPr="007310A7">
        <w:rPr>
          <w:color w:val="000000" w:themeColor="text1"/>
        </w:rPr>
        <w:t xml:space="preserve"> und Reflexivität deutlich: </w:t>
      </w:r>
      <w:r w:rsidR="00667884" w:rsidRPr="007310A7">
        <w:rPr>
          <w:color w:val="000000" w:themeColor="text1"/>
        </w:rPr>
        <w:t xml:space="preserve">Inwiefern die eigenen Situiertheit als Forschende*r kritisch reflektiert werden kann, hängt stark damit zusammen, ob die jeweils eigene </w:t>
      </w:r>
      <w:r w:rsidRPr="007310A7">
        <w:rPr>
          <w:color w:val="000000" w:themeColor="text1"/>
        </w:rPr>
        <w:t xml:space="preserve">Fachdisziplin </w:t>
      </w:r>
      <w:r w:rsidR="0005665C" w:rsidRPr="007310A7">
        <w:rPr>
          <w:color w:val="000000" w:themeColor="text1"/>
        </w:rPr>
        <w:t xml:space="preserve">– qua ihrer Regeln der Wissensproduktion – </w:t>
      </w:r>
      <w:r w:rsidRPr="007310A7">
        <w:rPr>
          <w:color w:val="000000" w:themeColor="text1"/>
        </w:rPr>
        <w:t>diese Form der Reflexivität ermöglicht</w:t>
      </w:r>
      <w:r w:rsidR="00EB3EF6" w:rsidRPr="007310A7">
        <w:rPr>
          <w:color w:val="000000" w:themeColor="text1"/>
        </w:rPr>
        <w:t xml:space="preserve"> oder</w:t>
      </w:r>
      <w:r w:rsidRPr="007310A7">
        <w:rPr>
          <w:color w:val="000000" w:themeColor="text1"/>
        </w:rPr>
        <w:t xml:space="preserve"> </w:t>
      </w:r>
      <w:r w:rsidR="00EB3EF6" w:rsidRPr="007310A7">
        <w:rPr>
          <w:color w:val="000000" w:themeColor="text1"/>
        </w:rPr>
        <w:t>erschwert</w:t>
      </w:r>
      <w:r w:rsidR="0005665C" w:rsidRPr="007310A7">
        <w:rPr>
          <w:color w:val="000000" w:themeColor="text1"/>
        </w:rPr>
        <w:t>.</w:t>
      </w:r>
    </w:p>
    <w:p w14:paraId="71E0AD0F" w14:textId="08BD41D1" w:rsidR="00CB047A" w:rsidRPr="007310A7" w:rsidRDefault="00C32CC6" w:rsidP="00CB047A">
      <w:pPr>
        <w:spacing w:line="360" w:lineRule="auto"/>
        <w:jc w:val="both"/>
        <w:rPr>
          <w:color w:val="000000" w:themeColor="text1"/>
        </w:rPr>
      </w:pPr>
      <w:r w:rsidRPr="007310A7">
        <w:rPr>
          <w:color w:val="000000" w:themeColor="text1"/>
        </w:rPr>
        <w:t>Charakteristisch für meinen Forschungs</w:t>
      </w:r>
      <w:r w:rsidR="00C231CB" w:rsidRPr="007310A7">
        <w:rPr>
          <w:color w:val="000000" w:themeColor="text1"/>
        </w:rPr>
        <w:t>prozes</w:t>
      </w:r>
      <w:r w:rsidR="00EA0FFB" w:rsidRPr="007310A7">
        <w:rPr>
          <w:color w:val="000000" w:themeColor="text1"/>
        </w:rPr>
        <w:t>s</w:t>
      </w:r>
      <w:r w:rsidR="00C231CB" w:rsidRPr="007310A7">
        <w:rPr>
          <w:color w:val="000000" w:themeColor="text1"/>
        </w:rPr>
        <w:t xml:space="preserve"> </w:t>
      </w:r>
      <w:r w:rsidR="00180862" w:rsidRPr="007310A7">
        <w:rPr>
          <w:color w:val="000000" w:themeColor="text1"/>
        </w:rPr>
        <w:t xml:space="preserve">ist </w:t>
      </w:r>
      <w:r w:rsidR="00D850FE" w:rsidRPr="007310A7">
        <w:rPr>
          <w:color w:val="000000" w:themeColor="text1"/>
        </w:rPr>
        <w:t>somit</w:t>
      </w:r>
      <w:r w:rsidR="006D6BE8" w:rsidRPr="007310A7">
        <w:rPr>
          <w:color w:val="000000" w:themeColor="text1"/>
        </w:rPr>
        <w:t xml:space="preserve">, </w:t>
      </w:r>
      <w:r w:rsidRPr="007310A7">
        <w:rPr>
          <w:color w:val="000000" w:themeColor="text1"/>
        </w:rPr>
        <w:t xml:space="preserve">dass Transitionen </w:t>
      </w:r>
      <w:r w:rsidR="00230F5D" w:rsidRPr="007310A7">
        <w:rPr>
          <w:color w:val="000000" w:themeColor="text1"/>
        </w:rPr>
        <w:t xml:space="preserve">in mehrfacher Hinsicht </w:t>
      </w:r>
      <w:r w:rsidRPr="007310A7">
        <w:rPr>
          <w:color w:val="000000" w:themeColor="text1"/>
        </w:rPr>
        <w:t>relevant</w:t>
      </w:r>
      <w:r w:rsidR="00230F5D" w:rsidRPr="007310A7">
        <w:rPr>
          <w:color w:val="000000" w:themeColor="text1"/>
        </w:rPr>
        <w:t xml:space="preserve"> </w:t>
      </w:r>
      <w:r w:rsidR="00180862" w:rsidRPr="007310A7">
        <w:rPr>
          <w:color w:val="000000" w:themeColor="text1"/>
        </w:rPr>
        <w:t xml:space="preserve">werden </w:t>
      </w:r>
      <w:r w:rsidR="00C231CB" w:rsidRPr="007310A7">
        <w:rPr>
          <w:color w:val="000000" w:themeColor="text1"/>
        </w:rPr>
        <w:t xml:space="preserve">und </w:t>
      </w:r>
      <w:r w:rsidR="00C162E3" w:rsidRPr="007310A7">
        <w:rPr>
          <w:color w:val="000000" w:themeColor="text1"/>
        </w:rPr>
        <w:t xml:space="preserve">einen </w:t>
      </w:r>
      <w:r w:rsidR="00C231CB" w:rsidRPr="007310A7">
        <w:rPr>
          <w:color w:val="000000" w:themeColor="text1"/>
        </w:rPr>
        <w:t xml:space="preserve">mit meinen Interviewpartner*innen </w:t>
      </w:r>
      <w:r w:rsidR="004A4FCC" w:rsidRPr="007310A7">
        <w:rPr>
          <w:color w:val="000000" w:themeColor="text1"/>
        </w:rPr>
        <w:t>in gewisser Hinsicht</w:t>
      </w:r>
      <w:r w:rsidR="008F3AE1" w:rsidRPr="007310A7">
        <w:rPr>
          <w:color w:val="000000" w:themeColor="text1"/>
        </w:rPr>
        <w:t xml:space="preserve"> </w:t>
      </w:r>
      <w:r w:rsidR="00C231CB" w:rsidRPr="007310A7">
        <w:rPr>
          <w:color w:val="000000" w:themeColor="text1"/>
        </w:rPr>
        <w:t>geteilten Erfahrungskontext darstellen</w:t>
      </w:r>
      <w:r w:rsidRPr="007310A7">
        <w:rPr>
          <w:color w:val="000000" w:themeColor="text1"/>
        </w:rPr>
        <w:t>. Während ich zu Selbstermächtigungsprozessen</w:t>
      </w:r>
      <w:r w:rsidR="00EB5B50" w:rsidRPr="007310A7">
        <w:rPr>
          <w:color w:val="000000" w:themeColor="text1"/>
        </w:rPr>
        <w:t xml:space="preserve"> und damit verbundenen</w:t>
      </w:r>
      <w:r w:rsidR="009A6973" w:rsidRPr="007310A7">
        <w:rPr>
          <w:color w:val="000000" w:themeColor="text1"/>
        </w:rPr>
        <w:t xml:space="preserve"> </w:t>
      </w:r>
      <w:r w:rsidR="00EB5B50" w:rsidRPr="007310A7">
        <w:rPr>
          <w:color w:val="000000" w:themeColor="text1"/>
        </w:rPr>
        <w:t>Transitionen</w:t>
      </w:r>
      <w:r w:rsidRPr="007310A7">
        <w:rPr>
          <w:color w:val="000000" w:themeColor="text1"/>
        </w:rPr>
        <w:t xml:space="preserve"> </w:t>
      </w:r>
      <w:r w:rsidR="009A6973" w:rsidRPr="007310A7">
        <w:rPr>
          <w:color w:val="000000" w:themeColor="text1"/>
        </w:rPr>
        <w:t xml:space="preserve">intergeschlechtlicher </w:t>
      </w:r>
      <w:r w:rsidR="00C231CB" w:rsidRPr="007310A7">
        <w:rPr>
          <w:color w:val="000000" w:themeColor="text1"/>
        </w:rPr>
        <w:t xml:space="preserve">Biograph*innen </w:t>
      </w:r>
      <w:r w:rsidRPr="007310A7">
        <w:rPr>
          <w:color w:val="000000" w:themeColor="text1"/>
        </w:rPr>
        <w:t>forsche, bef</w:t>
      </w:r>
      <w:r w:rsidR="00180862" w:rsidRPr="007310A7">
        <w:rPr>
          <w:color w:val="000000" w:themeColor="text1"/>
        </w:rPr>
        <w:t>inde</w:t>
      </w:r>
      <w:r w:rsidRPr="007310A7">
        <w:rPr>
          <w:color w:val="000000" w:themeColor="text1"/>
        </w:rPr>
        <w:t xml:space="preserve"> ich mich selbst in biographischen </w:t>
      </w:r>
      <w:r w:rsidR="006D6BE8" w:rsidRPr="007310A7">
        <w:rPr>
          <w:color w:val="000000" w:themeColor="text1"/>
        </w:rPr>
        <w:t xml:space="preserve">sowie fachlichen </w:t>
      </w:r>
      <w:r w:rsidR="00667C11" w:rsidRPr="007310A7">
        <w:rPr>
          <w:color w:val="000000" w:themeColor="text1"/>
        </w:rPr>
        <w:t>Veränderungsphasen</w:t>
      </w:r>
      <w:r w:rsidR="009A6973" w:rsidRPr="007310A7">
        <w:rPr>
          <w:color w:val="000000" w:themeColor="text1"/>
        </w:rPr>
        <w:t>, die als Transitionen begriffen werden können</w:t>
      </w:r>
      <w:r w:rsidRPr="007310A7">
        <w:rPr>
          <w:color w:val="000000" w:themeColor="text1"/>
        </w:rPr>
        <w:t xml:space="preserve">. </w:t>
      </w:r>
      <w:r w:rsidR="004A4FCC" w:rsidRPr="007310A7">
        <w:rPr>
          <w:color w:val="000000" w:themeColor="text1"/>
        </w:rPr>
        <w:t>Gleichzeitig lassen sich die skizzierten Transitionen meiner Positionierung auch als Lern- bzw. Bildungsprozess</w:t>
      </w:r>
      <w:r w:rsidR="00760FF0" w:rsidRPr="007310A7">
        <w:rPr>
          <w:color w:val="000000" w:themeColor="text1"/>
        </w:rPr>
        <w:t>e</w:t>
      </w:r>
      <w:r w:rsidR="004A4FCC" w:rsidRPr="007310A7">
        <w:rPr>
          <w:color w:val="000000" w:themeColor="text1"/>
        </w:rPr>
        <w:t xml:space="preserve"> begreifen: </w:t>
      </w:r>
      <w:r w:rsidR="00017FDD" w:rsidRPr="007310A7">
        <w:rPr>
          <w:color w:val="000000" w:themeColor="text1"/>
        </w:rPr>
        <w:t xml:space="preserve">Sowohl </w:t>
      </w:r>
      <w:r w:rsidR="00180862" w:rsidRPr="007310A7">
        <w:rPr>
          <w:color w:val="000000" w:themeColor="text1"/>
        </w:rPr>
        <w:t xml:space="preserve">die </w:t>
      </w:r>
      <w:r w:rsidR="001B07BB" w:rsidRPr="007310A7">
        <w:rPr>
          <w:color w:val="000000" w:themeColor="text1"/>
        </w:rPr>
        <w:t>Auseinandersetzung</w:t>
      </w:r>
      <w:r w:rsidR="00180862" w:rsidRPr="007310A7">
        <w:rPr>
          <w:color w:val="000000" w:themeColor="text1"/>
        </w:rPr>
        <w:t xml:space="preserve"> mit meiner eigenen </w:t>
      </w:r>
      <w:r w:rsidR="00017FDD" w:rsidRPr="007310A7">
        <w:rPr>
          <w:color w:val="000000" w:themeColor="text1"/>
        </w:rPr>
        <w:t>vergeschlechtlichte</w:t>
      </w:r>
      <w:r w:rsidR="00180862" w:rsidRPr="007310A7">
        <w:rPr>
          <w:color w:val="000000" w:themeColor="text1"/>
        </w:rPr>
        <w:t>n</w:t>
      </w:r>
      <w:r w:rsidR="00017FDD" w:rsidRPr="007310A7">
        <w:rPr>
          <w:color w:val="000000" w:themeColor="text1"/>
        </w:rPr>
        <w:t xml:space="preserve"> Erfahrungsaufschichtung</w:t>
      </w:r>
      <w:r w:rsidR="00760FF0" w:rsidRPr="007310A7">
        <w:rPr>
          <w:color w:val="000000" w:themeColor="text1"/>
        </w:rPr>
        <w:t>,</w:t>
      </w:r>
      <w:r w:rsidR="00017FDD" w:rsidRPr="007310A7">
        <w:rPr>
          <w:color w:val="000000" w:themeColor="text1"/>
        </w:rPr>
        <w:t xml:space="preserve"> als auch </w:t>
      </w:r>
      <w:r w:rsidR="00760FF0" w:rsidRPr="007310A7">
        <w:rPr>
          <w:color w:val="000000" w:themeColor="text1"/>
        </w:rPr>
        <w:t xml:space="preserve">die </w:t>
      </w:r>
      <w:r w:rsidR="004A4FCC" w:rsidRPr="007310A7">
        <w:rPr>
          <w:color w:val="000000" w:themeColor="text1"/>
        </w:rPr>
        <w:t>sich</w:t>
      </w:r>
      <w:r w:rsidR="00C231CB" w:rsidRPr="007310A7">
        <w:rPr>
          <w:color w:val="000000" w:themeColor="text1"/>
        </w:rPr>
        <w:t xml:space="preserve"> im Laufe des Forschungsprozesses </w:t>
      </w:r>
      <w:r w:rsidR="004A4FCC" w:rsidRPr="007310A7">
        <w:rPr>
          <w:color w:val="000000" w:themeColor="text1"/>
        </w:rPr>
        <w:t xml:space="preserve">vollziehende </w:t>
      </w:r>
      <w:r w:rsidR="00760FF0" w:rsidRPr="007310A7">
        <w:rPr>
          <w:color w:val="000000" w:themeColor="text1"/>
        </w:rPr>
        <w:t>V</w:t>
      </w:r>
      <w:r w:rsidR="004A4FCC" w:rsidRPr="007310A7">
        <w:rPr>
          <w:color w:val="000000" w:themeColor="text1"/>
        </w:rPr>
        <w:t xml:space="preserve">eränderung </w:t>
      </w:r>
      <w:r w:rsidR="00760FF0" w:rsidRPr="007310A7">
        <w:rPr>
          <w:color w:val="000000" w:themeColor="text1"/>
        </w:rPr>
        <w:t xml:space="preserve">meiner Positionierung </w:t>
      </w:r>
      <w:r w:rsidR="004A4FCC" w:rsidRPr="007310A7">
        <w:rPr>
          <w:color w:val="000000" w:themeColor="text1"/>
        </w:rPr>
        <w:t xml:space="preserve">in bestimmten TIN-Communities – </w:t>
      </w:r>
      <w:r w:rsidR="00C231CB" w:rsidRPr="007310A7">
        <w:rPr>
          <w:color w:val="000000" w:themeColor="text1"/>
        </w:rPr>
        <w:t xml:space="preserve">von einer </w:t>
      </w:r>
      <w:r w:rsidR="000A33BC" w:rsidRPr="007310A7">
        <w:rPr>
          <w:color w:val="000000" w:themeColor="text1"/>
        </w:rPr>
        <w:t>Outsider-</w:t>
      </w:r>
      <w:r w:rsidR="00017FDD" w:rsidRPr="007310A7">
        <w:rPr>
          <w:color w:val="000000" w:themeColor="text1"/>
        </w:rPr>
        <w:t xml:space="preserve"> </w:t>
      </w:r>
      <w:r w:rsidR="00C231CB" w:rsidRPr="007310A7">
        <w:rPr>
          <w:color w:val="000000" w:themeColor="text1"/>
        </w:rPr>
        <w:t>hin zu einer Insider-</w:t>
      </w:r>
      <w:r w:rsidR="007A4F65" w:rsidRPr="007310A7">
        <w:rPr>
          <w:color w:val="000000" w:themeColor="text1"/>
        </w:rPr>
        <w:t>Position</w:t>
      </w:r>
      <w:r w:rsidR="00C231CB" w:rsidRPr="007310A7">
        <w:rPr>
          <w:color w:val="000000" w:themeColor="text1"/>
        </w:rPr>
        <w:t xml:space="preserve"> </w:t>
      </w:r>
      <w:r w:rsidR="00017FDD" w:rsidRPr="007310A7">
        <w:rPr>
          <w:color w:val="000000" w:themeColor="text1"/>
        </w:rPr>
        <w:t>– e</w:t>
      </w:r>
      <w:r w:rsidR="004A4FCC" w:rsidRPr="007310A7">
        <w:rPr>
          <w:color w:val="000000" w:themeColor="text1"/>
        </w:rPr>
        <w:t>rmögliche</w:t>
      </w:r>
      <w:r w:rsidR="00760FF0" w:rsidRPr="007310A7">
        <w:rPr>
          <w:color w:val="000000" w:themeColor="text1"/>
        </w:rPr>
        <w:t>n</w:t>
      </w:r>
      <w:r w:rsidR="004A4FCC" w:rsidRPr="007310A7">
        <w:rPr>
          <w:color w:val="000000" w:themeColor="text1"/>
        </w:rPr>
        <w:t xml:space="preserve"> mir ein</w:t>
      </w:r>
      <w:r w:rsidR="00017FDD" w:rsidRPr="007310A7">
        <w:rPr>
          <w:color w:val="000000" w:themeColor="text1"/>
        </w:rPr>
        <w:t>e weitere, stärker erfahrungsbasierte Perspektive auf meine Forschungsthematik</w:t>
      </w:r>
      <w:r w:rsidR="00180862" w:rsidRPr="007310A7">
        <w:rPr>
          <w:color w:val="000000" w:themeColor="text1"/>
        </w:rPr>
        <w:t xml:space="preserve"> auszubilden</w:t>
      </w:r>
      <w:r w:rsidR="00017FDD" w:rsidRPr="007310A7">
        <w:rPr>
          <w:color w:val="000000" w:themeColor="text1"/>
        </w:rPr>
        <w:t xml:space="preserve">. </w:t>
      </w:r>
      <w:r w:rsidR="00180862" w:rsidRPr="007310A7">
        <w:rPr>
          <w:color w:val="000000" w:themeColor="text1"/>
        </w:rPr>
        <w:t xml:space="preserve">Im Rahmen dieser Perspektiv-Entwicklung werde ich </w:t>
      </w:r>
      <w:r w:rsidR="00017FDD" w:rsidRPr="007310A7">
        <w:rPr>
          <w:color w:val="000000" w:themeColor="text1"/>
        </w:rPr>
        <w:t xml:space="preserve">mit Community-basierten </w:t>
      </w:r>
      <w:r w:rsidRPr="007310A7">
        <w:rPr>
          <w:color w:val="000000" w:themeColor="text1"/>
        </w:rPr>
        <w:t>Wissen</w:t>
      </w:r>
      <w:r w:rsidR="00017FDD" w:rsidRPr="007310A7">
        <w:rPr>
          <w:color w:val="000000" w:themeColor="text1"/>
        </w:rPr>
        <w:t>sbeständen</w:t>
      </w:r>
      <w:r w:rsidR="00A462DE" w:rsidRPr="007310A7">
        <w:rPr>
          <w:color w:val="000000" w:themeColor="text1"/>
        </w:rPr>
        <w:t xml:space="preserve"> </w:t>
      </w:r>
      <w:r w:rsidR="000E694E" w:rsidRPr="007310A7">
        <w:rPr>
          <w:color w:val="000000" w:themeColor="text1"/>
        </w:rPr>
        <w:t xml:space="preserve">sowie </w:t>
      </w:r>
      <w:r w:rsidR="001A6419" w:rsidRPr="007310A7">
        <w:rPr>
          <w:color w:val="000000" w:themeColor="text1"/>
        </w:rPr>
        <w:t xml:space="preserve">den </w:t>
      </w:r>
      <w:r w:rsidR="00A462DE" w:rsidRPr="007310A7">
        <w:rPr>
          <w:color w:val="000000" w:themeColor="text1"/>
        </w:rPr>
        <w:t xml:space="preserve">darin enthaltenen </w:t>
      </w:r>
      <w:r w:rsidR="009B53C9" w:rsidRPr="007310A7">
        <w:rPr>
          <w:color w:val="000000" w:themeColor="text1"/>
        </w:rPr>
        <w:t>Medizin- und Wissenschafts</w:t>
      </w:r>
      <w:r w:rsidR="00A462DE" w:rsidRPr="007310A7">
        <w:rPr>
          <w:color w:val="000000" w:themeColor="text1"/>
        </w:rPr>
        <w:t xml:space="preserve">kritiken </w:t>
      </w:r>
      <w:r w:rsidR="00EC0335" w:rsidRPr="007310A7">
        <w:rPr>
          <w:color w:val="000000" w:themeColor="text1"/>
        </w:rPr>
        <w:t xml:space="preserve">auf eine Art vertraut, </w:t>
      </w:r>
      <w:r w:rsidR="004A4FCC" w:rsidRPr="007310A7">
        <w:rPr>
          <w:color w:val="000000" w:themeColor="text1"/>
        </w:rPr>
        <w:t xml:space="preserve">die ohne diese </w:t>
      </w:r>
      <w:r w:rsidR="00CB047A" w:rsidRPr="007310A7">
        <w:rPr>
          <w:color w:val="000000" w:themeColor="text1"/>
        </w:rPr>
        <w:t xml:space="preserve">persönlichen </w:t>
      </w:r>
      <w:r w:rsidR="00180862" w:rsidRPr="007310A7">
        <w:rPr>
          <w:color w:val="000000" w:themeColor="text1"/>
        </w:rPr>
        <w:t>Entwicklung</w:t>
      </w:r>
      <w:r w:rsidR="007A147B" w:rsidRPr="007310A7">
        <w:rPr>
          <w:color w:val="000000" w:themeColor="text1"/>
        </w:rPr>
        <w:t xml:space="preserve">en </w:t>
      </w:r>
      <w:r w:rsidRPr="007310A7">
        <w:rPr>
          <w:color w:val="000000" w:themeColor="text1"/>
        </w:rPr>
        <w:t xml:space="preserve">kaum </w:t>
      </w:r>
      <w:r w:rsidR="00760FF0" w:rsidRPr="007310A7">
        <w:rPr>
          <w:color w:val="000000" w:themeColor="text1"/>
        </w:rPr>
        <w:t>realisierbar</w:t>
      </w:r>
      <w:r w:rsidR="007477D2" w:rsidRPr="007310A7">
        <w:rPr>
          <w:color w:val="000000" w:themeColor="text1"/>
        </w:rPr>
        <w:t xml:space="preserve"> </w:t>
      </w:r>
      <w:r w:rsidRPr="007310A7">
        <w:rPr>
          <w:color w:val="000000" w:themeColor="text1"/>
        </w:rPr>
        <w:t>gewesen wäre.</w:t>
      </w:r>
      <w:r w:rsidRPr="007310A7">
        <w:rPr>
          <w:rStyle w:val="Funotenzeichen"/>
          <w:color w:val="000000" w:themeColor="text1"/>
        </w:rPr>
        <w:footnoteReference w:id="43"/>
      </w:r>
      <w:r w:rsidRPr="007310A7">
        <w:rPr>
          <w:color w:val="000000" w:themeColor="text1"/>
        </w:rPr>
        <w:t xml:space="preserve"> </w:t>
      </w:r>
    </w:p>
    <w:p w14:paraId="136AE826" w14:textId="4E7F15F5" w:rsidR="00C32CC6" w:rsidRPr="007310A7" w:rsidRDefault="00C32CC6" w:rsidP="00CB047A">
      <w:pPr>
        <w:spacing w:before="240" w:after="240" w:line="360" w:lineRule="auto"/>
        <w:jc w:val="both"/>
        <w:rPr>
          <w:color w:val="000000" w:themeColor="text1"/>
        </w:rPr>
      </w:pPr>
      <w:proofErr w:type="spellStart"/>
      <w:r w:rsidRPr="007310A7">
        <w:rPr>
          <w:color w:val="000000" w:themeColor="text1"/>
        </w:rPr>
        <w:t>Positionalität</w:t>
      </w:r>
      <w:proofErr w:type="spellEnd"/>
      <w:r w:rsidRPr="007310A7">
        <w:rPr>
          <w:color w:val="000000" w:themeColor="text1"/>
        </w:rPr>
        <w:t xml:space="preserve"> wird in sozialwissenschaftlichen Publikationen zwar zunehmend als fluide und prozesshaft thematisiert, ist bis dato im Forschungsdiskurs jedoch noch nicht aus einer </w:t>
      </w:r>
      <w:proofErr w:type="spellStart"/>
      <w:r w:rsidR="00F17800" w:rsidRPr="007310A7">
        <w:rPr>
          <w:color w:val="000000" w:themeColor="text1"/>
        </w:rPr>
        <w:t>transitions</w:t>
      </w:r>
      <w:proofErr w:type="spellEnd"/>
      <w:r w:rsidR="00F17800" w:rsidRPr="007310A7">
        <w:rPr>
          <w:color w:val="000000" w:themeColor="text1"/>
        </w:rPr>
        <w:t xml:space="preserve">- oder </w:t>
      </w:r>
      <w:r w:rsidRPr="007310A7">
        <w:rPr>
          <w:color w:val="000000" w:themeColor="text1"/>
        </w:rPr>
        <w:t xml:space="preserve">übergangstheoretischen Perspektive beleuchtet worden. Diese Thematisierung ist hier in ersten Schritten erfolgt. </w:t>
      </w:r>
      <w:r w:rsidR="00F43EF5" w:rsidRPr="007310A7">
        <w:rPr>
          <w:color w:val="000000" w:themeColor="text1"/>
        </w:rPr>
        <w:t xml:space="preserve">Jedoch </w:t>
      </w:r>
      <w:r w:rsidRPr="007310A7">
        <w:rPr>
          <w:color w:val="000000" w:themeColor="text1"/>
        </w:rPr>
        <w:lastRenderedPageBreak/>
        <w:t>sind spezifische Fragestellungen</w:t>
      </w:r>
      <w:r w:rsidR="00F43EF5" w:rsidRPr="007310A7">
        <w:rPr>
          <w:color w:val="000000" w:themeColor="text1"/>
        </w:rPr>
        <w:t>, z.B.</w:t>
      </w:r>
      <w:r w:rsidRPr="007310A7">
        <w:rPr>
          <w:color w:val="000000" w:themeColor="text1"/>
        </w:rPr>
        <w:t xml:space="preserve"> bezüglich der praxeologischen, relationalen sowie zeitlich-normativen Dimension von </w:t>
      </w:r>
      <w:proofErr w:type="spellStart"/>
      <w:r w:rsidRPr="007310A7">
        <w:rPr>
          <w:color w:val="000000" w:themeColor="text1"/>
        </w:rPr>
        <w:t>Positionalitäts</w:t>
      </w:r>
      <w:proofErr w:type="spellEnd"/>
      <w:r w:rsidRPr="007310A7">
        <w:rPr>
          <w:color w:val="000000" w:themeColor="text1"/>
        </w:rPr>
        <w:t xml:space="preserve">-bezogenen </w:t>
      </w:r>
      <w:r w:rsidR="00F43EF5" w:rsidRPr="007310A7">
        <w:rPr>
          <w:color w:val="000000" w:themeColor="text1"/>
        </w:rPr>
        <w:t xml:space="preserve">Transitionsprozessen, </w:t>
      </w:r>
      <w:r w:rsidRPr="007310A7">
        <w:rPr>
          <w:color w:val="000000" w:themeColor="text1"/>
        </w:rPr>
        <w:t xml:space="preserve">in </w:t>
      </w:r>
      <w:r w:rsidR="00F43EF5" w:rsidRPr="007310A7">
        <w:rPr>
          <w:color w:val="000000" w:themeColor="text1"/>
        </w:rPr>
        <w:t xml:space="preserve">zukünftigen Forschungsansätzen </w:t>
      </w:r>
      <w:r w:rsidRPr="007310A7">
        <w:rPr>
          <w:color w:val="000000" w:themeColor="text1"/>
        </w:rPr>
        <w:t>genauer zu beleuchten.</w:t>
      </w:r>
    </w:p>
    <w:p w14:paraId="0758AE7C" w14:textId="77777777" w:rsidR="00C32CC6" w:rsidRPr="007310A7" w:rsidRDefault="00C32CC6" w:rsidP="003865F7">
      <w:pPr>
        <w:pStyle w:val="berschrift2"/>
        <w:spacing w:before="480" w:after="240"/>
        <w:rPr>
          <w:rFonts w:asciiTheme="minorHAnsi" w:hAnsiTheme="minorHAnsi"/>
          <w:b/>
          <w:color w:val="000000" w:themeColor="text1"/>
          <w:sz w:val="24"/>
          <w:szCs w:val="24"/>
        </w:rPr>
      </w:pPr>
      <w:bookmarkStart w:id="40" w:name="_Toc233288778"/>
      <w:r w:rsidRPr="007310A7">
        <w:rPr>
          <w:rFonts w:asciiTheme="minorHAnsi" w:hAnsiTheme="minorHAnsi"/>
          <w:b/>
          <w:color w:val="000000" w:themeColor="text1"/>
          <w:sz w:val="24"/>
          <w:szCs w:val="24"/>
        </w:rPr>
        <w:t>5.5. Beschreibung der Feldzugänge im Verhältnis zur eigenen Positionierung</w:t>
      </w:r>
      <w:bookmarkEnd w:id="40"/>
    </w:p>
    <w:p w14:paraId="702A72C2" w14:textId="12C852EA" w:rsidR="00C32CC6" w:rsidRPr="007310A7" w:rsidRDefault="00C32CC6" w:rsidP="00C32CC6">
      <w:pPr>
        <w:spacing w:line="360" w:lineRule="auto"/>
        <w:jc w:val="both"/>
        <w:rPr>
          <w:color w:val="000000" w:themeColor="text1"/>
        </w:rPr>
      </w:pPr>
      <w:r>
        <w:rPr>
          <w:color w:val="000000" w:themeColor="text1"/>
        </w:rPr>
        <w:t xml:space="preserve">Während der Entwicklung meiner Forschungsfragestellung – im ersten Jahr meiner Promotion und während der </w:t>
      </w:r>
      <w:r>
        <w:rPr>
          <w:color w:val="000000" w:themeColor="text1"/>
        </w:rPr>
        <w:t xml:space="preserve">COVID-19</w:t>
      </w:r>
      <w:r>
        <w:rPr>
          <w:color w:val="000000" w:themeColor="text1"/>
        </w:rPr>
        <w:t xml:space="preserve">-Pandemie – nehme ich </w:t>
      </w:r>
      <w:r>
        <w:rPr>
          <w:color w:val="000000" w:themeColor="text1"/>
        </w:rPr>
        <w:t xml:space="preserve">erstmals </w:t>
      </w:r>
      <w:r>
        <w:rPr>
          <w:color w:val="000000" w:themeColor="text1"/>
        </w:rPr>
        <w:t xml:space="preserve">Kontakt zum Inter* Fachbereich einer TIN-Selbstvertretungsorganisation auf. Dabei kommt ein erster Kontakt im Rahmen einer Online-Fortbildung zum Thema Intergeschlechtlichkeit </w:t>
      </w:r>
      <w:del w:id="1000035" w:author="Claude Lektorat" w:date="2026-06-30T12:18:05Z">
        <w:r>
          <w:rPr>
            <w:color w:val="000000" w:themeColor="text1"/>
          </w:rPr>
          <w:delText xml:space="preserve">zu Stande</w:delText>
        </w:r>
      </w:del>
      <w:ins w:id="1000036" w:author="Claude Lektorat" w:date="2026-06-30T12:18:05Z">
        <w:r>
          <w:rPr>
            <w:color w:val="000000" w:themeColor="text1"/>
          </w:rPr>
          <w:t xml:space="preserve">zustande</w:t>
        </w:r>
      </w:ins>
      <w:r>
        <w:rPr>
          <w:color w:val="000000" w:themeColor="text1"/>
        </w:rPr>
        <w:t xml:space="preserve">,</w:t>
      </w:r>
      <w:r>
        <w:rPr>
          <w:color w:val="000000" w:themeColor="text1"/>
        </w:rPr>
        <w:t xml:space="preserve"> während der ich mich hinsichtlich meines akademischen Hintergrunds und Forschungsinteresses positioniere. Im Anschluss an die Fortbildung schreibe ich einer der leitenden Personen des o.g. Projekts und erläutere die</w:t>
      </w:r>
      <w:r>
        <w:rPr>
          <w:color w:val="000000" w:themeColor="text1"/>
        </w:rPr>
        <w:t xml:space="preserve"> von mir</w:t>
      </w:r>
      <w:r>
        <w:rPr>
          <w:color w:val="000000" w:themeColor="text1"/>
        </w:rPr>
        <w:t xml:space="preserve"> geplante Interview-Studie. Dabei lege ich neben meinem medizinischen Hintergrund auch die Anbindung an ein medizinethisches Institut, jedoch nicht meine geschlechtliche und/oder weitere soziale Positionierung</w:t>
      </w:r>
      <w:r>
        <w:rPr>
          <w:color w:val="000000" w:themeColor="text1"/>
        </w:rPr>
        <w:t xml:space="preserve">en</w:t>
      </w:r>
      <w:r>
        <w:rPr>
          <w:color w:val="000000" w:themeColor="text1"/>
        </w:rPr>
        <w:t xml:space="preserve"> offen. Meine Motivation zu diesem Zeitpunkt ist sowohl für Mitarbeitende der Selbstvertretungs-Organisation als auch für potentielle Interviewteilnehmer*innen so transparent wie möglich zu machen, welche Bezüge ich zu medizinischen Handlungs- und Forschungskontexten habe. Für diese Offenlegung entscheide ich mich auf Grund meines bereits bestehenden feldspezifischen Wissens, dass für viele </w:t>
      </w:r>
      <w:r>
        <w:rPr>
          <w:color w:val="000000" w:themeColor="text1"/>
        </w:rPr>
        <w:t xml:space="preserve">intergeschlechtliche</w:t>
      </w:r>
      <w:r>
        <w:rPr>
          <w:color w:val="000000" w:themeColor="text1"/>
        </w:rPr>
        <w:t xml:space="preserve"> Menschen auf Grund von Medikalisierungs- bzw. medizinischen Gewalterfahrungen, eine Studienteilnahme in einem medizin-assoziierten Kontext problematisch</w:t>
      </w:r>
      <w:r>
        <w:rPr>
          <w:color w:val="000000" w:themeColor="text1"/>
        </w:rPr>
        <w:t xml:space="preserve"> ist</w:t>
      </w:r>
      <w:r>
        <w:rPr>
          <w:color w:val="000000" w:themeColor="text1"/>
        </w:rPr>
        <w:t xml:space="preserve"> oder sogar ausgeschlossen</w:t>
      </w:r>
      <w:r>
        <w:rPr>
          <w:color w:val="000000" w:themeColor="text1"/>
        </w:rPr>
        <w:t xml:space="preserve"> sein kann</w:t>
      </w:r>
      <w:r>
        <w:rPr>
          <w:color w:val="000000" w:themeColor="text1"/>
        </w:rPr>
        <w:t xml:space="preserve">. Mein erster Zugang zum Forschungsfeld ist somit bereits durch die Reflexion geprägt, dass es für mich herausforderungsreich sein würde</w:t>
      </w:r>
      <w:r>
        <w:rPr>
          <w:color w:val="000000" w:themeColor="text1"/>
        </w:rPr>
        <w:t xml:space="preserve">,</w:t>
      </w:r>
      <w:r>
        <w:rPr>
          <w:color w:val="000000" w:themeColor="text1"/>
        </w:rPr>
        <w:t xml:space="preserve"> Interviewpartner*innen für mein Projekt zu gewinnen. Ausgehend von in der</w:t>
      </w:r>
      <w:r>
        <w:rPr>
          <w:color w:val="000000" w:themeColor="text1"/>
        </w:rPr>
        <w:t xml:space="preserve"> Forschungsl</w:t>
      </w:r>
      <w:r>
        <w:rPr>
          <w:color w:val="000000" w:themeColor="text1"/>
        </w:rPr>
        <w:t xml:space="preserve">iteratur beschriebenen Interviewstudien mit intergeschlechtlichen Menschen gehe ich davon aus, dass neben meinem medizinisch-akademischen Hintergrund auch die zeitlichen und emotionalen Anforderungen biographischer Interviews dazu führen, dass nur eine geringe Anzahl von Personen bereit sein würde</w:t>
      </w:r>
      <w:r>
        <w:rPr>
          <w:color w:val="000000" w:themeColor="text1"/>
        </w:rPr>
        <w:t xml:space="preserve">,</w:t>
      </w:r>
      <w:r>
        <w:rPr>
          <w:color w:val="000000" w:themeColor="text1"/>
        </w:rPr>
        <w:t xml:space="preserve"> mit mir zu sprechen und wenn dann nur durch Vermittlung seitens ihnen vertrauter Personen </w:t>
      </w:r>
      <w:r w:rsidRPr="007310A7">
        <w:rPr>
          <w:color w:val="000000" w:themeColor="text1"/>
        </w:rPr>
        <w:fldChar w:fldCharType="begin"/>
      </w:r>
      <w:r w:rsidRPr="007310A7">
        <w:rPr>
          <w:color w:val="000000" w:themeColor="text1"/>
        </w:rPr>
        <w:instrText xml:space="preserve"> ADDIN ZOTERO_ITEM CSL_CITATION {"citationID":"9ptCz5Hq","properties":{"unsorted":false,"formattedCitation":"(Gregor 2015, 170\\uc0\\u8211{}72)","plainCitation":"(Gregor 2015, 170–72)","dontUpdate":true,"noteIndex":0},"citationItems":[{"id":839,"uris":["http://zotero.org/users/local/owKliTIb/items/EES5IYA2"],"itemData":{"id":839,"type":"book","publisher-place":"Bielefeld","title":"Constructing Intersex","author":[{"family":"Gregor","given":"Joris"}],"issued":{"date-parts":[["2015"]]}},"locator":"170-172","label":"page"}],"schema":"https://github.com/citation-style-language/schema/raw/master/csl-citation.json"} </w:instrText>
      </w:r>
      <w:r w:rsidRPr="007310A7">
        <w:rPr>
          <w:color w:val="000000" w:themeColor="text1"/>
        </w:rPr>
        <w:fldChar w:fldCharType="separate"/>
      </w:r>
      <w:r>
        <w:rPr>
          <w:rFonts w:ascii="Cambria" w:hAnsi="Cambria" w:cs="Times New Roman"/>
          <w:color w:val="000000" w:themeColor="text1"/>
        </w:rPr>
        <w:t xml:space="preserve">(vgl. z.B. Gregor 2015, 170</w:t>
      </w:r>
      <w:r>
        <w:rPr>
          <w:rFonts w:ascii="Cambria" w:hAnsi="Cambria" w:cs="Times New Roman"/>
          <w:color w:val="000000" w:themeColor="text1"/>
        </w:rPr>
        <w:t xml:space="preserve">ff.</w:t>
      </w:r>
      <w:r>
        <w:rPr>
          <w:rFonts w:ascii="Cambria" w:hAnsi="Cambria" w:cs="Times New Roman"/>
          <w:color w:val="000000" w:themeColor="text1"/>
        </w:rPr>
        <w:t xml:space="preserve">)</w:t>
      </w:r>
      <w:r w:rsidRPr="007310A7">
        <w:rPr>
          <w:color w:val="000000" w:themeColor="text1"/>
        </w:rPr>
        <w:fldChar w:fldCharType="end"/>
      </w:r>
      <w:r>
        <w:rPr>
          <w:color w:val="000000" w:themeColor="text1"/>
        </w:rPr>
        <w:t xml:space="preserve">. Daher wähle ich von vornherein den Zugang über im Feld verankerte </w:t>
      </w:r>
      <w:r>
        <w:rPr>
          <w:color w:val="000000" w:themeColor="text1"/>
        </w:rPr>
        <w:t xml:space="preserve">Multiplikator*innen und keine non-selektiven Akquirierungs-Wege</w:t>
      </w:r>
      <w:r>
        <w:rPr>
          <w:color w:val="000000" w:themeColor="text1"/>
        </w:rPr>
        <w:t xml:space="preserve">,</w:t>
      </w:r>
      <w:r>
        <w:rPr>
          <w:color w:val="000000" w:themeColor="text1"/>
        </w:rPr>
        <w:t xml:space="preserve"> </w:t>
      </w:r>
      <w:r>
        <w:rPr>
          <w:color w:val="000000" w:themeColor="text1"/>
        </w:rPr>
        <w:t xml:space="preserve">wie </w:t>
      </w:r>
      <w:r>
        <w:rPr>
          <w:color w:val="000000" w:themeColor="text1"/>
        </w:rPr>
        <w:t xml:space="preserve">beispielsweise über Social</w:t>
      </w:r>
      <w:r>
        <w:rPr>
          <w:color w:val="000000" w:themeColor="text1"/>
        </w:rPr>
        <w:t xml:space="preserve">-</w:t>
      </w:r>
      <w:r>
        <w:rPr>
          <w:color w:val="000000" w:themeColor="text1"/>
        </w:rPr>
        <w:t xml:space="preserve">Media</w:t>
      </w:r>
      <w:r>
        <w:rPr>
          <w:color w:val="000000" w:themeColor="text1"/>
        </w:rPr>
        <w:t xml:space="preserve">-Kanäle</w:t>
      </w:r>
      <w:r>
        <w:rPr>
          <w:color w:val="000000" w:themeColor="text1"/>
        </w:rPr>
        <w:t xml:space="preserve">. </w:t>
      </w:r>
      <w:r>
        <w:rPr>
          <w:color w:val="000000" w:themeColor="text1"/>
        </w:rPr>
        <w:t xml:space="preserve">D</w:t>
      </w:r>
      <w:r>
        <w:rPr>
          <w:color w:val="000000" w:themeColor="text1"/>
        </w:rPr>
        <w:t xml:space="preserve">ieser Weg führt zu</w:t>
      </w:r>
      <w:r>
        <w:rPr>
          <w:color w:val="000000" w:themeColor="text1"/>
        </w:rPr>
        <w:t xml:space="preserve"> Kontakten mit insgesamt fünf Personen – darunter eine Person, die sich fragt, ob sie intergeschlechtlich sein könnte </w:t>
      </w:r>
      <w:r>
        <w:rPr>
          <w:color w:val="000000" w:themeColor="text1"/>
        </w:rPr>
        <w:t xml:space="preserve">–,</w:t>
      </w:r>
      <w:r>
        <w:rPr>
          <w:color w:val="000000" w:themeColor="text1"/>
        </w:rPr>
        <w:t xml:space="preserve"> die bereit sind</w:t>
      </w:r>
      <w:r>
        <w:rPr>
          <w:color w:val="000000" w:themeColor="text1"/>
        </w:rPr>
        <w:t xml:space="preserve"> </w:t>
      </w:r>
      <w:r>
        <w:rPr>
          <w:color w:val="000000" w:themeColor="text1"/>
        </w:rPr>
        <w:t xml:space="preserve">im Kontext </w:t>
      </w:r>
      <w:r>
        <w:rPr>
          <w:color w:val="000000" w:themeColor="text1"/>
        </w:rPr>
        <w:t xml:space="preserve">biographisch</w:t>
      </w:r>
      <w:r>
        <w:rPr>
          <w:color w:val="000000" w:themeColor="text1"/>
        </w:rPr>
        <w:t xml:space="preserve">-narrativ</w:t>
      </w:r>
      <w:r>
        <w:rPr>
          <w:color w:val="000000" w:themeColor="text1"/>
        </w:rPr>
        <w:t xml:space="preserve">er Interviews </w:t>
      </w:r>
      <w:r>
        <w:rPr>
          <w:color w:val="000000" w:themeColor="text1"/>
        </w:rPr>
        <w:t xml:space="preserve">mit mir </w:t>
      </w:r>
      <w:r>
        <w:rPr>
          <w:color w:val="000000" w:themeColor="text1"/>
        </w:rPr>
        <w:t xml:space="preserve">über ihre </w:t>
      </w:r>
      <w:r>
        <w:rPr>
          <w:color w:val="000000" w:themeColor="text1"/>
        </w:rPr>
        <w:t xml:space="preserve">intergeschlechtlichen Erfahrungen sowie ihre </w:t>
      </w:r>
      <w:r>
        <w:rPr>
          <w:color w:val="000000" w:themeColor="text1"/>
        </w:rPr>
        <w:t xml:space="preserve">gesamte </w:t>
      </w:r>
      <w:r>
        <w:rPr>
          <w:color w:val="000000" w:themeColor="text1"/>
        </w:rPr>
        <w:t xml:space="preserve">Lebensgeschichte </w:t>
      </w:r>
      <w:r>
        <w:rPr>
          <w:color w:val="000000" w:themeColor="text1"/>
        </w:rPr>
        <w:t xml:space="preserve">zu sprechen.</w:t>
      </w:r>
    </w:p>
    <w:p w14:paraId="278160A8" w14:textId="4095A76D" w:rsidR="00C32CC6" w:rsidRPr="007310A7" w:rsidRDefault="00C32CC6" w:rsidP="00C32CC6">
      <w:pPr>
        <w:spacing w:before="240" w:after="240" w:line="360" w:lineRule="auto"/>
        <w:jc w:val="both"/>
        <w:rPr>
          <w:color w:val="000000" w:themeColor="text1"/>
        </w:rPr>
      </w:pPr>
      <w:r w:rsidRPr="007310A7">
        <w:rPr>
          <w:color w:val="000000" w:themeColor="text1"/>
        </w:rPr>
        <w:t>Meine eigene geschlechtliche Positionierung gerät für mich zum Zeitpunkt des ersten Feldzugangs überwiegend in den Hintergrund, auch wenn ich diese aus heutiger Perspektive als erkenntnisrelevant verstehe. Dieses</w:t>
      </w:r>
      <w:r w:rsidR="0069103C" w:rsidRPr="007310A7">
        <w:rPr>
          <w:color w:val="000000" w:themeColor="text1"/>
        </w:rPr>
        <w:t xml:space="preserve"> </w:t>
      </w:r>
      <w:r w:rsidR="003441E0" w:rsidRPr="007310A7">
        <w:rPr>
          <w:color w:val="000000" w:themeColor="text1"/>
        </w:rPr>
        <w:t>‚</w:t>
      </w:r>
      <w:r w:rsidRPr="007310A7">
        <w:rPr>
          <w:color w:val="000000" w:themeColor="text1"/>
        </w:rPr>
        <w:t xml:space="preserve">in den Hintergrund </w:t>
      </w:r>
      <w:proofErr w:type="spellStart"/>
      <w:r w:rsidRPr="007310A7">
        <w:rPr>
          <w:color w:val="000000" w:themeColor="text1"/>
        </w:rPr>
        <w:t>Treten</w:t>
      </w:r>
      <w:proofErr w:type="spellEnd"/>
      <w:r w:rsidRPr="007310A7">
        <w:rPr>
          <w:color w:val="000000" w:themeColor="text1"/>
        </w:rPr>
        <w:t>’ feldspezifisch wichtiger Aspekte meiner Positionierung erkläre ich mir rückblickend aus drei verschiedenen</w:t>
      </w:r>
      <w:r w:rsidR="003441E0" w:rsidRPr="007310A7">
        <w:rPr>
          <w:color w:val="000000" w:themeColor="text1"/>
        </w:rPr>
        <w:t>,</w:t>
      </w:r>
      <w:r w:rsidRPr="007310A7">
        <w:rPr>
          <w:color w:val="000000" w:themeColor="text1"/>
        </w:rPr>
        <w:t xml:space="preserve"> für mich zu diesem Zeitpunkt relevanten Handlungsorientierungen sowie dem daraus resultierenden Spannungsverhältnis</w:t>
      </w:r>
      <w:r w:rsidR="00520E0F" w:rsidRPr="007310A7">
        <w:rPr>
          <w:color w:val="000000" w:themeColor="text1"/>
        </w:rPr>
        <w:t xml:space="preserve">. </w:t>
      </w:r>
      <w:r w:rsidR="009977B5" w:rsidRPr="007310A7">
        <w:rPr>
          <w:color w:val="000000" w:themeColor="text1"/>
        </w:rPr>
        <w:t xml:space="preserve">Als solche </w:t>
      </w:r>
      <w:r w:rsidR="00520E0F" w:rsidRPr="007310A7">
        <w:rPr>
          <w:color w:val="000000" w:themeColor="text1"/>
        </w:rPr>
        <w:t xml:space="preserve">Handlungsorientierungen </w:t>
      </w:r>
      <w:r w:rsidR="009977B5" w:rsidRPr="007310A7">
        <w:rPr>
          <w:color w:val="000000" w:themeColor="text1"/>
        </w:rPr>
        <w:t xml:space="preserve">bzw. Relevanzsetzungen </w:t>
      </w:r>
      <w:r w:rsidR="00520E0F" w:rsidRPr="007310A7">
        <w:rPr>
          <w:color w:val="000000" w:themeColor="text1"/>
        </w:rPr>
        <w:t>verstehe ich:</w:t>
      </w:r>
    </w:p>
    <w:p w14:paraId="2965E154" w14:textId="47DD8A06" w:rsidR="00C32CC6" w:rsidRPr="007310A7" w:rsidRDefault="00C32CC6" w:rsidP="00C32CC6">
      <w:pPr>
        <w:pStyle w:val="Listenabsatz"/>
        <w:numPr>
          <w:ilvl w:val="0"/>
          <w:numId w:val="14"/>
        </w:numPr>
        <w:spacing w:line="360" w:lineRule="auto"/>
        <w:jc w:val="both"/>
        <w:rPr>
          <w:color w:val="000000" w:themeColor="text1"/>
        </w:rPr>
      </w:pPr>
      <w:r w:rsidRPr="007310A7">
        <w:rPr>
          <w:color w:val="000000" w:themeColor="text1"/>
        </w:rPr>
        <w:t xml:space="preserve">Mein Bedürfnis soweit wie möglich eine Reproduktion von medizinischer Fremdbestimmung </w:t>
      </w:r>
      <w:r w:rsidR="009977B5" w:rsidRPr="007310A7">
        <w:rPr>
          <w:color w:val="000000" w:themeColor="text1"/>
        </w:rPr>
        <w:t>–</w:t>
      </w:r>
      <w:r w:rsidRPr="007310A7">
        <w:rPr>
          <w:color w:val="000000" w:themeColor="text1"/>
        </w:rPr>
        <w:t xml:space="preserve"> oder sogar Gewalt </w:t>
      </w:r>
      <w:r w:rsidR="009977B5" w:rsidRPr="007310A7">
        <w:rPr>
          <w:color w:val="000000" w:themeColor="text1"/>
        </w:rPr>
        <w:t>–</w:t>
      </w:r>
      <w:r w:rsidRPr="007310A7">
        <w:rPr>
          <w:color w:val="000000" w:themeColor="text1"/>
        </w:rPr>
        <w:t xml:space="preserve"> im Rahmen </w:t>
      </w:r>
      <w:r w:rsidR="009977B5" w:rsidRPr="007310A7">
        <w:rPr>
          <w:color w:val="000000" w:themeColor="text1"/>
        </w:rPr>
        <w:t xml:space="preserve">meiner eigenen </w:t>
      </w:r>
      <w:r w:rsidRPr="007310A7">
        <w:rPr>
          <w:color w:val="000000" w:themeColor="text1"/>
        </w:rPr>
        <w:t xml:space="preserve">Forschung mit </w:t>
      </w:r>
      <w:r w:rsidR="009977B5" w:rsidRPr="007310A7">
        <w:rPr>
          <w:color w:val="000000" w:themeColor="text1"/>
        </w:rPr>
        <w:t>i</w:t>
      </w:r>
      <w:r w:rsidRPr="007310A7">
        <w:rPr>
          <w:color w:val="000000" w:themeColor="text1"/>
        </w:rPr>
        <w:t>nter</w:t>
      </w:r>
      <w:r w:rsidR="009977B5" w:rsidRPr="007310A7">
        <w:rPr>
          <w:color w:val="000000" w:themeColor="text1"/>
        </w:rPr>
        <w:t>geschlechtlichen</w:t>
      </w:r>
      <w:r w:rsidRPr="007310A7">
        <w:rPr>
          <w:color w:val="000000" w:themeColor="text1"/>
        </w:rPr>
        <w:t xml:space="preserve"> Personen zu vermeiden. Aus einer diskursanalytischen Perspektive orientiere ich mich hier </w:t>
      </w:r>
      <w:r w:rsidR="009977B5" w:rsidRPr="007310A7">
        <w:rPr>
          <w:color w:val="000000" w:themeColor="text1"/>
        </w:rPr>
        <w:t xml:space="preserve">an den Relevanzsetzungen des erfahrungsbasierten, menschenrechtlich verorteten </w:t>
      </w:r>
      <w:r w:rsidRPr="007310A7">
        <w:rPr>
          <w:color w:val="000000" w:themeColor="text1"/>
        </w:rPr>
        <w:t>Intergeschlecht</w:t>
      </w:r>
      <w:r w:rsidR="009977B5" w:rsidRPr="007310A7">
        <w:rPr>
          <w:color w:val="000000" w:themeColor="text1"/>
        </w:rPr>
        <w:t>s-Diskurs</w:t>
      </w:r>
      <w:r w:rsidRPr="007310A7">
        <w:rPr>
          <w:color w:val="000000" w:themeColor="text1"/>
        </w:rPr>
        <w:t xml:space="preserve"> (siehe</w:t>
      </w:r>
      <w:r w:rsidR="009977B5" w:rsidRPr="007310A7">
        <w:rPr>
          <w:color w:val="000000" w:themeColor="text1"/>
        </w:rPr>
        <w:t xml:space="preserve"> 6</w:t>
      </w:r>
      <w:r w:rsidRPr="007310A7">
        <w:rPr>
          <w:color w:val="000000" w:themeColor="text1"/>
        </w:rPr>
        <w:t>).</w:t>
      </w:r>
    </w:p>
    <w:p w14:paraId="44821441" w14:textId="17EE1E7D" w:rsidR="00C32CC6" w:rsidRPr="007310A7" w:rsidRDefault="00C32CC6" w:rsidP="00C32CC6">
      <w:pPr>
        <w:pStyle w:val="Listenabsatz"/>
        <w:numPr>
          <w:ilvl w:val="0"/>
          <w:numId w:val="14"/>
        </w:numPr>
        <w:spacing w:line="360" w:lineRule="auto"/>
        <w:jc w:val="both"/>
        <w:rPr>
          <w:i/>
          <w:color w:val="000000" w:themeColor="text1"/>
        </w:rPr>
      </w:pPr>
      <w:r w:rsidRPr="007310A7">
        <w:rPr>
          <w:color w:val="000000" w:themeColor="text1"/>
        </w:rPr>
        <w:t xml:space="preserve">Meine </w:t>
      </w:r>
      <w:r w:rsidR="009977B5" w:rsidRPr="007310A7">
        <w:rPr>
          <w:color w:val="000000" w:themeColor="text1"/>
        </w:rPr>
        <w:t xml:space="preserve">damalige </w:t>
      </w:r>
      <w:r w:rsidRPr="007310A7">
        <w:rPr>
          <w:color w:val="000000" w:themeColor="text1"/>
        </w:rPr>
        <w:t>Orientierung an Erwartungen</w:t>
      </w:r>
      <w:r w:rsidR="009977B5" w:rsidRPr="007310A7">
        <w:rPr>
          <w:color w:val="000000" w:themeColor="text1"/>
        </w:rPr>
        <w:t>,</w:t>
      </w:r>
      <w:r w:rsidRPr="007310A7">
        <w:rPr>
          <w:color w:val="000000" w:themeColor="text1"/>
        </w:rPr>
        <w:t xml:space="preserve"> die insbesondere medizinische Forschungsinstitutionen gegenüber ihren Nachwuchswissenschaftler*innen stellen. Darunter verstehe ich den </w:t>
      </w:r>
      <w:r w:rsidR="002D1E30" w:rsidRPr="007310A7">
        <w:rPr>
          <w:color w:val="000000" w:themeColor="text1"/>
        </w:rPr>
        <w:t xml:space="preserve">bereits im vorangegangen Kapitel hinterfragten Anspruch </w:t>
      </w:r>
      <w:r w:rsidRPr="007310A7">
        <w:rPr>
          <w:color w:val="000000" w:themeColor="text1"/>
        </w:rPr>
        <w:t>wissenschaftlicher Objektivität, dessen Aufrechterhaltung eine reflexive Auseinandersetzung mit der eigenen Positionierung häufig verhindert. Hier besteht meinerseits also ebenfalls eine Orientierung a</w:t>
      </w:r>
      <w:r w:rsidR="002D1E30" w:rsidRPr="007310A7">
        <w:rPr>
          <w:color w:val="000000" w:themeColor="text1"/>
        </w:rPr>
        <w:t>n den Regeln des</w:t>
      </w:r>
      <w:r w:rsidRPr="007310A7">
        <w:rPr>
          <w:color w:val="000000" w:themeColor="text1"/>
        </w:rPr>
        <w:t xml:space="preserve"> medizinisch-akademischen </w:t>
      </w:r>
      <w:r w:rsidR="002D1E30" w:rsidRPr="007310A7">
        <w:rPr>
          <w:color w:val="000000" w:themeColor="text1"/>
        </w:rPr>
        <w:t>Speziald</w:t>
      </w:r>
      <w:r w:rsidRPr="007310A7">
        <w:rPr>
          <w:color w:val="000000" w:themeColor="text1"/>
        </w:rPr>
        <w:t>iskurs</w:t>
      </w:r>
      <w:r w:rsidR="002D1E30" w:rsidRPr="007310A7">
        <w:rPr>
          <w:color w:val="000000" w:themeColor="text1"/>
        </w:rPr>
        <w:t>es</w:t>
      </w:r>
      <w:r w:rsidRPr="007310A7">
        <w:rPr>
          <w:color w:val="000000" w:themeColor="text1"/>
        </w:rPr>
        <w:t xml:space="preserve">. </w:t>
      </w:r>
    </w:p>
    <w:p w14:paraId="4D4FD90E" w14:textId="715CDA9B" w:rsidR="00C32CC6" w:rsidRPr="007310A7" w:rsidRDefault="00C32CC6" w:rsidP="00C32CC6">
      <w:pPr>
        <w:pStyle w:val="Listenabsatz"/>
        <w:numPr>
          <w:ilvl w:val="0"/>
          <w:numId w:val="14"/>
        </w:numPr>
        <w:spacing w:line="360" w:lineRule="auto"/>
        <w:jc w:val="both"/>
        <w:rPr>
          <w:i/>
          <w:color w:val="000000" w:themeColor="text1"/>
        </w:rPr>
      </w:pPr>
      <w:r w:rsidRPr="007310A7">
        <w:rPr>
          <w:color w:val="000000" w:themeColor="text1"/>
        </w:rPr>
        <w:t xml:space="preserve">Eine Orientierung an einem gesamtgesellschaftlich nach wie vor wirkmächtigen </w:t>
      </w:r>
      <w:r w:rsidR="00E551C3" w:rsidRPr="007310A7">
        <w:rPr>
          <w:color w:val="000000" w:themeColor="text1"/>
        </w:rPr>
        <w:t>Alltagsd</w:t>
      </w:r>
      <w:r w:rsidRPr="007310A7">
        <w:rPr>
          <w:color w:val="000000" w:themeColor="text1"/>
        </w:rPr>
        <w:t xml:space="preserve">iskurs, der Cis- und </w:t>
      </w:r>
      <w:proofErr w:type="spellStart"/>
      <w:r w:rsidRPr="007310A7">
        <w:rPr>
          <w:color w:val="000000" w:themeColor="text1"/>
        </w:rPr>
        <w:t>Endogeschlechtlichkei</w:t>
      </w:r>
      <w:r w:rsidR="002D1E30" w:rsidRPr="007310A7">
        <w:rPr>
          <w:color w:val="000000" w:themeColor="text1"/>
        </w:rPr>
        <w:t>t</w:t>
      </w:r>
      <w:proofErr w:type="spellEnd"/>
      <w:r w:rsidRPr="007310A7">
        <w:rPr>
          <w:rStyle w:val="Funotenzeichen"/>
          <w:color w:val="000000" w:themeColor="text1"/>
        </w:rPr>
        <w:footnoteReference w:id="44"/>
      </w:r>
      <w:r w:rsidRPr="007310A7">
        <w:rPr>
          <w:color w:val="000000" w:themeColor="text1"/>
        </w:rPr>
        <w:t xml:space="preserve"> auch im universitären </w:t>
      </w:r>
      <w:r w:rsidR="00E551C3" w:rsidRPr="007310A7">
        <w:rPr>
          <w:color w:val="000000" w:themeColor="text1"/>
        </w:rPr>
        <w:t>Arbeitsk</w:t>
      </w:r>
      <w:r w:rsidRPr="007310A7">
        <w:rPr>
          <w:color w:val="000000" w:themeColor="text1"/>
        </w:rPr>
        <w:t>ontext</w:t>
      </w:r>
      <w:r w:rsidR="00E551C3" w:rsidRPr="007310A7">
        <w:rPr>
          <w:color w:val="000000" w:themeColor="text1"/>
        </w:rPr>
        <w:t xml:space="preserve"> </w:t>
      </w:r>
      <w:r w:rsidRPr="007310A7">
        <w:rPr>
          <w:color w:val="000000" w:themeColor="text1"/>
        </w:rPr>
        <w:t>als Normalität voraussetz</w:t>
      </w:r>
      <w:r w:rsidR="002D1E30" w:rsidRPr="007310A7">
        <w:rPr>
          <w:color w:val="000000" w:themeColor="text1"/>
        </w:rPr>
        <w:t>t</w:t>
      </w:r>
      <w:r w:rsidRPr="007310A7">
        <w:rPr>
          <w:color w:val="000000" w:themeColor="text1"/>
        </w:rPr>
        <w:t>, sodass jegliche Form der Abweichung einen erklärungsbedürftigen</w:t>
      </w:r>
      <w:r w:rsidR="002D1E30" w:rsidRPr="007310A7">
        <w:rPr>
          <w:color w:val="000000" w:themeColor="text1"/>
        </w:rPr>
        <w:t xml:space="preserve">, </w:t>
      </w:r>
      <w:r w:rsidRPr="007310A7">
        <w:rPr>
          <w:color w:val="000000" w:themeColor="text1"/>
        </w:rPr>
        <w:t xml:space="preserve">soziale Beziehungen </w:t>
      </w:r>
      <w:r w:rsidR="002D1E30" w:rsidRPr="007310A7">
        <w:rPr>
          <w:color w:val="000000" w:themeColor="text1"/>
        </w:rPr>
        <w:lastRenderedPageBreak/>
        <w:t xml:space="preserve">und Unterstützungs-Netzwerke </w:t>
      </w:r>
      <w:r w:rsidRPr="007310A7">
        <w:rPr>
          <w:color w:val="000000" w:themeColor="text1"/>
        </w:rPr>
        <w:t xml:space="preserve">gefährdenden Ausnahmefall darstellt. </w:t>
      </w:r>
      <w:r w:rsidR="002D1E30" w:rsidRPr="007310A7">
        <w:rPr>
          <w:color w:val="000000" w:themeColor="text1"/>
        </w:rPr>
        <w:t xml:space="preserve">Die zweite und dritte </w:t>
      </w:r>
      <w:r w:rsidRPr="007310A7">
        <w:rPr>
          <w:color w:val="000000" w:themeColor="text1"/>
        </w:rPr>
        <w:t>Orientierung</w:t>
      </w:r>
      <w:r w:rsidR="00612314" w:rsidRPr="007310A7">
        <w:rPr>
          <w:color w:val="000000" w:themeColor="text1"/>
        </w:rPr>
        <w:t xml:space="preserve"> </w:t>
      </w:r>
      <w:proofErr w:type="gramStart"/>
      <w:r w:rsidR="00612314" w:rsidRPr="007310A7">
        <w:rPr>
          <w:color w:val="000000" w:themeColor="text1"/>
        </w:rPr>
        <w:t>sind</w:t>
      </w:r>
      <w:proofErr w:type="gramEnd"/>
      <w:r w:rsidR="00612314" w:rsidRPr="007310A7">
        <w:rPr>
          <w:color w:val="000000" w:themeColor="text1"/>
        </w:rPr>
        <w:t xml:space="preserve"> wechselseitig aufeinander bezogen und stehen in einem Spannungsverhältnis zur erstgenannten Orientierung</w:t>
      </w:r>
      <w:r w:rsidRPr="007310A7">
        <w:rPr>
          <w:color w:val="000000" w:themeColor="text1"/>
        </w:rPr>
        <w:t>.</w:t>
      </w:r>
    </w:p>
    <w:p w14:paraId="0B46C6F4" w14:textId="1B0FF069" w:rsidR="00C32CC6" w:rsidRPr="007310A7" w:rsidRDefault="00C32CC6" w:rsidP="00C32CC6">
      <w:pPr>
        <w:spacing w:before="240" w:line="360" w:lineRule="auto"/>
        <w:jc w:val="both"/>
        <w:rPr>
          <w:color w:val="000000" w:themeColor="text1"/>
        </w:rPr>
      </w:pPr>
      <w:r w:rsidRPr="007310A7">
        <w:rPr>
          <w:color w:val="000000" w:themeColor="text1"/>
        </w:rPr>
        <w:t>Der Versuch alle drei Orientierungen zu vereinbaren führt dazu</w:t>
      </w:r>
      <w:r w:rsidR="00E551C3" w:rsidRPr="007310A7">
        <w:rPr>
          <w:color w:val="000000" w:themeColor="text1"/>
        </w:rPr>
        <w:t>,</w:t>
      </w:r>
      <w:r w:rsidRPr="007310A7">
        <w:rPr>
          <w:color w:val="000000" w:themeColor="text1"/>
        </w:rPr>
        <w:t xml:space="preserve"> meine geschlechtliche Positionierung sowie weitere relevante lebensgeschichtliche Erfahrungen im Rahmen des Feldzugangs zu </w:t>
      </w:r>
      <w:proofErr w:type="spellStart"/>
      <w:r w:rsidRPr="007310A7">
        <w:rPr>
          <w:color w:val="000000" w:themeColor="text1"/>
        </w:rPr>
        <w:t>dethematisieren</w:t>
      </w:r>
      <w:proofErr w:type="spellEnd"/>
      <w:r w:rsidRPr="007310A7">
        <w:rPr>
          <w:color w:val="000000" w:themeColor="text1"/>
        </w:rPr>
        <w:t>. Ebenfalls spielt eine Rolle, dass mir zu Beginn der Forschungstätigkeit meine eigenen, Forschungsthema-assoziierten biographischen Erfahrungen unterschiedlich präsent bzw. bewusst sind</w:t>
      </w:r>
      <w:r w:rsidR="00E551C3" w:rsidRPr="007310A7">
        <w:rPr>
          <w:color w:val="000000" w:themeColor="text1"/>
        </w:rPr>
        <w:t>.</w:t>
      </w:r>
      <w:r w:rsidRPr="007310A7">
        <w:rPr>
          <w:color w:val="000000" w:themeColor="text1"/>
        </w:rPr>
        <w:t xml:space="preserve"> </w:t>
      </w:r>
    </w:p>
    <w:p w14:paraId="07613468" w14:textId="77777777" w:rsidR="00091E48" w:rsidRPr="007310A7" w:rsidRDefault="00C32CC6" w:rsidP="00C32CC6">
      <w:pPr>
        <w:spacing w:line="360" w:lineRule="auto"/>
        <w:jc w:val="both"/>
        <w:rPr>
          <w:color w:val="000000" w:themeColor="text1"/>
        </w:rPr>
      </w:pPr>
      <w:r w:rsidRPr="007310A7">
        <w:rPr>
          <w:color w:val="000000" w:themeColor="text1"/>
        </w:rPr>
        <w:t xml:space="preserve">Auf die Relevanz </w:t>
      </w:r>
      <w:r w:rsidR="005F12A7" w:rsidRPr="007310A7">
        <w:rPr>
          <w:color w:val="000000" w:themeColor="text1"/>
        </w:rPr>
        <w:t xml:space="preserve">dieser </w:t>
      </w:r>
      <w:r w:rsidRPr="007310A7">
        <w:rPr>
          <w:color w:val="000000" w:themeColor="text1"/>
        </w:rPr>
        <w:t xml:space="preserve">Orientierungen im Rahmen </w:t>
      </w:r>
      <w:r w:rsidR="005F12A7" w:rsidRPr="007310A7">
        <w:rPr>
          <w:color w:val="000000" w:themeColor="text1"/>
        </w:rPr>
        <w:t xml:space="preserve">meiner gewählten </w:t>
      </w:r>
      <w:r w:rsidRPr="007310A7">
        <w:rPr>
          <w:color w:val="000000" w:themeColor="text1"/>
        </w:rPr>
        <w:t>Feldzugänge</w:t>
      </w:r>
      <w:r w:rsidR="005F12A7" w:rsidRPr="007310A7">
        <w:rPr>
          <w:color w:val="000000" w:themeColor="text1"/>
        </w:rPr>
        <w:t xml:space="preserve"> werde ich im Folgenden</w:t>
      </w:r>
      <w:r w:rsidRPr="007310A7">
        <w:rPr>
          <w:color w:val="000000" w:themeColor="text1"/>
        </w:rPr>
        <w:t xml:space="preserve"> genauer eingehen. Die Zugänge stelle ich auch deswegen differenziert und jeweils als eigene Schritte dar, um deutlich zu machen, dass es im vorliegenden Forschungskontext das </w:t>
      </w:r>
      <w:r w:rsidRPr="007310A7">
        <w:rPr>
          <w:i/>
          <w:color w:val="000000" w:themeColor="text1"/>
        </w:rPr>
        <w:t>eine</w:t>
      </w:r>
      <w:r w:rsidRPr="007310A7">
        <w:rPr>
          <w:color w:val="000000" w:themeColor="text1"/>
        </w:rPr>
        <w:t xml:space="preserve"> Feld und daher auch den </w:t>
      </w:r>
      <w:r w:rsidRPr="007310A7">
        <w:rPr>
          <w:i/>
          <w:color w:val="000000" w:themeColor="text1"/>
        </w:rPr>
        <w:t>einen</w:t>
      </w:r>
      <w:r w:rsidRPr="007310A7">
        <w:rPr>
          <w:color w:val="000000" w:themeColor="text1"/>
        </w:rPr>
        <w:t xml:space="preserve"> Zugang nicht gibt. Gleichzeitig treffe ich eine Entscheidung für die mehrdirektionale Gewinnung von Interviewpartner*innen </w:t>
      </w:r>
      <w:r w:rsidR="00E551C3" w:rsidRPr="007310A7">
        <w:rPr>
          <w:color w:val="000000" w:themeColor="text1"/>
        </w:rPr>
        <w:t>–</w:t>
      </w:r>
      <w:r w:rsidRPr="007310A7">
        <w:rPr>
          <w:color w:val="000000" w:themeColor="text1"/>
        </w:rPr>
        <w:t xml:space="preserve"> sowohl über Inter* Selbstvertretungs-Organisationen als auch über spezialisierte Kliniken </w:t>
      </w:r>
      <w:r w:rsidR="00E551C3" w:rsidRPr="007310A7">
        <w:rPr>
          <w:color w:val="000000" w:themeColor="text1"/>
        </w:rPr>
        <w:t>–</w:t>
      </w:r>
      <w:r w:rsidRPr="007310A7">
        <w:rPr>
          <w:color w:val="000000" w:themeColor="text1"/>
        </w:rPr>
        <w:t xml:space="preserve"> mit der Absicht, die</w:t>
      </w:r>
      <w:r w:rsidR="00091E48" w:rsidRPr="007310A7">
        <w:rPr>
          <w:color w:val="000000" w:themeColor="text1"/>
        </w:rPr>
        <w:t xml:space="preserve"> Regeln und</w:t>
      </w:r>
      <w:r w:rsidRPr="007310A7">
        <w:rPr>
          <w:color w:val="000000" w:themeColor="text1"/>
        </w:rPr>
        <w:t xml:space="preserve"> Wirkm</w:t>
      </w:r>
      <w:r w:rsidR="00091E48" w:rsidRPr="007310A7">
        <w:rPr>
          <w:color w:val="000000" w:themeColor="text1"/>
        </w:rPr>
        <w:t>ächtigkeit</w:t>
      </w:r>
      <w:r w:rsidRPr="007310A7">
        <w:rPr>
          <w:color w:val="000000" w:themeColor="text1"/>
        </w:rPr>
        <w:t xml:space="preserve"> der in diesen Kontexten </w:t>
      </w:r>
      <w:r w:rsidR="00091E48" w:rsidRPr="007310A7">
        <w:rPr>
          <w:color w:val="000000" w:themeColor="text1"/>
        </w:rPr>
        <w:t>dominanten Intergeschlechts- bzw. DSD-</w:t>
      </w:r>
      <w:r w:rsidRPr="007310A7">
        <w:rPr>
          <w:color w:val="000000" w:themeColor="text1"/>
        </w:rPr>
        <w:t xml:space="preserve">Diskurse </w:t>
      </w:r>
      <w:r w:rsidR="00091E48" w:rsidRPr="007310A7">
        <w:rPr>
          <w:color w:val="000000" w:themeColor="text1"/>
        </w:rPr>
        <w:t>mit</w:t>
      </w:r>
      <w:r w:rsidRPr="007310A7">
        <w:rPr>
          <w:color w:val="000000" w:themeColor="text1"/>
        </w:rPr>
        <w:t xml:space="preserve">rekonstruieren zu können. </w:t>
      </w:r>
    </w:p>
    <w:p w14:paraId="354B4274" w14:textId="2F8473F4" w:rsidR="00C32CC6" w:rsidRPr="007310A7" w:rsidRDefault="00091E48" w:rsidP="00C32CC6">
      <w:pPr>
        <w:spacing w:line="360" w:lineRule="auto"/>
        <w:jc w:val="both"/>
        <w:rPr>
          <w:color w:val="000000" w:themeColor="text1"/>
        </w:rPr>
      </w:pPr>
      <w:r w:rsidRPr="007310A7">
        <w:rPr>
          <w:color w:val="000000" w:themeColor="text1"/>
        </w:rPr>
        <w:t xml:space="preserve">Ein mehrdirektionaler Feldzugang erwies sich zudem </w:t>
      </w:r>
      <w:r w:rsidR="00C32CC6" w:rsidRPr="007310A7">
        <w:rPr>
          <w:color w:val="000000" w:themeColor="text1"/>
        </w:rPr>
        <w:t>vor dem Hintergrund relevant, dass in medizinischen Publikationen</w:t>
      </w:r>
      <w:r w:rsidR="00E551C3" w:rsidRPr="007310A7">
        <w:rPr>
          <w:color w:val="000000" w:themeColor="text1"/>
        </w:rPr>
        <w:t>,</w:t>
      </w:r>
      <w:r w:rsidR="00C32CC6" w:rsidRPr="007310A7">
        <w:rPr>
          <w:color w:val="000000" w:themeColor="text1"/>
        </w:rPr>
        <w:t xml:space="preserve"> die in erster Linie Interviewpartner*innen über klinische Spezialzentren gewinnen, </w:t>
      </w:r>
      <w:r w:rsidR="00E551C3" w:rsidRPr="007310A7">
        <w:rPr>
          <w:color w:val="000000" w:themeColor="text1"/>
        </w:rPr>
        <w:t>überwiegend M</w:t>
      </w:r>
      <w:r w:rsidR="00C32CC6" w:rsidRPr="007310A7">
        <w:rPr>
          <w:color w:val="000000" w:themeColor="text1"/>
        </w:rPr>
        <w:t>edizin</w:t>
      </w:r>
      <w:r w:rsidR="00E551C3" w:rsidRPr="007310A7">
        <w:rPr>
          <w:color w:val="000000" w:themeColor="text1"/>
        </w:rPr>
        <w:t>-</w:t>
      </w:r>
      <w:r w:rsidR="00C32CC6" w:rsidRPr="007310A7">
        <w:rPr>
          <w:color w:val="000000" w:themeColor="text1"/>
        </w:rPr>
        <w:t xml:space="preserve">affirmative Sichtweisen intergeschlechtlicher Menschen </w:t>
      </w:r>
      <w:r w:rsidR="00E551C3" w:rsidRPr="007310A7">
        <w:rPr>
          <w:color w:val="000000" w:themeColor="text1"/>
        </w:rPr>
        <w:t xml:space="preserve">repräsentiert </w:t>
      </w:r>
      <w:r w:rsidR="00C32CC6" w:rsidRPr="007310A7">
        <w:rPr>
          <w:color w:val="000000" w:themeColor="text1"/>
        </w:rPr>
        <w:t>werden, während in Studien, die einen Selbstvertretungs-nahen Feldzugang wählen, in der Regel das Gegenteil der Fall ist</w:t>
      </w:r>
      <w:r w:rsidR="00E551C3" w:rsidRPr="007310A7">
        <w:rPr>
          <w:color w:val="000000" w:themeColor="text1"/>
        </w:rPr>
        <w:t>. In beiden Fällen ist daher von einem Bias basierend auf dem gewählten Feldzugang auszugehen.</w:t>
      </w:r>
    </w:p>
    <w:p w14:paraId="14373899" w14:textId="5AD4E8F2" w:rsidR="00C32CC6" w:rsidRPr="007310A7" w:rsidRDefault="00C32CC6" w:rsidP="00E551C3">
      <w:pPr>
        <w:spacing w:before="480" w:after="240" w:line="360" w:lineRule="auto"/>
        <w:rPr>
          <w:i/>
          <w:color w:val="000000" w:themeColor="text1"/>
        </w:rPr>
      </w:pPr>
      <w:r w:rsidRPr="007310A7">
        <w:rPr>
          <w:i/>
          <w:color w:val="000000" w:themeColor="text1"/>
        </w:rPr>
        <w:t xml:space="preserve">1. Zugang: aktivistisch orientierte </w:t>
      </w:r>
      <w:r w:rsidR="006518ED" w:rsidRPr="007310A7">
        <w:rPr>
          <w:i/>
          <w:color w:val="000000" w:themeColor="text1"/>
        </w:rPr>
        <w:t xml:space="preserve">Inter* </w:t>
      </w:r>
      <w:r w:rsidRPr="007310A7">
        <w:rPr>
          <w:i/>
          <w:color w:val="000000" w:themeColor="text1"/>
        </w:rPr>
        <w:t>Selbstvertretung</w:t>
      </w:r>
    </w:p>
    <w:p w14:paraId="2582F264" w14:textId="2824E1C6" w:rsidR="00C32CC6" w:rsidRPr="007310A7" w:rsidRDefault="00C32CC6" w:rsidP="00C32CC6">
      <w:pPr>
        <w:spacing w:line="360" w:lineRule="auto"/>
        <w:jc w:val="both"/>
        <w:rPr>
          <w:color w:val="000000" w:themeColor="text1"/>
        </w:rPr>
      </w:pPr>
      <w:r w:rsidRPr="007310A7">
        <w:rPr>
          <w:color w:val="000000" w:themeColor="text1"/>
        </w:rPr>
        <w:t xml:space="preserve">Im Anschluss an meine </w:t>
      </w:r>
      <w:r w:rsidR="005A21C5" w:rsidRPr="007310A7">
        <w:rPr>
          <w:color w:val="000000" w:themeColor="text1"/>
        </w:rPr>
        <w:t xml:space="preserve">erste </w:t>
      </w:r>
      <w:r w:rsidRPr="007310A7">
        <w:rPr>
          <w:color w:val="000000" w:themeColor="text1"/>
        </w:rPr>
        <w:t>Kontakt</w:t>
      </w:r>
      <w:r w:rsidR="005A21C5" w:rsidRPr="007310A7">
        <w:rPr>
          <w:color w:val="000000" w:themeColor="text1"/>
        </w:rPr>
        <w:t>aufnahme</w:t>
      </w:r>
      <w:r w:rsidRPr="007310A7">
        <w:rPr>
          <w:color w:val="000000" w:themeColor="text1"/>
        </w:rPr>
        <w:t xml:space="preserve"> entsteht </w:t>
      </w:r>
      <w:r w:rsidR="005A21C5" w:rsidRPr="007310A7">
        <w:rPr>
          <w:color w:val="000000" w:themeColor="text1"/>
        </w:rPr>
        <w:t xml:space="preserve">der </w:t>
      </w:r>
      <w:r w:rsidRPr="007310A7">
        <w:rPr>
          <w:color w:val="000000" w:themeColor="text1"/>
        </w:rPr>
        <w:t>regelmäßige Austausch mit einem hauptamtlichen Mitglied der bereits erwähnten Inter*</w:t>
      </w:r>
      <w:r w:rsidR="005A21C5" w:rsidRPr="007310A7">
        <w:rPr>
          <w:color w:val="000000" w:themeColor="text1"/>
        </w:rPr>
        <w:t xml:space="preserve"> </w:t>
      </w:r>
      <w:r w:rsidRPr="007310A7">
        <w:rPr>
          <w:color w:val="000000" w:themeColor="text1"/>
        </w:rPr>
        <w:t>Selbstvertretung</w:t>
      </w:r>
      <w:r w:rsidR="00405E6C" w:rsidRPr="007310A7">
        <w:rPr>
          <w:color w:val="000000" w:themeColor="text1"/>
        </w:rPr>
        <w:t xml:space="preserve">s-Organisation. In </w:t>
      </w:r>
      <w:r w:rsidR="005A21C5" w:rsidRPr="007310A7">
        <w:rPr>
          <w:color w:val="000000" w:themeColor="text1"/>
        </w:rPr>
        <w:t xml:space="preserve">Rahmen dieses </w:t>
      </w:r>
      <w:r w:rsidR="00405E6C" w:rsidRPr="007310A7">
        <w:rPr>
          <w:color w:val="000000" w:themeColor="text1"/>
        </w:rPr>
        <w:t>Kontakt</w:t>
      </w:r>
      <w:r w:rsidR="005A21C5" w:rsidRPr="007310A7">
        <w:rPr>
          <w:color w:val="000000" w:themeColor="text1"/>
        </w:rPr>
        <w:t>s</w:t>
      </w:r>
      <w:r w:rsidR="00405E6C" w:rsidRPr="007310A7">
        <w:rPr>
          <w:color w:val="000000" w:themeColor="text1"/>
        </w:rPr>
        <w:t xml:space="preserve"> wird </w:t>
      </w:r>
      <w:r w:rsidRPr="007310A7">
        <w:rPr>
          <w:color w:val="000000" w:themeColor="text1"/>
        </w:rPr>
        <w:t xml:space="preserve">meine geschlechtliche </w:t>
      </w:r>
      <w:r w:rsidR="00405E6C" w:rsidRPr="007310A7">
        <w:rPr>
          <w:color w:val="000000" w:themeColor="text1"/>
        </w:rPr>
        <w:t xml:space="preserve">Positionierung </w:t>
      </w:r>
      <w:r w:rsidRPr="007310A7">
        <w:rPr>
          <w:color w:val="000000" w:themeColor="text1"/>
        </w:rPr>
        <w:t xml:space="preserve">nicht explizit </w:t>
      </w:r>
      <w:r w:rsidR="00405E6C" w:rsidRPr="007310A7">
        <w:rPr>
          <w:color w:val="000000" w:themeColor="text1"/>
        </w:rPr>
        <w:t xml:space="preserve">zum </w:t>
      </w:r>
      <w:r w:rsidRPr="007310A7">
        <w:rPr>
          <w:color w:val="000000" w:themeColor="text1"/>
        </w:rPr>
        <w:t xml:space="preserve">Thema. Allerdings entstehen Diskussionen über „Verbündet-Sein“ </w:t>
      </w:r>
      <w:r w:rsidR="002E3B6C" w:rsidRPr="007310A7">
        <w:rPr>
          <w:color w:val="000000" w:themeColor="text1"/>
        </w:rPr>
        <w:fldChar w:fldCharType="begin"/>
      </w:r>
      <w:r w:rsidR="00D822AB" w:rsidRPr="007310A7">
        <w:rPr>
          <w:color w:val="000000" w:themeColor="text1"/>
        </w:rPr>
        <w:instrText xml:space="preserve"> ADDIN ZOTERO_ITEM CSL_CITATION {"citationID":"b1Gr1GFf","properties":{"unsorted":false,"formattedCitation":"(Mefebue, Buck, und Franke 2019)","plainCitation":"(Mefebue, Buck, und Franke 2019)","dontUpdate":true,"noteIndex":0},"citationItems":[{"id":1258,"uris":["http://zotero.org/users/local/owKliTIb/items/MK7494L4"],"itemData":{"id":1258,"type":"article-journal","container-title":"Zeitschrift für Diversitätsforschung und -management","DOI":"10.3224/zdfm.v3i2.01","journalAbbreviation":"Zeitschrift für Diversitätsforschung und -management","page":"127-140","title":"Editorial zum Thementeil Diversität und Transdisziplinarität","author":[{"family":"Mefebue","given":"Astrid Biele"},{"family":"Buck","given":"Elena"},{"family":"Franke","given":"Yvonne"}],"issued":{"date-parts":[["2019",1,7]]}}}],"schema":"https://github.com/citation-style-language/schema/raw/master/csl-citation.json"} </w:instrText>
      </w:r>
      <w:r w:rsidR="002E3B6C" w:rsidRPr="007310A7">
        <w:rPr>
          <w:color w:val="000000" w:themeColor="text1"/>
        </w:rPr>
        <w:fldChar w:fldCharType="separate"/>
      </w:r>
      <w:r w:rsidR="002E3B6C" w:rsidRPr="007310A7">
        <w:rPr>
          <w:rFonts w:ascii="Cambria" w:hAnsi="Cambria"/>
          <w:color w:val="000000" w:themeColor="text1"/>
        </w:rPr>
        <w:t>(</w:t>
      </w:r>
      <w:proofErr w:type="spellStart"/>
      <w:r w:rsidR="002E3B6C" w:rsidRPr="007310A7">
        <w:rPr>
          <w:rFonts w:ascii="Cambria" w:hAnsi="Cambria"/>
          <w:color w:val="000000" w:themeColor="text1"/>
        </w:rPr>
        <w:t>Mefebue</w:t>
      </w:r>
      <w:proofErr w:type="spellEnd"/>
      <w:r w:rsidR="002E3B6C" w:rsidRPr="007310A7">
        <w:rPr>
          <w:rFonts w:ascii="Cambria" w:hAnsi="Cambria"/>
          <w:color w:val="000000" w:themeColor="text1"/>
        </w:rPr>
        <w:t xml:space="preserve"> et al. 2019)</w:t>
      </w:r>
      <w:r w:rsidR="002E3B6C" w:rsidRPr="007310A7">
        <w:rPr>
          <w:color w:val="000000" w:themeColor="text1"/>
        </w:rPr>
        <w:fldChar w:fldCharType="end"/>
      </w:r>
      <w:r w:rsidRPr="007310A7">
        <w:rPr>
          <w:color w:val="000000" w:themeColor="text1"/>
        </w:rPr>
        <w:t xml:space="preserve"> in der Forschung und </w:t>
      </w:r>
      <w:proofErr w:type="spellStart"/>
      <w:r w:rsidRPr="007310A7">
        <w:rPr>
          <w:color w:val="000000" w:themeColor="text1"/>
        </w:rPr>
        <w:t>Allyship</w:t>
      </w:r>
      <w:proofErr w:type="spellEnd"/>
      <w:r w:rsidRPr="007310A7">
        <w:rPr>
          <w:color w:val="000000" w:themeColor="text1"/>
        </w:rPr>
        <w:t xml:space="preserve">, so dass </w:t>
      </w:r>
      <w:r w:rsidRPr="007310A7">
        <w:rPr>
          <w:color w:val="000000" w:themeColor="text1"/>
        </w:rPr>
        <w:lastRenderedPageBreak/>
        <w:t xml:space="preserve">nahe liegt, dass </w:t>
      </w:r>
      <w:r w:rsidR="006518ED" w:rsidRPr="007310A7">
        <w:rPr>
          <w:color w:val="000000" w:themeColor="text1"/>
        </w:rPr>
        <w:t xml:space="preserve">dies </w:t>
      </w:r>
      <w:r w:rsidRPr="007310A7">
        <w:rPr>
          <w:color w:val="000000" w:themeColor="text1"/>
        </w:rPr>
        <w:t>die mir zugeordnete Position ist, auf die wir uns in der Interaktion</w:t>
      </w:r>
      <w:r w:rsidR="005A21C5" w:rsidRPr="007310A7">
        <w:rPr>
          <w:color w:val="000000" w:themeColor="text1"/>
        </w:rPr>
        <w:t xml:space="preserve"> gewissermaßen</w:t>
      </w:r>
      <w:r w:rsidRPr="007310A7">
        <w:rPr>
          <w:color w:val="000000" w:themeColor="text1"/>
        </w:rPr>
        <w:t xml:space="preserve"> </w:t>
      </w:r>
      <w:r w:rsidR="006518ED" w:rsidRPr="007310A7">
        <w:rPr>
          <w:color w:val="000000" w:themeColor="text1"/>
        </w:rPr>
        <w:t xml:space="preserve">implizit </w:t>
      </w:r>
      <w:r w:rsidRPr="007310A7">
        <w:rPr>
          <w:color w:val="000000" w:themeColor="text1"/>
        </w:rPr>
        <w:t>einigen. Ich gehe zudem davon aus, dass auch wiederholte medizinkritische Aussagen meinerseits diese Position</w:t>
      </w:r>
      <w:r w:rsidR="005A21C5" w:rsidRPr="007310A7">
        <w:rPr>
          <w:color w:val="000000" w:themeColor="text1"/>
        </w:rPr>
        <w:t>ierung</w:t>
      </w:r>
      <w:r w:rsidRPr="007310A7">
        <w:rPr>
          <w:color w:val="000000" w:themeColor="text1"/>
        </w:rPr>
        <w:t xml:space="preserve"> des ‚verbündeten Outsiders’ mit begünstigen.</w:t>
      </w:r>
    </w:p>
    <w:p w14:paraId="2B99B1A2" w14:textId="004AF3D6" w:rsidR="00C32CC6" w:rsidRPr="007310A7" w:rsidRDefault="00C32CC6" w:rsidP="00C32CC6">
      <w:pPr>
        <w:spacing w:line="360" w:lineRule="auto"/>
        <w:jc w:val="both"/>
        <w:rPr>
          <w:color w:val="000000" w:themeColor="text1"/>
        </w:rPr>
      </w:pPr>
      <w:r>
        <w:rPr>
          <w:color w:val="000000" w:themeColor="text1"/>
        </w:rPr>
        <w:t xml:space="preserve">Im Rahmen des Austausches sprechen wir sowohl über meine Forschungsfragestellung</w:t>
      </w:r>
      <w:r>
        <w:rPr>
          <w:color w:val="000000" w:themeColor="text1"/>
        </w:rPr>
        <w:t xml:space="preserve"> und </w:t>
      </w:r>
      <w:r>
        <w:rPr>
          <w:color w:val="000000" w:themeColor="text1"/>
        </w:rPr>
        <w:t xml:space="preserve">deren Relevanz für die Inter*-Community als auch über die konkrete Umsetzung</w:t>
      </w:r>
      <w:r>
        <w:rPr>
          <w:color w:val="000000" w:themeColor="text1"/>
        </w:rPr>
        <w:t xml:space="preserve"> meines Projektes</w:t>
      </w:r>
      <w:r>
        <w:rPr>
          <w:color w:val="000000" w:themeColor="text1"/>
        </w:rPr>
        <w:t xml:space="preserve"> im Rahmen biographisch-narrativer Interviews. Ebenfalls kommt es zu Diskussionen zum Thema partizipativer Forschung. Während ich zunächst den Wunsch habe ein partizipatives Forschungsprojekt durchzuführen, realisiere ich sowohl in den Gesprächen mit meiner Kontaktperson aus der Inter*</w:t>
      </w:r>
      <w:r>
        <w:rPr>
          <w:color w:val="000000" w:themeColor="text1"/>
        </w:rPr>
        <w:t xml:space="preserve"> </w:t>
      </w:r>
      <w:r>
        <w:rPr>
          <w:color w:val="000000" w:themeColor="text1"/>
        </w:rPr>
        <w:t xml:space="preserve">Selbstvertretung als auch im Austausch mit in dieser Hinsicht erfahrenen Forscher*innen, </w:t>
      </w:r>
      <w:del w:id="1000037" w:author="Claude Lektorat" w:date="2026-06-30T12:18:05Z">
        <w:r>
          <w:rPr>
            <w:color w:val="000000" w:themeColor="text1"/>
          </w:rPr>
          <w:delText xml:space="preserve">das</w:delText>
        </w:r>
      </w:del>
      <w:ins w:id="1000038" w:author="Claude Lektorat" w:date="2026-06-30T12:18:05Z">
        <w:r>
          <w:rPr>
            <w:color w:val="000000" w:themeColor="text1"/>
          </w:rPr>
          <w:t xml:space="preserve">dass</w:t>
        </w:r>
      </w:ins>
      <w:r>
        <w:rPr>
          <w:color w:val="000000" w:themeColor="text1"/>
        </w:rPr>
        <w:t xml:space="preserve"> dies in meiner Situation kaum realisierbar ist: Zum einen, da ich mit den finanziellen Mitteln eines Stipendiums nicht in der Lage bin </w:t>
      </w:r>
      <w:proofErr w:type="spellStart"/>
      <w:r>
        <w:rPr>
          <w:color w:val="000000" w:themeColor="text1"/>
        </w:rPr>
        <w:t xml:space="preserve">Erfahrungsexpert</w:t>
      </w:r>
      <w:proofErr w:type="spellEnd"/>
      <w:r>
        <w:rPr>
          <w:color w:val="000000" w:themeColor="text1"/>
        </w:rPr>
        <w:t xml:space="preserve">*innen </w:t>
      </w:r>
      <w:r>
        <w:rPr>
          <w:color w:val="000000" w:themeColor="text1"/>
        </w:rPr>
        <w:t xml:space="preserve">bzw. </w:t>
      </w:r>
      <w:proofErr w:type="spellStart"/>
      <w:r>
        <w:rPr>
          <w:i/>
          <w:iCs/>
          <w:color w:val="000000" w:themeColor="text1"/>
        </w:rPr>
        <w:t xml:space="preserve">peer</w:t>
      </w:r>
      <w:proofErr w:type="spellEnd"/>
      <w:r>
        <w:rPr>
          <w:i/>
          <w:iCs/>
          <w:color w:val="000000" w:themeColor="text1"/>
        </w:rPr>
        <w:t xml:space="preserve"> </w:t>
      </w:r>
      <w:proofErr w:type="spellStart"/>
      <w:r>
        <w:rPr>
          <w:i/>
          <w:iCs/>
          <w:color w:val="000000" w:themeColor="text1"/>
        </w:rPr>
        <w:t xml:space="preserve">researcher</w:t>
      </w:r>
      <w:proofErr w:type="spellEnd"/>
      <w:r>
        <w:rPr>
          <w:color w:val="000000" w:themeColor="text1"/>
        </w:rPr>
        <w:t xml:space="preserve"> </w:t>
      </w:r>
      <w:r>
        <w:rPr>
          <w:color w:val="000000" w:themeColor="text1"/>
        </w:rPr>
        <w:t xml:space="preserve">für ihre Arbeit angemessen zu bezahlen und zum andern da ich im Rahmen einer wissenschaftlichen Qualifikationsarbeit universitären Anforderungen gerecht werden muss, die oftmals nicht mit partizipativer Forschung vereinbar sind. Da letzteres i</w:t>
      </w:r>
      <w:r>
        <w:rPr>
          <w:color w:val="000000" w:themeColor="text1"/>
        </w:rPr>
        <w:t xml:space="preserve">m </w:t>
      </w:r>
      <w:r>
        <w:rPr>
          <w:color w:val="000000" w:themeColor="text1"/>
        </w:rPr>
        <w:t xml:space="preserve">m</w:t>
      </w:r>
      <w:r>
        <w:rPr>
          <w:color w:val="000000" w:themeColor="text1"/>
        </w:rPr>
        <w:t xml:space="preserve">edizinnahen Kontext in dem meine Arbeit </w:t>
      </w:r>
      <w:r>
        <w:rPr>
          <w:color w:val="000000" w:themeColor="text1"/>
        </w:rPr>
        <w:t xml:space="preserve">in der Konzipierungsphase noch </w:t>
      </w:r>
      <w:r>
        <w:rPr>
          <w:color w:val="000000" w:themeColor="text1"/>
        </w:rPr>
        <w:t xml:space="preserve">verortet ist, eindeutig zutrifft</w:t>
      </w:r>
      <w:r>
        <w:rPr>
          <w:color w:val="000000" w:themeColor="text1"/>
        </w:rPr>
        <w:t xml:space="preserve"> entscheide ich mich gegen ein partizipatives Forschungsdesign.</w:t>
      </w:r>
      <w:r w:rsidRPr="007310A7">
        <w:rPr>
          <w:rStyle w:val="Funotenzeichen"/>
          <w:color w:val="000000" w:themeColor="text1"/>
        </w:rPr>
        <w:footnoteReference w:id="45"/>
      </w:r>
      <w:r>
        <w:rPr>
          <w:color w:val="000000" w:themeColor="text1"/>
        </w:rPr>
        <w:t xml:space="preserve"> </w:t>
      </w:r>
    </w:p>
    <w:p w14:paraId="42405C62" w14:textId="5480DE5E" w:rsidR="00C32CC6" w:rsidRPr="007310A7" w:rsidRDefault="00C32CC6" w:rsidP="00C47F74">
      <w:pPr>
        <w:spacing w:after="240" w:line="360" w:lineRule="auto"/>
        <w:jc w:val="both"/>
        <w:rPr>
          <w:color w:val="000000" w:themeColor="text1"/>
        </w:rPr>
      </w:pPr>
      <w:r w:rsidRPr="007310A7">
        <w:rPr>
          <w:color w:val="000000" w:themeColor="text1"/>
        </w:rPr>
        <w:t xml:space="preserve">Der beschriebene Austauschprozess mit einer Person, die sowohl über </w:t>
      </w:r>
      <w:r w:rsidR="005238ED" w:rsidRPr="007310A7">
        <w:rPr>
          <w:color w:val="000000" w:themeColor="text1"/>
        </w:rPr>
        <w:t xml:space="preserve">eine intergeschlechtliche Erfahrungsperspektive </w:t>
      </w:r>
      <w:r w:rsidRPr="007310A7">
        <w:rPr>
          <w:color w:val="000000" w:themeColor="text1"/>
        </w:rPr>
        <w:t xml:space="preserve">als auch über Praxisexpertise verfügt, lässt sich im Stufenmodell der Partizipation am ehesten als Einbeziehung und dementsprechend Vorstufe </w:t>
      </w:r>
      <w:r w:rsidR="005238ED" w:rsidRPr="007310A7">
        <w:rPr>
          <w:color w:val="000000" w:themeColor="text1"/>
        </w:rPr>
        <w:t xml:space="preserve">von Partizipation </w:t>
      </w:r>
      <w:r w:rsidRPr="007310A7">
        <w:rPr>
          <w:color w:val="000000" w:themeColor="text1"/>
        </w:rPr>
        <w:t xml:space="preserve">fassen </w:t>
      </w:r>
      <w:r w:rsidRPr="007310A7">
        <w:rPr>
          <w:color w:val="000000" w:themeColor="text1"/>
        </w:rPr>
        <w:fldChar w:fldCharType="begin"/>
      </w:r>
      <w:r w:rsidR="00F370E7">
        <w:rPr>
          <w:color w:val="000000" w:themeColor="text1"/>
        </w:rPr>
        <w:instrText xml:space="preserve"> ADDIN ZOTERO_ITEM CSL_CITATION {"citationID":"ypMiejqv","properties":{"unsorted":false,"formattedCitation":"(vgl. M. Wright, Block, und von Unger 2010)","plainCitation":"(vgl. M. Wright, Block, und von Unger 2010)","dontUpdate":true,"noteIndex":0},"citationItems":[{"id":496,"uris":["http://zotero.org/users/local/owKliTIb/items/MZYDFEKL"],"itemData":{"id":496,"type":"chapter","container-title":"Partizipative Qualitätsentwicklung in der Gesundheitsförderung und Prävention","page":"75–92","publisher":"Hans-Huber","publisher-place":"Bern","title":"Partizipation in der Zusammenarbeit zwischen Zielgruppe, Projekt und Geldgeber/in","author":[{"family":"Wright","given":"MT"},{"family":"Block","given":"M"},{"family":"Unger","given":"H","non-dropping-particle":"von"}],"editor":[{"family":"Wright","given":"MT"}],"issued":{"date-parts":[["2010"]]}},"prefix":"vgl."}],"schema":"https://github.com/citation-style-language/schema/raw/master/csl-citation.json"} </w:instrText>
      </w:r>
      <w:r w:rsidRPr="007310A7">
        <w:rPr>
          <w:color w:val="000000" w:themeColor="text1"/>
        </w:rPr>
        <w:fldChar w:fldCharType="separate"/>
      </w:r>
      <w:r w:rsidR="00A13A08" w:rsidRPr="007310A7">
        <w:rPr>
          <w:rFonts w:ascii="Cambria" w:hAnsi="Cambria"/>
          <w:color w:val="000000" w:themeColor="text1"/>
        </w:rPr>
        <w:t>(vgl. Wright, Block, von Unger 2010)</w:t>
      </w:r>
      <w:r w:rsidRPr="007310A7">
        <w:rPr>
          <w:color w:val="000000" w:themeColor="text1"/>
        </w:rPr>
        <w:fldChar w:fldCharType="end"/>
      </w:r>
      <w:r w:rsidRPr="007310A7">
        <w:rPr>
          <w:color w:val="000000" w:themeColor="text1"/>
        </w:rPr>
        <w:t xml:space="preserve">. Allerdings findet diese Einbeziehung nicht in allen Phasen </w:t>
      </w:r>
      <w:r w:rsidR="00EE327B" w:rsidRPr="007310A7">
        <w:rPr>
          <w:color w:val="000000" w:themeColor="text1"/>
        </w:rPr>
        <w:t xml:space="preserve">meiner </w:t>
      </w:r>
      <w:r w:rsidRPr="007310A7">
        <w:rPr>
          <w:color w:val="000000" w:themeColor="text1"/>
        </w:rPr>
        <w:t>Forschung</w:t>
      </w:r>
      <w:r w:rsidR="00C47F74" w:rsidRPr="007310A7">
        <w:rPr>
          <w:color w:val="000000" w:themeColor="text1"/>
        </w:rPr>
        <w:t>,</w:t>
      </w:r>
      <w:r w:rsidRPr="007310A7">
        <w:rPr>
          <w:color w:val="000000" w:themeColor="text1"/>
        </w:rPr>
        <w:t xml:space="preserve"> sondern primär während der Entwicklung der Studie</w:t>
      </w:r>
      <w:r w:rsidR="00EE327B" w:rsidRPr="007310A7">
        <w:rPr>
          <w:color w:val="000000" w:themeColor="text1"/>
        </w:rPr>
        <w:t xml:space="preserve">, </w:t>
      </w:r>
      <w:r w:rsidRPr="007310A7">
        <w:rPr>
          <w:color w:val="000000" w:themeColor="text1"/>
        </w:rPr>
        <w:t xml:space="preserve">im </w:t>
      </w:r>
      <w:r w:rsidR="00EE327B" w:rsidRPr="007310A7">
        <w:rPr>
          <w:color w:val="000000" w:themeColor="text1"/>
        </w:rPr>
        <w:t xml:space="preserve">Rahmen </w:t>
      </w:r>
      <w:r w:rsidRPr="007310A7">
        <w:rPr>
          <w:color w:val="000000" w:themeColor="text1"/>
        </w:rPr>
        <w:t xml:space="preserve">des Feldzugangs </w:t>
      </w:r>
      <w:r w:rsidR="00EE327B" w:rsidRPr="007310A7">
        <w:rPr>
          <w:color w:val="000000" w:themeColor="text1"/>
        </w:rPr>
        <w:t xml:space="preserve">sowie im Kontext der späteren Publikationsvorbereitung </w:t>
      </w:r>
      <w:r w:rsidRPr="007310A7">
        <w:rPr>
          <w:color w:val="000000" w:themeColor="text1"/>
        </w:rPr>
        <w:t>statt.</w:t>
      </w:r>
      <w:r w:rsidRPr="007310A7">
        <w:rPr>
          <w:rStyle w:val="Funotenzeichen"/>
          <w:color w:val="000000" w:themeColor="text1"/>
        </w:rPr>
        <w:footnoteReference w:id="46"/>
      </w:r>
      <w:r w:rsidRPr="007310A7">
        <w:rPr>
          <w:color w:val="000000" w:themeColor="text1"/>
        </w:rPr>
        <w:t xml:space="preserve"> </w:t>
      </w:r>
    </w:p>
    <w:p w14:paraId="3A24EED9" w14:textId="78AAED97" w:rsidR="00C32CC6" w:rsidRPr="007310A7" w:rsidRDefault="00C32CC6" w:rsidP="00C32CC6">
      <w:pPr>
        <w:spacing w:line="360" w:lineRule="auto"/>
        <w:jc w:val="both"/>
        <w:rPr>
          <w:color w:val="000000" w:themeColor="text1"/>
        </w:rPr>
      </w:pPr>
      <w:r w:rsidRPr="007310A7">
        <w:rPr>
          <w:color w:val="000000" w:themeColor="text1"/>
        </w:rPr>
        <w:lastRenderedPageBreak/>
        <w:t>Meine Kontaktperson ermöglicht mir die Verbindung mit einer ersten Interviewpartner*in nachdem mein im Austausch entwickelter Flyer und Interview</w:t>
      </w:r>
      <w:r w:rsidR="00902592" w:rsidRPr="007310A7">
        <w:rPr>
          <w:color w:val="000000" w:themeColor="text1"/>
        </w:rPr>
        <w:t>-A</w:t>
      </w:r>
      <w:r w:rsidRPr="007310A7">
        <w:rPr>
          <w:color w:val="000000" w:themeColor="text1"/>
        </w:rPr>
        <w:t xml:space="preserve">ufruf über den Verteiler der Selbstvertretungsorganisation geschickt wurde. Weitere an einem Interview interessierte Personen melden sich auf diesem Weg nicht. </w:t>
      </w:r>
    </w:p>
    <w:p w14:paraId="35EBCD1B" w14:textId="6AC02F91" w:rsidR="00C32CC6" w:rsidRPr="007310A7" w:rsidRDefault="00C32CC6" w:rsidP="00C32CC6">
      <w:pPr>
        <w:spacing w:line="360" w:lineRule="auto"/>
        <w:jc w:val="both"/>
        <w:rPr>
          <w:color w:val="000000" w:themeColor="text1"/>
        </w:rPr>
      </w:pPr>
      <w:r w:rsidRPr="007310A7">
        <w:rPr>
          <w:color w:val="000000" w:themeColor="text1"/>
        </w:rPr>
        <w:t xml:space="preserve">Das Ausbleiben weiterer Rückmeldungen im Rahmen dieses Zugangs lässt sich überwiegend durch die bereits erwähnte medizinnahe </w:t>
      </w:r>
      <w:proofErr w:type="spellStart"/>
      <w:r w:rsidRPr="007310A7">
        <w:rPr>
          <w:color w:val="000000" w:themeColor="text1"/>
        </w:rPr>
        <w:t>Verortbarkeit</w:t>
      </w:r>
      <w:proofErr w:type="spellEnd"/>
      <w:r w:rsidR="00F813DB" w:rsidRPr="007310A7">
        <w:rPr>
          <w:color w:val="000000" w:themeColor="text1"/>
        </w:rPr>
        <w:t xml:space="preserve"> </w:t>
      </w:r>
      <w:r w:rsidRPr="007310A7">
        <w:rPr>
          <w:color w:val="000000" w:themeColor="text1"/>
        </w:rPr>
        <w:t xml:space="preserve">sowohl meiner Promotion als auch meiner Person </w:t>
      </w:r>
      <w:r w:rsidR="00F813DB" w:rsidRPr="007310A7">
        <w:rPr>
          <w:color w:val="000000" w:themeColor="text1"/>
        </w:rPr>
        <w:t xml:space="preserve">zum damaligen Zeitpunkt </w:t>
      </w:r>
      <w:r w:rsidRPr="007310A7">
        <w:rPr>
          <w:color w:val="000000" w:themeColor="text1"/>
        </w:rPr>
        <w:t>erklären. Zudem ist die mich anfangs betreuende Professorin in Inter*</w:t>
      </w:r>
      <w:r w:rsidR="00F813DB" w:rsidRPr="007310A7">
        <w:rPr>
          <w:color w:val="000000" w:themeColor="text1"/>
        </w:rPr>
        <w:t xml:space="preserve"> Selbstvertretungs-</w:t>
      </w:r>
      <w:r w:rsidRPr="007310A7">
        <w:rPr>
          <w:color w:val="000000" w:themeColor="text1"/>
        </w:rPr>
        <w:t xml:space="preserve">Kontexten verhältnismäßig bekannt und </w:t>
      </w:r>
      <w:r w:rsidR="00F813DB" w:rsidRPr="007310A7">
        <w:rPr>
          <w:color w:val="000000" w:themeColor="text1"/>
        </w:rPr>
        <w:t xml:space="preserve">in </w:t>
      </w:r>
      <w:r w:rsidRPr="007310A7">
        <w:rPr>
          <w:color w:val="000000" w:themeColor="text1"/>
        </w:rPr>
        <w:t>ihre</w:t>
      </w:r>
      <w:r w:rsidR="00F813DB" w:rsidRPr="007310A7">
        <w:rPr>
          <w:color w:val="000000" w:themeColor="text1"/>
        </w:rPr>
        <w:t xml:space="preserve">n medizinethisch vertretenen Positionen innerhalb des DSD-Paradigmas </w:t>
      </w:r>
      <w:r w:rsidRPr="007310A7">
        <w:rPr>
          <w:color w:val="000000" w:themeColor="text1"/>
        </w:rPr>
        <w:t>umstritten</w:t>
      </w:r>
      <w:r w:rsidR="00F813DB" w:rsidRPr="007310A7">
        <w:rPr>
          <w:color w:val="000000" w:themeColor="text1"/>
        </w:rPr>
        <w:t xml:space="preserve"> (siehe auch 6.1.3)</w:t>
      </w:r>
      <w:r w:rsidRPr="007310A7">
        <w:rPr>
          <w:color w:val="000000" w:themeColor="text1"/>
        </w:rPr>
        <w:t xml:space="preserve">. Da der Verteiler über den meine Anfrage geschickt wird überwiegend medizinkritische intergeschlechtliche Menschen erreicht – dies gilt auch für die genannte Selbstvertretungsorganisation – gehe ich davon aus, dass die meisten der erreichten Personen, auf Grund der o.g. Verortung mindestens skeptisch hinsichtlich einer Teilnahme sind. Ebenfalls würde ich aus meiner heutigen Perspektive vermuten, dass meine im Flyer fehlende Positionierung hinsichtlich </w:t>
      </w:r>
      <w:r w:rsidR="00F813DB" w:rsidRPr="007310A7">
        <w:rPr>
          <w:color w:val="000000" w:themeColor="text1"/>
        </w:rPr>
        <w:t xml:space="preserve">eigener </w:t>
      </w:r>
      <w:r w:rsidRPr="007310A7">
        <w:rPr>
          <w:color w:val="000000" w:themeColor="text1"/>
        </w:rPr>
        <w:t>Geschlecht</w:t>
      </w:r>
      <w:r w:rsidR="00F813DB" w:rsidRPr="007310A7">
        <w:rPr>
          <w:color w:val="000000" w:themeColor="text1"/>
        </w:rPr>
        <w:t>lichkeit,</w:t>
      </w:r>
      <w:r w:rsidRPr="007310A7">
        <w:rPr>
          <w:color w:val="000000" w:themeColor="text1"/>
        </w:rPr>
        <w:t xml:space="preserve"> aber auch hinsichtlich des medizinischen Systems als Solchem hier meine Vertrauenswürdigkeit reduziert.</w:t>
      </w:r>
      <w:r w:rsidRPr="007310A7">
        <w:rPr>
          <w:rStyle w:val="Funotenzeichen"/>
          <w:color w:val="000000" w:themeColor="text1"/>
        </w:rPr>
        <w:footnoteReference w:id="47"/>
      </w:r>
      <w:r w:rsidRPr="007310A7">
        <w:rPr>
          <w:color w:val="000000" w:themeColor="text1"/>
        </w:rPr>
        <w:t xml:space="preserve"> Daher erkläre ich mir die Bereitschaft meiner ersten und über diesen Weg einzigen Interviewpartner*in mit mir zu sprechen überwiegend durch ihren eigenen Bezug zu medizinischen Berufsfeldern, wodurch zumindest eine relative Nähe zu meiner Position besteht.</w:t>
      </w:r>
    </w:p>
    <w:p w14:paraId="32284938" w14:textId="58B64021" w:rsidR="00C32CC6" w:rsidRPr="007310A7" w:rsidRDefault="00C32CC6" w:rsidP="00E42FB7">
      <w:pPr>
        <w:spacing w:before="240" w:after="480" w:line="360" w:lineRule="auto"/>
        <w:jc w:val="both"/>
        <w:rPr>
          <w:color w:val="000000" w:themeColor="text1"/>
        </w:rPr>
      </w:pPr>
      <w:r w:rsidRPr="007310A7">
        <w:rPr>
          <w:color w:val="000000" w:themeColor="text1"/>
        </w:rPr>
        <w:t xml:space="preserve">An Hand </w:t>
      </w:r>
      <w:r w:rsidR="00BC15FA" w:rsidRPr="007310A7">
        <w:rPr>
          <w:color w:val="000000" w:themeColor="text1"/>
        </w:rPr>
        <w:t xml:space="preserve">der Reflexion </w:t>
      </w:r>
      <w:r w:rsidRPr="007310A7">
        <w:rPr>
          <w:color w:val="000000" w:themeColor="text1"/>
        </w:rPr>
        <w:t>meines ersten Feldzugangs wird</w:t>
      </w:r>
      <w:r w:rsidR="00FA201F" w:rsidRPr="007310A7">
        <w:rPr>
          <w:color w:val="000000" w:themeColor="text1"/>
        </w:rPr>
        <w:t xml:space="preserve"> erkennbar</w:t>
      </w:r>
      <w:r w:rsidRPr="007310A7">
        <w:rPr>
          <w:color w:val="000000" w:themeColor="text1"/>
        </w:rPr>
        <w:t xml:space="preserve">, dass ich </w:t>
      </w:r>
      <w:r w:rsidR="00F813DB" w:rsidRPr="007310A7">
        <w:rPr>
          <w:color w:val="000000" w:themeColor="text1"/>
        </w:rPr>
        <w:t>–</w:t>
      </w:r>
      <w:r w:rsidRPr="007310A7">
        <w:rPr>
          <w:color w:val="000000" w:themeColor="text1"/>
        </w:rPr>
        <w:t xml:space="preserve"> nach mehrjährigem Forschungsprozess </w:t>
      </w:r>
      <w:r w:rsidR="00F813DB" w:rsidRPr="007310A7">
        <w:rPr>
          <w:color w:val="000000" w:themeColor="text1"/>
        </w:rPr>
        <w:t>–</w:t>
      </w:r>
      <w:r w:rsidR="00FA201F" w:rsidRPr="007310A7">
        <w:rPr>
          <w:color w:val="000000" w:themeColor="text1"/>
        </w:rPr>
        <w:t xml:space="preserve"> mittlerweile </w:t>
      </w:r>
      <w:r w:rsidRPr="007310A7">
        <w:rPr>
          <w:color w:val="000000" w:themeColor="text1"/>
        </w:rPr>
        <w:t>über feldspezifisches Wissen verfüge, das ich zum damaligen Zeitpunkt nicht</w:t>
      </w:r>
      <w:r w:rsidR="00FA201F" w:rsidRPr="007310A7">
        <w:rPr>
          <w:color w:val="000000" w:themeColor="text1"/>
        </w:rPr>
        <w:t xml:space="preserve"> hatte</w:t>
      </w:r>
      <w:r w:rsidRPr="007310A7">
        <w:rPr>
          <w:color w:val="000000" w:themeColor="text1"/>
        </w:rPr>
        <w:t xml:space="preserve">. </w:t>
      </w:r>
      <w:r w:rsidR="00FA201F" w:rsidRPr="007310A7">
        <w:rPr>
          <w:color w:val="000000" w:themeColor="text1"/>
        </w:rPr>
        <w:t xml:space="preserve">So würde ich mich aus heutiger Sicht innerhalb eines ersten Interview-Aufrufs deutlich persönlicher positionieren, als ich es </w:t>
      </w:r>
      <w:r w:rsidR="00AD5478" w:rsidRPr="007310A7">
        <w:rPr>
          <w:color w:val="000000" w:themeColor="text1"/>
        </w:rPr>
        <w:t xml:space="preserve">zu Beginn meiner Arbeit </w:t>
      </w:r>
      <w:r w:rsidR="00FA201F" w:rsidRPr="007310A7">
        <w:rPr>
          <w:color w:val="000000" w:themeColor="text1"/>
        </w:rPr>
        <w:t xml:space="preserve">getan habe. </w:t>
      </w:r>
      <w:r w:rsidRPr="007310A7">
        <w:rPr>
          <w:color w:val="000000" w:themeColor="text1"/>
        </w:rPr>
        <w:t xml:space="preserve">Gleichzeitig bin ich zu </w:t>
      </w:r>
      <w:r w:rsidR="00A352BD" w:rsidRPr="007310A7">
        <w:rPr>
          <w:color w:val="000000" w:themeColor="text1"/>
        </w:rPr>
        <w:t xml:space="preserve">diesem Zeitpunkt </w:t>
      </w:r>
      <w:r w:rsidRPr="007310A7">
        <w:rPr>
          <w:color w:val="000000" w:themeColor="text1"/>
        </w:rPr>
        <w:t xml:space="preserve">strukturell so stark in der Medizin verankert, dass es fraglich bleibt, </w:t>
      </w:r>
      <w:r w:rsidRPr="007310A7">
        <w:rPr>
          <w:color w:val="000000" w:themeColor="text1"/>
        </w:rPr>
        <w:lastRenderedPageBreak/>
        <w:t xml:space="preserve">ob eine explizite kritische sowie geschlechtliche Selbstverortung dem hätte entgegenwirken können. </w:t>
      </w:r>
    </w:p>
    <w:p w14:paraId="4E8DBCF7" w14:textId="77777777" w:rsidR="00C32CC6" w:rsidRPr="007310A7" w:rsidRDefault="00C32CC6" w:rsidP="00153B3F">
      <w:pPr>
        <w:spacing w:before="240" w:after="240" w:line="360" w:lineRule="auto"/>
        <w:jc w:val="both"/>
        <w:rPr>
          <w:color w:val="000000" w:themeColor="text1"/>
        </w:rPr>
      </w:pPr>
      <w:r w:rsidRPr="007310A7">
        <w:rPr>
          <w:i/>
          <w:color w:val="000000" w:themeColor="text1"/>
        </w:rPr>
        <w:t>2. Zugang: Zwischen Community und klinischem Handlungsfeld</w:t>
      </w:r>
    </w:p>
    <w:p w14:paraId="2E971E7B" w14:textId="50A4D8E3" w:rsidR="00C32CC6" w:rsidRPr="007310A7" w:rsidRDefault="00C32CC6" w:rsidP="00C32CC6">
      <w:pPr>
        <w:spacing w:before="240" w:line="360" w:lineRule="auto"/>
        <w:jc w:val="both"/>
        <w:rPr>
          <w:color w:val="000000" w:themeColor="text1"/>
        </w:rPr>
      </w:pPr>
      <w:r w:rsidRPr="007310A7">
        <w:rPr>
          <w:color w:val="000000" w:themeColor="text1"/>
        </w:rPr>
        <w:t xml:space="preserve">Im Folgenden möchte ich meinen zweiten Feldzugang erläutern. Auch hier wurde mir der Zugang durch die vorherige Etablierung eines Austauschs mit einer intergeschlechtlich positionierten Person ermöglicht, die im weiteren Verlauf </w:t>
      </w:r>
      <w:r w:rsidR="004573B0" w:rsidRPr="007310A7">
        <w:rPr>
          <w:color w:val="000000" w:themeColor="text1"/>
        </w:rPr>
        <w:t xml:space="preserve">ebenfalls die </w:t>
      </w:r>
      <w:r w:rsidRPr="007310A7">
        <w:rPr>
          <w:color w:val="000000" w:themeColor="text1"/>
        </w:rPr>
        <w:t xml:space="preserve">Funktion eines Multiplikators </w:t>
      </w:r>
      <w:r w:rsidR="00482855">
        <w:rPr>
          <w:color w:val="000000" w:themeColor="text1"/>
        </w:rPr>
        <w:t xml:space="preserve">und </w:t>
      </w:r>
      <w:r w:rsidR="00551C29" w:rsidRPr="007310A7">
        <w:rPr>
          <w:color w:val="000000" w:themeColor="text1"/>
        </w:rPr>
        <w:t xml:space="preserve">sog. Gatekeepers </w:t>
      </w:r>
      <w:r w:rsidRPr="007310A7">
        <w:rPr>
          <w:color w:val="000000" w:themeColor="text1"/>
        </w:rPr>
        <w:t xml:space="preserve">einnimmt </w:t>
      </w:r>
      <w:r w:rsidRPr="007310A7">
        <w:rPr>
          <w:color w:val="000000" w:themeColor="text1"/>
        </w:rPr>
        <w:fldChar w:fldCharType="begin"/>
      </w:r>
      <w:r w:rsidR="00F370E7">
        <w:rPr>
          <w:color w:val="000000" w:themeColor="text1"/>
        </w:rPr>
        <w:instrText xml:space="preserve"> ADDIN ZOTERO_ITEM CSL_CITATION {"citationID":"60aoNFY2","properties":{"unsorted":false,"formattedCitation":"(vgl. z.B. Helfferich 2011)","plainCitation":"(vgl. z.B. Helfferich 2011)","dontUpdate":true,"noteIndex":0},"citationItems":[{"id":443,"uris":["http://zotero.org/users/local/owKliTIb/items/G5UNC36R"],"itemData":{"id":443,"type":"book","DOI":"10.1007/978-3-531-92076-4","publisher":"Verlag für Sozialwissenschaften Springer Fachmedien","publisher-place":"Wiesbaden","title":"Die Qualität qualitativer Daten","author":[{"family":"Helfferich","given":"Cornelia"}],"issued":{"date-parts":[["2011"]]}},"prefix":"vgl. z.B."}],"schema":"https://github.com/citation-style-language/schema/raw/master/csl-citation.json"} </w:instrText>
      </w:r>
      <w:r w:rsidRPr="007310A7">
        <w:rPr>
          <w:color w:val="000000" w:themeColor="text1"/>
        </w:rPr>
        <w:fldChar w:fldCharType="separate"/>
      </w:r>
      <w:r w:rsidR="006037D7" w:rsidRPr="007310A7">
        <w:rPr>
          <w:rFonts w:ascii="Cambria" w:hAnsi="Cambria"/>
          <w:color w:val="000000" w:themeColor="text1"/>
        </w:rPr>
        <w:t>(vgl. Helfferich 2011</w:t>
      </w:r>
      <w:r w:rsidR="001D28EE" w:rsidRPr="007310A7">
        <w:rPr>
          <w:rFonts w:ascii="Cambria" w:hAnsi="Cambria"/>
          <w:color w:val="000000" w:themeColor="text1"/>
        </w:rPr>
        <w:t>, 176</w:t>
      </w:r>
      <w:r w:rsidR="006037D7" w:rsidRPr="007310A7">
        <w:rPr>
          <w:rFonts w:ascii="Cambria" w:hAnsi="Cambria"/>
          <w:color w:val="000000" w:themeColor="text1"/>
        </w:rPr>
        <w:t>)</w:t>
      </w:r>
      <w:r w:rsidRPr="007310A7">
        <w:rPr>
          <w:color w:val="000000" w:themeColor="text1"/>
        </w:rPr>
        <w:fldChar w:fldCharType="end"/>
      </w:r>
      <w:r w:rsidRPr="007310A7">
        <w:rPr>
          <w:color w:val="000000" w:themeColor="text1"/>
        </w:rPr>
        <w:t xml:space="preserve">. </w:t>
      </w:r>
      <w:r w:rsidR="00977A2F" w:rsidRPr="007310A7">
        <w:rPr>
          <w:color w:val="000000" w:themeColor="text1"/>
        </w:rPr>
        <w:t xml:space="preserve">Im </w:t>
      </w:r>
      <w:r w:rsidRPr="007310A7">
        <w:rPr>
          <w:color w:val="000000" w:themeColor="text1"/>
        </w:rPr>
        <w:t xml:space="preserve">Rahmen </w:t>
      </w:r>
      <w:r w:rsidR="00977A2F" w:rsidRPr="007310A7">
        <w:rPr>
          <w:color w:val="000000" w:themeColor="text1"/>
        </w:rPr>
        <w:t xml:space="preserve">dieses </w:t>
      </w:r>
      <w:r w:rsidRPr="007310A7">
        <w:rPr>
          <w:color w:val="000000" w:themeColor="text1"/>
        </w:rPr>
        <w:t xml:space="preserve">zweiten Kontakts </w:t>
      </w:r>
      <w:r w:rsidR="00977A2F" w:rsidRPr="007310A7">
        <w:rPr>
          <w:color w:val="000000" w:themeColor="text1"/>
        </w:rPr>
        <w:t xml:space="preserve">erfolgt eine </w:t>
      </w:r>
      <w:r w:rsidR="00BC3A34" w:rsidRPr="007310A7">
        <w:rPr>
          <w:color w:val="000000" w:themeColor="text1"/>
        </w:rPr>
        <w:t xml:space="preserve">aktive </w:t>
      </w:r>
      <w:r w:rsidRPr="007310A7">
        <w:rPr>
          <w:color w:val="000000" w:themeColor="text1"/>
        </w:rPr>
        <w:t xml:space="preserve">Vermittlung </w:t>
      </w:r>
      <w:r w:rsidR="00977A2F" w:rsidRPr="007310A7">
        <w:rPr>
          <w:color w:val="000000" w:themeColor="text1"/>
        </w:rPr>
        <w:t xml:space="preserve">eines biographischen Interviews </w:t>
      </w:r>
      <w:r w:rsidR="008060C5" w:rsidRPr="007310A7">
        <w:rPr>
          <w:color w:val="000000" w:themeColor="text1"/>
        </w:rPr>
        <w:t xml:space="preserve">mit </w:t>
      </w:r>
      <w:r w:rsidR="00977A2F" w:rsidRPr="007310A7">
        <w:rPr>
          <w:color w:val="000000" w:themeColor="text1"/>
        </w:rPr>
        <w:t>eine</w:t>
      </w:r>
      <w:r w:rsidR="008060C5" w:rsidRPr="007310A7">
        <w:rPr>
          <w:color w:val="000000" w:themeColor="text1"/>
        </w:rPr>
        <w:t>r</w:t>
      </w:r>
      <w:r w:rsidR="00977A2F" w:rsidRPr="007310A7">
        <w:rPr>
          <w:color w:val="000000" w:themeColor="text1"/>
        </w:rPr>
        <w:t xml:space="preserve"> intergeschlechtlichen </w:t>
      </w:r>
      <w:r w:rsidR="008060C5" w:rsidRPr="007310A7">
        <w:rPr>
          <w:color w:val="000000" w:themeColor="text1"/>
        </w:rPr>
        <w:t xml:space="preserve">Person </w:t>
      </w:r>
      <w:r w:rsidR="00977A2F" w:rsidRPr="007310A7">
        <w:rPr>
          <w:color w:val="000000" w:themeColor="text1"/>
        </w:rPr>
        <w:t xml:space="preserve">sowie eines </w:t>
      </w:r>
      <w:r w:rsidR="00482855">
        <w:rPr>
          <w:color w:val="000000" w:themeColor="text1"/>
        </w:rPr>
        <w:t xml:space="preserve">berufsbiographischen </w:t>
      </w:r>
      <w:r w:rsidR="00977A2F" w:rsidRPr="007310A7">
        <w:rPr>
          <w:color w:val="000000" w:themeColor="text1"/>
        </w:rPr>
        <w:t>Interviews</w:t>
      </w:r>
      <w:r w:rsidR="008060C5" w:rsidRPr="007310A7">
        <w:rPr>
          <w:color w:val="000000" w:themeColor="text1"/>
        </w:rPr>
        <w:t xml:space="preserve"> mit einer endogeschlechtlichen </w:t>
      </w:r>
      <w:r w:rsidR="00ED3A42" w:rsidRPr="007310A7">
        <w:rPr>
          <w:color w:val="000000" w:themeColor="text1"/>
        </w:rPr>
        <w:t xml:space="preserve">Behandlerin </w:t>
      </w:r>
      <w:r w:rsidR="008060C5" w:rsidRPr="007310A7">
        <w:rPr>
          <w:color w:val="000000" w:themeColor="text1"/>
        </w:rPr>
        <w:t>(siehe 4</w:t>
      </w:r>
      <w:r w:rsidR="001C3364" w:rsidRPr="007310A7">
        <w:rPr>
          <w:color w:val="000000" w:themeColor="text1"/>
        </w:rPr>
        <w:t>.8</w:t>
      </w:r>
      <w:r w:rsidR="008060C5" w:rsidRPr="007310A7">
        <w:rPr>
          <w:color w:val="000000" w:themeColor="text1"/>
        </w:rPr>
        <w:t>)</w:t>
      </w:r>
      <w:r w:rsidR="00977A2F" w:rsidRPr="007310A7">
        <w:rPr>
          <w:color w:val="000000" w:themeColor="text1"/>
        </w:rPr>
        <w:t xml:space="preserve">. Dies impliziert </w:t>
      </w:r>
      <w:r w:rsidRPr="007310A7">
        <w:rPr>
          <w:color w:val="000000" w:themeColor="text1"/>
        </w:rPr>
        <w:t>nicht nur eine Vorselektion</w:t>
      </w:r>
      <w:r w:rsidR="00D5007B" w:rsidRPr="007310A7">
        <w:rPr>
          <w:color w:val="000000" w:themeColor="text1"/>
        </w:rPr>
        <w:t xml:space="preserve"> potentieller Interviewpartner*innen</w:t>
      </w:r>
      <w:r w:rsidRPr="007310A7">
        <w:rPr>
          <w:color w:val="000000" w:themeColor="text1"/>
        </w:rPr>
        <w:t xml:space="preserve">, sondern auch ein Wissen </w:t>
      </w:r>
      <w:r w:rsidR="00977A2F" w:rsidRPr="007310A7">
        <w:rPr>
          <w:color w:val="000000" w:themeColor="text1"/>
        </w:rPr>
        <w:t xml:space="preserve">meiner Kontaktperson </w:t>
      </w:r>
      <w:r w:rsidRPr="007310A7">
        <w:rPr>
          <w:color w:val="000000" w:themeColor="text1"/>
        </w:rPr>
        <w:t>darüber</w:t>
      </w:r>
      <w:r w:rsidR="00977A2F" w:rsidRPr="007310A7">
        <w:rPr>
          <w:color w:val="000000" w:themeColor="text1"/>
        </w:rPr>
        <w:t xml:space="preserve">, </w:t>
      </w:r>
      <w:r w:rsidRPr="007310A7">
        <w:rPr>
          <w:color w:val="000000" w:themeColor="text1"/>
        </w:rPr>
        <w:t>wer von mi</w:t>
      </w:r>
      <w:r w:rsidR="00AD1991" w:rsidRPr="007310A7">
        <w:rPr>
          <w:color w:val="000000" w:themeColor="text1"/>
        </w:rPr>
        <w:t>r</w:t>
      </w:r>
      <w:r w:rsidRPr="007310A7">
        <w:rPr>
          <w:color w:val="000000" w:themeColor="text1"/>
        </w:rPr>
        <w:t xml:space="preserve"> interviewt wird und vice </w:t>
      </w:r>
      <w:proofErr w:type="spellStart"/>
      <w:r w:rsidRPr="007310A7">
        <w:rPr>
          <w:color w:val="000000" w:themeColor="text1"/>
        </w:rPr>
        <w:t>versa</w:t>
      </w:r>
      <w:proofErr w:type="spellEnd"/>
      <w:r w:rsidRPr="007310A7">
        <w:rPr>
          <w:color w:val="000000" w:themeColor="text1"/>
        </w:rPr>
        <w:t>.</w:t>
      </w:r>
      <w:r w:rsidRPr="007310A7">
        <w:rPr>
          <w:rStyle w:val="Funotenzeichen"/>
          <w:color w:val="000000" w:themeColor="text1"/>
        </w:rPr>
        <w:footnoteReference w:id="48"/>
      </w:r>
      <w:r w:rsidRPr="007310A7">
        <w:rPr>
          <w:color w:val="000000" w:themeColor="text1"/>
        </w:rPr>
        <w:t xml:space="preserve"> Letzteres ist besonders relevant für den Aspekt der </w:t>
      </w:r>
      <w:r w:rsidR="00106339" w:rsidRPr="007310A7">
        <w:rPr>
          <w:color w:val="000000" w:themeColor="text1"/>
        </w:rPr>
        <w:t>Anony</w:t>
      </w:r>
      <w:r w:rsidRPr="007310A7">
        <w:rPr>
          <w:color w:val="000000" w:themeColor="text1"/>
        </w:rPr>
        <w:t>misierung</w:t>
      </w:r>
      <w:r w:rsidR="00BF4DAA" w:rsidRPr="007310A7">
        <w:rPr>
          <w:color w:val="000000" w:themeColor="text1"/>
        </w:rPr>
        <w:t xml:space="preserve"> der </w:t>
      </w:r>
      <w:r w:rsidR="006A618A" w:rsidRPr="007310A7">
        <w:rPr>
          <w:color w:val="000000" w:themeColor="text1"/>
        </w:rPr>
        <w:t xml:space="preserve">dargestellten </w:t>
      </w:r>
      <w:r w:rsidR="00BF4DAA" w:rsidRPr="007310A7">
        <w:rPr>
          <w:color w:val="000000" w:themeColor="text1"/>
        </w:rPr>
        <w:t>Fälle</w:t>
      </w:r>
      <w:r w:rsidRPr="007310A7">
        <w:rPr>
          <w:color w:val="000000" w:themeColor="text1"/>
        </w:rPr>
        <w:t xml:space="preserve"> im Rahmen der </w:t>
      </w:r>
      <w:r w:rsidR="001C3364" w:rsidRPr="007310A7">
        <w:rPr>
          <w:color w:val="000000" w:themeColor="text1"/>
        </w:rPr>
        <w:t xml:space="preserve">späteren </w:t>
      </w:r>
      <w:r w:rsidRPr="007310A7">
        <w:rPr>
          <w:color w:val="000000" w:themeColor="text1"/>
        </w:rPr>
        <w:t>Publikation dieser Arbeit.</w:t>
      </w:r>
    </w:p>
    <w:p w14:paraId="76792AD9" w14:textId="711F87FF" w:rsidR="00C32CC6" w:rsidRPr="007310A7" w:rsidRDefault="00C32CC6" w:rsidP="00C32CC6">
      <w:pPr>
        <w:spacing w:line="360" w:lineRule="auto"/>
        <w:jc w:val="both"/>
        <w:rPr>
          <w:color w:val="000000" w:themeColor="text1"/>
        </w:rPr>
      </w:pPr>
      <w:r w:rsidRPr="007310A7">
        <w:rPr>
          <w:color w:val="000000" w:themeColor="text1"/>
        </w:rPr>
        <w:t>Ich lerne meine zweite Kontaktperson im Feld über eine TIN-aktivistisch geprägte Online-Tagung kennen</w:t>
      </w:r>
      <w:r w:rsidR="00DD259C" w:rsidRPr="007310A7">
        <w:rPr>
          <w:color w:val="000000" w:themeColor="text1"/>
        </w:rPr>
        <w:t>,</w:t>
      </w:r>
      <w:r w:rsidRPr="007310A7">
        <w:rPr>
          <w:color w:val="000000" w:themeColor="text1"/>
        </w:rPr>
        <w:t xml:space="preserve"> im Rahmen derer ich mein Forschungsprojekt vorstelle. Zu diesem Zeitpunkt liegt einer </w:t>
      </w:r>
      <w:r w:rsidR="00DD259C" w:rsidRPr="007310A7">
        <w:rPr>
          <w:color w:val="000000" w:themeColor="text1"/>
        </w:rPr>
        <w:t xml:space="preserve">der </w:t>
      </w:r>
      <w:r w:rsidRPr="007310A7">
        <w:rPr>
          <w:color w:val="000000" w:themeColor="text1"/>
        </w:rPr>
        <w:t xml:space="preserve">inhaltlichen Schwerpunkte </w:t>
      </w:r>
      <w:r w:rsidR="00DD259C" w:rsidRPr="007310A7">
        <w:rPr>
          <w:color w:val="000000" w:themeColor="text1"/>
        </w:rPr>
        <w:t xml:space="preserve">meines </w:t>
      </w:r>
      <w:r w:rsidRPr="007310A7">
        <w:rPr>
          <w:color w:val="000000" w:themeColor="text1"/>
        </w:rPr>
        <w:t xml:space="preserve">Promotionsprojekts noch im Bereich der Autonomietheorie mit Fokus auf Entscheidungsprozesse im Kontext geschlechtsverändernder Behandlungen. Meine Kontaktperson knüpft </w:t>
      </w:r>
      <w:r w:rsidR="00DD259C" w:rsidRPr="007310A7">
        <w:rPr>
          <w:color w:val="000000" w:themeColor="text1"/>
        </w:rPr>
        <w:t xml:space="preserve">an diese Thematik </w:t>
      </w:r>
      <w:r w:rsidRPr="007310A7">
        <w:rPr>
          <w:color w:val="000000" w:themeColor="text1"/>
        </w:rPr>
        <w:t>im Anschluss meine</w:t>
      </w:r>
      <w:r w:rsidR="00DD259C" w:rsidRPr="007310A7">
        <w:rPr>
          <w:color w:val="000000" w:themeColor="text1"/>
        </w:rPr>
        <w:t>s</w:t>
      </w:r>
      <w:r w:rsidRPr="007310A7">
        <w:rPr>
          <w:color w:val="000000" w:themeColor="text1"/>
        </w:rPr>
        <w:t xml:space="preserve"> Vortrag unter Bezugnahme </w:t>
      </w:r>
      <w:r w:rsidR="00DD259C" w:rsidRPr="007310A7">
        <w:rPr>
          <w:color w:val="000000" w:themeColor="text1"/>
        </w:rPr>
        <w:t xml:space="preserve">auf </w:t>
      </w:r>
      <w:r w:rsidRPr="007310A7">
        <w:rPr>
          <w:color w:val="000000" w:themeColor="text1"/>
        </w:rPr>
        <w:t xml:space="preserve">eigene Praxiserfahrungen im Zusammenhang mit seiner klinischen </w:t>
      </w:r>
      <w:r w:rsidR="00231B5D" w:rsidRPr="007310A7">
        <w:rPr>
          <w:color w:val="000000" w:themeColor="text1"/>
        </w:rPr>
        <w:t xml:space="preserve">bzw. klinisch forschenden </w:t>
      </w:r>
      <w:r w:rsidRPr="007310A7">
        <w:rPr>
          <w:color w:val="000000" w:themeColor="text1"/>
        </w:rPr>
        <w:t xml:space="preserve">Tätigkeit </w:t>
      </w:r>
      <w:r w:rsidR="00DD259C" w:rsidRPr="007310A7">
        <w:rPr>
          <w:color w:val="000000" w:themeColor="text1"/>
        </w:rPr>
        <w:t xml:space="preserve">an </w:t>
      </w:r>
      <w:r w:rsidRPr="007310A7">
        <w:rPr>
          <w:color w:val="000000" w:themeColor="text1"/>
        </w:rPr>
        <w:t>einer Universitätsklinik an. Mit vielen der Teilnehmenden des Vortrags-</w:t>
      </w:r>
      <w:proofErr w:type="spellStart"/>
      <w:r w:rsidRPr="007310A7">
        <w:rPr>
          <w:color w:val="000000" w:themeColor="text1"/>
        </w:rPr>
        <w:t>Pannels</w:t>
      </w:r>
      <w:proofErr w:type="spellEnd"/>
      <w:r w:rsidRPr="007310A7">
        <w:rPr>
          <w:color w:val="000000" w:themeColor="text1"/>
        </w:rPr>
        <w:t xml:space="preserve"> scheint mein Austauschpartner vertraut zu sein, so dass ich von </w:t>
      </w:r>
      <w:r w:rsidR="00DD259C" w:rsidRPr="007310A7">
        <w:rPr>
          <w:color w:val="000000" w:themeColor="text1"/>
        </w:rPr>
        <w:t>s</w:t>
      </w:r>
      <w:r w:rsidRPr="007310A7">
        <w:rPr>
          <w:color w:val="000000" w:themeColor="text1"/>
        </w:rPr>
        <w:t xml:space="preserve">einer aktivistischen Einbindung und einer entsprechenden ‚Peer-Credibility’ ausgehe. Im Anschluss an die Konferenz tauschen wir persönliche Kontakte aus und sprechen </w:t>
      </w:r>
      <w:r w:rsidR="00DD259C" w:rsidRPr="007310A7">
        <w:rPr>
          <w:color w:val="000000" w:themeColor="text1"/>
        </w:rPr>
        <w:t xml:space="preserve">kurz darauf </w:t>
      </w:r>
      <w:r w:rsidRPr="007310A7">
        <w:rPr>
          <w:color w:val="000000" w:themeColor="text1"/>
        </w:rPr>
        <w:t>per Telefon</w:t>
      </w:r>
      <w:r w:rsidR="00DD259C" w:rsidRPr="007310A7">
        <w:rPr>
          <w:color w:val="000000" w:themeColor="text1"/>
        </w:rPr>
        <w:t xml:space="preserve"> (siehe auch 7.4)</w:t>
      </w:r>
      <w:r w:rsidRPr="007310A7">
        <w:rPr>
          <w:color w:val="000000" w:themeColor="text1"/>
        </w:rPr>
        <w:t>. Das</w:t>
      </w:r>
      <w:r w:rsidR="008A04EB" w:rsidRPr="007310A7">
        <w:rPr>
          <w:color w:val="000000" w:themeColor="text1"/>
        </w:rPr>
        <w:t xml:space="preserve">s </w:t>
      </w:r>
      <w:r w:rsidRPr="007310A7">
        <w:rPr>
          <w:color w:val="000000" w:themeColor="text1"/>
        </w:rPr>
        <w:t xml:space="preserve">wir </w:t>
      </w:r>
      <w:r w:rsidR="008A04EB" w:rsidRPr="007310A7">
        <w:rPr>
          <w:color w:val="000000" w:themeColor="text1"/>
        </w:rPr>
        <w:t xml:space="preserve">uns </w:t>
      </w:r>
      <w:r w:rsidRPr="007310A7">
        <w:rPr>
          <w:color w:val="000000" w:themeColor="text1"/>
        </w:rPr>
        <w:t xml:space="preserve">unmittelbar unsere privaten Telefonnummern geben und schnell ein vertrauter Kontakt entsteht lässt sich zunächst aus dem verhältnismäßig geschützten </w:t>
      </w:r>
      <w:r w:rsidR="008636A7" w:rsidRPr="007310A7">
        <w:rPr>
          <w:color w:val="000000" w:themeColor="text1"/>
        </w:rPr>
        <w:t>TIN</w:t>
      </w:r>
      <w:r w:rsidR="00231B5D" w:rsidRPr="007310A7">
        <w:rPr>
          <w:color w:val="000000" w:themeColor="text1"/>
        </w:rPr>
        <w:t>-</w:t>
      </w:r>
      <w:r w:rsidRPr="007310A7">
        <w:rPr>
          <w:color w:val="000000" w:themeColor="text1"/>
        </w:rPr>
        <w:lastRenderedPageBreak/>
        <w:t xml:space="preserve">Community-Raum erklären, in dem wir uns kennen lernen. Zudem liegt </w:t>
      </w:r>
      <w:r w:rsidR="00EA0FFB" w:rsidRPr="007310A7">
        <w:rPr>
          <w:color w:val="000000" w:themeColor="text1"/>
        </w:rPr>
        <w:t>n</w:t>
      </w:r>
      <w:r w:rsidRPr="007310A7">
        <w:rPr>
          <w:color w:val="000000" w:themeColor="text1"/>
        </w:rPr>
        <w:t xml:space="preserve">ahe, dass hier noch </w:t>
      </w:r>
      <w:r w:rsidR="008636A7" w:rsidRPr="007310A7">
        <w:rPr>
          <w:color w:val="000000" w:themeColor="text1"/>
        </w:rPr>
        <w:t xml:space="preserve">ein </w:t>
      </w:r>
      <w:r w:rsidRPr="007310A7">
        <w:rPr>
          <w:color w:val="000000" w:themeColor="text1"/>
        </w:rPr>
        <w:t>weitere</w:t>
      </w:r>
      <w:r w:rsidR="008636A7" w:rsidRPr="007310A7">
        <w:rPr>
          <w:color w:val="000000" w:themeColor="text1"/>
        </w:rPr>
        <w:t>r</w:t>
      </w:r>
      <w:r w:rsidRPr="007310A7">
        <w:rPr>
          <w:color w:val="000000" w:themeColor="text1"/>
        </w:rPr>
        <w:t xml:space="preserve"> Faktor </w:t>
      </w:r>
      <w:r w:rsidR="008636A7" w:rsidRPr="007310A7">
        <w:rPr>
          <w:color w:val="000000" w:themeColor="text1"/>
        </w:rPr>
        <w:t xml:space="preserve">relevant wird: So </w:t>
      </w:r>
      <w:r w:rsidRPr="007310A7">
        <w:rPr>
          <w:color w:val="000000" w:themeColor="text1"/>
        </w:rPr>
        <w:t xml:space="preserve">teilen wir einen ärztlichen Berufshintergrund </w:t>
      </w:r>
      <w:r w:rsidR="00231B5D" w:rsidRPr="007310A7">
        <w:rPr>
          <w:color w:val="000000" w:themeColor="text1"/>
        </w:rPr>
        <w:t xml:space="preserve">sowie </w:t>
      </w:r>
      <w:r w:rsidR="00BE3532" w:rsidRPr="007310A7">
        <w:rPr>
          <w:color w:val="000000" w:themeColor="text1"/>
        </w:rPr>
        <w:t xml:space="preserve">zu diesem Zeitpunkt </w:t>
      </w:r>
      <w:r w:rsidR="00231B5D" w:rsidRPr="007310A7">
        <w:rPr>
          <w:color w:val="000000" w:themeColor="text1"/>
        </w:rPr>
        <w:t xml:space="preserve">die Positionierung als Forschende in einem medizinischen bzw. </w:t>
      </w:r>
      <w:r w:rsidR="002F40A0" w:rsidRPr="007310A7">
        <w:rPr>
          <w:color w:val="000000" w:themeColor="text1"/>
        </w:rPr>
        <w:t>m</w:t>
      </w:r>
      <w:r w:rsidR="00231B5D" w:rsidRPr="007310A7">
        <w:rPr>
          <w:color w:val="000000" w:themeColor="text1"/>
        </w:rPr>
        <w:t>edizinnahen Wissenschaftsfeld.</w:t>
      </w:r>
    </w:p>
    <w:p w14:paraId="216DC2B1" w14:textId="49394E3C" w:rsidR="00C32CC6" w:rsidRPr="007310A7" w:rsidRDefault="00C32CC6" w:rsidP="00C32CC6">
      <w:pPr>
        <w:spacing w:line="360" w:lineRule="auto"/>
        <w:jc w:val="both"/>
        <w:rPr>
          <w:color w:val="000000" w:themeColor="text1"/>
        </w:rPr>
      </w:pPr>
      <w:r>
        <w:rPr>
          <w:color w:val="000000" w:themeColor="text1"/>
        </w:rPr>
        <w:t xml:space="preserve">Im weiteren Kontakt </w:t>
      </w:r>
      <w:r>
        <w:rPr>
          <w:color w:val="000000" w:themeColor="text1"/>
        </w:rPr>
        <w:t xml:space="preserve">deutet </w:t>
      </w:r>
      <w:r>
        <w:rPr>
          <w:color w:val="000000" w:themeColor="text1"/>
        </w:rPr>
        <w:t xml:space="preserve">mein Gegenüber</w:t>
      </w:r>
      <w:r>
        <w:rPr>
          <w:color w:val="000000" w:themeColor="text1"/>
        </w:rPr>
        <w:t xml:space="preserve"> an,</w:t>
      </w:r>
      <w:r>
        <w:rPr>
          <w:color w:val="000000" w:themeColor="text1"/>
        </w:rPr>
        <w:t xml:space="preserve"> in seiner Jugend </w:t>
      </w:r>
      <w:r>
        <w:rPr>
          <w:color w:val="000000" w:themeColor="text1"/>
        </w:rPr>
        <w:t xml:space="preserve">– </w:t>
      </w:r>
      <w:r>
        <w:rPr>
          <w:color w:val="000000" w:themeColor="text1"/>
        </w:rPr>
        <w:t xml:space="preserve">als </w:t>
      </w:r>
      <w:r>
        <w:rPr>
          <w:color w:val="000000" w:themeColor="text1"/>
        </w:rPr>
        <w:t xml:space="preserve">selbst </w:t>
      </w:r>
      <w:r>
        <w:rPr>
          <w:color w:val="000000" w:themeColor="text1"/>
        </w:rPr>
        <w:t xml:space="preserve">intergeschlechtliche Person </w:t>
      </w:r>
      <w:r>
        <w:rPr>
          <w:color w:val="000000" w:themeColor="text1"/>
        </w:rPr>
        <w:t xml:space="preserve">– </w:t>
      </w:r>
      <w:r>
        <w:rPr>
          <w:color w:val="000000" w:themeColor="text1"/>
        </w:rPr>
        <w:t xml:space="preserve">geschlechtsverändernde medizinische Eingriffe erlebt zu haben. Ebenfalls erfahre ich von den Konflikt- und Spannungsfelder</w:t>
      </w:r>
      <w:r>
        <w:rPr>
          <w:color w:val="000000" w:themeColor="text1"/>
        </w:rPr>
        <w:t xml:space="preserve">n</w:t>
      </w:r>
      <w:r>
        <w:rPr>
          <w:color w:val="000000" w:themeColor="text1"/>
        </w:rPr>
        <w:t xml:space="preserve">, die meine Kontaktperson im Rahmen seines beruflichen Alltags navigiert</w:t>
      </w:r>
      <w:r>
        <w:rPr>
          <w:color w:val="000000" w:themeColor="text1"/>
        </w:rPr>
        <w:t xml:space="preserve">: einerseits</w:t>
      </w:r>
      <w:r>
        <w:rPr>
          <w:color w:val="000000" w:themeColor="text1"/>
        </w:rPr>
        <w:t xml:space="preserve"> </w:t>
      </w:r>
      <w:r>
        <w:rPr>
          <w:color w:val="000000" w:themeColor="text1"/>
        </w:rPr>
        <w:t xml:space="preserve">da er als </w:t>
      </w:r>
      <w:r>
        <w:rPr>
          <w:color w:val="000000" w:themeColor="text1"/>
        </w:rPr>
        <w:t xml:space="preserve">selbst intergeschlechtliche Person andere intergeschlechtliche Menschen ärztlich behandelt</w:t>
      </w:r>
      <w:r>
        <w:rPr>
          <w:color w:val="000000" w:themeColor="text1"/>
        </w:rPr>
        <w:t xml:space="preserve"> und andererseits im Kontext von erlebter Kritik durch </w:t>
      </w:r>
      <w:r>
        <w:rPr>
          <w:color w:val="000000" w:themeColor="text1"/>
        </w:rPr>
        <w:t xml:space="preserve">inter*aktivistische </w:t>
      </w:r>
      <w:r>
        <w:rPr>
          <w:color w:val="000000" w:themeColor="text1"/>
        </w:rPr>
        <w:t xml:space="preserve">Selbstvertreter*innen, die das </w:t>
      </w:r>
      <w:del w:id="1000039" w:author="Claude Lektorat" w:date="2026-06-30T12:18:05Z">
        <w:r>
          <w:rPr>
            <w:color w:val="000000" w:themeColor="text1"/>
          </w:rPr>
          <w:delText xml:space="preserve">klinischen</w:delText>
        </w:r>
      </w:del>
      <w:ins w:id="1000040" w:author="Claude Lektorat" w:date="2026-06-30T12:18:05Z">
        <w:r>
          <w:rPr>
            <w:color w:val="000000" w:themeColor="text1"/>
          </w:rPr>
          <w:t xml:space="preserve">klinische</w:t>
        </w:r>
      </w:ins>
      <w:r>
        <w:rPr>
          <w:color w:val="000000" w:themeColor="text1"/>
        </w:rPr>
        <w:t xml:space="preserve"> </w:t>
      </w:r>
      <w:r>
        <w:rPr>
          <w:color w:val="000000" w:themeColor="text1"/>
        </w:rPr>
        <w:t xml:space="preserve">Forschungsprojekt</w:t>
      </w:r>
      <w:r>
        <w:rPr>
          <w:color w:val="000000" w:themeColor="text1"/>
        </w:rPr>
        <w:t xml:space="preserve"> in das meine Kontaktperson eingebunden ist</w:t>
      </w:r>
      <w:ins w:id="1000041" w:author="Claude Lektorat" w:date="2026-06-30T12:18:05Z">
        <w:r>
          <w:rPr>
            <w:color w:val="000000" w:themeColor="text1"/>
          </w:rPr>
          <w:t xml:space="preserve">,</w:t>
        </w:r>
      </w:ins>
      <w:r>
        <w:rPr>
          <w:color w:val="000000" w:themeColor="text1"/>
        </w:rPr>
        <w:t xml:space="preserve"> </w:t>
      </w:r>
      <w:r>
        <w:rPr>
          <w:color w:val="000000" w:themeColor="text1"/>
        </w:rPr>
        <w:t xml:space="preserve">grundlegend </w:t>
      </w:r>
      <w:r>
        <w:rPr>
          <w:color w:val="000000" w:themeColor="text1"/>
        </w:rPr>
        <w:t xml:space="preserve">problematisieren.</w:t>
      </w:r>
      <w:r>
        <w:rPr>
          <w:color w:val="000000" w:themeColor="text1"/>
        </w:rPr>
        <w:t xml:space="preserve"> </w:t>
      </w:r>
      <w:r>
        <w:rPr>
          <w:color w:val="000000" w:themeColor="text1"/>
        </w:rPr>
        <w:t xml:space="preserve">Vor diesem </w:t>
      </w:r>
      <w:r>
        <w:rPr>
          <w:color w:val="000000" w:themeColor="text1"/>
        </w:rPr>
        <w:t xml:space="preserve">komplexen, für mein Forschungsfeld in vielerlei Hinsicht aufschlussreichen, </w:t>
      </w:r>
      <w:r>
        <w:rPr>
          <w:color w:val="000000" w:themeColor="text1"/>
        </w:rPr>
        <w:t xml:space="preserve">Hintergrund</w:t>
      </w:r>
      <w:r>
        <w:rPr>
          <w:color w:val="000000" w:themeColor="text1"/>
        </w:rPr>
        <w:t xml:space="preserve">,</w:t>
      </w:r>
      <w:r>
        <w:rPr>
          <w:color w:val="000000" w:themeColor="text1"/>
        </w:rPr>
        <w:t xml:space="preserve"> entscheide ich mich ihn hinsichtlich eines </w:t>
      </w:r>
      <w:r>
        <w:rPr>
          <w:color w:val="000000" w:themeColor="text1"/>
        </w:rPr>
        <w:t xml:space="preserve">gesamtbiographischen </w:t>
      </w:r>
      <w:r>
        <w:rPr>
          <w:color w:val="000000" w:themeColor="text1"/>
        </w:rPr>
        <w:t xml:space="preserve">Interviews anzufragen. Wir einigen uns zunächst auf eine Rahmung als Experteninterview, wobei dieses ebenfalls biographisch angelegt ist. Ebenfalls vermittelt er im weiteren Verlauf </w:t>
      </w:r>
      <w:r>
        <w:rPr>
          <w:color w:val="000000" w:themeColor="text1"/>
        </w:rPr>
        <w:t xml:space="preserve">die o.g. </w:t>
      </w:r>
      <w:r>
        <w:rPr>
          <w:color w:val="000000" w:themeColor="text1"/>
        </w:rPr>
        <w:t xml:space="preserve">Interviewpartner*innen</w:t>
      </w:r>
      <w:r>
        <w:rPr>
          <w:color w:val="000000" w:themeColor="text1"/>
        </w:rPr>
        <w:t xml:space="preserve">.</w:t>
      </w:r>
    </w:p>
    <w:p w14:paraId="0AD2BD85" w14:textId="0A435462" w:rsidR="00C32CC6" w:rsidRPr="007310A7" w:rsidRDefault="00C32CC6" w:rsidP="00C32CC6">
      <w:pPr>
        <w:spacing w:line="360" w:lineRule="auto"/>
        <w:jc w:val="both"/>
        <w:rPr>
          <w:color w:val="000000" w:themeColor="text1"/>
        </w:rPr>
      </w:pPr>
      <w:r w:rsidRPr="007310A7">
        <w:rPr>
          <w:color w:val="000000" w:themeColor="text1"/>
        </w:rPr>
        <w:t>So entsteht eine Art Doppelrolle meiner Kontaktperson, die im Rahmen meines Feldzugangs und Samplings in dieser Form einmalig ist. Während ich die Entscheidung trotz unseres bereits etablierten persönlichen Kontakts ein Interview anzubieten</w:t>
      </w:r>
      <w:r w:rsidR="001A7FAF" w:rsidRPr="007310A7">
        <w:rPr>
          <w:color w:val="000000" w:themeColor="text1"/>
        </w:rPr>
        <w:t xml:space="preserve"> </w:t>
      </w:r>
      <w:r w:rsidRPr="007310A7">
        <w:rPr>
          <w:color w:val="000000" w:themeColor="text1"/>
        </w:rPr>
        <w:t xml:space="preserve">nach </w:t>
      </w:r>
      <w:r w:rsidR="00B706E2" w:rsidRPr="007310A7">
        <w:rPr>
          <w:color w:val="000000" w:themeColor="text1"/>
        </w:rPr>
        <w:t xml:space="preserve">entsprechender </w:t>
      </w:r>
      <w:r w:rsidRPr="007310A7">
        <w:rPr>
          <w:color w:val="000000" w:themeColor="text1"/>
        </w:rPr>
        <w:t>Reflexion im Rahmen einer Forschungswerkstatt</w:t>
      </w:r>
      <w:r w:rsidR="00F05913" w:rsidRPr="007310A7">
        <w:rPr>
          <w:color w:val="000000" w:themeColor="text1"/>
        </w:rPr>
        <w:t xml:space="preserve"> </w:t>
      </w:r>
      <w:r w:rsidRPr="007310A7">
        <w:rPr>
          <w:color w:val="000000" w:themeColor="text1"/>
        </w:rPr>
        <w:t>treffe</w:t>
      </w:r>
      <w:r w:rsidR="005658D6" w:rsidRPr="007310A7">
        <w:rPr>
          <w:color w:val="000000" w:themeColor="text1"/>
        </w:rPr>
        <w:t xml:space="preserve"> – </w:t>
      </w:r>
      <w:r w:rsidRPr="007310A7">
        <w:rPr>
          <w:color w:val="000000" w:themeColor="text1"/>
        </w:rPr>
        <w:t>und mir der potentiellen Herausforderungen</w:t>
      </w:r>
      <w:r w:rsidR="005658D6" w:rsidRPr="007310A7">
        <w:rPr>
          <w:color w:val="000000" w:themeColor="text1"/>
        </w:rPr>
        <w:t xml:space="preserve">, </w:t>
      </w:r>
      <w:r w:rsidR="00F05913" w:rsidRPr="007310A7">
        <w:rPr>
          <w:color w:val="000000" w:themeColor="text1"/>
        </w:rPr>
        <w:t>wie z.B. erschwerter Distanznahme vom auszuwertenden Material</w:t>
      </w:r>
      <w:r w:rsidR="005658D6" w:rsidRPr="007310A7">
        <w:rPr>
          <w:color w:val="000000" w:themeColor="text1"/>
        </w:rPr>
        <w:t xml:space="preserve"> </w:t>
      </w:r>
      <w:r w:rsidRPr="007310A7">
        <w:rPr>
          <w:color w:val="000000" w:themeColor="text1"/>
        </w:rPr>
        <w:t>bewusst bin</w:t>
      </w:r>
      <w:r w:rsidR="005658D6" w:rsidRPr="007310A7">
        <w:rPr>
          <w:color w:val="000000" w:themeColor="text1"/>
        </w:rPr>
        <w:t xml:space="preserve"> –</w:t>
      </w:r>
      <w:r w:rsidRPr="007310A7">
        <w:rPr>
          <w:color w:val="000000" w:themeColor="text1"/>
        </w:rPr>
        <w:t xml:space="preserve"> ist dies hinsichtlich der o.g. Doppelrolle weniger der Fall. Erst retrospektiv ist für mich erkennbar, welches potentielle Spannungsfeld sich dadurch </w:t>
      </w:r>
      <w:r w:rsidR="00440B99" w:rsidRPr="007310A7">
        <w:rPr>
          <w:color w:val="000000" w:themeColor="text1"/>
        </w:rPr>
        <w:t>er</w:t>
      </w:r>
      <w:r w:rsidRPr="007310A7">
        <w:rPr>
          <w:color w:val="000000" w:themeColor="text1"/>
        </w:rPr>
        <w:t xml:space="preserve">gibt: </w:t>
      </w:r>
      <w:r w:rsidR="00CD33BF" w:rsidRPr="007310A7">
        <w:rPr>
          <w:color w:val="000000" w:themeColor="text1"/>
        </w:rPr>
        <w:t>D</w:t>
      </w:r>
      <w:r w:rsidRPr="007310A7">
        <w:rPr>
          <w:color w:val="000000" w:themeColor="text1"/>
        </w:rPr>
        <w:t xml:space="preserve">ie </w:t>
      </w:r>
      <w:r w:rsidR="00CD33BF" w:rsidRPr="007310A7">
        <w:rPr>
          <w:color w:val="000000" w:themeColor="text1"/>
        </w:rPr>
        <w:t xml:space="preserve">grundlegende </w:t>
      </w:r>
      <w:r w:rsidRPr="007310A7">
        <w:rPr>
          <w:color w:val="000000" w:themeColor="text1"/>
        </w:rPr>
        <w:t>Schwierigkeit</w:t>
      </w:r>
      <w:r w:rsidR="00C618D0" w:rsidRPr="007310A7">
        <w:rPr>
          <w:color w:val="000000" w:themeColor="text1"/>
        </w:rPr>
        <w:t xml:space="preserve"> sowohl bei der hier vorliegenden Konstellation, als auch</w:t>
      </w:r>
      <w:r w:rsidRPr="007310A7">
        <w:rPr>
          <w:color w:val="000000" w:themeColor="text1"/>
        </w:rPr>
        <w:t xml:space="preserve"> im Rahmen </w:t>
      </w:r>
      <w:r w:rsidR="00440B99" w:rsidRPr="007310A7">
        <w:rPr>
          <w:color w:val="000000" w:themeColor="text1"/>
        </w:rPr>
        <w:t xml:space="preserve">einer </w:t>
      </w:r>
      <w:r w:rsidRPr="007310A7">
        <w:rPr>
          <w:color w:val="000000" w:themeColor="text1"/>
        </w:rPr>
        <w:t>sog. Schneeball-Rekrutierung</w:t>
      </w:r>
      <w:r w:rsidR="00CD33BF" w:rsidRPr="007310A7">
        <w:rPr>
          <w:color w:val="000000" w:themeColor="text1"/>
        </w:rPr>
        <w:t xml:space="preserve">, </w:t>
      </w:r>
      <w:r w:rsidR="005658D6" w:rsidRPr="007310A7">
        <w:rPr>
          <w:color w:val="000000" w:themeColor="text1"/>
        </w:rPr>
        <w:t xml:space="preserve">liegt </w:t>
      </w:r>
      <w:r w:rsidR="00CD33BF" w:rsidRPr="007310A7">
        <w:rPr>
          <w:color w:val="000000" w:themeColor="text1"/>
        </w:rPr>
        <w:t>darin</w:t>
      </w:r>
      <w:r w:rsidRPr="007310A7">
        <w:rPr>
          <w:color w:val="000000" w:themeColor="text1"/>
        </w:rPr>
        <w:t xml:space="preserve">, dass interviewte Personen gegenseitig von ihrer Studienteilnahme wissen und </w:t>
      </w:r>
      <w:r w:rsidR="00100AB4" w:rsidRPr="007310A7">
        <w:rPr>
          <w:color w:val="000000" w:themeColor="text1"/>
        </w:rPr>
        <w:t>potentiell über persönliche Informationen</w:t>
      </w:r>
      <w:r w:rsidR="00F31EE3" w:rsidRPr="007310A7">
        <w:rPr>
          <w:color w:val="000000" w:themeColor="text1"/>
        </w:rPr>
        <w:t xml:space="preserve"> bezüglich</w:t>
      </w:r>
      <w:r w:rsidR="00100AB4" w:rsidRPr="007310A7">
        <w:rPr>
          <w:color w:val="000000" w:themeColor="text1"/>
        </w:rPr>
        <w:t xml:space="preserve"> des jeweils </w:t>
      </w:r>
      <w:r w:rsidR="00C618D0" w:rsidRPr="007310A7">
        <w:rPr>
          <w:color w:val="000000" w:themeColor="text1"/>
        </w:rPr>
        <w:t>anderen</w:t>
      </w:r>
      <w:r w:rsidR="00100AB4" w:rsidRPr="007310A7">
        <w:rPr>
          <w:color w:val="000000" w:themeColor="text1"/>
        </w:rPr>
        <w:t xml:space="preserve"> verfügen</w:t>
      </w:r>
      <w:r w:rsidR="00C618D0" w:rsidRPr="007310A7">
        <w:rPr>
          <w:color w:val="000000" w:themeColor="text1"/>
        </w:rPr>
        <w:t xml:space="preserve">. Dies begünstigt eine gegenseitige </w:t>
      </w:r>
      <w:r w:rsidR="00100AB4" w:rsidRPr="007310A7">
        <w:rPr>
          <w:color w:val="000000" w:themeColor="text1"/>
        </w:rPr>
        <w:t xml:space="preserve">Wiedererkennung auch nach Pseudonymisierung </w:t>
      </w:r>
      <w:r w:rsidR="00F31EE3" w:rsidRPr="007310A7">
        <w:rPr>
          <w:color w:val="000000" w:themeColor="text1"/>
        </w:rPr>
        <w:t>im Publikationstext</w:t>
      </w:r>
      <w:r w:rsidRPr="007310A7">
        <w:rPr>
          <w:color w:val="000000" w:themeColor="text1"/>
        </w:rPr>
        <w:t xml:space="preserve">. Letzteres kann dazu führen, dass Interviewanfragen abgelehnt werden </w:t>
      </w:r>
      <w:r w:rsidR="00A1751E" w:rsidRPr="007310A7">
        <w:rPr>
          <w:color w:val="000000" w:themeColor="text1"/>
        </w:rPr>
        <w:t xml:space="preserve">bzw. </w:t>
      </w:r>
      <w:r w:rsidRPr="007310A7">
        <w:rPr>
          <w:color w:val="000000" w:themeColor="text1"/>
        </w:rPr>
        <w:t>dass es zu einer Art Selbstzensur kommt</w:t>
      </w:r>
      <w:r w:rsidR="00A1751E" w:rsidRPr="007310A7">
        <w:rPr>
          <w:color w:val="000000" w:themeColor="text1"/>
        </w:rPr>
        <w:t xml:space="preserve">. </w:t>
      </w:r>
      <w:r w:rsidRPr="007310A7">
        <w:rPr>
          <w:color w:val="000000" w:themeColor="text1"/>
        </w:rPr>
        <w:fldChar w:fldCharType="begin"/>
      </w:r>
      <w:r w:rsidR="00D822AB" w:rsidRPr="007310A7">
        <w:rPr>
          <w:color w:val="000000" w:themeColor="text1"/>
        </w:rPr>
        <w:instrText xml:space="preserve"> ADDIN ZOTERO_ITEM CSL_CITATION {"citationID":"IO6ysRrd","properties":{"unsorted":false,"formattedCitation":"(vgl. z.B. Yip 2024)","plainCitation":"(vgl. z.B. Yip 2024)","noteIndex":0},"citationItems":[{"id":498,"uris":["http://zotero.org/users/local/owKliTIb/items/DVDKYLXI"],"itemData":{"id":498,"type":"article-journal","container-title":"International Journal of Research &amp; Method in Education","DOI":"10.1080/1743727X.2023.2266375","issue":"3","page":"222–232","publisher":"Informa UK Limited","title":"Positionality and reflexivity: negotiating insider-outsider positions within and across cultures","volume":"47","author":[{"family":"Yip","given":"S. Y."}],"issued":{"date-parts":[["2024"]]}},"prefix":"vgl. z.B."}],"schema":"https://github.com/citation-style-language/schema/raw/master/csl-citation.json"} </w:instrText>
      </w:r>
      <w:r w:rsidRPr="007310A7">
        <w:rPr>
          <w:color w:val="000000" w:themeColor="text1"/>
        </w:rPr>
        <w:fldChar w:fldCharType="separate"/>
      </w:r>
      <w:r w:rsidR="00D822AB" w:rsidRPr="007310A7">
        <w:rPr>
          <w:rFonts w:ascii="Cambria" w:hAnsi="Cambria"/>
          <w:color w:val="000000" w:themeColor="text1"/>
        </w:rPr>
        <w:t>(vgl. z.B. Yip 2024)</w:t>
      </w:r>
      <w:r w:rsidRPr="007310A7">
        <w:rPr>
          <w:color w:val="000000" w:themeColor="text1"/>
        </w:rPr>
        <w:fldChar w:fldCharType="end"/>
      </w:r>
      <w:r w:rsidRPr="007310A7">
        <w:rPr>
          <w:color w:val="000000" w:themeColor="text1"/>
        </w:rPr>
        <w:t xml:space="preserve">. Hinsichtlich der Auswertung des geführten Interviews mit meiner Kontaktperson bedeutet dies, dass ich insbesondere </w:t>
      </w:r>
      <w:proofErr w:type="spellStart"/>
      <w:r w:rsidRPr="007310A7">
        <w:rPr>
          <w:color w:val="000000" w:themeColor="text1"/>
        </w:rPr>
        <w:lastRenderedPageBreak/>
        <w:t>Dethematisierungen</w:t>
      </w:r>
      <w:proofErr w:type="spellEnd"/>
      <w:r w:rsidRPr="007310A7">
        <w:rPr>
          <w:color w:val="000000" w:themeColor="text1"/>
        </w:rPr>
        <w:t xml:space="preserve"> und inhaltliche Auslassungen im Interview vor diesem Hintergrund verstehen muss (</w:t>
      </w:r>
      <w:r w:rsidR="00B52FF8" w:rsidRPr="007310A7">
        <w:rPr>
          <w:color w:val="000000" w:themeColor="text1"/>
        </w:rPr>
        <w:t>siehe 7.4</w:t>
      </w:r>
      <w:r w:rsidRPr="007310A7">
        <w:rPr>
          <w:color w:val="000000" w:themeColor="text1"/>
        </w:rPr>
        <w:t>).</w:t>
      </w:r>
    </w:p>
    <w:p w14:paraId="0AA9827C" w14:textId="7EA86DCA" w:rsidR="003C677A" w:rsidRPr="007310A7" w:rsidRDefault="00C32CC6" w:rsidP="00C32CC6">
      <w:pPr>
        <w:spacing w:line="360" w:lineRule="auto"/>
        <w:jc w:val="both"/>
        <w:rPr>
          <w:color w:val="000000" w:themeColor="text1"/>
        </w:rPr>
      </w:pPr>
      <w:r>
        <w:rPr>
          <w:color w:val="000000" w:themeColor="text1"/>
        </w:rPr>
        <w:t xml:space="preserve">Insgesamt </w:t>
      </w:r>
      <w:r>
        <w:rPr>
          <w:color w:val="000000" w:themeColor="text1"/>
        </w:rPr>
        <w:t xml:space="preserve">ist mein </w:t>
      </w:r>
      <w:r>
        <w:rPr>
          <w:color w:val="000000" w:themeColor="text1"/>
        </w:rPr>
        <w:t xml:space="preserve">zweite</w:t>
      </w:r>
      <w:r>
        <w:rPr>
          <w:color w:val="000000" w:themeColor="text1"/>
        </w:rPr>
        <w:t xml:space="preserve">r</w:t>
      </w:r>
      <w:r>
        <w:rPr>
          <w:color w:val="000000" w:themeColor="text1"/>
        </w:rPr>
        <w:t xml:space="preserve"> Feldzugang in einem Spannungsverhältnis verortet, das ich „Zwischen Selbstvertretung und Klinik“ betitele und das auch meine Kontaktperson navigiert: </w:t>
      </w:r>
      <w:r>
        <w:rPr>
          <w:color w:val="000000" w:themeColor="text1"/>
        </w:rPr>
        <w:t xml:space="preserve">E</w:t>
      </w:r>
      <w:r>
        <w:rPr>
          <w:color w:val="000000" w:themeColor="text1"/>
        </w:rPr>
        <w:t xml:space="preserve">inerseits entspricht er als selbst inter* </w:t>
      </w:r>
      <w:r>
        <w:rPr>
          <w:color w:val="000000" w:themeColor="text1"/>
        </w:rPr>
        <w:t xml:space="preserve">und trans* </w:t>
      </w:r>
      <w:del w:id="1000042" w:author="Claude Lektorat" w:date="2026-06-30T12:18:05Z">
        <w:r>
          <w:rPr>
            <w:color w:val="000000" w:themeColor="text1"/>
          </w:rPr>
          <w:delText xml:space="preserve">positioniert</w:delText>
        </w:r>
      </w:del>
      <w:ins w:id="1000043" w:author="Claude Lektorat" w:date="2026-06-30T12:18:05Z">
        <w:r>
          <w:rPr>
            <w:color w:val="000000" w:themeColor="text1"/>
          </w:rPr>
          <w:t xml:space="preserve">positionierte</w:t>
        </w:r>
      </w:ins>
      <w:r>
        <w:rPr>
          <w:color w:val="000000" w:themeColor="text1"/>
        </w:rPr>
        <w:t xml:space="preserve"> Person mit TIN-Community Bezügen nicht dem </w:t>
      </w:r>
      <w:r>
        <w:rPr>
          <w:color w:val="000000" w:themeColor="text1"/>
        </w:rPr>
        <w:t xml:space="preserve">stereotypen </w:t>
      </w:r>
      <w:r>
        <w:rPr>
          <w:color w:val="000000" w:themeColor="text1"/>
        </w:rPr>
        <w:t xml:space="preserve">medizinischen Gate</w:t>
      </w:r>
      <w:r>
        <w:rPr>
          <w:color w:val="000000" w:themeColor="text1"/>
        </w:rPr>
        <w:t xml:space="preserve">k</w:t>
      </w:r>
      <w:r>
        <w:rPr>
          <w:color w:val="000000" w:themeColor="text1"/>
        </w:rPr>
        <w:t xml:space="preserve">eeper. Dementsprechend liegt hier hinsichtlich der „Vorselektion des Feldes“</w:t>
      </w:r>
      <w:r>
        <w:rPr>
          <w:color w:val="000000" w:themeColor="text1"/>
        </w:rPr>
        <w:t xml:space="preserve"> (Helfferich 2011, 176)</w:t>
      </w:r>
      <w:r>
        <w:rPr>
          <w:color w:val="000000" w:themeColor="text1"/>
        </w:rPr>
        <w:t xml:space="preserve"> nahe, dass auch die Personen, die er mir als Interviewpartner*innen vermittelt</w:t>
      </w:r>
      <w:r>
        <w:rPr>
          <w:color w:val="000000" w:themeColor="text1"/>
        </w:rPr>
        <w:t xml:space="preserve">,</w:t>
      </w:r>
      <w:r>
        <w:rPr>
          <w:color w:val="000000" w:themeColor="text1"/>
        </w:rPr>
        <w:t xml:space="preserve"> bereits Kontakt zu medizinkritischen </w:t>
      </w:r>
      <w:r>
        <w:rPr>
          <w:color w:val="000000" w:themeColor="text1"/>
        </w:rPr>
        <w:t xml:space="preserve">oder zumindest </w:t>
      </w:r>
      <w:r>
        <w:rPr>
          <w:color w:val="000000" w:themeColor="text1"/>
        </w:rPr>
        <w:t xml:space="preserve">inter* affirmativen Perspektiven ha</w:t>
      </w:r>
      <w:r>
        <w:rPr>
          <w:color w:val="000000" w:themeColor="text1"/>
        </w:rPr>
        <w:t xml:space="preserve">b</w:t>
      </w:r>
      <w:r>
        <w:rPr>
          <w:color w:val="000000" w:themeColor="text1"/>
        </w:rPr>
        <w:t xml:space="preserve">en. Gleichzeitig </w:t>
      </w:r>
      <w:r>
        <w:rPr>
          <w:color w:val="000000" w:themeColor="text1"/>
        </w:rPr>
        <w:t xml:space="preserve">ist </w:t>
      </w:r>
      <w:r>
        <w:rPr>
          <w:color w:val="000000" w:themeColor="text1"/>
        </w:rPr>
        <w:t xml:space="preserve">auf Grund seiner ärztlichen Tätigkeit </w:t>
      </w:r>
      <w:r>
        <w:rPr>
          <w:color w:val="000000" w:themeColor="text1"/>
        </w:rPr>
        <w:t xml:space="preserve">und Sozialisierung von </w:t>
      </w:r>
      <w:r>
        <w:rPr>
          <w:color w:val="000000" w:themeColor="text1"/>
        </w:rPr>
        <w:t xml:space="preserve">eine</w:t>
      </w:r>
      <w:r>
        <w:rPr>
          <w:color w:val="000000" w:themeColor="text1"/>
        </w:rPr>
        <w:t xml:space="preserve">r</w:t>
      </w:r>
      <w:r>
        <w:rPr>
          <w:color w:val="000000" w:themeColor="text1"/>
        </w:rPr>
        <w:t xml:space="preserve"> zumindest partiellen</w:t>
      </w:r>
      <w:r>
        <w:rPr>
          <w:color w:val="000000" w:themeColor="text1"/>
        </w:rPr>
        <w:t xml:space="preserve"> Orientierung a</w:t>
      </w:r>
      <w:r>
        <w:rPr>
          <w:color w:val="000000" w:themeColor="text1"/>
        </w:rPr>
        <w:t xml:space="preserve">m</w:t>
      </w:r>
      <w:r>
        <w:rPr>
          <w:color w:val="000000" w:themeColor="text1"/>
        </w:rPr>
        <w:t xml:space="preserve"> medizinischen </w:t>
      </w:r>
      <w:r>
        <w:rPr>
          <w:color w:val="000000" w:themeColor="text1"/>
        </w:rPr>
        <w:t xml:space="preserve">Spezialdiskurs </w:t>
      </w:r>
      <w:r>
        <w:rPr>
          <w:color w:val="000000" w:themeColor="text1"/>
        </w:rPr>
        <w:t xml:space="preserve">auszugehen</w:t>
      </w:r>
      <w:r>
        <w:rPr>
          <w:color w:val="000000" w:themeColor="text1"/>
        </w:rPr>
        <w:t xml:space="preserve">,</w:t>
      </w:r>
      <w:r>
        <w:rPr>
          <w:color w:val="000000" w:themeColor="text1"/>
        </w:rPr>
        <w:t xml:space="preserve"> </w:t>
      </w:r>
      <w:r>
        <w:rPr>
          <w:color w:val="000000" w:themeColor="text1"/>
        </w:rPr>
        <w:t xml:space="preserve">in dem nach wie vor das Intergeschlechtlichkeit pathologisierende DSD-Paradigma vorherrscht (siehe 6.1.3). Dieses vermutete Spannungsfeld</w:t>
      </w:r>
      <w:r>
        <w:rPr>
          <w:color w:val="000000" w:themeColor="text1"/>
        </w:rPr>
        <w:t xml:space="preserve"> </w:t>
      </w:r>
      <w:r>
        <w:rPr>
          <w:color w:val="000000" w:themeColor="text1"/>
        </w:rPr>
        <w:t xml:space="preserve">zeigt </w:t>
      </w:r>
      <w:r>
        <w:rPr>
          <w:color w:val="000000" w:themeColor="text1"/>
        </w:rPr>
        <w:t xml:space="preserve">sich</w:t>
      </w:r>
      <w:r>
        <w:rPr>
          <w:color w:val="000000" w:themeColor="text1"/>
        </w:rPr>
        <w:t xml:space="preserve"> in Folge</w:t>
      </w:r>
      <w:r>
        <w:rPr>
          <w:color w:val="000000" w:themeColor="text1"/>
        </w:rPr>
        <w:t xml:space="preserve"> sowohl in Form eines Konflikts, zwischen meinen beiden Kontaktpersonen, von dem ich am Rande Zeuge werde und in dem </w:t>
      </w:r>
      <w:r>
        <w:rPr>
          <w:color w:val="000000" w:themeColor="text1"/>
        </w:rPr>
        <w:t xml:space="preserve">medizinkritisch</w:t>
      </w:r>
      <w:r>
        <w:rPr>
          <w:color w:val="000000" w:themeColor="text1"/>
        </w:rPr>
        <w:t xml:space="preserve">-</w:t>
      </w:r>
      <w:r>
        <w:rPr>
          <w:color w:val="000000" w:themeColor="text1"/>
        </w:rPr>
        <w:t xml:space="preserve">aktivistische und </w:t>
      </w:r>
      <w:r>
        <w:rPr>
          <w:color w:val="000000" w:themeColor="text1"/>
        </w:rPr>
        <w:t xml:space="preserve">klinische </w:t>
      </w:r>
      <w:r>
        <w:rPr>
          <w:color w:val="000000" w:themeColor="text1"/>
        </w:rPr>
        <w:t xml:space="preserve">Orientierungen aufeinanderprallen</w:t>
      </w:r>
      <w:r>
        <w:rPr>
          <w:color w:val="000000" w:themeColor="text1"/>
        </w:rPr>
        <w:t xml:space="preserve">,</w:t>
      </w:r>
      <w:r>
        <w:rPr>
          <w:color w:val="000000" w:themeColor="text1"/>
        </w:rPr>
        <w:t xml:space="preserve"> sowie innerhalb der Auswertung des narrativ-biographischen Experteninterviews</w:t>
      </w:r>
      <w:r>
        <w:rPr>
          <w:color w:val="000000" w:themeColor="text1"/>
        </w:rPr>
        <w:t xml:space="preserve"> mit meiner Kontaktperson</w:t>
      </w:r>
      <w:r>
        <w:rPr>
          <w:color w:val="000000" w:themeColor="text1"/>
        </w:rPr>
        <w:t xml:space="preserve"> (siehe 7.4)</w:t>
      </w:r>
      <w:r>
        <w:rPr>
          <w:color w:val="000000" w:themeColor="text1"/>
        </w:rPr>
        <w:t xml:space="preserve">. </w:t>
      </w:r>
    </w:p>
    <w:p w14:paraId="51BD5A27" w14:textId="32C7962E" w:rsidR="00C32CC6" w:rsidRPr="007310A7" w:rsidRDefault="00C32CC6" w:rsidP="00C32CC6">
      <w:pPr>
        <w:spacing w:line="360" w:lineRule="auto"/>
        <w:jc w:val="both"/>
        <w:rPr>
          <w:color w:val="000000" w:themeColor="text1"/>
        </w:rPr>
      </w:pPr>
      <w:r w:rsidRPr="007310A7">
        <w:rPr>
          <w:color w:val="000000" w:themeColor="text1"/>
        </w:rPr>
        <w:t>Auf Grund de</w:t>
      </w:r>
      <w:r w:rsidR="00471139" w:rsidRPr="007310A7">
        <w:rPr>
          <w:color w:val="000000" w:themeColor="text1"/>
        </w:rPr>
        <w:t>r Vermittlung</w:t>
      </w:r>
      <w:r w:rsidRPr="007310A7">
        <w:rPr>
          <w:color w:val="000000" w:themeColor="text1"/>
        </w:rPr>
        <w:t xml:space="preserve"> durch eine </w:t>
      </w:r>
      <w:r w:rsidR="00471139" w:rsidRPr="007310A7">
        <w:rPr>
          <w:color w:val="000000" w:themeColor="text1"/>
        </w:rPr>
        <w:t xml:space="preserve">ärztliche </w:t>
      </w:r>
      <w:r w:rsidRPr="007310A7">
        <w:rPr>
          <w:color w:val="000000" w:themeColor="text1"/>
        </w:rPr>
        <w:t xml:space="preserve">Kontaktperson, gehe ich davon aus, dass die </w:t>
      </w:r>
      <w:r w:rsidR="00471139" w:rsidRPr="007310A7">
        <w:rPr>
          <w:color w:val="000000" w:themeColor="text1"/>
        </w:rPr>
        <w:t xml:space="preserve">über den zweiten Feldzugang gewonnenen Interviewpartner*innen </w:t>
      </w:r>
      <w:r w:rsidRPr="007310A7">
        <w:rPr>
          <w:color w:val="000000" w:themeColor="text1"/>
        </w:rPr>
        <w:t xml:space="preserve">mich </w:t>
      </w:r>
      <w:r w:rsidR="008450BE" w:rsidRPr="007310A7">
        <w:rPr>
          <w:color w:val="000000" w:themeColor="text1"/>
        </w:rPr>
        <w:t xml:space="preserve">primär </w:t>
      </w:r>
      <w:r w:rsidRPr="007310A7">
        <w:rPr>
          <w:color w:val="000000" w:themeColor="text1"/>
        </w:rPr>
        <w:t xml:space="preserve">als ärztliche Autoritätsperson </w:t>
      </w:r>
      <w:r w:rsidR="008450BE" w:rsidRPr="007310A7">
        <w:rPr>
          <w:color w:val="000000" w:themeColor="text1"/>
        </w:rPr>
        <w:t xml:space="preserve">bzw. im Falle des Expertinnen-Interviews als </w:t>
      </w:r>
      <w:r w:rsidR="003C677A" w:rsidRPr="007310A7">
        <w:rPr>
          <w:color w:val="000000" w:themeColor="text1"/>
        </w:rPr>
        <w:t xml:space="preserve">klinischen </w:t>
      </w:r>
      <w:r w:rsidR="008450BE" w:rsidRPr="007310A7">
        <w:rPr>
          <w:color w:val="000000" w:themeColor="text1"/>
        </w:rPr>
        <w:t xml:space="preserve">Kollegen </w:t>
      </w:r>
      <w:r w:rsidRPr="007310A7">
        <w:rPr>
          <w:color w:val="000000" w:themeColor="text1"/>
        </w:rPr>
        <w:t xml:space="preserve">einlesen. Letzteres bestätigt sich </w:t>
      </w:r>
      <w:r w:rsidR="003C677A" w:rsidRPr="007310A7">
        <w:rPr>
          <w:color w:val="000000" w:themeColor="text1"/>
        </w:rPr>
        <w:t>im Zuge der Auswertung</w:t>
      </w:r>
      <w:r w:rsidR="002D362F" w:rsidRPr="007310A7">
        <w:rPr>
          <w:color w:val="000000" w:themeColor="text1"/>
        </w:rPr>
        <w:t>,</w:t>
      </w:r>
      <w:r w:rsidR="003C677A" w:rsidRPr="007310A7">
        <w:rPr>
          <w:color w:val="000000" w:themeColor="text1"/>
        </w:rPr>
        <w:t xml:space="preserve"> worauf ich im Rahmen der Fallrekonstruktionen </w:t>
      </w:r>
      <w:r w:rsidRPr="007310A7">
        <w:rPr>
          <w:color w:val="000000" w:themeColor="text1"/>
        </w:rPr>
        <w:t>näher eingehen werde</w:t>
      </w:r>
      <w:r w:rsidR="002D362F" w:rsidRPr="007310A7">
        <w:rPr>
          <w:color w:val="000000" w:themeColor="text1"/>
        </w:rPr>
        <w:t xml:space="preserve"> (siehe 7.3 und 7.4)</w:t>
      </w:r>
      <w:r w:rsidRPr="007310A7">
        <w:rPr>
          <w:color w:val="000000" w:themeColor="text1"/>
        </w:rPr>
        <w:t>.</w:t>
      </w:r>
    </w:p>
    <w:p w14:paraId="683864E7" w14:textId="66A2233E" w:rsidR="00C32CC6" w:rsidRPr="007310A7" w:rsidRDefault="00C32CC6" w:rsidP="00231807">
      <w:pPr>
        <w:spacing w:before="480" w:after="240" w:line="360" w:lineRule="auto"/>
        <w:rPr>
          <w:i/>
          <w:color w:val="000000" w:themeColor="text1"/>
        </w:rPr>
      </w:pPr>
      <w:r w:rsidRPr="007310A7">
        <w:rPr>
          <w:i/>
          <w:color w:val="000000" w:themeColor="text1"/>
        </w:rPr>
        <w:t>3. Zugang: Die klinischen Expert</w:t>
      </w:r>
      <w:r w:rsidR="008457A5" w:rsidRPr="007310A7">
        <w:rPr>
          <w:i/>
          <w:color w:val="000000" w:themeColor="text1"/>
        </w:rPr>
        <w:t>I</w:t>
      </w:r>
      <w:r w:rsidRPr="007310A7">
        <w:rPr>
          <w:i/>
          <w:color w:val="000000" w:themeColor="text1"/>
        </w:rPr>
        <w:t>nnen</w:t>
      </w:r>
    </w:p>
    <w:p w14:paraId="5683F0D8" w14:textId="7CD10442" w:rsidR="00C32CC6" w:rsidRPr="007310A7" w:rsidRDefault="00C32CC6" w:rsidP="00C32CC6">
      <w:pPr>
        <w:spacing w:line="360" w:lineRule="auto"/>
        <w:jc w:val="both"/>
        <w:rPr>
          <w:color w:val="000000" w:themeColor="text1"/>
        </w:rPr>
      </w:pPr>
      <w:r w:rsidRPr="007310A7">
        <w:rPr>
          <w:color w:val="000000" w:themeColor="text1"/>
        </w:rPr>
        <w:t xml:space="preserve">Der dritte von mir gewählte Zugang über die klinischen ‚ExpertInnen’ führt im engeren Sinne nicht zu einem Feldzugang, da ich darüber direkt keine Interviewpartner*innen gewinnen kann. Allerdings gibt er mir sowohl über die Handlungslogiken des Feldes als auch über meine </w:t>
      </w:r>
      <w:proofErr w:type="spellStart"/>
      <w:r w:rsidRPr="007310A7">
        <w:rPr>
          <w:color w:val="000000" w:themeColor="text1"/>
        </w:rPr>
        <w:t>Positioniertheit</w:t>
      </w:r>
      <w:proofErr w:type="spellEnd"/>
      <w:r w:rsidRPr="007310A7">
        <w:rPr>
          <w:color w:val="000000" w:themeColor="text1"/>
        </w:rPr>
        <w:t xml:space="preserve"> einigen Aufschluss. </w:t>
      </w:r>
    </w:p>
    <w:p w14:paraId="1EBB8322" w14:textId="4AE4C5DA" w:rsidR="00C32CC6" w:rsidRPr="007310A7" w:rsidRDefault="00C32CC6" w:rsidP="00C32CC6">
      <w:pPr>
        <w:spacing w:line="360" w:lineRule="auto"/>
        <w:jc w:val="both"/>
        <w:rPr>
          <w:color w:val="000000" w:themeColor="text1"/>
        </w:rPr>
      </w:pPr>
      <w:r w:rsidRPr="007310A7">
        <w:rPr>
          <w:color w:val="000000" w:themeColor="text1"/>
        </w:rPr>
        <w:t xml:space="preserve">Wie bereits erwähnt entscheide ich mich bewusst für verschiedene Feldzugänge, </w:t>
      </w:r>
      <w:r w:rsidR="005F45F5" w:rsidRPr="007310A7">
        <w:rPr>
          <w:color w:val="000000" w:themeColor="text1"/>
        </w:rPr>
        <w:t xml:space="preserve">u.a. </w:t>
      </w:r>
      <w:r w:rsidRPr="007310A7">
        <w:rPr>
          <w:color w:val="000000" w:themeColor="text1"/>
        </w:rPr>
        <w:t xml:space="preserve">um einen möglichst </w:t>
      </w:r>
      <w:r w:rsidR="005F45F5" w:rsidRPr="007310A7">
        <w:rPr>
          <w:color w:val="000000" w:themeColor="text1"/>
        </w:rPr>
        <w:t xml:space="preserve">breiten </w:t>
      </w:r>
      <w:r w:rsidRPr="007310A7">
        <w:rPr>
          <w:color w:val="000000" w:themeColor="text1"/>
        </w:rPr>
        <w:t>Einblick in verschiedene Intergeschlechtlichkeits-</w:t>
      </w:r>
      <w:r w:rsidRPr="007310A7">
        <w:rPr>
          <w:color w:val="000000" w:themeColor="text1"/>
        </w:rPr>
        <w:lastRenderedPageBreak/>
        <w:t xml:space="preserve">bezogene Diskurse und deren Einfluss zu gewinnen. Obwohl mir bewusst ist, dass </w:t>
      </w:r>
      <w:r w:rsidR="005F45F5" w:rsidRPr="007310A7">
        <w:rPr>
          <w:color w:val="000000" w:themeColor="text1"/>
        </w:rPr>
        <w:t xml:space="preserve">dies </w:t>
      </w:r>
      <w:r w:rsidRPr="007310A7">
        <w:rPr>
          <w:color w:val="000000" w:themeColor="text1"/>
        </w:rPr>
        <w:t xml:space="preserve">für aktivistisch orientierte </w:t>
      </w:r>
      <w:r w:rsidR="005F45F5" w:rsidRPr="007310A7">
        <w:rPr>
          <w:color w:val="000000" w:themeColor="text1"/>
        </w:rPr>
        <w:t xml:space="preserve">Selbstvertreter*innen </w:t>
      </w:r>
      <w:r w:rsidRPr="007310A7">
        <w:rPr>
          <w:color w:val="000000" w:themeColor="text1"/>
        </w:rPr>
        <w:t>durchaus problematisch ist</w:t>
      </w:r>
      <w:r w:rsidR="005F45F5" w:rsidRPr="007310A7">
        <w:rPr>
          <w:color w:val="000000" w:themeColor="text1"/>
        </w:rPr>
        <w:t>,</w:t>
      </w:r>
      <w:r w:rsidRPr="007310A7">
        <w:rPr>
          <w:color w:val="000000" w:themeColor="text1"/>
        </w:rPr>
        <w:t xml:space="preserve"> entscheide ich mich</w:t>
      </w:r>
      <w:r w:rsidR="005F45F5" w:rsidRPr="007310A7">
        <w:rPr>
          <w:color w:val="000000" w:themeColor="text1"/>
        </w:rPr>
        <w:t xml:space="preserve"> – </w:t>
      </w:r>
      <w:r w:rsidRPr="007310A7">
        <w:rPr>
          <w:color w:val="000000" w:themeColor="text1"/>
        </w:rPr>
        <w:t xml:space="preserve">auch im Sinne der Kontrastierungsmöglichkeit </w:t>
      </w:r>
      <w:r w:rsidR="005F45F5" w:rsidRPr="007310A7">
        <w:rPr>
          <w:color w:val="000000" w:themeColor="text1"/>
        </w:rPr>
        <w:t xml:space="preserve">– </w:t>
      </w:r>
      <w:r w:rsidRPr="007310A7">
        <w:rPr>
          <w:color w:val="000000" w:themeColor="text1"/>
        </w:rPr>
        <w:t>für einen Zugang über klinische ExpertInnen. Hierbei handelt es sich entweder um ChefärztInnen bzw. Profes</w:t>
      </w:r>
      <w:r w:rsidR="00695CB8" w:rsidRPr="007310A7">
        <w:rPr>
          <w:color w:val="000000" w:themeColor="text1"/>
        </w:rPr>
        <w:t>s</w:t>
      </w:r>
      <w:r w:rsidRPr="007310A7">
        <w:rPr>
          <w:color w:val="000000" w:themeColor="text1"/>
        </w:rPr>
        <w:t xml:space="preserve">orInnen oder fachlich und akademisch </w:t>
      </w:r>
      <w:r w:rsidR="005F45F5" w:rsidRPr="007310A7">
        <w:rPr>
          <w:color w:val="000000" w:themeColor="text1"/>
        </w:rPr>
        <w:t xml:space="preserve">langjährig </w:t>
      </w:r>
      <w:r w:rsidRPr="007310A7">
        <w:rPr>
          <w:color w:val="000000" w:themeColor="text1"/>
        </w:rPr>
        <w:t xml:space="preserve">etablierte FachärztInnen, die auf </w:t>
      </w:r>
      <w:r w:rsidRPr="007310A7">
        <w:rPr>
          <w:i/>
          <w:iCs/>
          <w:color w:val="000000" w:themeColor="text1"/>
        </w:rPr>
        <w:t>Varianten der Geschlechtsentwicklungen</w:t>
      </w:r>
      <w:r w:rsidRPr="007310A7">
        <w:rPr>
          <w:color w:val="000000" w:themeColor="text1"/>
        </w:rPr>
        <w:t xml:space="preserve"> spezialisiert sind und sowohl durch einschlägige Publikationen als auch durch Beteiligung bei der Entwicklung von AWMF-Leitlinien deutschlandweit bekannt sind. </w:t>
      </w:r>
      <w:r w:rsidR="005F45F5" w:rsidRPr="007310A7">
        <w:rPr>
          <w:color w:val="000000" w:themeColor="text1"/>
        </w:rPr>
        <w:t xml:space="preserve">Da ein Großteil dieser ExpertInnen in nicht-konsensuelle Behandlungen von intergeschlechtlichen </w:t>
      </w:r>
      <w:r w:rsidR="00D65696" w:rsidRPr="007310A7">
        <w:rPr>
          <w:color w:val="000000" w:themeColor="text1"/>
        </w:rPr>
        <w:t xml:space="preserve">Kindern </w:t>
      </w:r>
      <w:r w:rsidR="005F45F5" w:rsidRPr="007310A7">
        <w:rPr>
          <w:color w:val="000000" w:themeColor="text1"/>
        </w:rPr>
        <w:t>direkt oder indirekt involviert war bzw. immer noch ist</w:t>
      </w:r>
      <w:r w:rsidR="00395C6D" w:rsidRPr="007310A7">
        <w:rPr>
          <w:color w:val="000000" w:themeColor="text1"/>
        </w:rPr>
        <w:t>,</w:t>
      </w:r>
      <w:r w:rsidR="005F45F5" w:rsidRPr="007310A7">
        <w:rPr>
          <w:color w:val="000000" w:themeColor="text1"/>
        </w:rPr>
        <w:t xml:space="preserve"> </w:t>
      </w:r>
      <w:r w:rsidR="00D65696" w:rsidRPr="007310A7">
        <w:rPr>
          <w:color w:val="000000" w:themeColor="text1"/>
        </w:rPr>
        <w:t xml:space="preserve">werden diese </w:t>
      </w:r>
      <w:r w:rsidRPr="007310A7">
        <w:rPr>
          <w:color w:val="000000" w:themeColor="text1"/>
        </w:rPr>
        <w:t xml:space="preserve">in aktivistisch orientierten Inter* </w:t>
      </w:r>
      <w:r w:rsidR="005F45F5" w:rsidRPr="007310A7">
        <w:rPr>
          <w:color w:val="000000" w:themeColor="text1"/>
        </w:rPr>
        <w:t>Selbstvertretungs-</w:t>
      </w:r>
      <w:r w:rsidRPr="007310A7">
        <w:rPr>
          <w:color w:val="000000" w:themeColor="text1"/>
        </w:rPr>
        <w:t>Kontexten</w:t>
      </w:r>
      <w:r w:rsidR="005F45F5" w:rsidRPr="007310A7">
        <w:rPr>
          <w:color w:val="000000" w:themeColor="text1"/>
        </w:rPr>
        <w:t xml:space="preserve"> </w:t>
      </w:r>
      <w:r w:rsidR="00D65696" w:rsidRPr="007310A7">
        <w:rPr>
          <w:color w:val="000000" w:themeColor="text1"/>
        </w:rPr>
        <w:t xml:space="preserve">intensiv </w:t>
      </w:r>
      <w:r w:rsidR="005F45F5" w:rsidRPr="007310A7">
        <w:rPr>
          <w:color w:val="000000" w:themeColor="text1"/>
        </w:rPr>
        <w:t>kritisiert</w:t>
      </w:r>
      <w:r w:rsidRPr="007310A7">
        <w:rPr>
          <w:color w:val="000000" w:themeColor="text1"/>
        </w:rPr>
        <w:t xml:space="preserve">. </w:t>
      </w:r>
    </w:p>
    <w:p w14:paraId="1AA28213" w14:textId="4C9B45B5" w:rsidR="00C32CC6" w:rsidRPr="007310A7" w:rsidRDefault="000A5120" w:rsidP="00C32CC6">
      <w:pPr>
        <w:spacing w:line="360" w:lineRule="auto"/>
        <w:jc w:val="both"/>
        <w:rPr>
          <w:color w:val="000000" w:themeColor="text1"/>
        </w:rPr>
      </w:pPr>
      <w:r w:rsidRPr="007310A7">
        <w:rPr>
          <w:color w:val="000000" w:themeColor="text1"/>
        </w:rPr>
        <w:t xml:space="preserve">Mein </w:t>
      </w:r>
      <w:r w:rsidR="00C32CC6" w:rsidRPr="007310A7">
        <w:rPr>
          <w:color w:val="000000" w:themeColor="text1"/>
        </w:rPr>
        <w:t xml:space="preserve">Kontaktierungs-Weg </w:t>
      </w:r>
      <w:r w:rsidRPr="007310A7">
        <w:rPr>
          <w:color w:val="000000" w:themeColor="text1"/>
        </w:rPr>
        <w:t xml:space="preserve">erfolgt über </w:t>
      </w:r>
      <w:r w:rsidR="00C32CC6" w:rsidRPr="007310A7">
        <w:rPr>
          <w:color w:val="000000" w:themeColor="text1"/>
        </w:rPr>
        <w:t xml:space="preserve">meine damalige Promotionsbetreuerin, die mit dem Großteil der </w:t>
      </w:r>
      <w:r w:rsidR="00395C6D" w:rsidRPr="007310A7">
        <w:rPr>
          <w:color w:val="000000" w:themeColor="text1"/>
        </w:rPr>
        <w:t xml:space="preserve">KlinikerInnen </w:t>
      </w:r>
      <w:r w:rsidR="00C32CC6" w:rsidRPr="007310A7">
        <w:rPr>
          <w:color w:val="000000" w:themeColor="text1"/>
        </w:rPr>
        <w:t xml:space="preserve">gemeinsame Publikationen veröffentlicht hat. Dabei kommt es bereits zur ersten Sichtbarwerdung des Spannungs- bzw. Konfliktfeldes in dem sich mein Projekt befindet: </w:t>
      </w:r>
      <w:r w:rsidR="008627E9" w:rsidRPr="007310A7">
        <w:rPr>
          <w:color w:val="000000" w:themeColor="text1"/>
        </w:rPr>
        <w:t>M</w:t>
      </w:r>
      <w:r w:rsidR="00C32CC6" w:rsidRPr="007310A7">
        <w:rPr>
          <w:color w:val="000000" w:themeColor="text1"/>
        </w:rPr>
        <w:t xml:space="preserve">ein gemeinsam mit der Vertreter*in der Inter* Selbstvertretungsorganisation entwickelter Interviewaufruf in Form eines Flyers mit ausführlichen Hintergrundinformationen </w:t>
      </w:r>
      <w:r w:rsidR="008627E9" w:rsidRPr="007310A7">
        <w:rPr>
          <w:color w:val="000000" w:themeColor="text1"/>
        </w:rPr>
        <w:t xml:space="preserve">(siehe Anhang 5) </w:t>
      </w:r>
      <w:r w:rsidR="00C32CC6" w:rsidRPr="007310A7">
        <w:rPr>
          <w:color w:val="000000" w:themeColor="text1"/>
        </w:rPr>
        <w:t xml:space="preserve">wird von meiner Betreuerin als für den Klinikkontext nicht praktikabel eingeordnet. Ich werde aufgefordert diesen deutlich zu kürzen und zudem neben den Community-Bezeichnungen auch die medizinische Terminologie für Intergeschlechtlichkeit </w:t>
      </w:r>
      <w:r w:rsidR="008627E9" w:rsidRPr="007310A7">
        <w:rPr>
          <w:color w:val="000000" w:themeColor="text1"/>
        </w:rPr>
        <w:t xml:space="preserve">– </w:t>
      </w:r>
      <w:r w:rsidR="00C32CC6" w:rsidRPr="007310A7">
        <w:rPr>
          <w:color w:val="000000" w:themeColor="text1"/>
        </w:rPr>
        <w:t>Varianten der Geschlechtsentwicklung</w:t>
      </w:r>
      <w:r w:rsidR="008627E9" w:rsidRPr="007310A7">
        <w:rPr>
          <w:color w:val="000000" w:themeColor="text1"/>
        </w:rPr>
        <w:t xml:space="preserve"> –</w:t>
      </w:r>
      <w:r w:rsidR="00C32CC6" w:rsidRPr="007310A7">
        <w:rPr>
          <w:color w:val="000000" w:themeColor="text1"/>
        </w:rPr>
        <w:t xml:space="preserve"> zu verwenden. Obwohl dies inhaltlich in deutlichem Widerspruch </w:t>
      </w:r>
      <w:r w:rsidR="008627E9" w:rsidRPr="007310A7">
        <w:rPr>
          <w:color w:val="000000" w:themeColor="text1"/>
        </w:rPr>
        <w:t>zu</w:t>
      </w:r>
      <w:r w:rsidR="00C32CC6" w:rsidRPr="007310A7">
        <w:rPr>
          <w:color w:val="000000" w:themeColor="text1"/>
        </w:rPr>
        <w:t xml:space="preserve"> meiner eigenen </w:t>
      </w:r>
      <w:r w:rsidR="008627E9" w:rsidRPr="007310A7">
        <w:rPr>
          <w:color w:val="000000" w:themeColor="text1"/>
        </w:rPr>
        <w:t xml:space="preserve">Perspektive </w:t>
      </w:r>
      <w:r w:rsidR="00C32CC6" w:rsidRPr="007310A7">
        <w:rPr>
          <w:color w:val="000000" w:themeColor="text1"/>
        </w:rPr>
        <w:t>steht</w:t>
      </w:r>
      <w:r w:rsidR="008627E9" w:rsidRPr="007310A7">
        <w:rPr>
          <w:color w:val="000000" w:themeColor="text1"/>
        </w:rPr>
        <w:t>,</w:t>
      </w:r>
      <w:r w:rsidR="00C32CC6" w:rsidRPr="007310A7">
        <w:rPr>
          <w:color w:val="000000" w:themeColor="text1"/>
        </w:rPr>
        <w:t xml:space="preserve"> willige ich letztlich ein, um den Feldzugang zu ermöglichen. Dabei entsteht ein Flyer der weder Informationen über Hintergrund und Motivation der Studie enthält noch über meine Positionierung und den erfolgten Austausch mit der Inter*-Selbstvertretung. </w:t>
      </w:r>
    </w:p>
    <w:p w14:paraId="6764DAC2" w14:textId="3F2E3982" w:rsidR="00C32CC6" w:rsidRPr="007310A7" w:rsidRDefault="00C32CC6" w:rsidP="00C32CC6">
      <w:pPr>
        <w:spacing w:line="360" w:lineRule="auto"/>
        <w:jc w:val="both"/>
        <w:rPr>
          <w:color w:val="000000" w:themeColor="text1"/>
        </w:rPr>
      </w:pPr>
      <w:r>
        <w:rPr>
          <w:color w:val="000000" w:themeColor="text1"/>
        </w:rPr>
        <w:t xml:space="preserve">Nachdem der Flyer von meiner Betreuerin an die entsprechenden Spezialkliniken deutschlandweit verschickt w</w:t>
      </w:r>
      <w:r>
        <w:rPr>
          <w:color w:val="000000" w:themeColor="text1"/>
        </w:rPr>
        <w:t xml:space="preserve">urde</w:t>
      </w:r>
      <w:r>
        <w:rPr>
          <w:color w:val="000000" w:themeColor="text1"/>
        </w:rPr>
        <w:t xml:space="preserve"> erhalte ich zwei Rückmeldungen per E-Mail: In einer Nachricht wird mein Aufruf von einem Behandler als unverständlich evaluiert, da nicht klar sei</w:t>
      </w:r>
      <w:r>
        <w:rPr>
          <w:color w:val="000000" w:themeColor="text1"/>
        </w:rPr>
        <w:t xml:space="preserve">,</w:t>
      </w:r>
      <w:r>
        <w:rPr>
          <w:color w:val="000000" w:themeColor="text1"/>
        </w:rPr>
        <w:t xml:space="preserve"> was unter einer geschlechtsverändernden Behandlung zu verstehen ist. In der zweiten Nachricht wird lediglich darauf hingewiesen, dass mein Flyer an eine intergeschlechtliche Beratungs- und Selbstvertretungs</w:t>
      </w:r>
      <w:r>
        <w:rPr>
          <w:color w:val="000000" w:themeColor="text1"/>
        </w:rPr>
        <w:t xml:space="preserve">-</w:t>
      </w:r>
      <w:r>
        <w:rPr>
          <w:color w:val="000000" w:themeColor="text1"/>
        </w:rPr>
        <w:t xml:space="preserve">organisation weitergeleitet wurde. Letztere kooperiert regelmäßig mit klinischen </w:t>
      </w:r>
      <w:del w:id="1000044" w:author="Claude Lektorat" w:date="2026-06-30T12:18:05Z">
        <w:r>
          <w:rPr>
            <w:color w:val="000000" w:themeColor="text1"/>
          </w:rPr>
          <w:delText xml:space="preserve">Partner</w:delText>
        </w:r>
      </w:del>
      <w:ins w:id="1000045" w:author="Claude Lektorat" w:date="2026-06-30T12:18:05Z">
        <w:r>
          <w:rPr>
            <w:color w:val="000000" w:themeColor="text1"/>
          </w:rPr>
          <w:t xml:space="preserve">Partnern</w:t>
        </w:r>
      </w:ins>
      <w:r>
        <w:rPr>
          <w:color w:val="000000" w:themeColor="text1"/>
        </w:rPr>
        <w:t xml:space="preserve">, sowohl im Rahmen von Forschungsprojekten als auch im Kontext von Leitlinien-Entwicklung. Keine der angeschriebenen KlinikerInnen meldet sich mit der Bereitschaft zurück meinen Aufruf selbst an Patient*innen weiterzuleiten. Daher überrascht es mich nicht, dass sich auch im weiteren Verlauf keine potentiellen Interviewpartner*innen über den </w:t>
      </w:r>
      <w:r>
        <w:rPr>
          <w:color w:val="000000" w:themeColor="text1"/>
        </w:rPr>
        <w:t xml:space="preserve">direkten </w:t>
      </w:r>
      <w:proofErr w:type="spellStart"/>
      <w:r>
        <w:rPr>
          <w:color w:val="000000" w:themeColor="text1"/>
        </w:rPr>
        <w:t xml:space="preserve">Kliniks</w:t>
      </w:r>
      <w:proofErr w:type="spellEnd"/>
      <w:r>
        <w:rPr>
          <w:color w:val="000000" w:themeColor="text1"/>
        </w:rPr>
        <w:t xml:space="preserve">-Weg bei mir melden. Auch wenn ich diesbezüglich auf Hypothesen angewiesen bin, so gehe ich davon aus, dass trotz der </w:t>
      </w:r>
      <w:r>
        <w:rPr>
          <w:color w:val="000000" w:themeColor="text1"/>
        </w:rPr>
        <w:t xml:space="preserve">grundlegenden </w:t>
      </w:r>
      <w:r>
        <w:rPr>
          <w:color w:val="000000" w:themeColor="text1"/>
        </w:rPr>
        <w:t xml:space="preserve">Überarbeitung meines Interviewaufrufs einzelne politisch bedeutsame Formulierungen – beispielsweise </w:t>
      </w:r>
      <w:r>
        <w:rPr>
          <w:i/>
          <w:iCs/>
          <w:color w:val="000000" w:themeColor="text1"/>
        </w:rPr>
        <w:t xml:space="preserve">geschlechtsverändernd</w:t>
      </w:r>
      <w:r>
        <w:rPr>
          <w:color w:val="000000" w:themeColor="text1"/>
        </w:rPr>
        <w:t xml:space="preserve"> statt </w:t>
      </w:r>
      <w:r>
        <w:rPr>
          <w:i/>
          <w:iCs/>
          <w:color w:val="000000" w:themeColor="text1"/>
        </w:rPr>
        <w:t xml:space="preserve">geschlechtsangleichend</w:t>
      </w:r>
      <w:r>
        <w:rPr>
          <w:color w:val="000000" w:themeColor="text1"/>
        </w:rPr>
        <w:t xml:space="preserve"> – zur Irritation bzw. fehlender Anschlussfähigkeit innerhalb des klinischen Handlungsfeldes führen. </w:t>
      </w:r>
    </w:p>
    <w:p w14:paraId="232925BC" w14:textId="6100C1DF" w:rsidR="00C32CC6" w:rsidRPr="007310A7" w:rsidRDefault="00C32CC6" w:rsidP="00C32CC6">
      <w:pPr>
        <w:spacing w:line="360" w:lineRule="auto"/>
        <w:jc w:val="both"/>
        <w:rPr>
          <w:b/>
          <w:color w:val="000000" w:themeColor="text1"/>
        </w:rPr>
      </w:pPr>
      <w:r w:rsidRPr="007310A7">
        <w:rPr>
          <w:color w:val="000000" w:themeColor="text1"/>
        </w:rPr>
        <w:t>Während dieser Zugang hinsichtlich der Gewinnung von Interviewpartner*innen wenig zielführend ist</w:t>
      </w:r>
      <w:r w:rsidR="00A906AC" w:rsidRPr="007310A7">
        <w:rPr>
          <w:color w:val="000000" w:themeColor="text1"/>
        </w:rPr>
        <w:t>,</w:t>
      </w:r>
      <w:r w:rsidRPr="007310A7">
        <w:rPr>
          <w:color w:val="000000" w:themeColor="text1"/>
        </w:rPr>
        <w:t xml:space="preserve"> wenden sich kurze Zeit später</w:t>
      </w:r>
      <w:r w:rsidR="00A906AC" w:rsidRPr="007310A7">
        <w:rPr>
          <w:color w:val="000000" w:themeColor="text1"/>
        </w:rPr>
        <w:t xml:space="preserve"> – </w:t>
      </w:r>
      <w:r w:rsidRPr="007310A7">
        <w:rPr>
          <w:color w:val="000000" w:themeColor="text1"/>
        </w:rPr>
        <w:t xml:space="preserve">vermittelt durch die o.g. </w:t>
      </w:r>
      <w:r w:rsidR="0023174F" w:rsidRPr="007310A7">
        <w:rPr>
          <w:color w:val="000000" w:themeColor="text1"/>
        </w:rPr>
        <w:t xml:space="preserve">Selbsthilfe- und </w:t>
      </w:r>
      <w:r w:rsidRPr="007310A7">
        <w:rPr>
          <w:color w:val="000000" w:themeColor="text1"/>
        </w:rPr>
        <w:t>Beratungsorganisationen</w:t>
      </w:r>
      <w:r w:rsidR="00A906AC" w:rsidRPr="007310A7">
        <w:rPr>
          <w:color w:val="000000" w:themeColor="text1"/>
        </w:rPr>
        <w:t xml:space="preserve"> –</w:t>
      </w:r>
      <w:r w:rsidRPr="007310A7">
        <w:rPr>
          <w:color w:val="000000" w:themeColor="text1"/>
        </w:rPr>
        <w:t xml:space="preserve"> </w:t>
      </w:r>
      <w:r w:rsidR="0023174F" w:rsidRPr="007310A7">
        <w:rPr>
          <w:color w:val="000000" w:themeColor="text1"/>
        </w:rPr>
        <w:t xml:space="preserve">zwei </w:t>
      </w:r>
      <w:r w:rsidRPr="007310A7">
        <w:rPr>
          <w:color w:val="000000" w:themeColor="text1"/>
        </w:rPr>
        <w:t>Personen an mich und sind bereit mit mi</w:t>
      </w:r>
      <w:r w:rsidR="0023174F" w:rsidRPr="007310A7">
        <w:rPr>
          <w:color w:val="000000" w:themeColor="text1"/>
        </w:rPr>
        <w:t>r im Rahmen eines Interviews</w:t>
      </w:r>
      <w:r w:rsidRPr="007310A7">
        <w:rPr>
          <w:color w:val="000000" w:themeColor="text1"/>
        </w:rPr>
        <w:t xml:space="preserve"> zu sprechen.</w:t>
      </w:r>
      <w:r w:rsidR="004F6D88" w:rsidRPr="007310A7">
        <w:rPr>
          <w:color w:val="000000" w:themeColor="text1"/>
        </w:rPr>
        <w:t xml:space="preserve"> </w:t>
      </w:r>
      <w:r w:rsidRPr="007310A7">
        <w:rPr>
          <w:color w:val="000000" w:themeColor="text1"/>
        </w:rPr>
        <w:t>Aus diese</w:t>
      </w:r>
      <w:r w:rsidR="0023174F" w:rsidRPr="007310A7">
        <w:rPr>
          <w:color w:val="000000" w:themeColor="text1"/>
        </w:rPr>
        <w:t>n</w:t>
      </w:r>
      <w:r w:rsidRPr="007310A7">
        <w:rPr>
          <w:color w:val="000000" w:themeColor="text1"/>
        </w:rPr>
        <w:t xml:space="preserve"> Kontak</w:t>
      </w:r>
      <w:r w:rsidR="0023174F" w:rsidRPr="007310A7">
        <w:rPr>
          <w:color w:val="000000" w:themeColor="text1"/>
        </w:rPr>
        <w:t xml:space="preserve">ten </w:t>
      </w:r>
      <w:r w:rsidRPr="007310A7">
        <w:rPr>
          <w:color w:val="000000" w:themeColor="text1"/>
        </w:rPr>
        <w:t xml:space="preserve">entstehen zwei </w:t>
      </w:r>
      <w:r w:rsidR="0023174F" w:rsidRPr="007310A7">
        <w:rPr>
          <w:color w:val="000000" w:themeColor="text1"/>
        </w:rPr>
        <w:t xml:space="preserve">biographisch-narrative </w:t>
      </w:r>
      <w:r w:rsidRPr="007310A7">
        <w:rPr>
          <w:color w:val="000000" w:themeColor="text1"/>
        </w:rPr>
        <w:t xml:space="preserve">Interviews von denen ich </w:t>
      </w:r>
      <w:r w:rsidR="0023174F" w:rsidRPr="007310A7">
        <w:rPr>
          <w:color w:val="000000" w:themeColor="text1"/>
        </w:rPr>
        <w:t>im</w:t>
      </w:r>
      <w:r w:rsidR="00D62CFB" w:rsidRPr="007310A7">
        <w:rPr>
          <w:color w:val="000000" w:themeColor="text1"/>
        </w:rPr>
        <w:t xml:space="preserve"> </w:t>
      </w:r>
      <w:r w:rsidR="0023174F" w:rsidRPr="007310A7">
        <w:rPr>
          <w:color w:val="000000" w:themeColor="text1"/>
        </w:rPr>
        <w:t xml:space="preserve">Rahmen </w:t>
      </w:r>
      <w:r w:rsidRPr="007310A7">
        <w:rPr>
          <w:color w:val="000000" w:themeColor="text1"/>
        </w:rPr>
        <w:t>meines Samplings eines auswerte</w:t>
      </w:r>
      <w:r w:rsidR="00D62CFB" w:rsidRPr="007310A7">
        <w:rPr>
          <w:color w:val="000000" w:themeColor="text1"/>
        </w:rPr>
        <w:t xml:space="preserve"> (siehe 4.8)</w:t>
      </w:r>
      <w:r w:rsidRPr="007310A7">
        <w:rPr>
          <w:color w:val="000000" w:themeColor="text1"/>
        </w:rPr>
        <w:t xml:space="preserve">. Relevant ist hier, dass </w:t>
      </w:r>
      <w:r w:rsidR="0023174F" w:rsidRPr="007310A7">
        <w:rPr>
          <w:color w:val="000000" w:themeColor="text1"/>
        </w:rPr>
        <w:t xml:space="preserve">die </w:t>
      </w:r>
      <w:r w:rsidRPr="007310A7">
        <w:rPr>
          <w:color w:val="000000" w:themeColor="text1"/>
        </w:rPr>
        <w:t>Kontakt</w:t>
      </w:r>
      <w:r w:rsidR="0023174F" w:rsidRPr="007310A7">
        <w:rPr>
          <w:color w:val="000000" w:themeColor="text1"/>
        </w:rPr>
        <w:t>e</w:t>
      </w:r>
      <w:r w:rsidRPr="007310A7">
        <w:rPr>
          <w:color w:val="000000" w:themeColor="text1"/>
        </w:rPr>
        <w:t xml:space="preserve"> ebenfalls </w:t>
      </w:r>
      <w:r w:rsidR="0023174F" w:rsidRPr="007310A7">
        <w:rPr>
          <w:color w:val="000000" w:themeColor="text1"/>
        </w:rPr>
        <w:t xml:space="preserve">– wie bei meinem ersten Feldzugang </w:t>
      </w:r>
      <w:r w:rsidR="00A906AC" w:rsidRPr="007310A7">
        <w:rPr>
          <w:color w:val="000000" w:themeColor="text1"/>
        </w:rPr>
        <w:t>–</w:t>
      </w:r>
      <w:r w:rsidR="0023174F" w:rsidRPr="007310A7">
        <w:rPr>
          <w:color w:val="000000" w:themeColor="text1"/>
        </w:rPr>
        <w:t xml:space="preserve"> ü</w:t>
      </w:r>
      <w:r w:rsidRPr="007310A7">
        <w:rPr>
          <w:color w:val="000000" w:themeColor="text1"/>
        </w:rPr>
        <w:t xml:space="preserve">ber </w:t>
      </w:r>
      <w:r w:rsidR="00A906AC" w:rsidRPr="007310A7">
        <w:rPr>
          <w:color w:val="000000" w:themeColor="text1"/>
        </w:rPr>
        <w:t xml:space="preserve">innerhalb des erfahrungsbasierten Intergeschlechts-Diskurses verortete Akteur*innen </w:t>
      </w:r>
      <w:r w:rsidRPr="007310A7">
        <w:rPr>
          <w:color w:val="000000" w:themeColor="text1"/>
        </w:rPr>
        <w:t>zustande komm</w:t>
      </w:r>
      <w:r w:rsidR="0023174F" w:rsidRPr="007310A7">
        <w:rPr>
          <w:color w:val="000000" w:themeColor="text1"/>
        </w:rPr>
        <w:t xml:space="preserve">en. Diese sind jedoch im Kontext meines dritten Feldzugangs </w:t>
      </w:r>
      <w:r w:rsidRPr="007310A7">
        <w:rPr>
          <w:color w:val="000000" w:themeColor="text1"/>
        </w:rPr>
        <w:t>weniger eindeutig medizinkritisch</w:t>
      </w:r>
      <w:r w:rsidR="00A906AC" w:rsidRPr="007310A7">
        <w:rPr>
          <w:color w:val="000000" w:themeColor="text1"/>
        </w:rPr>
        <w:t xml:space="preserve"> positioniert, worauf ich im Rahmen der Diskursanalyse in </w:t>
      </w:r>
      <w:r w:rsidR="00A906AC" w:rsidRPr="007310A7">
        <w:rPr>
          <w:i/>
          <w:iCs/>
          <w:color w:val="000000" w:themeColor="text1"/>
        </w:rPr>
        <w:t>Kapitel 6</w:t>
      </w:r>
      <w:r w:rsidR="00A906AC" w:rsidRPr="007310A7">
        <w:rPr>
          <w:color w:val="000000" w:themeColor="text1"/>
        </w:rPr>
        <w:t xml:space="preserve"> näher eingehen werde. </w:t>
      </w:r>
      <w:r w:rsidR="00AF0241" w:rsidRPr="007310A7">
        <w:rPr>
          <w:color w:val="000000" w:themeColor="text1"/>
        </w:rPr>
        <w:t>Vor diesem Hintergrund verstehe ich Weiterleitung</w:t>
      </w:r>
      <w:r w:rsidR="00A906AC" w:rsidRPr="007310A7">
        <w:rPr>
          <w:color w:val="000000" w:themeColor="text1"/>
        </w:rPr>
        <w:t xml:space="preserve"> meines Interview-Aufrufs seitens der klinischen ExpertInnen an die Selbstvertretung</w:t>
      </w:r>
      <w:r w:rsidRPr="007310A7">
        <w:rPr>
          <w:color w:val="000000" w:themeColor="text1"/>
        </w:rPr>
        <w:t>.</w:t>
      </w:r>
      <w:r w:rsidRPr="007310A7">
        <w:rPr>
          <w:rStyle w:val="Funotenzeichen"/>
          <w:color w:val="000000" w:themeColor="text1"/>
        </w:rPr>
        <w:footnoteReference w:id="49"/>
      </w:r>
      <w:r w:rsidRPr="007310A7">
        <w:rPr>
          <w:color w:val="000000" w:themeColor="text1"/>
        </w:rPr>
        <w:t xml:space="preserve"> </w:t>
      </w:r>
    </w:p>
    <w:p w14:paraId="7C996E4A" w14:textId="08C3F665" w:rsidR="00C32CC6" w:rsidRPr="007310A7" w:rsidRDefault="00C32CC6" w:rsidP="00C32CC6">
      <w:pPr>
        <w:spacing w:line="360" w:lineRule="auto"/>
        <w:jc w:val="both"/>
        <w:rPr>
          <w:color w:val="000000" w:themeColor="text1"/>
        </w:rPr>
      </w:pPr>
      <w:r w:rsidRPr="007310A7">
        <w:rPr>
          <w:color w:val="000000" w:themeColor="text1"/>
        </w:rPr>
        <w:t xml:space="preserve">Neben der zum Teil deutlich gewordenen </w:t>
      </w:r>
      <w:r w:rsidR="00B2319E" w:rsidRPr="007310A7">
        <w:rPr>
          <w:color w:val="000000" w:themeColor="text1"/>
        </w:rPr>
        <w:t xml:space="preserve">Unvereinbarkeit </w:t>
      </w:r>
      <w:r w:rsidRPr="007310A7">
        <w:rPr>
          <w:color w:val="000000" w:themeColor="text1"/>
        </w:rPr>
        <w:t xml:space="preserve">klinischer und </w:t>
      </w:r>
      <w:r w:rsidR="00B2319E" w:rsidRPr="007310A7">
        <w:rPr>
          <w:color w:val="000000" w:themeColor="text1"/>
        </w:rPr>
        <w:t xml:space="preserve">Selbstvertretungs-basierter </w:t>
      </w:r>
      <w:r w:rsidRPr="007310A7">
        <w:rPr>
          <w:color w:val="000000" w:themeColor="text1"/>
        </w:rPr>
        <w:t xml:space="preserve">Zugänge zum </w:t>
      </w:r>
      <w:r w:rsidR="00B2319E" w:rsidRPr="007310A7">
        <w:rPr>
          <w:color w:val="000000" w:themeColor="text1"/>
        </w:rPr>
        <w:t xml:space="preserve">Feld </w:t>
      </w:r>
      <w:r w:rsidRPr="007310A7">
        <w:rPr>
          <w:color w:val="000000" w:themeColor="text1"/>
        </w:rPr>
        <w:t xml:space="preserve">ermöglicht mir </w:t>
      </w:r>
      <w:r w:rsidR="00CB5716" w:rsidRPr="007310A7">
        <w:rPr>
          <w:color w:val="000000" w:themeColor="text1"/>
        </w:rPr>
        <w:t xml:space="preserve">mein </w:t>
      </w:r>
      <w:r w:rsidRPr="007310A7">
        <w:rPr>
          <w:color w:val="000000" w:themeColor="text1"/>
        </w:rPr>
        <w:t>dritte</w:t>
      </w:r>
      <w:r w:rsidR="00CB5716" w:rsidRPr="007310A7">
        <w:rPr>
          <w:color w:val="000000" w:themeColor="text1"/>
        </w:rPr>
        <w:t>r</w:t>
      </w:r>
      <w:r w:rsidRPr="007310A7">
        <w:rPr>
          <w:color w:val="000000" w:themeColor="text1"/>
        </w:rPr>
        <w:t xml:space="preserve"> </w:t>
      </w:r>
      <w:r w:rsidR="00B2319E" w:rsidRPr="007310A7">
        <w:rPr>
          <w:color w:val="000000" w:themeColor="text1"/>
        </w:rPr>
        <w:t>Z</w:t>
      </w:r>
      <w:r w:rsidRPr="007310A7">
        <w:rPr>
          <w:color w:val="000000" w:themeColor="text1"/>
        </w:rPr>
        <w:t xml:space="preserve">ugang eine weitere Erkenntnis-Perspektive: </w:t>
      </w:r>
      <w:r w:rsidR="00B2319E" w:rsidRPr="007310A7">
        <w:rPr>
          <w:color w:val="000000" w:themeColor="text1"/>
        </w:rPr>
        <w:t>I</w:t>
      </w:r>
      <w:r w:rsidRPr="007310A7">
        <w:rPr>
          <w:color w:val="000000" w:themeColor="text1"/>
        </w:rPr>
        <w:t xml:space="preserve">ntergeschlechtliche Selbstvertretungs- bzw. Peer-Beratungsstrukturen sind keinesfalls homogen. Ebenso wie es nicht die </w:t>
      </w:r>
      <w:r w:rsidRPr="007310A7">
        <w:rPr>
          <w:i/>
          <w:color w:val="000000" w:themeColor="text1"/>
        </w:rPr>
        <w:t>eine</w:t>
      </w:r>
      <w:r w:rsidRPr="007310A7">
        <w:rPr>
          <w:color w:val="000000" w:themeColor="text1"/>
        </w:rPr>
        <w:t xml:space="preserve"> Inter*</w:t>
      </w:r>
      <w:r w:rsidR="00233BC4" w:rsidRPr="007310A7">
        <w:rPr>
          <w:color w:val="000000" w:themeColor="text1"/>
        </w:rPr>
        <w:t xml:space="preserve"> </w:t>
      </w:r>
      <w:r w:rsidRPr="007310A7">
        <w:rPr>
          <w:color w:val="000000" w:themeColor="text1"/>
        </w:rPr>
        <w:t xml:space="preserve">Community gibt, sind auch die Selbstorganisations-Strukturen in ihren </w:t>
      </w:r>
      <w:r w:rsidR="00233BC4" w:rsidRPr="007310A7">
        <w:rPr>
          <w:color w:val="000000" w:themeColor="text1"/>
        </w:rPr>
        <w:t xml:space="preserve">diskursiven Verortungen, Perspektiven </w:t>
      </w:r>
      <w:r w:rsidRPr="007310A7">
        <w:rPr>
          <w:color w:val="000000" w:themeColor="text1"/>
        </w:rPr>
        <w:t>und Handlungsorientierungen</w:t>
      </w:r>
      <w:r w:rsidR="00233BC4" w:rsidRPr="007310A7">
        <w:rPr>
          <w:color w:val="000000" w:themeColor="text1"/>
        </w:rPr>
        <w:t xml:space="preserve"> </w:t>
      </w:r>
      <w:r w:rsidRPr="007310A7">
        <w:rPr>
          <w:color w:val="000000" w:themeColor="text1"/>
        </w:rPr>
        <w:t xml:space="preserve">divers. </w:t>
      </w:r>
      <w:r w:rsidR="00233BC4" w:rsidRPr="007310A7">
        <w:rPr>
          <w:color w:val="000000" w:themeColor="text1"/>
        </w:rPr>
        <w:t>Auch diese Erkenntnis stellte eine entscheidende Motivation für die spätere Durchführung einer Diskursrekonstruktion dar.</w:t>
      </w:r>
    </w:p>
    <w:p w14:paraId="34F01F42" w14:textId="677298F2" w:rsidR="00C32CC6" w:rsidRPr="007310A7" w:rsidRDefault="00C32CC6" w:rsidP="00067DB5">
      <w:pPr>
        <w:spacing w:after="240" w:line="360" w:lineRule="auto"/>
        <w:jc w:val="both"/>
        <w:rPr>
          <w:b/>
          <w:color w:val="000000" w:themeColor="text1"/>
        </w:rPr>
      </w:pPr>
      <w:r w:rsidRPr="007310A7">
        <w:rPr>
          <w:color w:val="000000" w:themeColor="text1"/>
        </w:rPr>
        <w:lastRenderedPageBreak/>
        <w:t xml:space="preserve">Für die hier erfolgte Vorselektion meiner Interviewpartner*innen ist </w:t>
      </w:r>
      <w:r w:rsidR="00233BC4" w:rsidRPr="007310A7">
        <w:rPr>
          <w:color w:val="000000" w:themeColor="text1"/>
        </w:rPr>
        <w:t xml:space="preserve">diese Komplexität ebenfalls relevant. Es liegt </w:t>
      </w:r>
      <w:r w:rsidR="004F6D88" w:rsidRPr="007310A7">
        <w:rPr>
          <w:color w:val="000000" w:themeColor="text1"/>
        </w:rPr>
        <w:t>nahe</w:t>
      </w:r>
      <w:r w:rsidRPr="007310A7">
        <w:rPr>
          <w:color w:val="000000" w:themeColor="text1"/>
        </w:rPr>
        <w:t xml:space="preserve">, dass sich über den dritten Feldzugang Personen melden, </w:t>
      </w:r>
      <w:r w:rsidR="00233BC4" w:rsidRPr="007310A7">
        <w:rPr>
          <w:color w:val="000000" w:themeColor="text1"/>
        </w:rPr>
        <w:t xml:space="preserve">für </w:t>
      </w:r>
      <w:r w:rsidRPr="007310A7">
        <w:rPr>
          <w:color w:val="000000" w:themeColor="text1"/>
        </w:rPr>
        <w:t xml:space="preserve">die eine Kooperation </w:t>
      </w:r>
      <w:r w:rsidR="00921F4F" w:rsidRPr="007310A7">
        <w:rPr>
          <w:color w:val="000000" w:themeColor="text1"/>
        </w:rPr>
        <w:t xml:space="preserve">sowohl mit </w:t>
      </w:r>
      <w:r w:rsidR="00233BC4" w:rsidRPr="007310A7">
        <w:rPr>
          <w:color w:val="000000" w:themeColor="text1"/>
        </w:rPr>
        <w:t>medizinnahen Forsche</w:t>
      </w:r>
      <w:r w:rsidR="00921F4F" w:rsidRPr="007310A7">
        <w:rPr>
          <w:color w:val="000000" w:themeColor="text1"/>
        </w:rPr>
        <w:t>nden</w:t>
      </w:r>
      <w:r w:rsidR="00233BC4" w:rsidRPr="007310A7">
        <w:rPr>
          <w:color w:val="000000" w:themeColor="text1"/>
        </w:rPr>
        <w:t xml:space="preserve"> </w:t>
      </w:r>
      <w:r w:rsidR="00921F4F" w:rsidRPr="007310A7">
        <w:rPr>
          <w:color w:val="000000" w:themeColor="text1"/>
        </w:rPr>
        <w:t xml:space="preserve">als auch innerhalb </w:t>
      </w:r>
      <w:r w:rsidR="005E48A4" w:rsidRPr="007310A7">
        <w:rPr>
          <w:color w:val="000000" w:themeColor="text1"/>
        </w:rPr>
        <w:t xml:space="preserve">klinischer </w:t>
      </w:r>
      <w:r w:rsidR="00921F4F" w:rsidRPr="007310A7">
        <w:rPr>
          <w:color w:val="000000" w:themeColor="text1"/>
        </w:rPr>
        <w:t xml:space="preserve">Strukturen </w:t>
      </w:r>
      <w:r w:rsidR="00233BC4" w:rsidRPr="007310A7">
        <w:rPr>
          <w:color w:val="000000" w:themeColor="text1"/>
        </w:rPr>
        <w:t>relativ unproblematisch ist</w:t>
      </w:r>
      <w:r w:rsidRPr="007310A7">
        <w:rPr>
          <w:color w:val="000000" w:themeColor="text1"/>
        </w:rPr>
        <w:t>. Ebenso wird im weiteren Verlauf deutlich, dass Ärzt*innen in diesem Feld ein hohes Maß an Autorität zugeschrieben wird, was sich</w:t>
      </w:r>
      <w:r w:rsidR="00233BC4" w:rsidRPr="007310A7">
        <w:rPr>
          <w:color w:val="000000" w:themeColor="text1"/>
        </w:rPr>
        <w:t xml:space="preserve"> vermutlich</w:t>
      </w:r>
      <w:r w:rsidRPr="007310A7">
        <w:rPr>
          <w:color w:val="000000" w:themeColor="text1"/>
        </w:rPr>
        <w:t xml:space="preserve"> auch auf mich bzw. meine Position überträgt. So werde ich beispielsweise von Interviewpartner*innen mit meinem medizinischen Doktortitel angeschrieben. Gleichzeitig ermöglicht mir </w:t>
      </w:r>
      <w:r w:rsidR="00233BC4" w:rsidRPr="007310A7">
        <w:rPr>
          <w:color w:val="000000" w:themeColor="text1"/>
        </w:rPr>
        <w:t xml:space="preserve">eines der über </w:t>
      </w:r>
      <w:r w:rsidRPr="007310A7">
        <w:rPr>
          <w:color w:val="000000" w:themeColor="text1"/>
        </w:rPr>
        <w:t>diesen Feldzugang realisierte</w:t>
      </w:r>
      <w:r w:rsidR="00B35C88" w:rsidRPr="007310A7">
        <w:rPr>
          <w:color w:val="000000" w:themeColor="text1"/>
        </w:rPr>
        <w:t>n</w:t>
      </w:r>
      <w:r w:rsidRPr="007310A7">
        <w:rPr>
          <w:color w:val="000000" w:themeColor="text1"/>
        </w:rPr>
        <w:t xml:space="preserve"> Interview</w:t>
      </w:r>
      <w:r w:rsidR="00233BC4" w:rsidRPr="007310A7">
        <w:rPr>
          <w:color w:val="000000" w:themeColor="text1"/>
        </w:rPr>
        <w:t>s vertiefte</w:t>
      </w:r>
      <w:r w:rsidRPr="007310A7">
        <w:rPr>
          <w:color w:val="000000" w:themeColor="text1"/>
        </w:rPr>
        <w:t xml:space="preserve"> Einblicke in</w:t>
      </w:r>
      <w:r w:rsidR="00233BC4" w:rsidRPr="007310A7">
        <w:rPr>
          <w:color w:val="000000" w:themeColor="text1"/>
        </w:rPr>
        <w:t xml:space="preserve"> diese spezifischen</w:t>
      </w:r>
      <w:r w:rsidRPr="007310A7">
        <w:rPr>
          <w:color w:val="000000" w:themeColor="text1"/>
        </w:rPr>
        <w:t xml:space="preserve"> intergeschlechtliche</w:t>
      </w:r>
      <w:r w:rsidR="00233BC4" w:rsidRPr="007310A7">
        <w:rPr>
          <w:color w:val="000000" w:themeColor="text1"/>
        </w:rPr>
        <w:t>n</w:t>
      </w:r>
      <w:r w:rsidRPr="007310A7">
        <w:rPr>
          <w:color w:val="000000" w:themeColor="text1"/>
        </w:rPr>
        <w:t xml:space="preserve"> </w:t>
      </w:r>
      <w:r w:rsidR="00233BC4" w:rsidRPr="007310A7">
        <w:rPr>
          <w:color w:val="000000" w:themeColor="text1"/>
        </w:rPr>
        <w:t>Selbstvertretungs</w:t>
      </w:r>
      <w:r w:rsidRPr="007310A7">
        <w:rPr>
          <w:color w:val="000000" w:themeColor="text1"/>
        </w:rPr>
        <w:t>-</w:t>
      </w:r>
      <w:r w:rsidR="00233BC4" w:rsidRPr="007310A7">
        <w:rPr>
          <w:color w:val="000000" w:themeColor="text1"/>
        </w:rPr>
        <w:t xml:space="preserve"> und Peer-Support-</w:t>
      </w:r>
      <w:r w:rsidRPr="007310A7">
        <w:rPr>
          <w:color w:val="000000" w:themeColor="text1"/>
        </w:rPr>
        <w:t>Strukturen, die ich über meine vorherigen Feldzugänge noch nicht erlangt hatte.</w:t>
      </w:r>
    </w:p>
    <w:p w14:paraId="7AEBEF5B" w14:textId="20861BD8" w:rsidR="00C32CC6" w:rsidRPr="007310A7" w:rsidRDefault="00C32CC6" w:rsidP="00C32CC6">
      <w:pPr>
        <w:spacing w:line="360" w:lineRule="auto"/>
        <w:jc w:val="both"/>
        <w:rPr>
          <w:color w:val="000000" w:themeColor="text1"/>
        </w:rPr>
      </w:pPr>
      <w:r w:rsidRPr="007310A7">
        <w:rPr>
          <w:color w:val="000000" w:themeColor="text1"/>
        </w:rPr>
        <w:t xml:space="preserve">Die Darstellung meiner verschiedenen Feldzugänge zeigt auf, wie stark meine Kontaktpersonen durch ihre jeweilige eigene </w:t>
      </w:r>
      <w:proofErr w:type="spellStart"/>
      <w:r w:rsidRPr="007310A7">
        <w:rPr>
          <w:color w:val="000000" w:themeColor="text1"/>
        </w:rPr>
        <w:t>Positioniertheit</w:t>
      </w:r>
      <w:proofErr w:type="spellEnd"/>
      <w:r w:rsidRPr="007310A7">
        <w:rPr>
          <w:color w:val="000000" w:themeColor="text1"/>
        </w:rPr>
        <w:t xml:space="preserve"> im Feld mitbestimmen, </w:t>
      </w:r>
      <w:r w:rsidRPr="007310A7">
        <w:rPr>
          <w:i/>
          <w:iCs/>
          <w:color w:val="000000" w:themeColor="text1"/>
        </w:rPr>
        <w:t>wer</w:t>
      </w:r>
      <w:r w:rsidRPr="007310A7">
        <w:rPr>
          <w:color w:val="000000" w:themeColor="text1"/>
        </w:rPr>
        <w:t xml:space="preserve"> mit mir </w:t>
      </w:r>
      <w:r w:rsidRPr="007310A7">
        <w:rPr>
          <w:i/>
          <w:iCs/>
          <w:color w:val="000000" w:themeColor="text1"/>
        </w:rPr>
        <w:t>wie</w:t>
      </w:r>
      <w:r w:rsidRPr="007310A7">
        <w:rPr>
          <w:color w:val="000000" w:themeColor="text1"/>
        </w:rPr>
        <w:t xml:space="preserve"> für ein Interview in Kontakt tritt. Dies verstehe ich als erste Ebene der Selektion. Eine zweite Ebene der Selektion entsteht durch meine eigene medizinische </w:t>
      </w:r>
      <w:proofErr w:type="spellStart"/>
      <w:r w:rsidRPr="007310A7">
        <w:rPr>
          <w:color w:val="000000" w:themeColor="text1"/>
        </w:rPr>
        <w:t>Positioniertheit</w:t>
      </w:r>
      <w:proofErr w:type="spellEnd"/>
      <w:r w:rsidRPr="007310A7">
        <w:rPr>
          <w:color w:val="000000" w:themeColor="text1"/>
        </w:rPr>
        <w:t xml:space="preserve"> als Forschender insbesondere zu Beginn meines Projekts</w:t>
      </w:r>
      <w:r w:rsidR="00127D8C" w:rsidRPr="007310A7">
        <w:rPr>
          <w:color w:val="000000" w:themeColor="text1"/>
        </w:rPr>
        <w:t>.</w:t>
      </w:r>
      <w:r w:rsidRPr="007310A7">
        <w:rPr>
          <w:color w:val="000000" w:themeColor="text1"/>
        </w:rPr>
        <w:t xml:space="preserve"> </w:t>
      </w:r>
      <w:r w:rsidR="00127D8C" w:rsidRPr="007310A7">
        <w:rPr>
          <w:color w:val="000000" w:themeColor="text1"/>
        </w:rPr>
        <w:t>D</w:t>
      </w:r>
      <w:r w:rsidRPr="007310A7">
        <w:rPr>
          <w:color w:val="000000" w:themeColor="text1"/>
        </w:rPr>
        <w:t xml:space="preserve">ie Personen, die sich auf meinen Aufruf hin bei mir melden entscheiden sich mit dem Interviewprozess auch für eine </w:t>
      </w:r>
      <w:r w:rsidR="00127D8C" w:rsidRPr="007310A7">
        <w:rPr>
          <w:color w:val="000000" w:themeColor="text1"/>
        </w:rPr>
        <w:t xml:space="preserve">gewisse Nähe zum </w:t>
      </w:r>
      <w:r w:rsidRPr="007310A7">
        <w:rPr>
          <w:color w:val="000000" w:themeColor="text1"/>
        </w:rPr>
        <w:t xml:space="preserve">medizinische System. Daher gehe ich davon aus, dass die zumindest partielle Offenlegung meiner geschlechtlichen Positionierung im Laufe des Forschungsprozesses meine Lesbarkeit als Vertreterin des medizinischen Handlungssystems irritiert bzw. zu deren Hinterfragung führt. </w:t>
      </w:r>
    </w:p>
    <w:p w14:paraId="484A61BB" w14:textId="02AFC800" w:rsidR="00C32CC6" w:rsidRPr="007310A7" w:rsidRDefault="00C32CC6" w:rsidP="00C32CC6">
      <w:pPr>
        <w:spacing w:line="360" w:lineRule="auto"/>
        <w:jc w:val="both"/>
        <w:rPr>
          <w:color w:val="000000" w:themeColor="text1"/>
        </w:rPr>
      </w:pPr>
      <w:r>
        <w:rPr>
          <w:color w:val="000000" w:themeColor="text1"/>
        </w:rPr>
        <w:t xml:space="preserve">Zuletzt </w:t>
      </w:r>
      <w:r>
        <w:rPr>
          <w:color w:val="000000" w:themeColor="text1"/>
        </w:rPr>
        <w:t xml:space="preserve">konnte </w:t>
      </w:r>
      <w:r>
        <w:rPr>
          <w:color w:val="000000" w:themeColor="text1"/>
        </w:rPr>
        <w:t xml:space="preserve">die Darstellung meiner Feldzugänge einen zentralen Aspekt reflexiver qualitativer Forschung verdeutlichen: Das Feld als solches existiert nicht, vielmehr handelt es sich </w:t>
      </w:r>
      <w:r>
        <w:rPr>
          <w:color w:val="000000" w:themeColor="text1"/>
        </w:rPr>
        <w:t xml:space="preserve">hierbei </w:t>
      </w:r>
      <w:r>
        <w:rPr>
          <w:color w:val="000000" w:themeColor="text1"/>
        </w:rPr>
        <w:t xml:space="preserve">um eine konstruierte Vereinfachung in Anbetracht der Tatsache, dass Communities plural und auf Grund von </w:t>
      </w:r>
      <w:r>
        <w:rPr>
          <w:color w:val="000000" w:themeColor="text1"/>
        </w:rPr>
        <w:t xml:space="preserve">diskursiven, </w:t>
      </w:r>
      <w:r>
        <w:rPr>
          <w:color w:val="000000" w:themeColor="text1"/>
        </w:rPr>
        <w:t xml:space="preserve">politische</w:t>
      </w:r>
      <w:r>
        <w:rPr>
          <w:color w:val="000000" w:themeColor="text1"/>
        </w:rPr>
        <w:t xml:space="preserve">n und Mehrfach-Positionierungen divers sind</w:t>
      </w:r>
      <w:r>
        <w:rPr>
          <w:color w:val="000000" w:themeColor="text1"/>
        </w:rPr>
        <w:t xml:space="preserve">. Somit bin ich mir bewusst, dass ich nur mit </w:t>
      </w:r>
      <w:r>
        <w:rPr>
          <w:color w:val="000000" w:themeColor="text1"/>
        </w:rPr>
        <w:t xml:space="preserve">einzelnen dieser diversen </w:t>
      </w:r>
      <w:r>
        <w:rPr>
          <w:color w:val="000000" w:themeColor="text1"/>
        </w:rPr>
        <w:t xml:space="preserve">Inter*-</w:t>
      </w:r>
      <w:proofErr w:type="spellStart"/>
      <w:r>
        <w:rPr>
          <w:color w:val="000000" w:themeColor="text1"/>
        </w:rPr>
        <w:t xml:space="preserve">Communit</w:t>
      </w:r>
      <w:r>
        <w:rPr>
          <w:color w:val="000000" w:themeColor="text1"/>
        </w:rPr>
        <w:t xml:space="preserve">es</w:t>
      </w:r>
      <w:proofErr w:type="spellEnd"/>
      <w:r>
        <w:rPr>
          <w:color w:val="000000" w:themeColor="text1"/>
        </w:rPr>
        <w:t xml:space="preserve"> im Rahmen meiner Forschungsarbeit in Kontakt gekommen bin und mit einem noch kleineren Teil Interviews führen durfte. </w:t>
      </w:r>
      <w:del w:id="1000046" w:author="Claude Lektorat" w:date="2026-06-30T12:18:05Z">
        <w:r>
          <w:rPr>
            <w:color w:val="000000" w:themeColor="text1"/>
          </w:rPr>
          <w:delText xml:space="preserve">Dieser</w:delText>
        </w:r>
      </w:del>
      <w:ins w:id="1000047" w:author="Claude Lektorat" w:date="2026-06-30T12:18:05Z">
        <w:r>
          <w:rPr>
            <w:color w:val="000000" w:themeColor="text1"/>
          </w:rPr>
          <w:t xml:space="preserve">Diese</w:t>
        </w:r>
      </w:ins>
      <w:r>
        <w:rPr>
          <w:color w:val="000000" w:themeColor="text1"/>
        </w:rPr>
        <w:t xml:space="preserve"> </w:t>
      </w:r>
      <w:del w:id="1000048" w:author="Claude Lektorat" w:date="2026-06-30T12:18:05Z">
        <w:r>
          <w:rPr>
            <w:color w:val="000000" w:themeColor="text1"/>
          </w:rPr>
          <w:delText xml:space="preserve">ausschnittartigen</w:delText>
        </w:r>
      </w:del>
      <w:ins w:id="1000049" w:author="Claude Lektorat" w:date="2026-06-30T12:18:05Z">
        <w:r>
          <w:rPr>
            <w:color w:val="000000" w:themeColor="text1"/>
          </w:rPr>
          <w:t xml:space="preserve">ausschnittartige</w:t>
        </w:r>
      </w:ins>
      <w:r>
        <w:rPr>
          <w:color w:val="000000" w:themeColor="text1"/>
        </w:rPr>
        <w:t xml:space="preserve"> Perspektive meiner Arbeit möchte ich hervorheben und gleichzeitig dafür plädieren Pluralität in der Inter* bezogenen Forschung stärker zu berücksichtigen</w:t>
      </w:r>
      <w:ins w:id="1000050" w:author="Claude Lektorat" w:date="2026-06-30T12:18:05Z">
        <w:r>
          <w:rPr>
            <w:color w:val="000000" w:themeColor="text1"/>
          </w:rPr>
          <w:t xml:space="preserve">.</w:t>
        </w:r>
      </w:ins>
    </w:p>
    <w:p w14:paraId="324FE5E2" w14:textId="3653B79A" w:rsidR="007C0AAD" w:rsidRPr="007310A7" w:rsidRDefault="007C0AAD" w:rsidP="007A2C03">
      <w:pPr>
        <w:pStyle w:val="berschrift2"/>
        <w:spacing w:before="480" w:after="360"/>
        <w:rPr>
          <w:rFonts w:asciiTheme="minorHAnsi" w:hAnsiTheme="minorHAnsi"/>
          <w:color w:val="000000" w:themeColor="text1"/>
          <w:sz w:val="24"/>
          <w:szCs w:val="24"/>
        </w:rPr>
      </w:pPr>
      <w:bookmarkStart w:id="41" w:name="_Toc233288779"/>
      <w:r w:rsidRPr="007310A7">
        <w:rPr>
          <w:rFonts w:asciiTheme="minorHAnsi" w:hAnsiTheme="minorHAnsi"/>
          <w:b/>
          <w:bCs/>
          <w:color w:val="000000" w:themeColor="text1"/>
          <w:sz w:val="24"/>
          <w:szCs w:val="24"/>
        </w:rPr>
        <w:lastRenderedPageBreak/>
        <w:t xml:space="preserve">5.6 </w:t>
      </w:r>
      <w:r w:rsidR="00A267A4" w:rsidRPr="007310A7">
        <w:rPr>
          <w:rFonts w:asciiTheme="minorHAnsi" w:hAnsiTheme="minorHAnsi"/>
          <w:b/>
          <w:bCs/>
          <w:color w:val="000000" w:themeColor="text1"/>
          <w:sz w:val="24"/>
          <w:szCs w:val="24"/>
        </w:rPr>
        <w:t>Forschungsethische Reflexion und identifizierte Dilemmata</w:t>
      </w:r>
      <w:bookmarkEnd w:id="41"/>
    </w:p>
    <w:p w14:paraId="3DE524DE" w14:textId="0C4D3963" w:rsidR="00A267A4" w:rsidRPr="007310A7" w:rsidRDefault="00A267A4" w:rsidP="00A267A4">
      <w:pPr>
        <w:spacing w:line="360" w:lineRule="auto"/>
        <w:jc w:val="both"/>
        <w:rPr>
          <w:color w:val="000000" w:themeColor="text1"/>
        </w:rPr>
      </w:pPr>
      <w:r w:rsidRPr="007310A7">
        <w:rPr>
          <w:color w:val="000000" w:themeColor="text1"/>
        </w:rPr>
        <w:t>Vor dem Hintergrund der systematischen</w:t>
      </w:r>
      <w:r w:rsidR="00CF6BF4" w:rsidRPr="007310A7">
        <w:rPr>
          <w:color w:val="000000" w:themeColor="text1"/>
        </w:rPr>
        <w:t xml:space="preserve"> </w:t>
      </w:r>
      <w:proofErr w:type="spellStart"/>
      <w:r w:rsidR="00CF6BF4" w:rsidRPr="007310A7">
        <w:rPr>
          <w:color w:val="000000" w:themeColor="text1"/>
        </w:rPr>
        <w:t>Vulnerabilisierung</w:t>
      </w:r>
      <w:proofErr w:type="spellEnd"/>
      <w:r w:rsidR="00CF6BF4" w:rsidRPr="007310A7">
        <w:rPr>
          <w:color w:val="000000" w:themeColor="text1"/>
        </w:rPr>
        <w:t xml:space="preserve"> und</w:t>
      </w:r>
      <w:r w:rsidRPr="007310A7">
        <w:rPr>
          <w:color w:val="000000" w:themeColor="text1"/>
        </w:rPr>
        <w:t xml:space="preserve"> Verletzung der Selbstbestimmung intergeschlechtlicher Menschen insbesondere im Kontext medizinscher bzw. medizinnaher Forschung spielen forschungsethische Überlegungen und diesbezügliche kritische Selbstreflexion von Beginn meines Promotionsprojekts an eine zentrale Rolle. Diese Überlegungen ge</w:t>
      </w:r>
      <w:r w:rsidR="00CF6BF4" w:rsidRPr="007310A7">
        <w:rPr>
          <w:color w:val="000000" w:themeColor="text1"/>
        </w:rPr>
        <w:t>he</w:t>
      </w:r>
      <w:r w:rsidRPr="007310A7">
        <w:rPr>
          <w:color w:val="000000" w:themeColor="text1"/>
        </w:rPr>
        <w:t xml:space="preserve">n dementsprechend über den erfolgten </w:t>
      </w:r>
      <w:r w:rsidR="00CF6BF4" w:rsidRPr="007310A7">
        <w:rPr>
          <w:color w:val="000000" w:themeColor="text1"/>
        </w:rPr>
        <w:t>forschungsethischen Genehmigungs-</w:t>
      </w:r>
      <w:r w:rsidRPr="007310A7">
        <w:rPr>
          <w:color w:val="000000" w:themeColor="text1"/>
        </w:rPr>
        <w:t>Prozess – die Einholung einer positiven Bewertung des von mir gestellten Ethikantrages an der medizinischen Universität Göttingen an der mein Promotionsprozess begann – hinaus. Einige meiner Überlegungen zeichne ich im Folgenden nach:</w:t>
      </w:r>
    </w:p>
    <w:p w14:paraId="1AC43ABB" w14:textId="77777777" w:rsidR="00A267A4" w:rsidRPr="007310A7" w:rsidRDefault="00A267A4" w:rsidP="00A267A4">
      <w:pPr>
        <w:spacing w:before="480" w:after="240" w:line="360" w:lineRule="auto"/>
        <w:jc w:val="both"/>
        <w:rPr>
          <w:bCs/>
          <w:i/>
          <w:color w:val="000000" w:themeColor="text1"/>
        </w:rPr>
      </w:pPr>
      <w:r w:rsidRPr="007310A7">
        <w:rPr>
          <w:bCs/>
          <w:i/>
          <w:color w:val="000000" w:themeColor="text1"/>
        </w:rPr>
        <w:t>1. Möglichkeiten und Grenzen selbstbestimmter Teilnahme an Forschung</w:t>
      </w:r>
    </w:p>
    <w:p w14:paraId="31AAF9FE" w14:textId="720F9EB3" w:rsidR="00A267A4" w:rsidRPr="007310A7" w:rsidRDefault="00A267A4" w:rsidP="00A267A4">
      <w:pPr>
        <w:spacing w:line="360" w:lineRule="auto"/>
        <w:jc w:val="both"/>
        <w:rPr>
          <w:color w:val="000000" w:themeColor="text1"/>
        </w:rPr>
      </w:pPr>
      <w:r>
        <w:rPr>
          <w:color w:val="000000" w:themeColor="text1"/>
        </w:rPr>
        <w:t xml:space="preserve">Die erste dieser forschungsethischen Reflexionen bezieht sich auf mein Verständnis einer selbstbestimmten Einwilligung in die Teilnahme an der vorliegenden Studie. Diese Reflexion erscheint im Besonderen vor dem Hintergrund der im Rahmen dieser Arbeit vollzogenen Rekonstruktionen relevant, die verdeutlichen, dass von intergeschlechtlichen Menschen selbst getätigte Einwilligungen in medizinischen Kontexten nicht zwangsläufig mit der Ausübung von Handlungs- und Gestaltungsmacht einhergehen. Um Handlungsmacht-fördernde Bedingungen bei der Entscheidung für oder gegen die Teilnahme an meiner Studie zu begünstigen, führe ich mit allen Interviewinteressent*innen Vorab-Gespräche, in denen sie die Möglichkeit ha</w:t>
      </w:r>
      <w:r>
        <w:rPr>
          <w:color w:val="000000" w:themeColor="text1"/>
        </w:rPr>
        <w:t xml:space="preserve">b</w:t>
      </w:r>
      <w:r>
        <w:rPr>
          <w:color w:val="000000" w:themeColor="text1"/>
        </w:rPr>
        <w:t xml:space="preserve">en mir – nach vorheriger Zusendung der Studieninformationen sowie der Aufklärung und Datenschutzerklärung -Fragen zu stellen. Dabei bin ich mir bewusst, dass ein mehrfaches strukturelles Machtgefälle dieser Gesprächsverläufe und Einwilligungsprozesse mitprägt: So ist das Verhältnis zwischen Interviewer*in und interviewter Person bereits per se ein asymmetrisches (vgl. auch </w:t>
      </w:r>
      <w:proofErr w:type="spellStart"/>
      <w:r>
        <w:rPr>
          <w:color w:val="000000" w:themeColor="text1"/>
        </w:rPr>
        <w:t xml:space="preserve">Kazmierska</w:t>
      </w:r>
      <w:proofErr w:type="spellEnd"/>
      <w:r>
        <w:rPr>
          <w:color w:val="000000" w:themeColor="text1"/>
        </w:rPr>
        <w:t xml:space="preserve"> 2020, 399).</w:t>
      </w:r>
      <w:r w:rsidRPr="007310A7">
        <w:rPr>
          <w:rStyle w:val="Funotenzeichen"/>
          <w:color w:val="000000" w:themeColor="text1"/>
        </w:rPr>
        <w:footnoteReference w:id="50"/>
      </w:r>
      <w:r>
        <w:rPr>
          <w:color w:val="000000" w:themeColor="text1"/>
        </w:rPr>
        <w:t xml:space="preserve"> Zudem </w:t>
      </w:r>
      <w:r>
        <w:rPr>
          <w:color w:val="000000" w:themeColor="text1"/>
        </w:rPr>
        <w:t xml:space="preserve">positioniere </w:t>
      </w:r>
      <w:r>
        <w:rPr>
          <w:color w:val="000000" w:themeColor="text1"/>
        </w:rPr>
        <w:t xml:space="preserve">ich </w:t>
      </w:r>
      <w:r>
        <w:rPr>
          <w:color w:val="000000" w:themeColor="text1"/>
        </w:rPr>
        <w:t xml:space="preserve">mich </w:t>
      </w:r>
      <w:r>
        <w:rPr>
          <w:color w:val="000000" w:themeColor="text1"/>
        </w:rPr>
        <w:t xml:space="preserve">als ärztlich ausgebildete</w:t>
      </w:r>
      <w:r>
        <w:rPr>
          <w:color w:val="000000" w:themeColor="text1"/>
        </w:rPr>
        <w:t xml:space="preserve"> und universitär </w:t>
      </w:r>
      <w:r>
        <w:rPr>
          <w:color w:val="000000" w:themeColor="text1"/>
        </w:rPr>
        <w:t xml:space="preserve">forschende Person. Die</w:t>
      </w:r>
      <w:r>
        <w:rPr>
          <w:color w:val="000000" w:themeColor="text1"/>
        </w:rPr>
        <w:t xml:space="preserve"> Offenlegung </w:t>
      </w:r>
      <w:r>
        <w:rPr>
          <w:color w:val="000000" w:themeColor="text1"/>
        </w:rPr>
        <w:t xml:space="preserve">dieser </w:t>
      </w:r>
      <w:r>
        <w:rPr>
          <w:color w:val="000000" w:themeColor="text1"/>
        </w:rPr>
        <w:t xml:space="preserve">fachlichen Positionierung</w:t>
      </w:r>
      <w:r>
        <w:rPr>
          <w:color w:val="000000" w:themeColor="text1"/>
        </w:rPr>
        <w:t xml:space="preserve"> erfolg</w:t>
      </w:r>
      <w:r>
        <w:rPr>
          <w:color w:val="000000" w:themeColor="text1"/>
        </w:rPr>
        <w:t xml:space="preserve">t</w:t>
      </w:r>
      <w:r>
        <w:rPr>
          <w:color w:val="000000" w:themeColor="text1"/>
        </w:rPr>
        <w:t xml:space="preserve"> </w:t>
      </w:r>
      <w:r>
        <w:rPr>
          <w:color w:val="000000" w:themeColor="text1"/>
        </w:rPr>
        <w:t xml:space="preserve">wie bereits skizziert </w:t>
      </w:r>
      <w:r>
        <w:rPr>
          <w:color w:val="000000" w:themeColor="text1"/>
        </w:rPr>
        <w:t xml:space="preserve">mit der Intention</w:t>
      </w:r>
      <w:r>
        <w:rPr>
          <w:color w:val="000000" w:themeColor="text1"/>
        </w:rPr>
        <w:t xml:space="preserve">,</w:t>
      </w:r>
      <w:r>
        <w:rPr>
          <w:color w:val="000000" w:themeColor="text1"/>
        </w:rPr>
        <w:t xml:space="preserve"> </w:t>
      </w:r>
      <w:r>
        <w:rPr>
          <w:color w:val="000000" w:themeColor="text1"/>
        </w:rPr>
        <w:t xml:space="preserve">für </w:t>
      </w:r>
      <w:del w:id="1000051" w:author="Claude Lektorat" w:date="2026-06-30T12:18:05Z">
        <w:r>
          <w:rPr>
            <w:color w:val="000000" w:themeColor="text1"/>
          </w:rPr>
          <w:delText xml:space="preserve">meinen</w:delText>
        </w:r>
      </w:del>
      <w:ins w:id="1000052" w:author="Claude Lektorat" w:date="2026-06-30T12:18:05Z">
        <w:r>
          <w:rPr>
            <w:color w:val="000000" w:themeColor="text1"/>
          </w:rPr>
          <w:t xml:space="preserve">meine</w:t>
        </w:r>
      </w:ins>
      <w:r>
        <w:rPr>
          <w:color w:val="000000" w:themeColor="text1"/>
        </w:rPr>
        <w:t xml:space="preserve"> </w:t>
      </w:r>
      <w:r>
        <w:rPr>
          <w:color w:val="000000" w:themeColor="text1"/>
        </w:rPr>
        <w:t xml:space="preserve">potentiellen </w:t>
      </w:r>
      <w:r>
        <w:rPr>
          <w:color w:val="000000" w:themeColor="text1"/>
        </w:rPr>
        <w:t xml:space="preserve">Studien-</w:t>
      </w:r>
      <w:r>
        <w:rPr>
          <w:color w:val="000000" w:themeColor="text1"/>
        </w:rPr>
        <w:t xml:space="preserve">Teilnehmer*innen </w:t>
      </w:r>
      <w:r>
        <w:rPr>
          <w:color w:val="000000" w:themeColor="text1"/>
        </w:rPr>
        <w:t xml:space="preserve">möglichst große Transparenz </w:t>
      </w:r>
      <w:r>
        <w:rPr>
          <w:color w:val="000000" w:themeColor="text1"/>
        </w:rPr>
        <w:t xml:space="preserve">zu</w:t>
      </w:r>
      <w:r>
        <w:rPr>
          <w:color w:val="000000" w:themeColor="text1"/>
        </w:rPr>
        <w:t xml:space="preserve"> schaffen</w:t>
      </w:r>
      <w:r>
        <w:rPr>
          <w:color w:val="000000" w:themeColor="text1"/>
        </w:rPr>
        <w:t xml:space="preserve">. Allerdings bedeutet dies ebenfalls, dass biographisch erlebte Ohnmachtserfahrungen in der Interaktion mit Ärzt*innen und daraus resultierende Handlungsstrategien bei meinem Gegenüber reaktiviert werden</w:t>
      </w:r>
      <w:r>
        <w:rPr>
          <w:color w:val="000000" w:themeColor="text1"/>
        </w:rPr>
        <w:t xml:space="preserve"> können</w:t>
      </w:r>
      <w:r>
        <w:rPr>
          <w:color w:val="000000" w:themeColor="text1"/>
        </w:rPr>
        <w:t xml:space="preserve">. Somit verstehe ich aus heutiger Perspektive die überwiegend geringen inhaltlichen Nachfragen der von mir später interviewten Biograph*innen im Zuge de</w:t>
      </w:r>
      <w:r>
        <w:rPr>
          <w:color w:val="000000" w:themeColor="text1"/>
        </w:rPr>
        <w:t xml:space="preserve">r</w:t>
      </w:r>
      <w:r>
        <w:rPr>
          <w:color w:val="000000" w:themeColor="text1"/>
        </w:rPr>
        <w:t xml:space="preserve"> Vorab- bzw. Aufklärungsgespräch</w:t>
      </w:r>
      <w:r>
        <w:rPr>
          <w:color w:val="000000" w:themeColor="text1"/>
        </w:rPr>
        <w:t xml:space="preserve">e</w:t>
      </w:r>
      <w:r>
        <w:rPr>
          <w:color w:val="000000" w:themeColor="text1"/>
        </w:rPr>
        <w:t xml:space="preserve"> in diesem Kontext. Insbesondere in Hinblick auf Interview-Teilnehmer*innen, die selbst über keinen akademischen bzw. medizinisch-akademischen Hintergrund verfügen, </w:t>
      </w:r>
      <w:r>
        <w:rPr>
          <w:color w:val="000000" w:themeColor="text1"/>
        </w:rPr>
        <w:t xml:space="preserve">kann </w:t>
      </w:r>
      <w:r>
        <w:rPr>
          <w:color w:val="000000" w:themeColor="text1"/>
        </w:rPr>
        <w:t xml:space="preserve">die Kombination aus meiner ärztlichen und universitären Positionierung in doppelter Hinsicht ein Machtgefälle herv</w:t>
      </w:r>
      <w:r>
        <w:rPr>
          <w:color w:val="000000" w:themeColor="text1"/>
        </w:rPr>
        <w:t xml:space="preserve">orgebracht haben</w:t>
      </w:r>
      <w:r>
        <w:rPr>
          <w:color w:val="000000" w:themeColor="text1"/>
        </w:rPr>
        <w:t xml:space="preserve">, </w:t>
      </w:r>
      <w:del w:id="1000053" w:author="Claude Lektorat" w:date="2026-06-30T12:18:05Z">
        <w:r>
          <w:rPr>
            <w:color w:val="000000" w:themeColor="text1"/>
          </w:rPr>
          <w:delText xml:space="preserve">dass</w:delText>
        </w:r>
      </w:del>
      <w:ins w:id="1000054" w:author="Claude Lektorat" w:date="2026-06-30T12:18:05Z">
        <w:r>
          <w:rPr>
            <w:color w:val="000000" w:themeColor="text1"/>
          </w:rPr>
          <w:t xml:space="preserve">das</w:t>
        </w:r>
      </w:ins>
      <w:r>
        <w:rPr>
          <w:color w:val="000000" w:themeColor="text1"/>
        </w:rPr>
        <w:t xml:space="preserve"> den weiteren Interaktionsverlauf prägt. Gleichzeitig handelte es sich bei dieser Konstellation m.E. um eine Art Dilemma: Denn ein Verschwiegen meiner fachlichen Sozialisierung hätte ebenfalls eine vollständig informierte und bewusste Entscheidung der Interessent*innen für oder gegen die Teilnahme an der Studie verhindert.</w:t>
      </w:r>
    </w:p>
    <w:p w14:paraId="0745566D" w14:textId="77777777" w:rsidR="00A267A4" w:rsidRPr="007310A7" w:rsidRDefault="00A267A4" w:rsidP="009278CD">
      <w:pPr>
        <w:spacing w:before="480" w:after="240" w:line="360" w:lineRule="auto"/>
        <w:jc w:val="both"/>
        <w:rPr>
          <w:i/>
          <w:color w:val="000000" w:themeColor="text1"/>
        </w:rPr>
      </w:pPr>
      <w:r w:rsidRPr="007310A7">
        <w:rPr>
          <w:i/>
          <w:color w:val="000000" w:themeColor="text1"/>
        </w:rPr>
        <w:t>2. Das biographische Interview Im Spannungsfeld zwischen Gestaltungsraum und Zugzwängen des Erzählens</w:t>
      </w:r>
    </w:p>
    <w:p w14:paraId="523FA853" w14:textId="22F2D05A" w:rsidR="00A267A4" w:rsidRPr="007310A7" w:rsidRDefault="00A267A4" w:rsidP="00A267A4">
      <w:pPr>
        <w:spacing w:line="360" w:lineRule="auto"/>
        <w:jc w:val="both"/>
        <w:rPr>
          <w:color w:val="000000" w:themeColor="text1"/>
        </w:rPr>
      </w:pPr>
      <w:r w:rsidRPr="007310A7">
        <w:rPr>
          <w:color w:val="000000" w:themeColor="text1"/>
        </w:rPr>
        <w:t xml:space="preserve">Meine zweite forschungsethische Reflexion bezieht sich auf die Auswahl der angewendeten Datenerhebungsmethode des biographisch-narrativen Interviews: Hierbei berücksichtige ich ebenfalls Aspekte der Selbstbestimmung meiner Interviewteilnehmer*innen, insofern als dass innerhalb der Interviewsituationen – an Stelle eines bereits im Vorfeld durch </w:t>
      </w:r>
      <w:r w:rsidR="009278CD" w:rsidRPr="007310A7">
        <w:rPr>
          <w:color w:val="000000" w:themeColor="text1"/>
        </w:rPr>
        <w:t xml:space="preserve">mich </w:t>
      </w:r>
      <w:r w:rsidRPr="007310A7">
        <w:rPr>
          <w:color w:val="000000" w:themeColor="text1"/>
        </w:rPr>
        <w:t>festgelegten Leitfadens – ein Freiraum für die biographischen Selbstbeschreibungen und Relevanzsetzungen meiner Interviewpartner*innen geschaffen</w:t>
      </w:r>
      <w:r w:rsidR="009278CD" w:rsidRPr="007310A7">
        <w:rPr>
          <w:color w:val="000000" w:themeColor="text1"/>
        </w:rPr>
        <w:t xml:space="preserve"> wird</w:t>
      </w:r>
      <w:r w:rsidRPr="007310A7">
        <w:rPr>
          <w:color w:val="000000" w:themeColor="text1"/>
        </w:rPr>
        <w:t xml:space="preserve">. Das offene narrative Verfahren stellt einerseits einen Möglichkeitsraum für die Biograph*innen dar, eigene Relevanzsetzungen vorzunehmen, was der Reproduktion fremdbestimmter Erfahrungen entgegenwirken kann. Durch die offene Erzählaufforderung können die Biograph*innen zumindest teilweise bewusst entscheiden auf welche Themen sie eingehen möchten und welche sie lieber aussparen. Dennoch kann die gewählte narrativ-biographische Erhebungsmethode mit einem forschungsethischen Spannungsfeld hinsichtlich der Aspekte der Selbstbestimmung sowie der potentiellen Retraumatisierung im Rahmen der Interviewsituation einhergehen. So können die durch die </w:t>
      </w:r>
      <w:r w:rsidRPr="007310A7">
        <w:rPr>
          <w:color w:val="000000" w:themeColor="text1"/>
        </w:rPr>
        <w:lastRenderedPageBreak/>
        <w:t xml:space="preserve">narrative Interviewführung aktivierten </w:t>
      </w:r>
      <w:r w:rsidRPr="007310A7">
        <w:rPr>
          <w:i/>
          <w:color w:val="000000" w:themeColor="text1"/>
        </w:rPr>
        <w:t>Zugzwänge des Erzählens</w:t>
      </w:r>
      <w:r w:rsidRPr="007310A7">
        <w:rPr>
          <w:color w:val="000000" w:themeColor="text1"/>
        </w:rPr>
        <w:t xml:space="preserve"> </w:t>
      </w:r>
      <w:r w:rsidR="009278CD" w:rsidRPr="007310A7">
        <w:rPr>
          <w:color w:val="000000" w:themeColor="text1"/>
        </w:rPr>
        <w:t xml:space="preserve">ebenfalls </w:t>
      </w:r>
      <w:r w:rsidRPr="007310A7">
        <w:rPr>
          <w:color w:val="000000" w:themeColor="text1"/>
        </w:rPr>
        <w:t xml:space="preserve">mit dazu führen, dass Biograph*innen spontan Informationen preisgeben bzw. Lebensbereiche thematisieren, die sie in einem stärker strukturierten Interviewformat nicht preisgegeben hätten. Hierbei handelt es sich daher ebenfalls um ein forschungsethisches Dilemma, in dem sich </w:t>
      </w:r>
      <w:r w:rsidR="005E64EF" w:rsidRPr="007310A7">
        <w:rPr>
          <w:color w:val="000000" w:themeColor="text1"/>
        </w:rPr>
        <w:t xml:space="preserve">qualitative </w:t>
      </w:r>
      <w:r w:rsidRPr="007310A7">
        <w:rPr>
          <w:color w:val="000000" w:themeColor="text1"/>
        </w:rPr>
        <w:t>Forscher*innen, deren Erhebungsansätze innerhalb des interpretativen Paradigmas verortet sind</w:t>
      </w:r>
      <w:r w:rsidR="005E64EF" w:rsidRPr="007310A7">
        <w:rPr>
          <w:color w:val="000000" w:themeColor="text1"/>
        </w:rPr>
        <w:t>,</w:t>
      </w:r>
      <w:r w:rsidRPr="007310A7">
        <w:rPr>
          <w:color w:val="000000" w:themeColor="text1"/>
        </w:rPr>
        <w:t xml:space="preserve"> strukturell bewegen und </w:t>
      </w:r>
      <w:proofErr w:type="gramStart"/>
      <w:r w:rsidRPr="007310A7">
        <w:rPr>
          <w:color w:val="000000" w:themeColor="text1"/>
        </w:rPr>
        <w:t>das</w:t>
      </w:r>
      <w:proofErr w:type="gramEnd"/>
      <w:r w:rsidRPr="007310A7">
        <w:rPr>
          <w:color w:val="000000" w:themeColor="text1"/>
        </w:rPr>
        <w:t xml:space="preserve"> der weiteren vertieften Reflexionen der Fachdisziplin bedarf.</w:t>
      </w:r>
    </w:p>
    <w:p w14:paraId="6F2967A5" w14:textId="1CE6183C" w:rsidR="00A267A4" w:rsidRPr="007310A7" w:rsidRDefault="00A267A4" w:rsidP="003865F7">
      <w:pPr>
        <w:spacing w:before="480" w:after="120" w:line="360" w:lineRule="auto"/>
        <w:jc w:val="both"/>
        <w:rPr>
          <w:i/>
          <w:color w:val="000000" w:themeColor="text1"/>
        </w:rPr>
      </w:pPr>
      <w:r w:rsidRPr="007310A7">
        <w:rPr>
          <w:i/>
          <w:color w:val="000000" w:themeColor="text1"/>
        </w:rPr>
        <w:t>3. Die (</w:t>
      </w:r>
      <w:proofErr w:type="spellStart"/>
      <w:r w:rsidRPr="007310A7">
        <w:rPr>
          <w:i/>
          <w:color w:val="000000" w:themeColor="text1"/>
        </w:rPr>
        <w:t>Un</w:t>
      </w:r>
      <w:proofErr w:type="spellEnd"/>
      <w:r w:rsidR="008E0644" w:rsidRPr="007310A7">
        <w:rPr>
          <w:i/>
          <w:color w:val="000000" w:themeColor="text1"/>
        </w:rPr>
        <w:t>-</w:t>
      </w:r>
      <w:r w:rsidRPr="007310A7">
        <w:rPr>
          <w:i/>
          <w:color w:val="000000" w:themeColor="text1"/>
        </w:rPr>
        <w:t>)</w:t>
      </w:r>
      <w:proofErr w:type="spellStart"/>
      <w:r w:rsidRPr="007310A7">
        <w:rPr>
          <w:i/>
          <w:color w:val="000000" w:themeColor="text1"/>
        </w:rPr>
        <w:t>verfügbarkeit</w:t>
      </w:r>
      <w:proofErr w:type="spellEnd"/>
      <w:r w:rsidRPr="007310A7">
        <w:rPr>
          <w:i/>
          <w:color w:val="000000" w:themeColor="text1"/>
        </w:rPr>
        <w:t xml:space="preserve"> der eigenen Erzählung im Forschungsprozess</w:t>
      </w:r>
    </w:p>
    <w:p w14:paraId="227A0992" w14:textId="1DA5298F" w:rsidR="00A267A4" w:rsidRPr="007310A7" w:rsidRDefault="00A267A4" w:rsidP="00A267A4">
      <w:pPr>
        <w:spacing w:line="360" w:lineRule="auto"/>
        <w:jc w:val="both"/>
        <w:rPr>
          <w:color w:val="000000" w:themeColor="text1"/>
        </w:rPr>
      </w:pPr>
      <w:r w:rsidRPr="007310A7">
        <w:rPr>
          <w:color w:val="000000" w:themeColor="text1"/>
        </w:rPr>
        <w:t>Die dritte forschungsethische Reflexion bezieht sich auf das (</w:t>
      </w:r>
      <w:proofErr w:type="spellStart"/>
      <w:r w:rsidRPr="007310A7">
        <w:rPr>
          <w:color w:val="000000" w:themeColor="text1"/>
        </w:rPr>
        <w:t>Un</w:t>
      </w:r>
      <w:proofErr w:type="spellEnd"/>
      <w:r w:rsidR="008E0644" w:rsidRPr="007310A7">
        <w:rPr>
          <w:color w:val="000000" w:themeColor="text1"/>
        </w:rPr>
        <w:t>-</w:t>
      </w:r>
      <w:r w:rsidRPr="007310A7">
        <w:rPr>
          <w:color w:val="000000" w:themeColor="text1"/>
        </w:rPr>
        <w:t xml:space="preserve">)Verfügbar-Machen der eigenen lebensgeschichtlichen Erzählungen. Zu Beginn des Forschungsprozesses </w:t>
      </w:r>
      <w:r w:rsidR="008E0644" w:rsidRPr="007310A7">
        <w:rPr>
          <w:color w:val="000000" w:themeColor="text1"/>
        </w:rPr>
        <w:t xml:space="preserve">unterbreite </w:t>
      </w:r>
      <w:r w:rsidRPr="007310A7">
        <w:rPr>
          <w:color w:val="000000" w:themeColor="text1"/>
        </w:rPr>
        <w:t xml:space="preserve">ich meinen Interview-Teilnehmer*innen das Angebot, ihnen – nach Beendung und Veröffentlichung meiner Studie – die Publikation zur Verfügung zu stellen. Dieses Angebot </w:t>
      </w:r>
      <w:r w:rsidR="008E0644" w:rsidRPr="007310A7">
        <w:rPr>
          <w:color w:val="000000" w:themeColor="text1"/>
        </w:rPr>
        <w:t xml:space="preserve">wird </w:t>
      </w:r>
      <w:r w:rsidRPr="007310A7">
        <w:rPr>
          <w:color w:val="000000" w:themeColor="text1"/>
        </w:rPr>
        <w:t xml:space="preserve">von einer interviewten Person explizit begrüßt. Auch wenn es von vielen machtkritisch positionierten Sozialforschenden auf diese Weise praktiziert wird, </w:t>
      </w:r>
      <w:r w:rsidR="008E0644" w:rsidRPr="007310A7">
        <w:rPr>
          <w:color w:val="000000" w:themeColor="text1"/>
        </w:rPr>
        <w:t xml:space="preserve">entscheide </w:t>
      </w:r>
      <w:r w:rsidRPr="007310A7">
        <w:rPr>
          <w:color w:val="000000" w:themeColor="text1"/>
        </w:rPr>
        <w:t>ich mich jedoch dagegen, den Biograph*innen die Transkripte ihrer Interviews sowie vorläufige Auswertungsergebnisse im Rahmen einer Art Review-Prozess zukommen zu lassen: Einerseits – so meine Überlegung – da die verschriftlichte Form des selbst Erzählten als irritierend bzw. verunsichernd erlebt werden kann. Andererseits, da insbesondere erste Auswertungen kaum verallgemeinerte Interpretationen der</w:t>
      </w:r>
      <w:r w:rsidR="008E0644" w:rsidRPr="007310A7">
        <w:rPr>
          <w:color w:val="000000" w:themeColor="text1"/>
        </w:rPr>
        <w:t xml:space="preserve"> jeweils rekonstruierten</w:t>
      </w:r>
      <w:r w:rsidRPr="007310A7">
        <w:rPr>
          <w:color w:val="000000" w:themeColor="text1"/>
        </w:rPr>
        <w:t xml:space="preserve"> Lebensgeschichte enthalten, die für die interviewten Personen neue</w:t>
      </w:r>
      <w:r w:rsidR="008E0644" w:rsidRPr="007310A7">
        <w:rPr>
          <w:color w:val="000000" w:themeColor="text1"/>
        </w:rPr>
        <w:t xml:space="preserve">, </w:t>
      </w:r>
      <w:r w:rsidRPr="007310A7">
        <w:rPr>
          <w:color w:val="000000" w:themeColor="text1"/>
        </w:rPr>
        <w:t xml:space="preserve">bisher unbekannte Perspektiven auf ihre Biographie darstellen können. Diese können im Besonderen belastende und traumatische Lebensbereiche betreffen, und somit ein potentiell Krisen-auslösendes Moment innehaben. </w:t>
      </w:r>
    </w:p>
    <w:p w14:paraId="3ECDFDC8" w14:textId="23D1B439" w:rsidR="00A267A4" w:rsidRPr="007310A7" w:rsidRDefault="00A267A4" w:rsidP="00A267A4">
      <w:pPr>
        <w:spacing w:line="360" w:lineRule="auto"/>
        <w:jc w:val="both"/>
        <w:rPr>
          <w:color w:val="000000" w:themeColor="text1"/>
        </w:rPr>
      </w:pPr>
      <w:r w:rsidRPr="007310A7">
        <w:rPr>
          <w:color w:val="000000" w:themeColor="text1"/>
        </w:rPr>
        <w:t xml:space="preserve">Auch hier handelt es sich m. E. um ein Dilemma, da die Einbindung von Interview-Partner*innen in die Auswertung bzw. Verschriftlichung ihrer Daten eine Form der Förderung von Selbstbestimmung und Deutungsmacht darstellen kann. Ebenso erscheinen mir meine Bedenken aus heutiger Perspektive tendenziell </w:t>
      </w:r>
      <w:proofErr w:type="spellStart"/>
      <w:r w:rsidRPr="007310A7">
        <w:rPr>
          <w:color w:val="000000" w:themeColor="text1"/>
        </w:rPr>
        <w:t>paternalisierend</w:t>
      </w:r>
      <w:proofErr w:type="spellEnd"/>
      <w:r w:rsidRPr="007310A7">
        <w:rPr>
          <w:color w:val="000000" w:themeColor="text1"/>
        </w:rPr>
        <w:t xml:space="preserve">. Vor dem Hintergrund meiner Perspektive zum damaligen Zeitpunkt </w:t>
      </w:r>
      <w:r w:rsidR="00FA6C3C" w:rsidRPr="007310A7">
        <w:rPr>
          <w:color w:val="000000" w:themeColor="text1"/>
        </w:rPr>
        <w:t xml:space="preserve">entscheide </w:t>
      </w:r>
      <w:r w:rsidRPr="007310A7">
        <w:rPr>
          <w:color w:val="000000" w:themeColor="text1"/>
        </w:rPr>
        <w:t>ich mich jedoch</w:t>
      </w:r>
      <w:r w:rsidR="00FA6C3C" w:rsidRPr="007310A7">
        <w:rPr>
          <w:color w:val="000000" w:themeColor="text1"/>
        </w:rPr>
        <w:t xml:space="preserve"> dafür</w:t>
      </w:r>
      <w:r w:rsidRPr="007310A7">
        <w:rPr>
          <w:color w:val="000000" w:themeColor="text1"/>
        </w:rPr>
        <w:t xml:space="preserve">, erst die Publikation meiner Ergebnisse – und somit auch den durch die biographischen Erzählungen ermöglichten </w:t>
      </w:r>
      <w:r w:rsidRPr="007310A7">
        <w:rPr>
          <w:color w:val="000000" w:themeColor="text1"/>
        </w:rPr>
        <w:lastRenderedPageBreak/>
        <w:t>Diskursbeitrag – an meine Interviewpartner*innen aktiv zurückzugeben. Da die Publikation auch aus Gründen des Datenschutzes auf fallübergreifende Handlungs- und Deutungsstrukturen an Stelle von konkreten biographischen Verläufen fokussiert, ersc</w:t>
      </w:r>
      <w:r w:rsidR="00FA6C3C" w:rsidRPr="007310A7">
        <w:rPr>
          <w:color w:val="000000" w:themeColor="text1"/>
        </w:rPr>
        <w:t>heint</w:t>
      </w:r>
      <w:r w:rsidRPr="007310A7">
        <w:rPr>
          <w:color w:val="000000" w:themeColor="text1"/>
        </w:rPr>
        <w:t xml:space="preserve"> mir hier das Risiko einer potentiell krisenhaften Konfrontation mit Aspekten der eigenen Biographie deutlich geringer. Inwiefern diese Überlegungen und Bedenken mit dem Erleben meiner Interviewpartner*innen korrespondieren bleibt allerdings offen und bedürfte vermutlich eines eigenen Forschungsprojektes.</w:t>
      </w:r>
    </w:p>
    <w:p w14:paraId="7F8DB007" w14:textId="77777777" w:rsidR="00A267A4" w:rsidRPr="007310A7" w:rsidRDefault="00A267A4" w:rsidP="00A267A4">
      <w:pPr>
        <w:rPr>
          <w:color w:val="000000" w:themeColor="text1"/>
        </w:rPr>
      </w:pPr>
    </w:p>
    <w:p w14:paraId="79A6FC98" w14:textId="3EFBBAAF" w:rsidR="00A267A4" w:rsidRPr="007310A7" w:rsidRDefault="00A267A4" w:rsidP="00A267A4">
      <w:pPr>
        <w:spacing w:line="360" w:lineRule="auto"/>
        <w:jc w:val="both"/>
        <w:rPr>
          <w:color w:val="000000" w:themeColor="text1"/>
        </w:rPr>
      </w:pPr>
      <w:r w:rsidRPr="007310A7">
        <w:rPr>
          <w:color w:val="000000" w:themeColor="text1"/>
        </w:rPr>
        <w:t xml:space="preserve">Die vorgenommenen Reflexionen verdeutlichen, dass forschungsethische Überlegungen einen kontinuierlichen, mit der eigenen </w:t>
      </w:r>
      <w:proofErr w:type="spellStart"/>
      <w:r w:rsidRPr="007310A7">
        <w:rPr>
          <w:color w:val="000000" w:themeColor="text1"/>
        </w:rPr>
        <w:t>Positionalität</w:t>
      </w:r>
      <w:proofErr w:type="spellEnd"/>
      <w:r w:rsidRPr="007310A7">
        <w:rPr>
          <w:color w:val="000000" w:themeColor="text1"/>
        </w:rPr>
        <w:t xml:space="preserve"> eng zusammenhängenden Prozess darstellen. Dieser geht insbesondere vor dem Hintergrund einer machtkritischen Positionierung über die formale ethische Genehmigung einer Studie weit hinaus. Zum anderen zeigte sich, dass solche Überlegungen im Kontext interpretativer Forschung in einem teilweise Dilemma-artigen Spannungsfeld situiert sind. Dieses lässt sich zwar nicht abschließend auflösen, jedoch fortlaufend reflektieren, bearbeiten und teilweise erst retrospektiv verstehend nachvollziehen.</w:t>
      </w:r>
    </w:p>
    <w:p w14:paraId="28A0C7F4" w14:textId="16353D65" w:rsidR="007C0AAD" w:rsidRPr="007310A7" w:rsidRDefault="007C0AAD" w:rsidP="00A267A4">
      <w:pPr>
        <w:spacing w:line="360" w:lineRule="auto"/>
        <w:jc w:val="both"/>
        <w:rPr>
          <w:color w:val="000000" w:themeColor="text1"/>
        </w:rPr>
      </w:pPr>
    </w:p>
    <w:p w14:paraId="0BBA3F27" w14:textId="77777777" w:rsidR="00A267A4" w:rsidRPr="007310A7" w:rsidRDefault="00A267A4" w:rsidP="00C32CC6">
      <w:pPr>
        <w:pStyle w:val="Default"/>
        <w:spacing w:line="360" w:lineRule="auto"/>
        <w:ind w:right="42"/>
        <w:outlineLvl w:val="0"/>
        <w:rPr>
          <w:rFonts w:asciiTheme="minorHAnsi" w:hAnsiTheme="minorHAnsi"/>
          <w:b/>
          <w:color w:val="000000" w:themeColor="text1"/>
          <w:lang w:val="de-DE"/>
        </w:rPr>
      </w:pPr>
    </w:p>
    <w:p w14:paraId="6711CF52" w14:textId="77777777" w:rsidR="00A267A4" w:rsidRPr="007310A7" w:rsidRDefault="00A267A4" w:rsidP="00C32CC6">
      <w:pPr>
        <w:pStyle w:val="Default"/>
        <w:spacing w:line="360" w:lineRule="auto"/>
        <w:ind w:right="42"/>
        <w:outlineLvl w:val="0"/>
        <w:rPr>
          <w:rFonts w:asciiTheme="minorHAnsi" w:hAnsiTheme="minorHAnsi"/>
          <w:b/>
          <w:color w:val="000000" w:themeColor="text1"/>
          <w:lang w:val="de-DE"/>
        </w:rPr>
      </w:pPr>
    </w:p>
    <w:p w14:paraId="346F2E55" w14:textId="77777777" w:rsidR="00A267A4" w:rsidRPr="007310A7" w:rsidRDefault="00A267A4" w:rsidP="00C32CC6">
      <w:pPr>
        <w:pStyle w:val="Default"/>
        <w:spacing w:line="360" w:lineRule="auto"/>
        <w:ind w:right="42"/>
        <w:outlineLvl w:val="0"/>
        <w:rPr>
          <w:rFonts w:asciiTheme="minorHAnsi" w:hAnsiTheme="minorHAnsi"/>
          <w:b/>
          <w:color w:val="000000" w:themeColor="text1"/>
          <w:lang w:val="de-DE"/>
        </w:rPr>
      </w:pPr>
    </w:p>
    <w:p w14:paraId="52B3D81C" w14:textId="77777777" w:rsidR="00A267A4" w:rsidRPr="007310A7" w:rsidRDefault="00A267A4" w:rsidP="00C32CC6">
      <w:pPr>
        <w:pStyle w:val="Default"/>
        <w:spacing w:line="360" w:lineRule="auto"/>
        <w:ind w:right="42"/>
        <w:outlineLvl w:val="0"/>
        <w:rPr>
          <w:rFonts w:asciiTheme="minorHAnsi" w:hAnsiTheme="minorHAnsi"/>
          <w:b/>
          <w:color w:val="000000" w:themeColor="text1"/>
          <w:lang w:val="de-DE"/>
        </w:rPr>
      </w:pPr>
    </w:p>
    <w:p w14:paraId="55BBD85F" w14:textId="77777777" w:rsidR="00A267A4" w:rsidRPr="007310A7" w:rsidRDefault="00A267A4" w:rsidP="00C32CC6">
      <w:pPr>
        <w:pStyle w:val="Default"/>
        <w:spacing w:line="360" w:lineRule="auto"/>
        <w:ind w:right="42"/>
        <w:outlineLvl w:val="0"/>
        <w:rPr>
          <w:rFonts w:asciiTheme="minorHAnsi" w:hAnsiTheme="minorHAnsi"/>
          <w:b/>
          <w:color w:val="000000" w:themeColor="text1"/>
          <w:lang w:val="de-DE"/>
        </w:rPr>
      </w:pPr>
    </w:p>
    <w:p w14:paraId="23FE1845" w14:textId="77777777" w:rsidR="00A267A4" w:rsidRPr="007310A7" w:rsidRDefault="00A267A4">
      <w:pPr>
        <w:rPr>
          <w:rFonts w:cs="Calibri"/>
          <w:b/>
          <w:color w:val="000000" w:themeColor="text1"/>
        </w:rPr>
      </w:pPr>
      <w:r w:rsidRPr="007310A7">
        <w:rPr>
          <w:b/>
          <w:color w:val="000000" w:themeColor="text1"/>
        </w:rPr>
        <w:br w:type="page"/>
      </w:r>
    </w:p>
    <w:p w14:paraId="766E046A" w14:textId="2268A7E7" w:rsidR="00C32CC6" w:rsidRPr="007310A7" w:rsidRDefault="00C32CC6" w:rsidP="00C32CC6">
      <w:pPr>
        <w:pStyle w:val="Default"/>
        <w:spacing w:line="360" w:lineRule="auto"/>
        <w:ind w:right="42"/>
        <w:outlineLvl w:val="0"/>
        <w:rPr>
          <w:rFonts w:asciiTheme="minorHAnsi" w:hAnsiTheme="minorHAnsi"/>
          <w:b/>
          <w:color w:val="000000" w:themeColor="text1"/>
          <w:lang w:val="de-DE"/>
        </w:rPr>
      </w:pPr>
      <w:bookmarkStart w:id="42" w:name="_Toc233288780"/>
      <w:r w:rsidRPr="007310A7">
        <w:rPr>
          <w:rFonts w:asciiTheme="minorHAnsi" w:hAnsiTheme="minorHAnsi"/>
          <w:b/>
          <w:color w:val="000000" w:themeColor="text1"/>
          <w:lang w:val="de-DE"/>
        </w:rPr>
        <w:lastRenderedPageBreak/>
        <w:t>6. Intergeschlechtlichkeit: Rekonstruktion von Diskursperspektiven und Skizzierung einer eigenen Positionierung</w:t>
      </w:r>
      <w:bookmarkEnd w:id="42"/>
    </w:p>
    <w:p w14:paraId="75AC54FC" w14:textId="2DFE0561" w:rsidR="00C32CC6" w:rsidRPr="006017AC" w:rsidRDefault="00C32CC6" w:rsidP="00A267A4">
      <w:pPr>
        <w:pStyle w:val="Default"/>
        <w:spacing w:before="360" w:after="480"/>
        <w:ind w:left="2835" w:right="40"/>
        <w:jc w:val="both"/>
        <w:rPr>
          <w:rFonts w:asciiTheme="minorHAnsi" w:hAnsiTheme="minorHAnsi"/>
          <w:color w:val="000000" w:themeColor="text1"/>
          <w:sz w:val="20"/>
          <w:szCs w:val="20"/>
        </w:rPr>
      </w:pPr>
      <w:r w:rsidRPr="007310A7">
        <w:rPr>
          <w:rFonts w:asciiTheme="minorHAnsi" w:hAnsiTheme="minorHAnsi"/>
          <w:color w:val="000000" w:themeColor="text1"/>
          <w:sz w:val="20"/>
          <w:szCs w:val="20"/>
        </w:rPr>
        <w:t xml:space="preserve">„The very definition of what it means to be intersexed is politicized, contested and fraught with </w:t>
      </w:r>
      <w:proofErr w:type="gramStart"/>
      <w:r w:rsidR="00CC7172" w:rsidRPr="007310A7">
        <w:rPr>
          <w:rFonts w:asciiTheme="minorHAnsi" w:hAnsiTheme="minorHAnsi"/>
          <w:color w:val="000000" w:themeColor="text1"/>
          <w:sz w:val="20"/>
          <w:szCs w:val="20"/>
        </w:rPr>
        <w:t>conflict“</w:t>
      </w:r>
      <w:r w:rsidR="00CC7172">
        <w:rPr>
          <w:rFonts w:asciiTheme="minorHAnsi" w:hAnsiTheme="minorHAnsi"/>
          <w:color w:val="000000" w:themeColor="text1"/>
          <w:sz w:val="20"/>
          <w:szCs w:val="20"/>
        </w:rPr>
        <w:t xml:space="preserve"> (</w:t>
      </w:r>
      <w:proofErr w:type="spellStart"/>
      <w:proofErr w:type="gramEnd"/>
      <w:r w:rsidRPr="006017AC">
        <w:rPr>
          <w:rFonts w:asciiTheme="minorHAnsi" w:hAnsiTheme="minorHAnsi"/>
          <w:color w:val="000000" w:themeColor="text1"/>
          <w:sz w:val="20"/>
          <w:szCs w:val="20"/>
        </w:rPr>
        <w:t>Preves</w:t>
      </w:r>
      <w:proofErr w:type="spellEnd"/>
      <w:r w:rsidRPr="006017AC">
        <w:rPr>
          <w:rFonts w:asciiTheme="minorHAnsi" w:hAnsiTheme="minorHAnsi"/>
          <w:color w:val="000000" w:themeColor="text1"/>
          <w:sz w:val="20"/>
          <w:szCs w:val="20"/>
        </w:rPr>
        <w:t xml:space="preserve"> 200</w:t>
      </w:r>
      <w:r w:rsidR="006017AC">
        <w:rPr>
          <w:rFonts w:asciiTheme="minorHAnsi" w:hAnsiTheme="minorHAnsi"/>
          <w:color w:val="000000" w:themeColor="text1"/>
          <w:sz w:val="20"/>
          <w:szCs w:val="20"/>
        </w:rPr>
        <w:t>3</w:t>
      </w:r>
      <w:r w:rsidRPr="006017AC">
        <w:rPr>
          <w:rFonts w:asciiTheme="minorHAnsi" w:hAnsiTheme="minorHAnsi"/>
          <w:color w:val="000000" w:themeColor="text1"/>
          <w:sz w:val="20"/>
          <w:szCs w:val="20"/>
        </w:rPr>
        <w:t xml:space="preserve">, 262). </w:t>
      </w:r>
    </w:p>
    <w:p w14:paraId="6F4538C3" w14:textId="13106064" w:rsidR="00C32CC6" w:rsidRPr="007310A7" w:rsidRDefault="00C32CC6" w:rsidP="00C32CC6">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Das folgende Kapitel dient sowohl einer Bestimmung des im Rahmen dieser Arbeit verwendeten und zur Definition des Forschungsgegenstands beitragenden Begriffs der Intergeschlechtlichkeit als auch einer Darstellung verschiedener sozial wirkmächtiger Zugänge zum Phänomen</w:t>
      </w:r>
      <w:r w:rsidR="007B5E74">
        <w:rPr>
          <w:rFonts w:asciiTheme="minorHAnsi" w:hAnsiTheme="minorHAnsi"/>
          <w:color w:val="000000" w:themeColor="text1"/>
          <w:lang w:val="de-DE"/>
        </w:rPr>
        <w:t xml:space="preserve"> der </w:t>
      </w:r>
      <w:r w:rsidRPr="007310A7">
        <w:rPr>
          <w:rFonts w:asciiTheme="minorHAnsi" w:hAnsiTheme="minorHAnsi"/>
          <w:color w:val="000000" w:themeColor="text1"/>
          <w:lang w:val="de-DE"/>
        </w:rPr>
        <w:t xml:space="preserve">Intergeschlechtlichkeit. Im Fokus stehen der medizinische, menschenrechtliche und juristische Spezialdiskurs sowie der erfahrungsbasierte </w:t>
      </w:r>
      <w:r w:rsidR="007B5E74">
        <w:rPr>
          <w:rFonts w:asciiTheme="minorHAnsi" w:hAnsiTheme="minorHAnsi"/>
          <w:color w:val="000000" w:themeColor="text1"/>
          <w:lang w:val="de-DE"/>
        </w:rPr>
        <w:t>Intergeschlechts-</w:t>
      </w:r>
      <w:r w:rsidRPr="007310A7">
        <w:rPr>
          <w:rFonts w:asciiTheme="minorHAnsi" w:hAnsiTheme="minorHAnsi"/>
          <w:color w:val="000000" w:themeColor="text1"/>
          <w:lang w:val="de-DE"/>
        </w:rPr>
        <w:t xml:space="preserve">Diskurs (siehe </w:t>
      </w:r>
      <w:r w:rsidR="00C96357">
        <w:rPr>
          <w:rFonts w:asciiTheme="minorHAnsi" w:hAnsiTheme="minorHAnsi"/>
          <w:color w:val="000000" w:themeColor="text1"/>
          <w:lang w:val="de-DE"/>
        </w:rPr>
        <w:t>4</w:t>
      </w:r>
      <w:r w:rsidRPr="007310A7">
        <w:rPr>
          <w:rFonts w:asciiTheme="minorHAnsi" w:hAnsiTheme="minorHAnsi"/>
          <w:color w:val="000000" w:themeColor="text1"/>
          <w:lang w:val="de-DE"/>
        </w:rPr>
        <w:t>.</w:t>
      </w:r>
      <w:r w:rsidR="003865F7">
        <w:rPr>
          <w:rFonts w:asciiTheme="minorHAnsi" w:hAnsiTheme="minorHAnsi"/>
          <w:color w:val="000000" w:themeColor="text1"/>
          <w:lang w:val="de-DE"/>
        </w:rPr>
        <w:t>7</w:t>
      </w:r>
      <w:r w:rsidRPr="007310A7">
        <w:rPr>
          <w:rFonts w:asciiTheme="minorHAnsi" w:hAnsiTheme="minorHAnsi"/>
          <w:color w:val="000000" w:themeColor="text1"/>
          <w:lang w:val="de-DE"/>
        </w:rPr>
        <w:t>).</w:t>
      </w:r>
    </w:p>
    <w:p w14:paraId="4D9F7C5D" w14:textId="77D79079" w:rsidR="00C32CC6" w:rsidRPr="00193FCB" w:rsidRDefault="00C32CC6" w:rsidP="00C32CC6">
      <w:pPr>
        <w:pStyle w:val="Default"/>
        <w:spacing w:line="360" w:lineRule="auto"/>
        <w:ind w:right="42"/>
        <w:jc w:val="both"/>
        <w:rPr>
          <w:rFonts w:asciiTheme="minorHAnsi" w:hAnsiTheme="minorHAnsi"/>
          <w:iCs/>
          <w:color w:val="000000" w:themeColor="text1"/>
          <w:lang w:val="de-DE"/>
        </w:rPr>
      </w:pPr>
      <w:r>
        <w:rPr>
          <w:rFonts w:asciiTheme="minorHAnsi" w:hAnsiTheme="minorHAnsi"/>
          <w:color w:val="000000" w:themeColor="text1"/>
          <w:lang w:val="de-DE"/>
        </w:rPr>
        <w:t xml:space="preserve">In der wissenschaftlichen und aktivistisch geprägten Literatur wird je nach fachlicher Verortung, politischer Positionierung und biographischen Erfahrungen mit unterschiedlichen Begriffen über die Erfahrungswelt der Menschen gesprochen, denen sich diese Arbeit inhaltlich zuwendet: Inter*, Intergeschlechtlichkeit, Zwischengeschlechtlichkeit, Variationen der Geschlechtsmerkmale, Varianten der Geschlechtsentwicklung, </w:t>
      </w:r>
      <w:proofErr w:type="spellStart"/>
      <w:r>
        <w:rPr>
          <w:rFonts w:asciiTheme="minorHAnsi" w:hAnsiTheme="minorHAnsi"/>
          <w:iCs/>
          <w:color w:val="000000" w:themeColor="text1"/>
          <w:lang w:val="de-DE"/>
        </w:rPr>
        <w:t xml:space="preserve">Differences</w:t>
      </w:r>
      <w:proofErr w:type="spellEnd"/>
      <w:r>
        <w:rPr>
          <w:rFonts w:asciiTheme="minorHAnsi" w:hAnsiTheme="minorHAnsi"/>
          <w:iCs/>
          <w:color w:val="000000" w:themeColor="text1"/>
          <w:lang w:val="de-DE"/>
        </w:rPr>
        <w:t xml:space="preserve">/</w:t>
      </w:r>
      <w:proofErr w:type="spellStart"/>
      <w:r>
        <w:rPr>
          <w:rFonts w:asciiTheme="minorHAnsi" w:hAnsiTheme="minorHAnsi"/>
          <w:iCs/>
          <w:color w:val="000000" w:themeColor="text1"/>
          <w:lang w:val="de-DE"/>
        </w:rPr>
        <w:t xml:space="preserve">Disorders</w:t>
      </w:r>
      <w:proofErr w:type="spellEnd"/>
      <w:r>
        <w:rPr>
          <w:rFonts w:asciiTheme="minorHAnsi" w:hAnsiTheme="minorHAnsi"/>
          <w:iCs/>
          <w:color w:val="000000" w:themeColor="text1"/>
          <w:lang w:val="de-DE"/>
        </w:rPr>
        <w:t xml:space="preserve"> </w:t>
      </w:r>
      <w:proofErr w:type="spellStart"/>
      <w:r>
        <w:rPr>
          <w:rFonts w:asciiTheme="minorHAnsi" w:hAnsiTheme="minorHAnsi"/>
          <w:iCs/>
          <w:color w:val="000000" w:themeColor="text1"/>
          <w:lang w:val="de-DE"/>
        </w:rPr>
        <w:t xml:space="preserve">of</w:t>
      </w:r>
      <w:proofErr w:type="spellEnd"/>
      <w:r>
        <w:rPr>
          <w:rFonts w:asciiTheme="minorHAnsi" w:hAnsiTheme="minorHAnsi"/>
          <w:iCs/>
          <w:color w:val="000000" w:themeColor="text1"/>
          <w:lang w:val="de-DE"/>
        </w:rPr>
        <w:t xml:space="preserve"> </w:t>
      </w:r>
      <w:r>
        <w:rPr>
          <w:rFonts w:asciiTheme="minorHAnsi" w:hAnsiTheme="minorHAnsi"/>
          <w:iCs/>
          <w:color w:val="000000" w:themeColor="text1"/>
          <w:lang w:val="de-DE"/>
        </w:rPr>
        <w:t xml:space="preserve">S</w:t>
      </w:r>
      <w:r>
        <w:rPr>
          <w:rFonts w:asciiTheme="minorHAnsi" w:hAnsiTheme="minorHAnsi"/>
          <w:iCs/>
          <w:color w:val="000000" w:themeColor="text1"/>
          <w:lang w:val="de-DE"/>
        </w:rPr>
        <w:t xml:space="preserve">exual Development</w:t>
      </w:r>
      <w:r>
        <w:rPr>
          <w:rFonts w:asciiTheme="minorHAnsi" w:hAnsiTheme="minorHAnsi"/>
          <w:iCs/>
          <w:color w:val="000000" w:themeColor="text1"/>
          <w:lang w:val="de-DE"/>
        </w:rPr>
        <w:t xml:space="preserve"> bzw. DSD</w:t>
      </w:r>
      <w:r>
        <w:rPr>
          <w:rFonts w:asciiTheme="minorHAnsi" w:hAnsiTheme="minorHAnsi"/>
          <w:color w:val="000000" w:themeColor="text1"/>
          <w:lang w:val="de-DE"/>
        </w:rPr>
        <w:t xml:space="preserve"> </w:t>
      </w:r>
      <w:r w:rsidRPr="007310A7">
        <w:rPr>
          <w:rFonts w:asciiTheme="minorHAnsi" w:hAnsiTheme="minorHAnsi"/>
          <w:color w:val="000000" w:themeColor="text1"/>
          <w:lang w:val="de-DE"/>
        </w:rPr>
        <w:fldChar w:fldCharType="begin"/>
      </w:r>
      <w:r w:rsidR="00982576" w:rsidRPr="00193FCB">
        <w:rPr>
          <w:rFonts w:asciiTheme="minorHAnsi" w:hAnsiTheme="minorHAnsi"/>
          <w:color w:val="000000" w:themeColor="text1"/>
          <w:lang w:val="de-DE"/>
        </w:rPr>
        <w:instrText xml:space="preserve"> ADDIN ZOTERO_ITEM CSL_CITATION {"citationID":"65kfncLj","properties":{"unsorted":false,"formattedCitation":"(vgl. z.B. Kaszta und Reutlinger 2020)","plainCitation":"(vgl. z.B. Kaszta und Reutlinger 2020)","dontUpdate":true,"noteIndex":0},"citationItems":[{"id":888,"uris":["http://zotero.org/users/local/owKliTIb/items/FEQJPZID"],"itemData":{"id":888,"type":"book","publisher-place":"Frankfurt a. M.","title":"Intergeschlechtlichkeit","author":[{"family":"Kaszta","given":"Mira"},{"family":"Reutlinger","given":"Simon"}],"issued":{"date-parts":[["2020"]]}},"prefix":"vgl. z.B."}],"schema":"https://github.com/citation-style-language/schema/raw/master/csl-citation.json"} </w:instrText>
      </w:r>
      <w:r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w:t>
      </w:r>
      <w:r>
        <w:rPr>
          <w:rFonts w:ascii="Cambria" w:hAnsi="Cambria"/>
          <w:color w:val="000000" w:themeColor="text1"/>
          <w:lang w:val="de-DE"/>
        </w:rPr>
        <w:t xml:space="preserve">auch</w:t>
      </w:r>
      <w:r>
        <w:rPr>
          <w:rFonts w:ascii="Cambria" w:hAnsi="Cambria"/>
          <w:color w:val="000000" w:themeColor="text1"/>
          <w:lang w:val="de-DE"/>
        </w:rPr>
        <w:t xml:space="preserve"> </w:t>
      </w:r>
      <w:proofErr w:type="spellStart"/>
      <w:r>
        <w:rPr>
          <w:rFonts w:ascii="Cambria" w:hAnsi="Cambria"/>
          <w:color w:val="000000" w:themeColor="text1"/>
          <w:lang w:val="de-DE"/>
        </w:rPr>
        <w:t xml:space="preserve">Kaszta</w:t>
      </w:r>
      <w:proofErr w:type="spellEnd"/>
      <w:r>
        <w:rPr>
          <w:rFonts w:ascii="Cambria" w:hAnsi="Cambria"/>
          <w:color w:val="000000" w:themeColor="text1"/>
          <w:lang w:val="de-DE"/>
        </w:rPr>
        <w:t xml:space="preserve">, Reutlinger 2020)</w:t>
      </w:r>
      <w:r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w:t>
      </w:r>
      <w:r>
        <w:rPr>
          <w:rFonts w:asciiTheme="minorHAnsi" w:hAnsiTheme="minorHAnsi"/>
          <w:color w:val="000000" w:themeColor="text1"/>
          <w:lang w:val="de-DE"/>
        </w:rPr>
        <w:t xml:space="preserve">Die jeweiligen Perspektiven, die mit diesen Begrifflichkeiten zusammenhängen</w:t>
      </w:r>
      <w:r>
        <w:rPr>
          <w:rFonts w:asciiTheme="minorHAnsi" w:hAnsiTheme="minorHAnsi"/>
          <w:color w:val="000000" w:themeColor="text1"/>
          <w:lang w:val="de-DE"/>
        </w:rPr>
        <w:t xml:space="preserve"> und entscheidend die Umgangsweisen mit intergeschlechtlichen Variationen prägen,</w:t>
      </w:r>
      <w:r>
        <w:rPr>
          <w:rFonts w:asciiTheme="minorHAnsi" w:hAnsiTheme="minorHAnsi"/>
          <w:color w:val="000000" w:themeColor="text1"/>
          <w:lang w:val="de-DE"/>
        </w:rPr>
        <w:t xml:space="preserve"> sind in unterschiedlichen Diskursen und Formen der Wissensproduktion verankert</w:t>
      </w:r>
      <w:r>
        <w:rPr>
          <w:rFonts w:asciiTheme="minorHAnsi" w:hAnsiTheme="minorHAnsi"/>
          <w:color w:val="000000" w:themeColor="text1"/>
          <w:lang w:val="de-DE"/>
        </w:rPr>
        <w:t xml:space="preserve">. Diese Diskurse stehen </w:t>
      </w:r>
      <w:r>
        <w:rPr>
          <w:rFonts w:asciiTheme="minorHAnsi" w:hAnsiTheme="minorHAnsi"/>
          <w:color w:val="000000" w:themeColor="text1"/>
          <w:lang w:val="de-DE"/>
        </w:rPr>
        <w:t xml:space="preserve">in Kontexten der Aushandlung von Deutungsmacht teilweise in einem hochgradig konflikthaften Verhältnis </w:t>
      </w:r>
      <w:del w:id="1000055" w:author="Claude Lektorat" w:date="2026-06-30T12:18:05Z">
        <w:r>
          <w:rPr>
            <w:rFonts w:asciiTheme="minorHAnsi" w:hAnsiTheme="minorHAnsi"/>
            <w:color w:val="000000" w:themeColor="text1"/>
            <w:lang w:val="de-DE"/>
          </w:rPr>
          <w:delText xml:space="preserve">zueinanderstehen</w:delText>
        </w:r>
      </w:del>
      <w:ins w:id="1000056" w:author="Claude Lektorat" w:date="2026-06-30T12:18:05Z">
        <w:r>
          <w:rPr>
            <w:rFonts w:asciiTheme="minorHAnsi" w:hAnsiTheme="minorHAnsi"/>
            <w:color w:val="000000" w:themeColor="text1"/>
            <w:lang w:val="de-DE"/>
          </w:rPr>
          <w:t xml:space="preserve">zueinander</w:t>
        </w:r>
      </w:ins>
      <w:r>
        <w:rPr>
          <w:rFonts w:asciiTheme="minorHAnsi" w:hAnsiTheme="minorHAnsi"/>
          <w:color w:val="000000" w:themeColor="text1"/>
          <w:lang w:val="de-DE"/>
        </w:rPr>
        <w:t xml:space="preserve">.</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Letzteres lässt sich mit den diskursanalytischen Überlegungen </w:t>
      </w:r>
      <w:r>
        <w:rPr>
          <w:rFonts w:asciiTheme="minorHAnsi" w:hAnsiTheme="minorHAnsi"/>
          <w:color w:val="000000" w:themeColor="text1"/>
          <w:lang w:val="de-DE"/>
        </w:rPr>
        <w:t xml:space="preserve">des Philosophen Michel </w:t>
      </w:r>
      <w:r>
        <w:rPr>
          <w:rFonts w:asciiTheme="minorHAnsi" w:hAnsiTheme="minorHAnsi"/>
          <w:color w:val="000000" w:themeColor="text1"/>
          <w:lang w:val="de-DE"/>
        </w:rPr>
        <w:t xml:space="preserve">Foucaults charakterisieren:</w:t>
      </w:r>
    </w:p>
    <w:p w14:paraId="7A72C86F" w14:textId="6EF84ED2" w:rsidR="00C32CC6" w:rsidRPr="007310A7" w:rsidRDefault="00C32CC6" w:rsidP="00C32CC6">
      <w:pPr>
        <w:pStyle w:val="Default"/>
        <w:spacing w:before="240" w:after="240" w:line="360" w:lineRule="auto"/>
        <w:ind w:left="567" w:right="794"/>
        <w:jc w:val="both"/>
        <w:rPr>
          <w:rFonts w:asciiTheme="minorHAnsi" w:hAnsiTheme="minorHAnsi"/>
          <w:color w:val="000000" w:themeColor="text1"/>
          <w:sz w:val="22"/>
          <w:szCs w:val="22"/>
          <w:lang w:val="de-DE"/>
        </w:rPr>
      </w:pPr>
      <w:r w:rsidRPr="007310A7">
        <w:rPr>
          <w:rFonts w:asciiTheme="minorHAnsi" w:eastAsia="Times New Roman" w:hAnsiTheme="minorHAnsi" w:cs="Times New Roman"/>
          <w:color w:val="000000" w:themeColor="text1"/>
          <w:sz w:val="22"/>
          <w:szCs w:val="22"/>
          <w:lang w:val="de-DE"/>
        </w:rPr>
        <w:t>“Sie alle sprechen – zumindest scheinbar – von derselben Sache (…). Aber durch eine Zusammenstellung werden diese heterogenen Diskurse weder zu einem Werk noch zu einem Text; sie stellen einen sonderbaren Kampf dar, eine Auseinandersetzung, einen Kräftevergleich, ein Gefecht um Worte und mittels Worten; und von einem Gefecht zu reden genügt noch nicht: es werden gleichzeitig mehrere sich überlagernde Schlachten geschlagen (…).”</w:t>
      </w:r>
      <w:r w:rsidR="001F7B8D" w:rsidRPr="007310A7">
        <w:rPr>
          <w:rFonts w:asciiTheme="minorHAnsi" w:eastAsia="Times New Roman" w:hAnsiTheme="minorHAnsi" w:cs="Times New Roman"/>
          <w:color w:val="000000" w:themeColor="text1"/>
          <w:sz w:val="22"/>
          <w:szCs w:val="22"/>
          <w:lang w:val="de-DE"/>
        </w:rPr>
        <w:t xml:space="preserve"> </w:t>
      </w:r>
      <w:r w:rsidR="001F7B8D" w:rsidRPr="007310A7">
        <w:rPr>
          <w:rFonts w:asciiTheme="minorHAnsi" w:eastAsia="Times New Roman" w:hAnsiTheme="minorHAnsi" w:cs="Times New Roman"/>
          <w:color w:val="000000" w:themeColor="text1"/>
          <w:sz w:val="22"/>
          <w:szCs w:val="22"/>
          <w:lang w:val="de-DE"/>
        </w:rPr>
        <w:fldChar w:fldCharType="begin"/>
      </w:r>
      <w:r w:rsidR="001F7B8D" w:rsidRPr="007310A7">
        <w:rPr>
          <w:rFonts w:asciiTheme="minorHAnsi" w:eastAsia="Times New Roman" w:hAnsiTheme="minorHAnsi" w:cs="Times New Roman"/>
          <w:color w:val="000000" w:themeColor="text1"/>
          <w:sz w:val="22"/>
          <w:szCs w:val="22"/>
          <w:lang w:val="de-DE"/>
        </w:rPr>
        <w:instrText xml:space="preserve"> ADDIN ZOTERO_ITEM CSL_CITATION {"citationID":"hMApmic6","properties":{"unsorted":false,"formattedCitation":"(1975, 9f)","plainCitation":"(1975, 9f)","noteIndex":0},"citationItems":[{"id":133,"uris":["http://zotero.org/users/local/owKliTIb/items/XJ4JWGQN"],"itemData":{"id":133,"type":"book","publisher":"Suhrkamp","publisher-place":"Frankfurt a. M.","title":"Der Fall Rivière, Materialien zum Verhältnis von Psychiatrie und Strafjustiz","author":[{"family":"Foucault","given":"M."}],"issued":{"date-parts":[["1975"]]}},"locator":"9f","label":"page","suppress-author":true}],"schema":"https://github.com/citation-style-language/schema/raw/master/csl-citation.json"} </w:instrText>
      </w:r>
      <w:r w:rsidR="001F7B8D" w:rsidRPr="007310A7">
        <w:rPr>
          <w:rFonts w:asciiTheme="minorHAnsi" w:eastAsia="Times New Roman" w:hAnsiTheme="minorHAnsi" w:cs="Times New Roman"/>
          <w:color w:val="000000" w:themeColor="text1"/>
          <w:sz w:val="22"/>
          <w:szCs w:val="22"/>
          <w:lang w:val="de-DE"/>
        </w:rPr>
        <w:fldChar w:fldCharType="separate"/>
      </w:r>
      <w:r w:rsidR="001F7B8D" w:rsidRPr="007310A7">
        <w:rPr>
          <w:rFonts w:ascii="Cambria" w:hAnsi="Cambria"/>
          <w:color w:val="000000" w:themeColor="text1"/>
          <w:sz w:val="22"/>
          <w:lang w:val="de-DE"/>
        </w:rPr>
        <w:t>(1975, 9f</w:t>
      </w:r>
      <w:r w:rsidR="007B5E74">
        <w:rPr>
          <w:rFonts w:ascii="Cambria" w:hAnsi="Cambria"/>
          <w:color w:val="000000" w:themeColor="text1"/>
          <w:sz w:val="22"/>
          <w:lang w:val="de-DE"/>
        </w:rPr>
        <w:t>.</w:t>
      </w:r>
      <w:r w:rsidR="001F7B8D" w:rsidRPr="007310A7">
        <w:rPr>
          <w:rFonts w:ascii="Cambria" w:hAnsi="Cambria"/>
          <w:color w:val="000000" w:themeColor="text1"/>
          <w:sz w:val="22"/>
          <w:lang w:val="de-DE"/>
        </w:rPr>
        <w:t>)</w:t>
      </w:r>
      <w:r w:rsidR="001F7B8D" w:rsidRPr="007310A7">
        <w:rPr>
          <w:rFonts w:asciiTheme="minorHAnsi" w:eastAsia="Times New Roman" w:hAnsiTheme="minorHAnsi" w:cs="Times New Roman"/>
          <w:color w:val="000000" w:themeColor="text1"/>
          <w:sz w:val="22"/>
          <w:szCs w:val="22"/>
          <w:lang w:val="de-DE"/>
        </w:rPr>
        <w:fldChar w:fldCharType="end"/>
      </w:r>
    </w:p>
    <w:p w14:paraId="2080438F" w14:textId="6C1E0E28" w:rsidR="00C32CC6" w:rsidRPr="007310A7" w:rsidRDefault="00C32CC6" w:rsidP="00592512">
      <w:pPr>
        <w:spacing w:line="360" w:lineRule="auto"/>
        <w:jc w:val="both"/>
        <w:rPr>
          <w:color w:val="000000" w:themeColor="text1"/>
        </w:rPr>
      </w:pPr>
      <w:r w:rsidRPr="007310A7">
        <w:rPr>
          <w:color w:val="000000" w:themeColor="text1"/>
        </w:rPr>
        <w:lastRenderedPageBreak/>
        <w:t>An diese Überlegungen anschließend sollen im folgenden Kapitel medizinische, (</w:t>
      </w:r>
      <w:proofErr w:type="spellStart"/>
      <w:r w:rsidRPr="007310A7">
        <w:rPr>
          <w:color w:val="000000" w:themeColor="text1"/>
        </w:rPr>
        <w:t>menschen</w:t>
      </w:r>
      <w:proofErr w:type="spellEnd"/>
      <w:r w:rsidRPr="007310A7">
        <w:rPr>
          <w:color w:val="000000" w:themeColor="text1"/>
        </w:rPr>
        <w:t>)rechtliche sowie aus intergeschlechtlichen Selbstvertretungs</w:t>
      </w:r>
      <w:r w:rsidR="00EB7DCE">
        <w:rPr>
          <w:color w:val="000000" w:themeColor="text1"/>
        </w:rPr>
        <w:t>-</w:t>
      </w:r>
      <w:r w:rsidR="004C6BCA">
        <w:rPr>
          <w:color w:val="000000" w:themeColor="text1"/>
        </w:rPr>
        <w:t>K</w:t>
      </w:r>
      <w:r w:rsidRPr="007310A7">
        <w:rPr>
          <w:color w:val="000000" w:themeColor="text1"/>
        </w:rPr>
        <w:t>ontexten hervorgehende Veröffentlichungen und deren jeweilige</w:t>
      </w:r>
      <w:r w:rsidR="00ED2C80">
        <w:rPr>
          <w:color w:val="000000" w:themeColor="text1"/>
        </w:rPr>
        <w:t>n</w:t>
      </w:r>
      <w:r w:rsidRPr="007310A7">
        <w:rPr>
          <w:color w:val="000000" w:themeColor="text1"/>
        </w:rPr>
        <w:t xml:space="preserve"> Entstehungs</w:t>
      </w:r>
      <w:r w:rsidR="00ED2C80">
        <w:rPr>
          <w:color w:val="000000" w:themeColor="text1"/>
        </w:rPr>
        <w:t>bedingungen</w:t>
      </w:r>
      <w:r w:rsidRPr="007310A7">
        <w:rPr>
          <w:color w:val="000000" w:themeColor="text1"/>
        </w:rPr>
        <w:t xml:space="preserve"> kritisch untersucht werden. Dabei ist die </w:t>
      </w:r>
      <w:r w:rsidR="00ED2C80">
        <w:rPr>
          <w:color w:val="000000" w:themeColor="text1"/>
        </w:rPr>
        <w:t xml:space="preserve">Entwicklung </w:t>
      </w:r>
      <w:r w:rsidRPr="007310A7">
        <w:rPr>
          <w:color w:val="000000" w:themeColor="text1"/>
        </w:rPr>
        <w:t>verschiedener Terminologien sowie d</w:t>
      </w:r>
      <w:r w:rsidR="00ED2C80">
        <w:rPr>
          <w:color w:val="000000" w:themeColor="text1"/>
        </w:rPr>
        <w:t>er</w:t>
      </w:r>
      <w:r w:rsidRPr="007310A7">
        <w:rPr>
          <w:color w:val="000000" w:themeColor="text1"/>
        </w:rPr>
        <w:t xml:space="preserve"> damit zusammenhängenden Zugänge</w:t>
      </w:r>
      <w:r w:rsidR="00ED2C80">
        <w:rPr>
          <w:color w:val="000000" w:themeColor="text1"/>
        </w:rPr>
        <w:t xml:space="preserve"> zu</w:t>
      </w:r>
      <w:r w:rsidRPr="007310A7">
        <w:rPr>
          <w:color w:val="000000" w:themeColor="text1"/>
        </w:rPr>
        <w:t xml:space="preserve"> </w:t>
      </w:r>
      <w:r w:rsidR="004C6BCA">
        <w:rPr>
          <w:color w:val="000000" w:themeColor="text1"/>
        </w:rPr>
        <w:t xml:space="preserve">und Umgangsweisen mit dem </w:t>
      </w:r>
      <w:r w:rsidRPr="007310A7">
        <w:rPr>
          <w:color w:val="000000" w:themeColor="text1"/>
        </w:rPr>
        <w:t xml:space="preserve">Phänomen </w:t>
      </w:r>
      <w:r w:rsidRPr="00ED2C80">
        <w:rPr>
          <w:i/>
          <w:iCs/>
          <w:color w:val="000000" w:themeColor="text1"/>
        </w:rPr>
        <w:t>Intergeschlechtlichkeit</w:t>
      </w:r>
      <w:r w:rsidR="00011977">
        <w:rPr>
          <w:i/>
          <w:iCs/>
          <w:color w:val="000000" w:themeColor="text1"/>
        </w:rPr>
        <w:t xml:space="preserve"> </w:t>
      </w:r>
      <w:r w:rsidRPr="007310A7">
        <w:rPr>
          <w:rStyle w:val="Funotenzeichen"/>
          <w:color w:val="000000" w:themeColor="text1"/>
        </w:rPr>
        <w:footnoteReference w:id="51"/>
      </w:r>
      <w:r w:rsidRPr="007310A7">
        <w:rPr>
          <w:color w:val="000000" w:themeColor="text1"/>
        </w:rPr>
        <w:t xml:space="preserve"> innerhalb </w:t>
      </w:r>
      <w:r w:rsidR="00ED2C80">
        <w:rPr>
          <w:color w:val="000000" w:themeColor="text1"/>
        </w:rPr>
        <w:t xml:space="preserve">der untersuchten </w:t>
      </w:r>
      <w:r w:rsidRPr="007310A7">
        <w:rPr>
          <w:color w:val="000000" w:themeColor="text1"/>
        </w:rPr>
        <w:t>Diskurse herauszuarbeiten.</w:t>
      </w:r>
      <w:r w:rsidR="00592512">
        <w:rPr>
          <w:color w:val="000000" w:themeColor="text1"/>
        </w:rPr>
        <w:t xml:space="preserve"> </w:t>
      </w:r>
      <w:r w:rsidR="007A2C03">
        <w:rPr>
          <w:color w:val="000000" w:themeColor="text1"/>
        </w:rPr>
        <w:t>Ebenfalls w</w:t>
      </w:r>
      <w:r w:rsidR="00C76276">
        <w:rPr>
          <w:color w:val="000000" w:themeColor="text1"/>
        </w:rPr>
        <w:t xml:space="preserve">ird an einzelnen Stellen das Verhältnis der jeweils </w:t>
      </w:r>
      <w:r w:rsidR="00ED2C80">
        <w:rPr>
          <w:color w:val="000000" w:themeColor="text1"/>
        </w:rPr>
        <w:t xml:space="preserve">in diesen Diskursen </w:t>
      </w:r>
      <w:r w:rsidR="00167409">
        <w:rPr>
          <w:color w:val="000000" w:themeColor="text1"/>
        </w:rPr>
        <w:t xml:space="preserve">als Sprechende </w:t>
      </w:r>
      <w:r w:rsidR="00ED2C80">
        <w:rPr>
          <w:color w:val="000000" w:themeColor="text1"/>
        </w:rPr>
        <w:t xml:space="preserve">verorteten Akteur*innen </w:t>
      </w:r>
      <w:r w:rsidR="007A2C03">
        <w:rPr>
          <w:color w:val="000000" w:themeColor="text1"/>
        </w:rPr>
        <w:t>figu</w:t>
      </w:r>
      <w:r w:rsidR="00C76276">
        <w:rPr>
          <w:color w:val="000000" w:themeColor="text1"/>
        </w:rPr>
        <w:t>r</w:t>
      </w:r>
      <w:r w:rsidR="007A2C03">
        <w:rPr>
          <w:color w:val="000000" w:themeColor="text1"/>
        </w:rPr>
        <w:t>ationsanaly</w:t>
      </w:r>
      <w:r w:rsidR="00C76276">
        <w:rPr>
          <w:color w:val="000000" w:themeColor="text1"/>
        </w:rPr>
        <w:t>tisch beleuchtet.</w:t>
      </w:r>
      <w:r w:rsidR="00167409">
        <w:rPr>
          <w:rStyle w:val="Funotenzeichen"/>
          <w:color w:val="000000" w:themeColor="text1"/>
        </w:rPr>
        <w:footnoteReference w:id="52"/>
      </w:r>
      <w:r w:rsidR="00C76276">
        <w:rPr>
          <w:color w:val="000000" w:themeColor="text1"/>
        </w:rPr>
        <w:t xml:space="preserve"> </w:t>
      </w:r>
      <w:r w:rsidR="00592512">
        <w:rPr>
          <w:color w:val="000000" w:themeColor="text1"/>
        </w:rPr>
        <w:t>Der räumliche Fokus</w:t>
      </w:r>
      <w:r w:rsidR="00C96357">
        <w:rPr>
          <w:color w:val="000000" w:themeColor="text1"/>
        </w:rPr>
        <w:t xml:space="preserve"> der Rekonstruktion</w:t>
      </w:r>
      <w:r w:rsidR="00592512">
        <w:rPr>
          <w:color w:val="000000" w:themeColor="text1"/>
        </w:rPr>
        <w:t xml:space="preserve"> liegt auf </w:t>
      </w:r>
      <w:r w:rsidR="00D24017">
        <w:rPr>
          <w:color w:val="000000" w:themeColor="text1"/>
        </w:rPr>
        <w:t>Intergeschlechts-</w:t>
      </w:r>
      <w:r w:rsidR="00B56CEF">
        <w:rPr>
          <w:color w:val="000000" w:themeColor="text1"/>
        </w:rPr>
        <w:t xml:space="preserve">Diskursen in </w:t>
      </w:r>
      <w:r w:rsidR="00592512">
        <w:rPr>
          <w:color w:val="000000" w:themeColor="text1"/>
        </w:rPr>
        <w:t xml:space="preserve">Deutschland und – insofern relevant für die </w:t>
      </w:r>
      <w:r w:rsidR="004C6BCA">
        <w:rPr>
          <w:color w:val="000000" w:themeColor="text1"/>
        </w:rPr>
        <w:t xml:space="preserve">deutschen </w:t>
      </w:r>
      <w:r w:rsidR="00B56CEF">
        <w:rPr>
          <w:color w:val="000000" w:themeColor="text1"/>
        </w:rPr>
        <w:t>E</w:t>
      </w:r>
      <w:r w:rsidR="00592512">
        <w:rPr>
          <w:color w:val="000000" w:themeColor="text1"/>
        </w:rPr>
        <w:t>ntwicklungen</w:t>
      </w:r>
      <w:r w:rsidR="00B56CEF">
        <w:rPr>
          <w:color w:val="000000" w:themeColor="text1"/>
        </w:rPr>
        <w:t xml:space="preserve"> </w:t>
      </w:r>
      <w:r w:rsidR="00592512">
        <w:rPr>
          <w:color w:val="000000" w:themeColor="text1"/>
        </w:rPr>
        <w:t>– Nordamerika bzw. den USA.</w:t>
      </w:r>
    </w:p>
    <w:p w14:paraId="73AC9AE4" w14:textId="71BFF62A" w:rsidR="00C32CC6" w:rsidRPr="007310A7" w:rsidRDefault="00C32CC6" w:rsidP="004C6BCA">
      <w:pPr>
        <w:pStyle w:val="Default"/>
        <w:spacing w:after="240"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Im Folgenden werden vertieft der medizinische</w:t>
      </w:r>
      <w:r w:rsidR="004C6BCA">
        <w:rPr>
          <w:rFonts w:asciiTheme="minorHAnsi" w:hAnsiTheme="minorHAnsi"/>
          <w:color w:val="000000" w:themeColor="text1"/>
          <w:lang w:val="de-DE"/>
        </w:rPr>
        <w:t xml:space="preserve"> bzw. medizinethische</w:t>
      </w:r>
      <w:r w:rsidRPr="007310A7">
        <w:rPr>
          <w:rFonts w:asciiTheme="minorHAnsi" w:hAnsiTheme="minorHAnsi"/>
          <w:color w:val="000000" w:themeColor="text1"/>
          <w:lang w:val="de-DE"/>
        </w:rPr>
        <w:t xml:space="preserve"> Spezialdiskurs sowie der von den kollektiv gedeuteten Erfahrungen intergeschlechtlich positionierter Personen ausgehende Diskurs zum Thema Intergeschlechtlichkeit dargestellt. Ebenfalls erfolgt eine Analyse des juristischen und des menschenrechtlichen </w:t>
      </w:r>
      <w:r w:rsidR="004C6BCA">
        <w:rPr>
          <w:rFonts w:asciiTheme="minorHAnsi" w:hAnsiTheme="minorHAnsi"/>
          <w:color w:val="000000" w:themeColor="text1"/>
          <w:lang w:val="de-DE"/>
        </w:rPr>
        <w:t>Intergeschlechts-D</w:t>
      </w:r>
      <w:r w:rsidRPr="007310A7">
        <w:rPr>
          <w:rFonts w:asciiTheme="minorHAnsi" w:hAnsiTheme="minorHAnsi"/>
          <w:color w:val="000000" w:themeColor="text1"/>
          <w:lang w:val="de-DE"/>
        </w:rPr>
        <w:t xml:space="preserve">iskurses in den Aspekten, in denen diese mit ersten beiden verwoben sind. Dabei ist es im Rahmen dieser Arbeit nicht möglich alle sozial wirkmächtigen Diskurse erschöpfend zu rekonstruieren </w:t>
      </w:r>
      <w:r w:rsidR="00EB7DCE">
        <w:rPr>
          <w:rFonts w:asciiTheme="minorHAnsi" w:hAnsiTheme="minorHAnsi"/>
          <w:color w:val="000000" w:themeColor="text1"/>
          <w:lang w:val="de-DE"/>
        </w:rPr>
        <w:t>–</w:t>
      </w:r>
      <w:r w:rsidRPr="007310A7">
        <w:rPr>
          <w:rFonts w:asciiTheme="minorHAnsi" w:hAnsiTheme="minorHAnsi"/>
          <w:color w:val="000000" w:themeColor="text1"/>
          <w:lang w:val="de-DE"/>
        </w:rPr>
        <w:t xml:space="preserve"> beispielsweise den pädagogischen und den medialen </w:t>
      </w:r>
      <w:r w:rsidR="00EB7DCE">
        <w:rPr>
          <w:rFonts w:asciiTheme="minorHAnsi" w:hAnsiTheme="minorHAnsi"/>
          <w:color w:val="000000" w:themeColor="text1"/>
          <w:lang w:val="de-DE"/>
        </w:rPr>
        <w:t>–</w:t>
      </w:r>
      <w:r w:rsidRPr="007310A7">
        <w:rPr>
          <w:rFonts w:asciiTheme="minorHAnsi" w:hAnsiTheme="minorHAnsi"/>
          <w:color w:val="000000" w:themeColor="text1"/>
          <w:lang w:val="de-DE"/>
        </w:rPr>
        <w:t xml:space="preserve"> die zu dem Phänomen Intergeschlechtlichkeit beitragen und mit denen Biograph*innen konfrontiert </w:t>
      </w:r>
      <w:r w:rsidR="004C6BCA">
        <w:rPr>
          <w:rFonts w:asciiTheme="minorHAnsi" w:hAnsiTheme="minorHAnsi"/>
          <w:color w:val="000000" w:themeColor="text1"/>
          <w:lang w:val="de-DE"/>
        </w:rPr>
        <w:t xml:space="preserve">sein können </w:t>
      </w:r>
      <w:r w:rsidRPr="007310A7">
        <w:rPr>
          <w:rFonts w:asciiTheme="minorHAnsi" w:hAnsiTheme="minorHAnsi"/>
          <w:color w:val="000000" w:themeColor="text1"/>
          <w:lang w:val="de-DE"/>
        </w:rPr>
        <w:fldChar w:fldCharType="begin"/>
      </w:r>
      <w:r w:rsidR="00032F9D" w:rsidRPr="007310A7">
        <w:rPr>
          <w:rFonts w:asciiTheme="minorHAnsi" w:hAnsiTheme="minorHAnsi"/>
          <w:color w:val="000000" w:themeColor="text1"/>
          <w:lang w:val="de-DE"/>
        </w:rPr>
        <w:instrText xml:space="preserve"> ADDIN ZOTERO_ITEM CSL_CITATION {"citationID":"K9eIJK2b","properties":{"unsorted":false,"formattedCitation":"(vgl. Enzendorfer 2025)","plainCitation":"(vgl. Enzendorfer 2025)","noteIndex":0},"citationItems":[{"id":1138,"uris":["http://zotero.org/users/local/owKliTIb/items/JXG6Z9YN"],"itemData":{"id":1138,"type":"book","DOI":"10.14361/9783839476406","publisher":"Transcript Verlag","publisher-place":"Bielefeld","title":"Intergeschlechtlichkeit in pädagogischenKontexten: Biografische Erfahrungen in Familie und Schulzeit","URL":"https://doi.org/10.14361/9783839476406","author":[{"family":"Enzendorfer","given":"Mart"}],"issued":{"date-parts":[["2025"]]}},"prefix":"vgl."}],"schema":"https://github.com/citation-style-language/schema/raw/master/csl-citation.json"} </w:instrText>
      </w:r>
      <w:r w:rsidRPr="007310A7">
        <w:rPr>
          <w:rFonts w:asciiTheme="minorHAnsi" w:hAnsiTheme="minorHAnsi"/>
          <w:color w:val="000000" w:themeColor="text1"/>
          <w:lang w:val="de-DE"/>
        </w:rPr>
        <w:fldChar w:fldCharType="separate"/>
      </w:r>
      <w:r w:rsidR="00032F9D" w:rsidRPr="007310A7">
        <w:rPr>
          <w:rFonts w:ascii="Cambria" w:hAnsi="Cambria"/>
          <w:color w:val="000000" w:themeColor="text1"/>
          <w:lang w:val="de-DE"/>
        </w:rPr>
        <w:t xml:space="preserve">(vgl. </w:t>
      </w:r>
      <w:r w:rsidR="004C6BCA">
        <w:rPr>
          <w:rFonts w:ascii="Cambria" w:hAnsi="Cambria"/>
          <w:color w:val="000000" w:themeColor="text1"/>
          <w:lang w:val="de-DE"/>
        </w:rPr>
        <w:t xml:space="preserve">auch </w:t>
      </w:r>
      <w:proofErr w:type="spellStart"/>
      <w:r w:rsidR="00032F9D" w:rsidRPr="007310A7">
        <w:rPr>
          <w:rFonts w:ascii="Cambria" w:hAnsi="Cambria"/>
          <w:color w:val="000000" w:themeColor="text1"/>
          <w:lang w:val="de-DE"/>
        </w:rPr>
        <w:t>Enzendorfer</w:t>
      </w:r>
      <w:proofErr w:type="spellEnd"/>
      <w:r w:rsidR="00032F9D" w:rsidRPr="007310A7">
        <w:rPr>
          <w:rFonts w:ascii="Cambria" w:hAnsi="Cambria"/>
          <w:color w:val="000000" w:themeColor="text1"/>
          <w:lang w:val="de-DE"/>
        </w:rPr>
        <w:t xml:space="preserve"> 2025)</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Jedoch wird </w:t>
      </w:r>
      <w:r w:rsidR="004C6BCA">
        <w:rPr>
          <w:rFonts w:asciiTheme="minorHAnsi" w:hAnsiTheme="minorHAnsi"/>
          <w:color w:val="000000" w:themeColor="text1"/>
          <w:lang w:val="de-DE"/>
        </w:rPr>
        <w:t xml:space="preserve">an Stellen der Analyse </w:t>
      </w:r>
      <w:r w:rsidRPr="007310A7">
        <w:rPr>
          <w:rFonts w:asciiTheme="minorHAnsi" w:hAnsiTheme="minorHAnsi"/>
          <w:color w:val="000000" w:themeColor="text1"/>
          <w:lang w:val="de-DE"/>
        </w:rPr>
        <w:t xml:space="preserve">auf </w:t>
      </w:r>
      <w:r w:rsidR="004C6BCA">
        <w:rPr>
          <w:rFonts w:asciiTheme="minorHAnsi" w:hAnsiTheme="minorHAnsi"/>
          <w:color w:val="000000" w:themeColor="text1"/>
          <w:lang w:val="de-DE"/>
        </w:rPr>
        <w:t>diese weiteren Intergeschlechts-</w:t>
      </w:r>
      <w:r w:rsidRPr="007310A7">
        <w:rPr>
          <w:rFonts w:asciiTheme="minorHAnsi" w:hAnsiTheme="minorHAnsi"/>
          <w:color w:val="000000" w:themeColor="text1"/>
          <w:lang w:val="de-DE"/>
        </w:rPr>
        <w:t xml:space="preserve">Diskurse Bezug genommen, </w:t>
      </w:r>
      <w:r w:rsidR="004C6BCA">
        <w:rPr>
          <w:rFonts w:asciiTheme="minorHAnsi" w:hAnsiTheme="minorHAnsi"/>
          <w:color w:val="000000" w:themeColor="text1"/>
          <w:lang w:val="de-DE"/>
        </w:rPr>
        <w:t xml:space="preserve">wo </w:t>
      </w:r>
      <w:r w:rsidRPr="007310A7">
        <w:rPr>
          <w:rFonts w:asciiTheme="minorHAnsi" w:hAnsiTheme="minorHAnsi"/>
          <w:color w:val="000000" w:themeColor="text1"/>
          <w:lang w:val="de-DE"/>
        </w:rPr>
        <w:t>diese für die soziale Konstruktion und Aushandlung des Phänomens</w:t>
      </w:r>
      <w:r w:rsidR="004C6BCA">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 und somit auch für die in dieser Studie interviewten Biograph*innen </w:t>
      </w:r>
      <w:r w:rsidR="004C6BCA">
        <w:rPr>
          <w:rFonts w:asciiTheme="minorHAnsi" w:hAnsiTheme="minorHAnsi"/>
          <w:color w:val="000000" w:themeColor="text1"/>
          <w:lang w:val="de-DE"/>
        </w:rPr>
        <w:t>–</w:t>
      </w:r>
      <w:r w:rsidRPr="007310A7">
        <w:rPr>
          <w:rFonts w:asciiTheme="minorHAnsi" w:hAnsiTheme="minorHAnsi"/>
          <w:color w:val="000000" w:themeColor="text1"/>
          <w:lang w:val="de-DE"/>
        </w:rPr>
        <w:t xml:space="preserve"> relevant sind.</w:t>
      </w:r>
    </w:p>
    <w:p w14:paraId="46D1C615" w14:textId="2BF794FA" w:rsidR="00D24017" w:rsidRPr="004C6BCA" w:rsidRDefault="00C32CC6" w:rsidP="004C6BCA">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Die vorliegende Arbeit </w:t>
      </w:r>
      <w:r w:rsidR="004C6BCA">
        <w:rPr>
          <w:rFonts w:asciiTheme="minorHAnsi" w:hAnsiTheme="minorHAnsi"/>
          <w:color w:val="000000" w:themeColor="text1"/>
          <w:lang w:val="de-DE"/>
        </w:rPr>
        <w:t xml:space="preserve">sowie ich als ihr Verfasser nehmen selbst </w:t>
      </w:r>
      <w:r w:rsidRPr="007310A7">
        <w:rPr>
          <w:rFonts w:asciiTheme="minorHAnsi" w:hAnsiTheme="minorHAnsi"/>
          <w:color w:val="000000" w:themeColor="text1"/>
          <w:lang w:val="de-DE"/>
        </w:rPr>
        <w:t xml:space="preserve">eine Positionierung innerhalb dieser Diskurse ein. Daher folgt anschließend an die Rekonstruktion eine Positionierung innerhalb dieser Diskurse, sowie eine Erläuterung der im </w:t>
      </w:r>
      <w:r w:rsidRPr="007310A7">
        <w:rPr>
          <w:rFonts w:asciiTheme="minorHAnsi" w:hAnsiTheme="minorHAnsi"/>
          <w:color w:val="000000" w:themeColor="text1"/>
          <w:lang w:val="de-DE"/>
        </w:rPr>
        <w:lastRenderedPageBreak/>
        <w:t>Rahmen der Studie gewählten Begrifflichkeiten und dem diesen zugrunde liegenden Verständnis körpergeschlechtlicher Variationen. Dabei ist dieses Verständnis, das im Laufe meiner Forschungstätigkeit wiederholtem Wandel unterlegen war, eine Bestandsaufnahme – zum Zeitpunkt des Abschlusses dieser Arbeit –</w:t>
      </w:r>
      <w:r w:rsidR="004C6BCA">
        <w:rPr>
          <w:rFonts w:asciiTheme="minorHAnsi" w:hAnsiTheme="minorHAnsi"/>
          <w:color w:val="000000" w:themeColor="text1"/>
          <w:lang w:val="de-DE"/>
        </w:rPr>
        <w:t xml:space="preserve"> </w:t>
      </w:r>
      <w:r w:rsidRPr="007310A7">
        <w:rPr>
          <w:rFonts w:asciiTheme="minorHAnsi" w:hAnsiTheme="minorHAnsi"/>
          <w:color w:val="000000" w:themeColor="text1"/>
          <w:lang w:val="de-DE"/>
        </w:rPr>
        <w:t>eine</w:t>
      </w:r>
      <w:r w:rsidR="004C6BCA">
        <w:rPr>
          <w:rFonts w:asciiTheme="minorHAnsi" w:hAnsiTheme="minorHAnsi"/>
          <w:color w:val="000000" w:themeColor="text1"/>
          <w:lang w:val="de-DE"/>
        </w:rPr>
        <w:t xml:space="preserve">s </w:t>
      </w:r>
      <w:r w:rsidRPr="007310A7">
        <w:rPr>
          <w:rFonts w:asciiTheme="minorHAnsi" w:hAnsiTheme="minorHAnsi"/>
          <w:color w:val="000000" w:themeColor="text1"/>
          <w:lang w:val="de-DE"/>
        </w:rPr>
        <w:t>fortlaufenden dynamischen Reflexionsprozess</w:t>
      </w:r>
      <w:r w:rsidR="004C6BCA">
        <w:rPr>
          <w:rFonts w:asciiTheme="minorHAnsi" w:hAnsiTheme="minorHAnsi"/>
          <w:color w:val="000000" w:themeColor="text1"/>
          <w:lang w:val="de-DE"/>
        </w:rPr>
        <w:t>es</w:t>
      </w:r>
      <w:r w:rsidRPr="007310A7">
        <w:rPr>
          <w:rFonts w:asciiTheme="minorHAnsi" w:hAnsiTheme="minorHAnsi"/>
          <w:color w:val="000000" w:themeColor="text1"/>
          <w:lang w:val="de-DE"/>
        </w:rPr>
        <w:t>.</w:t>
      </w:r>
    </w:p>
    <w:p w14:paraId="1E00D950" w14:textId="33B1CB52" w:rsidR="00C32CC6" w:rsidRPr="007310A7" w:rsidRDefault="00C32CC6" w:rsidP="00C32CC6">
      <w:pPr>
        <w:pStyle w:val="Default"/>
        <w:spacing w:before="360" w:after="240" w:line="360" w:lineRule="auto"/>
        <w:ind w:right="40"/>
        <w:outlineLvl w:val="1"/>
        <w:rPr>
          <w:rFonts w:asciiTheme="minorHAnsi" w:hAnsiTheme="minorHAnsi"/>
          <w:b/>
          <w:color w:val="000000" w:themeColor="text1"/>
          <w:lang w:val="de-DE"/>
        </w:rPr>
      </w:pPr>
      <w:bookmarkStart w:id="43" w:name="_Toc233288781"/>
      <w:r w:rsidRPr="007310A7">
        <w:rPr>
          <w:rFonts w:asciiTheme="minorHAnsi" w:hAnsiTheme="minorHAnsi"/>
          <w:b/>
          <w:color w:val="000000" w:themeColor="text1"/>
          <w:lang w:val="de-DE"/>
        </w:rPr>
        <w:t>6.1. Medizinische Perspektiven auf Intergeschlechtlichkeit</w:t>
      </w:r>
      <w:bookmarkEnd w:id="43"/>
    </w:p>
    <w:p w14:paraId="6C4F58D2" w14:textId="39961C5A" w:rsidR="00AD189D" w:rsidRDefault="00C32CC6" w:rsidP="00C32CC6">
      <w:pPr>
        <w:spacing w:line="360" w:lineRule="auto"/>
        <w:jc w:val="both"/>
        <w:rPr>
          <w:color w:val="000000" w:themeColor="text1"/>
        </w:rPr>
      </w:pPr>
      <w:r w:rsidRPr="007310A7">
        <w:rPr>
          <w:color w:val="000000" w:themeColor="text1"/>
        </w:rPr>
        <w:t>Die Geschichte medizinischer Kategorisierungen von jeweil</w:t>
      </w:r>
      <w:r w:rsidR="00CC7172">
        <w:rPr>
          <w:color w:val="000000" w:themeColor="text1"/>
        </w:rPr>
        <w:t>s</w:t>
      </w:r>
      <w:r w:rsidRPr="007310A7">
        <w:rPr>
          <w:color w:val="000000" w:themeColor="text1"/>
        </w:rPr>
        <w:t xml:space="preserve"> </w:t>
      </w:r>
      <w:r w:rsidR="00CC7172">
        <w:rPr>
          <w:color w:val="000000" w:themeColor="text1"/>
        </w:rPr>
        <w:t xml:space="preserve">von </w:t>
      </w:r>
      <w:r w:rsidRPr="007310A7">
        <w:rPr>
          <w:color w:val="000000" w:themeColor="text1"/>
        </w:rPr>
        <w:t xml:space="preserve">herrschenden </w:t>
      </w:r>
      <w:r w:rsidR="00CC7172">
        <w:rPr>
          <w:color w:val="000000" w:themeColor="text1"/>
        </w:rPr>
        <w:t xml:space="preserve">geschlechtlichen </w:t>
      </w:r>
      <w:r w:rsidRPr="007310A7">
        <w:rPr>
          <w:color w:val="000000" w:themeColor="text1"/>
        </w:rPr>
        <w:t>Norm</w:t>
      </w:r>
      <w:r w:rsidR="00D80677">
        <w:rPr>
          <w:color w:val="000000" w:themeColor="text1"/>
        </w:rPr>
        <w:t>en</w:t>
      </w:r>
      <w:r w:rsidRPr="007310A7">
        <w:rPr>
          <w:color w:val="000000" w:themeColor="text1"/>
        </w:rPr>
        <w:t xml:space="preserve"> abweichende</w:t>
      </w:r>
      <w:r w:rsidR="00CC7172">
        <w:rPr>
          <w:color w:val="000000" w:themeColor="text1"/>
        </w:rPr>
        <w:t>n</w:t>
      </w:r>
      <w:r w:rsidRPr="007310A7">
        <w:rPr>
          <w:color w:val="000000" w:themeColor="text1"/>
        </w:rPr>
        <w:t xml:space="preserve"> Körper</w:t>
      </w:r>
      <w:r w:rsidR="00CC7172">
        <w:rPr>
          <w:color w:val="000000" w:themeColor="text1"/>
        </w:rPr>
        <w:t>n</w:t>
      </w:r>
      <w:r w:rsidRPr="007310A7">
        <w:rPr>
          <w:color w:val="000000" w:themeColor="text1"/>
        </w:rPr>
        <w:t xml:space="preserve"> erstreckt sich in ihren Ursprüngen über mehrere Jahrtausende </w:t>
      </w:r>
      <w:r w:rsidRPr="007310A7">
        <w:rPr>
          <w:color w:val="000000" w:themeColor="text1"/>
        </w:rPr>
        <w:fldChar w:fldCharType="begin"/>
      </w:r>
      <w:r w:rsidR="00032F9D" w:rsidRPr="007310A7">
        <w:rPr>
          <w:color w:val="000000" w:themeColor="text1"/>
        </w:rPr>
        <w:instrText xml:space="preserve"> ADDIN ZOTERO_ITEM CSL_CITATION {"citationID":"IH2zep29","properties":{"unsorted":false,"formattedCitation":"(vgl. Gregor 2015, 37\\uc0\\u8211{}40)","plainCitation":"(vgl. Gregor 2015, 37–40)","noteIndex":0},"citationItems":[{"id":839,"uris":["http://zotero.org/users/local/owKliTIb/items/EES5IYA2"],"itemData":{"id":839,"type":"book","publisher-place":"Bielefeld","title":"Constructing Intersex","author":[{"family":"Gregor","given":"Joris"}],"issued":{"date-parts":[["2015"]]}},"locator":"37-40","label":"page","prefix":"vgl."}],"schema":"https://github.com/citation-style-language/schema/raw/master/csl-citation.json"} </w:instrText>
      </w:r>
      <w:r w:rsidRPr="007310A7">
        <w:rPr>
          <w:color w:val="000000" w:themeColor="text1"/>
        </w:rPr>
        <w:fldChar w:fldCharType="separate"/>
      </w:r>
      <w:r w:rsidR="00032F9D" w:rsidRPr="007310A7">
        <w:rPr>
          <w:rFonts w:ascii="Cambria" w:hAnsi="Cambria" w:cs="Times New Roman"/>
          <w:color w:val="000000" w:themeColor="text1"/>
        </w:rPr>
        <w:t>(vgl. Gregor 2015, 3</w:t>
      </w:r>
      <w:r w:rsidR="00CC7172">
        <w:rPr>
          <w:rFonts w:ascii="Cambria" w:hAnsi="Cambria" w:cs="Times New Roman"/>
          <w:color w:val="000000" w:themeColor="text1"/>
        </w:rPr>
        <w:t>7ff.</w:t>
      </w:r>
      <w:r w:rsidR="00032F9D" w:rsidRPr="007310A7">
        <w:rPr>
          <w:rFonts w:ascii="Cambria" w:hAnsi="Cambria" w:cs="Times New Roman"/>
          <w:color w:val="000000" w:themeColor="text1"/>
        </w:rPr>
        <w:t>)</w:t>
      </w:r>
      <w:r w:rsidRPr="007310A7">
        <w:rPr>
          <w:color w:val="000000" w:themeColor="text1"/>
        </w:rPr>
        <w:fldChar w:fldCharType="end"/>
      </w:r>
      <w:r w:rsidRPr="007310A7">
        <w:rPr>
          <w:color w:val="000000" w:themeColor="text1"/>
        </w:rPr>
        <w:t xml:space="preserve">. Da eine umfassende Darstellung der Genealogie des medizinischen Blicks auf körpergeschlechtliche </w:t>
      </w:r>
      <w:r w:rsidR="00D80677">
        <w:rPr>
          <w:color w:val="000000" w:themeColor="text1"/>
        </w:rPr>
        <w:t xml:space="preserve">Variationen </w:t>
      </w:r>
      <w:r w:rsidRPr="007310A7">
        <w:rPr>
          <w:color w:val="000000" w:themeColor="text1"/>
        </w:rPr>
        <w:t>nicht im Fokus dieser Arbeit steht, sollen im Folgenden</w:t>
      </w:r>
      <w:r w:rsidR="00D80677">
        <w:rPr>
          <w:color w:val="000000" w:themeColor="text1"/>
        </w:rPr>
        <w:t xml:space="preserve"> der</w:t>
      </w:r>
      <w:r w:rsidRPr="007310A7">
        <w:rPr>
          <w:color w:val="000000" w:themeColor="text1"/>
        </w:rPr>
        <w:t xml:space="preserve"> medizinische </w:t>
      </w:r>
      <w:r w:rsidR="00D80677">
        <w:rPr>
          <w:color w:val="000000" w:themeColor="text1"/>
        </w:rPr>
        <w:t>Intergeschlechts-</w:t>
      </w:r>
      <w:r w:rsidRPr="007310A7">
        <w:rPr>
          <w:color w:val="000000" w:themeColor="text1"/>
        </w:rPr>
        <w:t xml:space="preserve">Diskurs und die damit verknüpfte Behandlungspraxis mit Fokus auf die </w:t>
      </w:r>
      <w:r w:rsidR="00835189">
        <w:rPr>
          <w:color w:val="000000" w:themeColor="text1"/>
        </w:rPr>
        <w:t xml:space="preserve">neuere </w:t>
      </w:r>
      <w:r w:rsidR="00EB7DCE">
        <w:rPr>
          <w:color w:val="000000" w:themeColor="text1"/>
        </w:rPr>
        <w:t xml:space="preserve">Geschichte </w:t>
      </w:r>
      <w:r w:rsidRPr="007310A7">
        <w:rPr>
          <w:color w:val="000000" w:themeColor="text1"/>
        </w:rPr>
        <w:t>und Gegenwart dargestellt werden.</w:t>
      </w:r>
      <w:r w:rsidR="00DA4159">
        <w:rPr>
          <w:color w:val="000000" w:themeColor="text1"/>
        </w:rPr>
        <w:t xml:space="preserve"> </w:t>
      </w:r>
    </w:p>
    <w:p w14:paraId="41E65749" w14:textId="77777777" w:rsidR="00C32CC6" w:rsidRPr="007310A7" w:rsidRDefault="00C32CC6" w:rsidP="00C32CC6">
      <w:pPr>
        <w:pStyle w:val="berschrift3"/>
        <w:spacing w:before="360" w:after="240" w:line="360" w:lineRule="auto"/>
        <w:jc w:val="both"/>
        <w:rPr>
          <w:rFonts w:asciiTheme="minorHAnsi" w:hAnsiTheme="minorHAnsi"/>
          <w:b/>
          <w:color w:val="000000" w:themeColor="text1"/>
        </w:rPr>
      </w:pPr>
      <w:bookmarkStart w:id="44" w:name="_Toc233288782"/>
      <w:r w:rsidRPr="007310A7">
        <w:rPr>
          <w:rFonts w:asciiTheme="minorHAnsi" w:hAnsiTheme="minorHAnsi"/>
          <w:b/>
          <w:color w:val="000000" w:themeColor="text1"/>
        </w:rPr>
        <w:t>6.1.1. Rekonstruktion des medizinischen Diskurses zu Intergeschlechtlichkeit bis 1950</w:t>
      </w:r>
      <w:bookmarkEnd w:id="44"/>
      <w:r w:rsidRPr="007310A7">
        <w:rPr>
          <w:rFonts w:asciiTheme="minorHAnsi" w:hAnsiTheme="minorHAnsi"/>
          <w:b/>
          <w:color w:val="000000" w:themeColor="text1"/>
        </w:rPr>
        <w:t xml:space="preserve"> </w:t>
      </w:r>
    </w:p>
    <w:p w14:paraId="3CAF50AE" w14:textId="12D78013" w:rsidR="00C32CC6" w:rsidRPr="007310A7" w:rsidRDefault="002356B5" w:rsidP="00C32CC6">
      <w:pPr>
        <w:spacing w:line="360" w:lineRule="auto"/>
        <w:jc w:val="both"/>
        <w:rPr>
          <w:color w:val="000000" w:themeColor="text1"/>
        </w:rPr>
      </w:pPr>
      <w:r w:rsidRPr="002356B5">
        <w:rPr>
          <w:color w:val="000000" w:themeColor="text1"/>
        </w:rPr>
        <w:t xml:space="preserve">Bei der Geschichte Intergeschlechts-bezogener medizinischer Diskurse handelt es sich um eine Geschichte der sozialen Grenzziehungen: Zum einen zwischen den seit der Moderne zunehmend binär bzw. gegensätzlich definierten Geschlechtern und zum andern zwischen dem </w:t>
      </w:r>
      <w:r w:rsidRPr="002356B5">
        <w:rPr>
          <w:i/>
          <w:iCs/>
          <w:color w:val="000000" w:themeColor="text1"/>
        </w:rPr>
        <w:t>Normalen</w:t>
      </w:r>
      <w:r w:rsidRPr="002356B5">
        <w:rPr>
          <w:color w:val="000000" w:themeColor="text1"/>
        </w:rPr>
        <w:t xml:space="preserve"> und dem </w:t>
      </w:r>
      <w:r w:rsidRPr="002356B5">
        <w:rPr>
          <w:i/>
          <w:iCs/>
          <w:color w:val="000000" w:themeColor="text1"/>
        </w:rPr>
        <w:t>Abweichenden</w:t>
      </w:r>
      <w:r w:rsidRPr="002356B5">
        <w:rPr>
          <w:color w:val="000000" w:themeColor="text1"/>
        </w:rPr>
        <w:t xml:space="preserve"> </w:t>
      </w:r>
      <w:r w:rsidRPr="002356B5">
        <w:rPr>
          <w:color w:val="000000" w:themeColor="text1"/>
        </w:rPr>
        <w:fldChar w:fldCharType="begin"/>
      </w:r>
      <w:r w:rsidRPr="002356B5">
        <w:rPr>
          <w:color w:val="000000" w:themeColor="text1"/>
        </w:rPr>
        <w:instrText xml:space="preserve"> ADDIN ZOTERO_ITEM CSL_CITATION {"citationID":"k9rkr3oh","properties":{"unsorted":false,"formattedCitation":"(vgl. ebd. Kl\\uc0\\u246{}ppel 2010, 15)","plainCitation":"(vgl. ebd. Klöppel 2010, 15)","noteIndex":0},"citationItems":[{"id":855,"uris":["http://zotero.org/users/local/owKliTIb/items/9P2YM8AS"],"itemData":{"id":855,"type":"book","publisher":"transcript","publisher-place":"Bielefeld","title":"XXOXY ungelöst. Hermaphroditismus, Sex und Gender in der deutschen Medizin","author":[{"family":"Klöppel","given":"Ulrike"}],"issued":{"date-parts":[["2010"]]}},"locator":"15","label":"page","prefix":"vgl. ebd."}],"schema":"https://github.com/citation-style-language/schema/raw/master/csl-citation.json"} </w:instrText>
      </w:r>
      <w:r w:rsidRPr="002356B5">
        <w:rPr>
          <w:color w:val="000000" w:themeColor="text1"/>
        </w:rPr>
        <w:fldChar w:fldCharType="separate"/>
      </w:r>
      <w:r w:rsidRPr="002356B5">
        <w:rPr>
          <w:color w:val="000000" w:themeColor="text1"/>
        </w:rPr>
        <w:t>(vgl. ebd., Klöppel 2010, 15)</w:t>
      </w:r>
      <w:r w:rsidRPr="002356B5">
        <w:rPr>
          <w:color w:val="000000" w:themeColor="text1"/>
        </w:rPr>
        <w:fldChar w:fldCharType="end"/>
      </w:r>
      <w:r w:rsidRPr="002356B5">
        <w:rPr>
          <w:color w:val="000000" w:themeColor="text1"/>
        </w:rPr>
        <w:t xml:space="preserve">. </w:t>
      </w:r>
      <w:r w:rsidR="00C32CC6" w:rsidRPr="007310A7">
        <w:rPr>
          <w:color w:val="000000" w:themeColor="text1"/>
        </w:rPr>
        <w:t xml:space="preserve">Die medizinische Auseinandersetzung mit dem bereits in der griechischen Antike so benanntem </w:t>
      </w:r>
      <w:r w:rsidR="00C32CC6" w:rsidRPr="002356B5">
        <w:rPr>
          <w:i/>
          <w:iCs/>
          <w:color w:val="000000" w:themeColor="text1"/>
        </w:rPr>
        <w:t>Hermaphroditismus</w:t>
      </w:r>
      <w:r w:rsidR="00C32CC6" w:rsidRPr="007310A7">
        <w:rPr>
          <w:color w:val="000000" w:themeColor="text1"/>
        </w:rPr>
        <w:t xml:space="preserve"> intensiviert sich erstmals im Zuge der fachlichen Etablierung der Anatomie ab der frühen Neuzeit. Hier vollzieht sich diskursiv und bildhaft eine Medikalisierung: die Konstruktion des geschlechtlich </w:t>
      </w:r>
      <w:r w:rsidR="00C32CC6" w:rsidRPr="007310A7">
        <w:rPr>
          <w:i/>
          <w:color w:val="000000" w:themeColor="text1"/>
        </w:rPr>
        <w:t>anders</w:t>
      </w:r>
      <w:r w:rsidR="00C32CC6" w:rsidRPr="007310A7">
        <w:rPr>
          <w:color w:val="000000" w:themeColor="text1"/>
        </w:rPr>
        <w:t xml:space="preserve"> markierten Körpers als Gegenstand medizinischer Deutungs- und Handlungsmacht </w:t>
      </w:r>
      <w:r w:rsidR="00C32CC6" w:rsidRPr="007310A7">
        <w:rPr>
          <w:color w:val="000000" w:themeColor="text1"/>
        </w:rPr>
        <w:fldChar w:fldCharType="begin"/>
      </w:r>
      <w:r w:rsidR="000A767E" w:rsidRPr="007310A7">
        <w:rPr>
          <w:color w:val="000000" w:themeColor="text1"/>
        </w:rPr>
        <w:instrText xml:space="preserve"> ADDIN ZOTERO_ITEM CSL_CITATION {"citationID":"ivUOeFLb","properties":{"unsorted":false,"formattedCitation":"(vgl. Kl\\uc0\\u246{}ppel 2010, 134)","plainCitation":"(vgl. Klöppel 2010, 134)","noteIndex":0},"citationItems":[{"id":855,"uris":["http://zotero.org/users/local/owKliTIb/items/9P2YM8AS"],"itemData":{"id":855,"type":"book","publisher":"transcript","publisher-place":"Bielefeld","title":"XXOXY ungelöst. Hermaphroditismus, Sex und Gender in der deutschen Medizin","author":[{"family":"Klöppel","given":"Ulrike"}],"issued":{"date-parts":[["2010"]]}},"locator":"134","label":"page","prefix":"vgl."}],"schema":"https://github.com/citation-style-language/schema/raw/master/csl-citation.json"} </w:instrText>
      </w:r>
      <w:r w:rsidR="00C32CC6" w:rsidRPr="007310A7">
        <w:rPr>
          <w:color w:val="000000" w:themeColor="text1"/>
        </w:rPr>
        <w:fldChar w:fldCharType="separate"/>
      </w:r>
      <w:r w:rsidR="000A767E" w:rsidRPr="007310A7">
        <w:rPr>
          <w:rFonts w:ascii="Cambria" w:hAnsi="Cambria" w:cs="Times New Roman"/>
          <w:color w:val="000000" w:themeColor="text1"/>
        </w:rPr>
        <w:t>(vgl. Klöppel 2010, 134)</w:t>
      </w:r>
      <w:r w:rsidR="00C32CC6" w:rsidRPr="007310A7">
        <w:rPr>
          <w:color w:val="000000" w:themeColor="text1"/>
        </w:rPr>
        <w:fldChar w:fldCharType="end"/>
      </w:r>
      <w:r w:rsidR="00C32CC6" w:rsidRPr="007310A7">
        <w:rPr>
          <w:color w:val="000000" w:themeColor="text1"/>
        </w:rPr>
        <w:t xml:space="preserve">. In der Epoche der Aufklärung wird der medizinisch-biologische Blick auf den </w:t>
      </w:r>
      <w:r w:rsidR="00C32CC6" w:rsidRPr="007310A7">
        <w:rPr>
          <w:i/>
          <w:color w:val="000000" w:themeColor="text1"/>
        </w:rPr>
        <w:t>Hermaphroditen</w:t>
      </w:r>
      <w:r w:rsidR="00C32CC6" w:rsidRPr="007310A7">
        <w:rPr>
          <w:color w:val="000000" w:themeColor="text1"/>
        </w:rPr>
        <w:t xml:space="preserve"> bzw. die Beschreibung als solcher eingeordneter Körper in unterschiedlichen Fächern ausdifferenziert </w:t>
      </w:r>
      <w:r w:rsidR="00C32CC6" w:rsidRPr="007310A7">
        <w:rPr>
          <w:color w:val="000000" w:themeColor="text1"/>
        </w:rPr>
        <w:fldChar w:fldCharType="begin"/>
      </w:r>
      <w:r w:rsidR="000A767E" w:rsidRPr="007310A7">
        <w:rPr>
          <w:color w:val="000000" w:themeColor="text1"/>
        </w:rPr>
        <w:instrText xml:space="preserve"> ADDIN ZOTERO_ITEM CSL_CITATION {"citationID":"V72BZ3CW","properties":{"unsorted":false,"formattedCitation":"(vgl. Gregor 2015)","plainCitation":"(vgl. Gregor 2015)","noteIndex":0},"citationItems":[{"id":839,"uris":["http://zotero.org/users/local/owKliTIb/items/EES5IYA2"],"itemData":{"id":839,"type":"book","publisher-place":"Bielefeld","title":"Constructing Intersex","author":[{"family":"Gregor","given":"Joris"}],"issued":{"date-parts":[["2015"]]}},"prefix":"vgl."}],"schema":"https://github.com/citation-style-language/schema/raw/master/csl-citation.json"} </w:instrText>
      </w:r>
      <w:r w:rsidR="00C32CC6" w:rsidRPr="007310A7">
        <w:rPr>
          <w:color w:val="000000" w:themeColor="text1"/>
        </w:rPr>
        <w:fldChar w:fldCharType="separate"/>
      </w:r>
      <w:r w:rsidR="000A767E" w:rsidRPr="007310A7">
        <w:rPr>
          <w:rFonts w:ascii="Cambria" w:hAnsi="Cambria"/>
          <w:color w:val="000000" w:themeColor="text1"/>
        </w:rPr>
        <w:t>(vgl. Gregor 2015</w:t>
      </w:r>
      <w:r>
        <w:rPr>
          <w:rFonts w:ascii="Cambria" w:hAnsi="Cambria"/>
          <w:color w:val="000000" w:themeColor="text1"/>
        </w:rPr>
        <w:t>, ebd.</w:t>
      </w:r>
      <w:r w:rsidR="000A767E" w:rsidRPr="007310A7">
        <w:rPr>
          <w:rFonts w:ascii="Cambria" w:hAnsi="Cambria"/>
          <w:color w:val="000000" w:themeColor="text1"/>
        </w:rPr>
        <w:t>)</w:t>
      </w:r>
      <w:r w:rsidR="00C32CC6" w:rsidRPr="007310A7">
        <w:rPr>
          <w:color w:val="000000" w:themeColor="text1"/>
        </w:rPr>
        <w:fldChar w:fldCharType="end"/>
      </w:r>
      <w:r w:rsidR="00C32CC6" w:rsidRPr="007310A7">
        <w:rPr>
          <w:color w:val="000000" w:themeColor="text1"/>
        </w:rPr>
        <w:t xml:space="preserve">. Im Zuge dieser Entwicklung entsteht die Idee des </w:t>
      </w:r>
      <w:r w:rsidR="00C32CC6" w:rsidRPr="002356B5">
        <w:rPr>
          <w:i/>
          <w:iCs/>
          <w:color w:val="000000" w:themeColor="text1"/>
        </w:rPr>
        <w:t>Zwittertums</w:t>
      </w:r>
      <w:r w:rsidR="00C32CC6" w:rsidRPr="007310A7">
        <w:rPr>
          <w:color w:val="000000" w:themeColor="text1"/>
        </w:rPr>
        <w:t xml:space="preserve"> im Sinne einer unvollständigen, jedoch letztlich männlich oder weiblich kategorisierbaren Körpergeschlechtlichkeit </w:t>
      </w:r>
      <w:r w:rsidR="00C32CC6" w:rsidRPr="007310A7">
        <w:rPr>
          <w:color w:val="000000" w:themeColor="text1"/>
        </w:rPr>
        <w:fldChar w:fldCharType="begin"/>
      </w:r>
      <w:r w:rsidR="000A767E" w:rsidRPr="007310A7">
        <w:rPr>
          <w:color w:val="000000" w:themeColor="text1"/>
        </w:rPr>
        <w:instrText xml:space="preserve"> ADDIN ZOTERO_ITEM CSL_CITATION {"citationID":"LiDngNX7","properties":{"unsorted":false,"formattedCitation":"(vgl. Kl\\uc0\\u246{}ppel 2010, 231)","plainCitation":"(vgl. Klöppel 2010, 231)","noteIndex":0},"citationItems":[{"id":855,"uris":["http://zotero.org/users/local/owKliTIb/items/9P2YM8AS"],"itemData":{"id":855,"type":"book","publisher":"transcript","publisher-place":"Bielefeld","title":"XXOXY ungelöst. Hermaphroditismus, Sex und Gender in der deutschen Medizin","author":[{"family":"Klöppel","given":"Ulrike"}],"issued":{"date-parts":[["2010"]]}},"locator":"231","label":"page","prefix":"vgl."}],"schema":"https://github.com/citation-style-language/schema/raw/master/csl-citation.json"} </w:instrText>
      </w:r>
      <w:r w:rsidR="00C32CC6" w:rsidRPr="007310A7">
        <w:rPr>
          <w:color w:val="000000" w:themeColor="text1"/>
        </w:rPr>
        <w:fldChar w:fldCharType="separate"/>
      </w:r>
      <w:r w:rsidR="000A767E" w:rsidRPr="007310A7">
        <w:rPr>
          <w:rFonts w:ascii="Cambria" w:hAnsi="Cambria" w:cs="Times New Roman"/>
          <w:color w:val="000000" w:themeColor="text1"/>
        </w:rPr>
        <w:t>(vgl. Klöppel 2010, 231)</w:t>
      </w:r>
      <w:r w:rsidR="00C32CC6" w:rsidRPr="007310A7">
        <w:rPr>
          <w:color w:val="000000" w:themeColor="text1"/>
        </w:rPr>
        <w:fldChar w:fldCharType="end"/>
      </w:r>
      <w:r w:rsidR="00C32CC6" w:rsidRPr="007310A7">
        <w:rPr>
          <w:color w:val="000000" w:themeColor="text1"/>
        </w:rPr>
        <w:t xml:space="preserve">. 1794 wird </w:t>
      </w:r>
      <w:r w:rsidR="00C32CC6" w:rsidRPr="007310A7">
        <w:rPr>
          <w:color w:val="000000" w:themeColor="text1"/>
        </w:rPr>
        <w:lastRenderedPageBreak/>
        <w:t xml:space="preserve">der sogenannte </w:t>
      </w:r>
      <w:r w:rsidR="00C32CC6" w:rsidRPr="002356B5">
        <w:rPr>
          <w:i/>
          <w:iCs/>
          <w:color w:val="000000" w:themeColor="text1"/>
        </w:rPr>
        <w:t>Zwitterparagraph</w:t>
      </w:r>
      <w:r w:rsidR="00C32CC6" w:rsidRPr="007310A7">
        <w:rPr>
          <w:color w:val="000000" w:themeColor="text1"/>
        </w:rPr>
        <w:t xml:space="preserve"> des </w:t>
      </w:r>
      <w:r w:rsidR="00C32CC6" w:rsidRPr="007310A7">
        <w:rPr>
          <w:i/>
          <w:color w:val="000000" w:themeColor="text1"/>
        </w:rPr>
        <w:t>Allgemeinen Landrecht für die Preußischen Staaten</w:t>
      </w:r>
      <w:r w:rsidR="00C32CC6" w:rsidRPr="007310A7">
        <w:rPr>
          <w:color w:val="000000" w:themeColor="text1"/>
        </w:rPr>
        <w:t xml:space="preserve"> erlasse</w:t>
      </w:r>
      <w:r>
        <w:rPr>
          <w:color w:val="000000" w:themeColor="text1"/>
        </w:rPr>
        <w:t>n.</w:t>
      </w:r>
      <w:r w:rsidR="00C32CC6" w:rsidRPr="007310A7">
        <w:rPr>
          <w:rStyle w:val="Funotenzeichen"/>
          <w:color w:val="000000" w:themeColor="text1"/>
        </w:rPr>
        <w:footnoteReference w:id="53"/>
      </w:r>
      <w:r w:rsidR="00C32CC6" w:rsidRPr="007310A7">
        <w:rPr>
          <w:color w:val="000000" w:themeColor="text1"/>
        </w:rPr>
        <w:t xml:space="preserve"> Diese Gesetzeslage billigt als Zwitter eingeordneten Menschen zwar in gewissem Ausmaß geschlechtliche Selbstbestimmung zu.</w:t>
      </w:r>
      <w:r w:rsidR="00C32CC6" w:rsidRPr="007310A7">
        <w:rPr>
          <w:rStyle w:val="Funotenzeichen"/>
          <w:color w:val="000000" w:themeColor="text1"/>
        </w:rPr>
        <w:footnoteReference w:id="54"/>
      </w:r>
      <w:r w:rsidR="00C32CC6" w:rsidRPr="007310A7">
        <w:rPr>
          <w:color w:val="000000" w:themeColor="text1"/>
        </w:rPr>
        <w:t xml:space="preserve"> Zugleich kodifiziert der Paragraph den Einfluss von Medizinern und vermutlich in einigen Fällen auch von Hebammen, die als sog. Sachverständige, insbesondere im Zuge von angestrebten Ehe-Annullierungen zur Geschlechtsfeststellung hinzugezogen werden (vgl. ebd. 204ff). Feststellen lässt sich hier, dass die medizinische Regulierung des sozialen Geschlechts von </w:t>
      </w:r>
      <w:r>
        <w:rPr>
          <w:color w:val="000000" w:themeColor="text1"/>
        </w:rPr>
        <w:t xml:space="preserve">sog. </w:t>
      </w:r>
      <w:r w:rsidR="00C32CC6" w:rsidRPr="002356B5">
        <w:rPr>
          <w:i/>
          <w:iCs/>
          <w:color w:val="000000" w:themeColor="text1"/>
        </w:rPr>
        <w:t>Zwittern</w:t>
      </w:r>
      <w:r w:rsidR="00C32CC6" w:rsidRPr="007310A7">
        <w:rPr>
          <w:color w:val="000000" w:themeColor="text1"/>
        </w:rPr>
        <w:t xml:space="preserve"> sich </w:t>
      </w:r>
      <w:r>
        <w:rPr>
          <w:color w:val="000000" w:themeColor="text1"/>
        </w:rPr>
        <w:t xml:space="preserve">zu dieser Zeit </w:t>
      </w:r>
      <w:r w:rsidR="00C32CC6" w:rsidRPr="007310A7">
        <w:rPr>
          <w:color w:val="000000" w:themeColor="text1"/>
        </w:rPr>
        <w:t>auf das fortgeschrittene Kindes- und Erwachsenenalter fokussiert. Dies lässt</w:t>
      </w:r>
      <w:r>
        <w:rPr>
          <w:color w:val="000000" w:themeColor="text1"/>
        </w:rPr>
        <w:t xml:space="preserve"> sich</w:t>
      </w:r>
      <w:r w:rsidR="00C32CC6" w:rsidRPr="007310A7">
        <w:rPr>
          <w:color w:val="000000" w:themeColor="text1"/>
        </w:rPr>
        <w:t xml:space="preserve"> primär vor dem Hintergrund verstehen, dass privilegierte Rechte, wie Akademisierung, Erbschaft und Eherechte im 18. Jahrhundert an die männliche Geschlechterrolle geknüpft sind (ebd., 207).</w:t>
      </w:r>
      <w:r w:rsidR="00C32CC6" w:rsidRPr="007310A7">
        <w:rPr>
          <w:rStyle w:val="Funotenzeichen"/>
          <w:color w:val="000000" w:themeColor="text1"/>
        </w:rPr>
        <w:footnoteReference w:id="55"/>
      </w:r>
      <w:r w:rsidR="00C32CC6" w:rsidRPr="007310A7">
        <w:rPr>
          <w:color w:val="000000" w:themeColor="text1"/>
        </w:rPr>
        <w:t xml:space="preserve"> Deutlich wird</w:t>
      </w:r>
      <w:r>
        <w:rPr>
          <w:color w:val="000000" w:themeColor="text1"/>
        </w:rPr>
        <w:t xml:space="preserve"> zudem</w:t>
      </w:r>
      <w:r w:rsidR="00C32CC6" w:rsidRPr="007310A7">
        <w:rPr>
          <w:color w:val="000000" w:themeColor="text1"/>
        </w:rPr>
        <w:t xml:space="preserve">, dass der medizinische Diskurs des 18. Jahrhunderts ein Narrativ der Gefährdung bestehender sozialer Ordnung in Anbetracht körpergeschlechtlicher Uneindeutigkeit hervorbringt. Gleichzeitig verstehen sich dessen Akteure in einer Schlüsselrolle bei der Aufrechterhaltung </w:t>
      </w:r>
      <w:r>
        <w:rPr>
          <w:color w:val="000000" w:themeColor="text1"/>
        </w:rPr>
        <w:t xml:space="preserve">dieser </w:t>
      </w:r>
      <w:r w:rsidR="00C32CC6" w:rsidRPr="007310A7">
        <w:rPr>
          <w:color w:val="000000" w:themeColor="text1"/>
        </w:rPr>
        <w:t>vergeschlechtlichten Ordnung.</w:t>
      </w:r>
    </w:p>
    <w:p w14:paraId="2CB6EFCA" w14:textId="6671202A" w:rsidR="00C32CC6" w:rsidRPr="007310A7" w:rsidRDefault="00C32CC6" w:rsidP="00C32CC6">
      <w:pPr>
        <w:spacing w:before="240" w:after="240" w:line="360" w:lineRule="auto"/>
        <w:jc w:val="both"/>
        <w:rPr>
          <w:color w:val="000000" w:themeColor="text1"/>
        </w:rPr>
      </w:pPr>
      <w:r>
        <w:rPr>
          <w:color w:val="000000" w:themeColor="text1"/>
        </w:rPr>
        <w:t xml:space="preserve">Klöppel</w:t>
      </w:r>
      <w:r>
        <w:rPr>
          <w:color w:val="000000" w:themeColor="text1"/>
        </w:rPr>
        <w:t xml:space="preserve"> rekonstruiert, dass im medizinischen </w:t>
      </w:r>
      <w:r>
        <w:rPr>
          <w:color w:val="000000" w:themeColor="text1"/>
        </w:rPr>
        <w:t xml:space="preserve">D</w:t>
      </w:r>
      <w:r>
        <w:rPr>
          <w:color w:val="000000" w:themeColor="text1"/>
        </w:rPr>
        <w:t xml:space="preserve">iskurs ab 1800 die Keimdrüsen als </w:t>
      </w:r>
      <w:r>
        <w:rPr>
          <w:color w:val="000000" w:themeColor="text1"/>
        </w:rPr>
        <w:t xml:space="preserve">für die geschlechtliche Entwicklung </w:t>
      </w:r>
      <w:r>
        <w:rPr>
          <w:color w:val="000000" w:themeColor="text1"/>
        </w:rPr>
        <w:t xml:space="preserve">bestimmend </w:t>
      </w:r>
      <w:r>
        <w:rPr>
          <w:color w:val="000000" w:themeColor="text1"/>
        </w:rPr>
        <w:t xml:space="preserve">betrachtet werden </w:t>
      </w:r>
      <w:r>
        <w:rPr>
          <w:color w:val="000000" w:themeColor="text1"/>
        </w:rPr>
        <w:t xml:space="preserve">(vgl. ebd., 25</w:t>
      </w:r>
      <w:r>
        <w:rPr>
          <w:color w:val="000000" w:themeColor="text1"/>
        </w:rPr>
        <w:t xml:space="preserve">3ff.</w:t>
      </w:r>
      <w:r>
        <w:rPr>
          <w:color w:val="000000" w:themeColor="text1"/>
        </w:rPr>
        <w:t xml:space="preserve">). Letzteres prägt von nun an auch die anatomisch-histologische Forschung an als </w:t>
      </w:r>
      <w:r>
        <w:rPr>
          <w:i/>
          <w:iCs/>
          <w:color w:val="000000" w:themeColor="text1"/>
        </w:rPr>
        <w:t xml:space="preserve">Zwittern</w:t>
      </w:r>
      <w:r>
        <w:rPr>
          <w:color w:val="000000" w:themeColor="text1"/>
        </w:rPr>
        <w:t xml:space="preserve"> eingeordneten Menschen, die zunehmend durchgeführt wird (vgl. </w:t>
      </w:r>
      <w:r>
        <w:rPr>
          <w:color w:val="000000" w:themeColor="text1"/>
        </w:rPr>
        <w:t xml:space="preserve">ebd., 263). Der Pathologe Theodor </w:t>
      </w:r>
      <w:proofErr w:type="spellStart"/>
      <w:r>
        <w:rPr>
          <w:color w:val="000000" w:themeColor="text1"/>
        </w:rPr>
        <w:t xml:space="preserve">Klebs</w:t>
      </w:r>
      <w:proofErr w:type="spellEnd"/>
      <w:r>
        <w:rPr>
          <w:color w:val="000000" w:themeColor="text1"/>
        </w:rPr>
        <w:t xml:space="preserve"> veröffentlicht 1873 ein Klassifikationssystem, das an diese universitär etablierte Vorstellung anknüpft und zwischen</w:t>
      </w:r>
      <w:r>
        <w:rPr>
          <w:color w:val="000000" w:themeColor="text1"/>
        </w:rPr>
        <w:t xml:space="preserve"> </w:t>
      </w:r>
      <w:r>
        <w:rPr>
          <w:i/>
          <w:iCs/>
          <w:color w:val="000000" w:themeColor="text1"/>
        </w:rPr>
        <w:t xml:space="preserve">echten</w:t>
      </w:r>
      <w:r>
        <w:rPr>
          <w:color w:val="000000" w:themeColor="text1"/>
        </w:rPr>
        <w:t xml:space="preserve"> </w:t>
      </w:r>
      <w:r>
        <w:rPr>
          <w:i/>
          <w:iCs/>
          <w:color w:val="000000" w:themeColor="text1"/>
        </w:rPr>
        <w:t xml:space="preserve">Hermaphroditen</w:t>
      </w:r>
      <w:r>
        <w:rPr>
          <w:color w:val="000000" w:themeColor="text1"/>
        </w:rPr>
        <w:t xml:space="preserve"> </w:t>
      </w:r>
      <w:r>
        <w:rPr>
          <w:color w:val="000000" w:themeColor="text1"/>
        </w:rPr>
        <w:t xml:space="preserve">einerseits </w:t>
      </w:r>
      <w:r>
        <w:rPr>
          <w:color w:val="000000" w:themeColor="text1"/>
        </w:rPr>
        <w:t xml:space="preserve">und weiblichen bzw. männlichen </w:t>
      </w:r>
      <w:r>
        <w:rPr>
          <w:i/>
          <w:iCs/>
          <w:color w:val="000000" w:themeColor="text1"/>
        </w:rPr>
        <w:t xml:space="preserve">Pseudohermaphroditen</w:t>
      </w:r>
      <w:r>
        <w:rPr>
          <w:color w:val="000000" w:themeColor="text1"/>
        </w:rPr>
        <w:t xml:space="preserve"> </w:t>
      </w:r>
      <w:r>
        <w:rPr>
          <w:color w:val="000000" w:themeColor="text1"/>
        </w:rPr>
        <w:t xml:space="preserve">andererseits </w:t>
      </w:r>
      <w:r>
        <w:rPr>
          <w:color w:val="000000" w:themeColor="text1"/>
        </w:rPr>
        <w:t xml:space="preserve">unterscheidet. Dabei </w:t>
      </w:r>
      <w:r>
        <w:rPr>
          <w:color w:val="000000" w:themeColor="text1"/>
        </w:rPr>
        <w:t xml:space="preserve">wird </w:t>
      </w:r>
      <w:r>
        <w:rPr>
          <w:color w:val="000000" w:themeColor="text1"/>
        </w:rPr>
        <w:t xml:space="preserve">die Fokussierung auf die Keimdrüsen als „geschlechtsbestimmendes Moment</w:t>
      </w:r>
      <w:r>
        <w:rPr>
          <w:color w:val="000000" w:themeColor="text1"/>
        </w:rPr>
        <w:t xml:space="preserve">“</w:t>
      </w:r>
      <w:r>
        <w:rPr>
          <w:color w:val="000000" w:themeColor="text1"/>
        </w:rPr>
        <w:t xml:space="preserve"> (ebd., 723) bis in die zweite Hälfte des 19. Jahrhundert anhalten</w:t>
      </w:r>
      <w:r>
        <w:rPr>
          <w:color w:val="000000" w:themeColor="text1"/>
        </w:rPr>
        <w:t xml:space="preserve">, bis sie </w:t>
      </w:r>
      <w:r>
        <w:rPr>
          <w:color w:val="000000" w:themeColor="text1"/>
        </w:rPr>
        <w:t xml:space="preserve">zunehmend von genetischen und epigenetischen </w:t>
      </w:r>
      <w:r>
        <w:rPr>
          <w:color w:val="000000" w:themeColor="text1"/>
        </w:rPr>
        <w:t xml:space="preserve">Geschlechtsdefinitionen</w:t>
      </w:r>
      <w:r>
        <w:rPr>
          <w:color w:val="000000" w:themeColor="text1"/>
        </w:rPr>
        <w:t xml:space="preserve"> abgelöst</w:t>
      </w:r>
      <w:r>
        <w:rPr>
          <w:color w:val="000000" w:themeColor="text1"/>
        </w:rPr>
        <w:t xml:space="preserve"> wird</w:t>
      </w:r>
      <w:r>
        <w:rPr>
          <w:color w:val="000000" w:themeColor="text1"/>
        </w:rPr>
        <w:t xml:space="preserve">. Während Fragen von Ehefähigkeit und</w:t>
      </w:r>
      <w:r>
        <w:rPr>
          <w:color w:val="000000" w:themeColor="text1"/>
        </w:rPr>
        <w:t xml:space="preserve"> angemessener </w:t>
      </w:r>
      <w:r>
        <w:rPr>
          <w:color w:val="000000" w:themeColor="text1"/>
        </w:rPr>
        <w:t xml:space="preserve">Erziehung im Kontext einer richtigen resp. falschen Geschlechtszuweisung den medizinischen Diskurs zu Hermaphroditismus im 19. Jahrhundert durchziehen, finden </w:t>
      </w:r>
      <w:r>
        <w:rPr>
          <w:color w:val="000000" w:themeColor="text1"/>
        </w:rPr>
        <w:t xml:space="preserve">zu dieser Zeit </w:t>
      </w:r>
      <w:r>
        <w:rPr>
          <w:color w:val="000000" w:themeColor="text1"/>
        </w:rPr>
        <w:t xml:space="preserve">keine systematischen geschlechtsnormierenden Eingriffe statt (vgl. ebd.). </w:t>
      </w:r>
      <w:del w:id="1000057" w:author="Claude Lektorat" w:date="2026-06-30T12:18:05Z">
        <w:r>
          <w:rPr>
            <w:color w:val="000000" w:themeColor="text1"/>
          </w:rPr>
          <w:delText xml:space="preserve">Nichts desto trotz</w:delText>
        </w:r>
      </w:del>
      <w:ins w:id="1000058" w:author="Claude Lektorat" w:date="2026-06-30T12:18:05Z">
        <w:r>
          <w:rPr>
            <w:color w:val="000000" w:themeColor="text1"/>
          </w:rPr>
          <w:t xml:space="preserve">Nichtsdestotrotz</w:t>
        </w:r>
      </w:ins>
      <w:r>
        <w:rPr>
          <w:color w:val="000000" w:themeColor="text1"/>
        </w:rPr>
        <w:t xml:space="preserve"> besteht bereits - im Sinne der Medikalisierung - ein diskursiv etablierter Anspruch der medizinischen Kontrolle über hermaphroditisch kategorisierte Körper (vgl. ebd.</w:t>
      </w:r>
      <w:r>
        <w:rPr>
          <w:color w:val="000000" w:themeColor="text1"/>
        </w:rPr>
        <w:t xml:space="preserve">,</w:t>
      </w:r>
      <w:r>
        <w:rPr>
          <w:color w:val="000000" w:themeColor="text1"/>
        </w:rPr>
        <w:t xml:space="preserve"> 271).</w:t>
      </w:r>
    </w:p>
    <w:p w14:paraId="0119E44A" w14:textId="2A71EC54" w:rsidR="00C32CC6" w:rsidRPr="007310A7" w:rsidRDefault="00C32CC6" w:rsidP="00C32CC6">
      <w:pPr>
        <w:spacing w:line="360" w:lineRule="auto"/>
        <w:jc w:val="both"/>
        <w:rPr>
          <w:color w:val="000000" w:themeColor="text1"/>
        </w:rPr>
      </w:pPr>
      <w:r w:rsidRPr="00087418">
        <w:rPr>
          <w:color w:val="000000" w:themeColor="text1"/>
        </w:rPr>
        <w:t>Der</w:t>
      </w:r>
      <w:r w:rsidRPr="007310A7">
        <w:rPr>
          <w:color w:val="000000" w:themeColor="text1"/>
        </w:rPr>
        <w:t xml:space="preserve"> Begriff „Intersexualität“ bzw. „Intersexe“ als eine körpergeschlechtlich-biologische „Zwischenstufe“ </w:t>
      </w:r>
      <w:r w:rsidRPr="007310A7">
        <w:rPr>
          <w:color w:val="000000" w:themeColor="text1"/>
        </w:rPr>
        <w:fldChar w:fldCharType="begin"/>
      </w:r>
      <w:r w:rsidRPr="007310A7">
        <w:rPr>
          <w:color w:val="000000" w:themeColor="text1"/>
        </w:rPr>
        <w:instrText xml:space="preserve"> ADDIN ZOTERO_ITEM CSL_CITATION {"citationID":"D6DjRXFR","properties":{"unsorted":false,"formattedCitation":"(Goldschmidt 1915, 566)","plainCitation":"(Goldschmidt 1915, 566)","noteIndex":0},"citationItems":[{"id":142,"uris":["http://zotero.org/users/local/owKliTIb/items/NDBKBMQA"],"itemData":{"id":142,"type":"article-journal","container-title":"Biologisches Centralblatt","issue":"12","page":"565-570","title":"Vorläufige Mitteilung über weitere Versuche zur Vererbung und Bestimmung des Geschlechts","volume":"35","author":[{"family":"Goldschmidt","given":"Richard"}],"issued":{"date-parts":[["1915"]]}},"locator":"566","label":"page"}],"schema":"https://github.com/citation-style-language/schema/raw/master/csl-citation.json"}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(Goldschmidt 1915, 566)</w:t>
      </w:r>
      <w:r w:rsidRPr="007310A7">
        <w:rPr>
          <w:color w:val="000000" w:themeColor="text1"/>
        </w:rPr>
        <w:fldChar w:fldCharType="end"/>
      </w:r>
      <w:r w:rsidRPr="007310A7">
        <w:rPr>
          <w:color w:val="000000" w:themeColor="text1"/>
        </w:rPr>
        <w:t xml:space="preserve"> zwischen den Polen männlich und weiblich wird erstmals von dem Genetiker Richard Goldschmidt in einem Aufsatz von 1915 verwendet. In diesem entwickelt </w:t>
      </w:r>
      <w:r w:rsidR="00087418">
        <w:rPr>
          <w:color w:val="000000" w:themeColor="text1"/>
        </w:rPr>
        <w:t>Goldschmidt</w:t>
      </w:r>
      <w:r w:rsidRPr="007310A7">
        <w:rPr>
          <w:color w:val="000000" w:themeColor="text1"/>
        </w:rPr>
        <w:t xml:space="preserve"> eine genetische Theorie, die die Entstehung dieser Zwischenstufen am Beispiel von Nachtfaltern auf die Menge bzw. das Verhältnis von Männlichkeits- und Weiblichkeits-Genen zurückführt.</w:t>
      </w:r>
      <w:r w:rsidRPr="007310A7">
        <w:rPr>
          <w:rStyle w:val="Funotenzeichen"/>
          <w:color w:val="000000" w:themeColor="text1"/>
        </w:rPr>
        <w:footnoteReference w:id="56"/>
      </w:r>
      <w:r w:rsidRPr="007310A7">
        <w:rPr>
          <w:color w:val="000000" w:themeColor="text1"/>
        </w:rPr>
        <w:t xml:space="preserve"> In einer Veröffentlichung von 1916 bezieht er seine Theorie ebenfalls auf Körpergeschlecht und sexuelle Orientierung bei Menschen </w:t>
      </w:r>
      <w:r w:rsidRPr="007310A7">
        <w:rPr>
          <w:color w:val="000000" w:themeColor="text1"/>
        </w:rPr>
        <w:fldChar w:fldCharType="begin"/>
      </w:r>
      <w:r w:rsidR="000A767E" w:rsidRPr="007310A7">
        <w:rPr>
          <w:color w:val="000000" w:themeColor="text1"/>
        </w:rPr>
        <w:instrText xml:space="preserve"> ADDIN ZOTERO_ITEM CSL_CITATION {"citationID":"uuZZQZ4I","properties":{"unsorted":false,"formattedCitation":"(vgl. Goldschmidt 1916, zitiert nach Kl\\uc0\\u246{}ppel 2010, 407)","plainCitation":"(vgl. Goldschmidt 1916, zitiert nach Klöppel 2010, 407)","noteIndex":0},"citationItems":[{"id":855,"uris":["http://zotero.org/users/local/owKliTIb/items/9P2YM8AS"],"itemData":{"id":855,"type":"book","publisher":"transcript","publisher-place":"Bielefeld","title":"XXOXY ungelöst. Hermaphroditismus, Sex und Gender in der deutschen Medizin","author":[{"family":"Klöppel","given":"Ulrike"}],"issued":{"date-parts":[["2010"]]}},"locator":"407","label":"page","prefix":"vgl. Goldschmidt 1916, zitiert nach"}],"schema":"https://github.com/citation-style-language/schema/raw/master/csl-citation.json"} </w:instrText>
      </w:r>
      <w:r w:rsidRPr="007310A7">
        <w:rPr>
          <w:color w:val="000000" w:themeColor="text1"/>
        </w:rPr>
        <w:fldChar w:fldCharType="separate"/>
      </w:r>
      <w:r w:rsidR="000A767E" w:rsidRPr="007310A7">
        <w:rPr>
          <w:rFonts w:ascii="Cambria" w:hAnsi="Cambria" w:cs="Times New Roman"/>
          <w:color w:val="000000" w:themeColor="text1"/>
        </w:rPr>
        <w:t>(vgl. Goldschmidt 1916, zitiert nach Klöppel 2010, 407)</w:t>
      </w:r>
      <w:r w:rsidRPr="007310A7">
        <w:rPr>
          <w:color w:val="000000" w:themeColor="text1"/>
        </w:rPr>
        <w:fldChar w:fldCharType="end"/>
      </w:r>
      <w:r w:rsidRPr="007310A7">
        <w:rPr>
          <w:color w:val="000000" w:themeColor="text1"/>
        </w:rPr>
        <w:t>.</w:t>
      </w:r>
    </w:p>
    <w:p w14:paraId="59579E6F" w14:textId="01DD1B36" w:rsidR="00C32CC6" w:rsidRPr="007310A7" w:rsidRDefault="00C32CC6" w:rsidP="00C32CC6">
      <w:pPr>
        <w:spacing w:after="240" w:line="360" w:lineRule="auto"/>
        <w:jc w:val="both"/>
        <w:rPr>
          <w:color w:val="000000" w:themeColor="text1"/>
        </w:rPr>
      </w:pPr>
      <w:r w:rsidRPr="007310A7">
        <w:rPr>
          <w:color w:val="000000" w:themeColor="text1"/>
        </w:rPr>
        <w:t xml:space="preserve">Der Sexualwissenschaftler Magnus Hirschfeld greift den Begriff der Intersexualität 1918 auf und subsummiert darunter nicht nur </w:t>
      </w:r>
      <w:r w:rsidR="00087418">
        <w:rPr>
          <w:color w:val="000000" w:themeColor="text1"/>
        </w:rPr>
        <w:t xml:space="preserve">als </w:t>
      </w:r>
      <w:r w:rsidRPr="007310A7">
        <w:rPr>
          <w:color w:val="000000" w:themeColor="text1"/>
        </w:rPr>
        <w:t xml:space="preserve">Hermaphroditen, sondern ebenfalls zu diesem Zeitpunkt als Homosexuelle, Androgyne und Transvestiten kategorisierte Personen </w:t>
      </w:r>
      <w:r w:rsidRPr="007310A7">
        <w:rPr>
          <w:color w:val="000000" w:themeColor="text1"/>
        </w:rPr>
        <w:fldChar w:fldCharType="begin"/>
      </w:r>
      <w:r w:rsidR="000A767E" w:rsidRPr="007310A7">
        <w:rPr>
          <w:color w:val="000000" w:themeColor="text1"/>
        </w:rPr>
        <w:instrText xml:space="preserve"> ADDIN ZOTERO_ITEM CSL_CITATION {"citationID":"Qfq9uIW8","properties":{"unsorted":false,"formattedCitation":"(Hirschfeld 1918, zitiert nach Gregor 2015, 54)","plainCitation":"(Hirschfeld 1918, zitiert nach Gregor 2015, 54)","noteIndex":0},"citationItems":[{"id":839,"uris":["http://zotero.org/users/local/owKliTIb/items/EES5IYA2"],"itemData":{"id":839,"type":"book","publisher-place":"Bielefeld","title":"Constructing Intersex","author":[{"family":"Gregor","given":"Joris"}],"issued":{"date-parts":[["2015"]]}},"locator":"54","label":"page","prefix":"Hirschfeld 1918, zitiert nach "}],"schema":"https://github.com/citation-style-language/schema/raw/master/csl-citation.json"} </w:instrText>
      </w:r>
      <w:r w:rsidRPr="007310A7">
        <w:rPr>
          <w:color w:val="000000" w:themeColor="text1"/>
        </w:rPr>
        <w:fldChar w:fldCharType="separate"/>
      </w:r>
      <w:r w:rsidR="000A767E" w:rsidRPr="007310A7">
        <w:rPr>
          <w:rFonts w:ascii="Cambria" w:hAnsi="Cambria"/>
          <w:color w:val="000000" w:themeColor="text1"/>
        </w:rPr>
        <w:t>(Hirschfeld 1918, zitiert nach Gregor 2015, 54)</w:t>
      </w:r>
      <w:r w:rsidRPr="007310A7">
        <w:rPr>
          <w:color w:val="000000" w:themeColor="text1"/>
        </w:rPr>
        <w:fldChar w:fldCharType="end"/>
      </w:r>
      <w:r w:rsidRPr="007310A7">
        <w:rPr>
          <w:color w:val="000000" w:themeColor="text1"/>
        </w:rPr>
        <w:t>.</w:t>
      </w:r>
      <w:r w:rsidRPr="007310A7">
        <w:rPr>
          <w:rStyle w:val="Funotenzeichen"/>
          <w:color w:val="000000" w:themeColor="text1"/>
        </w:rPr>
        <w:footnoteReference w:id="57"/>
      </w:r>
      <w:r w:rsidRPr="007310A7">
        <w:rPr>
          <w:color w:val="000000" w:themeColor="text1"/>
        </w:rPr>
        <w:t xml:space="preserve"> Ähnlich hat der Gerichtsmediziner Johann Ludwig Casper bereits im 19. Jahrhundert gleichgeschlechtliche Sexualität als „geistige Zwitterbildung“ verstanden </w:t>
      </w:r>
      <w:r w:rsidRPr="007310A7">
        <w:rPr>
          <w:color w:val="000000" w:themeColor="text1"/>
        </w:rPr>
        <w:fldChar w:fldCharType="begin"/>
      </w:r>
      <w:r w:rsidR="000A767E" w:rsidRPr="007310A7">
        <w:rPr>
          <w:color w:val="000000" w:themeColor="text1"/>
        </w:rPr>
        <w:instrText xml:space="preserve"> ADDIN ZOTERO_ITEM CSL_CITATION {"citationID":"kbXAFAOv","properties":{"unsorted":false,"formattedCitation":"(vgl. Casper 1858, 174, zitiert nach Kl\\uc0\\u246{}ppel 2010, 286)","plainCitation":"(vgl. Casper 1858, 174, zitiert nach Klöppel 2010, 286)","noteIndex":0},"citationItems":[{"id":855,"uris":["http://zotero.org/users/local/owKliTIb/items/9P2YM8AS"],"itemData":{"id":855,"type":"book","publisher":"transcript","publisher-place":"Bielefeld","title":"XXOXY ungelöst. Hermaphroditismus, Sex und Gender in der deutschen Medizin","author":[{"family":"Klöppel","given":"Ulrike"}],"issued":{"date-parts":[["2010"]]}},"locator":"286","label":"page","prefix":"vgl. Casper 1858, 174, zitiert nach "}],"schema":"https://github.com/citation-style-language/schema/raw/master/csl-citation.json"} </w:instrText>
      </w:r>
      <w:r w:rsidRPr="007310A7">
        <w:rPr>
          <w:color w:val="000000" w:themeColor="text1"/>
        </w:rPr>
        <w:fldChar w:fldCharType="separate"/>
      </w:r>
      <w:r w:rsidR="000A767E" w:rsidRPr="007310A7">
        <w:rPr>
          <w:rFonts w:ascii="Cambria" w:hAnsi="Cambria" w:cs="Times New Roman"/>
          <w:color w:val="000000" w:themeColor="text1"/>
        </w:rPr>
        <w:t xml:space="preserve">(vgl. </w:t>
      </w:r>
      <w:r w:rsidR="000A767E" w:rsidRPr="007310A7">
        <w:rPr>
          <w:rFonts w:ascii="Cambria" w:hAnsi="Cambria" w:cs="Times New Roman"/>
          <w:color w:val="000000" w:themeColor="text1"/>
        </w:rPr>
        <w:lastRenderedPageBreak/>
        <w:t>Casper 1858, 174, zitiert nach Klöppel 2010, 286)</w:t>
      </w:r>
      <w:r w:rsidRPr="007310A7">
        <w:rPr>
          <w:color w:val="000000" w:themeColor="text1"/>
        </w:rPr>
        <w:fldChar w:fldCharType="end"/>
      </w:r>
      <w:r w:rsidRPr="007310A7">
        <w:rPr>
          <w:color w:val="000000" w:themeColor="text1"/>
        </w:rPr>
        <w:t xml:space="preserve">. Die diskursive Verschränkung von zu diesem Zeitpunkt ebenso kriminalisierter wie pathologisierter Homosexualität und Hermaphroditismus als dessen angenommene körperlicher Grundlage, </w:t>
      </w:r>
      <w:r w:rsidR="00EB1AB3">
        <w:rPr>
          <w:color w:val="000000" w:themeColor="text1"/>
        </w:rPr>
        <w:t xml:space="preserve">wird </w:t>
      </w:r>
      <w:r w:rsidRPr="007310A7">
        <w:rPr>
          <w:color w:val="000000" w:themeColor="text1"/>
        </w:rPr>
        <w:t xml:space="preserve">sich durch das 19. Jahrhundert ziehen und teilweise bis in Behandlungspraktiken des 20. Jahrhunderts </w:t>
      </w:r>
      <w:r w:rsidR="00EB7DCE" w:rsidRPr="007310A7">
        <w:rPr>
          <w:color w:val="000000" w:themeColor="text1"/>
        </w:rPr>
        <w:t>hineinwirken</w:t>
      </w:r>
      <w:r w:rsidRPr="007310A7">
        <w:rPr>
          <w:color w:val="000000" w:themeColor="text1"/>
        </w:rPr>
        <w:t xml:space="preserve"> (vgl. ebd., 287).</w:t>
      </w:r>
    </w:p>
    <w:p w14:paraId="1165E0F8" w14:textId="2EA0A4F1" w:rsidR="00C32CC6" w:rsidRPr="007310A7" w:rsidRDefault="00C32CC6" w:rsidP="00C32CC6">
      <w:pPr>
        <w:spacing w:line="360" w:lineRule="auto"/>
        <w:jc w:val="both"/>
        <w:rPr>
          <w:color w:val="000000" w:themeColor="text1"/>
        </w:rPr>
      </w:pPr>
      <w:r>
        <w:rPr>
          <w:color w:val="000000" w:themeColor="text1"/>
        </w:rPr>
        <w:t xml:space="preserve">Diskurse zu Intersexualität bzw. Hermaphroditismus sowie medizinische Interventionspraktiken </w:t>
      </w:r>
      <w:del w:id="1000059" w:author="Claude Lektorat" w:date="2026-06-30T12:18:05Z">
        <w:r>
          <w:rPr>
            <w:color w:val="000000" w:themeColor="text1"/>
          </w:rPr>
          <w:delText xml:space="preserve">währen</w:delText>
        </w:r>
      </w:del>
      <w:ins w:id="1000060" w:author="Claude Lektorat" w:date="2026-06-30T12:18:05Z">
        <w:r>
          <w:rPr>
            <w:color w:val="000000" w:themeColor="text1"/>
          </w:rPr>
          <w:t xml:space="preserve">während</w:t>
        </w:r>
      </w:ins>
      <w:r>
        <w:rPr>
          <w:color w:val="000000" w:themeColor="text1"/>
        </w:rPr>
        <w:t xml:space="preserve"> des Nationalsozialismus sind </w:t>
      </w:r>
      <w:r>
        <w:rPr>
          <w:color w:val="000000" w:themeColor="text1"/>
        </w:rPr>
        <w:t xml:space="preserve">sozial- und </w:t>
      </w:r>
      <w:r>
        <w:rPr>
          <w:color w:val="000000" w:themeColor="text1"/>
        </w:rPr>
        <w:t xml:space="preserve">geschichtswissenschaftlich kaum </w:t>
      </w:r>
      <w:r>
        <w:rPr>
          <w:color w:val="000000" w:themeColor="text1"/>
        </w:rPr>
        <w:t xml:space="preserve">untersucht </w:t>
      </w:r>
      <w:r w:rsidRPr="007310A7">
        <w:rPr>
          <w:color w:val="000000" w:themeColor="text1"/>
        </w:rPr>
        <w:fldChar w:fldCharType="begin"/>
      </w:r>
      <w:r w:rsidR="007D631C" w:rsidRPr="007310A7">
        <w:rPr>
          <w:color w:val="000000" w:themeColor="text1"/>
        </w:rPr>
        <w:instrText xml:space="preserve"> ADDIN ZOTERO_ITEM CSL_CITATION {"citationID":"yAQGQ2wB","properties":{"unsorted":false,"formattedCitation":"(vgl. Kl\\uc0\\u246{}ppel 2014, 107)","plainCitation":"(vgl. Klöppel 2014, 107)","noteIndex":0},"citationItems":[{"id":219,"uris":["http://zotero.org/users/local/owKliTIb/items/9AFURNJQ"],"itemData":{"id":219,"type":"chapter","container-title":"Homosexuelle im Nationalsozialismus. Neue Forschungsperspektiven zu Lebenssituationen von lesbischen, schwulen, bi- trans- und intersexuellen Menschen, 1933 bis 1945","DOI":"10.1524/9783486857504.107","page":"107–114","publisher":"Oldenbourg","publisher-place":"München","title":"Intersex im Nationalsozialismus Ein Überblick über den Forschungsbedarf","author":[{"family":"Klöppel","given":"Ulrike"}],"editor":[{"family":"Schwartz","given":"M."}],"issued":{"date-parts":[["2014"]]}},"locator":"107","label":"page","prefix":"vgl."}],"schema":"https://github.com/citation-style-language/schema/raw/master/csl-citation.json"} </w:instrText>
      </w:r>
      <w:r w:rsidRPr="007310A7">
        <w:rPr>
          <w:color w:val="000000" w:themeColor="text1"/>
        </w:rPr>
        <w:fldChar w:fldCharType="separate"/>
      </w:r>
      <w:r>
        <w:rPr>
          <w:rFonts w:ascii="Cambria" w:hAnsi="Cambria" w:cs="Times New Roman"/>
          <w:color w:val="000000" w:themeColor="text1"/>
        </w:rPr>
        <w:t xml:space="preserve">(vgl. Klöppel 2014, 107)</w:t>
      </w:r>
      <w:r w:rsidRPr="007310A7">
        <w:rPr>
          <w:color w:val="000000" w:themeColor="text1"/>
        </w:rPr>
        <w:fldChar w:fldCharType="end"/>
      </w:r>
      <w:r>
        <w:rPr>
          <w:color w:val="000000" w:themeColor="text1"/>
        </w:rPr>
        <w:t xml:space="preserve">. Klöppel rekonstruiert, dass </w:t>
      </w:r>
      <w:r>
        <w:rPr>
          <w:color w:val="000000" w:themeColor="text1"/>
        </w:rPr>
        <w:t xml:space="preserve">sich </w:t>
      </w:r>
      <w:r>
        <w:rPr>
          <w:color w:val="000000" w:themeColor="text1"/>
        </w:rPr>
        <w:t xml:space="preserve">eine rassenhygienische Fokussierung auf geschlechtlich uneindeutig kategorisierte Körper bereits zu Beginn des 20. Jahrhunderts etabliert und letztere zunehmend als Gefährdung des </w:t>
      </w:r>
      <w:r>
        <w:rPr>
          <w:color w:val="000000" w:themeColor="text1"/>
        </w:rPr>
        <w:t xml:space="preserve">Volkskörpers</w:t>
      </w:r>
      <w:r>
        <w:rPr>
          <w:color w:val="000000" w:themeColor="text1"/>
        </w:rPr>
        <w:t xml:space="preserve"> problematisiert werden </w:t>
      </w:r>
      <w:r w:rsidRPr="007310A7">
        <w:rPr>
          <w:color w:val="000000" w:themeColor="text1"/>
        </w:rPr>
        <w:fldChar w:fldCharType="begin"/>
      </w:r>
      <w:r w:rsidR="007D631C" w:rsidRPr="007310A7">
        <w:rPr>
          <w:color w:val="000000" w:themeColor="text1"/>
        </w:rPr>
        <w:instrText xml:space="preserve"> ADDIN ZOTERO_ITEM CSL_CITATION {"citationID":"MkZN6cK1","properties":{"unsorted":false,"formattedCitation":"(vgl. Kl\\uc0\\u246{}ppel 2014, 108)","plainCitation":"(vgl. Klöppel 2014, 108)","noteIndex":0},"citationItems":[{"id":219,"uris":["http://zotero.org/users/local/owKliTIb/items/9AFURNJQ"],"itemData":{"id":219,"type":"chapter","container-title":"Homosexuelle im Nationalsozialismus. Neue Forschungsperspektiven zu Lebenssituationen von lesbischen, schwulen, bi- trans- und intersexuellen Menschen, 1933 bis 1945","DOI":"10.1524/9783486857504.107","page":"107–114","publisher":"Oldenbourg","publisher-place":"München","title":"Intersex im Nationalsozialismus Ein Überblick über den Forschungsbedarf","author":[{"family":"Klöppel","given":"Ulrike"}],"editor":[{"family":"Schwartz","given":"M."}],"issued":{"date-parts":[["2014"]]}},"locator":"108","label":"page","prefix":"vgl."}],"schema":"https://github.com/citation-style-language/schema/raw/master/csl-citation.json"} </w:instrText>
      </w:r>
      <w:r w:rsidRPr="007310A7">
        <w:rPr>
          <w:color w:val="000000" w:themeColor="text1"/>
        </w:rPr>
        <w:fldChar w:fldCharType="separate"/>
      </w:r>
      <w:r>
        <w:rPr>
          <w:rFonts w:ascii="Cambria" w:hAnsi="Cambria" w:cs="Times New Roman"/>
          <w:color w:val="000000" w:themeColor="text1"/>
        </w:rPr>
        <w:t xml:space="preserve">(vgl. Klöppel 2014, 108)</w:t>
      </w:r>
      <w:r w:rsidRPr="007310A7">
        <w:rPr>
          <w:color w:val="000000" w:themeColor="text1"/>
        </w:rPr>
        <w:fldChar w:fldCharType="end"/>
      </w:r>
      <w:r>
        <w:rPr>
          <w:color w:val="000000" w:themeColor="text1"/>
        </w:rPr>
        <w:t xml:space="preserve">. Zu Beginn des Nationalsozialismus wird die genetische Theorie </w:t>
      </w:r>
      <w:proofErr w:type="spellStart"/>
      <w:r>
        <w:rPr>
          <w:color w:val="000000" w:themeColor="text1"/>
        </w:rPr>
        <w:t xml:space="preserve">Golschmidts</w:t>
      </w:r>
      <w:proofErr w:type="spellEnd"/>
      <w:r>
        <w:rPr>
          <w:color w:val="000000" w:themeColor="text1"/>
        </w:rPr>
        <w:t xml:space="preserve"> aufgegriffen und dabei die Idee einer Intersexualität verursachenden Rassen-Durchmischung auf den Menschen übertragen (vgl. Jores 1939, zitiert nach ebd.). Dabei wird die Lehre Goldschmidts nicht nur auf Personen mit uneindeutig kategorisierten körpergeschlechtlichen Merkmalen angewendet, sondern auch auf andere abweichend eingeordnete Formen der Geschlechtlichkeit und Sexualität. Der Begriff der </w:t>
      </w:r>
      <w:r>
        <w:rPr>
          <w:i/>
          <w:iCs/>
          <w:color w:val="000000" w:themeColor="text1"/>
        </w:rPr>
        <w:t xml:space="preserve">Intersexualität</w:t>
      </w:r>
      <w:r>
        <w:rPr>
          <w:color w:val="000000" w:themeColor="text1"/>
        </w:rPr>
        <w:t xml:space="preserve"> bzw. der </w:t>
      </w:r>
      <w:r>
        <w:rPr>
          <w:i/>
          <w:color w:val="000000" w:themeColor="text1"/>
        </w:rPr>
        <w:t xml:space="preserve">intersexuellen Kondition</w:t>
      </w:r>
      <w:r>
        <w:rPr>
          <w:color w:val="000000" w:themeColor="text1"/>
        </w:rPr>
        <w:t xml:space="preserve"> wird zunehmend für die verhältnismäßig größere Anzahl von Menschen mit nur gering</w:t>
      </w:r>
      <w:r>
        <w:rPr>
          <w:color w:val="000000" w:themeColor="text1"/>
        </w:rPr>
        <w:t xml:space="preserve"> ausgeprägten</w:t>
      </w:r>
      <w:r>
        <w:rPr>
          <w:color w:val="000000" w:themeColor="text1"/>
        </w:rPr>
        <w:t xml:space="preserve"> körpergeschlechtlichen </w:t>
      </w:r>
      <w:r>
        <w:rPr>
          <w:color w:val="000000" w:themeColor="text1"/>
        </w:rPr>
        <w:t xml:space="preserve">Variationen</w:t>
      </w:r>
      <w:r>
        <w:rPr>
          <w:color w:val="000000" w:themeColor="text1"/>
        </w:rPr>
        <w:t xml:space="preserve"> </w:t>
      </w:r>
      <w:r>
        <w:rPr>
          <w:color w:val="000000" w:themeColor="text1"/>
        </w:rPr>
        <w:t xml:space="preserve">verwendet, während bei als besonders auffällig geltenden </w:t>
      </w:r>
      <w:r>
        <w:rPr>
          <w:color w:val="000000" w:themeColor="text1"/>
        </w:rPr>
        <w:t xml:space="preserve">„Abweichungen“ </w:t>
      </w:r>
      <w:r>
        <w:rPr>
          <w:color w:val="000000" w:themeColor="text1"/>
        </w:rPr>
        <w:t xml:space="preserve">der Geschlechtsmerkmale weiterhin von Hermaphroditismus gesprochen wird (vgl. Mathes 1924, zitiert nach ebd., 109f).</w:t>
      </w:r>
      <w:r w:rsidRPr="007310A7">
        <w:rPr>
          <w:rStyle w:val="Funotenzeichen"/>
          <w:color w:val="000000" w:themeColor="text1"/>
        </w:rPr>
        <w:footnoteReference w:id="58"/>
      </w:r>
      <w:r>
        <w:rPr>
          <w:color w:val="000000" w:themeColor="text1"/>
        </w:rPr>
        <w:t xml:space="preserve"> </w:t>
      </w:r>
      <w:r>
        <w:rPr>
          <w:color w:val="000000" w:themeColor="text1"/>
        </w:rPr>
        <w:t xml:space="preserve">Da </w:t>
      </w:r>
      <w:r>
        <w:rPr>
          <w:color w:val="000000" w:themeColor="text1"/>
        </w:rPr>
        <w:t xml:space="preserve">im medizinischen Diskurs des NS </w:t>
      </w:r>
      <w:r>
        <w:rPr>
          <w:color w:val="000000" w:themeColor="text1"/>
        </w:rPr>
        <w:t xml:space="preserve">die Überzeugung herrscht, dass</w:t>
      </w:r>
      <w:r>
        <w:rPr>
          <w:color w:val="000000" w:themeColor="text1"/>
        </w:rPr>
        <w:t xml:space="preserve"> </w:t>
      </w:r>
      <w:r>
        <w:rPr>
          <w:i/>
          <w:iCs/>
          <w:color w:val="000000" w:themeColor="text1"/>
        </w:rPr>
        <w:t xml:space="preserve">echte </w:t>
      </w:r>
      <w:r>
        <w:rPr>
          <w:i/>
          <w:iCs/>
          <w:color w:val="000000" w:themeColor="text1"/>
        </w:rPr>
        <w:t xml:space="preserve">Hermaphroditen</w:t>
      </w:r>
      <w:r>
        <w:rPr>
          <w:color w:val="000000" w:themeColor="text1"/>
        </w:rPr>
        <w:t xml:space="preserve"> </w:t>
      </w:r>
      <w:r>
        <w:rPr>
          <w:color w:val="000000" w:themeColor="text1"/>
        </w:rPr>
        <w:t xml:space="preserve">fortpflanzungsunfähig seien, sind es insbesondere als </w:t>
      </w:r>
      <w:r>
        <w:rPr>
          <w:i/>
          <w:iCs/>
          <w:color w:val="000000" w:themeColor="text1"/>
        </w:rPr>
        <w:t xml:space="preserve">intersexuell</w:t>
      </w:r>
      <w:r>
        <w:rPr>
          <w:color w:val="000000" w:themeColor="text1"/>
        </w:rPr>
        <w:t xml:space="preserve"> eingeordnete Personen auf die sich die rassenhygienische Problematisierung richtet: Diese </w:t>
      </w:r>
      <w:r>
        <w:rPr>
          <w:color w:val="000000" w:themeColor="text1"/>
        </w:rPr>
        <w:t xml:space="preserve">gemäß der herrschenden Rassen-Ideologie „erbkranken“ </w:t>
      </w:r>
      <w:r>
        <w:rPr>
          <w:color w:val="000000" w:themeColor="text1"/>
        </w:rPr>
        <w:t xml:space="preserve">(</w:t>
      </w:r>
      <w:proofErr w:type="spellStart"/>
      <w:r>
        <w:rPr>
          <w:color w:val="000000" w:themeColor="text1"/>
        </w:rPr>
        <w:t xml:space="preserve">Rogal</w:t>
      </w:r>
      <w:proofErr w:type="spellEnd"/>
      <w:r>
        <w:rPr>
          <w:color w:val="000000" w:themeColor="text1"/>
        </w:rPr>
        <w:t xml:space="preserve"> 1941, zitiert nach ebd.) </w:t>
      </w:r>
      <w:r>
        <w:rPr>
          <w:color w:val="000000" w:themeColor="text1"/>
        </w:rPr>
        <w:t xml:space="preserve">Personen sollen </w:t>
      </w:r>
      <w:r>
        <w:rPr>
          <w:color w:val="000000" w:themeColor="text1"/>
        </w:rPr>
        <w:t xml:space="preserve">von </w:t>
      </w:r>
      <w:r>
        <w:rPr>
          <w:color w:val="000000" w:themeColor="text1"/>
        </w:rPr>
        <w:t xml:space="preserve">der </w:t>
      </w:r>
      <w:r>
        <w:rPr>
          <w:color w:val="000000" w:themeColor="text1"/>
        </w:rPr>
        <w:t xml:space="preserve">Ehe</w:t>
      </w:r>
      <w:r>
        <w:rPr>
          <w:color w:val="000000" w:themeColor="text1"/>
        </w:rPr>
        <w:t xml:space="preserve">schließung</w:t>
      </w:r>
      <w:r>
        <w:rPr>
          <w:color w:val="000000" w:themeColor="text1"/>
        </w:rPr>
        <w:t xml:space="preserve"> </w:t>
      </w:r>
      <w:r>
        <w:rPr>
          <w:color w:val="000000" w:themeColor="text1"/>
        </w:rPr>
        <w:t xml:space="preserve">sowie mittels Sterilisierung von der </w:t>
      </w:r>
      <w:r>
        <w:rPr>
          <w:color w:val="000000" w:themeColor="text1"/>
        </w:rPr>
        <w:t xml:space="preserve">Fortpflanzung abgehalten werden (vgl. </w:t>
      </w:r>
      <w:r>
        <w:rPr>
          <w:color w:val="000000" w:themeColor="text1"/>
        </w:rPr>
        <w:t xml:space="preserve">Mathes </w:t>
      </w:r>
      <w:r>
        <w:rPr>
          <w:color w:val="000000" w:themeColor="text1"/>
        </w:rPr>
        <w:t xml:space="preserve">ebd.). In der Regel wird </w:t>
      </w:r>
      <w:r>
        <w:rPr>
          <w:color w:val="000000" w:themeColor="text1"/>
        </w:rPr>
        <w:t xml:space="preserve">daher </w:t>
      </w:r>
      <w:r>
        <w:rPr>
          <w:color w:val="000000" w:themeColor="text1"/>
        </w:rPr>
        <w:t xml:space="preserve">bei Feststellung einer</w:t>
      </w:r>
      <w:r>
        <w:rPr>
          <w:color w:val="000000" w:themeColor="text1"/>
        </w:rPr>
        <w:t xml:space="preserve"> </w:t>
      </w:r>
      <w:r>
        <w:rPr>
          <w:i/>
          <w:iCs/>
          <w:color w:val="000000" w:themeColor="text1"/>
        </w:rPr>
        <w:t xml:space="preserve">i</w:t>
      </w:r>
      <w:r>
        <w:rPr>
          <w:i/>
          <w:iCs/>
          <w:color w:val="000000" w:themeColor="text1"/>
        </w:rPr>
        <w:t xml:space="preserve">ntersexu</w:t>
      </w:r>
      <w:r>
        <w:rPr>
          <w:i/>
          <w:iCs/>
          <w:color w:val="000000" w:themeColor="text1"/>
        </w:rPr>
        <w:t xml:space="preserve">ellen Kondition</w:t>
      </w:r>
      <w:r>
        <w:rPr>
          <w:color w:val="000000" w:themeColor="text1"/>
        </w:rPr>
        <w:t xml:space="preserve"> die Ehetauglichkeit </w:t>
      </w:r>
      <w:r>
        <w:rPr>
          <w:color w:val="000000" w:themeColor="text1"/>
        </w:rPr>
        <w:t xml:space="preserve">verneint und die Zwangssterilisierung seitens der Gesundheitsämter veranlasst</w:t>
      </w:r>
      <w:r>
        <w:rPr>
          <w:color w:val="000000" w:themeColor="text1"/>
        </w:rPr>
        <w:t xml:space="preserve"> </w:t>
      </w:r>
      <w:r>
        <w:rPr>
          <w:color w:val="000000" w:themeColor="text1"/>
        </w:rPr>
        <w:t xml:space="preserve">(vgl. ebd., 110). </w:t>
      </w:r>
    </w:p>
    <w:p w14:paraId="0C744477" w14:textId="47D49D0B" w:rsidR="00C32CC6" w:rsidRPr="007310A7" w:rsidRDefault="00C32CC6" w:rsidP="00C32CC6">
      <w:pPr>
        <w:spacing w:line="360" w:lineRule="auto"/>
        <w:jc w:val="both"/>
        <w:rPr>
          <w:color w:val="000000" w:themeColor="text1"/>
        </w:rPr>
      </w:pPr>
      <w:r w:rsidRPr="007310A7">
        <w:rPr>
          <w:color w:val="000000" w:themeColor="text1"/>
        </w:rPr>
        <w:t xml:space="preserve">Bezüglich der Situation Jugendlicher und Erwachsener mit körpergeschlechtlichen Variationen liegen für die Zeit des Nationalsozialismus keine Daten vor, die </w:t>
      </w:r>
      <w:r w:rsidR="00B008D9">
        <w:rPr>
          <w:color w:val="000000" w:themeColor="text1"/>
        </w:rPr>
        <w:t xml:space="preserve">systematische </w:t>
      </w:r>
      <w:r w:rsidRPr="007310A7">
        <w:rPr>
          <w:color w:val="000000" w:themeColor="text1"/>
        </w:rPr>
        <w:t>Zwangsbehandlungen zur kosmetischen Angleichung der Genitalien</w:t>
      </w:r>
      <w:r w:rsidR="00B008D9">
        <w:rPr>
          <w:color w:val="000000" w:themeColor="text1"/>
        </w:rPr>
        <w:t xml:space="preserve"> belegen</w:t>
      </w:r>
      <w:r w:rsidRPr="007310A7">
        <w:rPr>
          <w:color w:val="000000" w:themeColor="text1"/>
        </w:rPr>
        <w:t>.</w:t>
      </w:r>
      <w:r w:rsidR="00B008D9" w:rsidRPr="00B008D9">
        <w:rPr>
          <w:rStyle w:val="Funotenzeichen"/>
          <w:color w:val="000000" w:themeColor="text1"/>
        </w:rPr>
        <w:t xml:space="preserve"> </w:t>
      </w:r>
      <w:r w:rsidR="00B008D9">
        <w:rPr>
          <w:rStyle w:val="Funotenzeichen"/>
          <w:color w:val="000000" w:themeColor="text1"/>
        </w:rPr>
        <w:footnoteReference w:id="59"/>
      </w:r>
      <w:r w:rsidR="00B008D9">
        <w:rPr>
          <w:color w:val="000000" w:themeColor="text1"/>
        </w:rPr>
        <w:t xml:space="preserve"> </w:t>
      </w:r>
      <w:r w:rsidR="00B008D9" w:rsidRPr="007310A7">
        <w:rPr>
          <w:color w:val="000000" w:themeColor="text1"/>
        </w:rPr>
        <w:t>Während</w:t>
      </w:r>
      <w:r w:rsidR="00B008D9">
        <w:rPr>
          <w:color w:val="000000" w:themeColor="text1"/>
        </w:rPr>
        <w:t xml:space="preserve"> männlich zugewiesene Kinder mit </w:t>
      </w:r>
      <w:r w:rsidR="00B008D9" w:rsidRPr="007310A7">
        <w:rPr>
          <w:color w:val="000000" w:themeColor="text1"/>
        </w:rPr>
        <w:t>sog</w:t>
      </w:r>
      <w:r w:rsidR="00B008D9">
        <w:rPr>
          <w:color w:val="000000" w:themeColor="text1"/>
        </w:rPr>
        <w:t>.</w:t>
      </w:r>
      <w:r w:rsidR="00B008D9" w:rsidRPr="007310A7">
        <w:rPr>
          <w:color w:val="000000" w:themeColor="text1"/>
        </w:rPr>
        <w:t xml:space="preserve"> Hypospadien</w:t>
      </w:r>
      <w:r w:rsidR="00C819F8">
        <w:rPr>
          <w:rStyle w:val="Funotenzeichen"/>
          <w:color w:val="000000" w:themeColor="text1"/>
        </w:rPr>
        <w:footnoteReference w:id="60"/>
      </w:r>
      <w:r w:rsidR="00B008D9" w:rsidRPr="007310A7">
        <w:rPr>
          <w:color w:val="000000" w:themeColor="text1"/>
        </w:rPr>
        <w:t xml:space="preserve"> häufig bereits frühen operativen </w:t>
      </w:r>
      <w:r w:rsidR="00B008D9">
        <w:rPr>
          <w:color w:val="000000" w:themeColor="text1"/>
        </w:rPr>
        <w:t xml:space="preserve">Eingriffen </w:t>
      </w:r>
      <w:r w:rsidR="00B008D9" w:rsidRPr="007310A7">
        <w:rPr>
          <w:color w:val="000000" w:themeColor="text1"/>
        </w:rPr>
        <w:t>unterzogen w</w:t>
      </w:r>
      <w:r w:rsidR="00B008D9">
        <w:rPr>
          <w:color w:val="000000" w:themeColor="text1"/>
        </w:rPr>
        <w:t>e</w:t>
      </w:r>
      <w:r w:rsidR="00B008D9" w:rsidRPr="007310A7">
        <w:rPr>
          <w:color w:val="000000" w:themeColor="text1"/>
        </w:rPr>
        <w:t>rde</w:t>
      </w:r>
      <w:r w:rsidR="00B008D9">
        <w:rPr>
          <w:color w:val="000000" w:themeColor="text1"/>
        </w:rPr>
        <w:t>n</w:t>
      </w:r>
      <w:r w:rsidR="00B008D9" w:rsidRPr="007310A7">
        <w:rPr>
          <w:color w:val="000000" w:themeColor="text1"/>
        </w:rPr>
        <w:t xml:space="preserve">, liegt nahe, dass die in der Weimarer Republik etablierte chirurgische Zurückhaltung </w:t>
      </w:r>
      <w:r w:rsidR="00B008D9">
        <w:rPr>
          <w:color w:val="000000" w:themeColor="text1"/>
        </w:rPr>
        <w:t xml:space="preserve">bei zugeschriebenem </w:t>
      </w:r>
      <w:r w:rsidR="00B008D9" w:rsidRPr="00B008D9">
        <w:rPr>
          <w:i/>
          <w:iCs/>
          <w:color w:val="000000" w:themeColor="text1"/>
        </w:rPr>
        <w:t xml:space="preserve">echtem </w:t>
      </w:r>
      <w:r w:rsidR="00B008D9" w:rsidRPr="00B008D9">
        <w:rPr>
          <w:i/>
          <w:iCs/>
          <w:color w:val="000000" w:themeColor="text1"/>
        </w:rPr>
        <w:t>Hermaphroditismus</w:t>
      </w:r>
      <w:r w:rsidR="00B008D9" w:rsidRPr="007310A7">
        <w:rPr>
          <w:color w:val="000000" w:themeColor="text1"/>
        </w:rPr>
        <w:t xml:space="preserve"> im Kindesalter sich auch im Nationalsozialismus fortsetzt. Dabei basiert dieser Ansatz vor allem auf der Annahme, dass die „psychosexuelle Entwicklung“ (Moszkowicz 1941, zitiert nach ebd.)</w:t>
      </w:r>
      <w:r w:rsidR="00B008D9">
        <w:rPr>
          <w:color w:val="000000" w:themeColor="text1"/>
        </w:rPr>
        <w:t xml:space="preserve"> </w:t>
      </w:r>
      <w:r w:rsidR="00B008D9" w:rsidRPr="007310A7">
        <w:rPr>
          <w:color w:val="000000" w:themeColor="text1"/>
        </w:rPr>
        <w:t>im Sinne der Geschlechtsidentität sich nicht voraussagen l</w:t>
      </w:r>
      <w:r w:rsidR="00B008D9">
        <w:rPr>
          <w:color w:val="000000" w:themeColor="text1"/>
        </w:rPr>
        <w:t>ässt</w:t>
      </w:r>
      <w:r w:rsidR="00B008D9" w:rsidRPr="007310A7">
        <w:rPr>
          <w:color w:val="000000" w:themeColor="text1"/>
        </w:rPr>
        <w:t>.</w:t>
      </w:r>
      <w:r w:rsidR="00B008D9">
        <w:rPr>
          <w:color w:val="000000" w:themeColor="text1"/>
        </w:rPr>
        <w:t xml:space="preserve"> </w:t>
      </w:r>
      <w:r w:rsidR="004320EB">
        <w:rPr>
          <w:color w:val="000000" w:themeColor="text1"/>
        </w:rPr>
        <w:t xml:space="preserve">Teilweise </w:t>
      </w:r>
      <w:r w:rsidRPr="007310A7">
        <w:rPr>
          <w:color w:val="000000" w:themeColor="text1"/>
        </w:rPr>
        <w:t xml:space="preserve">wird in </w:t>
      </w:r>
      <w:r w:rsidR="004320EB">
        <w:rPr>
          <w:color w:val="000000" w:themeColor="text1"/>
        </w:rPr>
        <w:t xml:space="preserve">NS-medizinischen </w:t>
      </w:r>
      <w:r w:rsidRPr="007310A7">
        <w:rPr>
          <w:color w:val="000000" w:themeColor="text1"/>
        </w:rPr>
        <w:t>Publikationen auf die in der Weimarer Republik etablierte Praxis verwiesen, dass</w:t>
      </w:r>
      <w:r w:rsidR="004320EB">
        <w:rPr>
          <w:color w:val="000000" w:themeColor="text1"/>
        </w:rPr>
        <w:t xml:space="preserve"> sog.</w:t>
      </w:r>
      <w:r w:rsidRPr="007310A7">
        <w:rPr>
          <w:color w:val="000000" w:themeColor="text1"/>
        </w:rPr>
        <w:t xml:space="preserve"> </w:t>
      </w:r>
      <w:r w:rsidRPr="00B008D9">
        <w:rPr>
          <w:i/>
          <w:iCs/>
          <w:color w:val="000000" w:themeColor="text1"/>
        </w:rPr>
        <w:t>psychische Geschlecht</w:t>
      </w:r>
      <w:r w:rsidRPr="007310A7">
        <w:rPr>
          <w:color w:val="000000" w:themeColor="text1"/>
        </w:rPr>
        <w:t xml:space="preserve"> </w:t>
      </w:r>
      <w:r w:rsidR="004320EB">
        <w:rPr>
          <w:color w:val="000000" w:themeColor="text1"/>
        </w:rPr>
        <w:t xml:space="preserve">von Hermaphroditen </w:t>
      </w:r>
      <w:r w:rsidRPr="007310A7">
        <w:rPr>
          <w:color w:val="000000" w:themeColor="text1"/>
        </w:rPr>
        <w:t xml:space="preserve">als maßgeblich sowohl für die weitere soziale Geschlechterrolle als auch für mögliche medizinische Eingriffe zu betrachten (vgl. Mueller, Walcher 1944, zitiert nach ebd., 111). </w:t>
      </w:r>
    </w:p>
    <w:p w14:paraId="59C9BC72" w14:textId="77777777" w:rsidR="00C32CC6" w:rsidRPr="007310A7" w:rsidRDefault="00C32CC6" w:rsidP="007D631C">
      <w:pPr>
        <w:pStyle w:val="berschrift3"/>
        <w:spacing w:before="360" w:after="240"/>
        <w:jc w:val="both"/>
        <w:rPr>
          <w:rFonts w:asciiTheme="minorHAnsi" w:hAnsiTheme="minorHAnsi"/>
          <w:b/>
          <w:color w:val="000000" w:themeColor="text1"/>
        </w:rPr>
      </w:pPr>
      <w:bookmarkStart w:id="45" w:name="_Toc233288783"/>
      <w:r w:rsidRPr="007310A7">
        <w:rPr>
          <w:rFonts w:asciiTheme="minorHAnsi" w:hAnsiTheme="minorHAnsi"/>
          <w:b/>
          <w:color w:val="000000" w:themeColor="text1"/>
        </w:rPr>
        <w:t>6.1.2. Der medizinische Diskurs von 1950 bis 2005</w:t>
      </w:r>
      <w:bookmarkEnd w:id="45"/>
    </w:p>
    <w:p w14:paraId="5FC32A4A" w14:textId="77777777" w:rsidR="0037605D" w:rsidRDefault="00C32CC6" w:rsidP="00C32CC6">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Die regelmäßige geschlechtsverändernde Normanpassung intersexuell kategorisierter Körper beginnt in den 1950er Jahren in den USA und setzt sich </w:t>
      </w:r>
      <w:r w:rsidR="0037605D">
        <w:rPr>
          <w:rStyle w:val="s1"/>
          <w:rFonts w:eastAsia="Times New Roman" w:cs="Times New Roman"/>
          <w:color w:val="000000" w:themeColor="text1"/>
        </w:rPr>
        <w:t>ab</w:t>
      </w:r>
      <w:r w:rsidRPr="007310A7">
        <w:rPr>
          <w:rStyle w:val="s1"/>
          <w:rFonts w:eastAsia="Times New Roman" w:cs="Times New Roman"/>
          <w:color w:val="000000" w:themeColor="text1"/>
        </w:rPr>
        <w:t xml:space="preserve"> den 1970er Jahren auch in der westdeutschen Bundesrepublik durch. Dabei sind </w:t>
      </w:r>
      <w:r w:rsidRPr="007310A7">
        <w:rPr>
          <w:rStyle w:val="s1"/>
          <w:rFonts w:eastAsia="Times New Roman" w:cs="Times New Roman"/>
          <w:color w:val="000000" w:themeColor="text1"/>
        </w:rPr>
        <w:lastRenderedPageBreak/>
        <w:t xml:space="preserve">Kontinuitäten des damals etablierten </w:t>
      </w:r>
      <w:r w:rsidR="0040697C" w:rsidRPr="007310A7">
        <w:rPr>
          <w:rStyle w:val="s1"/>
          <w:rFonts w:eastAsia="Times New Roman" w:cs="Times New Roman"/>
          <w:color w:val="000000" w:themeColor="text1"/>
        </w:rPr>
        <w:t>sog.</w:t>
      </w:r>
      <w:r w:rsidRPr="007310A7">
        <w:rPr>
          <w:rStyle w:val="s1"/>
          <w:rFonts w:eastAsia="Times New Roman" w:cs="Times New Roman"/>
          <w:color w:val="000000" w:themeColor="text1"/>
        </w:rPr>
        <w:t xml:space="preserve"> </w:t>
      </w:r>
      <w:proofErr w:type="spellStart"/>
      <w:r w:rsidRPr="0037605D">
        <w:rPr>
          <w:rStyle w:val="s1"/>
          <w:rFonts w:eastAsia="Times New Roman" w:cs="Times New Roman"/>
          <w:i/>
          <w:iCs/>
          <w:color w:val="000000" w:themeColor="text1"/>
        </w:rPr>
        <w:t>Baltimorer</w:t>
      </w:r>
      <w:proofErr w:type="spellEnd"/>
      <w:r w:rsidRPr="0037605D">
        <w:rPr>
          <w:rStyle w:val="s1"/>
          <w:rFonts w:eastAsia="Times New Roman" w:cs="Times New Roman"/>
          <w:i/>
          <w:iCs/>
          <w:color w:val="000000" w:themeColor="text1"/>
        </w:rPr>
        <w:t xml:space="preserve"> Behandlungsparadigmas</w:t>
      </w:r>
      <w:r w:rsidRPr="007310A7">
        <w:rPr>
          <w:rStyle w:val="s1"/>
          <w:rFonts w:eastAsia="Times New Roman" w:cs="Times New Roman"/>
          <w:color w:val="000000" w:themeColor="text1"/>
        </w:rPr>
        <w:t xml:space="preserve"> bis in gegenwärtige medizinische Diskurse beobachtbar. </w:t>
      </w:r>
    </w:p>
    <w:p w14:paraId="57536345" w14:textId="5261A6A8" w:rsidR="00E05FB9" w:rsidRDefault="00C32CC6" w:rsidP="00E05FB9">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Die </w:t>
      </w:r>
      <w:r w:rsidRPr="007310A7">
        <w:rPr>
          <w:rStyle w:val="s1"/>
          <w:rFonts w:eastAsia="Times New Roman" w:cs="Times New Roman"/>
          <w:i/>
          <w:color w:val="000000" w:themeColor="text1"/>
        </w:rPr>
        <w:t xml:space="preserve">Optimal </w:t>
      </w:r>
      <w:proofErr w:type="spellStart"/>
      <w:r w:rsidRPr="007310A7">
        <w:rPr>
          <w:rStyle w:val="s1"/>
          <w:rFonts w:eastAsia="Times New Roman" w:cs="Times New Roman"/>
          <w:i/>
          <w:color w:val="000000" w:themeColor="text1"/>
        </w:rPr>
        <w:t>gender</w:t>
      </w:r>
      <w:proofErr w:type="spellEnd"/>
      <w:r w:rsidRPr="007310A7">
        <w:rPr>
          <w:rStyle w:val="s1"/>
          <w:rFonts w:eastAsia="Times New Roman" w:cs="Times New Roman"/>
          <w:i/>
          <w:color w:val="000000" w:themeColor="text1"/>
        </w:rPr>
        <w:t xml:space="preserve"> </w:t>
      </w:r>
      <w:proofErr w:type="spellStart"/>
      <w:r w:rsidRPr="007310A7">
        <w:rPr>
          <w:rStyle w:val="s1"/>
          <w:rFonts w:eastAsia="Times New Roman" w:cs="Times New Roman"/>
          <w:i/>
          <w:color w:val="000000" w:themeColor="text1"/>
        </w:rPr>
        <w:t>policy</w:t>
      </w:r>
      <w:proofErr w:type="spellEnd"/>
      <w:r w:rsidR="00E05FB9">
        <w:rPr>
          <w:rStyle w:val="s1"/>
          <w:rFonts w:eastAsia="Times New Roman" w:cs="Times New Roman"/>
          <w:iCs/>
          <w:color w:val="000000" w:themeColor="text1"/>
        </w:rPr>
        <w:t>,</w:t>
      </w:r>
      <w:r w:rsidRPr="007310A7">
        <w:rPr>
          <w:rStyle w:val="s1"/>
          <w:rFonts w:eastAsia="Times New Roman" w:cs="Times New Roman"/>
          <w:color w:val="000000" w:themeColor="text1"/>
        </w:rPr>
        <w:t xml:space="preserve"> die diesem </w:t>
      </w:r>
      <w:r w:rsidR="0037605D">
        <w:rPr>
          <w:rStyle w:val="s1"/>
          <w:rFonts w:eastAsia="Times New Roman" w:cs="Times New Roman"/>
          <w:color w:val="000000" w:themeColor="text1"/>
        </w:rPr>
        <w:t xml:space="preserve">neuen Behandlungs- und Interventionsparadigma </w:t>
      </w:r>
      <w:r w:rsidRPr="007310A7">
        <w:rPr>
          <w:rStyle w:val="s1"/>
          <w:rFonts w:eastAsia="Times New Roman" w:cs="Times New Roman"/>
          <w:color w:val="000000" w:themeColor="text1"/>
        </w:rPr>
        <w:t>zugrunde liegt</w:t>
      </w:r>
      <w:r w:rsidR="00E05FB9">
        <w:rPr>
          <w:rStyle w:val="s1"/>
          <w:rFonts w:eastAsia="Times New Roman" w:cs="Times New Roman"/>
          <w:color w:val="000000" w:themeColor="text1"/>
        </w:rPr>
        <w:t xml:space="preserve">, </w:t>
      </w:r>
      <w:r w:rsidRPr="007310A7">
        <w:rPr>
          <w:rStyle w:val="s1"/>
          <w:rFonts w:eastAsia="Times New Roman" w:cs="Times New Roman"/>
          <w:color w:val="000000" w:themeColor="text1"/>
        </w:rPr>
        <w:t>geht auf Arbeiten des Psychologen John Money sowie dessen KollegInnen am</w:t>
      </w:r>
      <w:r w:rsidR="00E05FB9">
        <w:rPr>
          <w:rStyle w:val="s1"/>
          <w:rFonts w:eastAsia="Times New Roman" w:cs="Times New Roman"/>
          <w:color w:val="000000" w:themeColor="text1"/>
        </w:rPr>
        <w:t xml:space="preserve"> </w:t>
      </w:r>
      <w:proofErr w:type="spellStart"/>
      <w:r w:rsidR="00E05FB9">
        <w:rPr>
          <w:rStyle w:val="s1"/>
          <w:rFonts w:eastAsia="Times New Roman" w:cs="Times New Roman"/>
          <w:color w:val="000000" w:themeColor="text1"/>
        </w:rPr>
        <w:t>Baltimorer</w:t>
      </w:r>
      <w:proofErr w:type="spellEnd"/>
      <w:r w:rsidRPr="007310A7">
        <w:rPr>
          <w:rStyle w:val="s1"/>
          <w:rFonts w:eastAsia="Times New Roman" w:cs="Times New Roman"/>
          <w:color w:val="000000" w:themeColor="text1"/>
        </w:rPr>
        <w:t xml:space="preserve"> </w:t>
      </w:r>
      <w:r w:rsidRPr="007310A7">
        <w:rPr>
          <w:rStyle w:val="s1"/>
          <w:rFonts w:eastAsia="Times New Roman" w:cs="Times New Roman"/>
          <w:i/>
          <w:color w:val="000000" w:themeColor="text1"/>
        </w:rPr>
        <w:t>Johns Hopkins Hospital</w:t>
      </w:r>
      <w:r w:rsidRPr="007310A7">
        <w:rPr>
          <w:rStyle w:val="s1"/>
          <w:rFonts w:eastAsia="Times New Roman" w:cs="Times New Roman"/>
          <w:color w:val="000000" w:themeColor="text1"/>
        </w:rPr>
        <w:t xml:space="preserve"> zurück und löst vorherige </w:t>
      </w:r>
      <w:r w:rsidR="0037605D">
        <w:rPr>
          <w:rStyle w:val="s1"/>
          <w:rFonts w:eastAsia="Times New Roman" w:cs="Times New Roman"/>
          <w:color w:val="000000" w:themeColor="text1"/>
        </w:rPr>
        <w:t>plurale Ansätze hinsichtlich medizinische</w:t>
      </w:r>
      <w:r w:rsidR="00E05FB9">
        <w:rPr>
          <w:rStyle w:val="s1"/>
          <w:rFonts w:eastAsia="Times New Roman" w:cs="Times New Roman"/>
          <w:color w:val="000000" w:themeColor="text1"/>
        </w:rPr>
        <w:t>r</w:t>
      </w:r>
      <w:r w:rsidR="0037605D">
        <w:rPr>
          <w:rStyle w:val="s1"/>
          <w:rFonts w:eastAsia="Times New Roman" w:cs="Times New Roman"/>
          <w:color w:val="000000" w:themeColor="text1"/>
        </w:rPr>
        <w:t xml:space="preserve"> Umgangsweise</w:t>
      </w:r>
      <w:r w:rsidR="00E05FB9">
        <w:rPr>
          <w:rStyle w:val="s1"/>
          <w:rFonts w:eastAsia="Times New Roman" w:cs="Times New Roman"/>
          <w:color w:val="000000" w:themeColor="text1"/>
        </w:rPr>
        <w:t>n</w:t>
      </w:r>
      <w:r w:rsidR="0037605D">
        <w:rPr>
          <w:rStyle w:val="s1"/>
          <w:rFonts w:eastAsia="Times New Roman" w:cs="Times New Roman"/>
          <w:color w:val="000000" w:themeColor="text1"/>
        </w:rPr>
        <w:t xml:space="preserve"> mit </w:t>
      </w:r>
      <w:r w:rsidRPr="007310A7">
        <w:rPr>
          <w:rStyle w:val="s1"/>
          <w:rFonts w:eastAsia="Times New Roman" w:cs="Times New Roman"/>
          <w:color w:val="000000" w:themeColor="text1"/>
        </w:rPr>
        <w:t>intersexuell kategorisierte</w:t>
      </w:r>
      <w:r w:rsidR="00E05FB9">
        <w:rPr>
          <w:rStyle w:val="s1"/>
          <w:rFonts w:eastAsia="Times New Roman" w:cs="Times New Roman"/>
          <w:color w:val="000000" w:themeColor="text1"/>
        </w:rPr>
        <w:t>n</w:t>
      </w:r>
      <w:r w:rsidRPr="007310A7">
        <w:rPr>
          <w:rStyle w:val="s1"/>
          <w:rFonts w:eastAsia="Times New Roman" w:cs="Times New Roman"/>
          <w:color w:val="000000" w:themeColor="text1"/>
        </w:rPr>
        <w:t xml:space="preserve"> Kindern in den USA ab. Diese </w:t>
      </w:r>
      <w:r w:rsidR="00E05FB9">
        <w:rPr>
          <w:rStyle w:val="s1"/>
          <w:rFonts w:eastAsia="Times New Roman" w:cs="Times New Roman"/>
          <w:color w:val="000000" w:themeColor="text1"/>
        </w:rPr>
        <w:t xml:space="preserve">weisen </w:t>
      </w:r>
      <w:r w:rsidRPr="007310A7">
        <w:rPr>
          <w:rStyle w:val="s1"/>
          <w:rFonts w:eastAsia="Times New Roman" w:cs="Times New Roman"/>
          <w:color w:val="000000" w:themeColor="text1"/>
        </w:rPr>
        <w:t>zuvor nur geringe Systematisierung auf und umfass</w:t>
      </w:r>
      <w:r w:rsidR="00E05FB9">
        <w:rPr>
          <w:rStyle w:val="s1"/>
          <w:rFonts w:eastAsia="Times New Roman" w:cs="Times New Roman"/>
          <w:color w:val="000000" w:themeColor="text1"/>
        </w:rPr>
        <w:t xml:space="preserve">en sowohl </w:t>
      </w:r>
      <w:r w:rsidRPr="007310A7">
        <w:rPr>
          <w:rStyle w:val="s1"/>
          <w:rFonts w:eastAsia="Times New Roman" w:cs="Times New Roman"/>
          <w:color w:val="000000" w:themeColor="text1"/>
        </w:rPr>
        <w:t>die</w:t>
      </w:r>
      <w:r w:rsidR="00E05FB9">
        <w:rPr>
          <w:rStyle w:val="s1"/>
          <w:rFonts w:eastAsia="Times New Roman" w:cs="Times New Roman"/>
          <w:color w:val="000000" w:themeColor="text1"/>
        </w:rPr>
        <w:t xml:space="preserve"> sog.</w:t>
      </w:r>
      <w:r w:rsidRPr="007310A7">
        <w:rPr>
          <w:rStyle w:val="s1"/>
          <w:rFonts w:eastAsia="Times New Roman" w:cs="Times New Roman"/>
          <w:color w:val="000000" w:themeColor="text1"/>
        </w:rPr>
        <w:t xml:space="preserve"> </w:t>
      </w:r>
      <w:proofErr w:type="spellStart"/>
      <w:r w:rsidRPr="007310A7">
        <w:rPr>
          <w:rStyle w:val="s1"/>
          <w:rFonts w:eastAsia="Times New Roman" w:cs="Times New Roman"/>
          <w:i/>
          <w:color w:val="000000" w:themeColor="text1"/>
        </w:rPr>
        <w:t>true</w:t>
      </w:r>
      <w:proofErr w:type="spellEnd"/>
      <w:r w:rsidRPr="007310A7">
        <w:rPr>
          <w:rStyle w:val="s1"/>
          <w:rFonts w:eastAsia="Times New Roman" w:cs="Times New Roman"/>
          <w:i/>
          <w:color w:val="000000" w:themeColor="text1"/>
        </w:rPr>
        <w:t xml:space="preserve"> sex </w:t>
      </w:r>
      <w:proofErr w:type="spellStart"/>
      <w:r w:rsidRPr="007310A7">
        <w:rPr>
          <w:rStyle w:val="s1"/>
          <w:rFonts w:eastAsia="Times New Roman" w:cs="Times New Roman"/>
          <w:i/>
          <w:color w:val="000000" w:themeColor="text1"/>
        </w:rPr>
        <w:t>policy</w:t>
      </w:r>
      <w:proofErr w:type="spellEnd"/>
      <w:r w:rsidRPr="007310A7">
        <w:rPr>
          <w:rStyle w:val="s1"/>
          <w:rFonts w:eastAsia="Times New Roman" w:cs="Times New Roman"/>
          <w:color w:val="000000" w:themeColor="text1"/>
        </w:rPr>
        <w:t>, eine Orientierung an der Geschlechtszuweisung durch die Eltern</w:t>
      </w:r>
      <w:r w:rsidR="00E05FB9">
        <w:rPr>
          <w:rStyle w:val="s1"/>
          <w:rFonts w:eastAsia="Times New Roman" w:cs="Times New Roman"/>
          <w:color w:val="000000" w:themeColor="text1"/>
        </w:rPr>
        <w:t>,</w:t>
      </w:r>
      <w:r w:rsidRPr="007310A7">
        <w:rPr>
          <w:rStyle w:val="s1"/>
          <w:rFonts w:eastAsia="Times New Roman" w:cs="Times New Roman"/>
          <w:color w:val="000000" w:themeColor="text1"/>
        </w:rPr>
        <w:t xml:space="preserve"> </w:t>
      </w:r>
      <w:r w:rsidR="00E05FB9">
        <w:rPr>
          <w:rStyle w:val="s1"/>
          <w:rFonts w:eastAsia="Times New Roman" w:cs="Times New Roman"/>
          <w:color w:val="000000" w:themeColor="text1"/>
        </w:rPr>
        <w:t xml:space="preserve">als auch </w:t>
      </w:r>
      <w:r w:rsidRPr="007310A7">
        <w:rPr>
          <w:rStyle w:val="s1"/>
          <w:rFonts w:eastAsia="Times New Roman" w:cs="Times New Roman"/>
          <w:color w:val="000000" w:themeColor="text1"/>
        </w:rPr>
        <w:t xml:space="preserve">eine abwartende Haltung </w:t>
      </w:r>
      <w:r w:rsidR="00E05FB9">
        <w:rPr>
          <w:rStyle w:val="s1"/>
          <w:rFonts w:eastAsia="Times New Roman" w:cs="Times New Roman"/>
          <w:color w:val="000000" w:themeColor="text1"/>
        </w:rPr>
        <w:t xml:space="preserve">bei </w:t>
      </w:r>
      <w:r w:rsidRPr="007310A7">
        <w:rPr>
          <w:rStyle w:val="s1"/>
          <w:rFonts w:eastAsia="Times New Roman" w:cs="Times New Roman"/>
          <w:color w:val="000000" w:themeColor="text1"/>
        </w:rPr>
        <w:t>nicht eindeutig vorhersagbare</w:t>
      </w:r>
      <w:r w:rsidR="00E05FB9">
        <w:rPr>
          <w:rStyle w:val="s1"/>
          <w:rFonts w:eastAsia="Times New Roman" w:cs="Times New Roman"/>
          <w:color w:val="000000" w:themeColor="text1"/>
        </w:rPr>
        <w:t>r</w:t>
      </w:r>
      <w:r w:rsidRPr="007310A7">
        <w:rPr>
          <w:rStyle w:val="s1"/>
          <w:rFonts w:eastAsia="Times New Roman" w:cs="Times New Roman"/>
          <w:color w:val="000000" w:themeColor="text1"/>
        </w:rPr>
        <w:t xml:space="preserve"> geschlechtliche</w:t>
      </w:r>
      <w:r w:rsidR="00E05FB9">
        <w:rPr>
          <w:rStyle w:val="s1"/>
          <w:rFonts w:eastAsia="Times New Roman" w:cs="Times New Roman"/>
          <w:color w:val="000000" w:themeColor="text1"/>
        </w:rPr>
        <w:t>r</w:t>
      </w:r>
      <w:r w:rsidRPr="007310A7">
        <w:rPr>
          <w:rStyle w:val="s1"/>
          <w:rFonts w:eastAsia="Times New Roman" w:cs="Times New Roman"/>
          <w:color w:val="000000" w:themeColor="text1"/>
        </w:rPr>
        <w:t xml:space="preserve"> Entwicklung’ </w:t>
      </w:r>
      <w:r w:rsidRPr="007310A7">
        <w:rPr>
          <w:rStyle w:val="s1"/>
          <w:rFonts w:eastAsia="Times New Roman" w:cs="Times New Roman"/>
          <w:color w:val="000000" w:themeColor="text1"/>
        </w:rPr>
        <w:fldChar w:fldCharType="begin"/>
      </w:r>
      <w:r w:rsidR="00982576" w:rsidRPr="007310A7">
        <w:rPr>
          <w:rStyle w:val="s1"/>
          <w:rFonts w:eastAsia="Times New Roman" w:cs="Times New Roman"/>
          <w:color w:val="000000" w:themeColor="text1"/>
        </w:rPr>
        <w:instrText xml:space="preserve"> ADDIN ZOTERO_ITEM CSL_CITATION {"citationID":"7wCD86fz","properties":{"unsorted":false,"formattedCitation":"(vgl. Karkazis 2008, 43ff; Kl\\uc0\\u246{}ppel 2010, 23ff; Elizabeth Reis 2005)","plainCitation":"(vgl. Karkazis 2008, 43ff; Klöppel 2010, 23ff; Elizabeth Reis 2005)","dontUpdate":true,"noteIndex":0},"citationItems":[{"id":197,"uris":["http://zotero.org/users/local/owKliTIb/items/XSYQZL9W"],"itemData":{"id":197,"type":"book","publisher":"Duke University Press","publisher-place":"Durham, N.C.","title":"Fixing Sex: Intersex, Medical Authority, and Lived Experience","author":[{"family":"Karkazis","given":"Katrina"}],"issued":{"date-parts":[["2008"]]}},"locator":"43ff","label":"page","prefix":"vgl."},{"id":855,"uris":["http://zotero.org/users/local/owKliTIb/items/9P2YM8AS"],"itemData":{"id":855,"type":"book","publisher":"transcript","publisher-place":"Bielefeld","title":"XXOXY ungelöst. Hermaphroditismus, Sex und Gender in der deutschen Medizin","author":[{"family":"Klöppel","given":"Ulrike"}],"issued":{"date-parts":[["2010"]]}},"locator":"23ff","label":"page"},{"id":313,"uris":["http://zotero.org/users/local/owKliTIb/items/FRR7P7VN"],"itemData":{"id":313,"type":"article-journal","container-title":"Journal of American History","DOI":"10.2307/3659273","issue":"2","page":"411–41","publisher":"Oxford University Press (OUP)","title":"Impossible Hermaphrodites: Intersex in America, 1620–1960","volume":"92","author":[{"family":"Reis","given":"Elizabeth"}],"issued":{"date-parts":[["2005"]]}}}],"schema":"https://github.com/citation-style-language/schema/raw/master/csl-citation.json"} </w:instrText>
      </w:r>
      <w:r w:rsidRPr="007310A7">
        <w:rPr>
          <w:rStyle w:val="s1"/>
          <w:rFonts w:eastAsia="Times New Roman" w:cs="Times New Roman"/>
          <w:color w:val="000000" w:themeColor="text1"/>
        </w:rPr>
        <w:fldChar w:fldCharType="separate"/>
      </w:r>
      <w:r w:rsidR="007D631C" w:rsidRPr="007310A7">
        <w:rPr>
          <w:rFonts w:ascii="Cambria" w:hAnsi="Cambria" w:cs="Times New Roman"/>
          <w:color w:val="000000" w:themeColor="text1"/>
        </w:rPr>
        <w:t xml:space="preserve">(vgl. </w:t>
      </w:r>
      <w:proofErr w:type="spellStart"/>
      <w:r w:rsidR="007D631C" w:rsidRPr="007310A7">
        <w:rPr>
          <w:rFonts w:ascii="Cambria" w:hAnsi="Cambria" w:cs="Times New Roman"/>
          <w:color w:val="000000" w:themeColor="text1"/>
        </w:rPr>
        <w:t>Karkazis</w:t>
      </w:r>
      <w:proofErr w:type="spellEnd"/>
      <w:r w:rsidR="007D631C" w:rsidRPr="007310A7">
        <w:rPr>
          <w:rFonts w:ascii="Cambria" w:hAnsi="Cambria" w:cs="Times New Roman"/>
          <w:color w:val="000000" w:themeColor="text1"/>
        </w:rPr>
        <w:t xml:space="preserve"> 2008, 43ff; Klöppel 2010, 23ff; Reis 2005)</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Im Zuge wachsender biologisch-medizinischer und psychologischer Wissensbestände bezüglich unterschiedlicher </w:t>
      </w:r>
      <w:r w:rsidR="00E05FB9">
        <w:rPr>
          <w:rStyle w:val="s1"/>
          <w:rFonts w:eastAsia="Times New Roman" w:cs="Times New Roman"/>
          <w:color w:val="000000" w:themeColor="text1"/>
        </w:rPr>
        <w:t>F</w:t>
      </w:r>
      <w:r w:rsidRPr="007310A7">
        <w:rPr>
          <w:rStyle w:val="s1"/>
          <w:rFonts w:eastAsia="Times New Roman" w:cs="Times New Roman"/>
          <w:color w:val="000000" w:themeColor="text1"/>
        </w:rPr>
        <w:t xml:space="preserve">aktoren </w:t>
      </w:r>
      <w:r w:rsidR="00E05FB9">
        <w:rPr>
          <w:rStyle w:val="s1"/>
          <w:rFonts w:eastAsia="Times New Roman" w:cs="Times New Roman"/>
          <w:color w:val="000000" w:themeColor="text1"/>
        </w:rPr>
        <w:t xml:space="preserve">der </w:t>
      </w:r>
      <w:r w:rsidRPr="007310A7">
        <w:rPr>
          <w:rStyle w:val="s1"/>
          <w:rFonts w:eastAsia="Times New Roman" w:cs="Times New Roman"/>
          <w:color w:val="000000" w:themeColor="text1"/>
        </w:rPr>
        <w:t>geschlechtliche</w:t>
      </w:r>
      <w:r w:rsidR="00E05FB9">
        <w:rPr>
          <w:rStyle w:val="s1"/>
          <w:rFonts w:eastAsia="Times New Roman" w:cs="Times New Roman"/>
          <w:color w:val="000000" w:themeColor="text1"/>
        </w:rPr>
        <w:t>n</w:t>
      </w:r>
      <w:r w:rsidRPr="007310A7">
        <w:rPr>
          <w:rStyle w:val="s1"/>
          <w:rFonts w:eastAsia="Times New Roman" w:cs="Times New Roman"/>
          <w:color w:val="000000" w:themeColor="text1"/>
        </w:rPr>
        <w:t xml:space="preserve"> Entwicklung </w:t>
      </w:r>
      <w:r w:rsidR="00E05FB9">
        <w:rPr>
          <w:rStyle w:val="s1"/>
          <w:rFonts w:eastAsia="Times New Roman" w:cs="Times New Roman"/>
          <w:color w:val="000000" w:themeColor="text1"/>
        </w:rPr>
        <w:t xml:space="preserve">von Kindern wird </w:t>
      </w:r>
      <w:r w:rsidRPr="007310A7">
        <w:rPr>
          <w:rStyle w:val="s1"/>
          <w:rFonts w:eastAsia="Times New Roman" w:cs="Times New Roman"/>
          <w:color w:val="000000" w:themeColor="text1"/>
        </w:rPr>
        <w:t xml:space="preserve">die geschlechtliche Zuweisung </w:t>
      </w:r>
      <w:r w:rsidR="00E05FB9">
        <w:rPr>
          <w:rStyle w:val="s1"/>
          <w:rFonts w:eastAsia="Times New Roman" w:cs="Times New Roman"/>
          <w:color w:val="000000" w:themeColor="text1"/>
        </w:rPr>
        <w:t xml:space="preserve">als </w:t>
      </w:r>
      <w:r w:rsidRPr="007310A7">
        <w:rPr>
          <w:rStyle w:val="s1"/>
          <w:rFonts w:eastAsia="Times New Roman" w:cs="Times New Roman"/>
          <w:color w:val="000000" w:themeColor="text1"/>
        </w:rPr>
        <w:t xml:space="preserve">zunehmend komplex </w:t>
      </w:r>
      <w:r w:rsidR="00E05FB9">
        <w:rPr>
          <w:rStyle w:val="s1"/>
          <w:rFonts w:eastAsia="Times New Roman" w:cs="Times New Roman"/>
          <w:color w:val="000000" w:themeColor="text1"/>
        </w:rPr>
        <w:t xml:space="preserve">begriffen </w:t>
      </w:r>
      <w:r w:rsidRPr="007310A7">
        <w:rPr>
          <w:rStyle w:val="s1"/>
          <w:rFonts w:eastAsia="Times New Roman" w:cs="Times New Roman"/>
          <w:color w:val="000000" w:themeColor="text1"/>
        </w:rPr>
        <w:t>und sowohl i</w:t>
      </w:r>
      <w:r w:rsidR="00E05FB9">
        <w:rPr>
          <w:rStyle w:val="s1"/>
          <w:rFonts w:eastAsia="Times New Roman" w:cs="Times New Roman"/>
          <w:color w:val="000000" w:themeColor="text1"/>
        </w:rPr>
        <w:t>m medizinischen Diskurs</w:t>
      </w:r>
      <w:r w:rsidRPr="007310A7">
        <w:rPr>
          <w:rStyle w:val="s1"/>
          <w:rFonts w:eastAsia="Times New Roman" w:cs="Times New Roman"/>
          <w:color w:val="000000" w:themeColor="text1"/>
        </w:rPr>
        <w:t xml:space="preserve"> als auch zwischen </w:t>
      </w:r>
      <w:r w:rsidR="00E05FB9">
        <w:rPr>
          <w:rStyle w:val="s1"/>
          <w:rFonts w:eastAsia="Times New Roman" w:cs="Times New Roman"/>
          <w:color w:val="000000" w:themeColor="text1"/>
        </w:rPr>
        <w:t xml:space="preserve">verschiedenen wissenschaftlichen </w:t>
      </w:r>
      <w:r w:rsidRPr="007310A7">
        <w:rPr>
          <w:rStyle w:val="s1"/>
          <w:rFonts w:eastAsia="Times New Roman" w:cs="Times New Roman"/>
          <w:color w:val="000000" w:themeColor="text1"/>
        </w:rPr>
        <w:t xml:space="preserve">Spezialdiskursen kontrovers diskutiert (vgl. </w:t>
      </w:r>
      <w:proofErr w:type="spellStart"/>
      <w:r w:rsidRPr="007310A7">
        <w:rPr>
          <w:rStyle w:val="s1"/>
          <w:rFonts w:eastAsia="Times New Roman" w:cs="Times New Roman"/>
          <w:color w:val="000000" w:themeColor="text1"/>
        </w:rPr>
        <w:t>Karkazis</w:t>
      </w:r>
      <w:proofErr w:type="spellEnd"/>
      <w:r w:rsidRPr="007310A7">
        <w:rPr>
          <w:rStyle w:val="s1"/>
          <w:rFonts w:eastAsia="Times New Roman" w:cs="Times New Roman"/>
          <w:color w:val="000000" w:themeColor="text1"/>
        </w:rPr>
        <w:t xml:space="preserve"> ebd.). </w:t>
      </w:r>
    </w:p>
    <w:p w14:paraId="39C9E2EA" w14:textId="77777777" w:rsidR="00714BE5" w:rsidRDefault="00C32CC6" w:rsidP="00714BE5">
      <w:pPr>
        <w:spacing w:before="240" w:line="360" w:lineRule="auto"/>
        <w:jc w:val="both"/>
        <w:rPr>
          <w:rStyle w:val="s1"/>
          <w:rFonts w:eastAsia="Times New Roman" w:cs="Times New Roman"/>
          <w:color w:val="000000" w:themeColor="text1"/>
        </w:rPr>
      </w:pPr>
      <w:r>
        <w:rPr>
          <w:rStyle w:val="s1"/>
          <w:rFonts w:eastAsia="Times New Roman" w:cs="Times New Roman"/>
          <w:color w:val="000000" w:themeColor="text1"/>
        </w:rPr>
        <w:t xml:space="preserve">Konträr zu dieser diskursiven </w:t>
      </w:r>
      <w:r>
        <w:rPr>
          <w:rStyle w:val="s1"/>
          <w:rFonts w:eastAsia="Times New Roman" w:cs="Times New Roman"/>
          <w:color w:val="000000" w:themeColor="text1"/>
        </w:rPr>
        <w:t xml:space="preserve">Pluralität postuliert </w:t>
      </w:r>
      <w:r>
        <w:rPr>
          <w:rStyle w:val="s1"/>
          <w:rFonts w:eastAsia="Times New Roman" w:cs="Times New Roman"/>
          <w:color w:val="000000" w:themeColor="text1"/>
        </w:rPr>
        <w:t xml:space="preserve">das </w:t>
      </w:r>
      <w:proofErr w:type="spellStart"/>
      <w:r>
        <w:rPr>
          <w:rStyle w:val="s1"/>
          <w:rFonts w:eastAsia="Times New Roman" w:cs="Times New Roman"/>
          <w:i/>
          <w:iCs/>
          <w:color w:val="000000" w:themeColor="text1"/>
        </w:rPr>
        <w:t xml:space="preserve">Baltimorer</w:t>
      </w:r>
      <w:proofErr w:type="spellEnd"/>
      <w:r>
        <w:rPr>
          <w:rStyle w:val="s1"/>
          <w:rFonts w:eastAsia="Times New Roman" w:cs="Times New Roman"/>
          <w:i/>
          <w:iCs/>
          <w:color w:val="000000" w:themeColor="text1"/>
        </w:rPr>
        <w:t xml:space="preserve"> Paradigma</w:t>
      </w:r>
      <w:r>
        <w:rPr>
          <w:rStyle w:val="s1"/>
          <w:rFonts w:eastAsia="Times New Roman" w:cs="Times New Roman"/>
          <w:color w:val="000000" w:themeColor="text1"/>
        </w:rPr>
        <w:t xml:space="preserve">, dass überwiegend die äußeren Genitalien entscheidend für die Zuweisung von körpergeschlechtlich </w:t>
      </w:r>
      <w:r>
        <w:rPr>
          <w:rStyle w:val="s1"/>
          <w:rFonts w:eastAsia="Times New Roman" w:cs="Times New Roman"/>
          <w:color w:val="000000" w:themeColor="text1"/>
        </w:rPr>
        <w:t xml:space="preserve">‚uneindeutigen‘ </w:t>
      </w:r>
      <w:r>
        <w:rPr>
          <w:rStyle w:val="s1"/>
          <w:rFonts w:eastAsia="Times New Roman" w:cs="Times New Roman"/>
          <w:color w:val="000000" w:themeColor="text1"/>
        </w:rPr>
        <w:t xml:space="preserve">Neugeborenen seien (vgl. </w:t>
      </w:r>
      <w:r w:rsidRPr="007310A7">
        <w:rPr>
          <w:rStyle w:val="s1"/>
          <w:rFonts w:eastAsia="Times New Roman" w:cs="Times New Roman"/>
          <w:color w:val="000000" w:themeColor="text1"/>
        </w:rPr>
        <w:fldChar w:fldCharType="begin"/>
      </w:r>
      <w:r w:rsidR="005017D7" w:rsidRPr="007310A7">
        <w:rPr>
          <w:rStyle w:val="s1"/>
          <w:rFonts w:eastAsia="Times New Roman" w:cs="Times New Roman"/>
          <w:color w:val="000000" w:themeColor="text1"/>
        </w:rPr>
        <w:instrText xml:space="preserve"> ADDIN ZOTERO_ITEM CSL_CITATION {"citationID":"wMlA0HNN","properties":{"unsorted":false,"formattedCitation":"(Hausman 1995b; Kl\\uc0\\u246{}ppel 2010, 334; Money 1955b)","plainCitation":"(Hausman 1995b; Klöppel 2010, 334; Money 1955b)","noteIndex":0},"citationItems":[{"id":154,"uris":["http://zotero.org/users/local/owKliTIb/items/4IM4RF7Y"],"itemData":{"id":154,"type":"article-journal","container-title":"Journal of the History of Sexuality","issue":"2","page":"270-302","title":"Demanding Subjectivity: Transsexualism, Medicine,and the Technologies of Gender","volume":"3","author":[{"family":"Hausman","given":"Bernice"}],"issued":{"date-parts":[["1995"]]}}},{"id":855,"uris":["http://zotero.org/users/local/owKliTIb/items/9P2YM8AS"],"itemData":{"id":855,"type":"book","publisher":"transcript","publisher-place":"Bielefeld","title":"XXOXY ungelöst. Hermaphroditismus, Sex und Gender in der deutschen Medizin","author":[{"family":"Klöppel","given":"Ulrike"}],"issued":{"date-parts":[["2010"]]}},"locator":"334","label":"page"},{"id":256,"uris":["http://zotero.org/users/local/owKliTIb/items/WF2PF86H"],"itemData":{"id":256,"type":"article-journal","container-title":"Bulletinof the Johns Hopkins Hospital","issue":"4","page":"284-300","title":"Hermaphroditism: Recommendations concerningassignment of sex, change of sex, and psychologic management","volume":"97","author":[{"family":"Money","given":"John"}],"issued":{"literal":"1955b"}}}],"schema":"https://github.com/citation-style-language/schema/raw/master/csl-citation.json"} </w:instrText>
      </w:r>
      <w:r w:rsidRPr="007310A7">
        <w:rPr>
          <w:rStyle w:val="s1"/>
          <w:rFonts w:eastAsia="Times New Roman" w:cs="Times New Roman"/>
          <w:color w:val="000000" w:themeColor="text1"/>
        </w:rPr>
        <w:fldChar w:fldCharType="separate"/>
      </w:r>
      <w:del w:id="1000061" w:author="Claude Lektorat" w:date="2026-06-30T12:18:05Z">
        <w:r>
          <w:rPr>
            <w:rFonts w:ascii="Cambria" w:hAnsi="Cambria" w:cs="Times New Roman"/>
            <w:color w:val="000000" w:themeColor="text1"/>
          </w:rPr>
          <w:delText xml:space="preserve">(</w:delText>
        </w:r>
      </w:del>
      <w:proofErr w:type="spellStart"/>
      <w:r>
        <w:rPr>
          <w:rFonts w:ascii="Cambria" w:hAnsi="Cambria" w:cs="Times New Roman"/>
          <w:color w:val="000000" w:themeColor="text1"/>
        </w:rPr>
        <w:t xml:space="preserve">Hausman</w:t>
      </w:r>
      <w:proofErr w:type="spellEnd"/>
      <w:r>
        <w:rPr>
          <w:rFonts w:ascii="Cambria" w:hAnsi="Cambria" w:cs="Times New Roman"/>
          <w:color w:val="000000" w:themeColor="text1"/>
        </w:rPr>
        <w:t xml:space="preserve"> 1995b; Klöppel 2010, 334; Money 1955b)</w:t>
      </w:r>
      <w:r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w:t>
      </w:r>
      <w:r>
        <w:rPr>
          <w:rStyle w:val="s1"/>
          <w:rFonts w:eastAsia="Times New Roman" w:cs="Times New Roman"/>
          <w:color w:val="000000" w:themeColor="text1"/>
        </w:rPr>
        <w:t xml:space="preserve"> </w:t>
      </w:r>
      <w:r>
        <w:rPr>
          <w:rStyle w:val="s1"/>
          <w:rFonts w:eastAsia="Times New Roman" w:cs="Times New Roman"/>
          <w:color w:val="000000" w:themeColor="text1"/>
        </w:rPr>
        <w:t xml:space="preserve">Bereits 1950 </w:t>
      </w:r>
      <w:r>
        <w:rPr>
          <w:rStyle w:val="s1"/>
          <w:rFonts w:eastAsia="Times New Roman" w:cs="Times New Roman"/>
          <w:color w:val="000000" w:themeColor="text1"/>
        </w:rPr>
        <w:t xml:space="preserve">plädiert </w:t>
      </w:r>
      <w:r>
        <w:rPr>
          <w:rStyle w:val="s1"/>
          <w:rFonts w:eastAsia="Times New Roman" w:cs="Times New Roman"/>
          <w:color w:val="000000" w:themeColor="text1"/>
        </w:rPr>
        <w:t xml:space="preserve">der Endokrinologe und Leiter der Kinderheilkunde am </w:t>
      </w:r>
      <w:r>
        <w:rPr>
          <w:rStyle w:val="s1"/>
          <w:rFonts w:eastAsia="Times New Roman" w:cs="Times New Roman"/>
          <w:i/>
          <w:color w:val="000000" w:themeColor="text1"/>
        </w:rPr>
        <w:t xml:space="preserve">Johns Hopkins Hospital</w:t>
      </w:r>
      <w:r>
        <w:rPr>
          <w:rStyle w:val="s1"/>
          <w:rFonts w:eastAsia="Times New Roman" w:cs="Times New Roman"/>
          <w:color w:val="000000" w:themeColor="text1"/>
        </w:rPr>
        <w:t xml:space="preserve"> Lawson Wilkins dafür</w:t>
      </w:r>
      <w:r>
        <w:rPr>
          <w:rStyle w:val="s1"/>
          <w:rFonts w:eastAsia="Times New Roman" w:cs="Times New Roman"/>
          <w:color w:val="000000" w:themeColor="text1"/>
        </w:rPr>
        <w:t xml:space="preserve">,</w:t>
      </w:r>
      <w:r>
        <w:rPr>
          <w:rStyle w:val="s1"/>
          <w:rFonts w:eastAsia="Times New Roman" w:cs="Times New Roman"/>
          <w:color w:val="000000" w:themeColor="text1"/>
        </w:rPr>
        <w:t xml:space="preserve"> Kinder mit ‚atypischen Genitalien’ gemäß ihrer äußerlich sichtbaren Geschlechtsmerkmale einem binären Geschlecht zuzuweisen. Erst auf dieser Inspektion aufbauend soll auch das Keimdrüsengeschlecht</w:t>
      </w:r>
      <w:r>
        <w:rPr>
          <w:rStyle w:val="s1"/>
          <w:rFonts w:eastAsia="Times New Roman" w:cs="Times New Roman"/>
          <w:color w:val="000000" w:themeColor="text1"/>
        </w:rPr>
        <w:t xml:space="preserve"> der Kinder</w:t>
      </w:r>
      <w:r>
        <w:rPr>
          <w:rStyle w:val="s1"/>
          <w:rFonts w:eastAsia="Times New Roman" w:cs="Times New Roman"/>
          <w:color w:val="000000" w:themeColor="text1"/>
        </w:rPr>
        <w:t xml:space="preserve"> für die Zuweisung berücksichtigt werden. </w:t>
      </w:r>
      <w:r>
        <w:rPr>
          <w:rStyle w:val="s1"/>
          <w:rFonts w:eastAsia="Times New Roman" w:cs="Times New Roman"/>
          <w:color w:val="000000" w:themeColor="text1"/>
        </w:rPr>
        <w:t xml:space="preserve">Daran a</w:t>
      </w:r>
      <w:r>
        <w:rPr>
          <w:rStyle w:val="s1"/>
          <w:rFonts w:eastAsia="Times New Roman" w:cs="Times New Roman"/>
          <w:color w:val="000000" w:themeColor="text1"/>
        </w:rPr>
        <w:t xml:space="preserve">nschließend </w:t>
      </w:r>
      <w:r>
        <w:rPr>
          <w:rStyle w:val="s1"/>
          <w:rFonts w:eastAsia="Times New Roman" w:cs="Times New Roman"/>
          <w:color w:val="000000" w:themeColor="text1"/>
        </w:rPr>
        <w:t xml:space="preserve">empfiehlt er – </w:t>
      </w:r>
      <w:r>
        <w:rPr>
          <w:rStyle w:val="s1"/>
          <w:rFonts w:eastAsia="Times New Roman" w:cs="Times New Roman"/>
          <w:color w:val="000000" w:themeColor="text1"/>
        </w:rPr>
        <w:t xml:space="preserve">entsprechend des </w:t>
      </w:r>
      <w:r>
        <w:rPr>
          <w:rStyle w:val="s1"/>
          <w:rFonts w:eastAsia="Times New Roman" w:cs="Times New Roman"/>
          <w:color w:val="000000" w:themeColor="text1"/>
        </w:rPr>
        <w:t xml:space="preserve">zugewiesenen </w:t>
      </w:r>
      <w:r>
        <w:rPr>
          <w:rStyle w:val="s1"/>
          <w:rFonts w:eastAsia="Times New Roman" w:cs="Times New Roman"/>
          <w:color w:val="000000" w:themeColor="text1"/>
        </w:rPr>
        <w:t xml:space="preserve">Geschlechts</w:t>
      </w:r>
      <w:r>
        <w:rPr>
          <w:rStyle w:val="s1"/>
          <w:rFonts w:eastAsia="Times New Roman" w:cs="Times New Roman"/>
          <w:color w:val="000000" w:themeColor="text1"/>
        </w:rPr>
        <w:t xml:space="preserve"> – regelmäßige</w:t>
      </w:r>
      <w:r>
        <w:rPr>
          <w:rStyle w:val="s1"/>
          <w:rFonts w:eastAsia="Times New Roman" w:cs="Times New Roman"/>
          <w:color w:val="000000" w:themeColor="text1"/>
        </w:rPr>
        <w:t xml:space="preserve"> </w:t>
      </w:r>
      <w:r>
        <w:rPr>
          <w:rStyle w:val="s1"/>
          <w:rFonts w:eastAsia="Times New Roman" w:cs="Times New Roman"/>
          <w:color w:val="000000" w:themeColor="text1"/>
        </w:rPr>
        <w:t xml:space="preserve">genital</w:t>
      </w:r>
      <w:r>
        <w:rPr>
          <w:rStyle w:val="s1"/>
          <w:rFonts w:eastAsia="Times New Roman" w:cs="Times New Roman"/>
          <w:color w:val="000000" w:themeColor="text1"/>
        </w:rPr>
        <w:t xml:space="preserve">angeleichende Behandlungen </w:t>
      </w:r>
      <w:r w:rsidRPr="007310A7">
        <w:rPr>
          <w:rStyle w:val="s1"/>
          <w:rFonts w:eastAsia="Times New Roman" w:cs="Times New Roman"/>
          <w:color w:val="000000" w:themeColor="text1"/>
        </w:rPr>
        <w:fldChar w:fldCharType="begin"/>
      </w:r>
      <w:r w:rsidR="007D631C" w:rsidRPr="007310A7">
        <w:rPr>
          <w:rStyle w:val="s1"/>
          <w:rFonts w:eastAsia="Times New Roman" w:cs="Times New Roman"/>
          <w:color w:val="000000" w:themeColor="text1"/>
        </w:rPr>
        <w:instrText xml:space="preserve"> ADDIN ZOTERO_ITEM CSL_CITATION {"citationID":"DbSzHpTE","properties":{"unsorted":false,"formattedCitation":"(Wilkins 1950, zitiert nach Kl\\uc0\\u246{}ppel 2010, 308)","plainCitation":"(Wilkins 1950, zitiert nach Klöppel 2010, 308)","noteIndex":0},"citationItems":[{"id":855,"uris":["http://zotero.org/users/local/owKliTIb/items/9P2YM8AS"],"itemData":{"id":855,"type":"book","publisher":"transcript","publisher-place":"Bielefeld","title":"XXOXY ungelöst. Hermaphroditismus, Sex und Gender in der deutschen Medizin","author":[{"family":"Klöppel","given":"Ulrike"}],"issued":{"date-parts":[["2010"]]}},"locator":"308","label":"page","prefix":"Wilkins 1950, zitiert nach "}],"schema":"https://github.com/citation-style-language/schema/raw/master/csl-citation.json"} </w:instrText>
      </w:r>
      <w:r w:rsidRPr="007310A7">
        <w:rPr>
          <w:rStyle w:val="s1"/>
          <w:rFonts w:eastAsia="Times New Roman" w:cs="Times New Roman"/>
          <w:color w:val="000000" w:themeColor="text1"/>
        </w:rPr>
        <w:fldChar w:fldCharType="separate"/>
      </w:r>
      <w:r>
        <w:rPr>
          <w:rFonts w:ascii="Cambria" w:hAnsi="Cambria" w:cs="Times New Roman"/>
          <w:color w:val="000000" w:themeColor="text1"/>
        </w:rPr>
        <w:t xml:space="preserve">(Wilkins 1950, zitiert nach Klöppel 2010, 308)</w:t>
      </w:r>
      <w:r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w:t>
      </w:r>
      <w:r>
        <w:rPr>
          <w:rStyle w:val="s1"/>
          <w:rFonts w:eastAsia="Times New Roman" w:cs="Times New Roman"/>
          <w:color w:val="000000" w:themeColor="text1"/>
        </w:rPr>
        <w:t xml:space="preserve"> Dabei sollen </w:t>
      </w:r>
      <w:r>
        <w:rPr>
          <w:rStyle w:val="s1"/>
          <w:rFonts w:eastAsia="Times New Roman" w:cs="Times New Roman"/>
          <w:color w:val="000000" w:themeColor="text1"/>
        </w:rPr>
        <w:t xml:space="preserve">die geschlechtszuweisenden Eingriffe innerhalb der ersten zwei Lebensjahre </w:t>
      </w:r>
      <w:r>
        <w:rPr>
          <w:rStyle w:val="s1"/>
          <w:rFonts w:eastAsia="Times New Roman" w:cs="Times New Roman"/>
          <w:color w:val="000000" w:themeColor="text1"/>
        </w:rPr>
        <w:t xml:space="preserve">durchgeführt werden </w:t>
      </w:r>
      <w:r>
        <w:rPr>
          <w:rStyle w:val="s1"/>
          <w:rFonts w:eastAsia="Times New Roman" w:cs="Times New Roman"/>
          <w:color w:val="000000" w:themeColor="text1"/>
        </w:rPr>
        <w:t xml:space="preserve">(vgl. Wilkins 1955, 297ff, zitiert nach ebd., 309).</w:t>
      </w:r>
      <w:r>
        <w:rPr>
          <w:rStyle w:val="s1"/>
          <w:rFonts w:eastAsia="Times New Roman" w:cs="Times New Roman"/>
          <w:color w:val="000000" w:themeColor="text1"/>
        </w:rPr>
        <w:t xml:space="preserve"> </w:t>
      </w:r>
    </w:p>
    <w:p w14:paraId="2B1217E2" w14:textId="13E3062F" w:rsidR="00A33A35" w:rsidRDefault="00C32CC6" w:rsidP="00C32CC6">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Wilkins Behandlungsempfehlung</w:t>
      </w:r>
      <w:r w:rsidR="00714BE5">
        <w:rPr>
          <w:rStyle w:val="s1"/>
          <w:rFonts w:eastAsia="Times New Roman" w:cs="Times New Roman"/>
          <w:color w:val="000000" w:themeColor="text1"/>
        </w:rPr>
        <w:t>en</w:t>
      </w:r>
      <w:r w:rsidRPr="007310A7">
        <w:rPr>
          <w:rStyle w:val="s1"/>
          <w:rFonts w:eastAsia="Times New Roman" w:cs="Times New Roman"/>
          <w:color w:val="000000" w:themeColor="text1"/>
        </w:rPr>
        <w:t xml:space="preserve"> </w:t>
      </w:r>
      <w:r w:rsidR="00714BE5">
        <w:rPr>
          <w:rStyle w:val="s1"/>
          <w:rFonts w:eastAsia="Times New Roman" w:cs="Times New Roman"/>
          <w:color w:val="000000" w:themeColor="text1"/>
        </w:rPr>
        <w:t xml:space="preserve">beziehen sich 1955 erstmals </w:t>
      </w:r>
      <w:r w:rsidRPr="007310A7">
        <w:rPr>
          <w:rStyle w:val="s1"/>
          <w:rFonts w:eastAsia="Times New Roman" w:cs="Times New Roman"/>
          <w:color w:val="000000" w:themeColor="text1"/>
        </w:rPr>
        <w:t xml:space="preserve">auf Forschungsergebnisse von John Money sowie den </w:t>
      </w:r>
      <w:r w:rsidR="00714BE5">
        <w:rPr>
          <w:rStyle w:val="s1"/>
          <w:rFonts w:eastAsia="Times New Roman" w:cs="Times New Roman"/>
          <w:color w:val="000000" w:themeColor="text1"/>
        </w:rPr>
        <w:t xml:space="preserve">US-amerikanischen </w:t>
      </w:r>
      <w:r w:rsidRPr="007310A7">
        <w:rPr>
          <w:rStyle w:val="s1"/>
          <w:rFonts w:eastAsia="Times New Roman" w:cs="Times New Roman"/>
          <w:color w:val="000000" w:themeColor="text1"/>
        </w:rPr>
        <w:t xml:space="preserve">PsychiaterInnen Joan und John Hampson. </w:t>
      </w:r>
      <w:r w:rsidR="00B44012">
        <w:rPr>
          <w:rStyle w:val="s1"/>
          <w:rFonts w:eastAsia="Times New Roman" w:cs="Times New Roman"/>
          <w:color w:val="000000" w:themeColor="text1"/>
        </w:rPr>
        <w:t xml:space="preserve">Diese setzen an der bereits im 19. Jahrhundert etablierten </w:t>
      </w:r>
      <w:r w:rsidR="00B44012">
        <w:rPr>
          <w:rStyle w:val="s1"/>
          <w:rFonts w:eastAsia="Times New Roman" w:cs="Times New Roman"/>
          <w:color w:val="000000" w:themeColor="text1"/>
        </w:rPr>
        <w:lastRenderedPageBreak/>
        <w:t>Praxis an</w:t>
      </w:r>
      <w:r w:rsidR="004555B9">
        <w:rPr>
          <w:rStyle w:val="s1"/>
          <w:rFonts w:eastAsia="Times New Roman" w:cs="Times New Roman"/>
          <w:color w:val="000000" w:themeColor="text1"/>
        </w:rPr>
        <w:t>,</w:t>
      </w:r>
      <w:r w:rsidR="00B44012">
        <w:rPr>
          <w:rStyle w:val="s1"/>
          <w:rFonts w:eastAsia="Times New Roman" w:cs="Times New Roman"/>
          <w:color w:val="000000" w:themeColor="text1"/>
        </w:rPr>
        <w:t xml:space="preserve"> intersexuell kategorisierte Körper als Objekt</w:t>
      </w:r>
      <w:r w:rsidR="004555B9">
        <w:rPr>
          <w:rStyle w:val="s1"/>
          <w:rFonts w:eastAsia="Times New Roman" w:cs="Times New Roman"/>
          <w:color w:val="000000" w:themeColor="text1"/>
        </w:rPr>
        <w:t>e</w:t>
      </w:r>
      <w:r w:rsidR="00B44012">
        <w:rPr>
          <w:rStyle w:val="s1"/>
          <w:rFonts w:eastAsia="Times New Roman" w:cs="Times New Roman"/>
          <w:color w:val="000000" w:themeColor="text1"/>
        </w:rPr>
        <w:t xml:space="preserve"> medizinischer Grundlagenforschung zu </w:t>
      </w:r>
      <w:r w:rsidR="004555B9">
        <w:rPr>
          <w:rStyle w:val="s1"/>
          <w:rFonts w:eastAsia="Times New Roman" w:cs="Times New Roman"/>
          <w:color w:val="000000" w:themeColor="text1"/>
        </w:rPr>
        <w:t xml:space="preserve">verwenden. </w:t>
      </w:r>
      <w:r w:rsidRPr="007310A7">
        <w:rPr>
          <w:rStyle w:val="s1"/>
          <w:rFonts w:eastAsia="Times New Roman" w:cs="Times New Roman"/>
          <w:color w:val="000000" w:themeColor="text1"/>
        </w:rPr>
        <w:t xml:space="preserve">Money </w:t>
      </w:r>
      <w:r w:rsidR="00714BE5">
        <w:rPr>
          <w:rStyle w:val="s1"/>
          <w:rFonts w:eastAsia="Times New Roman" w:cs="Times New Roman"/>
          <w:color w:val="000000" w:themeColor="text1"/>
        </w:rPr>
        <w:t>veröffentlicht bereits</w:t>
      </w:r>
      <w:r w:rsidRPr="007310A7">
        <w:rPr>
          <w:rStyle w:val="s1"/>
          <w:rFonts w:eastAsia="Times New Roman" w:cs="Times New Roman"/>
          <w:color w:val="000000" w:themeColor="text1"/>
        </w:rPr>
        <w:t xml:space="preserve"> 1952 seine Doktorarbeit ‘‘</w:t>
      </w:r>
      <w:proofErr w:type="spellStart"/>
      <w:r w:rsidRPr="007310A7">
        <w:rPr>
          <w:rStyle w:val="s1"/>
          <w:rFonts w:eastAsia="Times New Roman" w:cs="Times New Roman"/>
          <w:color w:val="000000" w:themeColor="text1"/>
        </w:rPr>
        <w:t>Hermaphroditism</w:t>
      </w:r>
      <w:proofErr w:type="spellEnd"/>
      <w:r w:rsidRPr="007310A7">
        <w:rPr>
          <w:rStyle w:val="s1"/>
          <w:rFonts w:eastAsia="Times New Roman" w:cs="Times New Roman"/>
          <w:color w:val="000000" w:themeColor="text1"/>
        </w:rPr>
        <w:t xml:space="preserve">: An </w:t>
      </w:r>
      <w:proofErr w:type="spellStart"/>
      <w:r w:rsidRPr="007310A7">
        <w:rPr>
          <w:rStyle w:val="s1"/>
          <w:rFonts w:eastAsia="Times New Roman" w:cs="Times New Roman"/>
          <w:color w:val="000000" w:themeColor="text1"/>
        </w:rPr>
        <w:t>Inquiry</w:t>
      </w:r>
      <w:proofErr w:type="spellEnd"/>
      <w:r w:rsidRPr="007310A7">
        <w:rPr>
          <w:rStyle w:val="s1"/>
          <w:rFonts w:eastAsia="Times New Roman" w:cs="Times New Roman"/>
          <w:color w:val="000000" w:themeColor="text1"/>
        </w:rPr>
        <w:t xml:space="preserve"> </w:t>
      </w:r>
      <w:proofErr w:type="spellStart"/>
      <w:r w:rsidRPr="007310A7">
        <w:rPr>
          <w:rStyle w:val="s1"/>
          <w:rFonts w:eastAsia="Times New Roman" w:cs="Times New Roman"/>
          <w:color w:val="000000" w:themeColor="text1"/>
        </w:rPr>
        <w:t>into</w:t>
      </w:r>
      <w:proofErr w:type="spellEnd"/>
      <w:r w:rsidRPr="007310A7">
        <w:rPr>
          <w:rStyle w:val="s1"/>
          <w:rFonts w:eastAsia="Times New Roman" w:cs="Times New Roman"/>
          <w:color w:val="000000" w:themeColor="text1"/>
        </w:rPr>
        <w:t xml:space="preserve"> </w:t>
      </w:r>
      <w:proofErr w:type="spellStart"/>
      <w:r w:rsidRPr="007310A7">
        <w:rPr>
          <w:rStyle w:val="s1"/>
          <w:rFonts w:eastAsia="Times New Roman" w:cs="Times New Roman"/>
          <w:color w:val="000000" w:themeColor="text1"/>
        </w:rPr>
        <w:t>the</w:t>
      </w:r>
      <w:proofErr w:type="spellEnd"/>
      <w:r w:rsidRPr="007310A7">
        <w:rPr>
          <w:rStyle w:val="s1"/>
          <w:rFonts w:eastAsia="Times New Roman" w:cs="Times New Roman"/>
          <w:color w:val="000000" w:themeColor="text1"/>
        </w:rPr>
        <w:t xml:space="preserve"> Nature </w:t>
      </w:r>
      <w:proofErr w:type="spellStart"/>
      <w:r w:rsidRPr="007310A7">
        <w:rPr>
          <w:rStyle w:val="s1"/>
          <w:rFonts w:eastAsia="Times New Roman" w:cs="Times New Roman"/>
          <w:color w:val="000000" w:themeColor="text1"/>
        </w:rPr>
        <w:t>of</w:t>
      </w:r>
      <w:proofErr w:type="spellEnd"/>
      <w:r w:rsidRPr="007310A7">
        <w:rPr>
          <w:rStyle w:val="s1"/>
          <w:rFonts w:eastAsia="Times New Roman" w:cs="Times New Roman"/>
          <w:color w:val="000000" w:themeColor="text1"/>
        </w:rPr>
        <w:t xml:space="preserve"> a Human Paradox’’, in der er </w:t>
      </w:r>
      <w:r w:rsidR="00714BE5">
        <w:rPr>
          <w:rStyle w:val="s1"/>
          <w:rFonts w:eastAsia="Times New Roman" w:cs="Times New Roman"/>
          <w:color w:val="000000" w:themeColor="text1"/>
        </w:rPr>
        <w:t xml:space="preserve">die </w:t>
      </w:r>
      <w:r w:rsidRPr="007310A7">
        <w:rPr>
          <w:rStyle w:val="s1"/>
          <w:rFonts w:eastAsia="Times New Roman" w:cs="Times New Roman"/>
          <w:color w:val="000000" w:themeColor="text1"/>
        </w:rPr>
        <w:t>Geschlechtszuweisung</w:t>
      </w:r>
      <w:r w:rsidR="00714BE5">
        <w:rPr>
          <w:rStyle w:val="s1"/>
          <w:rFonts w:eastAsia="Times New Roman" w:cs="Times New Roman"/>
          <w:color w:val="000000" w:themeColor="text1"/>
        </w:rPr>
        <w:t xml:space="preserve"> von Neugeborenen</w:t>
      </w:r>
      <w:r w:rsidRPr="007310A7">
        <w:rPr>
          <w:rStyle w:val="s1"/>
          <w:rFonts w:eastAsia="Times New Roman" w:cs="Times New Roman"/>
          <w:color w:val="000000" w:themeColor="text1"/>
        </w:rPr>
        <w:t xml:space="preserve"> bei genitaler ‚Uneindeutigkeit’ basierend auf der </w:t>
      </w:r>
      <w:proofErr w:type="spellStart"/>
      <w:r w:rsidRPr="007310A7">
        <w:rPr>
          <w:rStyle w:val="s1"/>
          <w:rFonts w:eastAsia="Times New Roman" w:cs="Times New Roman"/>
          <w:color w:val="000000" w:themeColor="text1"/>
        </w:rPr>
        <w:t>gonadalen</w:t>
      </w:r>
      <w:proofErr w:type="spellEnd"/>
      <w:r w:rsidRPr="007310A7">
        <w:rPr>
          <w:rStyle w:val="s1"/>
          <w:rFonts w:eastAsia="Times New Roman" w:cs="Times New Roman"/>
          <w:color w:val="000000" w:themeColor="text1"/>
        </w:rPr>
        <w:t xml:space="preserve"> Gewebebestimmung kritisiert. Ausgehend von der Erkenntnis, dass keiner der bisher identifizierten biologischen Faktoren die psychische Geschlechtsentwicklung eine</w:t>
      </w:r>
      <w:r w:rsidR="002A1F18">
        <w:rPr>
          <w:rStyle w:val="s1"/>
          <w:rFonts w:eastAsia="Times New Roman" w:cs="Times New Roman"/>
          <w:color w:val="000000" w:themeColor="text1"/>
        </w:rPr>
        <w:t xml:space="preserve">s Kindes sicher </w:t>
      </w:r>
      <w:r w:rsidRPr="007310A7">
        <w:rPr>
          <w:rStyle w:val="s1"/>
          <w:rFonts w:eastAsia="Times New Roman" w:cs="Times New Roman"/>
          <w:color w:val="000000" w:themeColor="text1"/>
        </w:rPr>
        <w:t xml:space="preserve">vorhersagen </w:t>
      </w:r>
      <w:r w:rsidR="002A1F18">
        <w:rPr>
          <w:rStyle w:val="s1"/>
          <w:rFonts w:eastAsia="Times New Roman" w:cs="Times New Roman"/>
          <w:color w:val="000000" w:themeColor="text1"/>
        </w:rPr>
        <w:t xml:space="preserve">kann </w:t>
      </w:r>
      <w:r w:rsidRPr="007310A7">
        <w:rPr>
          <w:rStyle w:val="s1"/>
          <w:rFonts w:eastAsia="Times New Roman" w:cs="Times New Roman"/>
          <w:color w:val="000000" w:themeColor="text1"/>
        </w:rPr>
        <w:t xml:space="preserve">stellt </w:t>
      </w:r>
      <w:r w:rsidR="00A33A35">
        <w:rPr>
          <w:rStyle w:val="s1"/>
          <w:rFonts w:eastAsia="Times New Roman" w:cs="Times New Roman"/>
          <w:color w:val="000000" w:themeColor="text1"/>
        </w:rPr>
        <w:t xml:space="preserve">Money </w:t>
      </w:r>
      <w:r w:rsidRPr="007310A7">
        <w:rPr>
          <w:rStyle w:val="s1"/>
          <w:rFonts w:eastAsia="Times New Roman" w:cs="Times New Roman"/>
          <w:color w:val="000000" w:themeColor="text1"/>
        </w:rPr>
        <w:t>die Frage, wie als Hermaphroditen kategorisierte Menschen</w:t>
      </w:r>
      <w:r w:rsidR="002A1F18">
        <w:rPr>
          <w:rStyle w:val="s1"/>
          <w:rFonts w:eastAsia="Times New Roman" w:cs="Times New Roman"/>
          <w:color w:val="000000" w:themeColor="text1"/>
        </w:rPr>
        <w:t xml:space="preserve"> sich</w:t>
      </w:r>
      <w:r w:rsidRPr="007310A7">
        <w:rPr>
          <w:rStyle w:val="s1"/>
          <w:rFonts w:eastAsia="Times New Roman" w:cs="Times New Roman"/>
          <w:color w:val="000000" w:themeColor="text1"/>
        </w:rPr>
        <w:t xml:space="preserve"> </w:t>
      </w:r>
      <w:r w:rsidR="00B44012">
        <w:rPr>
          <w:rStyle w:val="s1"/>
          <w:rFonts w:eastAsia="Times New Roman" w:cs="Times New Roman"/>
          <w:color w:val="000000" w:themeColor="text1"/>
        </w:rPr>
        <w:t>„</w:t>
      </w:r>
      <w:r w:rsidR="002A1F18">
        <w:rPr>
          <w:rStyle w:val="s1"/>
          <w:rFonts w:eastAsia="Times New Roman" w:cs="Times New Roman"/>
          <w:color w:val="000000" w:themeColor="text1"/>
        </w:rPr>
        <w:t>an ihr Zuweisungsgeschlecht adaptieren</w:t>
      </w:r>
      <w:r w:rsidR="00A33A35">
        <w:rPr>
          <w:rStyle w:val="s1"/>
          <w:rFonts w:eastAsia="Times New Roman" w:cs="Times New Roman"/>
          <w:color w:val="000000" w:themeColor="text1"/>
        </w:rPr>
        <w:t>,</w:t>
      </w:r>
      <w:r w:rsidR="002A1F18">
        <w:rPr>
          <w:rStyle w:val="s1"/>
          <w:rFonts w:eastAsia="Times New Roman" w:cs="Times New Roman"/>
          <w:color w:val="000000" w:themeColor="text1"/>
        </w:rPr>
        <w:t xml:space="preserve"> wenn ihre körperliche Form und Physiologie diesem widerspricht</w:t>
      </w:r>
      <w:r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fldChar w:fldCharType="begin"/>
      </w:r>
      <w:r w:rsidR="007D631C" w:rsidRPr="007310A7">
        <w:rPr>
          <w:rStyle w:val="s1"/>
          <w:rFonts w:eastAsia="Times New Roman" w:cs="Times New Roman"/>
          <w:color w:val="000000" w:themeColor="text1"/>
        </w:rPr>
        <w:instrText xml:space="preserve"> ADDIN ZOTERO_ITEM CSL_CITATION {"citationID":"WcDckyge","properties":{"unsorted":false,"formattedCitation":"(Money 1952, Abstract 3, zitiert nach Karkazis 2008, 49)","plainCitation":"(Money 1952, Abstract 3, zitiert nach Karkazis 2008, 49)","noteIndex":0},"citationItems":[{"id":197,"uris":["http://zotero.org/users/local/owKliTIb/items/XSYQZL9W"],"itemData":{"id":197,"type":"book","publisher":"Duke University Press","publisher-place":"Durham, N.C.","title":"Fixing Sex: Intersex, Medical Authority, and Lived Experience","author":[{"family":"Karkazis","given":"Katrina"}],"issued":{"date-parts":[["2008"]]}},"locator":"49","label":"page","prefix":"Money 1952, Abstract 3, zitiert nach "}],"schema":"https://github.com/citation-style-language/schema/raw/master/csl-citation.json"} </w:instrText>
      </w:r>
      <w:r w:rsidRPr="007310A7">
        <w:rPr>
          <w:rStyle w:val="s1"/>
          <w:rFonts w:eastAsia="Times New Roman" w:cs="Times New Roman"/>
          <w:color w:val="000000" w:themeColor="text1"/>
        </w:rPr>
        <w:fldChar w:fldCharType="separate"/>
      </w:r>
      <w:r w:rsidR="007D631C" w:rsidRPr="007310A7">
        <w:rPr>
          <w:rFonts w:ascii="Cambria" w:hAnsi="Cambria"/>
          <w:color w:val="000000" w:themeColor="text1"/>
        </w:rPr>
        <w:t xml:space="preserve">(Money 1952, Abstract 3, zitiert nach </w:t>
      </w:r>
      <w:proofErr w:type="spellStart"/>
      <w:r w:rsidR="007D631C" w:rsidRPr="007310A7">
        <w:rPr>
          <w:rFonts w:ascii="Cambria" w:hAnsi="Cambria"/>
          <w:color w:val="000000" w:themeColor="text1"/>
        </w:rPr>
        <w:t>Karkazis</w:t>
      </w:r>
      <w:proofErr w:type="spellEnd"/>
      <w:r w:rsidR="007D631C" w:rsidRPr="007310A7">
        <w:rPr>
          <w:rFonts w:ascii="Cambria" w:hAnsi="Cambria"/>
          <w:color w:val="000000" w:themeColor="text1"/>
        </w:rPr>
        <w:t xml:space="preserve"> 2008, 49</w:t>
      </w:r>
      <w:r w:rsidR="002A1F18">
        <w:rPr>
          <w:rFonts w:ascii="Cambria" w:hAnsi="Cambria"/>
          <w:color w:val="000000" w:themeColor="text1"/>
        </w:rPr>
        <w:t>, eigene Übers.</w:t>
      </w:r>
      <w:r w:rsidR="007D631C" w:rsidRPr="007310A7">
        <w:rPr>
          <w:rFonts w:ascii="Cambria" w:hAnsi="Cambria"/>
          <w:color w:val="000000" w:themeColor="text1"/>
        </w:rPr>
        <w:t>)</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Letzterer voraus geht die grundlegende, </w:t>
      </w:r>
      <w:r w:rsidR="00A33A35">
        <w:rPr>
          <w:rStyle w:val="s1"/>
          <w:rFonts w:eastAsia="Times New Roman" w:cs="Times New Roman"/>
          <w:color w:val="000000" w:themeColor="text1"/>
        </w:rPr>
        <w:t xml:space="preserve">von Money bereits </w:t>
      </w:r>
      <w:r w:rsidRPr="007310A7">
        <w:rPr>
          <w:rStyle w:val="s1"/>
          <w:rFonts w:eastAsia="Times New Roman" w:cs="Times New Roman"/>
          <w:color w:val="000000" w:themeColor="text1"/>
        </w:rPr>
        <w:t>dichotom formulierte Frage, ob für die Entwicklung der psychosexuellen Entwicklung</w:t>
      </w:r>
      <w:r w:rsidR="00A33A35">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 worunter er sowohl geschlechtliches Rollenverhalten als auch sexuelle Orientierung versteht</w:t>
      </w:r>
      <w:r w:rsidR="00A33A35">
        <w:rPr>
          <w:rStyle w:val="s1"/>
          <w:rFonts w:eastAsia="Times New Roman" w:cs="Times New Roman"/>
          <w:color w:val="000000" w:themeColor="text1"/>
        </w:rPr>
        <w:t xml:space="preserve"> – </w:t>
      </w:r>
      <w:r w:rsidRPr="007310A7">
        <w:rPr>
          <w:rStyle w:val="s1"/>
          <w:rFonts w:eastAsia="Times New Roman" w:cs="Times New Roman"/>
          <w:color w:val="000000" w:themeColor="text1"/>
        </w:rPr>
        <w:t xml:space="preserve">physiologische Mechanismen oder das soziale Aufwachsen ausschlaggebender seien (vgl. ebd.). Damit verknüpft Moneys den sexualwissenschaftlichen und zu diesem Zeitpunkt überwiegend psychoanalytisch geprägten Diskurs der psychosexuellen Entwicklung mit dem medizinisch-biologischen Hermaphroditismus-Diskurs. Auf Grund einer gemäß seiner </w:t>
      </w:r>
      <w:r w:rsidR="00A33A35">
        <w:rPr>
          <w:rStyle w:val="s1"/>
          <w:rFonts w:eastAsia="Times New Roman" w:cs="Times New Roman"/>
          <w:color w:val="000000" w:themeColor="text1"/>
        </w:rPr>
        <w:t xml:space="preserve">Promotionsstudie </w:t>
      </w:r>
      <w:r w:rsidRPr="007310A7">
        <w:rPr>
          <w:rStyle w:val="s1"/>
          <w:rFonts w:eastAsia="Times New Roman" w:cs="Times New Roman"/>
          <w:color w:val="000000" w:themeColor="text1"/>
        </w:rPr>
        <w:t xml:space="preserve">seltenen neurotischen und psychotischen Entwicklung bei binärer Geschlechtszuweisung von Kindern mit ‚atypischer“ Anatomie, kommt er zu einer für die folgenden Jahrzehnte klinischer Behandlungspraxis weitreichenden Schlussfolgerung: Hermaphroditen würden das jeweilige ihnen bei der Geburt zugewiesene Geschlecht </w:t>
      </w:r>
      <w:r w:rsidRPr="00A33A35">
        <w:rPr>
          <w:rStyle w:val="s1"/>
          <w:rFonts w:eastAsia="Times New Roman" w:cs="Times New Roman"/>
          <w:i/>
          <w:iCs/>
          <w:color w:val="000000" w:themeColor="text1"/>
        </w:rPr>
        <w:t>unabhängig</w:t>
      </w:r>
      <w:r w:rsidRPr="007310A7">
        <w:rPr>
          <w:rStyle w:val="s1"/>
          <w:rFonts w:eastAsia="Times New Roman" w:cs="Times New Roman"/>
          <w:color w:val="000000" w:themeColor="text1"/>
        </w:rPr>
        <w:t xml:space="preserve"> von ihren angeborenen körperlichen Eigenschaften überwiegend </w:t>
      </w:r>
      <w:r w:rsidR="00A33A35">
        <w:rPr>
          <w:rStyle w:val="s1"/>
          <w:rFonts w:eastAsia="Times New Roman" w:cs="Times New Roman"/>
          <w:color w:val="000000" w:themeColor="text1"/>
        </w:rPr>
        <w:t xml:space="preserve">komplikationslos </w:t>
      </w:r>
      <w:r w:rsidRPr="007310A7">
        <w:rPr>
          <w:rStyle w:val="s1"/>
          <w:rFonts w:eastAsia="Times New Roman" w:cs="Times New Roman"/>
          <w:color w:val="000000" w:themeColor="text1"/>
        </w:rPr>
        <w:t xml:space="preserve">akzeptieren </w:t>
      </w:r>
      <w:r w:rsidRPr="007310A7">
        <w:rPr>
          <w:rStyle w:val="s1"/>
          <w:rFonts w:eastAsia="Times New Roman" w:cs="Times New Roman"/>
          <w:color w:val="000000" w:themeColor="text1"/>
        </w:rPr>
        <w:fldChar w:fldCharType="begin"/>
      </w:r>
      <w:r w:rsidR="007D631C" w:rsidRPr="007310A7">
        <w:rPr>
          <w:rStyle w:val="s1"/>
          <w:rFonts w:eastAsia="Times New Roman" w:cs="Times New Roman"/>
          <w:color w:val="000000" w:themeColor="text1"/>
        </w:rPr>
        <w:instrText xml:space="preserve"> ADDIN ZOTERO_ITEM CSL_CITATION {"citationID":"RxUnTRDl","properties":{"unsorted":false,"formattedCitation":"(vgl. ebd., zitiert nach Karkazis 2008, 50)","plainCitation":"(vgl. ebd., zitiert nach Karkazis 2008, 50)","noteIndex":0},"citationItems":[{"id":197,"uris":["http://zotero.org/users/local/owKliTIb/items/XSYQZL9W"],"itemData":{"id":197,"type":"book","publisher":"Duke University Press","publisher-place":"Durham, N.C.","title":"Fixing Sex: Intersex, Medical Authority, and Lived Experience","author":[{"family":"Karkazis","given":"Katrina"}],"issued":{"date-parts":[["2008"]]}},"locator":"50","label":"page","prefix":"vgl. ebd., zitiert nach"}],"schema":"https://github.com/citation-style-language/schema/raw/master/csl-citation.json"} </w:instrText>
      </w:r>
      <w:r w:rsidRPr="007310A7">
        <w:rPr>
          <w:rStyle w:val="s1"/>
          <w:rFonts w:eastAsia="Times New Roman" w:cs="Times New Roman"/>
          <w:color w:val="000000" w:themeColor="text1"/>
        </w:rPr>
        <w:fldChar w:fldCharType="separate"/>
      </w:r>
      <w:r w:rsidR="007D631C" w:rsidRPr="007310A7">
        <w:rPr>
          <w:rFonts w:ascii="Cambria" w:hAnsi="Cambria"/>
          <w:color w:val="000000" w:themeColor="text1"/>
        </w:rPr>
        <w:t xml:space="preserve">(vgl. ebd., zitiert nach </w:t>
      </w:r>
      <w:proofErr w:type="spellStart"/>
      <w:r w:rsidR="007D631C" w:rsidRPr="007310A7">
        <w:rPr>
          <w:rFonts w:ascii="Cambria" w:hAnsi="Cambria"/>
          <w:color w:val="000000" w:themeColor="text1"/>
        </w:rPr>
        <w:t>Karkazis</w:t>
      </w:r>
      <w:proofErr w:type="spellEnd"/>
      <w:r w:rsidR="007D631C" w:rsidRPr="007310A7">
        <w:rPr>
          <w:rFonts w:ascii="Cambria" w:hAnsi="Cambria"/>
          <w:color w:val="000000" w:themeColor="text1"/>
        </w:rPr>
        <w:t xml:space="preserve"> 2008, 50)</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w:t>
      </w:r>
    </w:p>
    <w:p w14:paraId="6582B9B6" w14:textId="61190FD2" w:rsidR="00C32CC6" w:rsidRPr="007310A7" w:rsidRDefault="00C32CC6" w:rsidP="00C32CC6">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Von dieser Schlussfolgerung ausgehend veröffentlichen Money und </w:t>
      </w:r>
      <w:r w:rsidR="00A33A35">
        <w:rPr>
          <w:rStyle w:val="s1"/>
          <w:rFonts w:eastAsia="Times New Roman" w:cs="Times New Roman"/>
          <w:color w:val="000000" w:themeColor="text1"/>
        </w:rPr>
        <w:t xml:space="preserve">seine </w:t>
      </w:r>
      <w:proofErr w:type="spellStart"/>
      <w:r w:rsidR="00A33A35">
        <w:rPr>
          <w:rStyle w:val="s1"/>
          <w:rFonts w:eastAsia="Times New Roman" w:cs="Times New Roman"/>
          <w:color w:val="000000" w:themeColor="text1"/>
        </w:rPr>
        <w:t>Baltimorer</w:t>
      </w:r>
      <w:proofErr w:type="spellEnd"/>
      <w:r w:rsidR="00A33A35">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KollegInnen 1955 eine Theorie der </w:t>
      </w:r>
      <w:r w:rsidR="00A33A35">
        <w:rPr>
          <w:rStyle w:val="s1"/>
          <w:rFonts w:eastAsia="Times New Roman" w:cs="Times New Roman"/>
          <w:color w:val="000000" w:themeColor="text1"/>
        </w:rPr>
        <w:t>s</w:t>
      </w:r>
      <w:r w:rsidRPr="007310A7">
        <w:rPr>
          <w:rStyle w:val="s1"/>
          <w:rFonts w:eastAsia="Times New Roman" w:cs="Times New Roman"/>
          <w:color w:val="000000" w:themeColor="text1"/>
        </w:rPr>
        <w:t xml:space="preserve">ozialisierungsbedingten Geschlechterrollen-Entwicklung. Dieser liegt die zentrale Annahme zu Grunde, dass Geschlechtserleben, Rollenverhalten sowie sexuelle Orientierung der </w:t>
      </w:r>
      <w:r w:rsidR="00A33A35">
        <w:rPr>
          <w:rStyle w:val="s1"/>
          <w:rFonts w:eastAsia="Times New Roman" w:cs="Times New Roman"/>
          <w:color w:val="000000" w:themeColor="text1"/>
        </w:rPr>
        <w:t>vorgenommenen sozialen Geschlechtsz</w:t>
      </w:r>
      <w:r w:rsidRPr="007310A7">
        <w:rPr>
          <w:rStyle w:val="s1"/>
          <w:rFonts w:eastAsia="Times New Roman" w:cs="Times New Roman"/>
          <w:color w:val="000000" w:themeColor="text1"/>
        </w:rPr>
        <w:t xml:space="preserve">uweisung folgen. Einzige </w:t>
      </w:r>
      <w:r w:rsidR="00A33A35">
        <w:rPr>
          <w:rStyle w:val="s1"/>
          <w:rFonts w:eastAsia="Times New Roman" w:cs="Times New Roman"/>
          <w:color w:val="000000" w:themeColor="text1"/>
        </w:rPr>
        <w:t xml:space="preserve">Bedingung </w:t>
      </w:r>
      <w:r w:rsidRPr="007310A7">
        <w:rPr>
          <w:rStyle w:val="s1"/>
          <w:rFonts w:eastAsia="Times New Roman" w:cs="Times New Roman"/>
          <w:color w:val="000000" w:themeColor="text1"/>
        </w:rPr>
        <w:t xml:space="preserve">für eine mit dem Sozialisierungs-Geschlecht kongruente Entwicklung sei, dass der Widerspruch zwischen Geschlechterrolle und körpergeschlechtlichen Eigenschaften nicht zu </w:t>
      </w:r>
      <w:r w:rsidR="00A33A35">
        <w:rPr>
          <w:rStyle w:val="s1"/>
          <w:rFonts w:eastAsia="Times New Roman" w:cs="Times New Roman"/>
          <w:color w:val="000000" w:themeColor="text1"/>
        </w:rPr>
        <w:t xml:space="preserve">stark </w:t>
      </w:r>
      <w:r w:rsidRPr="007310A7">
        <w:rPr>
          <w:rStyle w:val="s1"/>
          <w:rFonts w:eastAsia="Times New Roman" w:cs="Times New Roman"/>
          <w:color w:val="000000" w:themeColor="text1"/>
        </w:rPr>
        <w:t xml:space="preserve">ausgeprägt sein </w:t>
      </w:r>
      <w:r w:rsidR="00A33A35">
        <w:rPr>
          <w:rStyle w:val="s1"/>
          <w:rFonts w:eastAsia="Times New Roman" w:cs="Times New Roman"/>
          <w:color w:val="000000" w:themeColor="text1"/>
        </w:rPr>
        <w:t xml:space="preserve">darf </w:t>
      </w:r>
      <w:r w:rsidRPr="007310A7">
        <w:rPr>
          <w:rStyle w:val="s1"/>
          <w:rFonts w:eastAsia="Times New Roman" w:cs="Times New Roman"/>
          <w:color w:val="000000" w:themeColor="text1"/>
        </w:rPr>
        <w:t xml:space="preserve">(vgl. Money et al. 1955a, 256f, zitiert nach Klöppel ebd.). </w:t>
      </w:r>
      <w:r w:rsidR="00A33A35">
        <w:rPr>
          <w:rStyle w:val="s1"/>
          <w:rFonts w:eastAsia="Times New Roman" w:cs="Times New Roman"/>
          <w:color w:val="000000" w:themeColor="text1"/>
        </w:rPr>
        <w:t xml:space="preserve">Davon ausgehend schließen </w:t>
      </w:r>
      <w:r w:rsidRPr="007310A7">
        <w:rPr>
          <w:rStyle w:val="s1"/>
          <w:rFonts w:eastAsia="Times New Roman" w:cs="Times New Roman"/>
          <w:color w:val="000000" w:themeColor="text1"/>
        </w:rPr>
        <w:t xml:space="preserve">die </w:t>
      </w:r>
      <w:r w:rsidR="00A33A35">
        <w:rPr>
          <w:rStyle w:val="s1"/>
          <w:rFonts w:eastAsia="Times New Roman" w:cs="Times New Roman"/>
          <w:color w:val="000000" w:themeColor="text1"/>
        </w:rPr>
        <w:t xml:space="preserve">ForscherInnen auf </w:t>
      </w:r>
      <w:r w:rsidRPr="007310A7">
        <w:rPr>
          <w:rStyle w:val="s1"/>
          <w:rFonts w:eastAsia="Times New Roman" w:cs="Times New Roman"/>
          <w:color w:val="000000" w:themeColor="text1"/>
        </w:rPr>
        <w:t>die Notwendigkeit Genital-</w:t>
      </w:r>
      <w:r w:rsidRPr="007310A7">
        <w:rPr>
          <w:rStyle w:val="s1"/>
          <w:rFonts w:eastAsia="Times New Roman" w:cs="Times New Roman"/>
          <w:color w:val="000000" w:themeColor="text1"/>
        </w:rPr>
        <w:lastRenderedPageBreak/>
        <w:t>normierender Operationen</w:t>
      </w:r>
      <w:r w:rsidR="00822BF8">
        <w:rPr>
          <w:rStyle w:val="s1"/>
          <w:rFonts w:eastAsia="Times New Roman" w:cs="Times New Roman"/>
          <w:color w:val="000000" w:themeColor="text1"/>
        </w:rPr>
        <w:t xml:space="preserve"> nach der Geburt</w:t>
      </w:r>
      <w:r w:rsidRPr="007310A7">
        <w:rPr>
          <w:rStyle w:val="s1"/>
          <w:rFonts w:eastAsia="Times New Roman" w:cs="Times New Roman"/>
          <w:color w:val="000000" w:themeColor="text1"/>
        </w:rPr>
        <w:t xml:space="preserve">. Dabei müssten die Geschlechtszuweisung und chirurgischen Eingriffe so früh wie möglich, d.h. spätestens bis zum 18. Lebensmonat erfolgen, da es den Eltern nur so gelänge ihr Kind in einer eindeutigen geschlechtlichen Rolle zu erziehen (vgl. Money et al. 1955b, 309, zitiert nach ebd., 321). Letzteres sei wiederum Bedingung für die Annahme </w:t>
      </w:r>
      <w:r w:rsidR="00822BF8">
        <w:rPr>
          <w:rStyle w:val="s1"/>
          <w:rFonts w:eastAsia="Times New Roman" w:cs="Times New Roman"/>
          <w:color w:val="000000" w:themeColor="text1"/>
        </w:rPr>
        <w:t>der zugewiesenen</w:t>
      </w:r>
      <w:r w:rsidRPr="007310A7">
        <w:rPr>
          <w:rStyle w:val="s1"/>
          <w:rFonts w:eastAsia="Times New Roman" w:cs="Times New Roman"/>
          <w:color w:val="000000" w:themeColor="text1"/>
        </w:rPr>
        <w:t xml:space="preserve"> </w:t>
      </w:r>
      <w:r w:rsidR="00822BF8">
        <w:rPr>
          <w:rStyle w:val="s1"/>
          <w:rFonts w:eastAsia="Times New Roman" w:cs="Times New Roman"/>
          <w:color w:val="000000" w:themeColor="text1"/>
        </w:rPr>
        <w:t>Geschlechter-</w:t>
      </w:r>
      <w:r w:rsidRPr="007310A7">
        <w:rPr>
          <w:rStyle w:val="s1"/>
          <w:rFonts w:eastAsia="Times New Roman" w:cs="Times New Roman"/>
          <w:color w:val="000000" w:themeColor="text1"/>
        </w:rPr>
        <w:t xml:space="preserve">Rolle durch das Kind </w:t>
      </w:r>
      <w:r w:rsidRPr="007310A7">
        <w:rPr>
          <w:rStyle w:val="s1"/>
          <w:rFonts w:eastAsia="Times New Roman" w:cs="Times New Roman"/>
          <w:color w:val="000000" w:themeColor="text1"/>
        </w:rPr>
        <w:fldChar w:fldCharType="begin"/>
      </w:r>
      <w:r w:rsidRPr="007310A7">
        <w:rPr>
          <w:rStyle w:val="s1"/>
          <w:rFonts w:eastAsia="Times New Roman" w:cs="Times New Roman"/>
          <w:color w:val="000000" w:themeColor="text1"/>
        </w:rPr>
        <w:instrText xml:space="preserve"> ADDIN ZOTERO_ITEM CSL_CITATION {"citationID":"Qu4y2ieU","properties":{"unsorted":false,"formattedCitation":"(vgl. Money 1955b, 296)","plainCitation":"(vgl. Money 1955b, 296)","noteIndex":0},"citationItems":[{"id":256,"uris":["http://zotero.org/users/local/owKliTIb/items/WF2PF86H"],"itemData":{"id":256,"type":"article-journal","container-title":"Bulletinof the Johns Hopkins Hospital","issue":"4","page":"284-300","title":"Hermaphroditism: Recommendations concerningassignment of sex, change of sex, and psychologic management","volume":"97","author":[{"family":"Money","given":"John"}],"issued":{"literal":"1955b"}},"locator":"296","label":"page","prefix":"vgl."}],"schema":"https://github.com/citation-style-language/schema/raw/master/csl-citation.json"} </w:instrText>
      </w:r>
      <w:r w:rsidRPr="007310A7">
        <w:rPr>
          <w:rStyle w:val="s1"/>
          <w:rFonts w:eastAsia="Times New Roman" w:cs="Times New Roman"/>
          <w:color w:val="000000" w:themeColor="text1"/>
        </w:rPr>
        <w:fldChar w:fldCharType="separate"/>
      </w:r>
      <w:r w:rsidRPr="007310A7">
        <w:rPr>
          <w:rFonts w:ascii="Cambria" w:hAnsi="Cambria"/>
          <w:color w:val="000000" w:themeColor="text1"/>
        </w:rPr>
        <w:t>(vgl. Money 1955b, 296)</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w:t>
      </w:r>
    </w:p>
    <w:p w14:paraId="631B6D4E" w14:textId="7B32F0D7" w:rsidR="00C32CC6" w:rsidRPr="007310A7" w:rsidRDefault="00C32CC6" w:rsidP="00C32CC6">
      <w:pPr>
        <w:spacing w:line="360" w:lineRule="auto"/>
        <w:jc w:val="both"/>
        <w:rPr>
          <w:color w:val="000000" w:themeColor="text1"/>
        </w:rPr>
      </w:pPr>
      <w:r w:rsidRPr="00CC04A7">
        <w:rPr>
          <w:rStyle w:val="s1"/>
          <w:rFonts w:eastAsia="Times New Roman" w:cs="Times New Roman"/>
          <w:color w:val="000000" w:themeColor="text1"/>
        </w:rPr>
        <w:t>Das</w:t>
      </w:r>
      <w:r w:rsidRPr="007310A7">
        <w:rPr>
          <w:rStyle w:val="s1"/>
          <w:rFonts w:eastAsia="Times New Roman" w:cs="Times New Roman"/>
          <w:color w:val="000000" w:themeColor="text1"/>
        </w:rPr>
        <w:t xml:space="preserve"> Konzept der Geschlechterrolle (eng. </w:t>
      </w:r>
      <w:proofErr w:type="spellStart"/>
      <w:r w:rsidRPr="00CC04A7">
        <w:rPr>
          <w:rStyle w:val="s1"/>
          <w:rFonts w:eastAsia="Times New Roman" w:cs="Times New Roman"/>
          <w:iCs/>
          <w:color w:val="000000" w:themeColor="text1"/>
        </w:rPr>
        <w:t>gender</w:t>
      </w:r>
      <w:proofErr w:type="spellEnd"/>
      <w:r w:rsidRPr="00CC04A7">
        <w:rPr>
          <w:rStyle w:val="s1"/>
          <w:rFonts w:eastAsia="Times New Roman" w:cs="Times New Roman"/>
          <w:iCs/>
          <w:color w:val="000000" w:themeColor="text1"/>
        </w:rPr>
        <w:t xml:space="preserve"> </w:t>
      </w:r>
      <w:proofErr w:type="spellStart"/>
      <w:r w:rsidRPr="00CC04A7">
        <w:rPr>
          <w:rStyle w:val="s1"/>
          <w:rFonts w:eastAsia="Times New Roman" w:cs="Times New Roman"/>
          <w:iCs/>
          <w:color w:val="000000" w:themeColor="text1"/>
        </w:rPr>
        <w:t>role</w:t>
      </w:r>
      <w:proofErr w:type="spellEnd"/>
      <w:r w:rsidRPr="007310A7">
        <w:rPr>
          <w:rStyle w:val="s1"/>
          <w:rFonts w:eastAsia="Times New Roman" w:cs="Times New Roman"/>
          <w:color w:val="000000" w:themeColor="text1"/>
        </w:rPr>
        <w:t xml:space="preserve">) wird von Money </w:t>
      </w:r>
      <w:r w:rsidR="00CC04A7">
        <w:rPr>
          <w:rStyle w:val="s1"/>
          <w:rFonts w:eastAsia="Times New Roman" w:cs="Times New Roman"/>
          <w:color w:val="000000" w:themeColor="text1"/>
        </w:rPr>
        <w:t>und KollegInnen</w:t>
      </w:r>
      <w:r w:rsidRPr="007310A7">
        <w:rPr>
          <w:rStyle w:val="s1"/>
          <w:rFonts w:eastAsia="Times New Roman" w:cs="Times New Roman"/>
          <w:color w:val="000000" w:themeColor="text1"/>
        </w:rPr>
        <w:t xml:space="preserve"> erstmals zentral in den psychologischen und medizinischen </w:t>
      </w:r>
      <w:proofErr w:type="spellStart"/>
      <w:r w:rsidR="00CC04A7">
        <w:rPr>
          <w:rStyle w:val="s1"/>
          <w:rFonts w:eastAsia="Times New Roman" w:cs="Times New Roman"/>
          <w:color w:val="000000" w:themeColor="text1"/>
        </w:rPr>
        <w:t>Spezial</w:t>
      </w:r>
      <w:r w:rsidRPr="007310A7">
        <w:rPr>
          <w:rStyle w:val="s1"/>
          <w:rFonts w:eastAsia="Times New Roman" w:cs="Times New Roman"/>
          <w:color w:val="000000" w:themeColor="text1"/>
        </w:rPr>
        <w:t>iskurs</w:t>
      </w:r>
      <w:proofErr w:type="spellEnd"/>
      <w:r w:rsidRPr="007310A7">
        <w:rPr>
          <w:rStyle w:val="s1"/>
          <w:rFonts w:eastAsia="Times New Roman" w:cs="Times New Roman"/>
          <w:color w:val="000000" w:themeColor="text1"/>
        </w:rPr>
        <w:t xml:space="preserve"> eingeführt.</w:t>
      </w:r>
      <w:r w:rsidRPr="007310A7">
        <w:rPr>
          <w:rStyle w:val="Funotenzeichen"/>
          <w:color w:val="000000" w:themeColor="text1"/>
        </w:rPr>
        <w:footnoteReference w:id="61"/>
      </w:r>
      <w:r w:rsidRPr="007310A7">
        <w:rPr>
          <w:rStyle w:val="s1"/>
          <w:rFonts w:eastAsia="Times New Roman" w:cs="Times New Roman"/>
          <w:color w:val="000000" w:themeColor="text1"/>
        </w:rPr>
        <w:t xml:space="preserve"> Der Psychoanalytiker und Psychiater Robert </w:t>
      </w:r>
      <w:r w:rsidRPr="007310A7">
        <w:rPr>
          <w:color w:val="000000" w:themeColor="text1"/>
        </w:rPr>
        <w:t xml:space="preserve">Stoller modifiziert das Konzept in den 1960er Jahren in dem er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role</w:t>
      </w:r>
      <w:proofErr w:type="spellEnd"/>
      <w:r w:rsidRPr="007310A7">
        <w:rPr>
          <w:color w:val="000000" w:themeColor="text1"/>
        </w:rPr>
        <w:t xml:space="preserve"> als eine überwiegend interaktionelle, aus der Reaktion auf soziale Anforderungen hervorgehende Dimension von Geschlecht versteht </w:t>
      </w:r>
      <w:r w:rsidRPr="007310A7">
        <w:rPr>
          <w:color w:val="000000" w:themeColor="text1"/>
        </w:rPr>
        <w:fldChar w:fldCharType="begin"/>
      </w:r>
      <w:r w:rsidR="007D631C" w:rsidRPr="007310A7">
        <w:rPr>
          <w:color w:val="000000" w:themeColor="text1"/>
        </w:rPr>
        <w:instrText xml:space="preserve"> ADDIN ZOTERO_ITEM CSL_CITATION {"citationID":"KqnC0fID","properties":{"unsorted":false,"formattedCitation":"(vgl. Kl\\uc0\\u246{}ppel 2010, 499ff)","plainCitation":"(vgl. Klöppel 2010, 499ff)","noteIndex":0},"citationItems":[{"id":855,"uris":["http://zotero.org/users/local/owKliTIb/items/9P2YM8AS"],"itemData":{"id":855,"type":"book","publisher":"transcript","publisher-place":"Bielefeld","title":"XXOXY ungelöst. Hermaphroditismus, Sex und Gender in der deutschen Medizin","author":[{"family":"Klöppel","given":"Ulrike"}],"issued":{"date-parts":[["2010"]]}},"locator":"499ff","label":"page","prefix":"vgl."}],"schema":"https://github.com/citation-style-language/schema/raw/master/csl-citation.json"} </w:instrText>
      </w:r>
      <w:r w:rsidRPr="007310A7">
        <w:rPr>
          <w:color w:val="000000" w:themeColor="text1"/>
        </w:rPr>
        <w:fldChar w:fldCharType="separate"/>
      </w:r>
      <w:r w:rsidR="007D631C" w:rsidRPr="007310A7">
        <w:rPr>
          <w:rFonts w:ascii="Cambria" w:hAnsi="Cambria" w:cs="Times New Roman"/>
          <w:color w:val="000000" w:themeColor="text1"/>
        </w:rPr>
        <w:t>(vgl. Klöppel 2010, 499ff)</w:t>
      </w:r>
      <w:r w:rsidRPr="007310A7">
        <w:rPr>
          <w:color w:val="000000" w:themeColor="text1"/>
        </w:rPr>
        <w:fldChar w:fldCharType="end"/>
      </w:r>
      <w:r w:rsidRPr="007310A7">
        <w:rPr>
          <w:color w:val="000000" w:themeColor="text1"/>
        </w:rPr>
        <w:t xml:space="preserve">. Die Idee der </w:t>
      </w:r>
      <w:proofErr w:type="spellStart"/>
      <w:r w:rsidRPr="007310A7">
        <w:rPr>
          <w:color w:val="000000" w:themeColor="text1"/>
        </w:rPr>
        <w:t>Baltimorer</w:t>
      </w:r>
      <w:proofErr w:type="spellEnd"/>
      <w:r w:rsidRPr="007310A7">
        <w:rPr>
          <w:color w:val="000000" w:themeColor="text1"/>
        </w:rPr>
        <w:t xml:space="preserve"> Gruppe, dass die Entwicklung des geschlechtlichen Zugehörigkeitsempfindens bereits im frühen Kindesalter abgeschlossen ist übernimmt Stoller für sein Konzept der </w:t>
      </w:r>
      <w:proofErr w:type="spellStart"/>
      <w:r w:rsidRPr="007310A7">
        <w:rPr>
          <w:i/>
          <w:color w:val="000000" w:themeColor="text1"/>
        </w:rPr>
        <w:t>core</w:t>
      </w:r>
      <w:proofErr w:type="spellEnd"/>
      <w:r w:rsidRPr="007310A7">
        <w:rPr>
          <w:i/>
          <w:color w:val="000000" w:themeColor="text1"/>
        </w:rPr>
        <w:t xml:space="preserve">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identity</w:t>
      </w:r>
      <w:proofErr w:type="spellEnd"/>
      <w:r w:rsidRPr="007310A7">
        <w:rPr>
          <w:i/>
          <w:color w:val="000000" w:themeColor="text1"/>
        </w:rPr>
        <w:t>,</w:t>
      </w:r>
      <w:r w:rsidRPr="007310A7">
        <w:rPr>
          <w:color w:val="000000" w:themeColor="text1"/>
        </w:rPr>
        <w:t xml:space="preserve"> die die Grundlage für das geschlechtliche Erleben –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identity</w:t>
      </w:r>
      <w:proofErr w:type="spellEnd"/>
      <w:r w:rsidRPr="007310A7">
        <w:rPr>
          <w:color w:val="000000" w:themeColor="text1"/>
        </w:rPr>
        <w:t xml:space="preserve"> – im weiteren Lebensverlauf darstelle (Stoller 1964, zitiert nach ebd. 500f</w:t>
      </w:r>
      <w:r w:rsidR="00CC04A7">
        <w:rPr>
          <w:color w:val="000000" w:themeColor="text1"/>
        </w:rPr>
        <w:t>.</w:t>
      </w:r>
      <w:r w:rsidRPr="007310A7">
        <w:rPr>
          <w:color w:val="000000" w:themeColor="text1"/>
        </w:rPr>
        <w:t>). Stoller</w:t>
      </w:r>
      <w:r w:rsidR="00CC04A7">
        <w:rPr>
          <w:color w:val="000000" w:themeColor="text1"/>
        </w:rPr>
        <w:t xml:space="preserve">s Differenzierung zielt zum </w:t>
      </w:r>
      <w:r w:rsidRPr="007310A7">
        <w:rPr>
          <w:color w:val="000000" w:themeColor="text1"/>
        </w:rPr>
        <w:t>eine</w:t>
      </w:r>
      <w:r w:rsidR="00CC04A7">
        <w:rPr>
          <w:color w:val="000000" w:themeColor="text1"/>
        </w:rPr>
        <w:t>n darauf ab, eine</w:t>
      </w:r>
      <w:r w:rsidRPr="007310A7">
        <w:rPr>
          <w:color w:val="000000" w:themeColor="text1"/>
        </w:rPr>
        <w:t xml:space="preserve"> mögliche Abweichung zwischen zugeschriebener geschlechtlicher Rolle und erlebter</w:t>
      </w:r>
      <w:r w:rsidR="00CC04A7">
        <w:rPr>
          <w:color w:val="000000" w:themeColor="text1"/>
        </w:rPr>
        <w:t xml:space="preserve"> </w:t>
      </w:r>
      <w:r w:rsidRPr="007310A7">
        <w:rPr>
          <w:color w:val="000000" w:themeColor="text1"/>
        </w:rPr>
        <w:t>Geschlechtszugehörigkeit konzeptuell zu erfassen. Zum andern dient die Differenzierung der Erklärung von geschlechtlichen Rollenwechseln, die einige von Stoller behandelten, als Hermaphroditen kategorisierte PatientInnen</w:t>
      </w:r>
      <w:r w:rsidR="0063259C">
        <w:rPr>
          <w:rStyle w:val="Funotenzeichen"/>
          <w:color w:val="000000" w:themeColor="text1"/>
        </w:rPr>
        <w:footnoteReference w:id="62"/>
      </w:r>
      <w:r w:rsidR="00CC04A7">
        <w:rPr>
          <w:color w:val="000000" w:themeColor="text1"/>
        </w:rPr>
        <w:t xml:space="preserve"> vollziehen</w:t>
      </w:r>
      <w:r w:rsidRPr="007310A7">
        <w:rPr>
          <w:color w:val="000000" w:themeColor="text1"/>
        </w:rPr>
        <w:t xml:space="preserve">. Während er letzteren eine stabile – und binäre – </w:t>
      </w:r>
      <w:proofErr w:type="spellStart"/>
      <w:r w:rsidRPr="007310A7">
        <w:rPr>
          <w:i/>
          <w:color w:val="000000" w:themeColor="text1"/>
        </w:rPr>
        <w:t>core</w:t>
      </w:r>
      <w:proofErr w:type="spellEnd"/>
      <w:r w:rsidRPr="007310A7">
        <w:rPr>
          <w:i/>
          <w:color w:val="000000" w:themeColor="text1"/>
        </w:rPr>
        <w:t xml:space="preserve">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identity</w:t>
      </w:r>
      <w:proofErr w:type="spellEnd"/>
      <w:r w:rsidR="00654FED">
        <w:rPr>
          <w:color w:val="000000" w:themeColor="text1"/>
        </w:rPr>
        <w:t xml:space="preserve"> attestiert</w:t>
      </w:r>
      <w:r w:rsidRPr="007310A7">
        <w:rPr>
          <w:color w:val="000000" w:themeColor="text1"/>
        </w:rPr>
        <w:t>, die in einzelnen Fällen vom Erziehungsgeschlecht abweichen</w:t>
      </w:r>
      <w:r w:rsidR="00CC04A7">
        <w:rPr>
          <w:color w:val="000000" w:themeColor="text1"/>
        </w:rPr>
        <w:t xml:space="preserve"> k</w:t>
      </w:r>
      <w:r w:rsidR="00654FED">
        <w:rPr>
          <w:color w:val="000000" w:themeColor="text1"/>
        </w:rPr>
        <w:t>önne</w:t>
      </w:r>
      <w:r w:rsidRPr="007310A7">
        <w:rPr>
          <w:color w:val="000000" w:themeColor="text1"/>
        </w:rPr>
        <w:t xml:space="preserve"> schreibt er </w:t>
      </w:r>
      <w:r w:rsidR="00CC04A7">
        <w:rPr>
          <w:color w:val="000000" w:themeColor="text1"/>
        </w:rPr>
        <w:t xml:space="preserve">sog. </w:t>
      </w:r>
      <w:r w:rsidRPr="007310A7">
        <w:rPr>
          <w:color w:val="000000" w:themeColor="text1"/>
        </w:rPr>
        <w:t>Transvestiten</w:t>
      </w:r>
      <w:r w:rsidR="00CC04A7">
        <w:rPr>
          <w:rStyle w:val="Funotenzeichen"/>
          <w:color w:val="000000" w:themeColor="text1"/>
        </w:rPr>
        <w:footnoteReference w:id="63"/>
      </w:r>
      <w:r w:rsidRPr="007310A7">
        <w:rPr>
          <w:color w:val="000000" w:themeColor="text1"/>
        </w:rPr>
        <w:t xml:space="preserve"> ein neurotisch bis psychotisches, Geschlechtsempfinden zu (Stoller 1964. 223, zitiert nach ebd. 501). Deutlich werden bei Stoller die Abgrenzungsbemühungen </w:t>
      </w:r>
      <w:r w:rsidR="00654FED">
        <w:rPr>
          <w:color w:val="000000" w:themeColor="text1"/>
        </w:rPr>
        <w:t>zwischen sog. Hermaphroditen und</w:t>
      </w:r>
      <w:r w:rsidRPr="007310A7">
        <w:rPr>
          <w:color w:val="000000" w:themeColor="text1"/>
        </w:rPr>
        <w:t xml:space="preserve"> dem als krankheitswertig kategorisierten </w:t>
      </w:r>
      <w:r w:rsidRPr="007310A7">
        <w:rPr>
          <w:color w:val="000000" w:themeColor="text1"/>
        </w:rPr>
        <w:lastRenderedPageBreak/>
        <w:t>Erleben transgeschlechtlicher</w:t>
      </w:r>
      <w:r w:rsidR="00CC04A7">
        <w:rPr>
          <w:color w:val="000000" w:themeColor="text1"/>
        </w:rPr>
        <w:t xml:space="preserve"> </w:t>
      </w:r>
      <w:r w:rsidRPr="007310A7">
        <w:rPr>
          <w:color w:val="000000" w:themeColor="text1"/>
        </w:rPr>
        <w:t xml:space="preserve">Personen, dass er auf familiale Beziehungsstörungen zurückführt (vgl. ebd. 502). Die Argumentationslinie, das geschlechtliche Erleben intergeschlechtlicher Menschen kategorial von dem transgeschlechtlicher Menschen zu unterscheiden findet sich </w:t>
      </w:r>
      <w:r w:rsidR="00654FED">
        <w:rPr>
          <w:color w:val="000000" w:themeColor="text1"/>
        </w:rPr>
        <w:t xml:space="preserve">zu verschiedenen </w:t>
      </w:r>
      <w:r w:rsidRPr="007310A7">
        <w:rPr>
          <w:color w:val="000000" w:themeColor="text1"/>
        </w:rPr>
        <w:t xml:space="preserve">Zeitpunkten im medizinischen Diskurs und setzt sich bis in das DSM-IV der </w:t>
      </w:r>
      <w:r w:rsidRPr="00654FED">
        <w:rPr>
          <w:iCs/>
          <w:color w:val="000000" w:themeColor="text1"/>
        </w:rPr>
        <w:t xml:space="preserve">American Psychological </w:t>
      </w:r>
      <w:proofErr w:type="spellStart"/>
      <w:r w:rsidRPr="00654FED">
        <w:rPr>
          <w:iCs/>
          <w:color w:val="000000" w:themeColor="text1"/>
        </w:rPr>
        <w:t>Association</w:t>
      </w:r>
      <w:proofErr w:type="spellEnd"/>
      <w:r w:rsidR="00CF3BB3" w:rsidRPr="007310A7">
        <w:rPr>
          <w:i/>
          <w:color w:val="000000" w:themeColor="text1"/>
        </w:rPr>
        <w:t xml:space="preserve"> </w:t>
      </w:r>
      <w:r w:rsidR="00CF3BB3" w:rsidRPr="007310A7">
        <w:rPr>
          <w:i/>
          <w:color w:val="000000" w:themeColor="text1"/>
        </w:rPr>
        <w:fldChar w:fldCharType="begin"/>
      </w:r>
      <w:r w:rsidR="00CF3BB3" w:rsidRPr="007310A7">
        <w:rPr>
          <w:i/>
          <w:color w:val="000000" w:themeColor="text1"/>
        </w:rPr>
        <w:instrText xml:space="preserve"> ADDIN ZOTERO_ITEM CSL_CITATION {"citationID":"cYx7O316","properties":{"unsorted":false,"formattedCitation":"(APA 1994)","plainCitation":"(APA 1994)","noteIndex":0},"citationItems":[{"id":1262,"uris":["http://zotero.org/users/local/owKliTIb/items/MDJWKNHR"],"itemData":{"id":1262,"type":"book","DOI":"10.1176/appi.books.9780890420614.dsm-iv","language":"en","publisher":"American Psychiatric Association","source":"DOI.org (Crossref)","title":"Diagnostic and statistical manual of mental disorders: DSM-IV","URL":"https://psycnet.apa.org/record/1994-97698-000","author":[{"literal":"American Psychiatric Association"}],"accessed":{"date-parts":[["2026",6,9]]},"issued":{"date-parts":[["1994"]]}},"suppress-author":true,"prefix":"APA"}],"schema":"https://github.com/citation-style-language/schema/raw/master/csl-citation.json"} </w:instrText>
      </w:r>
      <w:r w:rsidR="00CF3BB3" w:rsidRPr="007310A7">
        <w:rPr>
          <w:i/>
          <w:color w:val="000000" w:themeColor="text1"/>
        </w:rPr>
        <w:fldChar w:fldCharType="separate"/>
      </w:r>
      <w:r w:rsidR="00CF3BB3" w:rsidRPr="007310A7">
        <w:rPr>
          <w:rFonts w:ascii="Cambria" w:hAnsi="Cambria"/>
          <w:color w:val="000000" w:themeColor="text1"/>
        </w:rPr>
        <w:t>(APA 1994)</w:t>
      </w:r>
      <w:r w:rsidR="00CF3BB3" w:rsidRPr="007310A7">
        <w:rPr>
          <w:i/>
          <w:color w:val="000000" w:themeColor="text1"/>
        </w:rPr>
        <w:fldChar w:fldCharType="end"/>
      </w:r>
      <w:r w:rsidRPr="007310A7">
        <w:rPr>
          <w:i/>
          <w:color w:val="000000" w:themeColor="text1"/>
        </w:rPr>
        <w:t xml:space="preserve"> </w:t>
      </w:r>
      <w:r w:rsidRPr="007310A7">
        <w:rPr>
          <w:color w:val="000000" w:themeColor="text1"/>
        </w:rPr>
        <w:t xml:space="preserve">sowie das in Deutschland </w:t>
      </w:r>
      <w:r w:rsidR="00654FED">
        <w:rPr>
          <w:color w:val="000000" w:themeColor="text1"/>
        </w:rPr>
        <w:t xml:space="preserve">aktuell </w:t>
      </w:r>
      <w:r w:rsidRPr="007310A7">
        <w:rPr>
          <w:color w:val="000000" w:themeColor="text1"/>
        </w:rPr>
        <w:t>geltende ICD-10 der Weltgesundheitsorganisation</w:t>
      </w:r>
      <w:r w:rsidR="00654FED">
        <w:rPr>
          <w:color w:val="000000" w:themeColor="text1"/>
        </w:rPr>
        <w:t xml:space="preserve"> </w:t>
      </w:r>
      <w:r w:rsidR="002E7ECD" w:rsidRPr="007310A7">
        <w:rPr>
          <w:color w:val="000000" w:themeColor="text1"/>
        </w:rPr>
        <w:fldChar w:fldCharType="begin"/>
      </w:r>
      <w:r w:rsidR="002E7ECD" w:rsidRPr="007310A7">
        <w:rPr>
          <w:color w:val="000000" w:themeColor="text1"/>
        </w:rPr>
        <w:instrText xml:space="preserve"> ADDIN ZOTERO_ITEM CSL_CITATION {"citationID":"n2n3nqS1","properties":{"unsorted":false,"formattedCitation":"(WHO 2004)","plainCitation":"(WHO 2004)","noteIndex":0},"citationItems":[{"id":1261,"uris":["http://zotero.org/users/local/owKliTIb/items/8BTUKVJJ"],"itemData":{"id":1261,"type":"book","edition":"2nd. ed","language":"eng","publisher-place":"Geneva","source":"K10plus ISBN","title":"International statistical classification of diseases and related health problems: tenth revision","title-short":"International statistical classification of diseases and related health problems. 3","URL":"https://iris.who.int/handle/10665/42980","author":[{"literal":"World Health Organization (WHO)"}],"issued":{"date-parts":[["2004"]]}},"suppress-author":true,"prefix":"WHO"}],"schema":"https://github.com/citation-style-language/schema/raw/master/csl-citation.json"} </w:instrText>
      </w:r>
      <w:r w:rsidR="002E7ECD" w:rsidRPr="007310A7">
        <w:rPr>
          <w:color w:val="000000" w:themeColor="text1"/>
        </w:rPr>
        <w:fldChar w:fldCharType="separate"/>
      </w:r>
      <w:r w:rsidR="002E7ECD" w:rsidRPr="007310A7">
        <w:rPr>
          <w:rFonts w:ascii="Cambria" w:hAnsi="Cambria"/>
          <w:color w:val="000000" w:themeColor="text1"/>
        </w:rPr>
        <w:t>(WHO 2004)</w:t>
      </w:r>
      <w:r w:rsidR="002E7ECD" w:rsidRPr="007310A7">
        <w:rPr>
          <w:color w:val="000000" w:themeColor="text1"/>
        </w:rPr>
        <w:fldChar w:fldCharType="end"/>
      </w:r>
      <w:r w:rsidR="002E7ECD" w:rsidRPr="007310A7">
        <w:rPr>
          <w:color w:val="000000" w:themeColor="text1"/>
        </w:rPr>
        <w:t xml:space="preserve"> </w:t>
      </w:r>
      <w:r w:rsidRPr="007310A7">
        <w:rPr>
          <w:color w:val="000000" w:themeColor="text1"/>
        </w:rPr>
        <w:t xml:space="preserve">fort. </w:t>
      </w:r>
    </w:p>
    <w:p w14:paraId="2E3D42A5" w14:textId="2667A373" w:rsidR="00C32CC6" w:rsidRPr="007310A7" w:rsidRDefault="00C32CC6" w:rsidP="00C32CC6">
      <w:pPr>
        <w:spacing w:line="360" w:lineRule="auto"/>
        <w:jc w:val="both"/>
        <w:rPr>
          <w:color w:val="000000" w:themeColor="text1"/>
        </w:rPr>
      </w:pPr>
      <w:r w:rsidRPr="007310A7">
        <w:rPr>
          <w:color w:val="000000" w:themeColor="text1"/>
        </w:rPr>
        <w:t xml:space="preserve">Money und KollegInnen greifen Stollers Unterscheidung von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role</w:t>
      </w:r>
      <w:proofErr w:type="spellEnd"/>
      <w:r w:rsidRPr="007310A7">
        <w:rPr>
          <w:color w:val="000000" w:themeColor="text1"/>
        </w:rPr>
        <w:t xml:space="preserve"> und </w:t>
      </w:r>
      <w:r w:rsidRPr="007310A7">
        <w:rPr>
          <w:i/>
          <w:color w:val="000000" w:themeColor="text1"/>
        </w:rPr>
        <w:t>(</w:t>
      </w:r>
      <w:proofErr w:type="spellStart"/>
      <w:r w:rsidRPr="007310A7">
        <w:rPr>
          <w:i/>
          <w:color w:val="000000" w:themeColor="text1"/>
        </w:rPr>
        <w:t>core</w:t>
      </w:r>
      <w:proofErr w:type="spellEnd"/>
      <w:r w:rsidRPr="007310A7">
        <w:rPr>
          <w:i/>
          <w:color w:val="000000" w:themeColor="text1"/>
        </w:rPr>
        <w:t xml:space="preserve">)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identity</w:t>
      </w:r>
      <w:proofErr w:type="spellEnd"/>
      <w:r w:rsidRPr="007310A7">
        <w:rPr>
          <w:color w:val="000000" w:themeColor="text1"/>
        </w:rPr>
        <w:t xml:space="preserve"> auf, nicht jedoch sein Insistieren auf eine biologische Komponente</w:t>
      </w:r>
      <w:r w:rsidR="00654FED">
        <w:rPr>
          <w:color w:val="000000" w:themeColor="text1"/>
        </w:rPr>
        <w:t xml:space="preserve"> der Geschlechtsidentität</w:t>
      </w:r>
      <w:r w:rsidRPr="007310A7">
        <w:rPr>
          <w:color w:val="000000" w:themeColor="text1"/>
        </w:rPr>
        <w:t>.</w:t>
      </w:r>
      <w:r w:rsidRPr="007310A7">
        <w:rPr>
          <w:rStyle w:val="Funotenzeichen"/>
          <w:color w:val="000000" w:themeColor="text1"/>
        </w:rPr>
        <w:footnoteReference w:id="64"/>
      </w:r>
      <w:r w:rsidRPr="007310A7">
        <w:rPr>
          <w:color w:val="000000" w:themeColor="text1"/>
        </w:rPr>
        <w:t xml:space="preserve"> Zwar räumen sie ein, dass die psychosexuelle Wirkung von Hormonen das geschlechtliche und sexuelle Verhalten</w:t>
      </w:r>
      <w:r w:rsidR="00654FED">
        <w:rPr>
          <w:color w:val="000000" w:themeColor="text1"/>
        </w:rPr>
        <w:t xml:space="preserve"> einer Person</w:t>
      </w:r>
      <w:r w:rsidRPr="007310A7">
        <w:rPr>
          <w:color w:val="000000" w:themeColor="text1"/>
        </w:rPr>
        <w:t xml:space="preserve"> im Sinne der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role</w:t>
      </w:r>
      <w:proofErr w:type="spellEnd"/>
      <w:r w:rsidRPr="007310A7">
        <w:rPr>
          <w:color w:val="000000" w:themeColor="text1"/>
        </w:rPr>
        <w:t xml:space="preserve"> beeinflussen könnte</w:t>
      </w:r>
      <w:r w:rsidR="00654FED">
        <w:rPr>
          <w:color w:val="000000" w:themeColor="text1"/>
        </w:rPr>
        <w:t xml:space="preserve">, </w:t>
      </w:r>
      <w:r w:rsidRPr="007310A7">
        <w:rPr>
          <w:color w:val="000000" w:themeColor="text1"/>
        </w:rPr>
        <w:t>jedoch ohne</w:t>
      </w:r>
      <w:r w:rsidR="00654FED">
        <w:rPr>
          <w:color w:val="000000" w:themeColor="text1"/>
        </w:rPr>
        <w:t>,</w:t>
      </w:r>
      <w:r w:rsidRPr="007310A7">
        <w:rPr>
          <w:color w:val="000000" w:themeColor="text1"/>
        </w:rPr>
        <w:t xml:space="preserve"> dass dies die </w:t>
      </w:r>
      <w:r w:rsidR="00654FED">
        <w:rPr>
          <w:color w:val="000000" w:themeColor="text1"/>
        </w:rPr>
        <w:t xml:space="preserve">ihres Erachtens </w:t>
      </w:r>
      <w:r w:rsidRPr="007310A7">
        <w:rPr>
          <w:color w:val="000000" w:themeColor="text1"/>
        </w:rPr>
        <w:t>Prägungs-</w:t>
      </w:r>
      <w:r w:rsidR="00654FED">
        <w:rPr>
          <w:color w:val="000000" w:themeColor="text1"/>
        </w:rPr>
        <w:t xml:space="preserve">bedingte Geschlechtszugehörigkeit bzw. </w:t>
      </w:r>
      <w:proofErr w:type="spellStart"/>
      <w:r w:rsidRPr="007310A7">
        <w:rPr>
          <w:i/>
          <w:color w:val="000000" w:themeColor="text1"/>
        </w:rPr>
        <w:t>gender</w:t>
      </w:r>
      <w:proofErr w:type="spellEnd"/>
      <w:r w:rsidRPr="007310A7">
        <w:rPr>
          <w:i/>
          <w:color w:val="000000" w:themeColor="text1"/>
        </w:rPr>
        <w:t xml:space="preserve"> </w:t>
      </w:r>
      <w:proofErr w:type="spellStart"/>
      <w:r w:rsidRPr="007310A7">
        <w:rPr>
          <w:i/>
          <w:color w:val="000000" w:themeColor="text1"/>
        </w:rPr>
        <w:t>identity</w:t>
      </w:r>
      <w:proofErr w:type="spellEnd"/>
      <w:r w:rsidRPr="007310A7">
        <w:rPr>
          <w:color w:val="000000" w:themeColor="text1"/>
        </w:rPr>
        <w:t xml:space="preserve"> grundlegend verändern würde (vgl. ebd. 505, Money et al. 1968, zitiert nach ebd., 498). Dies ermöglicht Money</w:t>
      </w:r>
      <w:r w:rsidR="00654FED">
        <w:rPr>
          <w:color w:val="000000" w:themeColor="text1"/>
        </w:rPr>
        <w:t xml:space="preserve"> und KollegInnen ihre</w:t>
      </w:r>
      <w:r w:rsidRPr="007310A7">
        <w:rPr>
          <w:color w:val="000000" w:themeColor="text1"/>
        </w:rPr>
        <w:t xml:space="preserve"> geschlechtliche Sozialisierungs-Theorie aufrechtzuerhalten und gleichzeitig zunehmend </w:t>
      </w:r>
      <w:r w:rsidR="00654FED">
        <w:rPr>
          <w:color w:val="000000" w:themeColor="text1"/>
        </w:rPr>
        <w:t xml:space="preserve">einflussreiche </w:t>
      </w:r>
      <w:r w:rsidRPr="007310A7">
        <w:rPr>
          <w:color w:val="000000" w:themeColor="text1"/>
        </w:rPr>
        <w:t xml:space="preserve">biomedizinische Diskurse über den Zusammenhang zwischen Hormonen und </w:t>
      </w:r>
      <w:r w:rsidR="00654FED">
        <w:rPr>
          <w:color w:val="000000" w:themeColor="text1"/>
        </w:rPr>
        <w:t xml:space="preserve">sexuell </w:t>
      </w:r>
      <w:r w:rsidRPr="007310A7">
        <w:rPr>
          <w:color w:val="000000" w:themeColor="text1"/>
        </w:rPr>
        <w:t xml:space="preserve">abweichend kategorisiertem Verhalten in diese zu integrieren (vgl. Ehrhardt et al. 1968, zitiert nach ebd. 505). </w:t>
      </w:r>
    </w:p>
    <w:p w14:paraId="7F3290B3" w14:textId="77777777" w:rsidR="00C32CC6" w:rsidRPr="007310A7" w:rsidRDefault="00C32CC6" w:rsidP="00C32CC6">
      <w:pPr>
        <w:spacing w:before="240" w:after="240" w:line="360" w:lineRule="auto"/>
        <w:jc w:val="both"/>
        <w:rPr>
          <w:rStyle w:val="s1"/>
          <w:rFonts w:eastAsia="Times New Roman" w:cs="Times New Roman"/>
          <w:color w:val="000000" w:themeColor="text1"/>
          <w:lang w:val="en-US"/>
        </w:rPr>
      </w:pPr>
      <w:r w:rsidRPr="007310A7">
        <w:rPr>
          <w:rStyle w:val="s1"/>
          <w:rFonts w:eastAsia="Times New Roman" w:cs="Times New Roman"/>
          <w:color w:val="000000" w:themeColor="text1"/>
        </w:rPr>
        <w:t xml:space="preserve">Behandlungspraktisch empfiehlt das </w:t>
      </w:r>
      <w:proofErr w:type="spellStart"/>
      <w:r w:rsidRPr="007310A7">
        <w:rPr>
          <w:rStyle w:val="s1"/>
          <w:rFonts w:eastAsia="Times New Roman" w:cs="Times New Roman"/>
          <w:color w:val="000000" w:themeColor="text1"/>
        </w:rPr>
        <w:t>Baltimorer</w:t>
      </w:r>
      <w:proofErr w:type="spellEnd"/>
      <w:r w:rsidRPr="007310A7">
        <w:rPr>
          <w:rStyle w:val="s1"/>
          <w:rFonts w:eastAsia="Times New Roman" w:cs="Times New Roman"/>
          <w:color w:val="000000" w:themeColor="text1"/>
        </w:rPr>
        <w:t xml:space="preserve"> Konzept Geschlechtszuweisungen und medizinische Maßnahmen primär orientiert am äußeren genitalen Erscheinungsbild des Kindes sowie der Durchführbarkeit normangleichender Eingriffe durchzuführen. </w:t>
      </w:r>
      <w:r w:rsidRPr="007310A7">
        <w:rPr>
          <w:rStyle w:val="s1"/>
          <w:rFonts w:eastAsia="Times New Roman" w:cs="Times New Roman"/>
          <w:color w:val="000000" w:themeColor="text1"/>
          <w:lang w:val="en-US"/>
        </w:rPr>
        <w:t xml:space="preserve">Money et al. </w:t>
      </w:r>
      <w:proofErr w:type="spellStart"/>
      <w:r w:rsidRPr="007310A7">
        <w:rPr>
          <w:rStyle w:val="s1"/>
          <w:rFonts w:eastAsia="Times New Roman" w:cs="Times New Roman"/>
          <w:color w:val="000000" w:themeColor="text1"/>
          <w:lang w:val="en-US"/>
        </w:rPr>
        <w:t>formulieren</w:t>
      </w:r>
      <w:proofErr w:type="spellEnd"/>
      <w:r w:rsidRPr="007310A7">
        <w:rPr>
          <w:rStyle w:val="s1"/>
          <w:rFonts w:eastAsia="Times New Roman" w:cs="Times New Roman"/>
          <w:color w:val="000000" w:themeColor="text1"/>
          <w:lang w:val="en-US"/>
        </w:rPr>
        <w:t xml:space="preserve"> dies </w:t>
      </w:r>
      <w:proofErr w:type="spellStart"/>
      <w:r w:rsidRPr="007310A7">
        <w:rPr>
          <w:rStyle w:val="s1"/>
          <w:rFonts w:eastAsia="Times New Roman" w:cs="Times New Roman"/>
          <w:color w:val="000000" w:themeColor="text1"/>
          <w:lang w:val="en-US"/>
        </w:rPr>
        <w:t>folgendermaßen</w:t>
      </w:r>
      <w:proofErr w:type="spellEnd"/>
      <w:r w:rsidRPr="007310A7">
        <w:rPr>
          <w:rStyle w:val="s1"/>
          <w:rFonts w:eastAsia="Times New Roman" w:cs="Times New Roman"/>
          <w:color w:val="000000" w:themeColor="text1"/>
          <w:lang w:val="en-US"/>
        </w:rPr>
        <w:t>:</w:t>
      </w:r>
    </w:p>
    <w:p w14:paraId="51E61E49" w14:textId="59CABFE0" w:rsidR="00C32CC6" w:rsidRPr="00A32048" w:rsidRDefault="00C32CC6" w:rsidP="00C32CC6">
      <w:pPr>
        <w:spacing w:before="240" w:after="240" w:line="360" w:lineRule="auto"/>
        <w:ind w:left="567" w:right="510"/>
        <w:jc w:val="both"/>
        <w:rPr>
          <w:rStyle w:val="s1"/>
          <w:rFonts w:eastAsia="Times New Roman" w:cs="Times New Roman"/>
          <w:color w:val="000000" w:themeColor="text1"/>
          <w:sz w:val="22"/>
          <w:szCs w:val="22"/>
          <w:lang w:val="en-US"/>
        </w:rPr>
      </w:pPr>
      <w:r w:rsidRPr="007310A7">
        <w:rPr>
          <w:rStyle w:val="s1"/>
          <w:rFonts w:eastAsia="Times New Roman" w:cs="Times New Roman"/>
          <w:color w:val="000000" w:themeColor="text1"/>
          <w:sz w:val="22"/>
          <w:szCs w:val="22"/>
          <w:lang w:val="en-US"/>
        </w:rPr>
        <w:t>„In the case of neonatal and very young infant hermaphrodites, we recommend that sex be assigned primarily (...) on the basis of the external genitals and how well they lend themselves to surgical reconstruction“</w:t>
      </w:r>
      <w:r w:rsidR="00A32048">
        <w:rPr>
          <w:rStyle w:val="s1"/>
          <w:rFonts w:eastAsia="Times New Roman" w:cs="Times New Roman"/>
          <w:color w:val="000000" w:themeColor="text1"/>
          <w:sz w:val="22"/>
          <w:szCs w:val="22"/>
          <w:lang w:val="en-US"/>
        </w:rPr>
        <w:t xml:space="preserve"> </w:t>
      </w:r>
      <w:r w:rsidRPr="007310A7">
        <w:rPr>
          <w:rStyle w:val="s1"/>
          <w:rFonts w:eastAsia="Times New Roman" w:cs="Times New Roman"/>
          <w:color w:val="000000" w:themeColor="text1"/>
          <w:sz w:val="22"/>
          <w:szCs w:val="22"/>
        </w:rPr>
        <w:fldChar w:fldCharType="begin"/>
      </w:r>
      <w:r w:rsidRPr="007310A7">
        <w:rPr>
          <w:rStyle w:val="s1"/>
          <w:rFonts w:eastAsia="Times New Roman" w:cs="Times New Roman"/>
          <w:color w:val="000000" w:themeColor="text1"/>
          <w:sz w:val="22"/>
          <w:szCs w:val="22"/>
          <w:lang w:val="en-US"/>
        </w:rPr>
        <w:instrText xml:space="preserve"> ADDIN ZOTERO_ITEM CSL_CITATION {"citationID":"sXvsiR10","properties":{"unsorted":false,"formattedCitation":"(1955b, 299)","plainCitation":"(1955b, 299)","noteIndex":0},"citationItems":[{"id":256,"uris":["http://zotero.org/users/local/owKliTIb/items/WF2PF86H"],"itemData":{"id":256,"type":"article-journal","container-title":"Bulletinof the Johns Hopkins Hospital","issue":"4","page":"284-300","title":"Hermaphroditism: Recommendations concerningassignment of sex, change of sex, and psychologic management","volume":"97","author":[{"family":"Money","given":"John"}],"issued":{"literal":"1955b"}},"locator":"299","label":"page","suppress-author":true}],"schema":"https://github.com/citation-style-language/schema/raw/master/csl-citation.json"} </w:instrText>
      </w:r>
      <w:r w:rsidRPr="007310A7">
        <w:rPr>
          <w:rStyle w:val="s1"/>
          <w:rFonts w:eastAsia="Times New Roman" w:cs="Times New Roman"/>
          <w:color w:val="000000" w:themeColor="text1"/>
          <w:sz w:val="22"/>
          <w:szCs w:val="22"/>
        </w:rPr>
        <w:fldChar w:fldCharType="separate"/>
      </w:r>
      <w:r w:rsidRPr="00A32048">
        <w:rPr>
          <w:rFonts w:ascii="Cambria" w:hAnsi="Cambria"/>
          <w:color w:val="000000" w:themeColor="text1"/>
          <w:sz w:val="22"/>
          <w:szCs w:val="22"/>
          <w:lang w:val="en-US"/>
        </w:rPr>
        <w:t>(1955b, 299)</w:t>
      </w:r>
      <w:r w:rsidRPr="007310A7">
        <w:rPr>
          <w:rStyle w:val="s1"/>
          <w:rFonts w:eastAsia="Times New Roman" w:cs="Times New Roman"/>
          <w:color w:val="000000" w:themeColor="text1"/>
          <w:sz w:val="22"/>
          <w:szCs w:val="22"/>
        </w:rPr>
        <w:fldChar w:fldCharType="end"/>
      </w:r>
    </w:p>
    <w:p w14:paraId="0424A8B8" w14:textId="5856F02A" w:rsidR="00C32CC6" w:rsidRPr="007310A7" w:rsidRDefault="00C32CC6" w:rsidP="00C32CC6">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Neben der Miktionsfähigkeit im Stehen bei Jungen steht als Rational dieser Überlegungen die Penetrationsfähigkeit bzw. </w:t>
      </w:r>
      <w:proofErr w:type="spellStart"/>
      <w:r w:rsidRPr="007310A7">
        <w:rPr>
          <w:rStyle w:val="s1"/>
          <w:rFonts w:eastAsia="Times New Roman" w:cs="Times New Roman"/>
          <w:color w:val="000000" w:themeColor="text1"/>
        </w:rPr>
        <w:t>Penetrierbarkeit</w:t>
      </w:r>
      <w:proofErr w:type="spellEnd"/>
      <w:r w:rsidRPr="007310A7">
        <w:rPr>
          <w:rStyle w:val="s1"/>
          <w:rFonts w:eastAsia="Times New Roman" w:cs="Times New Roman"/>
          <w:color w:val="000000" w:themeColor="text1"/>
        </w:rPr>
        <w:t xml:space="preserve"> von Genitalien mit dem Ziel der Durchführbarkeit heterosexuellen Geschlechtsverkehrs im Mittelpunkt </w:t>
      </w:r>
      <w:r w:rsidRPr="007310A7">
        <w:rPr>
          <w:rStyle w:val="s1"/>
          <w:rFonts w:eastAsia="Times New Roman" w:cs="Times New Roman"/>
          <w:color w:val="000000" w:themeColor="text1"/>
        </w:rPr>
        <w:lastRenderedPageBreak/>
        <w:t>der Zuweisungsentscheidung.</w:t>
      </w:r>
      <w:r w:rsidRPr="007310A7">
        <w:rPr>
          <w:rStyle w:val="Funotenzeichen"/>
          <w:color w:val="000000" w:themeColor="text1"/>
        </w:rPr>
        <w:footnoteReference w:id="65"/>
      </w:r>
      <w:r w:rsidRPr="007310A7">
        <w:rPr>
          <w:rStyle w:val="s1"/>
          <w:rFonts w:eastAsia="Times New Roman" w:cs="Times New Roman"/>
          <w:color w:val="000000" w:themeColor="text1"/>
        </w:rPr>
        <w:t xml:space="preserve"> Dabei wird ein für die Penetration als zu klein </w:t>
      </w:r>
      <w:r w:rsidR="00A32048">
        <w:rPr>
          <w:rStyle w:val="s1"/>
          <w:rFonts w:eastAsia="Times New Roman" w:cs="Times New Roman"/>
          <w:color w:val="000000" w:themeColor="text1"/>
        </w:rPr>
        <w:t xml:space="preserve">eingeordneter Phallus </w:t>
      </w:r>
      <w:r w:rsidRPr="007310A7">
        <w:rPr>
          <w:rStyle w:val="s1"/>
          <w:rFonts w:eastAsia="Times New Roman" w:cs="Times New Roman"/>
          <w:color w:val="000000" w:themeColor="text1"/>
        </w:rPr>
        <w:t xml:space="preserve">per se als Klitoris kategorisiert und – zur </w:t>
      </w:r>
      <w:r w:rsidR="00A32048">
        <w:rPr>
          <w:rStyle w:val="s1"/>
          <w:rFonts w:eastAsia="Times New Roman" w:cs="Times New Roman"/>
          <w:color w:val="000000" w:themeColor="text1"/>
        </w:rPr>
        <w:t>‚</w:t>
      </w:r>
      <w:r w:rsidRPr="007310A7">
        <w:rPr>
          <w:rStyle w:val="s1"/>
          <w:rFonts w:eastAsia="Times New Roman" w:cs="Times New Roman"/>
          <w:color w:val="000000" w:themeColor="text1"/>
        </w:rPr>
        <w:t>Sicherstellung</w:t>
      </w:r>
      <w:r w:rsidR="00A32048">
        <w:rPr>
          <w:rStyle w:val="s1"/>
          <w:rFonts w:eastAsia="Times New Roman" w:cs="Times New Roman"/>
          <w:color w:val="000000" w:themeColor="text1"/>
        </w:rPr>
        <w:t>‘</w:t>
      </w:r>
      <w:r w:rsidRPr="007310A7">
        <w:rPr>
          <w:rStyle w:val="s1"/>
          <w:rFonts w:eastAsia="Times New Roman" w:cs="Times New Roman"/>
          <w:color w:val="000000" w:themeColor="text1"/>
        </w:rPr>
        <w:t xml:space="preserve"> einer heterosexuellen weiblichen Entwicklung – operativ verkürzt bzw. amputiert (vgl. Hampson 1955, 270, zitiert nach ebd. 316). Die negativen Folgen von operativen Genitalveränderungen, wie chirurgische Komplikationen, kurz- und langfristige Schmerzen sowie die</w:t>
      </w:r>
      <w:r w:rsidR="00A32048">
        <w:rPr>
          <w:rStyle w:val="s1"/>
          <w:rFonts w:eastAsia="Times New Roman" w:cs="Times New Roman"/>
          <w:color w:val="000000" w:themeColor="text1"/>
        </w:rPr>
        <w:t xml:space="preserve"> anhaltende</w:t>
      </w:r>
      <w:r w:rsidRPr="007310A7">
        <w:rPr>
          <w:rStyle w:val="s1"/>
          <w:rFonts w:eastAsia="Times New Roman" w:cs="Times New Roman"/>
          <w:color w:val="000000" w:themeColor="text1"/>
        </w:rPr>
        <w:t xml:space="preserve"> Beeinträchtigung sexueller Empfindungsfähigkeit werden weder in der Theorie noch in den quasi-experimentellen Studien des </w:t>
      </w:r>
      <w:proofErr w:type="spellStart"/>
      <w:r w:rsidRPr="007310A7">
        <w:rPr>
          <w:rStyle w:val="s1"/>
          <w:rFonts w:eastAsia="Times New Roman" w:cs="Times New Roman"/>
          <w:color w:val="000000" w:themeColor="text1"/>
        </w:rPr>
        <w:t>Baltimorer</w:t>
      </w:r>
      <w:proofErr w:type="spellEnd"/>
      <w:r w:rsidRPr="007310A7">
        <w:rPr>
          <w:rStyle w:val="s1"/>
          <w:rFonts w:eastAsia="Times New Roman" w:cs="Times New Roman"/>
          <w:color w:val="000000" w:themeColor="text1"/>
        </w:rPr>
        <w:t xml:space="preserve"> Teams ausführlich thematisiert (vgl. auch ebd. 524).</w:t>
      </w:r>
    </w:p>
    <w:p w14:paraId="0D69584A" w14:textId="0DA1A886" w:rsidR="00C32CC6" w:rsidRPr="007310A7" w:rsidRDefault="00C32CC6" w:rsidP="00C32CC6">
      <w:pPr>
        <w:spacing w:before="240" w:after="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Die erhebliche Bedeutung, die Money für die auf seiner geschlechtlichen Sozialisations-Theorie aufbauenden Behandlungsrichtlinie hat, steht im engen Zusammenhang mit seiner Berufung als erstem </w:t>
      </w:r>
      <w:proofErr w:type="spellStart"/>
      <w:r w:rsidRPr="007310A7">
        <w:rPr>
          <w:rStyle w:val="s1"/>
          <w:rFonts w:eastAsia="Times New Roman" w:cs="Times New Roman"/>
          <w:color w:val="000000" w:themeColor="text1"/>
        </w:rPr>
        <w:t>Psychoendokrinologen</w:t>
      </w:r>
      <w:proofErr w:type="spellEnd"/>
      <w:r w:rsidRPr="007310A7">
        <w:rPr>
          <w:rStyle w:val="s1"/>
          <w:rFonts w:eastAsia="Times New Roman" w:cs="Times New Roman"/>
          <w:color w:val="000000" w:themeColor="text1"/>
        </w:rPr>
        <w:t xml:space="preserve"> </w:t>
      </w:r>
      <w:r w:rsidR="00A32533">
        <w:rPr>
          <w:rStyle w:val="s1"/>
          <w:rFonts w:eastAsia="Times New Roman" w:cs="Times New Roman"/>
          <w:color w:val="000000" w:themeColor="text1"/>
        </w:rPr>
        <w:t>–</w:t>
      </w:r>
      <w:r w:rsidRPr="007310A7">
        <w:rPr>
          <w:rStyle w:val="s1"/>
          <w:rFonts w:eastAsia="Times New Roman" w:cs="Times New Roman"/>
          <w:color w:val="000000" w:themeColor="text1"/>
        </w:rPr>
        <w:t xml:space="preserve"> eine sich in der Etablierung befindenden Fachrichtung </w:t>
      </w:r>
      <w:r w:rsidR="00A32533">
        <w:rPr>
          <w:rStyle w:val="s1"/>
          <w:rFonts w:eastAsia="Times New Roman" w:cs="Times New Roman"/>
          <w:color w:val="000000" w:themeColor="text1"/>
        </w:rPr>
        <w:t>–</w:t>
      </w:r>
      <w:r w:rsidRPr="007310A7">
        <w:rPr>
          <w:rStyle w:val="s1"/>
          <w:rFonts w:eastAsia="Times New Roman" w:cs="Times New Roman"/>
          <w:color w:val="000000" w:themeColor="text1"/>
        </w:rPr>
        <w:t xml:space="preserve"> a</w:t>
      </w:r>
      <w:r w:rsidR="00A32533">
        <w:rPr>
          <w:rStyle w:val="s1"/>
          <w:rFonts w:eastAsia="Times New Roman" w:cs="Times New Roman"/>
          <w:color w:val="000000" w:themeColor="text1"/>
        </w:rPr>
        <w:t>n</w:t>
      </w:r>
      <w:r w:rsidRPr="007310A7">
        <w:rPr>
          <w:rStyle w:val="s1"/>
          <w:rFonts w:eastAsia="Times New Roman" w:cs="Times New Roman"/>
          <w:color w:val="000000" w:themeColor="text1"/>
        </w:rPr>
        <w:t xml:space="preserve"> das </w:t>
      </w:r>
      <w:r w:rsidRPr="00A32533">
        <w:rPr>
          <w:rStyle w:val="s1"/>
          <w:rFonts w:eastAsia="Times New Roman" w:cs="Times New Roman"/>
          <w:i/>
          <w:iCs/>
          <w:color w:val="000000" w:themeColor="text1"/>
        </w:rPr>
        <w:t>Johns Hopkins Hospital</w:t>
      </w:r>
      <w:r w:rsidRPr="007310A7">
        <w:rPr>
          <w:rStyle w:val="s1"/>
          <w:rFonts w:eastAsia="Times New Roman" w:cs="Times New Roman"/>
          <w:color w:val="000000" w:themeColor="text1"/>
        </w:rPr>
        <w:t xml:space="preserve">. </w:t>
      </w:r>
      <w:r w:rsidR="00A32533">
        <w:rPr>
          <w:rStyle w:val="s1"/>
          <w:rFonts w:eastAsia="Times New Roman" w:cs="Times New Roman"/>
          <w:color w:val="000000" w:themeColor="text1"/>
        </w:rPr>
        <w:t xml:space="preserve">Hier wird die weltweit </w:t>
      </w:r>
      <w:r w:rsidRPr="007310A7">
        <w:rPr>
          <w:rStyle w:val="s1"/>
          <w:rFonts w:eastAsia="Times New Roman" w:cs="Times New Roman"/>
          <w:color w:val="000000" w:themeColor="text1"/>
        </w:rPr>
        <w:t>erste interdisziplinäre klinische Arbeitsgruppe zur Behandlung von Hermaphroditismus</w:t>
      </w:r>
      <w:r w:rsidR="00A32533">
        <w:rPr>
          <w:rStyle w:val="s1"/>
          <w:rFonts w:eastAsia="Times New Roman" w:cs="Times New Roman"/>
          <w:color w:val="000000" w:themeColor="text1"/>
        </w:rPr>
        <w:t xml:space="preserve"> gegründet</w:t>
      </w:r>
      <w:r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fldChar w:fldCharType="begin"/>
      </w:r>
      <w:r w:rsidR="00BE4AC3" w:rsidRPr="007310A7">
        <w:rPr>
          <w:rStyle w:val="s1"/>
          <w:rFonts w:eastAsia="Times New Roman" w:cs="Times New Roman"/>
          <w:color w:val="000000" w:themeColor="text1"/>
        </w:rPr>
        <w:instrText xml:space="preserve"> ADDIN ZOTERO_ITEM CSL_CITATION {"citationID":"YDvxGXV4","properties":{"unsorted":false,"formattedCitation":"(vgl. Reddick 2004, zitiert nach Karkazis 2008, 51)","plainCitation":"(vgl. Reddick 2004, zitiert nach Karkazis 2008, 51)","noteIndex":0},"citationItems":[{"id":197,"uris":["http://zotero.org/users/local/owKliTIb/items/XSYQZL9W"],"itemData":{"id":197,"type":"book","publisher":"Duke University Press","publisher-place":"Durham, N.C.","title":"Fixing Sex: Intersex, Medical Authority, and Lived Experience","author":[{"family":"Karkazis","given":"Katrina"}],"issued":{"date-parts":[["2008"]]}},"locator":"51","label":"page","prefix":"vgl. Reddick 2004, zitiert nach "}],"schema":"https://github.com/citation-style-language/schema/raw/master/csl-citation.json"} </w:instrText>
      </w:r>
      <w:r w:rsidRPr="007310A7">
        <w:rPr>
          <w:rStyle w:val="s1"/>
          <w:rFonts w:eastAsia="Times New Roman" w:cs="Times New Roman"/>
          <w:color w:val="000000" w:themeColor="text1"/>
        </w:rPr>
        <w:fldChar w:fldCharType="separate"/>
      </w:r>
      <w:r w:rsidR="00BE4AC3" w:rsidRPr="007310A7">
        <w:rPr>
          <w:rFonts w:ascii="Cambria" w:hAnsi="Cambria"/>
          <w:color w:val="000000" w:themeColor="text1"/>
        </w:rPr>
        <w:t xml:space="preserve">(vgl. </w:t>
      </w:r>
      <w:proofErr w:type="spellStart"/>
      <w:r w:rsidR="00BE4AC3" w:rsidRPr="007310A7">
        <w:rPr>
          <w:rFonts w:ascii="Cambria" w:hAnsi="Cambria"/>
          <w:color w:val="000000" w:themeColor="text1"/>
        </w:rPr>
        <w:t>Reddick</w:t>
      </w:r>
      <w:proofErr w:type="spellEnd"/>
      <w:r w:rsidR="00BE4AC3" w:rsidRPr="007310A7">
        <w:rPr>
          <w:rFonts w:ascii="Cambria" w:hAnsi="Cambria"/>
          <w:color w:val="000000" w:themeColor="text1"/>
        </w:rPr>
        <w:t xml:space="preserve"> 2004, zitiert nach </w:t>
      </w:r>
      <w:proofErr w:type="spellStart"/>
      <w:r w:rsidR="00BE4AC3" w:rsidRPr="007310A7">
        <w:rPr>
          <w:rFonts w:ascii="Cambria" w:hAnsi="Cambria"/>
          <w:color w:val="000000" w:themeColor="text1"/>
        </w:rPr>
        <w:t>Karkazis</w:t>
      </w:r>
      <w:proofErr w:type="spellEnd"/>
      <w:r w:rsidR="00BE4AC3" w:rsidRPr="007310A7">
        <w:rPr>
          <w:rFonts w:ascii="Cambria" w:hAnsi="Cambria"/>
          <w:color w:val="000000" w:themeColor="text1"/>
        </w:rPr>
        <w:t xml:space="preserve"> 2008, 51)</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Die Gründung solcher </w:t>
      </w:r>
      <w:r w:rsidR="00A32533">
        <w:rPr>
          <w:rStyle w:val="s1"/>
          <w:rFonts w:eastAsia="Times New Roman" w:cs="Times New Roman"/>
          <w:color w:val="000000" w:themeColor="text1"/>
        </w:rPr>
        <w:t>Forschungs</w:t>
      </w:r>
      <w:r w:rsidRPr="007310A7">
        <w:rPr>
          <w:rStyle w:val="s1"/>
          <w:rFonts w:eastAsia="Times New Roman" w:cs="Times New Roman"/>
          <w:color w:val="000000" w:themeColor="text1"/>
        </w:rPr>
        <w:t xml:space="preserve">gruppen lässt sich als Katalysator eines zunehmend spezialisierten medizinischen Hermaphroditismus-Diskurses verstehen, der durch neue Erkenntnisse zur genetischen Bestimmung von Geschlechtschromosomen sowie </w:t>
      </w:r>
      <w:r w:rsidR="00A32533">
        <w:rPr>
          <w:rStyle w:val="s1"/>
          <w:rFonts w:eastAsia="Times New Roman" w:cs="Times New Roman"/>
          <w:color w:val="000000" w:themeColor="text1"/>
        </w:rPr>
        <w:t xml:space="preserve">zu hormonellen Interventionen </w:t>
      </w:r>
      <w:r w:rsidRPr="007310A7">
        <w:rPr>
          <w:rStyle w:val="s1"/>
          <w:rFonts w:eastAsia="Times New Roman" w:cs="Times New Roman"/>
          <w:color w:val="000000" w:themeColor="text1"/>
        </w:rPr>
        <w:t xml:space="preserve">geprägt ist. </w:t>
      </w:r>
      <w:r w:rsidR="00A32533">
        <w:rPr>
          <w:rStyle w:val="s1"/>
          <w:rFonts w:eastAsia="Times New Roman" w:cs="Times New Roman"/>
          <w:color w:val="000000" w:themeColor="text1"/>
        </w:rPr>
        <w:t xml:space="preserve">Dabei konstituiert die </w:t>
      </w:r>
      <w:r w:rsidRPr="007310A7">
        <w:rPr>
          <w:rStyle w:val="s1"/>
          <w:rFonts w:eastAsia="Times New Roman" w:cs="Times New Roman"/>
          <w:color w:val="000000" w:themeColor="text1"/>
        </w:rPr>
        <w:t>Entwicklung medizintechnischer Diagnose- und Interventionsmöglichkeiten den modernen Hermaphroditismus-</w:t>
      </w:r>
      <w:r w:rsidR="0040697C">
        <w:rPr>
          <w:rStyle w:val="s1"/>
          <w:rFonts w:eastAsia="Times New Roman" w:cs="Times New Roman"/>
          <w:color w:val="000000" w:themeColor="text1"/>
        </w:rPr>
        <w:t xml:space="preserve"> bzw. Intersexualitäts-</w:t>
      </w:r>
      <w:r w:rsidRPr="007310A7">
        <w:rPr>
          <w:rStyle w:val="s1"/>
          <w:rFonts w:eastAsia="Times New Roman" w:cs="Times New Roman"/>
          <w:color w:val="000000" w:themeColor="text1"/>
        </w:rPr>
        <w:t xml:space="preserve">Diskurs entscheidend mit </w:t>
      </w:r>
      <w:r w:rsidRPr="007310A7">
        <w:rPr>
          <w:rStyle w:val="s1"/>
          <w:rFonts w:eastAsia="Times New Roman" w:cs="Times New Roman"/>
          <w:color w:val="000000" w:themeColor="text1"/>
        </w:rPr>
        <w:fldChar w:fldCharType="begin"/>
      </w:r>
      <w:r w:rsidR="003C6674" w:rsidRPr="007310A7">
        <w:rPr>
          <w:rStyle w:val="s1"/>
          <w:rFonts w:eastAsia="Times New Roman" w:cs="Times New Roman"/>
          <w:color w:val="000000" w:themeColor="text1"/>
        </w:rPr>
        <w:instrText xml:space="preserve"> ADDIN ZOTERO_ITEM CSL_CITATION {"citationID":"9F1hLiwc","properties":{"unsorted":false,"formattedCitation":"(vgl. Hausman 1995b)","plainCitation":"(vgl. Hausman 1995b)","noteIndex":0},"citationItems":[{"id":154,"uris":["http://zotero.org/users/local/owKliTIb/items/4IM4RF7Y"],"itemData":{"id":154,"type":"article-journal","container-title":"Journal of the History of Sexuality","issue":"2","page":"270-302","title":"Demanding Subjectivity: Transsexualism, Medicine,and the Technologies of Gender","volume":"3","author":[{"family":"Hausman","given":"Bernice"}],"issued":{"date-parts":[["1995"]]}},"prefix":"vgl."}],"schema":"https://github.com/citation-style-language/schema/raw/master/csl-citation.json"} </w:instrText>
      </w:r>
      <w:r w:rsidRPr="007310A7">
        <w:rPr>
          <w:rStyle w:val="s1"/>
          <w:rFonts w:eastAsia="Times New Roman" w:cs="Times New Roman"/>
          <w:color w:val="000000" w:themeColor="text1"/>
        </w:rPr>
        <w:fldChar w:fldCharType="separate"/>
      </w:r>
      <w:r w:rsidR="003C6674" w:rsidRPr="007310A7">
        <w:rPr>
          <w:rFonts w:ascii="Cambria" w:hAnsi="Cambria"/>
          <w:color w:val="000000" w:themeColor="text1"/>
        </w:rPr>
        <w:t xml:space="preserve">(vgl. </w:t>
      </w:r>
      <w:proofErr w:type="spellStart"/>
      <w:r w:rsidR="003C6674" w:rsidRPr="007310A7">
        <w:rPr>
          <w:rFonts w:ascii="Cambria" w:hAnsi="Cambria"/>
          <w:color w:val="000000" w:themeColor="text1"/>
        </w:rPr>
        <w:t>Hausman</w:t>
      </w:r>
      <w:proofErr w:type="spellEnd"/>
      <w:r w:rsidR="003C6674" w:rsidRPr="007310A7">
        <w:rPr>
          <w:rFonts w:ascii="Cambria" w:hAnsi="Cambria"/>
          <w:color w:val="000000" w:themeColor="text1"/>
        </w:rPr>
        <w:t xml:space="preserve"> 1995b)</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Eine weitere konstitutive Rolle spielt der Einschluss von Paradigmen und Theorien der Psychologie: Letztere definieren als neues medizinisch-psychologisches Behandlungsziel und gleichzeitige Legitimierung der systematisierten Medikalisierungs-Pra</w:t>
      </w:r>
      <w:r w:rsidR="00A0663A">
        <w:rPr>
          <w:rStyle w:val="s1"/>
          <w:rFonts w:eastAsia="Times New Roman" w:cs="Times New Roman"/>
          <w:color w:val="000000" w:themeColor="text1"/>
        </w:rPr>
        <w:t>xi</w:t>
      </w:r>
      <w:r w:rsidRPr="007310A7">
        <w:rPr>
          <w:rStyle w:val="s1"/>
          <w:rFonts w:eastAsia="Times New Roman" w:cs="Times New Roman"/>
          <w:color w:val="000000" w:themeColor="text1"/>
        </w:rPr>
        <w:t>s ein gelungenes „</w:t>
      </w:r>
      <w:proofErr w:type="spellStart"/>
      <w:r w:rsidRPr="007310A7">
        <w:rPr>
          <w:rStyle w:val="s1"/>
          <w:rFonts w:eastAsia="Times New Roman" w:cs="Times New Roman"/>
          <w:color w:val="000000" w:themeColor="text1"/>
        </w:rPr>
        <w:t>life</w:t>
      </w:r>
      <w:proofErr w:type="spellEnd"/>
      <w:r w:rsidRPr="007310A7">
        <w:rPr>
          <w:rStyle w:val="s1"/>
          <w:rFonts w:eastAsia="Times New Roman" w:cs="Times New Roman"/>
          <w:color w:val="000000" w:themeColor="text1"/>
        </w:rPr>
        <w:t xml:space="preserve"> </w:t>
      </w:r>
      <w:proofErr w:type="spellStart"/>
      <w:r w:rsidRPr="007310A7">
        <w:rPr>
          <w:rStyle w:val="s1"/>
          <w:rFonts w:eastAsia="Times New Roman" w:cs="Times New Roman"/>
          <w:color w:val="000000" w:themeColor="text1"/>
        </w:rPr>
        <w:t>adjustment</w:t>
      </w:r>
      <w:proofErr w:type="spellEnd"/>
      <w:r w:rsidRPr="007310A7">
        <w:rPr>
          <w:rStyle w:val="s1"/>
          <w:rFonts w:eastAsia="Times New Roman" w:cs="Times New Roman"/>
          <w:color w:val="000000" w:themeColor="text1"/>
        </w:rPr>
        <w:t>“ (Money et al. 1955a 285, zitiert nach ebd.).</w:t>
      </w:r>
      <w:r w:rsidRPr="007310A7">
        <w:rPr>
          <w:rStyle w:val="Funotenzeichen"/>
          <w:color w:val="000000" w:themeColor="text1"/>
        </w:rPr>
        <w:footnoteReference w:id="66"/>
      </w:r>
      <w:r w:rsidRPr="007310A7">
        <w:rPr>
          <w:rStyle w:val="s1"/>
          <w:rFonts w:eastAsia="Times New Roman" w:cs="Times New Roman"/>
          <w:color w:val="000000" w:themeColor="text1"/>
        </w:rPr>
        <w:t xml:space="preserve"> Wilkins definiert das Ziel der medizinischen Behandlung in diesem Zusammenhang noch eindeutiger, als </w:t>
      </w:r>
      <w:r w:rsidRPr="007310A7">
        <w:rPr>
          <w:rStyle w:val="s1"/>
          <w:rFonts w:eastAsia="Times New Roman" w:cs="Times New Roman"/>
          <w:color w:val="000000" w:themeColor="text1"/>
        </w:rPr>
        <w:lastRenderedPageBreak/>
        <w:t>Übernahme einer möglichst „normale(n) Rolle“ in der Gesellschaft</w:t>
      </w:r>
      <w:r w:rsidR="00635F02">
        <w:rPr>
          <w:rStyle w:val="s1"/>
          <w:rFonts w:eastAsia="Times New Roman" w:cs="Times New Roman"/>
          <w:color w:val="000000" w:themeColor="text1"/>
        </w:rPr>
        <w:t>“</w:t>
      </w:r>
      <w:r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fldChar w:fldCharType="begin"/>
      </w:r>
      <w:r w:rsidR="00BE4AC3" w:rsidRPr="007310A7">
        <w:rPr>
          <w:rStyle w:val="s1"/>
          <w:rFonts w:eastAsia="Times New Roman" w:cs="Times New Roman"/>
          <w:color w:val="000000" w:themeColor="text1"/>
        </w:rPr>
        <w:instrText xml:space="preserve"> ADDIN ZOTERO_ITEM CSL_CITATION {"citationID":"oeIyH6ZA","properties":{"unsorted":false,"formattedCitation":"(Wilkins et al. 1955, 298, eigene \\uc0\\u220{}bersetzung, zitiert nach Kl\\uc0\\u246{}ppel 2010, 310)","plainCitation":"(Wilkins et al. 1955, 298, eigene Übersetzung, zitiert nach Klöppel 2010, 310)","noteIndex":0},"citationItems":[{"id":855,"uris":["http://zotero.org/users/local/owKliTIb/items/9P2YM8AS"],"itemData":{"id":855,"type":"book","publisher":"transcript","publisher-place":"Bielefeld","title":"XXOXY ungelöst. Hermaphroditismus, Sex und Gender in der deutschen Medizin","author":[{"family":"Klöppel","given":"Ulrike"}],"issued":{"date-parts":[["2010"]]}},"locator":"310","label":"page","prefix":"Wilkins et al. 1955, 298, eigene Übersetzung, zitiert nach "}],"schema":"https://github.com/citation-style-language/schema/raw/master/csl-citation.json"} </w:instrText>
      </w:r>
      <w:r w:rsidRPr="007310A7">
        <w:rPr>
          <w:rStyle w:val="s1"/>
          <w:rFonts w:eastAsia="Times New Roman" w:cs="Times New Roman"/>
          <w:color w:val="000000" w:themeColor="text1"/>
        </w:rPr>
        <w:fldChar w:fldCharType="separate"/>
      </w:r>
      <w:r w:rsidR="00BE4AC3" w:rsidRPr="007310A7">
        <w:rPr>
          <w:rFonts w:ascii="Cambria" w:hAnsi="Cambria" w:cs="Times New Roman"/>
          <w:color w:val="000000" w:themeColor="text1"/>
        </w:rPr>
        <w:t>(Wilkins et al. 1955, 298, eigene Übers</w:t>
      </w:r>
      <w:r w:rsidR="00A32533">
        <w:rPr>
          <w:rFonts w:ascii="Cambria" w:hAnsi="Cambria" w:cs="Times New Roman"/>
          <w:color w:val="000000" w:themeColor="text1"/>
        </w:rPr>
        <w:t>.</w:t>
      </w:r>
      <w:r w:rsidR="00BE4AC3" w:rsidRPr="007310A7">
        <w:rPr>
          <w:rFonts w:ascii="Cambria" w:hAnsi="Cambria" w:cs="Times New Roman"/>
          <w:color w:val="000000" w:themeColor="text1"/>
        </w:rPr>
        <w:t>, zitiert nach Klöppel 2010, 310)</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w:t>
      </w:r>
      <w:r w:rsidRPr="007310A7">
        <w:rPr>
          <w:rFonts w:eastAsia="Times New Roman" w:cs="Times New Roman"/>
          <w:color w:val="000000" w:themeColor="text1"/>
        </w:rPr>
        <w:t xml:space="preserve"> </w:t>
      </w:r>
      <w:r w:rsidRPr="007310A7">
        <w:rPr>
          <w:rStyle w:val="s1"/>
          <w:rFonts w:eastAsia="Times New Roman" w:cs="Times New Roman"/>
          <w:color w:val="000000" w:themeColor="text1"/>
        </w:rPr>
        <w:t xml:space="preserve">Im Rahmen der </w:t>
      </w:r>
      <w:r w:rsidRPr="007310A7">
        <w:rPr>
          <w:rStyle w:val="s1"/>
          <w:rFonts w:eastAsia="Times New Roman" w:cs="Times New Roman"/>
          <w:i/>
          <w:color w:val="000000" w:themeColor="text1"/>
        </w:rPr>
        <w:t xml:space="preserve">optimal </w:t>
      </w:r>
      <w:proofErr w:type="spellStart"/>
      <w:r w:rsidRPr="007310A7">
        <w:rPr>
          <w:rStyle w:val="s1"/>
          <w:rFonts w:eastAsia="Times New Roman" w:cs="Times New Roman"/>
          <w:i/>
          <w:color w:val="000000" w:themeColor="text1"/>
        </w:rPr>
        <w:t>gender</w:t>
      </w:r>
      <w:proofErr w:type="spellEnd"/>
      <w:r w:rsidRPr="007310A7">
        <w:rPr>
          <w:rStyle w:val="s1"/>
          <w:rFonts w:eastAsia="Times New Roman" w:cs="Times New Roman"/>
          <w:i/>
          <w:color w:val="000000" w:themeColor="text1"/>
        </w:rPr>
        <w:t xml:space="preserve"> </w:t>
      </w:r>
      <w:proofErr w:type="spellStart"/>
      <w:r w:rsidRPr="007310A7">
        <w:rPr>
          <w:rStyle w:val="s1"/>
          <w:rFonts w:eastAsia="Times New Roman" w:cs="Times New Roman"/>
          <w:i/>
          <w:color w:val="000000" w:themeColor="text1"/>
        </w:rPr>
        <w:t>policy</w:t>
      </w:r>
      <w:proofErr w:type="spellEnd"/>
      <w:r w:rsidRPr="007310A7">
        <w:rPr>
          <w:rStyle w:val="s1"/>
          <w:rFonts w:eastAsia="Times New Roman" w:cs="Times New Roman"/>
          <w:color w:val="000000" w:themeColor="text1"/>
        </w:rPr>
        <w:t xml:space="preserve"> wird die Medikalisierung von </w:t>
      </w:r>
      <w:r w:rsidR="00635F02">
        <w:rPr>
          <w:rStyle w:val="s1"/>
          <w:rFonts w:eastAsia="Times New Roman" w:cs="Times New Roman"/>
          <w:color w:val="000000" w:themeColor="text1"/>
        </w:rPr>
        <w:t xml:space="preserve">sog. </w:t>
      </w:r>
      <w:r w:rsidRPr="007310A7">
        <w:rPr>
          <w:rStyle w:val="s1"/>
          <w:rFonts w:eastAsia="Times New Roman" w:cs="Times New Roman"/>
          <w:color w:val="000000" w:themeColor="text1"/>
        </w:rPr>
        <w:t>Hermaphroditen unmittelbar an deren Erfüllung</w:t>
      </w:r>
      <w:r w:rsidR="00635F02">
        <w:rPr>
          <w:rStyle w:val="s1"/>
          <w:rFonts w:eastAsia="Times New Roman" w:cs="Times New Roman"/>
          <w:color w:val="000000" w:themeColor="text1"/>
        </w:rPr>
        <w:t xml:space="preserve"> sozialer vergeschlechtlichter </w:t>
      </w:r>
      <w:r w:rsidRPr="007310A7">
        <w:rPr>
          <w:rStyle w:val="s1"/>
          <w:rFonts w:eastAsia="Times New Roman" w:cs="Times New Roman"/>
          <w:color w:val="000000" w:themeColor="text1"/>
        </w:rPr>
        <w:t xml:space="preserve">Anforderungen geknüpft und somit die Aufrechterhaltung der bestehenden gesellschaftlichen Ordnung vorausgesetzt. </w:t>
      </w:r>
    </w:p>
    <w:p w14:paraId="1D6CC043" w14:textId="55E1851B" w:rsidR="00C32CC6" w:rsidRPr="007310A7" w:rsidRDefault="00C32CC6" w:rsidP="00C32CC6">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Im Zentrum des psycho-sozialen Behandlungsprotokolls </w:t>
      </w:r>
      <w:r w:rsidR="00635F02">
        <w:rPr>
          <w:rStyle w:val="s1"/>
          <w:rFonts w:eastAsia="Times New Roman" w:cs="Times New Roman"/>
          <w:color w:val="000000" w:themeColor="text1"/>
        </w:rPr>
        <w:t xml:space="preserve">der </w:t>
      </w:r>
      <w:proofErr w:type="spellStart"/>
      <w:r w:rsidR="00635F02">
        <w:rPr>
          <w:rStyle w:val="s1"/>
          <w:rFonts w:eastAsia="Times New Roman" w:cs="Times New Roman"/>
          <w:color w:val="000000" w:themeColor="text1"/>
        </w:rPr>
        <w:t>Baltimorer</w:t>
      </w:r>
      <w:proofErr w:type="spellEnd"/>
      <w:r w:rsidR="00635F02">
        <w:rPr>
          <w:rStyle w:val="s1"/>
          <w:rFonts w:eastAsia="Times New Roman" w:cs="Times New Roman"/>
          <w:color w:val="000000" w:themeColor="text1"/>
        </w:rPr>
        <w:t xml:space="preserve"> Arbeitsgruppe</w:t>
      </w:r>
      <w:r w:rsidRPr="007310A7">
        <w:rPr>
          <w:rStyle w:val="s1"/>
          <w:rFonts w:eastAsia="Times New Roman" w:cs="Times New Roman"/>
          <w:color w:val="000000" w:themeColor="text1"/>
        </w:rPr>
        <w:t xml:space="preserve"> steht ein </w:t>
      </w:r>
      <w:r w:rsidR="00635F02">
        <w:rPr>
          <w:rStyle w:val="s1"/>
          <w:rFonts w:eastAsia="Times New Roman" w:cs="Times New Roman"/>
          <w:color w:val="000000" w:themeColor="text1"/>
        </w:rPr>
        <w:t xml:space="preserve">seit </w:t>
      </w:r>
      <w:r w:rsidRPr="007310A7">
        <w:rPr>
          <w:rStyle w:val="s1"/>
          <w:rFonts w:eastAsia="Times New Roman" w:cs="Times New Roman"/>
          <w:color w:val="000000" w:themeColor="text1"/>
        </w:rPr>
        <w:t xml:space="preserve">den 1950er Jahren </w:t>
      </w:r>
      <w:r w:rsidR="00635F02">
        <w:rPr>
          <w:rStyle w:val="s1"/>
          <w:rFonts w:eastAsia="Times New Roman" w:cs="Times New Roman"/>
          <w:color w:val="000000" w:themeColor="text1"/>
        </w:rPr>
        <w:t xml:space="preserve">etabliertes </w:t>
      </w:r>
      <w:r w:rsidRPr="007310A7">
        <w:rPr>
          <w:rStyle w:val="s1"/>
          <w:rFonts w:eastAsia="Times New Roman" w:cs="Times New Roman"/>
          <w:color w:val="000000" w:themeColor="text1"/>
        </w:rPr>
        <w:t xml:space="preserve">Narrativ: Insbesondere den Eltern, sei für eine ‚erfolgreiche’ geschlechtliche Sozialisierung zu vermitteln, dass ihr Kind keinen Falls körpergeschlechtlich uneindeutig oder sogar zwischen den Geschlechtern verortet ist. Vielmehr soll die gestellte Diagnose als eine genitale </w:t>
      </w:r>
      <w:proofErr w:type="spellStart"/>
      <w:r w:rsidRPr="007310A7">
        <w:rPr>
          <w:rStyle w:val="s1"/>
          <w:rFonts w:eastAsia="Times New Roman" w:cs="Times New Roman"/>
          <w:color w:val="000000" w:themeColor="text1"/>
        </w:rPr>
        <w:t>Unvollendetheit</w:t>
      </w:r>
      <w:proofErr w:type="spellEnd"/>
      <w:r w:rsidRPr="007310A7">
        <w:rPr>
          <w:rStyle w:val="s1"/>
          <w:rFonts w:eastAsia="Times New Roman" w:cs="Times New Roman"/>
          <w:color w:val="000000" w:themeColor="text1"/>
        </w:rPr>
        <w:t xml:space="preserve"> präsentiert werden. An dieses Verständnis anknüpfend wird neben der Beratung der Eltern auch eine entsprechend</w:t>
      </w:r>
      <w:r w:rsidR="00635F02">
        <w:rPr>
          <w:rStyle w:val="s1"/>
          <w:rFonts w:eastAsia="Times New Roman" w:cs="Times New Roman"/>
          <w:color w:val="000000" w:themeColor="text1"/>
        </w:rPr>
        <w:t xml:space="preserve"> strukturierte </w:t>
      </w:r>
      <w:r w:rsidRPr="007310A7">
        <w:rPr>
          <w:rStyle w:val="s1"/>
          <w:rFonts w:eastAsia="Times New Roman" w:cs="Times New Roman"/>
          <w:color w:val="000000" w:themeColor="text1"/>
        </w:rPr>
        <w:t xml:space="preserve">Aufklärung der Kinder empfohlen. Letztere soll altersgemäß und ebenfalls mit der Sprachregelung der </w:t>
      </w:r>
      <w:proofErr w:type="spellStart"/>
      <w:r w:rsidRPr="007310A7">
        <w:rPr>
          <w:rStyle w:val="s1"/>
          <w:rFonts w:eastAsia="Times New Roman" w:cs="Times New Roman"/>
          <w:color w:val="000000" w:themeColor="text1"/>
        </w:rPr>
        <w:t>Unvollendetheit</w:t>
      </w:r>
      <w:proofErr w:type="spellEnd"/>
      <w:r w:rsidRPr="007310A7">
        <w:rPr>
          <w:rStyle w:val="s1"/>
          <w:rFonts w:eastAsia="Times New Roman" w:cs="Times New Roman"/>
          <w:color w:val="000000" w:themeColor="text1"/>
        </w:rPr>
        <w:t xml:space="preserve"> erfolgen. Dabei zielt die psychologische Begleitung in erster Linie auf die Etablierung einer eindeutigen binären Geschlechtsidentität </w:t>
      </w:r>
      <w:r w:rsidRPr="007310A7">
        <w:rPr>
          <w:rStyle w:val="s1"/>
          <w:rFonts w:eastAsia="Times New Roman" w:cs="Times New Roman"/>
          <w:color w:val="000000" w:themeColor="text1"/>
        </w:rPr>
        <w:fldChar w:fldCharType="begin"/>
      </w:r>
      <w:r w:rsidRPr="007310A7">
        <w:rPr>
          <w:rStyle w:val="s1"/>
          <w:rFonts w:eastAsia="Times New Roman" w:cs="Times New Roman"/>
          <w:color w:val="000000" w:themeColor="text1"/>
        </w:rPr>
        <w:instrText xml:space="preserve"> ADDIN ZOTERO_ITEM CSL_CITATION {"citationID":"ElsQwyso","properties":{"unsorted":false,"formattedCitation":"(vgl. Kl\\uc0\\u246{}ppel 2010, 314)","plainCitation":"(vgl. Klöppel 2010, 314)","noteIndex":0},"citationItems":[{"id":855,"uris":["http://zotero.org/users/local/owKliTIb/items/9P2YM8AS"],"itemData":{"id":855,"type":"book","publisher":"transcript","publisher-place":"Bielefeld","title":"XXOXY ungelöst. Hermaphroditismus, Sex und Gender in der deutschen Medizin","author":[{"family":"Klöppel","given":"Ulrike"}],"issued":{"date-parts":[["2010"]]}},"locator":"314","label":"page","prefix":"vgl."}],"schema":"https://github.com/citation-style-language/schema/raw/master/csl-citation.json"} </w:instrText>
      </w:r>
      <w:r w:rsidRPr="007310A7">
        <w:rPr>
          <w:rStyle w:val="s1"/>
          <w:rFonts w:eastAsia="Times New Roman" w:cs="Times New Roman"/>
          <w:color w:val="000000" w:themeColor="text1"/>
        </w:rPr>
        <w:fldChar w:fldCharType="separate"/>
      </w:r>
      <w:r w:rsidRPr="007310A7">
        <w:rPr>
          <w:rFonts w:ascii="Cambria" w:hAnsi="Cambria" w:cs="Times New Roman"/>
          <w:color w:val="000000" w:themeColor="text1"/>
        </w:rPr>
        <w:t>(vgl. Klöppel 2010, 314)</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Dies bedeutet in der praktischen Konsequenz, dass nach dem </w:t>
      </w:r>
      <w:proofErr w:type="spellStart"/>
      <w:r w:rsidRPr="007310A7">
        <w:rPr>
          <w:rStyle w:val="s1"/>
          <w:rFonts w:eastAsia="Times New Roman" w:cs="Times New Roman"/>
          <w:color w:val="000000" w:themeColor="text1"/>
        </w:rPr>
        <w:t>Baltimorer</w:t>
      </w:r>
      <w:proofErr w:type="spellEnd"/>
      <w:r w:rsidRPr="007310A7">
        <w:rPr>
          <w:rStyle w:val="s1"/>
          <w:rFonts w:eastAsia="Times New Roman" w:cs="Times New Roman"/>
          <w:color w:val="000000" w:themeColor="text1"/>
        </w:rPr>
        <w:t xml:space="preserve"> Protokoll behandelte Personen sowohl ihre nach der Geburt </w:t>
      </w:r>
      <w:r w:rsidR="00635F02">
        <w:rPr>
          <w:rStyle w:val="s1"/>
          <w:rFonts w:eastAsia="Times New Roman" w:cs="Times New Roman"/>
          <w:color w:val="000000" w:themeColor="text1"/>
        </w:rPr>
        <w:t xml:space="preserve">gestellten </w:t>
      </w:r>
      <w:r w:rsidRPr="007310A7">
        <w:rPr>
          <w:rStyle w:val="s1"/>
          <w:rFonts w:eastAsia="Times New Roman" w:cs="Times New Roman"/>
          <w:color w:val="000000" w:themeColor="text1"/>
        </w:rPr>
        <w:t xml:space="preserve">Diagnosen als auch genauere Informationen zu den erlebten geschlechtszuweisenden Eingriffe häufig erst nach eigenen Recherchen im Erwachsenenalter erfahren </w:t>
      </w:r>
      <w:r w:rsidRPr="007310A7">
        <w:rPr>
          <w:rStyle w:val="s1"/>
          <w:rFonts w:eastAsia="Times New Roman" w:cs="Times New Roman"/>
          <w:color w:val="000000" w:themeColor="text1"/>
        </w:rPr>
        <w:fldChar w:fldCharType="begin"/>
      </w:r>
      <w:r w:rsidR="00982576" w:rsidRPr="007310A7">
        <w:rPr>
          <w:rStyle w:val="s1"/>
          <w:rFonts w:eastAsia="Times New Roman" w:cs="Times New Roman"/>
          <w:color w:val="000000" w:themeColor="text1"/>
        </w:rPr>
        <w:instrText xml:space="preserve"> ADDIN ZOTERO_ITEM CSL_CITATION {"citationID":"CpP8mpDK","properties":{"unsorted":true,"formattedCitation":"(vgl. auch Intersexuelle Menschen e. V. / XY-Frauen 2008; Ghattas und Sabisch 2017; E. Barth u.\\uc0\\u160{}a. 2013)","plainCitation":"(vgl. auch Intersexuelle Menschen e. V. / XY-Frauen 2008; Ghattas und Sabisch 2017; E. Barth u. a. 2013)","dontUpdate":true,"noteIndex":0},"citationItems":[{"id":989,"uris":["http://zotero.org/users/local/owKliTIb/items/6ZPZ2IVQ"],"itemData":{"id":989,"type":"document","title":"Schattenbericht zum 6. Staatenbericht der Bundesrepublik Deutschland zum Übereinkommen der Vereinten Nationen zur Beseitigung jeder Form der Diskriminierung der Frau (CEDAW)","URL":"https://www.im-ev.de/pdf/Schattenbericht_CEDAW_2008-Intersexuelle_Menschen_e_V.pdf","author":[{"literal":"Intersexuelle Menschen e. V. / XY-Frauen"}],"issued":{"date-parts":[["2008"]]}},"prefix":"vgl. auch"},{"id":140,"uris":["http://zotero.org/users/local/owKliTIb/items/IREMRVD6"],"itemData":{"id":140,"type":"chapter","container-title":"Teilhabe für alle</w:instrText>
      </w:r>
      <w:r w:rsidR="00982576" w:rsidRPr="007310A7">
        <w:rPr>
          <w:rStyle w:val="s1"/>
          <w:rFonts w:ascii="Times New Roman" w:eastAsia="Times New Roman" w:hAnsi="Times New Roman" w:cs="Times New Roman"/>
          <w:color w:val="000000" w:themeColor="text1"/>
        </w:rPr>
        <w:instrText>⁈</w:instrText>
      </w:r>
      <w:r w:rsidR="00982576" w:rsidRPr="007310A7">
        <w:rPr>
          <w:rStyle w:val="s1"/>
          <w:rFonts w:eastAsia="Times New Roman" w:cs="Times New Roman"/>
          <w:color w:val="000000" w:themeColor="text1"/>
        </w:rPr>
        <w:instrText xml:space="preserve"> Lebensrealit</w:instrText>
      </w:r>
      <w:r w:rsidR="00982576" w:rsidRPr="007310A7">
        <w:rPr>
          <w:rStyle w:val="s1"/>
          <w:rFonts w:ascii="Cambria" w:eastAsia="Times New Roman" w:hAnsi="Cambria" w:cs="Cambria"/>
          <w:color w:val="000000" w:themeColor="text1"/>
        </w:rPr>
        <w:instrText>ä</w:instrText>
      </w:r>
      <w:r w:rsidR="00982576" w:rsidRPr="007310A7">
        <w:rPr>
          <w:rStyle w:val="s1"/>
          <w:rFonts w:eastAsia="Times New Roman" w:cs="Times New Roman"/>
          <w:color w:val="000000" w:themeColor="text1"/>
        </w:rPr>
        <w:instrText xml:space="preserve">ten zwischen Diskriminierung und Partizipation","publisher-place":"Bonn","title":"Mehr als </w:instrText>
      </w:r>
      <w:r w:rsidR="00982576" w:rsidRPr="007310A7">
        <w:rPr>
          <w:rStyle w:val="s1"/>
          <w:rFonts w:ascii="Cambria" w:eastAsia="Times New Roman" w:hAnsi="Cambria" w:cs="Cambria"/>
          <w:color w:val="000000" w:themeColor="text1"/>
        </w:rPr>
        <w:instrText>„</w:instrText>
      </w:r>
      <w:r w:rsidR="00982576" w:rsidRPr="007310A7">
        <w:rPr>
          <w:rStyle w:val="s1"/>
          <w:rFonts w:eastAsia="Times New Roman" w:cs="Times New Roman"/>
          <w:color w:val="000000" w:themeColor="text1"/>
        </w:rPr>
        <w:instrText>Mann</w:instrText>
      </w:r>
      <w:r w:rsidR="00982576" w:rsidRPr="007310A7">
        <w:rPr>
          <w:rStyle w:val="s1"/>
          <w:rFonts w:ascii="Cambria" w:eastAsia="Times New Roman" w:hAnsi="Cambria" w:cs="Cambria"/>
          <w:color w:val="000000" w:themeColor="text1"/>
        </w:rPr>
        <w:instrText>“</w:instrText>
      </w:r>
      <w:r w:rsidR="00982576" w:rsidRPr="007310A7">
        <w:rPr>
          <w:rStyle w:val="s1"/>
          <w:rFonts w:eastAsia="Times New Roman" w:cs="Times New Roman"/>
          <w:color w:val="000000" w:themeColor="text1"/>
        </w:rPr>
        <w:instrText xml:space="preserve"> und </w:instrText>
      </w:r>
      <w:r w:rsidR="00982576" w:rsidRPr="007310A7">
        <w:rPr>
          <w:rStyle w:val="s1"/>
          <w:rFonts w:ascii="Cambria" w:eastAsia="Times New Roman" w:hAnsi="Cambria" w:cs="Cambria"/>
          <w:color w:val="000000" w:themeColor="text1"/>
        </w:rPr>
        <w:instrText>„</w:instrText>
      </w:r>
      <w:r w:rsidR="00982576" w:rsidRPr="007310A7">
        <w:rPr>
          <w:rStyle w:val="s1"/>
          <w:rFonts w:eastAsia="Times New Roman" w:cs="Times New Roman"/>
          <w:color w:val="000000" w:themeColor="text1"/>
        </w:rPr>
        <w:instrText>Frau</w:instrText>
      </w:r>
      <w:r w:rsidR="00982576" w:rsidRPr="007310A7">
        <w:rPr>
          <w:rStyle w:val="s1"/>
          <w:rFonts w:ascii="Cambria" w:eastAsia="Times New Roman" w:hAnsi="Cambria" w:cs="Cambria"/>
          <w:color w:val="000000" w:themeColor="text1"/>
        </w:rPr>
        <w:instrText>“</w:instrText>
      </w:r>
      <w:r w:rsidR="00982576" w:rsidRPr="007310A7">
        <w:rPr>
          <w:rStyle w:val="s1"/>
          <w:rFonts w:eastAsia="Times New Roman" w:cs="Times New Roman"/>
          <w:color w:val="000000" w:themeColor="text1"/>
        </w:rPr>
        <w:instrText xml:space="preserve"> </w:instrText>
      </w:r>
      <w:r w:rsidR="00982576" w:rsidRPr="007310A7">
        <w:rPr>
          <w:rStyle w:val="s1"/>
          <w:rFonts w:ascii="Cambria" w:eastAsia="Times New Roman" w:hAnsi="Cambria" w:cs="Cambria"/>
          <w:color w:val="000000" w:themeColor="text1"/>
        </w:rPr>
        <w:instrText>–</w:instrText>
      </w:r>
      <w:r w:rsidR="00982576" w:rsidRPr="007310A7">
        <w:rPr>
          <w:rStyle w:val="s1"/>
          <w:rFonts w:eastAsia="Times New Roman" w:cs="Times New Roman"/>
          <w:color w:val="000000" w:themeColor="text1"/>
        </w:rPr>
        <w:instrText xml:space="preserve"> Teilhabe intergeschlechtlicher Personen","author":[{"family":"Ghattas","given":"Dan Christian"},{"family":"Sabisch","given":"Katja"}],"editor":[{"family":"Diehl","given":"Elke"}],"issued":{"date-parts":[["2017"]]}}},{"id":34,"uris":["http://zotero.org/users/local/owKliTIb/items/88QIDVNE"],"itemData":{"id":34,"type":"book","publisher":"NoNo-Verl.","publisher-place":"Berlin","title":"Inter – Erfahrungen intergeschlechtlicher Menschen in der Welt der zwei Geschlechter","editor":[{"family":"Barth","given":"Elisa"},{"family":"Ghattas","given":"Dan Christian"},{"family":"Böttger","given":"Ben"},{"family":"Schneider","given":"Ina"}],"issued":{"date-parts":[["2013"]]}}}],"schema":"https://github.com/citation-style-language/schema/raw/master/csl-citation.json"} </w:instrText>
      </w:r>
      <w:r w:rsidRPr="007310A7">
        <w:rPr>
          <w:rStyle w:val="s1"/>
          <w:rFonts w:eastAsia="Times New Roman" w:cs="Times New Roman"/>
          <w:color w:val="000000" w:themeColor="text1"/>
        </w:rPr>
        <w:fldChar w:fldCharType="separate"/>
      </w:r>
      <w:r w:rsidR="006824A0" w:rsidRPr="007310A7">
        <w:rPr>
          <w:rFonts w:ascii="Cambria" w:hAnsi="Cambria" w:cs="Times New Roman"/>
          <w:color w:val="000000" w:themeColor="text1"/>
        </w:rPr>
        <w:t>(vgl. auch Intersexuelle Menschen e. V.</w:t>
      </w:r>
      <w:r w:rsidR="001D75E2">
        <w:rPr>
          <w:rFonts w:ascii="Cambria" w:hAnsi="Cambria" w:cs="Times New Roman"/>
          <w:color w:val="000000" w:themeColor="text1"/>
        </w:rPr>
        <w:t xml:space="preserve">, </w:t>
      </w:r>
      <w:r w:rsidR="006824A0" w:rsidRPr="007310A7">
        <w:rPr>
          <w:rFonts w:ascii="Cambria" w:hAnsi="Cambria" w:cs="Times New Roman"/>
          <w:color w:val="000000" w:themeColor="text1"/>
        </w:rPr>
        <w:t>XY-Frauen 2008; Ghattas</w:t>
      </w:r>
      <w:r w:rsidR="00BE4AC3" w:rsidRPr="007310A7">
        <w:rPr>
          <w:rFonts w:ascii="Cambria" w:hAnsi="Cambria" w:cs="Times New Roman"/>
          <w:color w:val="000000" w:themeColor="text1"/>
        </w:rPr>
        <w:t xml:space="preserve">, </w:t>
      </w:r>
      <w:proofErr w:type="spellStart"/>
      <w:r w:rsidR="006824A0" w:rsidRPr="007310A7">
        <w:rPr>
          <w:rFonts w:ascii="Cambria" w:hAnsi="Cambria" w:cs="Times New Roman"/>
          <w:color w:val="000000" w:themeColor="text1"/>
        </w:rPr>
        <w:t>Sabisch</w:t>
      </w:r>
      <w:proofErr w:type="spellEnd"/>
      <w:r w:rsidR="006824A0" w:rsidRPr="007310A7">
        <w:rPr>
          <w:rFonts w:ascii="Cambria" w:hAnsi="Cambria" w:cs="Times New Roman"/>
          <w:color w:val="000000" w:themeColor="text1"/>
        </w:rPr>
        <w:t xml:space="preserve"> 2017; Barth </w:t>
      </w:r>
      <w:r w:rsidR="00BE4AC3" w:rsidRPr="007310A7">
        <w:rPr>
          <w:rFonts w:ascii="Cambria" w:hAnsi="Cambria" w:cs="Times New Roman"/>
          <w:color w:val="000000" w:themeColor="text1"/>
        </w:rPr>
        <w:t xml:space="preserve">et. </w:t>
      </w:r>
      <w:r w:rsidR="006824A0" w:rsidRPr="007310A7">
        <w:rPr>
          <w:rFonts w:ascii="Cambria" w:hAnsi="Cambria" w:cs="Times New Roman"/>
          <w:color w:val="000000" w:themeColor="text1"/>
        </w:rPr>
        <w:t>a</w:t>
      </w:r>
      <w:r w:rsidR="00BE4AC3" w:rsidRPr="007310A7">
        <w:rPr>
          <w:rFonts w:ascii="Cambria" w:hAnsi="Cambria" w:cs="Times New Roman"/>
          <w:color w:val="000000" w:themeColor="text1"/>
        </w:rPr>
        <w:t>l</w:t>
      </w:r>
      <w:r w:rsidR="006824A0" w:rsidRPr="007310A7">
        <w:rPr>
          <w:rFonts w:ascii="Cambria" w:hAnsi="Cambria" w:cs="Times New Roman"/>
          <w:color w:val="000000" w:themeColor="text1"/>
        </w:rPr>
        <w:t>. 2013)</w:t>
      </w:r>
      <w:r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w:t>
      </w:r>
    </w:p>
    <w:p w14:paraId="7AA77E2B" w14:textId="733BF15C" w:rsidR="00C32CC6" w:rsidRPr="007310A7" w:rsidRDefault="00C32CC6" w:rsidP="00C32CC6">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An der Terminologie der </w:t>
      </w:r>
      <w:proofErr w:type="spellStart"/>
      <w:r w:rsidRPr="007310A7">
        <w:rPr>
          <w:rStyle w:val="s1"/>
          <w:rFonts w:eastAsia="Times New Roman" w:cs="Times New Roman"/>
          <w:color w:val="000000" w:themeColor="text1"/>
        </w:rPr>
        <w:t>Unvollendetheit</w:t>
      </w:r>
      <w:proofErr w:type="spellEnd"/>
      <w:r w:rsidRPr="007310A7">
        <w:rPr>
          <w:rStyle w:val="s1"/>
          <w:rFonts w:eastAsia="Times New Roman" w:cs="Times New Roman"/>
          <w:color w:val="000000" w:themeColor="text1"/>
        </w:rPr>
        <w:t xml:space="preserve"> setzen ebenfalls die als Korrekturen präsentierten genitalen Veränderungsoperationen an, die zumindest suggerieren, dass eine medizinische ‚Vollendung’ möglich sei (vgl. Klöppel ebd. 313-314). Dabei wird der zukünftigen geschlechtlichen Reproduktionsfähigkeit von als Hermaphroditen kategorisierten Kindern lediglich sekundäre Relevanz zugeschrieben (vgl. ebd. 312). Nicht nur äußere Genitalien werden chirurgisch verändert, sondern auch Keimdrüsen entfernt, wenn deren Geschlechtshormon-Produktion nicht mit dem zugewiesenen sozialen Geschlecht kongruent ist. Letzteres soll die Entwicklung von „abnormal</w:t>
      </w:r>
      <w:r w:rsidR="001D75E2">
        <w:rPr>
          <w:rStyle w:val="s1"/>
          <w:rFonts w:eastAsia="Times New Roman" w:cs="Times New Roman"/>
          <w:color w:val="000000" w:themeColor="text1"/>
        </w:rPr>
        <w:t>em und perversem sexuellem Begehren</w:t>
      </w:r>
      <w:r w:rsidRPr="007310A7">
        <w:rPr>
          <w:rStyle w:val="s1"/>
          <w:rFonts w:eastAsia="Times New Roman" w:cs="Times New Roman"/>
          <w:color w:val="000000" w:themeColor="text1"/>
        </w:rPr>
        <w:t>“ (Money et al. 1955, 291f, zitiert nach ebd. 313</w:t>
      </w:r>
      <w:r w:rsidR="001D75E2">
        <w:rPr>
          <w:rStyle w:val="s1"/>
          <w:rFonts w:eastAsia="Times New Roman" w:cs="Times New Roman"/>
          <w:color w:val="000000" w:themeColor="text1"/>
        </w:rPr>
        <w:t>, eigene Übers.</w:t>
      </w:r>
      <w:r w:rsidRPr="007310A7">
        <w:rPr>
          <w:rStyle w:val="s1"/>
          <w:rFonts w:eastAsia="Times New Roman" w:cs="Times New Roman"/>
          <w:color w:val="000000" w:themeColor="text1"/>
        </w:rPr>
        <w:t xml:space="preserve">) verhindern. Als zentral wird hier erneut </w:t>
      </w:r>
      <w:r w:rsidRPr="007310A7">
        <w:rPr>
          <w:rStyle w:val="s1"/>
          <w:rFonts w:eastAsia="Times New Roman" w:cs="Times New Roman"/>
          <w:color w:val="000000" w:themeColor="text1"/>
        </w:rPr>
        <w:lastRenderedPageBreak/>
        <w:t xml:space="preserve">die Übernahme einer binären, sozial akzeptablen Geschlechterrolle und heterosexuellen Orientierung erachtet (vgl. </w:t>
      </w:r>
      <w:proofErr w:type="spellStart"/>
      <w:r w:rsidRPr="007310A7">
        <w:rPr>
          <w:rStyle w:val="s1"/>
          <w:rFonts w:eastAsia="Times New Roman" w:cs="Times New Roman"/>
          <w:color w:val="000000" w:themeColor="text1"/>
        </w:rPr>
        <w:t>ebd</w:t>
      </w:r>
      <w:proofErr w:type="spellEnd"/>
      <w:r w:rsidRPr="007310A7">
        <w:rPr>
          <w:rStyle w:val="s1"/>
          <w:rFonts w:eastAsia="Times New Roman" w:cs="Times New Roman"/>
          <w:color w:val="000000" w:themeColor="text1"/>
        </w:rPr>
        <w:t>).</w:t>
      </w:r>
      <w:r w:rsidRPr="007310A7">
        <w:rPr>
          <w:rStyle w:val="Funotenzeichen"/>
          <w:color w:val="000000" w:themeColor="text1"/>
        </w:rPr>
        <w:footnoteReference w:id="67"/>
      </w:r>
      <w:r w:rsidRPr="007310A7">
        <w:rPr>
          <w:rStyle w:val="s1"/>
          <w:rFonts w:eastAsia="Times New Roman" w:cs="Times New Roman"/>
          <w:color w:val="000000" w:themeColor="text1"/>
        </w:rPr>
        <w:t xml:space="preserve"> </w:t>
      </w:r>
    </w:p>
    <w:p w14:paraId="06A021CC" w14:textId="6156C1D7" w:rsidR="00C32CC6" w:rsidRPr="007310A7" w:rsidRDefault="00C32CC6" w:rsidP="00C32CC6">
      <w:pPr>
        <w:spacing w:before="240" w:after="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Obwohl </w:t>
      </w:r>
      <w:r w:rsidRPr="001D75E2">
        <w:rPr>
          <w:rStyle w:val="s1"/>
          <w:rFonts w:eastAsia="Times New Roman" w:cs="Times New Roman"/>
          <w:i/>
          <w:iCs/>
          <w:color w:val="000000" w:themeColor="text1"/>
        </w:rPr>
        <w:t>Hermaphroditismus</w:t>
      </w:r>
      <w:r w:rsidRPr="007310A7">
        <w:rPr>
          <w:rStyle w:val="s1"/>
          <w:rFonts w:eastAsia="Times New Roman" w:cs="Times New Roman"/>
          <w:color w:val="000000" w:themeColor="text1"/>
        </w:rPr>
        <w:t xml:space="preserve"> als Terminus der medizinischen Kategorisierung weiter bestehen bleibt, etabliert dessen erste systematische Medikalisierung</w:t>
      </w:r>
      <w:r w:rsidR="001D75E2">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ein Konzept unvollendeter und daher per se </w:t>
      </w:r>
      <w:r w:rsidR="001D75E2">
        <w:rPr>
          <w:rStyle w:val="s1"/>
          <w:rFonts w:eastAsia="Times New Roman" w:cs="Times New Roman"/>
          <w:color w:val="000000" w:themeColor="text1"/>
        </w:rPr>
        <w:t>b</w:t>
      </w:r>
      <w:r w:rsidRPr="007310A7">
        <w:rPr>
          <w:rStyle w:val="s1"/>
          <w:rFonts w:eastAsia="Times New Roman" w:cs="Times New Roman"/>
          <w:color w:val="000000" w:themeColor="text1"/>
        </w:rPr>
        <w:t xml:space="preserve">ehandlungsbedürftiger Körper. </w:t>
      </w:r>
      <w:r w:rsidR="001D75E2">
        <w:rPr>
          <w:rStyle w:val="s1"/>
          <w:rFonts w:eastAsia="Times New Roman" w:cs="Times New Roman"/>
          <w:color w:val="000000" w:themeColor="text1"/>
        </w:rPr>
        <w:t xml:space="preserve">Dieses </w:t>
      </w:r>
      <w:r w:rsidRPr="007310A7">
        <w:rPr>
          <w:rStyle w:val="s1"/>
          <w:rFonts w:eastAsia="Times New Roman" w:cs="Times New Roman"/>
          <w:color w:val="000000" w:themeColor="text1"/>
        </w:rPr>
        <w:t xml:space="preserve">zielt zumindest implizit darauf ab jeglichen biologisch oder </w:t>
      </w:r>
      <w:r w:rsidR="001D75E2">
        <w:rPr>
          <w:rStyle w:val="s1"/>
          <w:rFonts w:eastAsia="Times New Roman" w:cs="Times New Roman"/>
          <w:color w:val="000000" w:themeColor="text1"/>
        </w:rPr>
        <w:t xml:space="preserve">sozial </w:t>
      </w:r>
      <w:r w:rsidRPr="007310A7">
        <w:rPr>
          <w:rStyle w:val="s1"/>
          <w:rFonts w:eastAsia="Times New Roman" w:cs="Times New Roman"/>
          <w:color w:val="000000" w:themeColor="text1"/>
        </w:rPr>
        <w:t>begrün</w:t>
      </w:r>
      <w:r w:rsidR="001D75E2">
        <w:rPr>
          <w:rStyle w:val="s1"/>
          <w:rFonts w:eastAsia="Times New Roman" w:cs="Times New Roman"/>
          <w:color w:val="000000" w:themeColor="text1"/>
        </w:rPr>
        <w:t>deten</w:t>
      </w:r>
      <w:r w:rsidRPr="007310A7">
        <w:rPr>
          <w:rStyle w:val="s1"/>
          <w:rFonts w:eastAsia="Times New Roman" w:cs="Times New Roman"/>
          <w:color w:val="000000" w:themeColor="text1"/>
        </w:rPr>
        <w:t xml:space="preserve"> Zweifel an </w:t>
      </w:r>
      <w:r w:rsidR="001D75E2">
        <w:rPr>
          <w:rStyle w:val="s1"/>
          <w:rFonts w:eastAsia="Times New Roman" w:cs="Times New Roman"/>
          <w:color w:val="000000" w:themeColor="text1"/>
        </w:rPr>
        <w:t xml:space="preserve">geschlechtlicher Binarität </w:t>
      </w:r>
      <w:r w:rsidRPr="007310A7">
        <w:rPr>
          <w:rStyle w:val="s1"/>
          <w:rFonts w:eastAsia="Times New Roman" w:cs="Times New Roman"/>
          <w:color w:val="000000" w:themeColor="text1"/>
        </w:rPr>
        <w:t>zu entkräften. Dabei dient die Integration psychologisch-sexualwissenschaftliche</w:t>
      </w:r>
      <w:r w:rsidR="001D75E2">
        <w:rPr>
          <w:rStyle w:val="s1"/>
          <w:rFonts w:eastAsia="Times New Roman" w:cs="Times New Roman"/>
          <w:color w:val="000000" w:themeColor="text1"/>
        </w:rPr>
        <w:t>r</w:t>
      </w:r>
      <w:r w:rsidRPr="007310A7">
        <w:rPr>
          <w:rStyle w:val="s1"/>
          <w:rFonts w:eastAsia="Times New Roman" w:cs="Times New Roman"/>
          <w:color w:val="000000" w:themeColor="text1"/>
        </w:rPr>
        <w:t xml:space="preserve"> Theorien in den medizinischen Hermaphroditismus-Diskurs auf einer übergeordneten Ebene der wissenschaftlichen Legitimierung geschlechtsnormierender Interventionen. Diese stehen zum einen im Kontext sich entwickelnder medizinischer Technologien und dienen zum andern der Anpassung non-normativ eingeordneter Körpergeschlechtlichkeiten an gesellschaftliche Anforderungen </w:t>
      </w:r>
      <w:r w:rsidR="003C6674" w:rsidRPr="007310A7">
        <w:rPr>
          <w:rStyle w:val="s1"/>
          <w:rFonts w:eastAsia="Times New Roman" w:cs="Times New Roman"/>
          <w:color w:val="000000" w:themeColor="text1"/>
        </w:rPr>
        <w:fldChar w:fldCharType="begin"/>
      </w:r>
      <w:r w:rsidR="003C6674" w:rsidRPr="007310A7">
        <w:rPr>
          <w:rStyle w:val="s1"/>
          <w:rFonts w:eastAsia="Times New Roman" w:cs="Times New Roman"/>
          <w:color w:val="000000" w:themeColor="text1"/>
        </w:rPr>
        <w:instrText xml:space="preserve"> ADDIN ZOTERO_ITEM CSL_CITATION {"citationID":"9WysbEGq","properties":{"unsorted":false,"formattedCitation":"(vgl. auch Hausman 1995a)","plainCitation":"(vgl. auch Hausman 1995a)","noteIndex":0},"citationItems":[{"id":1265,"uris":["http://zotero.org/users/local/owKliTIb/items/C2Y4DN37"],"itemData":{"id":1265,"type":"book","publisher":"Duke University Press","publisher-place":"Durham, London","title":"Changing Sex: Transsexualism, Technology, and the Idea of Gender","author":[{"family":"Hausman","given":"Bernice"}],"issued":{"date-parts":[["1995"]]}},"prefix":"vgl. auch"}],"schema":"https://github.com/citation-style-language/schema/raw/master/csl-citation.json"} </w:instrText>
      </w:r>
      <w:r w:rsidR="003C6674" w:rsidRPr="007310A7">
        <w:rPr>
          <w:rStyle w:val="s1"/>
          <w:rFonts w:eastAsia="Times New Roman" w:cs="Times New Roman"/>
          <w:color w:val="000000" w:themeColor="text1"/>
        </w:rPr>
        <w:fldChar w:fldCharType="separate"/>
      </w:r>
      <w:r w:rsidR="003C6674" w:rsidRPr="007310A7">
        <w:rPr>
          <w:rFonts w:ascii="Cambria" w:hAnsi="Cambria"/>
          <w:color w:val="000000" w:themeColor="text1"/>
        </w:rPr>
        <w:t xml:space="preserve">(vgl. auch </w:t>
      </w:r>
      <w:proofErr w:type="spellStart"/>
      <w:r w:rsidR="003C6674" w:rsidRPr="007310A7">
        <w:rPr>
          <w:rFonts w:ascii="Cambria" w:hAnsi="Cambria"/>
          <w:color w:val="000000" w:themeColor="text1"/>
        </w:rPr>
        <w:t>Hausman</w:t>
      </w:r>
      <w:proofErr w:type="spellEnd"/>
      <w:r w:rsidR="003C6674" w:rsidRPr="007310A7">
        <w:rPr>
          <w:rFonts w:ascii="Cambria" w:hAnsi="Cambria"/>
          <w:color w:val="000000" w:themeColor="text1"/>
        </w:rPr>
        <w:t xml:space="preserve"> 1995a)</w:t>
      </w:r>
      <w:r w:rsidR="003C6674"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Geschlecht wird innerhalb des </w:t>
      </w:r>
      <w:proofErr w:type="spellStart"/>
      <w:r w:rsidRPr="007310A7">
        <w:rPr>
          <w:rStyle w:val="s1"/>
          <w:rFonts w:eastAsia="Times New Roman" w:cs="Times New Roman"/>
          <w:color w:val="000000" w:themeColor="text1"/>
        </w:rPr>
        <w:t>Baltimorer</w:t>
      </w:r>
      <w:proofErr w:type="spellEnd"/>
      <w:r w:rsidRPr="007310A7">
        <w:rPr>
          <w:rStyle w:val="s1"/>
          <w:rFonts w:eastAsia="Times New Roman" w:cs="Times New Roman"/>
          <w:color w:val="000000" w:themeColor="text1"/>
        </w:rPr>
        <w:t xml:space="preserve"> Hermaphroditismus-Diskurs erstmals in unterschiedliche Dimensionen aufgespalten und – im Zusammenhang eines Paradigmas medizinischer Machbarkeit – jede einzelne als technisch und psychosozial formbar begriffen. Dabei zielen diese Eingriffe nicht nur auf eine Angleichung an statistische, numerisch-bedingte Normen körperlicher Erscheinungsbilder, sondern reproduzieren soziale Anforderungen an Körpergeschlechtlichkeit und Sexualität, indem sie diesbezügliche gesellschaftliche Ungleichheitsmechanismen als gegeben und unveränderbar annehmen. Somit zeigt sich eine Kontinuität zu historischen Hermaphroditismus-Diskursen, die die soziale Ordnung</w:t>
      </w:r>
      <w:r w:rsidR="001D75E2">
        <w:rPr>
          <w:rStyle w:val="s1"/>
          <w:rFonts w:eastAsia="Times New Roman" w:cs="Times New Roman"/>
          <w:color w:val="000000" w:themeColor="text1"/>
        </w:rPr>
        <w:t xml:space="preserve"> der Geschlechter</w:t>
      </w:r>
      <w:r w:rsidRPr="007310A7">
        <w:rPr>
          <w:rStyle w:val="s1"/>
          <w:rFonts w:eastAsia="Times New Roman" w:cs="Times New Roman"/>
          <w:color w:val="000000" w:themeColor="text1"/>
        </w:rPr>
        <w:t xml:space="preserve"> in den Mittelpunkt eines Regulierungs-</w:t>
      </w:r>
      <w:proofErr w:type="spellStart"/>
      <w:r w:rsidRPr="007310A7">
        <w:rPr>
          <w:rStyle w:val="s1"/>
          <w:rFonts w:eastAsia="Times New Roman" w:cs="Times New Roman"/>
          <w:color w:val="000000" w:themeColor="text1"/>
        </w:rPr>
        <w:t>Rationals</w:t>
      </w:r>
      <w:proofErr w:type="spellEnd"/>
      <w:r w:rsidRPr="007310A7">
        <w:rPr>
          <w:rStyle w:val="s1"/>
          <w:rFonts w:eastAsia="Times New Roman" w:cs="Times New Roman"/>
          <w:color w:val="000000" w:themeColor="text1"/>
        </w:rPr>
        <w:t xml:space="preserve"> stellen. </w:t>
      </w:r>
    </w:p>
    <w:p w14:paraId="1A5641E2" w14:textId="77777777" w:rsidR="00C95CFE" w:rsidRDefault="00C32CC6" w:rsidP="00C32CC6">
      <w:pPr>
        <w:spacing w:line="360" w:lineRule="auto"/>
        <w:jc w:val="both"/>
        <w:rPr>
          <w:color w:val="000000" w:themeColor="text1"/>
        </w:rPr>
      </w:pPr>
      <w:r w:rsidRPr="007310A7">
        <w:rPr>
          <w:color w:val="000000" w:themeColor="text1"/>
        </w:rPr>
        <w:t xml:space="preserve">In </w:t>
      </w:r>
      <w:r w:rsidRPr="00C95CFE">
        <w:rPr>
          <w:color w:val="000000" w:themeColor="text1"/>
        </w:rPr>
        <w:t>der</w:t>
      </w:r>
      <w:r w:rsidRPr="007310A7">
        <w:rPr>
          <w:color w:val="000000" w:themeColor="text1"/>
        </w:rPr>
        <w:t xml:space="preserve"> BRD wird das </w:t>
      </w:r>
      <w:proofErr w:type="spellStart"/>
      <w:r w:rsidRPr="007310A7">
        <w:rPr>
          <w:color w:val="000000" w:themeColor="text1"/>
        </w:rPr>
        <w:t>Baltimorer</w:t>
      </w:r>
      <w:proofErr w:type="spellEnd"/>
      <w:r w:rsidRPr="007310A7">
        <w:rPr>
          <w:color w:val="000000" w:themeColor="text1"/>
        </w:rPr>
        <w:t xml:space="preserve"> Behandlungsprotokoll und die zugrundeliegende geschlechtliche Sozialisierungstheorie bereits zeitnah nach deren erster Veröffentlichung rezipiert </w:t>
      </w:r>
      <w:r w:rsidRPr="007310A7">
        <w:rPr>
          <w:color w:val="000000" w:themeColor="text1"/>
        </w:rPr>
        <w:fldChar w:fldCharType="begin"/>
      </w:r>
      <w:r w:rsidR="003C6674" w:rsidRPr="007310A7">
        <w:rPr>
          <w:color w:val="000000" w:themeColor="text1"/>
        </w:rPr>
        <w:instrText xml:space="preserve"> ADDIN ZOTERO_ITEM CSL_CITATION {"citationID":"iBN34ZAH","properties":{"unsorted":false,"formattedCitation":"(vgl. Kl\\uc0\\u246{}ppel 2010, 336)","plainCitation":"(vgl. Klöppel 2010, 336)","noteIndex":0},"citationItems":[{"id":855,"uris":["http://zotero.org/users/local/owKliTIb/items/9P2YM8AS"],"itemData":{"id":855,"type":"book","publisher":"transcript","publisher-place":"Bielefeld","title":"XXOXY ungelöst. Hermaphroditismus, Sex und Gender in der deutschen Medizin","author":[{"family":"Klöppel","given":"Ulrike"}],"issued":{"date-parts":[["2010"]]}},"locator":"336","label":"page","prefix":"vgl. "}],"schema":"https://github.com/citation-style-language/schema/raw/master/csl-citation.json"} </w:instrText>
      </w:r>
      <w:r w:rsidRPr="007310A7">
        <w:rPr>
          <w:color w:val="000000" w:themeColor="text1"/>
        </w:rPr>
        <w:fldChar w:fldCharType="separate"/>
      </w:r>
      <w:r w:rsidR="003C6674" w:rsidRPr="007310A7">
        <w:rPr>
          <w:rFonts w:ascii="Cambria" w:hAnsi="Cambria" w:cs="Times New Roman"/>
          <w:color w:val="000000" w:themeColor="text1"/>
        </w:rPr>
        <w:t>(vgl. Klöppel 2010, 336)</w:t>
      </w:r>
      <w:r w:rsidRPr="007310A7">
        <w:rPr>
          <w:color w:val="000000" w:themeColor="text1"/>
        </w:rPr>
        <w:fldChar w:fldCharType="end"/>
      </w:r>
      <w:r w:rsidRPr="007310A7">
        <w:rPr>
          <w:color w:val="000000" w:themeColor="text1"/>
        </w:rPr>
        <w:t>. Nach 1945 dominiert</w:t>
      </w:r>
      <w:r w:rsidR="00C95CFE">
        <w:rPr>
          <w:color w:val="000000" w:themeColor="text1"/>
        </w:rPr>
        <w:t xml:space="preserve"> zunächst</w:t>
      </w:r>
      <w:r w:rsidRPr="007310A7">
        <w:rPr>
          <w:color w:val="000000" w:themeColor="text1"/>
        </w:rPr>
        <w:t xml:space="preserve"> das Konzept des </w:t>
      </w:r>
      <w:r w:rsidRPr="00C95CFE">
        <w:rPr>
          <w:i/>
          <w:iCs/>
          <w:color w:val="000000" w:themeColor="text1"/>
        </w:rPr>
        <w:t>subjektiven Geschlechts</w:t>
      </w:r>
      <w:r w:rsidRPr="007310A7">
        <w:rPr>
          <w:color w:val="000000" w:themeColor="text1"/>
        </w:rPr>
        <w:t xml:space="preserve"> den medizinischen </w:t>
      </w:r>
      <w:r w:rsidR="00C95CFE">
        <w:rPr>
          <w:color w:val="000000" w:themeColor="text1"/>
        </w:rPr>
        <w:t>Hermaphroditismus</w:t>
      </w:r>
      <w:r w:rsidRPr="007310A7">
        <w:rPr>
          <w:color w:val="000000" w:themeColor="text1"/>
        </w:rPr>
        <w:t xml:space="preserve">-Diskurs sowohl in der BRD als auch in der DDR. Dies bedeutet eine Orientierung am geschlechtlichen Empfinden der heranwachsenden Person, was sowohl eine </w:t>
      </w:r>
      <w:r w:rsidRPr="007310A7">
        <w:rPr>
          <w:color w:val="000000" w:themeColor="text1"/>
        </w:rPr>
        <w:lastRenderedPageBreak/>
        <w:t xml:space="preserve">ärztliche Zurückhaltung bei geschlechtsverändernden Eingriffen als auch eine Möglichkeit zum sozialen Geschlechtswechsel im Lebensverlauf impliziert. </w:t>
      </w:r>
    </w:p>
    <w:p w14:paraId="483D516C" w14:textId="697B0D54" w:rsidR="00C32CC6" w:rsidRPr="007310A7" w:rsidRDefault="00626192" w:rsidP="00C32CC6">
      <w:pPr>
        <w:spacing w:line="360" w:lineRule="auto"/>
        <w:jc w:val="both"/>
        <w:rPr>
          <w:color w:val="000000" w:themeColor="text1"/>
        </w:rPr>
      </w:pPr>
      <w:r w:rsidRPr="007310A7">
        <w:rPr>
          <w:color w:val="000000" w:themeColor="text1"/>
        </w:rPr>
        <w:t xml:space="preserve">Insgesamt stieg die Anzahl von Fachbeiträgen zum Thema Intersexualität in der Nachkriegszeit deutlich. </w:t>
      </w:r>
      <w:r w:rsidR="00C32CC6" w:rsidRPr="007310A7">
        <w:rPr>
          <w:color w:val="000000" w:themeColor="text1"/>
        </w:rPr>
        <w:t xml:space="preserve">In den 1950er Jahren kommt es in Deutschland ebenfalls zu ersten Zusammenschlüssen zwischen </w:t>
      </w:r>
      <w:r w:rsidR="00C95CFE">
        <w:rPr>
          <w:color w:val="000000" w:themeColor="text1"/>
        </w:rPr>
        <w:t xml:space="preserve">medizinischen </w:t>
      </w:r>
      <w:r w:rsidR="00C32CC6" w:rsidRPr="007310A7">
        <w:rPr>
          <w:color w:val="000000" w:themeColor="text1"/>
        </w:rPr>
        <w:t>Fachbereichen zur Behandlung des Hermaphroditismus (vgl. z.B. Thieme 1957 zitiert nach ebd. 341). Dabei unterscheidet sich der bundesrepublikanische Standpunkt innerhalb des medizinischen Hermaphroditismus-Diskurses zu diesem Zeitpunkt nicht grundlegend von dem der ärztlichen KollegInnen in der DDR (vgl. ebd. 343). 1961 wird der erste westdeutsche Sammelband mit dem Titel „Die Intersexualität“ veröffentlicht (vgl. ebd. 88).</w:t>
      </w:r>
      <w:r w:rsidR="00C32CC6" w:rsidRPr="007310A7">
        <w:rPr>
          <w:rStyle w:val="Funotenzeichen"/>
          <w:color w:val="000000" w:themeColor="text1"/>
        </w:rPr>
        <w:footnoteReference w:id="68"/>
      </w:r>
      <w:r w:rsidR="00C32CC6" w:rsidRPr="007310A7">
        <w:rPr>
          <w:color w:val="000000" w:themeColor="text1"/>
        </w:rPr>
        <w:t xml:space="preserve"> Das Vorwort verdeutlicht, dass der medizinische Intersexualitäts-Diskurs an Intensität gewinnt:</w:t>
      </w:r>
    </w:p>
    <w:p w14:paraId="73696C8E" w14:textId="77777777" w:rsidR="00C32CC6" w:rsidRPr="007310A7" w:rsidRDefault="00C32CC6" w:rsidP="00C32CC6">
      <w:pPr>
        <w:spacing w:before="240" w:after="240" w:line="360" w:lineRule="auto"/>
        <w:ind w:left="567" w:right="652"/>
        <w:jc w:val="both"/>
        <w:rPr>
          <w:color w:val="000000" w:themeColor="text1"/>
          <w:sz w:val="22"/>
          <w:szCs w:val="22"/>
        </w:rPr>
      </w:pPr>
      <w:bookmarkStart w:id="46" w:name="_Hlk233471150"/>
      <w:r w:rsidRPr="007310A7">
        <w:rPr>
          <w:color w:val="000000" w:themeColor="text1"/>
          <w:sz w:val="22"/>
          <w:szCs w:val="22"/>
        </w:rPr>
        <w:t>„Selten ist (…) ein Gebiet der Medizin, das in der Grundform bereits seit Jahrtausenden bekannt war (...) so schnell in den Brennpunkt wissenschaftlichen und damit auch klinischen Interesses getreten wie die Lehre von der Intersexualität.“ (</w:t>
      </w:r>
      <w:proofErr w:type="spellStart"/>
      <w:r w:rsidRPr="007310A7">
        <w:rPr>
          <w:color w:val="000000" w:themeColor="text1"/>
          <w:sz w:val="22"/>
          <w:szCs w:val="22"/>
        </w:rPr>
        <w:t>Overzier</w:t>
      </w:r>
      <w:proofErr w:type="spellEnd"/>
      <w:r w:rsidRPr="007310A7">
        <w:rPr>
          <w:color w:val="000000" w:themeColor="text1"/>
          <w:sz w:val="22"/>
          <w:szCs w:val="22"/>
        </w:rPr>
        <w:t xml:space="preserve"> 1961, zitiert nach ebd.)</w:t>
      </w:r>
    </w:p>
    <w:bookmarkEnd w:id="46"/>
    <w:p w14:paraId="2E767900" w14:textId="24E0D971" w:rsidR="00C32CC6" w:rsidRPr="007310A7" w:rsidRDefault="00C32CC6" w:rsidP="00C32CC6">
      <w:pPr>
        <w:spacing w:line="360" w:lineRule="auto"/>
        <w:jc w:val="both"/>
        <w:rPr>
          <w:color w:val="000000" w:themeColor="text1"/>
        </w:rPr>
      </w:pPr>
      <w:r w:rsidRPr="007310A7">
        <w:rPr>
          <w:color w:val="000000" w:themeColor="text1"/>
        </w:rPr>
        <w:t xml:space="preserve">Eine Sprechenden-Position im medizinischen Spezialdiskurs ist in Deutschland zu diesem Zeitpunkt auf </w:t>
      </w:r>
      <w:r w:rsidR="00C95CFE">
        <w:rPr>
          <w:color w:val="000000" w:themeColor="text1"/>
        </w:rPr>
        <w:t xml:space="preserve">ÄrztInnen </w:t>
      </w:r>
      <w:r w:rsidRPr="007310A7">
        <w:rPr>
          <w:color w:val="000000" w:themeColor="text1"/>
        </w:rPr>
        <w:t xml:space="preserve">sowie in der </w:t>
      </w:r>
      <w:r w:rsidR="00C95CFE">
        <w:rPr>
          <w:color w:val="000000" w:themeColor="text1"/>
        </w:rPr>
        <w:t xml:space="preserve">medizinischen </w:t>
      </w:r>
      <w:r w:rsidRPr="007310A7">
        <w:rPr>
          <w:color w:val="000000" w:themeColor="text1"/>
        </w:rPr>
        <w:t xml:space="preserve">Grundlagenforschung auf PathologInnen und – mit zunehmender Bedeutung - </w:t>
      </w:r>
      <w:proofErr w:type="spellStart"/>
      <w:r w:rsidRPr="007310A7">
        <w:rPr>
          <w:color w:val="000000" w:themeColor="text1"/>
        </w:rPr>
        <w:t>HumangenetikerInnen</w:t>
      </w:r>
      <w:proofErr w:type="spellEnd"/>
      <w:r w:rsidRPr="007310A7">
        <w:rPr>
          <w:color w:val="000000" w:themeColor="text1"/>
        </w:rPr>
        <w:t xml:space="preserve"> beschränkt. So werden sowohl Debatten über d</w:t>
      </w:r>
      <w:r w:rsidR="00C95CFE">
        <w:rPr>
          <w:color w:val="000000" w:themeColor="text1"/>
        </w:rPr>
        <w:t xml:space="preserve">ie </w:t>
      </w:r>
      <w:r w:rsidRPr="007310A7">
        <w:rPr>
          <w:color w:val="000000" w:themeColor="text1"/>
        </w:rPr>
        <w:t xml:space="preserve">geschlechtliche </w:t>
      </w:r>
      <w:r w:rsidR="00C95CFE">
        <w:rPr>
          <w:color w:val="000000" w:themeColor="text1"/>
        </w:rPr>
        <w:t>Entwicklung i</w:t>
      </w:r>
      <w:r w:rsidRPr="007310A7">
        <w:rPr>
          <w:color w:val="000000" w:themeColor="text1"/>
        </w:rPr>
        <w:t>ntersexuell</w:t>
      </w:r>
      <w:r w:rsidR="00C95CFE">
        <w:rPr>
          <w:color w:val="000000" w:themeColor="text1"/>
        </w:rPr>
        <w:t xml:space="preserve"> kategorisierter Menschen </w:t>
      </w:r>
      <w:r w:rsidRPr="007310A7">
        <w:rPr>
          <w:color w:val="000000" w:themeColor="text1"/>
        </w:rPr>
        <w:t>als auch über einen postulierten Zusammenhang zwischen Inter- und Homosexualität in den 1960er Jahren auf einer biologistischen Ebene geführt (vgl. z.B. Dörner 1972, zitiert nach ebd. 429).</w:t>
      </w:r>
      <w:r w:rsidRPr="007310A7">
        <w:rPr>
          <w:rStyle w:val="Funotenzeichen"/>
          <w:color w:val="000000" w:themeColor="text1"/>
        </w:rPr>
        <w:footnoteReference w:id="69"/>
      </w:r>
      <w:r w:rsidRPr="007310A7">
        <w:rPr>
          <w:color w:val="000000" w:themeColor="text1"/>
        </w:rPr>
        <w:t xml:space="preserve"> PsychiaterInnen w</w:t>
      </w:r>
      <w:r w:rsidR="00C95CFE">
        <w:rPr>
          <w:color w:val="000000" w:themeColor="text1"/>
        </w:rPr>
        <w:t>e</w:t>
      </w:r>
      <w:r w:rsidRPr="007310A7">
        <w:rPr>
          <w:color w:val="000000" w:themeColor="text1"/>
        </w:rPr>
        <w:t xml:space="preserve">rden </w:t>
      </w:r>
      <w:r w:rsidR="00C95CFE">
        <w:rPr>
          <w:color w:val="000000" w:themeColor="text1"/>
        </w:rPr>
        <w:t xml:space="preserve">dafür </w:t>
      </w:r>
      <w:r w:rsidRPr="007310A7">
        <w:rPr>
          <w:color w:val="000000" w:themeColor="text1"/>
        </w:rPr>
        <w:t xml:space="preserve">zunehmend in Fragen der ‚korrekten’ Geschlechtszuweisung intersexuell eingeordneter Kinder involviert. Theorien der </w:t>
      </w:r>
      <w:r w:rsidR="00C95CFE">
        <w:rPr>
          <w:color w:val="000000" w:themeColor="text1"/>
        </w:rPr>
        <w:t xml:space="preserve">sozialen Bedingtheit </w:t>
      </w:r>
      <w:r w:rsidRPr="007310A7">
        <w:rPr>
          <w:color w:val="000000" w:themeColor="text1"/>
        </w:rPr>
        <w:t xml:space="preserve">psychosexueller Entwicklung </w:t>
      </w:r>
      <w:r w:rsidR="00C95CFE">
        <w:rPr>
          <w:color w:val="000000" w:themeColor="text1"/>
        </w:rPr>
        <w:t xml:space="preserve">kommen </w:t>
      </w:r>
      <w:r w:rsidRPr="007310A7">
        <w:rPr>
          <w:color w:val="000000" w:themeColor="text1"/>
        </w:rPr>
        <w:t xml:space="preserve">in diesem Zeitraum noch eine marginale Diskursposition zu (vgl. </w:t>
      </w:r>
      <w:proofErr w:type="spellStart"/>
      <w:r w:rsidRPr="007310A7">
        <w:rPr>
          <w:color w:val="000000" w:themeColor="text1"/>
        </w:rPr>
        <w:t>Parnitzke</w:t>
      </w:r>
      <w:proofErr w:type="spellEnd"/>
      <w:r w:rsidRPr="007310A7">
        <w:rPr>
          <w:color w:val="000000" w:themeColor="text1"/>
        </w:rPr>
        <w:t xml:space="preserve"> 1952, zitiert nach ebd., 445).</w:t>
      </w:r>
    </w:p>
    <w:p w14:paraId="18DE7D04" w14:textId="77777777" w:rsidR="004150BC" w:rsidRDefault="00C32CC6" w:rsidP="00C32CC6">
      <w:pPr>
        <w:spacing w:line="360" w:lineRule="auto"/>
        <w:jc w:val="both"/>
        <w:rPr>
          <w:color w:val="000000" w:themeColor="text1"/>
        </w:rPr>
      </w:pPr>
      <w:r w:rsidRPr="007310A7">
        <w:rPr>
          <w:color w:val="000000" w:themeColor="text1"/>
        </w:rPr>
        <w:lastRenderedPageBreak/>
        <w:t xml:space="preserve">Ab den 1970er Jahren </w:t>
      </w:r>
      <w:r w:rsidR="00626192">
        <w:rPr>
          <w:color w:val="000000" w:themeColor="text1"/>
        </w:rPr>
        <w:t xml:space="preserve">entstehen </w:t>
      </w:r>
      <w:r w:rsidRPr="007310A7">
        <w:rPr>
          <w:color w:val="000000" w:themeColor="text1"/>
        </w:rPr>
        <w:t xml:space="preserve">sowohl in der BRD als auch in der DDR die ersten medizinischen Spezialzentren zur Behandlung von Kindern mit „intersexuellen Organfehlbildungen (Pelz 1975, 501, zitiert nach ebd. 348). </w:t>
      </w:r>
      <w:r w:rsidR="001278C4">
        <w:rPr>
          <w:color w:val="000000" w:themeColor="text1"/>
        </w:rPr>
        <w:t xml:space="preserve">Dies </w:t>
      </w:r>
      <w:r w:rsidRPr="007310A7">
        <w:rPr>
          <w:color w:val="000000" w:themeColor="text1"/>
        </w:rPr>
        <w:t>ist ähnlich wie in den USA im Kontext neuer diagnostischer Technologien und Interventionsmöglichkeiten, jedoch auch vor dem Hintergrund des zweiten Weltkriegs als eine medizinisch unterstützte Stabilisierung der Geschlechterordnung</w:t>
      </w:r>
      <w:r w:rsidR="001278C4">
        <w:rPr>
          <w:color w:val="000000" w:themeColor="text1"/>
        </w:rPr>
        <w:t xml:space="preserve"> </w:t>
      </w:r>
      <w:proofErr w:type="spellStart"/>
      <w:r w:rsidR="001278C4">
        <w:rPr>
          <w:color w:val="000000" w:themeColor="text1"/>
        </w:rPr>
        <w:t>einortbar</w:t>
      </w:r>
      <w:proofErr w:type="spellEnd"/>
      <w:r w:rsidRPr="007310A7">
        <w:rPr>
          <w:color w:val="000000" w:themeColor="text1"/>
        </w:rPr>
        <w:t>. Bezüglich des klinischen Umgangs dominieren</w:t>
      </w:r>
      <w:r w:rsidR="004150BC">
        <w:rPr>
          <w:color w:val="000000" w:themeColor="text1"/>
        </w:rPr>
        <w:t xml:space="preserve"> die</w:t>
      </w:r>
      <w:r w:rsidRPr="007310A7">
        <w:rPr>
          <w:color w:val="000000" w:themeColor="text1"/>
        </w:rPr>
        <w:t xml:space="preserve"> „Richtlinien des subjektiven Geschlechts“ (Klöppel ebd. 354) den deutschen medizinischen Diskurs bis Mitte der 1960er Jahre. Diesem Paradigma folgend plädieren Chirurgen für ein </w:t>
      </w:r>
      <w:r w:rsidR="004150BC">
        <w:rPr>
          <w:color w:val="000000" w:themeColor="text1"/>
        </w:rPr>
        <w:t xml:space="preserve">zurückhaltendes </w:t>
      </w:r>
      <w:r w:rsidRPr="007310A7">
        <w:rPr>
          <w:color w:val="000000" w:themeColor="text1"/>
        </w:rPr>
        <w:t xml:space="preserve">Behandlungsvorgehen </w:t>
      </w:r>
      <w:r w:rsidR="004150BC">
        <w:rPr>
          <w:color w:val="000000" w:themeColor="text1"/>
        </w:rPr>
        <w:t xml:space="preserve">sowie für die </w:t>
      </w:r>
      <w:r w:rsidRPr="007310A7">
        <w:rPr>
          <w:color w:val="000000" w:themeColor="text1"/>
        </w:rPr>
        <w:t>Berücksichtigung der „seelischen Einstellung“ (Büttner, Titze 1948, 382, zitiert nach ebd., 355)</w:t>
      </w:r>
      <w:r w:rsidR="004150BC">
        <w:rPr>
          <w:color w:val="000000" w:themeColor="text1"/>
        </w:rPr>
        <w:t xml:space="preserve">, die </w:t>
      </w:r>
      <w:r w:rsidRPr="007310A7">
        <w:rPr>
          <w:color w:val="000000" w:themeColor="text1"/>
        </w:rPr>
        <w:t>als kaum beeinflussbar durch genitalverändernde Eingriffe verstanden wird (vgl. ebd.). Eine Psychologisierung und kontinuierliche medizinische Beobachtung des geschlechtlichen Erlebens intersexuell kategorisierter Kinder wird in diesem Zeitraum in Deutschland – anders als in den USA - noch nicht</w:t>
      </w:r>
      <w:r w:rsidR="004150BC">
        <w:rPr>
          <w:color w:val="000000" w:themeColor="text1"/>
        </w:rPr>
        <w:t xml:space="preserve"> vorgenommen</w:t>
      </w:r>
      <w:r w:rsidRPr="007310A7">
        <w:rPr>
          <w:color w:val="000000" w:themeColor="text1"/>
        </w:rPr>
        <w:t xml:space="preserve">. </w:t>
      </w:r>
    </w:p>
    <w:p w14:paraId="120CC0C1" w14:textId="029699C7" w:rsidR="00C32CC6" w:rsidRPr="007310A7" w:rsidRDefault="00C32CC6" w:rsidP="00C32CC6">
      <w:pPr>
        <w:spacing w:line="360" w:lineRule="auto"/>
        <w:jc w:val="both"/>
        <w:rPr>
          <w:color w:val="000000" w:themeColor="text1"/>
        </w:rPr>
      </w:pPr>
      <w:r w:rsidRPr="007310A7">
        <w:rPr>
          <w:color w:val="000000" w:themeColor="text1"/>
        </w:rPr>
        <w:t xml:space="preserve">In der DDR wird zwar ähnlich wie in der BRD in einzelnen Publikationen auf die Relevanz des </w:t>
      </w:r>
      <w:r w:rsidR="004150BC">
        <w:rPr>
          <w:color w:val="000000" w:themeColor="text1"/>
        </w:rPr>
        <w:t xml:space="preserve">sog. </w:t>
      </w:r>
      <w:r w:rsidRPr="007310A7">
        <w:rPr>
          <w:color w:val="000000" w:themeColor="text1"/>
        </w:rPr>
        <w:t xml:space="preserve">wahren Keimdrüsengeschlechts bei der Geschlechtszuweisung hingewiesen. Überwiegend prägt jedoch auch hier die Priorisierung des subjektiven Geschlechts den Diskurs (vgl. z.B. </w:t>
      </w:r>
      <w:r w:rsidRPr="007310A7">
        <w:rPr>
          <w:rFonts w:cs="Times New Roman"/>
          <w:color w:val="000000" w:themeColor="text1"/>
        </w:rPr>
        <w:t>Pockrandt</w:t>
      </w:r>
      <w:r w:rsidR="004150BC">
        <w:rPr>
          <w:rFonts w:cs="Times New Roman"/>
          <w:color w:val="000000" w:themeColor="text1"/>
        </w:rPr>
        <w:t xml:space="preserve">, </w:t>
      </w:r>
      <w:proofErr w:type="spellStart"/>
      <w:r w:rsidRPr="007310A7">
        <w:rPr>
          <w:rFonts w:cs="Times New Roman"/>
          <w:color w:val="000000" w:themeColor="text1"/>
        </w:rPr>
        <w:t>Brunkow</w:t>
      </w:r>
      <w:proofErr w:type="spellEnd"/>
      <w:r w:rsidRPr="007310A7">
        <w:rPr>
          <w:rFonts w:cs="Times New Roman"/>
          <w:color w:val="000000" w:themeColor="text1"/>
        </w:rPr>
        <w:t xml:space="preserve"> 1956, 929</w:t>
      </w:r>
      <w:r w:rsidRPr="007310A7">
        <w:rPr>
          <w:color w:val="000000" w:themeColor="text1"/>
        </w:rPr>
        <w:t xml:space="preserve"> zitiert nach ebd. 358). Dabei sind diese Erwägungen zu Gunsten des geschlechtlichen Erlebens </w:t>
      </w:r>
      <w:r w:rsidR="004150BC">
        <w:rPr>
          <w:color w:val="000000" w:themeColor="text1"/>
        </w:rPr>
        <w:t xml:space="preserve">weniger </w:t>
      </w:r>
      <w:r w:rsidRPr="007310A7">
        <w:rPr>
          <w:color w:val="000000" w:themeColor="text1"/>
        </w:rPr>
        <w:t>durch eine Anerkennung von Selbstbestimmungsrechten der betroffenen Kinder</w:t>
      </w:r>
      <w:r w:rsidR="004150BC">
        <w:rPr>
          <w:color w:val="000000" w:themeColor="text1"/>
        </w:rPr>
        <w:t xml:space="preserve"> begründet</w:t>
      </w:r>
      <w:r w:rsidRPr="007310A7">
        <w:rPr>
          <w:color w:val="000000" w:themeColor="text1"/>
        </w:rPr>
        <w:t xml:space="preserve">. Vielmehr liegt nahe, dass eine Bewusstheit über die Limitation medizinischen Wissens hinsichtlich </w:t>
      </w:r>
      <w:r w:rsidR="004150BC">
        <w:rPr>
          <w:color w:val="000000" w:themeColor="text1"/>
        </w:rPr>
        <w:t xml:space="preserve">der </w:t>
      </w:r>
      <w:r w:rsidRPr="007310A7">
        <w:rPr>
          <w:color w:val="000000" w:themeColor="text1"/>
        </w:rPr>
        <w:t>die geschlechtliche Entwicklung beeinflussende</w:t>
      </w:r>
      <w:r w:rsidR="004150BC">
        <w:rPr>
          <w:color w:val="000000" w:themeColor="text1"/>
        </w:rPr>
        <w:t>n</w:t>
      </w:r>
      <w:r w:rsidRPr="007310A7">
        <w:rPr>
          <w:color w:val="000000" w:themeColor="text1"/>
        </w:rPr>
        <w:t xml:space="preserve"> Faktoren ausschlaggebend ist (vgl. Klöppel ebd., 374).</w:t>
      </w:r>
      <w:r w:rsidRPr="007310A7">
        <w:rPr>
          <w:rStyle w:val="Funotenzeichen"/>
          <w:color w:val="000000" w:themeColor="text1"/>
        </w:rPr>
        <w:footnoteReference w:id="70"/>
      </w:r>
      <w:r w:rsidRPr="007310A7">
        <w:rPr>
          <w:color w:val="000000" w:themeColor="text1"/>
        </w:rPr>
        <w:t xml:space="preserve"> Wissenschaftstheoretisch bleibt ein reduktiv-naturalistisches Verständnis von Geschlecht - als überwiegend biologisch determinierte</w:t>
      </w:r>
      <w:r w:rsidR="004150BC">
        <w:rPr>
          <w:color w:val="000000" w:themeColor="text1"/>
        </w:rPr>
        <w:t>s</w:t>
      </w:r>
      <w:r w:rsidRPr="007310A7">
        <w:rPr>
          <w:color w:val="000000" w:themeColor="text1"/>
        </w:rPr>
        <w:t xml:space="preserve"> Phänomen –unhinterfragt.</w:t>
      </w:r>
    </w:p>
    <w:p w14:paraId="0E4B7818" w14:textId="25455CE1" w:rsidR="00C32CC6" w:rsidRPr="007310A7" w:rsidRDefault="00565560" w:rsidP="00E54C60">
      <w:pPr>
        <w:spacing w:line="360" w:lineRule="auto"/>
        <w:jc w:val="both"/>
        <w:rPr>
          <w:color w:val="000000" w:themeColor="text1"/>
        </w:rPr>
      </w:pPr>
      <w:r>
        <w:rPr>
          <w:color w:val="000000" w:themeColor="text1"/>
        </w:rPr>
        <w:t xml:space="preserve">Hinsichtlich </w:t>
      </w:r>
      <w:r w:rsidR="00C32CC6" w:rsidRPr="007310A7">
        <w:rPr>
          <w:color w:val="000000" w:themeColor="text1"/>
        </w:rPr>
        <w:t xml:space="preserve">der medizinisch regulierten Geschlechtszuweisung </w:t>
      </w:r>
      <w:r>
        <w:rPr>
          <w:color w:val="000000" w:themeColor="text1"/>
        </w:rPr>
        <w:t xml:space="preserve">bei ‚uneindeutigen‘ Genitalien </w:t>
      </w:r>
      <w:r w:rsidR="004150BC">
        <w:rPr>
          <w:color w:val="000000" w:themeColor="text1"/>
        </w:rPr>
        <w:t>plädieren so</w:t>
      </w:r>
      <w:r w:rsidR="00C32CC6" w:rsidRPr="007310A7">
        <w:rPr>
          <w:color w:val="000000" w:themeColor="text1"/>
        </w:rPr>
        <w:t xml:space="preserve">wohl west- als auch ostdeutsche MedizinerInnen dafür, eine männliche Zuweisung zu priorisieren. Hier mischen sich biologische </w:t>
      </w:r>
      <w:r w:rsidR="00C32CC6" w:rsidRPr="007310A7">
        <w:rPr>
          <w:color w:val="000000" w:themeColor="text1"/>
        </w:rPr>
        <w:lastRenderedPageBreak/>
        <w:t xml:space="preserve">Theorien – die Annahme </w:t>
      </w:r>
      <w:r w:rsidR="004150BC">
        <w:rPr>
          <w:color w:val="000000" w:themeColor="text1"/>
        </w:rPr>
        <w:t>i</w:t>
      </w:r>
      <w:r w:rsidR="00C32CC6" w:rsidRPr="007310A7">
        <w:rPr>
          <w:color w:val="000000" w:themeColor="text1"/>
        </w:rPr>
        <w:t xml:space="preserve">ntersexuelle </w:t>
      </w:r>
      <w:r w:rsidR="004150BC">
        <w:rPr>
          <w:color w:val="000000" w:themeColor="text1"/>
        </w:rPr>
        <w:t xml:space="preserve">Personen </w:t>
      </w:r>
      <w:r w:rsidR="00C32CC6" w:rsidRPr="007310A7">
        <w:rPr>
          <w:color w:val="000000" w:themeColor="text1"/>
        </w:rPr>
        <w:t>hätten häufiger Hoden als Eierstöcke – mit der Bezugnahme auf geschlechtliche Normen und Privilegien, von denen ausgehend Männern ein günstigerer „Kampf ums Dasein“ (Martius 1949, 332, zitiert nach Klöppel ebd.) prognostiziert wird. Letzteres verdeutlicht die Kontinuität sozio-normativ geprägter Kategorisierungen geschlechtlich ‚uneindeutiger’ Körper</w:t>
      </w:r>
      <w:r>
        <w:rPr>
          <w:color w:val="000000" w:themeColor="text1"/>
        </w:rPr>
        <w:t xml:space="preserve"> sowie </w:t>
      </w:r>
      <w:r w:rsidR="00C32CC6" w:rsidRPr="007310A7">
        <w:rPr>
          <w:color w:val="000000" w:themeColor="text1"/>
        </w:rPr>
        <w:t>eine</w:t>
      </w:r>
      <w:r>
        <w:rPr>
          <w:color w:val="000000" w:themeColor="text1"/>
        </w:rPr>
        <w:t>r</w:t>
      </w:r>
      <w:r w:rsidR="00C32CC6" w:rsidRPr="007310A7">
        <w:rPr>
          <w:color w:val="000000" w:themeColor="text1"/>
        </w:rPr>
        <w:t xml:space="preserve"> von sozialen Bewertungen geprägte medizinische Behandlungspraxis </w:t>
      </w:r>
      <w:r w:rsidR="00C32CC6" w:rsidRPr="007310A7">
        <w:rPr>
          <w:color w:val="000000" w:themeColor="text1"/>
        </w:rPr>
        <w:fldChar w:fldCharType="begin"/>
      </w:r>
      <w:r w:rsidR="004911CB" w:rsidRPr="007310A7">
        <w:rPr>
          <w:color w:val="000000" w:themeColor="text1"/>
        </w:rPr>
        <w:instrText xml:space="preserve"> ADDIN ZOTERO_ITEM CSL_CITATION {"citationID":"E502LRK3","properties":{"unsorted":false,"formattedCitation":"(vgl. auch M. Carpenter 2018)","plainCitation":"(vgl. auch M. Carpenter 2018)","noteIndex":0},"citationItems":[{"id":61,"uris":["http://zotero.org/users/local/owKliTIb/items/VXNFELRT"],"itemData":{"id":61,"type":"article-journal","container-title":"Journal of bioethical inquiry","DOI":"10.1007/s11673-018-9855-8","issue":"4","page":"487–495","publisher":"Springer Science and Business Media LLC","title":"The \"Normalization\" of Intersex Bodies and \"Othering\" of Intersex Identities in Australia","volume":"15","author":[{"family":"Carpenter","given":"M."}],"issued":{"date-parts":[["2018"]]}},"prefix":"vgl. auch"}],"schema":"https://github.com/citation-style-language/schema/raw/master/csl-citation.json"} </w:instrText>
      </w:r>
      <w:r w:rsidR="00C32CC6" w:rsidRPr="007310A7">
        <w:rPr>
          <w:color w:val="000000" w:themeColor="text1"/>
        </w:rPr>
        <w:fldChar w:fldCharType="separate"/>
      </w:r>
      <w:r w:rsidR="004911CB" w:rsidRPr="007310A7">
        <w:rPr>
          <w:rFonts w:ascii="Cambria" w:hAnsi="Cambria"/>
          <w:color w:val="000000" w:themeColor="text1"/>
        </w:rPr>
        <w:t>(vgl. auch Carpenter 2018)</w:t>
      </w:r>
      <w:r w:rsidR="00C32CC6" w:rsidRPr="007310A7">
        <w:rPr>
          <w:color w:val="000000" w:themeColor="text1"/>
        </w:rPr>
        <w:fldChar w:fldCharType="end"/>
      </w:r>
      <w:r w:rsidR="00C32CC6" w:rsidRPr="007310A7">
        <w:rPr>
          <w:color w:val="000000" w:themeColor="text1"/>
        </w:rPr>
        <w:t xml:space="preserve">. </w:t>
      </w:r>
    </w:p>
    <w:p w14:paraId="0274010B" w14:textId="4FFE5611" w:rsidR="003F1DD9" w:rsidRDefault="00C32CC6" w:rsidP="003F1DD9">
      <w:pPr>
        <w:spacing w:before="240" w:line="360" w:lineRule="auto"/>
        <w:jc w:val="both"/>
        <w:rPr>
          <w:color w:val="000000" w:themeColor="text1"/>
        </w:rPr>
      </w:pPr>
      <w:r w:rsidRPr="007310A7">
        <w:rPr>
          <w:color w:val="000000" w:themeColor="text1"/>
        </w:rPr>
        <w:t xml:space="preserve">Der deutsche Intersexualitäts-Diskurs ändert sich mit der zunehmenden Rezeption des </w:t>
      </w:r>
      <w:proofErr w:type="spellStart"/>
      <w:r w:rsidRPr="007310A7">
        <w:rPr>
          <w:color w:val="000000" w:themeColor="text1"/>
        </w:rPr>
        <w:t>Baltimorer</w:t>
      </w:r>
      <w:proofErr w:type="spellEnd"/>
      <w:r w:rsidRPr="007310A7">
        <w:rPr>
          <w:color w:val="000000" w:themeColor="text1"/>
        </w:rPr>
        <w:t xml:space="preserve"> Behandlungsparadigmas ab Mitte der 1960er Jahre </w:t>
      </w:r>
      <w:r w:rsidRPr="007310A7">
        <w:rPr>
          <w:color w:val="000000" w:themeColor="text1"/>
        </w:rPr>
        <w:fldChar w:fldCharType="begin"/>
      </w:r>
      <w:r w:rsidR="003C6674" w:rsidRPr="007310A7">
        <w:rPr>
          <w:color w:val="000000" w:themeColor="text1"/>
        </w:rPr>
        <w:instrText xml:space="preserve"> ADDIN ZOTERO_ITEM CSL_CITATION {"citationID":"VVO5dtcU","properties":{"unsorted":false,"formattedCitation":"(vgl. Kl\\uc0\\u246{}ppel 2010, 475)","plainCitation":"(vgl. Klöppel 2010, 475)","noteIndex":0},"citationItems":[{"id":855,"uris":["http://zotero.org/users/local/owKliTIb/items/9P2YM8AS"],"itemData":{"id":855,"type":"book","publisher":"transcript","publisher-place":"Bielefeld","title":"XXOXY ungelöst. Hermaphroditismus, Sex und Gender in der deutschen Medizin","author":[{"family":"Klöppel","given":"Ulrike"}],"issued":{"date-parts":[["2010"]]}},"locator":"475","label":"page","prefix":"vgl."}],"schema":"https://github.com/citation-style-language/schema/raw/master/csl-citation.json"} </w:instrText>
      </w:r>
      <w:r w:rsidRPr="007310A7">
        <w:rPr>
          <w:color w:val="000000" w:themeColor="text1"/>
        </w:rPr>
        <w:fldChar w:fldCharType="separate"/>
      </w:r>
      <w:r w:rsidR="003C6674" w:rsidRPr="007310A7">
        <w:rPr>
          <w:rFonts w:ascii="Cambria" w:hAnsi="Cambria" w:cs="Times New Roman"/>
          <w:color w:val="000000" w:themeColor="text1"/>
        </w:rPr>
        <w:t>(vgl. Klöppel 2010, 475)</w:t>
      </w:r>
      <w:r w:rsidRPr="007310A7">
        <w:rPr>
          <w:color w:val="000000" w:themeColor="text1"/>
        </w:rPr>
        <w:fldChar w:fldCharType="end"/>
      </w:r>
      <w:r w:rsidRPr="007310A7">
        <w:rPr>
          <w:color w:val="000000" w:themeColor="text1"/>
        </w:rPr>
        <w:t>. Die neuen Behandlungsempfehlungen werden u.a. durch Kontakt einer jüngeren Generation von Kliniker</w:t>
      </w:r>
      <w:r w:rsidR="00E54C60">
        <w:rPr>
          <w:color w:val="000000" w:themeColor="text1"/>
        </w:rPr>
        <w:t>Innen</w:t>
      </w:r>
      <w:r w:rsidRPr="007310A7">
        <w:rPr>
          <w:color w:val="000000" w:themeColor="text1"/>
        </w:rPr>
        <w:t xml:space="preserve"> mit der US-amerikanischen </w:t>
      </w:r>
      <w:r w:rsidR="00E54C60">
        <w:rPr>
          <w:color w:val="000000" w:themeColor="text1"/>
        </w:rPr>
        <w:t>Forschungs</w:t>
      </w:r>
      <w:r w:rsidRPr="007310A7">
        <w:rPr>
          <w:color w:val="000000" w:themeColor="text1"/>
        </w:rPr>
        <w:t>gruppe in der deutschsprachigen Endokrinologie und Gynäkologie etabliert (vgl. ebd., 348, 475ff</w:t>
      </w:r>
      <w:r w:rsidR="003B644A">
        <w:rPr>
          <w:color w:val="000000" w:themeColor="text1"/>
        </w:rPr>
        <w:t>.</w:t>
      </w:r>
      <w:r w:rsidRPr="007310A7">
        <w:rPr>
          <w:color w:val="000000" w:themeColor="text1"/>
        </w:rPr>
        <w:t>, Prader 1971 zitiert nach ebd.</w:t>
      </w:r>
      <w:r w:rsidR="003B644A">
        <w:rPr>
          <w:color w:val="000000" w:themeColor="text1"/>
        </w:rPr>
        <w:t>,</w:t>
      </w:r>
      <w:r w:rsidRPr="007310A7">
        <w:rPr>
          <w:color w:val="000000" w:themeColor="text1"/>
        </w:rPr>
        <w:t xml:space="preserve"> 478). Dabei wird das Behandlungsparadigma zu einem Zeitpunkt übernommen</w:t>
      </w:r>
      <w:r w:rsidR="00E54C60">
        <w:rPr>
          <w:color w:val="000000" w:themeColor="text1"/>
        </w:rPr>
        <w:t>,</w:t>
      </w:r>
      <w:r w:rsidRPr="007310A7">
        <w:rPr>
          <w:color w:val="000000" w:themeColor="text1"/>
        </w:rPr>
        <w:t xml:space="preserve"> als sich dessen theoretische Annahmen durch die Arbeiten Robert Stollers bereits entscheidend weiterentwickelt haben. Die von Klöppel als </w:t>
      </w:r>
      <w:proofErr w:type="spellStart"/>
      <w:r w:rsidRPr="007310A7">
        <w:rPr>
          <w:color w:val="000000" w:themeColor="text1"/>
        </w:rPr>
        <w:t>psychoendokrinologische</w:t>
      </w:r>
      <w:proofErr w:type="spellEnd"/>
      <w:r w:rsidRPr="007310A7">
        <w:rPr>
          <w:color w:val="000000" w:themeColor="text1"/>
        </w:rPr>
        <w:t xml:space="preserve"> Wende rekonstruierte Veränderung der Theorien von Money und KollegInnen machen letztere für den medizinischen Intersexualitäts-Diskurs in Deutschland mehrheitsfähig (vgl. ebd. 508). Die Integration von hormonellen und somit biologischen Kausalbeziehungen im Sinne von </w:t>
      </w:r>
      <w:proofErr w:type="spellStart"/>
      <w:r w:rsidRPr="007310A7">
        <w:rPr>
          <w:i/>
          <w:color w:val="000000" w:themeColor="text1"/>
        </w:rPr>
        <w:t>nature</w:t>
      </w:r>
      <w:proofErr w:type="spellEnd"/>
      <w:r w:rsidRPr="007310A7">
        <w:rPr>
          <w:color w:val="000000" w:themeColor="text1"/>
        </w:rPr>
        <w:t xml:space="preserve"> legitimieren auch die Annahmen auf der Ebene von </w:t>
      </w:r>
      <w:proofErr w:type="spellStart"/>
      <w:r w:rsidRPr="007310A7">
        <w:rPr>
          <w:i/>
          <w:color w:val="000000" w:themeColor="text1"/>
        </w:rPr>
        <w:t>nurture</w:t>
      </w:r>
      <w:proofErr w:type="spellEnd"/>
      <w:r w:rsidRPr="007310A7">
        <w:rPr>
          <w:color w:val="000000" w:themeColor="text1"/>
        </w:rPr>
        <w:t xml:space="preserve">. Auch auf einer Behandlungspraktischen Ebene wird das US-amerikanische Vorgehen in BRD und DDR </w:t>
      </w:r>
      <w:r w:rsidR="00E54C60">
        <w:rPr>
          <w:color w:val="000000" w:themeColor="text1"/>
        </w:rPr>
        <w:t xml:space="preserve">bis Ende </w:t>
      </w:r>
      <w:r w:rsidRPr="007310A7">
        <w:rPr>
          <w:color w:val="000000" w:themeColor="text1"/>
        </w:rPr>
        <w:t>der 1960er Jahre weitgehend übernommen.</w:t>
      </w:r>
      <w:r w:rsidRPr="007310A7">
        <w:rPr>
          <w:rStyle w:val="Funotenzeichen"/>
          <w:color w:val="000000" w:themeColor="text1"/>
        </w:rPr>
        <w:footnoteReference w:id="71"/>
      </w:r>
      <w:r w:rsidRPr="007310A7">
        <w:rPr>
          <w:color w:val="000000" w:themeColor="text1"/>
        </w:rPr>
        <w:t xml:space="preserve"> Bei</w:t>
      </w:r>
      <w:r w:rsidR="005877DC">
        <w:rPr>
          <w:color w:val="000000" w:themeColor="text1"/>
        </w:rPr>
        <w:t xml:space="preserve"> sog.</w:t>
      </w:r>
      <w:r w:rsidRPr="007310A7">
        <w:rPr>
          <w:color w:val="000000" w:themeColor="text1"/>
        </w:rPr>
        <w:t xml:space="preserve"> </w:t>
      </w:r>
      <w:r w:rsidR="00F46474">
        <w:rPr>
          <w:color w:val="000000" w:themeColor="text1"/>
        </w:rPr>
        <w:t xml:space="preserve">echtem </w:t>
      </w:r>
      <w:r w:rsidR="005877DC">
        <w:rPr>
          <w:color w:val="000000" w:themeColor="text1"/>
        </w:rPr>
        <w:t>Hermaphroditismus sowie</w:t>
      </w:r>
      <w:r w:rsidRPr="007310A7">
        <w:rPr>
          <w:color w:val="000000" w:themeColor="text1"/>
        </w:rPr>
        <w:t xml:space="preserve"> männlichem Pseudohermaphroditismus wird von nun an – bis in die 2000er Jahre - für eine weibliche Geschlechtszuweisung plädiert.</w:t>
      </w:r>
      <w:r w:rsidR="003F1DD9" w:rsidRPr="007310A7">
        <w:rPr>
          <w:color w:val="000000" w:themeColor="text1"/>
        </w:rPr>
        <w:t xml:space="preserve"> </w:t>
      </w:r>
      <w:r w:rsidR="003F1DD9" w:rsidRPr="003F1DD9">
        <w:rPr>
          <w:color w:val="000000" w:themeColor="text1"/>
        </w:rPr>
        <w:t>Klöppel bezeichnet diese Orientierung als „im Zweifelsfall weiblich“ (ebd.</w:t>
      </w:r>
      <w:r w:rsidR="005877DC">
        <w:rPr>
          <w:color w:val="000000" w:themeColor="text1"/>
        </w:rPr>
        <w:t>, 25</w:t>
      </w:r>
      <w:r w:rsidR="003F1DD9" w:rsidRPr="003F1DD9">
        <w:rPr>
          <w:color w:val="000000" w:themeColor="text1"/>
        </w:rPr>
        <w:t xml:space="preserve">) und zitiert in diesem Zusammenhang aus einem pädiatrischen Lehrbuch: </w:t>
      </w:r>
    </w:p>
    <w:p w14:paraId="4772FB41" w14:textId="2CAF98F5" w:rsidR="003F1DD9" w:rsidRPr="003F1DD9" w:rsidRDefault="00F46474" w:rsidP="00F46474">
      <w:pPr>
        <w:spacing w:before="240" w:after="240" w:line="360" w:lineRule="auto"/>
        <w:ind w:left="567" w:right="652"/>
        <w:jc w:val="both"/>
        <w:rPr>
          <w:color w:val="000000" w:themeColor="text1"/>
          <w:sz w:val="22"/>
          <w:szCs w:val="22"/>
        </w:rPr>
      </w:pPr>
      <w:r>
        <w:rPr>
          <w:color w:val="000000" w:themeColor="text1"/>
          <w:sz w:val="22"/>
          <w:szCs w:val="22"/>
        </w:rPr>
        <w:t>„</w:t>
      </w:r>
      <w:r w:rsidR="003F1DD9" w:rsidRPr="003F1DD9">
        <w:rPr>
          <w:color w:val="000000" w:themeColor="text1"/>
          <w:sz w:val="22"/>
          <w:szCs w:val="22"/>
        </w:rPr>
        <w:t xml:space="preserve">Ist das Glied so klein, </w:t>
      </w:r>
      <w:proofErr w:type="spellStart"/>
      <w:r w:rsidR="003F1DD9" w:rsidRPr="003F1DD9">
        <w:rPr>
          <w:color w:val="000000" w:themeColor="text1"/>
          <w:sz w:val="22"/>
          <w:szCs w:val="22"/>
        </w:rPr>
        <w:t>daß</w:t>
      </w:r>
      <w:proofErr w:type="spellEnd"/>
      <w:r w:rsidR="003F1DD9" w:rsidRPr="003F1DD9">
        <w:rPr>
          <w:color w:val="000000" w:themeColor="text1"/>
          <w:sz w:val="22"/>
          <w:szCs w:val="22"/>
        </w:rPr>
        <w:t xml:space="preserve"> vorhersehbar ein gebrauchsfähiger Penis auch mit umfangreichen operativ-rekonstruktiven Maßnahmen nicht hergestellt </w:t>
      </w:r>
      <w:r w:rsidR="003F1DD9" w:rsidRPr="003F1DD9">
        <w:rPr>
          <w:color w:val="000000" w:themeColor="text1"/>
          <w:sz w:val="22"/>
          <w:szCs w:val="22"/>
        </w:rPr>
        <w:lastRenderedPageBreak/>
        <w:t xml:space="preserve">werden kann, dann </w:t>
      </w:r>
      <w:proofErr w:type="spellStart"/>
      <w:r w:rsidR="003F1DD9" w:rsidRPr="003F1DD9">
        <w:rPr>
          <w:color w:val="000000" w:themeColor="text1"/>
          <w:sz w:val="22"/>
          <w:szCs w:val="22"/>
        </w:rPr>
        <w:t>muß</w:t>
      </w:r>
      <w:proofErr w:type="spellEnd"/>
      <w:r w:rsidR="003F1DD9" w:rsidRPr="003F1DD9">
        <w:rPr>
          <w:color w:val="000000" w:themeColor="text1"/>
          <w:sz w:val="22"/>
          <w:szCs w:val="22"/>
        </w:rPr>
        <w:t xml:space="preserve"> entschieden werden, </w:t>
      </w:r>
      <w:proofErr w:type="spellStart"/>
      <w:r w:rsidR="003F1DD9" w:rsidRPr="003F1DD9">
        <w:rPr>
          <w:color w:val="000000" w:themeColor="text1"/>
          <w:sz w:val="22"/>
          <w:szCs w:val="22"/>
        </w:rPr>
        <w:t>daß</w:t>
      </w:r>
      <w:proofErr w:type="spellEnd"/>
      <w:r w:rsidR="003F1DD9" w:rsidRPr="003F1DD9">
        <w:rPr>
          <w:color w:val="000000" w:themeColor="text1"/>
          <w:sz w:val="22"/>
          <w:szCs w:val="22"/>
        </w:rPr>
        <w:t xml:space="preserve"> es sich um ein Mädchen handelt, unabhängig von etwaigen </w:t>
      </w:r>
      <w:proofErr w:type="spellStart"/>
      <w:r w:rsidR="003F1DD9" w:rsidRPr="003F1DD9">
        <w:rPr>
          <w:color w:val="000000" w:themeColor="text1"/>
          <w:sz w:val="22"/>
          <w:szCs w:val="22"/>
        </w:rPr>
        <w:t>widersprüchlichen</w:t>
      </w:r>
      <w:proofErr w:type="spellEnd"/>
      <w:r w:rsidR="003F1DD9" w:rsidRPr="003F1DD9">
        <w:rPr>
          <w:color w:val="000000" w:themeColor="text1"/>
          <w:sz w:val="22"/>
          <w:szCs w:val="22"/>
        </w:rPr>
        <w:t xml:space="preserve"> Chromosomen- oder Hormonbefunden. Ein Junge sollte in der Schulkinderzeit sein Glied vor Klassenkameraden nicht verbergen </w:t>
      </w:r>
      <w:proofErr w:type="spellStart"/>
      <w:r w:rsidR="003F1DD9" w:rsidRPr="003F1DD9">
        <w:rPr>
          <w:color w:val="000000" w:themeColor="text1"/>
          <w:sz w:val="22"/>
          <w:szCs w:val="22"/>
        </w:rPr>
        <w:t>müssen</w:t>
      </w:r>
      <w:proofErr w:type="spellEnd"/>
      <w:r w:rsidR="003F1DD9" w:rsidRPr="003F1DD9">
        <w:rPr>
          <w:color w:val="000000" w:themeColor="text1"/>
          <w:sz w:val="22"/>
          <w:szCs w:val="22"/>
        </w:rPr>
        <w:t xml:space="preserve"> und im Stehen im Strahl </w:t>
      </w:r>
      <w:proofErr w:type="spellStart"/>
      <w:r w:rsidR="003F1DD9" w:rsidRPr="003F1DD9">
        <w:rPr>
          <w:color w:val="000000" w:themeColor="text1"/>
          <w:sz w:val="22"/>
          <w:szCs w:val="22"/>
        </w:rPr>
        <w:t>miktionieren</w:t>
      </w:r>
      <w:proofErr w:type="spellEnd"/>
      <w:r w:rsidR="003F1DD9" w:rsidRPr="003F1DD9">
        <w:rPr>
          <w:color w:val="000000" w:themeColor="text1"/>
          <w:sz w:val="22"/>
          <w:szCs w:val="22"/>
        </w:rPr>
        <w:t xml:space="preserve"> können. Als Erwachsener sollte er einen erektions- und kohabitationsfähigen Penis haben. Die plastischen Operationen zum Aufbau einer Vagina und die hormonelle Steuerung der Entwicklung der sekundären weiblichen Geschlechtsmerkmale lassen sich leichter bewerkstelligen.</w:t>
      </w:r>
      <w:r>
        <w:rPr>
          <w:color w:val="000000" w:themeColor="text1"/>
          <w:sz w:val="22"/>
          <w:szCs w:val="22"/>
        </w:rPr>
        <w:t>“</w:t>
      </w:r>
      <w:r w:rsidR="003F1DD9" w:rsidRPr="003F1DD9">
        <w:rPr>
          <w:color w:val="000000" w:themeColor="text1"/>
          <w:sz w:val="22"/>
          <w:szCs w:val="22"/>
        </w:rPr>
        <w:t xml:space="preserve"> </w:t>
      </w:r>
      <w:r w:rsidR="003F1DD9" w:rsidRPr="003F1DD9">
        <w:rPr>
          <w:color w:val="000000" w:themeColor="text1"/>
          <w:sz w:val="22"/>
          <w:szCs w:val="22"/>
        </w:rPr>
        <w:fldChar w:fldCharType="begin"/>
      </w:r>
      <w:r w:rsidR="003F1DD9" w:rsidRPr="003F1DD9">
        <w:rPr>
          <w:color w:val="000000" w:themeColor="text1"/>
          <w:sz w:val="22"/>
          <w:szCs w:val="22"/>
        </w:rPr>
        <w:instrText xml:space="preserve"> ADDIN ZOTERO_ITEM CSL_CITATION {"citationID":"3lLJ9uXl","properties":{"unsorted":false,"formattedCitation":"(Mu\\uc0\\u776{}hlendahl 1991, 24, zitiert nach Kl\\uc0\\u246{}ppel 2010, 25)","plainCitation":"(Mühlendahl 1991, 24, zitiert nach Klöppel 2010, 25)","noteIndex":69},"citationItems":[{"id":855,"uris":["http://zotero.org/users/local/owKliTIb/items/9P2YM8AS"],"itemData":{"id":855,"type":"book","publisher":"transcript","publisher-place":"Bielefeld","title":"XXOXY ungelöst. Hermaphroditismus, Sex und Gender in der deutschen Medizin","author":[{"family":"Klöppel","given":"Ulrike"}],"issued":{"date-parts":[["2010"]]}},"locator":"25","label":"page","prefix":"Mühlendahl 1991, 24, zitiert nach"}],"schema":"https://github.com/citation-style-language/schema/raw/master/csl-citation.json"} </w:instrText>
      </w:r>
      <w:r w:rsidR="003F1DD9" w:rsidRPr="003F1DD9">
        <w:rPr>
          <w:color w:val="000000" w:themeColor="text1"/>
          <w:sz w:val="22"/>
          <w:szCs w:val="22"/>
        </w:rPr>
        <w:fldChar w:fldCharType="separate"/>
      </w:r>
      <w:r w:rsidR="003F1DD9" w:rsidRPr="003F1DD9">
        <w:rPr>
          <w:color w:val="000000" w:themeColor="text1"/>
          <w:sz w:val="22"/>
          <w:szCs w:val="22"/>
        </w:rPr>
        <w:t>(</w:t>
      </w:r>
      <w:proofErr w:type="spellStart"/>
      <w:r w:rsidR="003F1DD9" w:rsidRPr="003F1DD9">
        <w:rPr>
          <w:color w:val="000000" w:themeColor="text1"/>
          <w:sz w:val="22"/>
          <w:szCs w:val="22"/>
        </w:rPr>
        <w:t>Mühlendahl</w:t>
      </w:r>
      <w:proofErr w:type="spellEnd"/>
      <w:r w:rsidR="003F1DD9" w:rsidRPr="003F1DD9">
        <w:rPr>
          <w:color w:val="000000" w:themeColor="text1"/>
          <w:sz w:val="22"/>
          <w:szCs w:val="22"/>
        </w:rPr>
        <w:t xml:space="preserve"> 1991, 24, zitiert nach Klöppel 2010, 25)</w:t>
      </w:r>
      <w:r w:rsidR="003F1DD9" w:rsidRPr="003F1DD9">
        <w:rPr>
          <w:color w:val="000000" w:themeColor="text1"/>
          <w:sz w:val="22"/>
          <w:szCs w:val="22"/>
        </w:rPr>
        <w:fldChar w:fldCharType="end"/>
      </w:r>
      <w:r w:rsidR="003F1DD9" w:rsidRPr="003F1DD9">
        <w:rPr>
          <w:color w:val="000000" w:themeColor="text1"/>
          <w:sz w:val="22"/>
          <w:szCs w:val="22"/>
        </w:rPr>
        <w:t>.</w:t>
      </w:r>
    </w:p>
    <w:p w14:paraId="004AEB3E" w14:textId="65CB492B" w:rsidR="00C32CC6" w:rsidRPr="007310A7" w:rsidRDefault="00C32CC6" w:rsidP="00E54C60">
      <w:pPr>
        <w:spacing w:before="240" w:line="360" w:lineRule="auto"/>
        <w:jc w:val="both"/>
        <w:rPr>
          <w:color w:val="000000" w:themeColor="text1"/>
        </w:rPr>
      </w:pPr>
      <w:r w:rsidRPr="007310A7">
        <w:rPr>
          <w:color w:val="000000" w:themeColor="text1"/>
        </w:rPr>
        <w:t xml:space="preserve">Die aus den USA übernommene </w:t>
      </w:r>
      <w:r w:rsidR="00142ACE" w:rsidRPr="00142ACE">
        <w:rPr>
          <w:i/>
          <w:iCs/>
          <w:color w:val="000000" w:themeColor="text1"/>
        </w:rPr>
        <w:t>Optimal Gender Policy</w:t>
      </w:r>
      <w:r w:rsidR="00142ACE">
        <w:rPr>
          <w:color w:val="000000" w:themeColor="text1"/>
        </w:rPr>
        <w:t xml:space="preserve"> </w:t>
      </w:r>
      <w:r w:rsidRPr="007310A7">
        <w:rPr>
          <w:color w:val="000000" w:themeColor="text1"/>
        </w:rPr>
        <w:t xml:space="preserve">führt dabei in Deutschland zu einer teilweise kompletten Neubewertung klinischer Beobachtungen zu Gunsten der geschlechtlichen </w:t>
      </w:r>
      <w:r w:rsidR="00142ACE">
        <w:rPr>
          <w:color w:val="000000" w:themeColor="text1"/>
        </w:rPr>
        <w:t>Prägungs</w:t>
      </w:r>
      <w:r w:rsidRPr="007310A7">
        <w:rPr>
          <w:color w:val="000000" w:themeColor="text1"/>
        </w:rPr>
        <w:t>-Theorie. Diese geht zum Teil mit der Hoffnung einher in Zukunft homosexuelle bzw. transgeschlechtliche Entwicklungen mittels einer ‚korrekten’ geschlechtlichen Sozialisierung und operativen Angleichung verhindern zu können (vgl. z.B. Bierich</w:t>
      </w:r>
      <w:r w:rsidR="00142ACE">
        <w:rPr>
          <w:color w:val="000000" w:themeColor="text1"/>
        </w:rPr>
        <w:t xml:space="preserve">, </w:t>
      </w:r>
      <w:r w:rsidRPr="007310A7">
        <w:rPr>
          <w:color w:val="000000" w:themeColor="text1"/>
        </w:rPr>
        <w:t>Wallis 1971, zitiert nach ebd.</w:t>
      </w:r>
      <w:r w:rsidR="00142ACE">
        <w:rPr>
          <w:color w:val="000000" w:themeColor="text1"/>
        </w:rPr>
        <w:t>,</w:t>
      </w:r>
      <w:r w:rsidRPr="007310A7">
        <w:rPr>
          <w:color w:val="000000" w:themeColor="text1"/>
        </w:rPr>
        <w:t xml:space="preserve"> 509). Dabei stehen die </w:t>
      </w:r>
      <w:proofErr w:type="spellStart"/>
      <w:r w:rsidRPr="007310A7">
        <w:rPr>
          <w:color w:val="000000" w:themeColor="text1"/>
        </w:rPr>
        <w:t>Moneysche</w:t>
      </w:r>
      <w:proofErr w:type="spellEnd"/>
      <w:r w:rsidRPr="007310A7">
        <w:rPr>
          <w:color w:val="000000" w:themeColor="text1"/>
        </w:rPr>
        <w:t xml:space="preserve"> Theorie sowie die darauf aufbauenden Behandlungsempfehlungen in einem größeren Kontext moderner biopolitischer Diskurse und Technologien, </w:t>
      </w:r>
      <w:r w:rsidR="00142ACE">
        <w:rPr>
          <w:color w:val="000000" w:themeColor="text1"/>
        </w:rPr>
        <w:t xml:space="preserve">auf die </w:t>
      </w:r>
      <w:r w:rsidRPr="007310A7">
        <w:rPr>
          <w:color w:val="000000" w:themeColor="text1"/>
        </w:rPr>
        <w:t xml:space="preserve">Regulierung abweichend eingeordneter affektiv-körperlicher Prozesse </w:t>
      </w:r>
      <w:r w:rsidR="00142ACE">
        <w:rPr>
          <w:color w:val="000000" w:themeColor="text1"/>
        </w:rPr>
        <w:t xml:space="preserve">abzielen </w:t>
      </w:r>
      <w:r w:rsidRPr="007310A7">
        <w:rPr>
          <w:color w:val="000000" w:themeColor="text1"/>
        </w:rPr>
        <w:fldChar w:fldCharType="begin"/>
      </w:r>
      <w:r w:rsidR="00982576" w:rsidRPr="007310A7">
        <w:rPr>
          <w:color w:val="000000" w:themeColor="text1"/>
        </w:rPr>
        <w:instrText xml:space="preserve"> ADDIN ZOTERO_ITEM CSL_CITATION {"citationID":"SmgqrQK5","properties":{"unsorted":false,"formattedCitation":"(vgl. auch Repo 2015)","plainCitation":"(vgl. auch Repo 2015)","noteIndex":0},"citationItems":[{"id":317,"uris":["http://zotero.org/users/local/owKliTIb/items/ZNQY7TKI"],"itemData":{"id":317,"type":"book","publisher":"Oxford University Press","publisher-place":"New York and Oxford","title":"The Biopolitics of Gender","author":[{"family":"Repo","given":"J."}],"issued":{"date-parts":[["2015"]]}},"prefix":"vgl. auch"}],"schema":"https://github.com/citation-style-language/schema/raw/master/csl-citation.json"} </w:instrText>
      </w:r>
      <w:r w:rsidRPr="007310A7">
        <w:rPr>
          <w:color w:val="000000" w:themeColor="text1"/>
        </w:rPr>
        <w:fldChar w:fldCharType="separate"/>
      </w:r>
      <w:r w:rsidR="00982576" w:rsidRPr="007310A7">
        <w:rPr>
          <w:rFonts w:ascii="Cambria" w:hAnsi="Cambria"/>
          <w:color w:val="000000" w:themeColor="text1"/>
        </w:rPr>
        <w:t>(vgl. auch Repo 2015)</w:t>
      </w:r>
      <w:r w:rsidRPr="007310A7">
        <w:rPr>
          <w:color w:val="000000" w:themeColor="text1"/>
        </w:rPr>
        <w:fldChar w:fldCharType="end"/>
      </w:r>
      <w:r w:rsidRPr="007310A7">
        <w:rPr>
          <w:color w:val="000000" w:themeColor="text1"/>
        </w:rPr>
        <w:t>.</w:t>
      </w:r>
    </w:p>
    <w:p w14:paraId="552F57AE" w14:textId="7432B6D8" w:rsidR="00C32CC6" w:rsidRPr="007310A7" w:rsidRDefault="00187B9C" w:rsidP="00CA7AAA">
      <w:pPr>
        <w:spacing w:before="480" w:after="120" w:line="360" w:lineRule="auto"/>
        <w:jc w:val="both"/>
        <w:rPr>
          <w:i/>
          <w:color w:val="000000" w:themeColor="text1"/>
        </w:rPr>
      </w:pPr>
      <w:r>
        <w:rPr>
          <w:i/>
          <w:color w:val="000000" w:themeColor="text1"/>
        </w:rPr>
        <w:t xml:space="preserve">Exkurs: </w:t>
      </w:r>
      <w:r w:rsidR="00C32CC6" w:rsidRPr="007310A7">
        <w:rPr>
          <w:i/>
          <w:color w:val="000000" w:themeColor="text1"/>
        </w:rPr>
        <w:t>Der John/Joan-Fall</w:t>
      </w:r>
      <w:r w:rsidR="00B44012">
        <w:rPr>
          <w:i/>
          <w:color w:val="000000" w:themeColor="text1"/>
        </w:rPr>
        <w:t xml:space="preserve"> oder</w:t>
      </w:r>
      <w:r w:rsidR="00C32CC6" w:rsidRPr="007310A7">
        <w:rPr>
          <w:i/>
          <w:color w:val="000000" w:themeColor="text1"/>
        </w:rPr>
        <w:t xml:space="preserve"> Geschlecht</w:t>
      </w:r>
      <w:r>
        <w:rPr>
          <w:i/>
          <w:color w:val="000000" w:themeColor="text1"/>
        </w:rPr>
        <w:t>skonzepte</w:t>
      </w:r>
      <w:r w:rsidR="00C32CC6" w:rsidRPr="007310A7">
        <w:rPr>
          <w:i/>
          <w:color w:val="000000" w:themeColor="text1"/>
        </w:rPr>
        <w:t xml:space="preserve"> im öffentlichen Fokus</w:t>
      </w:r>
    </w:p>
    <w:p w14:paraId="144383DC" w14:textId="580664D3" w:rsidR="00C32CC6" w:rsidRPr="007310A7" w:rsidRDefault="00C32CC6" w:rsidP="00C32CC6">
      <w:pPr>
        <w:spacing w:line="360" w:lineRule="auto"/>
        <w:jc w:val="both"/>
        <w:rPr>
          <w:color w:val="000000" w:themeColor="text1"/>
        </w:rPr>
      </w:pPr>
      <w:r w:rsidRPr="007310A7">
        <w:rPr>
          <w:color w:val="000000" w:themeColor="text1"/>
        </w:rPr>
        <w:t xml:space="preserve">In den 1970er Jahren gelingt Money und KollegInnen - über den Hermaphroditismus- bzw. </w:t>
      </w:r>
      <w:proofErr w:type="spellStart"/>
      <w:r w:rsidRPr="007310A7">
        <w:rPr>
          <w:color w:val="000000" w:themeColor="text1"/>
        </w:rPr>
        <w:t>Intersexualismus</w:t>
      </w:r>
      <w:proofErr w:type="spellEnd"/>
      <w:r w:rsidRPr="007310A7">
        <w:rPr>
          <w:color w:val="000000" w:themeColor="text1"/>
        </w:rPr>
        <w:t>-Diskurs hinaus - eine Etablierung ihrer geschlechtlichen Sozialisierungstheorie. Letzteres steht im engen Zusammenhang mit Moneys Veröffentlichungen einer später als John/Joan-Fall bekannt gewordenen Behandlungskasuistik.</w:t>
      </w:r>
      <w:r w:rsidRPr="007310A7">
        <w:rPr>
          <w:rStyle w:val="Funotenzeichen"/>
          <w:color w:val="000000" w:themeColor="text1"/>
        </w:rPr>
        <w:footnoteReference w:id="72"/>
      </w:r>
      <w:r w:rsidRPr="007310A7">
        <w:rPr>
          <w:color w:val="000000" w:themeColor="text1"/>
        </w:rPr>
        <w:t xml:space="preserve"> Die fortlaufend veröffentlichten Fallberichte über eine scheinbar komplikationslose Veränderung des Zuweisungsgeschlechts im frühen </w:t>
      </w:r>
      <w:r w:rsidRPr="007310A7">
        <w:rPr>
          <w:color w:val="000000" w:themeColor="text1"/>
        </w:rPr>
        <w:lastRenderedPageBreak/>
        <w:t xml:space="preserve">Kindesalter – bei einem zunächst männlich zugewiesenen </w:t>
      </w:r>
      <w:r w:rsidR="00B44012">
        <w:rPr>
          <w:color w:val="000000" w:themeColor="text1"/>
        </w:rPr>
        <w:t xml:space="preserve">endogeschlechtlichen </w:t>
      </w:r>
      <w:r w:rsidRPr="007310A7">
        <w:rPr>
          <w:color w:val="000000" w:themeColor="text1"/>
        </w:rPr>
        <w:t>Kind - sch</w:t>
      </w:r>
      <w:r w:rsidR="00B44012">
        <w:rPr>
          <w:color w:val="000000" w:themeColor="text1"/>
        </w:rPr>
        <w:t>ei</w:t>
      </w:r>
      <w:r w:rsidRPr="007310A7">
        <w:rPr>
          <w:color w:val="000000" w:themeColor="text1"/>
        </w:rPr>
        <w:t xml:space="preserve">nen erstmals eine Anwendung der </w:t>
      </w:r>
      <w:proofErr w:type="spellStart"/>
      <w:r w:rsidRPr="007310A7">
        <w:rPr>
          <w:color w:val="000000" w:themeColor="text1"/>
        </w:rPr>
        <w:t>Baltimorer</w:t>
      </w:r>
      <w:proofErr w:type="spellEnd"/>
      <w:r w:rsidRPr="007310A7">
        <w:rPr>
          <w:color w:val="000000" w:themeColor="text1"/>
        </w:rPr>
        <w:t xml:space="preserve"> Sozialisierungstheorie außerhalb des Hermaphroditismus-Spektrums zu rechtfertigen. Dabei verhilft die Darstellung des Falls, der sowohl innerhalb des medizinischen als auch </w:t>
      </w:r>
      <w:r w:rsidR="00B44012">
        <w:rPr>
          <w:color w:val="000000" w:themeColor="text1"/>
        </w:rPr>
        <w:t xml:space="preserve">des </w:t>
      </w:r>
      <w:r w:rsidRPr="007310A7">
        <w:rPr>
          <w:color w:val="000000" w:themeColor="text1"/>
        </w:rPr>
        <w:t>medialen Diskurs</w:t>
      </w:r>
      <w:r w:rsidR="00B44012">
        <w:rPr>
          <w:color w:val="000000" w:themeColor="text1"/>
        </w:rPr>
        <w:t>es</w:t>
      </w:r>
      <w:r w:rsidRPr="007310A7">
        <w:rPr>
          <w:color w:val="000000" w:themeColor="text1"/>
        </w:rPr>
        <w:t xml:space="preserve"> als erfolgreiches Naturexperiment diskutiert wird, Moneys Arbeiten zu internationaler Anerkennung. Gleichzeitig </w:t>
      </w:r>
      <w:r w:rsidR="00B44012">
        <w:rPr>
          <w:color w:val="000000" w:themeColor="text1"/>
        </w:rPr>
        <w:t xml:space="preserve">werden </w:t>
      </w:r>
      <w:r w:rsidRPr="007310A7">
        <w:rPr>
          <w:color w:val="000000" w:themeColor="text1"/>
        </w:rPr>
        <w:t xml:space="preserve">mit dieser Ausweitung nicht nur die Untersuchungen an intersexuell kategorisierten Menschen, sondern auch die psychosexuelle menschliche Entwicklung als solche zu einem diskursiv legitimierten Experimentalfeld </w:t>
      </w:r>
      <w:r w:rsidR="004555B9">
        <w:rPr>
          <w:color w:val="000000" w:themeColor="text1"/>
        </w:rPr>
        <w:t>medizinischer F</w:t>
      </w:r>
      <w:r w:rsidRPr="007310A7">
        <w:rPr>
          <w:color w:val="000000" w:themeColor="text1"/>
        </w:rPr>
        <w:t>orschung (vgl. ebd. 510ff</w:t>
      </w:r>
      <w:r w:rsidR="00B44012">
        <w:rPr>
          <w:color w:val="000000" w:themeColor="text1"/>
        </w:rPr>
        <w:t>.</w:t>
      </w:r>
      <w:r w:rsidRPr="007310A7">
        <w:rPr>
          <w:color w:val="000000" w:themeColor="text1"/>
        </w:rPr>
        <w:t xml:space="preserve">, 537). </w:t>
      </w:r>
    </w:p>
    <w:p w14:paraId="7D264205" w14:textId="5FFCFEEF" w:rsidR="00C32CC6" w:rsidRPr="007310A7" w:rsidRDefault="00C32CC6" w:rsidP="00C32CC6">
      <w:pPr>
        <w:spacing w:line="360" w:lineRule="auto"/>
        <w:jc w:val="both"/>
        <w:rPr>
          <w:color w:val="000000" w:themeColor="text1"/>
        </w:rPr>
      </w:pPr>
      <w:r>
        <w:rPr>
          <w:color w:val="000000" w:themeColor="text1"/>
        </w:rPr>
        <w:t xml:space="preserve">Ende der 1990er Jahre kommt es </w:t>
      </w:r>
      <w:r>
        <w:rPr>
          <w:color w:val="000000" w:themeColor="text1"/>
        </w:rPr>
        <w:t xml:space="preserve">allerdings –</w:t>
      </w:r>
      <w:r>
        <w:rPr>
          <w:color w:val="000000" w:themeColor="text1"/>
        </w:rPr>
        <w:t xml:space="preserve"> im Zusammenhang mit der </w:t>
      </w:r>
      <w:proofErr w:type="spellStart"/>
      <w:r>
        <w:rPr>
          <w:color w:val="000000" w:themeColor="text1"/>
        </w:rPr>
        <w:t xml:space="preserve">selbigen</w:t>
      </w:r>
      <w:r>
        <w:rPr>
          <w:color w:val="000000" w:themeColor="text1"/>
        </w:rPr>
        <w:t xml:space="preserve">Fallgeschichte</w:t>
      </w:r>
      <w:proofErr w:type="spellEnd"/>
      <w:r>
        <w:rPr>
          <w:color w:val="000000" w:themeColor="text1"/>
        </w:rPr>
        <w:t xml:space="preserve"> </w:t>
      </w:r>
      <w:r>
        <w:rPr>
          <w:color w:val="000000" w:themeColor="text1"/>
        </w:rPr>
        <w:t xml:space="preserve">–</w:t>
      </w:r>
      <w:r>
        <w:rPr>
          <w:color w:val="000000" w:themeColor="text1"/>
        </w:rPr>
        <w:t xml:space="preserve"> zu einem </w:t>
      </w:r>
      <w:r>
        <w:rPr>
          <w:color w:val="000000" w:themeColor="text1"/>
        </w:rPr>
        <w:t xml:space="preserve">diskursiven </w:t>
      </w:r>
      <w:r>
        <w:rPr>
          <w:color w:val="000000" w:themeColor="text1"/>
        </w:rPr>
        <w:t xml:space="preserve">Wendepunkt, der das Ende de</w:t>
      </w:r>
      <w:r>
        <w:rPr>
          <w:color w:val="000000" w:themeColor="text1"/>
        </w:rPr>
        <w:t xml:space="preserve">r</w:t>
      </w:r>
      <w:r>
        <w:rPr>
          <w:color w:val="000000" w:themeColor="text1"/>
        </w:rPr>
        <w:t xml:space="preserve"> </w:t>
      </w:r>
      <w:r>
        <w:rPr>
          <w:color w:val="000000" w:themeColor="text1"/>
        </w:rPr>
        <w:t xml:space="preserve">Dominanz </w:t>
      </w:r>
      <w:r>
        <w:rPr>
          <w:color w:val="000000" w:themeColor="text1"/>
        </w:rPr>
        <w:t xml:space="preserve">der </w:t>
      </w:r>
      <w:r>
        <w:rPr>
          <w:i/>
          <w:color w:val="000000" w:themeColor="text1"/>
        </w:rPr>
        <w:t xml:space="preserve">optimal </w:t>
      </w:r>
      <w:proofErr w:type="spellStart"/>
      <w:r>
        <w:rPr>
          <w:i/>
          <w:color w:val="000000" w:themeColor="text1"/>
        </w:rPr>
        <w:t xml:space="preserve">gender</w:t>
      </w:r>
      <w:proofErr w:type="spellEnd"/>
      <w:r>
        <w:rPr>
          <w:i/>
          <w:color w:val="000000" w:themeColor="text1"/>
        </w:rPr>
        <w:t xml:space="preserve"> </w:t>
      </w:r>
      <w:proofErr w:type="spellStart"/>
      <w:r>
        <w:rPr>
          <w:i/>
          <w:color w:val="000000" w:themeColor="text1"/>
        </w:rPr>
        <w:t xml:space="preserve">theory</w:t>
      </w:r>
      <w:proofErr w:type="spellEnd"/>
      <w:r>
        <w:rPr>
          <w:color w:val="000000" w:themeColor="text1"/>
        </w:rPr>
        <w:t xml:space="preserve"> einleitet</w:t>
      </w:r>
      <w:r>
        <w:rPr>
          <w:color w:val="000000" w:themeColor="text1"/>
        </w:rPr>
        <w:t xml:space="preserve"> Der US-amerikanische Sexualwissenschaftler Milton Diamond stellt 1997 die Ergebnisse der sog. John/Joan-Studie vor, die eine kritische retrospektive Untersuchung der Kasuistik Moneys darstellt </w:t>
      </w:r>
      <w:r w:rsidRPr="007310A7">
        <w:rPr>
          <w:color w:val="000000" w:themeColor="text1"/>
        </w:rPr>
        <w:fldChar w:fldCharType="begin"/>
      </w:r>
      <w:r w:rsidR="006C1E8F" w:rsidRPr="007310A7">
        <w:rPr>
          <w:color w:val="000000" w:themeColor="text1"/>
        </w:rPr>
        <w:instrText xml:space="preserve"> ADDIN ZOTERO_ITEM CSL_CITATION {"citationID":"p5nWSmAw","properties":{"unsorted":false,"formattedCitation":"(vgl. Karkazis 2008, 256)","plainCitation":"(vgl. Karkazis 2008, 256)","noteIndex":0},"citationItems":[{"id":197,"uris":["http://zotero.org/users/local/owKliTIb/items/XSYQZL9W"],"itemData":{"id":197,"type":"book","publisher":"Duke University Press","publisher-place":"Durham, N.C.","title":"Fixing Sex: Intersex, Medical Authority, and Lived Experience","author":[{"family":"Karkazis","given":"Katrina"}],"issued":{"date-parts":[["2008"]]}},"locator":"256","label":"page","prefix":"vgl."}],"schema":"https://github.com/citation-style-language/schema/raw/master/csl-citation.json"} </w:instrText>
      </w:r>
      <w:r w:rsidRPr="007310A7">
        <w:rPr>
          <w:color w:val="000000" w:themeColor="text1"/>
        </w:rPr>
        <w:fldChar w:fldCharType="separate"/>
      </w:r>
      <w:r>
        <w:rPr>
          <w:rFonts w:ascii="Cambria" w:hAnsi="Cambria"/>
          <w:color w:val="000000" w:themeColor="text1"/>
        </w:rPr>
        <w:t xml:space="preserve">(vgl. </w:t>
      </w:r>
      <w:proofErr w:type="spellStart"/>
      <w:r>
        <w:rPr>
          <w:rFonts w:ascii="Cambria" w:hAnsi="Cambria"/>
          <w:color w:val="000000" w:themeColor="text1"/>
        </w:rPr>
        <w:t xml:space="preserve">Karkazis</w:t>
      </w:r>
      <w:proofErr w:type="spellEnd"/>
      <w:r>
        <w:rPr>
          <w:rFonts w:ascii="Cambria" w:hAnsi="Cambria"/>
          <w:color w:val="000000" w:themeColor="text1"/>
        </w:rPr>
        <w:t xml:space="preserve"> 2008, 256)</w:t>
      </w:r>
      <w:r w:rsidRPr="007310A7">
        <w:rPr>
          <w:color w:val="000000" w:themeColor="text1"/>
        </w:rPr>
        <w:fldChar w:fldCharType="end"/>
      </w:r>
      <w:r>
        <w:rPr>
          <w:color w:val="000000" w:themeColor="text1"/>
        </w:rPr>
        <w:t xml:space="preserve">.</w:t>
      </w:r>
      <w:r w:rsidRPr="007310A7">
        <w:rPr>
          <w:rStyle w:val="Funotenzeichen"/>
          <w:color w:val="000000" w:themeColor="text1"/>
        </w:rPr>
        <w:footnoteReference w:id="73"/>
      </w:r>
      <w:r>
        <w:rPr>
          <w:color w:val="000000" w:themeColor="text1"/>
        </w:rPr>
        <w:t xml:space="preserve"> Diamond vertritt seit den 1960er Jahren einen </w:t>
      </w:r>
      <w:r>
        <w:rPr>
          <w:color w:val="000000" w:themeColor="text1"/>
        </w:rPr>
        <w:t xml:space="preserve">Money diametral entgegengesetzten </w:t>
      </w:r>
      <w:r>
        <w:rPr>
          <w:color w:val="000000" w:themeColor="text1"/>
        </w:rPr>
        <w:t xml:space="preserve">Ansatz, der die Relevanz der biologischen Prädisposition für die Entwicklung der Psychosexualität ins Zentrum stellt (vgl. ebd., 65). Er nimmt bereits einige Jahre vor der </w:t>
      </w:r>
      <w:r>
        <w:rPr>
          <w:color w:val="000000" w:themeColor="text1"/>
        </w:rPr>
        <w:t xml:space="preserve">Falls</w:t>
      </w:r>
      <w:r>
        <w:rPr>
          <w:color w:val="000000" w:themeColor="text1"/>
        </w:rPr>
        <w:t xml:space="preserve">tudie</w:t>
      </w:r>
      <w:r>
        <w:rPr>
          <w:color w:val="000000" w:themeColor="text1"/>
        </w:rPr>
        <w:t xml:space="preserve">n-Veröffentlichung</w:t>
      </w:r>
      <w:r>
        <w:rPr>
          <w:color w:val="000000" w:themeColor="text1"/>
        </w:rPr>
        <w:t xml:space="preserve"> Kontakt mit David Reimer auf</w:t>
      </w:r>
      <w:r>
        <w:rPr>
          <w:color w:val="000000" w:themeColor="text1"/>
        </w:rPr>
        <w:t xml:space="preserve">, </w:t>
      </w:r>
      <w:r>
        <w:rPr>
          <w:color w:val="000000" w:themeColor="text1"/>
        </w:rPr>
        <w:t xml:space="preserve">dem Menschen hinter dem John/Joan Pseudonym, der mittlerweile</w:t>
      </w:r>
      <w:r>
        <w:rPr>
          <w:color w:val="000000" w:themeColor="text1"/>
        </w:rPr>
        <w:t xml:space="preserve"> wieder</w:t>
      </w:r>
      <w:r>
        <w:rPr>
          <w:color w:val="000000" w:themeColor="text1"/>
        </w:rPr>
        <w:t xml:space="preserve"> einen männlichen Namen angenommen hat. In </w:t>
      </w:r>
      <w:r>
        <w:rPr>
          <w:color w:val="000000" w:themeColor="text1"/>
        </w:rPr>
        <w:t xml:space="preserve">Diamonds </w:t>
      </w:r>
      <w:r>
        <w:rPr>
          <w:color w:val="000000" w:themeColor="text1"/>
        </w:rPr>
        <w:t xml:space="preserve">Veröffentlichung von 1997 steht neben Reimers </w:t>
      </w:r>
      <w:r>
        <w:rPr>
          <w:color w:val="000000" w:themeColor="text1"/>
        </w:rPr>
        <w:t xml:space="preserve">hochgradig belasteter </w:t>
      </w:r>
      <w:r>
        <w:rPr>
          <w:color w:val="000000" w:themeColor="text1"/>
        </w:rPr>
        <w:t xml:space="preserve">psychischer Situation der erneute, diesmal selbst gewählte, Wechsel in die männliche Geschlechterrolle im Zentrum, was Diamond als deutliche Widerlegung der Theorie Moneys diskutiert. Während er Moneys </w:t>
      </w:r>
      <w:proofErr w:type="spellStart"/>
      <w:r>
        <w:rPr>
          <w:i/>
          <w:color w:val="000000" w:themeColor="text1"/>
        </w:rPr>
        <w:t xml:space="preserve">nurture</w:t>
      </w:r>
      <w:proofErr w:type="spellEnd"/>
      <w:r>
        <w:rPr>
          <w:color w:val="000000" w:themeColor="text1"/>
        </w:rPr>
        <w:t xml:space="preserve"> Ansatz sein durchaus ähnlich einseitiges </w:t>
      </w:r>
      <w:proofErr w:type="spellStart"/>
      <w:r>
        <w:rPr>
          <w:i/>
          <w:color w:val="000000" w:themeColor="text1"/>
        </w:rPr>
        <w:t xml:space="preserve">nature</w:t>
      </w:r>
      <w:proofErr w:type="spellEnd"/>
      <w:r>
        <w:rPr>
          <w:color w:val="000000" w:themeColor="text1"/>
        </w:rPr>
        <w:t xml:space="preserve"> Verständnis geschlechtlicher Entwicklung gegenüberstellt, nimmt Diamond im Bezug auf chirurgische Normanpassungen eine </w:t>
      </w:r>
      <w:r>
        <w:rPr>
          <w:color w:val="000000" w:themeColor="text1"/>
        </w:rPr>
        <w:t xml:space="preserve">deutlich zurückhaltendere Rolle </w:t>
      </w:r>
      <w:r>
        <w:rPr>
          <w:color w:val="000000" w:themeColor="text1"/>
        </w:rPr>
        <w:t xml:space="preserve">ein. Hier plädiert er – wie viele </w:t>
      </w:r>
      <w:r>
        <w:rPr>
          <w:color w:val="000000" w:themeColor="text1"/>
        </w:rPr>
        <w:t xml:space="preserve">der mittlerweile gegründeten Selbstvertretungs</w:t>
      </w:r>
      <w:r>
        <w:rPr>
          <w:color w:val="000000" w:themeColor="text1"/>
        </w:rPr>
        <w:t xml:space="preserve">-Organisationen – für ein abwartendes Vorgehen bzw. den Aufschub geschlechtsverändernder Eingriffe </w:t>
      </w:r>
      <w:r w:rsidRPr="007310A7">
        <w:rPr>
          <w:color w:val="000000" w:themeColor="text1"/>
        </w:rPr>
        <w:fldChar w:fldCharType="begin"/>
      </w:r>
      <w:r w:rsidR="004F6BD6" w:rsidRPr="007310A7">
        <w:rPr>
          <w:color w:val="000000" w:themeColor="text1"/>
        </w:rPr>
        <w:instrText xml:space="preserve"> ADDIN ZOTERO_ITEM CSL_CITATION {"citationID":"P9X3BnfA","properties":{"unsorted":false,"formattedCitation":"(vgl. Kl\\uc0\\u246{}ppel 2010, 597)","plainCitation":"(vgl. Klöppel 2010, 597)","noteIndex":0},"citationItems":[{"id":855,"uris":["http://zotero.org/users/local/owKliTIb/items/9P2YM8AS"],"itemData":{"id":855,"type":"book","publisher":"transcript","publisher-place":"Bielefeld","title":"XXOXY ungelöst. Hermaphroditismus, Sex und Gender in der deutschen Medizin","author":[{"family":"Klöppel","given":"Ulrike"}],"issued":{"date-parts":[["2010"]]}},"locator":"597","label":"page","prefix":"vgl."}],"schema":"https://github.com/citation-style-language/schema/raw/master/csl-citation.json"} </w:instrText>
      </w:r>
      <w:r w:rsidRPr="007310A7">
        <w:rPr>
          <w:color w:val="000000" w:themeColor="text1"/>
        </w:rPr>
        <w:fldChar w:fldCharType="separate"/>
      </w:r>
      <w:r>
        <w:rPr>
          <w:rFonts w:ascii="Cambria" w:hAnsi="Cambria" w:cs="Times New Roman"/>
          <w:color w:val="000000" w:themeColor="text1"/>
        </w:rPr>
        <w:t xml:space="preserve">(vgl. Klöppel 2010, 597)</w:t>
      </w:r>
      <w:r w:rsidRPr="007310A7">
        <w:rPr>
          <w:color w:val="000000" w:themeColor="text1"/>
        </w:rPr>
        <w:fldChar w:fldCharType="end"/>
      </w:r>
      <w:r>
        <w:rPr>
          <w:color w:val="000000" w:themeColor="text1"/>
        </w:rPr>
        <w:t xml:space="preserve">. Die Forcierung einer möglichst schnellen, binärgeschlechtlichen Zuweisung nach der Geburt unterstütz</w:t>
      </w:r>
      <w:r>
        <w:rPr>
          <w:color w:val="000000" w:themeColor="text1"/>
        </w:rPr>
        <w:t xml:space="preserve">t</w:t>
      </w:r>
      <w:r>
        <w:rPr>
          <w:color w:val="000000" w:themeColor="text1"/>
        </w:rPr>
        <w:t xml:space="preserve"> allerdings auch </w:t>
      </w:r>
      <w:r>
        <w:rPr>
          <w:color w:val="000000" w:themeColor="text1"/>
        </w:rPr>
        <w:t xml:space="preserve">Diamond, mit der Unterscheidung, dass für letztere von nicht länger die äußeren Genitalien, sondern vielmehr der </w:t>
      </w:r>
      <w:r>
        <w:rPr>
          <w:color w:val="000000" w:themeColor="text1"/>
        </w:rPr>
        <w:t xml:space="preserve">Geschlechtsh</w:t>
      </w:r>
      <w:r>
        <w:rPr>
          <w:color w:val="000000" w:themeColor="text1"/>
        </w:rPr>
        <w:t xml:space="preserve">ormonstatus entscheidend sein soll. </w:t>
      </w:r>
    </w:p>
    <w:p w14:paraId="3FBFB560" w14:textId="66C666DD" w:rsidR="00C32CC6" w:rsidRPr="007310A7" w:rsidRDefault="00C32CC6" w:rsidP="005E1309">
      <w:pPr>
        <w:tabs>
          <w:tab w:val="left" w:pos="3119"/>
        </w:tabs>
        <w:spacing w:before="240" w:line="360" w:lineRule="auto"/>
        <w:jc w:val="both"/>
        <w:rPr>
          <w:color w:val="000000" w:themeColor="text1"/>
        </w:rPr>
      </w:pPr>
      <w:r w:rsidRPr="007310A7">
        <w:rPr>
          <w:color w:val="000000" w:themeColor="text1"/>
        </w:rPr>
        <w:t xml:space="preserve">Im medizinischen Spezialdiskurs zeigt sich </w:t>
      </w:r>
      <w:r w:rsidR="005E1309">
        <w:rPr>
          <w:color w:val="000000" w:themeColor="text1"/>
        </w:rPr>
        <w:t xml:space="preserve">ein deutlicher </w:t>
      </w:r>
      <w:r w:rsidRPr="007310A7">
        <w:rPr>
          <w:color w:val="000000" w:themeColor="text1"/>
        </w:rPr>
        <w:t xml:space="preserve">Einfluss von Diamonds Arbeiten ab den 2000ern. Das über Jahrzehnte von Moneys </w:t>
      </w:r>
      <w:proofErr w:type="spellStart"/>
      <w:r w:rsidRPr="007310A7">
        <w:rPr>
          <w:i/>
          <w:color w:val="000000" w:themeColor="text1"/>
        </w:rPr>
        <w:t>nurture</w:t>
      </w:r>
      <w:proofErr w:type="spellEnd"/>
      <w:r w:rsidRPr="007310A7">
        <w:rPr>
          <w:color w:val="000000" w:themeColor="text1"/>
        </w:rPr>
        <w:t xml:space="preserve"> Theorie geprägte </w:t>
      </w:r>
      <w:r w:rsidRPr="007310A7">
        <w:rPr>
          <w:i/>
          <w:color w:val="000000" w:themeColor="text1"/>
        </w:rPr>
        <w:t>John Hopkins Hospital</w:t>
      </w:r>
      <w:r w:rsidRPr="007310A7">
        <w:rPr>
          <w:color w:val="000000" w:themeColor="text1"/>
        </w:rPr>
        <w:t xml:space="preserve"> gibt eine Presseerklärung heraus, die den Titel „Hopkins Research Shows Nature, Not </w:t>
      </w:r>
      <w:proofErr w:type="spellStart"/>
      <w:r w:rsidRPr="007310A7">
        <w:rPr>
          <w:color w:val="000000" w:themeColor="text1"/>
        </w:rPr>
        <w:t>Nurture</w:t>
      </w:r>
      <w:proofErr w:type="spellEnd"/>
      <w:r w:rsidRPr="007310A7">
        <w:rPr>
          <w:color w:val="000000" w:themeColor="text1"/>
        </w:rPr>
        <w:t xml:space="preserve">, </w:t>
      </w:r>
      <w:proofErr w:type="spellStart"/>
      <w:r w:rsidRPr="007310A7">
        <w:rPr>
          <w:color w:val="000000" w:themeColor="text1"/>
        </w:rPr>
        <w:t>Determines</w:t>
      </w:r>
      <w:proofErr w:type="spellEnd"/>
      <w:r w:rsidRPr="007310A7">
        <w:rPr>
          <w:color w:val="000000" w:themeColor="text1"/>
        </w:rPr>
        <w:t xml:space="preserve"> Gender“ heraus (vgl. JHM 2000, zitiert nach Klöppel ebd. 599). Der Einfluss der John/Joan-Studie auf den nun zur Gegenhypothese tendierenden medizinischen Diskurs ist dabei jedoch nicht allein über dessen </w:t>
      </w:r>
      <w:r w:rsidR="005E1309">
        <w:rPr>
          <w:color w:val="000000" w:themeColor="text1"/>
        </w:rPr>
        <w:t>diskurs</w:t>
      </w:r>
      <w:r w:rsidRPr="007310A7">
        <w:rPr>
          <w:color w:val="000000" w:themeColor="text1"/>
        </w:rPr>
        <w:t xml:space="preserve">immanente </w:t>
      </w:r>
      <w:r w:rsidR="005E1309">
        <w:rPr>
          <w:color w:val="000000" w:themeColor="text1"/>
        </w:rPr>
        <w:t xml:space="preserve">Regeln </w:t>
      </w:r>
      <w:r w:rsidRPr="007310A7">
        <w:rPr>
          <w:color w:val="000000" w:themeColor="text1"/>
        </w:rPr>
        <w:t>verstehbar. Im Anschluss an die Veröffentlichung Diamonds wird Reimer von einflussreichen US-amerikanischen Magazinen</w:t>
      </w:r>
      <w:r w:rsidR="005E1309">
        <w:rPr>
          <w:color w:val="000000" w:themeColor="text1"/>
        </w:rPr>
        <w:t xml:space="preserve"> wie </w:t>
      </w:r>
      <w:r w:rsidRPr="007310A7">
        <w:rPr>
          <w:color w:val="000000" w:themeColor="text1"/>
        </w:rPr>
        <w:t xml:space="preserve">dem Rolling Stone und der New York Times interviewt und seine Erfahrung eines medizinisch forcierten Geschlechtswechsel zum Gegenstand des medialen </w:t>
      </w:r>
      <w:r w:rsidR="005E1309">
        <w:rPr>
          <w:color w:val="000000" w:themeColor="text1"/>
        </w:rPr>
        <w:t xml:space="preserve">und öffentlichen </w:t>
      </w:r>
      <w:r w:rsidRPr="007310A7">
        <w:rPr>
          <w:color w:val="000000" w:themeColor="text1"/>
        </w:rPr>
        <w:t xml:space="preserve">Diskurses. Ebenfalls wird ein belletristisches Buch über seine Lebensgeschichte veröffentlicht, wobei </w:t>
      </w:r>
      <w:r w:rsidR="005E1309">
        <w:rPr>
          <w:color w:val="000000" w:themeColor="text1"/>
        </w:rPr>
        <w:t xml:space="preserve">Reimers </w:t>
      </w:r>
      <w:r w:rsidRPr="007310A7">
        <w:rPr>
          <w:color w:val="000000" w:themeColor="text1"/>
        </w:rPr>
        <w:t>Suizid im Jahr 2004 d</w:t>
      </w:r>
      <w:r w:rsidR="005E1309">
        <w:rPr>
          <w:color w:val="000000" w:themeColor="text1"/>
        </w:rPr>
        <w:t>essen</w:t>
      </w:r>
      <w:r w:rsidRPr="007310A7">
        <w:rPr>
          <w:color w:val="000000" w:themeColor="text1"/>
        </w:rPr>
        <w:t xml:space="preserve"> Rezeption erneut intensiviert </w:t>
      </w:r>
      <w:r w:rsidRPr="007310A7">
        <w:rPr>
          <w:color w:val="000000" w:themeColor="text1"/>
        </w:rPr>
        <w:fldChar w:fldCharType="begin"/>
      </w:r>
      <w:r w:rsidR="004F6BD6" w:rsidRPr="007310A7">
        <w:rPr>
          <w:color w:val="000000" w:themeColor="text1"/>
        </w:rPr>
        <w:instrText xml:space="preserve"> ADDIN ZOTERO_ITEM CSL_CITATION {"citationID":"0ig2knti","properties":{"unsorted":false,"formattedCitation":"(vgl. Colapinto 2000)","plainCitation":"(vgl. Colapinto 2000)","noteIndex":0},"citationItems":[{"id":80,"uris":["http://zotero.org/users/local/owKliTIb/items/AF3HBENX"],"itemData":{"id":80,"type":"book","publisher":"München","title":"Der Junge der als Mädchen aufwuchs","author":[{"family":"Colapinto","given":"John"}],"issued":{"date-parts":[["2000"]]}},"prefix":"vgl."}],"schema":"https://github.com/citation-style-language/schema/raw/master/csl-citation.json"} </w:instrText>
      </w:r>
      <w:r w:rsidRPr="007310A7">
        <w:rPr>
          <w:color w:val="000000" w:themeColor="text1"/>
        </w:rPr>
        <w:fldChar w:fldCharType="separate"/>
      </w:r>
      <w:r w:rsidR="004F6BD6" w:rsidRPr="007310A7">
        <w:rPr>
          <w:rFonts w:ascii="Cambria" w:hAnsi="Cambria"/>
          <w:color w:val="000000" w:themeColor="text1"/>
        </w:rPr>
        <w:t xml:space="preserve">(vgl. </w:t>
      </w:r>
      <w:proofErr w:type="spellStart"/>
      <w:r w:rsidR="004F6BD6" w:rsidRPr="007310A7">
        <w:rPr>
          <w:rFonts w:ascii="Cambria" w:hAnsi="Cambria"/>
          <w:color w:val="000000" w:themeColor="text1"/>
        </w:rPr>
        <w:t>Colapinto</w:t>
      </w:r>
      <w:proofErr w:type="spellEnd"/>
      <w:r w:rsidR="004F6BD6" w:rsidRPr="007310A7">
        <w:rPr>
          <w:rFonts w:ascii="Cambria" w:hAnsi="Cambria"/>
          <w:color w:val="000000" w:themeColor="text1"/>
        </w:rPr>
        <w:t xml:space="preserve"> 2000)</w:t>
      </w:r>
      <w:r w:rsidRPr="007310A7">
        <w:rPr>
          <w:color w:val="000000" w:themeColor="text1"/>
        </w:rPr>
        <w:fldChar w:fldCharType="end"/>
      </w:r>
      <w:r w:rsidRPr="007310A7">
        <w:rPr>
          <w:color w:val="000000" w:themeColor="text1"/>
        </w:rPr>
        <w:t xml:space="preserve">. Der Einfluss von Diamonds Follow-Up Studie muss demzufolge auch im Kontext des </w:t>
      </w:r>
      <w:r w:rsidR="005E1309">
        <w:rPr>
          <w:color w:val="000000" w:themeColor="text1"/>
        </w:rPr>
        <w:t xml:space="preserve">starken </w:t>
      </w:r>
      <w:r w:rsidRPr="007310A7">
        <w:rPr>
          <w:color w:val="000000" w:themeColor="text1"/>
        </w:rPr>
        <w:t xml:space="preserve">öffentlichen Interesses an Reimers Geschichte verstanden werden. Letzteres führt dazu, dass der medizinische Diskurs sich zu Debatten verhalten muss in denen Moneys </w:t>
      </w:r>
      <w:proofErr w:type="spellStart"/>
      <w:r w:rsidRPr="007310A7">
        <w:rPr>
          <w:i/>
          <w:color w:val="000000" w:themeColor="text1"/>
        </w:rPr>
        <w:t>nurture</w:t>
      </w:r>
      <w:proofErr w:type="spellEnd"/>
      <w:r w:rsidRPr="007310A7">
        <w:rPr>
          <w:color w:val="000000" w:themeColor="text1"/>
        </w:rPr>
        <w:t xml:space="preserve"> Theorie ebenso als widerlegt gilt</w:t>
      </w:r>
      <w:r w:rsidR="005E1309">
        <w:rPr>
          <w:color w:val="000000" w:themeColor="text1"/>
        </w:rPr>
        <w:t>,</w:t>
      </w:r>
      <w:r w:rsidRPr="007310A7">
        <w:rPr>
          <w:color w:val="000000" w:themeColor="text1"/>
        </w:rPr>
        <w:t xml:space="preserve"> wie die entgegengesetzte </w:t>
      </w:r>
      <w:proofErr w:type="spellStart"/>
      <w:r w:rsidRPr="007310A7">
        <w:rPr>
          <w:i/>
          <w:color w:val="000000" w:themeColor="text1"/>
        </w:rPr>
        <w:t>nature</w:t>
      </w:r>
      <w:proofErr w:type="spellEnd"/>
      <w:r w:rsidRPr="007310A7">
        <w:rPr>
          <w:color w:val="000000" w:themeColor="text1"/>
        </w:rPr>
        <w:t xml:space="preserve"> Hypothese als bestätigt.</w:t>
      </w:r>
      <w:r w:rsidRPr="007310A7">
        <w:rPr>
          <w:rStyle w:val="Funotenzeichen"/>
          <w:color w:val="000000" w:themeColor="text1"/>
        </w:rPr>
        <w:footnoteReference w:id="74"/>
      </w:r>
      <w:r w:rsidRPr="007310A7">
        <w:rPr>
          <w:color w:val="000000" w:themeColor="text1"/>
        </w:rPr>
        <w:t xml:space="preserve"> </w:t>
      </w:r>
    </w:p>
    <w:p w14:paraId="389DEB95" w14:textId="773350EC" w:rsidR="00C32CC6" w:rsidRPr="007310A7" w:rsidRDefault="00C32CC6" w:rsidP="00C32CC6">
      <w:pPr>
        <w:tabs>
          <w:tab w:val="left" w:pos="3119"/>
        </w:tabs>
        <w:spacing w:line="360" w:lineRule="auto"/>
        <w:jc w:val="both"/>
        <w:rPr>
          <w:color w:val="000000" w:themeColor="text1"/>
        </w:rPr>
      </w:pPr>
      <w:r w:rsidRPr="007310A7">
        <w:rPr>
          <w:color w:val="000000" w:themeColor="text1"/>
        </w:rPr>
        <w:t xml:space="preserve">Ebenfalls im Jahr 2000 gibt die amerikanische </w:t>
      </w:r>
      <w:r w:rsidRPr="007310A7">
        <w:rPr>
          <w:i/>
          <w:color w:val="000000" w:themeColor="text1"/>
        </w:rPr>
        <w:t xml:space="preserve">Academy </w:t>
      </w:r>
      <w:proofErr w:type="spellStart"/>
      <w:r w:rsidRPr="007310A7">
        <w:rPr>
          <w:i/>
          <w:color w:val="000000" w:themeColor="text1"/>
        </w:rPr>
        <w:t>of</w:t>
      </w:r>
      <w:proofErr w:type="spellEnd"/>
      <w:r w:rsidRPr="007310A7">
        <w:rPr>
          <w:i/>
          <w:color w:val="000000" w:themeColor="text1"/>
        </w:rPr>
        <w:t xml:space="preserve"> Pediatrics </w:t>
      </w:r>
      <w:r w:rsidRPr="007310A7">
        <w:rPr>
          <w:color w:val="000000" w:themeColor="text1"/>
        </w:rPr>
        <w:t xml:space="preserve">eine Stellungnahme heraus, die eine deutliche Veränderung innerhalb des </w:t>
      </w:r>
      <w:r w:rsidR="00391041">
        <w:rPr>
          <w:color w:val="000000" w:themeColor="text1"/>
        </w:rPr>
        <w:t xml:space="preserve">medizinischen </w:t>
      </w:r>
      <w:r w:rsidRPr="007310A7">
        <w:rPr>
          <w:color w:val="000000" w:themeColor="text1"/>
        </w:rPr>
        <w:t>Spezialdiskurses markiert: Erstmalig wird in dieser empfohlen</w:t>
      </w:r>
      <w:r w:rsidR="00391041">
        <w:rPr>
          <w:color w:val="000000" w:themeColor="text1"/>
        </w:rPr>
        <w:t xml:space="preserve">, </w:t>
      </w:r>
      <w:r w:rsidRPr="007310A7">
        <w:rPr>
          <w:color w:val="000000" w:themeColor="text1"/>
        </w:rPr>
        <w:t>Neugeborenen und Kindern deren geschlechtliche Identitätsentwicklung noch nicht absehbar ist einen geschlechtsneutralen Namen zu geben, statt sie von Geburt an auf eine binäre Geschlechtskategorie festzulegen</w:t>
      </w:r>
      <w:r w:rsidR="00F03DF2" w:rsidRPr="007310A7">
        <w:rPr>
          <w:color w:val="000000" w:themeColor="text1"/>
        </w:rPr>
        <w:t xml:space="preserve"> </w:t>
      </w:r>
      <w:r w:rsidR="00F03DF2" w:rsidRPr="007310A7">
        <w:rPr>
          <w:color w:val="000000" w:themeColor="text1"/>
        </w:rPr>
        <w:fldChar w:fldCharType="begin"/>
      </w:r>
      <w:r w:rsidR="00F03DF2" w:rsidRPr="007310A7">
        <w:rPr>
          <w:color w:val="000000" w:themeColor="text1"/>
        </w:rPr>
        <w:instrText xml:space="preserve"> ADDIN ZOTERO_ITEM CSL_CITATION {"citationID":"Uhbu6oma","properties":{"unsorted":false,"formattedCitation":"(vgl. Davis 2015, 68)","plainCitation":"(vgl. Davis 2015, 68)","noteIndex":0},"citationItems":[{"id":1202,"uris":["http://zotero.org/users/local/owKliTIb/items/UI7EEAIY"],"itemData":{"id":1202,"type":"book","abstract":"When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68","label":"page","prefix":"vgl."}],"schema":"https://github.com/citation-style-language/schema/raw/master/csl-citation.json"} </w:instrText>
      </w:r>
      <w:r w:rsidR="00F03DF2" w:rsidRPr="007310A7">
        <w:rPr>
          <w:color w:val="000000" w:themeColor="text1"/>
        </w:rPr>
        <w:fldChar w:fldCharType="separate"/>
      </w:r>
      <w:r w:rsidR="00F03DF2" w:rsidRPr="007310A7">
        <w:rPr>
          <w:rFonts w:ascii="Cambria" w:hAnsi="Cambria"/>
          <w:color w:val="000000" w:themeColor="text1"/>
        </w:rPr>
        <w:t>(vgl. Davis 2015, 68)</w:t>
      </w:r>
      <w:r w:rsidR="00F03DF2" w:rsidRPr="007310A7">
        <w:rPr>
          <w:color w:val="000000" w:themeColor="text1"/>
        </w:rPr>
        <w:fldChar w:fldCharType="end"/>
      </w:r>
      <w:r w:rsidR="00F03DF2" w:rsidRPr="007310A7">
        <w:rPr>
          <w:color w:val="000000" w:themeColor="text1"/>
        </w:rPr>
        <w:t>.</w:t>
      </w:r>
      <w:r w:rsidRPr="007310A7">
        <w:rPr>
          <w:color w:val="000000" w:themeColor="text1"/>
        </w:rPr>
        <w:t xml:space="preserve"> Dies kann nicht zuletzt als </w:t>
      </w:r>
      <w:r w:rsidRPr="007310A7">
        <w:rPr>
          <w:color w:val="000000" w:themeColor="text1"/>
        </w:rPr>
        <w:lastRenderedPageBreak/>
        <w:t>ein Zugeständnis an die Komplexität geschlechtlicher Entwicklung verstanden werden, die von Moneys Theorien offensichtlich nicht ausreichend erfasst</w:t>
      </w:r>
      <w:r w:rsidR="00391041">
        <w:rPr>
          <w:color w:val="000000" w:themeColor="text1"/>
        </w:rPr>
        <w:t xml:space="preserve"> wird</w:t>
      </w:r>
      <w:r w:rsidRPr="007310A7">
        <w:rPr>
          <w:color w:val="000000" w:themeColor="text1"/>
        </w:rPr>
        <w:t xml:space="preserve">. Die Praxis chirurgischer Geschlechtsveränderungen im Kindesalter wird allerdings nicht grundlegend hinterfragt. Zudem bleibt trotz Reimers tragischer Geschichte eine unmittelbare Verknüpfung zwischen der Evaluierung angemessener Behandlungen intersexuell kategorisierter Menschen und grundlagentheoretischen Fragen der Geschlechtsentwicklung bestehen. Eine generelle Hinterfragung sowohl des medizinischen Behandlungsauftrages als auch der Behandlungskompetenz im Bezug auf Intersex-Körper ist damals wie heute nicht erkennbar </w:t>
      </w:r>
      <w:r w:rsidRPr="007310A7">
        <w:rPr>
          <w:color w:val="000000" w:themeColor="text1"/>
        </w:rPr>
        <w:fldChar w:fldCharType="begin"/>
      </w:r>
      <w:r w:rsidRPr="007310A7">
        <w:rPr>
          <w:color w:val="000000" w:themeColor="text1"/>
        </w:rPr>
        <w:instrText xml:space="preserve"> ADDIN ZOTERO_ITEM CSL_CITATION {"citationID":"xmL7nFeD","properties":{"unsorted":false,"formattedCitation":"(Kl\\uc0\\u246{}ppel 2010, 601f)","plainCitation":"(Klöppel 2010, 601f)","noteIndex":0},"citationItems":[{"id":855,"uris":["http://zotero.org/users/local/owKliTIb/items/9P2YM8AS"],"itemData":{"id":855,"type":"book","publisher":"transcript","publisher-place":"Bielefeld","title":"XXOXY ungelöst. Hermaphroditismus, Sex und Gender in der deutschen Medizin","author":[{"family":"Klöppel","given":"Ulrike"}],"issued":{"date-parts":[["2010"]]}},"locator":"601f","label":"page"}],"schema":"https://github.com/citation-style-language/schema/raw/master/csl-citation.json"} </w:instrText>
      </w:r>
      <w:r w:rsidRPr="007310A7">
        <w:rPr>
          <w:color w:val="000000" w:themeColor="text1"/>
        </w:rPr>
        <w:fldChar w:fldCharType="separate"/>
      </w:r>
      <w:r w:rsidRPr="007310A7">
        <w:rPr>
          <w:rFonts w:ascii="Cambria" w:hAnsi="Cambria" w:cs="Times New Roman"/>
          <w:color w:val="000000" w:themeColor="text1"/>
        </w:rPr>
        <w:t>(</w:t>
      </w:r>
      <w:r w:rsidR="00391041">
        <w:rPr>
          <w:rFonts w:ascii="Cambria" w:hAnsi="Cambria" w:cs="Times New Roman"/>
          <w:color w:val="000000" w:themeColor="text1"/>
        </w:rPr>
        <w:t xml:space="preserve">vgl. auch </w:t>
      </w:r>
      <w:r w:rsidRPr="007310A7">
        <w:rPr>
          <w:rFonts w:ascii="Cambria" w:hAnsi="Cambria" w:cs="Times New Roman"/>
          <w:color w:val="000000" w:themeColor="text1"/>
        </w:rPr>
        <w:t>Klöppel 2010, 601f)</w:t>
      </w:r>
      <w:r w:rsidRPr="007310A7">
        <w:rPr>
          <w:color w:val="000000" w:themeColor="text1"/>
        </w:rPr>
        <w:fldChar w:fldCharType="end"/>
      </w:r>
      <w:r w:rsidRPr="007310A7">
        <w:rPr>
          <w:color w:val="000000" w:themeColor="text1"/>
        </w:rPr>
        <w:t>.</w:t>
      </w:r>
    </w:p>
    <w:p w14:paraId="1D638674" w14:textId="34AC1728" w:rsidR="00C32CC6" w:rsidRPr="007310A7" w:rsidRDefault="00C32CC6" w:rsidP="00C32CC6">
      <w:pPr>
        <w:spacing w:before="240" w:after="240" w:line="360" w:lineRule="auto"/>
        <w:jc w:val="both"/>
        <w:rPr>
          <w:rFonts w:eastAsia="Times New Roman" w:cs="Times New Roman"/>
          <w:color w:val="000000" w:themeColor="text1"/>
        </w:rPr>
      </w:pPr>
      <w:r>
        <w:rPr>
          <w:rStyle w:val="s1"/>
          <w:rFonts w:eastAsia="Times New Roman" w:cs="Times New Roman"/>
          <w:color w:val="000000" w:themeColor="text1"/>
        </w:rPr>
        <w:t xml:space="preserve">Auf den deutschen medizinischen Spezial-Diskurs nimmt die Diskussion des John/Joan-Falls</w:t>
      </w:r>
      <w:r>
        <w:rPr>
          <w:rStyle w:val="s1"/>
          <w:rFonts w:eastAsia="Times New Roman" w:cs="Times New Roman"/>
          <w:color w:val="000000" w:themeColor="text1"/>
        </w:rPr>
        <w:t xml:space="preserve"> zunächst</w:t>
      </w:r>
      <w:r>
        <w:rPr>
          <w:rStyle w:val="s1"/>
          <w:rFonts w:eastAsia="Times New Roman" w:cs="Times New Roman"/>
          <w:color w:val="000000" w:themeColor="text1"/>
        </w:rPr>
        <w:t xml:space="preserve"> keinen vergleichbaren Einfluss. Die Praxis der Geschlechtszuweisung intersexuell kategorisierter Kinder der 1990er und frühen 2000er Jahre orientiert sich weiterhin überwiegend an Überlegungen der chirurgischen Durchführbarkeit </w:t>
      </w:r>
      <w:r w:rsidRPr="007310A7">
        <w:rPr>
          <w:rStyle w:val="s1"/>
          <w:rFonts w:eastAsia="Times New Roman" w:cs="Times New Roman"/>
          <w:color w:val="000000" w:themeColor="text1"/>
        </w:rPr>
        <w:fldChar w:fldCharType="begin"/>
      </w:r>
      <w:r w:rsidR="004F6BD6" w:rsidRPr="007310A7">
        <w:rPr>
          <w:rStyle w:val="s1"/>
          <w:rFonts w:eastAsia="Times New Roman" w:cs="Times New Roman"/>
          <w:color w:val="000000" w:themeColor="text1"/>
        </w:rPr>
        <w:instrText xml:space="preserve"> ADDIN ZOTERO_ITEM CSL_CITATION {"citationID":"hyY6YXVL","properties":{"unsorted":false,"formattedCitation":"(vgl. Kl\\uc0\\u246{}ppel 2010, 25; Krob und al 1994)","plainCitation":"(vgl. Klöppel 2010, 25; Krob und al 1994)","noteIndex":0},"citationItems":[{"id":855,"uris":["http://zotero.org/users/local/owKliTIb/items/9P2YM8AS"],"itemData":{"id":855,"type":"book","publisher":"transcript","publisher-place":"Bielefeld","title":"XXOXY ungelöst. Hermaphroditismus, Sex und Gender in der deutschen Medizin","author":[{"family":"Klöppel","given":"Ulrike"}],"issued":{"date-parts":[["2010"]]}},"locator":"25","label":"page","prefix":"vgl."},{"id":211,"uris":["http://zotero.org/users/local/owKliTIb/items/X5RPLM2N"],"itemData":{"id":211,"type":"article-journal","container-title":"European Journalof Pediatrics","DOI":"10.1007/bf02000779","issue":"1","page":"2-10","publisher":"Springer Science and Business Media LLC","title":"True hermaphroditism: geographical distribution,clinical findings, chromosomes and gonadal histology","volume":"153","author":[{"family":"Krob","given":"Gabriele"},{"family":"al","given":"et"}],"issued":{"date-parts":[["1994"]]}}}],"schema":"https://github.com/citation-style-language/schema/raw/master/csl-citation.json"} </w:instrText>
      </w:r>
      <w:r w:rsidRPr="007310A7">
        <w:rPr>
          <w:rStyle w:val="s1"/>
          <w:rFonts w:eastAsia="Times New Roman" w:cs="Times New Roman"/>
          <w:color w:val="000000" w:themeColor="text1"/>
        </w:rPr>
        <w:fldChar w:fldCharType="separate"/>
      </w:r>
      <w:r>
        <w:rPr>
          <w:rFonts w:ascii="Cambria" w:hAnsi="Cambria" w:cs="Times New Roman"/>
          <w:color w:val="000000" w:themeColor="text1"/>
        </w:rPr>
        <w:t xml:space="preserve">(vgl. Klöppel 2010, 25; </w:t>
      </w:r>
      <w:proofErr w:type="spellStart"/>
      <w:r>
        <w:rPr>
          <w:rFonts w:ascii="Cambria" w:hAnsi="Cambria" w:cs="Times New Roman"/>
          <w:color w:val="000000" w:themeColor="text1"/>
        </w:rPr>
        <w:t xml:space="preserve">Krob</w:t>
      </w:r>
      <w:proofErr w:type="spellEnd"/>
      <w:r>
        <w:rPr>
          <w:rFonts w:ascii="Cambria" w:hAnsi="Cambria" w:cs="Times New Roman"/>
          <w:color w:val="000000" w:themeColor="text1"/>
        </w:rPr>
        <w:t xml:space="preserve"> und al 1994)</w:t>
      </w:r>
      <w:r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 Dabei steht bei ‚uneindeutigen’ Geschlechtsmerkmalen immer noch im Zentrum der Behandlungserwägungen, ob durch chirurgische Eingriffe ein optisch und funktional normentsprechendes männliches Genital hervorgebracht werden kann. Auch Kinder mit XY-Chromosomensatz und einem sog. Mikropenis</w:t>
      </w:r>
      <w:r>
        <w:rPr>
          <w:rFonts w:eastAsia="Times New Roman" w:cs="Times New Roman"/>
          <w:color w:val="000000" w:themeColor="text1"/>
        </w:rPr>
        <w:t xml:space="preserve"> werden </w:t>
      </w:r>
      <w:r>
        <w:rPr>
          <w:rStyle w:val="s1"/>
          <w:rFonts w:eastAsia="Times New Roman" w:cs="Times New Roman"/>
          <w:color w:val="000000" w:themeColor="text1"/>
        </w:rPr>
        <w:t xml:space="preserve">überwiegend weiblich zugewiesen, wenn mittels chirurgischer und hormoneller Eingriffe kein erektions- und penetrationsfähiger Penis hergestellt werden kann</w:t>
      </w:r>
      <w:r>
        <w:rPr>
          <w:rStyle w:val="s1"/>
          <w:rFonts w:eastAsia="Times New Roman" w:cs="Times New Roman"/>
          <w:color w:val="000000" w:themeColor="text1"/>
        </w:rPr>
        <w:t xml:space="preserve"> (vgl. ebd.)</w:t>
      </w:r>
      <w:r>
        <w:rPr>
          <w:rStyle w:val="s1"/>
          <w:rFonts w:eastAsia="Times New Roman" w:cs="Times New Roman"/>
          <w:color w:val="000000" w:themeColor="text1"/>
        </w:rPr>
        <w:t xml:space="preserve">.</w:t>
      </w:r>
      <w:r w:rsidRPr="007310A7">
        <w:rPr>
          <w:rStyle w:val="Funotenzeichen"/>
          <w:color w:val="000000" w:themeColor="text1"/>
        </w:rPr>
        <w:footnoteReference w:id="75"/>
      </w:r>
      <w:r>
        <w:rPr>
          <w:rStyle w:val="s1"/>
          <w:rFonts w:eastAsia="Times New Roman" w:cs="Times New Roman"/>
          <w:color w:val="000000" w:themeColor="text1"/>
        </w:rPr>
        <w:t xml:space="preserve"> Im Fall eines sog. </w:t>
      </w:r>
      <w:proofErr w:type="spellStart"/>
      <w:del w:id="1000062" w:author="Claude Lektorat" w:date="2026-06-30T12:18:05Z">
        <w:r>
          <w:rPr>
            <w:rStyle w:val="s1"/>
            <w:rFonts w:eastAsia="Times New Roman" w:cs="Times New Roman"/>
            <w:color w:val="000000" w:themeColor="text1"/>
          </w:rPr>
          <w:delText xml:space="preserve">Androgenitalesyndroms</w:delText>
        </w:r>
      </w:del>
      <w:ins w:id="1000063" w:author="Claude Lektorat" w:date="2026-06-30T12:18:05Z">
        <w:r>
          <w:rPr>
            <w:rStyle w:val="s1"/>
            <w:rFonts w:eastAsia="Times New Roman" w:cs="Times New Roman"/>
            <w:color w:val="000000" w:themeColor="text1"/>
          </w:rPr>
          <w:t xml:space="preserve">Androgenitalsyndroms</w:t>
        </w:r>
      </w:ins>
      <w:proofErr w:type="spellEnd"/>
      <w:r>
        <w:rPr>
          <w:rStyle w:val="s1"/>
          <w:rFonts w:eastAsia="Times New Roman" w:cs="Times New Roman"/>
          <w:color w:val="000000" w:themeColor="text1"/>
        </w:rPr>
        <w:t xml:space="preserve"> und aus medizinischer Perspektive vermännlichtem Genital besteht die Behandlungspraxis in einer operativen </w:t>
      </w:r>
      <w:proofErr w:type="spellStart"/>
      <w:r>
        <w:rPr>
          <w:rStyle w:val="s1"/>
          <w:rFonts w:eastAsia="Times New Roman" w:cs="Times New Roman"/>
          <w:color w:val="000000" w:themeColor="text1"/>
        </w:rPr>
        <w:t xml:space="preserve">Klitorisreduktion</w:t>
      </w:r>
      <w:proofErr w:type="spellEnd"/>
      <w:r>
        <w:rPr>
          <w:rStyle w:val="s1"/>
          <w:rFonts w:eastAsia="Times New Roman" w:cs="Times New Roman"/>
          <w:color w:val="000000" w:themeColor="text1"/>
        </w:rPr>
        <w:t xml:space="preserve"> bei weiblicher Geschlechtszuweisung. Bei weiblich zugewiesenen Kindern mit prinzipiell reproduktionsfähigem Hodengewebe werden dieses in der Regel mit Verweis auf ein erhöhtes Krebsrisiko chirurgisch entfernt (vgl. ebd. 26). Die dieser Praxis zu Grunde liegende </w:t>
      </w:r>
      <w:r>
        <w:rPr>
          <w:rStyle w:val="s1"/>
          <w:rFonts w:eastAsia="Times New Roman" w:cs="Times New Roman"/>
          <w:i/>
          <w:color w:val="000000" w:themeColor="text1"/>
        </w:rPr>
        <w:t xml:space="preserve">Optimal Gender</w:t>
      </w:r>
      <w:r>
        <w:rPr>
          <w:rStyle w:val="s1"/>
          <w:rFonts w:eastAsia="Times New Roman" w:cs="Times New Roman"/>
          <w:color w:val="000000" w:themeColor="text1"/>
        </w:rPr>
        <w:t xml:space="preserve"> </w:t>
      </w:r>
      <w:r>
        <w:rPr>
          <w:rStyle w:val="s1"/>
          <w:rFonts w:eastAsia="Times New Roman" w:cs="Times New Roman"/>
          <w:i/>
          <w:color w:val="000000" w:themeColor="text1"/>
        </w:rPr>
        <w:t xml:space="preserve">Policy</w:t>
      </w:r>
      <w:r>
        <w:rPr>
          <w:rStyle w:val="s1"/>
          <w:rFonts w:eastAsia="Times New Roman" w:cs="Times New Roman"/>
          <w:color w:val="000000" w:themeColor="text1"/>
        </w:rPr>
        <w:t xml:space="preserve"> und deren grundlegende Annahme, dass die Geschlechtsidentität der </w:t>
      </w:r>
      <w:r>
        <w:rPr>
          <w:rStyle w:val="s1"/>
          <w:rFonts w:eastAsia="Times New Roman" w:cs="Times New Roman"/>
          <w:color w:val="000000" w:themeColor="text1"/>
        </w:rPr>
        <w:t xml:space="preserve">ärztlich </w:t>
      </w:r>
      <w:r>
        <w:rPr>
          <w:rStyle w:val="s1"/>
          <w:rFonts w:eastAsia="Times New Roman" w:cs="Times New Roman"/>
          <w:color w:val="000000" w:themeColor="text1"/>
        </w:rPr>
        <w:t xml:space="preserve">vorgenommenen binären Zuweisung folgen würde, </w:t>
      </w:r>
      <w:r>
        <w:rPr>
          <w:rStyle w:val="s1"/>
          <w:rFonts w:eastAsia="Times New Roman" w:cs="Times New Roman"/>
          <w:color w:val="000000" w:themeColor="text1"/>
        </w:rPr>
        <w:t xml:space="preserve">bleibt </w:t>
      </w:r>
      <w:r>
        <w:rPr>
          <w:rStyle w:val="s1"/>
          <w:rFonts w:eastAsia="Times New Roman" w:cs="Times New Roman"/>
          <w:color w:val="000000" w:themeColor="text1"/>
        </w:rPr>
        <w:t xml:space="preserve">in den </w:t>
      </w:r>
      <w:r>
        <w:rPr>
          <w:rStyle w:val="s1"/>
          <w:rFonts w:eastAsia="Times New Roman" w:cs="Times New Roman"/>
          <w:color w:val="000000" w:themeColor="text1"/>
        </w:rPr>
        <w:t xml:space="preserve">deutschen </w:t>
      </w:r>
      <w:r>
        <w:rPr>
          <w:rStyle w:val="s1"/>
          <w:rFonts w:eastAsia="Times New Roman" w:cs="Times New Roman"/>
          <w:color w:val="000000" w:themeColor="text1"/>
        </w:rPr>
        <w:t xml:space="preserve">Leitlinien bis 200</w:t>
      </w:r>
      <w:r>
        <w:rPr>
          <w:rStyle w:val="s1"/>
          <w:rFonts w:eastAsia="Times New Roman" w:cs="Times New Roman"/>
          <w:color w:val="000000" w:themeColor="text1"/>
        </w:rPr>
        <w:t xml:space="preserve">7</w:t>
      </w:r>
      <w:r>
        <w:rPr>
          <w:rStyle w:val="s1"/>
          <w:rFonts w:eastAsia="Times New Roman" w:cs="Times New Roman"/>
          <w:color w:val="000000" w:themeColor="text1"/>
        </w:rPr>
        <w:t xml:space="preserve"> unhinterfragt (vgl. </w:t>
      </w:r>
      <w:r w:rsidRPr="007310A7">
        <w:rPr>
          <w:rStyle w:val="s1"/>
          <w:rFonts w:eastAsia="Times New Roman" w:cs="Times New Roman"/>
          <w:color w:val="000000" w:themeColor="text1"/>
        </w:rPr>
        <w:fldChar w:fldCharType="begin"/>
      </w:r>
      <w:r w:rsidRPr="007310A7">
        <w:rPr>
          <w:rStyle w:val="s1"/>
          <w:rFonts w:eastAsia="Times New Roman" w:cs="Times New Roman"/>
          <w:color w:val="000000" w:themeColor="text1"/>
        </w:rPr>
        <w:instrText xml:space="preserve"> ADDIN ZOTERO_ITEM CSL_CITATION {"citationID":"MqoQuuUV","properties":{"unsorted":false,"formattedCitation":"(AWMF 2002 006/105 Deutsche Gesellschaft f\\uc0\\u252{}r Kinderchirurgie 2002)","plainCitation":"(AWMF 2002 006/105 Deutsche Gesellschaft für Kinderchirurgie 2002)","dontUpdate":true,"noteIndex":0},"citationItems":[{"id":31,"uris":["http://zotero.org/users/local/owKliTIb/items/JTZRQK8J"],"itemData":{"id":31,"type":"document","title":"Leitlinien der Deutschen Gesellschaft für Kinderchirurgie: Intersexualität – Störungen der sexuellen Differenzierung","author":[{"literal":"Deutsche Gesellschaft für Kinderchirurgie"}],"issued":{"date-parts":[["2002"]]}},"prefix":"AWMF 2002 006/105"}],"schema":"https://github.com/citation-style-language/schema/raw/master/csl-citation.json"} </w:instrText>
      </w:r>
      <w:r w:rsidRPr="007310A7">
        <w:rPr>
          <w:rStyle w:val="s1"/>
          <w:rFonts w:eastAsia="Times New Roman" w:cs="Times New Roman"/>
          <w:color w:val="000000" w:themeColor="text1"/>
        </w:rPr>
        <w:fldChar w:fldCharType="separate"/>
      </w:r>
      <w:r>
        <w:rPr>
          <w:rFonts w:ascii="Cambria" w:hAnsi="Cambria" w:cs="Times New Roman"/>
          <w:color w:val="000000" w:themeColor="text1"/>
        </w:rPr>
        <w:t xml:space="preserve">DGKC et al.</w:t>
      </w:r>
      <w:r>
        <w:rPr>
          <w:rFonts w:ascii="Cambria" w:hAnsi="Cambria" w:cs="Times New Roman"/>
          <w:color w:val="000000" w:themeColor="text1"/>
        </w:rPr>
        <w:t xml:space="preserve"> 2002, ebd. 25)</w:t>
      </w:r>
      <w:r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 </w:t>
      </w:r>
    </w:p>
    <w:p w14:paraId="0E29C305" w14:textId="126295AD" w:rsidR="00C32CC6" w:rsidRPr="007310A7" w:rsidRDefault="00C32CC6" w:rsidP="004E5084">
      <w:pPr>
        <w:pStyle w:val="berschrift3"/>
        <w:spacing w:before="480" w:after="240"/>
        <w:jc w:val="both"/>
        <w:rPr>
          <w:rFonts w:asciiTheme="minorHAnsi" w:hAnsiTheme="minorHAnsi"/>
          <w:b/>
          <w:color w:val="000000" w:themeColor="text1"/>
        </w:rPr>
      </w:pPr>
      <w:bookmarkStart w:id="47" w:name="_Toc233288784"/>
      <w:r w:rsidRPr="007310A7">
        <w:rPr>
          <w:rFonts w:asciiTheme="minorHAnsi" w:hAnsiTheme="minorHAnsi"/>
          <w:b/>
          <w:color w:val="000000" w:themeColor="text1"/>
        </w:rPr>
        <w:lastRenderedPageBreak/>
        <w:t>6.1.3. Der medizinische Diskurs seit 200</w:t>
      </w:r>
      <w:r w:rsidR="00024DAD" w:rsidRPr="007310A7">
        <w:rPr>
          <w:rFonts w:asciiTheme="minorHAnsi" w:hAnsiTheme="minorHAnsi"/>
          <w:b/>
          <w:color w:val="000000" w:themeColor="text1"/>
        </w:rPr>
        <w:t>5</w:t>
      </w:r>
      <w:bookmarkEnd w:id="47"/>
    </w:p>
    <w:p w14:paraId="548F408A" w14:textId="140A3BA4" w:rsidR="0090399E" w:rsidRDefault="00C32CC6" w:rsidP="00C32CC6">
      <w:pPr>
        <w:spacing w:line="360" w:lineRule="auto"/>
        <w:jc w:val="both"/>
        <w:rPr>
          <w:color w:val="000000" w:themeColor="text1"/>
        </w:rPr>
      </w:pPr>
      <w:r w:rsidRPr="007310A7">
        <w:rPr>
          <w:color w:val="000000" w:themeColor="text1"/>
        </w:rPr>
        <w:t xml:space="preserve">Im Folgenden wird der </w:t>
      </w:r>
      <w:r w:rsidR="0090399E">
        <w:rPr>
          <w:color w:val="000000" w:themeColor="text1"/>
        </w:rPr>
        <w:t xml:space="preserve">bis heute wirkmächtige </w:t>
      </w:r>
      <w:r w:rsidRPr="007310A7">
        <w:rPr>
          <w:color w:val="000000" w:themeColor="text1"/>
        </w:rPr>
        <w:t xml:space="preserve">medizinische Spezialdiskurs zu sog. </w:t>
      </w:r>
      <w:proofErr w:type="spellStart"/>
      <w:r w:rsidRPr="007310A7">
        <w:rPr>
          <w:i/>
          <w:color w:val="000000" w:themeColor="text1"/>
        </w:rPr>
        <w:t>Disorders</w:t>
      </w:r>
      <w:proofErr w:type="spellEnd"/>
      <w:r w:rsidR="0090399E">
        <w:rPr>
          <w:i/>
          <w:color w:val="000000" w:themeColor="text1"/>
        </w:rPr>
        <w:t>/</w:t>
      </w:r>
      <w:proofErr w:type="spellStart"/>
      <w:r w:rsidR="0090399E">
        <w:rPr>
          <w:i/>
          <w:color w:val="000000" w:themeColor="text1"/>
        </w:rPr>
        <w:t>Differences</w:t>
      </w:r>
      <w:proofErr w:type="spellEnd"/>
      <w:r w:rsidR="0090399E">
        <w:rPr>
          <w:i/>
          <w:color w:val="000000" w:themeColor="text1"/>
        </w:rPr>
        <w:t xml:space="preserve"> </w:t>
      </w:r>
      <w:proofErr w:type="spellStart"/>
      <w:r w:rsidRPr="007310A7">
        <w:rPr>
          <w:i/>
          <w:color w:val="000000" w:themeColor="text1"/>
        </w:rPr>
        <w:t>of</w:t>
      </w:r>
      <w:proofErr w:type="spellEnd"/>
      <w:r w:rsidRPr="007310A7">
        <w:rPr>
          <w:i/>
          <w:color w:val="000000" w:themeColor="text1"/>
        </w:rPr>
        <w:t xml:space="preserve"> Sex Development</w:t>
      </w:r>
      <w:r w:rsidRPr="007310A7">
        <w:rPr>
          <w:color w:val="000000" w:themeColor="text1"/>
        </w:rPr>
        <w:t xml:space="preserve"> seit de</w:t>
      </w:r>
      <w:r w:rsidR="0090399E">
        <w:rPr>
          <w:color w:val="000000" w:themeColor="text1"/>
        </w:rPr>
        <w:t>r</w:t>
      </w:r>
      <w:r w:rsidRPr="007310A7">
        <w:rPr>
          <w:color w:val="000000" w:themeColor="text1"/>
        </w:rPr>
        <w:t xml:space="preserve"> - eine spezialdiskursive Zäsur markierenden </w:t>
      </w:r>
      <w:r w:rsidR="0090399E" w:rsidRPr="0090399E">
        <w:rPr>
          <w:i/>
          <w:iCs/>
          <w:color w:val="000000" w:themeColor="text1"/>
        </w:rPr>
        <w:t>–</w:t>
      </w:r>
      <w:r w:rsidRPr="0090399E">
        <w:rPr>
          <w:i/>
          <w:iCs/>
          <w:color w:val="000000" w:themeColor="text1"/>
        </w:rPr>
        <w:t xml:space="preserve"> </w:t>
      </w:r>
      <w:r w:rsidR="0090399E" w:rsidRPr="0090399E">
        <w:rPr>
          <w:i/>
          <w:iCs/>
          <w:color w:val="000000" w:themeColor="text1"/>
        </w:rPr>
        <w:t>Chicago Consensus Conference</w:t>
      </w:r>
      <w:r w:rsidR="0090399E">
        <w:rPr>
          <w:color w:val="000000" w:themeColor="text1"/>
        </w:rPr>
        <w:t xml:space="preserve"> 2005 sowie dem </w:t>
      </w:r>
      <w:r w:rsidRPr="007310A7">
        <w:rPr>
          <w:color w:val="000000" w:themeColor="text1"/>
        </w:rPr>
        <w:t xml:space="preserve">2006 veröffentlichten </w:t>
      </w:r>
      <w:r w:rsidR="0090399E">
        <w:rPr>
          <w:color w:val="000000" w:themeColor="text1"/>
        </w:rPr>
        <w:t>„</w:t>
      </w:r>
      <w:r w:rsidRPr="0090399E">
        <w:rPr>
          <w:iCs/>
          <w:color w:val="000000" w:themeColor="text1"/>
        </w:rPr>
        <w:t>Chicago Consensus Statement</w:t>
      </w:r>
      <w:r w:rsidR="0090399E">
        <w:rPr>
          <w:iCs/>
          <w:color w:val="000000" w:themeColor="text1"/>
        </w:rPr>
        <w:t>“</w:t>
      </w:r>
      <w:r w:rsidRPr="007310A7">
        <w:rPr>
          <w:color w:val="000000" w:themeColor="text1"/>
        </w:rPr>
        <w:t xml:space="preserve"> </w:t>
      </w:r>
      <w:bookmarkStart w:id="48" w:name="_Hlk231470661"/>
      <w:r w:rsidRPr="007310A7">
        <w:rPr>
          <w:color w:val="000000" w:themeColor="text1"/>
        </w:rPr>
        <w:fldChar w:fldCharType="begin"/>
      </w:r>
      <w:r w:rsidRPr="007310A7">
        <w:rPr>
          <w:color w:val="000000" w:themeColor="text1"/>
        </w:rPr>
        <w:instrText xml:space="preserve"> ADDIN ZOTERO_ITEM CSL_CITATION {"citationID":"yl2eqkXp","properties":{"unsorted":false,"formattedCitation":"(Hughes u.\\uc0\\u160{}a. 2012; Lee u.\\uc0\\u160{}a. 2006)","plainCitation":"(Hughes u. a. 2012; Lee u. a. 2006)","dontUpdate":true,"noteIndex":0},"citationItems":[{"id":1012,"uris":["http://zotero.org/users/local/owKliTIb/items/IQL5KYUZ"],"itemData":{"id":1012,"type":"article-journal","container-title":"Lancet","DOI":"10.1016/S0140-6736(12)60071-3","issue":"9851","page":"1419-28","publisher":"Elsevier BV","title":"Androgen insensitivity syndrome","volume":"380","author":[{"family":"Hughes","given":"IA"},{"family":"Davies","given":"JD"},{"family":"Bunch","given":"TI"},{"family":"Pasterski","given":"V"},{"family":"Mastroyannopoulou","given":"K"},{"family":"MacDougall","given":"J"}],"issued":{"date-parts":[["2012"]]}}},{"id":233,"uris":["http://zotero.org/users/local/owKliTIb/items/DSZGR75K"],"itemData":{"id":233,"type":"article-journal","container-title":"Pediatrics","DOI":"10.1542/peds.2006-0738","issue":"2","page":"e488–e500","title":"Consensus statement on management of intersex disorders. International Consensus Conference on Intersex","volume":"118","author":[{"family":"Lee","given":"P. A."},{"family":"Houk","given":"C. P."},{"family":"Ahmed","given":"S. F."},{"family":"Hughes","given":"I. A."}],"issued":{"date-parts":[["2006"]]}}}],"schema":"https://github.com/citation-style-language/schema/raw/master/csl-citation.json"} </w:instrText>
      </w:r>
      <w:r w:rsidRPr="007310A7">
        <w:rPr>
          <w:color w:val="000000" w:themeColor="text1"/>
        </w:rPr>
        <w:fldChar w:fldCharType="separate"/>
      </w:r>
      <w:r w:rsidRPr="007310A7">
        <w:rPr>
          <w:rFonts w:ascii="Cambria" w:hAnsi="Cambria" w:cs="Times New Roman"/>
          <w:color w:val="000000" w:themeColor="text1"/>
        </w:rPr>
        <w:t>(Hughes et al. 2012; Lee et al. 2006)</w:t>
      </w:r>
      <w:r w:rsidRPr="007310A7">
        <w:rPr>
          <w:color w:val="000000" w:themeColor="text1"/>
        </w:rPr>
        <w:fldChar w:fldCharType="end"/>
      </w:r>
      <w:bookmarkEnd w:id="48"/>
      <w:r w:rsidRPr="007310A7">
        <w:rPr>
          <w:color w:val="000000" w:themeColor="text1"/>
        </w:rPr>
        <w:t xml:space="preserve"> dargestellt. </w:t>
      </w:r>
    </w:p>
    <w:p w14:paraId="732B571A" w14:textId="30299A2C" w:rsidR="00C32CC6" w:rsidRPr="007310A7" w:rsidRDefault="00C32CC6" w:rsidP="00C32CC6">
      <w:pPr>
        <w:spacing w:line="360" w:lineRule="auto"/>
        <w:jc w:val="both"/>
        <w:rPr>
          <w:color w:val="000000" w:themeColor="text1"/>
        </w:rPr>
      </w:pPr>
      <w:r w:rsidRPr="007310A7">
        <w:rPr>
          <w:color w:val="000000" w:themeColor="text1"/>
        </w:rPr>
        <w:t xml:space="preserve">Im Zuge der zunehmenden Kritik des </w:t>
      </w:r>
      <w:proofErr w:type="spellStart"/>
      <w:r w:rsidRPr="007310A7">
        <w:rPr>
          <w:color w:val="000000" w:themeColor="text1"/>
        </w:rPr>
        <w:t>Baltimorer</w:t>
      </w:r>
      <w:proofErr w:type="spellEnd"/>
      <w:r w:rsidRPr="007310A7">
        <w:rPr>
          <w:color w:val="000000" w:themeColor="text1"/>
        </w:rPr>
        <w:t xml:space="preserve"> Behandlungsparadigmas kommt es 2005 zu der von den pädiatrischen Endokrinologen </w:t>
      </w:r>
      <w:proofErr w:type="spellStart"/>
      <w:r w:rsidRPr="007310A7">
        <w:rPr>
          <w:color w:val="000000" w:themeColor="text1"/>
        </w:rPr>
        <w:t>Ieuan</w:t>
      </w:r>
      <w:proofErr w:type="spellEnd"/>
      <w:r w:rsidRPr="007310A7">
        <w:rPr>
          <w:color w:val="000000" w:themeColor="text1"/>
        </w:rPr>
        <w:t xml:space="preserve"> Hughes und Peter Lee initiierten </w:t>
      </w:r>
      <w:r w:rsidRPr="00D53DDB">
        <w:rPr>
          <w:i/>
          <w:iCs/>
          <w:color w:val="000000" w:themeColor="text1"/>
        </w:rPr>
        <w:t>Chicago-Consensus-Konferenz</w:t>
      </w:r>
      <w:r w:rsidRPr="007310A7">
        <w:rPr>
          <w:color w:val="000000" w:themeColor="text1"/>
        </w:rPr>
        <w:t xml:space="preserve">: </w:t>
      </w:r>
      <w:r w:rsidR="00D53DDB">
        <w:rPr>
          <w:color w:val="000000" w:themeColor="text1"/>
        </w:rPr>
        <w:t xml:space="preserve">Während </w:t>
      </w:r>
      <w:r w:rsidRPr="007310A7">
        <w:rPr>
          <w:color w:val="000000" w:themeColor="text1"/>
        </w:rPr>
        <w:t xml:space="preserve">dieser erarbeiteten die US-amerikanische </w:t>
      </w:r>
      <w:r w:rsidR="00D53DDB">
        <w:rPr>
          <w:color w:val="000000" w:themeColor="text1"/>
        </w:rPr>
        <w:t xml:space="preserve">und </w:t>
      </w:r>
      <w:r w:rsidRPr="007310A7">
        <w:rPr>
          <w:color w:val="000000" w:themeColor="text1"/>
        </w:rPr>
        <w:t xml:space="preserve">europäische pädiatrische Fachgesellschaft sowohl eine neue Nomenklatur und Terminologie als auch neue Behandlungsrichtlinien im Bezug auf </w:t>
      </w:r>
      <w:r w:rsidR="00D53DDB">
        <w:rPr>
          <w:color w:val="000000" w:themeColor="text1"/>
        </w:rPr>
        <w:t xml:space="preserve">– </w:t>
      </w:r>
      <w:r w:rsidRPr="007310A7">
        <w:rPr>
          <w:color w:val="000000" w:themeColor="text1"/>
        </w:rPr>
        <w:t>von nun an so bezeichnete</w:t>
      </w:r>
      <w:r w:rsidR="00D53DDB">
        <w:rPr>
          <w:color w:val="000000" w:themeColor="text1"/>
        </w:rPr>
        <w:t xml:space="preserve"> –</w:t>
      </w:r>
      <w:r w:rsidRPr="007310A7">
        <w:rPr>
          <w:color w:val="000000" w:themeColor="text1"/>
        </w:rPr>
        <w:t xml:space="preserve"> </w:t>
      </w:r>
      <w:proofErr w:type="spellStart"/>
      <w:r w:rsidRPr="007310A7">
        <w:rPr>
          <w:i/>
          <w:color w:val="000000" w:themeColor="text1"/>
        </w:rPr>
        <w:t>Disorders</w:t>
      </w:r>
      <w:proofErr w:type="spellEnd"/>
      <w:r w:rsidRPr="007310A7">
        <w:rPr>
          <w:i/>
          <w:color w:val="000000" w:themeColor="text1"/>
        </w:rPr>
        <w:t xml:space="preserve"> </w:t>
      </w:r>
      <w:proofErr w:type="spellStart"/>
      <w:r w:rsidRPr="007310A7">
        <w:rPr>
          <w:i/>
          <w:color w:val="000000" w:themeColor="text1"/>
        </w:rPr>
        <w:t>of</w:t>
      </w:r>
      <w:proofErr w:type="spellEnd"/>
      <w:r w:rsidRPr="007310A7">
        <w:rPr>
          <w:i/>
          <w:color w:val="000000" w:themeColor="text1"/>
        </w:rPr>
        <w:t xml:space="preserve"> Sex Development</w:t>
      </w:r>
      <w:r w:rsidRPr="007310A7">
        <w:rPr>
          <w:color w:val="000000" w:themeColor="text1"/>
        </w:rPr>
        <w:t xml:space="preserve">. Deren Inhalte resultieren in den bis heute von Kliniker*innen weltweit angewendeten Inhalten des </w:t>
      </w:r>
      <w:r w:rsidRPr="007310A7">
        <w:rPr>
          <w:i/>
          <w:color w:val="000000" w:themeColor="text1"/>
        </w:rPr>
        <w:t xml:space="preserve">Chicago Konsensus Statement on Management </w:t>
      </w:r>
      <w:proofErr w:type="spellStart"/>
      <w:r w:rsidRPr="007310A7">
        <w:rPr>
          <w:i/>
          <w:color w:val="000000" w:themeColor="text1"/>
        </w:rPr>
        <w:t>of</w:t>
      </w:r>
      <w:proofErr w:type="spellEnd"/>
      <w:r w:rsidRPr="007310A7">
        <w:rPr>
          <w:i/>
          <w:color w:val="000000" w:themeColor="text1"/>
        </w:rPr>
        <w:t xml:space="preserve"> Intersex </w:t>
      </w:r>
      <w:proofErr w:type="spellStart"/>
      <w:r w:rsidRPr="007310A7">
        <w:rPr>
          <w:i/>
          <w:color w:val="000000" w:themeColor="text1"/>
        </w:rPr>
        <w:t>Disorders</w:t>
      </w:r>
      <w:proofErr w:type="spellEnd"/>
      <w:r w:rsidRPr="007310A7">
        <w:rPr>
          <w:i/>
          <w:color w:val="000000" w:themeColor="text1"/>
        </w:rPr>
        <w:t xml:space="preserve"> </w:t>
      </w:r>
      <w:r w:rsidRPr="007310A7">
        <w:rPr>
          <w:color w:val="000000" w:themeColor="text1"/>
        </w:rPr>
        <w:fldChar w:fldCharType="begin"/>
      </w:r>
      <w:r w:rsidR="005756E9" w:rsidRPr="007310A7">
        <w:rPr>
          <w:color w:val="000000" w:themeColor="text1"/>
        </w:rPr>
        <w:instrText xml:space="preserve"> ADDIN ZOTERO_ITEM CSL_CITATION {"citationID":"wSPGOs6t","properties":{"unsorted":false,"formattedCitation":"(vgl. I. Hughes u.\\uc0\\u160{}a. 2012; Lee u.\\uc0\\u160{}a. 2006)","plainCitation":"(vgl. I. Hughes u. a. 2012; Lee u. a. 2006)","dontUpdate":true,"noteIndex":0},"citationItems":[{"id":1012,"uris":["http://zotero.org/users/local/owKliTIb/items/IQL5KYUZ"],"itemData":{"id":1012,"type":"article-journal","container-title":"Lancet","DOI":"10.1016/S0140-6736(12)60071-3","issue":"9851","page":"1419-28","publisher":"Elsevier BV","title":"Androgen insensitivity syndrome","volume":"380","author":[{"family":"Hughes","given":"IA"},{"family":"Davies","given":"JD"},{"family":"Bunch","given":"TI"},{"family":"Pasterski","given":"V"},{"family":"Mastroyannopoulou","given":"K"},{"family":"MacDougall","given":"J"}],"issued":{"date-parts":[["2012"]]}},"prefix":"vgl."},{"id":233,"uris":["http://zotero.org/users/local/owKliTIb/items/DSZGR75K"],"itemData":{"id":233,"type":"article-journal","container-title":"Pediatrics","DOI":"10.1542/peds.2006-0738","issue":"2","page":"e488–e500","title":"Consensus statement on management of intersex disorders. International Consensus Conference on Intersex","volume":"118","author":[{"family":"Lee","given":"P. A."},{"family":"Houk","given":"C. P."},{"family":"Ahmed","given":"S. F."},{"family":"Hughes","given":"I. A."}],"issued":{"date-parts":[["2006"]]}}}],"schema":"https://github.com/citation-style-language/schema/raw/master/csl-citation.json"} </w:instrText>
      </w:r>
      <w:r w:rsidRPr="007310A7">
        <w:rPr>
          <w:color w:val="000000" w:themeColor="text1"/>
        </w:rPr>
        <w:fldChar w:fldCharType="separate"/>
      </w:r>
      <w:r w:rsidR="008664D5" w:rsidRPr="007310A7">
        <w:rPr>
          <w:rFonts w:ascii="Cambria" w:hAnsi="Cambria" w:cs="Times New Roman"/>
          <w:color w:val="000000" w:themeColor="text1"/>
        </w:rPr>
        <w:t>(vgl. Hughes et al. 2012; Lee et al. 2006)</w:t>
      </w:r>
      <w:r w:rsidRPr="007310A7">
        <w:rPr>
          <w:color w:val="000000" w:themeColor="text1"/>
        </w:rPr>
        <w:fldChar w:fldCharType="end"/>
      </w:r>
      <w:r w:rsidRPr="007310A7">
        <w:rPr>
          <w:color w:val="000000" w:themeColor="text1"/>
        </w:rPr>
        <w:t xml:space="preserve">. Trotz der Verwendung des Wortes </w:t>
      </w:r>
      <w:r w:rsidRPr="00D53DDB">
        <w:rPr>
          <w:i/>
          <w:iCs/>
          <w:color w:val="000000" w:themeColor="text1"/>
        </w:rPr>
        <w:t>Intersex</w:t>
      </w:r>
      <w:r w:rsidRPr="007310A7">
        <w:rPr>
          <w:color w:val="000000" w:themeColor="text1"/>
        </w:rPr>
        <w:t xml:space="preserve"> im Titel</w:t>
      </w:r>
      <w:r w:rsidR="00D53DDB">
        <w:rPr>
          <w:color w:val="000000" w:themeColor="text1"/>
        </w:rPr>
        <w:t xml:space="preserve"> der Veröffentlichung</w:t>
      </w:r>
      <w:r w:rsidRPr="007310A7">
        <w:rPr>
          <w:color w:val="000000" w:themeColor="text1"/>
        </w:rPr>
        <w:t>, ist eine Ablehnung von Begriffen, die in jeglicher Form auf Phänomen</w:t>
      </w:r>
      <w:r w:rsidR="00D53DDB">
        <w:rPr>
          <w:color w:val="000000" w:themeColor="text1"/>
        </w:rPr>
        <w:t>e</w:t>
      </w:r>
      <w:r w:rsidRPr="007310A7">
        <w:rPr>
          <w:color w:val="000000" w:themeColor="text1"/>
        </w:rPr>
        <w:t xml:space="preserve"> der körpergeschlechtlichen Ambiguität verweisen</w:t>
      </w:r>
      <w:r w:rsidR="00D53DDB">
        <w:rPr>
          <w:color w:val="000000" w:themeColor="text1"/>
        </w:rPr>
        <w:t>,</w:t>
      </w:r>
      <w:r w:rsidRPr="007310A7">
        <w:rPr>
          <w:color w:val="000000" w:themeColor="text1"/>
        </w:rPr>
        <w:t xml:space="preserve"> für die </w:t>
      </w:r>
      <w:r w:rsidR="00D53DDB">
        <w:rPr>
          <w:color w:val="000000" w:themeColor="text1"/>
        </w:rPr>
        <w:t>DSD</w:t>
      </w:r>
      <w:r w:rsidRPr="007310A7">
        <w:rPr>
          <w:color w:val="000000" w:themeColor="text1"/>
        </w:rPr>
        <w:t xml:space="preserve">-Stellungnahme zentral. </w:t>
      </w:r>
      <w:r w:rsidRPr="007310A7">
        <w:rPr>
          <w:i/>
          <w:color w:val="000000" w:themeColor="text1"/>
          <w:lang w:val="en-US"/>
        </w:rPr>
        <w:t>Disorders of sex development</w:t>
      </w:r>
      <w:r w:rsidRPr="007310A7">
        <w:rPr>
          <w:color w:val="000000" w:themeColor="text1"/>
          <w:lang w:val="en-US"/>
        </w:rPr>
        <w:t xml:space="preserve"> –</w:t>
      </w:r>
      <w:r w:rsidR="00D53DDB">
        <w:rPr>
          <w:color w:val="000000" w:themeColor="text1"/>
          <w:lang w:val="en-US"/>
        </w:rPr>
        <w:t xml:space="preserve"> </w:t>
      </w:r>
      <w:r w:rsidRPr="007310A7">
        <w:rPr>
          <w:color w:val="000000" w:themeColor="text1"/>
          <w:lang w:val="en-US"/>
        </w:rPr>
        <w:t>d</w:t>
      </w:r>
      <w:r w:rsidR="00D53DDB">
        <w:rPr>
          <w:color w:val="000000" w:themeColor="text1"/>
          <w:lang w:val="en-US"/>
        </w:rPr>
        <w:t>t.</w:t>
      </w:r>
      <w:r w:rsidRPr="007310A7">
        <w:rPr>
          <w:color w:val="000000" w:themeColor="text1"/>
          <w:lang w:val="en-US"/>
        </w:rPr>
        <w:t xml:space="preserve"> </w:t>
      </w:r>
      <w:proofErr w:type="spellStart"/>
      <w:r w:rsidRPr="007310A7">
        <w:rPr>
          <w:color w:val="000000" w:themeColor="text1"/>
          <w:lang w:val="en-US"/>
        </w:rPr>
        <w:t>Störungen</w:t>
      </w:r>
      <w:proofErr w:type="spellEnd"/>
      <w:r w:rsidRPr="007310A7">
        <w:rPr>
          <w:color w:val="000000" w:themeColor="text1"/>
          <w:lang w:val="en-US"/>
        </w:rPr>
        <w:t xml:space="preserve"> der </w:t>
      </w:r>
      <w:proofErr w:type="spellStart"/>
      <w:r w:rsidRPr="007310A7">
        <w:rPr>
          <w:color w:val="000000" w:themeColor="text1"/>
          <w:lang w:val="en-US"/>
        </w:rPr>
        <w:t>Geschlechtsentwicklung</w:t>
      </w:r>
      <w:proofErr w:type="spellEnd"/>
      <w:r w:rsidRPr="007310A7">
        <w:rPr>
          <w:color w:val="000000" w:themeColor="text1"/>
          <w:lang w:val="en-US"/>
        </w:rPr>
        <w:t xml:space="preserve"> - </w:t>
      </w:r>
      <w:proofErr w:type="spellStart"/>
      <w:r w:rsidRPr="007310A7">
        <w:rPr>
          <w:color w:val="000000" w:themeColor="text1"/>
          <w:lang w:val="en-US"/>
        </w:rPr>
        <w:t>werden</w:t>
      </w:r>
      <w:proofErr w:type="spellEnd"/>
      <w:r w:rsidRPr="007310A7">
        <w:rPr>
          <w:color w:val="000000" w:themeColor="text1"/>
          <w:lang w:val="en-US"/>
        </w:rPr>
        <w:t xml:space="preserve"> </w:t>
      </w:r>
      <w:proofErr w:type="spellStart"/>
      <w:r w:rsidR="00D53DDB">
        <w:rPr>
          <w:color w:val="000000" w:themeColor="text1"/>
          <w:lang w:val="en-US"/>
        </w:rPr>
        <w:t>dabei</w:t>
      </w:r>
      <w:proofErr w:type="spellEnd"/>
      <w:r w:rsidR="00D53DDB">
        <w:rPr>
          <w:color w:val="000000" w:themeColor="text1"/>
          <w:lang w:val="en-US"/>
        </w:rPr>
        <w:t xml:space="preserve"> </w:t>
      </w:r>
      <w:proofErr w:type="spellStart"/>
      <w:r w:rsidRPr="007310A7">
        <w:rPr>
          <w:color w:val="000000" w:themeColor="text1"/>
          <w:lang w:val="en-US"/>
        </w:rPr>
        <w:t>als</w:t>
      </w:r>
      <w:proofErr w:type="spellEnd"/>
      <w:r w:rsidRPr="007310A7">
        <w:rPr>
          <w:color w:val="000000" w:themeColor="text1"/>
          <w:lang w:val="en-US"/>
        </w:rPr>
        <w:t xml:space="preserve"> „congenital conditions in which development of chromosomal, gonadal, or anatomic sex is </w:t>
      </w:r>
      <w:proofErr w:type="gramStart"/>
      <w:r w:rsidRPr="007310A7">
        <w:rPr>
          <w:color w:val="000000" w:themeColor="text1"/>
          <w:lang w:val="en-US"/>
        </w:rPr>
        <w:t>atypical“</w:t>
      </w:r>
      <w:r w:rsidR="00D53DDB">
        <w:rPr>
          <w:color w:val="000000" w:themeColor="text1"/>
          <w:lang w:val="en-US"/>
        </w:rPr>
        <w:t xml:space="preserve"> </w:t>
      </w:r>
      <w:r w:rsidRPr="007310A7">
        <w:rPr>
          <w:color w:val="000000" w:themeColor="text1"/>
          <w:lang w:val="en-US"/>
        </w:rPr>
        <w:t>(</w:t>
      </w:r>
      <w:proofErr w:type="spellStart"/>
      <w:proofErr w:type="gramEnd"/>
      <w:r w:rsidRPr="007310A7">
        <w:rPr>
          <w:color w:val="000000" w:themeColor="text1"/>
          <w:lang w:val="en-US"/>
        </w:rPr>
        <w:t>ebd</w:t>
      </w:r>
      <w:proofErr w:type="spellEnd"/>
      <w:r w:rsidRPr="007310A7">
        <w:rPr>
          <w:color w:val="000000" w:themeColor="text1"/>
          <w:lang w:val="en-US"/>
        </w:rPr>
        <w:t>.)</w:t>
      </w:r>
      <w:r w:rsidR="00D53DDB">
        <w:rPr>
          <w:color w:val="000000" w:themeColor="text1"/>
          <w:lang w:val="en-US"/>
        </w:rPr>
        <w:t xml:space="preserve"> </w:t>
      </w:r>
      <w:proofErr w:type="spellStart"/>
      <w:r w:rsidR="00D53DDB">
        <w:rPr>
          <w:color w:val="000000" w:themeColor="text1"/>
          <w:lang w:val="en-US"/>
        </w:rPr>
        <w:t>definiert</w:t>
      </w:r>
      <w:proofErr w:type="spellEnd"/>
      <w:r w:rsidRPr="007310A7">
        <w:rPr>
          <w:color w:val="000000" w:themeColor="text1"/>
          <w:lang w:val="en-US"/>
        </w:rPr>
        <w:t xml:space="preserve">. </w:t>
      </w:r>
      <w:r w:rsidR="00D53DDB">
        <w:rPr>
          <w:color w:val="000000" w:themeColor="text1"/>
        </w:rPr>
        <w:t xml:space="preserve">Zudem </w:t>
      </w:r>
      <w:r w:rsidRPr="007310A7">
        <w:rPr>
          <w:color w:val="000000" w:themeColor="text1"/>
        </w:rPr>
        <w:t xml:space="preserve">wird an Hand </w:t>
      </w:r>
      <w:r w:rsidR="00D53DDB">
        <w:rPr>
          <w:color w:val="000000" w:themeColor="text1"/>
        </w:rPr>
        <w:t xml:space="preserve">einer </w:t>
      </w:r>
      <w:r w:rsidRPr="007310A7">
        <w:rPr>
          <w:color w:val="000000" w:themeColor="text1"/>
        </w:rPr>
        <w:t xml:space="preserve">Auflistung der unter dem neuen Überbegriff subsumierten medizinischen Diagnosen deutlich, dass überwiegend genetische Kategorisierungen, die vorherige Einteilungen geschlechtlicher Variationen in männlich und weiblich ablösen. Zugleich </w:t>
      </w:r>
      <w:r w:rsidR="00777FE5">
        <w:rPr>
          <w:color w:val="000000" w:themeColor="text1"/>
        </w:rPr>
        <w:t xml:space="preserve">zeigt sich </w:t>
      </w:r>
      <w:r w:rsidRPr="007310A7">
        <w:rPr>
          <w:color w:val="000000" w:themeColor="text1"/>
        </w:rPr>
        <w:t xml:space="preserve">gemeinsam mit der neuen Terminologie der </w:t>
      </w:r>
      <w:r w:rsidR="00777FE5">
        <w:rPr>
          <w:color w:val="000000" w:themeColor="text1"/>
        </w:rPr>
        <w:t xml:space="preserve">medizinische </w:t>
      </w:r>
      <w:r w:rsidRPr="007310A7">
        <w:rPr>
          <w:color w:val="000000" w:themeColor="text1"/>
        </w:rPr>
        <w:t xml:space="preserve">Anspruch den </w:t>
      </w:r>
      <w:r w:rsidR="00777FE5">
        <w:rPr>
          <w:color w:val="000000" w:themeColor="text1"/>
        </w:rPr>
        <w:t xml:space="preserve">sog. </w:t>
      </w:r>
      <w:r w:rsidRPr="007310A7">
        <w:rPr>
          <w:color w:val="000000" w:themeColor="text1"/>
        </w:rPr>
        <w:t>Betroffenen</w:t>
      </w:r>
      <w:r w:rsidR="00777FE5">
        <w:rPr>
          <w:color w:val="000000" w:themeColor="text1"/>
        </w:rPr>
        <w:t xml:space="preserve"> soziale </w:t>
      </w:r>
      <w:r w:rsidRPr="007310A7">
        <w:rPr>
          <w:color w:val="000000" w:themeColor="text1"/>
        </w:rPr>
        <w:t xml:space="preserve">Stigmatisierung zu ersparen: So wird hervorgehoben, dass eine </w:t>
      </w:r>
      <w:r w:rsidRPr="00777FE5">
        <w:rPr>
          <w:i/>
          <w:iCs/>
          <w:color w:val="000000" w:themeColor="text1"/>
        </w:rPr>
        <w:t>Störung der Geschlechtsentwicklung</w:t>
      </w:r>
      <w:r w:rsidRPr="007310A7">
        <w:rPr>
          <w:color w:val="000000" w:themeColor="text1"/>
        </w:rPr>
        <w:t xml:space="preserve"> – im Gegensatz zu einer Intersex-Variation – nicht „schamvoll“ (ebd. 490, eigene Übers</w:t>
      </w:r>
      <w:r w:rsidR="00777FE5">
        <w:rPr>
          <w:color w:val="000000" w:themeColor="text1"/>
        </w:rPr>
        <w:t>.</w:t>
      </w:r>
      <w:r w:rsidRPr="007310A7">
        <w:rPr>
          <w:color w:val="000000" w:themeColor="text1"/>
        </w:rPr>
        <w:t xml:space="preserve">) sei. </w:t>
      </w:r>
      <w:r w:rsidR="00777FE5">
        <w:rPr>
          <w:color w:val="000000" w:themeColor="text1"/>
        </w:rPr>
        <w:t xml:space="preserve">Zudem </w:t>
      </w:r>
      <w:r w:rsidRPr="007310A7">
        <w:rPr>
          <w:color w:val="000000" w:themeColor="text1"/>
        </w:rPr>
        <w:t>wird im Anhang de</w:t>
      </w:r>
      <w:r w:rsidR="00777FE5">
        <w:rPr>
          <w:color w:val="000000" w:themeColor="text1"/>
        </w:rPr>
        <w:t xml:space="preserve">s </w:t>
      </w:r>
      <w:r w:rsidR="00777FE5" w:rsidRPr="00777FE5">
        <w:rPr>
          <w:i/>
          <w:iCs/>
          <w:color w:val="000000" w:themeColor="text1"/>
        </w:rPr>
        <w:t>Statements</w:t>
      </w:r>
      <w:r w:rsidR="00777FE5">
        <w:rPr>
          <w:color w:val="000000" w:themeColor="text1"/>
        </w:rPr>
        <w:t xml:space="preserve"> konstatiert</w:t>
      </w:r>
      <w:r w:rsidRPr="007310A7">
        <w:rPr>
          <w:color w:val="000000" w:themeColor="text1"/>
        </w:rPr>
        <w:t>, dass eines der Haup</w:t>
      </w:r>
      <w:r w:rsidR="00777FE5">
        <w:rPr>
          <w:color w:val="000000" w:themeColor="text1"/>
        </w:rPr>
        <w:t>tmotive</w:t>
      </w:r>
      <w:r w:rsidRPr="007310A7">
        <w:rPr>
          <w:color w:val="000000" w:themeColor="text1"/>
        </w:rPr>
        <w:t xml:space="preserve"> klinischer Behandlung</w:t>
      </w:r>
      <w:r w:rsidR="00777FE5">
        <w:rPr>
          <w:color w:val="000000" w:themeColor="text1"/>
        </w:rPr>
        <w:t>en</w:t>
      </w:r>
      <w:r w:rsidRPr="007310A7">
        <w:rPr>
          <w:color w:val="000000" w:themeColor="text1"/>
        </w:rPr>
        <w:t xml:space="preserve"> das</w:t>
      </w:r>
      <w:r w:rsidR="00777FE5">
        <w:rPr>
          <w:color w:val="000000" w:themeColor="text1"/>
        </w:rPr>
        <w:t xml:space="preserve"> stigmatisierte</w:t>
      </w:r>
      <w:r w:rsidRPr="007310A7">
        <w:rPr>
          <w:color w:val="000000" w:themeColor="text1"/>
        </w:rPr>
        <w:t xml:space="preserve"> genitale </w:t>
      </w:r>
      <w:r w:rsidR="00777FE5">
        <w:rPr>
          <w:color w:val="000000" w:themeColor="text1"/>
        </w:rPr>
        <w:t xml:space="preserve">Erscheinungsbild bei den o.g. Störungen </w:t>
      </w:r>
      <w:r w:rsidRPr="007310A7">
        <w:rPr>
          <w:color w:val="000000" w:themeColor="text1"/>
        </w:rPr>
        <w:t>sei (vgl. ebd. 496).</w:t>
      </w:r>
    </w:p>
    <w:p w14:paraId="60B97ACD" w14:textId="7C7752A1" w:rsidR="00C32CC6" w:rsidRPr="007310A7" w:rsidRDefault="00C32CC6" w:rsidP="00C32CC6">
      <w:pPr>
        <w:spacing w:line="360" w:lineRule="auto"/>
        <w:jc w:val="both"/>
        <w:rPr>
          <w:color w:val="000000" w:themeColor="text1"/>
        </w:rPr>
      </w:pPr>
      <w:r w:rsidRPr="007310A7">
        <w:rPr>
          <w:color w:val="000000" w:themeColor="text1"/>
        </w:rPr>
        <w:t xml:space="preserve">Im Kontrast zu der bis dato etablierten </w:t>
      </w:r>
      <w:r w:rsidRPr="007310A7">
        <w:rPr>
          <w:i/>
          <w:color w:val="000000" w:themeColor="text1"/>
        </w:rPr>
        <w:t>Optimal Gender Policy</w:t>
      </w:r>
      <w:r w:rsidRPr="007310A7">
        <w:rPr>
          <w:color w:val="000000" w:themeColor="text1"/>
        </w:rPr>
        <w:t xml:space="preserve">, in der das zugewiesene Geschlecht als weitgehend beliebig </w:t>
      </w:r>
      <w:r w:rsidR="00332B45">
        <w:rPr>
          <w:color w:val="000000" w:themeColor="text1"/>
        </w:rPr>
        <w:t xml:space="preserve">formbar </w:t>
      </w:r>
      <w:r w:rsidRPr="007310A7">
        <w:rPr>
          <w:color w:val="000000" w:themeColor="text1"/>
        </w:rPr>
        <w:t>g</w:t>
      </w:r>
      <w:r w:rsidR="00777FE5">
        <w:rPr>
          <w:color w:val="000000" w:themeColor="text1"/>
        </w:rPr>
        <w:t>i</w:t>
      </w:r>
      <w:r w:rsidRPr="007310A7">
        <w:rPr>
          <w:color w:val="000000" w:themeColor="text1"/>
        </w:rPr>
        <w:t xml:space="preserve">lt, so lange zu einem ausreichend frühen Zeitpunkt festgelegt, ist die Geschlechtszuweisung von nun an die </w:t>
      </w:r>
      <w:r w:rsidRPr="007310A7">
        <w:rPr>
          <w:color w:val="000000" w:themeColor="text1"/>
        </w:rPr>
        <w:lastRenderedPageBreak/>
        <w:t>komplexe Aufgabe von DSD-spezialisierten medizinischen Expert</w:t>
      </w:r>
      <w:r w:rsidR="00332B45">
        <w:rPr>
          <w:color w:val="000000" w:themeColor="text1"/>
        </w:rPr>
        <w:t>*innen</w:t>
      </w:r>
      <w:r w:rsidRPr="007310A7">
        <w:rPr>
          <w:color w:val="000000" w:themeColor="text1"/>
        </w:rPr>
        <w:t xml:space="preserve">. Dabei soll das klinische </w:t>
      </w:r>
      <w:r w:rsidRPr="00777FE5">
        <w:rPr>
          <w:i/>
          <w:iCs/>
          <w:color w:val="000000" w:themeColor="text1"/>
        </w:rPr>
        <w:t>Management</w:t>
      </w:r>
      <w:r w:rsidRPr="007310A7">
        <w:rPr>
          <w:color w:val="000000" w:themeColor="text1"/>
        </w:rPr>
        <w:t xml:space="preserve">“– ebenfalls eine terminologische Kontinuität der </w:t>
      </w:r>
      <w:r w:rsidRPr="007310A7">
        <w:rPr>
          <w:i/>
          <w:color w:val="000000" w:themeColor="text1"/>
        </w:rPr>
        <w:t>Optimal Gender Policy</w:t>
      </w:r>
      <w:r w:rsidRPr="007310A7">
        <w:rPr>
          <w:color w:val="000000" w:themeColor="text1"/>
        </w:rPr>
        <w:t xml:space="preserve"> - innerhalb von </w:t>
      </w:r>
      <w:r w:rsidR="00777FE5">
        <w:rPr>
          <w:color w:val="000000" w:themeColor="text1"/>
        </w:rPr>
        <w:t xml:space="preserve">medizinischen </w:t>
      </w:r>
      <w:r w:rsidRPr="007310A7">
        <w:rPr>
          <w:color w:val="000000" w:themeColor="text1"/>
        </w:rPr>
        <w:t>Spezial-Zentren erfolgen (vgl. ebd.</w:t>
      </w:r>
      <w:r w:rsidR="004B562C">
        <w:rPr>
          <w:color w:val="000000" w:themeColor="text1"/>
        </w:rPr>
        <w:t>,</w:t>
      </w:r>
      <w:r w:rsidRPr="007310A7">
        <w:rPr>
          <w:color w:val="000000" w:themeColor="text1"/>
        </w:rPr>
        <w:t xml:space="preserve"> 490). Dadurch wird die in ihrer Notwendigkeit unhinterfragte Diagnostik und Beobachtung intergeschlechtlicher Körper Gegenstand eines zunehmend abgegrenzten Spezialdiskurses innerhalb medizinische</w:t>
      </w:r>
      <w:r w:rsidR="00777FE5">
        <w:rPr>
          <w:color w:val="000000" w:themeColor="text1"/>
        </w:rPr>
        <w:t>r</w:t>
      </w:r>
      <w:r w:rsidRPr="007310A7">
        <w:rPr>
          <w:color w:val="000000" w:themeColor="text1"/>
        </w:rPr>
        <w:t xml:space="preserve"> </w:t>
      </w:r>
      <w:r w:rsidR="00777FE5">
        <w:rPr>
          <w:color w:val="000000" w:themeColor="text1"/>
        </w:rPr>
        <w:t>Speziald</w:t>
      </w:r>
      <w:r w:rsidRPr="007310A7">
        <w:rPr>
          <w:color w:val="000000" w:themeColor="text1"/>
        </w:rPr>
        <w:t>iskurse. Zwar werden Peer</w:t>
      </w:r>
      <w:r w:rsidR="00332B45">
        <w:rPr>
          <w:color w:val="000000" w:themeColor="text1"/>
        </w:rPr>
        <w:t>-basierte</w:t>
      </w:r>
      <w:r w:rsidRPr="007310A7">
        <w:rPr>
          <w:color w:val="000000" w:themeColor="text1"/>
        </w:rPr>
        <w:t xml:space="preserve"> „</w:t>
      </w:r>
      <w:r w:rsidR="00C546D1">
        <w:rPr>
          <w:color w:val="000000" w:themeColor="text1"/>
        </w:rPr>
        <w:t>s</w:t>
      </w:r>
      <w:r w:rsidRPr="007310A7">
        <w:rPr>
          <w:color w:val="000000" w:themeColor="text1"/>
        </w:rPr>
        <w:t xml:space="preserve">upport </w:t>
      </w:r>
      <w:proofErr w:type="spellStart"/>
      <w:r w:rsidRPr="007310A7">
        <w:rPr>
          <w:color w:val="000000" w:themeColor="text1"/>
        </w:rPr>
        <w:t>groups</w:t>
      </w:r>
      <w:proofErr w:type="spellEnd"/>
      <w:r w:rsidRPr="007310A7">
        <w:rPr>
          <w:color w:val="000000" w:themeColor="text1"/>
        </w:rPr>
        <w:t>“  (ebd.</w:t>
      </w:r>
      <w:r w:rsidR="00777FE5">
        <w:rPr>
          <w:color w:val="000000" w:themeColor="text1"/>
        </w:rPr>
        <w:t xml:space="preserve">, </w:t>
      </w:r>
      <w:r w:rsidRPr="007310A7">
        <w:rPr>
          <w:color w:val="000000" w:themeColor="text1"/>
        </w:rPr>
        <w:t>496) sowie der Dialog zwischen diesen</w:t>
      </w:r>
      <w:r w:rsidR="00777FE5">
        <w:rPr>
          <w:color w:val="000000" w:themeColor="text1"/>
        </w:rPr>
        <w:t xml:space="preserve"> Gruppen</w:t>
      </w:r>
      <w:r w:rsidRPr="007310A7">
        <w:rPr>
          <w:color w:val="000000" w:themeColor="text1"/>
        </w:rPr>
        <w:t xml:space="preserve"> und </w:t>
      </w:r>
      <w:r w:rsidR="00777FE5">
        <w:rPr>
          <w:color w:val="000000" w:themeColor="text1"/>
        </w:rPr>
        <w:t xml:space="preserve">Behandler*innen </w:t>
      </w:r>
      <w:r w:rsidRPr="007310A7">
        <w:rPr>
          <w:color w:val="000000" w:themeColor="text1"/>
        </w:rPr>
        <w:t>hier erstmal</w:t>
      </w:r>
      <w:r w:rsidR="00777FE5">
        <w:rPr>
          <w:color w:val="000000" w:themeColor="text1"/>
        </w:rPr>
        <w:t>s</w:t>
      </w:r>
      <w:r w:rsidRPr="007310A7">
        <w:rPr>
          <w:color w:val="000000" w:themeColor="text1"/>
        </w:rPr>
        <w:t xml:space="preserve"> in eine zentrale Empfehlung aufgenommen, allerdings explizit als Ergänzung klinische</w:t>
      </w:r>
      <w:r w:rsidR="00777FE5">
        <w:rPr>
          <w:color w:val="000000" w:themeColor="text1"/>
        </w:rPr>
        <w:t>r</w:t>
      </w:r>
      <w:r w:rsidRPr="007310A7">
        <w:rPr>
          <w:color w:val="000000" w:themeColor="text1"/>
        </w:rPr>
        <w:t xml:space="preserve"> Teams und nicht als </w:t>
      </w:r>
      <w:proofErr w:type="spellStart"/>
      <w:r w:rsidR="00777FE5">
        <w:rPr>
          <w:color w:val="000000" w:themeColor="text1"/>
        </w:rPr>
        <w:t>gleichwerige</w:t>
      </w:r>
      <w:proofErr w:type="spellEnd"/>
      <w:r w:rsidR="00777FE5">
        <w:rPr>
          <w:color w:val="000000" w:themeColor="text1"/>
        </w:rPr>
        <w:t xml:space="preserve"> </w:t>
      </w:r>
      <w:r w:rsidRPr="007310A7">
        <w:rPr>
          <w:color w:val="000000" w:themeColor="text1"/>
        </w:rPr>
        <w:t xml:space="preserve">Partner*innen </w:t>
      </w:r>
      <w:r w:rsidRPr="007310A7">
        <w:rPr>
          <w:color w:val="000000" w:themeColor="text1"/>
        </w:rPr>
        <w:fldChar w:fldCharType="begin"/>
      </w:r>
      <w:r w:rsidR="000B7865">
        <w:rPr>
          <w:color w:val="000000" w:themeColor="text1"/>
        </w:rPr>
        <w:instrText xml:space="preserve"> ADDIN ZOTERO_ITEM CSL_CITATION {"citationID":"b27hZ5vJ","properties":{"unsorted":false,"formattedCitation":"(vgl. ebd. Charlebois und Guillot 2018)","plainCitation":"(vgl. ebd. Charlebois und Guillot 2018)","dontUpdate":true,"noteIndex":0},"citationItems":[{"id":38,"uris":["http://zotero.org/users/local/owKliTIb/items/L9A8C45Z"],"itemData":{"id":38,"type":"chapter","container-title":"Normed Children: Effects of Gender and Sex Related Normativity on Childhood and Adolescence","DOI":"10.1515/9783839430200-019","page":"257-270","publisher":"transcript Verlag","publisher-place":"Bielefeld","title":"Medical Resistance to Criticism of Intersex Activists: Operations on the Frontline of Credibility","author":[{"family":"Charlebois","given":"Janik Bastien"},{"family":"Guillot","given":"Vincent"}],"editor":[{"family":"Schneider","given":"Erik"},{"family":"Baltes-Löhr","given":"Christel"}],"issued":{"date-parts":[["2018"]]}},"prefix":"vgl. ebd."}],"schema":"https://github.com/citation-style-language/schema/raw/master/csl-citation.json"} </w:instrText>
      </w:r>
      <w:r w:rsidRPr="007310A7">
        <w:rPr>
          <w:color w:val="000000" w:themeColor="text1"/>
        </w:rPr>
        <w:fldChar w:fldCharType="separate"/>
      </w:r>
      <w:r w:rsidR="008664D5" w:rsidRPr="007310A7">
        <w:rPr>
          <w:rFonts w:ascii="Cambria" w:hAnsi="Cambria"/>
          <w:color w:val="000000" w:themeColor="text1"/>
        </w:rPr>
        <w:t>(vgl. ebd.</w:t>
      </w:r>
      <w:r w:rsidR="004B562C">
        <w:rPr>
          <w:rFonts w:ascii="Cambria" w:hAnsi="Cambria"/>
          <w:color w:val="000000" w:themeColor="text1"/>
        </w:rPr>
        <w:t>,</w:t>
      </w:r>
      <w:r w:rsidR="008664D5" w:rsidRPr="007310A7">
        <w:rPr>
          <w:rFonts w:ascii="Cambria" w:hAnsi="Cambria"/>
          <w:color w:val="000000" w:themeColor="text1"/>
        </w:rPr>
        <w:t xml:space="preserve"> Charlebois</w:t>
      </w:r>
      <w:r w:rsidR="00C546D1">
        <w:rPr>
          <w:rFonts w:ascii="Cambria" w:hAnsi="Cambria"/>
          <w:color w:val="000000" w:themeColor="text1"/>
        </w:rPr>
        <w:t>,</w:t>
      </w:r>
      <w:r w:rsidR="008664D5" w:rsidRPr="007310A7">
        <w:rPr>
          <w:rFonts w:ascii="Cambria" w:hAnsi="Cambria"/>
          <w:color w:val="000000" w:themeColor="text1"/>
        </w:rPr>
        <w:t xml:space="preserve"> </w:t>
      </w:r>
      <w:proofErr w:type="spellStart"/>
      <w:r w:rsidR="008664D5" w:rsidRPr="007310A7">
        <w:rPr>
          <w:rFonts w:ascii="Cambria" w:hAnsi="Cambria"/>
          <w:color w:val="000000" w:themeColor="text1"/>
        </w:rPr>
        <w:t>Guillot</w:t>
      </w:r>
      <w:proofErr w:type="spellEnd"/>
      <w:r w:rsidR="008664D5" w:rsidRPr="007310A7">
        <w:rPr>
          <w:rFonts w:ascii="Cambria" w:hAnsi="Cambria"/>
          <w:color w:val="000000" w:themeColor="text1"/>
        </w:rPr>
        <w:t xml:space="preserve"> 2018)</w:t>
      </w:r>
      <w:r w:rsidRPr="007310A7">
        <w:rPr>
          <w:color w:val="000000" w:themeColor="text1"/>
        </w:rPr>
        <w:fldChar w:fldCharType="end"/>
      </w:r>
      <w:r w:rsidRPr="007310A7">
        <w:rPr>
          <w:color w:val="000000" w:themeColor="text1"/>
        </w:rPr>
        <w:t>.</w:t>
      </w:r>
    </w:p>
    <w:p w14:paraId="46A8FC24" w14:textId="18A0597F"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F056F6">
        <w:rPr>
          <w:rFonts w:asciiTheme="minorHAnsi" w:hAnsiTheme="minorHAnsi"/>
          <w:color w:val="000000" w:themeColor="text1"/>
          <w:lang w:val="de-DE"/>
        </w:rPr>
        <w:t>Auch</w:t>
      </w:r>
      <w:r w:rsidRPr="007310A7">
        <w:rPr>
          <w:rFonts w:asciiTheme="minorHAnsi" w:hAnsiTheme="minorHAnsi"/>
          <w:color w:val="000000" w:themeColor="text1"/>
          <w:lang w:val="de-DE"/>
        </w:rPr>
        <w:t xml:space="preserve"> der Anspruch medizinischer Deutungshoheit über überwiegend binär konzeptualisierte Geschlechtlichkeit wird nicht aufgegeben: Zwar betont die Stellungnahme, dass Homosexualität kein Hinweis auf eine „falsche“ Geschlechtszuweisung darstelle</w:t>
      </w:r>
      <w:r w:rsidR="00F056F6">
        <w:rPr>
          <w:rFonts w:asciiTheme="minorHAnsi" w:hAnsiTheme="minorHAnsi"/>
          <w:color w:val="000000" w:themeColor="text1"/>
          <w:lang w:val="de-DE"/>
        </w:rPr>
        <w:t>,</w:t>
      </w:r>
      <w:r w:rsidRPr="007310A7">
        <w:rPr>
          <w:rFonts w:asciiTheme="minorHAnsi" w:hAnsiTheme="minorHAnsi"/>
          <w:color w:val="000000" w:themeColor="text1"/>
          <w:lang w:val="de-DE"/>
        </w:rPr>
        <w:t xml:space="preserve"> und dass eine nicht-binäre Geschlechtsidentität im Bereich des Möglichen sei. Jedoch wird davon ausgegangen, dass eine </w:t>
      </w:r>
      <w:r w:rsidR="00F056F6">
        <w:rPr>
          <w:rFonts w:asciiTheme="minorHAnsi" w:hAnsiTheme="minorHAnsi"/>
          <w:color w:val="000000" w:themeColor="text1"/>
          <w:lang w:val="de-DE"/>
        </w:rPr>
        <w:t>‚</w:t>
      </w:r>
      <w:r w:rsidRPr="007310A7">
        <w:rPr>
          <w:rFonts w:asciiTheme="minorHAnsi" w:hAnsiTheme="minorHAnsi"/>
          <w:color w:val="000000" w:themeColor="text1"/>
          <w:lang w:val="de-DE"/>
        </w:rPr>
        <w:t>korrekte</w:t>
      </w:r>
      <w:r w:rsidR="00F056F6">
        <w:rPr>
          <w:rFonts w:asciiTheme="minorHAnsi" w:hAnsiTheme="minorHAnsi"/>
          <w:color w:val="000000" w:themeColor="text1"/>
          <w:lang w:val="de-DE"/>
        </w:rPr>
        <w:t>‘ ärztliche</w:t>
      </w:r>
      <w:r w:rsidRPr="007310A7">
        <w:rPr>
          <w:rFonts w:asciiTheme="minorHAnsi" w:hAnsiTheme="minorHAnsi"/>
          <w:color w:val="000000" w:themeColor="text1"/>
          <w:lang w:val="de-DE"/>
        </w:rPr>
        <w:t xml:space="preserve"> Geschlechtszuweisung basierend auf medizinisch objektivierbaren Faktoren vorgenommen werden könne (vgl. ebd., 489).  In der gesamten Stellungnahme zeichnet sich das durch Diamonds Veröffentlichu</w:t>
      </w:r>
      <w:r w:rsidR="00BC35D3">
        <w:rPr>
          <w:rFonts w:asciiTheme="minorHAnsi" w:hAnsiTheme="minorHAnsi"/>
          <w:color w:val="000000" w:themeColor="text1"/>
          <w:lang w:val="de-DE"/>
        </w:rPr>
        <w:t>ng</w:t>
      </w:r>
      <w:r w:rsidRPr="007310A7">
        <w:rPr>
          <w:rFonts w:asciiTheme="minorHAnsi" w:hAnsiTheme="minorHAnsi"/>
          <w:color w:val="000000" w:themeColor="text1"/>
          <w:lang w:val="de-DE"/>
        </w:rPr>
        <w:t>en zunehmend etablierte biologisch neuro-endokrinologische Paradigma geschlechtlicher Entwicklung ab.</w:t>
      </w:r>
      <w:r w:rsidRPr="007310A7">
        <w:rPr>
          <w:rStyle w:val="Funotenzeichen"/>
          <w:color w:val="000000" w:themeColor="text1"/>
        </w:rPr>
        <w:footnoteReference w:id="76"/>
      </w:r>
      <w:r w:rsidRPr="007310A7">
        <w:rPr>
          <w:rFonts w:asciiTheme="minorHAnsi" w:hAnsiTheme="minorHAnsi"/>
          <w:color w:val="000000" w:themeColor="text1"/>
          <w:lang w:val="de-DE"/>
        </w:rPr>
        <w:t xml:space="preserve"> </w:t>
      </w:r>
      <w:r w:rsidR="008060BB">
        <w:rPr>
          <w:rFonts w:asciiTheme="minorHAnsi" w:hAnsiTheme="minorHAnsi"/>
          <w:color w:val="000000" w:themeColor="text1"/>
          <w:lang w:val="de-DE"/>
        </w:rPr>
        <w:t xml:space="preserve">Hier zeigt sich in einem </w:t>
      </w:r>
      <w:r w:rsidRPr="007310A7">
        <w:rPr>
          <w:rFonts w:asciiTheme="minorHAnsi" w:hAnsiTheme="minorHAnsi"/>
          <w:color w:val="000000" w:themeColor="text1"/>
          <w:lang w:val="de-DE"/>
        </w:rPr>
        <w:t>zentrale</w:t>
      </w:r>
      <w:r w:rsidR="008060BB">
        <w:rPr>
          <w:rFonts w:asciiTheme="minorHAnsi" w:hAnsiTheme="minorHAnsi"/>
          <w:color w:val="000000" w:themeColor="text1"/>
          <w:lang w:val="de-DE"/>
        </w:rPr>
        <w:t>n</w:t>
      </w:r>
      <w:r w:rsidRPr="007310A7">
        <w:rPr>
          <w:rFonts w:asciiTheme="minorHAnsi" w:hAnsiTheme="minorHAnsi"/>
          <w:color w:val="000000" w:themeColor="text1"/>
          <w:lang w:val="de-DE"/>
        </w:rPr>
        <w:t xml:space="preserve"> Dokument </w:t>
      </w:r>
      <w:r w:rsidR="008060BB">
        <w:rPr>
          <w:rFonts w:asciiTheme="minorHAnsi" w:hAnsiTheme="minorHAnsi"/>
          <w:color w:val="000000" w:themeColor="text1"/>
          <w:lang w:val="de-DE"/>
        </w:rPr>
        <w:t xml:space="preserve">des medizinischen Spezialdiskurs die </w:t>
      </w:r>
      <w:r w:rsidRPr="007310A7">
        <w:rPr>
          <w:rFonts w:asciiTheme="minorHAnsi" w:hAnsiTheme="minorHAnsi"/>
          <w:color w:val="000000" w:themeColor="text1"/>
          <w:lang w:val="de-DE"/>
        </w:rPr>
        <w:t xml:space="preserve">Verschiebung von </w:t>
      </w:r>
      <w:proofErr w:type="spellStart"/>
      <w:r w:rsidRPr="007310A7">
        <w:rPr>
          <w:rFonts w:asciiTheme="minorHAnsi" w:hAnsiTheme="minorHAnsi"/>
          <w:i/>
          <w:color w:val="000000" w:themeColor="text1"/>
          <w:lang w:val="de-DE"/>
        </w:rPr>
        <w:t>nurture</w:t>
      </w:r>
      <w:proofErr w:type="spellEnd"/>
      <w:r w:rsidRPr="007310A7">
        <w:rPr>
          <w:rFonts w:asciiTheme="minorHAnsi" w:hAnsiTheme="minorHAnsi"/>
          <w:color w:val="000000" w:themeColor="text1"/>
          <w:lang w:val="de-DE"/>
        </w:rPr>
        <w:t xml:space="preserve"> hin zu </w:t>
      </w:r>
      <w:proofErr w:type="spellStart"/>
      <w:r w:rsidRPr="007310A7">
        <w:rPr>
          <w:rFonts w:asciiTheme="minorHAnsi" w:hAnsiTheme="minorHAnsi"/>
          <w:i/>
          <w:color w:val="000000" w:themeColor="text1"/>
          <w:lang w:val="de-DE"/>
        </w:rPr>
        <w:t>nature</w:t>
      </w:r>
      <w:proofErr w:type="spellEnd"/>
      <w:r w:rsidRPr="007310A7">
        <w:rPr>
          <w:rFonts w:asciiTheme="minorHAnsi" w:hAnsiTheme="minorHAnsi"/>
          <w:color w:val="000000" w:themeColor="text1"/>
          <w:lang w:val="de-DE"/>
        </w:rPr>
        <w:t xml:space="preserve"> und damit einhergehend den Versuch, sich nach dem öffentlich diskutierten Scheitern des </w:t>
      </w:r>
      <w:proofErr w:type="spellStart"/>
      <w:r w:rsidRPr="007310A7">
        <w:rPr>
          <w:rFonts w:asciiTheme="minorHAnsi" w:hAnsiTheme="minorHAnsi"/>
          <w:color w:val="000000" w:themeColor="text1"/>
          <w:lang w:val="de-DE"/>
        </w:rPr>
        <w:t>Baltimorer</w:t>
      </w:r>
      <w:proofErr w:type="spellEnd"/>
      <w:r w:rsidRPr="007310A7">
        <w:rPr>
          <w:rFonts w:asciiTheme="minorHAnsi" w:hAnsiTheme="minorHAnsi"/>
          <w:color w:val="000000" w:themeColor="text1"/>
          <w:lang w:val="de-DE"/>
        </w:rPr>
        <w:t xml:space="preserve"> Behandlungsparadigma als Profession von diesem zu distanzieren </w:t>
      </w:r>
      <w:r w:rsidRPr="007310A7">
        <w:rPr>
          <w:rFonts w:asciiTheme="minorHAnsi" w:hAnsiTheme="minorHAnsi"/>
          <w:color w:val="000000" w:themeColor="text1"/>
          <w:lang w:val="de-DE"/>
        </w:rPr>
        <w:fldChar w:fldCharType="begin"/>
      </w:r>
      <w:r w:rsidR="00754003" w:rsidRPr="007310A7">
        <w:rPr>
          <w:rFonts w:asciiTheme="minorHAnsi" w:hAnsiTheme="minorHAnsi"/>
          <w:color w:val="000000" w:themeColor="text1"/>
          <w:lang w:val="de-DE"/>
        </w:rPr>
        <w:instrText xml:space="preserve"> ADDIN ZOTERO_ITEM CSL_CITATION {"citationID":"wH9OoYXY","properties":{"unsorted":false,"formattedCitation":"(vgl. Davis 2015, 70)","plainCitation":"(vgl. Davis 2015, 70)","noteIndex":0},"citationItems":[{"id":1202,"uris":["http://zotero.org/users/local/owKliTIb/items/UI7EEAIY"],"itemData":{"id":1202,"type":"book","abstract":"When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70","label":"page","prefix":"vgl."}],"schema":"https://github.com/citation-style-language/schema/raw/master/csl-citation.json"} </w:instrText>
      </w:r>
      <w:r w:rsidRPr="007310A7">
        <w:rPr>
          <w:rFonts w:asciiTheme="minorHAnsi" w:hAnsiTheme="minorHAnsi"/>
          <w:color w:val="000000" w:themeColor="text1"/>
          <w:lang w:val="de-DE"/>
        </w:rPr>
        <w:fldChar w:fldCharType="separate"/>
      </w:r>
      <w:r w:rsidR="00754003" w:rsidRPr="007310A7">
        <w:rPr>
          <w:rFonts w:ascii="Cambria" w:hAnsi="Cambria"/>
          <w:color w:val="000000" w:themeColor="text1"/>
          <w:lang w:val="de-DE"/>
        </w:rPr>
        <w:t>(vgl. Davis 2015, 70)</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Damit positionieren sich die im </w:t>
      </w:r>
      <w:r w:rsidRPr="0088748E">
        <w:rPr>
          <w:rFonts w:asciiTheme="minorHAnsi" w:hAnsiTheme="minorHAnsi"/>
          <w:i/>
          <w:iCs/>
          <w:color w:val="000000" w:themeColor="text1"/>
          <w:lang w:val="de-DE"/>
        </w:rPr>
        <w:t>Consensus</w:t>
      </w:r>
      <w:r w:rsidR="00AC5215" w:rsidRPr="0088748E">
        <w:rPr>
          <w:rFonts w:asciiTheme="minorHAnsi" w:hAnsiTheme="minorHAnsi"/>
          <w:i/>
          <w:iCs/>
          <w:color w:val="000000" w:themeColor="text1"/>
          <w:lang w:val="de-DE"/>
        </w:rPr>
        <w:t xml:space="preserve"> </w:t>
      </w:r>
      <w:r w:rsidRPr="0088748E">
        <w:rPr>
          <w:rFonts w:asciiTheme="minorHAnsi" w:hAnsiTheme="minorHAnsi"/>
          <w:i/>
          <w:iCs/>
          <w:color w:val="000000" w:themeColor="text1"/>
          <w:lang w:val="de-DE"/>
        </w:rPr>
        <w:t>Statement</w:t>
      </w:r>
      <w:r w:rsidRPr="007310A7">
        <w:rPr>
          <w:rFonts w:asciiTheme="minorHAnsi" w:hAnsiTheme="minorHAnsi"/>
          <w:color w:val="000000" w:themeColor="text1"/>
          <w:lang w:val="de-DE"/>
        </w:rPr>
        <w:t xml:space="preserve"> vertretenen Ansichten wieder deutlich näher an dem von Dreger rekonstruierten und von </w:t>
      </w:r>
      <w:proofErr w:type="spellStart"/>
      <w:r w:rsidRPr="007310A7">
        <w:rPr>
          <w:rFonts w:asciiTheme="minorHAnsi" w:hAnsiTheme="minorHAnsi"/>
          <w:color w:val="000000" w:themeColor="text1"/>
          <w:lang w:val="de-DE"/>
        </w:rPr>
        <w:t>Klebs</w:t>
      </w:r>
      <w:proofErr w:type="spellEnd"/>
      <w:r w:rsidRPr="007310A7">
        <w:rPr>
          <w:rFonts w:asciiTheme="minorHAnsi" w:hAnsiTheme="minorHAnsi"/>
          <w:color w:val="000000" w:themeColor="text1"/>
          <w:lang w:val="de-DE"/>
        </w:rPr>
        <w:t xml:space="preserve"> im 19</w:t>
      </w:r>
      <w:r w:rsidR="0088748E">
        <w:rPr>
          <w:rFonts w:asciiTheme="minorHAnsi" w:hAnsiTheme="minorHAnsi"/>
          <w:color w:val="000000" w:themeColor="text1"/>
          <w:lang w:val="de-DE"/>
        </w:rPr>
        <w:t>.</w:t>
      </w:r>
      <w:r w:rsidRPr="007310A7">
        <w:rPr>
          <w:rFonts w:asciiTheme="minorHAnsi" w:hAnsiTheme="minorHAnsi"/>
          <w:color w:val="000000" w:themeColor="text1"/>
          <w:lang w:val="de-DE"/>
        </w:rPr>
        <w:t xml:space="preserve"> Jahrhundert erstmals formulierten Konzept des </w:t>
      </w:r>
      <w:r w:rsidRPr="0088748E">
        <w:rPr>
          <w:rFonts w:asciiTheme="minorHAnsi" w:hAnsiTheme="minorHAnsi"/>
          <w:i/>
          <w:iCs/>
          <w:color w:val="000000" w:themeColor="text1"/>
          <w:lang w:val="de-DE"/>
        </w:rPr>
        <w:t>wahren Geschlecht</w:t>
      </w:r>
      <w:r w:rsidR="0088748E">
        <w:rPr>
          <w:rFonts w:asciiTheme="minorHAnsi" w:hAnsiTheme="minorHAnsi"/>
          <w:i/>
          <w:iCs/>
          <w:color w:val="000000" w:themeColor="text1"/>
          <w:lang w:val="de-DE"/>
        </w:rPr>
        <w:t>s</w:t>
      </w:r>
      <w:r w:rsidRPr="007310A7">
        <w:rPr>
          <w:rFonts w:asciiTheme="minorHAnsi" w:hAnsiTheme="minorHAnsi"/>
          <w:color w:val="000000" w:themeColor="text1"/>
          <w:lang w:val="de-DE"/>
        </w:rPr>
        <w:t xml:space="preserve">, als es Moneys </w:t>
      </w:r>
      <w:r w:rsidRPr="007310A7">
        <w:rPr>
          <w:rFonts w:asciiTheme="minorHAnsi" w:hAnsiTheme="minorHAnsi"/>
          <w:i/>
          <w:color w:val="000000" w:themeColor="text1"/>
          <w:lang w:val="de-DE"/>
        </w:rPr>
        <w:t xml:space="preserve">optimal </w:t>
      </w:r>
      <w:proofErr w:type="spellStart"/>
      <w:r w:rsidRPr="007310A7">
        <w:rPr>
          <w:rFonts w:asciiTheme="minorHAnsi" w:hAnsiTheme="minorHAnsi"/>
          <w:i/>
          <w:color w:val="000000" w:themeColor="text1"/>
          <w:lang w:val="de-DE"/>
        </w:rPr>
        <w:t>gender</w:t>
      </w:r>
      <w:proofErr w:type="spellEnd"/>
      <w:r w:rsidRPr="007310A7">
        <w:rPr>
          <w:rFonts w:asciiTheme="minorHAnsi" w:hAnsiTheme="minorHAnsi"/>
          <w:i/>
          <w:color w:val="000000" w:themeColor="text1"/>
          <w:lang w:val="de-DE"/>
        </w:rPr>
        <w:t xml:space="preserve"> </w:t>
      </w:r>
      <w:proofErr w:type="spellStart"/>
      <w:r w:rsidRPr="007310A7">
        <w:rPr>
          <w:rFonts w:asciiTheme="minorHAnsi" w:hAnsiTheme="minorHAnsi"/>
          <w:i/>
          <w:color w:val="000000" w:themeColor="text1"/>
          <w:lang w:val="de-DE"/>
        </w:rPr>
        <w:t>policy</w:t>
      </w:r>
      <w:proofErr w:type="spellEnd"/>
      <w:r w:rsidRPr="007310A7">
        <w:rPr>
          <w:rFonts w:asciiTheme="minorHAnsi" w:hAnsiTheme="minorHAnsi"/>
          <w:color w:val="000000" w:themeColor="text1"/>
          <w:lang w:val="de-DE"/>
        </w:rPr>
        <w:t xml:space="preserve"> tat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{"citationID":"7WkMWSAD","properties":{"unsorted":false,"formattedCitation":"(vgl. Gleeson 2025, 60)","plainCitation":"(vgl. Gleeson 2025, 60)","noteIndex":0},"citationItems":[{"id":1203,"uris":["http://zotero.org/users/local/owKliTIb/items/KV9WKYKH"],"itemData":{"id":1203,"type":"book","ISBN":"978-1-83976-095-2","note":"LCCN: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60","label":"page","prefix":"vgl."}],"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 xml:space="preserve">(vgl. </w:t>
      </w:r>
      <w:proofErr w:type="spellStart"/>
      <w:r w:rsidRPr="007310A7">
        <w:rPr>
          <w:rFonts w:ascii="Cambria" w:hAnsi="Cambria"/>
          <w:color w:val="000000" w:themeColor="text1"/>
          <w:lang w:val="de-DE"/>
        </w:rPr>
        <w:t>Gleeson</w:t>
      </w:r>
      <w:proofErr w:type="spellEnd"/>
      <w:r w:rsidRPr="007310A7">
        <w:rPr>
          <w:rFonts w:ascii="Cambria" w:hAnsi="Cambria"/>
          <w:color w:val="000000" w:themeColor="text1"/>
          <w:lang w:val="de-DE"/>
        </w:rPr>
        <w:t xml:space="preserve"> 2025, 60)</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p>
    <w:p w14:paraId="3732F362" w14:textId="082998FB" w:rsidR="00A40FEE"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Zwar sind auf der Ebene der medizinischen Versorgung, insbesondere im Bezug auf das chirurgische Vorgehen bei Kindern Neuerungen innerhalb des Statements enthalten, die eine </w:t>
      </w:r>
      <w:r w:rsidR="009F4798">
        <w:rPr>
          <w:rFonts w:asciiTheme="minorHAnsi" w:hAnsiTheme="minorHAnsi"/>
          <w:color w:val="000000" w:themeColor="text1"/>
          <w:lang w:val="de-DE"/>
        </w:rPr>
        <w:t xml:space="preserve">gewisse </w:t>
      </w:r>
      <w:r w:rsidRPr="007310A7">
        <w:rPr>
          <w:rFonts w:asciiTheme="minorHAnsi" w:hAnsiTheme="minorHAnsi"/>
          <w:color w:val="000000" w:themeColor="text1"/>
          <w:lang w:val="de-DE"/>
        </w:rPr>
        <w:t xml:space="preserve">Limitation interventioneller ärztlicher </w:t>
      </w:r>
      <w:r w:rsidRPr="007310A7">
        <w:rPr>
          <w:rFonts w:asciiTheme="minorHAnsi" w:hAnsiTheme="minorHAnsi"/>
          <w:color w:val="000000" w:themeColor="text1"/>
          <w:lang w:val="de-DE"/>
        </w:rPr>
        <w:lastRenderedPageBreak/>
        <w:t xml:space="preserve">Handlungsmacht bedeuten: So wird erstmals eine Partizipation </w:t>
      </w:r>
      <w:r w:rsidR="00C94AF5">
        <w:rPr>
          <w:rFonts w:asciiTheme="minorHAnsi" w:hAnsiTheme="minorHAnsi"/>
          <w:color w:val="000000" w:themeColor="text1"/>
          <w:lang w:val="de-DE"/>
        </w:rPr>
        <w:t xml:space="preserve">an der </w:t>
      </w:r>
      <w:r w:rsidRPr="007310A7">
        <w:rPr>
          <w:rFonts w:asciiTheme="minorHAnsi" w:hAnsiTheme="minorHAnsi"/>
          <w:color w:val="000000" w:themeColor="text1"/>
          <w:lang w:val="de-DE"/>
        </w:rPr>
        <w:t>medizinische</w:t>
      </w:r>
      <w:r w:rsidR="00C94AF5">
        <w:rPr>
          <w:rFonts w:asciiTheme="minorHAnsi" w:hAnsiTheme="minorHAnsi"/>
          <w:color w:val="000000" w:themeColor="text1"/>
          <w:lang w:val="de-DE"/>
        </w:rPr>
        <w:t>n</w:t>
      </w:r>
      <w:r w:rsidRPr="007310A7">
        <w:rPr>
          <w:rFonts w:asciiTheme="minorHAnsi" w:hAnsiTheme="minorHAnsi"/>
          <w:color w:val="000000" w:themeColor="text1"/>
          <w:lang w:val="de-DE"/>
        </w:rPr>
        <w:t xml:space="preserve"> Entscheidungsfindung</w:t>
      </w:r>
      <w:r w:rsidR="00C94AF5">
        <w:rPr>
          <w:rFonts w:asciiTheme="minorHAnsi" w:hAnsiTheme="minorHAnsi"/>
          <w:color w:val="000000" w:themeColor="text1"/>
          <w:lang w:val="de-DE"/>
        </w:rPr>
        <w:t xml:space="preserve"> seitens</w:t>
      </w:r>
      <w:r w:rsidRPr="007310A7">
        <w:rPr>
          <w:rFonts w:asciiTheme="minorHAnsi" w:hAnsiTheme="minorHAnsi"/>
          <w:color w:val="000000" w:themeColor="text1"/>
          <w:lang w:val="de-DE"/>
        </w:rPr>
        <w:t xml:space="preserve"> der Eltern, eine schrittweise Offenlegung von Informationen bezüglich der eigenen Diagnose gegenüber dem Kind, und eine selektivere Indikationsstellung </w:t>
      </w:r>
      <w:r w:rsidR="00C94AF5">
        <w:rPr>
          <w:rFonts w:asciiTheme="minorHAnsi" w:hAnsiTheme="minorHAnsi"/>
          <w:color w:val="000000" w:themeColor="text1"/>
          <w:lang w:val="de-DE"/>
        </w:rPr>
        <w:t xml:space="preserve">für </w:t>
      </w:r>
      <w:r w:rsidRPr="007310A7">
        <w:rPr>
          <w:rFonts w:asciiTheme="minorHAnsi" w:hAnsiTheme="minorHAnsi"/>
          <w:color w:val="000000" w:themeColor="text1"/>
          <w:lang w:val="de-DE"/>
        </w:rPr>
        <w:t>geschlechtlich normangleichende Operationen empfohlen.</w:t>
      </w:r>
      <w:r w:rsidRPr="007310A7">
        <w:rPr>
          <w:rStyle w:val="Funotenzeichen"/>
          <w:color w:val="000000" w:themeColor="text1"/>
        </w:rPr>
        <w:footnoteReference w:id="77"/>
      </w:r>
      <w:r w:rsidRPr="007310A7">
        <w:rPr>
          <w:rFonts w:asciiTheme="minorHAnsi" w:hAnsiTheme="minorHAnsi"/>
          <w:color w:val="000000" w:themeColor="text1"/>
          <w:lang w:val="de-DE"/>
        </w:rPr>
        <w:t xml:space="preserve"> Jedoch </w:t>
      </w:r>
      <w:r w:rsidR="00655E40">
        <w:rPr>
          <w:rFonts w:asciiTheme="minorHAnsi" w:hAnsiTheme="minorHAnsi"/>
          <w:color w:val="000000" w:themeColor="text1"/>
          <w:lang w:val="de-DE"/>
        </w:rPr>
        <w:t xml:space="preserve">implizieren </w:t>
      </w:r>
      <w:r w:rsidRPr="007310A7">
        <w:rPr>
          <w:rFonts w:asciiTheme="minorHAnsi" w:hAnsiTheme="minorHAnsi"/>
          <w:color w:val="000000" w:themeColor="text1"/>
          <w:lang w:val="de-DE"/>
        </w:rPr>
        <w:t>diese Überarbeitungen keine Priorisierung der Selbstbestimmung der nun mit einer DSD-Diagnose kategorisierten Kinder. Auch die zunehmende Übertragung von Verantwortlichkeit an die Eltern bezüglich normanpassender Eingriffe an ihren Kindern verdeutlicht dies. Diese fungiert in der Empfeh</w:t>
      </w:r>
      <w:r w:rsidR="00701F6E">
        <w:rPr>
          <w:rFonts w:asciiTheme="minorHAnsi" w:hAnsiTheme="minorHAnsi"/>
          <w:color w:val="000000" w:themeColor="text1"/>
          <w:lang w:val="de-DE"/>
        </w:rPr>
        <w:t>l</w:t>
      </w:r>
      <w:r w:rsidRPr="007310A7">
        <w:rPr>
          <w:rFonts w:asciiTheme="minorHAnsi" w:hAnsiTheme="minorHAnsi"/>
          <w:color w:val="000000" w:themeColor="text1"/>
          <w:lang w:val="de-DE"/>
        </w:rPr>
        <w:t>ung nicht</w:t>
      </w:r>
      <w:r w:rsidR="00C368E5">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zuletzt als Legitimation etablierter Behandlungspraktiken, wenn eine frühestmögliche binäre Geschlechtszuweisung ebenso wie </w:t>
      </w:r>
      <w:r w:rsidR="00C368E5">
        <w:rPr>
          <w:rFonts w:asciiTheme="minorHAnsi" w:hAnsiTheme="minorHAnsi"/>
          <w:color w:val="000000" w:themeColor="text1"/>
          <w:lang w:val="de-DE"/>
        </w:rPr>
        <w:t xml:space="preserve">normanpassende </w:t>
      </w:r>
      <w:r w:rsidRPr="007310A7">
        <w:rPr>
          <w:rFonts w:asciiTheme="minorHAnsi" w:hAnsiTheme="minorHAnsi"/>
          <w:color w:val="000000" w:themeColor="text1"/>
          <w:lang w:val="de-DE"/>
        </w:rPr>
        <w:t xml:space="preserve">Behandlungen und Eingriffe durch die psycho-soziale Situation der Eltern begründet werden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{"citationID":"kbfL32t3","properties":{"unsorted":false,"formattedCitation":"(vgl. Lee u.\\uc0\\u160{}a. 2006, 493)","plainCitation":"(vgl. Lee u. a. 2006, 493)","dontUpdate":true,"noteIndex":0},"citationItems":[{"id":233,"uris":["http://zotero.org/users/local/owKliTIb/items/DSZGR75K"],"itemData":{"id":233,"type":"article-journal","container-title":"Pediatrics","DOI":"10.1542/peds.2006-0738","issue":"2","page":"e488–e500","title":"Consensus statement on management of intersex disorders. International Consensus Conference on Intersex","volume":"118","author":[{"family":"Lee","given":"P. A."},{"family":"Houk","given":"C. P."},{"family":"Ahmed","given":"S. F."},{"family":"Hughes","given":"I. A."}],"issued":{"date-parts":[["2006"]]}},"locator":"493","label":"page","prefix":"vgl."}],"schema":"https://github.com/citation-style-language/schema/raw/master/csl-citation.json"}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s="Times New Roman"/>
          <w:color w:val="000000" w:themeColor="text1"/>
          <w:lang w:val="de-DE"/>
        </w:rPr>
        <w:t>(vgl. Lee et. 2006, 493)</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Während Money und KollegInnen noch ausschließlich über die notwendige soziale Assimilierung in eine Zwei-Geschlechter-Ordnung argumentierten, um medizinische Zuschreibungen und Interventionen zu rechtfertigen, sind es jetzt die Eltern, die ebenfalls medizinisch-invasiver Unterstützung bedürfen, um eine weniger belastete Bindung zu ihrem Kind aufzubauen. </w:t>
      </w:r>
      <w:r w:rsidRPr="007310A7">
        <w:rPr>
          <w:rFonts w:asciiTheme="minorHAnsi" w:hAnsiTheme="minorHAnsi"/>
          <w:color w:val="000000" w:themeColor="text1"/>
        </w:rPr>
        <w:t xml:space="preserve">So </w:t>
      </w:r>
      <w:proofErr w:type="spellStart"/>
      <w:r w:rsidRPr="007310A7">
        <w:rPr>
          <w:rFonts w:asciiTheme="minorHAnsi" w:hAnsiTheme="minorHAnsi"/>
          <w:color w:val="000000" w:themeColor="text1"/>
        </w:rPr>
        <w:t>heißt</w:t>
      </w:r>
      <w:proofErr w:type="spellEnd"/>
      <w:r w:rsidRPr="007310A7">
        <w:rPr>
          <w:rFonts w:asciiTheme="minorHAnsi" w:hAnsiTheme="minorHAnsi"/>
          <w:color w:val="000000" w:themeColor="text1"/>
        </w:rPr>
        <w:t xml:space="preserve"> es in der </w:t>
      </w:r>
      <w:proofErr w:type="spellStart"/>
      <w:r w:rsidRPr="007310A7">
        <w:rPr>
          <w:rFonts w:asciiTheme="minorHAnsi" w:hAnsiTheme="minorHAnsi"/>
          <w:color w:val="000000" w:themeColor="text1"/>
        </w:rPr>
        <w:t>Stellungnahme</w:t>
      </w:r>
      <w:proofErr w:type="spellEnd"/>
      <w:r w:rsidRPr="007310A7">
        <w:rPr>
          <w:rFonts w:asciiTheme="minorHAnsi" w:hAnsiTheme="minorHAnsi"/>
          <w:color w:val="000000" w:themeColor="text1"/>
        </w:rPr>
        <w:t xml:space="preserve">: „it is generally felt that surgery that is performed for cosmetic reasons in the first year of life relieves parental </w:t>
      </w:r>
      <w:proofErr w:type="gramStart"/>
      <w:r w:rsidRPr="007310A7">
        <w:rPr>
          <w:rFonts w:asciiTheme="minorHAnsi" w:hAnsiTheme="minorHAnsi"/>
          <w:color w:val="000000" w:themeColor="text1"/>
        </w:rPr>
        <w:t>distress“ (</w:t>
      </w:r>
      <w:proofErr w:type="spellStart"/>
      <w:proofErr w:type="gramEnd"/>
      <w:r w:rsidRPr="007310A7">
        <w:rPr>
          <w:rFonts w:asciiTheme="minorHAnsi" w:hAnsiTheme="minorHAnsi"/>
          <w:color w:val="000000" w:themeColor="text1"/>
        </w:rPr>
        <w:t>ebd</w:t>
      </w:r>
      <w:proofErr w:type="spellEnd"/>
      <w:r w:rsidRPr="007310A7">
        <w:rPr>
          <w:rFonts w:asciiTheme="minorHAnsi" w:hAnsiTheme="minorHAnsi"/>
          <w:color w:val="000000" w:themeColor="text1"/>
        </w:rPr>
        <w:t>.).</w:t>
      </w:r>
      <w:r w:rsidRPr="007310A7">
        <w:rPr>
          <w:rStyle w:val="Funotenzeichen"/>
          <w:color w:val="000000" w:themeColor="text1"/>
        </w:rPr>
        <w:footnoteReference w:id="78"/>
      </w:r>
      <w:r w:rsidRPr="007310A7">
        <w:rPr>
          <w:rFonts w:asciiTheme="minorHAnsi" w:hAnsiTheme="minorHAnsi"/>
          <w:color w:val="000000" w:themeColor="text1"/>
        </w:rPr>
        <w:t xml:space="preserve"> </w:t>
      </w:r>
      <w:r w:rsidRPr="007310A7">
        <w:rPr>
          <w:rFonts w:asciiTheme="minorHAnsi" w:hAnsiTheme="minorHAnsi"/>
          <w:color w:val="000000" w:themeColor="text1"/>
          <w:lang w:val="de-DE"/>
        </w:rPr>
        <w:t xml:space="preserve">Dadurch positionieren sich die VerfasserInnen in einer quasi ethisch neutralen Position gegenüber den Bedarfen der von der Leitlinie erfassten Kinder, die – in Anbetracht einer geringen bzw. fehlenden Evidenz zu Gunsten früher geschlechtsverändernder Eingriffe – hier als Mittel zum Zweck der Stabilisierung ihrer Eltern betrachtet werden. </w:t>
      </w:r>
      <w:r w:rsidR="00A40FEE">
        <w:rPr>
          <w:rFonts w:asciiTheme="minorHAnsi" w:hAnsiTheme="minorHAnsi"/>
          <w:color w:val="000000" w:themeColor="text1"/>
          <w:lang w:val="de-DE"/>
        </w:rPr>
        <w:t>Diese Sicht</w:t>
      </w:r>
      <w:r w:rsidRPr="007310A7">
        <w:rPr>
          <w:rFonts w:asciiTheme="minorHAnsi" w:hAnsiTheme="minorHAnsi"/>
          <w:color w:val="000000" w:themeColor="text1"/>
          <w:lang w:val="de-DE"/>
        </w:rPr>
        <w:t xml:space="preserve">weise wird sich auch in späteren Empfehlungen und klinischen </w:t>
      </w:r>
      <w:r w:rsidR="00A40FEE">
        <w:rPr>
          <w:rFonts w:asciiTheme="minorHAnsi" w:hAnsiTheme="minorHAnsi"/>
          <w:color w:val="000000" w:themeColor="text1"/>
          <w:lang w:val="de-DE"/>
        </w:rPr>
        <w:t>DSD-</w:t>
      </w:r>
      <w:r w:rsidRPr="007310A7">
        <w:rPr>
          <w:rFonts w:asciiTheme="minorHAnsi" w:hAnsiTheme="minorHAnsi"/>
          <w:color w:val="000000" w:themeColor="text1"/>
          <w:lang w:val="de-DE"/>
        </w:rPr>
        <w:t xml:space="preserve">Studien finden. </w:t>
      </w:r>
    </w:p>
    <w:p w14:paraId="5BDDB99B" w14:textId="6120A529"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Deutlich wird in der Stellungnahme ebenfalls die Kontinuität eines letztlich paternalistischen medizinischen Deutungs- und Handlungsanspruchs über die sozialen Erfahrungen ihrer</w:t>
      </w:r>
      <w:r w:rsidR="00CD784D">
        <w:rPr>
          <w:rFonts w:asciiTheme="minorHAnsi" w:hAnsiTheme="minorHAnsi"/>
          <w:color w:val="000000" w:themeColor="text1"/>
          <w:lang w:val="de-DE"/>
        </w:rPr>
        <w:t xml:space="preserve"> intergeschlechtlichen</w:t>
      </w:r>
      <w:r w:rsidRPr="007310A7">
        <w:rPr>
          <w:rFonts w:asciiTheme="minorHAnsi" w:hAnsiTheme="minorHAnsi"/>
          <w:color w:val="000000" w:themeColor="text1"/>
          <w:lang w:val="de-DE"/>
        </w:rPr>
        <w:t xml:space="preserve"> Patient</w:t>
      </w:r>
      <w:r w:rsidR="00CD784D">
        <w:rPr>
          <w:rFonts w:asciiTheme="minorHAnsi" w:hAnsiTheme="minorHAnsi"/>
          <w:color w:val="000000" w:themeColor="text1"/>
          <w:lang w:val="de-DE"/>
        </w:rPr>
        <w:t>*i</w:t>
      </w:r>
      <w:r w:rsidRPr="007310A7">
        <w:rPr>
          <w:rFonts w:asciiTheme="minorHAnsi" w:hAnsiTheme="minorHAnsi"/>
          <w:color w:val="000000" w:themeColor="text1"/>
          <w:lang w:val="de-DE"/>
        </w:rPr>
        <w:t xml:space="preserve">nnen: Diese </w:t>
      </w:r>
      <w:r w:rsidR="00CD784D">
        <w:rPr>
          <w:rFonts w:asciiTheme="minorHAnsi" w:hAnsiTheme="minorHAnsi"/>
          <w:color w:val="000000" w:themeColor="text1"/>
          <w:lang w:val="de-DE"/>
        </w:rPr>
        <w:t xml:space="preserve">sollen </w:t>
      </w:r>
      <w:r w:rsidRPr="007310A7">
        <w:rPr>
          <w:rFonts w:asciiTheme="minorHAnsi" w:hAnsiTheme="minorHAnsi"/>
          <w:color w:val="000000" w:themeColor="text1"/>
          <w:lang w:val="de-DE"/>
        </w:rPr>
        <w:t>präventiv regulier</w:t>
      </w:r>
      <w:r w:rsidR="00CD784D">
        <w:rPr>
          <w:rFonts w:asciiTheme="minorHAnsi" w:hAnsiTheme="minorHAnsi"/>
          <w:color w:val="000000" w:themeColor="text1"/>
          <w:lang w:val="de-DE"/>
        </w:rPr>
        <w:t>t werden</w:t>
      </w:r>
      <w:r w:rsidRPr="007310A7">
        <w:rPr>
          <w:rFonts w:asciiTheme="minorHAnsi" w:hAnsiTheme="minorHAnsi"/>
          <w:color w:val="000000" w:themeColor="text1"/>
          <w:lang w:val="de-DE"/>
        </w:rPr>
        <w:t xml:space="preserve">, wobei ein Schutz-Narrativ verwendet wird, ohne die </w:t>
      </w:r>
      <w:r w:rsidRPr="007310A7">
        <w:rPr>
          <w:rFonts w:asciiTheme="minorHAnsi" w:hAnsiTheme="minorHAnsi"/>
          <w:color w:val="000000" w:themeColor="text1"/>
          <w:lang w:val="de-DE"/>
        </w:rPr>
        <w:lastRenderedPageBreak/>
        <w:t>Erfahrungsperspektive bzw. Selbstbestimmung der betroffenen Personen zu berücksichtigen. Die prinzipielle Fortführung medizinischer Normanpassungen von als abweichend eingeordneten kindlichen Körpern bleibt somit unhinterfragt. Dabei wird trotz aller inhaltlicher Abgrenzungen auch eine Kontinuität de</w:t>
      </w:r>
      <w:r w:rsidR="00543926">
        <w:rPr>
          <w:rFonts w:asciiTheme="minorHAnsi" w:hAnsiTheme="minorHAnsi"/>
          <w:color w:val="000000" w:themeColor="text1"/>
          <w:lang w:val="de-DE"/>
        </w:rPr>
        <w:t>r</w:t>
      </w:r>
      <w:r w:rsidRPr="007310A7">
        <w:rPr>
          <w:rFonts w:asciiTheme="minorHAnsi" w:hAnsiTheme="minorHAnsi"/>
          <w:color w:val="000000" w:themeColor="text1"/>
          <w:lang w:val="de-DE"/>
        </w:rPr>
        <w:t xml:space="preserve"> </w:t>
      </w:r>
      <w:r w:rsidRPr="007310A7">
        <w:rPr>
          <w:rFonts w:asciiTheme="minorHAnsi" w:hAnsiTheme="minorHAnsi"/>
          <w:i/>
          <w:color w:val="000000" w:themeColor="text1"/>
          <w:lang w:val="de-DE"/>
        </w:rPr>
        <w:t>Optimal Gender</w:t>
      </w:r>
      <w:r w:rsidRPr="007310A7">
        <w:rPr>
          <w:rFonts w:asciiTheme="minorHAnsi" w:hAnsiTheme="minorHAnsi"/>
          <w:color w:val="000000" w:themeColor="text1"/>
          <w:lang w:val="de-DE"/>
        </w:rPr>
        <w:t xml:space="preserve"> </w:t>
      </w:r>
      <w:r w:rsidR="00543926" w:rsidRPr="00543926">
        <w:rPr>
          <w:rFonts w:asciiTheme="minorHAnsi" w:hAnsiTheme="minorHAnsi"/>
          <w:i/>
          <w:iCs/>
          <w:color w:val="000000" w:themeColor="text1"/>
          <w:lang w:val="de-DE"/>
        </w:rPr>
        <w:t>Policy</w:t>
      </w:r>
      <w:r w:rsidR="00543926">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deutlich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{"citationID":"I1afEXI5","properties":{"unsorted":false,"formattedCitation":"(vgl. auch Gleeson 2025, 60)","plainCitation":"(vgl. auch Gleeson 2025, 60)","noteIndex":0},"citationItems":[{"id":1203,"uris":["http://zotero.org/users/local/owKliTIb/items/KV9WKYKH"],"itemData":{"id":1203,"type":"book","ISBN":"978-1-83976-095-2","note":"LCCN: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Liberation","URL":"https://books.google.de/books?id=t_weEQAAQBAJ","author":[{"family":"Gleeson","given":"J."}],"issued":{"date-parts":[["2025"]]}},"locator":"60","label":"page","prefix":"vgl. auch"}],"schema":"https://github.com/citation-style-language/schema/raw/master/csl-citation.json"}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 xml:space="preserve">(vgl. auch </w:t>
      </w:r>
      <w:proofErr w:type="spellStart"/>
      <w:r w:rsidRPr="007310A7">
        <w:rPr>
          <w:rFonts w:ascii="Cambria" w:hAnsi="Cambria"/>
          <w:color w:val="000000" w:themeColor="text1"/>
          <w:lang w:val="de-DE"/>
        </w:rPr>
        <w:t>Gleeson</w:t>
      </w:r>
      <w:proofErr w:type="spellEnd"/>
      <w:r w:rsidRPr="007310A7">
        <w:rPr>
          <w:rFonts w:ascii="Cambria" w:hAnsi="Cambria"/>
          <w:color w:val="000000" w:themeColor="text1"/>
          <w:lang w:val="de-DE"/>
        </w:rPr>
        <w:t xml:space="preserve"> 2025, 60)</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Denn die unterschiedlichen medizinischen Vorstellungen hinsichtlich der jeweiligen psychosozialen Geschlechtsentwicklungen eines DSD-kategorisierten Kindes vereint die Annahme, diese ebenso wie </w:t>
      </w:r>
      <w:r w:rsidR="00543926">
        <w:rPr>
          <w:rFonts w:asciiTheme="minorHAnsi" w:hAnsiTheme="minorHAnsi"/>
          <w:color w:val="000000" w:themeColor="text1"/>
          <w:lang w:val="de-DE"/>
        </w:rPr>
        <w:t xml:space="preserve">die zukünftige </w:t>
      </w:r>
      <w:r w:rsidRPr="007310A7">
        <w:rPr>
          <w:rFonts w:asciiTheme="minorHAnsi" w:hAnsiTheme="minorHAnsi"/>
          <w:color w:val="000000" w:themeColor="text1"/>
          <w:lang w:val="de-DE"/>
        </w:rPr>
        <w:t xml:space="preserve">Sexualität weitgehend sicher vorhersagen zu können. Letzteres ermöglicht die invasive, auf eine cis-normative Vereinheitlichung von Körper, Identität und Sexualität abzielende medizinische Praxis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{"citationID":"k3HnGvky","properties":{"unsorted":false,"formattedCitation":"(vgl. Clune-Taylor 2010)","plainCitation":"(vgl. Clune-Taylor 2010)","noteIndex":0},"citationItems":[{"id":78,"uris":["http://zotero.org/users/local/owKliTIb/items/4A5M27HR"],"itemData":{"id":78,"type":"article-journal","container-title":"PhaenEx","DOI":"10.22329/p.v5i2.3087","issue":"2","page":"152-178","publisher":"University of Windsor Leddy Library","title":"From intersex to DSD: The disciplining of sex development","volume":"5","author":[{"family":"Clune-Taylor","given":"Catherine"}],"issued":{"date-parts":[["2010"]]}},"prefix":"vgl."}],"schema":"https://github.com/citation-style-language/schema/raw/master/csl-citation.json"}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 xml:space="preserve">(vgl. </w:t>
      </w:r>
      <w:proofErr w:type="spellStart"/>
      <w:r w:rsidRPr="007310A7">
        <w:rPr>
          <w:rFonts w:ascii="Cambria" w:hAnsi="Cambria"/>
          <w:color w:val="000000" w:themeColor="text1"/>
          <w:lang w:val="de-DE"/>
        </w:rPr>
        <w:t>Clune</w:t>
      </w:r>
      <w:proofErr w:type="spellEnd"/>
      <w:r w:rsidRPr="007310A7">
        <w:rPr>
          <w:rFonts w:ascii="Cambria" w:hAnsi="Cambria"/>
          <w:color w:val="000000" w:themeColor="text1"/>
          <w:lang w:val="de-DE"/>
        </w:rPr>
        <w:t>-Taylor 2010)</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als eine </w:t>
      </w:r>
      <w:r w:rsidR="00543926">
        <w:rPr>
          <w:rFonts w:asciiTheme="minorHAnsi" w:hAnsiTheme="minorHAnsi"/>
          <w:color w:val="000000" w:themeColor="text1"/>
          <w:lang w:val="de-DE"/>
        </w:rPr>
        <w:t xml:space="preserve">so </w:t>
      </w:r>
      <w:r w:rsidRPr="007310A7">
        <w:rPr>
          <w:rFonts w:asciiTheme="minorHAnsi" w:hAnsiTheme="minorHAnsi"/>
          <w:color w:val="000000" w:themeColor="text1"/>
          <w:lang w:val="de-DE"/>
        </w:rPr>
        <w:t>präsentierte Form der Hilfestellung für ein normkonformes</w:t>
      </w:r>
      <w:r w:rsidR="00543926">
        <w:rPr>
          <w:rFonts w:asciiTheme="minorHAnsi" w:hAnsiTheme="minorHAnsi"/>
          <w:color w:val="000000" w:themeColor="text1"/>
          <w:lang w:val="de-DE"/>
        </w:rPr>
        <w:t xml:space="preserve"> </w:t>
      </w:r>
      <w:r w:rsidRPr="007310A7">
        <w:rPr>
          <w:rFonts w:asciiTheme="minorHAnsi" w:hAnsiTheme="minorHAnsi"/>
          <w:color w:val="000000" w:themeColor="text1"/>
          <w:lang w:val="de-DE"/>
        </w:rPr>
        <w:t>und zumindest dem Anschein nach problemlose</w:t>
      </w:r>
      <w:r w:rsidR="00543926">
        <w:rPr>
          <w:rFonts w:asciiTheme="minorHAnsi" w:hAnsiTheme="minorHAnsi"/>
          <w:color w:val="000000" w:themeColor="text1"/>
          <w:lang w:val="de-DE"/>
        </w:rPr>
        <w:t>s</w:t>
      </w:r>
      <w:r w:rsidRPr="007310A7">
        <w:rPr>
          <w:rFonts w:asciiTheme="minorHAnsi" w:hAnsiTheme="minorHAnsi"/>
          <w:color w:val="000000" w:themeColor="text1"/>
          <w:lang w:val="de-DE"/>
        </w:rPr>
        <w:t xml:space="preserve"> Leben </w:t>
      </w:r>
      <w:r w:rsidR="00543926">
        <w:rPr>
          <w:rFonts w:asciiTheme="minorHAnsi" w:hAnsiTheme="minorHAnsi"/>
          <w:color w:val="000000" w:themeColor="text1"/>
          <w:lang w:val="de-DE"/>
        </w:rPr>
        <w:t>zu legitimieren.</w:t>
      </w:r>
    </w:p>
    <w:p w14:paraId="642668EA" w14:textId="0AADE1D1" w:rsidR="00C32CC6" w:rsidRPr="007310A7" w:rsidRDefault="00C32CC6" w:rsidP="00C32CC6">
      <w:pPr>
        <w:pStyle w:val="Default"/>
        <w:spacing w:before="240" w:line="360" w:lineRule="auto"/>
        <w:ind w:right="40"/>
        <w:jc w:val="both"/>
        <w:rPr>
          <w:rFonts w:asciiTheme="minorHAnsi" w:hAnsiTheme="minorHAnsi"/>
          <w:color w:val="000000" w:themeColor="text1"/>
          <w:lang w:val="de-DE"/>
        </w:rPr>
      </w:pPr>
      <w:r>
        <w:rPr>
          <w:rFonts w:asciiTheme="minorHAnsi" w:hAnsiTheme="minorHAnsi"/>
          <w:color w:val="000000" w:themeColor="text1"/>
          <w:lang w:val="de-DE"/>
        </w:rPr>
        <w:t xml:space="preserve">In Deutschland spiegeln sich die Inhalte des </w:t>
      </w:r>
      <w:r>
        <w:rPr>
          <w:rFonts w:asciiTheme="minorHAnsi" w:hAnsiTheme="minorHAnsi"/>
          <w:i/>
          <w:color w:val="000000" w:themeColor="text1"/>
          <w:lang w:val="de-DE"/>
        </w:rPr>
        <w:t xml:space="preserve">Chicago Consensus Statements</w:t>
      </w:r>
      <w:r>
        <w:rPr>
          <w:rFonts w:asciiTheme="minorHAnsi" w:hAnsiTheme="minorHAnsi"/>
          <w:color w:val="000000" w:themeColor="text1"/>
          <w:lang w:val="de-DE"/>
        </w:rPr>
        <w:t xml:space="preserve"> erstmals in der 2007 veröffentlichte</w:t>
      </w:r>
      <w:r>
        <w:rPr>
          <w:rFonts w:asciiTheme="minorHAnsi" w:hAnsiTheme="minorHAnsi"/>
          <w:color w:val="000000" w:themeColor="text1"/>
          <w:lang w:val="de-DE"/>
        </w:rPr>
        <w:t xml:space="preserve">n</w:t>
      </w:r>
      <w:r>
        <w:rPr>
          <w:rFonts w:asciiTheme="minorHAnsi" w:hAnsiTheme="minorHAnsi"/>
          <w:color w:val="000000" w:themeColor="text1"/>
          <w:lang w:val="de-DE"/>
        </w:rPr>
        <w:t xml:space="preserve"> Leitlinie „Störungen der Geschlechtsentwicklung“ der Gesellschaft für Kinderheilkunde und Jugendmedizin </w:t>
      </w:r>
      <w:del w:id="1000064" w:author="Claude Lektorat" w:date="2026-06-30T12:18:05Z">
        <w:r>
          <w:rPr>
            <w:rFonts w:asciiTheme="minorHAnsi" w:hAnsiTheme="minorHAnsi"/>
            <w:color w:val="000000" w:themeColor="text1"/>
            <w:lang w:val="de-DE"/>
          </w:rPr>
          <w:delText xml:space="preserve">wieder</w:delText>
        </w:r>
      </w:del>
      <w:ins w:id="1000065" w:author="Claude Lektorat" w:date="2026-06-30T12:18:05Z">
        <w:r>
          <w:rPr>
            <w:rFonts w:asciiTheme="minorHAnsi" w:hAnsiTheme="minorHAnsi"/>
            <w:color w:val="000000" w:themeColor="text1"/>
            <w:lang w:val="de-DE"/>
          </w:rPr>
          <w:t xml:space="preserve">wider</w:t>
        </w:r>
      </w:ins>
      <w:r>
        <w:rPr>
          <w:rFonts w:asciiTheme="minorHAnsi" w:hAnsiTheme="minorHAnsi"/>
          <w:color w:val="000000" w:themeColor="text1"/>
          <w:lang w:val="de-DE"/>
        </w:rPr>
        <w:t xml:space="preserve">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{"citationID":"PuEwolbR","properties":{"unsorted":false,"formattedCitation":"(vgl. DGKJ 2010)","plainCitation":"(vgl. DGKJ 2010)","noteIndex":0},"citationItems":[{"id":1204,"uris":["http://zotero.org/users/local/owKliTIb/items/FJ27LQKS"],"itemData":{"id":1204,"type":"document","title":"Leitlinien der Gesellschaft für Kinderheilkunde und Jugendmedizin: Störungen der Geschlechtsentwicklung","author":[{"literal":"Deutsche Gesellschaft für Kinderheilkunde und Jugendmedizin"}],"issued":{"date-parts":[["2010"]]}},"suppress-author":true,"prefix":"vgl. DGKJ"}],"schema":"https://github.com/citation-style-language/schema/raw/master/csl-citation.json"} </w:instrText>
      </w:r>
      <w:r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DGKJ 2010)</w:t>
      </w:r>
      <w:r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Hier </w:t>
      </w:r>
      <w:r>
        <w:rPr>
          <w:rFonts w:asciiTheme="minorHAnsi" w:hAnsiTheme="minorHAnsi"/>
          <w:color w:val="000000" w:themeColor="text1"/>
          <w:lang w:val="de-DE"/>
        </w:rPr>
        <w:t xml:space="preserve">wird </w:t>
      </w:r>
      <w:r>
        <w:rPr>
          <w:rFonts w:asciiTheme="minorHAnsi" w:hAnsiTheme="minorHAnsi"/>
          <w:color w:val="000000" w:themeColor="text1"/>
          <w:lang w:val="de-DE"/>
        </w:rPr>
        <w:t xml:space="preserve">erstmals die </w:t>
      </w:r>
      <w:r>
        <w:rPr>
          <w:rFonts w:asciiTheme="minorHAnsi" w:hAnsiTheme="minorHAnsi"/>
          <w:color w:val="000000" w:themeColor="text1"/>
          <w:lang w:val="de-DE"/>
        </w:rPr>
        <w:t xml:space="preserve">DSD-</w:t>
      </w:r>
      <w:r>
        <w:rPr>
          <w:rFonts w:asciiTheme="minorHAnsi" w:hAnsiTheme="minorHAnsi"/>
          <w:color w:val="000000" w:themeColor="text1"/>
          <w:lang w:val="de-DE"/>
        </w:rPr>
        <w:t xml:space="preserve">Terminologie im deutschen medizinischen Diskurs übernommen und für zukünftige Veröffentlichungen etabliert. Ebenfalls </w:t>
      </w:r>
      <w:r>
        <w:rPr>
          <w:rFonts w:asciiTheme="minorHAnsi" w:hAnsiTheme="minorHAnsi"/>
          <w:color w:val="000000" w:themeColor="text1"/>
          <w:lang w:val="de-DE"/>
        </w:rPr>
        <w:t xml:space="preserve">wird </w:t>
      </w:r>
      <w:r>
        <w:rPr>
          <w:rFonts w:asciiTheme="minorHAnsi" w:hAnsiTheme="minorHAnsi"/>
          <w:color w:val="000000" w:themeColor="text1"/>
          <w:lang w:val="de-DE"/>
        </w:rPr>
        <w:t xml:space="preserve">ähnlich wie in den Chicagoer Empfehlungen zur zurückhaltenden „Abwägung“ bei geschlechtsverändernden Eingriffen aus „kosmetischen Gründen(n)“ geraten (ebd.). Bei „ausgeprägter Virilisierung der Genitalien“ im Kontext des </w:t>
      </w:r>
      <w:proofErr w:type="spellStart"/>
      <w:r>
        <w:rPr>
          <w:rFonts w:asciiTheme="minorHAnsi" w:hAnsiTheme="minorHAnsi"/>
          <w:color w:val="000000" w:themeColor="text1"/>
          <w:lang w:val="de-DE"/>
        </w:rPr>
        <w:t xml:space="preserve">Androgenitalsyndroms</w:t>
      </w:r>
      <w:proofErr w:type="spellEnd"/>
      <w:r>
        <w:rPr>
          <w:rFonts w:asciiTheme="minorHAnsi" w:hAnsiTheme="minorHAnsi"/>
          <w:color w:val="000000" w:themeColor="text1"/>
          <w:lang w:val="de-DE"/>
        </w:rPr>
        <w:t xml:space="preserve"> w</w:t>
      </w:r>
      <w:r>
        <w:rPr>
          <w:rFonts w:asciiTheme="minorHAnsi" w:hAnsiTheme="minorHAnsi"/>
          <w:color w:val="000000" w:themeColor="text1"/>
          <w:lang w:val="de-DE"/>
        </w:rPr>
        <w:t xml:space="preserve">e</w:t>
      </w:r>
      <w:r>
        <w:rPr>
          <w:rFonts w:asciiTheme="minorHAnsi" w:hAnsiTheme="minorHAnsi"/>
          <w:color w:val="000000" w:themeColor="text1"/>
          <w:lang w:val="de-DE"/>
        </w:rPr>
        <w:t xml:space="preserve">rden weiterhin frühzeitige Operationen zur Verkleinerung der Klitoris empfohlen (</w:t>
      </w:r>
      <w:r>
        <w:rPr>
          <w:rFonts w:asciiTheme="minorHAnsi" w:hAnsiTheme="minorHAnsi"/>
          <w:color w:val="000000" w:themeColor="text1"/>
          <w:lang w:val="de-DE"/>
        </w:rPr>
        <w:t xml:space="preserve">vgl. </w:t>
      </w:r>
      <w:r>
        <w:rPr>
          <w:rFonts w:asciiTheme="minorHAnsi" w:hAnsiTheme="minorHAnsi"/>
          <w:color w:val="000000" w:themeColor="text1"/>
          <w:lang w:val="de-DE"/>
        </w:rPr>
        <w:t xml:space="preserve">ebd.). </w:t>
      </w:r>
    </w:p>
    <w:p w14:paraId="3093D1A5" w14:textId="37B95753"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Auf die Etablierung des DSD-Paradigmas im deutschen Medizindiskurs folgt eine zunehmende Involvierung der Ethik bzw. Medizinethik, deren AkteurInnen sowohl im medizinischen als auch im öffentlichen Diskurs eine Sprechenden-Position einnehmen. Mit ausgelöst durch den von der Selbstvertretungs-Organisation Intersexuelle Menschen e.V. verfassten CEDAW-Schattenbericht</w:t>
      </w:r>
      <w:r w:rsidRPr="007310A7">
        <w:rPr>
          <w:rStyle w:val="Funotenzeichen"/>
          <w:color w:val="000000" w:themeColor="text1"/>
        </w:rPr>
        <w:footnoteReference w:id="79"/>
      </w:r>
      <w:r w:rsidRPr="007310A7">
        <w:rPr>
          <w:rFonts w:asciiTheme="minorHAnsi" w:hAnsiTheme="minorHAnsi"/>
          <w:color w:val="000000" w:themeColor="text1"/>
          <w:lang w:val="de-DE"/>
        </w:rPr>
        <w:t xml:space="preserve"> fordern die Vereinten Nationen die Bundesrepublik Deutschland 2009 dazu auf – mittels Dialog mit den Betroffenen – Maßnahmen zum Schutz der Menschenrechte trans- </w:t>
      </w:r>
      <w:r w:rsidRPr="007310A7">
        <w:rPr>
          <w:rFonts w:asciiTheme="minorHAnsi" w:hAnsiTheme="minorHAnsi"/>
          <w:color w:val="000000" w:themeColor="text1"/>
          <w:lang w:val="de-DE"/>
        </w:rPr>
        <w:lastRenderedPageBreak/>
        <w:t xml:space="preserve">und intersexueller Menschen zu veranlassen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{"citationID":"4ybX5DAO","properties":{"unsorted":false,"formattedCitation":"(vgl. Intersexuelle Menschen e. V. / XY-Frauen 2008)","plainCitation":"(vgl. Intersexuelle Menschen e. V. / XY-Frauen 2008)","noteIndex":0},"citationItems":[{"id":989,"uris":["http://zotero.org/users/local/owKliTIb/items/6ZPZ2IVQ"],"itemData":{"id":989,"type":"document","title":"Schattenbericht zum 6. Staatenbericht der Bundesrepublik Deutschland zum Übereinkommen der Vereinten Nationen zur Beseitigung jeder Form der Diskriminierung der Frau (CEDAW)","URL":"https://www.im-ev.de/pdf/Schattenbericht_CEDAW_2008-Intersexuelle_Menschen_e_V.pdf","author":[{"literal":"Intersexuelle Menschen e. V. / XY-Frauen"}],"issued":{"date-parts":[["2008"]]}},"prefix":"vgl."}],"schema":"https://github.com/citation-style-language/schema/raw/master/csl-citation.json"}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(vgl. Intersexuelle Menschen e. V. / XY-Frauen 2008)</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Daraufhin wird der Deutsche Ethikrat </w:t>
      </w:r>
      <w:r w:rsidR="00261E3E">
        <w:rPr>
          <w:rFonts w:asciiTheme="minorHAnsi" w:hAnsiTheme="minorHAnsi"/>
          <w:color w:val="000000" w:themeColor="text1"/>
          <w:lang w:val="de-DE"/>
        </w:rPr>
        <w:t xml:space="preserve">(DER) </w:t>
      </w:r>
      <w:r w:rsidRPr="007310A7">
        <w:rPr>
          <w:rFonts w:asciiTheme="minorHAnsi" w:hAnsiTheme="minorHAnsi"/>
          <w:color w:val="000000" w:themeColor="text1"/>
          <w:lang w:val="de-DE"/>
        </w:rPr>
        <w:t xml:space="preserve">von den zuständigen Bundesministerien mit einer thematischen Auseinandersetzung beauftragt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{"citationID":"ZqU6GIxY","properties":{"unsorted":false,"formattedCitation":"(vgl. Gregor 2015, 75)","plainCitation":"(vgl. Gregor 2015, 75)","noteIndex":0},"citationItems":[{"id":839,"uris":["http://zotero.org/users/local/owKliTIb/items/EES5IYA2"],"itemData":{"id":839,"type":"book","publisher-place":"Bielefeld","title":"Constructing Intersex","author":[{"family":"Gregor","given":"Joris"}],"issued":{"date-parts":[["2015"]]}},"locator":"75","label":"page","prefix":"vgl."}],"schema":"https://github.com/citation-style-language/schema/raw/master/csl-citation.json"}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(vgl. Gregor 2015, 75)</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2012 veröffentlicht dieser die „Stellungnahme Intersexualität“, die als übergeordnetes Ziel die Aufarbeitung „der Situation intersexueller Menschen unter Einbeziehung der therapeutischen, ethischen, sozialwissenschaftlichen und juristischen Sichtweisen“ benennt (ebd. 172). Im Bezug auf die konkrete medizinische Behandlungspraxis wird eine „äußerste Zurückhaltung“ bei genitalchirurgischen Eingriffen gefordert, für den Fall</w:t>
      </w:r>
      <w:r w:rsidR="00261E3E">
        <w:rPr>
          <w:rFonts w:asciiTheme="minorHAnsi" w:hAnsiTheme="minorHAnsi"/>
          <w:color w:val="000000" w:themeColor="text1"/>
          <w:lang w:val="de-DE"/>
        </w:rPr>
        <w:t>,</w:t>
      </w:r>
      <w:r w:rsidRPr="007310A7">
        <w:rPr>
          <w:rFonts w:asciiTheme="minorHAnsi" w:hAnsiTheme="minorHAnsi"/>
          <w:color w:val="000000" w:themeColor="text1"/>
          <w:lang w:val="de-DE"/>
        </w:rPr>
        <w:t xml:space="preserve"> dass die „Geschlechtszugehörigkeit nicht eindeutig“ (ebd., 174)</w:t>
      </w:r>
      <w:r w:rsidR="00F37E9B">
        <w:rPr>
          <w:rFonts w:asciiTheme="minorHAnsi" w:hAnsiTheme="minorHAnsi"/>
          <w:color w:val="000000" w:themeColor="text1"/>
          <w:lang w:val="de-DE"/>
        </w:rPr>
        <w:t xml:space="preserve"> sei</w:t>
      </w:r>
      <w:r w:rsidRPr="007310A7">
        <w:rPr>
          <w:rFonts w:asciiTheme="minorHAnsi" w:hAnsiTheme="minorHAnsi"/>
          <w:color w:val="000000" w:themeColor="text1"/>
          <w:lang w:val="de-DE"/>
        </w:rPr>
        <w:t>. Allerdings wird diese Zurückhaltung in den Fällen eingeschränkt, in denen eine medizinische Behandlungsindikation vorliegt, die auch präventiv gestellt werden kann: zur „Verhütung“ von Funktions- und Gesundheitsbeeinträchtigungen worunter auch die „konkrete Gefahr einer psychischen Erkrankung“ (ebd. 152) auf Grund der vorliegenden intersexuellen Variation fallen könne. Schlussfolgernd fordert die Stellungnahme „eine Abwägung der ohne den Eingriff vorhandenen Belastungen mit den Folgebelastungen, die aus dem Eingriff erst entstehen“ (ebd. 155).</w:t>
      </w:r>
    </w:p>
    <w:p w14:paraId="31DE6B5A" w14:textId="18D4C593"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Zu Gunsten der Selbstbestimmung intersexuell kategorisierter Menschen wird zwar auf die Begrenzung elterlicher Entscheidungsrechte hingewiesen – dass beispielsweise ein medizinisch implementierter Geschlechtswechsel ausschließlich auf Grund des Wunsches der Eltern nicht legitimierbar</w:t>
      </w:r>
      <w:r w:rsidR="00CE26F9">
        <w:rPr>
          <w:rFonts w:asciiTheme="minorHAnsi" w:hAnsiTheme="minorHAnsi"/>
          <w:color w:val="000000" w:themeColor="text1"/>
          <w:lang w:val="de-DE"/>
        </w:rPr>
        <w:t xml:space="preserve"> sei </w:t>
      </w:r>
      <w:r w:rsidRPr="007310A7">
        <w:rPr>
          <w:rFonts w:asciiTheme="minorHAnsi" w:hAnsiTheme="minorHAnsi"/>
          <w:color w:val="000000" w:themeColor="text1"/>
          <w:lang w:val="de-DE"/>
        </w:rPr>
        <w:t xml:space="preserve">– dies stellt jedoch zum Zeitpunkt der Veröffentlichung keine </w:t>
      </w:r>
      <w:r w:rsidR="00F37E9B">
        <w:rPr>
          <w:rFonts w:asciiTheme="minorHAnsi" w:hAnsiTheme="minorHAnsi"/>
          <w:color w:val="000000" w:themeColor="text1"/>
          <w:lang w:val="de-DE"/>
        </w:rPr>
        <w:t xml:space="preserve">erhebliche </w:t>
      </w:r>
      <w:r w:rsidRPr="007310A7">
        <w:rPr>
          <w:rFonts w:asciiTheme="minorHAnsi" w:hAnsiTheme="minorHAnsi"/>
          <w:color w:val="000000" w:themeColor="text1"/>
          <w:lang w:val="de-DE"/>
        </w:rPr>
        <w:t xml:space="preserve">Neuerung im Bezug auf geltende medizinische Empfehlungen dar. Ähnlich wie in dem </w:t>
      </w:r>
      <w:r w:rsidRPr="00F37E9B">
        <w:rPr>
          <w:rFonts w:asciiTheme="minorHAnsi" w:hAnsiTheme="minorHAnsi"/>
          <w:i/>
          <w:iCs/>
          <w:color w:val="000000" w:themeColor="text1"/>
          <w:lang w:val="de-DE"/>
        </w:rPr>
        <w:t>Chicago Consensus Statemen</w:t>
      </w:r>
      <w:r w:rsidRPr="007310A7">
        <w:rPr>
          <w:rFonts w:asciiTheme="minorHAnsi" w:hAnsiTheme="minorHAnsi"/>
          <w:color w:val="000000" w:themeColor="text1"/>
          <w:lang w:val="de-DE"/>
        </w:rPr>
        <w:t xml:space="preserve">t wird erneut für das elterliche Recht bei der für ihr Kind stellvertretenden medizinischen Entscheidungsfindung und ebenfalls für eine Orientierung an gesellschaftlichen Normen plädiert (vgl. ebd. 111f). Somit stehen hier wie in den </w:t>
      </w:r>
      <w:r w:rsidR="00B95D80">
        <w:rPr>
          <w:rFonts w:asciiTheme="minorHAnsi" w:hAnsiTheme="minorHAnsi"/>
          <w:color w:val="000000" w:themeColor="text1"/>
          <w:lang w:val="de-DE"/>
        </w:rPr>
        <w:t>DSD-</w:t>
      </w:r>
      <w:r w:rsidRPr="007310A7">
        <w:rPr>
          <w:rFonts w:asciiTheme="minorHAnsi" w:hAnsiTheme="minorHAnsi"/>
          <w:color w:val="000000" w:themeColor="text1"/>
          <w:lang w:val="de-DE"/>
        </w:rPr>
        <w:t>Empfehlungen von 2006 die Belastungen von Eltern intersexuell kategorisierter Kinder im Zentrum der Überlegungen. Zwar wird auch das Selbstbestimmungsrecht des Kindes in der Stellungnahme thematisiert, allerdings mit der Einschränkung, dass dieses eine Berücksichtigung der elterlichen Interessen bei der medizinischen Entscheidungsfindung nicht ausschließe (ebd., 112f</w:t>
      </w:r>
      <w:r w:rsidR="002A57B9">
        <w:rPr>
          <w:rFonts w:asciiTheme="minorHAnsi" w:hAnsiTheme="minorHAnsi"/>
          <w:color w:val="000000" w:themeColor="text1"/>
          <w:lang w:val="de-DE"/>
        </w:rPr>
        <w:t>.</w:t>
      </w:r>
      <w:r w:rsidRPr="007310A7">
        <w:rPr>
          <w:rFonts w:asciiTheme="minorHAnsi" w:hAnsiTheme="minorHAnsi"/>
          <w:color w:val="000000" w:themeColor="text1"/>
          <w:lang w:val="de-DE"/>
        </w:rPr>
        <w:t>). Insgesamt betrachtet die Stellungnahme letztere als komplexe Einzelfälle, die einer „sorgfältigen interdisziplinären Analyse“ (ebd.)</w:t>
      </w:r>
      <w:r w:rsidR="00B95D80">
        <w:rPr>
          <w:rFonts w:asciiTheme="minorHAnsi" w:hAnsiTheme="minorHAnsi"/>
          <w:color w:val="000000" w:themeColor="text1"/>
          <w:lang w:val="de-DE"/>
        </w:rPr>
        <w:t xml:space="preserve"> bedürften</w:t>
      </w:r>
      <w:r w:rsidRPr="007310A7">
        <w:rPr>
          <w:rFonts w:asciiTheme="minorHAnsi" w:hAnsiTheme="minorHAnsi"/>
          <w:color w:val="000000" w:themeColor="text1"/>
          <w:lang w:val="de-DE"/>
        </w:rPr>
        <w:t xml:space="preserve">. </w:t>
      </w:r>
    </w:p>
    <w:p w14:paraId="3CC92F51" w14:textId="2C31AEE3"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lastRenderedPageBreak/>
        <w:t xml:space="preserve">Bei </w:t>
      </w:r>
      <w:r w:rsidR="0092287A">
        <w:rPr>
          <w:rFonts w:asciiTheme="minorHAnsi" w:hAnsiTheme="minorHAnsi"/>
          <w:color w:val="000000" w:themeColor="text1"/>
          <w:lang w:val="de-DE"/>
        </w:rPr>
        <w:t xml:space="preserve">sog. </w:t>
      </w:r>
      <w:r w:rsidRPr="007310A7">
        <w:rPr>
          <w:rFonts w:asciiTheme="minorHAnsi" w:hAnsiTheme="minorHAnsi"/>
          <w:color w:val="000000" w:themeColor="text1"/>
          <w:lang w:val="de-DE"/>
        </w:rPr>
        <w:t>geschlechtlich vereindeutigenden Operationen</w:t>
      </w:r>
      <w:r w:rsidRPr="007310A7">
        <w:rPr>
          <w:rStyle w:val="Funotenzeichen"/>
          <w:color w:val="000000" w:themeColor="text1"/>
        </w:rPr>
        <w:footnoteReference w:id="80"/>
      </w:r>
      <w:r w:rsidRPr="007310A7">
        <w:rPr>
          <w:rFonts w:asciiTheme="minorHAnsi" w:hAnsiTheme="minorHAnsi"/>
          <w:color w:val="000000" w:themeColor="text1"/>
          <w:lang w:val="de-DE"/>
        </w:rPr>
        <w:t xml:space="preserve"> weiblich zugewiesener Neugeborenen mit Diagnose eines </w:t>
      </w:r>
      <w:proofErr w:type="spellStart"/>
      <w:r w:rsidRPr="007310A7">
        <w:rPr>
          <w:rFonts w:asciiTheme="minorHAnsi" w:hAnsiTheme="minorHAnsi"/>
          <w:color w:val="000000" w:themeColor="text1"/>
          <w:lang w:val="de-DE"/>
        </w:rPr>
        <w:t>Androgenitalsyndroms</w:t>
      </w:r>
      <w:proofErr w:type="spellEnd"/>
      <w:r w:rsidRPr="007310A7">
        <w:rPr>
          <w:rFonts w:asciiTheme="minorHAnsi" w:hAnsiTheme="minorHAnsi"/>
          <w:color w:val="000000" w:themeColor="text1"/>
          <w:lang w:val="de-DE"/>
        </w:rPr>
        <w:t xml:space="preserve"> wird deutlich für die Fortführung der bisherigen medizinischen Praxis plädiert. Hier bezieht sich die Stellungnahme sowohl auf die frühe Verabreichung von Cortison zur Verhinderung weiterer </w:t>
      </w:r>
      <w:r w:rsidR="0092287A">
        <w:rPr>
          <w:rFonts w:asciiTheme="minorHAnsi" w:hAnsiTheme="minorHAnsi"/>
          <w:color w:val="000000" w:themeColor="text1"/>
          <w:lang w:val="de-DE"/>
        </w:rPr>
        <w:t>„</w:t>
      </w:r>
      <w:r w:rsidRPr="007310A7">
        <w:rPr>
          <w:rFonts w:asciiTheme="minorHAnsi" w:hAnsiTheme="minorHAnsi"/>
          <w:color w:val="000000" w:themeColor="text1"/>
          <w:lang w:val="de-DE"/>
        </w:rPr>
        <w:t>Vermännlichung“ als auch eine „operative Angleichung“ (ebd. 156) der Genitalien.</w:t>
      </w:r>
      <w:r w:rsidRPr="007310A7">
        <w:rPr>
          <w:rStyle w:val="Funotenzeichen"/>
          <w:color w:val="000000" w:themeColor="text1"/>
        </w:rPr>
        <w:footnoteReference w:id="81"/>
      </w:r>
      <w:r w:rsidRPr="007310A7">
        <w:rPr>
          <w:rFonts w:asciiTheme="minorHAnsi" w:hAnsiTheme="minorHAnsi"/>
          <w:color w:val="000000" w:themeColor="text1"/>
          <w:lang w:val="de-DE"/>
        </w:rPr>
        <w:t xml:space="preserve"> Hier zeigt sich argumentativ eine Fortführung der Behandlungslogik des </w:t>
      </w:r>
      <w:proofErr w:type="spellStart"/>
      <w:r w:rsidRPr="007310A7">
        <w:rPr>
          <w:rFonts w:asciiTheme="minorHAnsi" w:hAnsiTheme="minorHAnsi"/>
          <w:color w:val="000000" w:themeColor="text1"/>
          <w:lang w:val="de-DE"/>
        </w:rPr>
        <w:t>Baltimorer</w:t>
      </w:r>
      <w:proofErr w:type="spellEnd"/>
      <w:r w:rsidRPr="007310A7">
        <w:rPr>
          <w:rFonts w:asciiTheme="minorHAnsi" w:hAnsiTheme="minorHAnsi"/>
          <w:color w:val="000000" w:themeColor="text1"/>
          <w:lang w:val="de-DE"/>
        </w:rPr>
        <w:t xml:space="preserve"> Paradigmas, das ebenfalls die soziale Anpassung intersexuell kategorisierter Menschen als Zielsetzung verfolgte. Auch der prinzipielle Anspruch einer medizinischen Handlungskompetenz über die körperliche und soziale Regulierung intersexuell kategorisierter Körper bleibt unhinterfragt. </w:t>
      </w:r>
    </w:p>
    <w:p w14:paraId="0D29052E" w14:textId="4C196394" w:rsidR="00C32CC6" w:rsidRPr="007310A7" w:rsidRDefault="00C32CC6" w:rsidP="00C32CC6">
      <w:pPr>
        <w:pStyle w:val="Default"/>
        <w:spacing w:after="240" w:line="360" w:lineRule="auto"/>
        <w:ind w:right="40"/>
        <w:jc w:val="both"/>
        <w:rPr>
          <w:rFonts w:asciiTheme="minorHAnsi" w:hAnsiTheme="minorHAnsi"/>
          <w:color w:val="000000" w:themeColor="text1"/>
          <w:lang w:val="de-DE"/>
        </w:rPr>
      </w:pPr>
      <w:r>
        <w:rPr>
          <w:rFonts w:asciiTheme="minorHAnsi" w:hAnsiTheme="minorHAnsi"/>
          <w:color w:val="000000" w:themeColor="text1"/>
          <w:lang w:val="de-DE"/>
        </w:rPr>
        <w:t xml:space="preserve">Der Stellungnahme des D</w:t>
      </w:r>
      <w:r>
        <w:rPr>
          <w:rFonts w:asciiTheme="minorHAnsi" w:hAnsiTheme="minorHAnsi"/>
          <w:color w:val="000000" w:themeColor="text1"/>
          <w:lang w:val="de-DE"/>
        </w:rPr>
        <w:t xml:space="preserve">eutschen Ethikrats</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ist zwar </w:t>
      </w:r>
      <w:r>
        <w:rPr>
          <w:rFonts w:asciiTheme="minorHAnsi" w:hAnsiTheme="minorHAnsi"/>
          <w:color w:val="000000" w:themeColor="text1"/>
          <w:lang w:val="de-DE"/>
        </w:rPr>
        <w:t xml:space="preserve">eine Online-Befragung intersexuell</w:t>
      </w:r>
      <w:r>
        <w:rPr>
          <w:rFonts w:asciiTheme="minorHAnsi" w:hAnsiTheme="minorHAnsi"/>
          <w:color w:val="000000" w:themeColor="text1"/>
          <w:lang w:val="de-DE"/>
        </w:rPr>
        <w:t xml:space="preserve"> positionierter</w:t>
      </w:r>
      <w:r>
        <w:rPr>
          <w:rFonts w:asciiTheme="minorHAnsi" w:hAnsiTheme="minorHAnsi"/>
          <w:color w:val="000000" w:themeColor="text1"/>
          <w:lang w:val="de-DE"/>
        </w:rPr>
        <w:t xml:space="preserve"> Menschen bzw. deren Eltern, eine Anhörung der Öffentlichkeit, sowie medizinischer und juristischer ExpertInnen vorausgegangen </w:t>
      </w:r>
      <w:r w:rsidRPr="007310A7">
        <w:rPr>
          <w:rFonts w:asciiTheme="minorHAnsi" w:hAnsiTheme="minorHAnsi"/>
          <w:color w:val="000000" w:themeColor="text1"/>
          <w:lang w:val="de-DE"/>
        </w:rPr>
        <w:fldChar w:fldCharType="begin"/>
      </w:r>
      <w:r w:rsidR="007E51ED" w:rsidRPr="007310A7">
        <w:rPr>
          <w:rFonts w:asciiTheme="minorHAnsi" w:hAnsiTheme="minorHAnsi"/>
          <w:color w:val="000000" w:themeColor="text1"/>
          <w:lang w:val="de-DE"/>
        </w:rPr>
        <w:instrText xml:space="preserve"> ADDIN ZOTERO_ITEM CSL_CITATION {"citationID":"vSrGc1We","properties":{"unsorted":false,"formattedCitation":"(vgl. Gregor 2015, 75)","plainCitation":"(vgl. Gregor 2015, 75)","noteIndex":0},"citationItems":[{"id":839,"uris":["http://zotero.org/users/local/owKliTIb/items/EES5IYA2"],"itemData":{"id":839,"type":"book","publisher-place":"Bielefeld","title":"Constructing Intersex","author":[{"family":"Gregor","given":"Joris"}],"issued":{"date-parts":[["2015"]]}},"locator":"75","label":"page","prefix":"vgl."}],"schema":"https://github.com/citation-style-language/schema/raw/master/csl-citation.json"} </w:instrText>
      </w:r>
      <w:r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Gregor 2015, 75)</w:t>
      </w:r>
      <w:r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Dabei wird jedoch </w:t>
      </w:r>
      <w:r>
        <w:rPr>
          <w:rFonts w:asciiTheme="minorHAnsi" w:hAnsiTheme="minorHAnsi"/>
          <w:color w:val="000000" w:themeColor="text1"/>
          <w:lang w:val="de-DE"/>
        </w:rPr>
        <w:t xml:space="preserve">primär </w:t>
      </w:r>
      <w:r>
        <w:rPr>
          <w:rFonts w:asciiTheme="minorHAnsi" w:hAnsiTheme="minorHAnsi"/>
          <w:color w:val="000000" w:themeColor="text1"/>
          <w:lang w:val="de-DE"/>
        </w:rPr>
        <w:t xml:space="preserve">auf formaler Ebene eine </w:t>
      </w:r>
      <w:r>
        <w:rPr>
          <w:rFonts w:asciiTheme="minorHAnsi" w:hAnsiTheme="minorHAnsi"/>
          <w:color w:val="000000" w:themeColor="text1"/>
          <w:lang w:val="de-DE"/>
        </w:rPr>
        <w:t xml:space="preserve">Repräsentation </w:t>
      </w:r>
      <w:proofErr w:type="spellStart"/>
      <w:r>
        <w:rPr>
          <w:rFonts w:asciiTheme="minorHAnsi" w:hAnsiTheme="minorHAnsi"/>
          <w:color w:val="000000" w:themeColor="text1"/>
          <w:lang w:val="de-DE"/>
        </w:rPr>
        <w:t xml:space="preserve">depathologisierender</w:t>
      </w:r>
      <w:proofErr w:type="spellEnd"/>
      <w:r>
        <w:rPr>
          <w:rFonts w:asciiTheme="minorHAnsi" w:hAnsiTheme="minorHAnsi"/>
          <w:color w:val="000000" w:themeColor="text1"/>
          <w:lang w:val="de-DE"/>
        </w:rPr>
        <w:t xml:space="preserve"> Perspektiven realisiert. Die Berücksichtigung von Akteur</w:t>
      </w:r>
      <w:r>
        <w:rPr>
          <w:rFonts w:asciiTheme="minorHAnsi" w:hAnsiTheme="minorHAnsi"/>
          <w:color w:val="000000" w:themeColor="text1"/>
          <w:lang w:val="de-DE"/>
        </w:rPr>
        <w:t xml:space="preserve">*</w:t>
      </w:r>
      <w:proofErr w:type="spellStart"/>
      <w:del w:id="1000066" w:author="Claude Lektorat" w:date="2026-06-30T12:18:05Z">
        <w:r>
          <w:rPr>
            <w:rFonts w:asciiTheme="minorHAnsi" w:hAnsiTheme="minorHAnsi"/>
            <w:color w:val="000000" w:themeColor="text1"/>
            <w:lang w:val="de-DE"/>
          </w:rPr>
          <w:delText xml:space="preserve">nnen</w:delText>
        </w:r>
      </w:del>
      <w:ins w:id="1000067" w:author="Claude Lektorat" w:date="2026-06-30T12:18:05Z">
        <w:r>
          <w:rPr>
            <w:rFonts w:asciiTheme="minorHAnsi" w:hAnsiTheme="minorHAnsi"/>
            <w:color w:val="000000" w:themeColor="text1"/>
            <w:lang w:val="de-DE"/>
          </w:rPr>
          <w:t xml:space="preserve">innen</w:t>
        </w:r>
      </w:ins>
      <w:proofErr w:type="spellEnd"/>
      <w:r>
        <w:rPr>
          <w:rFonts w:asciiTheme="minorHAnsi" w:hAnsiTheme="minorHAnsi"/>
          <w:color w:val="000000" w:themeColor="text1"/>
          <w:lang w:val="de-DE"/>
        </w:rPr>
        <w:t xml:space="preserve"> des </w:t>
      </w:r>
      <w:r>
        <w:rPr>
          <w:rFonts w:asciiTheme="minorHAnsi" w:hAnsiTheme="minorHAnsi"/>
          <w:color w:val="000000" w:themeColor="text1"/>
          <w:lang w:val="de-DE"/>
        </w:rPr>
        <w:t xml:space="preserve">erfahrungsbasierten Intergeschlechts-D</w:t>
      </w:r>
      <w:r>
        <w:rPr>
          <w:rFonts w:asciiTheme="minorHAnsi" w:hAnsiTheme="minorHAnsi"/>
          <w:color w:val="000000" w:themeColor="text1"/>
          <w:lang w:val="de-DE"/>
        </w:rPr>
        <w:t xml:space="preserve">iskurses – überwiegend bezieht sich die Stellungnahme auf die </w:t>
      </w:r>
      <w:r>
        <w:rPr>
          <w:rFonts w:asciiTheme="minorHAnsi" w:hAnsiTheme="minorHAnsi"/>
          <w:color w:val="000000" w:themeColor="text1"/>
          <w:lang w:val="de-DE"/>
        </w:rPr>
        <w:t xml:space="preserve">sog</w:t>
      </w:r>
      <w:r>
        <w:rPr>
          <w:rFonts w:asciiTheme="minorHAnsi" w:hAnsiTheme="minorHAnsi"/>
          <w:i/>
          <w:iCs/>
          <w:color w:val="000000" w:themeColor="text1"/>
          <w:lang w:val="de-DE"/>
        </w:rPr>
        <w:t xml:space="preserve">. </w:t>
      </w:r>
      <w:r>
        <w:rPr>
          <w:rFonts w:asciiTheme="minorHAnsi" w:hAnsiTheme="minorHAnsi"/>
          <w:i/>
          <w:iCs/>
          <w:color w:val="000000" w:themeColor="text1"/>
          <w:lang w:val="de-DE"/>
        </w:rPr>
        <w:t xml:space="preserve">AGS-Eltern und Patienteninitiative</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(siehe 6.2.2) </w:t>
      </w:r>
      <w:r>
        <w:rPr>
          <w:rFonts w:asciiTheme="minorHAnsi" w:hAnsiTheme="minorHAnsi"/>
          <w:color w:val="000000" w:themeColor="text1"/>
          <w:lang w:val="de-DE"/>
        </w:rPr>
        <w:t xml:space="preserve">– erfolgt ebenfalls selektiv. Der Großteil de</w:t>
      </w:r>
      <w:r>
        <w:rPr>
          <w:rFonts w:asciiTheme="minorHAnsi" w:hAnsiTheme="minorHAnsi"/>
          <w:color w:val="000000" w:themeColor="text1"/>
          <w:lang w:val="de-DE"/>
        </w:rPr>
        <w:t xml:space="preserve">r Stellungnahme </w:t>
      </w:r>
      <w:r>
        <w:rPr>
          <w:rFonts w:asciiTheme="minorHAnsi" w:hAnsiTheme="minorHAnsi"/>
          <w:color w:val="000000" w:themeColor="text1"/>
          <w:lang w:val="de-DE"/>
        </w:rPr>
        <w:t xml:space="preserve">orientierte sich an der Terminologie der Störung bzw. des Syndroms und knüpft zudem an ältere medizinisch-pathologische Kategorisierungen, wenn die Kategorie der Intersexualität lediglich für Personen mit ‚uneindeutiger’ Geschlechtszuordnung oder „zwischengeschlechtlichem Erscheinungsbild“ (ebd.</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12) als adäquat begriffen wird. Damit wird ein großer Teil der bereits durch das </w:t>
      </w:r>
      <w:r>
        <w:rPr>
          <w:rFonts w:asciiTheme="minorHAnsi" w:hAnsiTheme="minorHAnsi"/>
          <w:i/>
          <w:color w:val="000000" w:themeColor="text1"/>
          <w:lang w:val="de-DE"/>
        </w:rPr>
        <w:t xml:space="preserve">Chicagoer Consensus Statement</w:t>
      </w:r>
      <w:r>
        <w:rPr>
          <w:rFonts w:asciiTheme="minorHAnsi" w:hAnsiTheme="minorHAnsi"/>
          <w:color w:val="000000" w:themeColor="text1"/>
          <w:lang w:val="de-DE"/>
        </w:rPr>
        <w:t xml:space="preserve"> limitierten DSD-Variationen von den Empfehlungen der Stellungnahme ausgeschlossen </w:t>
      </w:r>
      <w:r w:rsidRPr="007310A7">
        <w:rPr>
          <w:rFonts w:asciiTheme="minorHAnsi" w:hAnsiTheme="minorHAnsi"/>
          <w:color w:val="000000" w:themeColor="text1"/>
          <w:lang w:val="de-DE"/>
        </w:rPr>
        <w:fldChar w:fldCharType="begin"/>
      </w:r>
      <w:r w:rsidR="00166788">
        <w:rPr>
          <w:rFonts w:asciiTheme="minorHAnsi" w:hAnsiTheme="minorHAnsi"/>
          <w:color w:val="000000" w:themeColor="text1"/>
          <w:lang w:val="de-DE"/>
        </w:rPr>
        <w:instrText xml:space="preserve"> ADDIN ZOTERO_ITEM CSL_CITATION {"citationID":"KQWnPVK1","properties":{"unsorted":false,"formattedCitation":"(vgl. Deutscher Ethikrat 2012, 11f; vgl. auch Gregor 2015)","plainCitation":"(vgl. Deutscher Ethikrat 2012, 11f; vgl. auch Gregor 2015)","noteIndex":0},"citationItems":[{"id":110,"uris":["http://zotero.org/users/local/owKliTIb/items/EJGH64SS"],"itemData":{"id":110,"type":"document","publisher-place":"Berlin","title":"Intersexualität. Stellungnahme","URL":"https://www.ethikrat.org/fileadmin/Publikationen/Stellungnahmen/deutsch/DER_StnIntersex_Deu_Online.pdf","author":[{"literal":"Deutscher Ethikrat"}],"issued":{"date-parts":[["2012"]]}},"locator":"11f","label":"page","prefix":"vgl."},{"id":839,"uris":["http://zotero.org/users/local/owKliTIb/items/EES5IYA2"],"itemData":{"id":839,"type":"book","publisher-place":"Bielefeld","title":"Constructing Intersex","author":[{"family":"Gregor","given":"Joris"}],"issued":{"date-parts":[["2015"]]}},"prefix":"vgl. auch"}],"schema":"https://github.com/citation-style-language/schema/raw/master/csl-citation.json"} </w:instrText>
      </w:r>
      <w:r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D</w:t>
      </w:r>
      <w:r>
        <w:rPr>
          <w:rFonts w:ascii="Cambria" w:hAnsi="Cambria"/>
          <w:color w:val="000000" w:themeColor="text1"/>
          <w:lang w:val="de-DE"/>
        </w:rPr>
        <w:t xml:space="preserve">ER</w:t>
      </w:r>
      <w:r>
        <w:rPr>
          <w:rFonts w:ascii="Cambria" w:hAnsi="Cambria"/>
          <w:color w:val="000000" w:themeColor="text1"/>
          <w:lang w:val="de-DE"/>
        </w:rPr>
        <w:t xml:space="preserve"> 2012, 11f; vgl. auch Gregor 2015)</w:t>
      </w:r>
      <w:r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w:t>
      </w:r>
      <w:r w:rsidRPr="007310A7">
        <w:rPr>
          <w:rStyle w:val="Funotenzeichen"/>
          <w:color w:val="000000" w:themeColor="text1"/>
        </w:rPr>
        <w:footnoteReference w:id="82"/>
      </w:r>
      <w:r>
        <w:rPr>
          <w:rFonts w:asciiTheme="minorHAnsi" w:hAnsiTheme="minorHAnsi"/>
          <w:color w:val="000000" w:themeColor="text1"/>
          <w:lang w:val="de-DE"/>
        </w:rPr>
        <w:t xml:space="preserve"> Deutlich wird hierbei eine Untermauerung des tradierten medizinischen </w:t>
      </w:r>
      <w:r>
        <w:rPr>
          <w:rFonts w:asciiTheme="minorHAnsi" w:hAnsiTheme="minorHAnsi"/>
          <w:color w:val="000000" w:themeColor="text1"/>
          <w:lang w:val="de-DE"/>
        </w:rPr>
        <w:t xml:space="preserve">Definitionsanspruchs über geschlechtlich abweichend eingeordnete Körper. Gleichzeitig kann es jedoch auch als eine neue Diskursstrategie verstanden werden, dass zu dem Zeitpunkt, wo erstmals die Rechte bzw. mögliche Ausweitung juristischer Ansprüche intersexueller Menschen in den öffentlichen Diskurs rücken</w:t>
      </w:r>
      <w:r w:rsidRPr="007310A7">
        <w:rPr>
          <w:rStyle w:val="Funotenzeichen"/>
          <w:color w:val="000000" w:themeColor="text1"/>
        </w:rPr>
        <w:footnoteReference w:id="83"/>
      </w:r>
      <w:r>
        <w:rPr>
          <w:rFonts w:asciiTheme="minorHAnsi" w:hAnsiTheme="minorHAnsi"/>
          <w:color w:val="000000" w:themeColor="text1"/>
          <w:lang w:val="de-DE"/>
        </w:rPr>
        <w:t xml:space="preserve">, eine weitere ausschließende Grenzziehung vorgenommen</w:t>
      </w:r>
      <w:r>
        <w:rPr>
          <w:rFonts w:asciiTheme="minorHAnsi" w:hAnsiTheme="minorHAnsi"/>
          <w:color w:val="000000" w:themeColor="text1"/>
          <w:lang w:val="de-DE"/>
        </w:rPr>
        <w:t xml:space="preserve"> wird</w:t>
      </w:r>
      <w:r>
        <w:rPr>
          <w:rFonts w:asciiTheme="minorHAnsi" w:hAnsiTheme="minorHAnsi"/>
          <w:color w:val="000000" w:themeColor="text1"/>
          <w:lang w:val="de-DE"/>
        </w:rPr>
        <w:t xml:space="preserve">: Diesmal hinsichtlich der Frage, wer in </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ausreichendem</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Maße von geschlechtlichen Normen abweicht, um als intersexuell bezeichnet werden zu können. In der Gesamtsicht der Stellungnahme zeigt sich, dass die (Medizin)-Ethik eine Art interdiskursive Scharnier- und Regulierungsfunktion einnimmt: Sie verknüpft medizinische und juristische Spezialdiskurse sowie spezifisch ausgewählte Erfahrungsdiskurse und begrenzt den </w:t>
      </w:r>
      <w:r>
        <w:rPr>
          <w:rFonts w:asciiTheme="minorHAnsi" w:hAnsiTheme="minorHAnsi"/>
          <w:color w:val="000000" w:themeColor="text1"/>
          <w:lang w:val="de-DE"/>
        </w:rPr>
        <w:t xml:space="preserve">Einfluss</w:t>
      </w:r>
      <w:r>
        <w:rPr>
          <w:rFonts w:asciiTheme="minorHAnsi" w:hAnsiTheme="minorHAnsi"/>
          <w:color w:val="000000" w:themeColor="text1"/>
          <w:lang w:val="de-DE"/>
        </w:rPr>
        <w:t xml:space="preserve"> der letzteren mittels Grenzziehungspraktiken des ersteren.</w:t>
      </w:r>
    </w:p>
    <w:p w14:paraId="79B86583" w14:textId="16DD8B41"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Die Stellungnahme des Ethikrates stellt zum Zeitpunkt </w:t>
      </w:r>
      <w:r w:rsidR="00BF368F">
        <w:rPr>
          <w:rFonts w:asciiTheme="minorHAnsi" w:hAnsiTheme="minorHAnsi"/>
          <w:color w:val="000000" w:themeColor="text1"/>
          <w:lang w:val="de-DE"/>
        </w:rPr>
        <w:t xml:space="preserve">ihrer </w:t>
      </w:r>
      <w:r w:rsidRPr="007310A7">
        <w:rPr>
          <w:rFonts w:asciiTheme="minorHAnsi" w:hAnsiTheme="minorHAnsi"/>
          <w:color w:val="000000" w:themeColor="text1"/>
          <w:lang w:val="de-DE"/>
        </w:rPr>
        <w:t xml:space="preserve">Veröffentlichung nicht die erste Positionierung der (Medizin-)Ethik in den medizinischen </w:t>
      </w:r>
      <w:r w:rsidR="008623AC">
        <w:rPr>
          <w:rFonts w:asciiTheme="minorHAnsi" w:hAnsiTheme="minorHAnsi"/>
          <w:color w:val="000000" w:themeColor="text1"/>
          <w:lang w:val="de-DE"/>
        </w:rPr>
        <w:t>DSD-</w:t>
      </w:r>
      <w:r w:rsidRPr="007310A7">
        <w:rPr>
          <w:rFonts w:asciiTheme="minorHAnsi" w:hAnsiTheme="minorHAnsi"/>
          <w:color w:val="000000" w:themeColor="text1"/>
          <w:lang w:val="de-DE"/>
        </w:rPr>
        <w:t xml:space="preserve">Spezialdiskurs dar. In Deutschland </w:t>
      </w:r>
      <w:r w:rsidR="00BF368F">
        <w:rPr>
          <w:rFonts w:asciiTheme="minorHAnsi" w:hAnsiTheme="minorHAnsi"/>
          <w:color w:val="000000" w:themeColor="text1"/>
          <w:lang w:val="de-DE"/>
        </w:rPr>
        <w:t xml:space="preserve">veröffentlicht </w:t>
      </w:r>
      <w:r w:rsidRPr="007310A7">
        <w:rPr>
          <w:rFonts w:asciiTheme="minorHAnsi" w:hAnsiTheme="minorHAnsi"/>
          <w:color w:val="000000" w:themeColor="text1"/>
          <w:lang w:val="de-DE"/>
        </w:rPr>
        <w:t xml:space="preserve">bereits 2008 </w:t>
      </w:r>
      <w:r w:rsidRPr="008623AC">
        <w:rPr>
          <w:rFonts w:asciiTheme="minorHAnsi" w:hAnsiTheme="minorHAnsi"/>
          <w:color w:val="000000" w:themeColor="text1"/>
          <w:lang w:val="de-DE"/>
        </w:rPr>
        <w:t>die</w:t>
      </w:r>
      <w:r w:rsidRPr="008623AC">
        <w:rPr>
          <w:rFonts w:asciiTheme="minorHAnsi" w:hAnsiTheme="minorHAnsi"/>
          <w:i/>
          <w:iCs/>
          <w:color w:val="000000" w:themeColor="text1"/>
          <w:lang w:val="de-DE"/>
        </w:rPr>
        <w:t xml:space="preserve"> Arbeitsgruppe Ethik im Netzwerk Intersexualität</w:t>
      </w:r>
      <w:r w:rsidR="00EB3E94">
        <w:rPr>
          <w:rFonts w:asciiTheme="minorHAnsi" w:hAnsiTheme="minorHAnsi"/>
          <w:color w:val="000000" w:themeColor="text1"/>
          <w:lang w:val="de-DE"/>
        </w:rPr>
        <w:t xml:space="preserve">, ein </w:t>
      </w:r>
      <w:r w:rsidRPr="007310A7">
        <w:rPr>
          <w:rFonts w:asciiTheme="minorHAnsi" w:hAnsiTheme="minorHAnsi"/>
          <w:color w:val="000000" w:themeColor="text1"/>
          <w:lang w:val="de-DE"/>
        </w:rPr>
        <w:t>BM</w:t>
      </w:r>
      <w:r w:rsidR="00154AFF">
        <w:rPr>
          <w:rFonts w:asciiTheme="minorHAnsi" w:hAnsiTheme="minorHAnsi"/>
          <w:color w:val="000000" w:themeColor="text1"/>
          <w:lang w:val="de-DE"/>
        </w:rPr>
        <w:t>B</w:t>
      </w:r>
      <w:r w:rsidRPr="007310A7">
        <w:rPr>
          <w:rFonts w:asciiTheme="minorHAnsi" w:hAnsiTheme="minorHAnsi"/>
          <w:color w:val="000000" w:themeColor="text1"/>
          <w:lang w:val="de-DE"/>
        </w:rPr>
        <w:t xml:space="preserve">F-gefördertes Forschungsprojekt, ethische Prinzipien im Umgang mit intersexuell kategorisierten Kindern. </w:t>
      </w:r>
    </w:p>
    <w:p w14:paraId="321B4E73" w14:textId="0F1E4F05"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In dem ersten veröffentlichten Papier der A</w:t>
      </w:r>
      <w:r w:rsidR="00E26C32">
        <w:rPr>
          <w:rFonts w:asciiTheme="minorHAnsi" w:hAnsiTheme="minorHAnsi"/>
          <w:color w:val="000000" w:themeColor="text1"/>
          <w:lang w:val="de-DE"/>
        </w:rPr>
        <w:t>rbeitsgruppe</w:t>
      </w:r>
      <w:r w:rsidRPr="007310A7">
        <w:rPr>
          <w:rFonts w:asciiTheme="minorHAnsi" w:hAnsiTheme="minorHAnsi"/>
          <w:color w:val="000000" w:themeColor="text1"/>
          <w:lang w:val="de-DE"/>
        </w:rPr>
        <w:t xml:space="preserve"> wird zunächst eine Einschränkung des Geltungsbereichs ähnlich wie in der Stellungnahme des Ethikrates vorgenommen: Das Positionspapier trägt den Titel „Ethische Grundsätze bei DSD“, allerdings wird als Ziel ein „sensibler und einzelfallorientierter Umgang“ „bei uneindeutige(m) Geschlecht“ </w:t>
      </w:r>
      <w:r w:rsidRPr="007310A7">
        <w:rPr>
          <w:rFonts w:asciiTheme="minorHAnsi" w:hAnsiTheme="minorHAnsi"/>
          <w:color w:val="000000" w:themeColor="text1"/>
          <w:lang w:val="de-DE"/>
        </w:rPr>
        <w:fldChar w:fldCharType="begin"/>
      </w:r>
      <w:r w:rsidR="000B7865">
        <w:rPr>
          <w:rFonts w:asciiTheme="minorHAnsi" w:hAnsiTheme="minorHAnsi"/>
          <w:color w:val="000000" w:themeColor="text1"/>
          <w:lang w:val="de-DE"/>
        </w:rPr>
        <w:instrText xml:space="preserve"> ADDIN ZOTERO_ITEM CSL_CITATION {"citationID":"8TnmS7O2","properties":{"unsorted":false,"formattedCitation":"(Arbeitsgruppe Ethik im Netzwerk Intersexualit\\uc0\\u228{}t \\uc0\\u8222{}Besonderheiten der Geschlechtsentwicklung\\uc0\\u8220{} 2008, 244)","plainCitation":"(Arbeitsgruppe Ethik im Netzwerk Intersexualität „Besonderheiten der Geschlechtsentwicklung“ 2008, 244)","dontUpdate":true,"noteIndex":0},"citationItems":[{"id":26,"uris":["http://zotero.org/users/local/owKliTIb/items/HP89U482"],"itemData":{"id":26,"type":"article-journal","container-title":"Monatsschr Kinderheilkd","DOI":"10.1007/s00112-008-1713-z","issue":"3","page":"241–245","publisher":"Springer Science and Business Media LLC","title":"Ethische Grundsätze und Empfehlungen bei DSDTherapeutischer Umgang mit Besonderheiten der Geschlechtsentwicklung/Intersexualität bei Kindern und Jugendlichen","volume":"156","author":[{"literal":"Arbeitsgruppe Ethik im Netzwerk Intersexualität „Besonderheiten der Geschlechtsentwicklung“"}],"issued":{"date-parts":[["2008"]]}},"locator":"244","label":"page"}],"schema":"https://github.com/citation-style-language/schema/raw/master/csl-citation.json"}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s="Times New Roman"/>
          <w:color w:val="000000" w:themeColor="text1"/>
          <w:lang w:val="de-DE"/>
        </w:rPr>
        <w:t>(A</w:t>
      </w:r>
      <w:r w:rsidR="00E37BB0">
        <w:rPr>
          <w:rFonts w:ascii="Cambria" w:hAnsi="Cambria" w:cs="Times New Roman"/>
          <w:color w:val="000000" w:themeColor="text1"/>
          <w:lang w:val="de-DE"/>
        </w:rPr>
        <w:t>G</w:t>
      </w:r>
      <w:r w:rsidRPr="007310A7">
        <w:rPr>
          <w:rFonts w:ascii="Cambria" w:hAnsi="Cambria" w:cs="Times New Roman"/>
          <w:color w:val="000000" w:themeColor="text1"/>
          <w:lang w:val="de-DE"/>
        </w:rPr>
        <w:t xml:space="preserve"> Ethik im Netzwerk Intersexualität 2008, 244)</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definiert. Somit ist ein großer Anteil der Kinder, die eine bereits </w:t>
      </w:r>
      <w:r w:rsidR="00F457A7">
        <w:rPr>
          <w:rFonts w:asciiTheme="minorHAnsi" w:hAnsiTheme="minorHAnsi"/>
          <w:color w:val="000000" w:themeColor="text1"/>
          <w:lang w:val="de-DE"/>
        </w:rPr>
        <w:t xml:space="preserve">per se </w:t>
      </w:r>
      <w:r w:rsidRPr="007310A7">
        <w:rPr>
          <w:rFonts w:asciiTheme="minorHAnsi" w:hAnsiTheme="minorHAnsi"/>
          <w:color w:val="000000" w:themeColor="text1"/>
          <w:lang w:val="de-DE"/>
        </w:rPr>
        <w:t xml:space="preserve">selektive DSD-Diagnose erhalten, von den Empfehlungen ausgeschlossen. Kontinuität zeigt sich auch hinsichtlich der </w:t>
      </w:r>
      <w:r w:rsidRPr="007310A7">
        <w:rPr>
          <w:rFonts w:asciiTheme="minorHAnsi" w:hAnsiTheme="minorHAnsi"/>
          <w:i/>
          <w:color w:val="000000" w:themeColor="text1"/>
          <w:lang w:val="de-DE"/>
        </w:rPr>
        <w:t>Optimal Gender</w:t>
      </w:r>
      <w:r w:rsidRPr="007310A7">
        <w:rPr>
          <w:rFonts w:asciiTheme="minorHAnsi" w:hAnsiTheme="minorHAnsi"/>
          <w:color w:val="000000" w:themeColor="text1"/>
          <w:lang w:val="de-DE"/>
        </w:rPr>
        <w:t xml:space="preserve"> </w:t>
      </w:r>
      <w:r w:rsidRPr="007310A7">
        <w:rPr>
          <w:rFonts w:asciiTheme="minorHAnsi" w:hAnsiTheme="minorHAnsi"/>
          <w:i/>
          <w:color w:val="000000" w:themeColor="text1"/>
          <w:lang w:val="de-DE"/>
        </w:rPr>
        <w:t>Policy</w:t>
      </w:r>
      <w:r w:rsidRPr="007310A7">
        <w:rPr>
          <w:rFonts w:asciiTheme="minorHAnsi" w:hAnsiTheme="minorHAnsi"/>
          <w:color w:val="000000" w:themeColor="text1"/>
          <w:lang w:val="de-DE"/>
        </w:rPr>
        <w:t xml:space="preserve">. So wird die Geburt eines </w:t>
      </w:r>
      <w:r w:rsidR="00F457A7">
        <w:rPr>
          <w:rFonts w:asciiTheme="minorHAnsi" w:hAnsiTheme="minorHAnsi"/>
          <w:color w:val="000000" w:themeColor="text1"/>
          <w:lang w:val="de-DE"/>
        </w:rPr>
        <w:t xml:space="preserve">intergeschlechtlichen </w:t>
      </w:r>
      <w:r w:rsidRPr="007310A7">
        <w:rPr>
          <w:rFonts w:asciiTheme="minorHAnsi" w:hAnsiTheme="minorHAnsi"/>
          <w:color w:val="000000" w:themeColor="text1"/>
          <w:lang w:val="de-DE"/>
        </w:rPr>
        <w:t xml:space="preserve">Kindes weiterhin als „psychosozialer Notfall“ (ebd.) begriffen. Das Papier bezieht sich inhaltlich </w:t>
      </w:r>
      <w:r w:rsidR="00F457A7">
        <w:rPr>
          <w:rFonts w:asciiTheme="minorHAnsi" w:hAnsiTheme="minorHAnsi"/>
          <w:color w:val="000000" w:themeColor="text1"/>
          <w:lang w:val="de-DE"/>
        </w:rPr>
        <w:t xml:space="preserve">zwar </w:t>
      </w:r>
      <w:r w:rsidRPr="007310A7">
        <w:rPr>
          <w:rFonts w:asciiTheme="minorHAnsi" w:hAnsiTheme="minorHAnsi"/>
          <w:color w:val="000000" w:themeColor="text1"/>
          <w:lang w:val="de-DE"/>
        </w:rPr>
        <w:t xml:space="preserve">auf das konflikthafte Verhältnis </w:t>
      </w:r>
      <w:r w:rsidRPr="007310A7">
        <w:rPr>
          <w:rFonts w:asciiTheme="minorHAnsi" w:hAnsiTheme="minorHAnsi"/>
          <w:color w:val="000000" w:themeColor="text1"/>
          <w:lang w:val="de-DE"/>
        </w:rPr>
        <w:lastRenderedPageBreak/>
        <w:t xml:space="preserve">verschiedener Diskurs-Perspektiven auf das Phänomen Intersexualität und </w:t>
      </w:r>
      <w:r w:rsidR="00215692" w:rsidRPr="007310A7">
        <w:rPr>
          <w:rFonts w:asciiTheme="minorHAnsi" w:hAnsiTheme="minorHAnsi"/>
          <w:color w:val="000000" w:themeColor="text1"/>
          <w:lang w:val="de-DE"/>
        </w:rPr>
        <w:t>konstatiert,</w:t>
      </w:r>
      <w:r w:rsidRPr="007310A7">
        <w:rPr>
          <w:rFonts w:asciiTheme="minorHAnsi" w:hAnsiTheme="minorHAnsi"/>
          <w:color w:val="000000" w:themeColor="text1"/>
          <w:lang w:val="de-DE"/>
        </w:rPr>
        <w:t xml:space="preserve"> dass, „Geschlechtliche Uneindeutigkeit (.) per se keine behandlungsbedürftige Kondition“ sei. In der daran anschließenden Argumentation werden allerdings sowohl die </w:t>
      </w:r>
      <w:proofErr w:type="spellStart"/>
      <w:r w:rsidRPr="007310A7">
        <w:rPr>
          <w:rFonts w:asciiTheme="minorHAnsi" w:hAnsiTheme="minorHAnsi"/>
          <w:color w:val="000000" w:themeColor="text1"/>
          <w:lang w:val="de-DE"/>
        </w:rPr>
        <w:t>Moneysche</w:t>
      </w:r>
      <w:proofErr w:type="spellEnd"/>
      <w:r w:rsidRPr="007310A7">
        <w:rPr>
          <w:rFonts w:asciiTheme="minorHAnsi" w:hAnsiTheme="minorHAnsi"/>
          <w:color w:val="000000" w:themeColor="text1"/>
          <w:lang w:val="de-DE"/>
        </w:rPr>
        <w:t xml:space="preserve"> Sozialisierungstheorie mit </w:t>
      </w:r>
      <w:r w:rsidR="00F457A7">
        <w:rPr>
          <w:rFonts w:asciiTheme="minorHAnsi" w:hAnsiTheme="minorHAnsi"/>
          <w:color w:val="000000" w:themeColor="text1"/>
          <w:lang w:val="de-DE"/>
        </w:rPr>
        <w:t xml:space="preserve">Grundannahmen </w:t>
      </w:r>
      <w:r w:rsidRPr="007310A7">
        <w:rPr>
          <w:rFonts w:asciiTheme="minorHAnsi" w:hAnsiTheme="minorHAnsi"/>
          <w:color w:val="000000" w:themeColor="text1"/>
          <w:lang w:val="de-DE"/>
        </w:rPr>
        <w:t xml:space="preserve">des Sozialkonstruktivismus, als auch Fragen der kulturellen Konstruktion der Zwei-Geschlechtlichkeit mit der Frage der Entstehung geschlechtlicher Identität vermengt (ebd. 241). Dadurch wird scheinbar für eine Berücksichtigung des kritischen sozialwissenschaftlichen Diskurses durch den medizinischen plädiert, ersterer jedoch zu gleich mittels inadäquater Darstellung entkräftet. In ähnlicher Weise greift der Text den Erfahrungsdiskurs körpergeschlechtlich abweichend kategorisierter Menschen auf: Die (Selbst-)Bezeichnung intersexuell wird als für Betroffene „einengend, stigmatisierend und diskriminierend“ beschrieben und erst an diese Auflistung anschließend ergänzt, dass sie ebenfalls „identitätsstiftend“ (ebd. 241) erlebt werden könne. Vor dem Hintergrund, dass sich zum Zeitpunkt der Veröffentlichung bereits mehrere deutsche Selbstvertretungsorganisation </w:t>
      </w:r>
      <w:proofErr w:type="spellStart"/>
      <w:r w:rsidRPr="007310A7">
        <w:rPr>
          <w:rFonts w:asciiTheme="minorHAnsi" w:hAnsiTheme="minorHAnsi"/>
          <w:color w:val="000000" w:themeColor="text1"/>
          <w:lang w:val="de-DE"/>
        </w:rPr>
        <w:t>gegeründet</w:t>
      </w:r>
      <w:proofErr w:type="spellEnd"/>
      <w:r w:rsidRPr="007310A7">
        <w:rPr>
          <w:rFonts w:asciiTheme="minorHAnsi" w:hAnsiTheme="minorHAnsi"/>
          <w:color w:val="000000" w:themeColor="text1"/>
          <w:lang w:val="de-DE"/>
        </w:rPr>
        <w:t xml:space="preserve"> haben, die den Begriff intersexuell als positive Selbstbezeichnung nutzen, wird deutlich, dass das Papier – wie der DER – überwiegend auf die medizin-affirmativen VertreterInnen des Erfahrungsdiskurses Bezug nehmen.</w:t>
      </w:r>
      <w:r w:rsidRPr="007310A7">
        <w:rPr>
          <w:rStyle w:val="Funotenzeichen"/>
          <w:color w:val="000000" w:themeColor="text1"/>
        </w:rPr>
        <w:footnoteReference w:id="84"/>
      </w:r>
      <w:r w:rsidRPr="007310A7">
        <w:rPr>
          <w:rFonts w:asciiTheme="minorHAnsi" w:hAnsiTheme="minorHAnsi"/>
          <w:color w:val="000000" w:themeColor="text1"/>
          <w:lang w:val="de-DE"/>
        </w:rPr>
        <w:t xml:space="preserve"> Somit wird auch hier, vergleichbar dem US-amerikanischen </w:t>
      </w:r>
      <w:r w:rsidR="00A84B29">
        <w:rPr>
          <w:rFonts w:asciiTheme="minorHAnsi" w:hAnsiTheme="minorHAnsi"/>
          <w:color w:val="000000" w:themeColor="text1"/>
          <w:lang w:val="de-DE"/>
        </w:rPr>
        <w:t>DSD-</w:t>
      </w:r>
      <w:r w:rsidRPr="007310A7">
        <w:rPr>
          <w:rFonts w:asciiTheme="minorHAnsi" w:hAnsiTheme="minorHAnsi"/>
          <w:color w:val="000000" w:themeColor="text1"/>
          <w:lang w:val="de-DE"/>
        </w:rPr>
        <w:t>Diskurs</w:t>
      </w:r>
      <w:r w:rsidR="00A84B29">
        <w:rPr>
          <w:rFonts w:asciiTheme="minorHAnsi" w:hAnsiTheme="minorHAnsi"/>
          <w:color w:val="000000" w:themeColor="text1"/>
          <w:lang w:val="de-DE"/>
        </w:rPr>
        <w:t>,</w:t>
      </w:r>
      <w:r w:rsidRPr="007310A7">
        <w:rPr>
          <w:rFonts w:asciiTheme="minorHAnsi" w:hAnsiTheme="minorHAnsi"/>
          <w:color w:val="000000" w:themeColor="text1"/>
          <w:lang w:val="de-DE"/>
        </w:rPr>
        <w:t xml:space="preserve"> eine selektive Integration von den Stimmen des Erfahrungsdiskurses vorgenommen, die bereits durch eine inhaltliche Nähe zum medizinischen Diskurs charakterisiert sind oder durch Mehrfach-Positionierungen eine Sprechenden-Position in letzterem einnehmen. Ebenfalls zeigt sich an Hand dieser – und späterer - medizinethischer Veröffentlichung der Anspruch verschiedene Diskurs-Positionen bezüglich Intersexualität/DSD zusammenzuführen. Allerdings mit der Implikation, dass überwiegend </w:t>
      </w:r>
      <w:r w:rsidRPr="007310A7">
        <w:rPr>
          <w:rFonts w:asciiTheme="minorHAnsi" w:hAnsiTheme="minorHAnsi"/>
          <w:i/>
          <w:color w:val="000000" w:themeColor="text1"/>
          <w:lang w:val="de-DE"/>
        </w:rPr>
        <w:t>die</w:t>
      </w:r>
      <w:r w:rsidRPr="007310A7">
        <w:rPr>
          <w:rFonts w:asciiTheme="minorHAnsi" w:hAnsiTheme="minorHAnsi"/>
          <w:color w:val="000000" w:themeColor="text1"/>
          <w:lang w:val="de-DE"/>
        </w:rPr>
        <w:t xml:space="preserve"> Positionen berücksichtigt und legitimiert werden, die bereits eine Nähe zum medizinischen Diskurs aufweisen. </w:t>
      </w:r>
    </w:p>
    <w:p w14:paraId="19EC4F7A" w14:textId="0AF5AED2"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Die genuin ethischen Forderungen des Papiers </w:t>
      </w:r>
      <w:r w:rsidR="00A84B29">
        <w:rPr>
          <w:rFonts w:asciiTheme="minorHAnsi" w:hAnsiTheme="minorHAnsi"/>
          <w:color w:val="000000" w:themeColor="text1"/>
          <w:lang w:val="de-DE"/>
        </w:rPr>
        <w:t xml:space="preserve">betonen die </w:t>
      </w:r>
      <w:r w:rsidRPr="007310A7">
        <w:rPr>
          <w:rFonts w:asciiTheme="minorHAnsi" w:hAnsiTheme="minorHAnsi"/>
          <w:color w:val="000000" w:themeColor="text1"/>
          <w:lang w:val="de-DE"/>
        </w:rPr>
        <w:t xml:space="preserve">Partizipation von Kindern in sie betreffende medizinische Behandlungsentscheidungen. Jedoch verdeutlicht das als unerlässlich hervorgehobene Abwägen zwischen </w:t>
      </w:r>
      <w:r w:rsidRPr="007310A7">
        <w:rPr>
          <w:rFonts w:asciiTheme="minorHAnsi" w:hAnsiTheme="minorHAnsi"/>
          <w:color w:val="000000" w:themeColor="text1"/>
          <w:lang w:val="de-DE"/>
        </w:rPr>
        <w:lastRenderedPageBreak/>
        <w:t xml:space="preserve">Selbstbestimmungsrecht geschlechtlich ‚uneindeutig’ kategorisierter Kinder und den „Rechten und Pflichten der Eltern auf stellvertretende Entscheidungen“ (ebd. 244), dass das Papier im Wesentlichen eine argumentative Begründung der bereits bestehenden medizinischen Leitlinien darstellt. Dabei liegt </w:t>
      </w:r>
      <w:r w:rsidR="00A84B29">
        <w:rPr>
          <w:rFonts w:asciiTheme="minorHAnsi" w:hAnsiTheme="minorHAnsi"/>
          <w:color w:val="000000" w:themeColor="text1"/>
          <w:lang w:val="de-DE"/>
        </w:rPr>
        <w:t>n</w:t>
      </w:r>
      <w:r w:rsidRPr="007310A7">
        <w:rPr>
          <w:rFonts w:asciiTheme="minorHAnsi" w:hAnsiTheme="minorHAnsi"/>
          <w:color w:val="000000" w:themeColor="text1"/>
          <w:lang w:val="de-DE"/>
        </w:rPr>
        <w:t xml:space="preserve">ahe, dass insbesondere die wiederholte Charakterisierung von diesbezüglichen Behandlungsentscheidungen als Einzelfälle sowie die überwiegend offen gelassene Definition von medizinischen Behandlungsindikationen, die einen frühkindlichen Eingriff rechtfertigen könnten (vgl. ebd., 245, auch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{"citationID":"pS457yim","properties":{"unsorted":false,"formattedCitation":"(Wiesemann und al 2010)","plainCitation":"(Wiesemann und al 2010)","dontUpdate":true,"noteIndex":0},"citationItems":[{"id":349,"uris":["http://zotero.org/users/local/owKliTIb/items/YCXYKWJF"],"itemData":{"id":349,"type":"article-journal","container-title":"European Journal of Pediatrics","issue":"6","page":"671–679","title":"Ethical principles and recommendations for themedical management of differences of sex development (DSD)/intersex in children and adolescents","volume":"169","author":[{"family":"Wiesemann","given":"C."},{"family":"al","given":"et"}],"issued":{"date-parts":[["2010"]]}}}],"schema":"https://github.com/citation-style-language/schema/raw/master/csl-citation.json"}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Wiesemann</w:t>
      </w:r>
      <w:r w:rsidR="00A84B29">
        <w:rPr>
          <w:rFonts w:ascii="Cambria" w:hAnsi="Cambria"/>
          <w:color w:val="000000" w:themeColor="text1"/>
          <w:lang w:val="de-DE"/>
        </w:rPr>
        <w:t xml:space="preserve"> et </w:t>
      </w:r>
      <w:r w:rsidRPr="007310A7">
        <w:rPr>
          <w:rFonts w:ascii="Cambria" w:hAnsi="Cambria"/>
          <w:color w:val="000000" w:themeColor="text1"/>
          <w:lang w:val="de-DE"/>
        </w:rPr>
        <w:t>al</w:t>
      </w:r>
      <w:r w:rsidR="00A84B29">
        <w:rPr>
          <w:rFonts w:ascii="Cambria" w:hAnsi="Cambria"/>
          <w:color w:val="000000" w:themeColor="text1"/>
          <w:lang w:val="de-DE"/>
        </w:rPr>
        <w:t>.</w:t>
      </w:r>
      <w:r w:rsidRPr="007310A7">
        <w:rPr>
          <w:rFonts w:ascii="Cambria" w:hAnsi="Cambria"/>
          <w:color w:val="000000" w:themeColor="text1"/>
          <w:lang w:val="de-DE"/>
        </w:rPr>
        <w:t xml:space="preserve"> 2010)</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letztlich die Definitionsmacht des (klinisch-)medizinischen </w:t>
      </w:r>
      <w:r w:rsidR="009C0828">
        <w:rPr>
          <w:rFonts w:asciiTheme="minorHAnsi" w:hAnsiTheme="minorHAnsi"/>
          <w:color w:val="000000" w:themeColor="text1"/>
          <w:lang w:val="de-DE"/>
        </w:rPr>
        <w:t>DSD-</w:t>
      </w:r>
      <w:r w:rsidRPr="007310A7">
        <w:rPr>
          <w:rFonts w:asciiTheme="minorHAnsi" w:hAnsiTheme="minorHAnsi"/>
          <w:color w:val="000000" w:themeColor="text1"/>
          <w:lang w:val="de-DE"/>
        </w:rPr>
        <w:t>Diskurs</w:t>
      </w:r>
      <w:r w:rsidR="009C0828">
        <w:rPr>
          <w:rFonts w:asciiTheme="minorHAnsi" w:hAnsiTheme="minorHAnsi"/>
          <w:color w:val="000000" w:themeColor="text1"/>
          <w:lang w:val="de-DE"/>
        </w:rPr>
        <w:t>es</w:t>
      </w:r>
      <w:r w:rsidRPr="007310A7">
        <w:rPr>
          <w:rFonts w:asciiTheme="minorHAnsi" w:hAnsiTheme="minorHAnsi"/>
          <w:color w:val="000000" w:themeColor="text1"/>
          <w:lang w:val="de-DE"/>
        </w:rPr>
        <w:t xml:space="preserve"> stabilisieren. </w:t>
      </w:r>
    </w:p>
    <w:p w14:paraId="19B1AFB3" w14:textId="175D9E11" w:rsidR="00C32CC6" w:rsidRPr="007310A7" w:rsidRDefault="00C32CC6" w:rsidP="00C32CC6">
      <w:pPr>
        <w:pStyle w:val="Default"/>
        <w:spacing w:before="240" w:after="240" w:line="360" w:lineRule="auto"/>
        <w:ind w:right="40"/>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2016 veröffentlicht die Gesellschaften für Urologie, Kinderchirurgie und Kinderendokrinologie eine ne</w:t>
      </w:r>
      <w:r w:rsidR="00C00CDA">
        <w:rPr>
          <w:rFonts w:asciiTheme="minorHAnsi" w:eastAsia="Times New Roman" w:hAnsiTheme="minorHAnsi" w:cs="Times New Roman"/>
          <w:iCs/>
          <w:color w:val="000000" w:themeColor="text1"/>
          <w:lang w:val="de-DE"/>
        </w:rPr>
        <w:t xml:space="preserve">ue </w:t>
      </w:r>
      <w:r w:rsidRPr="007310A7">
        <w:rPr>
          <w:rFonts w:asciiTheme="minorHAnsi" w:eastAsia="Times New Roman" w:hAnsiTheme="minorHAnsi" w:cs="Times New Roman"/>
          <w:iCs/>
          <w:color w:val="000000" w:themeColor="text1"/>
          <w:lang w:val="de-DE"/>
        </w:rPr>
        <w:t xml:space="preserve">Leitlinie für den Geltungsbereich </w:t>
      </w:r>
      <w:r w:rsidRPr="00C00CDA">
        <w:rPr>
          <w:rFonts w:asciiTheme="minorHAnsi" w:eastAsia="Times New Roman" w:hAnsiTheme="minorHAnsi" w:cs="Times New Roman"/>
          <w:i/>
          <w:color w:val="000000" w:themeColor="text1"/>
          <w:lang w:val="de-DE"/>
        </w:rPr>
        <w:t>Varianten der Geschlechtsentwicklung</w:t>
      </w:r>
      <w:r w:rsidRPr="007310A7">
        <w:rPr>
          <w:rFonts w:asciiTheme="minorHAnsi" w:eastAsia="Times New Roman" w:hAnsiTheme="minorHAnsi" w:cs="Times New Roman"/>
          <w:iCs/>
          <w:color w:val="000000" w:themeColor="text1"/>
          <w:lang w:val="de-DE"/>
        </w:rPr>
        <w:t xml:space="preserve">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{"citationID":"3CZS1M0g","properties":{"unsorted":false,"formattedCitation":"(DGU et al. Deutsche Gesellschaft f\\uc0\\u252{}r Urologie (DGU) e.V./Deutsche Gesellschaft f\\uc0\\u252{}r Kinderchirurgie (DGKCH) e.V./Deutsche Gesellschaft f\\uc0\\u252{}r Kinderendokrinologie und diabetologie (DGKED) e.V. 2016)","plainCitation":"(DGU et al. Deutsche Gesellschaft für Urologie (DGU) e.V./Deutsche Gesellschaft für Kinderchirurgie (DGKCH) e.V./Deutsche Gesellschaft für Kinderendokrinologie und diabetologie (DGKED) e.V. 2016)","dontUpdate":true,"noteIndex":0},"citationItems":[{"id":99,"uris":["http://zotero.org/users/local/owKliTIb/items/29ZR4W2V"],"itemData":{"id":99,"type":"document","publisher-place":"Berlin","title":"S2kLeitlinie. Varianten der Geschlechtsentwicklung","URL":"http://www.awmf.org/uploads/tx_szleitlinien/174001l_S2k_GeschlechtsentwicklungVarianten_201608_01.pdf","author":[{"literal":"Deutsche Gesellschaft für Urologie (DGU) e.V./Deutsche Gesellschaft für Kinderchirurgie (DGKCH) e.V./Deutsche Gesellschaft für Kinderendokrinologie und diabetologie (DGKED) e.V."}],"issued":{"date-parts":[["2016"]]}},"prefix":"DGU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s="Times New Roman"/>
          <w:color w:val="000000" w:themeColor="text1"/>
          <w:lang w:val="de-DE"/>
        </w:rPr>
        <w:t>(DGU et al. 2016)</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An dieser sind erstmals neben einer Person aus der AGS Eltern</w:t>
      </w:r>
      <w:r w:rsidR="0084543F">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und Patienten Initiative mehrere Personen des Vereins Intersexuelle Menschen e.V. beteiligt. Inhaltlich wird erstmals in einer deutschen Intersexualitäts-Leitlinie eine „Revision des tradierten normativen Menschbildes von Frau und Mann“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{"citationID":"5ij2ngjO","properties":{"unsorted":false,"formattedCitation":"(DGU et al. 2016, 4)","plainCitation":"(DGU et al. 2016, 4)","noteIndex":0},"citationItems":[{"id":99,"uris":["http://zotero.org/users/local/owKliTIb/items/29ZR4W2V"],"itemData":{"id":99,"type":"document","publisher-place":"Berlin","title":"S2kLeitlinie. Varianten der Geschlechtsentwicklung","URL":"http://www.awmf.org/uploads/tx_szleitlinien/174001l_S2k_GeschlechtsentwicklungVarianten_201608_01.pdf","author":[{"literal":"Deutsche Gesellschaft für Urologie (DGU) e.V./Deutsche Gesellschaft für Kinderchirurgie (DGKCH) e.V./Deutsche Gesellschaft für Kinderendokrinologie und diabetologie (DGKED) e.V."}],"issued":{"date-parts":[["2016"]]}},"locator":"4","label":"page","suppress-author":true,"prefix":"DGU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(DGU et al. 2016, 4)</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gefordert. Auch erfolgt eine moderate Kritik an früheren medizinischen Behandlungspraktiken, die hinsichtlich einer solchen Entwicklung nicht immer „den erforderlichen Raum und die Bereitschaft zur Akzeptanz“ eingeräumt hätten. In der Präambel wird unter Bezugnahme auf die UN-Kinderrechtskonvention bei „fehlender medizinischer Notwendigkeit“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{"citationID":"aCPbK1qd","properties":{"unsorted":false,"formattedCitation":"(DGU et al. 2016, 5)","plainCitation":"(DGU et al. 2016, 5)","noteIndex":0},"citationItems":[{"id":99,"uris":["http://zotero.org/users/local/owKliTIb/items/29ZR4W2V"],"itemData":{"id":99,"type":"document","publisher-place":"Berlin","title":"S2kLeitlinie. Varianten der Geschlechtsentwicklung","URL":"http://www.awmf.org/uploads/tx_szleitlinien/174001l_S2k_GeschlechtsentwicklungVarianten_201608_01.pdf","author":[{"literal":"Deutsche Gesellschaft für Urologie (DGU) e.V./Deutsche Gesellschaft für Kinderchirurgie (DGKCH) e.V./Deutsche Gesellschaft für Kinderendokrinologie und diabetologie (DGKED) e.V."}],"issued":{"date-parts":[["2016"]]}},"locator":"5","label":"page","suppress-author":true,"prefix":"DGU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(DGU et al. 2016, 5)</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für eine Priorisierung de</w:t>
      </w:r>
      <w:r w:rsidR="00C00CDA">
        <w:rPr>
          <w:rFonts w:asciiTheme="minorHAnsi" w:eastAsia="Times New Roman" w:hAnsiTheme="minorHAnsi" w:cs="Times New Roman"/>
          <w:iCs/>
          <w:color w:val="000000" w:themeColor="text1"/>
          <w:lang w:val="de-DE"/>
        </w:rPr>
        <w:t>r</w:t>
      </w:r>
      <w:r w:rsidRPr="007310A7">
        <w:rPr>
          <w:rFonts w:asciiTheme="minorHAnsi" w:eastAsia="Times New Roman" w:hAnsiTheme="minorHAnsi" w:cs="Times New Roman"/>
          <w:iCs/>
          <w:color w:val="000000" w:themeColor="text1"/>
          <w:lang w:val="de-DE"/>
        </w:rPr>
        <w:t xml:space="preserve"> Behandlungsein</w:t>
      </w:r>
      <w:r w:rsidR="00C00CDA">
        <w:rPr>
          <w:rFonts w:asciiTheme="minorHAnsi" w:eastAsia="Times New Roman" w:hAnsiTheme="minorHAnsi" w:cs="Times New Roman"/>
          <w:iCs/>
          <w:color w:val="000000" w:themeColor="text1"/>
          <w:lang w:val="de-DE"/>
        </w:rPr>
        <w:t>willigung</w:t>
      </w:r>
      <w:r w:rsidRPr="007310A7">
        <w:rPr>
          <w:rFonts w:asciiTheme="minorHAnsi" w:eastAsia="Times New Roman" w:hAnsiTheme="minorHAnsi" w:cs="Times New Roman"/>
          <w:iCs/>
          <w:color w:val="000000" w:themeColor="text1"/>
          <w:lang w:val="de-DE"/>
        </w:rPr>
        <w:t xml:space="preserve"> des Kindes gegenüber dem Entscheidungsrecht der Eltern plädiert. Dies wird als </w:t>
      </w:r>
      <w:proofErr w:type="spellStart"/>
      <w:r w:rsidRPr="007310A7">
        <w:rPr>
          <w:rFonts w:asciiTheme="minorHAnsi" w:eastAsia="Times New Roman" w:hAnsiTheme="minorHAnsi" w:cs="Times New Roman"/>
          <w:i/>
          <w:iCs/>
          <w:color w:val="000000" w:themeColor="text1"/>
          <w:lang w:val="de-DE"/>
        </w:rPr>
        <w:t>consent</w:t>
      </w:r>
      <w:proofErr w:type="spellEnd"/>
      <w:r w:rsidRPr="007310A7">
        <w:rPr>
          <w:rFonts w:asciiTheme="minorHAnsi" w:eastAsia="Times New Roman" w:hAnsiTheme="minorHAnsi" w:cs="Times New Roman"/>
          <w:iCs/>
          <w:color w:val="000000" w:themeColor="text1"/>
          <w:lang w:val="de-DE"/>
        </w:rPr>
        <w:t xml:space="preserve"> bzw. </w:t>
      </w:r>
      <w:proofErr w:type="spellStart"/>
      <w:r w:rsidRPr="007310A7">
        <w:rPr>
          <w:rFonts w:asciiTheme="minorHAnsi" w:eastAsia="Times New Roman" w:hAnsiTheme="minorHAnsi" w:cs="Times New Roman"/>
          <w:i/>
          <w:iCs/>
          <w:color w:val="000000" w:themeColor="text1"/>
          <w:lang w:val="de-DE"/>
        </w:rPr>
        <w:t>full</w:t>
      </w:r>
      <w:proofErr w:type="spellEnd"/>
      <w:r w:rsidRPr="007310A7">
        <w:rPr>
          <w:rFonts w:asciiTheme="minorHAnsi" w:eastAsia="Times New Roman" w:hAnsiTheme="minorHAnsi" w:cs="Times New Roman"/>
          <w:i/>
          <w:iCs/>
          <w:color w:val="000000" w:themeColor="text1"/>
          <w:lang w:val="de-DE"/>
        </w:rPr>
        <w:t xml:space="preserve"> </w:t>
      </w:r>
      <w:proofErr w:type="spellStart"/>
      <w:r w:rsidRPr="007310A7">
        <w:rPr>
          <w:rFonts w:asciiTheme="minorHAnsi" w:eastAsia="Times New Roman" w:hAnsiTheme="minorHAnsi" w:cs="Times New Roman"/>
          <w:i/>
          <w:iCs/>
          <w:color w:val="000000" w:themeColor="text1"/>
          <w:lang w:val="de-DE"/>
        </w:rPr>
        <w:t>consent</w:t>
      </w:r>
      <w:proofErr w:type="spellEnd"/>
      <w:r w:rsidRPr="007310A7">
        <w:rPr>
          <w:rFonts w:asciiTheme="minorHAnsi" w:eastAsia="Times New Roman" w:hAnsiTheme="minorHAnsi" w:cs="Times New Roman"/>
          <w:iCs/>
          <w:color w:val="000000" w:themeColor="text1"/>
          <w:lang w:val="de-DE"/>
        </w:rPr>
        <w:t xml:space="preserve"> </w:t>
      </w:r>
      <w:proofErr w:type="spellStart"/>
      <w:r w:rsidRPr="007310A7">
        <w:rPr>
          <w:rFonts w:asciiTheme="minorHAnsi" w:eastAsia="Times New Roman" w:hAnsiTheme="minorHAnsi" w:cs="Times New Roman"/>
          <w:iCs/>
          <w:color w:val="000000" w:themeColor="text1"/>
          <w:lang w:val="de-DE"/>
        </w:rPr>
        <w:t>policy</w:t>
      </w:r>
      <w:proofErr w:type="spellEnd"/>
      <w:r w:rsidRPr="007310A7">
        <w:rPr>
          <w:rFonts w:asciiTheme="minorHAnsi" w:eastAsia="Times New Roman" w:hAnsiTheme="minorHAnsi" w:cs="Times New Roman"/>
          <w:iCs/>
          <w:color w:val="000000" w:themeColor="text1"/>
          <w:lang w:val="de-DE"/>
        </w:rPr>
        <w:t xml:space="preserve"> bezeichnet (vgl. ebd., 5). Auch wenn die diesbezügliche praktische Umsetzung nicht konkretisiert wird</w:t>
      </w:r>
      <w:r w:rsidR="00C00CDA">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empf</w:t>
      </w:r>
      <w:r w:rsidR="00C00CDA">
        <w:rPr>
          <w:rFonts w:asciiTheme="minorHAnsi" w:eastAsia="Times New Roman" w:hAnsiTheme="minorHAnsi" w:cs="Times New Roman"/>
          <w:iCs/>
          <w:color w:val="000000" w:themeColor="text1"/>
          <w:lang w:val="de-DE"/>
        </w:rPr>
        <w:t>e</w:t>
      </w:r>
      <w:r w:rsidRPr="007310A7">
        <w:rPr>
          <w:rFonts w:asciiTheme="minorHAnsi" w:eastAsia="Times New Roman" w:hAnsiTheme="minorHAnsi" w:cs="Times New Roman"/>
          <w:iCs/>
          <w:color w:val="000000" w:themeColor="text1"/>
          <w:lang w:val="de-DE"/>
        </w:rPr>
        <w:t>hlen die Autor*innen zudem mit starkem Konsens das Hinzuziehen einer Peer-Beratung bei “festgestellter DSD“.</w:t>
      </w:r>
      <w:r w:rsidRPr="007310A7">
        <w:rPr>
          <w:rStyle w:val="Funotenzeichen"/>
          <w:color w:val="000000" w:themeColor="text1"/>
        </w:rPr>
        <w:footnoteReference w:id="85"/>
      </w:r>
      <w:r w:rsidRPr="007310A7">
        <w:rPr>
          <w:rFonts w:asciiTheme="minorHAnsi" w:eastAsia="Times New Roman" w:hAnsiTheme="minorHAnsi" w:cs="Times New Roman"/>
          <w:iCs/>
          <w:color w:val="000000" w:themeColor="text1"/>
          <w:lang w:val="de-DE"/>
        </w:rPr>
        <w:t xml:space="preserve"> Zwar lassen die Behandlungsempfehlungen Spielraum bezüglich </w:t>
      </w:r>
      <w:r w:rsidR="00C00CDA">
        <w:rPr>
          <w:rFonts w:asciiTheme="minorHAnsi" w:eastAsia="Times New Roman" w:hAnsiTheme="minorHAnsi" w:cs="Times New Roman"/>
          <w:iCs/>
          <w:color w:val="000000" w:themeColor="text1"/>
          <w:lang w:val="de-DE"/>
        </w:rPr>
        <w:t xml:space="preserve">weiterhin durchführbarer </w:t>
      </w:r>
      <w:r w:rsidRPr="007310A7">
        <w:rPr>
          <w:rFonts w:asciiTheme="minorHAnsi" w:eastAsia="Times New Roman" w:hAnsiTheme="minorHAnsi" w:cs="Times New Roman"/>
          <w:iCs/>
          <w:color w:val="000000" w:themeColor="text1"/>
          <w:lang w:val="de-DE"/>
        </w:rPr>
        <w:t>geschlechtsverändernder Eingriffe an DSD-kategorisierten Kindern, woran auch die beteiligte Organisation Intersexuelle Menschen e.V.</w:t>
      </w:r>
      <w:r w:rsidR="00C00CDA">
        <w:rPr>
          <w:rFonts w:asciiTheme="minorHAnsi" w:eastAsia="Times New Roman" w:hAnsiTheme="minorHAnsi" w:cs="Times New Roman"/>
          <w:iCs/>
          <w:color w:val="000000" w:themeColor="text1"/>
          <w:lang w:val="de-DE"/>
        </w:rPr>
        <w:t xml:space="preserve"> deutlich</w:t>
      </w:r>
      <w:r w:rsidRPr="007310A7">
        <w:rPr>
          <w:rFonts w:asciiTheme="minorHAnsi" w:eastAsia="Times New Roman" w:hAnsiTheme="minorHAnsi" w:cs="Times New Roman"/>
          <w:iCs/>
          <w:color w:val="000000" w:themeColor="text1"/>
          <w:lang w:val="de-DE"/>
        </w:rPr>
        <w:t xml:space="preserve"> Kritik übt. Dennoch lässt sich eine Tendenz zur </w:t>
      </w:r>
      <w:proofErr w:type="spellStart"/>
      <w:r w:rsidRPr="007310A7">
        <w:rPr>
          <w:rFonts w:asciiTheme="minorHAnsi" w:eastAsia="Times New Roman" w:hAnsiTheme="minorHAnsi" w:cs="Times New Roman"/>
          <w:iCs/>
          <w:color w:val="000000" w:themeColor="text1"/>
          <w:lang w:val="de-DE"/>
        </w:rPr>
        <w:t>Depathologisierung</w:t>
      </w:r>
      <w:proofErr w:type="spellEnd"/>
      <w:r w:rsidRPr="007310A7">
        <w:rPr>
          <w:rFonts w:asciiTheme="minorHAnsi" w:eastAsia="Times New Roman" w:hAnsiTheme="minorHAnsi" w:cs="Times New Roman"/>
          <w:iCs/>
          <w:color w:val="000000" w:themeColor="text1"/>
          <w:lang w:val="de-DE"/>
        </w:rPr>
        <w:t xml:space="preserve"> sowie eine relative Betonung des Selbstbestimmungsrechts </w:t>
      </w:r>
      <w:r w:rsidR="00C00CDA">
        <w:rPr>
          <w:rFonts w:asciiTheme="minorHAnsi" w:eastAsia="Times New Roman" w:hAnsiTheme="minorHAnsi" w:cs="Times New Roman"/>
          <w:iCs/>
          <w:color w:val="000000" w:themeColor="text1"/>
          <w:lang w:val="de-DE"/>
        </w:rPr>
        <w:t xml:space="preserve">intergeschlechtlicher </w:t>
      </w:r>
      <w:r w:rsidR="00B91915">
        <w:rPr>
          <w:rFonts w:asciiTheme="minorHAnsi" w:eastAsia="Times New Roman" w:hAnsiTheme="minorHAnsi" w:cs="Times New Roman"/>
          <w:iCs/>
          <w:color w:val="000000" w:themeColor="text1"/>
          <w:lang w:val="de-DE"/>
        </w:rPr>
        <w:lastRenderedPageBreak/>
        <w:t xml:space="preserve">Kinder </w:t>
      </w:r>
      <w:r w:rsidRPr="007310A7">
        <w:rPr>
          <w:rFonts w:asciiTheme="minorHAnsi" w:eastAsia="Times New Roman" w:hAnsiTheme="minorHAnsi" w:cs="Times New Roman"/>
          <w:iCs/>
          <w:color w:val="000000" w:themeColor="text1"/>
          <w:lang w:val="de-DE"/>
        </w:rPr>
        <w:t xml:space="preserve">im Vergleich zu früheren Veröffentlichungen ausmachen, die in dieser Form innerhalb des deutschen medizinischen Diskurses neu ist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{"citationID":"8sstAKaw","properties":{"unsorted":false,"formattedCitation":"(vgl. DGU et al. 2016, 23f)","plainCitation":"(vgl. DGU et al. 2016, 23f)","noteIndex":0},"citationItems":[{"id":99,"uris":["http://zotero.org/users/local/owKliTIb/items/29ZR4W2V"],"itemData":{"id":99,"type":"document","publisher-place":"Berlin","title":"S2kLeitlinie. Varianten der Geschlechtsentwicklung","URL":"http://www.awmf.org/uploads/tx_szleitlinien/174001l_S2k_GeschlechtsentwicklungVarianten_201608_01.pdf","author":[{"literal":"Deutsche Gesellschaft für Urologie (DGU) e.V./Deutsche Gesellschaft für Kinderchirurgie (DGKCH) e.V./Deutsche Gesellschaft für Kinderendokrinologie und diabetologie (DGKED) e.V."}],"issued":{"date-parts":[["2016"]]}},"locator":"23f","label":"page","suppress-author":true,"prefix":"vgl. DGU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(vgl. DGU et al. 2016, 23f</w:t>
      </w:r>
      <w:r w:rsidR="00632115">
        <w:rPr>
          <w:rFonts w:ascii="Cambria" w:hAnsi="Cambria"/>
          <w:color w:val="000000" w:themeColor="text1"/>
          <w:lang w:val="de-DE"/>
        </w:rPr>
        <w:t>.</w:t>
      </w:r>
      <w:r w:rsidRPr="007310A7">
        <w:rPr>
          <w:rFonts w:ascii="Cambria" w:hAnsi="Cambria"/>
          <w:color w:val="000000" w:themeColor="text1"/>
          <w:lang w:val="de-DE"/>
        </w:rPr>
        <w:t>)</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w:t>
      </w:r>
    </w:p>
    <w:p w14:paraId="50AE183B" w14:textId="5C70C796" w:rsidR="00C32CC6" w:rsidRPr="007310A7" w:rsidRDefault="00C32CC6" w:rsidP="004A6F7B">
      <w:pPr>
        <w:pStyle w:val="Default"/>
        <w:spacing w:before="480" w:after="240" w:line="360" w:lineRule="auto"/>
        <w:ind w:right="40"/>
        <w:jc w:val="both"/>
        <w:rPr>
          <w:rFonts w:asciiTheme="minorHAnsi" w:eastAsia="Times New Roman" w:hAnsiTheme="minorHAnsi" w:cs="Times New Roman"/>
          <w:i/>
          <w:iCs/>
          <w:color w:val="000000" w:themeColor="text1"/>
          <w:lang w:val="de-DE"/>
        </w:rPr>
      </w:pPr>
      <w:r w:rsidRPr="007310A7">
        <w:rPr>
          <w:rFonts w:asciiTheme="minorHAnsi" w:eastAsia="Times New Roman" w:hAnsiTheme="minorHAnsi" w:cs="Times New Roman"/>
          <w:i/>
          <w:iCs/>
          <w:color w:val="000000" w:themeColor="text1"/>
          <w:lang w:val="de-DE"/>
        </w:rPr>
        <w:t xml:space="preserve">Exkurs: </w:t>
      </w:r>
      <w:r w:rsidR="00421236">
        <w:rPr>
          <w:rFonts w:asciiTheme="minorHAnsi" w:eastAsia="Times New Roman" w:hAnsiTheme="minorHAnsi" w:cs="Times New Roman"/>
          <w:i/>
          <w:iCs/>
          <w:color w:val="000000" w:themeColor="text1"/>
          <w:lang w:val="de-DE"/>
        </w:rPr>
        <w:t>Entstehung des internationalen Intersex</w:t>
      </w:r>
      <w:r w:rsidR="002B059D">
        <w:rPr>
          <w:rFonts w:asciiTheme="minorHAnsi" w:eastAsia="Times New Roman" w:hAnsiTheme="minorHAnsi" w:cs="Times New Roman"/>
          <w:i/>
          <w:iCs/>
          <w:color w:val="000000" w:themeColor="text1"/>
          <w:lang w:val="de-DE"/>
        </w:rPr>
        <w:t>-</w:t>
      </w:r>
      <w:r w:rsidRPr="007310A7">
        <w:rPr>
          <w:rFonts w:asciiTheme="minorHAnsi" w:eastAsia="Times New Roman" w:hAnsiTheme="minorHAnsi" w:cs="Times New Roman"/>
          <w:i/>
          <w:iCs/>
          <w:color w:val="000000" w:themeColor="text1"/>
          <w:lang w:val="de-DE"/>
        </w:rPr>
        <w:t>Menschenrechts-Diskurs</w:t>
      </w:r>
      <w:r w:rsidR="00421236">
        <w:rPr>
          <w:rFonts w:asciiTheme="minorHAnsi" w:eastAsia="Times New Roman" w:hAnsiTheme="minorHAnsi" w:cs="Times New Roman"/>
          <w:i/>
          <w:iCs/>
          <w:color w:val="000000" w:themeColor="text1"/>
          <w:lang w:val="de-DE"/>
        </w:rPr>
        <w:t>es</w:t>
      </w:r>
      <w:r w:rsidRPr="007310A7">
        <w:rPr>
          <w:rFonts w:asciiTheme="minorHAnsi" w:eastAsia="Times New Roman" w:hAnsiTheme="minorHAnsi" w:cs="Times New Roman"/>
          <w:i/>
          <w:iCs/>
          <w:color w:val="000000" w:themeColor="text1"/>
          <w:lang w:val="de-DE"/>
        </w:rPr>
        <w:t xml:space="preserve"> </w:t>
      </w:r>
    </w:p>
    <w:p w14:paraId="41E45DBC" w14:textId="70401E4A"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Die o.g. inhaltliche Entwicklung</w:t>
      </w:r>
      <w:r w:rsidR="00616744">
        <w:rPr>
          <w:rFonts w:asciiTheme="minorHAnsi" w:eastAsia="Times New Roman" w:hAnsiTheme="minorHAnsi" w:cs="Times New Roman"/>
          <w:iCs/>
          <w:color w:val="000000" w:themeColor="text1"/>
          <w:lang w:val="de-DE"/>
        </w:rPr>
        <w:t xml:space="preserve"> der deutschen DSD-Leitlinien</w:t>
      </w:r>
      <w:r w:rsidRPr="007310A7">
        <w:rPr>
          <w:rFonts w:asciiTheme="minorHAnsi" w:eastAsia="Times New Roman" w:hAnsiTheme="minorHAnsi" w:cs="Times New Roman"/>
          <w:iCs/>
          <w:color w:val="000000" w:themeColor="text1"/>
          <w:lang w:val="de-DE"/>
        </w:rPr>
        <w:t xml:space="preserve"> ist vor dem Hintergrund eines Ende der 2000er Jahre entstehenden </w:t>
      </w:r>
      <w:r w:rsidR="00616744">
        <w:rPr>
          <w:rFonts w:asciiTheme="minorHAnsi" w:eastAsia="Times New Roman" w:hAnsiTheme="minorHAnsi" w:cs="Times New Roman"/>
          <w:iCs/>
          <w:color w:val="000000" w:themeColor="text1"/>
          <w:lang w:val="de-DE"/>
        </w:rPr>
        <w:t xml:space="preserve">intergeschlechtlichen </w:t>
      </w:r>
      <w:r w:rsidRPr="007310A7">
        <w:rPr>
          <w:rFonts w:asciiTheme="minorHAnsi" w:eastAsia="Times New Roman" w:hAnsiTheme="minorHAnsi" w:cs="Times New Roman"/>
          <w:iCs/>
          <w:color w:val="000000" w:themeColor="text1"/>
          <w:lang w:val="de-DE"/>
        </w:rPr>
        <w:t xml:space="preserve">Menschenrechtsdiskurses verstehbar. Dieser entwickelt sich aus der Interaktion zwischen Vertreter*innen des </w:t>
      </w:r>
      <w:proofErr w:type="spellStart"/>
      <w:r w:rsidRPr="007310A7">
        <w:rPr>
          <w:rFonts w:asciiTheme="minorHAnsi" w:eastAsia="Times New Roman" w:hAnsiTheme="minorHAnsi" w:cs="Times New Roman"/>
          <w:iCs/>
          <w:color w:val="000000" w:themeColor="text1"/>
          <w:lang w:val="de-DE"/>
        </w:rPr>
        <w:t>medizinischkritischen</w:t>
      </w:r>
      <w:proofErr w:type="spellEnd"/>
      <w:r w:rsidRPr="007310A7">
        <w:rPr>
          <w:rFonts w:asciiTheme="minorHAnsi" w:eastAsia="Times New Roman" w:hAnsiTheme="minorHAnsi" w:cs="Times New Roman"/>
          <w:iCs/>
          <w:color w:val="000000" w:themeColor="text1"/>
          <w:lang w:val="de-DE"/>
        </w:rPr>
        <w:t xml:space="preserve"> </w:t>
      </w:r>
      <w:r w:rsidR="00616744">
        <w:rPr>
          <w:rFonts w:asciiTheme="minorHAnsi" w:eastAsia="Times New Roman" w:hAnsiTheme="minorHAnsi" w:cs="Times New Roman"/>
          <w:iCs/>
          <w:color w:val="000000" w:themeColor="text1"/>
          <w:lang w:val="de-DE"/>
        </w:rPr>
        <w:t>Selbstvertretungs-D</w:t>
      </w:r>
      <w:r w:rsidRPr="007310A7">
        <w:rPr>
          <w:rFonts w:asciiTheme="minorHAnsi" w:eastAsia="Times New Roman" w:hAnsiTheme="minorHAnsi" w:cs="Times New Roman"/>
          <w:iCs/>
          <w:color w:val="000000" w:themeColor="text1"/>
          <w:lang w:val="de-DE"/>
        </w:rPr>
        <w:t xml:space="preserve">iskurses und europäischen bzw. international verorteten Menschenrechtsorganisationen. </w:t>
      </w:r>
      <w:r w:rsidR="00616744">
        <w:rPr>
          <w:rFonts w:asciiTheme="minorHAnsi" w:eastAsia="Times New Roman" w:hAnsiTheme="minorHAnsi" w:cs="Times New Roman"/>
          <w:iCs/>
          <w:color w:val="000000" w:themeColor="text1"/>
          <w:lang w:val="de-DE"/>
        </w:rPr>
        <w:t xml:space="preserve">In diesem Diskus </w:t>
      </w:r>
      <w:r w:rsidRPr="007310A7">
        <w:rPr>
          <w:rFonts w:asciiTheme="minorHAnsi" w:eastAsia="Times New Roman" w:hAnsiTheme="minorHAnsi" w:cs="Times New Roman"/>
          <w:iCs/>
          <w:color w:val="000000" w:themeColor="text1"/>
          <w:lang w:val="de-DE"/>
        </w:rPr>
        <w:t xml:space="preserve">wird an Stelle diagnostischer Terminologien überwiegend der Begriff </w:t>
      </w:r>
      <w:proofErr w:type="spellStart"/>
      <w:r w:rsidRPr="00616744">
        <w:rPr>
          <w:rFonts w:asciiTheme="minorHAnsi" w:eastAsia="Times New Roman" w:hAnsiTheme="minorHAnsi" w:cs="Times New Roman"/>
          <w:i/>
          <w:color w:val="000000" w:themeColor="text1"/>
          <w:lang w:val="de-DE"/>
        </w:rPr>
        <w:t>intersex</w:t>
      </w:r>
      <w:proofErr w:type="spellEnd"/>
      <w:r w:rsidRPr="007310A7">
        <w:rPr>
          <w:rFonts w:asciiTheme="minorHAnsi" w:eastAsia="Times New Roman" w:hAnsiTheme="minorHAnsi" w:cs="Times New Roman"/>
          <w:iCs/>
          <w:color w:val="000000" w:themeColor="text1"/>
          <w:lang w:val="de-DE"/>
        </w:rPr>
        <w:t xml:space="preserve"> </w:t>
      </w:r>
      <w:r w:rsidR="00616744">
        <w:rPr>
          <w:rFonts w:asciiTheme="minorHAnsi" w:eastAsia="Times New Roman" w:hAnsiTheme="minorHAnsi" w:cs="Times New Roman"/>
          <w:iCs/>
          <w:color w:val="000000" w:themeColor="text1"/>
          <w:lang w:val="de-DE"/>
        </w:rPr>
        <w:t xml:space="preserve">– </w:t>
      </w:r>
      <w:r w:rsidRPr="007310A7">
        <w:rPr>
          <w:rFonts w:asciiTheme="minorHAnsi" w:eastAsia="Times New Roman" w:hAnsiTheme="minorHAnsi" w:cs="Times New Roman"/>
          <w:iCs/>
          <w:color w:val="000000" w:themeColor="text1"/>
          <w:lang w:val="de-DE"/>
        </w:rPr>
        <w:t>bzw.</w:t>
      </w:r>
      <w:r w:rsidR="00616744">
        <w:rPr>
          <w:rFonts w:asciiTheme="minorHAnsi" w:eastAsia="Times New Roman" w:hAnsiTheme="minorHAnsi" w:cs="Times New Roman"/>
          <w:iCs/>
          <w:color w:val="000000" w:themeColor="text1"/>
          <w:lang w:val="de-DE"/>
        </w:rPr>
        <w:t xml:space="preserve"> im Deutschen</w:t>
      </w:r>
      <w:r w:rsidRPr="007310A7">
        <w:rPr>
          <w:rFonts w:asciiTheme="minorHAnsi" w:eastAsia="Times New Roman" w:hAnsiTheme="minorHAnsi" w:cs="Times New Roman"/>
          <w:iCs/>
          <w:color w:val="000000" w:themeColor="text1"/>
          <w:lang w:val="de-DE"/>
        </w:rPr>
        <w:t xml:space="preserve"> </w:t>
      </w:r>
      <w:r w:rsidRPr="00616744">
        <w:rPr>
          <w:rFonts w:asciiTheme="minorHAnsi" w:eastAsia="Times New Roman" w:hAnsiTheme="minorHAnsi" w:cs="Times New Roman"/>
          <w:i/>
          <w:color w:val="000000" w:themeColor="text1"/>
          <w:lang w:val="de-DE"/>
        </w:rPr>
        <w:t>intergeschlechtlich</w:t>
      </w:r>
      <w:r w:rsidRPr="007310A7">
        <w:rPr>
          <w:rFonts w:asciiTheme="minorHAnsi" w:eastAsia="Times New Roman" w:hAnsiTheme="minorHAnsi" w:cs="Times New Roman"/>
          <w:iCs/>
          <w:color w:val="000000" w:themeColor="text1"/>
          <w:lang w:val="de-DE"/>
        </w:rPr>
        <w:t xml:space="preserve"> </w:t>
      </w:r>
      <w:r w:rsidR="00616744">
        <w:rPr>
          <w:rFonts w:asciiTheme="minorHAnsi" w:eastAsia="Times New Roman" w:hAnsiTheme="minorHAnsi" w:cs="Times New Roman"/>
          <w:iCs/>
          <w:color w:val="000000" w:themeColor="text1"/>
          <w:lang w:val="de-DE"/>
        </w:rPr>
        <w:t xml:space="preserve">– </w:t>
      </w:r>
      <w:r w:rsidRPr="007310A7">
        <w:rPr>
          <w:rFonts w:asciiTheme="minorHAnsi" w:eastAsia="Times New Roman" w:hAnsiTheme="minorHAnsi" w:cs="Times New Roman"/>
          <w:iCs/>
          <w:color w:val="000000" w:themeColor="text1"/>
          <w:lang w:val="de-DE"/>
        </w:rPr>
        <w:t xml:space="preserve">als </w:t>
      </w:r>
      <w:r w:rsidR="00616744">
        <w:rPr>
          <w:rFonts w:asciiTheme="minorHAnsi" w:eastAsia="Times New Roman" w:hAnsiTheme="minorHAnsi" w:cs="Times New Roman"/>
          <w:iCs/>
          <w:color w:val="000000" w:themeColor="text1"/>
          <w:lang w:val="de-DE"/>
        </w:rPr>
        <w:t xml:space="preserve">sich etablierende </w:t>
      </w:r>
      <w:r w:rsidRPr="007310A7">
        <w:rPr>
          <w:rFonts w:asciiTheme="minorHAnsi" w:eastAsia="Times New Roman" w:hAnsiTheme="minorHAnsi" w:cs="Times New Roman"/>
          <w:iCs/>
          <w:color w:val="000000" w:themeColor="text1"/>
          <w:lang w:val="de-DE"/>
        </w:rPr>
        <w:t xml:space="preserve">Selbstbezeichnung von und für Menschen mit angeborenen Variationen der Geschlechtsmerkmale verwendet, die nicht der medizinischen und gesellschaftlichen Norm der Zweigeschlechtlichkeit entsprechen </w:t>
      </w:r>
      <w:r w:rsidRPr="007310A7">
        <w:rPr>
          <w:rFonts w:asciiTheme="minorHAnsi" w:eastAsia="Times New Roman" w:hAnsiTheme="minorHAnsi" w:cs="Times New Roman"/>
          <w:iCs/>
          <w:color w:val="000000" w:themeColor="text1"/>
          <w:lang w:val="de-DE"/>
        </w:rPr>
        <w:fldChar w:fldCharType="begin"/>
      </w:r>
      <w:r w:rsidR="00667DED" w:rsidRPr="007310A7">
        <w:rPr>
          <w:rFonts w:asciiTheme="minorHAnsi" w:eastAsia="Times New Roman" w:hAnsiTheme="minorHAnsi" w:cs="Times New Roman"/>
          <w:iCs/>
          <w:color w:val="000000" w:themeColor="text1"/>
          <w:lang w:val="de-DE"/>
        </w:rPr>
        <w:instrText xml:space="preserve"> ADDIN ZOTERO_ITEM CSL_CITATION {"citationID":"x9WWBsCe","properties":{"unsorted":false,"formattedCitation":"(OII Germany e.V. OII Germany e.V. 2016; vgl. z.B. OII Germany e.V./TrIQ 2011)","plainCitation":"(OII Germany e.V. OII Germany e.V. 2016; vgl. z.B. OII Germany e.V./TrIQ 2011)","noteIndex":0},"citationItems":[{"id":278,"uris":["http://zotero.org/users/local/owKliTIb/items/UKR53BD5"],"itemData":{"id":278,"type":"document","title":"TrIQ Inter*Tagung 2011 Aufruf","URL":"https://oiigermany.org/inter-tagung-2011-aufruf/","author":[{"literal":"OII Germany e.V./TriQ e.V."}],"issued":{"date-parts":[["2011"]]}},"suppress-author":true,"prefix":"vgl. z.B. OII Germany e.V./TrIQ"},{"id":284,"uris":["http://zotero.org/users/local/owKliTIb/items/JNCT7HLA"],"itemData":{"id":284,"type":"document","title":"Inter* und Sprache","URL":"https://oiigermany.org/inter-und-sprache/","author":[{"literal":"OII Germany e.V."}],"issued":{"date-parts":[["2016"]]}},"prefix":"OII Germany e.V. "}],"schema":"https://github.com/citation-style-language/schema/raw/master/csl-citation.json"}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00667DED" w:rsidRPr="007310A7">
        <w:rPr>
          <w:rFonts w:ascii="Cambria" w:hAnsi="Cambria"/>
          <w:color w:val="000000" w:themeColor="text1"/>
          <w:lang w:val="de-DE"/>
        </w:rPr>
        <w:t>(OII Germany e.V. OII Germany e.V. 2016; vgl. z.B. OII Germany e.V.</w:t>
      </w:r>
      <w:r w:rsidR="00616744">
        <w:rPr>
          <w:rFonts w:ascii="Cambria" w:hAnsi="Cambria"/>
          <w:color w:val="000000" w:themeColor="text1"/>
          <w:lang w:val="de-DE"/>
        </w:rPr>
        <w:t xml:space="preserve">, </w:t>
      </w:r>
      <w:proofErr w:type="spellStart"/>
      <w:r w:rsidR="00667DED" w:rsidRPr="007310A7">
        <w:rPr>
          <w:rFonts w:ascii="Cambria" w:hAnsi="Cambria"/>
          <w:color w:val="000000" w:themeColor="text1"/>
          <w:lang w:val="de-DE"/>
        </w:rPr>
        <w:t>TrIQ</w:t>
      </w:r>
      <w:proofErr w:type="spellEnd"/>
      <w:r w:rsidR="00667DED" w:rsidRPr="007310A7">
        <w:rPr>
          <w:rFonts w:ascii="Cambria" w:hAnsi="Cambria"/>
          <w:color w:val="000000" w:themeColor="text1"/>
          <w:lang w:val="de-DE"/>
        </w:rPr>
        <w:t xml:space="preserve"> 2011)</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w:t>
      </w:r>
      <w:r w:rsidRPr="007310A7">
        <w:rPr>
          <w:rStyle w:val="Funotenzeichen"/>
          <w:color w:val="000000" w:themeColor="text1"/>
        </w:rPr>
        <w:footnoteReference w:id="86"/>
      </w:r>
      <w:r w:rsidRPr="007310A7">
        <w:rPr>
          <w:rFonts w:asciiTheme="minorHAnsi" w:eastAsia="Times New Roman" w:hAnsiTheme="minorHAnsi" w:cs="Times New Roman"/>
          <w:iCs/>
          <w:color w:val="000000" w:themeColor="text1"/>
          <w:lang w:val="de-DE"/>
        </w:rPr>
        <w:t xml:space="preserve"> Nach der CDAW-Schattenberichts-Veröffentlichung von 2008 verfasst der </w:t>
      </w:r>
      <w:r w:rsidRPr="007310A7">
        <w:rPr>
          <w:rFonts w:asciiTheme="minorHAnsi" w:eastAsia="Times New Roman" w:hAnsiTheme="minorHAnsi" w:cs="Times New Roman"/>
          <w:i/>
          <w:iCs/>
          <w:color w:val="000000" w:themeColor="text1"/>
          <w:lang w:val="de-DE"/>
        </w:rPr>
        <w:t>UN-Sonderberichterstatter über Folter</w:t>
      </w:r>
      <w:r w:rsidRPr="007310A7">
        <w:rPr>
          <w:rFonts w:asciiTheme="minorHAnsi" w:eastAsia="Times New Roman" w:hAnsiTheme="minorHAnsi" w:cs="Times New Roman"/>
          <w:iCs/>
          <w:color w:val="000000" w:themeColor="text1"/>
          <w:lang w:val="de-DE"/>
        </w:rPr>
        <w:t xml:space="preserve"> </w:t>
      </w:r>
      <w:r w:rsidR="00616744">
        <w:rPr>
          <w:rFonts w:asciiTheme="minorHAnsi" w:eastAsia="Times New Roman" w:hAnsiTheme="minorHAnsi" w:cs="Times New Roman"/>
          <w:iCs/>
          <w:color w:val="000000" w:themeColor="text1"/>
          <w:lang w:val="de-DE"/>
        </w:rPr>
        <w:t xml:space="preserve">2013 </w:t>
      </w:r>
      <w:r w:rsidRPr="007310A7">
        <w:rPr>
          <w:rFonts w:asciiTheme="minorHAnsi" w:eastAsia="Times New Roman" w:hAnsiTheme="minorHAnsi" w:cs="Times New Roman"/>
          <w:iCs/>
          <w:color w:val="000000" w:themeColor="text1"/>
          <w:lang w:val="de-DE"/>
        </w:rPr>
        <w:t>eine Stellungnahme, die hormonelle und chirurgische norm</w:t>
      </w:r>
      <w:r w:rsidR="00177383">
        <w:rPr>
          <w:rFonts w:asciiTheme="minorHAnsi" w:eastAsia="Times New Roman" w:hAnsiTheme="minorHAnsi" w:cs="Times New Roman"/>
          <w:iCs/>
          <w:color w:val="000000" w:themeColor="text1"/>
          <w:lang w:val="de-DE"/>
        </w:rPr>
        <w:t>ierende</w:t>
      </w:r>
      <w:r w:rsidRPr="007310A7">
        <w:rPr>
          <w:rFonts w:asciiTheme="minorHAnsi" w:eastAsia="Times New Roman" w:hAnsiTheme="minorHAnsi" w:cs="Times New Roman"/>
          <w:iCs/>
          <w:color w:val="000000" w:themeColor="text1"/>
          <w:lang w:val="de-DE"/>
        </w:rPr>
        <w:t xml:space="preserve"> Eingriffe an Kindern mit „atypischen Genitalien“ verurteilt und </w:t>
      </w:r>
      <w:r w:rsidR="00177383">
        <w:rPr>
          <w:rFonts w:asciiTheme="minorHAnsi" w:eastAsia="Times New Roman" w:hAnsiTheme="minorHAnsi" w:cs="Times New Roman"/>
          <w:iCs/>
          <w:color w:val="000000" w:themeColor="text1"/>
          <w:lang w:val="de-DE"/>
        </w:rPr>
        <w:t xml:space="preserve">diese als </w:t>
      </w:r>
      <w:r w:rsidRPr="007310A7">
        <w:rPr>
          <w:rFonts w:asciiTheme="minorHAnsi" w:eastAsia="Times New Roman" w:hAnsiTheme="minorHAnsi" w:cs="Times New Roman"/>
          <w:iCs/>
          <w:color w:val="000000" w:themeColor="text1"/>
          <w:lang w:val="de-DE"/>
        </w:rPr>
        <w:t>medizinisch bedingte „Folter“</w:t>
      </w:r>
      <w:r w:rsidR="00177383">
        <w:rPr>
          <w:rFonts w:asciiTheme="minorHAnsi" w:eastAsia="Times New Roman" w:hAnsiTheme="minorHAnsi" w:cs="Times New Roman"/>
          <w:iCs/>
          <w:color w:val="000000" w:themeColor="text1"/>
          <w:lang w:val="de-DE"/>
        </w:rPr>
        <w:t xml:space="preserve"> und „Fehlbehandlung“</w:t>
      </w:r>
      <w:r w:rsidRPr="007310A7">
        <w:rPr>
          <w:rFonts w:asciiTheme="minorHAnsi" w:eastAsia="Times New Roman" w:hAnsiTheme="minorHAnsi" w:cs="Times New Roman"/>
          <w:iCs/>
          <w:color w:val="000000" w:themeColor="text1"/>
          <w:lang w:val="de-DE"/>
        </w:rPr>
        <w:t xml:space="preserve">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{"citationID":"pCwRS4TT","properties":{"unsorted":false,"formattedCitation":"(A/HRC/14/20, para 23, eigene \\uc0\\u220{}bersetzung 2013)","plainCitation":"(A/HRC/14/20, para 23, eigene Übersetzung 2013)","noteIndex":0},"citationItems":[{"id":341,"uris":["http://zotero.org/users/local/owKliTIb/items/943G5YA2"],"itemData":{"id":341,"type":"document","title":"Report of the Special Rapporteur on torture and other cruel, inhuman or degrading treatment or punishment","URL":"https://www.ohchr.org/sites/default/files/Documents/HRBodies/HRCouncil/RegularSession/Session22/A.HRC.22.53_English.pdf","author":[{"family":"Méndez","given":"Juan E."}],"issued":{"date-parts":[["2013"]]}},"suppress-author":true,"prefix":"A/HRC/14/20, para 23, eigene Übersetzung"}],"schema":"https://github.com/citation-style-language/schema/raw/master/csl-citation.json"}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s="Times New Roman"/>
          <w:color w:val="000000" w:themeColor="text1"/>
          <w:lang w:val="de-DE"/>
        </w:rPr>
        <w:t xml:space="preserve">(A/HRC/14/20, </w:t>
      </w:r>
      <w:proofErr w:type="spellStart"/>
      <w:r w:rsidRPr="007310A7">
        <w:rPr>
          <w:rFonts w:ascii="Cambria" w:hAnsi="Cambria" w:cs="Times New Roman"/>
          <w:color w:val="000000" w:themeColor="text1"/>
          <w:lang w:val="de-DE"/>
        </w:rPr>
        <w:t>para</w:t>
      </w:r>
      <w:proofErr w:type="spellEnd"/>
      <w:r w:rsidRPr="007310A7">
        <w:rPr>
          <w:rFonts w:ascii="Cambria" w:hAnsi="Cambria" w:cs="Times New Roman"/>
          <w:color w:val="000000" w:themeColor="text1"/>
          <w:lang w:val="de-DE"/>
        </w:rPr>
        <w:t xml:space="preserve"> 23, eigene Übers</w:t>
      </w:r>
      <w:r w:rsidR="00616744">
        <w:rPr>
          <w:rFonts w:ascii="Cambria" w:hAnsi="Cambria" w:cs="Times New Roman"/>
          <w:color w:val="000000" w:themeColor="text1"/>
          <w:lang w:val="de-DE"/>
        </w:rPr>
        <w:t>.</w:t>
      </w:r>
      <w:r w:rsidRPr="007310A7">
        <w:rPr>
          <w:rFonts w:ascii="Cambria" w:hAnsi="Cambria" w:cs="Times New Roman"/>
          <w:color w:val="000000" w:themeColor="text1"/>
          <w:lang w:val="de-DE"/>
        </w:rPr>
        <w:t>)</w:t>
      </w:r>
      <w:r w:rsidRPr="007310A7">
        <w:rPr>
          <w:rFonts w:asciiTheme="minorHAnsi" w:eastAsia="Times New Roman" w:hAnsiTheme="minorHAnsi" w:cs="Times New Roman"/>
          <w:iCs/>
          <w:color w:val="000000" w:themeColor="text1"/>
          <w:lang w:val="de-DE"/>
        </w:rPr>
        <w:fldChar w:fldCharType="end"/>
      </w:r>
      <w:r w:rsidR="00177383">
        <w:rPr>
          <w:rFonts w:asciiTheme="minorHAnsi" w:eastAsia="Times New Roman" w:hAnsiTheme="minorHAnsi" w:cs="Times New Roman"/>
          <w:iCs/>
          <w:color w:val="000000" w:themeColor="text1"/>
          <w:lang w:val="de-DE"/>
        </w:rPr>
        <w:t xml:space="preserve"> versteht</w:t>
      </w:r>
      <w:r w:rsidRPr="007310A7">
        <w:rPr>
          <w:rFonts w:asciiTheme="minorHAnsi" w:eastAsia="Times New Roman" w:hAnsiTheme="minorHAnsi" w:cs="Times New Roman"/>
          <w:iCs/>
          <w:color w:val="000000" w:themeColor="text1"/>
          <w:lang w:val="de-DE"/>
        </w:rPr>
        <w:t>. Im Jahr 2014 folgt eine Stellungnahme der WHO gemeinsam mit mehreren Unterorganisationen der UN. Diese kommt zwar zur einer weniger deutlichen Beurteilung, kritisiert jedoch Sterilisationen bei fehlender vollumfänglich informierter Einwilligung und stellt nicht-selbsteingewilligte „geschlechtsnormalisierende oder andere Prozeduren“ an intergeschlechtlichen Kindern in Frage</w:t>
      </w:r>
      <w:r w:rsidR="00E855F0" w:rsidRPr="007310A7">
        <w:rPr>
          <w:rFonts w:asciiTheme="minorHAnsi" w:eastAsia="Times New Roman" w:hAnsiTheme="minorHAnsi" w:cs="Times New Roman"/>
          <w:iCs/>
          <w:color w:val="000000" w:themeColor="text1"/>
          <w:lang w:val="de-DE"/>
        </w:rPr>
        <w:t xml:space="preserve"> </w:t>
      </w:r>
      <w:r w:rsidR="00E855F0" w:rsidRPr="007310A7">
        <w:rPr>
          <w:rFonts w:asciiTheme="minorHAnsi" w:eastAsia="Times New Roman" w:hAnsiTheme="minorHAnsi" w:cs="Times New Roman"/>
          <w:iCs/>
          <w:color w:val="000000" w:themeColor="text1"/>
          <w:lang w:val="de-DE"/>
        </w:rPr>
        <w:fldChar w:fldCharType="begin"/>
      </w:r>
      <w:r w:rsidR="005756E9" w:rsidRPr="007310A7">
        <w:rPr>
          <w:rFonts w:asciiTheme="minorHAnsi" w:eastAsia="Times New Roman" w:hAnsiTheme="minorHAnsi" w:cs="Times New Roman"/>
          <w:iCs/>
          <w:color w:val="000000" w:themeColor="text1"/>
          <w:lang w:val="de-DE"/>
        </w:rPr>
        <w:instrText xml:space="preserve"> ADDIN ZOTERO_ITEM CSL_CITATION {"citationID":"VTmW9Cng","properties":{"unsorted":false,"formattedCitation":"(OHCHR u.\\uc0\\u160{}a. 2014, 7)","plainCitation":"(OHCHR u. a. 2014, 7)","dontUpdate":true,"noteIndex":0},"citationItems":[{"id":1266,"uris":["http://zotero.org/users/local/owKliTIb/items/TH8W4QIF"],"itemData":{"id":1266,"type":"document","publisher":"World Health Organization","title":"Eliminating forced, coercive and otherwise involuntary sterilization: an interagency statement","URL":"https://www.unaids.org/sites/default/files/media_asset/201405_sterilization_en.pdf","author":[{"literal":"OHCHR"},{"literal":"UN Women"},{"literal":"UNAIDS"},{"literal":"UNDP"},{"literal":"UNFPA"},{"literal":"UNICEF"},{"literal":"WHO"}],"issued":{"date-parts":[["2014"]]}},"locator":"7","label":"page"}],"schema":"https://github.com/citation-style-language/schema/raw/master/csl-citation.json"} </w:instrText>
      </w:r>
      <w:r w:rsidR="00E855F0" w:rsidRPr="007310A7">
        <w:rPr>
          <w:rFonts w:asciiTheme="minorHAnsi" w:eastAsia="Times New Roman" w:hAnsiTheme="minorHAnsi" w:cs="Times New Roman"/>
          <w:iCs/>
          <w:color w:val="000000" w:themeColor="text1"/>
          <w:lang w:val="de-DE"/>
        </w:rPr>
        <w:fldChar w:fldCharType="separate"/>
      </w:r>
      <w:r w:rsidR="00E855F0" w:rsidRPr="007310A7">
        <w:rPr>
          <w:rFonts w:ascii="Cambria" w:hAnsi="Cambria" w:cs="Times New Roman"/>
          <w:color w:val="000000" w:themeColor="text1"/>
          <w:lang w:val="de-DE"/>
        </w:rPr>
        <w:t>(OHCHR et al. 2014, 7)</w:t>
      </w:r>
      <w:r w:rsidR="00E855F0"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Der Veröffentlichung </w:t>
      </w:r>
      <w:r w:rsidR="00A62A4F">
        <w:rPr>
          <w:rFonts w:asciiTheme="minorHAnsi" w:eastAsia="Times New Roman" w:hAnsiTheme="minorHAnsi" w:cs="Times New Roman"/>
          <w:iCs/>
          <w:color w:val="000000" w:themeColor="text1"/>
          <w:lang w:val="de-DE"/>
        </w:rPr>
        <w:t xml:space="preserve">geht </w:t>
      </w:r>
      <w:r w:rsidRPr="007310A7">
        <w:rPr>
          <w:rFonts w:asciiTheme="minorHAnsi" w:eastAsia="Times New Roman" w:hAnsiTheme="minorHAnsi" w:cs="Times New Roman"/>
          <w:iCs/>
          <w:color w:val="000000" w:themeColor="text1"/>
          <w:lang w:val="de-DE"/>
        </w:rPr>
        <w:t>die erste offizielle Veranstaltung während einer Sitzung des UN-Menschenrechtsrats voraus, die sich ausschließlich der Situation intergeschlechtlicher Menschen widmete.</w:t>
      </w:r>
      <w:r w:rsidRPr="007310A7">
        <w:rPr>
          <w:rStyle w:val="Funotenzeichen"/>
          <w:color w:val="000000" w:themeColor="text1"/>
        </w:rPr>
        <w:footnoteReference w:id="87"/>
      </w:r>
      <w:r w:rsidRPr="007310A7">
        <w:rPr>
          <w:rFonts w:asciiTheme="minorHAnsi" w:eastAsia="Times New Roman" w:hAnsiTheme="minorHAnsi" w:cs="Times New Roman"/>
          <w:iCs/>
          <w:color w:val="000000" w:themeColor="text1"/>
          <w:lang w:val="de-DE"/>
        </w:rPr>
        <w:t xml:space="preserve"> Im </w:t>
      </w:r>
      <w:r w:rsidRPr="007310A7">
        <w:rPr>
          <w:rFonts w:asciiTheme="minorHAnsi" w:eastAsia="Times New Roman" w:hAnsiTheme="minorHAnsi" w:cs="Times New Roman"/>
          <w:iCs/>
          <w:color w:val="000000" w:themeColor="text1"/>
          <w:lang w:val="de-DE"/>
        </w:rPr>
        <w:lastRenderedPageBreak/>
        <w:t xml:space="preserve">Jahr </w:t>
      </w:r>
      <w:r w:rsidR="00A62A4F">
        <w:rPr>
          <w:rFonts w:asciiTheme="minorHAnsi" w:eastAsia="Times New Roman" w:hAnsiTheme="minorHAnsi" w:cs="Times New Roman"/>
          <w:iCs/>
          <w:color w:val="000000" w:themeColor="text1"/>
          <w:lang w:val="de-DE"/>
        </w:rPr>
        <w:t xml:space="preserve">2016 </w:t>
      </w:r>
      <w:r w:rsidRPr="007310A7">
        <w:rPr>
          <w:rFonts w:asciiTheme="minorHAnsi" w:eastAsia="Times New Roman" w:hAnsiTheme="minorHAnsi" w:cs="Times New Roman"/>
          <w:iCs/>
          <w:color w:val="000000" w:themeColor="text1"/>
          <w:lang w:val="de-DE"/>
        </w:rPr>
        <w:t xml:space="preserve">veröffentlicht der OHCR (Office </w:t>
      </w:r>
      <w:proofErr w:type="spellStart"/>
      <w:r w:rsidRPr="007310A7">
        <w:rPr>
          <w:rFonts w:asciiTheme="minorHAnsi" w:eastAsia="Times New Roman" w:hAnsiTheme="minorHAnsi" w:cs="Times New Roman"/>
          <w:iCs/>
          <w:color w:val="000000" w:themeColor="text1"/>
          <w:lang w:val="de-DE"/>
        </w:rPr>
        <w:t>of</w:t>
      </w:r>
      <w:proofErr w:type="spellEnd"/>
      <w:r w:rsidRPr="007310A7">
        <w:rPr>
          <w:rFonts w:asciiTheme="minorHAnsi" w:eastAsia="Times New Roman" w:hAnsiTheme="minorHAnsi" w:cs="Times New Roman"/>
          <w:iCs/>
          <w:color w:val="000000" w:themeColor="text1"/>
          <w:lang w:val="de-DE"/>
        </w:rPr>
        <w:t xml:space="preserve"> The High Commissioner </w:t>
      </w:r>
      <w:proofErr w:type="spellStart"/>
      <w:r w:rsidRPr="007310A7">
        <w:rPr>
          <w:rFonts w:asciiTheme="minorHAnsi" w:eastAsia="Times New Roman" w:hAnsiTheme="minorHAnsi" w:cs="Times New Roman"/>
          <w:iCs/>
          <w:color w:val="000000" w:themeColor="text1"/>
          <w:lang w:val="de-DE"/>
        </w:rPr>
        <w:t>for</w:t>
      </w:r>
      <w:proofErr w:type="spellEnd"/>
      <w:r w:rsidRPr="007310A7">
        <w:rPr>
          <w:rFonts w:asciiTheme="minorHAnsi" w:eastAsia="Times New Roman" w:hAnsiTheme="minorHAnsi" w:cs="Times New Roman"/>
          <w:iCs/>
          <w:color w:val="000000" w:themeColor="text1"/>
          <w:lang w:val="de-DE"/>
        </w:rPr>
        <w:t xml:space="preserve"> Human Rights)</w:t>
      </w:r>
      <w:r w:rsidR="00A62A4F">
        <w:rPr>
          <w:rFonts w:asciiTheme="minorHAnsi" w:eastAsia="Times New Roman" w:hAnsiTheme="minorHAnsi" w:cs="Times New Roman"/>
          <w:iCs/>
          <w:color w:val="000000" w:themeColor="text1"/>
          <w:lang w:val="de-DE"/>
        </w:rPr>
        <w:t xml:space="preserve"> </w:t>
      </w:r>
      <w:r w:rsidRPr="007310A7">
        <w:rPr>
          <w:rFonts w:asciiTheme="minorHAnsi" w:eastAsia="Times New Roman" w:hAnsiTheme="minorHAnsi" w:cs="Times New Roman"/>
          <w:iCs/>
          <w:color w:val="000000" w:themeColor="text1"/>
          <w:lang w:val="de-DE"/>
        </w:rPr>
        <w:t xml:space="preserve">einen ersten Bericht der ausschließlich Menschenrechtsverletzungen </w:t>
      </w:r>
      <w:r w:rsidR="00A62A4F">
        <w:rPr>
          <w:rFonts w:asciiTheme="minorHAnsi" w:eastAsia="Times New Roman" w:hAnsiTheme="minorHAnsi" w:cs="Times New Roman"/>
          <w:iCs/>
          <w:color w:val="000000" w:themeColor="text1"/>
          <w:lang w:val="de-DE"/>
        </w:rPr>
        <w:t xml:space="preserve">an </w:t>
      </w:r>
      <w:r w:rsidRPr="007310A7">
        <w:rPr>
          <w:rFonts w:asciiTheme="minorHAnsi" w:eastAsia="Times New Roman" w:hAnsiTheme="minorHAnsi" w:cs="Times New Roman"/>
          <w:iCs/>
          <w:color w:val="000000" w:themeColor="text1"/>
          <w:lang w:val="de-DE"/>
        </w:rPr>
        <w:t xml:space="preserve">intergeschlechtlichen </w:t>
      </w:r>
      <w:r w:rsidR="00A62A4F">
        <w:rPr>
          <w:rFonts w:asciiTheme="minorHAnsi" w:eastAsia="Times New Roman" w:hAnsiTheme="minorHAnsi" w:cs="Times New Roman"/>
          <w:iCs/>
          <w:color w:val="000000" w:themeColor="text1"/>
          <w:lang w:val="de-DE"/>
        </w:rPr>
        <w:t xml:space="preserve">Personen </w:t>
      </w:r>
      <w:r w:rsidRPr="007310A7">
        <w:rPr>
          <w:rFonts w:asciiTheme="minorHAnsi" w:eastAsia="Times New Roman" w:hAnsiTheme="minorHAnsi" w:cs="Times New Roman"/>
          <w:iCs/>
          <w:color w:val="000000" w:themeColor="text1"/>
          <w:lang w:val="de-DE"/>
        </w:rPr>
        <w:t>thematisiert</w:t>
      </w:r>
      <w:r w:rsidR="00E855F0" w:rsidRPr="007310A7">
        <w:rPr>
          <w:rFonts w:asciiTheme="minorHAnsi" w:eastAsia="Times New Roman" w:hAnsiTheme="minorHAnsi" w:cs="Times New Roman"/>
          <w:iCs/>
          <w:color w:val="000000" w:themeColor="text1"/>
          <w:lang w:val="de-DE"/>
        </w:rPr>
        <w:t xml:space="preserve"> </w:t>
      </w:r>
      <w:r w:rsidR="00E855F0" w:rsidRPr="007310A7">
        <w:rPr>
          <w:rFonts w:asciiTheme="minorHAnsi" w:eastAsia="Times New Roman" w:hAnsiTheme="minorHAnsi" w:cs="Times New Roman"/>
          <w:iCs/>
          <w:color w:val="000000" w:themeColor="text1"/>
          <w:lang w:val="de-DE"/>
        </w:rPr>
        <w:fldChar w:fldCharType="begin"/>
      </w:r>
      <w:r w:rsidR="009731EF" w:rsidRPr="007310A7">
        <w:rPr>
          <w:rFonts w:asciiTheme="minorHAnsi" w:eastAsia="Times New Roman" w:hAnsiTheme="minorHAnsi" w:cs="Times New Roman"/>
          <w:iCs/>
          <w:color w:val="000000" w:themeColor="text1"/>
          <w:lang w:val="de-DE"/>
        </w:rPr>
        <w:instrText xml:space="preserve"> ADDIN ZOTERO_ITEM CSL_CITATION {"citationID":"CYN99kIN","properties":{"unsorted":false,"formattedCitation":"(vgl. OHCHR 2016)","plainCitation":"(vgl. OHCHR 2016)","noteIndex":0},"citationItems":[{"id":1267,"uris":["http://zotero.org/users/local/owKliTIb/items/6WZ8W4HZ"],"itemData":{"id":1267,"type":"document","publisher":"United Nations Human Rights","title":"Human Rights Violations Against Intersex People: A Background Note","URL":"https://www.ohchr.org/sites/default/files/Documents/Issues/Discrimination/LGBT/BackgroundNoteHumanRightsViolationsagainstIntersexPeople.pdf","author":[{"literal":"Office of the High Commissioner for Human Rights"}],"issued":{"date-parts":[["2016"]]}},"suppress-author":true,"prefix":"vgl. OHCHR"}],"schema":"https://github.com/citation-style-language/schema/raw/master/csl-citation.json"} </w:instrText>
      </w:r>
      <w:r w:rsidR="00E855F0" w:rsidRPr="007310A7">
        <w:rPr>
          <w:rFonts w:asciiTheme="minorHAnsi" w:eastAsia="Times New Roman" w:hAnsiTheme="minorHAnsi" w:cs="Times New Roman"/>
          <w:iCs/>
          <w:color w:val="000000" w:themeColor="text1"/>
          <w:lang w:val="de-DE"/>
        </w:rPr>
        <w:fldChar w:fldCharType="separate"/>
      </w:r>
      <w:r w:rsidR="009731EF" w:rsidRPr="007310A7">
        <w:rPr>
          <w:rFonts w:ascii="Cambria" w:hAnsi="Cambria"/>
          <w:color w:val="000000" w:themeColor="text1"/>
          <w:lang w:val="de-DE"/>
        </w:rPr>
        <w:t>(vgl. OHCHR 2016)</w:t>
      </w:r>
      <w:r w:rsidR="00E855F0" w:rsidRPr="007310A7">
        <w:rPr>
          <w:rFonts w:asciiTheme="minorHAnsi" w:eastAsia="Times New Roman" w:hAnsiTheme="minorHAnsi" w:cs="Times New Roman"/>
          <w:iCs/>
          <w:color w:val="000000" w:themeColor="text1"/>
          <w:lang w:val="de-DE"/>
        </w:rPr>
        <w:fldChar w:fldCharType="end"/>
      </w:r>
      <w:r w:rsidR="00E855F0" w:rsidRPr="007310A7">
        <w:rPr>
          <w:rFonts w:asciiTheme="minorHAnsi" w:eastAsia="Times New Roman" w:hAnsiTheme="minorHAnsi" w:cs="Times New Roman"/>
          <w:iCs/>
          <w:color w:val="000000" w:themeColor="text1"/>
          <w:lang w:val="de-DE"/>
        </w:rPr>
        <w:t>.</w:t>
      </w:r>
    </w:p>
    <w:p w14:paraId="70ECC804" w14:textId="34CC9A81"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Auf Ebene der WHO begleitet die durch den Intersex-Aktivisten Mauro Cabral gegründete Organisation </w:t>
      </w:r>
      <w:r w:rsidR="00A62A4F" w:rsidRPr="007310A7">
        <w:rPr>
          <w:rFonts w:asciiTheme="minorHAnsi" w:eastAsia="Times New Roman" w:hAnsiTheme="minorHAnsi" w:cs="Times New Roman"/>
          <w:iCs/>
          <w:color w:val="000000" w:themeColor="text1"/>
          <w:lang w:val="de-DE"/>
        </w:rPr>
        <w:t xml:space="preserve">Global Action </w:t>
      </w:r>
      <w:proofErr w:type="spellStart"/>
      <w:r w:rsidR="00A62A4F" w:rsidRPr="007310A7">
        <w:rPr>
          <w:rFonts w:asciiTheme="minorHAnsi" w:eastAsia="Times New Roman" w:hAnsiTheme="minorHAnsi" w:cs="Times New Roman"/>
          <w:iCs/>
          <w:color w:val="000000" w:themeColor="text1"/>
          <w:lang w:val="de-DE"/>
        </w:rPr>
        <w:t>for</w:t>
      </w:r>
      <w:proofErr w:type="spellEnd"/>
      <w:r w:rsidR="00A62A4F" w:rsidRPr="007310A7">
        <w:rPr>
          <w:rFonts w:asciiTheme="minorHAnsi" w:eastAsia="Times New Roman" w:hAnsiTheme="minorHAnsi" w:cs="Times New Roman"/>
          <w:iCs/>
          <w:color w:val="000000" w:themeColor="text1"/>
          <w:lang w:val="de-DE"/>
        </w:rPr>
        <w:t xml:space="preserve"> </w:t>
      </w:r>
      <w:proofErr w:type="spellStart"/>
      <w:r w:rsidR="00A62A4F" w:rsidRPr="007310A7">
        <w:rPr>
          <w:rFonts w:asciiTheme="minorHAnsi" w:eastAsia="Times New Roman" w:hAnsiTheme="minorHAnsi" w:cs="Times New Roman"/>
          <w:iCs/>
          <w:color w:val="000000" w:themeColor="text1"/>
          <w:lang w:val="de-DE"/>
        </w:rPr>
        <w:t>TransEquality</w:t>
      </w:r>
      <w:proofErr w:type="spellEnd"/>
      <w:r w:rsidR="00A62A4F" w:rsidRPr="007310A7">
        <w:rPr>
          <w:rFonts w:asciiTheme="minorHAnsi" w:eastAsia="Times New Roman" w:hAnsiTheme="minorHAnsi" w:cs="Times New Roman"/>
          <w:iCs/>
          <w:color w:val="000000" w:themeColor="text1"/>
          <w:lang w:val="de-DE"/>
        </w:rPr>
        <w:t xml:space="preserve"> </w:t>
      </w:r>
      <w:r w:rsidR="00A62A4F">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GATE</w:t>
      </w:r>
      <w:r w:rsidR="00A62A4F">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den Überarbeitungsprozess der </w:t>
      </w:r>
      <w:r w:rsidRPr="007310A7">
        <w:rPr>
          <w:rFonts w:asciiTheme="minorHAnsi" w:eastAsia="Times New Roman" w:hAnsiTheme="minorHAnsi" w:cs="Times New Roman"/>
          <w:i/>
          <w:iCs/>
          <w:color w:val="000000" w:themeColor="text1"/>
          <w:lang w:val="de-DE"/>
        </w:rPr>
        <w:t xml:space="preserve">International Classification </w:t>
      </w:r>
      <w:proofErr w:type="spellStart"/>
      <w:r w:rsidRPr="007310A7">
        <w:rPr>
          <w:rFonts w:asciiTheme="minorHAnsi" w:eastAsia="Times New Roman" w:hAnsiTheme="minorHAnsi" w:cs="Times New Roman"/>
          <w:i/>
          <w:iCs/>
          <w:color w:val="000000" w:themeColor="text1"/>
          <w:lang w:val="de-DE"/>
        </w:rPr>
        <w:t>of</w:t>
      </w:r>
      <w:proofErr w:type="spellEnd"/>
      <w:r w:rsidRPr="007310A7">
        <w:rPr>
          <w:rFonts w:asciiTheme="minorHAnsi" w:eastAsia="Times New Roman" w:hAnsiTheme="minorHAnsi" w:cs="Times New Roman"/>
          <w:i/>
          <w:iCs/>
          <w:color w:val="000000" w:themeColor="text1"/>
          <w:lang w:val="de-DE"/>
        </w:rPr>
        <w:t xml:space="preserve"> </w:t>
      </w:r>
      <w:proofErr w:type="spellStart"/>
      <w:r w:rsidRPr="007310A7">
        <w:rPr>
          <w:rFonts w:asciiTheme="minorHAnsi" w:eastAsia="Times New Roman" w:hAnsiTheme="minorHAnsi" w:cs="Times New Roman"/>
          <w:i/>
          <w:iCs/>
          <w:color w:val="000000" w:themeColor="text1"/>
          <w:lang w:val="de-DE"/>
        </w:rPr>
        <w:t>Diseases</w:t>
      </w:r>
      <w:proofErr w:type="spellEnd"/>
      <w:r w:rsidRPr="007310A7">
        <w:rPr>
          <w:rFonts w:asciiTheme="minorHAnsi" w:eastAsia="Times New Roman" w:hAnsiTheme="minorHAnsi" w:cs="Times New Roman"/>
          <w:iCs/>
          <w:color w:val="000000" w:themeColor="text1"/>
          <w:lang w:val="de-DE"/>
        </w:rPr>
        <w:t xml:space="preserve"> (ICD) der WHO in einem kritischen Kommentierungsprozess ab 2012. Im Folgejahr gestaltet GATE mit dem australischen Intersex-Aktivisten und </w:t>
      </w:r>
      <w:r w:rsidR="00A62A4F">
        <w:rPr>
          <w:rFonts w:asciiTheme="minorHAnsi" w:eastAsia="Times New Roman" w:hAnsiTheme="minorHAnsi" w:cs="Times New Roman"/>
          <w:iCs/>
          <w:color w:val="000000" w:themeColor="text1"/>
          <w:lang w:val="de-DE"/>
        </w:rPr>
        <w:t>E</w:t>
      </w:r>
      <w:r w:rsidRPr="007310A7">
        <w:rPr>
          <w:rFonts w:asciiTheme="minorHAnsi" w:eastAsia="Times New Roman" w:hAnsiTheme="minorHAnsi" w:cs="Times New Roman"/>
          <w:iCs/>
          <w:color w:val="000000" w:themeColor="text1"/>
          <w:lang w:val="de-DE"/>
        </w:rPr>
        <w:t xml:space="preserve">thiker Morgan Carpenter eine erste Veranstaltung gemeinsam mit der WHO, die sich dem medizinischen Umgang mit Intersexualität kritisch widmet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{"citationID":"rGEr03ps","properties":{"unsorted":false,"formattedCitation":"(vgl. Cabral 2026)","plainCitation":"(vgl. Cabral 2026)","noteIndex":0},"citationItems":[{"id":58,"uris":["http://zotero.org/users/local/owKliTIb/items/6NBABS3M"],"itemData":{"id":58,"type":"document","title":"The I in Us","URL":"https://joy.org.au/theiinus/","author":[{"family":"Cabral Grinspan","given":"Mauro"}],"issued":{"date-parts":[["2026"]]}},"suppress-author":true,"prefix":"vgl. Cabral"}],"schema":"https://github.com/citation-style-language/schema/raw/master/csl-citation.json"}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(vgl. Cabral 2026)</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2015 </w:t>
      </w:r>
      <w:r w:rsidR="00A62A4F">
        <w:rPr>
          <w:rFonts w:asciiTheme="minorHAnsi" w:eastAsia="Times New Roman" w:hAnsiTheme="minorHAnsi" w:cs="Times New Roman"/>
          <w:iCs/>
          <w:color w:val="000000" w:themeColor="text1"/>
          <w:lang w:val="de-DE"/>
        </w:rPr>
        <w:t>folgt der WHO-</w:t>
      </w:r>
      <w:r w:rsidRPr="007310A7">
        <w:rPr>
          <w:rFonts w:asciiTheme="minorHAnsi" w:eastAsia="Times New Roman" w:hAnsiTheme="minorHAnsi" w:cs="Times New Roman"/>
          <w:iCs/>
          <w:color w:val="000000" w:themeColor="text1"/>
          <w:lang w:val="de-DE"/>
        </w:rPr>
        <w:t xml:space="preserve">Bericht „Sexual Health Human Rights and </w:t>
      </w:r>
      <w:proofErr w:type="spellStart"/>
      <w:r w:rsidRPr="007310A7">
        <w:rPr>
          <w:rFonts w:asciiTheme="minorHAnsi" w:eastAsia="Times New Roman" w:hAnsiTheme="minorHAnsi" w:cs="Times New Roman"/>
          <w:iCs/>
          <w:color w:val="000000" w:themeColor="text1"/>
          <w:lang w:val="de-DE"/>
        </w:rPr>
        <w:t>the</w:t>
      </w:r>
      <w:proofErr w:type="spellEnd"/>
      <w:r w:rsidRPr="007310A7">
        <w:rPr>
          <w:rFonts w:asciiTheme="minorHAnsi" w:eastAsia="Times New Roman" w:hAnsiTheme="minorHAnsi" w:cs="Times New Roman"/>
          <w:iCs/>
          <w:color w:val="000000" w:themeColor="text1"/>
          <w:lang w:val="de-DE"/>
        </w:rPr>
        <w:t xml:space="preserve"> Law“, der ebenfalls kritisch auf geschlechtsverändernde Operationen im Kindesalter Bezug nimmt und das Aufzeigen von nicht-invasiven Behandlungsalternativen</w:t>
      </w:r>
      <w:r w:rsidR="00A62A4F">
        <w:rPr>
          <w:rFonts w:asciiTheme="minorHAnsi" w:eastAsia="Times New Roman" w:hAnsiTheme="minorHAnsi" w:cs="Times New Roman"/>
          <w:iCs/>
          <w:color w:val="000000" w:themeColor="text1"/>
          <w:lang w:val="de-DE"/>
        </w:rPr>
        <w:t xml:space="preserve"> fordert</w:t>
      </w:r>
      <w:r w:rsidRPr="007310A7">
        <w:rPr>
          <w:rFonts w:asciiTheme="minorHAnsi" w:eastAsia="Times New Roman" w:hAnsiTheme="minorHAnsi" w:cs="Times New Roman"/>
          <w:iCs/>
          <w:color w:val="000000" w:themeColor="text1"/>
          <w:lang w:val="de-DE"/>
        </w:rPr>
        <w:t>.</w:t>
      </w:r>
      <w:r w:rsidRPr="007310A7">
        <w:rPr>
          <w:rStyle w:val="Funotenzeichen"/>
          <w:color w:val="000000" w:themeColor="text1"/>
        </w:rPr>
        <w:footnoteReference w:id="88"/>
      </w:r>
      <w:r w:rsidRPr="007310A7">
        <w:rPr>
          <w:rFonts w:asciiTheme="minorHAnsi" w:eastAsia="Times New Roman" w:hAnsiTheme="minorHAnsi" w:cs="Times New Roman"/>
          <w:iCs/>
          <w:color w:val="000000" w:themeColor="text1"/>
          <w:lang w:val="de-DE"/>
        </w:rPr>
        <w:t xml:space="preserve"> </w:t>
      </w:r>
    </w:p>
    <w:p w14:paraId="46C22FAC" w14:textId="317401EA"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Die Europäische Union verabschiedet 2013 die Resolution 1952. Diese fordert das Recht von Kindern auf körperliche Integrität und unterscheidet im Bezug auf intergeschlechtliche Kinder zwischen „unnötiger medizinischer oder chirurgischer Behandlung“</w:t>
      </w:r>
      <w:r w:rsidR="00446964">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die zu kosmetischen Zwecken erfolgt und solcher die „unverzichtbar für die Gesundheit“</w:t>
      </w:r>
      <w:r w:rsidR="00A81786" w:rsidRPr="007310A7">
        <w:rPr>
          <w:rFonts w:asciiTheme="minorHAnsi" w:eastAsia="Times New Roman" w:hAnsiTheme="minorHAnsi" w:cs="Times New Roman"/>
          <w:iCs/>
          <w:color w:val="000000" w:themeColor="text1"/>
          <w:lang w:val="de-DE"/>
        </w:rPr>
        <w:t xml:space="preserve"> </w:t>
      </w:r>
      <w:r w:rsidR="00A81786" w:rsidRPr="007310A7">
        <w:rPr>
          <w:rFonts w:asciiTheme="minorHAnsi" w:eastAsia="Times New Roman" w:hAnsiTheme="minorHAnsi" w:cs="Times New Roman"/>
          <w:iCs/>
          <w:color w:val="000000" w:themeColor="text1"/>
          <w:lang w:val="de-DE"/>
        </w:rPr>
        <w:fldChar w:fldCharType="begin"/>
      </w:r>
      <w:r w:rsidR="00A81786" w:rsidRPr="007310A7">
        <w:rPr>
          <w:rFonts w:asciiTheme="minorHAnsi" w:eastAsia="Times New Roman" w:hAnsiTheme="minorHAnsi" w:cs="Times New Roman"/>
          <w:iCs/>
          <w:color w:val="000000" w:themeColor="text1"/>
          <w:lang w:val="de-DE"/>
        </w:rPr>
        <w:instrText xml:space="preserve"> ADDIN ZOTERO_ITEM CSL_CITATION {"citationID":"UxHjW05v","properties":{"unsorted":false,"formattedCitation":"(EU 2013 eigene \\uc0\\u220{}bersetzung)","plainCitation":"(EU 2013 eigene Übersetzung)","noteIndex":0},"citationItems":[{"id":1268,"uris":["http://zotero.org/users/local/owKliTIb/items/92AC343A"],"itemData":{"id":1268,"type":"document","title":"EU Resolution 1952 (2013) of the Parliamentary Assembly of the Council of Europe (PACE) on the right of children to physical integrity","URL":"https://assembly.coe.int/nw/xml/XRef/Xref-XML2HTML-en.asp?fileid=20174","author":[{"literal":"European Union"}],"issued":{"date-parts":[["2013"]]}},"suppress-author":true,"prefix":"EU","suffix":"eigene Übersetzung"}],"schema":"https://github.com/citation-style-language/schema/raw/master/csl-citation.json"} </w:instrText>
      </w:r>
      <w:r w:rsidR="00A81786" w:rsidRPr="007310A7">
        <w:rPr>
          <w:rFonts w:asciiTheme="minorHAnsi" w:eastAsia="Times New Roman" w:hAnsiTheme="minorHAnsi" w:cs="Times New Roman"/>
          <w:iCs/>
          <w:color w:val="000000" w:themeColor="text1"/>
          <w:lang w:val="de-DE"/>
        </w:rPr>
        <w:fldChar w:fldCharType="separate"/>
      </w:r>
      <w:r w:rsidR="00A81786" w:rsidRPr="007310A7">
        <w:rPr>
          <w:rFonts w:ascii="Cambria" w:hAnsi="Cambria" w:cs="Times New Roman"/>
          <w:color w:val="000000" w:themeColor="text1"/>
          <w:lang w:val="de-DE"/>
        </w:rPr>
        <w:t>(EU 2013</w:t>
      </w:r>
      <w:r w:rsidR="00446964">
        <w:rPr>
          <w:rFonts w:ascii="Cambria" w:hAnsi="Cambria" w:cs="Times New Roman"/>
          <w:color w:val="000000" w:themeColor="text1"/>
          <w:lang w:val="de-DE"/>
        </w:rPr>
        <w:t>,</w:t>
      </w:r>
      <w:r w:rsidR="00A81786" w:rsidRPr="007310A7">
        <w:rPr>
          <w:rFonts w:ascii="Cambria" w:hAnsi="Cambria" w:cs="Times New Roman"/>
          <w:color w:val="000000" w:themeColor="text1"/>
          <w:lang w:val="de-DE"/>
        </w:rPr>
        <w:t xml:space="preserve"> eigene Übers</w:t>
      </w:r>
      <w:r w:rsidR="00446964">
        <w:rPr>
          <w:rFonts w:ascii="Cambria" w:hAnsi="Cambria" w:cs="Times New Roman"/>
          <w:color w:val="000000" w:themeColor="text1"/>
          <w:lang w:val="de-DE"/>
        </w:rPr>
        <w:t>.</w:t>
      </w:r>
      <w:r w:rsidR="00A81786" w:rsidRPr="007310A7">
        <w:rPr>
          <w:rFonts w:ascii="Cambria" w:hAnsi="Cambria" w:cs="Times New Roman"/>
          <w:color w:val="000000" w:themeColor="text1"/>
          <w:lang w:val="de-DE"/>
        </w:rPr>
        <w:t>)</w:t>
      </w:r>
      <w:r w:rsidR="00A81786" w:rsidRPr="007310A7">
        <w:rPr>
          <w:rFonts w:asciiTheme="minorHAnsi" w:eastAsia="Times New Roman" w:hAnsiTheme="minorHAnsi" w:cs="Times New Roman"/>
          <w:iCs/>
          <w:color w:val="000000" w:themeColor="text1"/>
          <w:lang w:val="de-DE"/>
        </w:rPr>
        <w:fldChar w:fldCharType="end"/>
      </w:r>
      <w:r w:rsidR="00446964">
        <w:rPr>
          <w:rFonts w:asciiTheme="minorHAnsi" w:eastAsia="Times New Roman" w:hAnsiTheme="minorHAnsi" w:cs="Times New Roman"/>
          <w:iCs/>
          <w:color w:val="000000" w:themeColor="text1"/>
          <w:lang w:val="de-DE"/>
        </w:rPr>
        <w:t xml:space="preserve"> ist</w:t>
      </w:r>
      <w:r w:rsidRPr="007310A7">
        <w:rPr>
          <w:rFonts w:asciiTheme="minorHAnsi" w:eastAsia="Times New Roman" w:hAnsiTheme="minorHAnsi" w:cs="Times New Roman"/>
          <w:iCs/>
          <w:color w:val="000000" w:themeColor="text1"/>
          <w:lang w:val="de-DE"/>
        </w:rPr>
        <w:t>. Mit dieser Definition geht die EU-Stellungnahme deutlich über die Anforderungen in medizinischen bzw. medizinethischen Veröffentlichungen hinaus, die für solche Behandlungen lediglich eine medizinische Indikation fordern, was gesundheitlich</w:t>
      </w:r>
      <w:r w:rsidR="00446964">
        <w:rPr>
          <w:rFonts w:asciiTheme="minorHAnsi" w:eastAsia="Times New Roman" w:hAnsiTheme="minorHAnsi" w:cs="Times New Roman"/>
          <w:iCs/>
          <w:color w:val="000000" w:themeColor="text1"/>
          <w:lang w:val="de-DE"/>
        </w:rPr>
        <w:t>e und</w:t>
      </w:r>
      <w:r w:rsidRPr="007310A7">
        <w:rPr>
          <w:rFonts w:asciiTheme="minorHAnsi" w:eastAsia="Times New Roman" w:hAnsiTheme="minorHAnsi" w:cs="Times New Roman"/>
          <w:iCs/>
          <w:color w:val="000000" w:themeColor="text1"/>
          <w:lang w:val="de-DE"/>
        </w:rPr>
        <w:t xml:space="preserve"> ggf. psychologisch bedingte Beeinträchtigungen in der Zukunft inkludiert. Der Report verwendet dabei überwiegend Terminologien aus dem medizinkritischen Erfahrungs- und Menschenrechtsdiskurs und bezieht sich auf zahlreiche Veröffentlichungen intergeschlechtlicher Forschender (vgl. ebd.).</w:t>
      </w:r>
      <w:r w:rsidRPr="007310A7">
        <w:rPr>
          <w:rStyle w:val="Funotenzeichen"/>
          <w:color w:val="000000" w:themeColor="text1"/>
        </w:rPr>
        <w:footnoteReference w:id="89"/>
      </w:r>
      <w:r w:rsidRPr="007310A7">
        <w:rPr>
          <w:rFonts w:asciiTheme="minorHAnsi" w:eastAsia="Times New Roman" w:hAnsiTheme="minorHAnsi" w:cs="Times New Roman"/>
          <w:iCs/>
          <w:color w:val="000000" w:themeColor="text1"/>
          <w:lang w:val="de-DE"/>
        </w:rPr>
        <w:t xml:space="preserve"> </w:t>
      </w:r>
    </w:p>
    <w:p w14:paraId="312ABBE5" w14:textId="4AED843E" w:rsidR="00C32CC6" w:rsidRPr="007310A7" w:rsidRDefault="00C32CC6" w:rsidP="00446964">
      <w:pPr>
        <w:pStyle w:val="Default"/>
        <w:spacing w:after="240" w:line="360" w:lineRule="auto"/>
        <w:ind w:right="40"/>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An den dargestellten Veröffentlichungen wird </w:t>
      </w:r>
      <w:r w:rsidR="00703E38">
        <w:rPr>
          <w:rFonts w:asciiTheme="minorHAnsi" w:eastAsia="Times New Roman" w:hAnsiTheme="minorHAnsi" w:cs="Times New Roman"/>
          <w:iCs/>
          <w:color w:val="000000" w:themeColor="text1"/>
          <w:lang w:val="de-DE"/>
        </w:rPr>
        <w:t xml:space="preserve">die </w:t>
      </w:r>
      <w:r w:rsidRPr="007310A7">
        <w:rPr>
          <w:rFonts w:asciiTheme="minorHAnsi" w:eastAsia="Times New Roman" w:hAnsiTheme="minorHAnsi" w:cs="Times New Roman"/>
          <w:iCs/>
          <w:color w:val="000000" w:themeColor="text1"/>
          <w:lang w:val="de-DE"/>
        </w:rPr>
        <w:t xml:space="preserve">enge Verbindung zwischen Menschenrechtdiskurs und medizinkritischem </w:t>
      </w:r>
      <w:r w:rsidR="00336583">
        <w:rPr>
          <w:rFonts w:asciiTheme="minorHAnsi" w:eastAsia="Times New Roman" w:hAnsiTheme="minorHAnsi" w:cs="Times New Roman"/>
          <w:iCs/>
          <w:color w:val="000000" w:themeColor="text1"/>
          <w:lang w:val="de-DE"/>
        </w:rPr>
        <w:t xml:space="preserve">erfahrungsbasiertem </w:t>
      </w:r>
      <w:r w:rsidRPr="007310A7">
        <w:rPr>
          <w:rFonts w:asciiTheme="minorHAnsi" w:eastAsia="Times New Roman" w:hAnsiTheme="minorHAnsi" w:cs="Times New Roman"/>
          <w:iCs/>
          <w:color w:val="000000" w:themeColor="text1"/>
          <w:lang w:val="de-DE"/>
        </w:rPr>
        <w:t>Diskurs deutlich.</w:t>
      </w:r>
      <w:r w:rsidRPr="007310A7">
        <w:rPr>
          <w:rStyle w:val="Funotenzeichen"/>
          <w:color w:val="000000" w:themeColor="text1"/>
        </w:rPr>
        <w:footnoteReference w:id="90"/>
      </w:r>
      <w:r w:rsidRPr="007310A7">
        <w:rPr>
          <w:rFonts w:asciiTheme="minorHAnsi" w:eastAsia="Times New Roman" w:hAnsiTheme="minorHAnsi" w:cs="Times New Roman"/>
          <w:iCs/>
          <w:color w:val="000000" w:themeColor="text1"/>
          <w:lang w:val="de-DE"/>
        </w:rPr>
        <w:t xml:space="preserve"> Diese ist mitbedingt durch Mehrfachpositionierungen aktivistischer </w:t>
      </w:r>
      <w:r w:rsidRPr="007310A7">
        <w:rPr>
          <w:rFonts w:asciiTheme="minorHAnsi" w:eastAsia="Times New Roman" w:hAnsiTheme="minorHAnsi" w:cs="Times New Roman"/>
          <w:iCs/>
          <w:color w:val="000000" w:themeColor="text1"/>
          <w:lang w:val="de-DE"/>
        </w:rPr>
        <w:lastRenderedPageBreak/>
        <w:t>intergeschl</w:t>
      </w:r>
      <w:r w:rsidR="00336583">
        <w:rPr>
          <w:rFonts w:asciiTheme="minorHAnsi" w:eastAsia="Times New Roman" w:hAnsiTheme="minorHAnsi" w:cs="Times New Roman"/>
          <w:iCs/>
          <w:color w:val="000000" w:themeColor="text1"/>
          <w:lang w:val="de-DE"/>
        </w:rPr>
        <w:t>e</w:t>
      </w:r>
      <w:r w:rsidRPr="007310A7">
        <w:rPr>
          <w:rFonts w:asciiTheme="minorHAnsi" w:eastAsia="Times New Roman" w:hAnsiTheme="minorHAnsi" w:cs="Times New Roman"/>
          <w:iCs/>
          <w:color w:val="000000" w:themeColor="text1"/>
          <w:lang w:val="de-DE"/>
        </w:rPr>
        <w:t xml:space="preserve">chtlichen Akteur*innen, die teilweise professionalisiert innerhalb Menschenrechtsorganisationen bzw. NGOs tätig sind. In der Konsequenz bedeutet dies nicht nur, dass eine </w:t>
      </w:r>
      <w:proofErr w:type="spellStart"/>
      <w:r w:rsidRPr="007310A7">
        <w:rPr>
          <w:rFonts w:asciiTheme="minorHAnsi" w:eastAsia="Times New Roman" w:hAnsiTheme="minorHAnsi" w:cs="Times New Roman"/>
          <w:iCs/>
          <w:color w:val="000000" w:themeColor="text1"/>
          <w:lang w:val="de-DE"/>
        </w:rPr>
        <w:t>depathologisierende</w:t>
      </w:r>
      <w:proofErr w:type="spellEnd"/>
      <w:r w:rsidRPr="007310A7">
        <w:rPr>
          <w:rFonts w:asciiTheme="minorHAnsi" w:eastAsia="Times New Roman" w:hAnsiTheme="minorHAnsi" w:cs="Times New Roman"/>
          <w:iCs/>
          <w:color w:val="000000" w:themeColor="text1"/>
          <w:lang w:val="de-DE"/>
        </w:rPr>
        <w:t xml:space="preserve"> Terminologie</w:t>
      </w:r>
      <w:r w:rsidR="00703E38">
        <w:rPr>
          <w:rFonts w:asciiTheme="minorHAnsi" w:eastAsia="Times New Roman" w:hAnsiTheme="minorHAnsi" w:cs="Times New Roman"/>
          <w:iCs/>
          <w:color w:val="000000" w:themeColor="text1"/>
          <w:lang w:val="de-DE"/>
        </w:rPr>
        <w:t xml:space="preserve"> etabliert wird</w:t>
      </w:r>
      <w:r w:rsidRPr="007310A7">
        <w:rPr>
          <w:rFonts w:asciiTheme="minorHAnsi" w:eastAsia="Times New Roman" w:hAnsiTheme="minorHAnsi" w:cs="Times New Roman"/>
          <w:iCs/>
          <w:color w:val="000000" w:themeColor="text1"/>
          <w:lang w:val="de-DE"/>
        </w:rPr>
        <w:t>, sonder</w:t>
      </w:r>
      <w:r w:rsidR="00336583">
        <w:rPr>
          <w:rFonts w:asciiTheme="minorHAnsi" w:eastAsia="Times New Roman" w:hAnsiTheme="minorHAnsi" w:cs="Times New Roman"/>
          <w:iCs/>
          <w:color w:val="000000" w:themeColor="text1"/>
          <w:lang w:val="de-DE"/>
        </w:rPr>
        <w:t>n</w:t>
      </w:r>
      <w:r w:rsidRPr="007310A7">
        <w:rPr>
          <w:rFonts w:asciiTheme="minorHAnsi" w:eastAsia="Times New Roman" w:hAnsiTheme="minorHAnsi" w:cs="Times New Roman"/>
          <w:iCs/>
          <w:color w:val="000000" w:themeColor="text1"/>
          <w:lang w:val="de-DE"/>
        </w:rPr>
        <w:t xml:space="preserve"> auch, dass eine deutlich breitere Gruppe von Personen mit Variationen der Geschlechtsmerkmale innerhalb dieses Diskurses repräsentiert werden</w:t>
      </w:r>
      <w:r w:rsidR="00EF021F">
        <w:rPr>
          <w:rFonts w:asciiTheme="minorHAnsi" w:eastAsia="Times New Roman" w:hAnsiTheme="minorHAnsi" w:cs="Times New Roman"/>
          <w:iCs/>
          <w:color w:val="000000" w:themeColor="text1"/>
          <w:lang w:val="de-DE"/>
        </w:rPr>
        <w:t xml:space="preserve"> </w:t>
      </w:r>
      <w:r w:rsidRPr="007310A7">
        <w:rPr>
          <w:rFonts w:asciiTheme="minorHAnsi" w:eastAsia="Times New Roman" w:hAnsiTheme="minorHAnsi" w:cs="Times New Roman"/>
          <w:iCs/>
          <w:color w:val="000000" w:themeColor="text1"/>
          <w:lang w:val="de-DE"/>
        </w:rPr>
        <w:t xml:space="preserve">als es in medizinischen Veröffentlichungen zumeist der Fall ist. Menschenrechts- und kritischer Erfahrungsdiskurs verstehen Intergeschlechtlichkeit als vielfältige Variationen, die überwiegend keinen medizinischen Handlungsbedarf mit sich bringen und demzufolge keinen legitimen Verhandlungsgegenstand des medizinischen Diskurses darstellen. </w:t>
      </w:r>
    </w:p>
    <w:p w14:paraId="4F76FD1C" w14:textId="43C92B1C" w:rsidR="00C32CC6" w:rsidRPr="007310A7" w:rsidRDefault="00EF021F" w:rsidP="00C32CC6">
      <w:pPr>
        <w:pStyle w:val="Default"/>
        <w:spacing w:before="240" w:line="360" w:lineRule="auto"/>
        <w:ind w:right="40"/>
        <w:jc w:val="both"/>
        <w:rPr>
          <w:rFonts w:asciiTheme="minorHAnsi" w:eastAsia="Times New Roman" w:hAnsiTheme="minorHAnsi" w:cs="Times New Roman"/>
          <w:iCs/>
          <w:color w:val="000000" w:themeColor="text1"/>
          <w:lang w:val="de-DE"/>
        </w:rPr>
      </w:pPr>
      <w:r>
        <w:rPr>
          <w:rFonts w:asciiTheme="minorHAnsi" w:eastAsia="Times New Roman" w:hAnsiTheme="minorHAnsi" w:cs="Times New Roman"/>
          <w:iCs/>
          <w:color w:val="000000" w:themeColor="text1"/>
          <w:lang w:val="de-DE"/>
        </w:rPr>
        <w:t xml:space="preserve">Durch die </w:t>
      </w:r>
      <w:r w:rsidR="00C32CC6" w:rsidRPr="007310A7">
        <w:rPr>
          <w:rFonts w:asciiTheme="minorHAnsi" w:eastAsia="Times New Roman" w:hAnsiTheme="minorHAnsi" w:cs="Times New Roman"/>
          <w:iCs/>
          <w:color w:val="000000" w:themeColor="text1"/>
          <w:lang w:val="de-DE"/>
        </w:rPr>
        <w:t>Verschränkung der beide</w:t>
      </w:r>
      <w:r>
        <w:rPr>
          <w:rFonts w:asciiTheme="minorHAnsi" w:eastAsia="Times New Roman" w:hAnsiTheme="minorHAnsi" w:cs="Times New Roman"/>
          <w:iCs/>
          <w:color w:val="000000" w:themeColor="text1"/>
          <w:lang w:val="de-DE"/>
        </w:rPr>
        <w:t>n</w:t>
      </w:r>
      <w:r w:rsidR="00446964">
        <w:rPr>
          <w:rFonts w:asciiTheme="minorHAnsi" w:eastAsia="Times New Roman" w:hAnsiTheme="minorHAnsi" w:cs="Times New Roman"/>
          <w:iCs/>
          <w:color w:val="000000" w:themeColor="text1"/>
          <w:lang w:val="de-DE"/>
        </w:rPr>
        <w:t xml:space="preserve"> skizzierten</w:t>
      </w:r>
      <w:r>
        <w:rPr>
          <w:rFonts w:asciiTheme="minorHAnsi" w:eastAsia="Times New Roman" w:hAnsiTheme="minorHAnsi" w:cs="Times New Roman"/>
          <w:iCs/>
          <w:color w:val="000000" w:themeColor="text1"/>
          <w:lang w:val="de-DE"/>
        </w:rPr>
        <w:t xml:space="preserve"> </w:t>
      </w:r>
      <w:proofErr w:type="spellStart"/>
      <w:r w:rsidR="00C32CC6" w:rsidRPr="007310A7">
        <w:rPr>
          <w:rFonts w:asciiTheme="minorHAnsi" w:eastAsia="Times New Roman" w:hAnsiTheme="minorHAnsi" w:cs="Times New Roman"/>
          <w:iCs/>
          <w:color w:val="000000" w:themeColor="text1"/>
          <w:lang w:val="de-DE"/>
        </w:rPr>
        <w:t>depathologisierenden</w:t>
      </w:r>
      <w:proofErr w:type="spellEnd"/>
      <w:r w:rsidR="00C32CC6" w:rsidRPr="007310A7">
        <w:rPr>
          <w:rFonts w:asciiTheme="minorHAnsi" w:eastAsia="Times New Roman" w:hAnsiTheme="minorHAnsi" w:cs="Times New Roman"/>
          <w:iCs/>
          <w:color w:val="000000" w:themeColor="text1"/>
          <w:lang w:val="de-DE"/>
        </w:rPr>
        <w:t xml:space="preserve"> Diskurse</w:t>
      </w:r>
      <w:r w:rsidR="00446964">
        <w:rPr>
          <w:rFonts w:asciiTheme="minorHAnsi" w:eastAsia="Times New Roman" w:hAnsiTheme="minorHAnsi" w:cs="Times New Roman"/>
          <w:iCs/>
          <w:color w:val="000000" w:themeColor="text1"/>
          <w:lang w:val="de-DE"/>
        </w:rPr>
        <w:t xml:space="preserve"> </w:t>
      </w:r>
      <w:r>
        <w:rPr>
          <w:rFonts w:asciiTheme="minorHAnsi" w:eastAsia="Times New Roman" w:hAnsiTheme="minorHAnsi" w:cs="Times New Roman"/>
          <w:iCs/>
          <w:color w:val="000000" w:themeColor="text1"/>
          <w:lang w:val="de-DE"/>
        </w:rPr>
        <w:t xml:space="preserve">wird in den 2010er Jahren zunehmender Veränderungsdruck - </w:t>
      </w:r>
      <w:r w:rsidR="00C32CC6" w:rsidRPr="007310A7">
        <w:rPr>
          <w:rFonts w:asciiTheme="minorHAnsi" w:eastAsia="Times New Roman" w:hAnsiTheme="minorHAnsi" w:cs="Times New Roman"/>
          <w:iCs/>
          <w:color w:val="000000" w:themeColor="text1"/>
          <w:lang w:val="de-DE"/>
        </w:rPr>
        <w:t xml:space="preserve">durch rechtliche und politische Mittel </w:t>
      </w:r>
      <w:r>
        <w:rPr>
          <w:rFonts w:asciiTheme="minorHAnsi" w:eastAsia="Times New Roman" w:hAnsiTheme="minorHAnsi" w:cs="Times New Roman"/>
          <w:iCs/>
          <w:color w:val="000000" w:themeColor="text1"/>
          <w:lang w:val="de-DE"/>
        </w:rPr>
        <w:t>– auf VertreterInnen des pathologisierenden medizinischen Diskurses ausgeübt</w:t>
      </w:r>
      <w:r w:rsidR="00C32CC6" w:rsidRPr="007310A7">
        <w:rPr>
          <w:rFonts w:asciiTheme="minorHAnsi" w:eastAsia="Times New Roman" w:hAnsiTheme="minorHAnsi" w:cs="Times New Roman"/>
          <w:iCs/>
          <w:color w:val="000000" w:themeColor="text1"/>
          <w:lang w:val="de-DE"/>
        </w:rPr>
        <w:t>. Gleichzeitig weisen die Forderungen des Menschenrechtsdiskurses durch die ihm im</w:t>
      </w:r>
      <w:r w:rsidR="00D16650">
        <w:rPr>
          <w:rFonts w:asciiTheme="minorHAnsi" w:eastAsia="Times New Roman" w:hAnsiTheme="minorHAnsi" w:cs="Times New Roman"/>
          <w:iCs/>
          <w:color w:val="000000" w:themeColor="text1"/>
          <w:lang w:val="de-DE"/>
        </w:rPr>
        <w:t>m</w:t>
      </w:r>
      <w:r w:rsidR="00C32CC6" w:rsidRPr="007310A7">
        <w:rPr>
          <w:rFonts w:asciiTheme="minorHAnsi" w:eastAsia="Times New Roman" w:hAnsiTheme="minorHAnsi" w:cs="Times New Roman"/>
          <w:iCs/>
          <w:color w:val="000000" w:themeColor="text1"/>
          <w:lang w:val="de-DE"/>
        </w:rPr>
        <w:t>anente rechtlich</w:t>
      </w:r>
      <w:r>
        <w:rPr>
          <w:rFonts w:asciiTheme="minorHAnsi" w:eastAsia="Times New Roman" w:hAnsiTheme="minorHAnsi" w:cs="Times New Roman"/>
          <w:iCs/>
          <w:color w:val="000000" w:themeColor="text1"/>
          <w:lang w:val="de-DE"/>
        </w:rPr>
        <w:t>-</w:t>
      </w:r>
      <w:r w:rsidR="00C32CC6" w:rsidRPr="007310A7">
        <w:rPr>
          <w:rFonts w:asciiTheme="minorHAnsi" w:eastAsia="Times New Roman" w:hAnsiTheme="minorHAnsi" w:cs="Times New Roman"/>
          <w:iCs/>
          <w:color w:val="000000" w:themeColor="text1"/>
          <w:lang w:val="de-DE"/>
        </w:rPr>
        <w:t xml:space="preserve">normative Terminologie </w:t>
      </w:r>
      <w:r>
        <w:rPr>
          <w:rFonts w:asciiTheme="minorHAnsi" w:eastAsia="Times New Roman" w:hAnsiTheme="minorHAnsi" w:cs="Times New Roman"/>
          <w:iCs/>
          <w:color w:val="000000" w:themeColor="text1"/>
          <w:lang w:val="de-DE"/>
        </w:rPr>
        <w:t xml:space="preserve">gewisse </w:t>
      </w:r>
      <w:r w:rsidR="00C32CC6" w:rsidRPr="007310A7">
        <w:rPr>
          <w:rFonts w:asciiTheme="minorHAnsi" w:eastAsia="Times New Roman" w:hAnsiTheme="minorHAnsi" w:cs="Times New Roman"/>
          <w:iCs/>
          <w:color w:val="000000" w:themeColor="text1"/>
          <w:lang w:val="de-DE"/>
        </w:rPr>
        <w:t xml:space="preserve">Beschränkungen auf. Dies wird insbesondere an der Einforderung von Autonomie im Bezug auf geschlechtsverändernde Eingriffe deutlich: </w:t>
      </w:r>
      <w:r>
        <w:rPr>
          <w:rFonts w:asciiTheme="minorHAnsi" w:eastAsia="Times New Roman" w:hAnsiTheme="minorHAnsi" w:cs="Times New Roman"/>
          <w:iCs/>
          <w:color w:val="000000" w:themeColor="text1"/>
          <w:lang w:val="de-DE"/>
        </w:rPr>
        <w:t xml:space="preserve">Autonomie </w:t>
      </w:r>
      <w:r w:rsidR="00C32CC6" w:rsidRPr="007310A7">
        <w:rPr>
          <w:rFonts w:asciiTheme="minorHAnsi" w:eastAsia="Times New Roman" w:hAnsiTheme="minorHAnsi" w:cs="Times New Roman"/>
          <w:iCs/>
          <w:color w:val="000000" w:themeColor="text1"/>
          <w:lang w:val="de-DE"/>
        </w:rPr>
        <w:t xml:space="preserve">wird dem juristischen Diskurs folgend als informierte Einwilligung bzw. </w:t>
      </w:r>
      <w:proofErr w:type="spellStart"/>
      <w:r w:rsidR="00C32CC6" w:rsidRPr="007310A7">
        <w:rPr>
          <w:rFonts w:asciiTheme="minorHAnsi" w:eastAsia="Times New Roman" w:hAnsiTheme="minorHAnsi" w:cs="Times New Roman"/>
          <w:i/>
          <w:iCs/>
          <w:color w:val="000000" w:themeColor="text1"/>
          <w:lang w:val="de-DE"/>
        </w:rPr>
        <w:t>informed</w:t>
      </w:r>
      <w:proofErr w:type="spellEnd"/>
      <w:r w:rsidR="00C32CC6" w:rsidRPr="007310A7">
        <w:rPr>
          <w:rFonts w:asciiTheme="minorHAnsi" w:eastAsia="Times New Roman" w:hAnsiTheme="minorHAnsi" w:cs="Times New Roman"/>
          <w:i/>
          <w:iCs/>
          <w:color w:val="000000" w:themeColor="text1"/>
          <w:lang w:val="de-DE"/>
        </w:rPr>
        <w:t xml:space="preserve"> </w:t>
      </w:r>
      <w:proofErr w:type="spellStart"/>
      <w:r w:rsidR="00C32CC6" w:rsidRPr="007310A7">
        <w:rPr>
          <w:rFonts w:asciiTheme="minorHAnsi" w:eastAsia="Times New Roman" w:hAnsiTheme="minorHAnsi" w:cs="Times New Roman"/>
          <w:i/>
          <w:iCs/>
          <w:color w:val="000000" w:themeColor="text1"/>
          <w:lang w:val="de-DE"/>
        </w:rPr>
        <w:t>consent</w:t>
      </w:r>
      <w:proofErr w:type="spellEnd"/>
      <w:r w:rsidR="00C32CC6" w:rsidRPr="007310A7">
        <w:rPr>
          <w:rFonts w:asciiTheme="minorHAnsi" w:eastAsia="Times New Roman" w:hAnsiTheme="minorHAnsi" w:cs="Times New Roman"/>
          <w:iCs/>
          <w:color w:val="000000" w:themeColor="text1"/>
          <w:lang w:val="de-DE"/>
        </w:rPr>
        <w:t xml:space="preserve"> definiert </w:t>
      </w:r>
      <w:r w:rsidR="00C32CC6" w:rsidRPr="007310A7">
        <w:rPr>
          <w:rFonts w:asciiTheme="minorHAnsi" w:eastAsia="Times New Roman" w:hAnsiTheme="minorHAnsi" w:cs="Times New Roman"/>
          <w:iCs/>
          <w:color w:val="000000" w:themeColor="text1"/>
          <w:lang w:val="de-DE"/>
        </w:rPr>
        <w:fldChar w:fldCharType="begin"/>
      </w:r>
      <w:r w:rsidR="0019708E" w:rsidRPr="007310A7">
        <w:rPr>
          <w:rFonts w:asciiTheme="minorHAnsi" w:eastAsia="Times New Roman" w:hAnsiTheme="minorHAnsi" w:cs="Times New Roman"/>
          <w:iCs/>
          <w:color w:val="000000" w:themeColor="text1"/>
          <w:lang w:val="de-DE"/>
        </w:rPr>
        <w:instrText xml:space="preserve"> ADDIN ZOTERO_ITEM CSL_CITATION {"citationID":"7i655rNA","properties":{"unsorted":false,"formattedCitation":"(vgl. z.B. WHO 2015)","plainCitation":"(vgl. z.B. WHO 2015)","noteIndex":0},"citationItems":[{"id":1288,"uris":["http://zotero.org/users/local/owKliTIb/items/9ZSH3G5L"],"itemData":{"id":1288,"type":"book","abstract":"Sexual health today is widely understood as a state of physical, emotional, mental and social wellbeing in relation to sexuality. It encompasses not only certain aspects of reproductive health--such as being able to control one's fertility through access to contraception and abortion, and being free from sexually transmitted infections (STIs), sexual dysfunction and sequelae related to sexual violence or female genital mutilation--but also, the possibility of having pleasurable and safe sexual experiences, free of coercion, discrimination and violence. Indeed, it has become clear that human sexuality includes many different forms of behaviour and expression, and that the recognition of the diversity of sexual behaviour and expression contributes to people's overall sense of well-being and health. Developments over the past three decades, particularly in the wake of the HIV pandemic, have brought an understanding that discrimination and inequality also play a key role in whether or not people can attain and maintain sexual health. For example, those who are perceived as having socially unacceptable sexual practices or characteristics, such as being HIV-positive, being an unmarried sexually active adolescent, a sex worker, a migrant, a transgender or intersex person, or engaging in same-sex sexual behaviour, suffer both marginalization and stigma, which take a huge toll on people's health. Those who are deprived of, or unable to access, information and services related to sexuality and sexual health, are also vulnerable to sexual ill health. Indeed, the ability of individuals to achieve sexual health and well-being depends on their access to comprehensive information about sexuality, knowledge about the risks they face, vulnerability to the adverse consequences of sexual activity, access to good quality sexual health care, and access to an environment that affirms and promotes sexual health. As well as being detrimental to their sexual health, discrimination and inequalities may also constitute a violation of human rights. The achievement of the highest attainable standard of sexual health is therefore closely linked to the extent to which people's human rights--such as the rights to non-discrimination, to privacy and confidentiality, to be free from violence and coercion, as well as the rights to education, information and access to health services--are respected, protected and fulfilled. In the past two decades, an important body of human rights standards pertaining to sexuality and sexual health has been developed. This includes: interpretations by United Nations human rights treaty monitoring bodies of the content of human rights provisions; international, regional and national court decisions; international consensus documents; and reports by the United Nations Special Rapporteur on the Right to the Highest Attainable Standard of Health, among others. These standards are made operational through the enactment and implementation of laws, regulations and policies at the national level. Laws matter because they set the rules of society and can provide the framework for the implementation of sexual-health-related policies, programmes and services. They can provide human rights guarantees, but they may also create limitations. Either way, laws and regulations have an impact on the enjoyment of the highest attainable standard of sexual health. Harmonizing laws with human rights standards can foster the promotion of sexual health across and within various populations, while the negative impact of laws that are in contradiction with human rights standards has been increasingly documented. For example, laws that foster the dissemination of objective, comprehensive sexuality information, if implemented for all, contribute to people's knowledge of what protects or damages their sexual health, including where and how to seek further information, counselling and treatment if needed. On the other hand, laws that restrict women's and adolescents' access to health services--for example, by requiring third-party authorization for services--and laws that criminalize certain consensual sexual behaviour can exclude or deter people from seeking and receiving the information and services they require and to which they have a right. This report demonstrates the relationship between sexual health, human rights and the law. Drawing from a review of public health evidence and extensive research into human rights law at international, regional and national levels, the report shows how states in different parts of the world can and do support sexual health through legal and other mechanisms that are consistent with human rights standards and their own human rights obligations.\"--Pages 1-2","ISBN":"978-92-4-156498-4","language":"eng","note":"OCLC: 919484192","publisher":"World Health Organization","publisher-place":"Geneva, Switzerland","source":"Open WorldCat","title":"Sexual health, human rights, and the law","author":[{"family":"Cottingham","given":"Jane"}],"issued":{"date-parts":[["2015"]]}},"suppress-author":true,"prefix":"vgl. z.B. WHO"}],"schema":"https://github.com/citation-style-language/schema/raw/master/csl-citation.json"} </w:instrText>
      </w:r>
      <w:r w:rsidR="00C32CC6" w:rsidRPr="007310A7">
        <w:rPr>
          <w:rFonts w:asciiTheme="minorHAnsi" w:eastAsia="Times New Roman" w:hAnsiTheme="minorHAnsi" w:cs="Times New Roman"/>
          <w:iCs/>
          <w:color w:val="000000" w:themeColor="text1"/>
          <w:lang w:val="de-DE"/>
        </w:rPr>
        <w:fldChar w:fldCharType="separate"/>
      </w:r>
      <w:r w:rsidR="0019708E" w:rsidRPr="007310A7">
        <w:rPr>
          <w:rFonts w:ascii="Cambria" w:hAnsi="Cambria"/>
          <w:color w:val="000000" w:themeColor="text1"/>
          <w:lang w:val="de-DE"/>
        </w:rPr>
        <w:t>(vgl. z.B. WHO 2015)</w:t>
      </w:r>
      <w:r w:rsidR="00C32CC6" w:rsidRPr="007310A7">
        <w:rPr>
          <w:rFonts w:asciiTheme="minorHAnsi" w:eastAsia="Times New Roman" w:hAnsiTheme="minorHAnsi" w:cs="Times New Roman"/>
          <w:iCs/>
          <w:color w:val="000000" w:themeColor="text1"/>
          <w:lang w:val="de-DE"/>
        </w:rPr>
        <w:fldChar w:fldCharType="end"/>
      </w:r>
      <w:r w:rsidR="00C32CC6" w:rsidRPr="007310A7">
        <w:rPr>
          <w:rFonts w:asciiTheme="minorHAnsi" w:eastAsia="Times New Roman" w:hAnsiTheme="minorHAnsi" w:cs="Times New Roman"/>
          <w:iCs/>
          <w:color w:val="000000" w:themeColor="text1"/>
          <w:lang w:val="de-DE"/>
        </w:rPr>
        <w:t>. Als eine der Grundvoraussetzungen gilt hierfür ein einwilligungsfähiges Alter, so dass geschlechtsverändernde Eingriffe vor Erreichen d</w:t>
      </w:r>
      <w:r w:rsidR="00551C18">
        <w:rPr>
          <w:rFonts w:asciiTheme="minorHAnsi" w:eastAsia="Times New Roman" w:hAnsiTheme="minorHAnsi" w:cs="Times New Roman"/>
          <w:iCs/>
          <w:color w:val="000000" w:themeColor="text1"/>
          <w:lang w:val="de-DE"/>
        </w:rPr>
        <w:t xml:space="preserve">ieses Alters </w:t>
      </w:r>
      <w:r w:rsidR="00C32CC6" w:rsidRPr="007310A7">
        <w:rPr>
          <w:rFonts w:asciiTheme="minorHAnsi" w:eastAsia="Times New Roman" w:hAnsiTheme="minorHAnsi" w:cs="Times New Roman"/>
          <w:iCs/>
          <w:color w:val="000000" w:themeColor="text1"/>
          <w:lang w:val="de-DE"/>
        </w:rPr>
        <w:t xml:space="preserve">als nicht-selbsteingewilligt gelten. Was Autonomie in psycho-sozialer Hinsicht bedeutet </w:t>
      </w:r>
      <w:r w:rsidR="00E809E2">
        <w:rPr>
          <w:rFonts w:asciiTheme="minorHAnsi" w:eastAsia="Times New Roman" w:hAnsiTheme="minorHAnsi" w:cs="Times New Roman"/>
          <w:iCs/>
          <w:color w:val="000000" w:themeColor="text1"/>
          <w:lang w:val="de-DE"/>
        </w:rPr>
        <w:t>und</w:t>
      </w:r>
      <w:r w:rsidR="00C32CC6" w:rsidRPr="007310A7">
        <w:rPr>
          <w:rFonts w:asciiTheme="minorHAnsi" w:eastAsia="Times New Roman" w:hAnsiTheme="minorHAnsi" w:cs="Times New Roman"/>
          <w:iCs/>
          <w:color w:val="000000" w:themeColor="text1"/>
          <w:lang w:val="de-DE"/>
        </w:rPr>
        <w:t xml:space="preserve"> was sie </w:t>
      </w:r>
      <w:r w:rsidR="00551C18">
        <w:rPr>
          <w:rFonts w:asciiTheme="minorHAnsi" w:eastAsia="Times New Roman" w:hAnsiTheme="minorHAnsi" w:cs="Times New Roman"/>
          <w:iCs/>
          <w:color w:val="000000" w:themeColor="text1"/>
          <w:lang w:val="de-DE"/>
        </w:rPr>
        <w:t xml:space="preserve">sowohl auf </w:t>
      </w:r>
      <w:r w:rsidR="00C32CC6" w:rsidRPr="007310A7">
        <w:rPr>
          <w:rFonts w:asciiTheme="minorHAnsi" w:eastAsia="Times New Roman" w:hAnsiTheme="minorHAnsi" w:cs="Times New Roman"/>
          <w:iCs/>
          <w:color w:val="000000" w:themeColor="text1"/>
          <w:lang w:val="de-DE"/>
        </w:rPr>
        <w:t xml:space="preserve">einer </w:t>
      </w:r>
      <w:proofErr w:type="gramStart"/>
      <w:r w:rsidR="00C32CC6" w:rsidRPr="007310A7">
        <w:rPr>
          <w:rFonts w:asciiTheme="minorHAnsi" w:eastAsia="Times New Roman" w:hAnsiTheme="minorHAnsi" w:cs="Times New Roman"/>
          <w:iCs/>
          <w:color w:val="000000" w:themeColor="text1"/>
          <w:lang w:val="de-DE"/>
        </w:rPr>
        <w:t>individuellen</w:t>
      </w:r>
      <w:proofErr w:type="gramEnd"/>
      <w:r w:rsidR="00C32CC6" w:rsidRPr="007310A7">
        <w:rPr>
          <w:rFonts w:asciiTheme="minorHAnsi" w:eastAsia="Times New Roman" w:hAnsiTheme="minorHAnsi" w:cs="Times New Roman"/>
          <w:iCs/>
          <w:color w:val="000000" w:themeColor="text1"/>
          <w:lang w:val="de-DE"/>
        </w:rPr>
        <w:t xml:space="preserve"> </w:t>
      </w:r>
      <w:r w:rsidR="00551C18">
        <w:rPr>
          <w:rFonts w:asciiTheme="minorHAnsi" w:eastAsia="Times New Roman" w:hAnsiTheme="minorHAnsi" w:cs="Times New Roman"/>
          <w:iCs/>
          <w:color w:val="000000" w:themeColor="text1"/>
          <w:lang w:val="de-DE"/>
        </w:rPr>
        <w:t xml:space="preserve">als auch auf einer </w:t>
      </w:r>
      <w:r w:rsidR="00C32CC6" w:rsidRPr="007310A7">
        <w:rPr>
          <w:rFonts w:asciiTheme="minorHAnsi" w:eastAsia="Times New Roman" w:hAnsiTheme="minorHAnsi" w:cs="Times New Roman"/>
          <w:iCs/>
          <w:color w:val="000000" w:themeColor="text1"/>
          <w:lang w:val="de-DE"/>
        </w:rPr>
        <w:t>strukturellen Ebene gefährde</w:t>
      </w:r>
      <w:r w:rsidR="00BE4BE5">
        <w:rPr>
          <w:rFonts w:asciiTheme="minorHAnsi" w:eastAsia="Times New Roman" w:hAnsiTheme="minorHAnsi" w:cs="Times New Roman"/>
          <w:iCs/>
          <w:color w:val="000000" w:themeColor="text1"/>
          <w:lang w:val="de-DE"/>
        </w:rPr>
        <w:t>t</w:t>
      </w:r>
      <w:r w:rsidR="00E809E2">
        <w:rPr>
          <w:rFonts w:asciiTheme="minorHAnsi" w:eastAsia="Times New Roman" w:hAnsiTheme="minorHAnsi" w:cs="Times New Roman"/>
          <w:iCs/>
          <w:color w:val="000000" w:themeColor="text1"/>
          <w:lang w:val="de-DE"/>
        </w:rPr>
        <w:t>,</w:t>
      </w:r>
      <w:r w:rsidR="00C32CC6" w:rsidRPr="007310A7">
        <w:rPr>
          <w:rFonts w:asciiTheme="minorHAnsi" w:eastAsia="Times New Roman" w:hAnsiTheme="minorHAnsi" w:cs="Times New Roman"/>
          <w:iCs/>
          <w:color w:val="000000" w:themeColor="text1"/>
          <w:lang w:val="de-DE"/>
        </w:rPr>
        <w:t xml:space="preserve"> </w:t>
      </w:r>
      <w:r w:rsidR="00BE4BE5">
        <w:rPr>
          <w:rFonts w:asciiTheme="minorHAnsi" w:eastAsia="Times New Roman" w:hAnsiTheme="minorHAnsi" w:cs="Times New Roman"/>
          <w:iCs/>
          <w:color w:val="000000" w:themeColor="text1"/>
          <w:lang w:val="de-DE"/>
        </w:rPr>
        <w:t xml:space="preserve">wird </w:t>
      </w:r>
      <w:r w:rsidR="00C32CC6" w:rsidRPr="007310A7">
        <w:rPr>
          <w:rFonts w:asciiTheme="minorHAnsi" w:eastAsia="Times New Roman" w:hAnsiTheme="minorHAnsi" w:cs="Times New Roman"/>
          <w:iCs/>
          <w:color w:val="000000" w:themeColor="text1"/>
          <w:lang w:val="de-DE"/>
        </w:rPr>
        <w:t xml:space="preserve">in diesem Diskurs – bis dato – nicht thematisiert. </w:t>
      </w:r>
    </w:p>
    <w:p w14:paraId="22D8E880" w14:textId="2E41B9D0" w:rsidR="00C32CC6" w:rsidRPr="007310A7" w:rsidRDefault="00C32CC6" w:rsidP="00C32CC6">
      <w:pPr>
        <w:pStyle w:val="Default"/>
        <w:spacing w:after="240" w:line="360" w:lineRule="auto"/>
        <w:ind w:right="40"/>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Die Forderungen des intergeschlechtlichen </w:t>
      </w:r>
      <w:proofErr w:type="spellStart"/>
      <w:r w:rsidRPr="007310A7">
        <w:rPr>
          <w:rFonts w:asciiTheme="minorHAnsi" w:eastAsia="Times New Roman" w:hAnsiTheme="minorHAnsi" w:cs="Times New Roman"/>
          <w:iCs/>
          <w:color w:val="000000" w:themeColor="text1"/>
          <w:lang w:val="de-DE"/>
        </w:rPr>
        <w:t>Menschenrechtssdiskurs</w:t>
      </w:r>
      <w:proofErr w:type="spellEnd"/>
      <w:r w:rsidRPr="007310A7">
        <w:rPr>
          <w:rFonts w:asciiTheme="minorHAnsi" w:eastAsia="Times New Roman" w:hAnsiTheme="minorHAnsi" w:cs="Times New Roman"/>
          <w:iCs/>
          <w:color w:val="000000" w:themeColor="text1"/>
          <w:lang w:val="de-DE"/>
        </w:rPr>
        <w:t xml:space="preserve"> haben zunächst </w:t>
      </w:r>
      <w:r w:rsidR="00E809E2">
        <w:rPr>
          <w:rFonts w:asciiTheme="minorHAnsi" w:eastAsia="Times New Roman" w:hAnsiTheme="minorHAnsi" w:cs="Times New Roman"/>
          <w:iCs/>
          <w:color w:val="000000" w:themeColor="text1"/>
          <w:lang w:val="de-DE"/>
        </w:rPr>
        <w:t xml:space="preserve">zwar </w:t>
      </w:r>
      <w:r w:rsidRPr="007310A7">
        <w:rPr>
          <w:rFonts w:asciiTheme="minorHAnsi" w:eastAsia="Times New Roman" w:hAnsiTheme="minorHAnsi" w:cs="Times New Roman"/>
          <w:iCs/>
          <w:color w:val="000000" w:themeColor="text1"/>
          <w:lang w:val="de-DE"/>
        </w:rPr>
        <w:t>keinen juristisch binden</w:t>
      </w:r>
      <w:r w:rsidR="005D54C8">
        <w:rPr>
          <w:rFonts w:asciiTheme="minorHAnsi" w:eastAsia="Times New Roman" w:hAnsiTheme="minorHAnsi" w:cs="Times New Roman"/>
          <w:iCs/>
          <w:color w:val="000000" w:themeColor="text1"/>
          <w:lang w:val="de-DE"/>
        </w:rPr>
        <w:t>d</w:t>
      </w:r>
      <w:r w:rsidRPr="007310A7">
        <w:rPr>
          <w:rFonts w:asciiTheme="minorHAnsi" w:eastAsia="Times New Roman" w:hAnsiTheme="minorHAnsi" w:cs="Times New Roman"/>
          <w:iCs/>
          <w:color w:val="000000" w:themeColor="text1"/>
          <w:lang w:val="de-DE"/>
        </w:rPr>
        <w:t xml:space="preserve">en Charakter. Nach zahlreichen menschenrechtlichen Veröffentlichungen auf internationaler Ebene sowie der Forderung des </w:t>
      </w:r>
      <w:r w:rsidR="00C007A8">
        <w:rPr>
          <w:rFonts w:asciiTheme="minorHAnsi" w:eastAsia="Times New Roman" w:hAnsiTheme="minorHAnsi" w:cs="Times New Roman"/>
          <w:iCs/>
          <w:color w:val="000000" w:themeColor="text1"/>
          <w:lang w:val="de-DE"/>
        </w:rPr>
        <w:t>d</w:t>
      </w:r>
      <w:r w:rsidRPr="007310A7">
        <w:rPr>
          <w:rFonts w:asciiTheme="minorHAnsi" w:eastAsia="Times New Roman" w:hAnsiTheme="minorHAnsi" w:cs="Times New Roman"/>
          <w:iCs/>
          <w:color w:val="000000" w:themeColor="text1"/>
          <w:lang w:val="de-DE"/>
        </w:rPr>
        <w:t xml:space="preserve">ritten Internationalen Intersex Forum </w:t>
      </w:r>
      <w:r w:rsidR="00945290">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ILGA</w:t>
      </w:r>
      <w:r w:rsidR="00945290">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rechtliche Schritte gegen die Fortführung nicht-selbsteingewilligter genitalverändernder Eingriffe an </w:t>
      </w:r>
      <w:r w:rsidRPr="007310A7">
        <w:rPr>
          <w:rFonts w:asciiTheme="minorHAnsi" w:eastAsia="Times New Roman" w:hAnsiTheme="minorHAnsi" w:cs="Times New Roman"/>
          <w:iCs/>
          <w:color w:val="000000" w:themeColor="text1"/>
          <w:lang w:val="de-DE"/>
        </w:rPr>
        <w:lastRenderedPageBreak/>
        <w:t>intergeschlechtlichen Kindern</w:t>
      </w:r>
      <w:r w:rsidR="00CF4B65">
        <w:rPr>
          <w:rFonts w:asciiTheme="minorHAnsi" w:eastAsia="Times New Roman" w:hAnsiTheme="minorHAnsi" w:cs="Times New Roman"/>
          <w:iCs/>
          <w:color w:val="000000" w:themeColor="text1"/>
          <w:lang w:val="de-DE"/>
        </w:rPr>
        <w:t xml:space="preserve"> einzuleiten</w:t>
      </w:r>
      <w:r w:rsidRPr="007310A7">
        <w:rPr>
          <w:rFonts w:asciiTheme="minorHAnsi" w:eastAsia="Times New Roman" w:hAnsiTheme="minorHAnsi" w:cs="Times New Roman"/>
          <w:iCs/>
          <w:color w:val="000000" w:themeColor="text1"/>
          <w:lang w:val="de-DE"/>
        </w:rPr>
        <w:t>, wird</w:t>
      </w:r>
      <w:r w:rsidR="00E809E2">
        <w:rPr>
          <w:rFonts w:asciiTheme="minorHAnsi" w:eastAsia="Times New Roman" w:hAnsiTheme="minorHAnsi" w:cs="Times New Roman"/>
          <w:iCs/>
          <w:color w:val="000000" w:themeColor="text1"/>
          <w:lang w:val="de-DE"/>
        </w:rPr>
        <w:t xml:space="preserve"> jedoch</w:t>
      </w:r>
      <w:r w:rsidRPr="007310A7">
        <w:rPr>
          <w:rFonts w:asciiTheme="minorHAnsi" w:eastAsia="Times New Roman" w:hAnsiTheme="minorHAnsi" w:cs="Times New Roman"/>
          <w:iCs/>
          <w:color w:val="000000" w:themeColor="text1"/>
          <w:lang w:val="de-DE"/>
        </w:rPr>
        <w:t xml:space="preserve"> 2015 in Malta erstmals ein </w:t>
      </w:r>
      <w:r w:rsidR="00E809E2">
        <w:rPr>
          <w:rFonts w:asciiTheme="minorHAnsi" w:eastAsia="Times New Roman" w:hAnsiTheme="minorHAnsi" w:cs="Times New Roman"/>
          <w:iCs/>
          <w:color w:val="000000" w:themeColor="text1"/>
          <w:lang w:val="de-DE"/>
        </w:rPr>
        <w:t>OP-</w:t>
      </w:r>
      <w:r w:rsidRPr="007310A7">
        <w:rPr>
          <w:rFonts w:asciiTheme="minorHAnsi" w:eastAsia="Times New Roman" w:hAnsiTheme="minorHAnsi" w:cs="Times New Roman"/>
          <w:iCs/>
          <w:color w:val="000000" w:themeColor="text1"/>
          <w:lang w:val="de-DE"/>
        </w:rPr>
        <w:t xml:space="preserve">Verbotsgesetz erlassen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{"citationID":"z20Vd1xT","properties":{"unsorted":false,"formattedCitation":"(vgl. z.B. Ghattas und Sabisch 2017)","plainCitation":"(vgl. z.B. Ghattas und Sabisch 2017)","dontUpdate":true,"noteIndex":0},"citationItems":[{"id":140,"uris":["http://zotero.org/users/local/owKliTIb/items/IREMRVD6"],"itemData":{"id":140,"type":"chapter","container-title":"Teilhabe für alle</w:instrText>
      </w:r>
      <w:r w:rsidRPr="007310A7">
        <w:rPr>
          <w:rFonts w:ascii="Times New Roman" w:eastAsia="Times New Roman" w:hAnsi="Times New Roman" w:cs="Times New Roman"/>
          <w:iCs/>
          <w:color w:val="000000" w:themeColor="text1"/>
          <w:lang w:val="de-DE"/>
        </w:rPr>
        <w:instrText>⁈</w:instrText>
      </w:r>
      <w:r w:rsidRPr="007310A7">
        <w:rPr>
          <w:rFonts w:asciiTheme="minorHAnsi" w:eastAsia="Times New Roman" w:hAnsiTheme="minorHAnsi" w:cs="Times New Roman"/>
          <w:iCs/>
          <w:color w:val="000000" w:themeColor="text1"/>
          <w:lang w:val="de-DE"/>
        </w:rPr>
        <w:instrText xml:space="preserve"> Lebensrealit</w:instrText>
      </w:r>
      <w:r w:rsidRPr="007310A7">
        <w:rPr>
          <w:rFonts w:ascii="Cambria" w:eastAsia="Times New Roman" w:hAnsi="Cambria" w:cs="Cambria"/>
          <w:iCs/>
          <w:color w:val="000000" w:themeColor="text1"/>
          <w:lang w:val="de-DE"/>
        </w:rPr>
        <w:instrText>ä</w:instrText>
      </w:r>
      <w:r w:rsidRPr="007310A7">
        <w:rPr>
          <w:rFonts w:asciiTheme="minorHAnsi" w:eastAsia="Times New Roman" w:hAnsiTheme="minorHAnsi" w:cs="Times New Roman"/>
          <w:iCs/>
          <w:color w:val="000000" w:themeColor="text1"/>
          <w:lang w:val="de-DE"/>
        </w:rPr>
        <w:instrText xml:space="preserve">ten zwischen Diskriminierung und Partizipation","publisher-place":"Bonn","title":"Mehr als </w:instrText>
      </w:r>
      <w:r w:rsidRPr="007310A7">
        <w:rPr>
          <w:rFonts w:ascii="Cambria" w:eastAsia="Times New Roman" w:hAnsi="Cambria" w:cs="Cambria"/>
          <w:iCs/>
          <w:color w:val="000000" w:themeColor="text1"/>
          <w:lang w:val="de-DE"/>
        </w:rPr>
        <w:instrText>„</w:instrText>
      </w:r>
      <w:r w:rsidRPr="007310A7">
        <w:rPr>
          <w:rFonts w:asciiTheme="minorHAnsi" w:eastAsia="Times New Roman" w:hAnsiTheme="minorHAnsi" w:cs="Times New Roman"/>
          <w:iCs/>
          <w:color w:val="000000" w:themeColor="text1"/>
          <w:lang w:val="de-DE"/>
        </w:rPr>
        <w:instrText xml:space="preserve">Mann“ und „Frau“ – Teilhabe intergeschlechtlicher Personen","author":[{"family":"Ghattas","given":"Dan Christian"},{"family":"Sabisch","given":"Katja"}],"editor":[{"family":"Diehl","given":"Elke"}],"issued":{"date-parts":[["2017"]]}},"prefix":"vgl. z.B."}],"schema":"https://github.com/citation-style-language/schema/raw/master/csl-citation.json"}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 xml:space="preserve">(vgl. z.B. </w:t>
      </w:r>
      <w:proofErr w:type="spellStart"/>
      <w:r w:rsidRPr="007310A7">
        <w:rPr>
          <w:rFonts w:ascii="Cambria" w:hAnsi="Cambria"/>
          <w:color w:val="000000" w:themeColor="text1"/>
          <w:lang w:val="de-DE"/>
        </w:rPr>
        <w:t>Ghatta</w:t>
      </w:r>
      <w:proofErr w:type="spellEnd"/>
      <w:r w:rsidRPr="007310A7">
        <w:rPr>
          <w:rFonts w:ascii="Cambria" w:hAnsi="Cambria"/>
          <w:color w:val="000000" w:themeColor="text1"/>
          <w:lang w:val="de-DE"/>
        </w:rPr>
        <w:t xml:space="preserve">, </w:t>
      </w:r>
      <w:proofErr w:type="spellStart"/>
      <w:r w:rsidRPr="007310A7">
        <w:rPr>
          <w:rFonts w:ascii="Cambria" w:hAnsi="Cambria"/>
          <w:color w:val="000000" w:themeColor="text1"/>
          <w:lang w:val="de-DE"/>
        </w:rPr>
        <w:t>Sabisch</w:t>
      </w:r>
      <w:proofErr w:type="spellEnd"/>
      <w:r w:rsidRPr="007310A7">
        <w:rPr>
          <w:rFonts w:ascii="Cambria" w:hAnsi="Cambria"/>
          <w:color w:val="000000" w:themeColor="text1"/>
          <w:lang w:val="de-DE"/>
        </w:rPr>
        <w:t xml:space="preserve"> 2017)</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Weitere Gesetzte dieser Art </w:t>
      </w:r>
      <w:r w:rsidR="00052866">
        <w:rPr>
          <w:rFonts w:asciiTheme="minorHAnsi" w:eastAsia="Times New Roman" w:hAnsiTheme="minorHAnsi" w:cs="Times New Roman"/>
          <w:iCs/>
          <w:color w:val="000000" w:themeColor="text1"/>
          <w:lang w:val="de-DE"/>
        </w:rPr>
        <w:t xml:space="preserve">folgen </w:t>
      </w:r>
      <w:r w:rsidRPr="007310A7">
        <w:rPr>
          <w:rFonts w:asciiTheme="minorHAnsi" w:eastAsia="Times New Roman" w:hAnsiTheme="minorHAnsi" w:cs="Times New Roman"/>
          <w:iCs/>
          <w:color w:val="000000" w:themeColor="text1"/>
          <w:lang w:val="de-DE"/>
        </w:rPr>
        <w:t>in den kommenden Jahren europaweit.</w:t>
      </w:r>
    </w:p>
    <w:p w14:paraId="765C3B5B" w14:textId="4F37D0D0" w:rsidR="00C32CC6" w:rsidRPr="007310A7" w:rsidRDefault="00367207" w:rsidP="004A6F7B">
      <w:pPr>
        <w:pStyle w:val="Default"/>
        <w:spacing w:before="480" w:after="240" w:line="360" w:lineRule="auto"/>
        <w:ind w:right="40"/>
        <w:jc w:val="both"/>
        <w:rPr>
          <w:rFonts w:asciiTheme="minorHAnsi" w:hAnsiTheme="minorHAnsi"/>
          <w:i/>
          <w:color w:val="000000" w:themeColor="text1"/>
          <w:lang w:val="de-DE"/>
        </w:rPr>
      </w:pPr>
      <w:r>
        <w:rPr>
          <w:rFonts w:asciiTheme="minorHAnsi" w:hAnsiTheme="minorHAnsi"/>
          <w:i/>
          <w:color w:val="000000" w:themeColor="text1"/>
          <w:lang w:val="de-DE"/>
        </w:rPr>
        <w:t>Menschenrechtliche und j</w:t>
      </w:r>
      <w:r w:rsidR="00C32CC6" w:rsidRPr="007310A7">
        <w:rPr>
          <w:rFonts w:asciiTheme="minorHAnsi" w:hAnsiTheme="minorHAnsi"/>
          <w:i/>
          <w:color w:val="000000" w:themeColor="text1"/>
          <w:lang w:val="de-DE"/>
        </w:rPr>
        <w:t>uristische Intergeschlechts-Diskurse in Deutschland</w:t>
      </w:r>
    </w:p>
    <w:p w14:paraId="12B40235" w14:textId="77777777" w:rsidR="00446964"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Wie</w:t>
      </w:r>
      <w:r w:rsidR="005A7CC0">
        <w:rPr>
          <w:rFonts w:asciiTheme="minorHAnsi" w:hAnsiTheme="minorHAnsi"/>
          <w:color w:val="000000" w:themeColor="text1"/>
          <w:lang w:val="de-DE"/>
        </w:rPr>
        <w:t xml:space="preserve"> bereits</w:t>
      </w:r>
      <w:r w:rsidRPr="007310A7">
        <w:rPr>
          <w:rFonts w:asciiTheme="minorHAnsi" w:hAnsiTheme="minorHAnsi"/>
          <w:color w:val="000000" w:themeColor="text1"/>
          <w:lang w:val="de-DE"/>
        </w:rPr>
        <w:t xml:space="preserve"> rekonstruiert muss die 2016 veröffentlichte </w:t>
      </w:r>
      <w:r w:rsidR="004A6F7B">
        <w:rPr>
          <w:rFonts w:asciiTheme="minorHAnsi" w:hAnsiTheme="minorHAnsi"/>
          <w:color w:val="000000" w:themeColor="text1"/>
          <w:lang w:val="de-DE"/>
        </w:rPr>
        <w:t xml:space="preserve">medizinische </w:t>
      </w:r>
      <w:r w:rsidRPr="007310A7">
        <w:rPr>
          <w:rFonts w:asciiTheme="minorHAnsi" w:hAnsiTheme="minorHAnsi"/>
          <w:color w:val="000000" w:themeColor="text1"/>
          <w:lang w:val="de-DE"/>
        </w:rPr>
        <w:t>Leitlinie</w:t>
      </w:r>
      <w:r w:rsidR="004A6F7B">
        <w:rPr>
          <w:rFonts w:asciiTheme="minorHAnsi" w:hAnsiTheme="minorHAnsi"/>
          <w:color w:val="000000" w:themeColor="text1"/>
          <w:lang w:val="de-DE"/>
        </w:rPr>
        <w:t xml:space="preserve"> zu </w:t>
      </w:r>
      <w:r w:rsidR="004A6F7B" w:rsidRPr="004A6F7B">
        <w:rPr>
          <w:rFonts w:asciiTheme="minorHAnsi" w:hAnsiTheme="minorHAnsi"/>
          <w:i/>
          <w:iCs/>
          <w:color w:val="000000" w:themeColor="text1"/>
          <w:lang w:val="de-DE"/>
        </w:rPr>
        <w:t>Varianten der Geschlechtsentwicklung</w:t>
      </w:r>
      <w:r w:rsidR="005A7CC0">
        <w:rPr>
          <w:rFonts w:asciiTheme="minorHAnsi" w:hAnsiTheme="minorHAnsi"/>
          <w:color w:val="000000" w:themeColor="text1"/>
          <w:lang w:val="de-DE"/>
        </w:rPr>
        <w:t xml:space="preserve"> </w:t>
      </w:r>
      <w:r w:rsidRPr="007310A7">
        <w:rPr>
          <w:rFonts w:asciiTheme="minorHAnsi" w:hAnsiTheme="minorHAnsi"/>
          <w:color w:val="000000" w:themeColor="text1"/>
          <w:lang w:val="de-DE"/>
        </w:rPr>
        <w:t>im Kontext des entstehenden Menschenrechts</w:t>
      </w:r>
      <w:r w:rsidR="005A7CC0">
        <w:rPr>
          <w:rFonts w:asciiTheme="minorHAnsi" w:hAnsiTheme="minorHAnsi"/>
          <w:color w:val="000000" w:themeColor="text1"/>
          <w:lang w:val="de-DE"/>
        </w:rPr>
        <w:t>-orientierten Intergeschlechts-D</w:t>
      </w:r>
      <w:r w:rsidRPr="007310A7">
        <w:rPr>
          <w:rFonts w:asciiTheme="minorHAnsi" w:hAnsiTheme="minorHAnsi"/>
          <w:color w:val="000000" w:themeColor="text1"/>
          <w:lang w:val="de-DE"/>
        </w:rPr>
        <w:t xml:space="preserve">iskurses verstanden werden, der zugleich </w:t>
      </w:r>
      <w:r w:rsidR="005A7CC0">
        <w:rPr>
          <w:rFonts w:asciiTheme="minorHAnsi" w:hAnsiTheme="minorHAnsi"/>
          <w:color w:val="000000" w:themeColor="text1"/>
          <w:lang w:val="de-DE"/>
        </w:rPr>
        <w:t xml:space="preserve">in </w:t>
      </w:r>
      <w:r w:rsidRPr="007310A7">
        <w:rPr>
          <w:rFonts w:asciiTheme="minorHAnsi" w:hAnsiTheme="minorHAnsi"/>
          <w:color w:val="000000" w:themeColor="text1"/>
          <w:lang w:val="de-DE"/>
        </w:rPr>
        <w:t>den öffentlichen Diskurs</w:t>
      </w:r>
      <w:r w:rsidR="005A7CC0">
        <w:rPr>
          <w:rFonts w:asciiTheme="minorHAnsi" w:hAnsiTheme="minorHAnsi"/>
          <w:color w:val="000000" w:themeColor="text1"/>
          <w:lang w:val="de-DE"/>
        </w:rPr>
        <w:t xml:space="preserve"> </w:t>
      </w:r>
      <w:r w:rsidRPr="007310A7">
        <w:rPr>
          <w:rFonts w:asciiTheme="minorHAnsi" w:hAnsiTheme="minorHAnsi"/>
          <w:color w:val="000000" w:themeColor="text1"/>
          <w:lang w:val="de-DE"/>
        </w:rPr>
        <w:t>in Deutschland</w:t>
      </w:r>
      <w:r w:rsidR="005A7CC0">
        <w:rPr>
          <w:rFonts w:asciiTheme="minorHAnsi" w:hAnsiTheme="minorHAnsi"/>
          <w:color w:val="000000" w:themeColor="text1"/>
          <w:lang w:val="de-DE"/>
        </w:rPr>
        <w:t xml:space="preserve"> </w:t>
      </w:r>
      <w:r w:rsidR="00945290">
        <w:rPr>
          <w:rFonts w:asciiTheme="minorHAnsi" w:hAnsiTheme="minorHAnsi"/>
          <w:color w:val="000000" w:themeColor="text1"/>
          <w:lang w:val="de-DE"/>
        </w:rPr>
        <w:t xml:space="preserve">mit </w:t>
      </w:r>
      <w:r w:rsidR="005A7CC0">
        <w:rPr>
          <w:rFonts w:asciiTheme="minorHAnsi" w:hAnsiTheme="minorHAnsi"/>
          <w:color w:val="000000" w:themeColor="text1"/>
          <w:lang w:val="de-DE"/>
        </w:rPr>
        <w:t>hineinwirkt</w:t>
      </w:r>
      <w:r w:rsidRPr="007310A7">
        <w:rPr>
          <w:rFonts w:asciiTheme="minorHAnsi" w:hAnsiTheme="minorHAnsi"/>
          <w:color w:val="000000" w:themeColor="text1"/>
          <w:lang w:val="de-DE"/>
        </w:rPr>
        <w:t>. Dabei ist die Entstehung eines öffentlichen, insbesondere medial</w:t>
      </w:r>
      <w:r w:rsidR="00945290">
        <w:rPr>
          <w:rFonts w:asciiTheme="minorHAnsi" w:hAnsiTheme="minorHAnsi"/>
          <w:color w:val="000000" w:themeColor="text1"/>
          <w:lang w:val="de-DE"/>
        </w:rPr>
        <w:t xml:space="preserve"> verorteten</w:t>
      </w:r>
      <w:r w:rsidRPr="007310A7">
        <w:rPr>
          <w:rFonts w:asciiTheme="minorHAnsi" w:hAnsiTheme="minorHAnsi"/>
          <w:color w:val="000000" w:themeColor="text1"/>
          <w:lang w:val="de-DE"/>
        </w:rPr>
        <w:t xml:space="preserve"> (Inter</w:t>
      </w:r>
      <w:r w:rsidR="00945290">
        <w:rPr>
          <w:rFonts w:asciiTheme="minorHAnsi" w:hAnsiTheme="minorHAnsi"/>
          <w:color w:val="000000" w:themeColor="text1"/>
          <w:lang w:val="de-DE"/>
        </w:rPr>
        <w:t>-</w:t>
      </w:r>
      <w:r w:rsidRPr="007310A7">
        <w:rPr>
          <w:rFonts w:asciiTheme="minorHAnsi" w:hAnsiTheme="minorHAnsi"/>
          <w:color w:val="000000" w:themeColor="text1"/>
          <w:lang w:val="de-DE"/>
        </w:rPr>
        <w:t>)</w:t>
      </w:r>
      <w:r w:rsidR="00945290">
        <w:rPr>
          <w:rFonts w:asciiTheme="minorHAnsi" w:hAnsiTheme="minorHAnsi"/>
          <w:color w:val="000000" w:themeColor="text1"/>
          <w:lang w:val="de-DE"/>
        </w:rPr>
        <w:t>G</w:t>
      </w:r>
      <w:r w:rsidRPr="007310A7">
        <w:rPr>
          <w:rFonts w:asciiTheme="minorHAnsi" w:hAnsiTheme="minorHAnsi"/>
          <w:color w:val="000000" w:themeColor="text1"/>
          <w:lang w:val="de-DE"/>
        </w:rPr>
        <w:t xml:space="preserve">eschlechts-Diskurses in Deutschland nicht zu trennen von </w:t>
      </w:r>
      <w:r w:rsidR="00945290">
        <w:rPr>
          <w:rFonts w:asciiTheme="minorHAnsi" w:hAnsiTheme="minorHAnsi"/>
          <w:color w:val="000000" w:themeColor="text1"/>
          <w:lang w:val="de-DE"/>
        </w:rPr>
        <w:t xml:space="preserve">ersten juristischen </w:t>
      </w:r>
      <w:r w:rsidRPr="007310A7">
        <w:rPr>
          <w:rFonts w:asciiTheme="minorHAnsi" w:hAnsiTheme="minorHAnsi"/>
          <w:color w:val="000000" w:themeColor="text1"/>
          <w:lang w:val="de-DE"/>
        </w:rPr>
        <w:t xml:space="preserve">Interventionen intergeschlechtlicher </w:t>
      </w:r>
      <w:r w:rsidR="00945290">
        <w:rPr>
          <w:rFonts w:asciiTheme="minorHAnsi" w:hAnsiTheme="minorHAnsi"/>
          <w:color w:val="000000" w:themeColor="text1"/>
          <w:lang w:val="de-DE"/>
        </w:rPr>
        <w:t>Selbstvertreter</w:t>
      </w:r>
      <w:r w:rsidRPr="007310A7">
        <w:rPr>
          <w:rFonts w:asciiTheme="minorHAnsi" w:hAnsiTheme="minorHAnsi"/>
          <w:color w:val="000000" w:themeColor="text1"/>
          <w:lang w:val="de-DE"/>
        </w:rPr>
        <w:t>*innen. Bereits im Jahr 2000 klagt Michel Reiter, einer der Gründer der Arbeitsgemeinschaft gegen Gewalt in der Pädiatrie und Gynäkologie (AGGPG)</w:t>
      </w:r>
      <w:r w:rsidR="00945290">
        <w:rPr>
          <w:rFonts w:asciiTheme="minorHAnsi" w:hAnsiTheme="minorHAnsi"/>
          <w:color w:val="000000" w:themeColor="text1"/>
          <w:lang w:val="de-DE"/>
        </w:rPr>
        <w:t>,</w:t>
      </w:r>
      <w:r w:rsidRPr="007310A7">
        <w:rPr>
          <w:rFonts w:asciiTheme="minorHAnsi" w:hAnsiTheme="minorHAnsi"/>
          <w:color w:val="000000" w:themeColor="text1"/>
          <w:lang w:val="de-DE"/>
        </w:rPr>
        <w:t xml:space="preserve"> auf die Einführung eines dritten Personenstandes: „Zwitter“ oder „intersexuell“ als rechtliche Repräsentation intergeschlechtlicher </w:t>
      </w:r>
      <w:r w:rsidR="00945290">
        <w:rPr>
          <w:rFonts w:asciiTheme="minorHAnsi" w:hAnsiTheme="minorHAnsi"/>
          <w:color w:val="000000" w:themeColor="text1"/>
          <w:lang w:val="de-DE"/>
        </w:rPr>
        <w:t>Menschen</w:t>
      </w:r>
      <w:r w:rsidR="00C007A8">
        <w:rPr>
          <w:rFonts w:asciiTheme="minorHAnsi" w:hAnsiTheme="minorHAnsi"/>
          <w:color w:val="000000" w:themeColor="text1"/>
          <w:lang w:val="de-DE"/>
        </w:rPr>
        <w:t xml:space="preserve"> in Deutschland</w:t>
      </w:r>
      <w:r w:rsidRPr="007310A7">
        <w:rPr>
          <w:rFonts w:asciiTheme="minorHAnsi" w:hAnsiTheme="minorHAnsi"/>
          <w:color w:val="000000" w:themeColor="text1"/>
          <w:lang w:val="de-DE"/>
        </w:rPr>
        <w:t>. Zwar wird die Klage Reiters 2003 abgewiesen, allerdings folgt 2006 die nächste Klage einer inter</w:t>
      </w:r>
      <w:r w:rsidR="00C007A8">
        <w:rPr>
          <w:rFonts w:asciiTheme="minorHAnsi" w:hAnsiTheme="minorHAnsi"/>
          <w:color w:val="000000" w:themeColor="text1"/>
          <w:lang w:val="de-DE"/>
        </w:rPr>
        <w:t>geschlechtlichen</w:t>
      </w:r>
      <w:r w:rsidRPr="007310A7">
        <w:rPr>
          <w:rFonts w:asciiTheme="minorHAnsi" w:hAnsiTheme="minorHAnsi"/>
          <w:color w:val="000000" w:themeColor="text1"/>
          <w:lang w:val="de-DE"/>
        </w:rPr>
        <w:t xml:space="preserve"> Person: Christiane </w:t>
      </w:r>
      <w:proofErr w:type="spellStart"/>
      <w:r w:rsidRPr="007310A7">
        <w:rPr>
          <w:rFonts w:asciiTheme="minorHAnsi" w:hAnsiTheme="minorHAnsi"/>
          <w:color w:val="000000" w:themeColor="text1"/>
          <w:lang w:val="de-DE"/>
        </w:rPr>
        <w:t>Völling</w:t>
      </w:r>
      <w:proofErr w:type="spellEnd"/>
      <w:r w:rsidRPr="007310A7">
        <w:rPr>
          <w:rFonts w:asciiTheme="minorHAnsi" w:hAnsiTheme="minorHAnsi"/>
          <w:color w:val="000000" w:themeColor="text1"/>
          <w:lang w:val="de-DE"/>
        </w:rPr>
        <w:t xml:space="preserve"> verklagt 2008 den Chirurgen, der ihr ohne ihr Einverständnis die reproduktionsfähigen Eierstöcke entfernt auf Schadensersatz und schafft durch die anschließende </w:t>
      </w:r>
      <w:proofErr w:type="spellStart"/>
      <w:r w:rsidRPr="007310A7">
        <w:rPr>
          <w:rFonts w:asciiTheme="minorHAnsi" w:hAnsiTheme="minorHAnsi"/>
          <w:color w:val="000000" w:themeColor="text1"/>
          <w:lang w:val="de-DE"/>
        </w:rPr>
        <w:t>Rechtssprechung</w:t>
      </w:r>
      <w:proofErr w:type="spellEnd"/>
      <w:r w:rsidRPr="007310A7">
        <w:rPr>
          <w:rFonts w:asciiTheme="minorHAnsi" w:hAnsiTheme="minorHAnsi"/>
          <w:color w:val="000000" w:themeColor="text1"/>
          <w:lang w:val="de-DE"/>
        </w:rPr>
        <w:t xml:space="preserve"> zu ihren Gunsten einen Präzedenzfall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{"citationID":"8wgaeVD7","properties":{"unsorted":false,"formattedCitation":"(vgl. Ghattas und Sabisch 2017, 167)","plainCitation":"(vgl. Ghattas und Sabisch 2017, 167)","dontUpdate":true,"noteIndex":0},"citationItems":[{"id":140,"uris":["http://zotero.org/users/local/owKliTIb/items/IREMRVD6"],"itemData":{"id":140,"type":"chapter","container-title":"Teilhabe für alle</w:instrText>
      </w:r>
      <w:r w:rsidRPr="007310A7">
        <w:rPr>
          <w:rFonts w:ascii="Times New Roman" w:hAnsi="Times New Roman" w:cs="Times New Roman"/>
          <w:color w:val="000000" w:themeColor="text1"/>
          <w:lang w:val="de-DE"/>
        </w:rPr>
        <w:instrText>⁈</w:instrText>
      </w:r>
      <w:r w:rsidRPr="007310A7">
        <w:rPr>
          <w:rFonts w:asciiTheme="minorHAnsi" w:hAnsiTheme="minorHAnsi"/>
          <w:color w:val="000000" w:themeColor="text1"/>
          <w:lang w:val="de-DE"/>
        </w:rPr>
        <w:instrText xml:space="preserve"> Lebensrealit</w:instrText>
      </w:r>
      <w:r w:rsidRPr="007310A7">
        <w:rPr>
          <w:rFonts w:ascii="Cambria" w:hAnsi="Cambria" w:cs="Cambria"/>
          <w:color w:val="000000" w:themeColor="text1"/>
          <w:lang w:val="de-DE"/>
        </w:rPr>
        <w:instrText>ä</w:instrText>
      </w:r>
      <w:r w:rsidRPr="007310A7">
        <w:rPr>
          <w:rFonts w:asciiTheme="minorHAnsi" w:hAnsiTheme="minorHAnsi"/>
          <w:color w:val="000000" w:themeColor="text1"/>
          <w:lang w:val="de-DE"/>
        </w:rPr>
        <w:instrText xml:space="preserve">ten zwischen Diskriminierung und Partizipation","publisher-place":"Bonn","title":"Mehr als </w:instrText>
      </w:r>
      <w:r w:rsidRPr="007310A7">
        <w:rPr>
          <w:rFonts w:ascii="Cambria" w:hAnsi="Cambria" w:cs="Cambria"/>
          <w:color w:val="000000" w:themeColor="text1"/>
          <w:lang w:val="de-DE"/>
        </w:rPr>
        <w:instrText>„</w:instrText>
      </w:r>
      <w:r w:rsidRPr="007310A7">
        <w:rPr>
          <w:rFonts w:asciiTheme="minorHAnsi" w:hAnsiTheme="minorHAnsi"/>
          <w:color w:val="000000" w:themeColor="text1"/>
          <w:lang w:val="de-DE"/>
        </w:rPr>
        <w:instrText xml:space="preserve">Mann“ und „Frau“ – Teilhabe intergeschlechtlicher Personen","author":[{"family":"Ghattas","given":"Dan Christian"},{"family":"Sabisch","given":"Katja"}],"editor":[{"family":"Diehl","given":"Elke"}],"issued":{"date-parts":[["2017"]]}},"locator":"167","label":"page","prefix":"vgl."}],"schema":"https://github.com/citation-style-language/schema/raw/master/csl-citation.json"}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 xml:space="preserve">(vgl. Ghattas, </w:t>
      </w:r>
      <w:proofErr w:type="spellStart"/>
      <w:r w:rsidRPr="007310A7">
        <w:rPr>
          <w:rFonts w:ascii="Cambria" w:hAnsi="Cambria"/>
          <w:color w:val="000000" w:themeColor="text1"/>
          <w:lang w:val="de-DE"/>
        </w:rPr>
        <w:t>Sabisch</w:t>
      </w:r>
      <w:proofErr w:type="spellEnd"/>
      <w:r w:rsidRPr="007310A7">
        <w:rPr>
          <w:rFonts w:ascii="Cambria" w:hAnsi="Cambria"/>
          <w:color w:val="000000" w:themeColor="text1"/>
          <w:lang w:val="de-DE"/>
        </w:rPr>
        <w:t xml:space="preserve"> 2017, 167)</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p>
    <w:p w14:paraId="7501CC43" w14:textId="3C01E91E"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2013 wird ein weiteres, medial vielfach diskutiertes Klageverfahren veranlasst. Eine intergeschlechtliche Person fordert unter dem Pseudonym Vanja gemeinsam mit der Kampagnengruppe </w:t>
      </w:r>
      <w:r w:rsidRPr="007310A7">
        <w:rPr>
          <w:rFonts w:asciiTheme="minorHAnsi" w:hAnsiTheme="minorHAnsi"/>
          <w:i/>
          <w:color w:val="000000" w:themeColor="text1"/>
          <w:lang w:val="de-DE"/>
        </w:rPr>
        <w:t>Dritte Option</w:t>
      </w:r>
      <w:r w:rsidRPr="007310A7">
        <w:rPr>
          <w:rFonts w:asciiTheme="minorHAnsi" w:hAnsiTheme="minorHAnsi"/>
          <w:color w:val="000000" w:themeColor="text1"/>
          <w:lang w:val="de-DE"/>
        </w:rPr>
        <w:t xml:space="preserve"> die Einführung eines dritten positiven Geschlechtseintrags.</w:t>
      </w:r>
      <w:r w:rsidRPr="007310A7">
        <w:rPr>
          <w:rStyle w:val="Funotenzeichen"/>
          <w:color w:val="000000" w:themeColor="text1"/>
        </w:rPr>
        <w:footnoteReference w:id="91"/>
      </w:r>
      <w:r w:rsidRPr="007310A7">
        <w:rPr>
          <w:rFonts w:asciiTheme="minorHAnsi" w:hAnsiTheme="minorHAnsi"/>
          <w:color w:val="000000" w:themeColor="text1"/>
          <w:lang w:val="de-DE"/>
        </w:rPr>
        <w:t xml:space="preserve"> Gefordert wird hierbei eine Option des Geschlechtseintrages, die allen Personen unabhängig von erhaltenen medizinischen Diagnosen offensteht. Nachdem Vanjas Antrag auf den Personenstand </w:t>
      </w:r>
      <w:r w:rsidRPr="007310A7">
        <w:rPr>
          <w:rFonts w:asciiTheme="minorHAnsi" w:hAnsiTheme="minorHAnsi"/>
          <w:i/>
          <w:color w:val="000000" w:themeColor="text1"/>
          <w:lang w:val="de-DE"/>
        </w:rPr>
        <w:t>divers</w:t>
      </w:r>
      <w:r w:rsidRPr="007310A7">
        <w:rPr>
          <w:rFonts w:asciiTheme="minorHAnsi" w:hAnsiTheme="minorHAnsi"/>
          <w:color w:val="000000" w:themeColor="text1"/>
          <w:lang w:val="de-DE"/>
        </w:rPr>
        <w:t xml:space="preserve"> in mehreren Instanzen abgelehnt wird entscheidet im Oktober 2017 das </w:t>
      </w:r>
      <w:r w:rsidRPr="007310A7">
        <w:rPr>
          <w:rFonts w:asciiTheme="minorHAnsi" w:hAnsiTheme="minorHAnsi"/>
          <w:color w:val="000000" w:themeColor="text1"/>
          <w:lang w:val="de-DE"/>
        </w:rPr>
        <w:lastRenderedPageBreak/>
        <w:t>Bundesverfassungsgericht zu Gunsten der Kläger*inne</w:t>
      </w:r>
      <w:r w:rsidR="00424C6B">
        <w:rPr>
          <w:rFonts w:asciiTheme="minorHAnsi" w:hAnsiTheme="minorHAnsi"/>
          <w:color w:val="000000" w:themeColor="text1"/>
          <w:lang w:val="de-DE"/>
        </w:rPr>
        <w:t>n</w:t>
      </w:r>
      <w:r w:rsidRPr="007310A7">
        <w:rPr>
          <w:rFonts w:asciiTheme="minorHAnsi" w:hAnsiTheme="minorHAnsi"/>
          <w:color w:val="000000" w:themeColor="text1"/>
          <w:lang w:val="de-DE"/>
        </w:rPr>
        <w:t xml:space="preserve">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{"citationID":"pKQGFYcq","properties":{"unsorted":false,"formattedCitation":"(vgl. Dritte Option 2017)","plainCitation":"(vgl. Dritte Option 2017)","noteIndex":0},"citationItems":[{"id":29,"uris":["http://zotero.org/users/local/owKliTIb/items/2U3CNJ32"],"itemData":{"id":29,"type":"document","note":"container-title: ÄrzteZeitung","title":"Dritte Geschlechtsoption: Betroffene jubeln","URL":"https://www.aerztezeitung.de/Politik/Dritte-Geschlechtsoption-Betroffene-jubeln-297723.html","author":[{"family":"Smith","given":"Pete"}],"issued":{"date-parts":[["2017"]]}},"suppress-author":true,"prefix":"vgl. Dritte Option"}],"schema":"https://github.com/citation-style-language/schema/raw/master/csl-citation.json"}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(vgl. Dritte Option 2017)</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Begründet wird das Recht auf einen dritten positiven Geschlechtseintrag mittels des Persönlichkeitsrechtes sowie des allgemeinen Gleichbehandlungsgrundsatz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{"citationID":"EKKDKzEj","properties":{"unsorted":false,"formattedCitation":"(BVerfG 2017b)","plainCitation":"(BVerfG 2017b)","noteIndex":0},"citationItems":[{"id":1205,"uris":["http://zotero.org/users/local/owKliTIb/items/JCTE46Z6"],"itemData":{"id":1205,"type":"document","genre":"Pressemitteilung von 8. November 2017","title":"Personenstandsrecht muss weiteren positiven Geschlechtseintrag zulassen","URL":"https://www.bundesverfassungsgericht.de/SharedDocs/Pressemitteilungen/DE/2017/bvg17-095.html","author":[{"literal":"Bundesverfassungsgericht"}],"issued":{"literal":"2017b"}},"suppress-author":true,"prefix":"BVerfG"}],"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w:t>
      </w:r>
      <w:r w:rsidR="00424C6B">
        <w:rPr>
          <w:rFonts w:ascii="Cambria" w:hAnsi="Cambria"/>
          <w:color w:val="000000" w:themeColor="text1"/>
          <w:lang w:val="de-DE"/>
        </w:rPr>
        <w:t xml:space="preserve">vgl. </w:t>
      </w:r>
      <w:r w:rsidRPr="007310A7">
        <w:rPr>
          <w:rFonts w:ascii="Cambria" w:hAnsi="Cambria"/>
          <w:color w:val="000000" w:themeColor="text1"/>
          <w:lang w:val="de-DE"/>
        </w:rPr>
        <w:t>BVerfG 2017b)</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Das Urteil beschränkt seinen Geltungsbereich zwar auf Personen die „sich dauerhaft weder dem männlichen noch dem weiblichen Geschlecht zuordnen lassen“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{"citationID":"1MLrjyV3","properties":{"unsorted":false,"formattedCitation":"(BVerfG 2017a)","plainCitation":"(BVerfG 2017a)","noteIndex":0},"citationItems":[{"id":50,"uris":["http://zotero.org/users/local/owKliTIb/items/RQ9IQSTR"],"itemData":{"id":50,"type":"legislation","note":"publisher: Bundesverfassungsgericht","title":"1 BvR 2019/16 - Beschluss vom 10. Oktober 2017","URL":"https://www.bundesverfassungsgericht.de/SharedDocs/Entscheidungen/DE/2017/10/rs20171010_1bvr201916.html?nn=68080","issued":{"literal":"2017a"}},"suppress-author":true,"prefix":"BVerfG"}],"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w:t>
      </w:r>
      <w:r w:rsidR="00424C6B">
        <w:rPr>
          <w:rFonts w:ascii="Cambria" w:hAnsi="Cambria"/>
          <w:color w:val="000000" w:themeColor="text1"/>
          <w:lang w:val="de-DE"/>
        </w:rPr>
        <w:t xml:space="preserve">vgl. </w:t>
      </w:r>
      <w:r w:rsidRPr="007310A7">
        <w:rPr>
          <w:rFonts w:ascii="Cambria" w:hAnsi="Cambria"/>
          <w:color w:val="000000" w:themeColor="text1"/>
          <w:lang w:val="de-DE"/>
        </w:rPr>
        <w:t>BVerfG 2017a)</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allerdings wird diese Limitation erst im Rahmen der darauffolgenden Gesetzgebung in d</w:t>
      </w:r>
      <w:r w:rsidR="00424C6B">
        <w:rPr>
          <w:rFonts w:asciiTheme="minorHAnsi" w:hAnsiTheme="minorHAnsi"/>
          <w:color w:val="000000" w:themeColor="text1"/>
          <w:lang w:val="de-DE"/>
        </w:rPr>
        <w:t>as</w:t>
      </w:r>
      <w:r w:rsidRPr="007310A7">
        <w:rPr>
          <w:rFonts w:asciiTheme="minorHAnsi" w:hAnsiTheme="minorHAnsi"/>
          <w:color w:val="000000" w:themeColor="text1"/>
          <w:lang w:val="de-DE"/>
        </w:rPr>
        <w:t xml:space="preserve"> Erfordernis einer medizinisch diagnostizierten Variante der Geschlechtsentwicklung</w:t>
      </w:r>
      <w:r w:rsidR="00A7206A">
        <w:rPr>
          <w:rFonts w:asciiTheme="minorHAnsi" w:hAnsiTheme="minorHAnsi"/>
          <w:color w:val="000000" w:themeColor="text1"/>
          <w:lang w:val="de-DE"/>
        </w:rPr>
        <w:t xml:space="preserve"> </w:t>
      </w:r>
      <w:r w:rsidRPr="007310A7">
        <w:rPr>
          <w:rFonts w:asciiTheme="minorHAnsi" w:hAnsiTheme="minorHAnsi"/>
          <w:color w:val="000000" w:themeColor="text1"/>
          <w:lang w:val="de-DE"/>
        </w:rPr>
        <w:t>übersetzt.</w:t>
      </w:r>
      <w:r w:rsidRPr="007310A7">
        <w:rPr>
          <w:rStyle w:val="Funotenzeichen"/>
          <w:color w:val="000000" w:themeColor="text1"/>
        </w:rPr>
        <w:footnoteReference w:id="92"/>
      </w:r>
      <w:r w:rsidRPr="007310A7">
        <w:rPr>
          <w:rFonts w:asciiTheme="minorHAnsi" w:hAnsiTheme="minorHAnsi"/>
          <w:color w:val="000000" w:themeColor="text1"/>
          <w:lang w:val="de-DE"/>
        </w:rPr>
        <w:t xml:space="preserve"> Sowohl der Klageprozess als auch die anschließende Rechtsprechung werden in zahlreichen medialen Berichterstattungen kommentiert, die in dieser Form erstmalig die Situation intergeschlechtlicher Menschen ins Zentrum sowohl öffentlicher als auch alltäglicher Diskurse rücken. Dabei sind in vielen Berichten nicht nur Fragen der Geschlechtszugehörigkeit bzw. Identität sondern auch (nicht-selbsteingewilligte) Genitaleingriffe im Kindesalter thematisch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{"citationID":"wKH2d84t","properties":{"unsorted":true,"formattedCitation":"(vgl. z.B. \\uc0\\u196{}rztezeitung 2017; Spiegel 2017; TAZ 2015)","plainCitation":"(vgl. z.B. Ärztezeitung 2017; Spiegel 2017; TAZ 2015)","noteIndex":0},"citationItems":[{"id":29,"uris":["http://zotero.org/users/local/owKliTIb/items/2U3CNJ32"],"itemData":{"id":29,"type":"document","note":"container-title: ÄrzteZeitung","title":"Dritte Geschlechtsoption: Betroffene jubeln","URL":"https://www.aerztezeitung.de/Politik/Dritte-Geschlechtsoption-Betroffene-jubeln-297723.html","author":[{"family":"Smith","given":"Pete"}],"issued":{"date-parts":[["2017"]]}},"suppress-author":true,"prefix":"vgl. z.B. Ärztezeitung"},{"id":88,"uris":["http://zotero.org/users/local/owKliTIb/items/J353RYHC"],"itemData":{"id":88,"type":"document","note":"container-title: Spiegel Panorama","publisher":"Der Spiegel","title":"Vanjas Sieg","URL":"https://www.spiegel.de/panorama/gesellschaft/bundesverfassungsgericht-was-vanjas-sieg-fuer-intersexuelle-bedeutet-a-1177436.html","author":[{"family":"Fokken","given":"Silke"}],"issued":{"date-parts":[["2017"]]}},"suppress-author":true,"prefix":"Spiegel"},{"id":334,"uris":["http://zotero.org/users/local/owKliTIb/items/YDMNP5SJ"],"itemData":{"id":334,"type":"document","title":"Interview mit Andreas Wyputta, „Ich bin weder Mann noch Frau“","URL":"https://taz.de/Vanja-ueber-die-Kampagne-fuer-eine-dritte-Option/!5024783/","author":[{"literal":"TAZ"}],"issued":{"date-parts":[["2015"]]}}}],"schema":"https://github.com/citation-style-language/schema/raw/master/csl-citation.json"}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s="Times New Roman"/>
          <w:color w:val="000000" w:themeColor="text1"/>
          <w:lang w:val="de-DE"/>
        </w:rPr>
        <w:t>(vgl. z.B. Ärztezeitung 2017; Spiegel 2017; TAZ 2015)</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Dabei impliziert der öffentliche Diskurs ebenfalls die Hinterfragung medizinischer Deutungs- und Handlungsmacht über intergeschlechtliche Körper. Der</w:t>
      </w:r>
      <w:r w:rsidR="00B974C3">
        <w:rPr>
          <w:rFonts w:asciiTheme="minorHAnsi" w:hAnsiTheme="minorHAnsi"/>
          <w:color w:val="000000" w:themeColor="text1"/>
          <w:lang w:val="de-DE"/>
        </w:rPr>
        <w:t xml:space="preserve"> anschließende</w:t>
      </w:r>
      <w:r w:rsidRPr="007310A7">
        <w:rPr>
          <w:rFonts w:asciiTheme="minorHAnsi" w:hAnsiTheme="minorHAnsi"/>
          <w:color w:val="000000" w:themeColor="text1"/>
          <w:lang w:val="de-DE"/>
        </w:rPr>
        <w:t xml:space="preserve"> politische Gesetzgebungsprozess referiert</w:t>
      </w:r>
      <w:r w:rsidR="00B974C3">
        <w:rPr>
          <w:rFonts w:asciiTheme="minorHAnsi" w:hAnsiTheme="minorHAnsi"/>
          <w:color w:val="000000" w:themeColor="text1"/>
          <w:lang w:val="de-DE"/>
        </w:rPr>
        <w:t xml:space="preserve"> allerdings</w:t>
      </w:r>
      <w:r w:rsidRPr="007310A7">
        <w:rPr>
          <w:rFonts w:asciiTheme="minorHAnsi" w:hAnsiTheme="minorHAnsi"/>
          <w:color w:val="000000" w:themeColor="text1"/>
          <w:lang w:val="de-DE"/>
        </w:rPr>
        <w:t xml:space="preserve"> auf den medizinisch-pathologischen Diskurs in affirmativer Weise, da hier nicht auf ein menschenrechtliches, sondern das diagnostische Konzept der </w:t>
      </w:r>
      <w:r w:rsidRPr="007310A7">
        <w:rPr>
          <w:rFonts w:asciiTheme="minorHAnsi" w:hAnsiTheme="minorHAnsi"/>
          <w:i/>
          <w:color w:val="000000" w:themeColor="text1"/>
          <w:lang w:val="de-DE"/>
        </w:rPr>
        <w:t>Varianten der Geschlechtsentwicklung</w:t>
      </w:r>
      <w:r w:rsidRPr="007310A7">
        <w:rPr>
          <w:rFonts w:asciiTheme="minorHAnsi" w:hAnsiTheme="minorHAnsi"/>
          <w:color w:val="000000" w:themeColor="text1"/>
          <w:lang w:val="de-DE"/>
        </w:rPr>
        <w:t xml:space="preserve"> zurückgegriffen wird. Dies impliziert zum einen eine formale Grenzziehung zwischen den Persönlichkeitsrechten inter- auf der einen und transgeschlechtlicher bzw. nicht-binärer Personen auf der anderen Seite. Zum andern werden hierdurch Menschen, die eine Diagnose gemäß </w:t>
      </w:r>
      <w:r w:rsidRPr="007310A7">
        <w:rPr>
          <w:rFonts w:asciiTheme="minorHAnsi" w:hAnsiTheme="minorHAnsi"/>
          <w:i/>
          <w:color w:val="000000" w:themeColor="text1"/>
          <w:lang w:val="de-DE"/>
        </w:rPr>
        <w:t>Chicago Consensus Statements</w:t>
      </w:r>
      <w:r w:rsidRPr="007310A7">
        <w:rPr>
          <w:rFonts w:asciiTheme="minorHAnsi" w:hAnsiTheme="minorHAnsi"/>
          <w:color w:val="000000" w:themeColor="text1"/>
          <w:lang w:val="de-DE"/>
        </w:rPr>
        <w:t xml:space="preserve"> erhalten – und diese nachweisen können – von denen juristisch getrennt, deren Variation entweder nicht Teil der Kategorisierung ist, oder die über keinen Zugriff auf ihre medizinischen Dokumente verfügen.</w:t>
      </w:r>
      <w:r w:rsidRPr="007310A7">
        <w:rPr>
          <w:rStyle w:val="Funotenzeichen"/>
          <w:color w:val="000000" w:themeColor="text1"/>
        </w:rPr>
        <w:footnoteReference w:id="93"/>
      </w:r>
    </w:p>
    <w:p w14:paraId="61062B56" w14:textId="0CE6FA03" w:rsidR="00C32CC6" w:rsidRPr="007310A7" w:rsidRDefault="00C32CC6" w:rsidP="00B974C3">
      <w:pPr>
        <w:pStyle w:val="Default"/>
        <w:spacing w:before="240" w:line="360" w:lineRule="auto"/>
        <w:ind w:right="40"/>
        <w:jc w:val="both"/>
        <w:rPr>
          <w:rFonts w:asciiTheme="minorHAnsi" w:hAnsiTheme="minorHAnsi"/>
          <w:color w:val="000000" w:themeColor="text1"/>
          <w:lang w:val="de-DE"/>
        </w:rPr>
      </w:pPr>
      <w:r w:rsidRPr="007310A7">
        <w:rPr>
          <w:rFonts w:asciiTheme="minorHAnsi" w:eastAsia="Times New Roman" w:hAnsiTheme="minorHAnsi" w:cs="Times New Roman"/>
          <w:iCs/>
          <w:color w:val="000000" w:themeColor="text1"/>
          <w:lang w:val="de-DE"/>
        </w:rPr>
        <w:lastRenderedPageBreak/>
        <w:t>Zeitlich parallel zu den Entwicklungen des Personenstandsgesetzes intensivieren sich auch menschenrechtliche Debatte</w:t>
      </w:r>
      <w:r w:rsidR="00911AA2">
        <w:rPr>
          <w:rFonts w:asciiTheme="minorHAnsi" w:eastAsia="Times New Roman" w:hAnsiTheme="minorHAnsi" w:cs="Times New Roman"/>
          <w:iCs/>
          <w:color w:val="000000" w:themeColor="text1"/>
          <w:lang w:val="de-DE"/>
        </w:rPr>
        <w:t xml:space="preserve">n </w:t>
      </w:r>
      <w:r w:rsidRPr="007310A7">
        <w:rPr>
          <w:rFonts w:asciiTheme="minorHAnsi" w:eastAsia="Times New Roman" w:hAnsiTheme="minorHAnsi" w:cs="Times New Roman"/>
          <w:iCs/>
          <w:color w:val="000000" w:themeColor="text1"/>
          <w:lang w:val="de-DE"/>
        </w:rPr>
        <w:t>in Deutschland</w:t>
      </w:r>
      <w:r w:rsidR="00911AA2">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2014 benennt das Deutsche Institut für Menschenrechte intergeschlechtliche Kinder als vulnerable Gruppe und kritisiert risikoreiche Eingriffe, die ohne „konkrete lebensbedrohliche Situation“ durchgeführt würden.</w:t>
      </w:r>
      <w:r w:rsidRPr="007310A7">
        <w:rPr>
          <w:rStyle w:val="Funotenzeichen"/>
          <w:color w:val="000000" w:themeColor="text1"/>
        </w:rPr>
        <w:footnoteReference w:id="94"/>
      </w:r>
      <w:r w:rsidRPr="007310A7">
        <w:rPr>
          <w:rFonts w:asciiTheme="minorHAnsi" w:eastAsia="Times New Roman" w:hAnsiTheme="minorHAnsi" w:cs="Times New Roman"/>
          <w:iCs/>
          <w:color w:val="000000" w:themeColor="text1"/>
          <w:lang w:val="de-DE"/>
        </w:rPr>
        <w:t xml:space="preserve"> Auch die Konferenz der Gleichstellungs- und </w:t>
      </w:r>
      <w:proofErr w:type="spellStart"/>
      <w:r w:rsidRPr="007310A7">
        <w:rPr>
          <w:rFonts w:asciiTheme="minorHAnsi" w:eastAsia="Times New Roman" w:hAnsiTheme="minorHAnsi" w:cs="Times New Roman"/>
          <w:iCs/>
          <w:color w:val="000000" w:themeColor="text1"/>
          <w:lang w:val="de-DE"/>
        </w:rPr>
        <w:t>FrauenministerInnen</w:t>
      </w:r>
      <w:proofErr w:type="spellEnd"/>
      <w:r w:rsidRPr="007310A7">
        <w:rPr>
          <w:rFonts w:asciiTheme="minorHAnsi" w:eastAsia="Times New Roman" w:hAnsiTheme="minorHAnsi" w:cs="Times New Roman"/>
          <w:iCs/>
          <w:color w:val="000000" w:themeColor="text1"/>
          <w:lang w:val="de-DE"/>
        </w:rPr>
        <w:t xml:space="preserve"> (GMFK) greift das Thema auf und fordert erstmals auf institutioneller Ebene rechtliche Regelungen zum Schutz intersexueller Menschen in Deutschland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{"citationID":"c8TYa8LN","properties":{"unsorted":false,"formattedCitation":"(vgl. GMFK 2014, zitiert nach Ghattas und Sabisch 2017)","plainCitation":"(vgl. GMFK 2014, zitiert nach Ghattas und Sabisch 2017)","dontUpdate":true,"noteIndex":0},"citationItems":[{"id":140,"uris":["http://zotero.org/users/local/owKliTIb/items/IREMRVD6"],"itemData":{"id":140,"type":"chapter","container-title":"Teilhabe für alle</w:instrText>
      </w:r>
      <w:r w:rsidRPr="007310A7">
        <w:rPr>
          <w:rFonts w:ascii="Times New Roman" w:eastAsia="Times New Roman" w:hAnsi="Times New Roman" w:cs="Times New Roman"/>
          <w:iCs/>
          <w:color w:val="000000" w:themeColor="text1"/>
          <w:lang w:val="de-DE"/>
        </w:rPr>
        <w:instrText>⁈</w:instrText>
      </w:r>
      <w:r w:rsidRPr="007310A7">
        <w:rPr>
          <w:rFonts w:asciiTheme="minorHAnsi" w:eastAsia="Times New Roman" w:hAnsiTheme="minorHAnsi" w:cs="Times New Roman"/>
          <w:iCs/>
          <w:color w:val="000000" w:themeColor="text1"/>
          <w:lang w:val="de-DE"/>
        </w:rPr>
        <w:instrText xml:space="preserve"> Lebensrealit</w:instrText>
      </w:r>
      <w:r w:rsidRPr="007310A7">
        <w:rPr>
          <w:rFonts w:ascii="Cambria" w:eastAsia="Times New Roman" w:hAnsi="Cambria" w:cs="Cambria"/>
          <w:iCs/>
          <w:color w:val="000000" w:themeColor="text1"/>
          <w:lang w:val="de-DE"/>
        </w:rPr>
        <w:instrText>ä</w:instrText>
      </w:r>
      <w:r w:rsidRPr="007310A7">
        <w:rPr>
          <w:rFonts w:asciiTheme="minorHAnsi" w:eastAsia="Times New Roman" w:hAnsiTheme="minorHAnsi" w:cs="Times New Roman"/>
          <w:iCs/>
          <w:color w:val="000000" w:themeColor="text1"/>
          <w:lang w:val="de-DE"/>
        </w:rPr>
        <w:instrText xml:space="preserve">ten zwischen Diskriminierung und Partizipation","publisher-place":"Bonn","title":"Mehr als „Mann“ und „Frau“ – Teilhabe intergeschlechtlicher Personen","author":[{"family":"Ghattas","given":"Dan Christian"},{"family":"Sabisch","given":"Katja"}],"editor":[{"family":"Diehl","given":"Elke"}],"issued":{"date-parts":[["2017"]]}},"prefix":"vgl. GMFK 2014, zitiert nach"}],"schema":"https://github.com/citation-style-language/schema/raw/master/csl-citation.json"}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 xml:space="preserve">(vgl. GMFK 2014, zitiert nach Ghattas, </w:t>
      </w:r>
      <w:proofErr w:type="spellStart"/>
      <w:r w:rsidRPr="007310A7">
        <w:rPr>
          <w:rFonts w:ascii="Cambria" w:hAnsi="Cambria"/>
          <w:color w:val="000000" w:themeColor="text1"/>
          <w:lang w:val="de-DE"/>
        </w:rPr>
        <w:t>Sabisch</w:t>
      </w:r>
      <w:proofErr w:type="spellEnd"/>
      <w:r w:rsidRPr="007310A7">
        <w:rPr>
          <w:rFonts w:ascii="Cambria" w:hAnsi="Cambria"/>
          <w:color w:val="000000" w:themeColor="text1"/>
          <w:lang w:val="de-DE"/>
        </w:rPr>
        <w:t xml:space="preserve"> 2017)</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Die Kinderkommission des Deutschen Bundes nimmt diesbezüglich eine noch deutlichere Position ein und fordert 2016</w:t>
      </w:r>
      <w:r w:rsidR="00E16A34">
        <w:rPr>
          <w:rFonts w:asciiTheme="minorHAnsi" w:eastAsia="Times New Roman" w:hAnsiTheme="minorHAnsi" w:cs="Times New Roman"/>
          <w:iCs/>
          <w:color w:val="000000" w:themeColor="text1"/>
          <w:lang w:val="de-DE"/>
        </w:rPr>
        <w:t xml:space="preserve"> erstmals</w:t>
      </w:r>
      <w:r w:rsidRPr="007310A7">
        <w:rPr>
          <w:rFonts w:asciiTheme="minorHAnsi" w:eastAsia="Times New Roman" w:hAnsiTheme="minorHAnsi" w:cs="Times New Roman"/>
          <w:iCs/>
          <w:color w:val="000000" w:themeColor="text1"/>
          <w:lang w:val="de-DE"/>
        </w:rPr>
        <w:t xml:space="preserve"> ein Verbot von nicht-lebensnotwenigen „genitalen und geschlechtsangleichenden Operationen an nicht einwilligungsfähigen Kindern“ sowie verbindliche, Klinik-unabhängige Beratungsangebote</w:t>
      </w:r>
      <w:r w:rsidR="00E16A34">
        <w:rPr>
          <w:rFonts w:asciiTheme="minorHAnsi" w:eastAsia="Times New Roman" w:hAnsiTheme="minorHAnsi" w:cs="Times New Roman"/>
          <w:iCs/>
          <w:color w:val="000000" w:themeColor="text1"/>
          <w:lang w:val="de-DE"/>
        </w:rPr>
        <w:t xml:space="preserve"> für Eltern</w:t>
      </w:r>
      <w:r w:rsidRPr="007310A7">
        <w:rPr>
          <w:rFonts w:asciiTheme="minorHAnsi" w:eastAsia="Times New Roman" w:hAnsiTheme="minorHAnsi" w:cs="Times New Roman"/>
          <w:iCs/>
          <w:color w:val="000000" w:themeColor="text1"/>
          <w:lang w:val="de-DE"/>
        </w:rPr>
        <w:t xml:space="preserve"> (</w:t>
      </w:r>
      <w:r w:rsidR="00E16A34">
        <w:rPr>
          <w:rFonts w:asciiTheme="minorHAnsi" w:eastAsia="Times New Roman" w:hAnsiTheme="minorHAnsi" w:cs="Times New Roman"/>
          <w:iCs/>
          <w:color w:val="000000" w:themeColor="text1"/>
          <w:lang w:val="de-DE"/>
        </w:rPr>
        <w:t xml:space="preserve">vgl. </w:t>
      </w:r>
      <w:r w:rsidRPr="007310A7">
        <w:rPr>
          <w:rFonts w:asciiTheme="minorHAnsi" w:eastAsia="Times New Roman" w:hAnsiTheme="minorHAnsi" w:cs="Times New Roman"/>
          <w:iCs/>
          <w:color w:val="000000" w:themeColor="text1"/>
          <w:lang w:val="de-DE"/>
        </w:rPr>
        <w:t>Kinderkommission 2016, zitiert nach ebd.).</w:t>
      </w:r>
    </w:p>
    <w:p w14:paraId="44B96BF7" w14:textId="6F3F5F8E"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Pr>
          <w:rFonts w:asciiTheme="minorHAnsi" w:eastAsia="Times New Roman" w:hAnsiTheme="minorHAnsi" w:cs="Times New Roman"/>
          <w:iCs/>
          <w:color w:val="000000" w:themeColor="text1"/>
          <w:lang w:val="de-DE"/>
        </w:rPr>
        <w:t xml:space="preserve">Auf diese menschenrechtliche, parteipolitische und mediale Thematisierung reagiert im Jahr 2018 die neu formierte Bundesregierung, bestehend aus SPD und CDU, im Rahmen ihres Koalitionsvertrages. Hier heißt es: „Wir werden gesetzlich klarstellen, dass geschlechtsangleichende medizinische Eingriffe an Kindern nur in unaufschiebbaren Fällen und zur Abwendung von Lebensgefahr zulässig sind.“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{"citationID":"sZm4ue7S","properties":{"unsorted":false,"formattedCitation":"(CDU/CSU, SPD 2018)","plainCitation":"(CDU/CSU, SPD 2018)","noteIndex":0},"citationItems":[{"id":66,"uris":["http://zotero.org/users/local/owKliTIb/items/DHIRJ948"],"itemData":{"id":66,"type":"document","publisher-place":"Berlin","title":"Koalitionsvertrag: Ein neuer Aufbruch für Europa Eine neue Dynamik für Deutschland Ein neuer Zusammenhalt für unser Land","URL":"https://www.bundesregierung.de/resource/blob/974430/847984/3d417686a16696f156611b06a1508ad0/2018-03-14-koalitionsvertrag-data.pdf?download=1","author":[{"literal":"CDU/CSU, SPD"}],"issued":{"date-parts":[["2018"]]}}}],"schema":"https://github.com/citation-style-language/schema/raw/master/csl-citation.json"}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(CDU/CSU, SPD 2018)</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Auch die FDP sowie Bündnis 90/Die Grünen fordern ein solches Verbot und kritisieren ein Ausbleiben erster Schritte zur Umsetzung eines solchen u.a. im Rahmen von Bundestagsanfragen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{"citationID":"AtEFLv71","properties":{"unsorted":false,"formattedCitation":"(vgl. z.B. Deutscher Bundestag 19/7299 2019)","plainCitation":"(vgl. z.B. Deutscher Bundestag 19/7299 2019)","noteIndex":0},"citationItems":[{"id":105,"uris":["http://zotero.org/users/local/owKliTIb/items/WMIPCCA9"],"itemData":{"id":105,"type":"bill","note":"publisher: Deutscher Bundestag","title":"Drucksache 19/7299 - Kleine Anfrage der Fraktion der FDP vom 23.01.2019","URL":"https://dserver.bundestag.de/btd/19/072/1907299.pdf","issued":{"date-parts":[["2019"]]}},"suppress-author":true,"prefix":"vgl. z.B. Deutscher Bundestag 19/7299"}],"schema":"https://github.com/citation-style-language/schema/raw/master/csl-citation.json"}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z.B. Deutscher Bundestag 19/7299 2019)</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Diese Kritik wird wiederum medial aufgegriffen und teilweise das ausstehende Handeln politischen Entscheidungsträger*innen skandalisiert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{"citationID":"fxqvvBS5","properties":{"unsorted":false,"formattedCitation":"(vgl. z.B. Morgenpost 2019)","plainCitation":"(vgl. z.B. Morgenpost 2019)","noteIndex":0},"citationItems":[{"id":258,"uris":["http://zotero.org/users/local/owKliTIb/items/JJQG3UKE"],"itemData":{"id":258,"type":"document","publisher":"Morgenpost","title":"Intersexualität: Dürfen Kinder wegen ihres Geschlechts operiert werden?","URL":"https://www.morgenpost.de/politik/article401991924/duerfen-intergeschlechtliche-kinder-operiert-werden.html","author":[{"family":"Kisling","given":"Tobias"}],"issued":{"date-parts":[["2019"]]}},"suppress-author":true,"prefix":"vgl. z.B. Morgenpost"}],"schema":"https://github.com/citation-style-language/schema/raw/master/csl-citation.json"}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z.B. Morgenpost 2019)</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Auf einer diskursiven Ebene entsteht nun erstmals eine Situation in der juristisch, überwiegend parteipolitisch und medial ein Konsens über die Notwendigkeit einer solchen Gesetzesänderung besteht, während diese weiterhin innerhalb des medizinischen Diskurses abgelehnt wird. Obwohl dies zu großen Teilen auf die menschenrechtlichen Forderungen seit 2008 zurückgeführt werden kann, ist diese Entwicklung nicht ohne die Rolle verfassungsrechtlicher Diskurse, insbesondere unter Berücksichtigung der Rechtsprechung des Bundesverfassungsgerichts verstehbar. Hier liegt </w:t>
      </w:r>
      <w:proofErr w:type="spellStart"/>
      <w:del w:id="1000068" w:author="Claude Lektorat" w:date="2026-06-30T12:18:05Z">
        <w:r>
          <w:rPr>
            <w:rFonts w:asciiTheme="minorHAnsi" w:eastAsia="Times New Roman" w:hAnsiTheme="minorHAnsi" w:cs="Times New Roman"/>
            <w:iCs/>
            <w:color w:val="000000" w:themeColor="text1"/>
            <w:lang w:val="de-DE"/>
          </w:rPr>
          <w:delText xml:space="preserve">ahe</w:delText>
        </w:r>
      </w:del>
      <w:ins w:id="1000069" w:author="Claude Lektorat" w:date="2026-06-30T12:18:05Z">
        <w:r>
          <w:rPr>
            <w:rFonts w:asciiTheme="minorHAnsi" w:eastAsia="Times New Roman" w:hAnsiTheme="minorHAnsi" w:cs="Times New Roman"/>
            <w:iCs/>
            <w:color w:val="000000" w:themeColor="text1"/>
            <w:lang w:val="de-DE"/>
          </w:rPr>
          <w:t xml:space="preserve">nahe</w:t>
        </w:r>
      </w:ins>
      <w:proofErr w:type="spellEnd"/>
      <w:r>
        <w:rPr>
          <w:rFonts w:asciiTheme="minorHAnsi" w:eastAsia="Times New Roman" w:hAnsiTheme="minorHAnsi" w:cs="Times New Roman"/>
          <w:iCs/>
          <w:color w:val="000000" w:themeColor="text1"/>
          <w:lang w:val="de-DE"/>
        </w:rPr>
        <w:t xml:space="preserve">, dass die </w:t>
      </w:r>
      <w:r>
        <w:rPr>
          <w:rFonts w:asciiTheme="minorHAnsi" w:eastAsia="Times New Roman" w:hAnsiTheme="minorHAnsi" w:cs="Times New Roman"/>
          <w:iCs/>
          <w:color w:val="000000" w:themeColor="text1"/>
          <w:lang w:val="de-DE"/>
        </w:rPr>
        <w:t xml:space="preserve">verfassungsrechtliche Stärkung individueller Selbstbestimmung in Bezug auf Geschlecht bzw. geschlechtliche Identität, körperliche Integrität sowie die Stärkung von kindlicher Selbstbestimmung einen relevanten Einflussfaktor für die </w:t>
      </w:r>
      <w:r>
        <w:rPr>
          <w:rFonts w:asciiTheme="minorHAnsi" w:eastAsia="Times New Roman" w:hAnsiTheme="minorHAnsi" w:cs="Times New Roman"/>
          <w:iCs/>
          <w:color w:val="000000" w:themeColor="text1"/>
          <w:lang w:val="de-DE"/>
        </w:rPr>
        <w:t xml:space="preserve">formulierte Zielsetzung </w:t>
      </w:r>
      <w:r>
        <w:rPr>
          <w:rFonts w:asciiTheme="minorHAnsi" w:eastAsia="Times New Roman" w:hAnsiTheme="minorHAnsi" w:cs="Times New Roman"/>
          <w:iCs/>
          <w:color w:val="000000" w:themeColor="text1"/>
          <w:lang w:val="de-DE"/>
        </w:rPr>
        <w:t xml:space="preserve">eines Verbotsgesetzes darstellen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{"citationID":"4UxPD1Ej","properties":{"unsorted":true,"formattedCitation":"(vgl. BVerfG 3295/07 2011; BVerfG 2019/16 2017a; BVerfG 1914/17 2017)","plainCitation":"(vgl. BVerfG 3295/07 2011; BVerfG 2019/16 2017a; BVerfG 1914/17 2017)","noteIndex":0},"citationItems":[{"id":47,"uris":["http://zotero.org/users/local/owKliTIb/items/XTCBCPXH"],"itemData":{"id":47,"type":"bill","note":"publisher: Bundesverfassungsgericht","title":"1 BvR 3295/07 - Beschluss vom 11. Januar 2011","URL":"https://www.bundesverfassungsgericht.de/SharedDocs/Entscheidungen/DE/2011/01/rs20110111_1bvr329507.html","issued":{"date-parts":[["2011"]]}},"suppress-author":true,"prefix":"vgl. BVerfG 3295/07"},{"id":50,"uris":["http://zotero.org/users/local/owKliTIb/items/RQ9IQSTR"],"itemData":{"id":50,"type":"legislation","note":"publisher: Bundesverfassungsgericht","title":"1 BvR 2019/16 - Beschluss vom 10. Oktober 2017","URL":"https://www.bundesverfassungsgericht.de/SharedDocs/Entscheidungen/DE/2017/10/rs20171010_1bvr201916.html?nn=68080","issued":{"literal":"2017a"}},"suppress-author":true,"prefix":"BVerfG  2019/16"},{"id":53,"uris":["http://zotero.org/users/local/owKliTIb/items/IXMUNQSS"],"itemData":{"id":53,"type":"bill","note":"publisher: Bundesverfassungsgericht","title":"1 BvR 1914/17 - Beschluss vom 7. Dezember 2017","URL":"https://www.bundesverfassungsgericht.de/SharedDocs/Entscheidungen/DE/2017/12/rk20171207_1bvr191417.html","issued":{"date-parts":[["2017"]]}},"suppress-author":true,"prefix":"BVerfG 1914/17"}],"schema":"https://github.com/citation-style-language/schema/raw/master/csl-citation.json"}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BVerfG 3295/07 2011; BVerfG 2019/16 2017a; BVerfG 1914/17 2017)</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w:t>
      </w:r>
    </w:p>
    <w:p w14:paraId="186FC7E3" w14:textId="4D36D4B4"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Pr>
          <w:rFonts w:asciiTheme="minorHAnsi" w:eastAsia="Times New Roman" w:hAnsiTheme="minorHAnsi" w:cs="Times New Roman"/>
          <w:iCs/>
          <w:color w:val="000000" w:themeColor="text1"/>
          <w:lang w:val="de-DE"/>
        </w:rPr>
        <w:t xml:space="preserve">Der erste Entwurf der Bundesregierung für ein solches Gesetz wird 2020 veröffentlicht und von zahlreichen Fachgesellschaften, Nicht-Regierungs- sowie intergeschlechtlichen und LGBTIQ*-Selbstvertretungs-Organisationen kritisch kommentiert. Während insbesondere menschenrechtlich orientierte Gruppen, psychologisch-psychotherapeutische und Selbstvertretungen das vorgesehene Verbot begrüßen, allerdings Nachbesserungsbedarf hinsichtlich des Geltungsbereichs, der psychosozialen (Peer-basierten) Unterstützungsangebote sowie des Abbaus von geschlechtsbezogener Diskriminierung identifizieren, kritisieren pädiatrische Verbände den Verbotsansatz selbst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{"citationID":"cvXUvuTv","properties":{"unsorted":true,"formattedCitation":"(vgl. Amnesty International 2020; DGPT 2020; DGKJ 2020)","plainCitation":"(vgl. Amnesty International 2020; DGPT 2020; DGKJ 2020)","noteIndex":0},"citationItems":[{"id":23,"uris":["http://zotero.org/users/local/owKliTIb/items/KPMXQF6C"],"itemData":{"id":23,"type":"document","title":"Stellungnahme zum Referent_innenentwurf eines Gesetzes des Ministeriums der Justiz und für Verbraucherschutz zum Schutz von Kindern vor geschlechtsverändernden operativen Eingriffen","URL":"https://www.amnesty.de/sites/default/files/2020-08/Amnesty-Stellungnahme-Referent_innenentwurf-eines-Gesetzes-des-Ministeriums-der-Justiz-Februar2020_0.pdf","author":[{"literal":"Amnesty International"}],"issued":{"date-parts":[["2020"]]}},"prefix":"vgl. "},{"id":96,"uris":["http://zotero.org/users/local/owKliTIb/items/ZRDYNN9S"],"itemData":{"id":96,"type":"document","publisher-place":"Berlin","title":"Stellungnahme zum Referentenentwurf „Gesetz zum Schutz von Kindern vor geschlechtsverändernden operativen Eingriffen“","URL":"https://dgpt.de/fileadmin/downloads/1-news/SN_2020-02-12_StN-der-DGPT-zum-Referentenentwurf-Gesetz-zum-Schutz-von-Kindern-vor-geschlechtsverändernden-operativen-Eingriffen.pdf","author":[{"literal":"Die Deutsche Gesellschaft für Psychoanalyse, Psychotherapie, Psychosomatik und Tiefenpsychologie (DGPT)"}],"issued":{"date-parts":[["2020"]]}},"suppress-author":true,"prefix":"DGPT"},{"id":93,"uris":["http://zotero.org/users/local/owKliTIb/items/A6XEW3ZR"],"itemData":{"id":93,"type":"document","title":"Stellungnahme zum Referentenentwurf eines Gesetzeszum Schutz von Kindern vor geschlechtsverändernden operativen Eingriffen","URL":"https://www.dgspj.de/wp-content/uploads/service-stellungnahme-referentenentwurf-verbot-geschlechtsveraendernden-ops-februar-2020.pdf","author":[{"literal":"Deutsche Gesellschaft für Kinder- und Jugendmedizin (DGKJ), Deutsche Gesellschaft für Sozialpädiatrie und Jugendmedizin (DGSPJ), AG Kinder- und Jugendgynäkologie"}],"issued":{"date-parts":[["2020"]]}},"suppress-author":true,"prefix":"DGKJ"}],"schema":"https://github.com/citation-style-language/schema/raw/master/csl-citation.json"}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Amnesty International 2020; DGPT 2020; DGKJ 2020)</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Deutlich werden an Hand der verschiedenen Stellungnahmen ebenfalls zentrale konflikthafte Aushandlungen über die Definition von Geschlecht bzw. Intergeschlechtlichkeit und die prinzipielle Handlungskompetenz verschiedener Professionen. So kritisiert </w:t>
      </w:r>
      <w:r>
        <w:rPr>
          <w:rFonts w:asciiTheme="minorHAnsi" w:eastAsia="Times New Roman" w:hAnsiTheme="minorHAnsi" w:cs="Times New Roman"/>
          <w:iCs/>
          <w:color w:val="000000" w:themeColor="text1"/>
          <w:lang w:val="de-DE"/>
        </w:rPr>
        <w:t xml:space="preserve">die Selbstvertretungs-Organisation Intersex International (OII)</w:t>
      </w:r>
      <w:r>
        <w:rPr>
          <w:rFonts w:asciiTheme="minorHAnsi" w:eastAsia="Times New Roman" w:hAnsiTheme="minorHAnsi" w:cs="Times New Roman"/>
          <w:iCs/>
          <w:color w:val="000000" w:themeColor="text1"/>
          <w:lang w:val="de-DE"/>
        </w:rPr>
        <w:t xml:space="preserve"> die Übernahme der medizinischen Terminologie des „nicht (.) eindeutigen Geschlecht“ sowie die Einschränkung des Verbots auf „Änderungen des biologischen Geschlechts“ bzw. des geschlechtlichen Erscheinungsbildes „in ein jeweils anderes“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{"citationID":"wHd1wXKA","properties":{"unsorted":false,"formattedCitation":"(OII Germany 2020a, 1)","plainCitation":"(OII Germany 2020a, 1)","noteIndex":0},"citationItems":[{"id":286,"uris":["http://zotero.org/users/local/owKliTIb/items/VLJDIEZR"],"itemData":{"id":286,"type":"document","title":"Stellungnahme der Internationalen Vereinigung Intergeschlechtlicher Menschen zum Referentenentwurf des Bundesministeriums der Justiz und für Verbraucherschutz “Entwurf eines Gesetzes zum Schutz von Kindern vor geschlechtsverändernden operativen Eingriffen” vom 9. Januar 2020","URL":"https://oiigermany.org/wp-content/uploads/2020/02/Stellungnahme_OIIDE_Verbot_2-2020_final.pdf","author":[{"literal":"OII Germany"}],"issued":{"date-parts":[["2020"]]}},"locator":"1","label":"page"}],"schema":"https://github.com/citation-style-language/schema/raw/master/csl-citation.json"}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(OII Germany 2020a, 1)</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Diese Formulierung legt der Ethikrats-Stellungnahme von 2012 folgend </w:t>
      </w:r>
      <w:del w:id="1000070" w:author="Claude Lektorat" w:date="2026-06-30T12:18:05Z">
        <w:r>
          <w:rPr>
            <w:rFonts w:asciiTheme="minorHAnsi" w:eastAsia="Times New Roman" w:hAnsiTheme="minorHAnsi" w:cs="Times New Roman"/>
            <w:iCs/>
            <w:color w:val="000000" w:themeColor="text1"/>
            <w:lang w:val="de-DE"/>
          </w:rPr>
          <w:delText xml:space="preserve">Nahe</w:delText>
        </w:r>
      </w:del>
      <w:ins w:id="1000071" w:author="Claude Lektorat" w:date="2026-06-30T12:18:05Z">
        <w:r>
          <w:rPr>
            <w:rFonts w:asciiTheme="minorHAnsi" w:eastAsia="Times New Roman" w:hAnsiTheme="minorHAnsi" w:cs="Times New Roman"/>
            <w:iCs/>
            <w:color w:val="000000" w:themeColor="text1"/>
            <w:lang w:val="de-DE"/>
          </w:rPr>
          <w:t xml:space="preserve">nahe</w:t>
        </w:r>
      </w:ins>
      <w:r>
        <w:rPr>
          <w:rFonts w:asciiTheme="minorHAnsi" w:eastAsia="Times New Roman" w:hAnsiTheme="minorHAnsi" w:cs="Times New Roman"/>
          <w:iCs/>
          <w:color w:val="000000" w:themeColor="text1"/>
          <w:lang w:val="de-DE"/>
        </w:rPr>
        <w:t xml:space="preserve">, </w:t>
      </w:r>
      <w:del w:id="1000072" w:author="Claude Lektorat" w:date="2026-06-30T12:18:05Z">
        <w:r>
          <w:rPr>
            <w:rFonts w:asciiTheme="minorHAnsi" w:eastAsia="Times New Roman" w:hAnsiTheme="minorHAnsi" w:cs="Times New Roman"/>
            <w:iCs/>
            <w:color w:val="000000" w:themeColor="text1"/>
            <w:lang w:val="de-DE"/>
          </w:rPr>
          <w:delText xml:space="preserve">das</w:delText>
        </w:r>
      </w:del>
      <w:ins w:id="1000073" w:author="Claude Lektorat" w:date="2026-06-30T12:18:05Z">
        <w:r>
          <w:rPr>
            <w:rFonts w:asciiTheme="minorHAnsi" w:eastAsia="Times New Roman" w:hAnsiTheme="minorHAnsi" w:cs="Times New Roman"/>
            <w:iCs/>
            <w:color w:val="000000" w:themeColor="text1"/>
            <w:lang w:val="de-DE"/>
          </w:rPr>
          <w:t xml:space="preserve">dass</w:t>
        </w:r>
      </w:ins>
      <w:r>
        <w:rPr>
          <w:rFonts w:asciiTheme="minorHAnsi" w:eastAsia="Times New Roman" w:hAnsiTheme="minorHAnsi" w:cs="Times New Roman"/>
          <w:iCs/>
          <w:color w:val="000000" w:themeColor="text1"/>
          <w:lang w:val="de-DE"/>
        </w:rPr>
        <w:t xml:space="preserve"> lediglich Eingriffe, die auf einen sog. Geschlechtswechsel abzielen</w:t>
      </w:r>
      <w:r>
        <w:rPr>
          <w:rFonts w:asciiTheme="minorHAnsi" w:eastAsia="Times New Roman" w:hAnsiTheme="minorHAnsi" w:cs="Times New Roman"/>
          <w:iCs/>
          <w:color w:val="000000" w:themeColor="text1"/>
          <w:lang w:val="de-DE"/>
        </w:rPr>
        <w:t xml:space="preserve"> verboten werden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{"citationID":"T3kxOZLg","properties":{"unsorted":false,"formattedCitation":"(vgl. Deutsches Institut f\\uc0\\u252{}r Menschenrechte 2020)","plainCitation":"(vgl. Deutsches Institut für Menschenrechte 2020)","noteIndex":0},"citationItems":[{"id":103,"uris":["http://zotero.org/users/local/owKliTIb/items/HZRCYL3M"],"itemData":{"id":103,"type":"document","title":"Stellungnahme: Referentenentwurf eines Gesetzes zum Schutz von Kindern vor geschlechtsverändernden operativen Eingriffen Referentenentwurf des Bundesministeriums der Justiz und für Verbraucherschutz vom 09.01.2020","URL":"https://www.lsvd.de/media/doc/1535/op-verbot-inter._stellungnahme_referentenentwurf_dimr.pdf","author":[{"literal":"Deutsches Institut für Menschenrechte"}],"issued":{"date-parts":[["2020"]]}},"prefix":"vgl."}],"schema":"https://github.com/citation-style-language/schema/raw/master/csl-citation.json"}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s="Times New Roman"/>
          <w:color w:val="000000" w:themeColor="text1"/>
          <w:lang w:val="de-DE"/>
        </w:rPr>
        <w:t xml:space="preserve">(vgl. Deutsches Institut für Menschenrechte 2020)</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Ein weiterer Kritikpunkt von OII Germany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RKZMrSpR","properties":{"unsorted":false,"formattedCitation":"(2020a)","plainCitation":"(2020a)","noteIndex":0},"citationItems":[{"id":286,"uris":["http://zotero.org/users/local/owKliTIb/items/VLJDIEZR"],"itemData":{"id":286,"type":"document","title":"Stellungnahme der Internationalen Vereinigung Intergeschlechtlicher Menschen zum Referentenentwurf des Bundesministeriums der Justiz und für Verbraucherschutz “Entwurf eines Gesetzes zum Schutz von Kindern vor geschlechtsverändernden operativen Eingriffen” vom 9. Januar 2020","URL":"https://oiigermany.org/wp-content/uploads/2020/02/Stellungnahme_OIIDE_Verbot_2-2020_final.pdf","author":[{"literal":"OII Germany"}],"issued":{"date-parts":[["2020"]]}},"suppress-author":true}],"schema":"https://github.com/citation-style-language/schema/raw/master/csl-citation.json"}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(2020a)</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ist die Fortsetzung medizinischer Definitionsmacht sowohl hinsichtlich des prinzipiellen Umgangs mit Intergeschlechtlichkeit als auch über den Geltungsbereich des Gesetzes: Verboten werden in diesem lediglich die o.g. genitalverändernden Eingriffe an Kindern, die aus medizinischer Sicht mit uneindeutigen Geschlechtsmerkmalen zur Welt kommen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{"citationID":"b4KcoLzy","properties":{"unsorted":false,"formattedCitation":"(vgl. auch Der Parit\\uc0\\u228{}tische Gesamtverband 2020)","plainCitation":"(vgl. auch Der Paritätische Gesamtverband 2020)","noteIndex":0},"citationItems":[{"id":85,"uris":["http://zotero.org/users/local/owKliTIb/items/S77IJ78J"],"itemData":{"id":85,"type":"document","title":"Stellungnahme des Paritätischen zum Referentenentwurf eines Gesetzes zum Schutz von Kindern vor geschlechtsverändernden operativen Eingriffen","URL":"https://www.der-paritaetische.de/alle-meldungen/stellungnahme-des-paritaetischen-zum-referentenentwurf-eines-gesetzes-zum-schutz-von-kindern-vor-gesc/","author":[{"literal":"Der Paritätische Gesamtverband"}],"issued":{"date-parts":[["2020"]]}},"prefix":"vgl. auch"}],"schema":"https://github.com/citation-style-language/schema/raw/master/csl-citation.json"}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s="Times New Roman"/>
          <w:color w:val="000000" w:themeColor="text1"/>
          <w:lang w:val="de-DE"/>
        </w:rPr>
        <w:t xml:space="preserve">(vgl. auch Der Paritätische Gesamtverband 2020)</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Der Entwurf übernimmt hier ebenfalls die Definition des Ethikrats und schließt somit einen großen Anteil von Kindern mit körpergeschlechtlichen Variationen aus, die zwar nach der Geburt einem binären Geschlecht </w:t>
      </w:r>
      <w:r>
        <w:rPr>
          <w:rFonts w:asciiTheme="minorHAnsi" w:eastAsia="Times New Roman" w:hAnsiTheme="minorHAnsi" w:cs="Times New Roman"/>
          <w:iCs/>
          <w:color w:val="000000" w:themeColor="text1"/>
          <w:lang w:val="de-DE"/>
        </w:rPr>
        <w:t xml:space="preserve">zugeordnet, aber dennoch in vielen Fällen normangeleichenden Genital-Eingriffen unterzogen werden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{"citationID":"VKPBsawz","properties":{"unsorted":false,"formattedCitation":"(vgl. Kl\\uc0\\u246{}ppel 2016)","plainCitation":"(vgl. Klöppel 2016)","noteIndex":0},"citationItems":[{"id":221,"uris":["http://zotero.org/users/local/owKliTIb/items/LREDQ4HH"],"itemData":{"id":221,"type":"document","note":"page: 34","publisher":"Geschäftsstelle des Zentrums für transdisziplinäre Geschlechterstudien der HumboldtUniversität zu Berlin","publisher-place":"Berlin","title":"Zur Aktualität kosmetischer Operationen »uneindeutiger« Genitalien im Kindesalter","URL":"https://www.gender.huberlin.de/de/publikationen/genderbulletins/bulletintexte/texte42/kloeppel2016_zuraktualitaetkosmetischergenitaloperationen","author":[{"family":"Klöppel","given":"Ulrike"}],"issued":{"date-parts":[["2016"]]}},"prefix":"vg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s="Times New Roman"/>
          <w:color w:val="000000" w:themeColor="text1"/>
          <w:lang w:val="de-DE"/>
        </w:rPr>
        <w:t xml:space="preserve">(vgl. Klöppel 2016)</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Des weiteren kritisieren OII Germany wie auch der Deutsche Familiengerichtstag die verhältnismäßig niedrige Altersgrenze von 14 Jahren für die (Co-)Einwilligung von Kindern in geschlechtsverändernde Eingriffe ohne gesundheitliche Gefährdung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{"citationID":"UwkU15im","properties":{"unsorted":false,"formattedCitation":"(vgl. DFGT 2020; OII Germany 2020b)","plainCitation":"(vgl. DFGT 2020; OII Germany 2020b)","noteIndex":0},"citationItems":[{"id":324,"uris":["http://zotero.org/users/local/owKliTIb/items/B65TWCER"],"itemData":{"id":324,"type":"document","title":"zum Referentenentwurf eines Gesetzes zum Schutz von Kindern vor geschlechts-verändernden operativen Eingriffen","URL":"https://www.dfgt.de/resources/SN-KiKo_Referentenentwurf eines Gesetzes zum Schutz von Kindern vor geschlechtsveraendernden operativen Eingriffen.pdf","author":[{"literal":"Deutscher Familiengerichtstag e.V., Kinderrechtekommission"}],"issued":{"date-parts":[["2020"]]}},"suppress-author":true,"prefix":"vgl. DFGT"},{"id":11,"uris":["http://zotero.org/users/local/owKliTIb/items/KSZYLM55"],"itemData":{"id":11,"type":"document","title":"Stellungnahme zum Gesetzentwurf der Bundesregierung “Entwurf eines Gesetzes zum Schutz von Kindern mit Varianten der Geschlechtsentwicklung” vom 23.09.2020","URL":"https://oiigermany.org/stellungnahme-nov-2020/","author":[{"literal":"OII Germany"}],"issued":{"date-parts":[["2020"]]}}}],"schema":"https://github.com/citation-style-language/schema/raw/master/csl-citation.json"}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DFGT 2020; OII Germany 2020b)</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Letztere ist im Referentenentwurf deutlich niedriger angesetzt als für transgeschlechtliche Kinder und Jugendliche, die in der Regel erst bei Volljährigkeit in genitalangleichende Eingriffe einwilligen können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{"citationID":"90z6AYsM","properties":{"unsorted":true,"formattedCitation":"(vgl. Deutscher Bundestag 2019, 41; DGKJP et al. 2024)","plainCitation":"(vgl. Deutscher Bundestag 2019, 41; DGKJP et al. 2024)","noteIndex":0},"citationItems":[{"id":1206,"uris":["http://zotero.org/users/local/owKliTIb/items/SQ9CDU67"],"itemData":{"id":1206,"type":"document","title":"079/19 Störungen der Geschlechtsidentität und Geschlechtsdysphorie bei Kindern und Jugendlichen: Informationen zum aktuellen Forschungsstand","author":[{"literal":"Deutscher Bundestag"}],"issued":{"date-parts":[["2019"]]}},"locator":"41","label":"page","prefix":"vgl."},{"id":1207,"uris":["http://zotero.org/users/local/owKliTIb/items/QWN4IB9M"],"itemData":{"id":1207,"type":"document","title":"S2k-Leitlinie Geschlechtsinkongruenz und Geschlechtsdysphorie im Kindes- und Jugendalter – Diagnostik und Behandlung","author":[{"literal":"Deutsche Gesellschaft für Kinder- und Jugendpsychiatrie, Psychosomatik und Psychotherapie e.V. (DGKJP) et al."}],"issued":{"date-parts":[["2024"]]}},"suppress-author":true,"prefix":"DGKJP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Deutscher Bundestag 2019, 41; DGKJP et al. 2024)</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Darüber hinaus ermöglicht der Gesetzesentwurf Genehmigungen hormoneller Behandlungen, wenn das „einwilligungsunfähig(e)“ Kind über einen entsprechenden „verfestigten Wunsch“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{"citationID":"G4h3weBV","properties":{"unsorted":false,"formattedCitation":"(Bundesregierung 19/24686 2021, 25)","plainCitation":"(Bundesregierung 19/24686 2021, 25)","noteIndex":0},"citationItems":[{"id":8,"uris":["http://zotero.org/users/local/owKliTIb/items/8VW94EHU"],"itemData":{"id":8,"type":"document","publisher-place":"Berlin","title":"Stellungnahme zum Entwurf eines Gesetzes zum Schutz von Kindern mit Varianten der Geschlechtsentwicklung (Drs. 19/24686 vom 25.11.2020)","URL":"https://www.bundestag.de/resource/blob/816514/stellungnahme-kloeppel.pdf","author":[{"family":"Klöppel","given":"Ulrike"}],"issued":{"date-parts":[["2021"]]}},"locator":"25","label":"page","suppress-author":true,"prefix":"Bundesregierung 19/24686"}],"schema":"https://github.com/citation-style-language/schema/raw/master/csl-citation.json"}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(Bundesregierung 19/24686 2021, 25)</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verfügt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{"citationID":"gtqMjZQT","properties":{"unsorted":false,"formattedCitation":"(vgl. auch Kl\\uc0\\u246{}ppel 2021)","plainCitation":"(vgl. auch Klöppel 2021)","noteIndex":0},"citationItems":[{"id":8,"uris":["http://zotero.org/users/local/owKliTIb/items/8VW94EHU"],"itemData":{"id":8,"type":"document","publisher-place":"Berlin","title":"Stellungnahme zum Entwurf eines Gesetzes zum Schutz von Kindern mit Varianten der Geschlechtsentwicklung (Drs. 19/24686 vom 25.11.2020)","URL":"https://www.bundestag.de/resource/blob/816514/stellungnahme-kloeppel.pdf","author":[{"family":"Klöppel","given":"Ulrike"}],"issued":{"date-parts":[["2021"]]}},"prefix":"vgl. auch"}],"schema":"https://github.com/citation-style-language/schema/raw/master/csl-citation.json"}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s="Times New Roman"/>
          <w:color w:val="000000" w:themeColor="text1"/>
          <w:lang w:val="de-DE"/>
        </w:rPr>
        <w:t xml:space="preserve">(vgl. auch Klöppel 2021)</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w:t>
      </w:r>
    </w:p>
    <w:p w14:paraId="13540B30" w14:textId="58B33613"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Pr>
          <w:rFonts w:asciiTheme="minorHAnsi" w:eastAsia="Times New Roman" w:hAnsiTheme="minorHAnsi" w:cs="Times New Roman"/>
          <w:iCs/>
          <w:color w:val="000000" w:themeColor="text1"/>
          <w:lang w:val="de-DE"/>
        </w:rPr>
        <w:t xml:space="preserve">Ausgehend von dieser Kritik veröffentlicht die Bundesregierung im November 2021 den überarbeiteten „Entwurf eines Gesetzes zum Schutz von Kindern mit Varianten der Geschlechtsentwicklung“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{"citationID":"hNfGwogE","properties":{"unsorted":false,"formattedCitation":"(Bundesregierung 19/24686 2021)","plainCitation":"(Bundesregierung 19/24686 2021)","noteIndex":0},"citationItems":[{"id":8,"uris":["http://zotero.org/users/local/owKliTIb/items/8VW94EHU"],"itemData":{"id":8,"type":"document","publisher-place":"Berlin","title":"Stellungnahme zum Entwurf eines Gesetzes zum Schutz von Kindern mit Varianten der Geschlechtsentwicklung (Drs. 19/24686 vom 25.11.2020)","URL":"https://www.bundestag.de/resource/blob/816514/stellungnahme-kloeppel.pdf","author":[{"family":"Klöppel","given":"Ulrike"}],"issued":{"date-parts":[["2021"]]}},"suppress-author":true,"prefix":"Bundesregierung 19/24686"}],"schema":"https://github.com/citation-style-language/schema/raw/master/csl-citation.json"}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(Bundesregierung 19/24686</w:t>
      </w:r>
      <w:r>
        <w:rPr>
          <w:rFonts w:ascii="Cambria" w:hAnsi="Cambria"/>
          <w:color w:val="000000" w:themeColor="text1"/>
          <w:lang w:val="de-DE"/>
        </w:rPr>
        <w:t xml:space="preserve">,</w:t>
      </w:r>
      <w:r>
        <w:rPr>
          <w:rFonts w:ascii="Cambria" w:hAnsi="Cambria"/>
          <w:color w:val="000000" w:themeColor="text1"/>
          <w:lang w:val="de-DE"/>
        </w:rPr>
        <w:t xml:space="preserve"> 2021)</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und beruft zu dessen Diskussion Sachverständige aus verschiedenen Fachbereichen. </w:t>
      </w:r>
      <w:r>
        <w:rPr>
          <w:rFonts w:asciiTheme="minorHAnsi" w:eastAsia="Times New Roman" w:hAnsiTheme="minorHAnsi" w:cs="Times New Roman"/>
          <w:iCs/>
          <w:color w:val="000000" w:themeColor="text1"/>
          <w:lang w:val="de-DE"/>
        </w:rPr>
        <w:t xml:space="preserve">Der </w:t>
      </w:r>
      <w:r>
        <w:rPr>
          <w:rFonts w:asciiTheme="minorHAnsi" w:eastAsia="Times New Roman" w:hAnsiTheme="minorHAnsi" w:cs="Times New Roman"/>
          <w:iCs/>
          <w:color w:val="000000" w:themeColor="text1"/>
          <w:lang w:val="de-DE"/>
        </w:rPr>
        <w:t xml:space="preserve">Geltungsbereich des Gesetztes </w:t>
      </w:r>
      <w:r>
        <w:rPr>
          <w:rFonts w:asciiTheme="minorHAnsi" w:eastAsia="Times New Roman" w:hAnsiTheme="minorHAnsi" w:cs="Times New Roman"/>
          <w:iCs/>
          <w:color w:val="000000" w:themeColor="text1"/>
          <w:lang w:val="de-DE"/>
        </w:rPr>
        <w:t xml:space="preserve">umfasst </w:t>
      </w:r>
      <w:r>
        <w:rPr>
          <w:rFonts w:asciiTheme="minorHAnsi" w:eastAsia="Times New Roman" w:hAnsiTheme="minorHAnsi" w:cs="Times New Roman"/>
          <w:iCs/>
          <w:color w:val="000000" w:themeColor="text1"/>
          <w:lang w:val="de-DE"/>
        </w:rPr>
        <w:t xml:space="preserve">alle Kinder mit diagnostizierten Varianten der Geschlechtsentwicklung. Da diese auf der DSD-Systematik basierende Kategorisierung jedoch </w:t>
      </w:r>
      <w:proofErr w:type="spellStart"/>
      <w:del w:id="1000074" w:author="Claude Lektorat" w:date="2026-06-30T12:18:05Z">
        <w:r>
          <w:rPr>
            <w:rFonts w:asciiTheme="minorHAnsi" w:eastAsia="Times New Roman" w:hAnsiTheme="minorHAnsi" w:cs="Times New Roman"/>
            <w:iCs/>
            <w:color w:val="000000" w:themeColor="text1"/>
            <w:lang w:val="de-DE"/>
          </w:rPr>
          <w:delText xml:space="preserve">nachwievor</w:delText>
        </w:r>
      </w:del>
      <w:ins w:id="1000075" w:author="Claude Lektorat" w:date="2026-06-30T12:18:05Z">
        <w:r>
          <w:rPr>
            <w:rFonts w:asciiTheme="minorHAnsi" w:eastAsia="Times New Roman" w:hAnsiTheme="minorHAnsi" w:cs="Times New Roman"/>
            <w:iCs/>
            <w:color w:val="000000" w:themeColor="text1"/>
            <w:lang w:val="de-DE"/>
          </w:rPr>
          <w:t xml:space="preserve">nach wie vor</w:t>
        </w:r>
      </w:ins>
      <w:proofErr w:type="spellEnd"/>
      <w:r>
        <w:rPr>
          <w:rFonts w:asciiTheme="minorHAnsi" w:eastAsia="Times New Roman" w:hAnsiTheme="minorHAnsi" w:cs="Times New Roman"/>
          <w:iCs/>
          <w:color w:val="000000" w:themeColor="text1"/>
          <w:lang w:val="de-DE"/>
        </w:rPr>
        <w:t xml:space="preserve"> Variationen der Geschlechtsmerkmale vom gesetzlichen Schutz ausschließt</w:t>
      </w:r>
      <w:r w:rsidRPr="007310A7">
        <w:rPr>
          <w:rStyle w:val="Funotenzeichen"/>
          <w:color w:val="000000" w:themeColor="text1"/>
        </w:rPr>
        <w:footnoteReference w:id="95"/>
      </w:r>
      <w:r>
        <w:rPr>
          <w:rFonts w:asciiTheme="minorHAnsi" w:eastAsia="Times New Roman" w:hAnsiTheme="minorHAnsi" w:cs="Times New Roman"/>
          <w:iCs/>
          <w:color w:val="000000" w:themeColor="text1"/>
          <w:lang w:val="de-DE"/>
        </w:rPr>
        <w:t xml:space="preserve"> – worauf </w:t>
      </w:r>
      <w:r>
        <w:rPr>
          <w:rFonts w:asciiTheme="minorHAnsi" w:eastAsia="Times New Roman" w:hAnsiTheme="minorHAnsi" w:cs="Times New Roman"/>
          <w:iCs/>
          <w:color w:val="000000" w:themeColor="text1"/>
          <w:lang w:val="de-DE"/>
        </w:rPr>
        <w:t xml:space="preserve">z.B. </w:t>
      </w:r>
      <w:proofErr w:type="spellStart"/>
      <w:r>
        <w:rPr>
          <w:rFonts w:asciiTheme="minorHAnsi" w:eastAsia="Times New Roman" w:hAnsiTheme="minorHAnsi" w:cs="Times New Roman"/>
          <w:iCs/>
          <w:color w:val="000000" w:themeColor="text1"/>
          <w:lang w:val="de-DE"/>
        </w:rPr>
        <w:t xml:space="preserve">Klöppel</w:t>
      </w:r>
      <w:proofErr w:type="spellEnd"/>
      <w:r>
        <w:rPr>
          <w:rFonts w:asciiTheme="minorHAnsi" w:eastAsia="Times New Roman" w:hAnsiTheme="minorHAnsi" w:cs="Times New Roman"/>
          <w:iCs/>
          <w:color w:val="000000" w:themeColor="text1"/>
          <w:lang w:val="de-DE"/>
        </w:rPr>
        <w:t xml:space="preserve"> als Sachverständige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VB9AAn6P","properties":{"unsorted":false,"formattedCitation":"(2021)","plainCitation":"(2021)","noteIndex":0},"citationItems":[{"id":8,"uris":["http://zotero.org/users/local/owKliTIb/items/8VW94EHU"],"itemData":{"id":8,"type":"document","publisher-place":"Berlin","title":"Stellungnahme zum Entwurf eines Gesetzes zum Schutz von Kindern mit Varianten der Geschlechtsentwicklung (Drs. 19/24686 vom 25.11.2020)","URL":"https://www.bundestag.de/resource/blob/816514/stellungnahme-kloeppel.pdf","author":[{"family":"Klöppel","given":"Ulrike"}],"issued":{"date-parts":[["2021"]]}},"suppress-author":true}],"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(2021)</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sowie </w:t>
      </w:r>
      <w:proofErr w:type="spellStart"/>
      <w:r>
        <w:rPr>
          <w:rFonts w:asciiTheme="minorHAnsi" w:eastAsia="Times New Roman" w:hAnsiTheme="minorHAnsi" w:cs="Times New Roman"/>
          <w:iCs/>
          <w:color w:val="000000" w:themeColor="text1"/>
          <w:lang w:val="de-DE"/>
        </w:rPr>
        <w:t xml:space="preserve">TrIQ</w:t>
      </w:r>
      <w:proofErr w:type="spellEnd"/>
      <w:r>
        <w:rPr>
          <w:rFonts w:asciiTheme="minorHAnsi" w:eastAsia="Times New Roman" w:hAnsiTheme="minorHAnsi" w:cs="Times New Roman"/>
          <w:iCs/>
          <w:color w:val="000000" w:themeColor="text1"/>
          <w:lang w:val="de-DE"/>
        </w:rPr>
        <w:t xml:space="preserve"> e.V.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oUF1Eh6y","properties":{"unsorted":false,"formattedCitation":"(2020)","plainCitation":"(2020)","noteIndex":0},"citationItems":[{"id":1208,"uris":["http://zotero.org/users/local/owKliTIb/items/86V2R9BZ"],"itemData":{"id":1208,"type":"document","title":"Stellungnahme zum Referentenentwurf des Bundesministeriums der Justiz und für Verbraucherschutz “Entwurf eines Gesetzes zum Schutz von Kindern vor geschlechtsverändernden operativen Eingriffen”","author":[{"literal":"TransInterQueer Berlin e.V."}],"issued":{"date-parts":[["2020"]]}},"suppress-author":true}],"schema":"https://github.com/citation-style-language/schema/raw/master/csl-citation.json"}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(2020)</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w:t>
      </w:r>
      <w:r w:rsidRPr="007310A7">
        <w:rPr>
          <w:rStyle w:val="Funotenzeichen"/>
          <w:color w:val="000000" w:themeColor="text1"/>
        </w:rPr>
        <w:footnoteReference w:id="96"/>
      </w:r>
      <w:r>
        <w:rPr>
          <w:rFonts w:asciiTheme="minorHAnsi" w:eastAsia="Times New Roman" w:hAnsiTheme="minorHAnsi" w:cs="Times New Roman"/>
          <w:iCs/>
          <w:color w:val="000000" w:themeColor="text1"/>
          <w:lang w:val="de-DE"/>
        </w:rPr>
        <w:t xml:space="preserve"> hinweisen – besteht auch hier eine erneute faktische Limitierung des gesetzlichen Geltungsbereichs. Das bereits im Referentenentwurf vorgesehene familiengerichtliche Genehmigungsverfahren geschlechtsangleichender Eingriffe „die nicht bis zu einer späteren selbstbestimmten Entscheidung des Kindes aufgeschoben“ (Bundesregierung ebd., 1) werden können, wird nun erleichtert: Bei nachgewiesener Befürwortung einer „interdisziplinären Kommission“, soll seitens des Gerichts per se von einer Operation im Sinne des Kindeswohl ausgegangen werden (vgl. ebd.).</w:t>
      </w:r>
      <w:r w:rsidRPr="007310A7">
        <w:rPr>
          <w:rStyle w:val="Funotenzeichen"/>
          <w:color w:val="000000" w:themeColor="text1"/>
        </w:rPr>
        <w:footnoteReference w:id="97"/>
      </w:r>
      <w:r>
        <w:rPr>
          <w:rFonts w:asciiTheme="minorHAnsi" w:eastAsia="Times New Roman" w:hAnsiTheme="minorHAnsi" w:cs="Times New Roman"/>
          <w:iCs/>
          <w:color w:val="000000" w:themeColor="text1"/>
          <w:lang w:val="de-DE"/>
        </w:rPr>
        <w:t xml:space="preserve"> Während der*die aktuell </w:t>
      </w:r>
      <w:r>
        <w:rPr>
          <w:rFonts w:asciiTheme="minorHAnsi" w:eastAsia="Times New Roman" w:hAnsiTheme="minorHAnsi" w:cs="Times New Roman"/>
          <w:iCs/>
          <w:color w:val="000000" w:themeColor="text1"/>
          <w:lang w:val="de-DE"/>
        </w:rPr>
        <w:t xml:space="preserve">behandelnde Ärzt*in notwendigerweise Teil der Kommission sein soll, wird nicht festgelegt, ob weitere Mitglieder außerhalb des Behandler*innen-Teams tätig sein müssen (vgl. ebd.</w:t>
      </w:r>
      <w:r>
        <w:rPr>
          <w:rFonts w:asciiTheme="minorHAnsi" w:eastAsia="Times New Roman" w:hAnsiTheme="minorHAnsi" w:cs="Times New Roman"/>
          <w:iCs/>
          <w:color w:val="000000" w:themeColor="text1"/>
          <w:lang w:val="de-DE"/>
        </w:rPr>
        <w:t xml:space="preserve">, </w:t>
      </w:r>
      <w:r>
        <w:rPr>
          <w:rFonts w:asciiTheme="minorHAnsi" w:eastAsia="Times New Roman" w:hAnsiTheme="minorHAnsi" w:cs="Times New Roman"/>
          <w:iCs/>
          <w:color w:val="000000" w:themeColor="text1"/>
          <w:lang w:val="de-DE"/>
        </w:rPr>
        <w:t xml:space="preserve">7). Ebenfalls wir</w:t>
      </w:r>
      <w:r>
        <w:rPr>
          <w:rFonts w:asciiTheme="minorHAnsi" w:eastAsia="Times New Roman" w:hAnsiTheme="minorHAnsi" w:cs="Times New Roman"/>
          <w:iCs/>
          <w:color w:val="000000" w:themeColor="text1"/>
          <w:lang w:val="de-DE"/>
        </w:rPr>
        <w:t xml:space="preserve">d</w:t>
      </w:r>
      <w:r>
        <w:rPr>
          <w:rFonts w:asciiTheme="minorHAnsi" w:eastAsia="Times New Roman" w:hAnsiTheme="minorHAnsi" w:cs="Times New Roman"/>
          <w:iCs/>
          <w:color w:val="000000" w:themeColor="text1"/>
          <w:lang w:val="de-DE"/>
        </w:rPr>
        <w:t xml:space="preserve"> das Votum einer „Beratungsperson mit einer Variante der Geschlechtsentwicklung“ (ebd. 8) nur dann gerichtlich berücksichtigt, wenn die Eltern solch eine Beteiligung wünschen.</w:t>
      </w:r>
      <w:r w:rsidRPr="007310A7">
        <w:rPr>
          <w:rStyle w:val="Funotenzeichen"/>
          <w:color w:val="000000" w:themeColor="text1"/>
        </w:rPr>
        <w:footnoteReference w:id="98"/>
      </w:r>
      <w:r>
        <w:rPr>
          <w:rFonts w:asciiTheme="minorHAnsi" w:eastAsia="Times New Roman" w:hAnsiTheme="minorHAnsi" w:cs="Times New Roman"/>
          <w:iCs/>
          <w:color w:val="000000" w:themeColor="text1"/>
          <w:lang w:val="de-DE"/>
        </w:rPr>
        <w:t xml:space="preserve"> Durch diese Überarbeitung wird die erfolgte Kritik durch medizinische Fachverbände berücksichtigt. Die implizierte Kompetenzzuschreibung </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an Mediziner*innen bzw. DSD-spezialisierte Behandlungszentren – wird entschieden gestärkt. </w:t>
      </w:r>
    </w:p>
    <w:p w14:paraId="1A3DDB00" w14:textId="20C52A36"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Als eine weitere Stärkung medizinischer Definitionshoheit kann die ‚Lösung’ der zuvor umstrittenen Frage der Einwilligungsmöglichkeit von Kindern bzw. Jugendlichen in geschlechtsverändernde Eingriffe verstanden werden: So wird im neuen Entwurf nicht länger eine fixe Altersgrenze genannt, sondern vielmehr die behandelnden Ärzt*innen mit einer Feststellung der Einwilligungsfähigkeit von Minderjährigen beauftragt. Eine dem Behandlungs-Team externe Evaluierung bzw. Beratung ist nicht vorgesehen. Hier wird erneut deutlich, dass die Berücksichtigung von Peer-Beratenden bzw. Organisationen im Rahmen des Gesetzesentwurfs marginal ist. Bemerkenswert ist ebenfalls, da</w:t>
      </w:r>
      <w:r w:rsidR="002B059D">
        <w:rPr>
          <w:rFonts w:asciiTheme="minorHAnsi" w:eastAsia="Times New Roman" w:hAnsiTheme="minorHAnsi" w:cs="Times New Roman"/>
          <w:iCs/>
          <w:color w:val="000000" w:themeColor="text1"/>
          <w:lang w:val="de-DE"/>
        </w:rPr>
        <w:t>s</w:t>
      </w:r>
      <w:r w:rsidRPr="007310A7">
        <w:rPr>
          <w:rFonts w:asciiTheme="minorHAnsi" w:eastAsia="Times New Roman" w:hAnsiTheme="minorHAnsi" w:cs="Times New Roman"/>
          <w:iCs/>
          <w:color w:val="000000" w:themeColor="text1"/>
          <w:lang w:val="de-DE"/>
        </w:rPr>
        <w:t>s der Gesetzesentwurf der Bundesregierung Einwilligungsfähigkeit als Bedingung selbstbestimmter Operationsentscheidungen überwiegend an die Geschlechtsidentität intergeschlechtlicher Kinder bzw. Jugendlicher knüpft:</w:t>
      </w:r>
    </w:p>
    <w:p w14:paraId="52074912" w14:textId="7A46F27D" w:rsidR="00C32CC6" w:rsidRPr="007310A7" w:rsidRDefault="00C32CC6" w:rsidP="00C32CC6">
      <w:pPr>
        <w:pStyle w:val="Default"/>
        <w:spacing w:before="240" w:after="240" w:line="360" w:lineRule="auto"/>
        <w:ind w:left="567" w:right="652"/>
        <w:jc w:val="both"/>
        <w:rPr>
          <w:rFonts w:asciiTheme="minorHAnsi" w:eastAsia="Times New Roman" w:hAnsiTheme="minorHAnsi" w:cs="Times New Roman"/>
          <w:iCs/>
          <w:color w:val="000000" w:themeColor="text1"/>
          <w:sz w:val="22"/>
          <w:szCs w:val="22"/>
          <w:lang w:val="de-DE"/>
        </w:rPr>
      </w:pPr>
      <w:r w:rsidRPr="007310A7">
        <w:rPr>
          <w:rFonts w:asciiTheme="minorHAnsi" w:eastAsia="Times New Roman" w:hAnsiTheme="minorHAnsi" w:cs="Times New Roman"/>
          <w:iCs/>
          <w:color w:val="000000" w:themeColor="text1"/>
          <w:sz w:val="22"/>
          <w:szCs w:val="22"/>
          <w:lang w:val="de-DE"/>
        </w:rPr>
        <w:t xml:space="preserve">„Zur Bejahung der Einwilligungsfähigkeit muss das Kind in der Lage sein, Art, Bedeutung, Tragweite und Risiken sowie die langfristigen Folgen der Behandlung zu erfassen (...) Es ist deshalb auch zu </w:t>
      </w:r>
      <w:proofErr w:type="spellStart"/>
      <w:r w:rsidRPr="007310A7">
        <w:rPr>
          <w:rFonts w:asciiTheme="minorHAnsi" w:eastAsia="Times New Roman" w:hAnsiTheme="minorHAnsi" w:cs="Times New Roman"/>
          <w:iCs/>
          <w:color w:val="000000" w:themeColor="text1"/>
          <w:sz w:val="22"/>
          <w:szCs w:val="22"/>
          <w:lang w:val="de-DE"/>
        </w:rPr>
        <w:t>berücksichtigen</w:t>
      </w:r>
      <w:proofErr w:type="spellEnd"/>
      <w:r w:rsidRPr="007310A7">
        <w:rPr>
          <w:rFonts w:asciiTheme="minorHAnsi" w:eastAsia="Times New Roman" w:hAnsiTheme="minorHAnsi" w:cs="Times New Roman"/>
          <w:iCs/>
          <w:color w:val="000000" w:themeColor="text1"/>
          <w:sz w:val="22"/>
          <w:szCs w:val="22"/>
          <w:lang w:val="de-DE"/>
        </w:rPr>
        <w:t xml:space="preserve">, ob das Kind ein verfestigtes eigenes Verständnis von geschlechtlicher Identität entwickelt hat. Abgeleitet vom Schutzgedanken des Gesetzes, das die Selbstbestimmung des Kindes </w:t>
      </w:r>
      <w:proofErr w:type="spellStart"/>
      <w:r w:rsidRPr="007310A7">
        <w:rPr>
          <w:rFonts w:asciiTheme="minorHAnsi" w:eastAsia="Times New Roman" w:hAnsiTheme="minorHAnsi" w:cs="Times New Roman"/>
          <w:iCs/>
          <w:color w:val="000000" w:themeColor="text1"/>
          <w:sz w:val="22"/>
          <w:szCs w:val="22"/>
          <w:lang w:val="de-DE"/>
        </w:rPr>
        <w:t>schützen</w:t>
      </w:r>
      <w:proofErr w:type="spellEnd"/>
      <w:r w:rsidRPr="007310A7">
        <w:rPr>
          <w:rFonts w:asciiTheme="minorHAnsi" w:eastAsia="Times New Roman" w:hAnsiTheme="minorHAnsi" w:cs="Times New Roman"/>
          <w:iCs/>
          <w:color w:val="000000" w:themeColor="text1"/>
          <w:sz w:val="22"/>
          <w:szCs w:val="22"/>
          <w:lang w:val="de-DE"/>
        </w:rPr>
        <w:t xml:space="preserve"> soll, ist </w:t>
      </w:r>
      <w:proofErr w:type="spellStart"/>
      <w:r w:rsidRPr="007310A7">
        <w:rPr>
          <w:rFonts w:asciiTheme="minorHAnsi" w:eastAsia="Times New Roman" w:hAnsiTheme="minorHAnsi" w:cs="Times New Roman"/>
          <w:iCs/>
          <w:color w:val="000000" w:themeColor="text1"/>
          <w:sz w:val="22"/>
          <w:szCs w:val="22"/>
          <w:lang w:val="de-DE"/>
        </w:rPr>
        <w:t>für</w:t>
      </w:r>
      <w:proofErr w:type="spellEnd"/>
      <w:r w:rsidRPr="007310A7">
        <w:rPr>
          <w:rFonts w:asciiTheme="minorHAnsi" w:eastAsia="Times New Roman" w:hAnsiTheme="minorHAnsi" w:cs="Times New Roman"/>
          <w:iCs/>
          <w:color w:val="000000" w:themeColor="text1"/>
          <w:sz w:val="22"/>
          <w:szCs w:val="22"/>
          <w:lang w:val="de-DE"/>
        </w:rPr>
        <w:t xml:space="preserve"> die Bejahung der Einwilligungsfähigkeit des Kindes ebenfalls notwendig, dass es sich eine Meinung </w:t>
      </w:r>
      <w:proofErr w:type="spellStart"/>
      <w:r w:rsidRPr="007310A7">
        <w:rPr>
          <w:rFonts w:asciiTheme="minorHAnsi" w:eastAsia="Times New Roman" w:hAnsiTheme="minorHAnsi" w:cs="Times New Roman"/>
          <w:iCs/>
          <w:color w:val="000000" w:themeColor="text1"/>
          <w:sz w:val="22"/>
          <w:szCs w:val="22"/>
          <w:lang w:val="de-DE"/>
        </w:rPr>
        <w:t>über</w:t>
      </w:r>
      <w:proofErr w:type="spellEnd"/>
      <w:r w:rsidRPr="007310A7">
        <w:rPr>
          <w:rFonts w:asciiTheme="minorHAnsi" w:eastAsia="Times New Roman" w:hAnsiTheme="minorHAnsi" w:cs="Times New Roman"/>
          <w:iCs/>
          <w:color w:val="000000" w:themeColor="text1"/>
          <w:sz w:val="22"/>
          <w:szCs w:val="22"/>
          <w:lang w:val="de-DE"/>
        </w:rPr>
        <w:t xml:space="preserve"> seine eigene geschlechtliche Identität bilden und sie äußern kann und es ein Verständnis </w:t>
      </w:r>
      <w:proofErr w:type="spellStart"/>
      <w:r w:rsidRPr="007310A7">
        <w:rPr>
          <w:rFonts w:asciiTheme="minorHAnsi" w:eastAsia="Times New Roman" w:hAnsiTheme="minorHAnsi" w:cs="Times New Roman"/>
          <w:iCs/>
          <w:color w:val="000000" w:themeColor="text1"/>
          <w:sz w:val="22"/>
          <w:szCs w:val="22"/>
          <w:lang w:val="de-DE"/>
        </w:rPr>
        <w:t>für</w:t>
      </w:r>
      <w:proofErr w:type="spellEnd"/>
      <w:r w:rsidRPr="007310A7">
        <w:rPr>
          <w:rFonts w:asciiTheme="minorHAnsi" w:eastAsia="Times New Roman" w:hAnsiTheme="minorHAnsi" w:cs="Times New Roman"/>
          <w:iCs/>
          <w:color w:val="000000" w:themeColor="text1"/>
          <w:sz w:val="22"/>
          <w:szCs w:val="22"/>
          <w:lang w:val="de-DE"/>
        </w:rPr>
        <w:t xml:space="preserve"> geschlechtliche Vielfalt und </w:t>
      </w:r>
      <w:proofErr w:type="spellStart"/>
      <w:r w:rsidRPr="007310A7">
        <w:rPr>
          <w:rFonts w:asciiTheme="minorHAnsi" w:eastAsia="Times New Roman" w:hAnsiTheme="minorHAnsi" w:cs="Times New Roman"/>
          <w:iCs/>
          <w:color w:val="000000" w:themeColor="text1"/>
          <w:sz w:val="22"/>
          <w:szCs w:val="22"/>
          <w:lang w:val="de-DE"/>
        </w:rPr>
        <w:t>für</w:t>
      </w:r>
      <w:proofErr w:type="spellEnd"/>
      <w:r w:rsidRPr="007310A7">
        <w:rPr>
          <w:rFonts w:asciiTheme="minorHAnsi" w:eastAsia="Times New Roman" w:hAnsiTheme="minorHAnsi" w:cs="Times New Roman"/>
          <w:iCs/>
          <w:color w:val="000000" w:themeColor="text1"/>
          <w:sz w:val="22"/>
          <w:szCs w:val="22"/>
          <w:lang w:val="de-DE"/>
        </w:rPr>
        <w:t xml:space="preserve"> Lebensweisen jenseits des </w:t>
      </w:r>
      <w:r w:rsidRPr="007310A7">
        <w:rPr>
          <w:rFonts w:asciiTheme="minorHAnsi" w:eastAsia="Times New Roman" w:hAnsiTheme="minorHAnsi" w:cs="Times New Roman"/>
          <w:iCs/>
          <w:color w:val="000000" w:themeColor="text1"/>
          <w:sz w:val="22"/>
          <w:szCs w:val="22"/>
          <w:lang w:val="de-DE"/>
        </w:rPr>
        <w:lastRenderedPageBreak/>
        <w:t xml:space="preserve">binären Geschlechterverständnis hat.“ </w:t>
      </w:r>
      <w:r w:rsidRPr="007310A7">
        <w:rPr>
          <w:rFonts w:asciiTheme="minorHAnsi" w:eastAsia="Times New Roman" w:hAnsiTheme="minorHAnsi" w:cs="Times New Roman"/>
          <w:iCs/>
          <w:color w:val="000000" w:themeColor="text1"/>
          <w:sz w:val="22"/>
          <w:szCs w:val="22"/>
          <w:lang w:val="de-DE"/>
        </w:rPr>
        <w:fldChar w:fldCharType="begin"/>
      </w:r>
      <w:r w:rsidRPr="007310A7">
        <w:rPr>
          <w:rFonts w:asciiTheme="minorHAnsi" w:eastAsia="Times New Roman" w:hAnsiTheme="minorHAnsi" w:cs="Times New Roman"/>
          <w:iCs/>
          <w:color w:val="000000" w:themeColor="text1"/>
          <w:sz w:val="22"/>
          <w:szCs w:val="22"/>
          <w:lang w:val="de-DE"/>
        </w:rPr>
        <w:instrText xml:space="preserve"> ADDIN ZOTERO_ITEM CSL_CITATION {"citationID":"WsqSKQe2","properties":{"unsorted":false,"formattedCitation":"(19/24686 2020, 24f)","plainCitation":"(19/24686 2020, 24f)","noteIndex":0},"citationItems":[{"id":1209,"uris":["http://zotero.org/users/local/owKliTIb/items/UXAN4NJ8"],"itemData":{"id":1209,"type":"bill","title":"19/24686 Entwurf eines Gesetzes zum Schutz von Kindern mit Varianten der Geschlechtsentwicklung","author":[{"literal":"Deutscher Bundestag"}],"issued":{"date-parts":[["2020"]]}},"locator":"24f","label":"page","suppress-author":true,"prefix":"19/24686"}],"schema":"https://github.com/citation-style-language/schema/raw/master/csl-citation.json"} </w:instrText>
      </w:r>
      <w:r w:rsidRPr="007310A7">
        <w:rPr>
          <w:rFonts w:asciiTheme="minorHAnsi" w:eastAsia="Times New Roman" w:hAnsiTheme="minorHAnsi" w:cs="Times New Roman"/>
          <w:iCs/>
          <w:color w:val="000000" w:themeColor="text1"/>
          <w:sz w:val="22"/>
          <w:szCs w:val="22"/>
          <w:lang w:val="de-DE"/>
        </w:rPr>
        <w:fldChar w:fldCharType="separate"/>
      </w:r>
      <w:r w:rsidRPr="007310A7">
        <w:rPr>
          <w:rFonts w:ascii="Cambria" w:hAnsi="Cambria"/>
          <w:color w:val="000000" w:themeColor="text1"/>
          <w:sz w:val="22"/>
          <w:lang w:val="de-DE"/>
        </w:rPr>
        <w:t>(19/24686 2020, 24f)</w:t>
      </w:r>
      <w:r w:rsidRPr="007310A7">
        <w:rPr>
          <w:rFonts w:asciiTheme="minorHAnsi" w:eastAsia="Times New Roman" w:hAnsiTheme="minorHAnsi" w:cs="Times New Roman"/>
          <w:iCs/>
          <w:color w:val="000000" w:themeColor="text1"/>
          <w:sz w:val="22"/>
          <w:szCs w:val="22"/>
          <w:lang w:val="de-DE"/>
        </w:rPr>
        <w:fldChar w:fldCharType="end"/>
      </w:r>
    </w:p>
    <w:p w14:paraId="7C8B089C" w14:textId="77777777"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In der obigen Darstellung werden bekannte Argumentationslinien des medizinethischen Intersexualitäts-/DSD-Diskurses deutlich: So hatten sich Wiesemann et al. 2010 gegen ein generelles „Moratorium“ geschlechtsbezogener „normalisierender“ Eingriffe an mit DSD diagnostizierten Kindern ausgesprochen, da Kinder bereits im Alter von 6 Jahren in ausreichendem Maße ihre Identität</w:t>
      </w:r>
      <w:r w:rsidRPr="007310A7">
        <w:rPr>
          <w:rStyle w:val="Funotenzeichen"/>
          <w:color w:val="000000" w:themeColor="text1"/>
        </w:rPr>
        <w:footnoteReference w:id="99"/>
      </w:r>
      <w:r w:rsidRPr="007310A7">
        <w:rPr>
          <w:rFonts w:asciiTheme="minorHAnsi" w:eastAsia="Times New Roman" w:hAnsiTheme="minorHAnsi" w:cs="Times New Roman"/>
          <w:iCs/>
          <w:color w:val="000000" w:themeColor="text1"/>
          <w:lang w:val="de-DE"/>
        </w:rPr>
        <w:t xml:space="preserve"> reflektieren könnten, um an Behandlungsentscheidungen beteiligt zu werden. Daher müsste auch das eventuelle Bedürfnis dieser Kinder nach einer „stabilen Geschlechterrollen-Identität“ berücksichtigt werden (vgl. ebd.). </w:t>
      </w:r>
    </w:p>
    <w:p w14:paraId="7CD6370A" w14:textId="4B418458"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Pr>
          <w:rFonts w:asciiTheme="minorHAnsi" w:eastAsia="Times New Roman" w:hAnsiTheme="minorHAnsi" w:cs="Times New Roman"/>
          <w:iCs/>
          <w:color w:val="000000" w:themeColor="text1"/>
          <w:lang w:val="de-DE"/>
        </w:rPr>
        <w:t xml:space="preserve">Deutlich wird ebenfalls, dass sowohl innerhalb der medizinethischen als auch bei der juristischen Argumentation eine kritische Berücksichtigung von sozialem Anpassungs-Druck – durch gesellschaftliche Normen und Stigmatisierungsprozesse – zu Gunsten eines Identitäts-Narratives unberücksichtigt bleibt. Hier stellt </w:t>
      </w:r>
      <w:proofErr w:type="spellStart"/>
      <w:del w:id="1000076" w:author="Claude Lektorat" w:date="2026-06-30T12:18:05Z">
        <w:r>
          <w:rPr>
            <w:rFonts w:asciiTheme="minorHAnsi" w:eastAsia="Times New Roman" w:hAnsiTheme="minorHAnsi" w:cs="Times New Roman"/>
            <w:iCs/>
            <w:color w:val="000000" w:themeColor="text1"/>
            <w:lang w:val="de-DE"/>
          </w:rPr>
          <w:delText xml:space="preserve">sichdie</w:delText>
        </w:r>
      </w:del>
      <w:ins w:id="1000077" w:author="Claude Lektorat" w:date="2026-06-30T12:18:05Z">
        <w:r>
          <w:rPr>
            <w:rFonts w:asciiTheme="minorHAnsi" w:eastAsia="Times New Roman" w:hAnsiTheme="minorHAnsi" w:cs="Times New Roman"/>
            <w:iCs/>
            <w:color w:val="000000" w:themeColor="text1"/>
            <w:lang w:val="de-DE"/>
          </w:rPr>
          <w:t xml:space="preserve">sich die</w:t>
        </w:r>
      </w:ins>
      <w:proofErr w:type="spellEnd"/>
      <w:r>
        <w:rPr>
          <w:rFonts w:asciiTheme="minorHAnsi" w:eastAsia="Times New Roman" w:hAnsiTheme="minorHAnsi" w:cs="Times New Roman"/>
          <w:iCs/>
          <w:color w:val="000000" w:themeColor="text1"/>
          <w:lang w:val="de-DE"/>
        </w:rPr>
        <w:t xml:space="preserve"> Frage, wie viel die Verkleinerung einer als zu groß bewerteten Klitoris oder die Begradigung des Penis bei Hypospadie mit der jeweils empfundenen Geschlechtsidentität zu tun haben. Es entsteht zudem der Eindruck, dass hier im Wesentlichen die Anforderungen an transgeschlechtliche Kinder um Zugang zu medizinisch assistierten </w:t>
      </w:r>
      <w:proofErr w:type="spellStart"/>
      <w:r>
        <w:rPr>
          <w:rFonts w:asciiTheme="minorHAnsi" w:eastAsia="Times New Roman" w:hAnsiTheme="minorHAnsi" w:cs="Times New Roman"/>
          <w:iCs/>
          <w:color w:val="000000" w:themeColor="text1"/>
          <w:lang w:val="de-DE"/>
        </w:rPr>
        <w:t xml:space="preserve">Transitionsschritten</w:t>
      </w:r>
      <w:proofErr w:type="spellEnd"/>
      <w:r>
        <w:rPr>
          <w:rFonts w:asciiTheme="minorHAnsi" w:eastAsia="Times New Roman" w:hAnsiTheme="minorHAnsi" w:cs="Times New Roman"/>
          <w:iCs/>
          <w:color w:val="000000" w:themeColor="text1"/>
          <w:lang w:val="de-DE"/>
        </w:rPr>
        <w:t xml:space="preserve"> zu </w:t>
      </w:r>
      <w:proofErr w:type="spellStart"/>
      <w:del w:id="1000078" w:author="Claude Lektorat" w:date="2026-06-30T12:18:05Z">
        <w:r>
          <w:rPr>
            <w:rFonts w:asciiTheme="minorHAnsi" w:eastAsia="Times New Roman" w:hAnsiTheme="minorHAnsi" w:cs="Times New Roman"/>
            <w:iCs/>
            <w:color w:val="000000" w:themeColor="text1"/>
            <w:lang w:val="de-DE"/>
          </w:rPr>
          <w:delText xml:space="preserve">erhaten</w:delText>
        </w:r>
      </w:del>
      <w:ins w:id="1000079" w:author="Claude Lektorat" w:date="2026-06-30T12:18:05Z">
        <w:r>
          <w:rPr>
            <w:rFonts w:asciiTheme="minorHAnsi" w:eastAsia="Times New Roman" w:hAnsiTheme="minorHAnsi" w:cs="Times New Roman"/>
            <w:iCs/>
            <w:color w:val="000000" w:themeColor="text1"/>
            <w:lang w:val="de-DE"/>
          </w:rPr>
          <w:t xml:space="preserve">erhalten</w:t>
        </w:r>
      </w:ins>
      <w:proofErr w:type="spellEnd"/>
      <w:r>
        <w:rPr>
          <w:rFonts w:asciiTheme="minorHAnsi" w:eastAsia="Times New Roman" w:hAnsiTheme="minorHAnsi" w:cs="Times New Roman"/>
          <w:iCs/>
          <w:color w:val="000000" w:themeColor="text1"/>
          <w:lang w:val="de-DE"/>
        </w:rPr>
        <w:t xml:space="preserve">, für die Situation intergeschlechtlicher Kinder übernommen werden. Auch wenn ein fundierter Vergleich beider Diskurse hier nicht vorgenommen werden kann, so wird deutlich, dass die für einen geschlechtsbezogenen operativen Eingriff „ausreichende Persönlichkeitsreife“ (ebd., 41) intergeschlechtlichen Kindern deutlich freigiebiger zugestanden wird als transgeschlechtlichen Kindern. Daher liegt </w:t>
      </w:r>
      <w:proofErr w:type="spellStart"/>
      <w:del w:id="1000080" w:author="Claude Lektorat" w:date="2026-06-30T12:18:05Z">
        <w:r>
          <w:rPr>
            <w:rFonts w:asciiTheme="minorHAnsi" w:eastAsia="Times New Roman" w:hAnsiTheme="minorHAnsi" w:cs="Times New Roman"/>
            <w:iCs/>
            <w:color w:val="000000" w:themeColor="text1"/>
            <w:lang w:val="de-DE"/>
          </w:rPr>
          <w:delText xml:space="preserve">Nahe</w:delText>
        </w:r>
      </w:del>
      <w:ins w:id="1000081" w:author="Claude Lektorat" w:date="2026-06-30T12:18:05Z">
        <w:r>
          <w:rPr>
            <w:rFonts w:asciiTheme="minorHAnsi" w:eastAsia="Times New Roman" w:hAnsiTheme="minorHAnsi" w:cs="Times New Roman"/>
            <w:iCs/>
            <w:color w:val="000000" w:themeColor="text1"/>
            <w:lang w:val="de-DE"/>
          </w:rPr>
          <w:t xml:space="preserve">nahe</w:t>
        </w:r>
      </w:ins>
      <w:proofErr w:type="spellEnd"/>
      <w:r>
        <w:rPr>
          <w:rFonts w:asciiTheme="minorHAnsi" w:eastAsia="Times New Roman" w:hAnsiTheme="minorHAnsi" w:cs="Times New Roman"/>
          <w:iCs/>
          <w:color w:val="000000" w:themeColor="text1"/>
          <w:lang w:val="de-DE"/>
        </w:rPr>
        <w:t xml:space="preserve">, dass Eingriffe zur Normanpassung an ein scheinbar natürlich gegebenes </w:t>
      </w:r>
      <w:r>
        <w:rPr>
          <w:rFonts w:asciiTheme="minorHAnsi" w:eastAsia="Times New Roman" w:hAnsiTheme="minorHAnsi" w:cs="Times New Roman"/>
          <w:iCs/>
          <w:color w:val="000000" w:themeColor="text1"/>
          <w:lang w:val="de-DE"/>
        </w:rPr>
        <w:t xml:space="preserve">Körperg</w:t>
      </w:r>
      <w:r>
        <w:rPr>
          <w:rFonts w:asciiTheme="minorHAnsi" w:eastAsia="Times New Roman" w:hAnsiTheme="minorHAnsi" w:cs="Times New Roman"/>
          <w:iCs/>
          <w:color w:val="000000" w:themeColor="text1"/>
          <w:lang w:val="de-DE"/>
        </w:rPr>
        <w:t xml:space="preserve">eschlecht von den Verfassenden als weniger schwerwiegend verstanden werden als solche, die im Zusammenhang mit einem transgeschlechtlichen Identität stehen. </w:t>
      </w:r>
      <w:r>
        <w:rPr>
          <w:rFonts w:asciiTheme="minorHAnsi" w:eastAsia="Times New Roman" w:hAnsiTheme="minorHAnsi" w:cs="Times New Roman"/>
          <w:iCs/>
          <w:color w:val="000000" w:themeColor="text1"/>
          <w:lang w:val="de-DE"/>
        </w:rPr>
        <w:t xml:space="preserve">Auf </w:t>
      </w:r>
      <w:r>
        <w:rPr>
          <w:rFonts w:asciiTheme="minorHAnsi" w:eastAsia="Times New Roman" w:hAnsiTheme="minorHAnsi" w:cs="Times New Roman"/>
          <w:iCs/>
          <w:color w:val="000000" w:themeColor="text1"/>
          <w:lang w:val="de-DE"/>
        </w:rPr>
        <w:t xml:space="preserve">die Relevanz und den möglichen Einfluss von gesellschaftlichen (Geschlechts-)Anforderungen und Körper-Normierungen auf Behandlungsentscheidungen von Minderjährigen wird hingegen nicht eingegangen. Die mögliche Beeinflussung durch sorgeberechtigte Personen oder das soziale Umfeld bleibt dabei ebenso </w:t>
      </w:r>
      <w:proofErr w:type="spellStart"/>
      <w:r>
        <w:rPr>
          <w:rFonts w:asciiTheme="minorHAnsi" w:eastAsia="Times New Roman" w:hAnsiTheme="minorHAnsi" w:cs="Times New Roman"/>
          <w:iCs/>
          <w:color w:val="000000" w:themeColor="text1"/>
          <w:lang w:val="de-DE"/>
        </w:rPr>
        <w:t xml:space="preserve">unthematisiert</w:t>
      </w:r>
      <w:proofErr w:type="spellEnd"/>
      <w:r>
        <w:rPr>
          <w:rFonts w:asciiTheme="minorHAnsi" w:eastAsia="Times New Roman" w:hAnsiTheme="minorHAnsi" w:cs="Times New Roman"/>
          <w:iCs/>
          <w:color w:val="000000" w:themeColor="text1"/>
          <w:lang w:val="de-DE"/>
        </w:rPr>
        <w:t xml:space="preserve">, wie das Aufzeigen von Eingriffsalternativen und die Relevanz von Begegnungen mit anderen intergeschlechtlichen Personen und/oder Berater*innen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{"citationID":"jCOZjYb0","properties":{"unsorted":false,"formattedCitation":"(vgl. auch Kl\\uc0\\u246{}ppel 2021)","plainCitation":"(vgl. auch Klöppel 2021)","noteIndex":0},"citationItems":[{"id":8,"uris":["http://zotero.org/users/local/owKliTIb/items/8VW94EHU"],"itemData":{"id":8,"type":"document","publisher-place":"Berlin","title":"Stellungnahme zum Entwurf eines Gesetzes zum Schutz von Kindern mit Varianten der Geschlechtsentwicklung (Drs. 19/24686 vom 25.11.2020)","URL":"https://www.bundestag.de/resource/blob/816514/stellungnahme-kloeppel.pdf","author":[{"family":"Klöppel","given":"Ulrike"}],"issued":{"date-parts":[["2021"]]}},"prefix":"vgl. auch"}],"schema":"https://github.com/citation-style-language/schema/raw/master/csl-citation.json"}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s="Times New Roman"/>
          <w:color w:val="000000" w:themeColor="text1"/>
          <w:lang w:val="de-DE"/>
        </w:rPr>
        <w:t xml:space="preserve">(vgl. auch Klöppel 2021)</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Insgesamt zeigt sich in dem Entwurf keine Auseinandersetzung mit zu verändernden strukturellen gesellschaftlichen Faktoren – wie Bildungsplänen bzw. –</w:t>
      </w:r>
      <w:proofErr w:type="spellStart"/>
      <w:r>
        <w:rPr>
          <w:rFonts w:asciiTheme="minorHAnsi" w:eastAsia="Times New Roman" w:hAnsiTheme="minorHAnsi" w:cs="Times New Roman"/>
          <w:iCs/>
          <w:color w:val="000000" w:themeColor="text1"/>
          <w:lang w:val="de-DE"/>
        </w:rPr>
        <w:t xml:space="preserve">institutionen</w:t>
      </w:r>
      <w:proofErr w:type="spellEnd"/>
      <w:r>
        <w:rPr>
          <w:rFonts w:asciiTheme="minorHAnsi" w:eastAsia="Times New Roman" w:hAnsiTheme="minorHAnsi" w:cs="Times New Roman"/>
          <w:iCs/>
          <w:color w:val="000000" w:themeColor="text1"/>
          <w:lang w:val="de-DE"/>
        </w:rPr>
        <w:t xml:space="preserve"> – die aktuell zu einer Stigmatisierung körperlicher und geschlechtlicher Non-Normativität beitragen.</w:t>
      </w:r>
    </w:p>
    <w:p w14:paraId="410A69E7" w14:textId="782AED20"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Pr>
          <w:rFonts w:asciiTheme="minorHAnsi" w:eastAsia="Times New Roman" w:hAnsiTheme="minorHAnsi" w:cs="Times New Roman"/>
          <w:iCs/>
          <w:color w:val="000000" w:themeColor="text1"/>
          <w:lang w:val="de-DE"/>
        </w:rPr>
        <w:t xml:space="preserve">Auf Grund der Beschränkung des gesetzlichen </w:t>
      </w:r>
      <w:del w:id="1000082" w:author="Claude Lektorat" w:date="2026-06-30T12:18:05Z">
        <w:r>
          <w:rPr>
            <w:rFonts w:asciiTheme="minorHAnsi" w:eastAsia="Times New Roman" w:hAnsiTheme="minorHAnsi" w:cs="Times New Roman"/>
            <w:iCs/>
            <w:color w:val="000000" w:themeColor="text1"/>
            <w:lang w:val="de-DE"/>
          </w:rPr>
          <w:delText xml:space="preserve">Einflusseses</w:delText>
        </w:r>
      </w:del>
      <w:ins w:id="1000083" w:author="Claude Lektorat" w:date="2026-06-30T12:18:05Z">
        <w:r>
          <w:rPr>
            <w:rFonts w:asciiTheme="minorHAnsi" w:eastAsia="Times New Roman" w:hAnsiTheme="minorHAnsi" w:cs="Times New Roman"/>
            <w:iCs/>
            <w:color w:val="000000" w:themeColor="text1"/>
            <w:lang w:val="de-DE"/>
          </w:rPr>
          <w:t xml:space="preserve">Einflusses</w:t>
        </w:r>
      </w:ins>
      <w:r>
        <w:rPr>
          <w:rFonts w:asciiTheme="minorHAnsi" w:eastAsia="Times New Roman" w:hAnsiTheme="minorHAnsi" w:cs="Times New Roman"/>
          <w:iCs/>
          <w:color w:val="000000" w:themeColor="text1"/>
          <w:lang w:val="de-DE"/>
        </w:rPr>
        <w:t xml:space="preserve"> sowie der Stärkung medizinischer Deutungs- und Entscheidungsmacht wird der überarbeitete Entwurf von – teilweise als Sachverständigen berufenen – Vertreter*innen des medizinkritischen Erfahrungs- und sozialwissenschaftlichen Diskurses scharf kritisiert </w:t>
      </w:r>
      <w:r w:rsidRPr="007310A7">
        <w:rPr>
          <w:rFonts w:asciiTheme="minorHAnsi" w:eastAsia="Times New Roman" w:hAnsiTheme="minorHAnsi" w:cs="Times New Roman"/>
          <w:iCs/>
          <w:color w:val="000000" w:themeColor="text1"/>
          <w:lang w:val="de-DE"/>
        </w:rPr>
        <w:fldChar w:fldCharType="begin"/>
      </w:r>
      <w:r w:rsidR="00F370E7">
        <w:rPr>
          <w:rFonts w:asciiTheme="minorHAnsi" w:eastAsia="Times New Roman" w:hAnsiTheme="minorHAnsi" w:cs="Times New Roman"/>
          <w:iCs/>
          <w:color w:val="000000" w:themeColor="text1"/>
          <w:lang w:val="de-DE"/>
        </w:rPr>
        <w:instrText xml:space="preserve"> ADDIN ZOTERO_ITEM CSL_CITATION {"citationID":"XTPmm9Iz","properties":{"unsorted":false,"formattedCitation":"(vgl. Intergeschlechtliche Menschen e.V. Bundesverband 2021; Kl\\uc0\\u246{}ppel 2021)","plainCitation":"(vgl. Intergeschlechtliche Menschen e.V. Bundesverband 2021; Klöppel 2021)","noteIndex":0},"citationItems":[{"id":14,"uris":["http://zotero.org/users/local/owKliTIb/items/G48VP9DI"],"itemData":{"id":14,"type":"document","title":"Stellungnahme: Gesetz zum Schutz von Kindern mit Varianten der Geschlechtsentwicklung","URL":"https://im-ev.de/stellungnahme-gesetz-zum-schutz-von-kindern-mit-varianten-der-geschlechtsentwicklung/","author":[{"literal":"Intergeschlechtliche Menschen e.V. Bundesverband"}],"issued":{"date-parts":[["2021"]]}},"prefix":"vgl."},{"id":8,"uris":["http://zotero.org/users/local/owKliTIb/items/8VW94EHU"],"itemData":{"id":8,"type":"document","publisher-place":"Berlin","title":"Stellungnahme zum Entwurf eines Gesetzes zum Schutz von Kindern mit Varianten der Geschlechtsentwicklung (Drs. 19/24686 vom 25.11.2020)","URL":"https://www.bundestag.de/resource/blob/816514/stellungnahme-kloeppel.pdf","author":[{"family":"Klöppel","given":"Ulrike"}],"issued":{"date-parts":[["2021"]]}}}],"schema":"https://github.com/citation-style-language/schema/raw/master/csl-citation.json"}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s="Times New Roman"/>
          <w:lang w:val="de-DE"/>
        </w:rPr>
        <w:t xml:space="preserve">(vgl. Intergeschlechtliche Menschen e.V. Bundesverband 2021; Klöppel 2021)</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Auch Vertreter*innen des menschenrechtlichen und juristischen Diskur</w:t>
      </w:r>
      <w:r>
        <w:rPr>
          <w:rFonts w:asciiTheme="minorHAnsi" w:eastAsia="Times New Roman" w:hAnsiTheme="minorHAnsi" w:cs="Times New Roman"/>
          <w:iCs/>
          <w:color w:val="000000" w:themeColor="text1"/>
          <w:lang w:val="de-DE"/>
        </w:rPr>
        <w:t xml:space="preserve">ses</w:t>
      </w:r>
      <w:r>
        <w:rPr>
          <w:rFonts w:asciiTheme="minorHAnsi" w:eastAsia="Times New Roman" w:hAnsiTheme="minorHAnsi" w:cs="Times New Roman"/>
          <w:iCs/>
          <w:color w:val="000000" w:themeColor="text1"/>
          <w:lang w:val="de-DE"/>
        </w:rPr>
        <w:t xml:space="preserve">, schließen sich der Kritik in zahlreichen Punkten an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{"citationID":"Qh69qmGK","properties":{"unsorted":false,"formattedCitation":"(vgl. Deutsches Institut f\\uc0\\u252{}r Menschenrechte 2020; Lugani 2021)","plainCitation":"(vgl. Deutsches Institut für Menschenrechte 2020; Lugani 2021)","noteIndex":0},"citationItems":[{"id":103,"uris":["http://zotero.org/users/local/owKliTIb/items/HZRCYL3M"],"itemData":{"id":103,"type":"document","title":"Stellungnahme: Referentenentwurf eines Gesetzes zum Schutz von Kindern vor geschlechtsverändernden operativen Eingriffen Referentenentwurf des Bundesministeriums der Justiz und für Verbraucherschutz vom 09.01.2020","URL":"https://www.lsvd.de/media/doc/1535/op-verbot-inter._stellungnahme_referentenentwurf_dimr.pdf","author":[{"literal":"Deutsches Institut für Menschenrechte"}],"issued":{"date-parts":[["2020"]]}},"prefix":"vgl."},{"id":1210,"uris":["http://zotero.org/users/local/owKliTIb/items/DD8GKY94"],"itemData":{"id":1210,"type":"document","title":"Stellungnahme zur öffentlichen Anhörung des Ausschusses für Recht und Verbraucherschutz des Deutschen Bundestages am 13.1.2021 zum Entwurf eines Gesetzes zum Schutz von Kindern mit Varianten der Geschlechtsentwicklung (BT-Drucks 19/2486)","author":[{"family":"Lugani","given":"Katharina"}],"issued":{"date-parts":[["2021"]]}}}],"schema":"https://github.com/citation-style-language/schema/raw/master/csl-citation.json"}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s="Times New Roman"/>
          <w:color w:val="000000" w:themeColor="text1"/>
          <w:lang w:val="de-DE"/>
        </w:rPr>
        <w:t xml:space="preserve">(vgl. Deutsches Institut für Menschenrechte 2020; </w:t>
      </w:r>
      <w:proofErr w:type="spellStart"/>
      <w:r>
        <w:rPr>
          <w:rFonts w:ascii="Cambria" w:hAnsi="Cambria" w:cs="Times New Roman"/>
          <w:color w:val="000000" w:themeColor="text1"/>
          <w:lang w:val="de-DE"/>
        </w:rPr>
        <w:t xml:space="preserve">Lugani</w:t>
      </w:r>
      <w:proofErr w:type="spellEnd"/>
      <w:r>
        <w:rPr>
          <w:rFonts w:ascii="Cambria" w:hAnsi="Cambria" w:cs="Times New Roman"/>
          <w:color w:val="000000" w:themeColor="text1"/>
          <w:lang w:val="de-DE"/>
        </w:rPr>
        <w:t xml:space="preserve"> 2021)</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w:t>
      </w:r>
    </w:p>
    <w:p w14:paraId="478D92B7" w14:textId="21D7EBCC"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Vehemente Kritik wird jedoch ebenfalls aus medizinaffirmativer Perspektive geäußert: Die Bundesärztekammer (BÄK) sieht bereits den Referentenentwurf des Gesetzes als eine Unterwanderung „evidenzbasierte(r) Behandlung“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{"citationID":"RomczBFV","properties":{"unsorted":false,"formattedCitation":"(Bundes\\uc0\\u228{}rztekammer 2020, 2)","plainCitation":"(Bundesärztekammer 2020, 2)","noteIndex":0},"citationItems":[{"id":45,"uris":["http://zotero.org/users/local/owKliTIb/items/EMRHEJ8F"],"itemData":{"id":45,"type":"document","publisher-place":"Berlin","title":"Stellungnahme der Bundesärztekammer zum Referentenentwurf eines Gesetzes zum Schutz von Kindern vor geschlechtsverändernden operativen Eingriffen des Bundesministeriums der Justiz und für Verbraucherschutz","URL":"https://www.bundesaerztekammer.de/fileadmin/user_upload/_old-files/downloads/pdf-Ordner/Stellungnahmen/2020-02-14_BAEK_Stellungnahme-RefE-DSD.pdf","author":[{"literal":"Bundesärztekammer"}],"issued":{"date-parts":[["2020"]]}},"locator":"2","label":"page"}],"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s="Times New Roman"/>
          <w:color w:val="000000" w:themeColor="text1"/>
          <w:lang w:val="de-DE"/>
        </w:rPr>
        <w:t>(Bundesärztekammer 2020, 2)</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von Kindern bzw. Jugendlichen mit Varianten der Geschlechtsentwicklung. Gleichzeitig wird mit dem Argument gegen eine rechtlich durchgesetzte Unterbindung geschlechtsverändernder Eingriffe plädiert, dass zeitgenössische Behandlungsstrategien von Kindern mit Varianten bzw. „Störungen der Geschlechtsentwicklung“ noch nicht ausreichend systematisch evaluiert worden seien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{"citationID":"iimNMXkB","properties":{"unsorted":false,"formattedCitation":"(vgl. auch B\\uc0\\u196{}K 2020)","plainCitation":"(vgl. auch BÄK 2020)","noteIndex":0},"citationItems":[{"id":45,"uris":["http://zotero.org/users/local/owKliTIb/items/EMRHEJ8F"],"itemData":{"id":45,"type":"document","publisher-place":"Berlin","title":"Stellungnahme der Bundesärztekammer zum Referentenentwurf eines Gesetzes zum Schutz von Kindern vor geschlechtsverändernden operativen Eingriffen des Bundesministeriums der Justiz und für Verbraucherschutz","URL":"https://www.bundesaerztekammer.de/fileadmin/user_upload/_old-files/downloads/pdf-Ordner/Stellungnahmen/2020-02-14_BAEK_Stellungnahme-RefE-DSD.pdf","author":[{"literal":"Bundesärztekammer"}],"issued":{"date-parts":[["2020"]]}},"suppress-author":true,"prefix":"vgl. auch BÄK"}],"schema":"https://github.com/citation-style-language/schema/raw/master/csl-citation.json"}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s="Times New Roman"/>
          <w:color w:val="000000" w:themeColor="text1"/>
          <w:lang w:val="de-DE"/>
        </w:rPr>
        <w:t>(vgl. auch BÄK 2020)</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Während letzteres in einem Medikalisierungs-kritischen Kontext ebenso als Argument für ein solches Gesetz dienen könnte, wird ebenfalls deutlich, </w:t>
      </w:r>
      <w:proofErr w:type="spellStart"/>
      <w:r w:rsidRPr="007310A7">
        <w:rPr>
          <w:rFonts w:asciiTheme="minorHAnsi" w:eastAsia="Times New Roman" w:hAnsiTheme="minorHAnsi" w:cs="Times New Roman"/>
          <w:iCs/>
          <w:color w:val="000000" w:themeColor="text1"/>
          <w:lang w:val="de-DE"/>
        </w:rPr>
        <w:t>das</w:t>
      </w:r>
      <w:proofErr w:type="spellEnd"/>
      <w:r w:rsidRPr="007310A7">
        <w:rPr>
          <w:rFonts w:asciiTheme="minorHAnsi" w:eastAsia="Times New Roman" w:hAnsiTheme="minorHAnsi" w:cs="Times New Roman"/>
          <w:iCs/>
          <w:color w:val="000000" w:themeColor="text1"/>
          <w:lang w:val="de-DE"/>
        </w:rPr>
        <w:t xml:space="preserve"> die BÄK aktuelle sozialwissenschaftliche Studien wie die von Klöppel et al.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{"citationID":"kbDtxSCI","properties":{"unsorted":true,"formattedCitation":"(2016, 2019)","plainCitation":"(2016, 2019)","noteIndex":0},"citationItems":[{"id":221,"uris":["http://zotero.org/users/local/owKliTIb/items/LREDQ4HH"],"itemData":{"id":221,"type":"document","note":"page: 34","publisher":"Geschäftsstelle des Zentrums für transdisziplinäre Geschlechterstudien der HumboldtUniversität zu Berlin","publisher-place":"Berlin","title":"Zur Aktualität kosmetischer Operationen »uneindeutiger« Genitalien im Kindesalter","URL":"https://www.gender.huberlin.de/de/publikationen/genderbulletins/bulletintexte/texte42/kloeppel2016_zuraktualitaetkosmetischergenitaloperationen","author":[{"family":"Klöppel","given":"Ulrike"}],"issued":{"date-parts":[["2016"]]}},"suppress-author":true},{"id":715,"uris":["http://zotero.org/users/local/owKliTIb/items/M54WQ8UJ"],"itemData":{"id":715,"type":"chapter","container-title":"No lessons from the intersexed? Anerkennung und Schutz intergeschlechtlicher Menschen durch Recht","page":"149-179","publisher":"Trauner","publisher-place":"Linz","title":"Brennpunkt \"uneindeutiges\" Geschlecht – Beharrungsvermögen und Anpassungsfähigkeit der Medizin","author":[{"family":"Klöppel","given":"Ulrike"}],"editor":[{"family":"Greif","given":"Elisabeth"}],"issued":{"date-parts":[["2019"]]}},"suppress-author":true}],"schema":"https://github.com/citation-style-language/schema/raw/master/csl-citation.json"}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(2016, 2019)</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über die Fortführung feminisierender und </w:t>
      </w:r>
      <w:proofErr w:type="spellStart"/>
      <w:r w:rsidRPr="007310A7">
        <w:rPr>
          <w:rFonts w:asciiTheme="minorHAnsi" w:eastAsia="Times New Roman" w:hAnsiTheme="minorHAnsi" w:cs="Times New Roman"/>
          <w:iCs/>
          <w:color w:val="000000" w:themeColor="text1"/>
          <w:lang w:val="de-DE"/>
        </w:rPr>
        <w:t>maskulinisierender</w:t>
      </w:r>
      <w:proofErr w:type="spellEnd"/>
      <w:r w:rsidRPr="007310A7">
        <w:rPr>
          <w:rFonts w:asciiTheme="minorHAnsi" w:eastAsia="Times New Roman" w:hAnsiTheme="minorHAnsi" w:cs="Times New Roman"/>
          <w:iCs/>
          <w:color w:val="000000" w:themeColor="text1"/>
          <w:lang w:val="de-DE"/>
        </w:rPr>
        <w:t xml:space="preserve"> Operationen an intergeschlechtlichen Kindern bis einschließlich 2019 nicht berücksichtigt. Stellvertretend für die AGS-Eltern- und Patienteninitiative beurteilt der als Sachverständige berufene pädiatrische Endokrinologe Oliver Blankenstein den Entwurf als unverhältnismäßigen „Eingriff in die ärztliche Berufsausübungsfreiheit“ sowie eine ebenfalls unverhältnismäßige Beschränkung des „Sorgerechts der Eltern“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{"citationID":"JEFto5Vm","properties":{"unsorted":false,"formattedCitation":"(Blankenstein 2021, 4)","plainCitation":"(Blankenstein 2021, 4)","noteIndex":0},"citationItems":[{"id":42,"uris":["http://zotero.org/users/local/owKliTIb/items/AP5ELLZC"],"itemData":{"id":42,"type":"document","title":"Stellungnahme","URL":"https://www.bundestag.de/resource/blob/816778/stellungnahme-blankenstein.pdf","author":[{"family":"Blankenstein","given":"Oliver"}],"issued":{"date-parts":[["2021"]]}},"locator":"4","label":"page"}],"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(Blankenstein 2021, 4)</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Dabei reproduziert Blankenstein in seiner Stellungnahme eine </w:t>
      </w:r>
      <w:r w:rsidR="00471EBE" w:rsidRPr="007310A7">
        <w:rPr>
          <w:rFonts w:asciiTheme="minorHAnsi" w:eastAsia="Times New Roman" w:hAnsiTheme="minorHAnsi" w:cs="Times New Roman"/>
          <w:iCs/>
          <w:color w:val="000000" w:themeColor="text1"/>
          <w:lang w:val="de-DE"/>
        </w:rPr>
        <w:t>ausschließlich</w:t>
      </w:r>
      <w:r w:rsidRPr="007310A7">
        <w:rPr>
          <w:rFonts w:asciiTheme="minorHAnsi" w:eastAsia="Times New Roman" w:hAnsiTheme="minorHAnsi" w:cs="Times New Roman"/>
          <w:iCs/>
          <w:color w:val="000000" w:themeColor="text1"/>
          <w:lang w:val="de-DE"/>
        </w:rPr>
        <w:t xml:space="preserve"> pathologisierende </w:t>
      </w:r>
      <w:r w:rsidRPr="007310A7">
        <w:rPr>
          <w:rFonts w:asciiTheme="minorHAnsi" w:eastAsia="Times New Roman" w:hAnsiTheme="minorHAnsi" w:cs="Times New Roman"/>
          <w:iCs/>
          <w:color w:val="000000" w:themeColor="text1"/>
          <w:lang w:val="de-DE"/>
        </w:rPr>
        <w:lastRenderedPageBreak/>
        <w:t xml:space="preserve">Konzeptualisierung des </w:t>
      </w:r>
      <w:proofErr w:type="spellStart"/>
      <w:r w:rsidRPr="007310A7">
        <w:rPr>
          <w:rFonts w:asciiTheme="minorHAnsi" w:eastAsia="Times New Roman" w:hAnsiTheme="minorHAnsi" w:cs="Times New Roman"/>
          <w:iCs/>
          <w:color w:val="000000" w:themeColor="text1"/>
          <w:lang w:val="de-DE"/>
        </w:rPr>
        <w:t>Androgenitalsyndroms</w:t>
      </w:r>
      <w:proofErr w:type="spellEnd"/>
      <w:r w:rsidRPr="007310A7">
        <w:rPr>
          <w:rFonts w:asciiTheme="minorHAnsi" w:eastAsia="Times New Roman" w:hAnsiTheme="minorHAnsi" w:cs="Times New Roman"/>
          <w:iCs/>
          <w:color w:val="000000" w:themeColor="text1"/>
          <w:lang w:val="de-DE"/>
        </w:rPr>
        <w:t xml:space="preserve"> und setzt an den bekannten Argumenten des Ethikrats an, demzufolge letzteres grundsätzlich verschieden von anderen intersexuellen Varianten zu behandeln sei: Da die „von AGS betroffenen Mädchen“ bis auf ihr </w:t>
      </w:r>
      <w:proofErr w:type="spellStart"/>
      <w:r w:rsidRPr="007310A7">
        <w:rPr>
          <w:rFonts w:asciiTheme="minorHAnsi" w:eastAsia="Times New Roman" w:hAnsiTheme="minorHAnsi" w:cs="Times New Roman"/>
          <w:iCs/>
          <w:color w:val="000000" w:themeColor="text1"/>
          <w:lang w:val="de-DE"/>
        </w:rPr>
        <w:t>äußeres</w:t>
      </w:r>
      <w:proofErr w:type="spellEnd"/>
      <w:r w:rsidRPr="007310A7">
        <w:rPr>
          <w:rFonts w:asciiTheme="minorHAnsi" w:eastAsia="Times New Roman" w:hAnsiTheme="minorHAnsi" w:cs="Times New Roman"/>
          <w:iCs/>
          <w:color w:val="000000" w:themeColor="text1"/>
          <w:lang w:val="de-DE"/>
        </w:rPr>
        <w:t xml:space="preserve"> genitales Erscheinungsbild geschlechtlich „eindeutig weiblich“ (ebd.</w:t>
      </w:r>
      <w:r w:rsidR="002B059D">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3) seien.</w:t>
      </w:r>
    </w:p>
    <w:p w14:paraId="1D42617B" w14:textId="5B32E69E" w:rsidR="00C32CC6" w:rsidRPr="007310A7" w:rsidRDefault="00C32CC6" w:rsidP="00C32CC6">
      <w:pPr>
        <w:pStyle w:val="Default"/>
        <w:spacing w:before="240" w:line="360" w:lineRule="auto"/>
        <w:ind w:right="40"/>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Der diskutierte Gesetzesentwurf wird mit wenigen Überarbeitungen im März 2021 mit den Stimmen der Parteien SPD und CDU/CSU bei Enthaltung von Bündnis 90/Die Grünen, FDP und Die Linke im Bundestag verabschiedet </w:t>
      </w:r>
      <w:r w:rsidRPr="007310A7">
        <w:rPr>
          <w:rFonts w:asciiTheme="minorHAnsi" w:eastAsia="Times New Roman" w:hAnsiTheme="minorHAnsi" w:cs="Times New Roman"/>
          <w:iCs/>
          <w:color w:val="000000" w:themeColor="text1"/>
          <w:lang w:val="de-DE"/>
        </w:rPr>
        <w:fldChar w:fldCharType="begin"/>
      </w:r>
      <w:r w:rsidR="000B7865">
        <w:rPr>
          <w:rFonts w:asciiTheme="minorHAnsi" w:eastAsia="Times New Roman" w:hAnsiTheme="minorHAnsi" w:cs="Times New Roman"/>
          <w:iCs/>
          <w:color w:val="000000" w:themeColor="text1"/>
          <w:lang w:val="de-DE"/>
        </w:rPr>
        <w:instrText xml:space="preserve"> ADDIN ZOTERO_ITEM CSL_CITATION {"citationID":"neqtUOYO","properties":{"unsorted":false,"formattedCitation":"(vgl. Deustcher Budestag 19/27929 2021)","plainCitation":"(vgl. Deustcher Budestag 19/27929 2021)","dontUpdate":true,"noteIndex":0},"citationItems":[{"id":108,"uris":["http://zotero.org/users/local/owKliTIb/items/ZTN78BFH"],"itemData":{"id":108,"type":"bill","note":"publisher: Deutscher Bundestag","title":"Drucksache 19/27929 - Beschlussempfehlung und Bericht des Ausschusses für Recht und Verbraucherschutz (6. Ausschuss) zu dem Gesetzentwurf der Bundesregierung – Drucksache 19/24686 – Entwurf eines Gesetzes zum Schutz von Kindern mit Varianten der Geschlechtsentwicklung","URL":"https://dserver.bundestag.de/btd/19/279/1927929.pdf","issued":{"date-parts":[["2021"]]}},"suppress-author":true,"prefix":"vgl. Deustcher Budestag 19/27929"}],"schema":"https://github.com/citation-style-language/schema/raw/master/csl-citation.json"}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(vgl. Deut</w:t>
      </w:r>
      <w:r w:rsidR="00471EBE">
        <w:rPr>
          <w:rFonts w:ascii="Cambria" w:hAnsi="Cambria"/>
          <w:color w:val="000000" w:themeColor="text1"/>
          <w:lang w:val="de-DE"/>
        </w:rPr>
        <w:t>s</w:t>
      </w:r>
      <w:r w:rsidRPr="007310A7">
        <w:rPr>
          <w:rFonts w:ascii="Cambria" w:hAnsi="Cambria"/>
          <w:color w:val="000000" w:themeColor="text1"/>
          <w:lang w:val="de-DE"/>
        </w:rPr>
        <w:t>cher Bu</w:t>
      </w:r>
      <w:r w:rsidR="00471EBE">
        <w:rPr>
          <w:rFonts w:ascii="Cambria" w:hAnsi="Cambria"/>
          <w:color w:val="000000" w:themeColor="text1"/>
          <w:lang w:val="de-DE"/>
        </w:rPr>
        <w:t>n</w:t>
      </w:r>
      <w:r w:rsidRPr="007310A7">
        <w:rPr>
          <w:rFonts w:ascii="Cambria" w:hAnsi="Cambria"/>
          <w:color w:val="000000" w:themeColor="text1"/>
          <w:lang w:val="de-DE"/>
        </w:rPr>
        <w:t>destag 19/27929</w:t>
      </w:r>
      <w:r w:rsidR="001A7038">
        <w:rPr>
          <w:rFonts w:ascii="Cambria" w:hAnsi="Cambria"/>
          <w:color w:val="000000" w:themeColor="text1"/>
          <w:lang w:val="de-DE"/>
        </w:rPr>
        <w:t>,</w:t>
      </w:r>
      <w:r w:rsidRPr="007310A7">
        <w:rPr>
          <w:rFonts w:ascii="Cambria" w:hAnsi="Cambria"/>
          <w:color w:val="000000" w:themeColor="text1"/>
          <w:lang w:val="de-DE"/>
        </w:rPr>
        <w:t xml:space="preserve"> 2021)</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In eine Behandlung, die „ohne dass ein weiterer Grund für die Behandlung hinzutritt, allein in der Absicht erfolgt, das körperliche Erscheinungsbild des Kindes an  das des männlichen oder des weiblichen Geschlechts anzugleichen“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{"citationID":"SQPHFYzZ","properties":{"unsorted":false,"formattedCitation":"(BGB I o.\\uc0\\u160{}J., 882)","plainCitation":"(BGB I o. J., 882)","dontUpdate":true,"noteIndex":0},"citationItems":[{"id":1057,"uris":["http://zotero.org/users/local/owKliTIb/items/78Y6CKQ2"],"itemData":{"id":1057,"type":"bill","title":"Bürgerliches Gesetzbuch (BGB), § 1666 Gerichtliche Maßnahmen bei Gefährdung des Kindeswohls","URL":"https://www.gesetze-im-internet.de/bgb/__1666.html"},"locator":"882","label":"page","suppress-author":true,"prefix":"BGB I"}],"schema":"https://github.com/citation-style-language/schema/raw/master/csl-citation.json"}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s="Times New Roman"/>
          <w:color w:val="000000" w:themeColor="text1"/>
          <w:lang w:val="de-DE"/>
        </w:rPr>
        <w:t>(BGB I, 882)</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xml:space="preserve"> können Eltern nun nicht mehr einwilligen. Was ein solcher „Grund“ ist, entscheiden</w:t>
      </w:r>
      <w:r w:rsidR="001A7038">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wie bereits im Entwurf vorgesehen</w:t>
      </w:r>
      <w:r w:rsidR="001A7038">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Familiengerichte unter Hinzuziehung der o.g. medizinischen Kommission</w:t>
      </w:r>
      <w:r w:rsidR="001A7038">
        <w:rPr>
          <w:rFonts w:asciiTheme="minorHAnsi" w:eastAsia="Times New Roman" w:hAnsiTheme="minorHAnsi" w:cs="Times New Roman"/>
          <w:iCs/>
          <w:color w:val="000000" w:themeColor="text1"/>
          <w:lang w:val="de-DE"/>
        </w:rPr>
        <w:t>en</w:t>
      </w:r>
      <w:r w:rsidRPr="007310A7">
        <w:rPr>
          <w:rFonts w:asciiTheme="minorHAnsi" w:eastAsia="Times New Roman" w:hAnsiTheme="minorHAnsi" w:cs="Times New Roman"/>
          <w:iCs/>
          <w:color w:val="000000" w:themeColor="text1"/>
          <w:lang w:val="de-DE"/>
        </w:rPr>
        <w:t>. Zahlreiche Kritikpunkte, die auf eine Stärkung des gesetzlichen Verbotscharakters abzielen werden nicht aufgenommen.</w:t>
      </w:r>
      <w:r w:rsidRPr="007310A7">
        <w:rPr>
          <w:rStyle w:val="Funotenzeichen"/>
          <w:color w:val="000000" w:themeColor="text1"/>
        </w:rPr>
        <w:footnoteReference w:id="100"/>
      </w:r>
      <w:r w:rsidRPr="007310A7">
        <w:rPr>
          <w:rFonts w:asciiTheme="minorHAnsi" w:eastAsia="Times New Roman" w:hAnsiTheme="minorHAnsi" w:cs="Times New Roman"/>
          <w:iCs/>
          <w:color w:val="000000" w:themeColor="text1"/>
          <w:lang w:val="de-DE"/>
        </w:rPr>
        <w:t xml:space="preserve"> So stellt das verabschiedete Gesetz die Kontinuität medizinischer Handlungsmacht nur </w:t>
      </w:r>
      <w:r w:rsidR="001A7038">
        <w:rPr>
          <w:rFonts w:asciiTheme="minorHAnsi" w:eastAsia="Times New Roman" w:hAnsiTheme="minorHAnsi" w:cs="Times New Roman"/>
          <w:iCs/>
          <w:color w:val="000000" w:themeColor="text1"/>
          <w:lang w:val="de-DE"/>
        </w:rPr>
        <w:t xml:space="preserve">teilweise </w:t>
      </w:r>
      <w:r w:rsidRPr="007310A7">
        <w:rPr>
          <w:rFonts w:asciiTheme="minorHAnsi" w:eastAsia="Times New Roman" w:hAnsiTheme="minorHAnsi" w:cs="Times New Roman"/>
          <w:iCs/>
          <w:color w:val="000000" w:themeColor="text1"/>
          <w:lang w:val="de-DE"/>
        </w:rPr>
        <w:t xml:space="preserve">in Frage. Sein Verbotscharakter ist im Wesentlichen auf formaler Ebene angesiedelt und stärkt implizit die Position von sog. DSD-Zentren: Sobald Eltern einen geschlechtsverändernden Eingriff an ihrem nicht-einwilligungsfähigen Kind beabsichtigen und an ausreichend spezialisierte Behandler*innen angebunden sind, die diesen unterstützen, kann von einer familiengerichtlichen Genehmigung ausgegangen werden. </w:t>
      </w:r>
    </w:p>
    <w:p w14:paraId="16A26DD9" w14:textId="23B1104D" w:rsidR="00C32CC6" w:rsidRPr="007310A7" w:rsidRDefault="00C32CC6" w:rsidP="00C32CC6">
      <w:pPr>
        <w:pStyle w:val="Default"/>
        <w:spacing w:after="240" w:line="360" w:lineRule="auto"/>
        <w:ind w:right="40"/>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Trotz dieses überwiegend formalen Verbots-Charakters wird an Hand der rekonstruierten -Debatte deutlich, dass Vertreter*innen des medizinischen Intersexualitäts-/DSD-Diskurses das Gesetzt als hochgradig problematischen Eingriff in ihren Zuständigkeitsbereich erleben. Hier liegt </w:t>
      </w:r>
      <w:r w:rsidR="00471EBE" w:rsidRPr="007310A7">
        <w:rPr>
          <w:rFonts w:asciiTheme="minorHAnsi" w:eastAsia="Times New Roman" w:hAnsiTheme="minorHAnsi" w:cs="Times New Roman"/>
          <w:iCs/>
          <w:color w:val="000000" w:themeColor="text1"/>
          <w:lang w:val="de-DE"/>
        </w:rPr>
        <w:t>nahe</w:t>
      </w:r>
      <w:r w:rsidRPr="007310A7">
        <w:rPr>
          <w:rFonts w:asciiTheme="minorHAnsi" w:eastAsia="Times New Roman" w:hAnsiTheme="minorHAnsi" w:cs="Times New Roman"/>
          <w:iCs/>
          <w:color w:val="000000" w:themeColor="text1"/>
          <w:lang w:val="de-DE"/>
        </w:rPr>
        <w:t xml:space="preserve">, dass letztere die Anwendung menschenrechtlicher und Selbstbestimmungs-orientierter Kritiken – </w:t>
      </w:r>
      <w:r w:rsidR="00471EBE" w:rsidRPr="007310A7">
        <w:rPr>
          <w:rFonts w:asciiTheme="minorHAnsi" w:eastAsia="Times New Roman" w:hAnsiTheme="minorHAnsi" w:cs="Times New Roman"/>
          <w:iCs/>
          <w:color w:val="000000" w:themeColor="text1"/>
          <w:lang w:val="de-DE"/>
        </w:rPr>
        <w:t>selbst,</w:t>
      </w:r>
      <w:r w:rsidRPr="007310A7">
        <w:rPr>
          <w:rFonts w:asciiTheme="minorHAnsi" w:eastAsia="Times New Roman" w:hAnsiTheme="minorHAnsi" w:cs="Times New Roman"/>
          <w:iCs/>
          <w:color w:val="000000" w:themeColor="text1"/>
          <w:lang w:val="de-DE"/>
        </w:rPr>
        <w:t xml:space="preserve"> wenn diese juristisch und politisch legitimiert sind – auf ihr Handlungsfeld als </w:t>
      </w:r>
      <w:r w:rsidRPr="007310A7">
        <w:rPr>
          <w:rFonts w:asciiTheme="minorHAnsi" w:eastAsia="Times New Roman" w:hAnsiTheme="minorHAnsi" w:cs="Times New Roman"/>
          <w:iCs/>
          <w:color w:val="000000" w:themeColor="text1"/>
          <w:lang w:val="de-DE"/>
        </w:rPr>
        <w:lastRenderedPageBreak/>
        <w:t xml:space="preserve">nicht valide begreifen. Dabei zeigt die Kontinuität pathologisierender, binär-geschlechtlicher Konzeptualisierungen von sog. </w:t>
      </w:r>
      <w:r w:rsidRPr="001A7038">
        <w:rPr>
          <w:rFonts w:asciiTheme="minorHAnsi" w:eastAsia="Times New Roman" w:hAnsiTheme="minorHAnsi" w:cs="Times New Roman"/>
          <w:i/>
          <w:color w:val="000000" w:themeColor="text1"/>
          <w:lang w:val="de-DE"/>
        </w:rPr>
        <w:t>Varianten der Geschlechtsentwicklung</w:t>
      </w:r>
      <w:r w:rsidRPr="007310A7">
        <w:rPr>
          <w:rFonts w:asciiTheme="minorHAnsi" w:eastAsia="Times New Roman" w:hAnsiTheme="minorHAnsi" w:cs="Times New Roman"/>
          <w:iCs/>
          <w:color w:val="000000" w:themeColor="text1"/>
          <w:lang w:val="de-DE"/>
        </w:rPr>
        <w:t xml:space="preserve">, wie resistent der medizinische </w:t>
      </w:r>
      <w:r w:rsidR="001A7038">
        <w:rPr>
          <w:rFonts w:asciiTheme="minorHAnsi" w:eastAsia="Times New Roman" w:hAnsiTheme="minorHAnsi" w:cs="Times New Roman"/>
          <w:iCs/>
          <w:color w:val="000000" w:themeColor="text1"/>
          <w:lang w:val="de-DE"/>
        </w:rPr>
        <w:t>DSD-</w:t>
      </w:r>
      <w:r w:rsidRPr="007310A7">
        <w:rPr>
          <w:rFonts w:asciiTheme="minorHAnsi" w:eastAsia="Times New Roman" w:hAnsiTheme="minorHAnsi" w:cs="Times New Roman"/>
          <w:iCs/>
          <w:color w:val="000000" w:themeColor="text1"/>
          <w:lang w:val="de-DE"/>
        </w:rPr>
        <w:t xml:space="preserve">Spezialdiskurs trotz Beteuerungen einer </w:t>
      </w:r>
      <w:proofErr w:type="spellStart"/>
      <w:r w:rsidRPr="007310A7">
        <w:rPr>
          <w:rFonts w:asciiTheme="minorHAnsi" w:eastAsia="Times New Roman" w:hAnsiTheme="minorHAnsi" w:cs="Times New Roman"/>
          <w:i/>
          <w:iCs/>
          <w:color w:val="000000" w:themeColor="text1"/>
          <w:lang w:val="de-DE"/>
        </w:rPr>
        <w:t>consent</w:t>
      </w:r>
      <w:proofErr w:type="spellEnd"/>
      <w:r w:rsidRPr="007310A7">
        <w:rPr>
          <w:rFonts w:asciiTheme="minorHAnsi" w:eastAsia="Times New Roman" w:hAnsiTheme="minorHAnsi" w:cs="Times New Roman"/>
          <w:i/>
          <w:iCs/>
          <w:color w:val="000000" w:themeColor="text1"/>
          <w:lang w:val="de-DE"/>
        </w:rPr>
        <w:t xml:space="preserve"> </w:t>
      </w:r>
      <w:proofErr w:type="spellStart"/>
      <w:r w:rsidRPr="007310A7">
        <w:rPr>
          <w:rFonts w:asciiTheme="minorHAnsi" w:eastAsia="Times New Roman" w:hAnsiTheme="minorHAnsi" w:cs="Times New Roman"/>
          <w:i/>
          <w:iCs/>
          <w:color w:val="000000" w:themeColor="text1"/>
          <w:lang w:val="de-DE"/>
        </w:rPr>
        <w:t>policy</w:t>
      </w:r>
      <w:proofErr w:type="spellEnd"/>
      <w:r w:rsidRPr="007310A7">
        <w:rPr>
          <w:rFonts w:asciiTheme="minorHAnsi" w:eastAsia="Times New Roman" w:hAnsiTheme="minorHAnsi" w:cs="Times New Roman"/>
          <w:iCs/>
          <w:color w:val="000000" w:themeColor="text1"/>
          <w:lang w:val="de-DE"/>
        </w:rPr>
        <w:t xml:space="preserve"> der Hinterfragung eigener Handlungs- und Deutungsmacht gegenübersteht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{"citationID":"cGH80Lv7","properties":{"unsorted":false,"formattedCitation":"(vgl. auch Charlebois und Guillot 2018)","plainCitation":"(vgl. auch Charlebois und Guillot 2018)","dontUpdate":true,"noteIndex":0},"citationItems":[{"id":38,"uris":["http://zotero.org/users/local/owKliTIb/items/L9A8C45Z"],"itemData":{"id":38,"type":"chapter","container-title":"Normed Children: Effects of Gender and Sex Related Normativity on Childhood and Adolescence","DOI":"10.1515/9783839430200-019","page":"257-270","publisher":"transcript Verlag","publisher-place":"Bielefeld","title":"Medical Resistance to Criticism of Intersex Activists: Operations on the Frontline of Credibility","author":[{"family":"Charlebois","given":"Janik Bastien"},{"family":"Guillot","given":"Vincent"}],"editor":[{"family":"Schneider","given":"Erik"},{"family":"Baltes-Löhr","given":"Christel"}],"issued":{"date-parts":[["2018"]]}},"prefix":"vgl. auch"}],"schema":"https://github.com/citation-style-language/schema/raw/master/csl-citation.json"}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 xml:space="preserve">(vgl. auch Charlebois, </w:t>
      </w:r>
      <w:proofErr w:type="spellStart"/>
      <w:r w:rsidRPr="007310A7">
        <w:rPr>
          <w:rFonts w:ascii="Cambria" w:hAnsi="Cambria"/>
          <w:color w:val="000000" w:themeColor="text1"/>
          <w:lang w:val="de-DE"/>
        </w:rPr>
        <w:t>Guillot</w:t>
      </w:r>
      <w:proofErr w:type="spellEnd"/>
      <w:r w:rsidRPr="007310A7">
        <w:rPr>
          <w:rFonts w:ascii="Cambria" w:hAnsi="Cambria"/>
          <w:color w:val="000000" w:themeColor="text1"/>
          <w:lang w:val="de-DE"/>
        </w:rPr>
        <w:t xml:space="preserve"> 2018)</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w:t>
      </w:r>
    </w:p>
    <w:p w14:paraId="705CE037" w14:textId="2C534D30"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Dass das im Mai 2021 in Kraft getretene Gesetzt keine grundsätzliche Zäsur der sozial situierten medizinischen Normanpassungen intergeschlechtlicher Körper darstellt, zeigt auf empirischer Ebene eine erste Evaluierung der zwischen 2021 und 2025 ergangen Urteile zuständiger Familiengerichte: in 40 von 40 untersuchten Urteilen entschieden Gerichte zugunsten der jeweils von einer Kommission unterstützen Eingriffe, die eine Geschlechtsveränderung des Kindes inkludierten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{"citationID":"4I1hKMOH","properties":{"unsorted":false,"formattedCitation":"(vgl. auch Mangold und Markwald 2025)","plainCitation":"(vgl. auch Mangold und Markwald 2025)","dontUpdate":true,"noteIndex":0},"citationItems":[{"id":1159,"uris":["http://zotero.org/users/local/owKliTIb/items/ILIX7GHF"],"itemData":{"id":1159,"type":"document","publisher-place":"Flensburg","title":"Stellungnahme zu § 1631e BGB und § 167b FamFG","URL":"https://caitia.de/wp-content/uploads/2025/12/MangoldMarkwald-Stellungnahme_BMJ_20250617.pdf","author":[{"family":"Mangold","given":"Anna Katharina"},{"family":"Markwald","given":"Nick"}],"issued":{"date-parts":[["2025",6,17]]}},"prefix":"vgl. auch"}],"schema":"https://github.com/citation-style-language/schema/raw/master/csl-citation.json"}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 xml:space="preserve">(vgl. Mangold, </w:t>
      </w:r>
      <w:proofErr w:type="spellStart"/>
      <w:r w:rsidRPr="007310A7">
        <w:rPr>
          <w:rFonts w:ascii="Cambria" w:hAnsi="Cambria"/>
          <w:color w:val="000000" w:themeColor="text1"/>
          <w:lang w:val="de-DE"/>
        </w:rPr>
        <w:t>Markwald</w:t>
      </w:r>
      <w:proofErr w:type="spellEnd"/>
      <w:r w:rsidRPr="007310A7">
        <w:rPr>
          <w:rFonts w:ascii="Cambria" w:hAnsi="Cambria"/>
          <w:color w:val="000000" w:themeColor="text1"/>
          <w:lang w:val="de-DE"/>
        </w:rPr>
        <w:t xml:space="preserve"> 2025)</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w:t>
      </w:r>
      <w:r w:rsidRPr="007310A7">
        <w:rPr>
          <w:rStyle w:val="Funotenzeichen"/>
          <w:color w:val="000000" w:themeColor="text1"/>
        </w:rPr>
        <w:footnoteReference w:id="101"/>
      </w:r>
      <w:r w:rsidRPr="007310A7">
        <w:rPr>
          <w:rFonts w:asciiTheme="minorHAnsi" w:eastAsia="Times New Roman" w:hAnsiTheme="minorHAnsi" w:cs="Times New Roman"/>
          <w:iCs/>
          <w:color w:val="000000" w:themeColor="text1"/>
          <w:lang w:val="de-DE"/>
        </w:rPr>
        <w:t xml:space="preserve">  Dabei wird in 14 der Gerichtsurteile damit argumentiert, dass für das Kind ohne den Eingriff  kein „’normaler’ Geschlechtsverkehr“ (ebd.</w:t>
      </w:r>
      <w:r w:rsidR="001A7038">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3) möglich sei und 13 begründen die Entscheidung mit „möglichen psychischen Entwicklungsstörungen“ (ebd.</w:t>
      </w:r>
      <w:r w:rsidR="001A7038">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4). Wie Mangold und </w:t>
      </w:r>
      <w:proofErr w:type="spellStart"/>
      <w:r w:rsidRPr="007310A7">
        <w:rPr>
          <w:rFonts w:asciiTheme="minorHAnsi" w:eastAsia="Times New Roman" w:hAnsiTheme="minorHAnsi" w:cs="Times New Roman"/>
          <w:iCs/>
          <w:color w:val="000000" w:themeColor="text1"/>
          <w:lang w:val="de-DE"/>
        </w:rPr>
        <w:t>Markwald</w:t>
      </w:r>
      <w:proofErr w:type="spellEnd"/>
      <w:r w:rsidRPr="007310A7">
        <w:rPr>
          <w:rFonts w:asciiTheme="minorHAnsi" w:eastAsia="Times New Roman" w:hAnsiTheme="minorHAnsi" w:cs="Times New Roman"/>
          <w:iCs/>
          <w:color w:val="000000" w:themeColor="text1"/>
          <w:lang w:val="de-DE"/>
        </w:rPr>
        <w:t xml:space="preserve"> feststellen, deuten die Urteile deutlich darauf hin, dass trotz der veränderten Gesetzeslage Diskurse über die ‚Normalität’ von (Körper-)Geschlecht weiterhin für die Medikalisierung von Intergeschlechtlichkeit maßgeblich sind.</w:t>
      </w:r>
    </w:p>
    <w:p w14:paraId="36129BA3" w14:textId="77777777" w:rsidR="00C32CC6" w:rsidRPr="007310A7" w:rsidRDefault="00C32CC6" w:rsidP="000B16F6">
      <w:pPr>
        <w:pStyle w:val="Default"/>
        <w:spacing w:before="480" w:after="240" w:line="360" w:lineRule="auto"/>
        <w:ind w:right="40"/>
        <w:jc w:val="both"/>
        <w:outlineLvl w:val="2"/>
        <w:rPr>
          <w:rFonts w:asciiTheme="minorHAnsi" w:eastAsia="Times New Roman" w:hAnsiTheme="minorHAnsi" w:cs="Times New Roman"/>
          <w:b/>
          <w:iCs/>
          <w:color w:val="000000" w:themeColor="text1"/>
          <w:lang w:val="de-DE"/>
        </w:rPr>
      </w:pPr>
      <w:bookmarkStart w:id="49" w:name="_Toc233288785"/>
      <w:r w:rsidRPr="007310A7">
        <w:rPr>
          <w:rFonts w:asciiTheme="minorHAnsi" w:eastAsia="Times New Roman" w:hAnsiTheme="minorHAnsi" w:cs="Times New Roman"/>
          <w:b/>
          <w:iCs/>
          <w:color w:val="000000" w:themeColor="text1"/>
          <w:lang w:val="de-DE"/>
        </w:rPr>
        <w:t>6.1.4. Neuere Entwicklungen des medizinischen Diskurses in Deutschland</w:t>
      </w:r>
      <w:bookmarkEnd w:id="49"/>
    </w:p>
    <w:p w14:paraId="02E98739" w14:textId="55C982BA"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Abschließend soll auf die im Jahr 2025 – und somit nach </w:t>
      </w:r>
      <w:proofErr w:type="spellStart"/>
      <w:r w:rsidRPr="007310A7">
        <w:rPr>
          <w:rFonts w:asciiTheme="minorHAnsi" w:eastAsia="Times New Roman" w:hAnsiTheme="minorHAnsi" w:cs="Times New Roman"/>
          <w:iCs/>
          <w:color w:val="000000" w:themeColor="text1"/>
          <w:lang w:val="de-DE"/>
        </w:rPr>
        <w:t>Inkraft</w:t>
      </w:r>
      <w:proofErr w:type="spellEnd"/>
      <w:r w:rsidRPr="007310A7">
        <w:rPr>
          <w:rFonts w:asciiTheme="minorHAnsi" w:eastAsia="Times New Roman" w:hAnsiTheme="minorHAnsi" w:cs="Times New Roman"/>
          <w:iCs/>
          <w:color w:val="000000" w:themeColor="text1"/>
          <w:lang w:val="de-DE"/>
        </w:rPr>
        <w:t>-Treten des dargestellten Gesetzes – neu veröffentlichte Leitlinie</w:t>
      </w:r>
      <w:r w:rsidR="000B16F6">
        <w:rPr>
          <w:rFonts w:asciiTheme="minorHAnsi" w:eastAsia="Times New Roman" w:hAnsiTheme="minorHAnsi" w:cs="Times New Roman"/>
          <w:iCs/>
          <w:color w:val="000000" w:themeColor="text1"/>
          <w:lang w:val="de-DE"/>
        </w:rPr>
        <w:t xml:space="preserve"> zu</w:t>
      </w:r>
      <w:r w:rsidRPr="007310A7">
        <w:rPr>
          <w:rFonts w:asciiTheme="minorHAnsi" w:eastAsia="Times New Roman" w:hAnsiTheme="minorHAnsi" w:cs="Times New Roman"/>
          <w:iCs/>
          <w:color w:val="000000" w:themeColor="text1"/>
          <w:lang w:val="de-DE"/>
        </w:rPr>
        <w:t xml:space="preserve"> </w:t>
      </w:r>
      <w:r w:rsidRPr="000B16F6">
        <w:rPr>
          <w:rFonts w:asciiTheme="minorHAnsi" w:eastAsia="Times New Roman" w:hAnsiTheme="minorHAnsi" w:cs="Times New Roman"/>
          <w:i/>
          <w:color w:val="000000" w:themeColor="text1"/>
          <w:lang w:val="de-DE"/>
        </w:rPr>
        <w:t>Varianten der Geschlechtsentwicklung</w:t>
      </w:r>
      <w:r w:rsidRPr="007310A7">
        <w:rPr>
          <w:rFonts w:asciiTheme="minorHAnsi" w:eastAsia="Times New Roman" w:hAnsiTheme="minorHAnsi" w:cs="Times New Roman"/>
          <w:iCs/>
          <w:color w:val="000000" w:themeColor="text1"/>
          <w:lang w:val="de-DE"/>
        </w:rPr>
        <w:t xml:space="preserve"> eingegangen werden </w:t>
      </w:r>
      <w:r w:rsidRPr="007310A7">
        <w:rPr>
          <w:rFonts w:asciiTheme="minorHAnsi" w:eastAsia="Times New Roman" w:hAnsiTheme="minorHAnsi" w:cs="Times New Roman"/>
          <w:iCs/>
          <w:color w:val="000000" w:themeColor="text1"/>
          <w:lang w:val="de-DE"/>
        </w:rPr>
        <w:fldChar w:fldCharType="begin"/>
      </w:r>
      <w:r w:rsidRPr="007310A7">
        <w:rPr>
          <w:rFonts w:asciiTheme="minorHAnsi" w:eastAsia="Times New Roman" w:hAnsiTheme="minorHAnsi" w:cs="Times New Roman"/>
          <w:iCs/>
          <w:color w:val="000000" w:themeColor="text1"/>
          <w:lang w:val="de-DE"/>
        </w:rPr>
        <w:instrText xml:space="preserve"> ADDIN ZOTERO_ITEM CSL_CITATION {"citationID":"xepvWtjA","properties":{"unsorted":false,"formattedCitation":"(DGU et al. 2025)","plainCitation":"(DGU et al. 2025)","noteIndex":0},"citationItems":[{"id":1212,"uris":["http://zotero.org/users/local/owKliTIb/items/FAWRBX4J"],"itemData":{"id":1212,"type":"document","publisher-place":"Berlin","title":"S2kLeitlinie. Varianten der Geschlechtsentwicklung","URL":"https://register.awmf.org/assets/guidelines/174-001l_S2k_Varianten-der-Geschlechtsentwicklung_2025-07.pdf","author":[{"literal":"Deutsche Gesellschaft für Urologie (DGU) e.V./Deutsche Gesellschaft für Kinderchirurgie (DGKCH) e.V./Deutsche Gesellschaft für Kinderendokrinologie und diabetologie (DGKED) e.V."}],"issued":{"date-parts":[["2025"]]}},"suppress-author":true,"prefix":"DGU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sidRPr="007310A7">
        <w:rPr>
          <w:rFonts w:ascii="Cambria" w:hAnsi="Cambria"/>
          <w:color w:val="000000" w:themeColor="text1"/>
          <w:lang w:val="de-DE"/>
        </w:rPr>
        <w:t>(</w:t>
      </w:r>
      <w:r w:rsidR="000B16F6">
        <w:rPr>
          <w:rFonts w:ascii="Cambria" w:hAnsi="Cambria"/>
          <w:color w:val="000000" w:themeColor="text1"/>
          <w:lang w:val="de-DE"/>
        </w:rPr>
        <w:t xml:space="preserve">vgl. </w:t>
      </w:r>
      <w:r w:rsidRPr="007310A7">
        <w:rPr>
          <w:rFonts w:ascii="Cambria" w:hAnsi="Cambria"/>
          <w:color w:val="000000" w:themeColor="text1"/>
          <w:lang w:val="de-DE"/>
        </w:rPr>
        <w:t>DGU et al. 2025)</w:t>
      </w:r>
      <w:r w:rsidRPr="007310A7">
        <w:rPr>
          <w:rFonts w:asciiTheme="minorHAnsi" w:eastAsia="Times New Roman" w:hAnsiTheme="minorHAnsi" w:cs="Times New Roman"/>
          <w:iCs/>
          <w:color w:val="000000" w:themeColor="text1"/>
          <w:lang w:val="de-DE"/>
        </w:rPr>
        <w:fldChar w:fldCharType="end"/>
      </w:r>
      <w:r w:rsidRPr="007310A7">
        <w:rPr>
          <w:rFonts w:asciiTheme="minorHAnsi" w:eastAsia="Times New Roman" w:hAnsiTheme="minorHAnsi" w:cs="Times New Roman"/>
          <w:iCs/>
          <w:color w:val="000000" w:themeColor="text1"/>
          <w:lang w:val="de-DE"/>
        </w:rPr>
        <w:t>. Mehrere medizinische Fachgesellschaften veröffentlichen diese nach Überarbeitung der zuvor gültigen Leitlinie von 2016. Beteiligt sind ebenfalls</w:t>
      </w:r>
      <w:r w:rsidR="000B16F6">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wie bereits 2016</w:t>
      </w:r>
      <w:r w:rsidR="000B16F6">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die AGS-Eltern und Patienteninitiative sowie Intergeschlechtliche Menschen e.V. Inhaltlich zeigen sich sowohl Kontinuitäten als auch ein im Vergleich zur Leitlinie von 2016 ein eindeutigeres Plädoyer für die systematische Medikalisierung von </w:t>
      </w:r>
      <w:r w:rsidR="000B16F6">
        <w:rPr>
          <w:rFonts w:asciiTheme="minorHAnsi" w:eastAsia="Times New Roman" w:hAnsiTheme="minorHAnsi" w:cs="Times New Roman"/>
          <w:iCs/>
          <w:color w:val="000000" w:themeColor="text1"/>
          <w:lang w:val="de-DE"/>
        </w:rPr>
        <w:t>Kindern mit körpergeschlechtlichen Variationen</w:t>
      </w:r>
    </w:p>
    <w:p w14:paraId="53F5425D" w14:textId="646A70B5"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Pr>
          <w:rFonts w:asciiTheme="minorHAnsi" w:eastAsia="Times New Roman" w:hAnsiTheme="minorHAnsi" w:cs="Times New Roman"/>
          <w:iCs/>
          <w:color w:val="000000" w:themeColor="text1"/>
          <w:lang w:val="de-DE"/>
        </w:rPr>
        <w:t xml:space="preserve">In der Präambel werden im Wesentlichen die bereits in der Version von 2016 eingeräumten Problematiken im Kontext medizinischer Behandlungen in der Vergangenheit benannt und ein kritisches ärztliches Bewusstsein für „die Unzulänglichkeit des Entweder-</w:t>
      </w:r>
      <w:proofErr w:type="spellStart"/>
      <w:r>
        <w:rPr>
          <w:rFonts w:asciiTheme="minorHAnsi" w:eastAsia="Times New Roman" w:hAnsiTheme="minorHAnsi" w:cs="Times New Roman"/>
          <w:iCs/>
          <w:color w:val="000000" w:themeColor="text1"/>
          <w:lang w:val="de-DE"/>
        </w:rPr>
        <w:t xml:space="preserve">Oder</w:t>
      </w:r>
      <w:r>
        <w:rPr>
          <w:rFonts w:asciiTheme="minorHAnsi" w:eastAsia="Times New Roman" w:hAnsiTheme="minorHAnsi" w:cs="Times New Roman"/>
          <w:iCs/>
          <w:color w:val="000000" w:themeColor="text1"/>
          <w:lang w:val="de-DE"/>
        </w:rPr>
        <w:t xml:space="preserve">s</w:t>
      </w:r>
      <w:proofErr w:type="spellEnd"/>
      <w:r>
        <w:rPr>
          <w:rFonts w:asciiTheme="minorHAnsi" w:eastAsia="Times New Roman" w:hAnsiTheme="minorHAnsi" w:cs="Times New Roman"/>
          <w:iCs/>
          <w:color w:val="000000" w:themeColor="text1"/>
          <w:lang w:val="de-DE"/>
        </w:rPr>
        <w:t xml:space="preserve"> einer nur binär verstandenen Geschlechtlichkeit“ (ebd.</w:t>
      </w:r>
      <w:r>
        <w:rPr>
          <w:rFonts w:asciiTheme="minorHAnsi" w:eastAsia="Times New Roman" w:hAnsiTheme="minorHAnsi" w:cs="Times New Roman"/>
          <w:iCs/>
          <w:color w:val="000000" w:themeColor="text1"/>
          <w:lang w:val="de-DE"/>
        </w:rPr>
        <w:t xml:space="preserve">, </w:t>
      </w:r>
      <w:r>
        <w:rPr>
          <w:rFonts w:asciiTheme="minorHAnsi" w:eastAsia="Times New Roman" w:hAnsiTheme="minorHAnsi" w:cs="Times New Roman"/>
          <w:iCs/>
          <w:color w:val="000000" w:themeColor="text1"/>
          <w:lang w:val="de-DE"/>
        </w:rPr>
        <w:t xml:space="preserve">2) eingefordert. Ebenfalls wird erneut für eine Einbeziehung von Kindern in ihre Behandlungsentscheidungen im Sinne der </w:t>
      </w:r>
      <w:proofErr w:type="spellStart"/>
      <w:r>
        <w:rPr>
          <w:rFonts w:asciiTheme="minorHAnsi" w:eastAsia="Times New Roman" w:hAnsiTheme="minorHAnsi" w:cs="Times New Roman"/>
          <w:i/>
          <w:iCs/>
          <w:color w:val="000000" w:themeColor="text1"/>
          <w:lang w:val="de-DE"/>
        </w:rPr>
        <w:t xml:space="preserve">consent</w:t>
      </w:r>
      <w:proofErr w:type="spellEnd"/>
      <w:r>
        <w:rPr>
          <w:rFonts w:asciiTheme="minorHAnsi" w:eastAsia="Times New Roman" w:hAnsiTheme="minorHAnsi" w:cs="Times New Roman"/>
          <w:iCs/>
          <w:color w:val="000000" w:themeColor="text1"/>
          <w:lang w:val="de-DE"/>
        </w:rPr>
        <w:t xml:space="preserve"> bzw. </w:t>
      </w:r>
      <w:proofErr w:type="spellStart"/>
      <w:r>
        <w:rPr>
          <w:rFonts w:asciiTheme="minorHAnsi" w:eastAsia="Times New Roman" w:hAnsiTheme="minorHAnsi" w:cs="Times New Roman"/>
          <w:i/>
          <w:iCs/>
          <w:color w:val="000000" w:themeColor="text1"/>
          <w:lang w:val="de-DE"/>
        </w:rPr>
        <w:t xml:space="preserve">full</w:t>
      </w:r>
      <w:proofErr w:type="spellEnd"/>
      <w:r>
        <w:rPr>
          <w:rFonts w:asciiTheme="minorHAnsi" w:eastAsia="Times New Roman" w:hAnsiTheme="minorHAnsi" w:cs="Times New Roman"/>
          <w:i/>
          <w:iCs/>
          <w:color w:val="000000" w:themeColor="text1"/>
          <w:lang w:val="de-DE"/>
        </w:rPr>
        <w:t xml:space="preserve"> </w:t>
      </w:r>
      <w:proofErr w:type="spellStart"/>
      <w:r>
        <w:rPr>
          <w:rFonts w:asciiTheme="minorHAnsi" w:eastAsia="Times New Roman" w:hAnsiTheme="minorHAnsi" w:cs="Times New Roman"/>
          <w:i/>
          <w:iCs/>
          <w:color w:val="000000" w:themeColor="text1"/>
          <w:lang w:val="de-DE"/>
        </w:rPr>
        <w:t xml:space="preserve">consent</w:t>
      </w:r>
      <w:proofErr w:type="spellEnd"/>
      <w:r>
        <w:rPr>
          <w:rFonts w:asciiTheme="minorHAnsi" w:eastAsia="Times New Roman" w:hAnsiTheme="minorHAnsi" w:cs="Times New Roman"/>
          <w:i/>
          <w:iCs/>
          <w:color w:val="000000" w:themeColor="text1"/>
          <w:lang w:val="de-DE"/>
        </w:rPr>
        <w:t xml:space="preserve"> </w:t>
      </w:r>
      <w:proofErr w:type="spellStart"/>
      <w:r>
        <w:rPr>
          <w:rFonts w:asciiTheme="minorHAnsi" w:eastAsia="Times New Roman" w:hAnsiTheme="minorHAnsi" w:cs="Times New Roman"/>
          <w:i/>
          <w:iCs/>
          <w:color w:val="000000" w:themeColor="text1"/>
          <w:lang w:val="de-DE"/>
        </w:rPr>
        <w:t xml:space="preserve">policy</w:t>
      </w:r>
      <w:proofErr w:type="spellEnd"/>
      <w:r>
        <w:rPr>
          <w:rFonts w:asciiTheme="minorHAnsi" w:eastAsia="Times New Roman" w:hAnsiTheme="minorHAnsi" w:cs="Times New Roman"/>
          <w:iCs/>
          <w:color w:val="000000" w:themeColor="text1"/>
          <w:lang w:val="de-DE"/>
        </w:rPr>
        <w:t xml:space="preserve"> plädiert (ebd.</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2). Die Inhalte der Leitlinie, sowohl im Bezug auf empfohlene Diagnostik bzw. Dokumentation von im Kindesalter diagnostizierten DSD-Formen als auch hinsichtlich der Diskussion von hormonellen und chirurgischen Eingriffsoptionen stehen allerdings in einem deutlichen Kontrast zu diesem Vorwort: Wie auch eine Reihe von intergeschlechtlichen Selbstvertretungs-Organisationen und Einzelpersonen in einer gemeinsamen kritischen Stellungnahme aufzeigen sind die Inhalte der Leitlinie nur sehr selektiv an der Selbstbestimmung von Kindern im einwilligungsfähigen Alter orientiert </w:t>
      </w:r>
      <w:r w:rsidRPr="007310A7">
        <w:rPr>
          <w:rFonts w:asciiTheme="minorHAnsi" w:eastAsia="Times New Roman" w:hAnsiTheme="minorHAnsi" w:cs="Times New Roman"/>
          <w:iCs/>
          <w:color w:val="000000" w:themeColor="text1"/>
          <w:lang w:val="de-DE"/>
        </w:rPr>
        <w:fldChar w:fldCharType="begin"/>
      </w:r>
      <w:r w:rsidR="001E7EA1" w:rsidRPr="007310A7">
        <w:rPr>
          <w:rFonts w:asciiTheme="minorHAnsi" w:eastAsia="Times New Roman" w:hAnsiTheme="minorHAnsi" w:cs="Times New Roman"/>
          <w:iCs/>
          <w:color w:val="000000" w:themeColor="text1"/>
          <w:lang w:val="de-DE"/>
        </w:rPr>
        <w:instrText xml:space="preserve"> ADDIN ZOTERO_ITEM CSL_CITATION {"citationID":"8RRuil4j","properties":{"unsorted":false,"formattedCitation":"(vgl. TrIQ et al. 2025)","plainCitation":"(vgl. TrIQ et al. 2025)","noteIndex":0},"citationItems":[{"id":1214,"uris":["http://zotero.org/users/local/owKliTIb/items/CX25WXXH"],"itemData":{"id":1214,"type":"document","title":"Stellungnahme zu der aktualisierten “S2k-Leitlinie Varianten der “Geschlechtsentwicklung","URL":"https://www.transinterqueer.org/wp-content/uploads/2026/01/Stellungnahme_LeitlinienVdG.pdf","author":[{"literal":"TransInterQueer e.V."}],"issued":{"date-parts":[["2025"]]}},"suppress-author":true,"prefix":"vgl. TrIQ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w:t>
      </w:r>
      <w:proofErr w:type="spellStart"/>
      <w:r>
        <w:rPr>
          <w:rFonts w:ascii="Cambria" w:hAnsi="Cambria"/>
          <w:color w:val="000000" w:themeColor="text1"/>
          <w:lang w:val="de-DE"/>
        </w:rPr>
        <w:t xml:space="preserve">TrIQ</w:t>
      </w:r>
      <w:proofErr w:type="spellEnd"/>
      <w:r>
        <w:rPr>
          <w:rFonts w:ascii="Cambria" w:hAnsi="Cambria"/>
          <w:color w:val="000000" w:themeColor="text1"/>
          <w:lang w:val="de-DE"/>
        </w:rPr>
        <w:t xml:space="preserve"> et al. 2025)</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Vertreter*innen der Fachgesellschaften empfehlen trotz des bereits in Kraft gesetzten Schutzgesetzes sogenannte Hypospadie-Korrekturen - Aufrichtung des Penis, Korrektur-Eingriffe am Skrotum sowie am Schambein-Bereich - vor dem dritten Lebensjahr </w:t>
      </w:r>
      <w:r w:rsidRPr="007310A7">
        <w:rPr>
          <w:rFonts w:asciiTheme="minorHAnsi" w:eastAsia="Times New Roman" w:hAnsiTheme="minorHAnsi" w:cs="Times New Roman"/>
          <w:iCs/>
          <w:color w:val="000000" w:themeColor="text1"/>
          <w:lang w:val="de-DE"/>
        </w:rPr>
        <w:fldChar w:fldCharType="begin"/>
      </w:r>
      <w:r w:rsidR="001E7EA1" w:rsidRPr="007310A7">
        <w:rPr>
          <w:rFonts w:asciiTheme="minorHAnsi" w:eastAsia="Times New Roman" w:hAnsiTheme="minorHAnsi" w:cs="Times New Roman"/>
          <w:iCs/>
          <w:color w:val="000000" w:themeColor="text1"/>
          <w:lang w:val="de-DE"/>
        </w:rPr>
        <w:instrText xml:space="preserve"> ADDIN ZOTERO_ITEM CSL_CITATION {"citationID":"EZtLhCFO","properties":{"unsorted":false,"formattedCitation":"(vgl. ebd. 47f, 58f, TrIQ et al. 2025)","plainCitation":"(vgl. ebd. 47f, 58f, TrIQ et al. 2025)","noteIndex":0},"citationItems":[{"id":1214,"uris":["http://zotero.org/users/local/owKliTIb/items/CX25WXXH"],"itemData":{"id":1214,"type":"document","title":"Stellungnahme zu der aktualisierten “S2k-Leitlinie Varianten der “Geschlechtsentwicklung","URL":"https://www.transinterqueer.org/wp-content/uploads/2026/01/Stellungnahme_LeitlinienVdG.pdf","author":[{"literal":"TransInterQueer e.V."}],"issued":{"date-parts":[["2025"]]}},"suppress-author":true,"prefix":"vgl. ebd. 47f, 58f, TrIQ et al."}],"schema":"https://github.com/citation-style-language/schema/raw/master/csl-citation.json"} </w:instrText>
      </w:r>
      <w:r w:rsidRPr="007310A7">
        <w:rPr>
          <w:rFonts w:asciiTheme="minorHAnsi" w:eastAsia="Times New Roman" w:hAnsiTheme="minorHAnsi" w:cs="Times New Roman"/>
          <w:iCs/>
          <w:color w:val="000000" w:themeColor="text1"/>
          <w:lang w:val="de-DE"/>
        </w:rPr>
        <w:fldChar w:fldCharType="separate"/>
      </w:r>
      <w:r>
        <w:rPr>
          <w:rFonts w:ascii="Cambria" w:hAnsi="Cambria"/>
          <w:color w:val="000000" w:themeColor="text1"/>
          <w:lang w:val="de-DE"/>
        </w:rPr>
        <w:t xml:space="preserve">(vgl. ebd. 47f</w:t>
      </w:r>
      <w:r>
        <w:rPr>
          <w:rFonts w:ascii="Cambria" w:hAnsi="Cambria"/>
          <w:color w:val="000000" w:themeColor="text1"/>
          <w:lang w:val="de-DE"/>
        </w:rPr>
        <w:t xml:space="preserve">.</w:t>
      </w:r>
      <w:r>
        <w:rPr>
          <w:rFonts w:ascii="Cambria" w:hAnsi="Cambria"/>
          <w:color w:val="000000" w:themeColor="text1"/>
          <w:lang w:val="de-DE"/>
        </w:rPr>
        <w:t xml:space="preserve">, 58f</w:t>
      </w:r>
      <w:r>
        <w:rPr>
          <w:rFonts w:ascii="Cambria" w:hAnsi="Cambria"/>
          <w:color w:val="000000" w:themeColor="text1"/>
          <w:lang w:val="de-DE"/>
        </w:rPr>
        <w:t xml:space="preserve">.</w:t>
      </w:r>
      <w:r>
        <w:rPr>
          <w:rFonts w:ascii="Cambria" w:hAnsi="Cambria"/>
          <w:color w:val="000000" w:themeColor="text1"/>
          <w:lang w:val="de-DE"/>
        </w:rPr>
        <w:t xml:space="preserve">, </w:t>
      </w:r>
      <w:proofErr w:type="spellStart"/>
      <w:r>
        <w:rPr>
          <w:rFonts w:ascii="Cambria" w:hAnsi="Cambria"/>
          <w:color w:val="000000" w:themeColor="text1"/>
          <w:lang w:val="de-DE"/>
        </w:rPr>
        <w:t xml:space="preserve">TrIQ</w:t>
      </w:r>
      <w:proofErr w:type="spellEnd"/>
      <w:r>
        <w:rPr>
          <w:rFonts w:ascii="Cambria" w:hAnsi="Cambria"/>
          <w:color w:val="000000" w:themeColor="text1"/>
          <w:lang w:val="de-DE"/>
        </w:rPr>
        <w:t xml:space="preserve"> et al. 2025)</w:t>
      </w:r>
      <w:r w:rsidRPr="007310A7">
        <w:rPr>
          <w:rFonts w:asciiTheme="minorHAnsi" w:eastAsia="Times New Roman" w:hAnsiTheme="minorHAnsi" w:cs="Times New Roman"/>
          <w:iCs/>
          <w:color w:val="000000" w:themeColor="text1"/>
          <w:lang w:val="de-DE"/>
        </w:rPr>
        <w:fldChar w:fldCharType="end"/>
      </w:r>
      <w:r>
        <w:rPr>
          <w:rFonts w:asciiTheme="minorHAnsi" w:eastAsia="Times New Roman" w:hAnsiTheme="minorHAnsi" w:cs="Times New Roman"/>
          <w:iCs/>
          <w:color w:val="000000" w:themeColor="text1"/>
          <w:lang w:val="de-DE"/>
        </w:rPr>
        <w:t xml:space="preserve">. Argumentiert wird </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wie bereits </w:t>
      </w:r>
      <w:r>
        <w:rPr>
          <w:rFonts w:asciiTheme="minorHAnsi" w:eastAsia="Times New Roman" w:hAnsiTheme="minorHAnsi" w:cs="Times New Roman"/>
          <w:iCs/>
          <w:color w:val="000000" w:themeColor="text1"/>
          <w:lang w:val="de-DE"/>
        </w:rPr>
        <w:t xml:space="preserve">in den 1950er Jahren </w:t>
      </w:r>
      <w:r>
        <w:rPr>
          <w:rFonts w:asciiTheme="minorHAnsi" w:eastAsia="Times New Roman" w:hAnsiTheme="minorHAnsi" w:cs="Times New Roman"/>
          <w:iCs/>
          <w:color w:val="000000" w:themeColor="text1"/>
          <w:lang w:val="de-DE"/>
        </w:rPr>
        <w:t xml:space="preserve">von Money und KollegInnen - mit der als notwendig </w:t>
      </w:r>
      <w:del w:id="1000084" w:author="Claude Lektorat" w:date="2026-06-30T12:18:05Z">
        <w:r>
          <w:rPr>
            <w:rFonts w:asciiTheme="minorHAnsi" w:eastAsia="Times New Roman" w:hAnsiTheme="minorHAnsi" w:cs="Times New Roman"/>
            <w:iCs/>
            <w:color w:val="000000" w:themeColor="text1"/>
            <w:lang w:val="de-DE"/>
          </w:rPr>
          <w:delText xml:space="preserve">verstanden</w:delText>
        </w:r>
      </w:del>
      <w:ins w:id="1000085" w:author="Claude Lektorat" w:date="2026-06-30T12:18:05Z">
        <w:r>
          <w:rPr>
            <w:rFonts w:asciiTheme="minorHAnsi" w:eastAsia="Times New Roman" w:hAnsiTheme="minorHAnsi" w:cs="Times New Roman"/>
            <w:iCs/>
            <w:color w:val="000000" w:themeColor="text1"/>
            <w:lang w:val="de-DE"/>
          </w:rPr>
          <w:t xml:space="preserve">verstandenen</w:t>
        </w:r>
      </w:ins>
      <w:r>
        <w:rPr>
          <w:rFonts w:asciiTheme="minorHAnsi" w:eastAsia="Times New Roman" w:hAnsiTheme="minorHAnsi" w:cs="Times New Roman"/>
          <w:iCs/>
          <w:color w:val="000000" w:themeColor="text1"/>
          <w:lang w:val="de-DE"/>
        </w:rPr>
        <w:t xml:space="preserve"> Miktionsfähigkeit männlich zugewiesener Kinder im Stehen (vgl. ebd.</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59). Die häufige Komplikationsrate bei Hypospadie-Eingriffen wird zwar benannt, jedoch nicht im Widerspruch zu den o.g. Empfehlungen verstanden (vgl. ebd.</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58). Obwohl Kinder mit sogenannter </w:t>
      </w:r>
      <w:proofErr w:type="spellStart"/>
      <w:r>
        <w:rPr>
          <w:rFonts w:asciiTheme="minorHAnsi" w:eastAsia="Times New Roman" w:hAnsiTheme="minorHAnsi" w:cs="Times New Roman"/>
          <w:iCs/>
          <w:color w:val="000000" w:themeColor="text1"/>
          <w:lang w:val="de-DE"/>
        </w:rPr>
        <w:t xml:space="preserve">penoskrotaler</w:t>
      </w:r>
      <w:proofErr w:type="spellEnd"/>
      <w:r>
        <w:rPr>
          <w:rFonts w:asciiTheme="minorHAnsi" w:eastAsia="Times New Roman" w:hAnsiTheme="minorHAnsi" w:cs="Times New Roman"/>
          <w:iCs/>
          <w:color w:val="000000" w:themeColor="text1"/>
          <w:lang w:val="de-DE"/>
        </w:rPr>
        <w:t xml:space="preserve">/</w:t>
      </w:r>
      <w:proofErr w:type="spellStart"/>
      <w:r>
        <w:rPr>
          <w:rFonts w:asciiTheme="minorHAnsi" w:eastAsia="Times New Roman" w:hAnsiTheme="minorHAnsi" w:cs="Times New Roman"/>
          <w:iCs/>
          <w:color w:val="000000" w:themeColor="text1"/>
          <w:lang w:val="de-DE"/>
        </w:rPr>
        <w:t xml:space="preserve">perinealer</w:t>
      </w:r>
      <w:proofErr w:type="spellEnd"/>
      <w:r>
        <w:rPr>
          <w:rFonts w:asciiTheme="minorHAnsi" w:eastAsia="Times New Roman" w:hAnsiTheme="minorHAnsi" w:cs="Times New Roman"/>
          <w:iCs/>
          <w:color w:val="000000" w:themeColor="text1"/>
          <w:lang w:val="de-DE"/>
        </w:rPr>
        <w:t xml:space="preserve"> Hypospadie unter die DSD-Klassifikation und somit auch unter den Regulierungsbereich des Schutzgesetzes fallen, sehen die Verfassenden „keinen Grund, die Korrektur der </w:t>
      </w:r>
      <w:proofErr w:type="spellStart"/>
      <w:r>
        <w:rPr>
          <w:rFonts w:asciiTheme="minorHAnsi" w:eastAsia="Times New Roman" w:hAnsiTheme="minorHAnsi" w:cs="Times New Roman"/>
          <w:iCs/>
          <w:color w:val="000000" w:themeColor="text1"/>
          <w:lang w:val="de-DE"/>
        </w:rPr>
        <w:t xml:space="preserve">hypospaden</w:t>
      </w:r>
      <w:proofErr w:type="spellEnd"/>
      <w:r>
        <w:rPr>
          <w:rFonts w:asciiTheme="minorHAnsi" w:eastAsia="Times New Roman" w:hAnsiTheme="minorHAnsi" w:cs="Times New Roman"/>
          <w:iCs/>
          <w:color w:val="000000" w:themeColor="text1"/>
          <w:lang w:val="de-DE"/>
        </w:rPr>
        <w:t xml:space="preserve"> Harnröhre zu einem späteren Zeitpunkt“ (ebd.</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48) durchzuführen. Zudem wird damit argumentiert, dass solche Kindern „keine sonstige(n) Hinweise auf eine DSD aufweisen“. Ähnlich erscheint die Argumentation bezüglich frühen operativen Eingriffen an Kindern mit sog. AGS:  Bei diesen „sollte bezüglich   des   Operationszeitpunktes von   der   interdisziplinären   Kommission eine   individuelle Bewertung von Nutzen und Risiken erfolgen“ (ebd.). Des </w:t>
      </w:r>
      <w:r>
        <w:rPr>
          <w:rFonts w:asciiTheme="minorHAnsi" w:eastAsia="Times New Roman" w:hAnsiTheme="minorHAnsi" w:cs="Times New Roman"/>
          <w:iCs/>
          <w:color w:val="000000" w:themeColor="text1"/>
          <w:lang w:val="de-DE"/>
        </w:rPr>
        <w:t xml:space="preserve">Weiteren</w:t>
      </w:r>
      <w:r>
        <w:rPr>
          <w:rFonts w:asciiTheme="minorHAnsi" w:eastAsia="Times New Roman" w:hAnsiTheme="minorHAnsi" w:cs="Times New Roman"/>
          <w:iCs/>
          <w:color w:val="000000" w:themeColor="text1"/>
          <w:lang w:val="de-DE"/>
        </w:rPr>
        <w:t xml:space="preserve"> heißt es</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dass "frühe operativ angleichende Maßnahmen (...) bei den </w:t>
      </w:r>
      <w:r>
        <w:rPr>
          <w:rFonts w:asciiTheme="minorHAnsi" w:eastAsia="Times New Roman" w:hAnsiTheme="minorHAnsi" w:cs="Times New Roman"/>
          <w:iCs/>
          <w:color w:val="000000" w:themeColor="text1"/>
          <w:lang w:val="de-DE"/>
        </w:rPr>
        <w:t xml:space="preserve">46, XX</w:t>
      </w:r>
      <w:r>
        <w:rPr>
          <w:rFonts w:asciiTheme="minorHAnsi" w:eastAsia="Times New Roman" w:hAnsiTheme="minorHAnsi" w:cs="Times New Roman"/>
          <w:iCs/>
          <w:color w:val="000000" w:themeColor="text1"/>
          <w:lang w:val="de-DE"/>
        </w:rPr>
        <w:t xml:space="preserve">-AGS Mädchen mit einem sehr geringen Anteil an Geschlechtsdysphorie durchaus zu diskutieren </w:t>
      </w:r>
      <w:r>
        <w:rPr>
          <w:rFonts w:asciiTheme="minorHAnsi" w:eastAsia="Times New Roman" w:hAnsiTheme="minorHAnsi" w:cs="Times New Roman"/>
          <w:iCs/>
          <w:color w:val="000000" w:themeColor="text1"/>
          <w:lang w:val="de-DE"/>
        </w:rPr>
        <w:t xml:space="preserve">sind" (ebd. 49). Hier wird </w:t>
      </w:r>
      <w:r>
        <w:rPr>
          <w:rFonts w:asciiTheme="minorHAnsi" w:eastAsia="Times New Roman" w:hAnsiTheme="minorHAnsi" w:cs="Times New Roman"/>
          <w:iCs/>
          <w:color w:val="000000" w:themeColor="text1"/>
          <w:lang w:val="de-DE"/>
        </w:rPr>
        <w:t xml:space="preserve">demzufolge </w:t>
      </w:r>
      <w:r>
        <w:rPr>
          <w:rFonts w:asciiTheme="minorHAnsi" w:eastAsia="Times New Roman" w:hAnsiTheme="minorHAnsi" w:cs="Times New Roman"/>
          <w:iCs/>
          <w:color w:val="000000" w:themeColor="text1"/>
          <w:lang w:val="de-DE"/>
        </w:rPr>
        <w:t xml:space="preserve">argumentiert, dass Kinder mit </w:t>
      </w:r>
      <w:r>
        <w:rPr>
          <w:rFonts w:asciiTheme="minorHAnsi" w:eastAsia="Times New Roman" w:hAnsiTheme="minorHAnsi" w:cs="Times New Roman"/>
          <w:i/>
          <w:color w:val="000000" w:themeColor="text1"/>
          <w:lang w:val="de-DE"/>
        </w:rPr>
        <w:t xml:space="preserve">Varianten der Geschlechtsentwicklung</w:t>
      </w:r>
      <w:r>
        <w:rPr>
          <w:rFonts w:asciiTheme="minorHAnsi" w:eastAsia="Times New Roman" w:hAnsiTheme="minorHAnsi" w:cs="Times New Roman"/>
          <w:iCs/>
          <w:color w:val="000000" w:themeColor="text1"/>
          <w:lang w:val="de-DE"/>
        </w:rPr>
        <w:t xml:space="preserve"> nur durch das erlassene Gesetz zu schützen sind - und ihre Behandlung aus medizinischer Perspektive nur dann einer </w:t>
      </w:r>
      <w:proofErr w:type="spellStart"/>
      <w:r>
        <w:rPr>
          <w:rFonts w:asciiTheme="minorHAnsi" w:eastAsia="Times New Roman" w:hAnsiTheme="minorHAnsi" w:cs="Times New Roman"/>
          <w:i/>
          <w:iCs/>
          <w:color w:val="000000" w:themeColor="text1"/>
          <w:lang w:val="de-DE"/>
        </w:rPr>
        <w:t xml:space="preserve">informed</w:t>
      </w:r>
      <w:proofErr w:type="spellEnd"/>
      <w:r>
        <w:rPr>
          <w:rFonts w:asciiTheme="minorHAnsi" w:eastAsia="Times New Roman" w:hAnsiTheme="minorHAnsi" w:cs="Times New Roman"/>
          <w:i/>
          <w:iCs/>
          <w:color w:val="000000" w:themeColor="text1"/>
          <w:lang w:val="de-DE"/>
        </w:rPr>
        <w:t xml:space="preserve"> </w:t>
      </w:r>
      <w:proofErr w:type="spellStart"/>
      <w:r>
        <w:rPr>
          <w:rFonts w:asciiTheme="minorHAnsi" w:eastAsia="Times New Roman" w:hAnsiTheme="minorHAnsi" w:cs="Times New Roman"/>
          <w:i/>
          <w:iCs/>
          <w:color w:val="000000" w:themeColor="text1"/>
          <w:lang w:val="de-DE"/>
        </w:rPr>
        <w:t xml:space="preserve">consent</w:t>
      </w:r>
      <w:proofErr w:type="spellEnd"/>
      <w:r>
        <w:rPr>
          <w:rFonts w:asciiTheme="minorHAnsi" w:eastAsia="Times New Roman" w:hAnsiTheme="minorHAnsi" w:cs="Times New Roman"/>
          <w:i/>
          <w:iCs/>
          <w:color w:val="000000" w:themeColor="text1"/>
          <w:lang w:val="de-DE"/>
        </w:rPr>
        <w:t xml:space="preserve"> </w:t>
      </w:r>
      <w:proofErr w:type="spellStart"/>
      <w:r>
        <w:rPr>
          <w:rFonts w:asciiTheme="minorHAnsi" w:eastAsia="Times New Roman" w:hAnsiTheme="minorHAnsi" w:cs="Times New Roman"/>
          <w:i/>
          <w:iCs/>
          <w:color w:val="000000" w:themeColor="text1"/>
          <w:lang w:val="de-DE"/>
        </w:rPr>
        <w:t xml:space="preserve">policy</w:t>
      </w:r>
      <w:proofErr w:type="spellEnd"/>
      <w:r>
        <w:rPr>
          <w:rFonts w:asciiTheme="minorHAnsi" w:eastAsia="Times New Roman" w:hAnsiTheme="minorHAnsi" w:cs="Times New Roman"/>
          <w:iCs/>
          <w:color w:val="000000" w:themeColor="text1"/>
          <w:lang w:val="de-DE"/>
        </w:rPr>
        <w:t xml:space="preserve"> unterliegt </w:t>
      </w:r>
      <w:r>
        <w:rPr>
          <w:rFonts w:asciiTheme="minorHAnsi" w:eastAsia="Times New Roman" w:hAnsiTheme="minorHAnsi" w:cs="Times New Roman"/>
          <w:iCs/>
          <w:color w:val="000000" w:themeColor="text1"/>
          <w:lang w:val="de-DE"/>
        </w:rPr>
        <w:t xml:space="preserve">–</w:t>
      </w:r>
      <w:r>
        <w:rPr>
          <w:rFonts w:asciiTheme="minorHAnsi" w:eastAsia="Times New Roman" w:hAnsiTheme="minorHAnsi" w:cs="Times New Roman"/>
          <w:iCs/>
          <w:color w:val="000000" w:themeColor="text1"/>
          <w:lang w:val="de-DE"/>
        </w:rPr>
        <w:t xml:space="preserve"> wenn sie sich mit hoher Wahrscheinlichkeit in der Zukunft nicht mit dem ihnen zugewiesenen Geschlecht identifizieren werden. </w:t>
      </w:r>
    </w:p>
    <w:p w14:paraId="02FFCD85" w14:textId="08078F83"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Für diese Interpretation spricht ebenfalls ein Absatz der Präambel über die in der Leitlinie verwendete Terminologie der </w:t>
      </w:r>
      <w:r w:rsidRPr="000B16F6">
        <w:rPr>
          <w:rFonts w:asciiTheme="minorHAnsi" w:eastAsia="Times New Roman" w:hAnsiTheme="minorHAnsi" w:cs="Times New Roman"/>
          <w:i/>
          <w:color w:val="000000" w:themeColor="text1"/>
          <w:lang w:val="de-DE"/>
        </w:rPr>
        <w:t xml:space="preserve">Varianten der </w:t>
      </w:r>
      <w:r w:rsidR="00471EBE" w:rsidRPr="000B16F6">
        <w:rPr>
          <w:rFonts w:asciiTheme="minorHAnsi" w:eastAsia="Times New Roman" w:hAnsiTheme="minorHAnsi" w:cs="Times New Roman"/>
          <w:i/>
          <w:color w:val="000000" w:themeColor="text1"/>
          <w:lang w:val="de-DE"/>
        </w:rPr>
        <w:t>Geschlechtsentwicklung</w:t>
      </w:r>
      <w:r w:rsidR="00471EBE" w:rsidRPr="007310A7">
        <w:rPr>
          <w:rFonts w:asciiTheme="minorHAnsi" w:eastAsia="Times New Roman" w:hAnsiTheme="minorHAnsi" w:cs="Times New Roman"/>
          <w:iCs/>
          <w:color w:val="000000" w:themeColor="text1"/>
          <w:lang w:val="de-DE"/>
        </w:rPr>
        <w:t xml:space="preserve"> an</w:t>
      </w:r>
      <w:r w:rsidRPr="007310A7">
        <w:rPr>
          <w:rFonts w:asciiTheme="minorHAnsi" w:eastAsia="Times New Roman" w:hAnsiTheme="minorHAnsi" w:cs="Times New Roman"/>
          <w:iCs/>
          <w:color w:val="000000" w:themeColor="text1"/>
          <w:lang w:val="de-DE"/>
        </w:rPr>
        <w:t xml:space="preserve"> Stelle von Intersexualität/Intergeschlechtlichkeit: </w:t>
      </w:r>
    </w:p>
    <w:p w14:paraId="2A7C28BB" w14:textId="6272BDE6" w:rsidR="00C32CC6" w:rsidRPr="007310A7" w:rsidRDefault="00C32CC6" w:rsidP="00C32CC6">
      <w:pPr>
        <w:pStyle w:val="Default"/>
        <w:spacing w:before="240" w:after="240" w:line="360" w:lineRule="auto"/>
        <w:ind w:left="567" w:right="510"/>
        <w:jc w:val="both"/>
        <w:rPr>
          <w:rFonts w:asciiTheme="minorHAnsi" w:eastAsia="Times New Roman" w:hAnsiTheme="minorHAnsi" w:cs="Times New Roman"/>
          <w:iCs/>
          <w:color w:val="000000" w:themeColor="text1"/>
          <w:sz w:val="22"/>
          <w:szCs w:val="22"/>
          <w:lang w:val="de-DE"/>
        </w:rPr>
      </w:pPr>
      <w:r w:rsidRPr="007310A7">
        <w:rPr>
          <w:rFonts w:asciiTheme="minorHAnsi" w:eastAsia="Times New Roman" w:hAnsiTheme="minorHAnsi" w:cs="Times New Roman"/>
          <w:iCs/>
          <w:color w:val="000000" w:themeColor="text1"/>
          <w:sz w:val="22"/>
          <w:szCs w:val="22"/>
          <w:lang w:val="de-DE"/>
        </w:rPr>
        <w:t>„Die Bezeichnung Intersexualität oder Intergeschlechtlichkeit ist im medizinischen Kontext nicht mehr gebräuchlich, wird aber von einigen Menschen mit Varianten der Geschlechtsentwicklung für die Beschreibung der eigenen Zugehörigkeit selbst gewählt. Demgegenüber ordnet sich ein Großteil der Menschen mit Varianten der Geschlechtsentwicklung einem der typischen Geschlechter zu.“ (ebd.</w:t>
      </w:r>
      <w:r w:rsidR="000B16F6">
        <w:rPr>
          <w:rFonts w:asciiTheme="minorHAnsi" w:eastAsia="Times New Roman" w:hAnsiTheme="minorHAnsi" w:cs="Times New Roman"/>
          <w:iCs/>
          <w:color w:val="000000" w:themeColor="text1"/>
          <w:sz w:val="22"/>
          <w:szCs w:val="22"/>
          <w:lang w:val="de-DE"/>
        </w:rPr>
        <w:t>,</w:t>
      </w:r>
      <w:r w:rsidRPr="007310A7">
        <w:rPr>
          <w:rFonts w:asciiTheme="minorHAnsi" w:eastAsia="Times New Roman" w:hAnsiTheme="minorHAnsi" w:cs="Times New Roman"/>
          <w:iCs/>
          <w:color w:val="000000" w:themeColor="text1"/>
          <w:sz w:val="22"/>
          <w:szCs w:val="22"/>
          <w:lang w:val="de-DE"/>
        </w:rPr>
        <w:t xml:space="preserve"> 2)</w:t>
      </w:r>
    </w:p>
    <w:p w14:paraId="7833575D" w14:textId="6761D12D"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In Zusammenschau mit den Behandlungsempfehlungen der Leitlinie liegt </w:t>
      </w:r>
      <w:r w:rsidR="00471EBE" w:rsidRPr="007310A7">
        <w:rPr>
          <w:rFonts w:asciiTheme="minorHAnsi" w:eastAsia="Times New Roman" w:hAnsiTheme="minorHAnsi" w:cs="Times New Roman"/>
          <w:iCs/>
          <w:color w:val="000000" w:themeColor="text1"/>
          <w:lang w:val="de-DE"/>
        </w:rPr>
        <w:t>nahe</w:t>
      </w:r>
      <w:r w:rsidRPr="007310A7">
        <w:rPr>
          <w:rFonts w:asciiTheme="minorHAnsi" w:eastAsia="Times New Roman" w:hAnsiTheme="minorHAnsi" w:cs="Times New Roman"/>
          <w:iCs/>
          <w:color w:val="000000" w:themeColor="text1"/>
          <w:lang w:val="de-DE"/>
        </w:rPr>
        <w:t xml:space="preserve">, dass die Verfassenden </w:t>
      </w:r>
      <w:r w:rsidR="000B16F6">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stellvertretend für den medizinischen Spezial-Diskurs </w:t>
      </w:r>
      <w:r w:rsidR="000B16F6">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Intergeschlechtlichkeit als eine Art drittes Geschlecht verstehen, dass mit einer entsprechenden ‚atypischen’ Geschlechtsidentität einhergeht. Daraus scheint zu resultieren, dass Menschen mit </w:t>
      </w:r>
      <w:r w:rsidRPr="000B16F6">
        <w:rPr>
          <w:rFonts w:asciiTheme="minorHAnsi" w:eastAsia="Times New Roman" w:hAnsiTheme="minorHAnsi" w:cs="Times New Roman"/>
          <w:i/>
          <w:color w:val="000000" w:themeColor="text1"/>
          <w:lang w:val="de-DE"/>
        </w:rPr>
        <w:t>Varianten der Geschlechtsentwicklung</w:t>
      </w:r>
      <w:r w:rsidRPr="007310A7">
        <w:rPr>
          <w:rFonts w:asciiTheme="minorHAnsi" w:eastAsia="Times New Roman" w:hAnsiTheme="minorHAnsi" w:cs="Times New Roman"/>
          <w:iCs/>
          <w:color w:val="000000" w:themeColor="text1"/>
          <w:lang w:val="de-DE"/>
        </w:rPr>
        <w:t xml:space="preserve"> nur dann zu schützen bzw. in ihre Behandlungsentscheidungen zu inkludieren sind, wenn sie diesem dritten Geschlecht zugehörig sind </w:t>
      </w:r>
      <w:r w:rsidR="000B16F6">
        <w:rPr>
          <w:rFonts w:asciiTheme="minorHAnsi" w:eastAsia="Times New Roman" w:hAnsiTheme="minorHAnsi" w:cs="Times New Roman"/>
          <w:iCs/>
          <w:color w:val="000000" w:themeColor="text1"/>
          <w:lang w:val="de-DE"/>
        </w:rPr>
        <w:t xml:space="preserve">bzw. </w:t>
      </w:r>
      <w:r w:rsidRPr="007310A7">
        <w:rPr>
          <w:rFonts w:asciiTheme="minorHAnsi" w:eastAsia="Times New Roman" w:hAnsiTheme="minorHAnsi" w:cs="Times New Roman"/>
          <w:iCs/>
          <w:color w:val="000000" w:themeColor="text1"/>
          <w:lang w:val="de-DE"/>
        </w:rPr>
        <w:t xml:space="preserve">sich– voraussichtlich </w:t>
      </w:r>
      <w:r w:rsidR="000B16F6">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nicht mit ihrem Zuweisungs-Geschlecht identifizieren. Hier reproduziert sich die vor der </w:t>
      </w:r>
      <w:r w:rsidRPr="007310A7">
        <w:rPr>
          <w:rFonts w:asciiTheme="minorHAnsi" w:eastAsia="Times New Roman" w:hAnsiTheme="minorHAnsi" w:cs="Times New Roman"/>
          <w:i/>
          <w:iCs/>
          <w:color w:val="000000" w:themeColor="text1"/>
          <w:lang w:val="de-DE"/>
        </w:rPr>
        <w:t>Optimal Gender Policy</w:t>
      </w:r>
      <w:r w:rsidRPr="007310A7">
        <w:rPr>
          <w:rFonts w:asciiTheme="minorHAnsi" w:eastAsia="Times New Roman" w:hAnsiTheme="minorHAnsi" w:cs="Times New Roman"/>
          <w:iCs/>
          <w:color w:val="000000" w:themeColor="text1"/>
          <w:lang w:val="de-DE"/>
        </w:rPr>
        <w:t xml:space="preserve"> etablierte, offensichtlich fortbestehende Konzeptualisierung von Intergeschlechtlichkeit als uneindeutigem Geschlecht, dessen subjektive Geschlechtsentwicklung nicht vorhersehbar ist. Unter Berücksichtigung des medizinethischen Diskurs liegt zudem Nahe, dass Selbstbestimmung bzw. </w:t>
      </w:r>
      <w:proofErr w:type="spellStart"/>
      <w:r w:rsidR="000B16F6">
        <w:rPr>
          <w:rFonts w:asciiTheme="minorHAnsi" w:eastAsia="Times New Roman" w:hAnsiTheme="minorHAnsi" w:cs="Times New Roman"/>
          <w:i/>
          <w:iCs/>
          <w:color w:val="000000" w:themeColor="text1"/>
          <w:lang w:val="de-DE"/>
        </w:rPr>
        <w:t>i</w:t>
      </w:r>
      <w:r w:rsidR="00471EBE" w:rsidRPr="007310A7">
        <w:rPr>
          <w:rFonts w:asciiTheme="minorHAnsi" w:eastAsia="Times New Roman" w:hAnsiTheme="minorHAnsi" w:cs="Times New Roman"/>
          <w:i/>
          <w:iCs/>
          <w:color w:val="000000" w:themeColor="text1"/>
          <w:lang w:val="de-DE"/>
        </w:rPr>
        <w:t>nforme</w:t>
      </w:r>
      <w:r w:rsidR="00471EBE">
        <w:rPr>
          <w:rFonts w:asciiTheme="minorHAnsi" w:eastAsia="Times New Roman" w:hAnsiTheme="minorHAnsi" w:cs="Times New Roman"/>
          <w:i/>
          <w:iCs/>
          <w:color w:val="000000" w:themeColor="text1"/>
          <w:lang w:val="de-DE"/>
        </w:rPr>
        <w:t>d</w:t>
      </w:r>
      <w:proofErr w:type="spellEnd"/>
      <w:r w:rsidRPr="007310A7">
        <w:rPr>
          <w:rFonts w:asciiTheme="minorHAnsi" w:eastAsia="Times New Roman" w:hAnsiTheme="minorHAnsi" w:cs="Times New Roman"/>
          <w:i/>
          <w:iCs/>
          <w:color w:val="000000" w:themeColor="text1"/>
          <w:lang w:val="de-DE"/>
        </w:rPr>
        <w:t xml:space="preserve"> </w:t>
      </w:r>
      <w:proofErr w:type="spellStart"/>
      <w:r w:rsidRPr="007310A7">
        <w:rPr>
          <w:rFonts w:asciiTheme="minorHAnsi" w:eastAsia="Times New Roman" w:hAnsiTheme="minorHAnsi" w:cs="Times New Roman"/>
          <w:i/>
          <w:iCs/>
          <w:color w:val="000000" w:themeColor="text1"/>
          <w:lang w:val="de-DE"/>
        </w:rPr>
        <w:t>consent</w:t>
      </w:r>
      <w:proofErr w:type="spellEnd"/>
      <w:r w:rsidRPr="007310A7">
        <w:rPr>
          <w:rFonts w:asciiTheme="minorHAnsi" w:eastAsia="Times New Roman" w:hAnsiTheme="minorHAnsi" w:cs="Times New Roman"/>
          <w:iCs/>
          <w:color w:val="000000" w:themeColor="text1"/>
          <w:lang w:val="de-DE"/>
        </w:rPr>
        <w:t xml:space="preserve"> im Wesentlichen den Angehörigen dieser dritten Kategorie zugebilligt wird, wenn diese </w:t>
      </w:r>
      <w:r w:rsidR="000B16F6">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 ausreichend sicher hinsichtlich ihrer geschlechtlichen Identität – normanpassende Eingriffe vornehmen möchte.</w:t>
      </w:r>
    </w:p>
    <w:p w14:paraId="64AB7BED" w14:textId="4A578413" w:rsidR="00C32CC6" w:rsidRPr="007310A7" w:rsidRDefault="00C32CC6" w:rsidP="00C32CC6">
      <w:pPr>
        <w:pStyle w:val="Default"/>
        <w:spacing w:line="360" w:lineRule="auto"/>
        <w:ind w:right="42"/>
        <w:jc w:val="both"/>
        <w:rPr>
          <w:rFonts w:asciiTheme="minorHAnsi" w:eastAsia="Times New Roman" w:hAnsiTheme="minorHAnsi" w:cs="Times New Roman"/>
          <w:iCs/>
          <w:color w:val="000000" w:themeColor="text1"/>
          <w:lang w:val="de-DE"/>
        </w:rPr>
      </w:pPr>
      <w:r w:rsidRPr="007310A7">
        <w:rPr>
          <w:rFonts w:asciiTheme="minorHAnsi" w:eastAsia="Times New Roman" w:hAnsiTheme="minorHAnsi" w:cs="Times New Roman"/>
          <w:iCs/>
          <w:color w:val="000000" w:themeColor="text1"/>
          <w:lang w:val="de-DE"/>
        </w:rPr>
        <w:t xml:space="preserve">Die vorgenommene Analyse macht zum einen möglich eine weitere Immunisierungsstrategie des </w:t>
      </w:r>
      <w:r w:rsidR="002B5600">
        <w:rPr>
          <w:rFonts w:asciiTheme="minorHAnsi" w:eastAsia="Times New Roman" w:hAnsiTheme="minorHAnsi" w:cs="Times New Roman"/>
          <w:iCs/>
          <w:color w:val="000000" w:themeColor="text1"/>
          <w:lang w:val="de-DE"/>
        </w:rPr>
        <w:t>DSD-</w:t>
      </w:r>
      <w:r w:rsidRPr="007310A7">
        <w:rPr>
          <w:rFonts w:asciiTheme="minorHAnsi" w:eastAsia="Times New Roman" w:hAnsiTheme="minorHAnsi" w:cs="Times New Roman"/>
          <w:iCs/>
          <w:color w:val="000000" w:themeColor="text1"/>
          <w:lang w:val="de-DE"/>
        </w:rPr>
        <w:t xml:space="preserve">Diskurses gegenüber Veränderungsimpulsen seitens Vertreter*innen des </w:t>
      </w:r>
      <w:r w:rsidR="002B5600">
        <w:rPr>
          <w:rFonts w:asciiTheme="minorHAnsi" w:eastAsia="Times New Roman" w:hAnsiTheme="minorHAnsi" w:cs="Times New Roman"/>
          <w:iCs/>
          <w:color w:val="000000" w:themeColor="text1"/>
          <w:lang w:val="de-DE"/>
        </w:rPr>
        <w:t>e</w:t>
      </w:r>
      <w:r w:rsidRPr="007310A7">
        <w:rPr>
          <w:rFonts w:asciiTheme="minorHAnsi" w:eastAsia="Times New Roman" w:hAnsiTheme="minorHAnsi" w:cs="Times New Roman"/>
          <w:iCs/>
          <w:color w:val="000000" w:themeColor="text1"/>
          <w:lang w:val="de-DE"/>
        </w:rPr>
        <w:t>rfahrungs</w:t>
      </w:r>
      <w:r w:rsidR="002B5600">
        <w:rPr>
          <w:rFonts w:asciiTheme="minorHAnsi" w:eastAsia="Times New Roman" w:hAnsiTheme="minorHAnsi" w:cs="Times New Roman"/>
          <w:iCs/>
          <w:color w:val="000000" w:themeColor="text1"/>
          <w:lang w:val="de-DE"/>
        </w:rPr>
        <w:t>basierten</w:t>
      </w:r>
      <w:r w:rsidRPr="007310A7">
        <w:rPr>
          <w:rFonts w:asciiTheme="minorHAnsi" w:eastAsia="Times New Roman" w:hAnsiTheme="minorHAnsi" w:cs="Times New Roman"/>
          <w:iCs/>
          <w:color w:val="000000" w:themeColor="text1"/>
          <w:lang w:val="de-DE"/>
        </w:rPr>
        <w:t xml:space="preserve"> und (Menschen</w:t>
      </w:r>
      <w:r w:rsidR="002B5600">
        <w:rPr>
          <w:rFonts w:asciiTheme="minorHAnsi" w:eastAsia="Times New Roman" w:hAnsiTheme="minorHAnsi" w:cs="Times New Roman"/>
          <w:iCs/>
          <w:color w:val="000000" w:themeColor="text1"/>
          <w:lang w:val="de-DE"/>
        </w:rPr>
        <w:t>-</w:t>
      </w:r>
      <w:r w:rsidRPr="007310A7">
        <w:rPr>
          <w:rFonts w:asciiTheme="minorHAnsi" w:eastAsia="Times New Roman" w:hAnsiTheme="minorHAnsi" w:cs="Times New Roman"/>
          <w:iCs/>
          <w:color w:val="000000" w:themeColor="text1"/>
          <w:lang w:val="de-DE"/>
        </w:rPr>
        <w:t xml:space="preserve">)Rechtsdiskurses zu </w:t>
      </w:r>
      <w:r w:rsidRPr="007310A7">
        <w:rPr>
          <w:rFonts w:asciiTheme="minorHAnsi" w:eastAsia="Times New Roman" w:hAnsiTheme="minorHAnsi" w:cs="Times New Roman"/>
          <w:iCs/>
          <w:color w:val="000000" w:themeColor="text1"/>
          <w:lang w:val="de-DE"/>
        </w:rPr>
        <w:lastRenderedPageBreak/>
        <w:t>identifizieren: Selektive autonomieorientierte Positionen innerhalb des medizinischen Diskurses begreifen kindliche Selbstbestimmung sowie das verabschiedete Gesetz nur dann als handlungsrelevant, wenn das eigene binärgeschlechtliche Kategorisierungssystem an seine epistemischen Grenzen gerät. Zum anderen wird deutlich, dass trotz der Betonung einer reformierten Behandlungspraxis historische Medikalisierungs-Konzepte bis in die Gegenwart fortwirken.</w:t>
      </w:r>
    </w:p>
    <w:p w14:paraId="21BE17BB" w14:textId="204CFAFD" w:rsidR="00C32CC6" w:rsidRPr="007310A7" w:rsidRDefault="00C32CC6" w:rsidP="00C546D1">
      <w:pPr>
        <w:pStyle w:val="Default"/>
        <w:spacing w:before="480" w:after="240" w:line="360" w:lineRule="auto"/>
        <w:ind w:right="40"/>
        <w:jc w:val="both"/>
        <w:outlineLvl w:val="1"/>
        <w:rPr>
          <w:rFonts w:asciiTheme="minorHAnsi" w:hAnsiTheme="minorHAnsi"/>
          <w:b/>
          <w:color w:val="000000" w:themeColor="text1"/>
          <w:lang w:val="de-DE"/>
        </w:rPr>
      </w:pPr>
      <w:bookmarkStart w:id="50" w:name="_Toc233288786"/>
      <w:r w:rsidRPr="007310A7">
        <w:rPr>
          <w:rFonts w:asciiTheme="minorHAnsi" w:hAnsiTheme="minorHAnsi"/>
          <w:b/>
          <w:color w:val="000000" w:themeColor="text1"/>
          <w:lang w:val="de-DE"/>
        </w:rPr>
        <w:t xml:space="preserve">6.2. Eine diskursanalytische Rekonstruktion </w:t>
      </w:r>
      <w:r w:rsidR="00393FDF">
        <w:rPr>
          <w:rFonts w:asciiTheme="minorHAnsi" w:hAnsiTheme="minorHAnsi"/>
          <w:b/>
          <w:color w:val="000000" w:themeColor="text1"/>
          <w:lang w:val="de-DE"/>
        </w:rPr>
        <w:t>erfahrungs</w:t>
      </w:r>
      <w:r w:rsidRPr="007310A7">
        <w:rPr>
          <w:rFonts w:asciiTheme="minorHAnsi" w:hAnsiTheme="minorHAnsi"/>
          <w:b/>
          <w:color w:val="000000" w:themeColor="text1"/>
          <w:lang w:val="de-DE"/>
        </w:rPr>
        <w:t>basierter und kritisch akademischer Perspektiven auf Intergeschlechtlichkeit</w:t>
      </w:r>
      <w:bookmarkEnd w:id="50"/>
      <w:r w:rsidRPr="007310A7">
        <w:rPr>
          <w:rFonts w:asciiTheme="minorHAnsi" w:hAnsiTheme="minorHAnsi"/>
          <w:b/>
          <w:color w:val="000000" w:themeColor="text1"/>
          <w:lang w:val="de-DE"/>
        </w:rPr>
        <w:t xml:space="preserve"> </w:t>
      </w:r>
    </w:p>
    <w:p w14:paraId="14A1123D" w14:textId="71F88A66"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Die sozialkritisch positionierte Forschungstradition zum Thema Intergeschlechtlichkeit innerhalb der sich diese Arbeit verortet, ist in ihren Ursprüngen und Entwicklungen eng mit inter*aktivistischen Bewegungen verwoben. Zentral ist dabei sowohl die Entstehung eines erfahrungsbasierten Intergeschlechts-Diskurses aus einer von Selbstvertreter*innen formulierten und von feministischen Sozialforscherinnen aufgegriffenen Wissenschaftskritik heraus, als auch eine anhaltende enge Verbindung zwischen beiden Diskursen. Aus dieser Verbindung </w:t>
      </w:r>
      <w:r w:rsidR="00393FDF">
        <w:rPr>
          <w:rFonts w:asciiTheme="minorHAnsi" w:hAnsiTheme="minorHAnsi"/>
          <w:color w:val="000000" w:themeColor="text1"/>
          <w:lang w:val="de-DE"/>
        </w:rPr>
        <w:t xml:space="preserve">gehen </w:t>
      </w:r>
      <w:r w:rsidRPr="007310A7">
        <w:rPr>
          <w:rFonts w:asciiTheme="minorHAnsi" w:hAnsiTheme="minorHAnsi"/>
          <w:color w:val="000000" w:themeColor="text1"/>
          <w:lang w:val="de-DE"/>
        </w:rPr>
        <w:t xml:space="preserve">in Folge die </w:t>
      </w:r>
      <w:r w:rsidRPr="007310A7">
        <w:rPr>
          <w:rFonts w:asciiTheme="minorHAnsi" w:hAnsiTheme="minorHAnsi"/>
          <w:i/>
          <w:color w:val="000000" w:themeColor="text1"/>
          <w:lang w:val="de-DE"/>
        </w:rPr>
        <w:t>Intersex Studies</w:t>
      </w:r>
      <w:r w:rsidRPr="007310A7">
        <w:rPr>
          <w:rFonts w:asciiTheme="minorHAnsi" w:hAnsiTheme="minorHAnsi"/>
          <w:color w:val="000000" w:themeColor="text1"/>
          <w:lang w:val="de-DE"/>
        </w:rPr>
        <w:t xml:space="preserve"> bzw. im deutschsprachigen Raum die </w:t>
      </w:r>
      <w:r w:rsidRPr="00393FDF">
        <w:rPr>
          <w:rFonts w:asciiTheme="minorHAnsi" w:hAnsiTheme="minorHAnsi"/>
          <w:i/>
          <w:iCs/>
          <w:color w:val="000000" w:themeColor="text1"/>
          <w:lang w:val="de-DE"/>
        </w:rPr>
        <w:t>kritischen</w:t>
      </w:r>
      <w:r w:rsidRPr="007310A7">
        <w:rPr>
          <w:rFonts w:asciiTheme="minorHAnsi" w:hAnsiTheme="minorHAnsi"/>
          <w:color w:val="000000" w:themeColor="text1"/>
          <w:lang w:val="de-DE"/>
        </w:rPr>
        <w:t xml:space="preserve"> </w:t>
      </w:r>
      <w:r w:rsidRPr="007310A7">
        <w:rPr>
          <w:rFonts w:asciiTheme="minorHAnsi" w:hAnsiTheme="minorHAnsi"/>
          <w:i/>
          <w:color w:val="000000" w:themeColor="text1"/>
          <w:lang w:val="de-DE"/>
        </w:rPr>
        <w:t>Inter* Studien</w:t>
      </w:r>
      <w:r w:rsidRPr="007310A7">
        <w:rPr>
          <w:rFonts w:asciiTheme="minorHAnsi" w:hAnsiTheme="minorHAnsi"/>
          <w:color w:val="000000" w:themeColor="text1"/>
          <w:lang w:val="de-DE"/>
        </w:rPr>
        <w:t xml:space="preserve"> hervor. </w:t>
      </w:r>
    </w:p>
    <w:p w14:paraId="3DBC197D" w14:textId="3A00525C"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Da sich in den Figurationen</w:t>
      </w:r>
      <w:r w:rsidR="00716D09">
        <w:rPr>
          <w:rFonts w:asciiTheme="minorHAnsi" w:hAnsiTheme="minorHAnsi"/>
          <w:color w:val="000000" w:themeColor="text1"/>
          <w:lang w:val="de-DE"/>
        </w:rPr>
        <w:t xml:space="preserve"> </w:t>
      </w:r>
      <w:r w:rsidR="00716D09">
        <w:rPr>
          <w:rFonts w:asciiTheme="minorHAnsi" w:hAnsiTheme="minorHAnsi"/>
          <w:color w:val="000000" w:themeColor="text1"/>
          <w:sz w:val="26"/>
          <w:szCs w:val="26"/>
          <w:lang w:val="de-DE"/>
        </w:rPr>
        <w:fldChar w:fldCharType="begin"/>
      </w:r>
      <w:r w:rsidR="00716D09">
        <w:rPr>
          <w:rFonts w:asciiTheme="minorHAnsi" w:hAnsiTheme="minorHAnsi"/>
          <w:color w:val="000000" w:themeColor="text1"/>
          <w:sz w:val="26"/>
          <w:szCs w:val="26"/>
          <w:lang w:val="de-DE"/>
        </w:rPr>
        <w:instrText xml:space="preserve"> ADDIN ZOTERO_ITEM CSL_CITATION {"citationID":"hM8KSr5k","properties":{"unsorted":false,"formattedCitation":"(Elias 1970)","plainCitation":"(Elias 1970)","noteIndex":0},"citationItems":[{"id":1422,"uris":["http://zotero.org/users/local/owKliTIb/items/I5PENUWR"],"itemData":{"id":1422,"type":"book","publisher":"Juventa-Verlag","publisher-place":"München","title":"Was ist Soziologie","author":[{"family":"Elias","given":"Norbert"}],"issued":{"date-parts":[["1970"]]}}}],"schema":"https://github.com/citation-style-language/schema/raw/master/csl-citation.json"} </w:instrText>
      </w:r>
      <w:r w:rsidR="00716D09">
        <w:rPr>
          <w:rFonts w:asciiTheme="minorHAnsi" w:hAnsiTheme="minorHAnsi"/>
          <w:color w:val="000000" w:themeColor="text1"/>
          <w:sz w:val="26"/>
          <w:szCs w:val="26"/>
          <w:lang w:val="de-DE"/>
        </w:rPr>
        <w:fldChar w:fldCharType="separate"/>
      </w:r>
      <w:r w:rsidR="00716D09" w:rsidRPr="00716D09">
        <w:rPr>
          <w:rFonts w:ascii="Cambria" w:hAnsi="Cambria"/>
          <w:sz w:val="26"/>
          <w:lang w:val="de-DE"/>
        </w:rPr>
        <w:t>(</w:t>
      </w:r>
      <w:r w:rsidR="00915B56">
        <w:rPr>
          <w:rFonts w:ascii="Cambria" w:hAnsi="Cambria"/>
          <w:sz w:val="26"/>
          <w:lang w:val="de-DE"/>
        </w:rPr>
        <w:t xml:space="preserve">vgl. </w:t>
      </w:r>
      <w:r w:rsidR="00716D09" w:rsidRPr="00716D09">
        <w:rPr>
          <w:rFonts w:ascii="Cambria" w:hAnsi="Cambria"/>
          <w:sz w:val="26"/>
          <w:lang w:val="de-DE"/>
        </w:rPr>
        <w:t>Elias 1970)</w:t>
      </w:r>
      <w:r w:rsidR="00716D09">
        <w:rPr>
          <w:rFonts w:asciiTheme="minorHAnsi" w:hAnsiTheme="minorHAnsi"/>
          <w:color w:val="000000" w:themeColor="text1"/>
          <w:sz w:val="26"/>
          <w:szCs w:val="26"/>
          <w:lang w:val="de-DE"/>
        </w:rPr>
        <w:fldChar w:fldCharType="end"/>
      </w:r>
      <w:r w:rsidR="00716D09">
        <w:rPr>
          <w:rFonts w:asciiTheme="minorHAnsi" w:hAnsiTheme="minorHAnsi"/>
          <w:color w:val="000000" w:themeColor="text1"/>
          <w:sz w:val="26"/>
          <w:szCs w:val="26"/>
          <w:lang w:val="de-DE"/>
        </w:rPr>
        <w:t xml:space="preserve"> </w:t>
      </w:r>
      <w:r w:rsidRPr="00716D09">
        <w:rPr>
          <w:rFonts w:asciiTheme="minorHAnsi" w:hAnsiTheme="minorHAnsi"/>
          <w:color w:val="000000" w:themeColor="text1"/>
          <w:sz w:val="26"/>
          <w:szCs w:val="26"/>
          <w:lang w:val="de-DE"/>
        </w:rPr>
        <w:t>und</w:t>
      </w:r>
      <w:r w:rsidRPr="007310A7">
        <w:rPr>
          <w:rFonts w:asciiTheme="minorHAnsi" w:hAnsiTheme="minorHAnsi"/>
          <w:color w:val="000000" w:themeColor="text1"/>
          <w:lang w:val="de-DE"/>
        </w:rPr>
        <w:t xml:space="preserve"> Diskursen intergeschlechtlicher Selbstvertretung in Deutschland zahlreiche Parallelen und Bezugnahmen auf die zeitgeschichtlich frühere nordamerikanische Intersex-Bewegung finden, wird zunächst die Entwicklung in den USA rekonstruiert und anschließend der deutsche Kontext betrachtet. </w:t>
      </w:r>
    </w:p>
    <w:p w14:paraId="742A93C5" w14:textId="3BF426E6" w:rsidR="00C32CC6" w:rsidRPr="007310A7" w:rsidRDefault="00C32CC6" w:rsidP="00C20037">
      <w:pPr>
        <w:pStyle w:val="Default"/>
        <w:spacing w:before="240"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Feministische Geschlechterforscherinnen nehmen bereits in den 1970er Jahren und somit einige Jahre vor den ersten Äußerunge</w:t>
      </w:r>
      <w:r w:rsidR="003E24DF">
        <w:rPr>
          <w:rFonts w:asciiTheme="minorHAnsi" w:hAnsiTheme="minorHAnsi"/>
          <w:color w:val="000000" w:themeColor="text1"/>
          <w:lang w:val="de-DE"/>
        </w:rPr>
        <w:t>n</w:t>
      </w:r>
      <w:r w:rsidRPr="007310A7">
        <w:rPr>
          <w:rFonts w:asciiTheme="minorHAnsi" w:hAnsiTheme="minorHAnsi"/>
          <w:color w:val="000000" w:themeColor="text1"/>
          <w:lang w:val="de-DE"/>
        </w:rPr>
        <w:t xml:space="preserve"> organisierte</w:t>
      </w:r>
      <w:r w:rsidR="003E24DF">
        <w:rPr>
          <w:rFonts w:asciiTheme="minorHAnsi" w:hAnsiTheme="minorHAnsi"/>
          <w:color w:val="000000" w:themeColor="text1"/>
          <w:lang w:val="de-DE"/>
        </w:rPr>
        <w:t>r</w:t>
      </w:r>
      <w:r w:rsidRPr="007310A7">
        <w:rPr>
          <w:rFonts w:asciiTheme="minorHAnsi" w:hAnsiTheme="minorHAnsi"/>
          <w:color w:val="000000" w:themeColor="text1"/>
          <w:lang w:val="de-DE"/>
        </w:rPr>
        <w:t xml:space="preserve"> Intersex-</w:t>
      </w:r>
      <w:r w:rsidR="003E24DF">
        <w:rPr>
          <w:rFonts w:asciiTheme="minorHAnsi" w:hAnsiTheme="minorHAnsi"/>
          <w:color w:val="000000" w:themeColor="text1"/>
          <w:lang w:val="de-DE"/>
        </w:rPr>
        <w:t>Bündnisse</w:t>
      </w:r>
      <w:r w:rsidRPr="007310A7">
        <w:rPr>
          <w:rFonts w:asciiTheme="minorHAnsi" w:hAnsiTheme="minorHAnsi"/>
          <w:color w:val="000000" w:themeColor="text1"/>
          <w:lang w:val="de-DE"/>
        </w:rPr>
        <w:t xml:space="preserve"> eine kritische Perspektive auf die Medikalisierung intergeschlechtlicher Variationen insbesondere im Kindesalter ein </w:t>
      </w:r>
      <w:r w:rsidRPr="007310A7">
        <w:rPr>
          <w:rFonts w:asciiTheme="minorHAnsi" w:hAnsiTheme="minorHAnsi"/>
          <w:color w:val="000000" w:themeColor="text1"/>
          <w:lang w:val="de-DE"/>
        </w:rPr>
        <w:fldChar w:fldCharType="begin"/>
      </w:r>
      <w:r w:rsidR="00754003" w:rsidRPr="007310A7">
        <w:rPr>
          <w:rFonts w:asciiTheme="minorHAnsi" w:hAnsiTheme="minorHAnsi"/>
          <w:color w:val="000000" w:themeColor="text1"/>
          <w:lang w:val="de-DE"/>
        </w:rPr>
        <w:instrText xml:space="preserve"> ADDIN ZOTERO_ITEM CSL_CITATION {"citationID":"1ZeO4wh2","properties":{"unsorted":false,"formattedCitation":"(vgl. Georgiann Davis 2015, 31)","plainCitation":"(vgl. Georgiann Davis 2015, 31)","dontUpdate":true,"noteIndex":0},"citationItems":[{"id":1202,"uris":["http://zotero.org/users/local/owKliTIb/items/UI7EEAIY"],"itemData":{"id":1202,"type":"book","abstract":"When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31","label":"page","prefix":"vgl."}],"schema":"https://github.com/citation-style-language/schema/raw/master/csl-citation.json"} </w:instrText>
      </w:r>
      <w:r w:rsidRPr="007310A7">
        <w:rPr>
          <w:rFonts w:asciiTheme="minorHAnsi" w:hAnsiTheme="minorHAnsi"/>
          <w:color w:val="000000" w:themeColor="text1"/>
          <w:lang w:val="de-DE"/>
        </w:rPr>
        <w:fldChar w:fldCharType="separate"/>
      </w:r>
      <w:r w:rsidR="007B109A" w:rsidRPr="007310A7">
        <w:rPr>
          <w:rFonts w:ascii="Cambria" w:hAnsi="Cambria"/>
          <w:color w:val="000000" w:themeColor="text1"/>
          <w:lang w:val="de-DE"/>
        </w:rPr>
        <w:t>(vgl. Davis 2015, 31)</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Hier ist insbesondere die ethnomethodologische Arbeit der Psychologinnen Kessler und McKenna</w:t>
      </w:r>
      <w:r w:rsidR="005756E9" w:rsidRPr="007310A7">
        <w:rPr>
          <w:rFonts w:asciiTheme="minorHAnsi" w:hAnsiTheme="minorHAnsi"/>
          <w:color w:val="000000" w:themeColor="text1"/>
          <w:lang w:val="de-DE"/>
        </w:rPr>
        <w:t xml:space="preserve"> </w:t>
      </w:r>
      <w:r w:rsidR="005756E9" w:rsidRPr="007310A7">
        <w:rPr>
          <w:rFonts w:asciiTheme="minorHAnsi" w:hAnsiTheme="minorHAnsi"/>
          <w:color w:val="000000" w:themeColor="text1"/>
          <w:lang w:val="de-DE"/>
        </w:rPr>
        <w:fldChar w:fldCharType="begin"/>
      </w:r>
      <w:r w:rsidR="005756E9" w:rsidRPr="007310A7">
        <w:rPr>
          <w:rFonts w:asciiTheme="minorHAnsi" w:hAnsiTheme="minorHAnsi"/>
          <w:color w:val="000000" w:themeColor="text1"/>
          <w:lang w:val="de-DE"/>
        </w:rPr>
        <w:instrText xml:space="preserve"> ADDIN ZOTERO_ITEM CSL_CITATION {"citationID":"XPApRUkl","properties":{"unsorted":false,"formattedCitation":"(1978)","plainCitation":"(1978)","noteIndex":0},"citationItems":[{"id":215,"uris":["http://zotero.org/users/local/owKliTIb/items/LCJNTNXP"],"itemData":{"id":215,"type":"book","publisher":"University of Chicago Press","publisher-place":"Chicago","title":"Gender: An Ethnomethodological Approach","author":[{"family":"Kessler","given":"Suzanne J."},{"family":"McKenna","given":"Wendy"}],"issued":{"date-parts":[["1978"]]}},"suppress-author":true}],"schema":"https://github.com/citation-style-language/schema/raw/master/csl-citation.json"} </w:instrText>
      </w:r>
      <w:r w:rsidR="005756E9" w:rsidRPr="007310A7">
        <w:rPr>
          <w:rFonts w:asciiTheme="minorHAnsi" w:hAnsiTheme="minorHAnsi"/>
          <w:color w:val="000000" w:themeColor="text1"/>
          <w:lang w:val="de-DE"/>
        </w:rPr>
        <w:fldChar w:fldCharType="separate"/>
      </w:r>
      <w:r w:rsidR="005756E9" w:rsidRPr="007310A7">
        <w:rPr>
          <w:rFonts w:ascii="Cambria" w:hAnsi="Cambria"/>
          <w:color w:val="000000" w:themeColor="text1"/>
          <w:lang w:val="de-DE"/>
        </w:rPr>
        <w:t>(1978)</w:t>
      </w:r>
      <w:r w:rsidR="005756E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als eine der frühesten Kritiken der Unterscheidung zwischen </w:t>
      </w:r>
      <w:r w:rsidRPr="007310A7">
        <w:rPr>
          <w:rFonts w:asciiTheme="minorHAnsi" w:hAnsiTheme="minorHAnsi"/>
          <w:i/>
          <w:color w:val="000000" w:themeColor="text1"/>
          <w:lang w:val="de-DE"/>
        </w:rPr>
        <w:t>sex</w:t>
      </w:r>
      <w:r w:rsidRPr="007310A7">
        <w:rPr>
          <w:rFonts w:asciiTheme="minorHAnsi" w:hAnsiTheme="minorHAnsi"/>
          <w:color w:val="000000" w:themeColor="text1"/>
          <w:lang w:val="de-DE"/>
        </w:rPr>
        <w:t xml:space="preserve"> und </w:t>
      </w:r>
      <w:r w:rsidRPr="007310A7">
        <w:rPr>
          <w:rFonts w:asciiTheme="minorHAnsi" w:hAnsiTheme="minorHAnsi"/>
          <w:i/>
          <w:color w:val="000000" w:themeColor="text1"/>
          <w:lang w:val="de-DE"/>
        </w:rPr>
        <w:t>gender</w:t>
      </w:r>
      <w:r w:rsidRPr="007310A7">
        <w:rPr>
          <w:rFonts w:asciiTheme="minorHAnsi" w:hAnsiTheme="minorHAnsi"/>
          <w:color w:val="000000" w:themeColor="text1"/>
          <w:lang w:val="de-DE"/>
        </w:rPr>
        <w:t xml:space="preserve"> zu nennen</w:t>
      </w:r>
      <w:r w:rsidR="005756E9" w:rsidRPr="007310A7">
        <w:rPr>
          <w:rFonts w:asciiTheme="minorHAnsi" w:hAnsiTheme="minorHAnsi"/>
          <w:color w:val="000000" w:themeColor="text1"/>
          <w:lang w:val="de-DE"/>
        </w:rPr>
        <w:t xml:space="preserve"> </w:t>
      </w:r>
      <w:r w:rsidR="005756E9" w:rsidRPr="007310A7">
        <w:rPr>
          <w:rFonts w:asciiTheme="minorHAnsi" w:hAnsiTheme="minorHAnsi"/>
          <w:color w:val="000000" w:themeColor="text1"/>
          <w:lang w:val="de-DE"/>
        </w:rPr>
        <w:fldChar w:fldCharType="begin"/>
      </w:r>
      <w:r w:rsidR="005756E9" w:rsidRPr="007310A7">
        <w:rPr>
          <w:rFonts w:asciiTheme="minorHAnsi" w:hAnsiTheme="minorHAnsi"/>
          <w:color w:val="000000" w:themeColor="text1"/>
          <w:lang w:val="de-DE"/>
        </w:rPr>
        <w:instrText xml:space="preserve"> ADDIN ZOTERO_ITEM CSL_CITATION {"citationID":"YWSgYI6L","properties":{"unsorted":false,"formattedCitation":"(vgl. Jackson 2000)","plainCitation":"(vgl. Jackson 2000)","noteIndex":0},"citationItems":[{"id":189,"uris":["http://zotero.org/users/local/owKliTIb/items/Z5RUG8SX"],"itemData":{"id":189,"type":"article-journal","container-title":"T&amp;S Journal Archive","issue":"41","title":"Gendering the Genitals","author":[{"family":"Jackson","given":"Stefi"}],"issued":{"date-parts":[["2000"]]}},"prefix":"vgl."}],"schema":"https://github.com/citation-style-language/schema/raw/master/csl-citation.json"} </w:instrText>
      </w:r>
      <w:r w:rsidR="005756E9" w:rsidRPr="007310A7">
        <w:rPr>
          <w:rFonts w:asciiTheme="minorHAnsi" w:hAnsiTheme="minorHAnsi"/>
          <w:color w:val="000000" w:themeColor="text1"/>
          <w:lang w:val="de-DE"/>
        </w:rPr>
        <w:fldChar w:fldCharType="separate"/>
      </w:r>
      <w:r w:rsidR="005756E9" w:rsidRPr="007310A7">
        <w:rPr>
          <w:rFonts w:ascii="Cambria" w:hAnsi="Cambria"/>
          <w:color w:val="000000" w:themeColor="text1"/>
          <w:lang w:val="de-DE"/>
        </w:rPr>
        <w:t>(vgl. Jackson 2000)</w:t>
      </w:r>
      <w:r w:rsidR="005756E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Es folgen als Meilensteine der feministischen Intersex-Forschung 1990 Kesslers Interviewstudie „The Medical Construction of Gender“, 1993 Fausto-Sterlings „The </w:t>
      </w:r>
      <w:r w:rsidR="003E24DF">
        <w:rPr>
          <w:rFonts w:asciiTheme="minorHAnsi" w:hAnsiTheme="minorHAnsi"/>
          <w:color w:val="000000" w:themeColor="text1"/>
          <w:lang w:val="de-DE"/>
        </w:rPr>
        <w:t>Fi</w:t>
      </w:r>
      <w:r w:rsidRPr="007310A7">
        <w:rPr>
          <w:rFonts w:asciiTheme="minorHAnsi" w:hAnsiTheme="minorHAnsi"/>
          <w:color w:val="000000" w:themeColor="text1"/>
          <w:lang w:val="de-DE"/>
        </w:rPr>
        <w:t xml:space="preserve">ve Sexes“ und 1998 von Kessler die </w:t>
      </w:r>
      <w:r w:rsidRPr="007310A7">
        <w:rPr>
          <w:rFonts w:asciiTheme="minorHAnsi" w:hAnsiTheme="minorHAnsi"/>
          <w:color w:val="000000" w:themeColor="text1"/>
          <w:lang w:val="de-DE"/>
        </w:rPr>
        <w:lastRenderedPageBreak/>
        <w:t>Monographie „Lessons from the Intersexed“.  Während Fausto-Sterling in ihrem ersten Artikel - vermutlich mit der Intention den binärgeschlechtlichen medizinischen Diskurs zu irritieren – den deutlich älteren Begriff „</w:t>
      </w:r>
      <w:proofErr w:type="spellStart"/>
      <w:r w:rsidRPr="007310A7">
        <w:rPr>
          <w:rFonts w:asciiTheme="minorHAnsi" w:hAnsiTheme="minorHAnsi"/>
          <w:color w:val="000000" w:themeColor="text1"/>
          <w:lang w:val="de-DE"/>
        </w:rPr>
        <w:t>Hermaphrodit</w:t>
      </w:r>
      <w:r w:rsidR="003E24DF">
        <w:rPr>
          <w:rFonts w:asciiTheme="minorHAnsi" w:hAnsiTheme="minorHAnsi"/>
          <w:color w:val="000000" w:themeColor="text1"/>
          <w:lang w:val="de-DE"/>
        </w:rPr>
        <w:t>e</w:t>
      </w:r>
      <w:proofErr w:type="spellEnd"/>
      <w:r w:rsidRPr="007310A7">
        <w:rPr>
          <w:rFonts w:asciiTheme="minorHAnsi" w:hAnsiTheme="minorHAnsi"/>
          <w:color w:val="000000" w:themeColor="text1"/>
          <w:lang w:val="de-DE"/>
        </w:rPr>
        <w:t>“ verwendet, spricht Kessler von „</w:t>
      </w:r>
      <w:proofErr w:type="spellStart"/>
      <w:r w:rsidRPr="007310A7">
        <w:rPr>
          <w:rFonts w:asciiTheme="minorHAnsi" w:hAnsiTheme="minorHAnsi"/>
          <w:color w:val="000000" w:themeColor="text1"/>
          <w:lang w:val="de-DE"/>
        </w:rPr>
        <w:t>the</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intersexed</w:t>
      </w:r>
      <w:proofErr w:type="spellEnd"/>
      <w:r w:rsidRPr="007310A7">
        <w:rPr>
          <w:rFonts w:asciiTheme="minorHAnsi" w:hAnsiTheme="minorHAnsi"/>
          <w:color w:val="000000" w:themeColor="text1"/>
          <w:lang w:val="de-DE"/>
        </w:rPr>
        <w:t xml:space="preserve">“ und verdeutlicht damit die Bedeutung </w:t>
      </w:r>
      <w:proofErr w:type="spellStart"/>
      <w:r w:rsidRPr="007310A7">
        <w:rPr>
          <w:rFonts w:asciiTheme="minorHAnsi" w:hAnsiTheme="minorHAnsi"/>
          <w:color w:val="000000" w:themeColor="text1"/>
          <w:lang w:val="de-DE"/>
        </w:rPr>
        <w:t>medikalisierender</w:t>
      </w:r>
      <w:proofErr w:type="spellEnd"/>
      <w:r w:rsidRPr="007310A7">
        <w:rPr>
          <w:rFonts w:asciiTheme="minorHAnsi" w:hAnsiTheme="minorHAnsi"/>
          <w:color w:val="000000" w:themeColor="text1"/>
          <w:lang w:val="de-DE"/>
        </w:rPr>
        <w:t xml:space="preserve"> Praktiken in der Hervorbringung des Phänomens der Intergeschlechtlichkeit. Ebenfalls bezieht sich Kessler, die wie viele ihr folgenden kritischen Intersex Forscher*innen einen sozialkonstruktivistischen Ansatz verfolgt, kritisch auf Fausto-Sterlings Beitrag und plädiert gegen eine Kategorisierung intergeschlechtlicher Menschen anhand biologischer Merkmale (vgl. Davis 2015, ebd., Kessler ebd., 90). </w:t>
      </w:r>
    </w:p>
    <w:p w14:paraId="59B8675F" w14:textId="77777777" w:rsidR="00EA5863"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Ebenfalls wird Fausto-Sterlings Artikel von einer Person gelesen, die selbst mit einer </w:t>
      </w:r>
      <w:r w:rsidR="003E24DF">
        <w:rPr>
          <w:rFonts w:asciiTheme="minorHAnsi" w:hAnsiTheme="minorHAnsi"/>
          <w:color w:val="000000" w:themeColor="text1"/>
          <w:lang w:val="de-DE"/>
        </w:rPr>
        <w:t>inter</w:t>
      </w:r>
      <w:r w:rsidRPr="007310A7">
        <w:rPr>
          <w:rFonts w:asciiTheme="minorHAnsi" w:hAnsiTheme="minorHAnsi"/>
          <w:color w:val="000000" w:themeColor="text1"/>
          <w:lang w:val="de-DE"/>
        </w:rPr>
        <w:t>geschlechtlichen Variation geboren ist: Cheryl Chase</w:t>
      </w:r>
      <w:r w:rsidRPr="007310A7">
        <w:rPr>
          <w:rStyle w:val="Funotenzeichen"/>
          <w:color w:val="000000" w:themeColor="text1"/>
        </w:rPr>
        <w:footnoteReference w:id="102"/>
      </w:r>
      <w:r w:rsidRPr="007310A7">
        <w:rPr>
          <w:rFonts w:asciiTheme="minorHAnsi" w:hAnsiTheme="minorHAnsi"/>
          <w:color w:val="000000" w:themeColor="text1"/>
          <w:lang w:val="de-DE"/>
        </w:rPr>
        <w:t>. Chase äußert ihre Kritik an den Inhalten des Artikels – die unkritische Bezugnahme auf einen „</w:t>
      </w:r>
      <w:proofErr w:type="spellStart"/>
      <w:r w:rsidRPr="007310A7">
        <w:rPr>
          <w:rFonts w:asciiTheme="minorHAnsi" w:hAnsiTheme="minorHAnsi"/>
          <w:color w:val="000000" w:themeColor="text1"/>
          <w:lang w:val="de-DE"/>
        </w:rPr>
        <w:t>gonadalen</w:t>
      </w:r>
      <w:proofErr w:type="spellEnd"/>
      <w:r w:rsidRPr="007310A7">
        <w:rPr>
          <w:rFonts w:asciiTheme="minorHAnsi" w:hAnsiTheme="minorHAnsi"/>
          <w:color w:val="000000" w:themeColor="text1"/>
          <w:lang w:val="de-DE"/>
        </w:rPr>
        <w:t xml:space="preserve"> Determinismus“ </w:t>
      </w:r>
      <w:r w:rsidR="005756E9" w:rsidRPr="007310A7">
        <w:rPr>
          <w:rFonts w:asciiTheme="minorHAnsi" w:hAnsiTheme="minorHAnsi"/>
          <w:color w:val="000000" w:themeColor="text1"/>
          <w:lang w:val="de-DE"/>
        </w:rPr>
        <w:fldChar w:fldCharType="begin"/>
      </w:r>
      <w:r w:rsidR="000B7865">
        <w:rPr>
          <w:rFonts w:asciiTheme="minorHAnsi" w:hAnsiTheme="minorHAnsi"/>
          <w:color w:val="000000" w:themeColor="text1"/>
          <w:lang w:val="de-DE"/>
        </w:rPr>
        <w:instrText xml:space="preserve"> ADDIN ZOTERO_ITEM CSL_CITATION {"citationID":"gzXMsxzD","properties":{"unsorted":false,"formattedCitation":"(Chase 1993 eigene \\uc0\\u220{}bersetzung)","plainCitation":"(Chase 1993 eigene Übersetzung)","dontUpdate":true,"noteIndex":0},"citationItems":[{"id":71,"uris":["http://zotero.org/users/local/owKliTIb/items/R7N4TCSH"],"itemData":{"id":71,"type":"article-journal","container-title":"The Sciences","issue":"4","page":"3","title":"Intersexual Rights","volume":"33","author":[{"family":"Chase","given":"Cheryl"}],"issued":{"date-parts":[["1993"]]}},"suffix":"eigene Übersetzung"}],"schema":"https://github.com/citation-style-language/schema/raw/master/csl-citation.json"} </w:instrText>
      </w:r>
      <w:r w:rsidR="005756E9" w:rsidRPr="007310A7">
        <w:rPr>
          <w:rFonts w:asciiTheme="minorHAnsi" w:hAnsiTheme="minorHAnsi"/>
          <w:color w:val="000000" w:themeColor="text1"/>
          <w:lang w:val="de-DE"/>
        </w:rPr>
        <w:fldChar w:fldCharType="separate"/>
      </w:r>
      <w:r w:rsidR="005756E9" w:rsidRPr="007310A7">
        <w:rPr>
          <w:rFonts w:ascii="Cambria" w:hAnsi="Cambria" w:cs="Times New Roman"/>
          <w:color w:val="000000" w:themeColor="text1"/>
          <w:lang w:val="de-DE"/>
        </w:rPr>
        <w:t>(Chase 1993</w:t>
      </w:r>
      <w:r w:rsidR="007E4E02">
        <w:rPr>
          <w:rFonts w:ascii="Cambria" w:hAnsi="Cambria" w:cs="Times New Roman"/>
          <w:color w:val="000000" w:themeColor="text1"/>
          <w:lang w:val="de-DE"/>
        </w:rPr>
        <w:t>,</w:t>
      </w:r>
      <w:r w:rsidR="005756E9" w:rsidRPr="007310A7">
        <w:rPr>
          <w:rFonts w:ascii="Cambria" w:hAnsi="Cambria" w:cs="Times New Roman"/>
          <w:color w:val="000000" w:themeColor="text1"/>
          <w:lang w:val="de-DE"/>
        </w:rPr>
        <w:t xml:space="preserve"> eigene Übers</w:t>
      </w:r>
      <w:r w:rsidR="007E4E02">
        <w:rPr>
          <w:rFonts w:ascii="Cambria" w:hAnsi="Cambria" w:cs="Times New Roman"/>
          <w:color w:val="000000" w:themeColor="text1"/>
          <w:lang w:val="de-DE"/>
        </w:rPr>
        <w:t>.</w:t>
      </w:r>
      <w:r w:rsidR="005756E9" w:rsidRPr="007310A7">
        <w:rPr>
          <w:rFonts w:ascii="Cambria" w:hAnsi="Cambria" w:cs="Times New Roman"/>
          <w:color w:val="000000" w:themeColor="text1"/>
          <w:lang w:val="de-DE"/>
        </w:rPr>
        <w:t>)</w:t>
      </w:r>
      <w:r w:rsidR="005756E9" w:rsidRPr="007310A7">
        <w:rPr>
          <w:rFonts w:asciiTheme="minorHAnsi" w:hAnsiTheme="minorHAnsi"/>
          <w:color w:val="000000" w:themeColor="text1"/>
          <w:lang w:val="de-DE"/>
        </w:rPr>
        <w:fldChar w:fldCharType="end"/>
      </w:r>
      <w:r w:rsidR="005756E9" w:rsidRPr="007310A7">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sowie die Vernachlässigung </w:t>
      </w:r>
      <w:r w:rsidR="003E24DF">
        <w:rPr>
          <w:rFonts w:asciiTheme="minorHAnsi" w:hAnsiTheme="minorHAnsi"/>
          <w:color w:val="000000" w:themeColor="text1"/>
          <w:lang w:val="de-DE"/>
        </w:rPr>
        <w:t xml:space="preserve">systematischer </w:t>
      </w:r>
      <w:r w:rsidRPr="007310A7">
        <w:rPr>
          <w:rFonts w:asciiTheme="minorHAnsi" w:hAnsiTheme="minorHAnsi"/>
          <w:color w:val="000000" w:themeColor="text1"/>
          <w:lang w:val="de-DE"/>
        </w:rPr>
        <w:t xml:space="preserve">Verletzungserfahrungen durch die Medizin – im direkten </w:t>
      </w:r>
      <w:r w:rsidR="003E24DF">
        <w:rPr>
          <w:rFonts w:asciiTheme="minorHAnsi" w:hAnsiTheme="minorHAnsi"/>
          <w:color w:val="000000" w:themeColor="text1"/>
          <w:lang w:val="de-DE"/>
        </w:rPr>
        <w:t xml:space="preserve">Austausch </w:t>
      </w:r>
      <w:r w:rsidRPr="007310A7">
        <w:rPr>
          <w:rFonts w:asciiTheme="minorHAnsi" w:hAnsiTheme="minorHAnsi"/>
          <w:color w:val="000000" w:themeColor="text1"/>
          <w:lang w:val="de-DE"/>
        </w:rPr>
        <w:t>mit Fausto-Sterling. Diese bietet Chase an</w:t>
      </w:r>
      <w:r w:rsidR="003E24DF">
        <w:rPr>
          <w:rFonts w:asciiTheme="minorHAnsi" w:hAnsiTheme="minorHAnsi"/>
          <w:color w:val="000000" w:themeColor="text1"/>
          <w:lang w:val="de-DE"/>
        </w:rPr>
        <w:t>,</w:t>
      </w:r>
      <w:r w:rsidRPr="007310A7">
        <w:rPr>
          <w:rFonts w:asciiTheme="minorHAnsi" w:hAnsiTheme="minorHAnsi"/>
          <w:color w:val="000000" w:themeColor="text1"/>
          <w:lang w:val="de-DE"/>
        </w:rPr>
        <w:t xml:space="preserve"> </w:t>
      </w:r>
      <w:r w:rsidR="003E24DF">
        <w:rPr>
          <w:rFonts w:asciiTheme="minorHAnsi" w:hAnsiTheme="minorHAnsi"/>
          <w:color w:val="000000" w:themeColor="text1"/>
          <w:lang w:val="de-DE"/>
        </w:rPr>
        <w:t xml:space="preserve">deren </w:t>
      </w:r>
      <w:r w:rsidRPr="007310A7">
        <w:rPr>
          <w:rFonts w:asciiTheme="minorHAnsi" w:hAnsiTheme="minorHAnsi"/>
          <w:color w:val="000000" w:themeColor="text1"/>
          <w:lang w:val="de-DE"/>
        </w:rPr>
        <w:t xml:space="preserve">kritische Replik auf </w:t>
      </w:r>
      <w:r w:rsidR="003E24DF">
        <w:rPr>
          <w:rFonts w:asciiTheme="minorHAnsi" w:hAnsiTheme="minorHAnsi"/>
          <w:color w:val="000000" w:themeColor="text1"/>
          <w:lang w:val="de-DE"/>
        </w:rPr>
        <w:t xml:space="preserve">ihren </w:t>
      </w:r>
      <w:r w:rsidRPr="007310A7">
        <w:rPr>
          <w:rFonts w:asciiTheme="minorHAnsi" w:hAnsiTheme="minorHAnsi"/>
          <w:color w:val="000000" w:themeColor="text1"/>
          <w:lang w:val="de-DE"/>
        </w:rPr>
        <w:t>Artikel in</w:t>
      </w:r>
      <w:r w:rsidR="003E24DF">
        <w:rPr>
          <w:rFonts w:asciiTheme="minorHAnsi" w:hAnsiTheme="minorHAnsi"/>
          <w:color w:val="000000" w:themeColor="text1"/>
          <w:lang w:val="de-DE"/>
        </w:rPr>
        <w:t xml:space="preserve"> der wissenschaftlich renommierten Zeitschrift</w:t>
      </w:r>
      <w:r w:rsidRPr="007310A7">
        <w:rPr>
          <w:rFonts w:asciiTheme="minorHAnsi" w:hAnsiTheme="minorHAnsi"/>
          <w:color w:val="000000" w:themeColor="text1"/>
          <w:lang w:val="de-DE"/>
        </w:rPr>
        <w:t xml:space="preserve"> </w:t>
      </w:r>
      <w:r w:rsidRPr="007310A7">
        <w:rPr>
          <w:rFonts w:asciiTheme="minorHAnsi" w:hAnsiTheme="minorHAnsi"/>
          <w:i/>
          <w:color w:val="000000" w:themeColor="text1"/>
          <w:lang w:val="de-DE"/>
        </w:rPr>
        <w:t>The</w:t>
      </w:r>
      <w:r w:rsidRPr="007310A7">
        <w:rPr>
          <w:rFonts w:asciiTheme="minorHAnsi" w:hAnsiTheme="minorHAnsi"/>
          <w:color w:val="000000" w:themeColor="text1"/>
          <w:lang w:val="de-DE"/>
        </w:rPr>
        <w:t xml:space="preserve"> </w:t>
      </w:r>
      <w:r w:rsidRPr="007310A7">
        <w:rPr>
          <w:rFonts w:asciiTheme="minorHAnsi" w:hAnsiTheme="minorHAnsi"/>
          <w:i/>
          <w:color w:val="000000" w:themeColor="text1"/>
          <w:lang w:val="de-DE"/>
        </w:rPr>
        <w:t>Sciences</w:t>
      </w:r>
      <w:r w:rsidRPr="007310A7">
        <w:rPr>
          <w:rFonts w:asciiTheme="minorHAnsi" w:hAnsiTheme="minorHAnsi"/>
          <w:color w:val="000000" w:themeColor="text1"/>
          <w:lang w:val="de-DE"/>
        </w:rPr>
        <w:t xml:space="preserve"> zu veröffentlichen.</w:t>
      </w:r>
      <w:r w:rsidR="003E24DF">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Chase verknüpft </w:t>
      </w:r>
      <w:r w:rsidR="003E24DF">
        <w:rPr>
          <w:rFonts w:asciiTheme="minorHAnsi" w:hAnsiTheme="minorHAnsi"/>
          <w:color w:val="000000" w:themeColor="text1"/>
          <w:lang w:val="de-DE"/>
        </w:rPr>
        <w:t xml:space="preserve">ihre Veröffentlichung </w:t>
      </w:r>
      <w:r w:rsidRPr="007310A7">
        <w:rPr>
          <w:rFonts w:asciiTheme="minorHAnsi" w:hAnsiTheme="minorHAnsi"/>
          <w:color w:val="000000" w:themeColor="text1"/>
          <w:lang w:val="de-DE"/>
        </w:rPr>
        <w:t xml:space="preserve">mit einem Aufruf an „alle Intergeschlechtlichen und die, die ihnen </w:t>
      </w:r>
      <w:r w:rsidR="00471EBE" w:rsidRPr="007310A7">
        <w:rPr>
          <w:rFonts w:asciiTheme="minorHAnsi" w:hAnsiTheme="minorHAnsi"/>
          <w:color w:val="000000" w:themeColor="text1"/>
          <w:lang w:val="de-DE"/>
        </w:rPr>
        <w:t>nahestehen</w:t>
      </w:r>
      <w:r w:rsidRPr="007310A7">
        <w:rPr>
          <w:rFonts w:asciiTheme="minorHAnsi" w:hAnsiTheme="minorHAnsi"/>
          <w:color w:val="000000" w:themeColor="text1"/>
          <w:lang w:val="de-DE"/>
        </w:rPr>
        <w:t xml:space="preserve">“ (ebd., eigene Übersetzung) sich bei der gerade </w:t>
      </w:r>
      <w:r w:rsidR="00EA5863">
        <w:rPr>
          <w:rFonts w:asciiTheme="minorHAnsi" w:hAnsiTheme="minorHAnsi"/>
          <w:color w:val="000000" w:themeColor="text1"/>
          <w:lang w:val="de-DE"/>
        </w:rPr>
        <w:t xml:space="preserve">von ihr </w:t>
      </w:r>
      <w:r w:rsidRPr="007310A7">
        <w:rPr>
          <w:rFonts w:asciiTheme="minorHAnsi" w:hAnsiTheme="minorHAnsi"/>
          <w:color w:val="000000" w:themeColor="text1"/>
          <w:lang w:val="de-DE"/>
        </w:rPr>
        <w:t xml:space="preserve">gegründeten Organisation </w:t>
      </w:r>
      <w:r w:rsidRPr="007E4E02">
        <w:rPr>
          <w:rFonts w:asciiTheme="minorHAnsi" w:hAnsiTheme="minorHAnsi"/>
          <w:i/>
          <w:iCs/>
          <w:color w:val="000000" w:themeColor="text1"/>
          <w:lang w:val="de-DE"/>
        </w:rPr>
        <w:t xml:space="preserve">Intersex Society </w:t>
      </w:r>
      <w:proofErr w:type="spellStart"/>
      <w:r w:rsidRPr="007E4E02">
        <w:rPr>
          <w:rFonts w:asciiTheme="minorHAnsi" w:hAnsiTheme="minorHAnsi"/>
          <w:i/>
          <w:iCs/>
          <w:color w:val="000000" w:themeColor="text1"/>
          <w:lang w:val="de-DE"/>
        </w:rPr>
        <w:t>of</w:t>
      </w:r>
      <w:proofErr w:type="spellEnd"/>
      <w:r w:rsidRPr="007E4E02">
        <w:rPr>
          <w:rFonts w:asciiTheme="minorHAnsi" w:hAnsiTheme="minorHAnsi"/>
          <w:i/>
          <w:iCs/>
          <w:color w:val="000000" w:themeColor="text1"/>
          <w:lang w:val="de-DE"/>
        </w:rPr>
        <w:t xml:space="preserve"> North </w:t>
      </w:r>
      <w:proofErr w:type="spellStart"/>
      <w:r w:rsidRPr="007E4E02">
        <w:rPr>
          <w:rFonts w:asciiTheme="minorHAnsi" w:hAnsiTheme="minorHAnsi"/>
          <w:i/>
          <w:iCs/>
          <w:color w:val="000000" w:themeColor="text1"/>
          <w:lang w:val="de-DE"/>
        </w:rPr>
        <w:t>America</w:t>
      </w:r>
      <w:proofErr w:type="spellEnd"/>
      <w:r w:rsidR="007E4E02">
        <w:rPr>
          <w:rFonts w:asciiTheme="minorHAnsi" w:hAnsiTheme="minorHAnsi"/>
          <w:color w:val="000000" w:themeColor="text1"/>
          <w:lang w:val="de-DE"/>
        </w:rPr>
        <w:t xml:space="preserve"> (ISNA)</w:t>
      </w:r>
      <w:r w:rsidRPr="007310A7">
        <w:rPr>
          <w:rFonts w:asciiTheme="minorHAnsi" w:hAnsiTheme="minorHAnsi"/>
          <w:color w:val="000000" w:themeColor="text1"/>
          <w:lang w:val="de-DE"/>
        </w:rPr>
        <w:t xml:space="preserve"> – zu melden. </w:t>
      </w:r>
    </w:p>
    <w:p w14:paraId="2073E8BA" w14:textId="788FA060"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Ausgehend von der </w:t>
      </w:r>
      <w:r w:rsidR="00EA5863">
        <w:rPr>
          <w:rFonts w:asciiTheme="minorHAnsi" w:hAnsiTheme="minorHAnsi"/>
          <w:color w:val="000000" w:themeColor="text1"/>
          <w:lang w:val="de-DE"/>
        </w:rPr>
        <w:t xml:space="preserve">erhaltenen </w:t>
      </w:r>
      <w:r w:rsidRPr="007310A7">
        <w:rPr>
          <w:rFonts w:asciiTheme="minorHAnsi" w:hAnsiTheme="minorHAnsi"/>
          <w:color w:val="000000" w:themeColor="text1"/>
          <w:lang w:val="de-DE"/>
        </w:rPr>
        <w:t xml:space="preserve">Kritik überarbeitet Fausto-Sterling in den folgenden Jahren Inhalte ihres ersten Artikels, woraufhin im Jahr 2000 „The Five Sexes, Revisited“ </w:t>
      </w:r>
      <w:r w:rsidR="00EA5863">
        <w:rPr>
          <w:rFonts w:asciiTheme="minorHAnsi" w:hAnsiTheme="minorHAnsi"/>
          <w:color w:val="000000" w:themeColor="text1"/>
          <w:lang w:val="de-DE"/>
        </w:rPr>
        <w:t xml:space="preserve">von ihr </w:t>
      </w:r>
      <w:r w:rsidRPr="007310A7">
        <w:rPr>
          <w:rFonts w:asciiTheme="minorHAnsi" w:hAnsiTheme="minorHAnsi"/>
          <w:color w:val="000000" w:themeColor="text1"/>
          <w:lang w:val="de-DE"/>
        </w:rPr>
        <w:t>veröffentlicht wird. Diese</w:t>
      </w:r>
      <w:r w:rsidR="00EA5863">
        <w:rPr>
          <w:rFonts w:asciiTheme="minorHAnsi" w:hAnsiTheme="minorHAnsi"/>
          <w:color w:val="000000" w:themeColor="text1"/>
          <w:lang w:val="de-DE"/>
        </w:rPr>
        <w:t>r Artikel</w:t>
      </w:r>
      <w:r w:rsidRPr="007310A7">
        <w:rPr>
          <w:rFonts w:asciiTheme="minorHAnsi" w:hAnsiTheme="minorHAnsi"/>
          <w:color w:val="000000" w:themeColor="text1"/>
          <w:lang w:val="de-DE"/>
        </w:rPr>
        <w:t xml:space="preserve"> trägt bezeichnend den Untertitel „Much has changend since 1993 – Intersexuals have materialized before our very eyes“. Inhaltlich verbindet </w:t>
      </w:r>
      <w:r w:rsidR="00EA5863">
        <w:rPr>
          <w:rFonts w:asciiTheme="minorHAnsi" w:hAnsiTheme="minorHAnsi"/>
          <w:color w:val="000000" w:themeColor="text1"/>
          <w:lang w:val="de-DE"/>
        </w:rPr>
        <w:t xml:space="preserve">Fausto-Sterling </w:t>
      </w:r>
      <w:r w:rsidRPr="007310A7">
        <w:rPr>
          <w:rFonts w:asciiTheme="minorHAnsi" w:hAnsiTheme="minorHAnsi"/>
          <w:color w:val="000000" w:themeColor="text1"/>
          <w:lang w:val="de-DE"/>
        </w:rPr>
        <w:t xml:space="preserve">erstmals Positionen intergeschlechtlicher Selbstvertretung der </w:t>
      </w:r>
      <w:r w:rsidR="00EA5863">
        <w:rPr>
          <w:rFonts w:asciiTheme="minorHAnsi" w:hAnsiTheme="minorHAnsi"/>
          <w:color w:val="000000" w:themeColor="text1"/>
          <w:lang w:val="de-DE"/>
        </w:rPr>
        <w:t>19</w:t>
      </w:r>
      <w:r w:rsidRPr="007310A7">
        <w:rPr>
          <w:rFonts w:asciiTheme="minorHAnsi" w:hAnsiTheme="minorHAnsi"/>
          <w:color w:val="000000" w:themeColor="text1"/>
          <w:lang w:val="de-DE"/>
        </w:rPr>
        <w:t>90er Jahre mit einer akademischen Kritik an der medizinisch beanspruchten Definitionshoheit hinsichtlich der Frage „</w:t>
      </w:r>
      <w:r w:rsidR="00EA5863">
        <w:rPr>
          <w:rFonts w:asciiTheme="minorHAnsi" w:hAnsiTheme="minorHAnsi"/>
          <w:color w:val="000000" w:themeColor="text1"/>
          <w:lang w:val="de-DE"/>
        </w:rPr>
        <w:t>wer ist intergeschlechtlich</w:t>
      </w:r>
      <w:r w:rsidRPr="007310A7">
        <w:rPr>
          <w:rFonts w:asciiTheme="minorHAnsi" w:hAnsiTheme="minorHAnsi"/>
          <w:color w:val="000000" w:themeColor="text1"/>
          <w:lang w:val="de-DE"/>
        </w:rPr>
        <w:t>“ (vgl. ebd.</w:t>
      </w:r>
      <w:r w:rsidR="00EA5863">
        <w:rPr>
          <w:rFonts w:asciiTheme="minorHAnsi" w:hAnsiTheme="minorHAnsi"/>
          <w:color w:val="000000" w:themeColor="text1"/>
          <w:lang w:val="de-DE"/>
        </w:rPr>
        <w:t>, eigene Übers.</w:t>
      </w:r>
      <w:r w:rsidRPr="007310A7">
        <w:rPr>
          <w:rFonts w:asciiTheme="minorHAnsi" w:hAnsiTheme="minorHAnsi"/>
          <w:color w:val="000000" w:themeColor="text1"/>
          <w:lang w:val="de-DE"/>
        </w:rPr>
        <w:t xml:space="preserve">). Dabei </w:t>
      </w:r>
      <w:r w:rsidR="00EA5863">
        <w:rPr>
          <w:rFonts w:asciiTheme="minorHAnsi" w:hAnsiTheme="minorHAnsi"/>
          <w:color w:val="000000" w:themeColor="text1"/>
          <w:lang w:val="de-DE"/>
        </w:rPr>
        <w:t xml:space="preserve">stellt </w:t>
      </w:r>
      <w:r w:rsidRPr="007310A7">
        <w:rPr>
          <w:rFonts w:asciiTheme="minorHAnsi" w:hAnsiTheme="minorHAnsi"/>
          <w:color w:val="000000" w:themeColor="text1"/>
          <w:lang w:val="de-DE"/>
        </w:rPr>
        <w:t xml:space="preserve">Fausto-Sterlings Veröffentlichung noch in einer weiteren Hinsicht </w:t>
      </w:r>
      <w:r w:rsidR="00EA5863">
        <w:rPr>
          <w:rFonts w:asciiTheme="minorHAnsi" w:hAnsiTheme="minorHAnsi"/>
          <w:color w:val="000000" w:themeColor="text1"/>
          <w:lang w:val="de-DE"/>
        </w:rPr>
        <w:t xml:space="preserve">eine </w:t>
      </w:r>
      <w:r w:rsidRPr="007310A7">
        <w:rPr>
          <w:rFonts w:asciiTheme="minorHAnsi" w:hAnsiTheme="minorHAnsi"/>
          <w:color w:val="000000" w:themeColor="text1"/>
          <w:lang w:val="de-DE"/>
        </w:rPr>
        <w:t>diskursive</w:t>
      </w:r>
      <w:r w:rsidR="00EA5863">
        <w:rPr>
          <w:rFonts w:asciiTheme="minorHAnsi" w:hAnsiTheme="minorHAnsi"/>
          <w:color w:val="000000" w:themeColor="text1"/>
          <w:lang w:val="de-DE"/>
        </w:rPr>
        <w:t xml:space="preserve"> Intervention dar</w:t>
      </w:r>
      <w:r w:rsidRPr="007310A7">
        <w:rPr>
          <w:rFonts w:asciiTheme="minorHAnsi" w:hAnsiTheme="minorHAnsi"/>
          <w:color w:val="000000" w:themeColor="text1"/>
          <w:lang w:val="de-DE"/>
        </w:rPr>
        <w:t xml:space="preserve">: Hier wird erstmals hinsichtlich der Häufigkeit intergeschlechtlicher Merkmale, </w:t>
      </w:r>
      <w:r w:rsidRPr="007310A7">
        <w:rPr>
          <w:rFonts w:asciiTheme="minorHAnsi" w:hAnsiTheme="minorHAnsi"/>
          <w:color w:val="000000" w:themeColor="text1"/>
          <w:lang w:val="de-DE"/>
        </w:rPr>
        <w:lastRenderedPageBreak/>
        <w:t>die im Vergleich zu den Angaben in medizinischen Publikationen deutlich höhere Zahl 1,7% genannt.</w:t>
      </w:r>
      <w:r w:rsidRPr="007310A7">
        <w:rPr>
          <w:rStyle w:val="Funotenzeichen"/>
          <w:color w:val="000000" w:themeColor="text1"/>
        </w:rPr>
        <w:footnoteReference w:id="103"/>
      </w:r>
      <w:r w:rsidRPr="007310A7">
        <w:rPr>
          <w:rFonts w:asciiTheme="minorHAnsi" w:hAnsiTheme="minorHAnsi"/>
          <w:color w:val="000000" w:themeColor="text1"/>
          <w:lang w:val="de-DE"/>
        </w:rPr>
        <w:t xml:space="preserve"> Damit vertritt sie ähnlich wie zuvor Kessler die Perspektive, dass körpergeschlechtliche Merkmale per se Variationen aufweisen und stellt diese dem medizinisch etablierten ‚Seltenheits-Narrativ’ der Intersexualität entgegen. </w:t>
      </w:r>
    </w:p>
    <w:p w14:paraId="19B3DA4D" w14:textId="7FA3AE44" w:rsidR="00C32CC6" w:rsidRPr="007310A7" w:rsidRDefault="00C32CC6" w:rsidP="00C32CC6">
      <w:pPr>
        <w:pStyle w:val="Default"/>
        <w:spacing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An Hand der Entstehung von „The Five Sexes, Revisited“ wird deutlich, dass die ersten Vertreter</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innen des kritischen Intersex-</w:t>
      </w:r>
      <w:r>
        <w:rPr>
          <w:rFonts w:asciiTheme="minorHAnsi" w:hAnsiTheme="minorHAnsi"/>
          <w:color w:val="000000" w:themeColor="text1"/>
          <w:lang w:val="de-DE"/>
        </w:rPr>
        <w:t xml:space="preserve">D</w:t>
      </w:r>
      <w:r>
        <w:rPr>
          <w:rFonts w:asciiTheme="minorHAnsi" w:hAnsiTheme="minorHAnsi"/>
          <w:color w:val="000000" w:themeColor="text1"/>
          <w:lang w:val="de-DE"/>
        </w:rPr>
        <w:t xml:space="preserve">iskurses bei der Entwicklung ihrer Positionen in einem direkt aufeinander bezogenen, Fächer</w:t>
      </w:r>
      <w:r>
        <w:rPr>
          <w:rFonts w:asciiTheme="minorHAnsi" w:hAnsiTheme="minorHAnsi"/>
          <w:color w:val="000000" w:themeColor="text1"/>
          <w:lang w:val="de-DE"/>
        </w:rPr>
        <w:t xml:space="preserve">- und Positionierungs-</w:t>
      </w:r>
      <w:r>
        <w:rPr>
          <w:rFonts w:asciiTheme="minorHAnsi" w:hAnsiTheme="minorHAnsi"/>
          <w:color w:val="000000" w:themeColor="text1"/>
          <w:lang w:val="de-DE"/>
        </w:rPr>
        <w:t xml:space="preserve">übergreifenden </w:t>
      </w:r>
      <w:r>
        <w:rPr>
          <w:rFonts w:asciiTheme="minorHAnsi" w:hAnsiTheme="minorHAnsi"/>
          <w:color w:val="000000" w:themeColor="text1"/>
          <w:lang w:val="de-DE"/>
        </w:rPr>
        <w:t xml:space="preserve">sowie </w:t>
      </w:r>
      <w:r>
        <w:rPr>
          <w:rFonts w:asciiTheme="minorHAnsi" w:hAnsiTheme="minorHAnsi"/>
          <w:color w:val="000000" w:themeColor="text1"/>
          <w:lang w:val="de-DE"/>
        </w:rPr>
        <w:t xml:space="preserve">überwiegend konstruktiven Austausch st</w:t>
      </w:r>
      <w:r>
        <w:rPr>
          <w:rFonts w:asciiTheme="minorHAnsi" w:hAnsiTheme="minorHAnsi"/>
          <w:color w:val="000000" w:themeColor="text1"/>
          <w:lang w:val="de-DE"/>
        </w:rPr>
        <w:t xml:space="preserve">ehe</w:t>
      </w:r>
      <w:r>
        <w:rPr>
          <w:rFonts w:asciiTheme="minorHAnsi" w:hAnsiTheme="minorHAnsi"/>
          <w:color w:val="000000" w:themeColor="text1"/>
          <w:lang w:val="de-DE"/>
        </w:rPr>
        <w:t xml:space="preserve">n. </w:t>
      </w:r>
      <w:r>
        <w:rPr>
          <w:rFonts w:asciiTheme="minorHAnsi" w:hAnsiTheme="minorHAnsi"/>
          <w:color w:val="000000" w:themeColor="text1"/>
          <w:lang w:val="de-DE"/>
        </w:rPr>
        <w:t xml:space="preserve">Dabei ist </w:t>
      </w:r>
      <w:r>
        <w:rPr>
          <w:rFonts w:asciiTheme="minorHAnsi" w:hAnsiTheme="minorHAnsi"/>
          <w:color w:val="000000" w:themeColor="text1"/>
          <w:lang w:val="de-DE"/>
        </w:rPr>
        <w:t xml:space="preserve">die Entstehung der ersten Intersex-Selbstvertretungsorganisation </w:t>
      </w:r>
      <w:r>
        <w:rPr>
          <w:rFonts w:asciiTheme="minorHAnsi" w:hAnsiTheme="minorHAnsi"/>
          <w:color w:val="000000" w:themeColor="text1"/>
          <w:lang w:val="de-DE"/>
        </w:rPr>
        <w:t xml:space="preserve">eng </w:t>
      </w:r>
      <w:r>
        <w:rPr>
          <w:rFonts w:asciiTheme="minorHAnsi" w:hAnsiTheme="minorHAnsi"/>
          <w:color w:val="000000" w:themeColor="text1"/>
          <w:lang w:val="de-DE"/>
        </w:rPr>
        <w:t xml:space="preserve">mit kritisch-akademischen Diskursen </w:t>
      </w:r>
      <w:r>
        <w:rPr>
          <w:rFonts w:asciiTheme="minorHAnsi" w:hAnsiTheme="minorHAnsi"/>
          <w:color w:val="000000" w:themeColor="text1"/>
          <w:lang w:val="de-DE"/>
        </w:rPr>
        <w:t xml:space="preserve">verwoben </w:t>
      </w:r>
      <w:r w:rsidR="005756E9" w:rsidRPr="007310A7">
        <w:rPr>
          <w:rFonts w:asciiTheme="minorHAnsi" w:hAnsiTheme="minorHAnsi"/>
          <w:color w:val="000000" w:themeColor="text1"/>
          <w:lang w:val="de-DE"/>
        </w:rPr>
        <w:fldChar w:fldCharType="begin"/>
      </w:r>
      <w:r w:rsidR="005756E9" w:rsidRPr="007310A7">
        <w:rPr>
          <w:rFonts w:asciiTheme="minorHAnsi" w:hAnsiTheme="minorHAnsi"/>
          <w:color w:val="000000" w:themeColor="text1"/>
          <w:lang w:val="de-DE"/>
        </w:rPr>
        <w:instrText xml:space="preserve"> ADDIN ZOTERO_ITEM CSL_CITATION {"citationID":"PiW623OK","properties":{"unsorted":false,"formattedCitation":"(vgl. auch Gleeson 2025, 19)","plainCitation":"(vgl. auch Gleeson 2025, 19)","noteIndex":0},"citationItems":[{"id":1203,"uris":["http://zotero.org/users/local/owKliTIb/items/KV9WKYKH"],"itemData":{"id":1203,"type":"book","ISBN":"978-1-83976-095-2","note":"LCCN: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Liberation","URL":"https://books.google.de/books?id=t_weEQAAQBAJ","author":[{"family":"Gleeson","given":"J."}],"issued":{"date-parts":[["2025"]]}},"locator":"19","label":"page","prefix":"vgl. auch"}],"schema":"https://github.com/citation-style-language/schema/raw/master/csl-citation.json"} </w:instrText>
      </w:r>
      <w:r w:rsidR="005756E9"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auch </w:t>
      </w:r>
      <w:proofErr w:type="spellStart"/>
      <w:r>
        <w:rPr>
          <w:rFonts w:ascii="Cambria" w:hAnsi="Cambria"/>
          <w:color w:val="000000" w:themeColor="text1"/>
          <w:lang w:val="de-DE"/>
        </w:rPr>
        <w:t xml:space="preserve">Gleeson</w:t>
      </w:r>
      <w:proofErr w:type="spellEnd"/>
      <w:r>
        <w:rPr>
          <w:rFonts w:ascii="Cambria" w:hAnsi="Cambria"/>
          <w:color w:val="000000" w:themeColor="text1"/>
          <w:lang w:val="de-DE"/>
        </w:rPr>
        <w:t xml:space="preserve"> 2025, 19)</w:t>
      </w:r>
      <w:r w:rsidR="005756E9"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w:t>
      </w:r>
      <w:r>
        <w:rPr>
          <w:rFonts w:asciiTheme="minorHAnsi" w:hAnsiTheme="minorHAnsi"/>
          <w:color w:val="000000" w:themeColor="text1"/>
          <w:lang w:val="de-DE"/>
        </w:rPr>
        <w:t xml:space="preserve">Ebenfalls wird deutlich, dass </w:t>
      </w:r>
      <w:r>
        <w:rPr>
          <w:rFonts w:asciiTheme="minorHAnsi" w:hAnsiTheme="minorHAnsi"/>
          <w:color w:val="000000" w:themeColor="text1"/>
          <w:lang w:val="de-DE"/>
        </w:rPr>
        <w:t xml:space="preserve">intergeschlechtliche Selbstvertreter*innen von Anfang an die Rolle ein</w:t>
      </w:r>
      <w:r>
        <w:rPr>
          <w:rFonts w:asciiTheme="minorHAnsi" w:hAnsiTheme="minorHAnsi"/>
          <w:color w:val="000000" w:themeColor="text1"/>
          <w:lang w:val="de-DE"/>
        </w:rPr>
        <w:t xml:space="preserve">nehmen</w:t>
      </w:r>
      <w:r>
        <w:rPr>
          <w:rFonts w:asciiTheme="minorHAnsi" w:hAnsiTheme="minorHAnsi"/>
          <w:color w:val="000000" w:themeColor="text1"/>
          <w:lang w:val="de-DE"/>
        </w:rPr>
        <w:t xml:space="preserve">, auch alliierte Forscher*innen mit deren Verstrickt-Sein in machtvolle Diskurse zu konfrontieren. Somit gehen die ersten Perspektiventwicklungen der kritischen </w:t>
      </w:r>
      <w:r>
        <w:rPr>
          <w:rFonts w:asciiTheme="minorHAnsi" w:hAnsiTheme="minorHAnsi"/>
          <w:i/>
          <w:iCs/>
          <w:color w:val="000000" w:themeColor="text1"/>
          <w:lang w:val="de-DE"/>
        </w:rPr>
        <w:t xml:space="preserve">Intersex</w:t>
      </w:r>
      <w:r>
        <w:rPr>
          <w:rFonts w:asciiTheme="minorHAnsi" w:hAnsiTheme="minorHAnsi"/>
          <w:i/>
          <w:iCs/>
          <w:color w:val="000000" w:themeColor="text1"/>
          <w:lang w:val="de-DE"/>
        </w:rPr>
        <w:t xml:space="preserve"> </w:t>
      </w:r>
      <w:r>
        <w:rPr>
          <w:rFonts w:asciiTheme="minorHAnsi" w:hAnsiTheme="minorHAnsi"/>
          <w:i/>
          <w:iCs/>
          <w:color w:val="000000" w:themeColor="text1"/>
          <w:lang w:val="de-DE"/>
        </w:rPr>
        <w:t xml:space="preserve">Studies</w:t>
      </w:r>
      <w:r>
        <w:rPr>
          <w:rFonts w:asciiTheme="minorHAnsi" w:hAnsiTheme="minorHAnsi"/>
          <w:color w:val="000000" w:themeColor="text1"/>
          <w:lang w:val="de-DE"/>
        </w:rPr>
        <w:t xml:space="preserve"> aus einer engen Verbindung von akademischer Wissensproduktion und medizinkritischem Erfahrungswissen hervor.</w:t>
      </w:r>
      <w:r>
        <w:rPr>
          <w:rFonts w:asciiTheme="minorHAnsi" w:hAnsiTheme="minorHAnsi"/>
          <w:color w:val="000000" w:themeColor="text1"/>
          <w:lang w:val="de-DE"/>
        </w:rPr>
        <w:t xml:space="preserve"> Figurationsanalytisch lässt sich dies als eine Verschiebung von Machtverhältnissen – zwischen </w:t>
      </w:r>
      <w:r>
        <w:rPr>
          <w:rFonts w:asciiTheme="minorHAnsi" w:hAnsiTheme="minorHAnsi"/>
          <w:i/>
          <w:iCs/>
          <w:color w:val="000000" w:themeColor="text1"/>
          <w:lang w:val="de-DE"/>
        </w:rPr>
        <w:t xml:space="preserve">etablierten</w:t>
      </w:r>
      <w:r>
        <w:rPr>
          <w:rFonts w:asciiTheme="minorHAnsi" w:hAnsiTheme="minorHAnsi"/>
          <w:color w:val="000000" w:themeColor="text1"/>
          <w:lang w:val="de-DE"/>
        </w:rPr>
        <w:t xml:space="preserve"> Wissenschaftlerinnen einerseits und als </w:t>
      </w:r>
      <w:r>
        <w:rPr>
          <w:rFonts w:asciiTheme="minorHAnsi" w:hAnsiTheme="minorHAnsi"/>
          <w:i/>
          <w:iCs/>
          <w:color w:val="000000" w:themeColor="text1"/>
          <w:lang w:val="de-DE"/>
        </w:rPr>
        <w:t xml:space="preserve">Außenseiter*innen</w:t>
      </w:r>
      <w:r>
        <w:rPr>
          <w:rFonts w:asciiTheme="minorHAnsi" w:hAnsiTheme="minorHAnsi"/>
          <w:color w:val="000000" w:themeColor="text1"/>
          <w:lang w:val="de-DE"/>
        </w:rPr>
        <w:t xml:space="preserve"> positionierten Selbstvertreter*innen andererseits – zu Gunsten der entstehenden Intersex-Bündnisse begreifen.</w:t>
      </w:r>
      <w:r w:rsidRPr="007310A7">
        <w:rPr>
          <w:rStyle w:val="Funotenzeichen"/>
          <w:color w:val="000000" w:themeColor="text1"/>
        </w:rPr>
        <w:footnoteReference w:id="104"/>
      </w:r>
      <w:r>
        <w:rPr>
          <w:rFonts w:asciiTheme="minorHAnsi" w:hAnsiTheme="minorHAnsi"/>
          <w:color w:val="000000" w:themeColor="text1"/>
          <w:lang w:val="de-DE"/>
        </w:rPr>
        <w:t xml:space="preserve"> Diskursanalytisch kommt es zu einer Öffnung eines akademischen </w:t>
      </w:r>
      <w:r>
        <w:rPr>
          <w:rFonts w:asciiTheme="minorHAnsi" w:hAnsiTheme="minorHAnsi"/>
          <w:i/>
          <w:iCs/>
          <w:color w:val="000000" w:themeColor="text1"/>
          <w:lang w:val="de-DE"/>
        </w:rPr>
        <w:t xml:space="preserve">Spezialdiskurses</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der sich in Folge </w:t>
      </w:r>
      <w:r>
        <w:rPr>
          <w:rFonts w:asciiTheme="minorHAnsi" w:hAnsiTheme="minorHAnsi"/>
          <w:color w:val="000000" w:themeColor="text1"/>
          <w:lang w:val="de-DE"/>
        </w:rPr>
        <w:t xml:space="preserve">als kritisch</w:t>
      </w:r>
      <w:r>
        <w:rPr>
          <w:rFonts w:asciiTheme="minorHAnsi" w:hAnsiTheme="minorHAnsi"/>
          <w:color w:val="000000" w:themeColor="text1"/>
          <w:lang w:val="de-DE"/>
        </w:rPr>
        <w:t xml:space="preserve">er</w:t>
      </w:r>
      <w:r>
        <w:rPr>
          <w:rFonts w:asciiTheme="minorHAnsi" w:hAnsiTheme="minorHAnsi"/>
          <w:color w:val="000000" w:themeColor="text1"/>
          <w:lang w:val="de-DE"/>
        </w:rPr>
        <w:t xml:space="preserve"> sozialwissenschaftliche</w:t>
      </w:r>
      <w:r>
        <w:rPr>
          <w:rFonts w:asciiTheme="minorHAnsi" w:hAnsiTheme="minorHAnsi"/>
          <w:color w:val="000000" w:themeColor="text1"/>
          <w:lang w:val="de-DE"/>
        </w:rPr>
        <w:t xml:space="preserve">r</w:t>
      </w:r>
      <w:r>
        <w:rPr>
          <w:rFonts w:asciiTheme="minorHAnsi" w:hAnsiTheme="minorHAnsi"/>
          <w:color w:val="000000" w:themeColor="text1"/>
          <w:lang w:val="de-DE"/>
        </w:rPr>
        <w:t xml:space="preserve"> Diskurs bezeichne</w:t>
      </w:r>
      <w:r>
        <w:rPr>
          <w:rFonts w:asciiTheme="minorHAnsi" w:hAnsiTheme="minorHAnsi"/>
          <w:color w:val="000000" w:themeColor="text1"/>
          <w:lang w:val="de-DE"/>
        </w:rPr>
        <w:t xml:space="preserve">n lässt</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für </w:t>
      </w:r>
      <w:r>
        <w:rPr>
          <w:rFonts w:asciiTheme="minorHAnsi" w:hAnsiTheme="minorHAnsi"/>
          <w:color w:val="000000" w:themeColor="text1"/>
          <w:lang w:val="de-DE"/>
        </w:rPr>
        <w:t xml:space="preserve">außeruniversitäre Akteur*innen der Intersex-Selbstvertretung</w:t>
      </w:r>
      <w:r>
        <w:rPr>
          <w:rFonts w:asciiTheme="minorHAnsi" w:hAnsiTheme="minorHAnsi"/>
          <w:color w:val="000000" w:themeColor="text1"/>
          <w:lang w:val="de-DE"/>
        </w:rPr>
        <w:t xml:space="preserve"> </w:t>
      </w:r>
      <w:r w:rsidR="005756E9" w:rsidRPr="007310A7">
        <w:rPr>
          <w:rFonts w:asciiTheme="minorHAnsi" w:hAnsiTheme="minorHAnsi"/>
          <w:color w:val="000000" w:themeColor="text1"/>
          <w:lang w:val="de-DE"/>
        </w:rPr>
        <w:fldChar w:fldCharType="begin"/>
      </w:r>
      <w:r w:rsidR="005756E9" w:rsidRPr="007310A7">
        <w:rPr>
          <w:rFonts w:asciiTheme="minorHAnsi" w:hAnsiTheme="minorHAnsi"/>
          <w:color w:val="000000" w:themeColor="text1"/>
          <w:lang w:val="de-DE"/>
        </w:rPr>
        <w:instrText xml:space="preserve"> ADDIN ZOTERO_ITEM CSL_CITATION {"citationID":"s3VxCGaL","properties":{"unsorted":false,"formattedCitation":"(vgl. Keller 2019, 47)","plainCitation":"(vgl. Keller 2019, 47)","noteIndex":0},"citationItems":[{"id":201,"uris":["http://zotero.org/users/local/owKliTIb/items/2B5QJGUL"],"itemData":{"id":201,"type":"chapter","container-title":"Diskursanalyse für die Kommunikationswissenschaft","DOI":"10.1007/978-3-658-25186-4_3","page":"35-60","publisher":"Springer Fachmedien Wiesbaden","title":"Grundlagen der Wissenssoziologischen Diskursanalyse","author":[{"family":"Keller","given":"Reiner"}],"issued":{"date-parts":[["2019"]]}},"locator":"47","label":"page","prefix":"vgl."}],"schema":"https://github.com/citation-style-language/schema/raw/master/csl-citation.json"} </w:instrText>
      </w:r>
      <w:r w:rsidR="005756E9"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Keller 2019, 47)</w:t>
      </w:r>
      <w:r w:rsidR="005756E9"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w:t>
      </w:r>
      <w:r>
        <w:rPr>
          <w:rFonts w:asciiTheme="minorHAnsi" w:hAnsiTheme="minorHAnsi"/>
          <w:color w:val="000000" w:themeColor="text1"/>
          <w:lang w:val="de-DE"/>
        </w:rPr>
        <w:t xml:space="preserve">Dabei lässt sich die </w:t>
      </w:r>
      <w:r>
        <w:rPr>
          <w:rFonts w:asciiTheme="minorHAnsi" w:hAnsiTheme="minorHAnsi"/>
          <w:color w:val="000000" w:themeColor="text1"/>
          <w:lang w:val="de-DE"/>
        </w:rPr>
        <w:t xml:space="preserve">diskursive </w:t>
      </w:r>
      <w:r>
        <w:rPr>
          <w:rFonts w:asciiTheme="minorHAnsi" w:hAnsiTheme="minorHAnsi"/>
          <w:color w:val="000000" w:themeColor="text1"/>
          <w:lang w:val="de-DE"/>
        </w:rPr>
        <w:t xml:space="preserve">Sprechenden-Position der auf die eigenen biographischen Erfahrungen Bezug nehmenden ISNA-Aktivist*i</w:t>
      </w:r>
      <w:r>
        <w:rPr>
          <w:rFonts w:asciiTheme="minorHAnsi" w:hAnsiTheme="minorHAnsi"/>
          <w:color w:val="000000" w:themeColor="text1"/>
          <w:lang w:val="de-DE"/>
        </w:rPr>
        <w:t xml:space="preserve">n Chase</w:t>
      </w:r>
      <w:r>
        <w:rPr>
          <w:rFonts w:asciiTheme="minorHAnsi" w:hAnsiTheme="minorHAnsi"/>
          <w:color w:val="000000" w:themeColor="text1"/>
          <w:lang w:val="de-DE"/>
        </w:rPr>
        <w:t xml:space="preserve"> als eine grundlegend neue verstehen, die im weiteren Verlauf sowohl i</w:t>
      </w:r>
      <w:r>
        <w:rPr>
          <w:rFonts w:asciiTheme="minorHAnsi" w:hAnsiTheme="minorHAnsi"/>
          <w:color w:val="000000" w:themeColor="text1"/>
          <w:lang w:val="de-DE"/>
        </w:rPr>
        <w:t xml:space="preserve">n den </w:t>
      </w:r>
      <w:r>
        <w:rPr>
          <w:rFonts w:asciiTheme="minorHAnsi" w:hAnsiTheme="minorHAnsi"/>
          <w:i/>
          <w:iCs/>
          <w:color w:val="000000" w:themeColor="text1"/>
          <w:lang w:val="de-DE"/>
        </w:rPr>
        <w:t xml:space="preserve">öffentlichen </w:t>
      </w:r>
      <w:del w:id="1000086" w:author="Claude Lektorat" w:date="2026-06-30T12:18:05Z">
        <w:r>
          <w:rPr>
            <w:rFonts w:asciiTheme="minorHAnsi" w:hAnsiTheme="minorHAnsi"/>
            <w:i/>
            <w:iCs/>
            <w:color w:val="000000" w:themeColor="text1"/>
            <w:lang w:val="de-DE"/>
          </w:rPr>
          <w:delText xml:space="preserve">Diskurs</w:delText>
        </w:r>
      </w:del>
      <w:ins w:id="1000087" w:author="Claude Lektorat" w:date="2026-06-30T12:18:05Z">
        <w:r>
          <w:rPr>
            <w:rFonts w:asciiTheme="minorHAnsi" w:hAnsiTheme="minorHAnsi"/>
            <w:i/>
            <w:iCs/>
            <w:color w:val="000000" w:themeColor="text1"/>
            <w:lang w:val="de-DE"/>
          </w:rPr>
          <w:t xml:space="preserve">Diskurs als</w:t>
        </w:r>
      </w:ins>
      <w:r w:rsidRPr="007310A7">
        <w:rPr>
          <w:rStyle w:val="Funotenzeichen"/>
          <w:color w:val="000000" w:themeColor="text1"/>
        </w:rPr>
        <w:footnoteReference w:id="105"/>
      </w:r>
      <w:del w:id="1000088" w:author="Claude Lektorat" w:date="2026-06-30T12:18:05Z">
        <w:r>
          <w:rPr>
            <w:rFonts w:asciiTheme="minorHAnsi" w:hAnsiTheme="minorHAnsi"/>
            <w:color w:val="000000" w:themeColor="text1"/>
            <w:lang w:val="de-DE"/>
          </w:rPr>
          <w:delText xml:space="preserve">als</w:delText>
        </w:r>
      </w:del>
      <w:r>
        <w:rPr>
          <w:rFonts w:asciiTheme="minorHAnsi" w:hAnsiTheme="minorHAnsi"/>
          <w:color w:val="000000" w:themeColor="text1"/>
          <w:lang w:val="de-DE"/>
        </w:rPr>
        <w:t xml:space="preserve"> auch in </w:t>
      </w:r>
      <w:r>
        <w:rPr>
          <w:rFonts w:asciiTheme="minorHAnsi" w:hAnsiTheme="minorHAnsi"/>
          <w:color w:val="000000" w:themeColor="text1"/>
          <w:lang w:val="de-DE"/>
        </w:rPr>
        <w:t xml:space="preserve">wissenschaftliche Spezialdiskurse hineinwirkt. Ich verstehe dies</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 in Differenzierung zu</w:t>
      </w:r>
      <w:r>
        <w:rPr>
          <w:rFonts w:asciiTheme="minorHAnsi" w:hAnsiTheme="minorHAnsi"/>
          <w:color w:val="000000" w:themeColor="text1"/>
          <w:lang w:val="de-DE"/>
        </w:rPr>
        <w:t xml:space="preserve"> Waldschmidts</w:t>
      </w:r>
      <w:r>
        <w:rPr>
          <w:rFonts w:asciiTheme="minorHAnsi" w:hAnsiTheme="minorHAnsi"/>
          <w:color w:val="000000" w:themeColor="text1"/>
          <w:lang w:val="de-DE"/>
        </w:rPr>
        <w:t xml:space="preserve"> </w:t>
      </w:r>
      <w:r>
        <w:rPr>
          <w:rFonts w:asciiTheme="minorHAnsi" w:hAnsiTheme="minorHAnsi"/>
          <w:i/>
          <w:iCs/>
          <w:color w:val="000000" w:themeColor="text1"/>
          <w:lang w:val="de-DE"/>
        </w:rPr>
        <w:t xml:space="preserve">Alltagsdiskurs</w:t>
      </w:r>
      <w:r>
        <w:rPr>
          <w:rFonts w:asciiTheme="minorHAnsi" w:hAnsiTheme="minorHAnsi"/>
          <w:color w:val="000000" w:themeColor="text1"/>
          <w:lang w:val="de-DE"/>
        </w:rPr>
        <w:t xml:space="preserve"> </w:t>
      </w:r>
      <w:r w:rsidR="0018114B" w:rsidRPr="007310A7">
        <w:rPr>
          <w:rFonts w:asciiTheme="minorHAnsi" w:hAnsiTheme="minorHAnsi"/>
          <w:color w:val="000000" w:themeColor="text1"/>
          <w:lang w:val="de-DE"/>
        </w:rPr>
        <w:fldChar w:fldCharType="begin"/>
      </w:r>
      <w:r w:rsidR="00F30EFE" w:rsidRPr="007310A7">
        <w:rPr>
          <w:rFonts w:asciiTheme="minorHAnsi" w:hAnsiTheme="minorHAnsi"/>
          <w:color w:val="000000" w:themeColor="text1"/>
          <w:lang w:val="de-DE"/>
        </w:rPr>
        <w:instrText xml:space="preserve"> ADDIN ZOTERO_ITEM CSL_CITATION {"citationID":"TNddtGBF","properties":{"unsorted":false,"formattedCitation":"(Waldschmidt u.\\uc0\\u160{}a. 2007)","plainCitation":"(Waldschmidt u. a. 2007)","dontUpdate":true,"noteIndex":0},"citationItems":[{"id":1273,"uris":["http://zotero.org/users/local/owKliTIb/items/MKVI49R4"],"itemData":{"id":1273,"type":"article-journal","container-title":"Forum Qualitative Sozialforschung / Forum: Qualitative Social Research","DOI":"10.17169/fqs-8.2.251","issue":"2","title":"Discourse in Everyday Life—The Everyday Life of Discourse: Towards an Empirical Grounded Methodology of Discourse Research in Social Sciences","URL":"https://www.qualitative-research.net/index.php/fqs/article/view/251","volume":"8","author":[{"family":"Waldschmidt","given":"Anne"},{"family":"Klein","given":"Anne"},{"family":"Tamayo Korte","given":"Miguel"},{"family":"Dalman-Eken","given":"Sibel"}],"issued":{"date-parts":[["2007",5]]}}}],"schema":"https://github.com/citation-style-language/schema/raw/master/csl-citation.json"} </w:instrText>
      </w:r>
      <w:r w:rsidR="0018114B" w:rsidRPr="007310A7">
        <w:rPr>
          <w:rFonts w:asciiTheme="minorHAnsi" w:hAnsiTheme="minorHAnsi"/>
          <w:color w:val="000000" w:themeColor="text1"/>
          <w:lang w:val="de-DE"/>
        </w:rPr>
        <w:fldChar w:fldCharType="separate"/>
      </w:r>
      <w:r>
        <w:rPr>
          <w:rFonts w:ascii="Cambria" w:hAnsi="Cambria" w:cs="Times New Roman"/>
          <w:color w:val="000000" w:themeColor="text1"/>
          <w:lang w:val="de-DE"/>
        </w:rPr>
        <w:t xml:space="preserve">(Waldschmidt et al. 2007)</w:t>
      </w:r>
      <w:r w:rsidR="0018114B"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als eine Positionierung innerhalb des</w:t>
      </w:r>
      <w:r>
        <w:rPr>
          <w:rFonts w:asciiTheme="minorHAnsi" w:hAnsiTheme="minorHAnsi"/>
          <w:color w:val="000000" w:themeColor="text1"/>
          <w:lang w:val="de-DE"/>
        </w:rPr>
        <w:t xml:space="preserve"> </w:t>
      </w:r>
      <w:r>
        <w:rPr>
          <w:rFonts w:asciiTheme="minorHAnsi" w:hAnsiTheme="minorHAnsi"/>
          <w:i/>
          <w:iCs/>
          <w:color w:val="000000" w:themeColor="text1"/>
          <w:lang w:val="de-DE"/>
        </w:rPr>
        <w:t xml:space="preserve">erfahrungsbasierten Intergeschlechts-Diskurses</w:t>
      </w:r>
      <w:r>
        <w:rPr>
          <w:rFonts w:asciiTheme="minorHAnsi" w:hAnsiTheme="minorHAnsi"/>
          <w:color w:val="000000" w:themeColor="text1"/>
          <w:lang w:val="de-DE"/>
        </w:rPr>
        <w:t xml:space="preserve">.</w:t>
      </w:r>
      <w:r w:rsidRPr="007310A7">
        <w:rPr>
          <w:rStyle w:val="Funotenzeichen"/>
          <w:color w:val="000000" w:themeColor="text1"/>
        </w:rPr>
        <w:footnoteReference w:id="106"/>
      </w:r>
      <w:r>
        <w:rPr>
          <w:rFonts w:asciiTheme="minorHAnsi" w:hAnsiTheme="minorHAnsi"/>
          <w:color w:val="000000" w:themeColor="text1"/>
          <w:lang w:val="de-DE"/>
        </w:rPr>
        <w:t xml:space="preserve"> Dieser zeichnet sich durch starke interdiskursive Bezüge</w:t>
      </w:r>
      <w:r w:rsidRPr="007310A7">
        <w:rPr>
          <w:rStyle w:val="Funotenzeichen"/>
          <w:color w:val="000000" w:themeColor="text1"/>
        </w:rPr>
        <w:footnoteReference w:id="107"/>
      </w:r>
      <w:r>
        <w:rPr>
          <w:rFonts w:asciiTheme="minorHAnsi" w:hAnsiTheme="minorHAnsi"/>
          <w:color w:val="000000" w:themeColor="text1"/>
          <w:lang w:val="de-DE"/>
        </w:rPr>
        <w:t xml:space="preserve"> aus, und </w:t>
      </w:r>
      <w:r>
        <w:rPr>
          <w:rFonts w:asciiTheme="minorHAnsi" w:hAnsiTheme="minorHAnsi"/>
          <w:color w:val="000000" w:themeColor="text1"/>
          <w:lang w:val="de-DE"/>
        </w:rPr>
        <w:t xml:space="preserve">bekommt seine</w:t>
      </w:r>
      <w:r>
        <w:rPr>
          <w:rFonts w:asciiTheme="minorHAnsi" w:hAnsiTheme="minorHAnsi"/>
          <w:color w:val="000000" w:themeColor="text1"/>
          <w:lang w:val="de-DE"/>
        </w:rPr>
        <w:t xml:space="preserve"> für den Alltagsdiskurs charakteristische Glaubwürdigkeit überwiegend im kritisch</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sozialwissenschaftlichen und teilweise im </w:t>
      </w:r>
      <w:r>
        <w:rPr>
          <w:rFonts w:asciiTheme="minorHAnsi" w:hAnsiTheme="minorHAnsi"/>
          <w:color w:val="000000" w:themeColor="text1"/>
          <w:lang w:val="de-DE"/>
        </w:rPr>
        <w:t xml:space="preserve">öffentlich-</w:t>
      </w:r>
      <w:r>
        <w:rPr>
          <w:rFonts w:asciiTheme="minorHAnsi" w:hAnsiTheme="minorHAnsi"/>
          <w:color w:val="000000" w:themeColor="text1"/>
          <w:lang w:val="de-DE"/>
        </w:rPr>
        <w:t xml:space="preserve">medialen Diskurs</w:t>
      </w:r>
      <w:r>
        <w:rPr>
          <w:rFonts w:asciiTheme="minorHAnsi" w:hAnsiTheme="minorHAnsi"/>
          <w:color w:val="000000" w:themeColor="text1"/>
          <w:lang w:val="de-DE"/>
        </w:rPr>
        <w:t xml:space="preserve"> zugeschrieben</w:t>
      </w:r>
      <w:r>
        <w:rPr>
          <w:rFonts w:asciiTheme="minorHAnsi" w:hAnsiTheme="minorHAnsi"/>
          <w:color w:val="000000" w:themeColor="text1"/>
          <w:lang w:val="de-DE"/>
        </w:rPr>
        <w:t xml:space="preserve"> (vgl. ebd.). </w:t>
      </w:r>
      <w:r>
        <w:rPr>
          <w:rFonts w:asciiTheme="minorHAnsi" w:eastAsia="Times New Roman" w:hAnsiTheme="minorHAnsi" w:cs="Times New Roman"/>
          <w:color w:val="000000" w:themeColor="text1"/>
          <w:lang w:val="de-DE"/>
        </w:rPr>
        <w:t xml:space="preserve">Er greift spezialdiskursives Wissen aus den</w:t>
      </w:r>
      <w:r>
        <w:rPr>
          <w:rFonts w:asciiTheme="minorHAnsi" w:eastAsia="Times New Roman" w:hAnsiTheme="minorHAnsi" w:cs="Times New Roman"/>
          <w:color w:val="000000" w:themeColor="text1"/>
          <w:lang w:val="de-DE"/>
        </w:rPr>
        <w:t xml:space="preserve"> kritischen Sozial- bzw. Human</w:t>
      </w:r>
      <w:r>
        <w:rPr>
          <w:rFonts w:asciiTheme="minorHAnsi" w:eastAsia="Times New Roman" w:hAnsiTheme="minorHAnsi" w:cs="Times New Roman"/>
          <w:color w:val="000000" w:themeColor="text1"/>
          <w:lang w:val="de-DE"/>
        </w:rPr>
        <w:t xml:space="preserve">wissenschaften auf und wirkt wiederum in diese</w:t>
      </w:r>
      <w:r>
        <w:rPr>
          <w:rFonts w:asciiTheme="minorHAnsi" w:eastAsia="Times New Roman" w:hAnsiTheme="minorHAnsi" w:cs="Times New Roman"/>
          <w:color w:val="000000" w:themeColor="text1"/>
          <w:lang w:val="de-DE"/>
        </w:rPr>
        <w:t xml:space="preserve">n</w:t>
      </w:r>
      <w:r>
        <w:rPr>
          <w:rFonts w:asciiTheme="minorHAnsi" w:eastAsia="Times New Roman" w:hAnsiTheme="minorHAnsi" w:cs="Times New Roman"/>
          <w:color w:val="000000" w:themeColor="text1"/>
          <w:lang w:val="de-DE"/>
        </w:rPr>
        <w:t xml:space="preserve"> Spezialdiskurs zurück. Dieses Wechselwirkungsverhältnis institutionalisiert sich in Form der </w:t>
      </w:r>
      <w:r>
        <w:rPr>
          <w:rFonts w:asciiTheme="minorHAnsi" w:eastAsia="Times New Roman" w:hAnsiTheme="minorHAnsi" w:cs="Times New Roman"/>
          <w:i/>
          <w:iCs/>
          <w:color w:val="000000" w:themeColor="text1"/>
          <w:lang w:val="de-DE"/>
        </w:rPr>
        <w:t xml:space="preserve">Intersex Studies</w:t>
      </w:r>
      <w:r>
        <w:rPr>
          <w:rFonts w:asciiTheme="minorHAnsi" w:eastAsia="Times New Roman" w:hAnsiTheme="minorHAnsi" w:cs="Times New Roman"/>
          <w:color w:val="000000" w:themeColor="text1"/>
          <w:lang w:val="de-DE"/>
        </w:rPr>
        <w:t xml:space="preserve"> bzw. </w:t>
      </w:r>
      <w:r>
        <w:rPr>
          <w:rFonts w:asciiTheme="minorHAnsi" w:eastAsia="Times New Roman" w:hAnsiTheme="minorHAnsi" w:cs="Times New Roman"/>
          <w:i/>
          <w:iCs/>
          <w:color w:val="000000" w:themeColor="text1"/>
          <w:lang w:val="de-DE"/>
        </w:rPr>
        <w:t xml:space="preserve">kritischen Inter* Studien</w:t>
      </w:r>
      <w:r>
        <w:rPr>
          <w:rFonts w:asciiTheme="minorHAnsi" w:eastAsia="Times New Roman" w:hAnsiTheme="minorHAnsi" w:cs="Times New Roman"/>
          <w:color w:val="000000" w:themeColor="text1"/>
          <w:lang w:val="de-DE"/>
        </w:rPr>
        <w:t xml:space="preserve">: </w:t>
      </w:r>
      <w:r>
        <w:rPr>
          <w:rFonts w:asciiTheme="minorHAnsi" w:eastAsia="Times New Roman" w:hAnsiTheme="minorHAnsi" w:cs="Times New Roman"/>
          <w:color w:val="000000" w:themeColor="text1"/>
          <w:lang w:val="de-DE"/>
        </w:rPr>
        <w:t xml:space="preserve">Hier </w:t>
      </w:r>
      <w:r>
        <w:rPr>
          <w:rFonts w:asciiTheme="minorHAnsi" w:eastAsia="Times New Roman" w:hAnsiTheme="minorHAnsi" w:cs="Times New Roman"/>
          <w:color w:val="000000" w:themeColor="text1"/>
          <w:lang w:val="de-DE"/>
        </w:rPr>
        <w:t xml:space="preserve">etabliert sich </w:t>
      </w:r>
      <w:r>
        <w:rPr>
          <w:rFonts w:asciiTheme="minorHAnsi" w:eastAsia="Times New Roman" w:hAnsiTheme="minorHAnsi" w:cs="Times New Roman"/>
          <w:color w:val="000000" w:themeColor="text1"/>
          <w:lang w:val="de-DE"/>
        </w:rPr>
        <w:t xml:space="preserve">die </w:t>
      </w:r>
      <w:r>
        <w:rPr>
          <w:rFonts w:asciiTheme="minorHAnsi" w:eastAsia="Times New Roman" w:hAnsiTheme="minorHAnsi" w:cs="Times New Roman"/>
          <w:color w:val="000000" w:themeColor="text1"/>
          <w:lang w:val="de-DE"/>
        </w:rPr>
        <w:t xml:space="preserve">Mehrfachpositionierung </w:t>
      </w:r>
      <w:r>
        <w:rPr>
          <w:rFonts w:asciiTheme="minorHAnsi" w:eastAsia="Times New Roman" w:hAnsiTheme="minorHAnsi" w:cs="Times New Roman"/>
          <w:i/>
          <w:iCs/>
          <w:color w:val="000000" w:themeColor="text1"/>
          <w:lang w:val="de-DE"/>
        </w:rPr>
        <w:t xml:space="preserve">in</w:t>
      </w:r>
      <w:r>
        <w:rPr>
          <w:rFonts w:asciiTheme="minorHAnsi" w:eastAsia="Times New Roman" w:hAnsiTheme="minorHAnsi" w:cs="Times New Roman"/>
          <w:color w:val="000000" w:themeColor="text1"/>
          <w:lang w:val="de-DE"/>
        </w:rPr>
        <w:t xml:space="preserve"> </w:t>
      </w:r>
      <w:r>
        <w:rPr>
          <w:rFonts w:asciiTheme="minorHAnsi" w:eastAsia="Times New Roman" w:hAnsiTheme="minorHAnsi" w:cs="Times New Roman"/>
          <w:color w:val="000000" w:themeColor="text1"/>
          <w:lang w:val="de-DE"/>
        </w:rPr>
        <w:t xml:space="preserve">und wissensgenerierende Verbindung </w:t>
      </w:r>
      <w:r>
        <w:rPr>
          <w:rFonts w:asciiTheme="minorHAnsi" w:eastAsia="Times New Roman" w:hAnsiTheme="minorHAnsi" w:cs="Times New Roman"/>
          <w:i/>
          <w:iCs/>
          <w:color w:val="000000" w:themeColor="text1"/>
          <w:lang w:val="de-DE"/>
        </w:rPr>
        <w:t xml:space="preserve">von</w:t>
      </w:r>
      <w:r>
        <w:rPr>
          <w:rFonts w:asciiTheme="minorHAnsi" w:eastAsia="Times New Roman" w:hAnsiTheme="minorHAnsi" w:cs="Times New Roman"/>
          <w:color w:val="000000" w:themeColor="text1"/>
          <w:lang w:val="de-DE"/>
        </w:rPr>
        <w:t xml:space="preserve"> humanwissenschaftlichem und erfahrungsbasiertem Intergeschlechts-Diskurs sowohl aus erkenntnistheoretischen als auch aus ethischen Gründen</w:t>
      </w:r>
      <w:r>
        <w:rPr>
          <w:rFonts w:asciiTheme="minorHAnsi" w:eastAsia="Times New Roman" w:hAnsiTheme="minorHAnsi" w:cs="Times New Roman"/>
          <w:color w:val="000000" w:themeColor="text1"/>
          <w:lang w:val="de-DE"/>
        </w:rPr>
        <w:t xml:space="preserve">.</w:t>
      </w:r>
    </w:p>
    <w:p w14:paraId="23CA6E54" w14:textId="6801FEE2" w:rsidR="00C32CC6" w:rsidRPr="007310A7" w:rsidRDefault="00C32CC6" w:rsidP="00330B76">
      <w:pPr>
        <w:pStyle w:val="Default"/>
        <w:spacing w:before="480" w:after="240" w:line="360" w:lineRule="auto"/>
        <w:ind w:right="40"/>
        <w:jc w:val="both"/>
        <w:outlineLvl w:val="2"/>
        <w:rPr>
          <w:rFonts w:asciiTheme="minorHAnsi" w:hAnsiTheme="minorHAnsi"/>
          <w:b/>
          <w:color w:val="000000" w:themeColor="text1"/>
          <w:lang w:val="de-DE"/>
        </w:rPr>
      </w:pPr>
      <w:bookmarkStart w:id="51" w:name="_Toc233288787"/>
      <w:r w:rsidRPr="007310A7">
        <w:rPr>
          <w:rFonts w:asciiTheme="minorHAnsi" w:hAnsiTheme="minorHAnsi"/>
          <w:b/>
          <w:color w:val="000000" w:themeColor="text1"/>
          <w:lang w:val="de-DE"/>
        </w:rPr>
        <w:t xml:space="preserve">6.2.1. Entstehung und Entwicklung des </w:t>
      </w:r>
      <w:r w:rsidR="00934B7C">
        <w:rPr>
          <w:rFonts w:asciiTheme="minorHAnsi" w:hAnsiTheme="minorHAnsi"/>
          <w:b/>
          <w:color w:val="000000" w:themeColor="text1"/>
          <w:lang w:val="de-DE"/>
        </w:rPr>
        <w:t xml:space="preserve">erfahrungsbasierten </w:t>
      </w:r>
      <w:r w:rsidRPr="007310A7">
        <w:rPr>
          <w:rFonts w:asciiTheme="minorHAnsi" w:hAnsiTheme="minorHAnsi"/>
          <w:b/>
          <w:color w:val="000000" w:themeColor="text1"/>
          <w:lang w:val="de-DE"/>
        </w:rPr>
        <w:t>Intersex</w:t>
      </w:r>
      <w:r w:rsidR="00934B7C">
        <w:rPr>
          <w:rFonts w:asciiTheme="minorHAnsi" w:hAnsiTheme="minorHAnsi"/>
          <w:b/>
          <w:color w:val="000000" w:themeColor="text1"/>
          <w:lang w:val="de-DE"/>
        </w:rPr>
        <w:t>-D</w:t>
      </w:r>
      <w:r w:rsidRPr="007310A7">
        <w:rPr>
          <w:rFonts w:asciiTheme="minorHAnsi" w:hAnsiTheme="minorHAnsi"/>
          <w:b/>
          <w:color w:val="000000" w:themeColor="text1"/>
          <w:lang w:val="de-DE"/>
        </w:rPr>
        <w:t>iskurses</w:t>
      </w:r>
      <w:bookmarkEnd w:id="51"/>
      <w:r w:rsidRPr="007310A7">
        <w:rPr>
          <w:rFonts w:asciiTheme="minorHAnsi" w:hAnsiTheme="minorHAnsi"/>
          <w:b/>
          <w:color w:val="000000" w:themeColor="text1"/>
          <w:lang w:val="de-DE"/>
        </w:rPr>
        <w:t xml:space="preserve"> </w:t>
      </w:r>
      <w:r w:rsidR="00934B7C">
        <w:rPr>
          <w:rFonts w:asciiTheme="minorHAnsi" w:hAnsiTheme="minorHAnsi"/>
          <w:b/>
          <w:color w:val="000000" w:themeColor="text1"/>
          <w:lang w:val="de-DE"/>
        </w:rPr>
        <w:t>in Nordamerika</w:t>
      </w:r>
    </w:p>
    <w:p w14:paraId="53BAC0CE" w14:textId="1671DEBB"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Nachdem </w:t>
      </w:r>
      <w:r w:rsidR="007E4E02">
        <w:rPr>
          <w:rFonts w:asciiTheme="minorHAnsi" w:hAnsiTheme="minorHAnsi"/>
          <w:color w:val="000000" w:themeColor="text1"/>
          <w:lang w:val="de-DE"/>
        </w:rPr>
        <w:t>die</w:t>
      </w:r>
      <w:r w:rsidRPr="007310A7">
        <w:rPr>
          <w:rFonts w:asciiTheme="minorHAnsi" w:hAnsiTheme="minorHAnsi"/>
          <w:color w:val="000000" w:themeColor="text1"/>
          <w:lang w:val="de-DE"/>
        </w:rPr>
        <w:t xml:space="preserve"> </w:t>
      </w:r>
      <w:r w:rsidRPr="007310A7">
        <w:rPr>
          <w:rFonts w:asciiTheme="minorHAnsi" w:hAnsiTheme="minorHAnsi"/>
          <w:i/>
          <w:color w:val="000000" w:themeColor="text1"/>
          <w:lang w:val="de-DE"/>
        </w:rPr>
        <w:t xml:space="preserve">Intersex Society </w:t>
      </w:r>
      <w:proofErr w:type="spellStart"/>
      <w:r w:rsidRPr="007310A7">
        <w:rPr>
          <w:rFonts w:asciiTheme="minorHAnsi" w:hAnsiTheme="minorHAnsi"/>
          <w:i/>
          <w:color w:val="000000" w:themeColor="text1"/>
          <w:lang w:val="de-DE"/>
        </w:rPr>
        <w:t>of</w:t>
      </w:r>
      <w:proofErr w:type="spellEnd"/>
      <w:r w:rsidRPr="007310A7">
        <w:rPr>
          <w:rFonts w:asciiTheme="minorHAnsi" w:hAnsiTheme="minorHAnsi"/>
          <w:i/>
          <w:color w:val="000000" w:themeColor="text1"/>
          <w:lang w:val="de-DE"/>
        </w:rPr>
        <w:t xml:space="preserve"> North </w:t>
      </w:r>
      <w:proofErr w:type="spellStart"/>
      <w:r w:rsidRPr="007310A7">
        <w:rPr>
          <w:rFonts w:asciiTheme="minorHAnsi" w:hAnsiTheme="minorHAnsi"/>
          <w:i/>
          <w:color w:val="000000" w:themeColor="text1"/>
          <w:lang w:val="de-DE"/>
        </w:rPr>
        <w:t>America</w:t>
      </w:r>
      <w:proofErr w:type="spellEnd"/>
      <w:r w:rsidR="007E4E02">
        <w:rPr>
          <w:rFonts w:asciiTheme="minorHAnsi" w:hAnsiTheme="minorHAnsi"/>
          <w:color w:val="000000" w:themeColor="text1"/>
          <w:lang w:val="de-DE"/>
        </w:rPr>
        <w:t xml:space="preserve"> </w:t>
      </w:r>
      <w:r w:rsidRPr="007310A7">
        <w:rPr>
          <w:rFonts w:asciiTheme="minorHAnsi" w:hAnsiTheme="minorHAnsi"/>
          <w:color w:val="000000" w:themeColor="text1"/>
          <w:lang w:val="de-DE"/>
        </w:rPr>
        <w:t>erstmals von deren Gründerin Chase in eine</w:t>
      </w:r>
      <w:r w:rsidR="003E557A">
        <w:rPr>
          <w:rFonts w:asciiTheme="minorHAnsi" w:hAnsiTheme="minorHAnsi"/>
          <w:color w:val="000000" w:themeColor="text1"/>
          <w:lang w:val="de-DE"/>
        </w:rPr>
        <w:t>r</w:t>
      </w:r>
      <w:r w:rsidRPr="007310A7">
        <w:rPr>
          <w:rFonts w:asciiTheme="minorHAnsi" w:hAnsiTheme="minorHAnsi"/>
          <w:color w:val="000000" w:themeColor="text1"/>
          <w:lang w:val="de-DE"/>
        </w:rPr>
        <w:t xml:space="preserve"> </w:t>
      </w:r>
      <w:r w:rsidR="003E557A">
        <w:rPr>
          <w:rFonts w:asciiTheme="minorHAnsi" w:hAnsiTheme="minorHAnsi"/>
          <w:color w:val="000000" w:themeColor="text1"/>
          <w:lang w:val="de-DE"/>
        </w:rPr>
        <w:t xml:space="preserve">wissenschaftlichen Zeitschrift </w:t>
      </w:r>
      <w:r w:rsidRPr="007310A7">
        <w:rPr>
          <w:rFonts w:asciiTheme="minorHAnsi" w:hAnsiTheme="minorHAnsi"/>
          <w:color w:val="000000" w:themeColor="text1"/>
          <w:lang w:val="de-DE"/>
        </w:rPr>
        <w:t>genannt wird, melden sich bei ihr zahlreiche Menschen, die als Kinder nicht-selbsteingewilligte Genitaleingriffe erlebt</w:t>
      </w:r>
      <w:r w:rsidR="003E557A">
        <w:rPr>
          <w:rFonts w:asciiTheme="minorHAnsi" w:hAnsiTheme="minorHAnsi"/>
          <w:color w:val="000000" w:themeColor="text1"/>
          <w:lang w:val="de-DE"/>
        </w:rPr>
        <w:t xml:space="preserve"> hab</w:t>
      </w:r>
      <w:r w:rsidRPr="007310A7">
        <w:rPr>
          <w:rFonts w:asciiTheme="minorHAnsi" w:hAnsiTheme="minorHAnsi"/>
          <w:color w:val="000000" w:themeColor="text1"/>
          <w:lang w:val="de-DE"/>
        </w:rPr>
        <w:t>en. Eine von vielen geteilte</w:t>
      </w:r>
      <w:r w:rsidR="009749BD">
        <w:rPr>
          <w:rFonts w:asciiTheme="minorHAnsi" w:hAnsiTheme="minorHAnsi"/>
          <w:color w:val="000000" w:themeColor="text1"/>
          <w:lang w:val="de-DE"/>
        </w:rPr>
        <w:t>n</w:t>
      </w:r>
      <w:r w:rsidRPr="007310A7">
        <w:rPr>
          <w:rFonts w:asciiTheme="minorHAnsi" w:hAnsiTheme="minorHAnsi"/>
          <w:color w:val="000000" w:themeColor="text1"/>
          <w:lang w:val="de-DE"/>
        </w:rPr>
        <w:t xml:space="preserve"> Erfahrung ist das Schweigen, sowohl von BehandlerInnen als auch von Eltern, über die eigene Variation und deren Medikalisierung. Häufig </w:t>
      </w:r>
      <w:r w:rsidR="009749BD">
        <w:rPr>
          <w:rFonts w:asciiTheme="minorHAnsi" w:hAnsiTheme="minorHAnsi"/>
          <w:color w:val="000000" w:themeColor="text1"/>
          <w:lang w:val="de-DE"/>
        </w:rPr>
        <w:t xml:space="preserve">handelt es sich dabei um </w:t>
      </w:r>
      <w:r w:rsidRPr="007310A7">
        <w:rPr>
          <w:rFonts w:asciiTheme="minorHAnsi" w:hAnsiTheme="minorHAnsi"/>
          <w:color w:val="000000" w:themeColor="text1"/>
          <w:lang w:val="de-DE"/>
        </w:rPr>
        <w:t xml:space="preserve">Verkürzungen bzw. Amputationen der Klitoris oder sogenannte Rekonstruktionen des Penis-Verlaufes, die aus medizinischer Perspektive auf eine ästhetische Normalisierung abzielen. Für einen Großteil der Betroffenen, die durch ISNA erstmals Personen mit ähnlichen </w:t>
      </w:r>
      <w:r w:rsidRPr="007310A7">
        <w:rPr>
          <w:rFonts w:asciiTheme="minorHAnsi" w:hAnsiTheme="minorHAnsi"/>
          <w:color w:val="000000" w:themeColor="text1"/>
          <w:lang w:val="de-DE"/>
        </w:rPr>
        <w:lastRenderedPageBreak/>
        <w:t xml:space="preserve">Erfahrungen begegnen, bedeuten diese körperlich und psychisch traumatischen Eingriffe jedoch lebenslange Beeinträchtigungen: Isolations-, Schamgefühle und Selbstzweifel, die in den Biographien </w:t>
      </w:r>
      <w:r w:rsidR="009749BD">
        <w:rPr>
          <w:rFonts w:asciiTheme="minorHAnsi" w:hAnsiTheme="minorHAnsi"/>
          <w:color w:val="000000" w:themeColor="text1"/>
          <w:lang w:val="de-DE"/>
        </w:rPr>
        <w:t xml:space="preserve">häufig </w:t>
      </w:r>
      <w:r w:rsidRPr="007310A7">
        <w:rPr>
          <w:rFonts w:asciiTheme="minorHAnsi" w:hAnsiTheme="minorHAnsi"/>
          <w:color w:val="000000" w:themeColor="text1"/>
          <w:lang w:val="de-DE"/>
        </w:rPr>
        <w:t>zu Suizidversuchen führen</w:t>
      </w:r>
      <w:r w:rsidR="005D29D9" w:rsidRPr="007310A7">
        <w:rPr>
          <w:rFonts w:asciiTheme="minorHAnsi" w:hAnsiTheme="minorHAnsi"/>
          <w:color w:val="000000" w:themeColor="text1"/>
          <w:lang w:val="de-DE"/>
        </w:rPr>
        <w:t xml:space="preserve"> </w:t>
      </w:r>
      <w:r w:rsidR="005D29D9" w:rsidRPr="007310A7">
        <w:rPr>
          <w:rFonts w:asciiTheme="minorHAnsi" w:hAnsiTheme="minorHAnsi"/>
          <w:color w:val="000000" w:themeColor="text1"/>
          <w:lang w:val="de-DE"/>
        </w:rPr>
        <w:fldChar w:fldCharType="begin"/>
      </w:r>
      <w:r w:rsidR="000B7865">
        <w:rPr>
          <w:rFonts w:asciiTheme="minorHAnsi" w:hAnsiTheme="minorHAnsi"/>
          <w:color w:val="000000" w:themeColor="text1"/>
          <w:lang w:val="de-DE"/>
        </w:rPr>
        <w:instrText xml:space="preserve"> ADDIN ZOTERO_ITEM CSL_CITATION {"citationID":"JvRYClc7","properties":{"unsorted":true,"formattedCitation":"(vgl. z.B. Chase, ISNA 1997; Davis 2015, 40\\uc0\\u8211{}41; Gregor 2015; OII Europe 2019; Preves 2003)","plainCitation":"(vgl. z.B. Chase, ISNA 1997; Davis 2015, 40–41; Gregor 2015; OII Europe 2019; Preves 2003)","noteIndex":0},"citationItems":[{"id":"7WvHW3UZ/vebOWrPL","uris":["http://zotero.org/users/local/owKliTIb/items/7DX6ZDYH"],"itemData":{"id":75,"type":"book","publisher-place":"Rohnert Park","title":"Hermaphrodites Speak!","contributor":[{"family":"Chase","given":"Cheryl"},{"literal":"Intersex Society of North America"}],"issued":{"date-parts":[["1997"]]}},"suppress-author":true,"prefix":"vgl. z.B. Chase, ISNA"},{"id":1202,"uris":["http://zotero.org/users/local/owKliTIb/items/UI7EEAIY"],"itemData":{"id":1202,"type":"book","abstract":"When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w:instrText>
      </w:r>
      <w:r w:rsidR="000B7865" w:rsidRPr="000B7865">
        <w:rPr>
          <w:rFonts w:asciiTheme="minorHAnsi" w:hAnsiTheme="minorHAnsi"/>
          <w:color w:val="000000" w:themeColor="text1"/>
        </w:rPr>
        <w:instrText xml:space="preserve">78-1-4798-1415-2","publisher":"NYU Press","title":"Contesting Intersex","URL":"http://www.jstor.org/stable/j.ctt15zc7ht","author":[{"family":"Davis","given":"G."}],"accessed":{"date-parts":[["2026",6,5]]},"issued":{"date-parts":[["2015"]]}},"locator":"40-41","label":"page"},{"id":839,"uris":["http://zotero.org/users/local/owKliTIb/items/EES5IYA2"],"itemData":{"id":839,"type":"book","publisher-place":"Bielefeld","title":"Constructing Intersex","author":[{"family":"Gregor","given":"Joris"}],"issued":{"date-parts":[["2015"]]}}},{"id":269,"uris":["http://zotero.org/users/local/owKliTIb/items/GSKTQJIB"],"itemData":{"id":269,"type":"document","title":"My Intersex Story: Personal accounts by intersex people living in Europe","URL":"https://oiieurope.org/wp-content/uploads/2019/11/testimonial_broch_21-21cm_for_web.pdf","author":[{"literal":"OII Europe"}],"issued":{"date-parts":[["2019"]]}}},{"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E."}],"issued":{"date-parts":[["2003"]]}}}],"schema":"https://github.com/citation-style-language/schema/raw/master/csl-citation.json"} </w:instrText>
      </w:r>
      <w:r w:rsidR="005D29D9" w:rsidRPr="007310A7">
        <w:rPr>
          <w:rFonts w:asciiTheme="minorHAnsi" w:hAnsiTheme="minorHAnsi"/>
          <w:color w:val="000000" w:themeColor="text1"/>
          <w:lang w:val="de-DE"/>
        </w:rPr>
        <w:fldChar w:fldCharType="separate"/>
      </w:r>
      <w:r w:rsidR="00230E3C" w:rsidRPr="007310A7">
        <w:rPr>
          <w:rFonts w:ascii="Cambria" w:hAnsi="Cambria" w:cs="Times New Roman"/>
          <w:color w:val="000000" w:themeColor="text1"/>
        </w:rPr>
        <w:t>(vgl. z.B. Chase, ISNA 1997; Davis 2015, 40</w:t>
      </w:r>
      <w:r w:rsidR="009749BD">
        <w:rPr>
          <w:rFonts w:ascii="Cambria" w:hAnsi="Cambria" w:cs="Times New Roman"/>
          <w:color w:val="000000" w:themeColor="text1"/>
        </w:rPr>
        <w:t>f.</w:t>
      </w:r>
      <w:r w:rsidR="00230E3C" w:rsidRPr="007310A7">
        <w:rPr>
          <w:rFonts w:ascii="Cambria" w:hAnsi="Cambria" w:cs="Times New Roman"/>
          <w:color w:val="000000" w:themeColor="text1"/>
        </w:rPr>
        <w:t>; Gregor 2015; OII Europe 2019; Preves 2003)</w:t>
      </w:r>
      <w:r w:rsidR="005D29D9" w:rsidRPr="007310A7">
        <w:rPr>
          <w:rFonts w:asciiTheme="minorHAnsi" w:hAnsiTheme="minorHAnsi"/>
          <w:color w:val="000000" w:themeColor="text1"/>
          <w:lang w:val="de-DE"/>
        </w:rPr>
        <w:fldChar w:fldCharType="end"/>
      </w:r>
      <w:r w:rsidRPr="007310A7">
        <w:rPr>
          <w:rFonts w:asciiTheme="minorHAnsi" w:hAnsiTheme="minorHAnsi"/>
          <w:color w:val="000000" w:themeColor="text1"/>
        </w:rPr>
        <w:t xml:space="preserve">. </w:t>
      </w:r>
      <w:r w:rsidRPr="007310A7">
        <w:rPr>
          <w:rFonts w:asciiTheme="minorHAnsi" w:hAnsiTheme="minorHAnsi"/>
          <w:color w:val="000000" w:themeColor="text1"/>
          <w:lang w:val="de-DE"/>
        </w:rPr>
        <w:t xml:space="preserve">Daher lässt sich der aktivistische Fokus der ersten Generation von </w:t>
      </w:r>
      <w:r w:rsidR="009749BD">
        <w:rPr>
          <w:rFonts w:asciiTheme="minorHAnsi" w:hAnsiTheme="minorHAnsi"/>
          <w:color w:val="000000" w:themeColor="text1"/>
          <w:lang w:val="de-DE"/>
        </w:rPr>
        <w:t xml:space="preserve">Intersex </w:t>
      </w:r>
      <w:r w:rsidRPr="007310A7">
        <w:rPr>
          <w:rFonts w:asciiTheme="minorHAnsi" w:hAnsiTheme="minorHAnsi"/>
          <w:color w:val="000000" w:themeColor="text1"/>
          <w:lang w:val="de-DE"/>
        </w:rPr>
        <w:t>Selbstvertreter*innen auf eine Veränderung der medizinisch-pädiatrischen Behandlung</w:t>
      </w:r>
      <w:r w:rsidR="002E312F">
        <w:rPr>
          <w:rFonts w:asciiTheme="minorHAnsi" w:hAnsiTheme="minorHAnsi"/>
          <w:color w:val="000000" w:themeColor="text1"/>
          <w:lang w:val="de-DE"/>
        </w:rPr>
        <w:t>s</w:t>
      </w:r>
      <w:r w:rsidRPr="007310A7">
        <w:rPr>
          <w:rFonts w:asciiTheme="minorHAnsi" w:hAnsiTheme="minorHAnsi"/>
          <w:color w:val="000000" w:themeColor="text1"/>
          <w:lang w:val="de-DE"/>
        </w:rPr>
        <w:t>praxis zum Schutz intergeschlechtlicher Kinder auch vor dem Hintergrund der jeweils eigenen biographischen Erfahrungen einordnen. Behandlungserfahrungen altersbedingt einwilligungsfähiger intergeschlechtlicher Menschen sind zu diesem Zeitpunkt – ebenso wie Marginalisierung</w:t>
      </w:r>
      <w:r w:rsidR="009749BD">
        <w:rPr>
          <w:rFonts w:asciiTheme="minorHAnsi" w:hAnsiTheme="minorHAnsi"/>
          <w:color w:val="000000" w:themeColor="text1"/>
          <w:lang w:val="de-DE"/>
        </w:rPr>
        <w:t>en</w:t>
      </w:r>
      <w:r w:rsidRPr="007310A7">
        <w:rPr>
          <w:rFonts w:asciiTheme="minorHAnsi" w:hAnsiTheme="minorHAnsi"/>
          <w:color w:val="000000" w:themeColor="text1"/>
          <w:lang w:val="de-DE"/>
        </w:rPr>
        <w:t xml:space="preserve"> in anderen gesellschaftlichen Bereichen – deutlich weniger im Fokus des</w:t>
      </w:r>
      <w:r w:rsidR="009749BD">
        <w:rPr>
          <w:rFonts w:asciiTheme="minorHAnsi" w:hAnsiTheme="minorHAnsi"/>
          <w:color w:val="000000" w:themeColor="text1"/>
          <w:lang w:val="de-DE"/>
        </w:rPr>
        <w:t xml:space="preserve"> Engagements</w:t>
      </w:r>
      <w:r w:rsidRPr="007310A7">
        <w:rPr>
          <w:rFonts w:asciiTheme="minorHAnsi" w:hAnsiTheme="minorHAnsi"/>
          <w:color w:val="000000" w:themeColor="text1"/>
          <w:lang w:val="de-DE"/>
        </w:rPr>
        <w:t>.</w:t>
      </w:r>
    </w:p>
    <w:p w14:paraId="57E3F20C" w14:textId="53FDE64C" w:rsidR="00C32CC6" w:rsidRPr="007310A7" w:rsidRDefault="00C32CC6" w:rsidP="00754003">
      <w:pPr>
        <w:pStyle w:val="Default"/>
        <w:spacing w:before="240" w:line="360" w:lineRule="auto"/>
        <w:ind w:right="40"/>
        <w:jc w:val="both"/>
        <w:rPr>
          <w:rFonts w:asciiTheme="minorHAnsi" w:hAnsiTheme="minorHAnsi"/>
          <w:color w:val="000000" w:themeColor="text1"/>
          <w:lang w:val="de-DE"/>
        </w:rPr>
      </w:pPr>
      <w:r>
        <w:rPr>
          <w:rFonts w:asciiTheme="minorHAnsi" w:hAnsiTheme="minorHAnsi"/>
          <w:color w:val="000000" w:themeColor="text1"/>
          <w:lang w:val="de-DE"/>
        </w:rPr>
        <w:t xml:space="preserve">Während ISNA innerhalb kurzer Zeit zu einer Organisation mit mehreren Tausend Mitgliedern anwächst</w:t>
      </w:r>
      <w:r>
        <w:rPr>
          <w:rFonts w:asciiTheme="minorHAnsi" w:hAnsiTheme="minorHAnsi"/>
          <w:color w:val="000000" w:themeColor="text1"/>
          <w:lang w:val="de-DE"/>
        </w:rPr>
        <w:t xml:space="preserve"> wird 1995 die Initiative </w:t>
      </w:r>
      <w:r>
        <w:rPr>
          <w:rFonts w:asciiTheme="minorHAnsi" w:hAnsiTheme="minorHAnsi"/>
          <w:i/>
          <w:iCs/>
          <w:color w:val="000000" w:themeColor="text1"/>
          <w:lang w:val="de-DE"/>
        </w:rPr>
        <w:t xml:space="preserve">Androgen </w:t>
      </w:r>
      <w:proofErr w:type="spellStart"/>
      <w:r>
        <w:rPr>
          <w:rFonts w:asciiTheme="minorHAnsi" w:hAnsiTheme="minorHAnsi"/>
          <w:i/>
          <w:iCs/>
          <w:color w:val="000000" w:themeColor="text1"/>
          <w:lang w:val="de-DE"/>
        </w:rPr>
        <w:t xml:space="preserve">Insensitivity</w:t>
      </w:r>
      <w:proofErr w:type="spellEnd"/>
      <w:r>
        <w:rPr>
          <w:rFonts w:asciiTheme="minorHAnsi" w:hAnsiTheme="minorHAnsi"/>
          <w:i/>
          <w:iCs/>
          <w:color w:val="000000" w:themeColor="text1"/>
          <w:lang w:val="de-DE"/>
        </w:rPr>
        <w:t xml:space="preserve"> Syndrome Support Group</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AISSG-USA</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gegründet. Während ISNA </w:t>
      </w:r>
      <w:r>
        <w:rPr>
          <w:rFonts w:asciiTheme="minorHAnsi" w:hAnsiTheme="minorHAnsi"/>
          <w:color w:val="000000" w:themeColor="text1"/>
          <w:lang w:val="de-DE"/>
        </w:rPr>
        <w:t xml:space="preserve">zu diesem Zeitpunkt den </w:t>
      </w:r>
      <w:r>
        <w:rPr>
          <w:rFonts w:asciiTheme="minorHAnsi" w:hAnsiTheme="minorHAnsi"/>
          <w:color w:val="000000" w:themeColor="text1"/>
          <w:lang w:val="de-DE"/>
        </w:rPr>
        <w:t xml:space="preserve">Fokus auf die </w:t>
      </w:r>
      <w:r>
        <w:rPr>
          <w:rFonts w:asciiTheme="minorHAnsi" w:hAnsiTheme="minorHAnsi"/>
          <w:color w:val="000000" w:themeColor="text1"/>
          <w:lang w:val="de-DE"/>
        </w:rPr>
        <w:t xml:space="preserve">aktivistische </w:t>
      </w:r>
      <w:r>
        <w:rPr>
          <w:rFonts w:asciiTheme="minorHAnsi" w:hAnsiTheme="minorHAnsi"/>
          <w:color w:val="000000" w:themeColor="text1"/>
          <w:lang w:val="de-DE"/>
        </w:rPr>
        <w:t xml:space="preserve">Veränderung der Situation aller Intersex-Personen richtet, verfolgt AISSG-USA eine stärker auf psychosoziale Unterstützung</w:t>
      </w:r>
      <w:r>
        <w:rPr>
          <w:rFonts w:asciiTheme="minorHAnsi" w:hAnsiTheme="minorHAnsi"/>
          <w:color w:val="000000" w:themeColor="text1"/>
          <w:lang w:val="de-DE"/>
        </w:rPr>
        <w:t xml:space="preserve">sweisen</w:t>
      </w:r>
      <w:r>
        <w:rPr>
          <w:rFonts w:asciiTheme="minorHAnsi" w:hAnsiTheme="minorHAnsi"/>
          <w:color w:val="000000" w:themeColor="text1"/>
          <w:lang w:val="de-DE"/>
        </w:rPr>
        <w:t xml:space="preserve"> fokussierte Strategie und widmet sich speziell den </w:t>
      </w:r>
      <w:r>
        <w:rPr>
          <w:rFonts w:asciiTheme="minorHAnsi" w:hAnsiTheme="minorHAnsi"/>
          <w:color w:val="000000" w:themeColor="text1"/>
          <w:lang w:val="de-DE"/>
        </w:rPr>
        <w:t xml:space="preserve">Bedarfen </w:t>
      </w:r>
      <w:r>
        <w:rPr>
          <w:rFonts w:asciiTheme="minorHAnsi" w:hAnsiTheme="minorHAnsi"/>
          <w:color w:val="000000" w:themeColor="text1"/>
          <w:lang w:val="de-DE"/>
        </w:rPr>
        <w:t xml:space="preserve">intergeschlechtlicher Frauen mit der Diagnose </w:t>
      </w:r>
      <w:proofErr w:type="spellStart"/>
      <w:r>
        <w:rPr>
          <w:rFonts w:asciiTheme="minorHAnsi" w:hAnsiTheme="minorHAnsi"/>
          <w:color w:val="000000" w:themeColor="text1"/>
          <w:lang w:val="de-DE"/>
        </w:rPr>
        <w:t xml:space="preserve">Androgen</w:t>
      </w:r>
      <w:r>
        <w:rPr>
          <w:rFonts w:asciiTheme="minorHAnsi" w:hAnsiTheme="minorHAnsi"/>
          <w:color w:val="000000" w:themeColor="text1"/>
          <w:lang w:val="de-DE"/>
        </w:rPr>
        <w:t xml:space="preserve">resistenz</w:t>
      </w:r>
      <w:proofErr w:type="spellEnd"/>
      <w:r>
        <w:rPr>
          <w:rFonts w:asciiTheme="minorHAnsi" w:hAnsiTheme="minorHAnsi"/>
          <w:color w:val="000000" w:themeColor="text1"/>
          <w:lang w:val="de-DE"/>
        </w:rPr>
        <w:t xml:space="preserve"> bzw. </w:t>
      </w:r>
      <w:r>
        <w:rPr>
          <w:rFonts w:asciiTheme="minorHAnsi" w:hAnsiTheme="minorHAnsi"/>
          <w:color w:val="000000" w:themeColor="text1"/>
          <w:lang w:val="de-DE"/>
        </w:rPr>
        <w:t xml:space="preserve">Androgen-</w:t>
      </w:r>
      <w:proofErr w:type="spellStart"/>
      <w:r>
        <w:rPr>
          <w:rFonts w:asciiTheme="minorHAnsi" w:hAnsiTheme="minorHAnsi"/>
          <w:color w:val="000000" w:themeColor="text1"/>
          <w:lang w:val="de-DE"/>
        </w:rPr>
        <w:t xml:space="preserve">Insensitivitäts</w:t>
      </w:r>
      <w:proofErr w:type="spellEnd"/>
      <w:r>
        <w:rPr>
          <w:rFonts w:asciiTheme="minorHAnsi" w:hAnsiTheme="minorHAnsi"/>
          <w:color w:val="000000" w:themeColor="text1"/>
          <w:lang w:val="de-DE"/>
        </w:rPr>
        <w:t xml:space="preserve">-Syndrom (AIS) </w:t>
      </w:r>
      <w:r w:rsidR="00754003" w:rsidRPr="007310A7">
        <w:rPr>
          <w:rFonts w:asciiTheme="minorHAnsi" w:hAnsiTheme="minorHAnsi"/>
          <w:color w:val="000000" w:themeColor="text1"/>
          <w:lang w:val="de-DE"/>
        </w:rPr>
        <w:fldChar w:fldCharType="begin"/>
      </w:r>
      <w:r w:rsidR="00754003" w:rsidRPr="007310A7">
        <w:rPr>
          <w:rFonts w:asciiTheme="minorHAnsi" w:hAnsiTheme="minorHAnsi"/>
          <w:color w:val="000000" w:themeColor="text1"/>
          <w:lang w:val="de-DE"/>
        </w:rPr>
        <w:instrText xml:space="preserve"> ADDIN ZOTERO_ITEM CSL_CITATION {"citationID":"2xVLDIYf","properties":{"unsorted":false,"formattedCitation":"(vgl. Georgiann Davis 2015, 34f)","plainCitation":"(vgl. Georgiann Davis 2015, 34f)","dontUpdate":true,"noteIndex":0},"citationItems":[{"id":1202,"uris":["http://zotero.org/users/local/owKliTIb/items/UI7EEAIY"],"itemData":{"id":1202,"type":"book","abstract":"When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34f","label":"page","prefix":"vgl."}],"schema":"https://github.com/citation-style-language/schema/raw/master/csl-citation.json"} </w:instrText>
      </w:r>
      <w:r w:rsidR="00754003"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Davis 2015, 34f</w:t>
      </w:r>
      <w:r>
        <w:rPr>
          <w:rFonts w:ascii="Cambria" w:hAnsi="Cambria"/>
          <w:color w:val="000000" w:themeColor="text1"/>
          <w:lang w:val="de-DE"/>
        </w:rPr>
        <w:t xml:space="preserve">.</w:t>
      </w:r>
      <w:r>
        <w:rPr>
          <w:rFonts w:ascii="Cambria" w:hAnsi="Cambria"/>
          <w:color w:val="000000" w:themeColor="text1"/>
          <w:lang w:val="de-DE"/>
        </w:rPr>
        <w:t xml:space="preserve">)</w:t>
      </w:r>
      <w:r w:rsidR="00754003"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Hier wird erstmals die Differenz zwischen Intergeschlechtlicher Selbstvertretung mit einer im engeren Sinne sozialpolitischen Zielsetzung und Organisationen, die im Kontext der Selbsthilfe </w:t>
      </w:r>
      <w:r>
        <w:rPr>
          <w:rFonts w:asciiTheme="minorHAnsi" w:hAnsiTheme="minorHAnsi"/>
          <w:color w:val="000000" w:themeColor="text1"/>
          <w:lang w:val="de-DE"/>
        </w:rPr>
        <w:t xml:space="preserve">bzw. </w:t>
      </w:r>
      <w:r>
        <w:rPr>
          <w:rFonts w:asciiTheme="minorHAnsi" w:hAnsiTheme="minorHAnsi"/>
          <w:color w:val="000000" w:themeColor="text1"/>
          <w:lang w:val="de-DE"/>
        </w:rPr>
        <w:t xml:space="preserve">des Peer-Supports tätig sind</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sichtbar. Gleichzeitig unterscheiden sich beide Gruppen darin, wie stark der Fokus – auch im Sinne einer Eintrittsbedingung – auf einzelne bzw. generell medizinische Diagnosen gelegt wird.</w:t>
      </w:r>
      <w:r w:rsidRPr="007310A7">
        <w:rPr>
          <w:rStyle w:val="Funotenzeichen"/>
          <w:color w:val="000000" w:themeColor="text1"/>
        </w:rPr>
        <w:footnoteReference w:id="108"/>
      </w:r>
      <w:r>
        <w:rPr>
          <w:rFonts w:asciiTheme="minorHAnsi" w:hAnsiTheme="minorHAnsi"/>
          <w:color w:val="000000" w:themeColor="text1"/>
          <w:lang w:val="de-DE"/>
        </w:rPr>
        <w:t xml:space="preserve"> So fordert ISNA in ihren Anfängen keine erfolgte Diagnostizierung von ihren Mitgliedern, sondern stellt vielmehr die körperliche Erfahrung in den Mittelpunkt</w:t>
      </w:r>
      <w:r>
        <w:rPr>
          <w:rFonts w:asciiTheme="minorHAnsi" w:hAnsiTheme="minorHAnsi"/>
          <w:color w:val="000000" w:themeColor="text1"/>
          <w:lang w:val="de-DE"/>
        </w:rPr>
        <w:t xml:space="preserve"> </w:t>
      </w:r>
      <w:r w:rsidR="0007532B" w:rsidRPr="007310A7">
        <w:rPr>
          <w:rFonts w:asciiTheme="minorHAnsi" w:hAnsiTheme="minorHAnsi"/>
          <w:color w:val="000000" w:themeColor="text1"/>
          <w:lang w:val="de-DE"/>
        </w:rPr>
        <w:fldChar w:fldCharType="begin"/>
      </w:r>
      <w:r w:rsidR="0007532B" w:rsidRPr="007310A7">
        <w:rPr>
          <w:rFonts w:asciiTheme="minorHAnsi" w:hAnsiTheme="minorHAnsi"/>
          <w:color w:val="000000" w:themeColor="text1"/>
          <w:lang w:val="de-DE"/>
        </w:rPr>
        <w:instrText xml:space="preserve"> ADDIN ZOTERO_ITEM CSL_CITATION {"citationID":"3MDGsiGR","properties":{"unsorted":false,"formattedCitation":"(vgl. Viloria 2017)","plainCitation":"(vgl. Viloria 2017)","noteIndex":0},"citationItems":[{"id":1278,"uris":["http://zotero.org/users/local/owKliTIb/items/VPMPGDNL"],"itemData":{"id":1278,"type":"book","abstract":"\"From Hida Viloria, writer and intersex activist, a candid, prov ocative, and eye-opening memoir of life, love, and gender identity as an intact intersex person, as well as a call to action for justice for intersex people.  Hida Viloria was raised as a girl but discovered ea rly on that he/r body was different. Unlike most people who are born i ntersex in the first world--meaning they have genitals, reproductive o rgans, hormones, and/or chromosomal patterns that do not fit standard definitions of male or female--Hida had the freedom to explore the per son s/he was born to be because he/r parents did not agree to have he/ r sex characteristics surgically altered at birth.  It wasn't until s/ he was 26 and encountered the term \"intersex\" in a San Francisco newsp aper that s/he finally had a name for he/r difference. That's when s/h e began to explore what it means to live in the space between genders- -to be both and neither. As s/he began to reach out to others like he/ r, however, Hida discovered that most intersex people had been scarred , both physically and psychologically, by infant surgeries and hormone treatments meant to \"correct\" their bodies. Eager to help end this pr actice, Hida came out as intersex at a national and then international level.  By answering the question \"Are you a boy or a girl?\" with \"I' m both,\" Hida's helped blaze a trail for people--particularly intersex and genderqueer/non-binary people--to celebrate the middle space wher e male and female are not separate and opposite but entwined. Born Bot h is an intimate and powerful account of Hida's search for authentic i dentity and love in a world that insists on categorizing people into e ither/or\"--","edition":"First edition","ISBN":"978-0-316-34784-6","publisher":"Hachette Books","publisher-place":"New York","title":"Born both : an intersex life","author":[{"family":"Viloria","given":"Hida"}],"issued":{"date-parts":[["2017"]]}},"prefix":"vgl."}],"schema":"https://github.com/citation-style-language/schema/raw/master/csl-citation.json"} </w:instrText>
      </w:r>
      <w:r w:rsidR="0007532B"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w:t>
      </w:r>
      <w:r>
        <w:rPr>
          <w:rFonts w:ascii="Cambria" w:hAnsi="Cambria"/>
          <w:color w:val="000000" w:themeColor="text1"/>
          <w:lang w:val="de-DE"/>
        </w:rPr>
        <w:t xml:space="preserve">z.B. </w:t>
      </w:r>
      <w:proofErr w:type="spellStart"/>
      <w:r>
        <w:rPr>
          <w:rFonts w:ascii="Cambria" w:hAnsi="Cambria"/>
          <w:color w:val="000000" w:themeColor="text1"/>
          <w:lang w:val="de-DE"/>
        </w:rPr>
        <w:t xml:space="preserve">Viloria</w:t>
      </w:r>
      <w:proofErr w:type="spellEnd"/>
      <w:r>
        <w:rPr>
          <w:rFonts w:ascii="Cambria" w:hAnsi="Cambria"/>
          <w:color w:val="000000" w:themeColor="text1"/>
          <w:lang w:val="de-DE"/>
        </w:rPr>
        <w:t xml:space="preserve"> 2017)</w:t>
      </w:r>
      <w:r w:rsidR="0007532B"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Dies</w:t>
      </w:r>
      <w:r>
        <w:rPr>
          <w:rFonts w:asciiTheme="minorHAnsi" w:hAnsiTheme="minorHAnsi"/>
          <w:color w:val="000000" w:themeColor="text1"/>
          <w:lang w:val="de-DE"/>
        </w:rPr>
        <w:t xml:space="preserve">e Unterscheidung </w:t>
      </w:r>
      <w:r>
        <w:rPr>
          <w:rFonts w:asciiTheme="minorHAnsi" w:hAnsiTheme="minorHAnsi"/>
          <w:color w:val="000000" w:themeColor="text1"/>
          <w:lang w:val="de-DE"/>
        </w:rPr>
        <w:t xml:space="preserve">zwischen Intergeschlechtlichkeit als </w:t>
      </w:r>
      <w:r>
        <w:rPr>
          <w:rFonts w:asciiTheme="minorHAnsi" w:hAnsiTheme="minorHAnsi"/>
          <w:color w:val="000000" w:themeColor="text1"/>
          <w:lang w:val="de-DE"/>
        </w:rPr>
        <w:t xml:space="preserve">medizinisch definierte</w:t>
      </w:r>
      <w:r>
        <w:rPr>
          <w:rFonts w:asciiTheme="minorHAnsi" w:hAnsiTheme="minorHAnsi"/>
          <w:color w:val="000000" w:themeColor="text1"/>
          <w:lang w:val="de-DE"/>
        </w:rPr>
        <w:t xml:space="preserve">, auf die Geschlechtsmerkmale bezogene Diagnosen einerseits und </w:t>
      </w:r>
      <w:r>
        <w:rPr>
          <w:rFonts w:asciiTheme="minorHAnsi" w:hAnsiTheme="minorHAnsi"/>
          <w:color w:val="000000" w:themeColor="text1"/>
          <w:lang w:val="de-DE"/>
        </w:rPr>
        <w:t xml:space="preserve">körper</w:t>
      </w:r>
      <w:r>
        <w:rPr>
          <w:rFonts w:asciiTheme="minorHAnsi" w:hAnsiTheme="minorHAnsi"/>
          <w:color w:val="000000" w:themeColor="text1"/>
          <w:lang w:val="de-DE"/>
        </w:rPr>
        <w:t xml:space="preserve">geschlechtliche</w:t>
      </w:r>
      <w:r>
        <w:rPr>
          <w:rFonts w:asciiTheme="minorHAnsi" w:hAnsiTheme="minorHAnsi"/>
          <w:color w:val="000000" w:themeColor="text1"/>
          <w:lang w:val="de-DE"/>
        </w:rPr>
        <w:t xml:space="preserve"> Erfahrung</w:t>
      </w:r>
      <w:r>
        <w:rPr>
          <w:rFonts w:asciiTheme="minorHAnsi" w:hAnsiTheme="minorHAnsi"/>
          <w:color w:val="000000" w:themeColor="text1"/>
          <w:lang w:val="de-DE"/>
        </w:rPr>
        <w:t xml:space="preserve">en</w:t>
      </w:r>
      <w:r>
        <w:rPr>
          <w:rFonts w:asciiTheme="minorHAnsi" w:hAnsiTheme="minorHAnsi"/>
          <w:color w:val="000000" w:themeColor="text1"/>
          <w:lang w:val="de-DE"/>
        </w:rPr>
        <w:t xml:space="preserve"> andererseits ist für die Ausdifferenzierung von Intersex-Kollektiven in verschiedene Formen der Selbstvertretung </w:t>
      </w:r>
      <w:r>
        <w:rPr>
          <w:rFonts w:asciiTheme="minorHAnsi" w:hAnsiTheme="minorHAnsi"/>
          <w:color w:val="000000" w:themeColor="text1"/>
          <w:lang w:val="de-DE"/>
        </w:rPr>
        <w:t xml:space="preserve">hochgradig </w:t>
      </w:r>
      <w:r>
        <w:rPr>
          <w:rFonts w:asciiTheme="minorHAnsi" w:hAnsiTheme="minorHAnsi"/>
          <w:color w:val="000000" w:themeColor="text1"/>
          <w:lang w:val="de-DE"/>
        </w:rPr>
        <w:t xml:space="preserve">relevant. </w:t>
      </w:r>
      <w:r>
        <w:rPr>
          <w:rFonts w:asciiTheme="minorHAnsi" w:hAnsiTheme="minorHAnsi"/>
          <w:color w:val="000000" w:themeColor="text1"/>
          <w:lang w:val="de-DE"/>
        </w:rPr>
        <w:t xml:space="preserve">Sie </w:t>
      </w:r>
      <w:r>
        <w:rPr>
          <w:rFonts w:asciiTheme="minorHAnsi" w:hAnsiTheme="minorHAnsi"/>
          <w:color w:val="000000" w:themeColor="text1"/>
          <w:lang w:val="de-DE"/>
        </w:rPr>
        <w:t xml:space="preserve">führt bis in die Gegenwart zu konflikthaften Aushandlungen zwischen Selbstvertretungsgruppen, die sowohl medizinische Deutungshoheit als auch Geschlecht als soziales Konstrukt in Frage stellen, und stärker Diagnose-bezogenen Organisationen, die häufig ein kooperatives Verhältnis mit medizinischen Institutionen und Akteur*innen unterhalten. Während erstere, wie ISNA in den 1990er Jahren, die eigenen Erfahrungen in die strukturell bedingte </w:t>
      </w:r>
      <w:proofErr w:type="spellStart"/>
      <w:r>
        <w:rPr>
          <w:rFonts w:asciiTheme="minorHAnsi" w:hAnsiTheme="minorHAnsi"/>
          <w:color w:val="000000" w:themeColor="text1"/>
          <w:lang w:val="de-DE"/>
        </w:rPr>
        <w:t xml:space="preserve">Diskriminierungsituation</w:t>
      </w:r>
      <w:proofErr w:type="spellEnd"/>
      <w:r>
        <w:rPr>
          <w:rFonts w:asciiTheme="minorHAnsi" w:hAnsiTheme="minorHAnsi"/>
          <w:color w:val="000000" w:themeColor="text1"/>
          <w:lang w:val="de-DE"/>
        </w:rPr>
        <w:t xml:space="preserve"> von Menschen im LGBTIQ</w:t>
      </w:r>
      <w:r>
        <w:rPr>
          <w:rFonts w:asciiTheme="minorHAnsi" w:hAnsiTheme="minorHAnsi"/>
          <w:color w:val="000000" w:themeColor="text1"/>
          <w:lang w:val="de-DE"/>
        </w:rPr>
        <w:t xml:space="preserve">A</w:t>
      </w:r>
      <w:r>
        <w:rPr>
          <w:rFonts w:asciiTheme="minorHAnsi" w:hAnsiTheme="minorHAnsi"/>
          <w:color w:val="000000" w:themeColor="text1"/>
          <w:lang w:val="de-DE"/>
        </w:rPr>
        <w:t xml:space="preserve">* Spektrum einordnen, sind letztere stärker an den Handlungsstrategien von Patient*innen-Vertretungen orientiert und stellen die </w:t>
      </w:r>
      <w:r>
        <w:rPr>
          <w:rFonts w:asciiTheme="minorHAnsi" w:hAnsiTheme="minorHAnsi"/>
          <w:color w:val="000000" w:themeColor="text1"/>
          <w:lang w:val="de-DE"/>
        </w:rPr>
        <w:t xml:space="preserve">Verbesserung </w:t>
      </w:r>
      <w:r>
        <w:rPr>
          <w:rFonts w:asciiTheme="minorHAnsi" w:hAnsiTheme="minorHAnsi"/>
          <w:color w:val="000000" w:themeColor="text1"/>
          <w:lang w:val="de-DE"/>
        </w:rPr>
        <w:t xml:space="preserve">medizinischer Behandlung</w:t>
      </w:r>
      <w:r>
        <w:rPr>
          <w:rFonts w:asciiTheme="minorHAnsi" w:hAnsiTheme="minorHAnsi"/>
          <w:color w:val="000000" w:themeColor="text1"/>
          <w:lang w:val="de-DE"/>
        </w:rPr>
        <w:t xml:space="preserve">sweisen</w:t>
      </w:r>
      <w:r>
        <w:rPr>
          <w:rFonts w:asciiTheme="minorHAnsi" w:hAnsiTheme="minorHAnsi"/>
          <w:color w:val="000000" w:themeColor="text1"/>
          <w:lang w:val="de-DE"/>
        </w:rPr>
        <w:t xml:space="preserve"> in den Fokus</w:t>
      </w:r>
      <w:r>
        <w:rPr>
          <w:rFonts w:asciiTheme="minorHAnsi" w:hAnsiTheme="minorHAnsi"/>
          <w:color w:val="000000" w:themeColor="text1"/>
          <w:lang w:val="de-DE"/>
        </w:rPr>
        <w:t xml:space="preserve"> </w:t>
      </w:r>
      <w:r w:rsidR="00754003" w:rsidRPr="007310A7">
        <w:rPr>
          <w:rFonts w:asciiTheme="minorHAnsi" w:hAnsiTheme="minorHAnsi"/>
          <w:color w:val="000000" w:themeColor="text1"/>
          <w:lang w:val="de-DE"/>
        </w:rPr>
        <w:fldChar w:fldCharType="begin"/>
      </w:r>
      <w:r w:rsidR="00F30EFE" w:rsidRPr="007310A7">
        <w:rPr>
          <w:rFonts w:asciiTheme="minorHAnsi" w:hAnsiTheme="minorHAnsi"/>
          <w:color w:val="000000" w:themeColor="text1"/>
          <w:lang w:val="de-DE"/>
        </w:rPr>
        <w:instrText xml:space="preserve"> ADDIN ZOTERO_ITEM CSL_CITATION {"citationID":"5WQGWWxA","properties":{"unsorted":false,"formattedCitation":"(vgl. Chase 1997; Davis 2015, 39)","plainCitation":"(vgl. Chase 1997; Davis 2015, 39)","noteIndex":0},"citationItems":[{"id":73,"uris":["http://zotero.org/users/local/owKliTIb/items/D35TZHM5"],"itemData":{"id":73,"type":"article-journal","container-title":"Images","issue":"Fall","page":"22–25","title":"Making Media: An Intersex Perspective.","author":[{"family":"Chase","given":"Cheryl"}],"issued":{"date-parts":[["1997"]]}},"prefix":"vgl."},{"id":1202,"uris":["http://zotero.org/users/local/owKliTIb/items/UI7EEAIY"],"itemData":{"id":1202,"type":"book","abstract":"When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39","label":"page"}],"schema":"https://github.com/citation-style-language/schema/raw/master/csl-citation.json"} </w:instrText>
      </w:r>
      <w:r w:rsidR="00754003"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Chase 1997; Davis 2015, 39)</w:t>
      </w:r>
      <w:r w:rsidR="00754003"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Das beide Orientierungen durchaus innerhalb ein und </w:t>
      </w:r>
      <w:r>
        <w:rPr>
          <w:rFonts w:asciiTheme="minorHAnsi" w:hAnsiTheme="minorHAnsi"/>
          <w:color w:val="000000" w:themeColor="text1"/>
          <w:lang w:val="de-DE"/>
        </w:rPr>
        <w:t xml:space="preserve">derselben</w:t>
      </w:r>
      <w:r>
        <w:rPr>
          <w:rFonts w:asciiTheme="minorHAnsi" w:hAnsiTheme="minorHAnsi"/>
          <w:color w:val="000000" w:themeColor="text1"/>
          <w:lang w:val="de-DE"/>
        </w:rPr>
        <w:t xml:space="preserve"> Organisation auftreten können, </w:t>
      </w:r>
      <w:r>
        <w:rPr>
          <w:rFonts w:asciiTheme="minorHAnsi" w:hAnsiTheme="minorHAnsi"/>
          <w:color w:val="000000" w:themeColor="text1"/>
          <w:lang w:val="de-DE"/>
        </w:rPr>
        <w:t xml:space="preserve">wird </w:t>
      </w:r>
      <w:r>
        <w:rPr>
          <w:rFonts w:asciiTheme="minorHAnsi" w:hAnsiTheme="minorHAnsi"/>
          <w:color w:val="000000" w:themeColor="text1"/>
          <w:lang w:val="de-DE"/>
        </w:rPr>
        <w:t xml:space="preserve">sich in der Entwicklung von ISNA ab den 2000er Jahren</w:t>
      </w:r>
      <w:r>
        <w:rPr>
          <w:rFonts w:asciiTheme="minorHAnsi" w:hAnsiTheme="minorHAnsi"/>
          <w:color w:val="000000" w:themeColor="text1"/>
          <w:lang w:val="de-DE"/>
        </w:rPr>
        <w:t xml:space="preserve"> zeigen</w:t>
      </w:r>
      <w:r w:rsidRPr="007310A7">
        <w:rPr>
          <w:rStyle w:val="Funotenzeichen"/>
          <w:color w:val="000000" w:themeColor="text1"/>
        </w:rPr>
        <w:footnoteReference w:id="109"/>
      </w:r>
      <w:r>
        <w:rPr>
          <w:rFonts w:asciiTheme="minorHAnsi" w:hAnsiTheme="minorHAnsi"/>
          <w:color w:val="000000" w:themeColor="text1"/>
          <w:lang w:val="de-DE"/>
        </w:rPr>
        <w:t xml:space="preserve">.</w:t>
      </w:r>
    </w:p>
    <w:p w14:paraId="79AD1828" w14:textId="6CC02899" w:rsidR="00C32CC6" w:rsidRPr="007310A7" w:rsidRDefault="00C32CC6" w:rsidP="00754003">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Der aus ISNA-</w:t>
      </w:r>
      <w:r w:rsidR="003847C3" w:rsidRPr="007310A7">
        <w:rPr>
          <w:rFonts w:asciiTheme="minorHAnsi" w:hAnsiTheme="minorHAnsi"/>
          <w:color w:val="000000" w:themeColor="text1"/>
          <w:lang w:val="de-DE"/>
        </w:rPr>
        <w:t>Strukturen</w:t>
      </w:r>
      <w:r w:rsidRPr="007310A7">
        <w:rPr>
          <w:rFonts w:asciiTheme="minorHAnsi" w:hAnsiTheme="minorHAnsi"/>
          <w:color w:val="000000" w:themeColor="text1"/>
          <w:lang w:val="de-DE"/>
        </w:rPr>
        <w:t xml:space="preserve"> hervorgehende </w:t>
      </w:r>
      <w:r w:rsidR="00576C01">
        <w:rPr>
          <w:rFonts w:asciiTheme="minorHAnsi" w:hAnsiTheme="minorHAnsi"/>
          <w:color w:val="000000" w:themeColor="text1"/>
          <w:lang w:val="de-DE"/>
        </w:rPr>
        <w:t xml:space="preserve">Strategie des </w:t>
      </w:r>
      <w:r w:rsidRPr="007310A7">
        <w:rPr>
          <w:rFonts w:asciiTheme="minorHAnsi" w:hAnsiTheme="minorHAnsi"/>
          <w:color w:val="000000" w:themeColor="text1"/>
          <w:lang w:val="de-DE"/>
        </w:rPr>
        <w:t xml:space="preserve">Intersex-Aktivismus lässt sich zunächst als </w:t>
      </w:r>
      <w:r w:rsidR="00576C01">
        <w:rPr>
          <w:rFonts w:asciiTheme="minorHAnsi" w:hAnsiTheme="minorHAnsi"/>
          <w:color w:val="000000" w:themeColor="text1"/>
          <w:lang w:val="de-DE"/>
        </w:rPr>
        <w:t xml:space="preserve">kritische Aufklärung von BehandlerInnen </w:t>
      </w:r>
      <w:r w:rsidRPr="007310A7">
        <w:rPr>
          <w:rFonts w:asciiTheme="minorHAnsi" w:hAnsiTheme="minorHAnsi"/>
          <w:color w:val="000000" w:themeColor="text1"/>
          <w:lang w:val="de-DE"/>
        </w:rPr>
        <w:t>und anschließend</w:t>
      </w:r>
      <w:r w:rsidR="00576C01">
        <w:rPr>
          <w:rFonts w:asciiTheme="minorHAnsi" w:hAnsiTheme="minorHAnsi"/>
          <w:color w:val="000000" w:themeColor="text1"/>
          <w:lang w:val="de-DE"/>
        </w:rPr>
        <w:t>e</w:t>
      </w:r>
      <w:r w:rsidRPr="007310A7">
        <w:rPr>
          <w:rFonts w:asciiTheme="minorHAnsi" w:hAnsiTheme="minorHAnsi"/>
          <w:color w:val="000000" w:themeColor="text1"/>
          <w:lang w:val="de-DE"/>
        </w:rPr>
        <w:t xml:space="preserve"> „</w:t>
      </w:r>
      <w:r w:rsidR="00576C01">
        <w:rPr>
          <w:rFonts w:asciiTheme="minorHAnsi" w:hAnsiTheme="minorHAnsi"/>
          <w:color w:val="000000" w:themeColor="text1"/>
          <w:lang w:val="de-DE"/>
        </w:rPr>
        <w:t>kollektive Konfrontation</w:t>
      </w:r>
      <w:r w:rsidRPr="007310A7">
        <w:rPr>
          <w:rFonts w:asciiTheme="minorHAnsi" w:hAnsiTheme="minorHAnsi"/>
          <w:color w:val="000000" w:themeColor="text1"/>
          <w:lang w:val="de-DE"/>
        </w:rPr>
        <w:t>“ (Davis ebd.</w:t>
      </w:r>
      <w:r w:rsidR="00576C01">
        <w:rPr>
          <w:rFonts w:asciiTheme="minorHAnsi" w:hAnsiTheme="minorHAnsi"/>
          <w:color w:val="000000" w:themeColor="text1"/>
          <w:lang w:val="de-DE"/>
        </w:rPr>
        <w:t>, eigene Übers.</w:t>
      </w:r>
      <w:r w:rsidRPr="007310A7">
        <w:rPr>
          <w:rFonts w:asciiTheme="minorHAnsi" w:hAnsiTheme="minorHAnsi"/>
          <w:color w:val="000000" w:themeColor="text1"/>
          <w:lang w:val="de-DE"/>
        </w:rPr>
        <w:t>) charakterisieren: ISNA-Mitglieder, z.T</w:t>
      </w:r>
      <w:r w:rsidR="003847C3">
        <w:rPr>
          <w:rFonts w:asciiTheme="minorHAnsi" w:hAnsiTheme="minorHAnsi"/>
          <w:color w:val="000000" w:themeColor="text1"/>
          <w:lang w:val="de-DE"/>
        </w:rPr>
        <w:t>.</w:t>
      </w:r>
      <w:r w:rsidRPr="007310A7">
        <w:rPr>
          <w:rFonts w:asciiTheme="minorHAnsi" w:hAnsiTheme="minorHAnsi"/>
          <w:color w:val="000000" w:themeColor="text1"/>
          <w:lang w:val="de-DE"/>
        </w:rPr>
        <w:t xml:space="preserve"> gemeinsam mit anderen LGBTIQ</w:t>
      </w:r>
      <w:r w:rsidR="004F3A66">
        <w:rPr>
          <w:rFonts w:asciiTheme="minorHAnsi" w:hAnsiTheme="minorHAnsi"/>
          <w:color w:val="000000" w:themeColor="text1"/>
          <w:lang w:val="de-DE"/>
        </w:rPr>
        <w:t>A</w:t>
      </w:r>
      <w:r w:rsidRPr="007310A7">
        <w:rPr>
          <w:rFonts w:asciiTheme="minorHAnsi" w:hAnsiTheme="minorHAnsi"/>
          <w:color w:val="000000" w:themeColor="text1"/>
          <w:lang w:val="de-DE"/>
        </w:rPr>
        <w:t>* Organisationen informieren bzw. konfrontieren Ärzt</w:t>
      </w:r>
      <w:r w:rsidR="00732F30">
        <w:rPr>
          <w:rFonts w:asciiTheme="minorHAnsi" w:hAnsiTheme="minorHAnsi"/>
          <w:color w:val="000000" w:themeColor="text1"/>
          <w:lang w:val="de-DE"/>
        </w:rPr>
        <w:t>I</w:t>
      </w:r>
      <w:r w:rsidRPr="007310A7">
        <w:rPr>
          <w:rFonts w:asciiTheme="minorHAnsi" w:hAnsiTheme="minorHAnsi"/>
          <w:color w:val="000000" w:themeColor="text1"/>
          <w:lang w:val="de-DE"/>
        </w:rPr>
        <w:t xml:space="preserve">nnen mit den oft lebenslang beeinträchtigenden Folgen genitalverändernder Eingriffe im Säuglings -und Kindesalter </w:t>
      </w:r>
      <w:r w:rsidR="00754003" w:rsidRPr="007310A7">
        <w:rPr>
          <w:rFonts w:asciiTheme="minorHAnsi" w:hAnsiTheme="minorHAnsi"/>
          <w:color w:val="000000" w:themeColor="text1"/>
          <w:lang w:val="de-DE"/>
        </w:rPr>
        <w:fldChar w:fldCharType="begin"/>
      </w:r>
      <w:r w:rsidR="00754003" w:rsidRPr="007310A7">
        <w:rPr>
          <w:rFonts w:asciiTheme="minorHAnsi" w:hAnsiTheme="minorHAnsi"/>
          <w:color w:val="000000" w:themeColor="text1"/>
          <w:lang w:val="de-DE"/>
        </w:rPr>
        <w:instrText xml:space="preserve"> ADDIN ZOTERO_ITEM CSL_CITATION {"citationID":"PrI27J8S","properties":{"unsorted":false,"formattedCitation":"(vgl. Gleeson 2025, 29)","plainCitation":"(vgl. Gleeson 2025, 29)","noteIndex":0},"citationItems":[{"id":1203,"uris":["http://zotero.org/users/local/owKliTIb/items/KV9WKYKH"],"itemData":{"id":1203,"type":"book","ISBN":"978-1-83976-095-2","note":"LCCN: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29","label":"page","prefix":"vgl."}],"schema":"https://github.com/citation-style-language/schema/raw/master/csl-citation.json"} </w:instrText>
      </w:r>
      <w:r w:rsidR="00754003" w:rsidRPr="007310A7">
        <w:rPr>
          <w:rFonts w:asciiTheme="minorHAnsi" w:hAnsiTheme="minorHAnsi"/>
          <w:color w:val="000000" w:themeColor="text1"/>
          <w:lang w:val="de-DE"/>
        </w:rPr>
        <w:fldChar w:fldCharType="separate"/>
      </w:r>
      <w:r w:rsidR="00754003" w:rsidRPr="007310A7">
        <w:rPr>
          <w:rFonts w:ascii="Cambria" w:hAnsi="Cambria"/>
          <w:color w:val="000000" w:themeColor="text1"/>
          <w:lang w:val="de-DE"/>
        </w:rPr>
        <w:t xml:space="preserve">(vgl. </w:t>
      </w:r>
      <w:proofErr w:type="spellStart"/>
      <w:r w:rsidR="00754003" w:rsidRPr="007310A7">
        <w:rPr>
          <w:rFonts w:ascii="Cambria" w:hAnsi="Cambria"/>
          <w:color w:val="000000" w:themeColor="text1"/>
          <w:lang w:val="de-DE"/>
        </w:rPr>
        <w:t>Gleeson</w:t>
      </w:r>
      <w:proofErr w:type="spellEnd"/>
      <w:r w:rsidR="00754003" w:rsidRPr="007310A7">
        <w:rPr>
          <w:rFonts w:ascii="Cambria" w:hAnsi="Cambria"/>
          <w:color w:val="000000" w:themeColor="text1"/>
          <w:lang w:val="de-DE"/>
        </w:rPr>
        <w:t xml:space="preserve"> 2025, 29)</w:t>
      </w:r>
      <w:r w:rsidR="00754003"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Dabei verknüpft ISNA in den ersten Jahren </w:t>
      </w:r>
      <w:proofErr w:type="spellStart"/>
      <w:r w:rsidRPr="007310A7">
        <w:rPr>
          <w:rFonts w:asciiTheme="minorHAnsi" w:hAnsiTheme="minorHAnsi"/>
          <w:color w:val="000000" w:themeColor="text1"/>
          <w:lang w:val="de-DE"/>
        </w:rPr>
        <w:t>queertheoretische</w:t>
      </w:r>
      <w:proofErr w:type="spellEnd"/>
      <w:r w:rsidRPr="007310A7">
        <w:rPr>
          <w:rFonts w:asciiTheme="minorHAnsi" w:hAnsiTheme="minorHAnsi"/>
          <w:color w:val="000000" w:themeColor="text1"/>
          <w:lang w:val="de-DE"/>
        </w:rPr>
        <w:t xml:space="preserve"> Überlegungen mit ihrer </w:t>
      </w:r>
      <w:r w:rsidR="003847C3" w:rsidRPr="007310A7">
        <w:rPr>
          <w:rFonts w:asciiTheme="minorHAnsi" w:hAnsiTheme="minorHAnsi"/>
          <w:color w:val="000000" w:themeColor="text1"/>
          <w:lang w:val="de-DE"/>
        </w:rPr>
        <w:t>Kritik</w:t>
      </w:r>
      <w:r w:rsidRPr="007310A7">
        <w:rPr>
          <w:rFonts w:asciiTheme="minorHAnsi" w:hAnsiTheme="minorHAnsi"/>
          <w:color w:val="000000" w:themeColor="text1"/>
          <w:lang w:val="de-DE"/>
        </w:rPr>
        <w:t xml:space="preserve"> der medizinischen Behandlungspraxis an intergeschlechtlichen Kindern und versteht diese als Zwangszuordnung in eine binäre, heteronormative Geschlechterordnung</w:t>
      </w:r>
      <w:r w:rsidR="00756580" w:rsidRPr="007310A7">
        <w:rPr>
          <w:rFonts w:asciiTheme="minorHAnsi" w:hAnsiTheme="minorHAnsi"/>
          <w:color w:val="000000" w:themeColor="text1"/>
          <w:lang w:val="de-DE"/>
        </w:rPr>
        <w:t xml:space="preserve"> </w:t>
      </w:r>
      <w:r w:rsidR="00756580" w:rsidRPr="007310A7">
        <w:rPr>
          <w:rFonts w:asciiTheme="minorHAnsi" w:hAnsiTheme="minorHAnsi"/>
          <w:color w:val="000000" w:themeColor="text1"/>
          <w:lang w:val="de-DE"/>
        </w:rPr>
        <w:fldChar w:fldCharType="begin"/>
      </w:r>
      <w:r w:rsidR="00756580" w:rsidRPr="007310A7">
        <w:rPr>
          <w:rFonts w:asciiTheme="minorHAnsi" w:hAnsiTheme="minorHAnsi"/>
          <w:color w:val="000000" w:themeColor="text1"/>
          <w:lang w:val="de-DE"/>
        </w:rPr>
        <w:instrText xml:space="preserve"> ADDIN ZOTERO_ITEM CSL_CITATION {"citationID":"vU9e0KMs","properties":{"unsorted":false,"formattedCitation":"(vgl. Karkazis 2008)","plainCitation":"(vgl. Karkazis 2008)","noteIndex":0},"citationItems":[{"id":197,"uris":["http://zotero.org/users/local/owKliTIb/items/XSYQZL9W"],"itemData":{"id":197,"type":"book","publisher":"Duke University Press","publisher-place":"Durham, N.C.","title":"Fixing Sex: Intersex, Medical Authority, and Lived Experience","author":[{"family":"Karkazis","given":"Katrina"}],"issued":{"date-parts":[["2008"]]}},"prefix":"vgl."}],"schema":"https://github.com/citation-style-language/schema/raw/master/csl-citation.json"} </w:instrText>
      </w:r>
      <w:r w:rsidR="00756580" w:rsidRPr="007310A7">
        <w:rPr>
          <w:rFonts w:asciiTheme="minorHAnsi" w:hAnsiTheme="minorHAnsi"/>
          <w:color w:val="000000" w:themeColor="text1"/>
          <w:lang w:val="de-DE"/>
        </w:rPr>
        <w:fldChar w:fldCharType="separate"/>
      </w:r>
      <w:r w:rsidR="00756580" w:rsidRPr="007310A7">
        <w:rPr>
          <w:rFonts w:ascii="Cambria" w:hAnsi="Cambria"/>
          <w:color w:val="000000" w:themeColor="text1"/>
          <w:lang w:val="de-DE"/>
        </w:rPr>
        <w:t xml:space="preserve">(vgl. </w:t>
      </w:r>
      <w:proofErr w:type="spellStart"/>
      <w:r w:rsidR="00756580" w:rsidRPr="007310A7">
        <w:rPr>
          <w:rFonts w:ascii="Cambria" w:hAnsi="Cambria"/>
          <w:color w:val="000000" w:themeColor="text1"/>
          <w:lang w:val="de-DE"/>
        </w:rPr>
        <w:t>Karkazis</w:t>
      </w:r>
      <w:proofErr w:type="spellEnd"/>
      <w:r w:rsidR="00756580" w:rsidRPr="007310A7">
        <w:rPr>
          <w:rFonts w:ascii="Cambria" w:hAnsi="Cambria"/>
          <w:color w:val="000000" w:themeColor="text1"/>
          <w:lang w:val="de-DE"/>
        </w:rPr>
        <w:t xml:space="preserve"> 2008)</w:t>
      </w:r>
      <w:r w:rsidR="00756580"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Dies ist auch vor dem Hintergrund verstehbar, dass einige der zentralen (Gründungs-)Mitglieder der Organisation wie Chase selbst, Morgan Holmes und Hida </w:t>
      </w:r>
      <w:proofErr w:type="spellStart"/>
      <w:r w:rsidRPr="007310A7">
        <w:rPr>
          <w:rFonts w:asciiTheme="minorHAnsi" w:hAnsiTheme="minorHAnsi"/>
          <w:color w:val="000000" w:themeColor="text1"/>
          <w:lang w:val="de-DE"/>
        </w:rPr>
        <w:t>Viloria</w:t>
      </w:r>
      <w:proofErr w:type="spellEnd"/>
      <w:r w:rsidRPr="007310A7">
        <w:rPr>
          <w:rFonts w:asciiTheme="minorHAnsi" w:hAnsiTheme="minorHAnsi"/>
          <w:color w:val="000000" w:themeColor="text1"/>
          <w:lang w:val="de-DE"/>
        </w:rPr>
        <w:t xml:space="preserve"> bereits </w:t>
      </w:r>
      <w:r w:rsidR="00732F30">
        <w:rPr>
          <w:rFonts w:asciiTheme="minorHAnsi" w:hAnsiTheme="minorHAnsi"/>
          <w:color w:val="000000" w:themeColor="text1"/>
          <w:lang w:val="de-DE"/>
        </w:rPr>
        <w:t xml:space="preserve">vertraut </w:t>
      </w:r>
      <w:r w:rsidRPr="007310A7">
        <w:rPr>
          <w:rFonts w:asciiTheme="minorHAnsi" w:hAnsiTheme="minorHAnsi"/>
          <w:color w:val="000000" w:themeColor="text1"/>
          <w:lang w:val="de-DE"/>
        </w:rPr>
        <w:t>m</w:t>
      </w:r>
      <w:r w:rsidR="003847C3">
        <w:rPr>
          <w:rFonts w:asciiTheme="minorHAnsi" w:hAnsiTheme="minorHAnsi"/>
          <w:color w:val="000000" w:themeColor="text1"/>
          <w:lang w:val="de-DE"/>
        </w:rPr>
        <w:t>i</w:t>
      </w:r>
      <w:r w:rsidRPr="007310A7">
        <w:rPr>
          <w:rFonts w:asciiTheme="minorHAnsi" w:hAnsiTheme="minorHAnsi"/>
          <w:color w:val="000000" w:themeColor="text1"/>
          <w:lang w:val="de-DE"/>
        </w:rPr>
        <w:t xml:space="preserve">t akademischen Theorien der </w:t>
      </w:r>
      <w:r w:rsidRPr="00732F30">
        <w:rPr>
          <w:rFonts w:asciiTheme="minorHAnsi" w:hAnsiTheme="minorHAnsi"/>
          <w:i/>
          <w:iCs/>
          <w:color w:val="000000" w:themeColor="text1"/>
          <w:lang w:val="de-DE"/>
        </w:rPr>
        <w:t>Gender</w:t>
      </w:r>
      <w:r w:rsidRPr="007310A7">
        <w:rPr>
          <w:rFonts w:asciiTheme="minorHAnsi" w:hAnsiTheme="minorHAnsi"/>
          <w:color w:val="000000" w:themeColor="text1"/>
          <w:lang w:val="de-DE"/>
        </w:rPr>
        <w:t xml:space="preserve"> und </w:t>
      </w:r>
      <w:r w:rsidRPr="00732F30">
        <w:rPr>
          <w:rFonts w:asciiTheme="minorHAnsi" w:hAnsiTheme="minorHAnsi"/>
          <w:i/>
          <w:iCs/>
          <w:color w:val="000000" w:themeColor="text1"/>
          <w:lang w:val="de-DE"/>
        </w:rPr>
        <w:t>Queer Studies</w:t>
      </w:r>
      <w:r w:rsidRPr="007310A7">
        <w:rPr>
          <w:rFonts w:asciiTheme="minorHAnsi" w:hAnsiTheme="minorHAnsi"/>
          <w:color w:val="000000" w:themeColor="text1"/>
          <w:lang w:val="de-DE"/>
        </w:rPr>
        <w:t xml:space="preserve"> sind</w:t>
      </w:r>
      <w:r w:rsidR="00732F30">
        <w:rPr>
          <w:rFonts w:asciiTheme="minorHAnsi" w:hAnsiTheme="minorHAnsi"/>
          <w:color w:val="000000" w:themeColor="text1"/>
          <w:lang w:val="de-DE"/>
        </w:rPr>
        <w:t>,</w:t>
      </w:r>
      <w:r w:rsidRPr="007310A7">
        <w:rPr>
          <w:rFonts w:asciiTheme="minorHAnsi" w:hAnsiTheme="minorHAnsi"/>
          <w:color w:val="000000" w:themeColor="text1"/>
          <w:lang w:val="de-DE"/>
        </w:rPr>
        <w:t xml:space="preserve"> als sie beginnen sich </w:t>
      </w:r>
      <w:r w:rsidR="00732F30">
        <w:rPr>
          <w:rFonts w:asciiTheme="minorHAnsi" w:hAnsiTheme="minorHAnsi"/>
          <w:color w:val="000000" w:themeColor="text1"/>
          <w:lang w:val="de-DE"/>
        </w:rPr>
        <w:t xml:space="preserve">für </w:t>
      </w:r>
      <w:r w:rsidRPr="007310A7">
        <w:rPr>
          <w:rFonts w:asciiTheme="minorHAnsi" w:hAnsiTheme="minorHAnsi"/>
          <w:color w:val="000000" w:themeColor="text1"/>
          <w:lang w:val="de-DE"/>
        </w:rPr>
        <w:t>Intersex-</w:t>
      </w:r>
      <w:r w:rsidR="00732F30">
        <w:rPr>
          <w:rFonts w:asciiTheme="minorHAnsi" w:hAnsiTheme="minorHAnsi"/>
          <w:color w:val="000000" w:themeColor="text1"/>
          <w:lang w:val="de-DE"/>
        </w:rPr>
        <w:t>Belange</w:t>
      </w:r>
      <w:r w:rsidRPr="007310A7">
        <w:rPr>
          <w:rFonts w:asciiTheme="minorHAnsi" w:hAnsiTheme="minorHAnsi"/>
          <w:color w:val="000000" w:themeColor="text1"/>
          <w:lang w:val="de-DE"/>
        </w:rPr>
        <w:t xml:space="preserve"> zu engagieren.</w:t>
      </w:r>
      <w:r w:rsidRPr="007310A7">
        <w:rPr>
          <w:rStyle w:val="Funotenzeichen"/>
          <w:color w:val="000000" w:themeColor="text1"/>
        </w:rPr>
        <w:footnoteReference w:id="110"/>
      </w:r>
      <w:r w:rsidRPr="007310A7">
        <w:rPr>
          <w:rFonts w:asciiTheme="minorHAnsi" w:hAnsiTheme="minorHAnsi"/>
          <w:color w:val="000000" w:themeColor="text1"/>
          <w:lang w:val="de-DE"/>
        </w:rPr>
        <w:t xml:space="preserve"> Die primäre Zielsetzung ISNAs zu diesem Zeitpunkt </w:t>
      </w:r>
      <w:r w:rsidRPr="007310A7">
        <w:rPr>
          <w:rFonts w:asciiTheme="minorHAnsi" w:hAnsiTheme="minorHAnsi"/>
          <w:color w:val="000000" w:themeColor="text1"/>
          <w:lang w:val="de-DE"/>
        </w:rPr>
        <w:lastRenderedPageBreak/>
        <w:t>ist ein Ende nicht-selbsteingewilligter Genitaleingriffe an intergeschlechtlichen Kindern sowie ein Umschreiben der medizinischen Behandlungsrichtlinien, die letztere vorsehen</w:t>
      </w:r>
      <w:r w:rsidR="00756580" w:rsidRPr="007310A7">
        <w:rPr>
          <w:rFonts w:asciiTheme="minorHAnsi" w:hAnsiTheme="minorHAnsi"/>
          <w:color w:val="000000" w:themeColor="text1"/>
          <w:lang w:val="de-DE"/>
        </w:rPr>
        <w:t xml:space="preserve"> </w:t>
      </w:r>
      <w:r w:rsidR="00756580" w:rsidRPr="007310A7">
        <w:rPr>
          <w:rFonts w:asciiTheme="minorHAnsi" w:hAnsiTheme="minorHAnsi"/>
          <w:color w:val="000000" w:themeColor="text1"/>
          <w:lang w:val="de-DE"/>
        </w:rPr>
        <w:fldChar w:fldCharType="begin"/>
      </w:r>
      <w:r w:rsidR="000B7865">
        <w:rPr>
          <w:rFonts w:asciiTheme="minorHAnsi" w:hAnsiTheme="minorHAnsi"/>
          <w:color w:val="000000" w:themeColor="text1"/>
          <w:lang w:val="de-DE"/>
        </w:rPr>
        <w:instrText xml:space="preserve"> ADDIN ZOTERO_ITEM CSL_CITATION {"citationID":"yu1krkGQ","properties":{"unsorted":false,"formattedCitation":"(Chase und Intersex Society of North America 1997; Davis 2015, 39; Karkazis 2008, 6)","plainCitation":"(Chase und Intersex Society of North America 1997; Davis 2015, 39; Karkazis 2008, 6)","dontUpdate":true,"noteIndex":0},"citationItems":[{"id":1417,"uris":["http://zotero.org/users/local/owKliTIb/items/UU7TVMZ3"],"itemData":{"id":1417,"type":"document","publisher-place":"Rohnert Park","title":"Hermaphrodites Speak!","author":[{"family":"Chase","given":"Cheryl"},{"family":"Intersex Society of North America","given":""}],"issued":{"date-parts":[["1997"]]}}},{"id":1202,"uris":["http://zotero.org/users/local/owKliTIb/items/UI7EEAIY"],"itemData":{"id":1202,"type":"book","abstract":"When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39","label":"page"},{"id":197,"uris":["http://zotero.org/users/local/owKliTIb/items/XSYQZL9W"],"itemData":{"id":197,"type":"book","publisher":"Duke University Press","publisher-place":"Durham, N.C.","title":"Fixing Sex: Intersex, Medical Authority, and Lived Experience","author":[{"family":"Karkazis","given":"Katrina"}],"issued":{"date-parts":[["2008"]]}},"locator":"6","label":"page"}],"schema":"https://github.com/citation-style-language/schema/raw/master/csl-citation.json"} </w:instrText>
      </w:r>
      <w:r w:rsidR="00756580" w:rsidRPr="007310A7">
        <w:rPr>
          <w:rFonts w:asciiTheme="minorHAnsi" w:hAnsiTheme="minorHAnsi"/>
          <w:color w:val="000000" w:themeColor="text1"/>
          <w:lang w:val="de-DE"/>
        </w:rPr>
        <w:fldChar w:fldCharType="separate"/>
      </w:r>
      <w:r w:rsidR="00262509" w:rsidRPr="003F0916">
        <w:rPr>
          <w:rFonts w:ascii="Cambria" w:hAnsi="Cambria"/>
          <w:lang w:val="de-DE"/>
        </w:rPr>
        <w:t>(vgl. Chase,</w:t>
      </w:r>
      <w:r w:rsidR="004F3A66" w:rsidRPr="003F0916">
        <w:rPr>
          <w:rFonts w:ascii="Cambria" w:hAnsi="Cambria"/>
          <w:lang w:val="de-DE"/>
        </w:rPr>
        <w:t xml:space="preserve"> ISNA</w:t>
      </w:r>
      <w:r w:rsidR="00262509" w:rsidRPr="003F0916">
        <w:rPr>
          <w:rFonts w:ascii="Cambria" w:hAnsi="Cambria"/>
          <w:lang w:val="de-DE"/>
        </w:rPr>
        <w:t xml:space="preserve"> 1997; Davis 2015, 39; </w:t>
      </w:r>
      <w:proofErr w:type="spellStart"/>
      <w:r w:rsidR="00262509" w:rsidRPr="003F0916">
        <w:rPr>
          <w:rFonts w:ascii="Cambria" w:hAnsi="Cambria"/>
          <w:lang w:val="de-DE"/>
        </w:rPr>
        <w:t>Karkazis</w:t>
      </w:r>
      <w:proofErr w:type="spellEnd"/>
      <w:r w:rsidR="00262509" w:rsidRPr="003F0916">
        <w:rPr>
          <w:rFonts w:ascii="Cambria" w:hAnsi="Cambria"/>
          <w:lang w:val="de-DE"/>
        </w:rPr>
        <w:t xml:space="preserve"> 2008, 6)</w:t>
      </w:r>
      <w:r w:rsidR="00756580" w:rsidRPr="007310A7">
        <w:rPr>
          <w:rFonts w:asciiTheme="minorHAnsi" w:hAnsiTheme="minorHAnsi"/>
          <w:color w:val="000000" w:themeColor="text1"/>
          <w:lang w:val="de-DE"/>
        </w:rPr>
        <w:fldChar w:fldCharType="end"/>
      </w:r>
      <w:r w:rsidRPr="003F0916">
        <w:rPr>
          <w:rFonts w:asciiTheme="minorHAnsi" w:hAnsiTheme="minorHAnsi"/>
          <w:color w:val="000000" w:themeColor="text1"/>
          <w:lang w:val="de-DE"/>
        </w:rPr>
        <w:t xml:space="preserve">. </w:t>
      </w:r>
      <w:r w:rsidRPr="007310A7">
        <w:rPr>
          <w:rFonts w:asciiTheme="minorHAnsi" w:hAnsiTheme="minorHAnsi"/>
          <w:color w:val="000000" w:themeColor="text1"/>
          <w:lang w:val="de-DE"/>
        </w:rPr>
        <w:t>Dies lässt sich auch als Versuch verstehen</w:t>
      </w:r>
      <w:r w:rsidR="00732F30">
        <w:rPr>
          <w:rFonts w:asciiTheme="minorHAnsi" w:hAnsiTheme="minorHAnsi"/>
          <w:color w:val="000000" w:themeColor="text1"/>
          <w:lang w:val="de-DE"/>
        </w:rPr>
        <w:t>,</w:t>
      </w:r>
      <w:r w:rsidRPr="007310A7">
        <w:rPr>
          <w:rFonts w:asciiTheme="minorHAnsi" w:hAnsiTheme="minorHAnsi"/>
          <w:color w:val="000000" w:themeColor="text1"/>
          <w:lang w:val="de-DE"/>
        </w:rPr>
        <w:t xml:space="preserve"> eine Sprechenden-Position innerhalb des medizinischen Diskurses als Vertreter*innen des </w:t>
      </w:r>
      <w:r w:rsidR="00732F30">
        <w:rPr>
          <w:rFonts w:asciiTheme="minorHAnsi" w:hAnsiTheme="minorHAnsi"/>
          <w:color w:val="000000" w:themeColor="text1"/>
          <w:lang w:val="de-DE"/>
        </w:rPr>
        <w:t>erfahrungsbasierten D</w:t>
      </w:r>
      <w:r w:rsidRPr="007310A7">
        <w:rPr>
          <w:rFonts w:asciiTheme="minorHAnsi" w:hAnsiTheme="minorHAnsi"/>
          <w:color w:val="000000" w:themeColor="text1"/>
          <w:lang w:val="de-DE"/>
        </w:rPr>
        <w:t>iskurses einzunehmen. Um dies zu erreichen sucht ISNA den Kontakt zu Behandler</w:t>
      </w:r>
      <w:r w:rsidR="00732F30">
        <w:rPr>
          <w:rFonts w:asciiTheme="minorHAnsi" w:hAnsiTheme="minorHAnsi"/>
          <w:color w:val="000000" w:themeColor="text1"/>
          <w:lang w:val="de-DE"/>
        </w:rPr>
        <w:t>I</w:t>
      </w:r>
      <w:r w:rsidRPr="007310A7">
        <w:rPr>
          <w:rFonts w:asciiTheme="minorHAnsi" w:hAnsiTheme="minorHAnsi"/>
          <w:color w:val="000000" w:themeColor="text1"/>
          <w:lang w:val="de-DE"/>
        </w:rPr>
        <w:t>nnen, die Eingriffe an intergeschlechtlichen Kindern durchführen bzw. mittels Veröffentlichungen legitimieren. Dabei ist das Vorgehen zunächst eher informativ als konfrontativ: So verteilt ISNA in den ersten Jahren einen Newsletter mit dem Titel „</w:t>
      </w:r>
      <w:proofErr w:type="spellStart"/>
      <w:r w:rsidRPr="007310A7">
        <w:rPr>
          <w:rFonts w:asciiTheme="minorHAnsi" w:hAnsiTheme="minorHAnsi"/>
          <w:color w:val="000000" w:themeColor="text1"/>
          <w:lang w:val="de-DE"/>
        </w:rPr>
        <w:t>Hermaphrodites</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with</w:t>
      </w:r>
      <w:proofErr w:type="spellEnd"/>
      <w:r w:rsidRPr="007310A7">
        <w:rPr>
          <w:rFonts w:asciiTheme="minorHAnsi" w:hAnsiTheme="minorHAnsi"/>
          <w:color w:val="000000" w:themeColor="text1"/>
          <w:lang w:val="de-DE"/>
        </w:rPr>
        <w:t xml:space="preserve"> Attitude“ an ÄrztInnen, der Erfahrungsberichte in der Kindheit operierter intergeschlechtlicher Menschen enthält, die von den häufig traumatischen Folgen</w:t>
      </w:r>
      <w:r w:rsidR="00732F30">
        <w:rPr>
          <w:rFonts w:asciiTheme="minorHAnsi" w:hAnsiTheme="minorHAnsi"/>
          <w:color w:val="000000" w:themeColor="text1"/>
          <w:lang w:val="de-DE"/>
        </w:rPr>
        <w:t xml:space="preserve"> dieser Eingriffe</w:t>
      </w:r>
      <w:r w:rsidRPr="007310A7">
        <w:rPr>
          <w:rFonts w:asciiTheme="minorHAnsi" w:hAnsiTheme="minorHAnsi"/>
          <w:color w:val="000000" w:themeColor="text1"/>
          <w:lang w:val="de-DE"/>
        </w:rPr>
        <w:t xml:space="preserve"> berichtigen. Ebenfalls wird 1995 ein speziell an </w:t>
      </w:r>
      <w:r w:rsidR="00732F30">
        <w:rPr>
          <w:rFonts w:asciiTheme="minorHAnsi" w:hAnsiTheme="minorHAnsi"/>
          <w:color w:val="000000" w:themeColor="text1"/>
          <w:lang w:val="de-DE"/>
        </w:rPr>
        <w:t xml:space="preserve">Behandelnde </w:t>
      </w:r>
      <w:r w:rsidRPr="007310A7">
        <w:rPr>
          <w:rFonts w:asciiTheme="minorHAnsi" w:hAnsiTheme="minorHAnsi"/>
          <w:color w:val="000000" w:themeColor="text1"/>
          <w:lang w:val="de-DE"/>
        </w:rPr>
        <w:t xml:space="preserve">gerichtete Broschüre verfasst, deren Inhalte allerdings explizit </w:t>
      </w:r>
      <w:r w:rsidR="00732F30">
        <w:rPr>
          <w:rFonts w:asciiTheme="minorHAnsi" w:hAnsiTheme="minorHAnsi"/>
          <w:color w:val="000000" w:themeColor="text1"/>
          <w:lang w:val="de-DE"/>
        </w:rPr>
        <w:t xml:space="preserve">von ärztlicher Seite </w:t>
      </w:r>
      <w:r w:rsidRPr="007310A7">
        <w:rPr>
          <w:rFonts w:asciiTheme="minorHAnsi" w:hAnsiTheme="minorHAnsi"/>
          <w:color w:val="000000" w:themeColor="text1"/>
          <w:lang w:val="de-DE"/>
        </w:rPr>
        <w:t xml:space="preserve">zurückgewiesen werden (vgl. </w:t>
      </w:r>
      <w:proofErr w:type="spellStart"/>
      <w:r w:rsidRPr="007310A7">
        <w:rPr>
          <w:rFonts w:asciiTheme="minorHAnsi" w:hAnsiTheme="minorHAnsi"/>
          <w:color w:val="000000" w:themeColor="text1"/>
          <w:lang w:val="de-DE"/>
        </w:rPr>
        <w:t>Karkazis</w:t>
      </w:r>
      <w:proofErr w:type="spellEnd"/>
      <w:r w:rsidRPr="007310A7">
        <w:rPr>
          <w:rFonts w:asciiTheme="minorHAnsi" w:hAnsiTheme="minorHAnsi"/>
          <w:color w:val="000000" w:themeColor="text1"/>
          <w:lang w:val="de-DE"/>
        </w:rPr>
        <w:t xml:space="preserve"> ebd., 254).</w:t>
      </w:r>
    </w:p>
    <w:p w14:paraId="0084ACFF" w14:textId="45B7260B"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Einen ersten konflikthaften Höhepunkt findet diese Strategie im Mai 1996 als </w:t>
      </w:r>
      <w:r w:rsidR="003847C3" w:rsidRPr="007310A7">
        <w:rPr>
          <w:rFonts w:asciiTheme="minorHAnsi" w:hAnsiTheme="minorHAnsi"/>
          <w:color w:val="000000" w:themeColor="text1"/>
          <w:lang w:val="de-DE"/>
        </w:rPr>
        <w:t>ISNA-Mitglied</w:t>
      </w:r>
      <w:r w:rsidRPr="007310A7">
        <w:rPr>
          <w:rFonts w:asciiTheme="minorHAnsi" w:hAnsiTheme="minorHAnsi"/>
          <w:color w:val="000000" w:themeColor="text1"/>
          <w:lang w:val="de-DE"/>
        </w:rPr>
        <w:t xml:space="preserve"> und Sozialwissenschaftlerin Morgan Holmes während eines Chirurgie-Symposiums eine Rede am </w:t>
      </w:r>
      <w:r w:rsidRPr="007310A7">
        <w:rPr>
          <w:rFonts w:asciiTheme="minorHAnsi" w:hAnsiTheme="minorHAnsi"/>
          <w:i/>
          <w:color w:val="000000" w:themeColor="text1"/>
          <w:lang w:val="de-DE"/>
        </w:rPr>
        <w:t>Mount Sinai Hospital</w:t>
      </w:r>
      <w:r w:rsidRPr="007310A7">
        <w:rPr>
          <w:rFonts w:asciiTheme="minorHAnsi" w:hAnsiTheme="minorHAnsi"/>
          <w:color w:val="000000" w:themeColor="text1"/>
          <w:lang w:val="de-DE"/>
        </w:rPr>
        <w:t xml:space="preserve"> in New York hält. ISNA gelingt es mit Hilfe akademischer Verbündeter wie Suzanne Kessler die Rede trotz ärztlicher Widerstände in unmittelbarer Nähe zu der Veranstaltung zu halten, nachdem </w:t>
      </w:r>
      <w:r w:rsidR="00732F30">
        <w:rPr>
          <w:rFonts w:asciiTheme="minorHAnsi" w:hAnsiTheme="minorHAnsi"/>
          <w:color w:val="000000" w:themeColor="text1"/>
          <w:lang w:val="de-DE"/>
        </w:rPr>
        <w:t xml:space="preserve">Holmes </w:t>
      </w:r>
      <w:r w:rsidRPr="007310A7">
        <w:rPr>
          <w:rFonts w:asciiTheme="minorHAnsi" w:hAnsiTheme="minorHAnsi"/>
          <w:color w:val="000000" w:themeColor="text1"/>
          <w:lang w:val="de-DE"/>
        </w:rPr>
        <w:t xml:space="preserve">zunächst eine Sprecherinnen-Position verwehrt wird </w:t>
      </w:r>
      <w:r w:rsidR="00756580" w:rsidRPr="007310A7">
        <w:rPr>
          <w:rFonts w:asciiTheme="minorHAnsi" w:hAnsiTheme="minorHAnsi"/>
          <w:color w:val="000000" w:themeColor="text1"/>
          <w:lang w:val="de-DE"/>
        </w:rPr>
        <w:fldChar w:fldCharType="begin"/>
      </w:r>
      <w:r w:rsidR="00754E96" w:rsidRPr="007310A7">
        <w:rPr>
          <w:rFonts w:asciiTheme="minorHAnsi" w:hAnsiTheme="minorHAnsi"/>
          <w:color w:val="000000" w:themeColor="text1"/>
          <w:lang w:val="de-DE"/>
        </w:rPr>
        <w:instrText xml:space="preserve"> ADDIN ZOTERO_ITEM CSL_CITATION {"citationID":"hQgV9TSm","properties":{"unsorted":false,"formattedCitation":"(vgl. Davis 2015, 255)","plainCitation":"(vgl. Davis 2015, 255)","noteIndex":0},"citationItems":[{"id":1202,"uris":["http://zotero.org/users/local/owKliTIb/items/UI7EEAIY"],"itemData":{"id":1202,"type":"book","abstract":"When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255","label":"page","prefix":"vgl."}],"schema":"https://github.com/citation-style-language/schema/raw/master/csl-citation.json"} </w:instrText>
      </w:r>
      <w:r w:rsidR="00756580" w:rsidRPr="007310A7">
        <w:rPr>
          <w:rFonts w:asciiTheme="minorHAnsi" w:hAnsiTheme="minorHAnsi"/>
          <w:color w:val="000000" w:themeColor="text1"/>
          <w:lang w:val="de-DE"/>
        </w:rPr>
        <w:fldChar w:fldCharType="separate"/>
      </w:r>
      <w:r w:rsidR="00754E96" w:rsidRPr="007310A7">
        <w:rPr>
          <w:rFonts w:ascii="Cambria" w:hAnsi="Cambria"/>
          <w:color w:val="000000" w:themeColor="text1"/>
          <w:lang w:val="de-DE"/>
        </w:rPr>
        <w:t>(vgl. Davis 2015, 255)</w:t>
      </w:r>
      <w:r w:rsidR="00756580"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Dennoch sind die Abgrenzungsstrategien des medizinischen Diskurs wirksam, der sowohl eine Grenzziehung zwischen legitimen ärztlichen Wissensbeständen und Erfahrungswissen als auch zwischen medizinischer und kritisch-sozialwissenschaftlicher Forschungsperspektive zum Thema Intergeschlechtlichkeit vornimmt</w:t>
      </w:r>
      <w:r w:rsidR="00732F30">
        <w:rPr>
          <w:rFonts w:asciiTheme="minorHAnsi" w:hAnsiTheme="minorHAnsi"/>
          <w:color w:val="000000" w:themeColor="text1"/>
          <w:lang w:val="de-DE"/>
        </w:rPr>
        <w:t>.</w:t>
      </w:r>
      <w:r w:rsidRPr="007310A7">
        <w:rPr>
          <w:rFonts w:asciiTheme="minorHAnsi" w:hAnsiTheme="minorHAnsi"/>
          <w:color w:val="000000" w:themeColor="text1"/>
          <w:lang w:val="de-DE"/>
        </w:rPr>
        <w:t xml:space="preserve"> So betonen die chirurgischen Zuhörer</w:t>
      </w:r>
      <w:r w:rsidR="00732F30">
        <w:rPr>
          <w:rFonts w:asciiTheme="minorHAnsi" w:hAnsiTheme="minorHAnsi"/>
          <w:color w:val="000000" w:themeColor="text1"/>
          <w:lang w:val="de-DE"/>
        </w:rPr>
        <w:t>I</w:t>
      </w:r>
      <w:r w:rsidRPr="007310A7">
        <w:rPr>
          <w:rFonts w:asciiTheme="minorHAnsi" w:hAnsiTheme="minorHAnsi"/>
          <w:color w:val="000000" w:themeColor="text1"/>
          <w:lang w:val="de-DE"/>
        </w:rPr>
        <w:t>nnen im Nachgang des Vortrags, dass Holmes Beitrag ihre Einstellung bezüglich der chirurgischen Behandlung intergeschlechtlicher Kinder nicht verändert habe</w:t>
      </w:r>
      <w:r w:rsidR="00737B51" w:rsidRPr="007310A7">
        <w:rPr>
          <w:rFonts w:asciiTheme="minorHAnsi" w:hAnsiTheme="minorHAnsi"/>
          <w:color w:val="000000" w:themeColor="text1"/>
          <w:lang w:val="de-DE"/>
        </w:rPr>
        <w:t xml:space="preserve"> </w:t>
      </w:r>
      <w:r w:rsidR="00737B51" w:rsidRPr="007310A7">
        <w:rPr>
          <w:rFonts w:asciiTheme="minorHAnsi" w:hAnsiTheme="minorHAnsi"/>
          <w:color w:val="000000" w:themeColor="text1"/>
          <w:lang w:val="de-DE"/>
        </w:rPr>
        <w:fldChar w:fldCharType="begin"/>
      </w:r>
      <w:r w:rsidR="00667DED" w:rsidRPr="007310A7">
        <w:rPr>
          <w:rFonts w:asciiTheme="minorHAnsi" w:hAnsiTheme="minorHAnsi"/>
          <w:color w:val="000000" w:themeColor="text1"/>
          <w:lang w:val="de-DE"/>
        </w:rPr>
        <w:instrText xml:space="preserve"> ADDIN ZOTERO_ITEM CSL_CITATION {"citationID":"ew9AjyNX","properties":{"unsorted":false,"formattedCitation":"(vgl. M. Holmes 1996)","plainCitation":"(vgl. M. Holmes 1996)","dontUpdate":true,"noteIndex":0},"citationItems":[{"id":164,"uris":["http://zotero.org/users/local/owKliTIb/items/UBPLREFG"],"itemData":{"id":164,"type":"document","title":"Verschriftlichung des Vortrages im Mai 1996 am Mount Sinai Hospital New York","URL":"https://isna.org/node/743/","author":[{"family":"Holmes","given":"Morgan"}],"issued":{"date-parts":[["1996"]]}},"prefix":"vgl."}],"schema":"https://github.com/citation-style-language/schema/raw/master/csl-citation.json"} </w:instrText>
      </w:r>
      <w:r w:rsidR="00737B51" w:rsidRPr="007310A7">
        <w:rPr>
          <w:rFonts w:asciiTheme="minorHAnsi" w:hAnsiTheme="minorHAnsi"/>
          <w:color w:val="000000" w:themeColor="text1"/>
          <w:lang w:val="de-DE"/>
        </w:rPr>
        <w:fldChar w:fldCharType="separate"/>
      </w:r>
      <w:r w:rsidR="00737B51" w:rsidRPr="007310A7">
        <w:rPr>
          <w:rFonts w:ascii="Cambria" w:hAnsi="Cambria"/>
          <w:color w:val="000000" w:themeColor="text1"/>
          <w:lang w:val="de-DE"/>
        </w:rPr>
        <w:t>(vgl. Holmes 1996)</w:t>
      </w:r>
      <w:r w:rsidR="00737B51"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Eine Haltung, die bis auf wenige Ausnahmen die mehrheitliche medizinische Diskurs-Position (nicht nur) der damaligen Zeit widergibt. Dabei besteht eines der </w:t>
      </w:r>
      <w:r w:rsidR="00732F30">
        <w:rPr>
          <w:rFonts w:asciiTheme="minorHAnsi" w:hAnsiTheme="minorHAnsi"/>
          <w:color w:val="000000" w:themeColor="text1"/>
          <w:lang w:val="de-DE"/>
        </w:rPr>
        <w:t xml:space="preserve">häufigsten ärztlich formulierten </w:t>
      </w:r>
      <w:r w:rsidRPr="007310A7">
        <w:rPr>
          <w:rFonts w:asciiTheme="minorHAnsi" w:hAnsiTheme="minorHAnsi"/>
          <w:color w:val="000000" w:themeColor="text1"/>
          <w:lang w:val="de-DE"/>
        </w:rPr>
        <w:t xml:space="preserve">Delegitimierungen ISNAs, dass deren </w:t>
      </w:r>
      <w:r w:rsidRPr="007310A7">
        <w:rPr>
          <w:rFonts w:asciiTheme="minorHAnsi" w:hAnsiTheme="minorHAnsi"/>
          <w:color w:val="000000" w:themeColor="text1"/>
          <w:lang w:val="de-DE"/>
        </w:rPr>
        <w:lastRenderedPageBreak/>
        <w:t xml:space="preserve">Mitglieder lediglich lautstark eine vereinzelte Minderheitenperspektive wiedergäben </w:t>
      </w:r>
      <w:r w:rsidR="00737B51" w:rsidRPr="007310A7">
        <w:rPr>
          <w:rFonts w:asciiTheme="minorHAnsi" w:hAnsiTheme="minorHAnsi"/>
          <w:color w:val="000000" w:themeColor="text1"/>
          <w:lang w:val="de-DE"/>
        </w:rPr>
        <w:fldChar w:fldCharType="begin"/>
      </w:r>
      <w:r w:rsidR="00737B51" w:rsidRPr="007310A7">
        <w:rPr>
          <w:rFonts w:asciiTheme="minorHAnsi" w:hAnsiTheme="minorHAnsi"/>
          <w:color w:val="000000" w:themeColor="text1"/>
          <w:lang w:val="de-DE"/>
        </w:rPr>
        <w:instrText xml:space="preserve"> ADDIN ZOTERO_ITEM CSL_CITATION {"citationID":"rpKM8Tw9","properties":{"unsorted":false,"formattedCitation":"(vgl. Davis 2015, 254\\uc0\\u8211{}55)","plainCitation":"(vgl. Davis 2015, 254–55)","noteIndex":0},"citationItems":[{"id":1202,"uris":["http://zotero.org/users/local/owKliTIb/items/UI7EEAIY"],"itemData":{"id":1202,"type":"book","abstract":"When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254-255","label":"page","prefix":"vgl."}],"schema":"https://github.com/citation-style-language/schema/raw/master/csl-citation.json"} </w:instrText>
      </w:r>
      <w:r w:rsidR="00737B51" w:rsidRPr="007310A7">
        <w:rPr>
          <w:rFonts w:asciiTheme="minorHAnsi" w:hAnsiTheme="minorHAnsi"/>
          <w:color w:val="000000" w:themeColor="text1"/>
          <w:lang w:val="de-DE"/>
        </w:rPr>
        <w:fldChar w:fldCharType="separate"/>
      </w:r>
      <w:r w:rsidR="00737B51" w:rsidRPr="007310A7">
        <w:rPr>
          <w:rFonts w:ascii="Cambria" w:hAnsi="Cambria" w:cs="Times New Roman"/>
          <w:color w:val="000000" w:themeColor="text1"/>
          <w:lang w:val="de-DE"/>
        </w:rPr>
        <w:t>(vgl. Davis 2015, 254–55)</w:t>
      </w:r>
      <w:r w:rsidR="00737B51"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p>
    <w:p w14:paraId="0B67026C" w14:textId="77777777" w:rsidR="00D4433C" w:rsidRDefault="00C32CC6" w:rsidP="00732F30">
      <w:pPr>
        <w:pStyle w:val="Default"/>
        <w:spacing w:before="240"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Vor diesem Hintergrund lässt sich die zunehmende Konfrontations-Orientierung der </w:t>
      </w:r>
      <w:r w:rsidR="00732F30">
        <w:rPr>
          <w:rFonts w:asciiTheme="minorHAnsi" w:hAnsiTheme="minorHAnsi"/>
          <w:color w:val="000000" w:themeColor="text1"/>
          <w:lang w:val="de-DE"/>
        </w:rPr>
        <w:t xml:space="preserve">nordamerikanischen </w:t>
      </w:r>
      <w:r w:rsidRPr="007310A7">
        <w:rPr>
          <w:rFonts w:asciiTheme="minorHAnsi" w:hAnsiTheme="minorHAnsi"/>
          <w:color w:val="000000" w:themeColor="text1"/>
          <w:lang w:val="de-DE"/>
        </w:rPr>
        <w:t xml:space="preserve">Intersex Bewegung ab Mitte der </w:t>
      </w:r>
      <w:r w:rsidR="00732F30">
        <w:rPr>
          <w:rFonts w:asciiTheme="minorHAnsi" w:hAnsiTheme="minorHAnsi"/>
          <w:color w:val="000000" w:themeColor="text1"/>
          <w:lang w:val="de-DE"/>
        </w:rPr>
        <w:t>19</w:t>
      </w:r>
      <w:r w:rsidRPr="007310A7">
        <w:rPr>
          <w:rFonts w:asciiTheme="minorHAnsi" w:hAnsiTheme="minorHAnsi"/>
          <w:color w:val="000000" w:themeColor="text1"/>
          <w:lang w:val="de-DE"/>
        </w:rPr>
        <w:t xml:space="preserve">90er Jahre einordnen: </w:t>
      </w:r>
      <w:r w:rsidR="003847C3" w:rsidRPr="007310A7">
        <w:rPr>
          <w:rFonts w:asciiTheme="minorHAnsi" w:hAnsiTheme="minorHAnsi"/>
          <w:color w:val="000000" w:themeColor="text1"/>
          <w:lang w:val="de-DE"/>
        </w:rPr>
        <w:t>ISNA-Mitglieder</w:t>
      </w:r>
      <w:r w:rsidRPr="007310A7">
        <w:rPr>
          <w:rFonts w:asciiTheme="minorHAnsi" w:hAnsiTheme="minorHAnsi"/>
          <w:color w:val="000000" w:themeColor="text1"/>
          <w:lang w:val="de-DE"/>
        </w:rPr>
        <w:t xml:space="preserve"> beginnen vor medizinischen Einrichtungen, insbesondere pädiatrischen Abteilungen zu demonstrieren. Hier ist es möglich mit ärztlichen Behandler</w:t>
      </w:r>
      <w:r w:rsidR="00732F30">
        <w:rPr>
          <w:rFonts w:asciiTheme="minorHAnsi" w:hAnsiTheme="minorHAnsi"/>
          <w:color w:val="000000" w:themeColor="text1"/>
          <w:lang w:val="de-DE"/>
        </w:rPr>
        <w:t>I</w:t>
      </w:r>
      <w:r w:rsidRPr="007310A7">
        <w:rPr>
          <w:rFonts w:asciiTheme="minorHAnsi" w:hAnsiTheme="minorHAnsi"/>
          <w:color w:val="000000" w:themeColor="text1"/>
          <w:lang w:val="de-DE"/>
        </w:rPr>
        <w:t>nnen direkt in Kontakt zu kommen, um auf diesem Weg Einfluss zu nehmen. Dabei bedient sich ISNA politischer Strategien, die im Zuge des Aids-Aktivismus der 1980er Jahren</w:t>
      </w:r>
      <w:r w:rsidR="00732F30">
        <w:rPr>
          <w:rFonts w:asciiTheme="minorHAnsi" w:hAnsiTheme="minorHAnsi"/>
          <w:color w:val="000000" w:themeColor="text1"/>
          <w:lang w:val="de-DE"/>
        </w:rPr>
        <w:t xml:space="preserve"> bereits</w:t>
      </w:r>
      <w:r w:rsidRPr="007310A7">
        <w:rPr>
          <w:rFonts w:asciiTheme="minorHAnsi" w:hAnsiTheme="minorHAnsi"/>
          <w:color w:val="000000" w:themeColor="text1"/>
          <w:lang w:val="de-DE"/>
        </w:rPr>
        <w:t xml:space="preserve"> von Gruppen wie Act Up etabliert wurden </w:t>
      </w:r>
      <w:r w:rsidR="00B22463" w:rsidRPr="007310A7">
        <w:rPr>
          <w:rFonts w:asciiTheme="minorHAnsi" w:hAnsiTheme="minorHAnsi"/>
          <w:color w:val="000000" w:themeColor="text1"/>
          <w:lang w:val="de-DE"/>
        </w:rPr>
        <w:fldChar w:fldCharType="begin"/>
      </w:r>
      <w:r w:rsidR="00A1301B" w:rsidRPr="007310A7">
        <w:rPr>
          <w:rFonts w:asciiTheme="minorHAnsi" w:hAnsiTheme="minorHAnsi"/>
          <w:color w:val="000000" w:themeColor="text1"/>
          <w:lang w:val="de-DE"/>
        </w:rPr>
        <w:instrText xml:space="preserve"> ADDIN ZOTERO_ITEM CSL_CITATION {"citationID":"80ITETX3","properties":{"unsorted":true,"formattedCitation":"(vgl. Davis ebd. Salmen und Deutsche Aidshilfe e.V 1991; Karkazis 2008, 254)","plainCitation":"(vgl. Davis ebd. Salmen und Deutsche Aidshilfe e.V 1991; Karkazis 2008, 254)","dontUpdate":true,"noteIndex":0},"citationItems":[{"id":1279,"uris":["http://zotero.org/users/local/owKliTIb/items/239AFTPV"],"itemData":{"id":1279,"type":"book","call-number":"14 33 11 300 360","collection-number":"1991","collection-title":"AIDS-Forum DAH : [...], Sonderband","language":"ger","number-of-pages":"127","publisher":"DAH","publisher-place":"Berlin","title":"Act up: Feuer unterm Arsch: die AIDS-Aktionsgruppen in Deutschland und den USA ; eine Dokumentation","editor":[{"family":"Salmen","given":"Andreas"},{"literal":"Deutsche Aidshilfe e.V"}],"issued":{"date-parts":[["1991"]]}},"prefix":"vgl. Davis ebd."},{"id":197,"uris":["http://zotero.org/users/local/owKliTIb/items/XSYQZL9W"],"itemData":{"id":197,"type":"book","publisher":"Duke University Press","publisher-place":"Durham, N.C.","title":"Fixing Sex: Intersex, Medical Authority, and Lived Experience","author":[{"family":"Karkazis","given":"Katrina"}],"issued":{"date-parts":[["2008"]]}},"locator":"254","label":"page"}],"schema":"https://github.com/citation-style-language/schema/raw/master/csl-citation.json"} </w:instrText>
      </w:r>
      <w:r w:rsidR="00B22463" w:rsidRPr="007310A7">
        <w:rPr>
          <w:rFonts w:asciiTheme="minorHAnsi" w:hAnsiTheme="minorHAnsi"/>
          <w:color w:val="000000" w:themeColor="text1"/>
          <w:lang w:val="de-DE"/>
        </w:rPr>
        <w:fldChar w:fldCharType="separate"/>
      </w:r>
      <w:r w:rsidR="00B22463" w:rsidRPr="007310A7">
        <w:rPr>
          <w:rFonts w:ascii="Cambria" w:hAnsi="Cambria"/>
          <w:color w:val="000000" w:themeColor="text1"/>
          <w:lang w:val="de-DE"/>
        </w:rPr>
        <w:t>(vgl. Davis ebd.</w:t>
      </w:r>
      <w:r w:rsidR="00732F30">
        <w:rPr>
          <w:rFonts w:ascii="Cambria" w:hAnsi="Cambria"/>
          <w:color w:val="000000" w:themeColor="text1"/>
          <w:lang w:val="de-DE"/>
        </w:rPr>
        <w:t>;</w:t>
      </w:r>
      <w:r w:rsidR="00B22463" w:rsidRPr="007310A7">
        <w:rPr>
          <w:rFonts w:ascii="Cambria" w:hAnsi="Cambria"/>
          <w:color w:val="000000" w:themeColor="text1"/>
          <w:lang w:val="de-DE"/>
        </w:rPr>
        <w:t xml:space="preserve"> Salmen, Deutsche Aidshilfe </w:t>
      </w:r>
      <w:proofErr w:type="spellStart"/>
      <w:r w:rsidR="00B22463" w:rsidRPr="007310A7">
        <w:rPr>
          <w:rFonts w:ascii="Cambria" w:hAnsi="Cambria"/>
          <w:color w:val="000000" w:themeColor="text1"/>
          <w:lang w:val="de-DE"/>
        </w:rPr>
        <w:t>e.V</w:t>
      </w:r>
      <w:proofErr w:type="spellEnd"/>
      <w:r w:rsidR="00B22463" w:rsidRPr="007310A7">
        <w:rPr>
          <w:rFonts w:ascii="Cambria" w:hAnsi="Cambria"/>
          <w:color w:val="000000" w:themeColor="text1"/>
          <w:lang w:val="de-DE"/>
        </w:rPr>
        <w:t xml:space="preserve"> 1991; </w:t>
      </w:r>
      <w:proofErr w:type="spellStart"/>
      <w:r w:rsidR="00B22463" w:rsidRPr="007310A7">
        <w:rPr>
          <w:rFonts w:ascii="Cambria" w:hAnsi="Cambria"/>
          <w:color w:val="000000" w:themeColor="text1"/>
          <w:lang w:val="de-DE"/>
        </w:rPr>
        <w:t>Karkazis</w:t>
      </w:r>
      <w:proofErr w:type="spellEnd"/>
      <w:r w:rsidR="00B22463" w:rsidRPr="007310A7">
        <w:rPr>
          <w:rFonts w:ascii="Cambria" w:hAnsi="Cambria"/>
          <w:color w:val="000000" w:themeColor="text1"/>
          <w:lang w:val="de-DE"/>
        </w:rPr>
        <w:t xml:space="preserve"> 2008, 254)</w:t>
      </w:r>
      <w:r w:rsidR="00B22463"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Im Zuge dieser Konfrontation</w:t>
      </w:r>
      <w:r w:rsidR="00732F30">
        <w:rPr>
          <w:rFonts w:asciiTheme="minorHAnsi" w:hAnsiTheme="minorHAnsi"/>
          <w:color w:val="000000" w:themeColor="text1"/>
          <w:lang w:val="de-DE"/>
        </w:rPr>
        <w:t>en</w:t>
      </w:r>
      <w:r w:rsidRPr="007310A7">
        <w:rPr>
          <w:rFonts w:asciiTheme="minorHAnsi" w:hAnsiTheme="minorHAnsi"/>
          <w:color w:val="000000" w:themeColor="text1"/>
          <w:lang w:val="de-DE"/>
        </w:rPr>
        <w:t xml:space="preserve"> entsteht innerhalb des medizinischen Diskurses jedoch das Narrativ der wütenden, Hass erfüllten Aktivist*innen (vgl. Davis 41). Dies ist als eine </w:t>
      </w:r>
      <w:r w:rsidR="00732F30">
        <w:rPr>
          <w:rFonts w:asciiTheme="minorHAnsi" w:hAnsiTheme="minorHAnsi"/>
          <w:color w:val="000000" w:themeColor="text1"/>
          <w:lang w:val="de-DE"/>
        </w:rPr>
        <w:t>diskursive Immunisierungs-</w:t>
      </w:r>
      <w:r w:rsidRPr="007310A7">
        <w:rPr>
          <w:rFonts w:asciiTheme="minorHAnsi" w:hAnsiTheme="minorHAnsi"/>
          <w:color w:val="000000" w:themeColor="text1"/>
          <w:lang w:val="de-DE"/>
        </w:rPr>
        <w:t xml:space="preserve">Strategie zu verstehen, die von außen herangetragenen, Veränderungs-orientierten Anliegen </w:t>
      </w:r>
      <w:r w:rsidR="00D4433C">
        <w:rPr>
          <w:rFonts w:asciiTheme="minorHAnsi" w:hAnsiTheme="minorHAnsi"/>
          <w:color w:val="000000" w:themeColor="text1"/>
          <w:lang w:val="de-DE"/>
        </w:rPr>
        <w:t xml:space="preserve">ISNAs </w:t>
      </w:r>
      <w:r w:rsidRPr="007310A7">
        <w:rPr>
          <w:rFonts w:asciiTheme="minorHAnsi" w:hAnsiTheme="minorHAnsi"/>
          <w:color w:val="000000" w:themeColor="text1"/>
          <w:lang w:val="de-DE"/>
        </w:rPr>
        <w:t xml:space="preserve">als per se </w:t>
      </w:r>
      <w:r w:rsidR="00D4433C">
        <w:rPr>
          <w:rFonts w:asciiTheme="minorHAnsi" w:hAnsiTheme="minorHAnsi"/>
          <w:color w:val="000000" w:themeColor="text1"/>
          <w:lang w:val="de-DE"/>
        </w:rPr>
        <w:t xml:space="preserve">irrational </w:t>
      </w:r>
      <w:r w:rsidRPr="007310A7">
        <w:rPr>
          <w:rFonts w:asciiTheme="minorHAnsi" w:hAnsiTheme="minorHAnsi"/>
          <w:color w:val="000000" w:themeColor="text1"/>
          <w:lang w:val="de-DE"/>
        </w:rPr>
        <w:t xml:space="preserve">zu delegitimieren. </w:t>
      </w:r>
    </w:p>
    <w:p w14:paraId="7CED6CDA" w14:textId="52945FBA" w:rsidR="00C32CC6" w:rsidRPr="007310A7" w:rsidRDefault="00C32CC6" w:rsidP="00D4433C">
      <w:pPr>
        <w:pStyle w:val="Default"/>
        <w:spacing w:line="360" w:lineRule="auto"/>
        <w:ind w:right="40"/>
        <w:jc w:val="both"/>
        <w:rPr>
          <w:rFonts w:asciiTheme="minorHAnsi" w:hAnsiTheme="minorHAnsi"/>
          <w:color w:val="000000" w:themeColor="text1"/>
          <w:lang w:val="de-DE"/>
        </w:rPr>
      </w:pPr>
      <w:r>
        <w:rPr>
          <w:rFonts w:asciiTheme="minorHAnsi" w:hAnsiTheme="minorHAnsi"/>
          <w:color w:val="000000" w:themeColor="text1"/>
          <w:lang w:val="de-DE"/>
        </w:rPr>
        <w:t xml:space="preserve">Die bis heute bekannteste </w:t>
      </w:r>
      <w:r>
        <w:rPr>
          <w:rFonts w:asciiTheme="minorHAnsi" w:hAnsiTheme="minorHAnsi"/>
          <w:color w:val="000000" w:themeColor="text1"/>
          <w:lang w:val="de-DE"/>
        </w:rPr>
        <w:t xml:space="preserve">Konfrontations-</w:t>
      </w:r>
      <w:r>
        <w:rPr>
          <w:rFonts w:asciiTheme="minorHAnsi" w:hAnsiTheme="minorHAnsi"/>
          <w:color w:val="000000" w:themeColor="text1"/>
          <w:lang w:val="de-DE"/>
        </w:rPr>
        <w:t xml:space="preserve">Aktion dieser Art findet im Oktober 1996 statt: </w:t>
      </w:r>
      <w:r>
        <w:rPr>
          <w:rFonts w:asciiTheme="minorHAnsi" w:hAnsiTheme="minorHAnsi"/>
          <w:color w:val="000000" w:themeColor="text1"/>
          <w:lang w:val="de-DE"/>
        </w:rPr>
        <w:t xml:space="preserve">ISNA-Mitglieder</w:t>
      </w:r>
      <w:r>
        <w:rPr>
          <w:rFonts w:asciiTheme="minorHAnsi" w:hAnsiTheme="minorHAnsi"/>
          <w:color w:val="000000" w:themeColor="text1"/>
          <w:lang w:val="de-DE"/>
        </w:rPr>
        <w:t xml:space="preserve">, darunter Chase und Holmes protestieren gemeinsam mit Unterstützer*innen des Intersex- und Trans*Aktivismus vor dem jährlichen Veranstaltungsort der </w:t>
      </w:r>
      <w:r>
        <w:rPr>
          <w:rFonts w:asciiTheme="minorHAnsi" w:hAnsiTheme="minorHAnsi"/>
          <w:i/>
          <w:color w:val="000000" w:themeColor="text1"/>
          <w:lang w:val="de-DE"/>
        </w:rPr>
        <w:t xml:space="preserve">American Academy </w:t>
      </w:r>
      <w:proofErr w:type="spellStart"/>
      <w:r>
        <w:rPr>
          <w:rFonts w:asciiTheme="minorHAnsi" w:hAnsiTheme="minorHAnsi"/>
          <w:i/>
          <w:color w:val="000000" w:themeColor="text1"/>
          <w:lang w:val="de-DE"/>
        </w:rPr>
        <w:t xml:space="preserve">of</w:t>
      </w:r>
      <w:proofErr w:type="spellEnd"/>
      <w:r>
        <w:rPr>
          <w:rFonts w:asciiTheme="minorHAnsi" w:hAnsiTheme="minorHAnsi"/>
          <w:i/>
          <w:color w:val="000000" w:themeColor="text1"/>
          <w:lang w:val="de-DE"/>
        </w:rPr>
        <w:t xml:space="preserve"> Pediatrics</w:t>
      </w:r>
      <w:r>
        <w:rPr>
          <w:rFonts w:asciiTheme="minorHAnsi" w:hAnsiTheme="minorHAnsi"/>
          <w:color w:val="000000" w:themeColor="text1"/>
          <w:lang w:val="de-DE"/>
        </w:rPr>
        <w:t xml:space="preserve"> (AAP) in Boston. Den der Aktion </w:t>
      </w:r>
      <w:del w:id="1000089" w:author="Claude Lektorat" w:date="2026-06-30T12:18:05Z">
        <w:r>
          <w:rPr>
            <w:rFonts w:asciiTheme="minorHAnsi" w:hAnsiTheme="minorHAnsi"/>
            <w:color w:val="000000" w:themeColor="text1"/>
            <w:lang w:val="de-DE"/>
          </w:rPr>
          <w:delText xml:space="preserve">vorausgegangen</w:delText>
        </w:r>
      </w:del>
      <w:ins w:id="1000090" w:author="Claude Lektorat" w:date="2026-06-30T12:18:05Z">
        <w:r>
          <w:rPr>
            <w:rFonts w:asciiTheme="minorHAnsi" w:hAnsiTheme="minorHAnsi"/>
            <w:color w:val="000000" w:themeColor="text1"/>
            <w:lang w:val="de-DE"/>
          </w:rPr>
          <w:t xml:space="preserve">vorausgegangenen</w:t>
        </w:r>
      </w:ins>
      <w:r>
        <w:rPr>
          <w:rFonts w:asciiTheme="minorHAnsi" w:hAnsiTheme="minorHAnsi"/>
          <w:color w:val="000000" w:themeColor="text1"/>
          <w:lang w:val="de-DE"/>
        </w:rPr>
        <w:t xml:space="preserve"> Ausschluss aus dem medizinisch-akademischen Vortragsprogramm beantworten die </w:t>
      </w:r>
      <w:r>
        <w:rPr>
          <w:rFonts w:asciiTheme="minorHAnsi" w:hAnsiTheme="minorHAnsi"/>
          <w:color w:val="000000" w:themeColor="text1"/>
          <w:lang w:val="de-DE"/>
        </w:rPr>
        <w:t xml:space="preserve">Demonstrierenden </w:t>
      </w:r>
      <w:r>
        <w:rPr>
          <w:rFonts w:asciiTheme="minorHAnsi" w:hAnsiTheme="minorHAnsi"/>
          <w:color w:val="000000" w:themeColor="text1"/>
          <w:lang w:val="de-DE"/>
        </w:rPr>
        <w:t xml:space="preserve">mit einer Protestveranstaltung direkt vor dem Konferenzgebäude während der sie Teilnehmende immer wieder direkt ansprechen.</w:t>
      </w:r>
      <w:r w:rsidRPr="007310A7">
        <w:rPr>
          <w:rStyle w:val="Funotenzeichen"/>
          <w:color w:val="000000" w:themeColor="text1"/>
        </w:rPr>
        <w:footnoteReference w:id="111"/>
      </w:r>
      <w:r>
        <w:rPr>
          <w:rFonts w:asciiTheme="minorHAnsi" w:hAnsiTheme="minorHAnsi"/>
          <w:color w:val="000000" w:themeColor="text1"/>
          <w:lang w:val="de-DE"/>
        </w:rPr>
        <w:t xml:space="preserve"> Obwohl der Protest keinerlei physische Bedrohung der Fortführung der Konferenz oder ihrer Teilnehmenden bedeutet und die Protestierenden-Zahl verhältnismäßig gering bleibt, zeigt sich die Wirksamkeit der Aktion in der unmittelbaren Reaktion der AAP: Diese gibt noch am selben Tag eine Pressemitteilung heraus, die die Gültigkeit der zuletzt veröffentlichten Leitlinien zur Behandlung intergeschlechtlicher Kinder unterstreicht</w:t>
      </w:r>
      <w:r>
        <w:rPr>
          <w:rFonts w:asciiTheme="minorHAnsi" w:hAnsiTheme="minorHAnsi"/>
          <w:color w:val="000000" w:themeColor="text1"/>
          <w:lang w:val="de-DE"/>
        </w:rPr>
        <w:t xml:space="preserve"> </w:t>
      </w:r>
      <w:r w:rsidR="00737B51" w:rsidRPr="007310A7">
        <w:rPr>
          <w:rFonts w:asciiTheme="minorHAnsi" w:hAnsiTheme="minorHAnsi"/>
          <w:color w:val="000000" w:themeColor="text1"/>
          <w:lang w:val="de-DE"/>
        </w:rPr>
        <w:fldChar w:fldCharType="begin"/>
      </w:r>
      <w:r w:rsidR="00667DED" w:rsidRPr="007310A7">
        <w:rPr>
          <w:rFonts w:asciiTheme="minorHAnsi" w:hAnsiTheme="minorHAnsi"/>
          <w:color w:val="000000" w:themeColor="text1"/>
          <w:lang w:val="de-DE"/>
        </w:rPr>
        <w:instrText xml:space="preserve"> ADDIN ZOTERO_ITEM CSL_CITATION {"citationID":"TrmQuGhM","properties":{"unsorted":false,"formattedCitation":"(vgl. Morgan Holmes 2015)","plainCitation":"(vgl. Morgan Holmes 2015)","dontUpdate":true,"noteIndex":0},"citationItems":[{"id":167,"uris":["http://zotero.org/users/local/owKliTIb/items/JDLA9ZNM"],"itemData":{"id":167,"type":"document","title":"When Max Beck and Morgan Holmes went to Boston","URL":"https://intersexday.org/en/max-beck-morgan-holmes-boston-1996/","author":[{"family":"Holmes","given":"Morgan"}],"issued":{"date-parts":[["2015"]]}},"prefix":"vgl."}],"schema":"https://github.com/citation-style-language/schema/raw/master/csl-citation.json"} </w:instrText>
      </w:r>
      <w:r w:rsidR="00737B51"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Holmes 2015)</w:t>
      </w:r>
      <w:r w:rsidR="00737B51"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Hier liegt </w:t>
      </w:r>
      <w:r>
        <w:rPr>
          <w:rFonts w:asciiTheme="minorHAnsi" w:hAnsiTheme="minorHAnsi"/>
          <w:color w:val="000000" w:themeColor="text1"/>
          <w:lang w:val="de-DE"/>
        </w:rPr>
        <w:t xml:space="preserve">nahe</w:t>
      </w:r>
      <w:r>
        <w:rPr>
          <w:rFonts w:asciiTheme="minorHAnsi" w:hAnsiTheme="minorHAnsi"/>
          <w:color w:val="000000" w:themeColor="text1"/>
          <w:lang w:val="de-DE"/>
        </w:rPr>
        <w:t xml:space="preserve">, dass das starke und überwiegend positive Medieninteresse an der </w:t>
      </w:r>
      <w:r>
        <w:rPr>
          <w:rFonts w:asciiTheme="minorHAnsi" w:hAnsiTheme="minorHAnsi"/>
          <w:color w:val="000000" w:themeColor="text1"/>
          <w:lang w:val="de-DE"/>
        </w:rPr>
        <w:t xml:space="preserve">Aktion ISNAs </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neben medizinischen Zeitschriften wie der </w:t>
      </w:r>
      <w:proofErr w:type="spellStart"/>
      <w:r>
        <w:rPr>
          <w:rFonts w:asciiTheme="minorHAnsi" w:hAnsiTheme="minorHAnsi"/>
          <w:i/>
          <w:color w:val="000000" w:themeColor="text1"/>
          <w:lang w:val="de-DE"/>
        </w:rPr>
        <w:t xml:space="preserve">Urology</w:t>
      </w:r>
      <w:proofErr w:type="spellEnd"/>
      <w:r>
        <w:rPr>
          <w:rFonts w:asciiTheme="minorHAnsi" w:hAnsiTheme="minorHAnsi"/>
          <w:i/>
          <w:color w:val="000000" w:themeColor="text1"/>
          <w:lang w:val="de-DE"/>
        </w:rPr>
        <w:t xml:space="preserve"> Times</w:t>
      </w:r>
      <w:r>
        <w:rPr>
          <w:rFonts w:asciiTheme="minorHAnsi" w:hAnsiTheme="minorHAnsi"/>
          <w:color w:val="000000" w:themeColor="text1"/>
          <w:lang w:val="de-DE"/>
        </w:rPr>
        <w:t xml:space="preserve"> berichten auch größere Tageszeitungen wie </w:t>
      </w:r>
      <w:r>
        <w:rPr>
          <w:rFonts w:asciiTheme="minorHAnsi" w:hAnsiTheme="minorHAnsi"/>
          <w:i/>
          <w:color w:val="000000" w:themeColor="text1"/>
          <w:lang w:val="de-DE"/>
        </w:rPr>
        <w:t xml:space="preserve">Boston Phoenix</w:t>
      </w:r>
      <w:r>
        <w:rPr>
          <w:rFonts w:asciiTheme="minorHAnsi" w:hAnsiTheme="minorHAnsi"/>
          <w:color w:val="000000" w:themeColor="text1"/>
          <w:lang w:val="de-DE"/>
        </w:rPr>
        <w:t xml:space="preserve"> – den Aktivist*innen eine in dieser Form neue Sprechenden-Position innerhalb des öffentlichen Diskurses eröffnet, worauf die Akteur*innen des medizinischen Diskurses wiederum öffentlich reagieren</w:t>
      </w:r>
      <w:r>
        <w:rPr>
          <w:rFonts w:asciiTheme="minorHAnsi" w:hAnsiTheme="minorHAnsi"/>
          <w:color w:val="000000" w:themeColor="text1"/>
          <w:lang w:val="de-DE"/>
        </w:rPr>
        <w:t xml:space="preserve"> </w:t>
      </w:r>
      <w:r w:rsidR="00737B51" w:rsidRPr="007310A7">
        <w:rPr>
          <w:rFonts w:asciiTheme="minorHAnsi" w:hAnsiTheme="minorHAnsi"/>
          <w:color w:val="000000" w:themeColor="text1"/>
          <w:lang w:val="de-DE"/>
        </w:rPr>
        <w:fldChar w:fldCharType="begin"/>
      </w:r>
      <w:r w:rsidR="00737B51" w:rsidRPr="007310A7">
        <w:rPr>
          <w:rFonts w:asciiTheme="minorHAnsi" w:hAnsiTheme="minorHAnsi"/>
          <w:color w:val="000000" w:themeColor="text1"/>
          <w:lang w:val="de-DE"/>
        </w:rPr>
        <w:instrText xml:space="preserve"> ADDIN ZOTERO_ITEM CSL_CITATION {"citationID":"n6L5JpIF","properties":{"unsorted":false,"formattedCitation":"(vgl. Davis 2015, 255)","plainCitation":"(vgl. Davis 2015, 255)","noteIndex":0},"citationItems":[{"id":1202,"uris":["http://zotero.org/users/local/owKliTIb/items/UI7EEAIY"],"itemData":{"id":1202,"type":"book","abstract":"When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255","label":"page","prefix":"vgl."}],"schema":"https://github.com/citation-style-language/schema/raw/master/csl-citation.json"} </w:instrText>
      </w:r>
      <w:r w:rsidR="00737B51"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Davis 2015, 255)</w:t>
      </w:r>
      <w:r w:rsidR="00737B51"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w:t>
      </w:r>
    </w:p>
    <w:p w14:paraId="3B75EC92" w14:textId="01912A53"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Der Protest im Oktober 1996, der bis heute von Intersex-Communites und Verbündeten als </w:t>
      </w:r>
      <w:r w:rsidRPr="007310A7">
        <w:rPr>
          <w:rFonts w:asciiTheme="minorHAnsi" w:hAnsiTheme="minorHAnsi"/>
          <w:i/>
          <w:color w:val="000000" w:themeColor="text1"/>
          <w:lang w:val="de-DE"/>
        </w:rPr>
        <w:t>Intersex Day of Awareness</w:t>
      </w:r>
      <w:r w:rsidRPr="007310A7">
        <w:rPr>
          <w:rFonts w:asciiTheme="minorHAnsi" w:hAnsiTheme="minorHAnsi"/>
          <w:color w:val="000000" w:themeColor="text1"/>
          <w:lang w:val="de-DE"/>
        </w:rPr>
        <w:t xml:space="preserve"> zelebriert wird, stellt in einer weiteren Hinsicht einen Markierungspunkt der Bewegung dar. Holmes verlässt die Organisation nach einer von Chase verfassten Pressemitteilung, die ihr fälschlicherweise – und vermutlich der Öffentlichkeitswirksamkeit halber – einen psychischen Zusammenbruch im Rahmen der Konferenz zuschreibt (vgl. Holmes ebd.). Weitere für die Anfangszeit ISNAs zentrale Mitglieder trennen sich in den nächsten Jahren ebenfalls von der Organisation. Auch wenn die persönlichen Motive dafür unterschiedlich sind, so lassen sich einige im Kontext </w:t>
      </w:r>
      <w:r w:rsidR="003E7BFC">
        <w:rPr>
          <w:rFonts w:asciiTheme="minorHAnsi" w:hAnsiTheme="minorHAnsi"/>
          <w:color w:val="000000" w:themeColor="text1"/>
          <w:lang w:val="de-DE"/>
        </w:rPr>
        <w:t xml:space="preserve">der </w:t>
      </w:r>
      <w:r w:rsidRPr="007310A7">
        <w:rPr>
          <w:rFonts w:asciiTheme="minorHAnsi" w:hAnsiTheme="minorHAnsi"/>
          <w:color w:val="000000" w:themeColor="text1"/>
          <w:lang w:val="de-DE"/>
        </w:rPr>
        <w:t>zunehmenden Unterordnung von Einzelinteressen unter die Handlungsorientierungen der ISNA-Gründer</w:t>
      </w:r>
      <w:r w:rsidR="003E7BFC">
        <w:rPr>
          <w:rFonts w:asciiTheme="minorHAnsi" w:hAnsiTheme="minorHAnsi"/>
          <w:color w:val="000000" w:themeColor="text1"/>
          <w:lang w:val="de-DE"/>
        </w:rPr>
        <w:t>*i</w:t>
      </w:r>
      <w:r w:rsidRPr="007310A7">
        <w:rPr>
          <w:rFonts w:asciiTheme="minorHAnsi" w:hAnsiTheme="minorHAnsi"/>
          <w:color w:val="000000" w:themeColor="text1"/>
          <w:lang w:val="de-DE"/>
        </w:rPr>
        <w:t>n Chase verstehen. Letzterer gelingt es sich gemeinsam mit einigen akademischen UnterstützerInnen zunehmend als Sprecher</w:t>
      </w:r>
      <w:r w:rsidR="003E7BFC">
        <w:rPr>
          <w:rFonts w:asciiTheme="minorHAnsi" w:hAnsiTheme="minorHAnsi"/>
          <w:color w:val="000000" w:themeColor="text1"/>
          <w:lang w:val="de-DE"/>
        </w:rPr>
        <w:t>*i</w:t>
      </w:r>
      <w:r w:rsidRPr="007310A7">
        <w:rPr>
          <w:rFonts w:asciiTheme="minorHAnsi" w:hAnsiTheme="minorHAnsi"/>
          <w:color w:val="000000" w:themeColor="text1"/>
          <w:lang w:val="de-DE"/>
        </w:rPr>
        <w:t xml:space="preserve">n im medizinischen Diskurs zu etablieren: Im Jahr 2000 spricht Chase erstmals auf Einladung vor den ärztlichen Mitgliedern der </w:t>
      </w:r>
      <w:r w:rsidRPr="007310A7">
        <w:rPr>
          <w:rFonts w:asciiTheme="minorHAnsi" w:hAnsiTheme="minorHAnsi"/>
          <w:i/>
          <w:color w:val="000000" w:themeColor="text1"/>
          <w:lang w:val="de-DE"/>
        </w:rPr>
        <w:t>Lawson Wilkins Pediatric Endocrine Society</w:t>
      </w:r>
      <w:r w:rsidRPr="007310A7">
        <w:rPr>
          <w:rFonts w:asciiTheme="minorHAnsi" w:hAnsiTheme="minorHAnsi"/>
          <w:color w:val="000000" w:themeColor="text1"/>
          <w:lang w:val="de-DE"/>
        </w:rPr>
        <w:t xml:space="preserve"> </w:t>
      </w:r>
      <w:r w:rsidR="00737B51" w:rsidRPr="007310A7">
        <w:rPr>
          <w:rFonts w:asciiTheme="minorHAnsi" w:hAnsiTheme="minorHAnsi"/>
          <w:color w:val="000000" w:themeColor="text1"/>
          <w:lang w:val="de-DE"/>
        </w:rPr>
        <w:fldChar w:fldCharType="begin"/>
      </w:r>
      <w:r w:rsidR="00737B51" w:rsidRPr="007310A7">
        <w:rPr>
          <w:rFonts w:asciiTheme="minorHAnsi" w:hAnsiTheme="minorHAnsi"/>
          <w:color w:val="000000" w:themeColor="text1"/>
          <w:lang w:val="de-DE"/>
        </w:rPr>
        <w:instrText xml:space="preserve"> ADDIN ZOTERO_ITEM CSL_CITATION {"citationID":"0qIpXW4K","properties":{"unsorted":false,"formattedCitation":"(vgl. Davis 2015, 41)","plainCitation":"(vgl. Davis 2015, 41)","noteIndex":0},"citationItems":[{"id":1202,"uris":["http://zotero.org/users/local/owKliTIb/items/UI7EEAIY"],"itemData":{"id":1202,"type":"book","abstract":"When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41","label":"page","prefix":"vgl."}],"schema":"https://github.com/citation-style-language/schema/raw/master/csl-citation.json"} </w:instrText>
      </w:r>
      <w:r w:rsidR="00737B51" w:rsidRPr="007310A7">
        <w:rPr>
          <w:rFonts w:asciiTheme="minorHAnsi" w:hAnsiTheme="minorHAnsi"/>
          <w:color w:val="000000" w:themeColor="text1"/>
          <w:lang w:val="de-DE"/>
        </w:rPr>
        <w:fldChar w:fldCharType="separate"/>
      </w:r>
      <w:r w:rsidR="00737B51" w:rsidRPr="007310A7">
        <w:rPr>
          <w:rFonts w:ascii="Cambria" w:hAnsi="Cambria"/>
          <w:color w:val="000000" w:themeColor="text1"/>
          <w:lang w:val="de-DE"/>
        </w:rPr>
        <w:t>(vgl. Davis 2015, 41)</w:t>
      </w:r>
      <w:r w:rsidR="00737B51"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Dies ist gleichzeitig das erste Mal, dass eine primär durch politisches Engagement sowie Erfahrungswissen qualifizierte Sprecher</w:t>
      </w:r>
      <w:r w:rsidR="003E7BFC">
        <w:rPr>
          <w:rFonts w:asciiTheme="minorHAnsi" w:hAnsiTheme="minorHAnsi"/>
          <w:color w:val="000000" w:themeColor="text1"/>
          <w:lang w:val="de-DE"/>
        </w:rPr>
        <w:t>*</w:t>
      </w:r>
      <w:r w:rsidRPr="007310A7">
        <w:rPr>
          <w:rFonts w:asciiTheme="minorHAnsi" w:hAnsiTheme="minorHAnsi"/>
          <w:color w:val="000000" w:themeColor="text1"/>
          <w:lang w:val="de-DE"/>
        </w:rPr>
        <w:t>in auf einer medizinischen Konferenz zum Thema Intergeschlechtlichkeit spricht (vgl. ebd., auch Karkazis 2008). Somit handelt es sich hier um eine relevante Veränderung des medizinischen Spezialdiskurses und gleichzeitig den Beginn einer neuen, ko</w:t>
      </w:r>
      <w:r w:rsidR="003847C3">
        <w:rPr>
          <w:rFonts w:asciiTheme="minorHAnsi" w:hAnsiTheme="minorHAnsi"/>
          <w:color w:val="000000" w:themeColor="text1"/>
          <w:lang w:val="de-DE"/>
        </w:rPr>
        <w:t>l</w:t>
      </w:r>
      <w:r w:rsidRPr="007310A7">
        <w:rPr>
          <w:rFonts w:asciiTheme="minorHAnsi" w:hAnsiTheme="minorHAnsi"/>
          <w:color w:val="000000" w:themeColor="text1"/>
          <w:lang w:val="de-DE"/>
        </w:rPr>
        <w:t>l</w:t>
      </w:r>
      <w:r w:rsidR="003847C3">
        <w:rPr>
          <w:rFonts w:asciiTheme="minorHAnsi" w:hAnsiTheme="minorHAnsi"/>
          <w:color w:val="000000" w:themeColor="text1"/>
          <w:lang w:val="de-DE"/>
        </w:rPr>
        <w:t>a</w:t>
      </w:r>
      <w:r w:rsidRPr="007310A7">
        <w:rPr>
          <w:rFonts w:asciiTheme="minorHAnsi" w:hAnsiTheme="minorHAnsi"/>
          <w:color w:val="000000" w:themeColor="text1"/>
          <w:lang w:val="de-DE"/>
        </w:rPr>
        <w:t xml:space="preserve">borativen Strategie ISNAs, die im weiteren Verlauf eine </w:t>
      </w:r>
      <w:r w:rsidR="003E7BFC">
        <w:rPr>
          <w:rFonts w:asciiTheme="minorHAnsi" w:hAnsiTheme="minorHAnsi"/>
          <w:color w:val="000000" w:themeColor="text1"/>
          <w:lang w:val="de-DE"/>
        </w:rPr>
        <w:t xml:space="preserve">sukzessive </w:t>
      </w:r>
      <w:r w:rsidRPr="007310A7">
        <w:rPr>
          <w:rFonts w:asciiTheme="minorHAnsi" w:hAnsiTheme="minorHAnsi"/>
          <w:color w:val="000000" w:themeColor="text1"/>
          <w:lang w:val="de-DE"/>
        </w:rPr>
        <w:t>Annäherung an medizinische Diskurspositionen impliziert (vgl. auch ebd., 19f</w:t>
      </w:r>
      <w:r w:rsidR="003E7BFC">
        <w:rPr>
          <w:rFonts w:asciiTheme="minorHAnsi" w:hAnsiTheme="minorHAnsi"/>
          <w:color w:val="000000" w:themeColor="text1"/>
          <w:lang w:val="de-DE"/>
        </w:rPr>
        <w:t>.</w:t>
      </w:r>
      <w:r w:rsidRPr="007310A7">
        <w:rPr>
          <w:rFonts w:asciiTheme="minorHAnsi" w:hAnsiTheme="minorHAnsi"/>
          <w:color w:val="000000" w:themeColor="text1"/>
          <w:lang w:val="de-DE"/>
        </w:rPr>
        <w:t>).</w:t>
      </w:r>
    </w:p>
    <w:p w14:paraId="029F2DA3" w14:textId="77777777" w:rsidR="003E7BFC"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Die </w:t>
      </w:r>
      <w:r w:rsidR="003E7BFC">
        <w:rPr>
          <w:rFonts w:asciiTheme="minorHAnsi" w:hAnsiTheme="minorHAnsi"/>
          <w:color w:val="000000" w:themeColor="text1"/>
          <w:lang w:val="de-DE"/>
        </w:rPr>
        <w:t xml:space="preserve">im Jahr 2000 </w:t>
      </w:r>
      <w:r w:rsidRPr="007310A7">
        <w:rPr>
          <w:rFonts w:asciiTheme="minorHAnsi" w:hAnsiTheme="minorHAnsi"/>
          <w:color w:val="000000" w:themeColor="text1"/>
          <w:lang w:val="de-DE"/>
        </w:rPr>
        <w:t xml:space="preserve">herausgegebene Empfehlung der </w:t>
      </w:r>
      <w:r w:rsidRPr="007310A7">
        <w:rPr>
          <w:rFonts w:asciiTheme="minorHAnsi" w:hAnsiTheme="minorHAnsi"/>
          <w:i/>
          <w:color w:val="000000" w:themeColor="text1"/>
          <w:lang w:val="de-DE"/>
        </w:rPr>
        <w:t xml:space="preserve">American </w:t>
      </w:r>
      <w:proofErr w:type="spellStart"/>
      <w:r w:rsidRPr="007310A7">
        <w:rPr>
          <w:rFonts w:asciiTheme="minorHAnsi" w:hAnsiTheme="minorHAnsi"/>
          <w:i/>
          <w:color w:val="000000" w:themeColor="text1"/>
          <w:lang w:val="de-DE"/>
        </w:rPr>
        <w:t>Pediatric</w:t>
      </w:r>
      <w:proofErr w:type="spellEnd"/>
      <w:r w:rsidRPr="007310A7">
        <w:rPr>
          <w:rFonts w:asciiTheme="minorHAnsi" w:hAnsiTheme="minorHAnsi"/>
          <w:i/>
          <w:color w:val="000000" w:themeColor="text1"/>
          <w:lang w:val="de-DE"/>
        </w:rPr>
        <w:t xml:space="preserve"> Society</w:t>
      </w:r>
      <w:r w:rsidRPr="007310A7">
        <w:rPr>
          <w:rFonts w:asciiTheme="minorHAnsi" w:hAnsiTheme="minorHAnsi"/>
          <w:color w:val="000000" w:themeColor="text1"/>
          <w:lang w:val="de-DE"/>
        </w:rPr>
        <w:t xml:space="preserve"> „Evaluation </w:t>
      </w:r>
      <w:proofErr w:type="spellStart"/>
      <w:r w:rsidRPr="007310A7">
        <w:rPr>
          <w:rFonts w:asciiTheme="minorHAnsi" w:hAnsiTheme="minorHAnsi"/>
          <w:color w:val="000000" w:themeColor="text1"/>
          <w:lang w:val="de-DE"/>
        </w:rPr>
        <w:t>of</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the</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Newborn</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with</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Developmental</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Anomalies</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of</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the</w:t>
      </w:r>
      <w:proofErr w:type="spellEnd"/>
      <w:r w:rsidRPr="007310A7">
        <w:rPr>
          <w:rFonts w:asciiTheme="minorHAnsi" w:hAnsiTheme="minorHAnsi"/>
          <w:color w:val="000000" w:themeColor="text1"/>
          <w:lang w:val="de-DE"/>
        </w:rPr>
        <w:t xml:space="preserve"> External </w:t>
      </w:r>
      <w:proofErr w:type="spellStart"/>
      <w:r w:rsidRPr="007310A7">
        <w:rPr>
          <w:rFonts w:asciiTheme="minorHAnsi" w:hAnsiTheme="minorHAnsi"/>
          <w:color w:val="000000" w:themeColor="text1"/>
          <w:lang w:val="de-DE"/>
        </w:rPr>
        <w:t>Genitalia</w:t>
      </w:r>
      <w:proofErr w:type="spellEnd"/>
      <w:r w:rsidRPr="007310A7">
        <w:rPr>
          <w:rFonts w:asciiTheme="minorHAnsi" w:hAnsiTheme="minorHAnsi"/>
          <w:color w:val="000000" w:themeColor="text1"/>
          <w:lang w:val="de-DE"/>
        </w:rPr>
        <w:t xml:space="preserve">” greift die Kritik ISNAs an einer möglichst frühen binärgeschlechtlichen Einordnung intergeschlechtlicher Kinder auf und lässt sich als Reaktion auf den Intersex-Aktivismus der 1990er Jahre verstehen </w:t>
      </w:r>
      <w:r w:rsidR="00737B51" w:rsidRPr="007310A7">
        <w:rPr>
          <w:rFonts w:asciiTheme="minorHAnsi" w:hAnsiTheme="minorHAnsi"/>
          <w:color w:val="000000" w:themeColor="text1"/>
          <w:lang w:val="de-DE"/>
        </w:rPr>
        <w:fldChar w:fldCharType="begin"/>
      </w:r>
      <w:r w:rsidR="00737B51" w:rsidRPr="007310A7">
        <w:rPr>
          <w:rFonts w:asciiTheme="minorHAnsi" w:hAnsiTheme="minorHAnsi"/>
          <w:color w:val="000000" w:themeColor="text1"/>
          <w:lang w:val="de-DE"/>
        </w:rPr>
        <w:instrText xml:space="preserve"> ADDIN ZOTERO_ITEM CSL_CITATION {"citationID":"S6WYXvPI","properties":{"unsorted":false,"formattedCitation":"(Davis 2015, 42)","plainCitation":"(Davis 2015, 42)","noteIndex":0},"citationItems":[{"id":1202,"uris":["http://zotero.org/users/local/owKliTIb/items/UI7EEAIY"],"itemData":{"id":1202,"type":"book","abstract":"When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42","label":"page"}],"schema":"https://github.com/citation-style-language/schema/raw/master/csl-citation.json"} </w:instrText>
      </w:r>
      <w:r w:rsidR="00737B51" w:rsidRPr="007310A7">
        <w:rPr>
          <w:rFonts w:asciiTheme="minorHAnsi" w:hAnsiTheme="minorHAnsi"/>
          <w:color w:val="000000" w:themeColor="text1"/>
          <w:lang w:val="de-DE"/>
        </w:rPr>
        <w:fldChar w:fldCharType="separate"/>
      </w:r>
      <w:r w:rsidR="00737B51" w:rsidRPr="007310A7">
        <w:rPr>
          <w:rFonts w:ascii="Cambria" w:hAnsi="Cambria"/>
          <w:color w:val="000000" w:themeColor="text1"/>
          <w:lang w:val="de-DE"/>
        </w:rPr>
        <w:t>(Davis 2015, 42)</w:t>
      </w:r>
      <w:r w:rsidR="00737B51"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Dennoch weisen die weiterhin aufgeführten Empfehlungen zur operativen Korrektur des geschlechtlich „abnormalen Erscheinungsbildes“ </w:t>
      </w:r>
      <w:r w:rsidR="00B22463" w:rsidRPr="007310A7">
        <w:rPr>
          <w:rFonts w:asciiTheme="minorHAnsi" w:hAnsiTheme="minorHAnsi"/>
          <w:color w:val="000000" w:themeColor="text1"/>
          <w:lang w:val="de-DE"/>
        </w:rPr>
        <w:fldChar w:fldCharType="begin"/>
      </w:r>
      <w:r w:rsidR="00B22463" w:rsidRPr="007310A7">
        <w:rPr>
          <w:rFonts w:asciiTheme="minorHAnsi" w:hAnsiTheme="minorHAnsi"/>
          <w:color w:val="000000" w:themeColor="text1"/>
          <w:lang w:val="de-DE"/>
        </w:rPr>
        <w:instrText xml:space="preserve"> ADDIN ZOTERO_ITEM CSL_CITATION {"citationID":"DEWqMI3r","properties":{"unsorted":false,"formattedCitation":"(AAP Commitee 2000, 138)","plainCitation":"(AAP Commitee 2000, 138)","noteIndex":0},"citationItems":[{"id":1281,"uris":["http://zotero.org/users/local/owKliTIb/items/RDSHI2GC"],"itemData":{"id":1281,"type":"article-journal","abstract":"This Policy Statement was retired October 2006.\n            The newborn with abnormal genital development presents a difficult diagnostic and treatment challenge for the primary care pediatrician. It is important that a definitive diagnosis be determined as quickly as possible so that an appropriate treatment plan can be established to minimize medical, psychological, and social complications. The purpose of this review is to identify which newborns among those with abnormal genital development need to be screened for intersexuality, to outline the investigations necessary, and to suggest indications for referral to a center with experience in the diagnosis and management of these disorders. An outline is also presented of the embryology of the external genitalia indicating where errors can arise to provide a framework for pediatricians to use when counseling families. Although the focus of this review is on newborns with what has been termed “ambiguous genitalia,” it should be recognized that most genital abnormalities in newborns do not result in an ambiguous appearance. These anomalies include hypospadias, in which the genitalia are clearly malformed, although the sex is unquestionably male.","container-title":"Pediatrics","DOI":"10.1542/peds.106.1.138","ISSN":"1098-4275, 0031-4005","issue":"1","language":"en","page":"138-142","source":"DOI.org (Crossref)","title":"Evaluation of the Newborn With Developmental Anomalies of the External Genitalia","volume":"106","author":[{"literal":"Committee on Genetics"},{"literal":"Section on Endocrinology"},{"literal":"Section on Urology"}],"issued":{"date-parts":[["2000",7,1]]}},"locator":"138","label":"page","suppress-author":true,"prefix":"AAP Commitee"}],"schema":"https://github.com/citation-style-language/schema/raw/master/csl-citation.json"} </w:instrText>
      </w:r>
      <w:r w:rsidR="00B22463" w:rsidRPr="007310A7">
        <w:rPr>
          <w:rFonts w:asciiTheme="minorHAnsi" w:hAnsiTheme="minorHAnsi"/>
          <w:color w:val="000000" w:themeColor="text1"/>
          <w:lang w:val="de-DE"/>
        </w:rPr>
        <w:fldChar w:fldCharType="separate"/>
      </w:r>
      <w:r w:rsidR="00B22463" w:rsidRPr="007310A7">
        <w:rPr>
          <w:rFonts w:ascii="Cambria" w:hAnsi="Cambria"/>
          <w:color w:val="000000" w:themeColor="text1"/>
          <w:lang w:val="de-DE"/>
        </w:rPr>
        <w:t xml:space="preserve">(AAP </w:t>
      </w:r>
      <w:proofErr w:type="spellStart"/>
      <w:r w:rsidR="00B22463" w:rsidRPr="007310A7">
        <w:rPr>
          <w:rFonts w:ascii="Cambria" w:hAnsi="Cambria"/>
          <w:color w:val="000000" w:themeColor="text1"/>
          <w:lang w:val="de-DE"/>
        </w:rPr>
        <w:t>Commitee</w:t>
      </w:r>
      <w:proofErr w:type="spellEnd"/>
      <w:r w:rsidR="00B22463" w:rsidRPr="007310A7">
        <w:rPr>
          <w:rFonts w:ascii="Cambria" w:hAnsi="Cambria"/>
          <w:color w:val="000000" w:themeColor="text1"/>
          <w:lang w:val="de-DE"/>
        </w:rPr>
        <w:t xml:space="preserve"> 2000, 138</w:t>
      </w:r>
      <w:r w:rsidR="003E7BFC">
        <w:rPr>
          <w:rFonts w:ascii="Cambria" w:hAnsi="Cambria"/>
          <w:color w:val="000000" w:themeColor="text1"/>
          <w:lang w:val="de-DE"/>
        </w:rPr>
        <w:t xml:space="preserve">, eigene </w:t>
      </w:r>
      <w:r w:rsidR="003E7BFC">
        <w:rPr>
          <w:rFonts w:ascii="Cambria" w:hAnsi="Cambria"/>
          <w:color w:val="000000" w:themeColor="text1"/>
          <w:lang w:val="de-DE"/>
        </w:rPr>
        <w:lastRenderedPageBreak/>
        <w:t>Übers.</w:t>
      </w:r>
      <w:r w:rsidR="00B22463" w:rsidRPr="007310A7">
        <w:rPr>
          <w:rFonts w:ascii="Cambria" w:hAnsi="Cambria"/>
          <w:color w:val="000000" w:themeColor="text1"/>
          <w:lang w:val="de-DE"/>
        </w:rPr>
        <w:t>)</w:t>
      </w:r>
      <w:r w:rsidR="00B22463" w:rsidRPr="007310A7">
        <w:rPr>
          <w:rFonts w:asciiTheme="minorHAnsi" w:hAnsiTheme="minorHAnsi"/>
          <w:color w:val="000000" w:themeColor="text1"/>
          <w:lang w:val="de-DE"/>
        </w:rPr>
        <w:fldChar w:fldCharType="end"/>
      </w:r>
      <w:r w:rsidR="00B22463" w:rsidRPr="007310A7">
        <w:rPr>
          <w:rFonts w:asciiTheme="minorHAnsi" w:hAnsiTheme="minorHAnsi"/>
          <w:color w:val="000000" w:themeColor="text1"/>
          <w:lang w:val="de-DE"/>
        </w:rPr>
        <w:t xml:space="preserve"> </w:t>
      </w:r>
      <w:r w:rsidRPr="007310A7">
        <w:rPr>
          <w:rFonts w:asciiTheme="minorHAnsi" w:hAnsiTheme="minorHAnsi"/>
          <w:color w:val="000000" w:themeColor="text1"/>
          <w:lang w:val="de-DE"/>
        </w:rPr>
        <w:t>im Kindesalter darauf</w:t>
      </w:r>
      <w:r w:rsidR="003E7BFC">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hin, dass es sich hier um </w:t>
      </w:r>
      <w:r w:rsidR="003E7BFC">
        <w:rPr>
          <w:rFonts w:asciiTheme="minorHAnsi" w:hAnsiTheme="minorHAnsi"/>
          <w:color w:val="000000" w:themeColor="text1"/>
          <w:lang w:val="de-DE"/>
        </w:rPr>
        <w:t xml:space="preserve">überwiegend terminologische </w:t>
      </w:r>
      <w:r w:rsidRPr="007310A7">
        <w:rPr>
          <w:rFonts w:asciiTheme="minorHAnsi" w:hAnsiTheme="minorHAnsi"/>
          <w:color w:val="000000" w:themeColor="text1"/>
          <w:lang w:val="de-DE"/>
        </w:rPr>
        <w:t xml:space="preserve">Veränderungen handelt. Neben </w:t>
      </w:r>
      <w:proofErr w:type="spellStart"/>
      <w:r w:rsidRPr="007310A7">
        <w:rPr>
          <w:rFonts w:asciiTheme="minorHAnsi" w:hAnsiTheme="minorHAnsi"/>
          <w:color w:val="000000" w:themeColor="text1"/>
          <w:lang w:val="de-DE"/>
        </w:rPr>
        <w:t>geschlechtsneuraler</w:t>
      </w:r>
      <w:proofErr w:type="spellEnd"/>
      <w:r w:rsidRPr="007310A7">
        <w:rPr>
          <w:rFonts w:asciiTheme="minorHAnsi" w:hAnsiTheme="minorHAnsi"/>
          <w:color w:val="000000" w:themeColor="text1"/>
          <w:lang w:val="de-DE"/>
        </w:rPr>
        <w:t xml:space="preserve"> Sprache sollen Eingriffe im nicht-einwilligungsfähigen Alter den Eltern intergeschlechtlicher Kinder gegenüber nun als </w:t>
      </w:r>
      <w:r w:rsidR="003E7BFC">
        <w:rPr>
          <w:rFonts w:asciiTheme="minorHAnsi" w:hAnsiTheme="minorHAnsi"/>
          <w:color w:val="000000" w:themeColor="text1"/>
          <w:lang w:val="de-DE"/>
        </w:rPr>
        <w:t>„</w:t>
      </w:r>
      <w:r w:rsidRPr="007310A7">
        <w:rPr>
          <w:rFonts w:asciiTheme="minorHAnsi" w:hAnsiTheme="minorHAnsi"/>
          <w:color w:val="000000" w:themeColor="text1"/>
          <w:lang w:val="de-DE"/>
        </w:rPr>
        <w:t>Möglichkeiten</w:t>
      </w:r>
      <w:r w:rsidR="003E7BFC">
        <w:rPr>
          <w:rFonts w:asciiTheme="minorHAnsi" w:hAnsiTheme="minorHAnsi"/>
          <w:color w:val="000000" w:themeColor="text1"/>
          <w:lang w:val="de-DE"/>
        </w:rPr>
        <w:t>“</w:t>
      </w:r>
      <w:r w:rsidRPr="007310A7">
        <w:rPr>
          <w:rFonts w:asciiTheme="minorHAnsi" w:hAnsiTheme="minorHAnsi"/>
          <w:color w:val="000000" w:themeColor="text1"/>
          <w:lang w:val="de-DE"/>
        </w:rPr>
        <w:t xml:space="preserve"> gerahmt werden, über die diese entscheiden. Zwar wird das Fertilitätspotential erstmals als relevant für die Geschlechtszuweisung im Kindesalter genannt, allerdings weist die gleichzeitige Referenz auf eine „normale sexuelle Funktion“ (ebd., eigene Übers</w:t>
      </w:r>
      <w:r w:rsidR="00194FAE">
        <w:rPr>
          <w:rFonts w:asciiTheme="minorHAnsi" w:hAnsiTheme="minorHAnsi"/>
          <w:color w:val="000000" w:themeColor="text1"/>
          <w:lang w:val="de-DE"/>
        </w:rPr>
        <w:t>.</w:t>
      </w:r>
      <w:r w:rsidRPr="007310A7">
        <w:rPr>
          <w:rFonts w:asciiTheme="minorHAnsi" w:hAnsiTheme="minorHAnsi"/>
          <w:color w:val="000000" w:themeColor="text1"/>
          <w:lang w:val="de-DE"/>
        </w:rPr>
        <w:t xml:space="preserve">) Kontinuitäten zum Behandlungsparadigma Moneys auf. </w:t>
      </w:r>
    </w:p>
    <w:p w14:paraId="36016858" w14:textId="72D090F2"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Nichtsdestotrotz ist die</w:t>
      </w:r>
      <w:r w:rsidR="003E7BFC">
        <w:rPr>
          <w:rFonts w:asciiTheme="minorHAnsi" w:hAnsiTheme="minorHAnsi"/>
          <w:color w:val="000000" w:themeColor="text1"/>
          <w:lang w:val="de-DE"/>
        </w:rPr>
        <w:t xml:space="preserve"> erstmalig institutionelle</w:t>
      </w:r>
      <w:r w:rsidRPr="007310A7">
        <w:rPr>
          <w:rFonts w:asciiTheme="minorHAnsi" w:hAnsiTheme="minorHAnsi"/>
          <w:color w:val="000000" w:themeColor="text1"/>
          <w:lang w:val="de-DE"/>
        </w:rPr>
        <w:t xml:space="preserve"> Berücksichtigung aktivistischer Kritik </w:t>
      </w:r>
      <w:proofErr w:type="spellStart"/>
      <w:r w:rsidRPr="007310A7">
        <w:rPr>
          <w:rFonts w:asciiTheme="minorHAnsi" w:hAnsiTheme="minorHAnsi"/>
          <w:color w:val="000000" w:themeColor="text1"/>
          <w:lang w:val="de-DE"/>
        </w:rPr>
        <w:t>einortbar</w:t>
      </w:r>
      <w:proofErr w:type="spellEnd"/>
      <w:r w:rsidRPr="007310A7">
        <w:rPr>
          <w:rFonts w:asciiTheme="minorHAnsi" w:hAnsiTheme="minorHAnsi"/>
          <w:color w:val="000000" w:themeColor="text1"/>
          <w:lang w:val="de-DE"/>
        </w:rPr>
        <w:t xml:space="preserve"> in den Erfolg der Strategie ISN</w:t>
      </w:r>
      <w:r w:rsidR="006E7A40">
        <w:rPr>
          <w:rFonts w:asciiTheme="minorHAnsi" w:hAnsiTheme="minorHAnsi"/>
          <w:color w:val="000000" w:themeColor="text1"/>
          <w:lang w:val="de-DE"/>
        </w:rPr>
        <w:t>A</w:t>
      </w:r>
      <w:r w:rsidRPr="007310A7">
        <w:rPr>
          <w:rFonts w:asciiTheme="minorHAnsi" w:hAnsiTheme="minorHAnsi"/>
          <w:color w:val="000000" w:themeColor="text1"/>
          <w:lang w:val="de-DE"/>
        </w:rPr>
        <w:t xml:space="preserve">s, der es in dieser Zeit gelingt öffentliche, medial unterstützte Aufmerksamkeit für die Situation intergeschlechtlicher Menschen zu wecken. Diese durch große US-amerikanische LGBTIQ* Organisationen wie </w:t>
      </w:r>
      <w:r w:rsidR="00194FAE">
        <w:rPr>
          <w:rFonts w:asciiTheme="minorHAnsi" w:hAnsiTheme="minorHAnsi"/>
          <w:color w:val="000000" w:themeColor="text1"/>
          <w:lang w:val="de-DE"/>
        </w:rPr>
        <w:t xml:space="preserve">die </w:t>
      </w:r>
      <w:r w:rsidR="00194FAE" w:rsidRPr="00194FAE">
        <w:rPr>
          <w:rFonts w:asciiTheme="minorHAnsi" w:hAnsiTheme="minorHAnsi"/>
          <w:color w:val="000000" w:themeColor="text1"/>
          <w:lang w:val="de-DE"/>
        </w:rPr>
        <w:t xml:space="preserve">Gay </w:t>
      </w:r>
      <w:r w:rsidR="00194FAE">
        <w:rPr>
          <w:rFonts w:asciiTheme="minorHAnsi" w:hAnsiTheme="minorHAnsi"/>
          <w:color w:val="000000" w:themeColor="text1"/>
          <w:lang w:val="de-DE"/>
        </w:rPr>
        <w:t>&amp;</w:t>
      </w:r>
      <w:r w:rsidR="00194FAE" w:rsidRPr="00194FAE">
        <w:rPr>
          <w:rFonts w:asciiTheme="minorHAnsi" w:hAnsiTheme="minorHAnsi"/>
          <w:color w:val="000000" w:themeColor="text1"/>
          <w:lang w:val="de-DE"/>
        </w:rPr>
        <w:t xml:space="preserve"> </w:t>
      </w:r>
      <w:proofErr w:type="spellStart"/>
      <w:r w:rsidR="00194FAE" w:rsidRPr="00194FAE">
        <w:rPr>
          <w:rFonts w:asciiTheme="minorHAnsi" w:hAnsiTheme="minorHAnsi"/>
          <w:color w:val="000000" w:themeColor="text1"/>
          <w:lang w:val="de-DE"/>
        </w:rPr>
        <w:t>Lesbian</w:t>
      </w:r>
      <w:proofErr w:type="spellEnd"/>
      <w:r w:rsidR="00194FAE" w:rsidRPr="00194FAE">
        <w:rPr>
          <w:rFonts w:asciiTheme="minorHAnsi" w:hAnsiTheme="minorHAnsi"/>
          <w:color w:val="000000" w:themeColor="text1"/>
          <w:lang w:val="de-DE"/>
        </w:rPr>
        <w:t xml:space="preserve"> Alliance </w:t>
      </w:r>
      <w:proofErr w:type="spellStart"/>
      <w:r w:rsidR="00194FAE" w:rsidRPr="00194FAE">
        <w:rPr>
          <w:rFonts w:asciiTheme="minorHAnsi" w:hAnsiTheme="minorHAnsi"/>
          <w:color w:val="000000" w:themeColor="text1"/>
          <w:lang w:val="de-DE"/>
        </w:rPr>
        <w:t>Against</w:t>
      </w:r>
      <w:proofErr w:type="spellEnd"/>
      <w:r w:rsidR="00194FAE" w:rsidRPr="00194FAE">
        <w:rPr>
          <w:rFonts w:asciiTheme="minorHAnsi" w:hAnsiTheme="minorHAnsi"/>
          <w:color w:val="000000" w:themeColor="text1"/>
          <w:lang w:val="de-DE"/>
        </w:rPr>
        <w:t xml:space="preserve"> </w:t>
      </w:r>
      <w:proofErr w:type="spellStart"/>
      <w:r w:rsidR="00194FAE" w:rsidRPr="00194FAE">
        <w:rPr>
          <w:rFonts w:asciiTheme="minorHAnsi" w:hAnsiTheme="minorHAnsi"/>
          <w:color w:val="000000" w:themeColor="text1"/>
          <w:lang w:val="de-DE"/>
        </w:rPr>
        <w:t>Defamation</w:t>
      </w:r>
      <w:proofErr w:type="spellEnd"/>
      <w:r w:rsidR="00194FAE">
        <w:rPr>
          <w:rFonts w:asciiTheme="minorHAnsi" w:hAnsiTheme="minorHAnsi"/>
          <w:color w:val="000000" w:themeColor="text1"/>
          <w:lang w:val="de-DE"/>
        </w:rPr>
        <w:t xml:space="preserve"> (</w:t>
      </w:r>
      <w:r w:rsidRPr="007310A7">
        <w:rPr>
          <w:rFonts w:asciiTheme="minorHAnsi" w:hAnsiTheme="minorHAnsi"/>
          <w:color w:val="000000" w:themeColor="text1"/>
          <w:lang w:val="de-DE"/>
        </w:rPr>
        <w:t>GLAAD</w:t>
      </w:r>
      <w:r w:rsidR="00194FAE">
        <w:rPr>
          <w:rFonts w:asciiTheme="minorHAnsi" w:hAnsiTheme="minorHAnsi"/>
          <w:color w:val="000000" w:themeColor="text1"/>
          <w:lang w:val="de-DE"/>
        </w:rPr>
        <w:t>)</w:t>
      </w:r>
      <w:r w:rsidRPr="007310A7">
        <w:rPr>
          <w:rFonts w:asciiTheme="minorHAnsi" w:hAnsiTheme="minorHAnsi"/>
          <w:color w:val="000000" w:themeColor="text1"/>
          <w:lang w:val="de-DE"/>
        </w:rPr>
        <w:t xml:space="preserve"> verstärkte Präsenz im öffentlichen Diskurs wirkt wiederum auf den medizinischen Diskurs zurück</w:t>
      </w:r>
      <w:r w:rsidR="003E7BFC">
        <w:rPr>
          <w:rFonts w:asciiTheme="minorHAnsi" w:hAnsiTheme="minorHAnsi"/>
          <w:color w:val="000000" w:themeColor="text1"/>
          <w:lang w:val="de-DE"/>
        </w:rPr>
        <w:t xml:space="preserve">. In diesem kann </w:t>
      </w:r>
      <w:r w:rsidRPr="007310A7">
        <w:rPr>
          <w:rFonts w:asciiTheme="minorHAnsi" w:hAnsiTheme="minorHAnsi"/>
          <w:color w:val="000000" w:themeColor="text1"/>
          <w:lang w:val="de-DE"/>
        </w:rPr>
        <w:t xml:space="preserve">die über Jahrzehnte etablierte </w:t>
      </w:r>
      <w:r w:rsidR="003E7BFC">
        <w:rPr>
          <w:rFonts w:asciiTheme="minorHAnsi" w:hAnsiTheme="minorHAnsi"/>
          <w:color w:val="000000" w:themeColor="text1"/>
          <w:lang w:val="de-DE"/>
        </w:rPr>
        <w:t>Normierung</w:t>
      </w:r>
      <w:r w:rsidRPr="007310A7">
        <w:rPr>
          <w:rFonts w:asciiTheme="minorHAnsi" w:hAnsiTheme="minorHAnsi"/>
          <w:color w:val="000000" w:themeColor="text1"/>
          <w:lang w:val="de-DE"/>
        </w:rPr>
        <w:t xml:space="preserve">spraxis nicht mehr ohne weiteres gerechtfertigt werden </w:t>
      </w:r>
      <w:r w:rsidR="00737B51" w:rsidRPr="007310A7">
        <w:rPr>
          <w:rFonts w:asciiTheme="minorHAnsi" w:hAnsiTheme="minorHAnsi"/>
          <w:color w:val="000000" w:themeColor="text1"/>
          <w:lang w:val="de-DE"/>
        </w:rPr>
        <w:fldChar w:fldCharType="begin"/>
      </w:r>
      <w:r w:rsidR="00737B51" w:rsidRPr="007310A7">
        <w:rPr>
          <w:rFonts w:asciiTheme="minorHAnsi" w:hAnsiTheme="minorHAnsi"/>
          <w:color w:val="000000" w:themeColor="text1"/>
          <w:lang w:val="de-DE"/>
        </w:rPr>
        <w:instrText xml:space="preserve"> ADDIN ZOTERO_ITEM CSL_CITATION {"citationID":"aI1lVbPr","properties":{"unsorted":false,"formattedCitation":"(vgl. Davis 2015, 43)","plainCitation":"(vgl. Davis 2015, 43)","noteIndex":0},"citationItems":[{"id":1202,"uris":["http://zotero.org/users/local/owKliTIb/items/UI7EEAIY"],"itemData":{"id":1202,"type":"book","abstract":"When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43","label":"page","prefix":"vgl."}],"schema":"https://github.com/citation-style-language/schema/raw/master/csl-citation.json"} </w:instrText>
      </w:r>
      <w:r w:rsidR="00737B51" w:rsidRPr="007310A7">
        <w:rPr>
          <w:rFonts w:asciiTheme="minorHAnsi" w:hAnsiTheme="minorHAnsi"/>
          <w:color w:val="000000" w:themeColor="text1"/>
          <w:lang w:val="de-DE"/>
        </w:rPr>
        <w:fldChar w:fldCharType="separate"/>
      </w:r>
      <w:r w:rsidR="00737B51" w:rsidRPr="007310A7">
        <w:rPr>
          <w:rFonts w:ascii="Cambria" w:hAnsi="Cambria"/>
          <w:color w:val="000000" w:themeColor="text1"/>
          <w:lang w:val="de-DE"/>
        </w:rPr>
        <w:t>(vgl. Davis 2015, 43)</w:t>
      </w:r>
      <w:r w:rsidR="00737B51"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p>
    <w:p w14:paraId="5741C1BF" w14:textId="6A4EA152" w:rsidR="00C32CC6" w:rsidRPr="007310A7" w:rsidRDefault="00C32CC6" w:rsidP="00737B51">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Während ISNA und Chase als </w:t>
      </w:r>
      <w:r w:rsidR="003E7BFC">
        <w:rPr>
          <w:rFonts w:asciiTheme="minorHAnsi" w:hAnsiTheme="minorHAnsi"/>
          <w:color w:val="000000" w:themeColor="text1"/>
          <w:lang w:val="de-DE"/>
        </w:rPr>
        <w:t xml:space="preserve">deren </w:t>
      </w:r>
      <w:r w:rsidRPr="007310A7">
        <w:rPr>
          <w:rFonts w:asciiTheme="minorHAnsi" w:hAnsiTheme="minorHAnsi"/>
          <w:color w:val="000000" w:themeColor="text1"/>
          <w:lang w:val="de-DE"/>
        </w:rPr>
        <w:t>zentrale Figur im Zuge eines institutionellen Etablierungsprozesses zunehmend im öffentlichen und teilweise auch medizinischen Diskurs zu Intergeschlechtlichkeit</w:t>
      </w:r>
      <w:r w:rsidR="006E3A23">
        <w:rPr>
          <w:rFonts w:asciiTheme="minorHAnsi" w:hAnsiTheme="minorHAnsi"/>
          <w:color w:val="000000" w:themeColor="text1"/>
          <w:lang w:val="de-DE"/>
        </w:rPr>
        <w:t xml:space="preserve"> repräsentiert sind</w:t>
      </w:r>
      <w:r w:rsidRPr="007310A7">
        <w:rPr>
          <w:rFonts w:asciiTheme="minorHAnsi" w:hAnsiTheme="minorHAnsi"/>
          <w:color w:val="000000" w:themeColor="text1"/>
          <w:lang w:val="de-DE"/>
        </w:rPr>
        <w:t xml:space="preserve">, kommt es 2003 zur Gründung von </w:t>
      </w:r>
      <w:r w:rsidRPr="006E3A23">
        <w:rPr>
          <w:rFonts w:asciiTheme="minorHAnsi" w:hAnsiTheme="minorHAnsi"/>
          <w:i/>
          <w:iCs/>
          <w:color w:val="000000" w:themeColor="text1"/>
          <w:lang w:val="de-DE"/>
        </w:rPr>
        <w:t>Organisation Intersex International</w:t>
      </w:r>
      <w:r w:rsidRPr="007310A7">
        <w:rPr>
          <w:rFonts w:asciiTheme="minorHAnsi" w:hAnsiTheme="minorHAnsi"/>
          <w:color w:val="000000" w:themeColor="text1"/>
          <w:lang w:val="de-DE"/>
        </w:rPr>
        <w:t xml:space="preserve"> </w:t>
      </w:r>
      <w:r w:rsidR="006E3A23">
        <w:rPr>
          <w:rFonts w:asciiTheme="minorHAnsi" w:hAnsiTheme="minorHAnsi"/>
          <w:color w:val="000000" w:themeColor="text1"/>
          <w:lang w:val="de-DE"/>
        </w:rPr>
        <w:t xml:space="preserve">(OII) </w:t>
      </w:r>
      <w:r w:rsidRPr="007310A7">
        <w:rPr>
          <w:rFonts w:asciiTheme="minorHAnsi" w:hAnsiTheme="minorHAnsi"/>
          <w:color w:val="000000" w:themeColor="text1"/>
          <w:lang w:val="de-DE"/>
        </w:rPr>
        <w:t xml:space="preserve">durch Curtis Hinkle und </w:t>
      </w:r>
      <w:proofErr w:type="spellStart"/>
      <w:r w:rsidRPr="007310A7">
        <w:rPr>
          <w:rFonts w:asciiTheme="minorHAnsi" w:hAnsiTheme="minorHAnsi"/>
          <w:color w:val="000000" w:themeColor="text1"/>
          <w:lang w:val="de-DE"/>
        </w:rPr>
        <w:t>Sarita</w:t>
      </w:r>
      <w:proofErr w:type="spellEnd"/>
      <w:r w:rsidRPr="007310A7">
        <w:rPr>
          <w:rFonts w:asciiTheme="minorHAnsi" w:hAnsiTheme="minorHAnsi"/>
          <w:color w:val="000000" w:themeColor="text1"/>
          <w:lang w:val="de-DE"/>
        </w:rPr>
        <w:t xml:space="preserve"> Vincent </w:t>
      </w:r>
      <w:proofErr w:type="spellStart"/>
      <w:r w:rsidRPr="007310A7">
        <w:rPr>
          <w:rFonts w:asciiTheme="minorHAnsi" w:hAnsiTheme="minorHAnsi"/>
          <w:color w:val="000000" w:themeColor="text1"/>
          <w:lang w:val="de-DE"/>
        </w:rPr>
        <w:t>Guillot</w:t>
      </w:r>
      <w:proofErr w:type="spellEnd"/>
      <w:r w:rsidRPr="007310A7">
        <w:rPr>
          <w:rFonts w:asciiTheme="minorHAnsi" w:hAnsiTheme="minorHAnsi"/>
          <w:color w:val="000000" w:themeColor="text1"/>
          <w:lang w:val="de-DE"/>
        </w:rPr>
        <w:t>. OII ist von Beginn an für alle Personen mit intergeschlechtlichen Merkmalen, unabhängig von ihrer jeweiligen medizinischen Kategorisierung bzw. Diagnosestellung, zugänglich. Damit grenzt sich OII von Selbstvertretungs-Organisationen ab, die entweder spezifischen Diagnosen, oder aber Erfahrungen der Medikalisierung zur Zugangsbedingung machen</w:t>
      </w:r>
      <w:r w:rsidR="00737B51" w:rsidRPr="007310A7">
        <w:rPr>
          <w:rFonts w:asciiTheme="minorHAnsi" w:hAnsiTheme="minorHAnsi"/>
          <w:color w:val="000000" w:themeColor="text1"/>
          <w:lang w:val="de-DE"/>
        </w:rPr>
        <w:t xml:space="preserve"> </w:t>
      </w:r>
      <w:r w:rsidR="00737B51" w:rsidRPr="007310A7">
        <w:rPr>
          <w:rFonts w:asciiTheme="minorHAnsi" w:hAnsiTheme="minorHAnsi"/>
          <w:color w:val="000000" w:themeColor="text1"/>
          <w:lang w:val="de-DE"/>
        </w:rPr>
        <w:fldChar w:fldCharType="begin"/>
      </w:r>
      <w:r w:rsidR="00CC3889" w:rsidRPr="007310A7">
        <w:rPr>
          <w:rFonts w:asciiTheme="minorHAnsi" w:hAnsiTheme="minorHAnsi"/>
          <w:color w:val="000000" w:themeColor="text1"/>
          <w:lang w:val="de-DE"/>
        </w:rPr>
        <w:instrText xml:space="preserve"> ADDIN ZOTERO_ITEM CSL_CITATION {"citationID":"Vn936Sdc","properties":{"unsorted":false,"formattedCitation":"(vgl. Gleeson 2025, 28)","plainCitation":"(vgl. Gleeson 2025, 28)","noteIndex":0},"citationItems":[{"id":1203,"uris":["http://zotero.org/users/local/owKliTIb/items/KV9WKYKH"],"itemData":{"id":1203,"type":"book","ISBN":"978-1-83976-095-2","note":"LCCN: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28","label":"page","prefix":"vgl."}],"schema":"https://github.com/citation-style-language/schema/raw/master/csl-citation.json"} </w:instrText>
      </w:r>
      <w:r w:rsidR="00737B51" w:rsidRPr="007310A7">
        <w:rPr>
          <w:rFonts w:asciiTheme="minorHAnsi" w:hAnsiTheme="minorHAnsi"/>
          <w:color w:val="000000" w:themeColor="text1"/>
          <w:lang w:val="de-DE"/>
        </w:rPr>
        <w:fldChar w:fldCharType="separate"/>
      </w:r>
      <w:r w:rsidR="00CC3889" w:rsidRPr="007310A7">
        <w:rPr>
          <w:rFonts w:ascii="Cambria" w:hAnsi="Cambria"/>
          <w:color w:val="000000" w:themeColor="text1"/>
          <w:lang w:val="de-DE"/>
        </w:rPr>
        <w:t xml:space="preserve">(vgl. </w:t>
      </w:r>
      <w:proofErr w:type="spellStart"/>
      <w:r w:rsidR="00CC3889" w:rsidRPr="007310A7">
        <w:rPr>
          <w:rFonts w:ascii="Cambria" w:hAnsi="Cambria"/>
          <w:color w:val="000000" w:themeColor="text1"/>
          <w:lang w:val="de-DE"/>
        </w:rPr>
        <w:t>Gleeson</w:t>
      </w:r>
      <w:proofErr w:type="spellEnd"/>
      <w:r w:rsidR="00CC3889" w:rsidRPr="007310A7">
        <w:rPr>
          <w:rFonts w:ascii="Cambria" w:hAnsi="Cambria"/>
          <w:color w:val="000000" w:themeColor="text1"/>
          <w:lang w:val="de-DE"/>
        </w:rPr>
        <w:t xml:space="preserve"> 2025, 28)</w:t>
      </w:r>
      <w:r w:rsidR="00737B51"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und verwendet den Begriff </w:t>
      </w:r>
      <w:proofErr w:type="spellStart"/>
      <w:r w:rsidRPr="007310A7">
        <w:rPr>
          <w:rFonts w:asciiTheme="minorHAnsi" w:hAnsiTheme="minorHAnsi"/>
          <w:i/>
          <w:color w:val="000000" w:themeColor="text1"/>
          <w:lang w:val="de-DE"/>
        </w:rPr>
        <w:t>intersex</w:t>
      </w:r>
      <w:proofErr w:type="spellEnd"/>
      <w:r w:rsidRPr="007310A7">
        <w:rPr>
          <w:rFonts w:asciiTheme="minorHAnsi" w:hAnsiTheme="minorHAnsi"/>
          <w:i/>
          <w:color w:val="000000" w:themeColor="text1"/>
          <w:lang w:val="de-DE"/>
        </w:rPr>
        <w:t xml:space="preserve"> </w:t>
      </w:r>
      <w:r w:rsidRPr="007310A7">
        <w:rPr>
          <w:rFonts w:asciiTheme="minorHAnsi" w:hAnsiTheme="minorHAnsi"/>
          <w:color w:val="000000" w:themeColor="text1"/>
          <w:lang w:val="de-DE"/>
        </w:rPr>
        <w:t>als wiederangeeignete (Selbst</w:t>
      </w:r>
      <w:r w:rsidR="006E3A23">
        <w:rPr>
          <w:rFonts w:asciiTheme="minorHAnsi" w:hAnsiTheme="minorHAnsi"/>
          <w:color w:val="000000" w:themeColor="text1"/>
          <w:lang w:val="de-DE"/>
        </w:rPr>
        <w:t>-</w:t>
      </w:r>
      <w:r w:rsidRPr="007310A7">
        <w:rPr>
          <w:rFonts w:asciiTheme="minorHAnsi" w:hAnsiTheme="minorHAnsi"/>
          <w:color w:val="000000" w:themeColor="text1"/>
          <w:lang w:val="de-DE"/>
        </w:rPr>
        <w:t>)Bezeichnung für körpergeschlechtliche Variationen, die überwiegend keinen medizinischen Handlungsbedarf mit sich bringen</w:t>
      </w:r>
      <w:r w:rsidR="00CC3889" w:rsidRPr="007310A7">
        <w:rPr>
          <w:rFonts w:asciiTheme="minorHAnsi" w:hAnsiTheme="minorHAnsi"/>
          <w:color w:val="000000" w:themeColor="text1"/>
          <w:lang w:val="de-DE"/>
        </w:rPr>
        <w:t xml:space="preserve"> </w:t>
      </w:r>
      <w:r w:rsidR="00CC3889" w:rsidRPr="007310A7">
        <w:rPr>
          <w:rFonts w:asciiTheme="minorHAnsi" w:hAnsiTheme="minorHAnsi"/>
          <w:color w:val="000000" w:themeColor="text1"/>
          <w:lang w:val="de-DE"/>
        </w:rPr>
        <w:fldChar w:fldCharType="begin"/>
      </w:r>
      <w:r w:rsidR="00CC3889" w:rsidRPr="007310A7">
        <w:rPr>
          <w:rFonts w:asciiTheme="minorHAnsi" w:hAnsiTheme="minorHAnsi"/>
          <w:color w:val="000000" w:themeColor="text1"/>
          <w:lang w:val="de-DE"/>
        </w:rPr>
        <w:instrText xml:space="preserve"> ADDIN ZOTERO_ITEM CSL_CITATION {"citationID":"sRRMNBKF","properties":{"unsorted":false,"formattedCitation":"(vgl. OII USA 2022)","plainCitation":"(vgl. OII USA 2022)","noteIndex":0},"citationItems":[{"id":289,"uris":["http://zotero.org/users/local/owKliTIb/items/VTCTZ8LI"],"itemData":{"id":289,"type":"document","title":"Bridge Building, Intersex People, The Founder of OII","author":[{"literal":"OII USA"}],"issued":{"date-parts":[["2022"]]}},"prefix":"vgl."}],"schema":"https://github.com/citation-style-language/schema/raw/master/csl-citation.json"} </w:instrText>
      </w:r>
      <w:r w:rsidR="00CC3889" w:rsidRPr="007310A7">
        <w:rPr>
          <w:rFonts w:asciiTheme="minorHAnsi" w:hAnsiTheme="minorHAnsi"/>
          <w:color w:val="000000" w:themeColor="text1"/>
          <w:lang w:val="de-DE"/>
        </w:rPr>
        <w:fldChar w:fldCharType="separate"/>
      </w:r>
      <w:r w:rsidR="00CC3889" w:rsidRPr="007310A7">
        <w:rPr>
          <w:rFonts w:ascii="Cambria" w:hAnsi="Cambria"/>
          <w:color w:val="000000" w:themeColor="text1"/>
          <w:lang w:val="de-DE"/>
        </w:rPr>
        <w:t>(vgl. OII USA 2022)</w:t>
      </w:r>
      <w:r w:rsidR="00CC388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Die Gründung von OII intendiert zudem eine erstmalige internationale Vernetzung intergeschlechtlicher Menschen, was in der weiteren Entwicklung dazu führt, dass </w:t>
      </w:r>
      <w:r w:rsidR="006E3A23">
        <w:rPr>
          <w:rFonts w:asciiTheme="minorHAnsi" w:hAnsiTheme="minorHAnsi"/>
          <w:color w:val="000000" w:themeColor="text1"/>
          <w:lang w:val="de-DE"/>
        </w:rPr>
        <w:t xml:space="preserve">OII </w:t>
      </w:r>
      <w:r w:rsidRPr="007310A7">
        <w:rPr>
          <w:rFonts w:asciiTheme="minorHAnsi" w:hAnsiTheme="minorHAnsi"/>
          <w:color w:val="000000" w:themeColor="text1"/>
          <w:lang w:val="de-DE"/>
        </w:rPr>
        <w:t xml:space="preserve">zu einer der größten Intersex-Organisationen weltweit anwächst. Gleichzeitig ist die Entstehung einer neuen, ebenfalls in den USA aktiven Organisation auch als Reaktion </w:t>
      </w:r>
      <w:r w:rsidRPr="007310A7">
        <w:rPr>
          <w:rFonts w:asciiTheme="minorHAnsi" w:hAnsiTheme="minorHAnsi"/>
          <w:color w:val="000000" w:themeColor="text1"/>
          <w:lang w:val="de-DE"/>
        </w:rPr>
        <w:lastRenderedPageBreak/>
        <w:t xml:space="preserve">auf die zunehmende Annäherung ISNAs an medizinische </w:t>
      </w:r>
      <w:r w:rsidR="006E3A23">
        <w:rPr>
          <w:rFonts w:asciiTheme="minorHAnsi" w:hAnsiTheme="minorHAnsi"/>
          <w:color w:val="000000" w:themeColor="text1"/>
          <w:lang w:val="de-DE"/>
        </w:rPr>
        <w:t xml:space="preserve">Diskurspositionen </w:t>
      </w:r>
      <w:r w:rsidRPr="007310A7">
        <w:rPr>
          <w:rFonts w:asciiTheme="minorHAnsi" w:hAnsiTheme="minorHAnsi"/>
          <w:color w:val="000000" w:themeColor="text1"/>
          <w:lang w:val="de-DE"/>
        </w:rPr>
        <w:t>verstehbar</w:t>
      </w:r>
      <w:r w:rsidR="00CC3889" w:rsidRPr="007310A7">
        <w:rPr>
          <w:rFonts w:asciiTheme="minorHAnsi" w:hAnsiTheme="minorHAnsi"/>
          <w:color w:val="000000" w:themeColor="text1"/>
          <w:lang w:val="de-DE"/>
        </w:rPr>
        <w:t xml:space="preserve"> </w:t>
      </w:r>
      <w:r w:rsidR="00CC3889" w:rsidRPr="007310A7">
        <w:rPr>
          <w:rFonts w:asciiTheme="minorHAnsi" w:hAnsiTheme="minorHAnsi"/>
          <w:color w:val="000000" w:themeColor="text1"/>
          <w:lang w:val="de-DE"/>
        </w:rPr>
        <w:fldChar w:fldCharType="begin"/>
      </w:r>
      <w:r w:rsidR="00CC3889" w:rsidRPr="007310A7">
        <w:rPr>
          <w:rFonts w:asciiTheme="minorHAnsi" w:hAnsiTheme="minorHAnsi"/>
          <w:color w:val="000000" w:themeColor="text1"/>
          <w:lang w:val="de-DE"/>
        </w:rPr>
        <w:instrText xml:space="preserve"> ADDIN ZOTERO_ITEM CSL_CITATION {"citationID":"JZyXPoCo","properties":{"unsorted":false,"formattedCitation":"(vgl. Davis 2015, 36f)","plainCitation":"(vgl. Davis 2015, 36f)","noteIndex":0},"citationItems":[{"id":1202,"uris":["http://zotero.org/users/local/owKliTIb/items/UI7EEAIY"],"itemData":{"id":1202,"type":"book","abstract":"When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36f","label":"page","prefix":"vgl."}],"schema":"https://github.com/citation-style-language/schema/raw/master/csl-citation.json"} </w:instrText>
      </w:r>
      <w:r w:rsidR="00CC3889" w:rsidRPr="007310A7">
        <w:rPr>
          <w:rFonts w:asciiTheme="minorHAnsi" w:hAnsiTheme="minorHAnsi"/>
          <w:color w:val="000000" w:themeColor="text1"/>
          <w:lang w:val="de-DE"/>
        </w:rPr>
        <w:fldChar w:fldCharType="separate"/>
      </w:r>
      <w:r w:rsidR="00CC3889" w:rsidRPr="007310A7">
        <w:rPr>
          <w:rFonts w:ascii="Cambria" w:hAnsi="Cambria"/>
          <w:color w:val="000000" w:themeColor="text1"/>
          <w:lang w:val="de-DE"/>
        </w:rPr>
        <w:t>(vgl. Davis 2015, 36f</w:t>
      </w:r>
      <w:r w:rsidR="006E3A23">
        <w:rPr>
          <w:rFonts w:ascii="Cambria" w:hAnsi="Cambria"/>
          <w:color w:val="000000" w:themeColor="text1"/>
          <w:lang w:val="de-DE"/>
        </w:rPr>
        <w:t>.</w:t>
      </w:r>
      <w:r w:rsidR="00CC3889" w:rsidRPr="007310A7">
        <w:rPr>
          <w:rFonts w:ascii="Cambria" w:hAnsi="Cambria"/>
          <w:color w:val="000000" w:themeColor="text1"/>
          <w:lang w:val="de-DE"/>
        </w:rPr>
        <w:t>)</w:t>
      </w:r>
      <w:r w:rsidR="00CC388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OIIs Gründung ist vor letzterem Hintergrund als eine </w:t>
      </w:r>
      <w:r w:rsidR="006E3A23">
        <w:rPr>
          <w:rFonts w:asciiTheme="minorHAnsi" w:hAnsiTheme="minorHAnsi"/>
          <w:color w:val="000000" w:themeColor="text1"/>
          <w:lang w:val="de-DE"/>
        </w:rPr>
        <w:t xml:space="preserve">verstärkte </w:t>
      </w:r>
      <w:r w:rsidRPr="007310A7">
        <w:rPr>
          <w:rFonts w:asciiTheme="minorHAnsi" w:hAnsiTheme="minorHAnsi"/>
          <w:color w:val="000000" w:themeColor="text1"/>
          <w:lang w:val="de-DE"/>
        </w:rPr>
        <w:t xml:space="preserve">Verortung der Intersex-Selbstvertretung in Strategien des medizin-kritischen Aktivismus zu verstehen, die darauf abzielen jegliche nicht-selbsteingewilligte Normalisierung intergeschlechtlicher Körper zu beenden (vgl. OII USA 2008, zitiert nach ebd. 182). Dadurch stehen neben der Vernetzung überwiegend die Veränderung von Gesetzen und weniger die von innen erfolgende Transformation medizinischer Institutionen bzw. deren Sichtweisen im Mittelpunkt. Hierfür strebt OII – ähnlich wie zu Beginn ISNA – von Anfang an eine Vernetzung mit LGBTQI* Selbstvertretungen an </w:t>
      </w:r>
      <w:r w:rsidR="00CC3889" w:rsidRPr="007310A7">
        <w:rPr>
          <w:rFonts w:asciiTheme="minorHAnsi" w:hAnsiTheme="minorHAnsi"/>
          <w:color w:val="000000" w:themeColor="text1"/>
          <w:lang w:val="de-DE"/>
        </w:rPr>
        <w:fldChar w:fldCharType="begin"/>
      </w:r>
      <w:r w:rsidR="00CC3889" w:rsidRPr="007310A7">
        <w:rPr>
          <w:rFonts w:asciiTheme="minorHAnsi" w:hAnsiTheme="minorHAnsi"/>
          <w:color w:val="000000" w:themeColor="text1"/>
          <w:lang w:val="de-DE"/>
        </w:rPr>
        <w:instrText xml:space="preserve"> ADDIN ZOTERO_ITEM CSL_CITATION {"citationID":"z7FG6v4m","properties":{"unsorted":false,"formattedCitation":"(vgl. OII USA 2022)","plainCitation":"(vgl. OII USA 2022)","noteIndex":0},"citationItems":[{"id":289,"uris":["http://zotero.org/users/local/owKliTIb/items/VTCTZ8LI"],"itemData":{"id":289,"type":"document","title":"Bridge Building, Intersex People, The Founder of OII","author":[{"literal":"OII USA"}],"issued":{"date-parts":[["2022"]]}},"prefix":"vgl."}],"schema":"https://github.com/citation-style-language/schema/raw/master/csl-citation.json"} </w:instrText>
      </w:r>
      <w:r w:rsidR="00CC3889" w:rsidRPr="007310A7">
        <w:rPr>
          <w:rFonts w:asciiTheme="minorHAnsi" w:hAnsiTheme="minorHAnsi"/>
          <w:color w:val="000000" w:themeColor="text1"/>
          <w:lang w:val="de-DE"/>
        </w:rPr>
        <w:fldChar w:fldCharType="separate"/>
      </w:r>
      <w:r w:rsidR="00CC3889" w:rsidRPr="007310A7">
        <w:rPr>
          <w:rFonts w:ascii="Cambria" w:hAnsi="Cambria"/>
          <w:color w:val="000000" w:themeColor="text1"/>
          <w:lang w:val="de-DE"/>
        </w:rPr>
        <w:t>(vgl. OII USA 2022)</w:t>
      </w:r>
      <w:r w:rsidR="00CC388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Was OII ebenfalls mit letzteren verbindet ist eine affirmative Haltung bezüglich geschlechtlicher Besonderheit, die </w:t>
      </w:r>
      <w:r w:rsidR="006E3A23">
        <w:rPr>
          <w:rFonts w:asciiTheme="minorHAnsi" w:hAnsiTheme="minorHAnsi"/>
          <w:color w:val="000000" w:themeColor="text1"/>
          <w:lang w:val="de-DE"/>
        </w:rPr>
        <w:t xml:space="preserve">sich </w:t>
      </w:r>
      <w:r w:rsidRPr="007310A7">
        <w:rPr>
          <w:rFonts w:asciiTheme="minorHAnsi" w:hAnsiTheme="minorHAnsi"/>
          <w:color w:val="000000" w:themeColor="text1"/>
          <w:lang w:val="de-DE"/>
        </w:rPr>
        <w:t>in Anlehnung an das in trans* Communities vorherrschende Selbstverständnis als „</w:t>
      </w:r>
      <w:proofErr w:type="spellStart"/>
      <w:r w:rsidRPr="007310A7">
        <w:rPr>
          <w:rFonts w:asciiTheme="minorHAnsi" w:hAnsiTheme="minorHAnsi"/>
          <w:color w:val="000000" w:themeColor="text1"/>
          <w:lang w:val="de-DE"/>
        </w:rPr>
        <w:t>identity</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framework</w:t>
      </w:r>
      <w:proofErr w:type="spellEnd"/>
      <w:r w:rsidRPr="007310A7">
        <w:rPr>
          <w:rFonts w:asciiTheme="minorHAnsi" w:hAnsiTheme="minorHAnsi"/>
          <w:color w:val="000000" w:themeColor="text1"/>
          <w:lang w:val="de-DE"/>
        </w:rPr>
        <w:t>“ in Abgrenzung zu einem „</w:t>
      </w:r>
      <w:proofErr w:type="spellStart"/>
      <w:r w:rsidRPr="007310A7">
        <w:rPr>
          <w:rFonts w:asciiTheme="minorHAnsi" w:hAnsiTheme="minorHAnsi"/>
          <w:color w:val="000000" w:themeColor="text1"/>
          <w:lang w:val="de-DE"/>
        </w:rPr>
        <w:t>disorder</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framework</w:t>
      </w:r>
      <w:proofErr w:type="spellEnd"/>
      <w:r w:rsidRPr="007310A7">
        <w:rPr>
          <w:rFonts w:asciiTheme="minorHAnsi" w:hAnsiTheme="minorHAnsi"/>
          <w:color w:val="000000" w:themeColor="text1"/>
          <w:lang w:val="de-DE"/>
        </w:rPr>
        <w:t>“ bezeichne</w:t>
      </w:r>
      <w:r w:rsidR="006E3A23">
        <w:rPr>
          <w:rFonts w:asciiTheme="minorHAnsi" w:hAnsiTheme="minorHAnsi"/>
          <w:color w:val="000000" w:themeColor="text1"/>
          <w:lang w:val="de-DE"/>
        </w:rPr>
        <w:t>n lassen</w:t>
      </w:r>
      <w:r w:rsidR="00B22463" w:rsidRPr="007310A7">
        <w:rPr>
          <w:rFonts w:asciiTheme="minorHAnsi" w:hAnsiTheme="minorHAnsi"/>
          <w:color w:val="000000" w:themeColor="text1"/>
          <w:lang w:val="de-DE"/>
        </w:rPr>
        <w:t xml:space="preserve"> </w:t>
      </w:r>
      <w:r w:rsidR="00B22463" w:rsidRPr="007310A7">
        <w:rPr>
          <w:rFonts w:asciiTheme="minorHAnsi" w:hAnsiTheme="minorHAnsi"/>
          <w:color w:val="000000" w:themeColor="text1"/>
          <w:lang w:val="de-DE"/>
        </w:rPr>
        <w:fldChar w:fldCharType="begin"/>
      </w:r>
      <w:r w:rsidR="00B22463" w:rsidRPr="007310A7">
        <w:rPr>
          <w:rFonts w:asciiTheme="minorHAnsi" w:hAnsiTheme="minorHAnsi"/>
          <w:color w:val="000000" w:themeColor="text1"/>
          <w:lang w:val="de-DE"/>
        </w:rPr>
        <w:instrText xml:space="preserve"> ADDIN ZOTERO_ITEM CSL_CITATION {"citationID":"IIIOedQt","properties":{"unsorted":false,"formattedCitation":"(2016, 99f)","plainCitation":"(2016, 99f)","noteIndex":0},"citationItems":[{"id":1282,"uris":["http://zotero.org/users/local/owKliTIb/items/FU5GYCG9"],"itemData":{"id":1282,"type":"chapter","abstract":"Intersex and trans* communities are similar in that they are both marginalized because they belie a core contemporary ideology: that people are born with a binary physical sex, and that this determines their binary gender. Having bodies and identities that often conflict with this precept, trans* and intersex people are subjected to social stigma that can have powerful negative effects. While this commonality has led some intersex and trans* people to make common cause and work together politically, other factors drive the two communities apart. To understand the tensions that separate two communities that might seem ‘natural’ allies, we must understand how each of the two communities is itself split into two subgroups. Both the intersex and trans* communities contain some individuals who frame their community distinction as a matter of identity and pride, and others who view their difference as a disorder that should be approached with pity and cured medically. The majority of the people in intersex communities use the disorder framework, while the majority of trans* individuals use an identity frame. Many transsexuals who employ the disorder framework present transsexuality as an intersex condition of the brain. Their hope is that if the larger society can be persuaded that this is the case, medical transition services will be freely provided out of pity to cure those afflicted with intersex brains, as children with intermediate genitals are given sex assignment surgery. Intersex individuals largely resist the idea that trans* status is an intersex condition of the brain, for reasons that this chapter will explore, and this tension drives the two communities apart. It is only the subsets of the intersex and trans communities that employ the identity framework who tend to work together as allies. These allied individuals center the idea that sex status should be a matter of personal autonomy based upon gender identity, and validate non-binary gender identities in addition to binary ones.","container-title":"Transgender and Intersex: Theoretical, Practical, and Artistic Perspectives","DOI":"10.1057/978-1-349-71325-7_4","ISBN":"978-1-349-71325-7","page":"83-113","publisher":"Palgrave Macmillan US","publisher-place":"New York","title":"Intersex and Trans* Communities: Commonalities and Tensions","URL":"https://doi.org/10.1057/978-1-349-71325-7_4","author":[{"family":"Costello","given":"Cary Gabriel"}],"editor":[{"family":"Horlacher","given":"Stefan"}],"issued":{"date-parts":[["2016"]]}},"locator":"99f","label":"page","suppress-author":true}],"schema":"https://github.com/citation-style-language/schema/raw/master/csl-citation.json"} </w:instrText>
      </w:r>
      <w:r w:rsidR="00B22463" w:rsidRPr="007310A7">
        <w:rPr>
          <w:rFonts w:asciiTheme="minorHAnsi" w:hAnsiTheme="minorHAnsi"/>
          <w:color w:val="000000" w:themeColor="text1"/>
          <w:lang w:val="de-DE"/>
        </w:rPr>
        <w:fldChar w:fldCharType="separate"/>
      </w:r>
      <w:r w:rsidR="00B22463" w:rsidRPr="007310A7">
        <w:rPr>
          <w:rFonts w:ascii="Cambria" w:hAnsi="Cambria"/>
          <w:color w:val="000000" w:themeColor="text1"/>
          <w:lang w:val="de-DE"/>
        </w:rPr>
        <w:t>(</w:t>
      </w:r>
      <w:r w:rsidR="006E3A23">
        <w:rPr>
          <w:rFonts w:ascii="Cambria" w:hAnsi="Cambria"/>
          <w:color w:val="000000" w:themeColor="text1"/>
          <w:lang w:val="de-DE"/>
        </w:rPr>
        <w:t xml:space="preserve">Costello </w:t>
      </w:r>
      <w:r w:rsidR="00B22463" w:rsidRPr="007310A7">
        <w:rPr>
          <w:rFonts w:ascii="Cambria" w:hAnsi="Cambria"/>
          <w:color w:val="000000" w:themeColor="text1"/>
          <w:lang w:val="de-DE"/>
        </w:rPr>
        <w:t>2016, 99f</w:t>
      </w:r>
      <w:r w:rsidR="006E3A23">
        <w:rPr>
          <w:rFonts w:ascii="Cambria" w:hAnsi="Cambria"/>
          <w:color w:val="000000" w:themeColor="text1"/>
          <w:lang w:val="de-DE"/>
        </w:rPr>
        <w:t>.</w:t>
      </w:r>
      <w:r w:rsidR="00B22463" w:rsidRPr="007310A7">
        <w:rPr>
          <w:rFonts w:ascii="Cambria" w:hAnsi="Cambria"/>
          <w:color w:val="000000" w:themeColor="text1"/>
          <w:lang w:val="de-DE"/>
        </w:rPr>
        <w:t>)</w:t>
      </w:r>
      <w:r w:rsidR="00B22463"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p>
    <w:p w14:paraId="10B28EBC" w14:textId="30F017AB"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Relevant sowohl für diese Verbindung als auch für die diskursive Abgrenzung OIIs vo</w:t>
      </w:r>
      <w:r w:rsidR="006E3A23">
        <w:rPr>
          <w:rFonts w:asciiTheme="minorHAnsi" w:hAnsiTheme="minorHAnsi"/>
          <w:color w:val="000000" w:themeColor="text1"/>
          <w:lang w:val="de-DE"/>
        </w:rPr>
        <w:t>m</w:t>
      </w:r>
      <w:r w:rsidRPr="007310A7">
        <w:rPr>
          <w:rFonts w:asciiTheme="minorHAnsi" w:hAnsiTheme="minorHAnsi"/>
          <w:color w:val="000000" w:themeColor="text1"/>
          <w:lang w:val="de-DE"/>
        </w:rPr>
        <w:t xml:space="preserve"> medizinischen Diskurs ist zudem die Kritik einer zweigeschlechtlichen Ordnung als Grundlage intergeschlechtlicher Stigmatisierung </w:t>
      </w:r>
      <w:r w:rsidR="006E3A23">
        <w:rPr>
          <w:rFonts w:asciiTheme="minorHAnsi" w:hAnsiTheme="minorHAnsi"/>
          <w:color w:val="000000" w:themeColor="text1"/>
          <w:lang w:val="de-DE"/>
        </w:rPr>
        <w:t xml:space="preserve">und </w:t>
      </w:r>
      <w:r w:rsidRPr="007310A7">
        <w:rPr>
          <w:rFonts w:asciiTheme="minorHAnsi" w:hAnsiTheme="minorHAnsi"/>
          <w:color w:val="000000" w:themeColor="text1"/>
          <w:lang w:val="de-DE"/>
        </w:rPr>
        <w:t xml:space="preserve">Diskriminierung. Während innerhalb des </w:t>
      </w:r>
      <w:r w:rsidR="006E3A23">
        <w:rPr>
          <w:rFonts w:asciiTheme="minorHAnsi" w:hAnsiTheme="minorHAnsi"/>
          <w:color w:val="000000" w:themeColor="text1"/>
          <w:lang w:val="de-DE"/>
        </w:rPr>
        <w:t>s</w:t>
      </w:r>
      <w:r w:rsidRPr="007310A7">
        <w:rPr>
          <w:rFonts w:asciiTheme="minorHAnsi" w:hAnsiTheme="minorHAnsi"/>
          <w:color w:val="000000" w:themeColor="text1"/>
          <w:lang w:val="de-DE"/>
        </w:rPr>
        <w:t xml:space="preserve">törungsbasierten Diskurses sowohl eine geschlechtliche Transition im Lebensverlauf als auch eine gleichgeschlechtliche sexuelle Orientierung als problematisch </w:t>
      </w:r>
      <w:r w:rsidR="006E3A23">
        <w:rPr>
          <w:rFonts w:asciiTheme="minorHAnsi" w:hAnsiTheme="minorHAnsi"/>
          <w:color w:val="000000" w:themeColor="text1"/>
          <w:lang w:val="de-DE"/>
        </w:rPr>
        <w:t xml:space="preserve">bzw. Resultat </w:t>
      </w:r>
      <w:r w:rsidRPr="007310A7">
        <w:rPr>
          <w:rFonts w:asciiTheme="minorHAnsi" w:hAnsiTheme="minorHAnsi"/>
          <w:color w:val="000000" w:themeColor="text1"/>
          <w:lang w:val="de-DE"/>
        </w:rPr>
        <w:t>‚fehlerhafte</w:t>
      </w:r>
      <w:r w:rsidR="006E3A23">
        <w:rPr>
          <w:rFonts w:asciiTheme="minorHAnsi" w:hAnsiTheme="minorHAnsi"/>
          <w:color w:val="000000" w:themeColor="text1"/>
          <w:lang w:val="de-DE"/>
        </w:rPr>
        <w:t>r</w:t>
      </w:r>
      <w:r w:rsidRPr="007310A7">
        <w:rPr>
          <w:rFonts w:asciiTheme="minorHAnsi" w:hAnsiTheme="minorHAnsi"/>
          <w:color w:val="000000" w:themeColor="text1"/>
          <w:lang w:val="de-DE"/>
        </w:rPr>
        <w:t>’ medizinische</w:t>
      </w:r>
      <w:r w:rsidR="006E3A23">
        <w:rPr>
          <w:rFonts w:asciiTheme="minorHAnsi" w:hAnsiTheme="minorHAnsi"/>
          <w:color w:val="000000" w:themeColor="text1"/>
          <w:lang w:val="de-DE"/>
        </w:rPr>
        <w:t>r</w:t>
      </w:r>
      <w:r w:rsidRPr="007310A7">
        <w:rPr>
          <w:rFonts w:asciiTheme="minorHAnsi" w:hAnsiTheme="minorHAnsi"/>
          <w:color w:val="000000" w:themeColor="text1"/>
          <w:lang w:val="de-DE"/>
        </w:rPr>
        <w:t xml:space="preserve"> Zuweisung</w:t>
      </w:r>
      <w:r w:rsidR="006E3A23">
        <w:rPr>
          <w:rFonts w:asciiTheme="minorHAnsi" w:hAnsiTheme="minorHAnsi"/>
          <w:color w:val="000000" w:themeColor="text1"/>
          <w:lang w:val="de-DE"/>
        </w:rPr>
        <w:t>en</w:t>
      </w:r>
      <w:r w:rsidRPr="007310A7">
        <w:rPr>
          <w:rFonts w:asciiTheme="minorHAnsi" w:hAnsiTheme="minorHAnsi"/>
          <w:color w:val="000000" w:themeColor="text1"/>
          <w:lang w:val="de-DE"/>
        </w:rPr>
        <w:t xml:space="preserve"> eingeordnet werden, versteht OII - ähnlich </w:t>
      </w:r>
      <w:r w:rsidR="006E3A23">
        <w:rPr>
          <w:rFonts w:asciiTheme="minorHAnsi" w:hAnsiTheme="minorHAnsi"/>
          <w:color w:val="000000" w:themeColor="text1"/>
          <w:lang w:val="de-DE"/>
        </w:rPr>
        <w:t xml:space="preserve">wie anfangs </w:t>
      </w:r>
      <w:r w:rsidRPr="007310A7">
        <w:rPr>
          <w:rFonts w:asciiTheme="minorHAnsi" w:hAnsiTheme="minorHAnsi"/>
          <w:color w:val="000000" w:themeColor="text1"/>
          <w:lang w:val="de-DE"/>
        </w:rPr>
        <w:t>Chase - die sozialen Abwertungserfahrungen intergeschlechtlicher Menschen im Zusammenhang von Homo- und Trans*</w:t>
      </w:r>
      <w:proofErr w:type="spellStart"/>
      <w:r w:rsidRPr="007310A7">
        <w:rPr>
          <w:rFonts w:asciiTheme="minorHAnsi" w:hAnsiTheme="minorHAnsi"/>
          <w:color w:val="000000" w:themeColor="text1"/>
          <w:lang w:val="de-DE"/>
        </w:rPr>
        <w:t>phobie</w:t>
      </w:r>
      <w:proofErr w:type="spellEnd"/>
      <w:r w:rsidRPr="007310A7">
        <w:rPr>
          <w:rFonts w:asciiTheme="minorHAnsi" w:hAnsiTheme="minorHAnsi"/>
          <w:color w:val="000000" w:themeColor="text1"/>
          <w:lang w:val="de-DE"/>
        </w:rPr>
        <w:t>, die diese mit bedingen</w:t>
      </w:r>
      <w:r w:rsidR="0010687B" w:rsidRPr="007310A7">
        <w:rPr>
          <w:rFonts w:asciiTheme="minorHAnsi" w:hAnsiTheme="minorHAnsi"/>
          <w:color w:val="000000" w:themeColor="text1"/>
          <w:lang w:val="de-DE"/>
        </w:rPr>
        <w:t xml:space="preserve"> </w:t>
      </w:r>
      <w:r w:rsidR="0010687B" w:rsidRPr="007310A7">
        <w:rPr>
          <w:rFonts w:asciiTheme="minorHAnsi" w:hAnsiTheme="minorHAnsi"/>
          <w:color w:val="000000" w:themeColor="text1"/>
          <w:lang w:val="de-DE"/>
        </w:rPr>
        <w:fldChar w:fldCharType="begin"/>
      </w:r>
      <w:r w:rsidR="0010687B" w:rsidRPr="007310A7">
        <w:rPr>
          <w:rFonts w:asciiTheme="minorHAnsi" w:hAnsiTheme="minorHAnsi"/>
          <w:color w:val="000000" w:themeColor="text1"/>
          <w:lang w:val="de-DE"/>
        </w:rPr>
        <w:instrText xml:space="preserve"> ADDIN ZOTERO_ITEM CSL_CITATION {"citationID":"Yd7USn7c","properties":{"unsorted":false,"formattedCitation":"(vgl. Hinkle 2006)","plainCitation":"(vgl. Hinkle 2006)","noteIndex":0},"citationItems":[{"id":1283,"uris":["http://zotero.org/users/local/owKliTIb/items/E42JTDSV"],"itemData":{"id":1283,"type":"post-weblog","container-title":"Organisation Intersex International","title":"Handbook for parents is transphobic and homophobic","author":[{"family":"Hinkle","given":"Curtis E."}],"issued":{"date-parts":[["2006"]]}},"prefix":"vgl."}],"schema":"https://github.com/citation-style-language/schema/raw/master/csl-citation.json"} </w:instrText>
      </w:r>
      <w:r w:rsidR="0010687B" w:rsidRPr="007310A7">
        <w:rPr>
          <w:rFonts w:asciiTheme="minorHAnsi" w:hAnsiTheme="minorHAnsi"/>
          <w:color w:val="000000" w:themeColor="text1"/>
          <w:lang w:val="de-DE"/>
        </w:rPr>
        <w:fldChar w:fldCharType="separate"/>
      </w:r>
      <w:r w:rsidR="0010687B" w:rsidRPr="007310A7">
        <w:rPr>
          <w:rFonts w:ascii="Cambria" w:hAnsi="Cambria"/>
          <w:color w:val="000000" w:themeColor="text1"/>
          <w:lang w:val="de-DE"/>
        </w:rPr>
        <w:t>(vgl. Hinkle 2006)</w:t>
      </w:r>
      <w:r w:rsidR="0010687B" w:rsidRPr="007310A7">
        <w:rPr>
          <w:rFonts w:asciiTheme="minorHAnsi" w:hAnsiTheme="minorHAnsi"/>
          <w:color w:val="000000" w:themeColor="text1"/>
          <w:lang w:val="de-DE"/>
        </w:rPr>
        <w:fldChar w:fldCharType="end"/>
      </w:r>
      <w:r w:rsidR="0010687B" w:rsidRPr="007310A7">
        <w:rPr>
          <w:rFonts w:asciiTheme="minorHAnsi" w:hAnsiTheme="minorHAnsi"/>
          <w:color w:val="000000" w:themeColor="text1"/>
          <w:lang w:val="de-DE"/>
        </w:rPr>
        <w:t>.</w:t>
      </w:r>
    </w:p>
    <w:p w14:paraId="6EB9F558" w14:textId="0FC0A57E" w:rsidR="00C32CC6" w:rsidRPr="007310A7" w:rsidRDefault="00C32CC6" w:rsidP="00B22463">
      <w:pPr>
        <w:pStyle w:val="Default"/>
        <w:spacing w:before="240"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Im Zuge der Etablierung ISNAs</w:t>
      </w:r>
      <w:del w:id="1000091" w:author="Claude Lektorat" w:date="2026-06-30T12:18:05Z">
        <w:r>
          <w:rPr>
            <w:rFonts w:asciiTheme="minorHAnsi" w:hAnsiTheme="minorHAnsi"/>
            <w:color w:val="000000" w:themeColor="text1"/>
            <w:lang w:val="de-DE"/>
          </w:rPr>
          <w:delText xml:space="preserve"> </w:delText>
        </w:r>
      </w:del>
      <w:ins w:id="1000092" w:author="Claude Lektorat" w:date="2026-06-30T12:18:05Z">
        <w:r>
          <w:rPr>
            <w:rFonts w:asciiTheme="minorHAnsi" w:hAnsiTheme="minorHAnsi"/>
            <w:color w:val="000000" w:themeColor="text1"/>
            <w:lang w:val="de-DE"/>
          </w:rPr>
          <w:t xml:space="preserve"> </w:t>
        </w:r>
      </w:ins>
      <w:del w:id="1000093" w:author="Claude Lektorat" w:date="2026-06-30T12:18:05Z">
        <w:r>
          <w:rPr>
            <w:rFonts w:asciiTheme="minorHAnsi" w:hAnsiTheme="minorHAnsi"/>
            <w:color w:val="000000" w:themeColor="text1"/>
            <w:lang w:val="de-DE"/>
          </w:rPr>
          <w:delText xml:space="preserve"> </w:delText>
        </w:r>
      </w:del>
      <w:r>
        <w:rPr>
          <w:rFonts w:asciiTheme="minorHAnsi" w:hAnsiTheme="minorHAnsi"/>
          <w:color w:val="000000" w:themeColor="text1"/>
          <w:lang w:val="de-DE"/>
        </w:rPr>
        <w:t xml:space="preserve">und korrelierend mit dem Austritt </w:t>
      </w:r>
      <w:r>
        <w:rPr>
          <w:rFonts w:asciiTheme="minorHAnsi" w:hAnsiTheme="minorHAnsi"/>
          <w:color w:val="000000" w:themeColor="text1"/>
          <w:lang w:val="de-DE"/>
        </w:rPr>
        <w:t xml:space="preserve">von </w:t>
      </w:r>
      <w:r>
        <w:rPr>
          <w:rFonts w:asciiTheme="minorHAnsi" w:hAnsiTheme="minorHAnsi"/>
          <w:color w:val="000000" w:themeColor="text1"/>
          <w:lang w:val="de-DE"/>
        </w:rPr>
        <w:t xml:space="preserve">Mitglieder</w:t>
      </w:r>
      <w:r>
        <w:rPr>
          <w:rFonts w:asciiTheme="minorHAnsi" w:hAnsiTheme="minorHAnsi"/>
          <w:color w:val="000000" w:themeColor="text1"/>
          <w:lang w:val="de-DE"/>
        </w:rPr>
        <w:t xml:space="preserve">n</w:t>
      </w:r>
      <w:r>
        <w:rPr>
          <w:rFonts w:asciiTheme="minorHAnsi" w:hAnsiTheme="minorHAnsi"/>
          <w:color w:val="000000" w:themeColor="text1"/>
          <w:lang w:val="de-DE"/>
        </w:rPr>
        <w:t xml:space="preserve"> wie Holmes, die </w:t>
      </w:r>
      <w:r>
        <w:rPr>
          <w:rFonts w:asciiTheme="minorHAnsi" w:hAnsiTheme="minorHAnsi"/>
          <w:color w:val="000000" w:themeColor="text1"/>
          <w:lang w:val="de-DE"/>
        </w:rPr>
        <w:t xml:space="preserve">explizit </w:t>
      </w:r>
      <w:proofErr w:type="spellStart"/>
      <w:r>
        <w:rPr>
          <w:rFonts w:asciiTheme="minorHAnsi" w:hAnsiTheme="minorHAnsi"/>
          <w:color w:val="000000" w:themeColor="text1"/>
          <w:lang w:val="de-DE"/>
        </w:rPr>
        <w:t xml:space="preserve">queertheoretische</w:t>
      </w:r>
      <w:proofErr w:type="spellEnd"/>
      <w:r>
        <w:rPr>
          <w:rFonts w:asciiTheme="minorHAnsi" w:hAnsiTheme="minorHAnsi"/>
          <w:color w:val="000000" w:themeColor="text1"/>
          <w:lang w:val="de-DE"/>
        </w:rPr>
        <w:t xml:space="preserve"> Standpunkte vertreten, kommt es zu einer </w:t>
      </w:r>
      <w:r>
        <w:rPr>
          <w:rFonts w:asciiTheme="minorHAnsi" w:hAnsiTheme="minorHAnsi"/>
          <w:color w:val="000000" w:themeColor="text1"/>
          <w:lang w:val="de-DE"/>
        </w:rPr>
        <w:t xml:space="preserve">zunehmenden </w:t>
      </w:r>
      <w:r>
        <w:rPr>
          <w:rFonts w:asciiTheme="minorHAnsi" w:hAnsiTheme="minorHAnsi"/>
          <w:color w:val="000000" w:themeColor="text1"/>
          <w:lang w:val="de-DE"/>
        </w:rPr>
        <w:t xml:space="preserve">Distanzierung</w:t>
      </w:r>
      <w:r>
        <w:rPr>
          <w:rFonts w:asciiTheme="minorHAnsi" w:hAnsiTheme="minorHAnsi"/>
          <w:color w:val="000000" w:themeColor="text1"/>
          <w:lang w:val="de-DE"/>
        </w:rPr>
        <w:t xml:space="preserve"> ISNAs von</w:t>
      </w:r>
      <w:r>
        <w:rPr>
          <w:rFonts w:asciiTheme="minorHAnsi" w:hAnsiTheme="minorHAnsi"/>
          <w:color w:val="000000" w:themeColor="text1"/>
          <w:lang w:val="de-DE"/>
        </w:rPr>
        <w:t xml:space="preserve"> LGBTIQ</w:t>
      </w:r>
      <w:r>
        <w:rPr>
          <w:rFonts w:asciiTheme="minorHAnsi" w:hAnsiTheme="minorHAnsi"/>
          <w:color w:val="000000" w:themeColor="text1"/>
          <w:lang w:val="de-DE"/>
        </w:rPr>
        <w:t xml:space="preserve">A</w:t>
      </w:r>
      <w:r>
        <w:rPr>
          <w:rFonts w:asciiTheme="minorHAnsi" w:hAnsiTheme="minorHAnsi"/>
          <w:color w:val="000000" w:themeColor="text1"/>
          <w:lang w:val="de-DE"/>
        </w:rPr>
        <w:t xml:space="preserve">*-Organisationen und Positionierungen</w:t>
      </w:r>
      <w:r>
        <w:rPr>
          <w:rFonts w:asciiTheme="minorHAnsi" w:hAnsiTheme="minorHAnsi"/>
          <w:color w:val="000000" w:themeColor="text1"/>
          <w:lang w:val="de-DE"/>
        </w:rPr>
        <w:t xml:space="preserve"> </w:t>
      </w:r>
      <w:r w:rsidR="002C2299" w:rsidRPr="007310A7">
        <w:rPr>
          <w:rFonts w:asciiTheme="minorHAnsi" w:hAnsiTheme="minorHAnsi"/>
          <w:color w:val="000000" w:themeColor="text1"/>
          <w:lang w:val="de-DE"/>
        </w:rPr>
        <w:fldChar w:fldCharType="begin"/>
      </w:r>
      <w:r w:rsidR="000B7865">
        <w:rPr>
          <w:rFonts w:asciiTheme="minorHAnsi" w:hAnsiTheme="minorHAnsi"/>
          <w:color w:val="000000" w:themeColor="text1"/>
          <w:lang w:val="de-DE"/>
        </w:rPr>
        <w:instrText xml:space="preserve"> ADDIN ZOTERO_ITEM CSL_CITATION {"citationID":"3D73I4JC","properties":{"unsorted":false,"formattedCitation":"(vgl. auch Gleeson 2025, 86ff)","plainCitation":"(vgl. auch Gleeson 2025, 86ff)","dontUpdate":true,"noteIndex":0},"citationItems":[{"id":1203,"uris":["http://zotero.org/users/local/owKliTIb/items/KV9WKYKH"],"itemData":{"id":1203,"type":"book","ISBN":"978-1-83976-095-2","note":"LCCN: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Liberation","URL":"https://books.google.de/books?id=t_weEQAAQBAJ","author":[{"family":"Gleeson","given":"J."}],"issued":{"date-parts":[["2025"]]}},"locator":"86ff","label":"page","prefix":"vgl. auch"}],"schema":"https://github.com/citation-style-language/schema/raw/master/csl-citation.json"} </w:instrText>
      </w:r>
      <w:r w:rsidR="002C2299"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auch </w:t>
      </w:r>
      <w:proofErr w:type="spellStart"/>
      <w:r>
        <w:rPr>
          <w:rFonts w:ascii="Cambria" w:hAnsi="Cambria"/>
          <w:color w:val="000000" w:themeColor="text1"/>
          <w:lang w:val="de-DE"/>
        </w:rPr>
        <w:t xml:space="preserve">Gleeson</w:t>
      </w:r>
      <w:proofErr w:type="spellEnd"/>
      <w:r>
        <w:rPr>
          <w:rFonts w:ascii="Cambria" w:hAnsi="Cambria"/>
          <w:color w:val="000000" w:themeColor="text1"/>
          <w:lang w:val="de-DE"/>
        </w:rPr>
        <w:t xml:space="preserve"> 2025, 86ff</w:t>
      </w:r>
      <w:r>
        <w:rPr>
          <w:rFonts w:ascii="Cambria" w:hAnsi="Cambria"/>
          <w:color w:val="000000" w:themeColor="text1"/>
          <w:lang w:val="de-DE"/>
        </w:rPr>
        <w:t xml:space="preserve">.</w:t>
      </w:r>
      <w:r>
        <w:rPr>
          <w:rFonts w:ascii="Cambria" w:hAnsi="Cambria"/>
          <w:color w:val="000000" w:themeColor="text1"/>
          <w:lang w:val="de-DE"/>
        </w:rPr>
        <w:t xml:space="preserve">)</w:t>
      </w:r>
      <w:r w:rsidR="002C2299"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w:t>
      </w:r>
      <w:r>
        <w:rPr>
          <w:rFonts w:asciiTheme="minorHAnsi" w:hAnsiTheme="minorHAnsi"/>
          <w:color w:val="000000" w:themeColor="text1"/>
          <w:lang w:val="de-DE"/>
        </w:rPr>
        <w:t xml:space="preserve"> Dabei w</w:t>
      </w:r>
      <w:r>
        <w:rPr>
          <w:rFonts w:asciiTheme="minorHAnsi" w:hAnsiTheme="minorHAnsi"/>
          <w:color w:val="000000" w:themeColor="text1"/>
          <w:lang w:val="de-DE"/>
        </w:rPr>
        <w:t xml:space="preserve">e</w:t>
      </w:r>
      <w:r>
        <w:rPr>
          <w:rFonts w:asciiTheme="minorHAnsi" w:hAnsiTheme="minorHAnsi"/>
          <w:color w:val="000000" w:themeColor="text1"/>
          <w:lang w:val="de-DE"/>
        </w:rPr>
        <w:t xml:space="preserve">rden zuvor als identitätsstiftend verstandene geschlechtliche Besonderheiten </w:t>
      </w:r>
      <w:r>
        <w:rPr>
          <w:rFonts w:asciiTheme="minorHAnsi" w:hAnsiTheme="minorHAnsi"/>
          <w:color w:val="000000" w:themeColor="text1"/>
          <w:lang w:val="de-DE"/>
        </w:rPr>
        <w:t xml:space="preserve">nun </w:t>
      </w:r>
      <w:r>
        <w:rPr>
          <w:rFonts w:asciiTheme="minorHAnsi" w:hAnsiTheme="minorHAnsi"/>
          <w:color w:val="000000" w:themeColor="text1"/>
          <w:lang w:val="de-DE"/>
        </w:rPr>
        <w:t xml:space="preserve">als medizinische Diagnosen begriffen. Hier kommt es der Einordnung Costellos folgend zu einer Verschiebung zu Gunsten des „</w:t>
      </w:r>
      <w:proofErr w:type="spellStart"/>
      <w:r>
        <w:rPr>
          <w:rFonts w:asciiTheme="minorHAnsi" w:hAnsiTheme="minorHAnsi"/>
          <w:color w:val="000000" w:themeColor="text1"/>
          <w:lang w:val="de-DE"/>
        </w:rPr>
        <w:t xml:space="preserve">disorder</w:t>
      </w:r>
      <w:proofErr w:type="spellEnd"/>
      <w:r>
        <w:rPr>
          <w:rFonts w:asciiTheme="minorHAnsi" w:hAnsiTheme="minorHAnsi"/>
          <w:color w:val="000000" w:themeColor="text1"/>
          <w:lang w:val="de-DE"/>
        </w:rPr>
        <w:t xml:space="preserve"> </w:t>
      </w:r>
      <w:proofErr w:type="spellStart"/>
      <w:r>
        <w:rPr>
          <w:rFonts w:asciiTheme="minorHAnsi" w:hAnsiTheme="minorHAnsi"/>
          <w:color w:val="000000" w:themeColor="text1"/>
          <w:lang w:val="de-DE"/>
        </w:rPr>
        <w:t xml:space="preserve">frameworks</w:t>
      </w:r>
      <w:proofErr w:type="spellEnd"/>
      <w:r>
        <w:rPr>
          <w:rFonts w:asciiTheme="minorHAnsi" w:hAnsiTheme="minorHAnsi"/>
          <w:color w:val="000000" w:themeColor="text1"/>
          <w:lang w:val="de-DE"/>
        </w:rPr>
        <w:t xml:space="preserve">“ </w:t>
      </w:r>
      <w:r w:rsidR="000E3AFD" w:rsidRPr="007310A7">
        <w:rPr>
          <w:rFonts w:asciiTheme="minorHAnsi" w:hAnsiTheme="minorHAnsi"/>
          <w:color w:val="000000" w:themeColor="text1"/>
          <w:lang w:val="de-DE"/>
        </w:rPr>
        <w:fldChar w:fldCharType="begin"/>
      </w:r>
      <w:r w:rsidR="000E3AFD" w:rsidRPr="007310A7">
        <w:rPr>
          <w:rFonts w:asciiTheme="minorHAnsi" w:hAnsiTheme="minorHAnsi"/>
          <w:color w:val="000000" w:themeColor="text1"/>
          <w:lang w:val="de-DE"/>
        </w:rPr>
        <w:instrText xml:space="preserve"> ADDIN ZOTERO_ITEM CSL_CITATION {"citationID":"20TZxbI3","properties":{"unsorted":false,"formattedCitation":"(2016, 99)","plainCitation":"(2016, 99)","noteIndex":0},"citationItems":[{"id":1282,"uris":["http://zotero.org/users/local/owKliTIb/items/FU5GYCG9"],"itemData":{"id":1282,"type":"chapter","abstract":"Intersex and trans* communities are similar in that they are both marginalized because they belie a core contemporary ideology: that people are born with a binary physical sex, and that this determines their binary gender. Having bodies and identities that often conflict with this precept, trans* and intersex people are subjected to social stigma that can have powerful negative effects. While this commonality has led some intersex and trans* people to make common cause and work together politically, other factors drive the two communities apart. To understand the tensions that separate two communities that might seem ‘natural’ allies, we must understand how each of the two communities is itself split into two subgroups. Both the intersex and trans* communities contain some individuals who frame their community distinction as a matter of identity and pride, and others who view their difference as a disorder that should be approached with pity and cured medically. The majority of the people in intersex communities use the disorder framework, while the majority of trans* individuals use an identity frame. Many transsexuals who employ the disorder framework present transsexuality as an intersex condition of the brain. Their hope is that if the larger society can be persuaded that this is the case, medical transition services will be freely provided out of pity to cure those afflicted with intersex brains, as children with intermediate genitals are given sex assignment surgery. Intersex individuals largely resist the idea that trans* status is an intersex condition of the brain, for reasons that this chapter will explore, and this tension drives the two communities apart. It is only the subsets of the intersex and trans communities that employ the identity framework who tend to work together as allies. These allied individuals center the idea that sex status should be a matter of personal autonomy based upon gender identity, and validate non-binary gender identities in addition to binary ones.","container-title":"Transgender and Intersex: Theoretical, Practical, and Artistic Perspectives","DOI":"10.1057/978-1-349-71325-7_4","ISBN":"978-1-349-71325-7","page":"83-113","publisher":"Palgrave Macmillan US","publisher-place":"New York","title":"Intersex and Trans* Communities: Commonalities and Tensions","URL":"https://doi.org/10.1057/978-1-349-71325-7_4","author":[{"family":"Costello","given":"Cary Gabriel"}],"editor":[{"family":"Horlacher","given":"Stefan"}],"issued":{"date-parts":[["2016"]]}},"locator":"99","label":"page","suppress-author":true}],"schema":"https://github.com/citation-style-language/schema/raw/master/csl-citation.json"} </w:instrText>
      </w:r>
      <w:r w:rsidR="000E3AFD"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(2016, 99)</w:t>
      </w:r>
      <w:r w:rsidR="000E3AFD"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w:t>
      </w:r>
      <w:r>
        <w:rPr>
          <w:rFonts w:asciiTheme="minorHAnsi" w:hAnsiTheme="minorHAnsi"/>
          <w:color w:val="000000" w:themeColor="text1"/>
          <w:lang w:val="de-DE"/>
        </w:rPr>
        <w:t xml:space="preserve">innerhalb des ISNA-</w:t>
      </w:r>
      <w:r>
        <w:rPr>
          <w:rFonts w:asciiTheme="minorHAnsi" w:hAnsiTheme="minorHAnsi"/>
          <w:color w:val="000000" w:themeColor="text1"/>
          <w:lang w:val="de-DE"/>
        </w:rPr>
        <w:t xml:space="preserve">Selbstvertretungs</w:t>
      </w:r>
      <w:r>
        <w:rPr>
          <w:rFonts w:asciiTheme="minorHAnsi" w:hAnsiTheme="minorHAnsi"/>
          <w:color w:val="000000" w:themeColor="text1"/>
          <w:lang w:val="de-DE"/>
        </w:rPr>
        <w:t xml:space="preserve">diskurses. Dieser lässt sich</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 in Abgrenzung zu</w:t>
      </w:r>
      <w:r>
        <w:rPr>
          <w:rFonts w:asciiTheme="minorHAnsi" w:hAnsiTheme="minorHAnsi"/>
          <w:color w:val="000000" w:themeColor="text1"/>
          <w:lang w:val="de-DE"/>
        </w:rPr>
        <w:t xml:space="preserve">m </w:t>
      </w:r>
      <w:r>
        <w:rPr>
          <w:rFonts w:asciiTheme="minorHAnsi" w:hAnsiTheme="minorHAnsi"/>
          <w:color w:val="000000" w:themeColor="text1"/>
          <w:lang w:val="de-DE"/>
        </w:rPr>
        <w:t xml:space="preserve">medizinkritischen</w:t>
      </w:r>
      <w:r>
        <w:rPr>
          <w:rFonts w:asciiTheme="minorHAnsi" w:hAnsiTheme="minorHAnsi"/>
          <w:color w:val="000000" w:themeColor="text1"/>
          <w:lang w:val="de-DE"/>
        </w:rPr>
        <w:t xml:space="preserve"> Diskurs –</w:t>
      </w:r>
      <w:r>
        <w:rPr>
          <w:rFonts w:asciiTheme="minorHAnsi" w:hAnsiTheme="minorHAnsi"/>
          <w:color w:val="000000" w:themeColor="text1"/>
          <w:lang w:val="de-DE"/>
        </w:rPr>
        <w:t xml:space="preserve"> als</w:t>
      </w:r>
      <w:r>
        <w:rPr>
          <w:rFonts w:asciiTheme="minorHAnsi" w:hAnsiTheme="minorHAnsi"/>
          <w:color w:val="000000" w:themeColor="text1"/>
          <w:lang w:val="de-DE"/>
        </w:rPr>
        <w:t xml:space="preserve"> neu etablierter</w:t>
      </w:r>
      <w:r>
        <w:rPr>
          <w:rFonts w:asciiTheme="minorHAnsi" w:hAnsiTheme="minorHAnsi"/>
          <w:color w:val="000000" w:themeColor="text1"/>
          <w:lang w:val="de-DE"/>
        </w:rPr>
        <w:t xml:space="preserve"> medizinaffirmativer</w:t>
      </w:r>
      <w:r>
        <w:rPr>
          <w:rFonts w:asciiTheme="minorHAnsi" w:hAnsiTheme="minorHAnsi"/>
          <w:color w:val="000000" w:themeColor="text1"/>
          <w:lang w:val="de-DE"/>
        </w:rPr>
        <w:t xml:space="preserve"> Selbst</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vertret</w:t>
      </w:r>
      <w:r>
        <w:rPr>
          <w:rFonts w:asciiTheme="minorHAnsi" w:hAnsiTheme="minorHAnsi"/>
          <w:color w:val="000000" w:themeColor="text1"/>
          <w:lang w:val="de-DE"/>
        </w:rPr>
        <w:t xml:space="preserve">ungs</w:t>
      </w:r>
      <w:r>
        <w:rPr>
          <w:rFonts w:asciiTheme="minorHAnsi" w:hAnsiTheme="minorHAnsi"/>
          <w:color w:val="000000" w:themeColor="text1"/>
          <w:lang w:val="de-DE"/>
        </w:rPr>
        <w:t xml:space="preserve">-D</w:t>
      </w:r>
      <w:r>
        <w:rPr>
          <w:rFonts w:asciiTheme="minorHAnsi" w:hAnsiTheme="minorHAnsi"/>
          <w:color w:val="000000" w:themeColor="text1"/>
          <w:lang w:val="de-DE"/>
        </w:rPr>
        <w:t xml:space="preserve">iskurs bezeichnen. Ersterer weist starke diskursive Bezüge zu kritischen sozialwissenschaftlichen, queer- und gendertheoretischen Diskursen auf, letzterer ist hingegen deutlich auf den medizinischen Spezialdiskurs bezogen.</w:t>
      </w:r>
    </w:p>
    <w:p w14:paraId="5F5004C1" w14:textId="77777777" w:rsidR="00C85924" w:rsidRDefault="00C32CC6" w:rsidP="00C32CC6">
      <w:pPr>
        <w:pStyle w:val="Default"/>
        <w:spacing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Während ISNA in ihrer Anfangszeit für </w:t>
      </w:r>
      <w:r>
        <w:rPr>
          <w:rFonts w:asciiTheme="minorHAnsi" w:hAnsiTheme="minorHAnsi"/>
          <w:color w:val="000000" w:themeColor="text1"/>
          <w:lang w:val="de-DE"/>
        </w:rPr>
        <w:t xml:space="preserve">die Entstehung einer </w:t>
      </w:r>
      <w:r>
        <w:rPr>
          <w:rFonts w:asciiTheme="minorHAnsi" w:hAnsiTheme="minorHAnsi"/>
          <w:color w:val="000000" w:themeColor="text1"/>
          <w:lang w:val="de-DE"/>
        </w:rPr>
        <w:t xml:space="preserve">positive</w:t>
      </w:r>
      <w:r>
        <w:rPr>
          <w:rFonts w:asciiTheme="minorHAnsi" w:hAnsiTheme="minorHAnsi"/>
          <w:color w:val="000000" w:themeColor="text1"/>
          <w:lang w:val="de-DE"/>
        </w:rPr>
        <w:t xml:space="preserve">n</w:t>
      </w:r>
      <w:r>
        <w:rPr>
          <w:rFonts w:asciiTheme="minorHAnsi" w:hAnsiTheme="minorHAnsi"/>
          <w:color w:val="000000" w:themeColor="text1"/>
          <w:lang w:val="de-DE"/>
        </w:rPr>
        <w:t xml:space="preserve"> intergeschlechtliche</w:t>
      </w:r>
      <w:r>
        <w:rPr>
          <w:rFonts w:asciiTheme="minorHAnsi" w:hAnsiTheme="minorHAnsi"/>
          <w:color w:val="000000" w:themeColor="text1"/>
          <w:lang w:val="de-DE"/>
        </w:rPr>
        <w:t xml:space="preserve">n</w:t>
      </w:r>
      <w:r>
        <w:rPr>
          <w:rFonts w:asciiTheme="minorHAnsi" w:hAnsiTheme="minorHAnsi"/>
          <w:color w:val="000000" w:themeColor="text1"/>
          <w:lang w:val="de-DE"/>
        </w:rPr>
        <w:t xml:space="preserve"> Selb</w:t>
      </w:r>
      <w:r>
        <w:rPr>
          <w:rFonts w:asciiTheme="minorHAnsi" w:hAnsiTheme="minorHAnsi"/>
          <w:color w:val="000000" w:themeColor="text1"/>
          <w:lang w:val="de-DE"/>
        </w:rPr>
        <w:t xml:space="preserve">st</w:t>
      </w:r>
      <w:r>
        <w:rPr>
          <w:rFonts w:asciiTheme="minorHAnsi" w:hAnsiTheme="minorHAnsi"/>
          <w:color w:val="000000" w:themeColor="text1"/>
          <w:lang w:val="de-DE"/>
        </w:rPr>
        <w:t xml:space="preserve">positionierung </w:t>
      </w:r>
      <w:r>
        <w:rPr>
          <w:rFonts w:asciiTheme="minorHAnsi" w:hAnsiTheme="minorHAnsi"/>
          <w:color w:val="000000" w:themeColor="text1"/>
          <w:lang w:val="de-DE"/>
        </w:rPr>
        <w:t xml:space="preserve">maßgeblich ist</w:t>
      </w:r>
      <w:r>
        <w:rPr>
          <w:rFonts w:asciiTheme="minorHAnsi" w:hAnsiTheme="minorHAnsi"/>
          <w:color w:val="000000" w:themeColor="text1"/>
          <w:lang w:val="de-DE"/>
        </w:rPr>
        <w:t xml:space="preserve"> und </w:t>
      </w:r>
      <w:r>
        <w:rPr>
          <w:rFonts w:asciiTheme="minorHAnsi" w:hAnsiTheme="minorHAnsi"/>
          <w:color w:val="000000" w:themeColor="text1"/>
          <w:lang w:val="de-DE"/>
        </w:rPr>
        <w:t xml:space="preserve">erstmals ein erfahrungsbasiertes Verständnis körpergeschlechtlicher Besonderheit diskursiv relevant </w:t>
      </w:r>
      <w:del w:id="1000094" w:author="Claude Lektorat" w:date="2026-06-30T12:18:05Z">
        <w:r>
          <w:rPr>
            <w:rFonts w:asciiTheme="minorHAnsi" w:hAnsiTheme="minorHAnsi"/>
            <w:color w:val="000000" w:themeColor="text1"/>
            <w:lang w:val="de-DE"/>
          </w:rPr>
          <w:delText xml:space="preserve">mach</w:delText>
        </w:r>
      </w:del>
      <w:ins w:id="1000095" w:author="Claude Lektorat" w:date="2026-06-30T12:18:05Z">
        <w:r>
          <w:rPr>
            <w:rFonts w:asciiTheme="minorHAnsi" w:hAnsiTheme="minorHAnsi"/>
            <w:color w:val="000000" w:themeColor="text1"/>
            <w:lang w:val="de-DE"/>
          </w:rPr>
          <w:t xml:space="preserve">macht</w:t>
        </w:r>
      </w:ins>
      <w:r>
        <w:rPr>
          <w:rFonts w:asciiTheme="minorHAnsi" w:hAnsiTheme="minorHAnsi"/>
          <w:color w:val="000000" w:themeColor="text1"/>
          <w:lang w:val="de-DE"/>
        </w:rPr>
        <w:t xml:space="preserve"> </w:t>
      </w:r>
      <w:r w:rsidR="002C2299" w:rsidRPr="007310A7">
        <w:rPr>
          <w:rFonts w:asciiTheme="minorHAnsi" w:hAnsiTheme="minorHAnsi"/>
          <w:color w:val="000000" w:themeColor="text1"/>
          <w:lang w:val="de-DE"/>
        </w:rPr>
        <w:fldChar w:fldCharType="begin"/>
      </w:r>
      <w:r w:rsidR="002C2299" w:rsidRPr="007310A7">
        <w:rPr>
          <w:rFonts w:asciiTheme="minorHAnsi" w:hAnsiTheme="minorHAnsi"/>
          <w:color w:val="000000" w:themeColor="text1"/>
          <w:lang w:val="de-DE"/>
        </w:rPr>
        <w:instrText xml:space="preserve"> ADDIN ZOTERO_ITEM CSL_CITATION {"citationID":"qTHZ0Kyz","properties":{"unsorted":false,"formattedCitation":"(vgl. Gleeson 2025, 38)","plainCitation":"(vgl. Gleeson 2025, 38)","noteIndex":0},"citationItems":[{"id":1203,"uris":["http://zotero.org/users/local/owKliTIb/items/KV9WKYKH"],"itemData":{"id":1203,"type":"book","ISBN":"978-1-83976-095-2","note":"LCCN: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38","label":"page","prefix":"vgl."}],"schema":"https://github.com/citation-style-language/schema/raw/master/csl-citation.json"} </w:instrText>
      </w:r>
      <w:r w:rsidR="002C2299"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w:t>
      </w:r>
      <w:r>
        <w:rPr>
          <w:rFonts w:ascii="Cambria" w:hAnsi="Cambria"/>
          <w:color w:val="000000" w:themeColor="text1"/>
          <w:lang w:val="de-DE"/>
        </w:rPr>
        <w:t xml:space="preserve">auch </w:t>
      </w:r>
      <w:proofErr w:type="spellStart"/>
      <w:r>
        <w:rPr>
          <w:rFonts w:ascii="Cambria" w:hAnsi="Cambria"/>
          <w:color w:val="000000" w:themeColor="text1"/>
          <w:lang w:val="de-DE"/>
        </w:rPr>
        <w:t xml:space="preserve">Gleeson</w:t>
      </w:r>
      <w:proofErr w:type="spellEnd"/>
      <w:r>
        <w:rPr>
          <w:rFonts w:ascii="Cambria" w:hAnsi="Cambria"/>
          <w:color w:val="000000" w:themeColor="text1"/>
          <w:lang w:val="de-DE"/>
        </w:rPr>
        <w:t xml:space="preserve"> 2025, 38)</w:t>
      </w:r>
      <w:r w:rsidR="002C2299"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findet nun in der selben Organisation eine entgegengesetzte Entwicklung statt. </w:t>
      </w:r>
      <w:r>
        <w:rPr>
          <w:rFonts w:asciiTheme="minorHAnsi" w:hAnsiTheme="minorHAnsi"/>
          <w:color w:val="000000" w:themeColor="text1"/>
          <w:lang w:val="de-DE"/>
        </w:rPr>
        <w:t xml:space="preserve">Besonders d</w:t>
      </w:r>
      <w:r>
        <w:rPr>
          <w:rFonts w:asciiTheme="minorHAnsi" w:hAnsiTheme="minorHAnsi"/>
          <w:color w:val="000000" w:themeColor="text1"/>
          <w:lang w:val="de-DE"/>
        </w:rPr>
        <w:t xml:space="preserve">eutlich wird diese Haltung in einem 2001 veröffentlichten </w:t>
      </w:r>
      <w:r>
        <w:rPr>
          <w:rFonts w:asciiTheme="minorHAnsi" w:hAnsiTheme="minorHAnsi"/>
          <w:color w:val="000000" w:themeColor="text1"/>
          <w:lang w:val="de-DE"/>
        </w:rPr>
        <w:t xml:space="preserve">ISNA-</w:t>
      </w:r>
      <w:r>
        <w:rPr>
          <w:rFonts w:asciiTheme="minorHAnsi" w:hAnsiTheme="minorHAnsi"/>
          <w:color w:val="000000" w:themeColor="text1"/>
          <w:lang w:val="de-DE"/>
        </w:rPr>
        <w:t xml:space="preserve">Newsletter, in dem die Verfassenden sich von den so</w:t>
      </w:r>
      <w:r>
        <w:rPr>
          <w:rFonts w:asciiTheme="minorHAnsi" w:hAnsiTheme="minorHAnsi"/>
          <w:color w:val="000000" w:themeColor="text1"/>
          <w:lang w:val="de-DE"/>
        </w:rPr>
        <w:t xml:space="preserve">g. </w:t>
      </w:r>
      <w:proofErr w:type="spellStart"/>
      <w:r>
        <w:rPr>
          <w:rFonts w:asciiTheme="minorHAnsi" w:hAnsiTheme="minorHAnsi"/>
          <w:color w:val="000000" w:themeColor="text1"/>
          <w:lang w:val="de-DE"/>
        </w:rPr>
        <w:t xml:space="preserve">„gender</w:t>
      </w:r>
      <w:proofErr w:type="spellEnd"/>
      <w:r>
        <w:rPr>
          <w:rFonts w:asciiTheme="minorHAnsi" w:hAnsiTheme="minorHAnsi"/>
          <w:color w:val="000000" w:themeColor="text1"/>
          <w:lang w:val="de-DE"/>
        </w:rPr>
        <w:t xml:space="preserve"> </w:t>
      </w:r>
      <w:proofErr w:type="spellStart"/>
      <w:r>
        <w:rPr>
          <w:rFonts w:asciiTheme="minorHAnsi" w:hAnsiTheme="minorHAnsi"/>
          <w:color w:val="000000" w:themeColor="text1"/>
          <w:lang w:val="de-DE"/>
        </w:rPr>
        <w:t xml:space="preserve">warriors</w:t>
      </w:r>
      <w:proofErr w:type="spellEnd"/>
      <w:r>
        <w:rPr>
          <w:rFonts w:asciiTheme="minorHAnsi" w:hAnsiTheme="minorHAnsi"/>
          <w:color w:val="000000" w:themeColor="text1"/>
          <w:lang w:val="de-DE"/>
        </w:rPr>
        <w:t xml:space="preserve">“ abgrenzen und sich gegen die Möglichkeit eines dritten Geschlechts bzw. eines freigelassenen Geschlechtseintrag bei Geburt eines intergeschlechtlichen Kindes aussprechen</w:t>
      </w:r>
      <w:r>
        <w:rPr>
          <w:rFonts w:asciiTheme="minorHAnsi" w:hAnsiTheme="minorHAnsi"/>
          <w:color w:val="000000" w:themeColor="text1"/>
          <w:lang w:val="de-DE"/>
        </w:rPr>
        <w:t xml:space="preserve"> </w:t>
      </w:r>
      <w:r w:rsidR="003A726B" w:rsidRPr="007310A7">
        <w:rPr>
          <w:rFonts w:asciiTheme="minorHAnsi" w:hAnsiTheme="minorHAnsi"/>
          <w:color w:val="000000" w:themeColor="text1"/>
          <w:lang w:val="de-DE"/>
        </w:rPr>
        <w:fldChar w:fldCharType="begin"/>
      </w:r>
      <w:r w:rsidR="003A726B" w:rsidRPr="007310A7">
        <w:rPr>
          <w:rFonts w:asciiTheme="minorHAnsi" w:hAnsiTheme="minorHAnsi"/>
          <w:color w:val="000000" w:themeColor="text1"/>
          <w:lang w:val="de-DE"/>
        </w:rPr>
        <w:instrText xml:space="preserve"> ADDIN ZOTERO_ITEM CSL_CITATION {"citationID":"EDR945rE","properties":{"unsorted":false,"formattedCitation":"(vgl. ISNA 2001, 4)","plainCitation":"(vgl. ISNA 2001, 4)","noteIndex":0},"citationItems":[{"id":1284,"uris":["http://zotero.org/users/local/owKliTIb/items/SC9VDQ7C"],"itemData":{"id":1284,"type":"report","genre":"Newsletter","publisher":"Intersex Society of North America","title":"ISNA News","URL":"https://isna.org/files/hwa/feb2001.pdf","author":[{"literal":"Intersex Society of North America"}],"issued":{"date-parts":[["2001"]]}},"locator":"4","label":"page","suppress-author":true,"prefix":"vgl. ISNA"}],"schema":"https://github.com/citation-style-language/schema/raw/master/csl-citation.json"} </w:instrText>
      </w:r>
      <w:r w:rsidR="003A726B"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ISNA 2001, 4)</w:t>
      </w:r>
      <w:r w:rsidR="003A726B"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Während dies einerseits </w:t>
      </w:r>
      <w:r>
        <w:rPr>
          <w:rFonts w:asciiTheme="minorHAnsi" w:hAnsiTheme="minorHAnsi"/>
          <w:color w:val="000000" w:themeColor="text1"/>
          <w:lang w:val="de-DE"/>
        </w:rPr>
        <w:t xml:space="preserve">als </w:t>
      </w:r>
      <w:r>
        <w:rPr>
          <w:rFonts w:asciiTheme="minorHAnsi" w:hAnsiTheme="minorHAnsi"/>
          <w:color w:val="000000" w:themeColor="text1"/>
          <w:lang w:val="de-DE"/>
        </w:rPr>
        <w:t xml:space="preserve">Wunsch nach sozialer Sicherheit für intergeschlechtliche Kinder verstehbar ist, wird andererseits anhand der Wortwahl ein fortschreitender Abgrenzungsprozess </w:t>
      </w:r>
      <w:r>
        <w:rPr>
          <w:rFonts w:asciiTheme="minorHAnsi" w:hAnsiTheme="minorHAnsi"/>
          <w:color w:val="000000" w:themeColor="text1"/>
          <w:lang w:val="de-DE"/>
        </w:rPr>
        <w:t xml:space="preserve">von anderen Selbstvertreter*innen </w:t>
      </w:r>
      <w:r>
        <w:rPr>
          <w:rFonts w:asciiTheme="minorHAnsi" w:hAnsiTheme="minorHAnsi"/>
          <w:color w:val="000000" w:themeColor="text1"/>
          <w:lang w:val="de-DE"/>
        </w:rPr>
        <w:t xml:space="preserve">mittels delegitimierender Diskurs-Strategien deutlich. </w:t>
      </w:r>
    </w:p>
    <w:p w14:paraId="6F062674" w14:textId="18919E67" w:rsidR="00C32CC6" w:rsidRPr="007310A7" w:rsidRDefault="00C32CC6" w:rsidP="00C32CC6">
      <w:pPr>
        <w:pStyle w:val="Default"/>
        <w:spacing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Die</w:t>
      </w:r>
      <w:r>
        <w:rPr>
          <w:rFonts w:asciiTheme="minorHAnsi" w:hAnsiTheme="minorHAnsi"/>
          <w:color w:val="000000" w:themeColor="text1"/>
          <w:lang w:val="de-DE"/>
        </w:rPr>
        <w:t xml:space="preserve">se</w:t>
      </w:r>
      <w:r>
        <w:rPr>
          <w:rFonts w:asciiTheme="minorHAnsi" w:hAnsiTheme="minorHAnsi"/>
          <w:color w:val="000000" w:themeColor="text1"/>
          <w:lang w:val="de-DE"/>
        </w:rPr>
        <w:t xml:space="preserve"> Aufspaltung der nordamerikanischen Intersex-Selbstvertretung </w:t>
      </w:r>
      <w:r>
        <w:rPr>
          <w:rFonts w:asciiTheme="minorHAnsi" w:hAnsiTheme="minorHAnsi"/>
          <w:color w:val="000000" w:themeColor="text1"/>
          <w:lang w:val="de-DE"/>
        </w:rPr>
        <w:t xml:space="preserve">vollzieht sich abschließend </w:t>
      </w:r>
      <w:r>
        <w:rPr>
          <w:rFonts w:asciiTheme="minorHAnsi" w:hAnsiTheme="minorHAnsi"/>
          <w:color w:val="000000" w:themeColor="text1"/>
          <w:lang w:val="de-DE"/>
        </w:rPr>
        <w:t xml:space="preserve">200</w:t>
      </w:r>
      <w:r>
        <w:rPr>
          <w:rFonts w:asciiTheme="minorHAnsi" w:hAnsiTheme="minorHAnsi"/>
          <w:color w:val="000000" w:themeColor="text1"/>
          <w:lang w:val="de-DE"/>
        </w:rPr>
        <w:t xml:space="preserve">5</w:t>
      </w:r>
      <w:r>
        <w:rPr>
          <w:rFonts w:asciiTheme="minorHAnsi" w:hAnsiTheme="minorHAnsi"/>
          <w:color w:val="000000" w:themeColor="text1"/>
          <w:lang w:val="de-DE"/>
        </w:rPr>
        <w:t xml:space="preserve"> im Anschluss an die </w:t>
      </w:r>
      <w:r>
        <w:rPr>
          <w:rFonts w:asciiTheme="minorHAnsi" w:hAnsiTheme="minorHAnsi"/>
          <w:i/>
          <w:color w:val="000000" w:themeColor="text1"/>
          <w:lang w:val="de-DE"/>
        </w:rPr>
        <w:t xml:space="preserve">Chicago Consensus </w:t>
      </w:r>
      <w:proofErr w:type="spellStart"/>
      <w:r>
        <w:rPr>
          <w:rFonts w:asciiTheme="minorHAnsi" w:hAnsiTheme="minorHAnsi"/>
          <w:i/>
          <w:color w:val="000000" w:themeColor="text1"/>
          <w:lang w:val="de-DE"/>
        </w:rPr>
        <w:t xml:space="preserve">Conferece</w:t>
      </w:r>
      <w:proofErr w:type="spellEnd"/>
      <w:r>
        <w:rPr>
          <w:rFonts w:asciiTheme="minorHAnsi" w:hAnsiTheme="minorHAnsi"/>
          <w:color w:val="000000" w:themeColor="text1"/>
          <w:lang w:val="de-DE"/>
        </w:rPr>
        <w:t xml:space="preserve"> und Neu-Kategorisierung intergeschlechtlicher Variationen (siehe </w:t>
      </w:r>
      <w:r>
        <w:rPr>
          <w:rFonts w:asciiTheme="minorHAnsi" w:hAnsiTheme="minorHAnsi"/>
          <w:color w:val="000000" w:themeColor="text1"/>
          <w:lang w:val="de-DE"/>
        </w:rPr>
        <w:t xml:space="preserve">auch 6</w:t>
      </w:r>
      <w:r>
        <w:rPr>
          <w:rFonts w:asciiTheme="minorHAnsi" w:hAnsiTheme="minorHAnsi"/>
          <w:color w:val="000000" w:themeColor="text1"/>
          <w:lang w:val="de-DE"/>
        </w:rPr>
        <w:t xml:space="preserve">.1.</w:t>
      </w:r>
      <w:r>
        <w:rPr>
          <w:rFonts w:asciiTheme="minorHAnsi" w:hAnsiTheme="minorHAnsi"/>
          <w:color w:val="000000" w:themeColor="text1"/>
          <w:lang w:val="de-DE"/>
        </w:rPr>
        <w:t xml:space="preserve">3</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Bereits vor der Konferenz veröffentlichen </w:t>
      </w:r>
      <w:r>
        <w:rPr>
          <w:rFonts w:asciiTheme="minorHAnsi" w:hAnsiTheme="minorHAnsi"/>
          <w:color w:val="000000" w:themeColor="text1"/>
          <w:lang w:val="de-DE"/>
        </w:rPr>
        <w:t xml:space="preserve">Chase, die Historikerin Alice Dreger sowie mehrere </w:t>
      </w:r>
      <w:r>
        <w:rPr>
          <w:rFonts w:asciiTheme="minorHAnsi" w:hAnsiTheme="minorHAnsi"/>
          <w:color w:val="000000" w:themeColor="text1"/>
          <w:lang w:val="de-DE"/>
        </w:rPr>
        <w:t xml:space="preserve">ärztliche Wissenschaftler </w:t>
      </w:r>
      <w:r>
        <w:rPr>
          <w:rFonts w:asciiTheme="minorHAnsi" w:hAnsiTheme="minorHAnsi"/>
          <w:color w:val="000000" w:themeColor="text1"/>
          <w:lang w:val="de-DE"/>
        </w:rPr>
        <w:t xml:space="preserve">den Artikel “</w:t>
      </w:r>
      <w:proofErr w:type="spellStart"/>
      <w:r>
        <w:rPr>
          <w:rFonts w:asciiTheme="minorHAnsi" w:hAnsiTheme="minorHAnsi"/>
          <w:color w:val="000000" w:themeColor="text1"/>
          <w:lang w:val="de-DE"/>
        </w:rPr>
        <w:t xml:space="preserve">Changing</w:t>
      </w:r>
      <w:proofErr w:type="spellEnd"/>
      <w:r>
        <w:rPr>
          <w:rFonts w:asciiTheme="minorHAnsi" w:hAnsiTheme="minorHAnsi"/>
          <w:color w:val="000000" w:themeColor="text1"/>
          <w:lang w:val="de-DE"/>
        </w:rPr>
        <w:t xml:space="preserve"> </w:t>
      </w:r>
      <w:proofErr w:type="spellStart"/>
      <w:r>
        <w:rPr>
          <w:rFonts w:asciiTheme="minorHAnsi" w:hAnsiTheme="minorHAnsi"/>
          <w:color w:val="000000" w:themeColor="text1"/>
          <w:lang w:val="de-DE"/>
        </w:rPr>
        <w:t xml:space="preserve">the</w:t>
      </w:r>
      <w:proofErr w:type="spellEnd"/>
      <w:r>
        <w:rPr>
          <w:rFonts w:asciiTheme="minorHAnsi" w:hAnsiTheme="minorHAnsi"/>
          <w:color w:val="000000" w:themeColor="text1"/>
          <w:lang w:val="de-DE"/>
        </w:rPr>
        <w:t xml:space="preserve"> </w:t>
      </w:r>
      <w:proofErr w:type="spellStart"/>
      <w:r>
        <w:rPr>
          <w:rFonts w:asciiTheme="minorHAnsi" w:hAnsiTheme="minorHAnsi"/>
          <w:color w:val="000000" w:themeColor="text1"/>
          <w:lang w:val="de-DE"/>
        </w:rPr>
        <w:t xml:space="preserve">Nomenclature</w:t>
      </w:r>
      <w:proofErr w:type="spellEnd"/>
      <w:r>
        <w:rPr>
          <w:rFonts w:asciiTheme="minorHAnsi" w:hAnsiTheme="minorHAnsi"/>
          <w:color w:val="000000" w:themeColor="text1"/>
          <w:lang w:val="de-DE"/>
        </w:rPr>
        <w:t xml:space="preserve">/</w:t>
      </w:r>
      <w:proofErr w:type="spellStart"/>
      <w:r>
        <w:rPr>
          <w:rFonts w:asciiTheme="minorHAnsi" w:hAnsiTheme="minorHAnsi"/>
          <w:color w:val="000000" w:themeColor="text1"/>
          <w:lang w:val="de-DE"/>
        </w:rPr>
        <w:t xml:space="preserve">Taxonomy</w:t>
      </w:r>
      <w:proofErr w:type="spellEnd"/>
      <w:r>
        <w:rPr>
          <w:rFonts w:asciiTheme="minorHAnsi" w:hAnsiTheme="minorHAnsi"/>
          <w:color w:val="000000" w:themeColor="text1"/>
          <w:lang w:val="de-DE"/>
        </w:rPr>
        <w:t xml:space="preserve"> </w:t>
      </w:r>
      <w:proofErr w:type="spellStart"/>
      <w:r>
        <w:rPr>
          <w:rFonts w:asciiTheme="minorHAnsi" w:hAnsiTheme="minorHAnsi"/>
          <w:color w:val="000000" w:themeColor="text1"/>
          <w:lang w:val="de-DE"/>
        </w:rPr>
        <w:t xml:space="preserve">for</w:t>
      </w:r>
      <w:proofErr w:type="spellEnd"/>
      <w:r>
        <w:rPr>
          <w:rFonts w:asciiTheme="minorHAnsi" w:hAnsiTheme="minorHAnsi"/>
          <w:color w:val="000000" w:themeColor="text1"/>
          <w:lang w:val="de-DE"/>
        </w:rPr>
        <w:t xml:space="preserve"> Intersex: A Scientific and Clinical Rationale” in einer medizinischen Zeitschrift </w:t>
      </w:r>
      <w:r w:rsidR="009E6F1E" w:rsidRPr="007310A7">
        <w:rPr>
          <w:rFonts w:asciiTheme="minorHAnsi" w:hAnsiTheme="minorHAnsi"/>
          <w:color w:val="000000" w:themeColor="text1"/>
          <w:lang w:val="de-DE"/>
        </w:rPr>
        <w:fldChar w:fldCharType="begin"/>
      </w:r>
      <w:r w:rsidR="00A1301B" w:rsidRPr="007310A7">
        <w:rPr>
          <w:rFonts w:asciiTheme="minorHAnsi" w:hAnsiTheme="minorHAnsi"/>
          <w:color w:val="000000" w:themeColor="text1"/>
          <w:lang w:val="de-DE"/>
        </w:rPr>
        <w:instrText xml:space="preserve"> ADDIN ZOTERO_ITEM CSL_CITATION {"citationID":"aXJXzoJE","properties":{"unsorted":false,"formattedCitation":"(vgl. Dreger u.\\uc0\\u160{}a. 2005)","plainCitation":"(vgl. Dreger u. a. 2005)","dontUpdate":true,"noteIndex":0},"citationItems":[{"id":1285,"uris":["http://zotero.org/users/local/owKliTIb/items/INWU93TF"],"itemData":{"id":1285,"type":"article-journal","abstract":"We explain here why the standard division of many intersex types into true hermaphroditism, male pseudohermaphroditism, and female pseudohermaphroditism is  scientifically specious and clinically problematic. First we provide the history  of this tripartite taxonomy and note how the taxonomy predates and largely  ignores the modern sciences of genetics and endocrinology. We then note the  numerous ways that the existing taxonomy confuses and sometimes harms clinicians,  researchers, patients, and parents. Finally, we make six specific suggestions  regarding what a replacement taxonomy and nomenclature for intersex should do and  not do, and we call for the abandonment of all terms based on the root  \"hermaphrodite\".","container-title":"Journal of pediatric endocrinology &amp; metabolism : JPEM","DOI":"10.1515/jpem.2005.18.8.729","ISSN":"0334-018X","issue":"8","journalAbbreviation":"J Pediatr Endocrinol Metab","language":"eng","page":"729-733","PMID":"16200837","publisher-place":"Germany","title":"Changing the nomenclature/taxonomy for intersex: a scientific and clinical rationale.","volume":"18","author":[{"family":"Dreger","given":"Alice D."},{"family":"Chase","given":"Cheryl"},{"family":"Sousa","given":"Aron"},{"family":"Gruppuso","given":"Philip A."},{"family":"Frader","given":"Joel"}],"issued":{"date-parts":[["2005",8]]}},"prefix":"vgl."}],"schema":"https://github.com/citation-style-language/schema/raw/master/csl-citation.json"} </w:instrText>
      </w:r>
      <w:r w:rsidR="009E6F1E" w:rsidRPr="007310A7">
        <w:rPr>
          <w:rFonts w:asciiTheme="minorHAnsi" w:hAnsiTheme="minorHAnsi"/>
          <w:color w:val="000000" w:themeColor="text1"/>
          <w:lang w:val="de-DE"/>
        </w:rPr>
        <w:fldChar w:fldCharType="separate"/>
      </w:r>
      <w:r>
        <w:rPr>
          <w:rFonts w:ascii="Cambria" w:hAnsi="Cambria" w:cs="Times New Roman"/>
          <w:color w:val="000000" w:themeColor="text1"/>
          <w:lang w:val="de-DE"/>
        </w:rPr>
        <w:t xml:space="preserve">(vgl. Dreger et al. 2005)</w:t>
      </w:r>
      <w:r w:rsidR="009E6F1E"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w:t>
      </w:r>
      <w:r w:rsidRPr="007310A7">
        <w:rPr>
          <w:rStyle w:val="Funotenzeichen"/>
          <w:color w:val="000000" w:themeColor="text1"/>
        </w:rPr>
        <w:footnoteReference w:id="112"/>
      </w:r>
      <w:r>
        <w:rPr>
          <w:rFonts w:asciiTheme="minorHAnsi" w:hAnsiTheme="minorHAnsi"/>
          <w:color w:val="000000" w:themeColor="text1"/>
          <w:lang w:val="de-DE"/>
        </w:rPr>
        <w:t xml:space="preserve"> Der Artikel plädiert für eine neue Terminologie körpergeschlechtlicher Variationen, und fordert </w:t>
      </w:r>
      <w:del w:id="1000096" w:author="Claude Lektorat" w:date="2026-06-30T12:18:05Z">
        <w:r>
          <w:rPr>
            <w:rFonts w:asciiTheme="minorHAnsi" w:hAnsiTheme="minorHAnsi"/>
            <w:color w:val="000000" w:themeColor="text1"/>
            <w:lang w:val="de-DE"/>
          </w:rPr>
          <w:delText xml:space="preserve">an Anstelle</w:delText>
        </w:r>
      </w:del>
      <w:ins w:id="1000097" w:author="Claude Lektorat" w:date="2026-06-30T12:18:05Z">
        <w:r>
          <w:rPr>
            <w:rFonts w:asciiTheme="minorHAnsi" w:hAnsiTheme="minorHAnsi"/>
            <w:color w:val="000000" w:themeColor="text1"/>
            <w:lang w:val="de-DE"/>
          </w:rPr>
          <w:t xml:space="preserve">anstelle</w:t>
        </w:r>
      </w:ins>
      <w:r>
        <w:rPr>
          <w:rFonts w:asciiTheme="minorHAnsi" w:hAnsiTheme="minorHAnsi"/>
          <w:color w:val="000000" w:themeColor="text1"/>
          <w:lang w:val="de-DE"/>
        </w:rPr>
        <w:t xml:space="preserve"> von Begriffen wie Hermaphroditismus und Pseudohermaphroditismus eine Kategorisierung </w:t>
      </w:r>
      <w:r>
        <w:rPr>
          <w:rFonts w:asciiTheme="minorHAnsi" w:hAnsiTheme="minorHAnsi"/>
          <w:color w:val="000000" w:themeColor="text1"/>
          <w:lang w:val="de-DE"/>
        </w:rPr>
        <w:t xml:space="preserve">gemäß spezifischer medizinischer Diagnosen. Die AutorInnen vertreten dabei die Position</w:t>
      </w:r>
      <w:r>
        <w:rPr>
          <w:rFonts w:asciiTheme="minorHAnsi" w:hAnsiTheme="minorHAnsi"/>
          <w:color w:val="000000" w:themeColor="text1"/>
          <w:lang w:val="de-DE"/>
        </w:rPr>
        <w:t xml:space="preserve"> </w:t>
      </w:r>
      <w:del w:id="1000098" w:author="Claude Lektorat" w:date="2026-06-30T12:18:05Z">
        <w:r>
          <w:rPr>
            <w:rFonts w:asciiTheme="minorHAnsi" w:hAnsiTheme="minorHAnsi"/>
            <w:color w:val="000000" w:themeColor="text1"/>
            <w:lang w:val="de-DE"/>
          </w:rPr>
          <w:delText xml:space="preserve">das</w:delText>
        </w:r>
      </w:del>
      <w:ins w:id="1000099" w:author="Claude Lektorat" w:date="2026-06-30T12:18:05Z">
        <w:r>
          <w:rPr>
            <w:rFonts w:asciiTheme="minorHAnsi" w:hAnsiTheme="minorHAnsi"/>
            <w:color w:val="000000" w:themeColor="text1"/>
            <w:lang w:val="de-DE"/>
          </w:rPr>
          <w:t xml:space="preserve">dass</w:t>
        </w:r>
      </w:ins>
      <w:r>
        <w:rPr>
          <w:rFonts w:asciiTheme="minorHAnsi" w:hAnsiTheme="minorHAnsi"/>
          <w:color w:val="000000" w:themeColor="text1"/>
          <w:lang w:val="de-DE"/>
        </w:rPr>
        <w:t xml:space="preserve"> </w:t>
      </w:r>
      <w:r>
        <w:rPr>
          <w:rFonts w:asciiTheme="minorHAnsi" w:hAnsiTheme="minorHAnsi"/>
          <w:color w:val="000000" w:themeColor="text1"/>
          <w:lang w:val="de-DE"/>
        </w:rPr>
        <w:t xml:space="preserve">die Bezeichnung </w:t>
      </w:r>
      <w:proofErr w:type="spellStart"/>
      <w:r>
        <w:rPr>
          <w:rFonts w:asciiTheme="minorHAnsi" w:hAnsiTheme="minorHAnsi"/>
          <w:i/>
          <w:iCs/>
          <w:color w:val="000000" w:themeColor="text1"/>
          <w:lang w:val="de-DE"/>
        </w:rPr>
        <w:t xml:space="preserve">Disorders</w:t>
      </w:r>
      <w:proofErr w:type="spellEnd"/>
      <w:r>
        <w:rPr>
          <w:rFonts w:asciiTheme="minorHAnsi" w:hAnsiTheme="minorHAnsi"/>
          <w:i/>
          <w:iCs/>
          <w:color w:val="000000" w:themeColor="text1"/>
          <w:lang w:val="de-DE"/>
        </w:rPr>
        <w:t xml:space="preserve"> </w:t>
      </w:r>
      <w:proofErr w:type="spellStart"/>
      <w:r>
        <w:rPr>
          <w:rFonts w:asciiTheme="minorHAnsi" w:hAnsiTheme="minorHAnsi"/>
          <w:i/>
          <w:iCs/>
          <w:color w:val="000000" w:themeColor="text1"/>
          <w:lang w:val="de-DE"/>
        </w:rPr>
        <w:t xml:space="preserve">of</w:t>
      </w:r>
      <w:proofErr w:type="spellEnd"/>
      <w:r>
        <w:rPr>
          <w:rFonts w:asciiTheme="minorHAnsi" w:hAnsiTheme="minorHAnsi"/>
          <w:i/>
          <w:iCs/>
          <w:color w:val="000000" w:themeColor="text1"/>
          <w:lang w:val="de-DE"/>
        </w:rPr>
        <w:t xml:space="preserve"> Sexual Development</w:t>
      </w:r>
      <w:r>
        <w:rPr>
          <w:rFonts w:asciiTheme="minorHAnsi" w:hAnsiTheme="minorHAnsi"/>
          <w:color w:val="000000" w:themeColor="text1"/>
          <w:lang w:val="de-DE"/>
        </w:rPr>
        <w:t xml:space="preserve"> weniger verwirrend sei und dem Stand medizinischer Evidenz entspräche (vgl. ebd. 733). Dreger, die im Beirat ISNAs tätig und selbst </w:t>
      </w:r>
      <w:r>
        <w:rPr>
          <w:rFonts w:asciiTheme="minorHAnsi" w:hAnsiTheme="minorHAnsi"/>
          <w:color w:val="000000" w:themeColor="text1"/>
          <w:lang w:val="de-DE"/>
        </w:rPr>
        <w:t xml:space="preserve">endo</w:t>
      </w:r>
      <w:r>
        <w:rPr>
          <w:rFonts w:asciiTheme="minorHAnsi" w:hAnsiTheme="minorHAnsi"/>
          <w:color w:val="000000" w:themeColor="text1"/>
          <w:lang w:val="de-DE"/>
        </w:rPr>
        <w:t xml:space="preserve">geschlechtlich ist, erläutert di</w:t>
      </w:r>
      <w:r>
        <w:rPr>
          <w:rFonts w:asciiTheme="minorHAnsi" w:hAnsiTheme="minorHAnsi"/>
          <w:color w:val="000000" w:themeColor="text1"/>
          <w:lang w:val="de-DE"/>
        </w:rPr>
        <w:t xml:space="preserve">es so</w:t>
      </w:r>
      <w:r>
        <w:rPr>
          <w:rFonts w:asciiTheme="minorHAnsi" w:hAnsiTheme="minorHAnsi"/>
          <w:color w:val="000000" w:themeColor="text1"/>
          <w:lang w:val="de-DE"/>
        </w:rPr>
        <w:t xml:space="preserve">:</w:t>
      </w:r>
    </w:p>
    <w:p w14:paraId="067D7E22" w14:textId="1FEB864F" w:rsidR="00C32CC6" w:rsidRPr="007310A7" w:rsidRDefault="00C32CC6" w:rsidP="002C2299">
      <w:pPr>
        <w:pStyle w:val="Default"/>
        <w:spacing w:before="240" w:after="240" w:line="360" w:lineRule="auto"/>
        <w:ind w:left="567" w:right="510"/>
        <w:jc w:val="both"/>
        <w:rPr>
          <w:rFonts w:asciiTheme="minorHAnsi" w:hAnsiTheme="minorHAnsi"/>
          <w:color w:val="000000" w:themeColor="text1"/>
          <w:sz w:val="22"/>
          <w:szCs w:val="22"/>
        </w:rPr>
      </w:pPr>
      <w:r w:rsidRPr="007310A7">
        <w:rPr>
          <w:rFonts w:asciiTheme="minorHAnsi" w:hAnsiTheme="minorHAnsi" w:cs="Times New Roman"/>
          <w:color w:val="000000" w:themeColor="text1"/>
          <w:sz w:val="22"/>
          <w:szCs w:val="22"/>
        </w:rPr>
        <w:t>“’Intersex’ had a way of feeling totalizing, because it had come to represent an identity (thanks to the intersex rights movement). The people who were uncomfortable with intersex wanted to make it go away in children—they didn’t want their defenseless babies being drafted into a political identity movement. If their children just had a DSD, (…) it didn’t mean their whole bodies and identities were taken over by this thing”</w:t>
      </w:r>
      <w:r w:rsidR="000853E1" w:rsidRPr="007310A7">
        <w:rPr>
          <w:rFonts w:asciiTheme="minorHAnsi" w:hAnsiTheme="minorHAnsi" w:cs="Times New Roman"/>
          <w:color w:val="000000" w:themeColor="text1"/>
          <w:sz w:val="22"/>
          <w:szCs w:val="22"/>
        </w:rPr>
        <w:t xml:space="preserve"> </w:t>
      </w:r>
      <w:r w:rsidR="000853E1" w:rsidRPr="007310A7">
        <w:rPr>
          <w:rFonts w:asciiTheme="minorHAnsi" w:hAnsiTheme="minorHAnsi" w:cs="Times New Roman"/>
          <w:color w:val="000000" w:themeColor="text1"/>
          <w:sz w:val="22"/>
          <w:szCs w:val="22"/>
        </w:rPr>
        <w:fldChar w:fldCharType="begin"/>
      </w:r>
      <w:r w:rsidR="000853E1" w:rsidRPr="007310A7">
        <w:rPr>
          <w:rFonts w:asciiTheme="minorHAnsi" w:hAnsiTheme="minorHAnsi" w:cs="Times New Roman"/>
          <w:color w:val="000000" w:themeColor="text1"/>
          <w:sz w:val="22"/>
          <w:szCs w:val="22"/>
        </w:rPr>
        <w:instrText xml:space="preserve"> ADDIN ZOTERO_ITEM CSL_CITATION {"citationID":"fvEe2tww","properties":{"unsorted":false,"formattedCitation":"(Dreger 2007)","plainCitation":"(Dreger 2007)","noteIndex":0},"citationItems":[{"id":1286,"uris":["http://zotero.org/users/local/owKliTIb/items/W88QPPXH"],"itemData":{"id":1286,"type":"post-weblog","container-title":"Alice Dreger","genre":"Blog","title":"Why “Disorders of Sex Development”? (On Language and Life)","URL":"https://alicedreger.com/dsd/","author":[{"family":"Dreger","given":"Alice D."}],"issued":{"date-parts":[["2007",11,17]]}}}],"schema":"https://github.com/citation-style-language/schema/raw/master/csl-citation.json"} </w:instrText>
      </w:r>
      <w:r w:rsidR="000853E1" w:rsidRPr="007310A7">
        <w:rPr>
          <w:rFonts w:asciiTheme="minorHAnsi" w:hAnsiTheme="minorHAnsi" w:cs="Times New Roman"/>
          <w:color w:val="000000" w:themeColor="text1"/>
          <w:sz w:val="22"/>
          <w:szCs w:val="22"/>
        </w:rPr>
        <w:fldChar w:fldCharType="separate"/>
      </w:r>
      <w:r w:rsidR="000853E1" w:rsidRPr="007310A7">
        <w:rPr>
          <w:rFonts w:ascii="Cambria" w:hAnsi="Cambria"/>
          <w:color w:val="000000" w:themeColor="text1"/>
          <w:sz w:val="22"/>
        </w:rPr>
        <w:t>(Dreger 2007)</w:t>
      </w:r>
      <w:r w:rsidR="000853E1" w:rsidRPr="007310A7">
        <w:rPr>
          <w:rFonts w:asciiTheme="minorHAnsi" w:hAnsiTheme="minorHAnsi" w:cs="Times New Roman"/>
          <w:color w:val="000000" w:themeColor="text1"/>
          <w:sz w:val="22"/>
          <w:szCs w:val="22"/>
        </w:rPr>
        <w:fldChar w:fldCharType="end"/>
      </w:r>
      <w:r w:rsidR="000853E1" w:rsidRPr="007310A7">
        <w:rPr>
          <w:rFonts w:asciiTheme="minorHAnsi" w:hAnsiTheme="minorHAnsi" w:cs="Times New Roman"/>
          <w:color w:val="000000" w:themeColor="text1"/>
          <w:sz w:val="22"/>
          <w:szCs w:val="22"/>
        </w:rPr>
        <w:t>.</w:t>
      </w:r>
    </w:p>
    <w:p w14:paraId="581943BE" w14:textId="3461C234"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B86875">
        <w:rPr>
          <w:rFonts w:asciiTheme="minorHAnsi" w:hAnsiTheme="minorHAnsi"/>
          <w:color w:val="000000" w:themeColor="text1"/>
          <w:lang w:val="de-DE"/>
        </w:rPr>
        <w:t>Dreger</w:t>
      </w:r>
      <w:r w:rsidRPr="007310A7">
        <w:rPr>
          <w:rFonts w:asciiTheme="minorHAnsi" w:hAnsiTheme="minorHAnsi"/>
          <w:color w:val="000000" w:themeColor="text1"/>
          <w:lang w:val="de-DE"/>
        </w:rPr>
        <w:t xml:space="preserve"> folgt in ihrer Argumentation der durch das </w:t>
      </w:r>
      <w:r w:rsidRPr="00B86875">
        <w:rPr>
          <w:rFonts w:asciiTheme="minorHAnsi" w:hAnsiTheme="minorHAnsi"/>
          <w:i/>
          <w:iCs/>
          <w:color w:val="000000" w:themeColor="text1"/>
          <w:lang w:val="de-DE"/>
        </w:rPr>
        <w:t xml:space="preserve">Chicago Consensus Statement </w:t>
      </w:r>
      <w:r w:rsidRPr="007310A7">
        <w:rPr>
          <w:rFonts w:asciiTheme="minorHAnsi" w:hAnsiTheme="minorHAnsi"/>
          <w:color w:val="000000" w:themeColor="text1"/>
          <w:lang w:val="de-DE"/>
        </w:rPr>
        <w:t xml:space="preserve">geförderten Perspektive, das vor allem die Perspektive der Eltern intergeschlechtlicher Kinder zu berücksichtigen ist und daher eine </w:t>
      </w:r>
      <w:proofErr w:type="spellStart"/>
      <w:r w:rsidRPr="007310A7">
        <w:rPr>
          <w:rFonts w:asciiTheme="minorHAnsi" w:hAnsiTheme="minorHAnsi"/>
          <w:color w:val="000000" w:themeColor="text1"/>
          <w:lang w:val="de-DE"/>
        </w:rPr>
        <w:t>Depolitisierung</w:t>
      </w:r>
      <w:proofErr w:type="spellEnd"/>
      <w:r w:rsidRPr="007310A7">
        <w:rPr>
          <w:rFonts w:asciiTheme="minorHAnsi" w:hAnsiTheme="minorHAnsi"/>
          <w:color w:val="000000" w:themeColor="text1"/>
          <w:lang w:val="de-DE"/>
        </w:rPr>
        <w:t xml:space="preserve"> von Intersex-Diskursen anzustreben sei</w:t>
      </w:r>
      <w:r w:rsidR="00B86875">
        <w:rPr>
          <w:rFonts w:asciiTheme="minorHAnsi" w:hAnsiTheme="minorHAnsi"/>
          <w:color w:val="000000" w:themeColor="text1"/>
          <w:lang w:val="de-DE"/>
        </w:rPr>
        <w:t>.</w:t>
      </w:r>
      <w:r w:rsidRPr="007310A7">
        <w:rPr>
          <w:rFonts w:asciiTheme="minorHAnsi" w:hAnsiTheme="minorHAnsi"/>
          <w:color w:val="000000" w:themeColor="text1"/>
          <w:lang w:val="de-DE"/>
        </w:rPr>
        <w:t xml:space="preserve"> Letzteres wird auch in ISNA</w:t>
      </w:r>
      <w:r w:rsidR="00B86875">
        <w:rPr>
          <w:rFonts w:asciiTheme="minorHAnsi" w:hAnsiTheme="minorHAnsi"/>
          <w:color w:val="000000" w:themeColor="text1"/>
          <w:lang w:val="de-DE"/>
        </w:rPr>
        <w:t xml:space="preserve">s </w:t>
      </w:r>
      <w:r w:rsidRPr="007310A7">
        <w:rPr>
          <w:rFonts w:asciiTheme="minorHAnsi" w:hAnsiTheme="minorHAnsi"/>
          <w:color w:val="000000" w:themeColor="text1"/>
          <w:lang w:val="de-DE"/>
        </w:rPr>
        <w:t xml:space="preserve">Veröffentlichung zweier Handbücher 2006 deutlich, die sich an Behandelnde und Eltern, nicht jedoch an intergeschlechtliche </w:t>
      </w:r>
      <w:r w:rsidR="00B86875">
        <w:rPr>
          <w:rFonts w:asciiTheme="minorHAnsi" w:hAnsiTheme="minorHAnsi"/>
          <w:color w:val="000000" w:themeColor="text1"/>
          <w:lang w:val="de-DE"/>
        </w:rPr>
        <w:t xml:space="preserve">Menschen selbst </w:t>
      </w:r>
      <w:r w:rsidRPr="007310A7">
        <w:rPr>
          <w:rFonts w:asciiTheme="minorHAnsi" w:hAnsiTheme="minorHAnsi"/>
          <w:color w:val="000000" w:themeColor="text1"/>
          <w:lang w:val="de-DE"/>
        </w:rPr>
        <w:t>richten</w:t>
      </w:r>
      <w:r w:rsidR="002C2299" w:rsidRPr="007310A7">
        <w:rPr>
          <w:rFonts w:asciiTheme="minorHAnsi" w:hAnsiTheme="minorHAnsi"/>
          <w:color w:val="000000" w:themeColor="text1"/>
          <w:lang w:val="de-DE"/>
        </w:rPr>
        <w:t xml:space="preserve"> </w:t>
      </w:r>
      <w:r w:rsidR="002C2299" w:rsidRPr="007310A7">
        <w:rPr>
          <w:rFonts w:asciiTheme="minorHAnsi" w:hAnsiTheme="minorHAnsi"/>
          <w:color w:val="000000" w:themeColor="text1"/>
          <w:lang w:val="de-DE"/>
        </w:rPr>
        <w:fldChar w:fldCharType="begin"/>
      </w:r>
      <w:r w:rsidR="002C2299" w:rsidRPr="007310A7">
        <w:rPr>
          <w:rFonts w:asciiTheme="minorHAnsi" w:hAnsiTheme="minorHAnsi"/>
          <w:color w:val="000000" w:themeColor="text1"/>
          <w:lang w:val="de-DE"/>
        </w:rPr>
        <w:instrText xml:space="preserve"> ADDIN ZOTERO_ITEM CSL_CITATION {"citationID":"KA1koUyA","properties":{"unsorted":false,"formattedCitation":"(vgl. Hinkle 2006, zitiert nach Gleeson 2025, 83)","plainCitation":"(vgl. Hinkle 2006, zitiert nach Gleeson 2025, 83)","noteIndex":0},"citationItems":[{"id":1203,"uris":["http://zotero.org/users/local/owKliTIb/items/KV9WKYKH"],"itemData":{"id":1203,"type":"book","ISBN":"978-1-83976-095-2","note":"LCCN: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Liberation","URL":"https://books.google.de/books?id=t_weEQAAQBAJ","author":[{"family":"Gleeson","given":"J."}],"issued":{"date-parts":[["2025"]]}},"locator":"83","label":"page","prefix":"vgl. Hinkle 2006, zitiert nach"}],"schema":"https://github.com/citation-style-language/schema/raw/master/csl-citation.json"} </w:instrText>
      </w:r>
      <w:r w:rsidR="002C2299" w:rsidRPr="007310A7">
        <w:rPr>
          <w:rFonts w:asciiTheme="minorHAnsi" w:hAnsiTheme="minorHAnsi"/>
          <w:color w:val="000000" w:themeColor="text1"/>
          <w:lang w:val="de-DE"/>
        </w:rPr>
        <w:fldChar w:fldCharType="separate"/>
      </w:r>
      <w:r w:rsidR="002C2299" w:rsidRPr="007310A7">
        <w:rPr>
          <w:rFonts w:ascii="Cambria" w:hAnsi="Cambria"/>
          <w:color w:val="000000" w:themeColor="text1"/>
          <w:lang w:val="de-DE"/>
        </w:rPr>
        <w:t xml:space="preserve">(vgl. Hinkle 2006, zitiert nach </w:t>
      </w:r>
      <w:proofErr w:type="spellStart"/>
      <w:r w:rsidR="002C2299" w:rsidRPr="007310A7">
        <w:rPr>
          <w:rFonts w:ascii="Cambria" w:hAnsi="Cambria"/>
          <w:color w:val="000000" w:themeColor="text1"/>
          <w:lang w:val="de-DE"/>
        </w:rPr>
        <w:t>Gleeson</w:t>
      </w:r>
      <w:proofErr w:type="spellEnd"/>
      <w:r w:rsidR="002C2299" w:rsidRPr="007310A7">
        <w:rPr>
          <w:rFonts w:ascii="Cambria" w:hAnsi="Cambria"/>
          <w:color w:val="000000" w:themeColor="text1"/>
          <w:lang w:val="de-DE"/>
        </w:rPr>
        <w:t xml:space="preserve"> 2025, 83)</w:t>
      </w:r>
      <w:r w:rsidR="002C229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Bemerkenswert an </w:t>
      </w:r>
      <w:r w:rsidR="00B86875">
        <w:rPr>
          <w:rFonts w:asciiTheme="minorHAnsi" w:hAnsiTheme="minorHAnsi"/>
          <w:color w:val="000000" w:themeColor="text1"/>
          <w:lang w:val="de-DE"/>
        </w:rPr>
        <w:t xml:space="preserve">der </w:t>
      </w:r>
      <w:r w:rsidRPr="007310A7">
        <w:rPr>
          <w:rFonts w:asciiTheme="minorHAnsi" w:hAnsiTheme="minorHAnsi"/>
          <w:color w:val="000000" w:themeColor="text1"/>
          <w:lang w:val="de-DE"/>
        </w:rPr>
        <w:t>Argumentation ist</w:t>
      </w:r>
      <w:r w:rsidR="00B86875">
        <w:rPr>
          <w:rFonts w:asciiTheme="minorHAnsi" w:hAnsiTheme="minorHAnsi"/>
          <w:color w:val="000000" w:themeColor="text1"/>
          <w:lang w:val="de-DE"/>
        </w:rPr>
        <w:t xml:space="preserve"> zudem</w:t>
      </w:r>
      <w:r w:rsidRPr="007310A7">
        <w:rPr>
          <w:rFonts w:asciiTheme="minorHAnsi" w:hAnsiTheme="minorHAnsi"/>
          <w:color w:val="000000" w:themeColor="text1"/>
          <w:lang w:val="de-DE"/>
        </w:rPr>
        <w:t xml:space="preserve">, dass eine ursprünglich in kritischen </w:t>
      </w:r>
      <w:r w:rsidR="00B86875">
        <w:rPr>
          <w:rFonts w:asciiTheme="minorHAnsi" w:hAnsiTheme="minorHAnsi"/>
          <w:color w:val="000000" w:themeColor="text1"/>
          <w:lang w:val="de-DE"/>
        </w:rPr>
        <w:t>Selbstvertretungs-D</w:t>
      </w:r>
      <w:r w:rsidRPr="007310A7">
        <w:rPr>
          <w:rFonts w:asciiTheme="minorHAnsi" w:hAnsiTheme="minorHAnsi"/>
          <w:color w:val="000000" w:themeColor="text1"/>
          <w:lang w:val="de-DE"/>
        </w:rPr>
        <w:t>iskursen formulierte Kritik an der biomedizinischen Reifizierung geschlechtlicher Variationen umgekehrt und gegen diese verwendet wird. Die</w:t>
      </w:r>
      <w:r w:rsidR="00B86875">
        <w:rPr>
          <w:rFonts w:asciiTheme="minorHAnsi" w:hAnsiTheme="minorHAnsi"/>
          <w:color w:val="000000" w:themeColor="text1"/>
          <w:lang w:val="de-DE"/>
        </w:rPr>
        <w:t xml:space="preserve"> Argumentation</w:t>
      </w:r>
      <w:r w:rsidRPr="007310A7">
        <w:rPr>
          <w:rFonts w:asciiTheme="minorHAnsi" w:hAnsiTheme="minorHAnsi"/>
          <w:color w:val="000000" w:themeColor="text1"/>
          <w:lang w:val="de-DE"/>
        </w:rPr>
        <w:t xml:space="preserve"> </w:t>
      </w:r>
      <w:r w:rsidR="00B86875">
        <w:rPr>
          <w:rFonts w:asciiTheme="minorHAnsi" w:hAnsiTheme="minorHAnsi"/>
          <w:color w:val="000000" w:themeColor="text1"/>
          <w:lang w:val="de-DE"/>
        </w:rPr>
        <w:t xml:space="preserve">deutet zudem an, dass </w:t>
      </w:r>
      <w:r w:rsidRPr="007310A7">
        <w:rPr>
          <w:rFonts w:asciiTheme="minorHAnsi" w:hAnsiTheme="minorHAnsi"/>
          <w:color w:val="000000" w:themeColor="text1"/>
          <w:lang w:val="de-DE"/>
        </w:rPr>
        <w:t xml:space="preserve">Eltern – scheinbar durch eine aktivistische Terminologie </w:t>
      </w:r>
      <w:r w:rsidR="00B86875">
        <w:rPr>
          <w:rFonts w:asciiTheme="minorHAnsi" w:hAnsiTheme="minorHAnsi"/>
          <w:color w:val="000000" w:themeColor="text1"/>
          <w:lang w:val="de-DE"/>
        </w:rPr>
        <w:t>–</w:t>
      </w:r>
      <w:r w:rsidRPr="007310A7">
        <w:rPr>
          <w:rFonts w:asciiTheme="minorHAnsi" w:hAnsiTheme="minorHAnsi"/>
          <w:color w:val="000000" w:themeColor="text1"/>
          <w:lang w:val="de-DE"/>
        </w:rPr>
        <w:t xml:space="preserve"> dazu </w:t>
      </w:r>
      <w:r w:rsidR="00B86875">
        <w:rPr>
          <w:rFonts w:asciiTheme="minorHAnsi" w:hAnsiTheme="minorHAnsi"/>
          <w:color w:val="000000" w:themeColor="text1"/>
          <w:lang w:val="de-DE"/>
        </w:rPr>
        <w:t xml:space="preserve">motiviert sind, </w:t>
      </w:r>
      <w:r w:rsidRPr="007310A7">
        <w:rPr>
          <w:rFonts w:asciiTheme="minorHAnsi" w:hAnsiTheme="minorHAnsi"/>
          <w:color w:val="000000" w:themeColor="text1"/>
          <w:lang w:val="de-DE"/>
        </w:rPr>
        <w:t>ihre Kinder nicht selbst-eingewilligten Eingriffen zu unterziehen. Somit werden an Stelle normativer sozialer und medizinischer Strukturen Aktivist*innen für die Eingriffe an intergeschlechtlichen Kindern verantwortlich gemacht.</w:t>
      </w:r>
      <w:r w:rsidRPr="007310A7">
        <w:rPr>
          <w:rStyle w:val="Funotenzeichen"/>
          <w:color w:val="000000" w:themeColor="text1"/>
        </w:rPr>
        <w:footnoteReference w:id="113"/>
      </w:r>
      <w:r w:rsidRPr="007310A7">
        <w:rPr>
          <w:rFonts w:asciiTheme="minorHAnsi" w:hAnsiTheme="minorHAnsi"/>
          <w:color w:val="000000" w:themeColor="text1"/>
          <w:lang w:val="de-DE"/>
        </w:rPr>
        <w:t xml:space="preserve"> </w:t>
      </w:r>
    </w:p>
    <w:p w14:paraId="6D4716D2" w14:textId="5164F623" w:rsidR="00C32CC6" w:rsidRPr="007310A7" w:rsidRDefault="00C32CC6" w:rsidP="00F52565">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Die Forderung einer </w:t>
      </w:r>
      <w:r w:rsidR="007C738A">
        <w:rPr>
          <w:rFonts w:asciiTheme="minorHAnsi" w:hAnsiTheme="minorHAnsi"/>
          <w:color w:val="000000" w:themeColor="text1"/>
          <w:lang w:val="de-DE"/>
        </w:rPr>
        <w:t>Störungs</w:t>
      </w:r>
      <w:r w:rsidRPr="007310A7">
        <w:rPr>
          <w:rFonts w:asciiTheme="minorHAnsi" w:hAnsiTheme="minorHAnsi"/>
          <w:color w:val="000000" w:themeColor="text1"/>
          <w:lang w:val="de-DE"/>
        </w:rPr>
        <w:t>-</w:t>
      </w:r>
      <w:r w:rsidR="007C738A">
        <w:rPr>
          <w:rFonts w:asciiTheme="minorHAnsi" w:hAnsiTheme="minorHAnsi"/>
          <w:color w:val="000000" w:themeColor="text1"/>
          <w:lang w:val="de-DE"/>
        </w:rPr>
        <w:t xml:space="preserve">basierten </w:t>
      </w:r>
      <w:r w:rsidRPr="007310A7">
        <w:rPr>
          <w:rFonts w:asciiTheme="minorHAnsi" w:hAnsiTheme="minorHAnsi"/>
          <w:color w:val="000000" w:themeColor="text1"/>
          <w:lang w:val="de-DE"/>
        </w:rPr>
        <w:t xml:space="preserve">Terminologie von Dreger et al. verdeutlicht die </w:t>
      </w:r>
      <w:r w:rsidR="007C738A">
        <w:rPr>
          <w:rFonts w:asciiTheme="minorHAnsi" w:hAnsiTheme="minorHAnsi"/>
          <w:color w:val="000000" w:themeColor="text1"/>
          <w:lang w:val="de-DE"/>
        </w:rPr>
        <w:t xml:space="preserve">mittlerweile etablierte </w:t>
      </w:r>
      <w:r w:rsidRPr="007310A7">
        <w:rPr>
          <w:rFonts w:asciiTheme="minorHAnsi" w:hAnsiTheme="minorHAnsi"/>
          <w:color w:val="000000" w:themeColor="text1"/>
          <w:lang w:val="de-DE"/>
        </w:rPr>
        <w:t xml:space="preserve">Kooperation von ISNA-Mitgliedern mit VertreterInnen des medizinischen (Wissenschafts-)Systems und eine dadurch zumindest partiell mögliche Involvierung in medizinische Wissensproduktion. Davis </w:t>
      </w:r>
      <w:r w:rsidRPr="007310A7">
        <w:rPr>
          <w:rFonts w:asciiTheme="minorHAnsi" w:hAnsiTheme="minorHAnsi"/>
          <w:color w:val="000000" w:themeColor="text1"/>
          <w:lang w:val="de-DE"/>
        </w:rPr>
        <w:lastRenderedPageBreak/>
        <w:t xml:space="preserve">bezeichnet dies als einen strategischen Umschlagspunkt: weg von der „kollektiven Konfrontation“ und hin zu einer „Kollaboration mit der medizinischen Gemeinschaft“ (ebd., 2015, 46). Zudem kann der Artikel </w:t>
      </w:r>
      <w:r w:rsidR="007C738A">
        <w:rPr>
          <w:rFonts w:asciiTheme="minorHAnsi" w:hAnsiTheme="minorHAnsi"/>
          <w:color w:val="000000" w:themeColor="text1"/>
          <w:lang w:val="de-DE"/>
        </w:rPr>
        <w:t xml:space="preserve">von Dreger et al., </w:t>
      </w:r>
      <w:proofErr w:type="spellStart"/>
      <w:r w:rsidRPr="007310A7">
        <w:rPr>
          <w:rFonts w:asciiTheme="minorHAnsi" w:hAnsiTheme="minorHAnsi"/>
          <w:color w:val="000000" w:themeColor="text1"/>
          <w:lang w:val="de-DE"/>
        </w:rPr>
        <w:t>der</w:t>
      </w:r>
      <w:proofErr w:type="spellEnd"/>
      <w:r w:rsidRPr="007310A7">
        <w:rPr>
          <w:rFonts w:asciiTheme="minorHAnsi" w:hAnsiTheme="minorHAnsi"/>
          <w:color w:val="000000" w:themeColor="text1"/>
          <w:lang w:val="de-DE"/>
        </w:rPr>
        <w:t xml:space="preserve"> u.a. für die Verwendung einer sog. </w:t>
      </w:r>
      <w:r w:rsidRPr="007310A7">
        <w:rPr>
          <w:rFonts w:asciiTheme="minorHAnsi" w:hAnsiTheme="minorHAnsi"/>
          <w:i/>
          <w:color w:val="000000" w:themeColor="text1"/>
          <w:lang w:val="de-DE"/>
        </w:rPr>
        <w:t xml:space="preserve">person </w:t>
      </w:r>
      <w:proofErr w:type="spellStart"/>
      <w:r w:rsidRPr="007310A7">
        <w:rPr>
          <w:rFonts w:asciiTheme="minorHAnsi" w:hAnsiTheme="minorHAnsi"/>
          <w:i/>
          <w:color w:val="000000" w:themeColor="text1"/>
          <w:lang w:val="de-DE"/>
        </w:rPr>
        <w:t>first</w:t>
      </w:r>
      <w:proofErr w:type="spellEnd"/>
      <w:r w:rsidRPr="007310A7">
        <w:rPr>
          <w:rFonts w:asciiTheme="minorHAnsi" w:hAnsiTheme="minorHAnsi"/>
          <w:color w:val="000000" w:themeColor="text1"/>
          <w:lang w:val="de-DE"/>
        </w:rPr>
        <w:t xml:space="preserve"> an Stelle von </w:t>
      </w:r>
      <w:r w:rsidR="007C738A">
        <w:rPr>
          <w:rFonts w:asciiTheme="minorHAnsi" w:hAnsiTheme="minorHAnsi"/>
          <w:color w:val="000000" w:themeColor="text1"/>
          <w:lang w:val="de-DE"/>
        </w:rPr>
        <w:t xml:space="preserve">einer </w:t>
      </w:r>
      <w:proofErr w:type="spellStart"/>
      <w:r w:rsidRPr="007310A7">
        <w:rPr>
          <w:rFonts w:asciiTheme="minorHAnsi" w:hAnsiTheme="minorHAnsi"/>
          <w:i/>
          <w:color w:val="000000" w:themeColor="text1"/>
          <w:lang w:val="de-DE"/>
        </w:rPr>
        <w:t>identity</w:t>
      </w:r>
      <w:proofErr w:type="spellEnd"/>
      <w:r w:rsidRPr="007310A7">
        <w:rPr>
          <w:rFonts w:asciiTheme="minorHAnsi" w:hAnsiTheme="minorHAnsi"/>
          <w:i/>
          <w:color w:val="000000" w:themeColor="text1"/>
          <w:lang w:val="de-DE"/>
        </w:rPr>
        <w:t xml:space="preserve"> </w:t>
      </w:r>
      <w:proofErr w:type="spellStart"/>
      <w:r w:rsidRPr="007310A7">
        <w:rPr>
          <w:rFonts w:asciiTheme="minorHAnsi" w:hAnsiTheme="minorHAnsi"/>
          <w:i/>
          <w:color w:val="000000" w:themeColor="text1"/>
          <w:lang w:val="de-DE"/>
        </w:rPr>
        <w:t>first</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i/>
          <w:color w:val="000000" w:themeColor="text1"/>
          <w:lang w:val="de-DE"/>
        </w:rPr>
        <w:t>language</w:t>
      </w:r>
      <w:proofErr w:type="spellEnd"/>
      <w:r w:rsidRPr="007310A7">
        <w:rPr>
          <w:rFonts w:asciiTheme="minorHAnsi" w:hAnsiTheme="minorHAnsi"/>
          <w:color w:val="000000" w:themeColor="text1"/>
          <w:lang w:val="de-DE"/>
        </w:rPr>
        <w:t xml:space="preserve"> plädiert</w:t>
      </w:r>
      <w:r w:rsidR="007C738A">
        <w:rPr>
          <w:rFonts w:asciiTheme="minorHAnsi" w:hAnsiTheme="minorHAnsi"/>
          <w:color w:val="000000" w:themeColor="text1"/>
          <w:lang w:val="de-DE"/>
        </w:rPr>
        <w:t>,</w:t>
      </w:r>
      <w:r w:rsidRPr="007310A7">
        <w:rPr>
          <w:rFonts w:asciiTheme="minorHAnsi" w:hAnsiTheme="minorHAnsi"/>
          <w:color w:val="000000" w:themeColor="text1"/>
          <w:lang w:val="de-DE"/>
        </w:rPr>
        <w:t xml:space="preserve"> gewissermaßen als der Abschluss einer Entwicklung des initial medizinkritischen Erfahrungsdiskurses ISNAs zu Gunsten des o.g. Störungs-Verständnis verstanden werden.</w:t>
      </w:r>
      <w:r w:rsidRPr="007310A7">
        <w:rPr>
          <w:rFonts w:asciiTheme="minorHAnsi" w:eastAsia="Times New Roman" w:hAnsiTheme="minorHAnsi" w:cs="Times New Roman"/>
          <w:iCs/>
          <w:color w:val="000000" w:themeColor="text1"/>
          <w:lang w:val="de-DE"/>
        </w:rPr>
        <w:t xml:space="preserve"> </w:t>
      </w:r>
      <w:r w:rsidRPr="007310A7">
        <w:rPr>
          <w:rFonts w:asciiTheme="minorHAnsi" w:hAnsiTheme="minorHAnsi"/>
          <w:color w:val="000000" w:themeColor="text1"/>
          <w:lang w:val="de-DE"/>
        </w:rPr>
        <w:t xml:space="preserve">Gleichzeitig lässt sich Dregers, gemeinsam mit anderen feministischen Wissenschaftlerinnen wie April </w:t>
      </w:r>
      <w:proofErr w:type="spellStart"/>
      <w:r w:rsidRPr="007310A7">
        <w:rPr>
          <w:rFonts w:asciiTheme="minorHAnsi" w:hAnsiTheme="minorHAnsi"/>
          <w:color w:val="000000" w:themeColor="text1"/>
          <w:lang w:val="de-DE"/>
        </w:rPr>
        <w:t>Hendron</w:t>
      </w:r>
      <w:proofErr w:type="spellEnd"/>
      <w:r w:rsidRPr="007310A7">
        <w:rPr>
          <w:rFonts w:asciiTheme="minorHAnsi" w:hAnsiTheme="minorHAnsi"/>
          <w:color w:val="000000" w:themeColor="text1"/>
          <w:lang w:val="de-DE"/>
        </w:rPr>
        <w:t xml:space="preserve"> und Ellen Feder vollzogene Affirmation des medizinisch-pathologischen Diskurses zu Intergeschlechtlichkeit als Bruchpunkt in einem weiteren Sinn verstehen: Während insbesondere der Spezialdiskurs feministischer Sozial- und Geisteswissenschaften anfänglich eine Art Katalysator für die Formulierung medizinkritischen intergeschlechtlichen Erfahrungswissens darstellte, vollzieht sich in ihm nun eine Delegitimierung dieses Erfahrungswissens. </w:t>
      </w:r>
    </w:p>
    <w:p w14:paraId="5B4374EB" w14:textId="2338335C"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Letzteres lässt sich sowohl politisch als auch zeitgeschichtlich kontextualisieren: Ähnlich wie sich der intergeschlechtliche Erfahrungsdiskurs einerseits in einen medizinkritischen, queer und trans-affirmativen und andererseits einen medizinaffirmativen, teilweise queer- und trans-exklusiven Diskurs aufspaltet, findet sich diese Spaltung auch in feministischen Wissenschaftsdiskursen. Die Entstehung eines sog. genderkritischen Diskurses, geprägt durch einen biologischen Geschlechteressentialismus, beginnt bereits Ende der 1970er Jahre und steht dem sog. </w:t>
      </w:r>
      <w:r w:rsidRPr="007310A7">
        <w:rPr>
          <w:rFonts w:asciiTheme="minorHAnsi" w:hAnsiTheme="minorHAnsi"/>
          <w:i/>
          <w:color w:val="000000" w:themeColor="text1"/>
          <w:lang w:val="de-DE"/>
        </w:rPr>
        <w:t>Queer Turn</w:t>
      </w:r>
      <w:r w:rsidRPr="007310A7">
        <w:rPr>
          <w:rFonts w:asciiTheme="minorHAnsi" w:hAnsiTheme="minorHAnsi"/>
          <w:color w:val="000000" w:themeColor="text1"/>
          <w:lang w:val="de-DE"/>
        </w:rPr>
        <w:t xml:space="preserve"> der feministischen Geschlechterforschung diametral gegenüber </w:t>
      </w:r>
      <w:r w:rsidR="00FB43C9" w:rsidRPr="007310A7">
        <w:rPr>
          <w:rFonts w:asciiTheme="minorHAnsi" w:hAnsiTheme="minorHAnsi"/>
          <w:color w:val="000000" w:themeColor="text1"/>
          <w:lang w:val="de-DE"/>
        </w:rPr>
        <w:fldChar w:fldCharType="begin"/>
      </w:r>
      <w:r w:rsidR="00FB43C9" w:rsidRPr="007310A7">
        <w:rPr>
          <w:rFonts w:asciiTheme="minorHAnsi" w:hAnsiTheme="minorHAnsi"/>
          <w:color w:val="000000" w:themeColor="text1"/>
          <w:lang w:val="de-DE"/>
        </w:rPr>
        <w:instrText xml:space="preserve"> ADDIN ZOTERO_ITEM CSL_CITATION {"citationID":"eQrNiOTH","properties":{"unsorted":false,"formattedCitation":"(vgl. Rosenberg 2025)","plainCitation":"(vgl. Rosenberg 2025)","noteIndex":0},"citationItems":[{"id":322,"uris":["http://zotero.org/users/local/owKliTIb/items/L2L5XW98"],"itemData":{"id":322,"type":"chapter","container-title":"Milestones in Feminist Performance","page":"113-134","publisher":"Routledge","publisher-place":"London","title":"The Queer Turn: Gender as Performance","author":[{"family":"Rosenberg","given":"Tiina"}],"editor":[{"family":"Rosenberg","given":"Tiina"},{"family":"Khan","given":"Fawzia Afzal"},{"family":"D'Urso","given":"Sandra"}],"issued":{"date-parts":[["2025"]]}},"prefix":"vgl."}],"schema":"https://github.com/citation-style-language/schema/raw/master/csl-citation.json"} </w:instrText>
      </w:r>
      <w:r w:rsidR="00FB43C9" w:rsidRPr="007310A7">
        <w:rPr>
          <w:rFonts w:asciiTheme="minorHAnsi" w:hAnsiTheme="minorHAnsi"/>
          <w:color w:val="000000" w:themeColor="text1"/>
          <w:lang w:val="de-DE"/>
        </w:rPr>
        <w:fldChar w:fldCharType="separate"/>
      </w:r>
      <w:r w:rsidR="00FB43C9" w:rsidRPr="007310A7">
        <w:rPr>
          <w:rFonts w:ascii="Cambria" w:hAnsi="Cambria"/>
          <w:color w:val="000000" w:themeColor="text1"/>
          <w:lang w:val="de-DE"/>
        </w:rPr>
        <w:t>(vgl. Rosenberg 2025)</w:t>
      </w:r>
      <w:r w:rsidR="00FB43C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Die vor allem durch die Arbeiten Butlers geprägte Dekonstruktion der </w:t>
      </w:r>
      <w:r w:rsidRPr="007310A7">
        <w:rPr>
          <w:rFonts w:asciiTheme="minorHAnsi" w:hAnsiTheme="minorHAnsi"/>
          <w:i/>
          <w:color w:val="000000" w:themeColor="text1"/>
          <w:lang w:val="de-DE"/>
        </w:rPr>
        <w:t>sex</w:t>
      </w:r>
      <w:r w:rsidR="003847C3">
        <w:rPr>
          <w:rFonts w:asciiTheme="minorHAnsi" w:hAnsiTheme="minorHAnsi"/>
          <w:color w:val="000000" w:themeColor="text1"/>
          <w:lang w:val="de-DE"/>
        </w:rPr>
        <w:t>-</w:t>
      </w:r>
      <w:r w:rsidRPr="007310A7">
        <w:rPr>
          <w:rFonts w:asciiTheme="minorHAnsi" w:hAnsiTheme="minorHAnsi"/>
          <w:i/>
          <w:color w:val="000000" w:themeColor="text1"/>
          <w:lang w:val="de-DE"/>
        </w:rPr>
        <w:t>gender</w:t>
      </w:r>
      <w:r w:rsidRPr="007310A7">
        <w:rPr>
          <w:rFonts w:asciiTheme="minorHAnsi" w:hAnsiTheme="minorHAnsi"/>
          <w:color w:val="000000" w:themeColor="text1"/>
          <w:lang w:val="de-DE"/>
        </w:rPr>
        <w:t xml:space="preserve"> Unterscheidung sowie der damit zusammenhängenden heteronormativen Zweigeschlechter-Ordnung lässt sich als Kontrastfolie für die Abgrenzungsbestrebungen ISNAs von den „</w:t>
      </w:r>
      <w:proofErr w:type="spellStart"/>
      <w:r w:rsidRPr="007310A7">
        <w:rPr>
          <w:rFonts w:asciiTheme="minorHAnsi" w:hAnsiTheme="minorHAnsi"/>
          <w:color w:val="000000" w:themeColor="text1"/>
          <w:lang w:val="de-DE"/>
        </w:rPr>
        <w:t>gender</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warriors</w:t>
      </w:r>
      <w:proofErr w:type="spellEnd"/>
      <w:r w:rsidRPr="007310A7">
        <w:rPr>
          <w:rFonts w:asciiTheme="minorHAnsi" w:hAnsiTheme="minorHAnsi"/>
          <w:color w:val="000000" w:themeColor="text1"/>
          <w:lang w:val="de-DE"/>
        </w:rPr>
        <w:t>“ verstehen. Dieser Interpretation folgen</w:t>
      </w:r>
      <w:r w:rsidR="007C738A">
        <w:rPr>
          <w:rFonts w:asciiTheme="minorHAnsi" w:hAnsiTheme="minorHAnsi"/>
          <w:color w:val="000000" w:themeColor="text1"/>
          <w:lang w:val="de-DE"/>
        </w:rPr>
        <w:t>d,</w:t>
      </w:r>
      <w:r w:rsidRPr="007310A7">
        <w:rPr>
          <w:rFonts w:asciiTheme="minorHAnsi" w:hAnsiTheme="minorHAnsi"/>
          <w:color w:val="000000" w:themeColor="text1"/>
          <w:lang w:val="de-DE"/>
        </w:rPr>
        <w:t xml:space="preserve"> ist die konflikthafte Aufspaltung des </w:t>
      </w:r>
      <w:r w:rsidR="007C738A">
        <w:rPr>
          <w:rFonts w:asciiTheme="minorHAnsi" w:hAnsiTheme="minorHAnsi"/>
          <w:color w:val="000000" w:themeColor="text1"/>
          <w:lang w:val="de-DE"/>
        </w:rPr>
        <w:t>erfahrungsbasierten Intergeschlechts-D</w:t>
      </w:r>
      <w:r w:rsidRPr="007310A7">
        <w:rPr>
          <w:rFonts w:asciiTheme="minorHAnsi" w:hAnsiTheme="minorHAnsi"/>
          <w:color w:val="000000" w:themeColor="text1"/>
          <w:lang w:val="de-DE"/>
        </w:rPr>
        <w:t>iskurses auch vor dem Hintergrund einer sich in öffentlichen und feministischen Diskursen zuspitzenden Polarisierung zu verstehen</w:t>
      </w:r>
      <w:r w:rsidR="007C738A">
        <w:rPr>
          <w:rFonts w:asciiTheme="minorHAnsi" w:hAnsiTheme="minorHAnsi"/>
          <w:color w:val="000000" w:themeColor="text1"/>
          <w:lang w:val="de-DE"/>
        </w:rPr>
        <w:t>.</w:t>
      </w:r>
      <w:r w:rsidRPr="007310A7">
        <w:rPr>
          <w:rStyle w:val="Funotenzeichen"/>
          <w:color w:val="000000" w:themeColor="text1"/>
        </w:rPr>
        <w:footnoteReference w:id="114"/>
      </w:r>
      <w:r w:rsidRPr="007310A7">
        <w:rPr>
          <w:rFonts w:asciiTheme="minorHAnsi" w:hAnsiTheme="minorHAnsi"/>
          <w:color w:val="000000" w:themeColor="text1"/>
          <w:lang w:val="de-DE"/>
        </w:rPr>
        <w:t xml:space="preserve"> </w:t>
      </w:r>
    </w:p>
    <w:p w14:paraId="45E93450" w14:textId="47AC1DAD"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lastRenderedPageBreak/>
        <w:t>Die rekonstruierte Entwicklung schlägt sich in einer zunehmenden Distanzierung ISNAs von (</w:t>
      </w:r>
      <w:proofErr w:type="spellStart"/>
      <w:r w:rsidRPr="007310A7">
        <w:rPr>
          <w:rFonts w:asciiTheme="minorHAnsi" w:hAnsiTheme="minorHAnsi"/>
          <w:color w:val="000000" w:themeColor="text1"/>
          <w:lang w:val="de-DE"/>
        </w:rPr>
        <w:t>gender</w:t>
      </w:r>
      <w:proofErr w:type="spellEnd"/>
      <w:r w:rsidRPr="007310A7">
        <w:rPr>
          <w:rFonts w:asciiTheme="minorHAnsi" w:hAnsiTheme="minorHAnsi"/>
          <w:color w:val="000000" w:themeColor="text1"/>
          <w:lang w:val="de-DE"/>
        </w:rPr>
        <w:t xml:space="preserve">)queeren Positionierungen sowie einer Hervorhebung binärgeschlechtlich identifizierter </w:t>
      </w:r>
      <w:r w:rsidR="003847C3" w:rsidRPr="007310A7">
        <w:rPr>
          <w:rFonts w:asciiTheme="minorHAnsi" w:hAnsiTheme="minorHAnsi"/>
          <w:color w:val="000000" w:themeColor="text1"/>
          <w:lang w:val="de-DE"/>
        </w:rPr>
        <w:t>intergeschlechtlicher</w:t>
      </w:r>
      <w:r w:rsidRPr="007310A7">
        <w:rPr>
          <w:rFonts w:asciiTheme="minorHAnsi" w:hAnsiTheme="minorHAnsi"/>
          <w:color w:val="000000" w:themeColor="text1"/>
          <w:lang w:val="de-DE"/>
        </w:rPr>
        <w:t xml:space="preserve"> Menschen nieder</w:t>
      </w:r>
      <w:r w:rsidR="00F52565" w:rsidRPr="007310A7">
        <w:rPr>
          <w:rFonts w:asciiTheme="minorHAnsi" w:hAnsiTheme="minorHAnsi"/>
          <w:color w:val="000000" w:themeColor="text1"/>
          <w:lang w:val="de-DE"/>
        </w:rPr>
        <w:t xml:space="preserve"> </w:t>
      </w:r>
      <w:r w:rsidR="00F52565" w:rsidRPr="007310A7">
        <w:rPr>
          <w:rFonts w:asciiTheme="minorHAnsi" w:hAnsiTheme="minorHAnsi"/>
          <w:color w:val="000000" w:themeColor="text1"/>
          <w:lang w:val="de-DE"/>
        </w:rPr>
        <w:fldChar w:fldCharType="begin"/>
      </w:r>
      <w:r w:rsidR="00F52565" w:rsidRPr="007310A7">
        <w:rPr>
          <w:rFonts w:asciiTheme="minorHAnsi" w:hAnsiTheme="minorHAnsi"/>
          <w:color w:val="000000" w:themeColor="text1"/>
          <w:lang w:val="de-DE"/>
        </w:rPr>
        <w:instrText xml:space="preserve"> ADDIN ZOTERO_ITEM CSL_CITATION {"citationID":"GIMqpo6q","properties":{"unsorted":false,"formattedCitation":"(vgl. auch Viloria 2017)","plainCitation":"(vgl. auch Viloria 2017)","noteIndex":0},"citationItems":[{"id":1278,"uris":["http://zotero.org/users/local/owKliTIb/items/VPMPGDNL"],"itemData":{"id":1278,"type":"book","abstract":"\"From Hida Viloria, writer and intersex activist, a candid, prov ocative, and eye-opening memoir of life, love, and gender identity as an intact intersex person, as well as a call to action for justice for intersex people.  Hida Viloria was raised as a girl but discovered ea rly on that he/r body was different. Unlike most people who are born i ntersex in the first world--meaning they have genitals, reproductive o rgans, hormones, and/or chromosomal patterns that do not fit standard definitions of male or female--Hida had the freedom to explore the per son s/he was born to be because he/r parents did not agree to have he/ r sex characteristics surgically altered at birth.  It wasn't until s/ he was 26 and encountered the term \"intersex\" in a San Francisco newsp aper that s/he finally had a name for he/r difference. That's when s/h e began to explore what it means to live in the space between genders- -to be both and neither. As s/he began to reach out to others like he/ r, however, Hida discovered that most intersex people had been scarred , both physically and psychologically, by infant surgeries and hormone treatments meant to \"correct\" their bodies. Eager to help end this pr actice, Hida came out as intersex at a national and then international level.  By answering the question \"Are you a boy or a girl?\" with \"I' m both,\" Hida's helped blaze a trail for people--particularly intersex and genderqueer/non-binary people--to celebrate the middle space wher e male and female are not separate and opposite but entwined. Born Bot h is an intimate and powerful account of Hida's search for authentic i dentity and love in a world that insists on categorizing people into e ither/or\"--","edition":"First edition","ISBN":"978-0-316-34784-6","publisher":"Hachette Books","publisher-place":"New York","title":"Born both : an intersex life","author":[{"family":"Viloria","given":"Hida"}],"issued":{"date-parts":[["2017"]]}},"prefix":"vgl. auch"}],"schema":"https://github.com/citation-style-language/schema/raw/master/csl-citation.json"} </w:instrText>
      </w:r>
      <w:r w:rsidR="00F52565" w:rsidRPr="007310A7">
        <w:rPr>
          <w:rFonts w:asciiTheme="minorHAnsi" w:hAnsiTheme="minorHAnsi"/>
          <w:color w:val="000000" w:themeColor="text1"/>
          <w:lang w:val="de-DE"/>
        </w:rPr>
        <w:fldChar w:fldCharType="separate"/>
      </w:r>
      <w:r w:rsidR="00F52565" w:rsidRPr="007310A7">
        <w:rPr>
          <w:rFonts w:ascii="Cambria" w:hAnsi="Cambria"/>
          <w:color w:val="000000" w:themeColor="text1"/>
          <w:lang w:val="de-DE"/>
        </w:rPr>
        <w:t xml:space="preserve">(vgl. auch </w:t>
      </w:r>
      <w:proofErr w:type="spellStart"/>
      <w:r w:rsidR="00F52565" w:rsidRPr="007310A7">
        <w:rPr>
          <w:rFonts w:ascii="Cambria" w:hAnsi="Cambria"/>
          <w:color w:val="000000" w:themeColor="text1"/>
          <w:lang w:val="de-DE"/>
        </w:rPr>
        <w:t>Viloria</w:t>
      </w:r>
      <w:proofErr w:type="spellEnd"/>
      <w:r w:rsidR="00F52565" w:rsidRPr="007310A7">
        <w:rPr>
          <w:rFonts w:ascii="Cambria" w:hAnsi="Cambria"/>
          <w:color w:val="000000" w:themeColor="text1"/>
          <w:lang w:val="de-DE"/>
        </w:rPr>
        <w:t xml:space="preserve"> 2017)</w:t>
      </w:r>
      <w:r w:rsidR="00F52565"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Gleeson</w:t>
      </w:r>
      <w:proofErr w:type="spellEnd"/>
      <w:r w:rsidRPr="007310A7">
        <w:rPr>
          <w:rFonts w:asciiTheme="minorHAnsi" w:hAnsiTheme="minorHAnsi"/>
          <w:color w:val="000000" w:themeColor="text1"/>
          <w:lang w:val="de-DE"/>
        </w:rPr>
        <w:t xml:space="preserve"> beschreibt dies als „Intersex </w:t>
      </w:r>
      <w:proofErr w:type="spellStart"/>
      <w:r w:rsidRPr="007310A7">
        <w:rPr>
          <w:rFonts w:asciiTheme="minorHAnsi" w:hAnsiTheme="minorHAnsi"/>
          <w:color w:val="000000" w:themeColor="text1"/>
          <w:lang w:val="de-DE"/>
        </w:rPr>
        <w:t>Ordinary</w:t>
      </w:r>
      <w:proofErr w:type="spellEnd"/>
      <w:r w:rsidRPr="007310A7">
        <w:rPr>
          <w:rFonts w:asciiTheme="minorHAnsi" w:hAnsiTheme="minorHAnsi"/>
          <w:color w:val="000000" w:themeColor="text1"/>
          <w:lang w:val="de-DE"/>
        </w:rPr>
        <w:t xml:space="preserve">“ </w:t>
      </w:r>
      <w:r w:rsidR="009B3224" w:rsidRPr="007310A7">
        <w:rPr>
          <w:rFonts w:asciiTheme="minorHAnsi" w:hAnsiTheme="minorHAnsi"/>
          <w:color w:val="000000" w:themeColor="text1"/>
          <w:lang w:val="de-DE"/>
        </w:rPr>
        <w:fldChar w:fldCharType="begin"/>
      </w:r>
      <w:r w:rsidR="009B3224" w:rsidRPr="007310A7">
        <w:rPr>
          <w:rFonts w:asciiTheme="minorHAnsi" w:hAnsiTheme="minorHAnsi"/>
          <w:color w:val="000000" w:themeColor="text1"/>
          <w:lang w:val="de-DE"/>
        </w:rPr>
        <w:instrText xml:space="preserve"> ADDIN ZOTERO_ITEM CSL_CITATION {"citationID":"oA7jI1lL","properties":{"unsorted":false,"formattedCitation":"(2025, 98f)","plainCitation":"(2025, 98f)","noteIndex":0},"citationItems":[{"id":1203,"uris":["http://zotero.org/users/local/owKliTIb/items/KV9WKYKH"],"itemData":{"id":1203,"type":"book","ISBN":"978-1-83976-095-2","note":"LCCN: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98f","label":"page","suppress-author":true}],"schema":"https://github.com/citation-style-language/schema/raw/master/csl-citation.json"} </w:instrText>
      </w:r>
      <w:r w:rsidR="009B3224" w:rsidRPr="007310A7">
        <w:rPr>
          <w:rFonts w:asciiTheme="minorHAnsi" w:hAnsiTheme="minorHAnsi"/>
          <w:color w:val="000000" w:themeColor="text1"/>
          <w:lang w:val="de-DE"/>
        </w:rPr>
        <w:fldChar w:fldCharType="separate"/>
      </w:r>
      <w:r w:rsidR="009B3224" w:rsidRPr="007310A7">
        <w:rPr>
          <w:rFonts w:ascii="Cambria" w:hAnsi="Cambria"/>
          <w:color w:val="000000" w:themeColor="text1"/>
          <w:lang w:val="de-DE"/>
        </w:rPr>
        <w:t>(2025, 98f</w:t>
      </w:r>
      <w:r w:rsidR="007C738A">
        <w:rPr>
          <w:rFonts w:ascii="Cambria" w:hAnsi="Cambria"/>
          <w:color w:val="000000" w:themeColor="text1"/>
          <w:lang w:val="de-DE"/>
        </w:rPr>
        <w:t>.</w:t>
      </w:r>
      <w:r w:rsidR="009B3224" w:rsidRPr="007310A7">
        <w:rPr>
          <w:rFonts w:ascii="Cambria" w:hAnsi="Cambria"/>
          <w:color w:val="000000" w:themeColor="text1"/>
          <w:lang w:val="de-DE"/>
        </w:rPr>
        <w:t>)</w:t>
      </w:r>
      <w:r w:rsidR="009B3224"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r w:rsidR="007C738A">
        <w:rPr>
          <w:rFonts w:asciiTheme="minorHAnsi" w:hAnsiTheme="minorHAnsi"/>
          <w:color w:val="000000" w:themeColor="text1"/>
          <w:lang w:val="de-DE"/>
        </w:rPr>
        <w:t xml:space="preserve"> diese Form intergeschlechtlicher</w:t>
      </w:r>
      <w:r w:rsidRPr="007310A7">
        <w:rPr>
          <w:rFonts w:asciiTheme="minorHAnsi" w:hAnsiTheme="minorHAnsi"/>
          <w:color w:val="000000" w:themeColor="text1"/>
          <w:lang w:val="de-DE"/>
        </w:rPr>
        <w:t xml:space="preserve"> Selbstvertretung </w:t>
      </w:r>
      <w:r w:rsidR="007C738A">
        <w:rPr>
          <w:rFonts w:asciiTheme="minorHAnsi" w:hAnsiTheme="minorHAnsi"/>
          <w:color w:val="000000" w:themeColor="text1"/>
          <w:lang w:val="de-DE"/>
        </w:rPr>
        <w:t xml:space="preserve">ist </w:t>
      </w:r>
      <w:r w:rsidRPr="007310A7">
        <w:rPr>
          <w:rFonts w:asciiTheme="minorHAnsi" w:hAnsiTheme="minorHAnsi"/>
          <w:color w:val="000000" w:themeColor="text1"/>
          <w:lang w:val="de-DE"/>
        </w:rPr>
        <w:t>geprägt durch den Wunsch</w:t>
      </w:r>
      <w:r w:rsidR="007C738A">
        <w:rPr>
          <w:rFonts w:asciiTheme="minorHAnsi" w:hAnsiTheme="minorHAnsi"/>
          <w:color w:val="000000" w:themeColor="text1"/>
          <w:lang w:val="de-DE"/>
        </w:rPr>
        <w:t>,</w:t>
      </w:r>
      <w:r w:rsidRPr="007310A7">
        <w:rPr>
          <w:rFonts w:asciiTheme="minorHAnsi" w:hAnsiTheme="minorHAnsi"/>
          <w:color w:val="000000" w:themeColor="text1"/>
          <w:lang w:val="de-DE"/>
        </w:rPr>
        <w:t xml:space="preserve"> ein </w:t>
      </w:r>
      <w:r w:rsidR="007C738A">
        <w:rPr>
          <w:rFonts w:asciiTheme="minorHAnsi" w:hAnsiTheme="minorHAnsi"/>
          <w:color w:val="000000" w:themeColor="text1"/>
          <w:lang w:val="de-DE"/>
        </w:rPr>
        <w:t xml:space="preserve">möglichst </w:t>
      </w:r>
      <w:r w:rsidRPr="007310A7">
        <w:rPr>
          <w:rFonts w:asciiTheme="minorHAnsi" w:hAnsiTheme="minorHAnsi"/>
          <w:color w:val="000000" w:themeColor="text1"/>
          <w:lang w:val="de-DE"/>
        </w:rPr>
        <w:t xml:space="preserve">‚normales’ und </w:t>
      </w:r>
      <w:r w:rsidR="007C738A">
        <w:rPr>
          <w:rFonts w:asciiTheme="minorHAnsi" w:hAnsiTheme="minorHAnsi"/>
          <w:color w:val="000000" w:themeColor="text1"/>
          <w:lang w:val="de-DE"/>
        </w:rPr>
        <w:t xml:space="preserve">damit </w:t>
      </w:r>
      <w:r w:rsidRPr="007310A7">
        <w:rPr>
          <w:rFonts w:asciiTheme="minorHAnsi" w:hAnsiTheme="minorHAnsi"/>
          <w:color w:val="000000" w:themeColor="text1"/>
          <w:lang w:val="de-DE"/>
        </w:rPr>
        <w:t>Diskriminierungs-freies Leben zu führen. Allerdings impliziert dieser Normalitäts-Wunsch nicht länger die Verbündung mit ebenfalls von Diskrimi</w:t>
      </w:r>
      <w:r w:rsidR="003847C3">
        <w:rPr>
          <w:rFonts w:asciiTheme="minorHAnsi" w:hAnsiTheme="minorHAnsi"/>
          <w:color w:val="000000" w:themeColor="text1"/>
          <w:lang w:val="de-DE"/>
        </w:rPr>
        <w:t>ni</w:t>
      </w:r>
      <w:r w:rsidRPr="007310A7">
        <w:rPr>
          <w:rFonts w:asciiTheme="minorHAnsi" w:hAnsiTheme="minorHAnsi"/>
          <w:color w:val="000000" w:themeColor="text1"/>
          <w:lang w:val="de-DE"/>
        </w:rPr>
        <w:t>erung betroffenen Gruppen des LGBTIQ</w:t>
      </w:r>
      <w:r w:rsidR="007C738A">
        <w:rPr>
          <w:rFonts w:asciiTheme="minorHAnsi" w:hAnsiTheme="minorHAnsi"/>
          <w:color w:val="000000" w:themeColor="text1"/>
          <w:lang w:val="de-DE"/>
        </w:rPr>
        <w:t>A</w:t>
      </w:r>
      <w:r w:rsidRPr="007310A7">
        <w:rPr>
          <w:rFonts w:asciiTheme="minorHAnsi" w:hAnsiTheme="minorHAnsi"/>
          <w:color w:val="000000" w:themeColor="text1"/>
          <w:lang w:val="de-DE"/>
        </w:rPr>
        <w:t xml:space="preserve">* Spektrums, sondern vielmehr eine Distanzierung von diesen. </w:t>
      </w:r>
    </w:p>
    <w:p w14:paraId="6EC59EF0" w14:textId="74A9EE73" w:rsidR="00EE320E" w:rsidRDefault="00C32CC6" w:rsidP="004C48E2">
      <w:pPr>
        <w:pStyle w:val="Default"/>
        <w:spacing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Im Jahr 2005 gelingt es Chase und ihren UnterstützerInnen – stellvertretend für einen zunehmend medizinaffirmativen </w:t>
      </w:r>
      <w:r w:rsidR="00667939">
        <w:rPr>
          <w:rFonts w:asciiTheme="minorHAnsi" w:hAnsiTheme="minorHAnsi"/>
          <w:color w:val="000000" w:themeColor="text1"/>
          <w:lang w:val="de-DE"/>
        </w:rPr>
        <w:t>Selbstvertretungs-D</w:t>
      </w:r>
      <w:r w:rsidRPr="007310A7">
        <w:rPr>
          <w:rFonts w:asciiTheme="minorHAnsi" w:hAnsiTheme="minorHAnsi"/>
          <w:color w:val="000000" w:themeColor="text1"/>
          <w:lang w:val="de-DE"/>
        </w:rPr>
        <w:t xml:space="preserve">iskurs – ihren Vorschlag für eine neue Terminologie innerhalb des paradigmatischen “Consensus Statement on Management </w:t>
      </w:r>
      <w:proofErr w:type="spellStart"/>
      <w:r w:rsidRPr="007310A7">
        <w:rPr>
          <w:rFonts w:asciiTheme="minorHAnsi" w:hAnsiTheme="minorHAnsi"/>
          <w:color w:val="000000" w:themeColor="text1"/>
          <w:lang w:val="de-DE"/>
        </w:rPr>
        <w:t>of</w:t>
      </w:r>
      <w:proofErr w:type="spellEnd"/>
      <w:r w:rsidRPr="007310A7">
        <w:rPr>
          <w:rFonts w:asciiTheme="minorHAnsi" w:hAnsiTheme="minorHAnsi"/>
          <w:color w:val="000000" w:themeColor="text1"/>
          <w:lang w:val="de-DE"/>
        </w:rPr>
        <w:t xml:space="preserve"> Intersex </w:t>
      </w:r>
      <w:proofErr w:type="spellStart"/>
      <w:r w:rsidRPr="007310A7">
        <w:rPr>
          <w:rFonts w:asciiTheme="minorHAnsi" w:hAnsiTheme="minorHAnsi"/>
          <w:color w:val="000000" w:themeColor="text1"/>
          <w:lang w:val="de-DE"/>
        </w:rPr>
        <w:t>Disorders</w:t>
      </w:r>
      <w:proofErr w:type="spellEnd"/>
      <w:r w:rsidRPr="007310A7">
        <w:rPr>
          <w:rFonts w:asciiTheme="minorHAnsi" w:hAnsiTheme="minorHAnsi"/>
          <w:color w:val="000000" w:themeColor="text1"/>
          <w:lang w:val="de-DE"/>
        </w:rPr>
        <w:t xml:space="preserve">” </w:t>
      </w:r>
      <w:r w:rsidR="009B3224" w:rsidRPr="007310A7">
        <w:rPr>
          <w:rFonts w:asciiTheme="minorHAnsi" w:hAnsiTheme="minorHAnsi"/>
          <w:color w:val="000000" w:themeColor="text1"/>
          <w:lang w:val="de-DE"/>
        </w:rPr>
        <w:fldChar w:fldCharType="begin"/>
      </w:r>
      <w:r w:rsidR="00667DED" w:rsidRPr="007310A7">
        <w:rPr>
          <w:rFonts w:asciiTheme="minorHAnsi" w:hAnsiTheme="minorHAnsi"/>
          <w:color w:val="000000" w:themeColor="text1"/>
          <w:lang w:val="de-DE"/>
        </w:rPr>
        <w:instrText xml:space="preserve"> ADDIN ZOTERO_ITEM CSL_CITATION {"citationID":"F69xZXbP","properties":{"unsorted":false,"formattedCitation":"(I. A. Hughes u.\\uc0\\u160{}a. 2006; Lee u.\\uc0\\u160{}a. 2006)","plainCitation":"(I. A. Hughes u. a. 2006; Lee u. a. 2006)","dontUpdate":true,"noteIndex":0},"citationItems":[{"id":1257,"uris":["http://zotero.org/users/local/owKliTIb/items/QJQZ8JGP"],"itemData":{"id":1257,"type":"article-journal","abstract":"Management of intersex disorders","container-title":"Archives of disease in childhood","DOI":"10.1136/adc.2006.098319","ISSN":"1468-2044 0003-9888","issue":"7","journalAbbreviation":"Arch Dis Child","language":"eng","page":"554-563","PMID":"16624884","PMCID":"PMC2082839","publisher-place":"England","title":"Consensus statement on management of intersex disorders.","volume":"91","author":[{"family":"Hughes","given":"I. A."},{"family":"Houk","given":"C."},{"family":"Ahmed","given":"S. F."},{"family":"Lee","given":"P. A."}],"issued":{"date-parts":[["2006",7]]}}},{"id":233,"uris":["http://zotero.org/users/local/owKliTIb/items/DSZGR75K"],"itemData":{"id":233,"type":"article-journal","container-title":"Pediatrics","DOI":"10.1542/peds.2006-0738","issue":"2","page":"e488–e500","title":"Consensus statement on management of intersex disorders. International Consensus Conference on Intersex","volume":"118","author":[{"family":"Lee","given":"P. A."},{"family":"Houk","given":"C. P."},{"family":"Ahmed","given":"S. F."},{"family":"Hughes","given":"I. A."}],"issued":{"date-parts":[["2006"]]}}}],"schema":"https://github.com/citation-style-language/schema/raw/master/csl-citation.json"} </w:instrText>
      </w:r>
      <w:r w:rsidR="009B3224" w:rsidRPr="007310A7">
        <w:rPr>
          <w:rFonts w:asciiTheme="minorHAnsi" w:hAnsiTheme="minorHAnsi"/>
          <w:color w:val="000000" w:themeColor="text1"/>
          <w:lang w:val="de-DE"/>
        </w:rPr>
        <w:fldChar w:fldCharType="separate"/>
      </w:r>
      <w:r w:rsidR="009B3224" w:rsidRPr="007310A7">
        <w:rPr>
          <w:rFonts w:ascii="Cambria" w:hAnsi="Cambria" w:cs="Times New Roman"/>
          <w:color w:val="000000" w:themeColor="text1"/>
          <w:lang w:val="de-DE"/>
        </w:rPr>
        <w:t>(Hughes et al. 2006; Lee et al. 2006</w:t>
      </w:r>
      <w:r w:rsidR="00667939">
        <w:rPr>
          <w:rFonts w:ascii="Cambria" w:hAnsi="Cambria" w:cs="Times New Roman"/>
          <w:color w:val="000000" w:themeColor="text1"/>
          <w:lang w:val="de-DE"/>
        </w:rPr>
        <w:t>, siehe 6.1.3</w:t>
      </w:r>
      <w:r w:rsidR="009B3224" w:rsidRPr="007310A7">
        <w:rPr>
          <w:rFonts w:ascii="Cambria" w:hAnsi="Cambria" w:cs="Times New Roman"/>
          <w:color w:val="000000" w:themeColor="text1"/>
          <w:lang w:val="de-DE"/>
        </w:rPr>
        <w:t>)</w:t>
      </w:r>
      <w:r w:rsidR="009B3224" w:rsidRPr="007310A7">
        <w:rPr>
          <w:rFonts w:asciiTheme="minorHAnsi" w:hAnsiTheme="minorHAnsi"/>
          <w:color w:val="000000" w:themeColor="text1"/>
          <w:lang w:val="de-DE"/>
        </w:rPr>
        <w:fldChar w:fldCharType="end"/>
      </w:r>
      <w:r w:rsidR="009B3224" w:rsidRPr="007310A7">
        <w:rPr>
          <w:rFonts w:asciiTheme="minorHAnsi" w:hAnsiTheme="minorHAnsi"/>
          <w:color w:val="000000" w:themeColor="text1"/>
          <w:lang w:val="de-DE"/>
        </w:rPr>
        <w:t xml:space="preserve"> </w:t>
      </w:r>
      <w:r w:rsidRPr="007310A7">
        <w:rPr>
          <w:rFonts w:asciiTheme="minorHAnsi" w:hAnsiTheme="minorHAnsi"/>
          <w:color w:val="000000" w:themeColor="text1"/>
          <w:lang w:val="de-DE"/>
        </w:rPr>
        <w:t>zu pla</w:t>
      </w:r>
      <w:r w:rsidR="003847C3">
        <w:rPr>
          <w:rFonts w:asciiTheme="minorHAnsi" w:hAnsiTheme="minorHAnsi"/>
          <w:color w:val="000000" w:themeColor="text1"/>
          <w:lang w:val="de-DE"/>
        </w:rPr>
        <w:t>t</w:t>
      </w:r>
      <w:r w:rsidRPr="007310A7">
        <w:rPr>
          <w:rFonts w:asciiTheme="minorHAnsi" w:hAnsiTheme="minorHAnsi"/>
          <w:color w:val="000000" w:themeColor="text1"/>
          <w:lang w:val="de-DE"/>
        </w:rPr>
        <w:t>zieren. Dabei ist es neben Kontakten zu medizinischen ExpertInnen vor allem eine starke Orientierung an den medizinischen Diskursregeln sowie dem pathologischen Modell von Intergeschlechtlichkeit, die dies ermöglicht</w:t>
      </w:r>
      <w:r w:rsidR="009B3224" w:rsidRPr="007310A7">
        <w:rPr>
          <w:rFonts w:asciiTheme="minorHAnsi" w:hAnsiTheme="minorHAnsi"/>
          <w:color w:val="000000" w:themeColor="text1"/>
          <w:lang w:val="de-DE"/>
        </w:rPr>
        <w:t xml:space="preserve"> </w:t>
      </w:r>
      <w:r w:rsidR="009B3224" w:rsidRPr="007310A7">
        <w:rPr>
          <w:rFonts w:asciiTheme="minorHAnsi" w:hAnsiTheme="minorHAnsi"/>
          <w:color w:val="000000" w:themeColor="text1"/>
          <w:lang w:val="de-DE"/>
        </w:rPr>
        <w:fldChar w:fldCharType="begin"/>
      </w:r>
      <w:r w:rsidR="009B3224" w:rsidRPr="007310A7">
        <w:rPr>
          <w:rFonts w:asciiTheme="minorHAnsi" w:hAnsiTheme="minorHAnsi"/>
          <w:color w:val="000000" w:themeColor="text1"/>
          <w:lang w:val="de-DE"/>
        </w:rPr>
        <w:instrText xml:space="preserve"> ADDIN ZOTERO_ITEM CSL_CITATION {"citationID":"wXKgxeBQ","properties":{"unsorted":false,"formattedCitation":"(vgl. auch Davis 2015, 45f)","plainCitation":"(vgl. auch Davis 2015, 45f)","noteIndex":0},"citationItems":[{"id":1202,"uris":["http://zotero.org/users/local/owKliTIb/items/UI7EEAIY"],"itemData":{"id":1202,"type":"book","abstract":"When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Intersex","URL":"http://www.jstor.org/stable/j.ctt15zc7ht","author":[{"family":"Davis","given":"G."}],"accessed":{"date-parts":[["2026",6,5]]},"issued":{"date-parts":[["2015"]]}},"locator":"45f","label":"page","prefix":"vgl. auch"}],"schema":"https://github.com/citation-style-language/schema/raw/master/csl-citation.json"} </w:instrText>
      </w:r>
      <w:r w:rsidR="009B3224" w:rsidRPr="007310A7">
        <w:rPr>
          <w:rFonts w:asciiTheme="minorHAnsi" w:hAnsiTheme="minorHAnsi"/>
          <w:color w:val="000000" w:themeColor="text1"/>
          <w:lang w:val="de-DE"/>
        </w:rPr>
        <w:fldChar w:fldCharType="separate"/>
      </w:r>
      <w:r w:rsidR="009B3224" w:rsidRPr="007310A7">
        <w:rPr>
          <w:rFonts w:ascii="Cambria" w:hAnsi="Cambria"/>
          <w:color w:val="000000" w:themeColor="text1"/>
          <w:lang w:val="de-DE"/>
        </w:rPr>
        <w:t>(vgl. auch Davis 2015, 45f</w:t>
      </w:r>
      <w:r w:rsidR="009F3C2C">
        <w:rPr>
          <w:rFonts w:ascii="Cambria" w:hAnsi="Cambria"/>
          <w:color w:val="000000" w:themeColor="text1"/>
          <w:lang w:val="de-DE"/>
        </w:rPr>
        <w:t>.</w:t>
      </w:r>
      <w:r w:rsidR="009B3224" w:rsidRPr="007310A7">
        <w:rPr>
          <w:rFonts w:ascii="Cambria" w:hAnsi="Cambria"/>
          <w:color w:val="000000" w:themeColor="text1"/>
          <w:lang w:val="de-DE"/>
        </w:rPr>
        <w:t>)</w:t>
      </w:r>
      <w:r w:rsidR="009B3224"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w:t>
      </w:r>
      <w:r w:rsidR="009F3C2C">
        <w:rPr>
          <w:rFonts w:asciiTheme="minorHAnsi" w:hAnsiTheme="minorHAnsi"/>
          <w:color w:val="000000" w:themeColor="text1"/>
          <w:lang w:val="de-DE"/>
        </w:rPr>
        <w:t xml:space="preserve">Gleichzeitig </w:t>
      </w:r>
      <w:r w:rsidRPr="007310A7">
        <w:rPr>
          <w:rFonts w:asciiTheme="minorHAnsi" w:hAnsiTheme="minorHAnsi"/>
          <w:color w:val="000000" w:themeColor="text1"/>
          <w:lang w:val="de-DE"/>
        </w:rPr>
        <w:t xml:space="preserve">wird an der Etablierung der DSD-Begrifflichkeit und der – von ISNA nicht intendierten - Auslöschung der Intersex-(Selbst)Bezeichnung im medizinischen Diskurs deutlich, dass dieser eigenen, von </w:t>
      </w:r>
      <w:r w:rsidR="009F3C2C">
        <w:rPr>
          <w:rFonts w:asciiTheme="minorHAnsi" w:hAnsiTheme="minorHAnsi"/>
          <w:color w:val="000000" w:themeColor="text1"/>
          <w:lang w:val="de-DE"/>
        </w:rPr>
        <w:t xml:space="preserve">nur partiell involvierten Selbstvertreter*innen, kaum </w:t>
      </w:r>
      <w:r w:rsidRPr="007310A7">
        <w:rPr>
          <w:rFonts w:asciiTheme="minorHAnsi" w:hAnsiTheme="minorHAnsi"/>
          <w:color w:val="000000" w:themeColor="text1"/>
          <w:lang w:val="de-DE"/>
        </w:rPr>
        <w:t xml:space="preserve">kontrollierbaren Regeln folgt. Zugleich bedeutet die terminologische Veränderung von </w:t>
      </w:r>
      <w:r w:rsidRPr="009F3C2C">
        <w:rPr>
          <w:rFonts w:asciiTheme="minorHAnsi" w:hAnsiTheme="minorHAnsi"/>
          <w:i/>
          <w:iCs/>
          <w:color w:val="000000" w:themeColor="text1"/>
          <w:lang w:val="de-DE"/>
        </w:rPr>
        <w:t>(Pseudo</w:t>
      </w:r>
      <w:r w:rsidR="00D70134" w:rsidRPr="009F3C2C">
        <w:rPr>
          <w:rFonts w:asciiTheme="minorHAnsi" w:hAnsiTheme="minorHAnsi"/>
          <w:i/>
          <w:iCs/>
          <w:color w:val="000000" w:themeColor="text1"/>
          <w:lang w:val="de-DE"/>
        </w:rPr>
        <w:t>-</w:t>
      </w:r>
      <w:r w:rsidRPr="009F3C2C">
        <w:rPr>
          <w:rFonts w:asciiTheme="minorHAnsi" w:hAnsiTheme="minorHAnsi"/>
          <w:i/>
          <w:iCs/>
          <w:color w:val="000000" w:themeColor="text1"/>
          <w:lang w:val="de-DE"/>
        </w:rPr>
        <w:t>)Hermaphroditismus</w:t>
      </w:r>
      <w:r w:rsidRPr="007310A7">
        <w:rPr>
          <w:rFonts w:asciiTheme="minorHAnsi" w:hAnsiTheme="minorHAnsi"/>
          <w:color w:val="000000" w:themeColor="text1"/>
          <w:lang w:val="de-DE"/>
        </w:rPr>
        <w:t xml:space="preserve"> hin zu </w:t>
      </w:r>
      <w:r w:rsidRPr="009F3C2C">
        <w:rPr>
          <w:rFonts w:asciiTheme="minorHAnsi" w:hAnsiTheme="minorHAnsi"/>
          <w:i/>
          <w:iCs/>
          <w:color w:val="000000" w:themeColor="text1"/>
          <w:lang w:val="de-DE"/>
        </w:rPr>
        <w:t>DSD</w:t>
      </w:r>
      <w:r w:rsidRPr="007310A7">
        <w:rPr>
          <w:rFonts w:asciiTheme="minorHAnsi" w:hAnsiTheme="minorHAnsi"/>
          <w:color w:val="000000" w:themeColor="text1"/>
          <w:lang w:val="de-DE"/>
        </w:rPr>
        <w:t xml:space="preserve"> zwar eine Modernisierung der Terminologe, deren neue Definitionen jedoch nicht weniger pathologisierend sind als die zuvor über </w:t>
      </w:r>
      <w:r w:rsidR="003847C3" w:rsidRPr="007310A7">
        <w:rPr>
          <w:rFonts w:asciiTheme="minorHAnsi" w:hAnsiTheme="minorHAnsi"/>
          <w:color w:val="000000" w:themeColor="text1"/>
          <w:lang w:val="de-DE"/>
        </w:rPr>
        <w:t>mehrere</w:t>
      </w:r>
      <w:r w:rsidRPr="007310A7">
        <w:rPr>
          <w:rFonts w:asciiTheme="minorHAnsi" w:hAnsiTheme="minorHAnsi"/>
          <w:color w:val="000000" w:themeColor="text1"/>
          <w:lang w:val="de-DE"/>
        </w:rPr>
        <w:t xml:space="preserve"> Jahrhunderte verwendeten. Ebenfalls wird deutlich, dass die von Chase und ihren UnterstützerInnen erreichten Veränderungen </w:t>
      </w:r>
      <w:r w:rsidR="00EE320E">
        <w:rPr>
          <w:rFonts w:asciiTheme="minorHAnsi" w:hAnsiTheme="minorHAnsi"/>
          <w:color w:val="000000" w:themeColor="text1"/>
          <w:lang w:val="de-DE"/>
        </w:rPr>
        <w:t xml:space="preserve">primär </w:t>
      </w:r>
      <w:r w:rsidRPr="007310A7">
        <w:rPr>
          <w:rFonts w:asciiTheme="minorHAnsi" w:hAnsiTheme="minorHAnsi"/>
          <w:color w:val="000000" w:themeColor="text1"/>
          <w:lang w:val="de-DE"/>
        </w:rPr>
        <w:t xml:space="preserve">auf der Ebene der </w:t>
      </w:r>
      <w:r w:rsidR="00EE320E">
        <w:rPr>
          <w:rFonts w:asciiTheme="minorHAnsi" w:hAnsiTheme="minorHAnsi"/>
          <w:color w:val="000000" w:themeColor="text1"/>
          <w:lang w:val="de-DE"/>
        </w:rPr>
        <w:t xml:space="preserve">Begrifflichkeiten </w:t>
      </w:r>
      <w:r w:rsidRPr="007310A7">
        <w:rPr>
          <w:rFonts w:asciiTheme="minorHAnsi" w:hAnsiTheme="minorHAnsi"/>
          <w:color w:val="000000" w:themeColor="text1"/>
          <w:lang w:val="de-DE"/>
        </w:rPr>
        <w:t xml:space="preserve">lokalisiert sind. </w:t>
      </w:r>
      <w:r w:rsidR="004C48E2">
        <w:rPr>
          <w:rFonts w:asciiTheme="minorHAnsi" w:hAnsiTheme="minorHAnsi"/>
          <w:color w:val="000000" w:themeColor="text1"/>
          <w:lang w:val="de-DE"/>
        </w:rPr>
        <w:t xml:space="preserve">Dies wird ebenfalls </w:t>
      </w:r>
      <w:r w:rsidR="004C48E2" w:rsidRPr="007310A7">
        <w:rPr>
          <w:rFonts w:asciiTheme="minorHAnsi" w:hAnsiTheme="minorHAnsi"/>
          <w:color w:val="000000" w:themeColor="text1"/>
          <w:lang w:val="de-DE"/>
        </w:rPr>
        <w:t xml:space="preserve">an der Beteiligungsstruktur der Chicagoer-Konferenz deutlich: In den Sitzungen, die sich mit den </w:t>
      </w:r>
      <w:r w:rsidR="004C48E2">
        <w:rPr>
          <w:rFonts w:asciiTheme="minorHAnsi" w:hAnsiTheme="minorHAnsi"/>
          <w:color w:val="000000" w:themeColor="text1"/>
          <w:lang w:val="de-DE"/>
        </w:rPr>
        <w:t>Behandlungse</w:t>
      </w:r>
      <w:r w:rsidR="004C48E2" w:rsidRPr="007310A7">
        <w:rPr>
          <w:rFonts w:asciiTheme="minorHAnsi" w:hAnsiTheme="minorHAnsi"/>
          <w:color w:val="000000" w:themeColor="text1"/>
          <w:lang w:val="de-DE"/>
        </w:rPr>
        <w:t>mpfehlungen</w:t>
      </w:r>
      <w:r w:rsidR="004C48E2">
        <w:rPr>
          <w:rFonts w:asciiTheme="minorHAnsi" w:hAnsiTheme="minorHAnsi"/>
          <w:color w:val="000000" w:themeColor="text1"/>
          <w:lang w:val="de-DE"/>
        </w:rPr>
        <w:t xml:space="preserve"> hinsichtlich normierender</w:t>
      </w:r>
      <w:r w:rsidR="004C48E2" w:rsidRPr="007310A7">
        <w:rPr>
          <w:rFonts w:asciiTheme="minorHAnsi" w:hAnsiTheme="minorHAnsi"/>
          <w:color w:val="000000" w:themeColor="text1"/>
          <w:lang w:val="de-DE"/>
        </w:rPr>
        <w:t xml:space="preserve"> medizinische</w:t>
      </w:r>
      <w:r w:rsidR="004C48E2">
        <w:rPr>
          <w:rFonts w:asciiTheme="minorHAnsi" w:hAnsiTheme="minorHAnsi"/>
          <w:color w:val="000000" w:themeColor="text1"/>
          <w:lang w:val="de-DE"/>
        </w:rPr>
        <w:t>r</w:t>
      </w:r>
      <w:r w:rsidR="004C48E2" w:rsidRPr="007310A7">
        <w:rPr>
          <w:rFonts w:asciiTheme="minorHAnsi" w:hAnsiTheme="minorHAnsi"/>
          <w:color w:val="000000" w:themeColor="text1"/>
          <w:lang w:val="de-DE"/>
        </w:rPr>
        <w:t xml:space="preserve"> Eingriffe beschäftigen</w:t>
      </w:r>
      <w:r w:rsidR="004C48E2">
        <w:rPr>
          <w:rFonts w:asciiTheme="minorHAnsi" w:hAnsiTheme="minorHAnsi"/>
          <w:color w:val="000000" w:themeColor="text1"/>
          <w:lang w:val="de-DE"/>
        </w:rPr>
        <w:t>,</w:t>
      </w:r>
      <w:r w:rsidR="004C48E2" w:rsidRPr="007310A7">
        <w:rPr>
          <w:rFonts w:asciiTheme="minorHAnsi" w:hAnsiTheme="minorHAnsi"/>
          <w:color w:val="000000" w:themeColor="text1"/>
          <w:lang w:val="de-DE"/>
        </w:rPr>
        <w:t xml:space="preserve"> </w:t>
      </w:r>
      <w:r w:rsidR="004C48E2">
        <w:rPr>
          <w:rFonts w:asciiTheme="minorHAnsi" w:hAnsiTheme="minorHAnsi"/>
          <w:color w:val="000000" w:themeColor="text1"/>
          <w:lang w:val="de-DE"/>
        </w:rPr>
        <w:t xml:space="preserve">sind </w:t>
      </w:r>
      <w:r w:rsidR="004C48E2" w:rsidRPr="007310A7">
        <w:rPr>
          <w:rFonts w:asciiTheme="minorHAnsi" w:hAnsiTheme="minorHAnsi"/>
          <w:color w:val="000000" w:themeColor="text1"/>
          <w:lang w:val="de-DE"/>
        </w:rPr>
        <w:t xml:space="preserve">weder Chase noch die aus Deutschland angereiste intergeschlechtliche Aktivistin Barbara Thomas </w:t>
      </w:r>
      <w:r w:rsidR="004C48E2">
        <w:rPr>
          <w:rFonts w:asciiTheme="minorHAnsi" w:hAnsiTheme="minorHAnsi"/>
          <w:color w:val="000000" w:themeColor="text1"/>
          <w:lang w:val="de-DE"/>
        </w:rPr>
        <w:t xml:space="preserve">involviert </w:t>
      </w:r>
      <w:r w:rsidR="004C48E2" w:rsidRPr="007310A7">
        <w:rPr>
          <w:rFonts w:asciiTheme="minorHAnsi" w:hAnsiTheme="minorHAnsi"/>
          <w:color w:val="000000" w:themeColor="text1"/>
          <w:lang w:val="de-DE"/>
        </w:rPr>
        <w:fldChar w:fldCharType="begin"/>
      </w:r>
      <w:r w:rsidR="004C48E2">
        <w:rPr>
          <w:rFonts w:asciiTheme="minorHAnsi" w:hAnsiTheme="minorHAnsi"/>
          <w:color w:val="000000" w:themeColor="text1"/>
          <w:lang w:val="de-DE"/>
        </w:rPr>
        <w:instrText xml:space="preserve"> ADDIN ZOTERO_ITEM CSL_CITATION {"citationID":"lK5kXJ1w","properties":{"unsorted":false,"formattedCitation":"(vgl. Gleeson 2025, 57; B. Thomas 2005)","plainCitation":"(vgl. Gleeson 2025, 57; B. Thomas 2005)","dontUpdate":true,"noteIndex":0},"citationItems":[{"id":1203,"uris":["http://zotero.org/users/local/owKliTIb/items/KV9WKYKH"],"itemData":{"id":1203,"type":"book","ISBN":"978-1-83976-095-2","note":"LCCN: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57","label":"page","prefix":"vgl."},{"id":1289,"uris":["http://zotero.org/users/local/owKliTIb/items/J4DJZ9MC"],"itemData":{"id":1289,"type":"report","publisher":"Androgen Insensitivity Syndrome Support Group","title":"Report on Chicago Consensus Conference","URL":"http://www.aissg.org/PDFs/Barbara-Chicago-Rpt.pdf","author":[{"family":"Thomas","given":"Barbara"}],"issued":{"date-parts":[["2005",10]]}}}],"schema":"https://github.com/citation-style-language/schema/raw/master/csl-citation.json"} </w:instrText>
      </w:r>
      <w:r w:rsidR="004C48E2" w:rsidRPr="007310A7">
        <w:rPr>
          <w:rFonts w:asciiTheme="minorHAnsi" w:hAnsiTheme="minorHAnsi"/>
          <w:color w:val="000000" w:themeColor="text1"/>
          <w:lang w:val="de-DE"/>
        </w:rPr>
        <w:fldChar w:fldCharType="separate"/>
      </w:r>
      <w:r w:rsidR="004C48E2" w:rsidRPr="007310A7">
        <w:rPr>
          <w:rFonts w:ascii="Cambria" w:hAnsi="Cambria"/>
          <w:color w:val="000000" w:themeColor="text1"/>
          <w:lang w:val="de-DE"/>
        </w:rPr>
        <w:t xml:space="preserve">(vgl. </w:t>
      </w:r>
      <w:proofErr w:type="spellStart"/>
      <w:r w:rsidR="004C48E2" w:rsidRPr="007310A7">
        <w:rPr>
          <w:rFonts w:ascii="Cambria" w:hAnsi="Cambria"/>
          <w:color w:val="000000" w:themeColor="text1"/>
          <w:lang w:val="de-DE"/>
        </w:rPr>
        <w:t>Gleeson</w:t>
      </w:r>
      <w:proofErr w:type="spellEnd"/>
      <w:r w:rsidR="004C48E2" w:rsidRPr="007310A7">
        <w:rPr>
          <w:rFonts w:ascii="Cambria" w:hAnsi="Cambria"/>
          <w:color w:val="000000" w:themeColor="text1"/>
          <w:lang w:val="de-DE"/>
        </w:rPr>
        <w:t xml:space="preserve"> 2025, 57; Thomas 2005)</w:t>
      </w:r>
      <w:r w:rsidR="004C48E2" w:rsidRPr="007310A7">
        <w:rPr>
          <w:rFonts w:asciiTheme="minorHAnsi" w:hAnsiTheme="minorHAnsi"/>
          <w:color w:val="000000" w:themeColor="text1"/>
          <w:lang w:val="de-DE"/>
        </w:rPr>
        <w:fldChar w:fldCharType="end"/>
      </w:r>
      <w:r w:rsidR="004C48E2" w:rsidRPr="007310A7">
        <w:rPr>
          <w:rFonts w:asciiTheme="minorHAnsi" w:hAnsiTheme="minorHAnsi"/>
          <w:color w:val="000000" w:themeColor="text1"/>
          <w:lang w:val="de-DE"/>
        </w:rPr>
        <w:t>.</w:t>
      </w:r>
      <w:r w:rsidR="004C48E2">
        <w:rPr>
          <w:rFonts w:asciiTheme="minorHAnsi" w:hAnsiTheme="minorHAnsi"/>
          <w:color w:val="000000" w:themeColor="text1"/>
          <w:lang w:val="de-DE"/>
        </w:rPr>
        <w:t xml:space="preserve"> </w:t>
      </w:r>
      <w:r w:rsidRPr="007310A7">
        <w:rPr>
          <w:rFonts w:asciiTheme="minorHAnsi" w:hAnsiTheme="minorHAnsi"/>
          <w:color w:val="000000" w:themeColor="text1"/>
          <w:lang w:val="de-DE"/>
        </w:rPr>
        <w:t>Die spezifische Position, die selbst mit der Medizin kooperierende Intersex-</w:t>
      </w:r>
      <w:r w:rsidR="00EE320E">
        <w:rPr>
          <w:rFonts w:asciiTheme="minorHAnsi" w:hAnsiTheme="minorHAnsi"/>
          <w:color w:val="000000" w:themeColor="text1"/>
          <w:lang w:val="de-DE"/>
        </w:rPr>
        <w:t>Selbstvertreter</w:t>
      </w:r>
      <w:r w:rsidRPr="007310A7">
        <w:rPr>
          <w:rFonts w:asciiTheme="minorHAnsi" w:hAnsiTheme="minorHAnsi"/>
          <w:color w:val="000000" w:themeColor="text1"/>
          <w:lang w:val="de-DE"/>
        </w:rPr>
        <w:t xml:space="preserve">*innen innerhalb des medizinischen </w:t>
      </w:r>
      <w:r w:rsidR="00EE320E">
        <w:rPr>
          <w:rFonts w:asciiTheme="minorHAnsi" w:hAnsiTheme="minorHAnsi"/>
          <w:color w:val="000000" w:themeColor="text1"/>
          <w:lang w:val="de-DE"/>
        </w:rPr>
        <w:t>Speziald</w:t>
      </w:r>
      <w:r w:rsidRPr="007310A7">
        <w:rPr>
          <w:rFonts w:asciiTheme="minorHAnsi" w:hAnsiTheme="minorHAnsi"/>
          <w:color w:val="000000" w:themeColor="text1"/>
          <w:lang w:val="de-DE"/>
        </w:rPr>
        <w:t xml:space="preserve">iskurses zugewiesen bekommen </w:t>
      </w:r>
      <w:r w:rsidR="00EE320E">
        <w:rPr>
          <w:rFonts w:asciiTheme="minorHAnsi" w:hAnsiTheme="minorHAnsi"/>
          <w:color w:val="000000" w:themeColor="text1"/>
          <w:lang w:val="de-DE"/>
        </w:rPr>
        <w:t xml:space="preserve">bleibt </w:t>
      </w:r>
      <w:r w:rsidR="004C48E2">
        <w:rPr>
          <w:rFonts w:asciiTheme="minorHAnsi" w:hAnsiTheme="minorHAnsi"/>
          <w:color w:val="000000" w:themeColor="text1"/>
          <w:lang w:val="de-DE"/>
        </w:rPr>
        <w:t xml:space="preserve">somit </w:t>
      </w:r>
      <w:r w:rsidR="00EE320E">
        <w:rPr>
          <w:rFonts w:asciiTheme="minorHAnsi" w:hAnsiTheme="minorHAnsi"/>
          <w:color w:val="000000" w:themeColor="text1"/>
          <w:lang w:val="de-DE"/>
        </w:rPr>
        <w:t xml:space="preserve">marginal, so dass von einer grundlegenden </w:t>
      </w:r>
      <w:r w:rsidR="00EE320E">
        <w:rPr>
          <w:rFonts w:asciiTheme="minorHAnsi" w:hAnsiTheme="minorHAnsi"/>
          <w:color w:val="000000" w:themeColor="text1"/>
          <w:lang w:val="de-DE"/>
        </w:rPr>
        <w:lastRenderedPageBreak/>
        <w:t>Veränderung der Macht(un-)gleichgewichte zwischen Medizin und Selbstvertretung aus figurationsanalytischer Perspektive nicht ausgegangen werden kann.</w:t>
      </w:r>
    </w:p>
    <w:p w14:paraId="213BB339" w14:textId="092B6081" w:rsidR="00C32CC6" w:rsidRPr="007310A7" w:rsidRDefault="00C32CC6" w:rsidP="00817F21">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Während medizinnahe Selbstvertreter*innen die etablierte DSD-Terminologie als partiellen Erfolg versteh</w:t>
      </w:r>
      <w:r w:rsidR="00817F21">
        <w:rPr>
          <w:rFonts w:asciiTheme="minorHAnsi" w:hAnsiTheme="minorHAnsi"/>
          <w:color w:val="000000" w:themeColor="text1"/>
          <w:lang w:val="de-DE"/>
        </w:rPr>
        <w:t>en</w:t>
      </w:r>
      <w:r w:rsidRPr="007310A7">
        <w:rPr>
          <w:rFonts w:asciiTheme="minorHAnsi" w:hAnsiTheme="minorHAnsi"/>
          <w:color w:val="000000" w:themeColor="text1"/>
          <w:lang w:val="de-DE"/>
        </w:rPr>
        <w:t>, ist dies für zahlreiche intergeschlechtliche Menschen, die sich nun mit neuen pathologisierenden Kategorisierung</w:t>
      </w:r>
      <w:r w:rsidR="00817F21">
        <w:rPr>
          <w:rFonts w:asciiTheme="minorHAnsi" w:hAnsiTheme="minorHAnsi"/>
          <w:color w:val="000000" w:themeColor="text1"/>
          <w:lang w:val="de-DE"/>
        </w:rPr>
        <w:t>en</w:t>
      </w:r>
      <w:r w:rsidRPr="007310A7">
        <w:rPr>
          <w:rFonts w:asciiTheme="minorHAnsi" w:hAnsiTheme="minorHAnsi"/>
          <w:color w:val="000000" w:themeColor="text1"/>
          <w:lang w:val="de-DE"/>
        </w:rPr>
        <w:t xml:space="preserve"> ihrer Variationen konfrontiert sehen nicht der Fall</w:t>
      </w:r>
      <w:r w:rsidR="009B3224" w:rsidRPr="007310A7">
        <w:rPr>
          <w:rFonts w:asciiTheme="minorHAnsi" w:hAnsiTheme="minorHAnsi"/>
          <w:color w:val="000000" w:themeColor="text1"/>
          <w:lang w:val="de-DE"/>
        </w:rPr>
        <w:t xml:space="preserve"> </w:t>
      </w:r>
      <w:r w:rsidR="009B3224" w:rsidRPr="007310A7">
        <w:rPr>
          <w:rFonts w:asciiTheme="minorHAnsi" w:hAnsiTheme="minorHAnsi"/>
          <w:color w:val="000000" w:themeColor="text1"/>
          <w:lang w:val="de-DE"/>
        </w:rPr>
        <w:fldChar w:fldCharType="begin"/>
      </w:r>
      <w:r w:rsidR="000B7865">
        <w:rPr>
          <w:rFonts w:asciiTheme="minorHAnsi" w:hAnsiTheme="minorHAnsi"/>
          <w:color w:val="000000" w:themeColor="text1"/>
          <w:lang w:val="de-DE"/>
        </w:rPr>
        <w:instrText xml:space="preserve"> ADDIN ZOTERO_ITEM CSL_CITATION {"citationID":"0BXHRHnG","properties":{"unsorted":false,"formattedCitation":"(vgl. Davis 2015, 45f)","plainCitation":"(vgl. Davis 2015, 45f)","dontUpdate":true,"noteIndex":0},"citationItems":[{"id":1202,"uris":["http://zotero.org/users/local/owKliTIb/items/UI7EEAIY"],"itemData":{"id":1202,"type":"book","abstract":"When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45f","label":"page","prefix":"vgl."}],"schema":"https://github.com/citation-style-language/schema/raw/master/csl-citation.json"} </w:instrText>
      </w:r>
      <w:r w:rsidR="009B3224" w:rsidRPr="007310A7">
        <w:rPr>
          <w:rFonts w:asciiTheme="minorHAnsi" w:hAnsiTheme="minorHAnsi"/>
          <w:color w:val="000000" w:themeColor="text1"/>
          <w:lang w:val="de-DE"/>
        </w:rPr>
        <w:fldChar w:fldCharType="separate"/>
      </w:r>
      <w:r w:rsidR="009B3224" w:rsidRPr="007310A7">
        <w:rPr>
          <w:rFonts w:ascii="Cambria" w:hAnsi="Cambria"/>
          <w:color w:val="000000" w:themeColor="text1"/>
          <w:lang w:val="de-DE"/>
        </w:rPr>
        <w:t>(vgl. Davis 2015, 45f</w:t>
      </w:r>
      <w:r w:rsidR="00D259AD">
        <w:rPr>
          <w:rFonts w:ascii="Cambria" w:hAnsi="Cambria"/>
          <w:color w:val="000000" w:themeColor="text1"/>
          <w:lang w:val="de-DE"/>
        </w:rPr>
        <w:t>.</w:t>
      </w:r>
      <w:r w:rsidR="009B3224" w:rsidRPr="007310A7">
        <w:rPr>
          <w:rFonts w:ascii="Cambria" w:hAnsi="Cambria"/>
          <w:color w:val="000000" w:themeColor="text1"/>
          <w:lang w:val="de-DE"/>
        </w:rPr>
        <w:t>)</w:t>
      </w:r>
      <w:r w:rsidR="009B3224"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Auch die in Opposition zu ISNAs Medizin</w:t>
      </w:r>
      <w:r w:rsidR="00817F21">
        <w:rPr>
          <w:rFonts w:asciiTheme="minorHAnsi" w:hAnsiTheme="minorHAnsi"/>
          <w:color w:val="000000" w:themeColor="text1"/>
          <w:lang w:val="de-DE"/>
        </w:rPr>
        <w:t>n</w:t>
      </w:r>
      <w:r w:rsidRPr="007310A7">
        <w:rPr>
          <w:rFonts w:asciiTheme="minorHAnsi" w:hAnsiTheme="minorHAnsi"/>
          <w:color w:val="000000" w:themeColor="text1"/>
          <w:lang w:val="de-DE"/>
        </w:rPr>
        <w:t>ähe entstandene Organisation OII positioniert sich gegen die neue Terminologie und sammelt Stellungnahmen sowohl gegen die neue Pathologisierung als auch die von ISNA veröffentlichten DSD-Handbücher</w:t>
      </w:r>
      <w:r w:rsidR="009B3224" w:rsidRPr="007310A7">
        <w:rPr>
          <w:rFonts w:asciiTheme="minorHAnsi" w:hAnsiTheme="minorHAnsi"/>
          <w:color w:val="000000" w:themeColor="text1"/>
          <w:lang w:val="de-DE"/>
        </w:rPr>
        <w:t xml:space="preserve"> </w:t>
      </w:r>
      <w:r w:rsidR="009B3224" w:rsidRPr="007310A7">
        <w:rPr>
          <w:rFonts w:asciiTheme="minorHAnsi" w:hAnsiTheme="minorHAnsi"/>
          <w:color w:val="000000" w:themeColor="text1"/>
          <w:lang w:val="de-DE"/>
        </w:rPr>
        <w:fldChar w:fldCharType="begin"/>
      </w:r>
      <w:r w:rsidR="005D0CB0" w:rsidRPr="007310A7">
        <w:rPr>
          <w:rFonts w:asciiTheme="minorHAnsi" w:hAnsiTheme="minorHAnsi"/>
          <w:color w:val="000000" w:themeColor="text1"/>
          <w:lang w:val="de-DE"/>
        </w:rPr>
        <w:instrText xml:space="preserve"> ADDIN ZOTERO_ITEM CSL_CITATION {"citationID":"YWnSBqVZ","properties":{"unsorted":true,"formattedCitation":"(vgl. ISNA, Accord Alliance 2006a; 2006b; Gleeson 2025, 83)","plainCitation":"(vgl. ISNA, Accord Alliance 2006a; 2006b; Gleeson 2025, 83)","noteIndex":0},"citationItems":[{"id":1290,"uris":["http://zotero.org/users/local/owKliTIb/items/6445DIQ7"],"itemData":{"id":1290,"type":"document","publisher-place":"Rohnert Park","title":"Clinical Guidelines for the Management of Disorders of Sex Development in Childhood","author":[{"literal":"Intersex Society of North America"},{"literal":"Consortium on the Management of Disorders of Sex Differentiation"}],"issued":{"literal":"2006a"}},"suppress-author":true,"prefix":"vgl. ISNA, Accord Alliance"},{"id":298,"uris":["http://zotero.org/users/local/owKliTIb/items/A62XUA2R"],"itemData":{"id":298,"type":"document","publisher":"Intersex Society of North America","title":"Handbook for Parents","URL":"https://dsdguidelines.org/htdocs/parents/","author":[{"literal":"Intersex Society of North America"},{"literal":"Consortium on the Management of Disorders of Sex Development"}],"issued":{"literal":"2006b"}},"suppress-author":true},{"id":1203,"uris":["http://zotero.org/users/local/owKliTIb/items/KV9WKYKH"],"itemData":{"id":1203,"type":"book","ISBN":"978-1-83976-095-2","note":"LCCN: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Liberation","URL":"https://books.google.de/books?id=t_weEQAAQBAJ","author":[{"family":"Gleeson","given":"J."}],"issued":{"date-parts":[["2025"]]}},"locator":"83","label":"page"}],"schema":"https://github.com/citation-style-language/schema/raw/master/csl-citation.json"} </w:instrText>
      </w:r>
      <w:r w:rsidR="009B3224" w:rsidRPr="007310A7">
        <w:rPr>
          <w:rFonts w:asciiTheme="minorHAnsi" w:hAnsiTheme="minorHAnsi"/>
          <w:color w:val="000000" w:themeColor="text1"/>
          <w:lang w:val="de-DE"/>
        </w:rPr>
        <w:fldChar w:fldCharType="separate"/>
      </w:r>
      <w:r w:rsidR="005D0CB0" w:rsidRPr="007310A7">
        <w:rPr>
          <w:rFonts w:ascii="Cambria" w:hAnsi="Cambria"/>
          <w:color w:val="000000" w:themeColor="text1"/>
          <w:lang w:val="de-DE"/>
        </w:rPr>
        <w:t xml:space="preserve">(vgl. ISNA, Accord Alliance 2006a; 2006b; </w:t>
      </w:r>
      <w:proofErr w:type="spellStart"/>
      <w:r w:rsidR="005D0CB0" w:rsidRPr="007310A7">
        <w:rPr>
          <w:rFonts w:ascii="Cambria" w:hAnsi="Cambria"/>
          <w:color w:val="000000" w:themeColor="text1"/>
          <w:lang w:val="de-DE"/>
        </w:rPr>
        <w:t>Gleeson</w:t>
      </w:r>
      <w:proofErr w:type="spellEnd"/>
      <w:r w:rsidR="005D0CB0" w:rsidRPr="007310A7">
        <w:rPr>
          <w:rFonts w:ascii="Cambria" w:hAnsi="Cambria"/>
          <w:color w:val="000000" w:themeColor="text1"/>
          <w:lang w:val="de-DE"/>
        </w:rPr>
        <w:t xml:space="preserve"> 2025, 83)</w:t>
      </w:r>
      <w:r w:rsidR="009B3224"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Hier wird </w:t>
      </w:r>
      <w:r w:rsidR="00FC4687">
        <w:rPr>
          <w:rFonts w:asciiTheme="minorHAnsi" w:hAnsiTheme="minorHAnsi"/>
          <w:color w:val="000000" w:themeColor="text1"/>
          <w:lang w:val="de-DE"/>
        </w:rPr>
        <w:t xml:space="preserve">eine </w:t>
      </w:r>
      <w:r w:rsidR="007E4A73">
        <w:rPr>
          <w:rFonts w:asciiTheme="minorHAnsi" w:hAnsiTheme="minorHAnsi"/>
          <w:color w:val="000000" w:themeColor="text1"/>
          <w:lang w:val="de-DE"/>
        </w:rPr>
        <w:t xml:space="preserve">sich </w:t>
      </w:r>
      <w:r w:rsidR="00FC4687">
        <w:rPr>
          <w:rFonts w:asciiTheme="minorHAnsi" w:hAnsiTheme="minorHAnsi"/>
          <w:color w:val="000000" w:themeColor="text1"/>
          <w:lang w:val="de-DE"/>
        </w:rPr>
        <w:t xml:space="preserve">reproduzierende Konfiguration </w:t>
      </w:r>
      <w:r w:rsidR="007E4A73">
        <w:rPr>
          <w:rFonts w:asciiTheme="minorHAnsi" w:hAnsiTheme="minorHAnsi"/>
          <w:color w:val="000000" w:themeColor="text1"/>
          <w:lang w:val="de-DE"/>
        </w:rPr>
        <w:t xml:space="preserve">innerhalb </w:t>
      </w:r>
      <w:r w:rsidRPr="007310A7">
        <w:rPr>
          <w:rFonts w:asciiTheme="minorHAnsi" w:hAnsiTheme="minorHAnsi"/>
          <w:color w:val="000000" w:themeColor="text1"/>
          <w:lang w:val="de-DE"/>
        </w:rPr>
        <w:t xml:space="preserve">des </w:t>
      </w:r>
      <w:r w:rsidR="007E4A73">
        <w:rPr>
          <w:rFonts w:asciiTheme="minorHAnsi" w:hAnsiTheme="minorHAnsi"/>
          <w:color w:val="000000" w:themeColor="text1"/>
          <w:lang w:val="de-DE"/>
        </w:rPr>
        <w:t>erfahrungsbasierten Intergeschlechts-D</w:t>
      </w:r>
      <w:r w:rsidRPr="007310A7">
        <w:rPr>
          <w:rFonts w:asciiTheme="minorHAnsi" w:hAnsiTheme="minorHAnsi"/>
          <w:color w:val="000000" w:themeColor="text1"/>
          <w:lang w:val="de-DE"/>
        </w:rPr>
        <w:t>iskurses deutlich: Ähnlich wie Anfangs ISNA aus einer diskursexternen Position mittels Protestaktionen versucht auf den medizinischen Spezialdiskurs einzuwirken, befindet sich nun OII sowohl gegenüber letzterem als auch im Verhältnis zu ISNA in einer solchen Außenseiter</w:t>
      </w:r>
      <w:r w:rsidR="00274805">
        <w:rPr>
          <w:rFonts w:asciiTheme="minorHAnsi" w:hAnsiTheme="minorHAnsi"/>
          <w:color w:val="000000" w:themeColor="text1"/>
          <w:lang w:val="de-DE"/>
        </w:rPr>
        <w:t>*innen</w:t>
      </w:r>
      <w:r w:rsidRPr="007310A7">
        <w:rPr>
          <w:rFonts w:asciiTheme="minorHAnsi" w:hAnsiTheme="minorHAnsi"/>
          <w:color w:val="000000" w:themeColor="text1"/>
          <w:lang w:val="de-DE"/>
        </w:rPr>
        <w:t xml:space="preserve">-Position. Dadurch formiert sich eine neue Strömung des </w:t>
      </w:r>
      <w:r w:rsidR="00274805">
        <w:rPr>
          <w:rFonts w:asciiTheme="minorHAnsi" w:hAnsiTheme="minorHAnsi"/>
          <w:color w:val="000000" w:themeColor="text1"/>
          <w:lang w:val="de-DE"/>
        </w:rPr>
        <w:t xml:space="preserve">zunehmend </w:t>
      </w:r>
      <w:r w:rsidRPr="007310A7">
        <w:rPr>
          <w:rFonts w:asciiTheme="minorHAnsi" w:hAnsiTheme="minorHAnsi"/>
          <w:color w:val="000000" w:themeColor="text1"/>
          <w:lang w:val="de-DE"/>
        </w:rPr>
        <w:t xml:space="preserve">international organisierten, medizinkritischen Intersex-Aktivismus, der sich durch </w:t>
      </w:r>
      <w:r w:rsidR="00E56CB2">
        <w:rPr>
          <w:rFonts w:asciiTheme="minorHAnsi" w:hAnsiTheme="minorHAnsi"/>
          <w:color w:val="000000" w:themeColor="text1"/>
          <w:lang w:val="de-DE"/>
        </w:rPr>
        <w:t xml:space="preserve">eine </w:t>
      </w:r>
      <w:r w:rsidRPr="007310A7">
        <w:rPr>
          <w:rFonts w:asciiTheme="minorHAnsi" w:hAnsiTheme="minorHAnsi"/>
          <w:color w:val="000000" w:themeColor="text1"/>
          <w:lang w:val="de-DE"/>
        </w:rPr>
        <w:t xml:space="preserve">Ablehnung der </w:t>
      </w:r>
      <w:r w:rsidR="00E56CB2">
        <w:rPr>
          <w:rFonts w:asciiTheme="minorHAnsi" w:hAnsiTheme="minorHAnsi"/>
          <w:color w:val="000000" w:themeColor="text1"/>
          <w:lang w:val="de-DE"/>
        </w:rPr>
        <w:t xml:space="preserve">von ISNA unterstützten </w:t>
      </w:r>
      <w:r w:rsidRPr="007310A7">
        <w:rPr>
          <w:rFonts w:asciiTheme="minorHAnsi" w:hAnsiTheme="minorHAnsi"/>
          <w:color w:val="000000" w:themeColor="text1"/>
          <w:lang w:val="de-DE"/>
        </w:rPr>
        <w:t>DSD-Terminologie mitdefiniert (vgl.</w:t>
      </w:r>
      <w:r w:rsidR="006A442A">
        <w:rPr>
          <w:rFonts w:asciiTheme="minorHAnsi" w:hAnsiTheme="minorHAnsi"/>
          <w:color w:val="000000" w:themeColor="text1"/>
          <w:lang w:val="de-DE"/>
        </w:rPr>
        <w:t xml:space="preserve"> auch</w:t>
      </w:r>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Gleeson</w:t>
      </w:r>
      <w:proofErr w:type="spellEnd"/>
      <w:r w:rsidRPr="007310A7">
        <w:rPr>
          <w:rFonts w:asciiTheme="minorHAnsi" w:hAnsiTheme="minorHAnsi"/>
          <w:color w:val="000000" w:themeColor="text1"/>
          <w:lang w:val="de-DE"/>
        </w:rPr>
        <w:t xml:space="preserve"> ebd., 117). </w:t>
      </w:r>
    </w:p>
    <w:p w14:paraId="43E40A9E" w14:textId="77777777" w:rsidR="00642E4D"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Erkennbar wird ebenfalls, dass es ähnlich wie zwischen ISNA-Mitgliedern und BehandlerInnen in den 1990er Jahren keinen </w:t>
      </w:r>
      <w:r w:rsidR="00642E4D">
        <w:rPr>
          <w:rFonts w:asciiTheme="minorHAnsi" w:hAnsiTheme="minorHAnsi"/>
          <w:color w:val="000000" w:themeColor="text1"/>
          <w:lang w:val="de-DE"/>
        </w:rPr>
        <w:t xml:space="preserve">dialogischen </w:t>
      </w:r>
      <w:r w:rsidRPr="007310A7">
        <w:rPr>
          <w:rFonts w:asciiTheme="minorHAnsi" w:hAnsiTheme="minorHAnsi"/>
          <w:color w:val="000000" w:themeColor="text1"/>
          <w:lang w:val="de-DE"/>
        </w:rPr>
        <w:t xml:space="preserve">Raum gibt, innerhalb dessen Akteur*innen der verschiedenen </w:t>
      </w:r>
      <w:r w:rsidR="00642E4D">
        <w:rPr>
          <w:rFonts w:asciiTheme="minorHAnsi" w:hAnsiTheme="minorHAnsi"/>
          <w:color w:val="000000" w:themeColor="text1"/>
          <w:lang w:val="de-DE"/>
        </w:rPr>
        <w:t>erfahrungsbasierten D</w:t>
      </w:r>
      <w:r w:rsidRPr="007310A7">
        <w:rPr>
          <w:rFonts w:asciiTheme="minorHAnsi" w:hAnsiTheme="minorHAnsi"/>
          <w:color w:val="000000" w:themeColor="text1"/>
          <w:lang w:val="de-DE"/>
        </w:rPr>
        <w:t xml:space="preserve">iskurse </w:t>
      </w:r>
      <w:r w:rsidR="00642E4D">
        <w:rPr>
          <w:rFonts w:asciiTheme="minorHAnsi" w:hAnsiTheme="minorHAnsi"/>
          <w:color w:val="000000" w:themeColor="text1"/>
          <w:lang w:val="de-DE"/>
        </w:rPr>
        <w:t xml:space="preserve">ihre </w:t>
      </w:r>
      <w:r w:rsidRPr="007310A7">
        <w:rPr>
          <w:rFonts w:asciiTheme="minorHAnsi" w:hAnsiTheme="minorHAnsi"/>
          <w:color w:val="000000" w:themeColor="text1"/>
          <w:lang w:val="de-DE"/>
        </w:rPr>
        <w:t xml:space="preserve">Positionen austauschen könnten </w:t>
      </w:r>
      <w:r w:rsidR="00602792" w:rsidRPr="007310A7">
        <w:rPr>
          <w:rFonts w:asciiTheme="minorHAnsi" w:hAnsiTheme="minorHAnsi"/>
          <w:color w:val="000000" w:themeColor="text1"/>
          <w:lang w:val="de-DE"/>
        </w:rPr>
        <w:fldChar w:fldCharType="begin"/>
      </w:r>
      <w:r w:rsidR="000B7865">
        <w:rPr>
          <w:rFonts w:asciiTheme="minorHAnsi" w:hAnsiTheme="minorHAnsi"/>
          <w:color w:val="000000" w:themeColor="text1"/>
          <w:lang w:val="de-DE"/>
        </w:rPr>
        <w:instrText xml:space="preserve"> ADDIN ZOTERO_ITEM CSL_CITATION {"citationID":"PugASxAR","properties":{"unsorted":false,"formattedCitation":"(vgl. Gleeson 2025, 99f)","plainCitation":"(vgl. Gleeson 2025, 99f)","dontUpdate":true,"noteIndex":0},"citationItems":[{"id":1203,"uris":["http://zotero.org/users/local/owKliTIb/items/KV9WKYKH"],"itemData":{"id":1203,"type":"book","ISBN":"978-1-83976-095-2","note":"LCCN: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99f","label":"page","prefix":"vgl."}],"schema":"https://github.com/citation-style-language/schema/raw/master/csl-citation.json"} </w:instrText>
      </w:r>
      <w:r w:rsidR="00602792" w:rsidRPr="007310A7">
        <w:rPr>
          <w:rFonts w:asciiTheme="minorHAnsi" w:hAnsiTheme="minorHAnsi"/>
          <w:color w:val="000000" w:themeColor="text1"/>
          <w:lang w:val="de-DE"/>
        </w:rPr>
        <w:fldChar w:fldCharType="separate"/>
      </w:r>
      <w:r w:rsidR="00602792" w:rsidRPr="007310A7">
        <w:rPr>
          <w:rFonts w:ascii="Cambria" w:hAnsi="Cambria"/>
          <w:color w:val="000000" w:themeColor="text1"/>
          <w:lang w:val="de-DE"/>
        </w:rPr>
        <w:t xml:space="preserve">(vgl. </w:t>
      </w:r>
      <w:proofErr w:type="spellStart"/>
      <w:r w:rsidR="00602792" w:rsidRPr="007310A7">
        <w:rPr>
          <w:rFonts w:ascii="Cambria" w:hAnsi="Cambria"/>
          <w:color w:val="000000" w:themeColor="text1"/>
          <w:lang w:val="de-DE"/>
        </w:rPr>
        <w:t>Gleeson</w:t>
      </w:r>
      <w:proofErr w:type="spellEnd"/>
      <w:r w:rsidR="00602792" w:rsidRPr="007310A7">
        <w:rPr>
          <w:rFonts w:ascii="Cambria" w:hAnsi="Cambria"/>
          <w:color w:val="000000" w:themeColor="text1"/>
          <w:lang w:val="de-DE"/>
        </w:rPr>
        <w:t xml:space="preserve"> 2025, 99f</w:t>
      </w:r>
      <w:r w:rsidR="003847C3">
        <w:rPr>
          <w:rFonts w:ascii="Cambria" w:hAnsi="Cambria"/>
          <w:color w:val="000000" w:themeColor="text1"/>
          <w:lang w:val="de-DE"/>
        </w:rPr>
        <w:t>.</w:t>
      </w:r>
      <w:r w:rsidR="00602792" w:rsidRPr="007310A7">
        <w:rPr>
          <w:rFonts w:ascii="Cambria" w:hAnsi="Cambria"/>
          <w:color w:val="000000" w:themeColor="text1"/>
          <w:lang w:val="de-DE"/>
        </w:rPr>
        <w:t>)</w:t>
      </w:r>
      <w:r w:rsidR="00602792"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Hierdurch reproduziert sich auf Ebene der Intersex-Selbstvertretung die Verletzung darüber, </w:t>
      </w:r>
      <w:r w:rsidR="00C25EA0">
        <w:rPr>
          <w:rFonts w:asciiTheme="minorHAnsi" w:hAnsiTheme="minorHAnsi"/>
          <w:color w:val="000000" w:themeColor="text1"/>
          <w:lang w:val="de-DE"/>
        </w:rPr>
        <w:t xml:space="preserve">mit den </w:t>
      </w:r>
      <w:r w:rsidRPr="007310A7">
        <w:rPr>
          <w:rFonts w:asciiTheme="minorHAnsi" w:hAnsiTheme="minorHAnsi"/>
          <w:color w:val="000000" w:themeColor="text1"/>
          <w:lang w:val="de-DE"/>
        </w:rPr>
        <w:t>eigene</w:t>
      </w:r>
      <w:r w:rsidR="00C25EA0">
        <w:rPr>
          <w:rFonts w:asciiTheme="minorHAnsi" w:hAnsiTheme="minorHAnsi"/>
          <w:color w:val="000000" w:themeColor="text1"/>
          <w:lang w:val="de-DE"/>
        </w:rPr>
        <w:t xml:space="preserve">n Sichtweisen und Bedarfen </w:t>
      </w:r>
      <w:r w:rsidRPr="007310A7">
        <w:rPr>
          <w:rFonts w:asciiTheme="minorHAnsi" w:hAnsiTheme="minorHAnsi"/>
          <w:color w:val="000000" w:themeColor="text1"/>
          <w:lang w:val="de-DE"/>
        </w:rPr>
        <w:t>nicht angehört</w:t>
      </w:r>
      <w:r w:rsidR="00C25EA0">
        <w:rPr>
          <w:rFonts w:asciiTheme="minorHAnsi" w:hAnsiTheme="minorHAnsi"/>
          <w:color w:val="000000" w:themeColor="text1"/>
          <w:lang w:val="de-DE"/>
        </w:rPr>
        <w:t xml:space="preserve"> werden</w:t>
      </w:r>
      <w:r w:rsidRPr="007310A7">
        <w:rPr>
          <w:rFonts w:asciiTheme="minorHAnsi" w:hAnsiTheme="minorHAnsi"/>
          <w:color w:val="000000" w:themeColor="text1"/>
          <w:lang w:val="de-DE"/>
        </w:rPr>
        <w:t>. Jedoch sind für diese Verletzung diesmal nicht nur medizinische BehandlerInnen, sondern auch Mitglieder einer ursprünglich gemeinsamen Wir-Gruppe ursächlich.</w:t>
      </w:r>
      <w:r w:rsidRPr="007310A7">
        <w:rPr>
          <w:rStyle w:val="Funotenzeichen"/>
          <w:color w:val="000000" w:themeColor="text1"/>
        </w:rPr>
        <w:footnoteReference w:id="115"/>
      </w:r>
      <w:r w:rsidR="00642E4D">
        <w:rPr>
          <w:rFonts w:asciiTheme="minorHAnsi" w:hAnsiTheme="minorHAnsi"/>
          <w:color w:val="000000" w:themeColor="text1"/>
          <w:lang w:val="de-DE"/>
        </w:rPr>
        <w:t xml:space="preserve"> </w:t>
      </w:r>
    </w:p>
    <w:p w14:paraId="0A57615C" w14:textId="663A4C30" w:rsidR="00C32CC6" w:rsidRPr="007310A7" w:rsidRDefault="00C32CC6" w:rsidP="00C32CC6">
      <w:pPr>
        <w:pStyle w:val="Default"/>
        <w:spacing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Die Auflösung ISNAs </w:t>
      </w:r>
      <w:r>
        <w:rPr>
          <w:rFonts w:asciiTheme="minorHAnsi" w:hAnsiTheme="minorHAnsi"/>
          <w:color w:val="000000" w:themeColor="text1"/>
          <w:lang w:val="de-DE"/>
        </w:rPr>
        <w:t xml:space="preserve">2008 </w:t>
      </w:r>
      <w:r>
        <w:rPr>
          <w:rFonts w:asciiTheme="minorHAnsi" w:hAnsiTheme="minorHAnsi"/>
          <w:color w:val="000000" w:themeColor="text1"/>
          <w:lang w:val="de-DE"/>
        </w:rPr>
        <w:t xml:space="preserve">ist vor diesem Hintergrund verstehbar.</w:t>
      </w:r>
      <w:r>
        <w:rPr>
          <w:color w:val="000000" w:themeColor="text1"/>
          <w:lang w:val="de-DE"/>
        </w:rPr>
        <w:t xml:space="preserve"> </w:t>
      </w:r>
      <w:r>
        <w:rPr>
          <w:rFonts w:asciiTheme="minorHAnsi" w:hAnsiTheme="minorHAnsi"/>
          <w:color w:val="000000" w:themeColor="text1"/>
          <w:lang w:val="de-DE"/>
        </w:rPr>
        <w:t xml:space="preserve">Chase begründet </w:t>
      </w:r>
      <w:r>
        <w:rPr>
          <w:rFonts w:asciiTheme="minorHAnsi" w:hAnsiTheme="minorHAnsi"/>
          <w:color w:val="000000" w:themeColor="text1"/>
          <w:lang w:val="de-DE"/>
        </w:rPr>
        <w:t xml:space="preserve">sie </w:t>
      </w:r>
      <w:r>
        <w:rPr>
          <w:rFonts w:asciiTheme="minorHAnsi" w:hAnsiTheme="minorHAnsi"/>
          <w:color w:val="000000" w:themeColor="text1"/>
          <w:lang w:val="de-DE"/>
        </w:rPr>
        <w:t xml:space="preserve">durch das aktivistische, stigmatisierende Label, das mit ISNA durch deren medizinkritische Aktionen in den 1990er Jahren nach wie vor verbunden sei und welches eine konstruktive Zusammenarbeit mit medizinischen </w:t>
      </w:r>
      <w:r>
        <w:rPr>
          <w:rFonts w:asciiTheme="minorHAnsi" w:hAnsiTheme="minorHAnsi"/>
          <w:color w:val="000000" w:themeColor="text1"/>
          <w:lang w:val="de-DE"/>
        </w:rPr>
        <w:t xml:space="preserve">Institutionen </w:t>
      </w:r>
      <w:r>
        <w:rPr>
          <w:rFonts w:asciiTheme="minorHAnsi" w:hAnsiTheme="minorHAnsi"/>
          <w:color w:val="000000" w:themeColor="text1"/>
          <w:lang w:val="de-DE"/>
        </w:rPr>
        <w:t xml:space="preserve">behindere </w:t>
      </w:r>
      <w:r>
        <w:rPr>
          <w:rFonts w:asciiTheme="minorHAnsi" w:hAnsiTheme="minorHAnsi"/>
          <w:color w:val="000000" w:themeColor="text1"/>
          <w:lang w:val="de-DE"/>
        </w:rPr>
        <w:t xml:space="preserve">(vgl. Davis 2015, 47f</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w:t>
      </w:r>
      <w:ins w:id="1000100" w:author="Claude Lektorat" w:date="2026-06-30T12:18:05Z">
        <w:r>
          <w:rPr>
            <w:rFonts w:asciiTheme="minorHAnsi" w:hAnsiTheme="minorHAnsi"/>
            <w:color w:val="000000" w:themeColor="text1"/>
            <w:lang w:val="de-DE"/>
          </w:rPr>
          <w:t xml:space="preserve"> </w:t>
        </w:r>
      </w:ins>
      <w:r>
        <w:rPr>
          <w:rFonts w:asciiTheme="minorHAnsi" w:hAnsiTheme="minorHAnsi"/>
          <w:color w:val="000000" w:themeColor="text1"/>
          <w:lang w:val="de-DE"/>
        </w:rPr>
        <w:t xml:space="preserve">Während zahlreiche ISNA Mitglieder </w:t>
      </w:r>
      <w:r>
        <w:rPr>
          <w:rFonts w:asciiTheme="minorHAnsi" w:hAnsiTheme="minorHAnsi"/>
          <w:color w:val="000000" w:themeColor="text1"/>
          <w:lang w:val="de-DE"/>
        </w:rPr>
        <w:t xml:space="preserve">von der</w:t>
      </w:r>
      <w:r>
        <w:rPr>
          <w:rFonts w:asciiTheme="minorHAnsi" w:hAnsiTheme="minorHAnsi"/>
          <w:color w:val="000000" w:themeColor="text1"/>
          <w:lang w:val="de-DE"/>
        </w:rPr>
        <w:t xml:space="preserve"> Entscheidung </w:t>
      </w:r>
      <w:r>
        <w:rPr>
          <w:rFonts w:asciiTheme="minorHAnsi" w:hAnsiTheme="minorHAnsi"/>
          <w:color w:val="000000" w:themeColor="text1"/>
          <w:lang w:val="de-DE"/>
        </w:rPr>
        <w:t xml:space="preserve">überrascht werden </w:t>
      </w:r>
      <w:r w:rsidR="00602792" w:rsidRPr="007310A7">
        <w:rPr>
          <w:rFonts w:asciiTheme="minorHAnsi" w:hAnsiTheme="minorHAnsi"/>
          <w:color w:val="000000" w:themeColor="text1"/>
          <w:lang w:val="de-DE"/>
        </w:rPr>
        <w:fldChar w:fldCharType="begin"/>
      </w:r>
      <w:r w:rsidR="00602792" w:rsidRPr="007310A7">
        <w:rPr>
          <w:rFonts w:asciiTheme="minorHAnsi" w:hAnsiTheme="minorHAnsi"/>
          <w:color w:val="000000" w:themeColor="text1"/>
          <w:lang w:val="de-DE"/>
        </w:rPr>
        <w:instrText xml:space="preserve"> ADDIN ZOTERO_ITEM CSL_CITATION {"citationID":"MaaTOx1J","properties":{"unsorted":false,"formattedCitation":"(vgl. Davis 2015, 47f)","plainCitation":"(vgl. Davis 2015, 47f)","noteIndex":0},"citationItems":[{"id":1202,"uris":["http://zotero.org/users/local/owKliTIb/items/UI7EEAIY"],"itemData":{"id":1202,"type":"book","abstract":"When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47f","label":"page","prefix":"vgl."}],"schema":"https://github.com/citation-style-language/schema/raw/master/csl-citation.json"} </w:instrText>
      </w:r>
      <w:r w:rsidR="00602792"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Davis 2015, 47f)</w:t>
      </w:r>
      <w:r w:rsidR="00602792"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w:t>
      </w:r>
      <w:r>
        <w:rPr>
          <w:rFonts w:asciiTheme="minorHAnsi" w:hAnsiTheme="minorHAnsi"/>
          <w:color w:val="000000" w:themeColor="text1"/>
          <w:lang w:val="de-DE"/>
        </w:rPr>
        <w:t xml:space="preserve">ist </w:t>
      </w:r>
      <w:r>
        <w:rPr>
          <w:rFonts w:asciiTheme="minorHAnsi" w:hAnsiTheme="minorHAnsi"/>
          <w:color w:val="000000" w:themeColor="text1"/>
          <w:lang w:val="de-DE"/>
        </w:rPr>
        <w:t xml:space="preserve">bereits die Gründung von </w:t>
      </w:r>
      <w:r>
        <w:rPr>
          <w:rFonts w:asciiTheme="minorHAnsi" w:hAnsiTheme="minorHAnsi"/>
          <w:i/>
          <w:iCs/>
          <w:color w:val="000000" w:themeColor="text1"/>
          <w:lang w:val="de-DE"/>
        </w:rPr>
        <w:t xml:space="preserve">Accord Alliance</w:t>
      </w:r>
      <w:r>
        <w:rPr>
          <w:rFonts w:asciiTheme="minorHAnsi" w:hAnsiTheme="minorHAnsi"/>
          <w:color w:val="000000" w:themeColor="text1"/>
          <w:lang w:val="de-DE"/>
        </w:rPr>
        <w:t xml:space="preserve"> als Nachfolge-Organisation </w:t>
      </w:r>
      <w:r>
        <w:rPr>
          <w:rFonts w:asciiTheme="minorHAnsi" w:hAnsiTheme="minorHAnsi"/>
          <w:color w:val="000000" w:themeColor="text1"/>
          <w:lang w:val="de-DE"/>
        </w:rPr>
        <w:t xml:space="preserve">in Planung</w:t>
      </w:r>
      <w:r>
        <w:rPr>
          <w:rFonts w:asciiTheme="minorHAnsi" w:hAnsiTheme="minorHAnsi"/>
          <w:color w:val="000000" w:themeColor="text1"/>
          <w:lang w:val="de-DE"/>
        </w:rPr>
        <w:t xml:space="preserve">. Die neue Organisation stellt die Zusammenarbeit mit DSD-spezialisierten </w:t>
      </w:r>
      <w:r>
        <w:rPr>
          <w:rFonts w:asciiTheme="minorHAnsi" w:hAnsiTheme="minorHAnsi"/>
          <w:color w:val="000000" w:themeColor="text1"/>
          <w:lang w:val="de-DE"/>
        </w:rPr>
        <w:t xml:space="preserve">Behandelnden </w:t>
      </w:r>
      <w:r>
        <w:rPr>
          <w:rFonts w:asciiTheme="minorHAnsi" w:hAnsiTheme="minorHAnsi"/>
          <w:color w:val="000000" w:themeColor="text1"/>
          <w:lang w:val="de-DE"/>
        </w:rPr>
        <w:t xml:space="preserve">in den Mittelpunkt ihrer </w:t>
      </w:r>
      <w:r>
        <w:rPr>
          <w:rFonts w:asciiTheme="minorHAnsi" w:hAnsiTheme="minorHAnsi"/>
          <w:color w:val="000000" w:themeColor="text1"/>
          <w:lang w:val="de-DE"/>
        </w:rPr>
        <w:t xml:space="preserve">Selbstp</w:t>
      </w:r>
      <w:r>
        <w:rPr>
          <w:rFonts w:asciiTheme="minorHAnsi" w:hAnsiTheme="minorHAnsi"/>
          <w:color w:val="000000" w:themeColor="text1"/>
          <w:lang w:val="de-DE"/>
        </w:rPr>
        <w:t xml:space="preserve">räsentation und Veröffentlichungen, die eine „außerordentliche Kollaboration“</w:t>
      </w:r>
      <w:r>
        <w:rPr>
          <w:rFonts w:asciiTheme="minorHAnsi" w:hAnsiTheme="minorHAnsi"/>
          <w:color w:val="000000" w:themeColor="text1"/>
          <w:lang w:val="de-DE"/>
        </w:rPr>
        <w:t xml:space="preserve"> </w:t>
      </w:r>
      <w:r w:rsidR="00B15834" w:rsidRPr="007310A7">
        <w:rPr>
          <w:rFonts w:asciiTheme="minorHAnsi" w:hAnsiTheme="minorHAnsi"/>
          <w:color w:val="000000" w:themeColor="text1"/>
          <w:lang w:val="de-DE"/>
        </w:rPr>
        <w:fldChar w:fldCharType="begin"/>
      </w:r>
      <w:r w:rsidR="00B15834" w:rsidRPr="007310A7">
        <w:rPr>
          <w:rFonts w:asciiTheme="minorHAnsi" w:hAnsiTheme="minorHAnsi"/>
          <w:color w:val="000000" w:themeColor="text1"/>
          <w:lang w:val="de-DE"/>
        </w:rPr>
        <w:instrText xml:space="preserve"> ADDIN ZOTERO_ITEM CSL_CITATION {"citationID":"HNqtdO7s","properties":{"unsorted":false,"formattedCitation":"(ISNA 2006a eigene \\uc0\\u220{}bersetzung)","plainCitation":"(ISNA 2006a eigene Übersetzung)","noteIndex":0},"citationItems":[{"id":1290,"uris":["http://zotero.org/users/local/owKliTIb/items/6445DIQ7"],"itemData":{"id":1290,"type":"document","publisher-place":"Rohnert Park","title":"Clinical Guidelines for the Management of Disorders of Sex Development in Childhood","author":[{"literal":"Intersex Society of North America"},{"literal":"Consortium on the Management of Disorders of Sex Differentiation"}],"issued":{"literal":"2006a"}},"suppress-author":true,"prefix":"ISNA","suffix":"eigene Übersetzung"}],"schema":"https://github.com/citation-style-language/schema/raw/master/csl-citation.json"} </w:instrText>
      </w:r>
      <w:r w:rsidR="00B15834" w:rsidRPr="007310A7">
        <w:rPr>
          <w:rFonts w:asciiTheme="minorHAnsi" w:hAnsiTheme="minorHAnsi"/>
          <w:color w:val="000000" w:themeColor="text1"/>
          <w:lang w:val="de-DE"/>
        </w:rPr>
        <w:fldChar w:fldCharType="separate"/>
      </w:r>
      <w:r>
        <w:rPr>
          <w:rFonts w:ascii="Cambria" w:hAnsi="Cambria" w:cs="Times New Roman"/>
          <w:color w:val="000000" w:themeColor="text1"/>
          <w:lang w:val="de-DE"/>
        </w:rPr>
        <w:t xml:space="preserve">(ISNA 2006a eigene Übers</w:t>
      </w:r>
      <w:r>
        <w:rPr>
          <w:rFonts w:ascii="Cambria" w:hAnsi="Cambria" w:cs="Times New Roman"/>
          <w:color w:val="000000" w:themeColor="text1"/>
          <w:lang w:val="de-DE"/>
        </w:rPr>
        <w:t xml:space="preserve">.</w:t>
      </w:r>
      <w:r>
        <w:rPr>
          <w:rFonts w:ascii="Cambria" w:hAnsi="Cambria" w:cs="Times New Roman"/>
          <w:color w:val="000000" w:themeColor="text1"/>
          <w:lang w:val="de-DE"/>
        </w:rPr>
        <w:t xml:space="preserve">)</w:t>
      </w:r>
      <w:r w:rsidR="00B15834"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mit Kliniker*innen beschreiben. </w:t>
      </w:r>
    </w:p>
    <w:p w14:paraId="62EA18AA" w14:textId="5E640655" w:rsidR="00C32CC6" w:rsidRPr="007310A7" w:rsidRDefault="00C32CC6" w:rsidP="00467653">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Deutlich wird </w:t>
      </w:r>
      <w:r w:rsidR="00467653">
        <w:rPr>
          <w:rFonts w:asciiTheme="minorHAnsi" w:hAnsiTheme="minorHAnsi"/>
          <w:color w:val="000000" w:themeColor="text1"/>
          <w:lang w:val="de-DE"/>
        </w:rPr>
        <w:t xml:space="preserve">an den rekonstruierten Entwicklungen </w:t>
      </w:r>
      <w:r w:rsidRPr="007310A7">
        <w:rPr>
          <w:rFonts w:asciiTheme="minorHAnsi" w:hAnsiTheme="minorHAnsi"/>
          <w:color w:val="000000" w:themeColor="text1"/>
          <w:lang w:val="de-DE"/>
        </w:rPr>
        <w:t>die Transformation des frühen</w:t>
      </w:r>
      <w:r w:rsidR="00467653">
        <w:rPr>
          <w:rFonts w:asciiTheme="minorHAnsi" w:hAnsiTheme="minorHAnsi"/>
          <w:color w:val="000000" w:themeColor="text1"/>
          <w:lang w:val="de-DE"/>
        </w:rPr>
        <w:t xml:space="preserve"> nordamerikanischen</w:t>
      </w:r>
      <w:r w:rsidRPr="007310A7">
        <w:rPr>
          <w:rFonts w:asciiTheme="minorHAnsi" w:hAnsiTheme="minorHAnsi"/>
          <w:color w:val="000000" w:themeColor="text1"/>
          <w:lang w:val="de-DE"/>
        </w:rPr>
        <w:t xml:space="preserve"> Intersex-Aktivismus in eine von medizinischen Institutionen anerkannte Organisation der Patient*innen-Vertretung. Ziel ist nun nicht mehr die </w:t>
      </w:r>
      <w:proofErr w:type="spellStart"/>
      <w:r w:rsidRPr="007310A7">
        <w:rPr>
          <w:rFonts w:asciiTheme="minorHAnsi" w:hAnsiTheme="minorHAnsi"/>
          <w:color w:val="000000" w:themeColor="text1"/>
          <w:lang w:val="de-DE"/>
        </w:rPr>
        <w:t>Entpathologisierung</w:t>
      </w:r>
      <w:proofErr w:type="spellEnd"/>
      <w:r w:rsidRPr="007310A7">
        <w:rPr>
          <w:rFonts w:asciiTheme="minorHAnsi" w:hAnsiTheme="minorHAnsi"/>
          <w:color w:val="000000" w:themeColor="text1"/>
          <w:lang w:val="de-DE"/>
        </w:rPr>
        <w:t xml:space="preserve"> intergeschlechtlicher Variationen, sondern konsensuell erreichte Reformen</w:t>
      </w:r>
      <w:r w:rsidR="00467653">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des medizinischen Systems </w:t>
      </w:r>
      <w:r w:rsidR="00602792" w:rsidRPr="007310A7">
        <w:rPr>
          <w:rFonts w:asciiTheme="minorHAnsi" w:hAnsiTheme="minorHAnsi"/>
          <w:color w:val="000000" w:themeColor="text1"/>
          <w:lang w:val="de-DE"/>
        </w:rPr>
        <w:fldChar w:fldCharType="begin"/>
      </w:r>
      <w:r w:rsidR="00602792" w:rsidRPr="007310A7">
        <w:rPr>
          <w:rFonts w:asciiTheme="minorHAnsi" w:hAnsiTheme="minorHAnsi"/>
          <w:color w:val="000000" w:themeColor="text1"/>
          <w:lang w:val="de-DE"/>
        </w:rPr>
        <w:instrText xml:space="preserve"> ADDIN ZOTERO_ITEM CSL_CITATION {"citationID":"2vNpjIpG","properties":{"unsorted":false,"formattedCitation":"(vgl. auch Gleeson 2025, 74f)","plainCitation":"(vgl. auch Gleeson 2025, 74f)","noteIndex":0},"citationItems":[{"id":1203,"uris":["http://zotero.org/users/local/owKliTIb/items/KV9WKYKH"],"itemData":{"id":1203,"type":"book","ISBN":"978-1-83976-095-2","note":"LCCN: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Liberation","URL":"https://books.google.de/books?id=t_weEQAAQBAJ","author":[{"family":"Gleeson","given":"J."}],"issued":{"date-parts":[["2025"]]}},"locator":"74f","label":"page","prefix":"vgl. auch"}],"schema":"https://github.com/citation-style-language/schema/raw/master/csl-citation.json"} </w:instrText>
      </w:r>
      <w:r w:rsidR="00602792" w:rsidRPr="007310A7">
        <w:rPr>
          <w:rFonts w:asciiTheme="minorHAnsi" w:hAnsiTheme="minorHAnsi"/>
          <w:color w:val="000000" w:themeColor="text1"/>
          <w:lang w:val="de-DE"/>
        </w:rPr>
        <w:fldChar w:fldCharType="separate"/>
      </w:r>
      <w:r w:rsidR="00602792" w:rsidRPr="007310A7">
        <w:rPr>
          <w:rFonts w:ascii="Cambria" w:hAnsi="Cambria"/>
          <w:color w:val="000000" w:themeColor="text1"/>
          <w:lang w:val="de-DE"/>
        </w:rPr>
        <w:t xml:space="preserve">(vgl. auch </w:t>
      </w:r>
      <w:proofErr w:type="spellStart"/>
      <w:r w:rsidR="00602792" w:rsidRPr="007310A7">
        <w:rPr>
          <w:rFonts w:ascii="Cambria" w:hAnsi="Cambria"/>
          <w:color w:val="000000" w:themeColor="text1"/>
          <w:lang w:val="de-DE"/>
        </w:rPr>
        <w:t>Gleeson</w:t>
      </w:r>
      <w:proofErr w:type="spellEnd"/>
      <w:r w:rsidR="00602792" w:rsidRPr="007310A7">
        <w:rPr>
          <w:rFonts w:ascii="Cambria" w:hAnsi="Cambria"/>
          <w:color w:val="000000" w:themeColor="text1"/>
          <w:lang w:val="de-DE"/>
        </w:rPr>
        <w:t xml:space="preserve"> 2025, 74f)</w:t>
      </w:r>
      <w:r w:rsidR="00602792"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Dies ermöglicht in diskursiver Hinsicht eine gewisse Legitimierung von intergeschlechtlichen erfahrungsbasierten Positionen im medizinischen Diskurs. Dieser bleibt jedoch durch ein positivistisches Wissensverständnis sowie die Deutungsmacht klinischer Expertise strukturiert, so dass ‚subjektiven’ Aussagen von als solchen kategorisierten Patient*innen kaum Geltungsanspruch zukommt</w:t>
      </w:r>
      <w:r w:rsidR="00602792" w:rsidRPr="007310A7">
        <w:rPr>
          <w:rFonts w:asciiTheme="minorHAnsi" w:hAnsiTheme="minorHAnsi"/>
          <w:color w:val="000000" w:themeColor="text1"/>
          <w:lang w:val="de-DE"/>
        </w:rPr>
        <w:t xml:space="preserve"> </w:t>
      </w:r>
      <w:r w:rsidR="00602792" w:rsidRPr="007310A7">
        <w:rPr>
          <w:rFonts w:asciiTheme="minorHAnsi" w:hAnsiTheme="minorHAnsi"/>
          <w:color w:val="000000" w:themeColor="text1"/>
          <w:lang w:val="de-DE"/>
        </w:rPr>
        <w:fldChar w:fldCharType="begin"/>
      </w:r>
      <w:r w:rsidR="00502FA4" w:rsidRPr="007310A7">
        <w:rPr>
          <w:rFonts w:asciiTheme="minorHAnsi" w:hAnsiTheme="minorHAnsi"/>
          <w:color w:val="000000" w:themeColor="text1"/>
          <w:lang w:val="de-DE"/>
        </w:rPr>
        <w:instrText xml:space="preserve"> ADDIN ZOTERO_ITEM CSL_CITATION {"citationID":"Y2SIIwdm","properties":{"unsorted":false,"formattedCitation":"(vgl. Fellner 2015, 29; Fricker 2007)","plainCitation":"(vgl. Fellner 2015, 29; Fricker 2007)","noteIndex":0},"citationItems":[{"id":1277,"uris":["http://zotero.org/users/local/owKliTIb/items/U9UZ4QQV"],"itemData":{"id":1277,"type":"book","abstract":"Psycho movies implizieren durch die Darstellung psychischer Störungen spezifische Subjektbegriffe und konstruieren damit kulturelle Bilder zu gesellschaftlichen Normalitäts- sowie Abweichungsverhältnissen. Jenseits klinischer Kategorien liefert die Studie für mehr als 100 Spielfilme eine systematische Übersicht über die Vielfalt der darin hergestellten diskursiven Verbindungen. Dabei wird gezeigt, wie die symbolischen Grenzüberschreitungen der psycho movies kritische Perspektiven eröffnen, als etablierte Abweichungscodes wiederum Normalitätsgrenzen befestigen oder selbst zum Gegenstand filmischer Dekonstruktionen werden.","collection-title":"Film","DOI":"10.14361/9783839404713","edition":"1","ISBN":"978-3-89942-471-3","language":"de","license":"https://creativecommons.org/licenses/by-nc-nd/3.0/","publisher":"transcript Verlag","publisher-place":"Bielefeld, Germany","source":"DOI.org (Crossref)","title":"psycho movie: Zur Konstruktion psychischer Störung im Spielfilm","title-short":"psycho movie","URL":"https://www.transcript-open.de/isbn/471","author":[{"family":"Fellner","given":"Markus"}],"accessed":{"date-parts":[["2026",6,10]]},"issued":{"date-parts":[["2015"]]}},"locator":"29","label":"page","prefix":"vgl."},{"id":138,"uris":["http://zotero.org/users/local/owKliTIb/items/2YXJ7UWX"],"itemData":{"id":138,"type":"book","DOI":"10.1093/acprof:oso/9780198237907.001.0001","publisher":"Oxford university press","title":"Epistemic injustice: Power and the ethics of knowing","author":[{"family":"Fricker","given":"Miranda"}],"issued":{"date-parts":[["2007"]]}}}],"schema":"https://github.com/citation-style-language/schema/raw/master/csl-citation.json"} </w:instrText>
      </w:r>
      <w:r w:rsidR="00602792" w:rsidRPr="007310A7">
        <w:rPr>
          <w:rFonts w:asciiTheme="minorHAnsi" w:hAnsiTheme="minorHAnsi"/>
          <w:color w:val="000000" w:themeColor="text1"/>
          <w:lang w:val="de-DE"/>
        </w:rPr>
        <w:fldChar w:fldCharType="separate"/>
      </w:r>
      <w:r w:rsidR="00502FA4" w:rsidRPr="007310A7">
        <w:rPr>
          <w:rFonts w:ascii="Cambria" w:hAnsi="Cambria"/>
          <w:color w:val="000000" w:themeColor="text1"/>
          <w:lang w:val="de-DE"/>
        </w:rPr>
        <w:t>(vgl. Fellner 2015, 29; Fricker 2007)</w:t>
      </w:r>
      <w:r w:rsidR="00602792"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r w:rsidRPr="007310A7">
        <w:rPr>
          <w:rStyle w:val="Funotenzeichen"/>
          <w:color w:val="000000" w:themeColor="text1"/>
        </w:rPr>
        <w:footnoteReference w:id="116"/>
      </w:r>
      <w:r w:rsidRPr="007310A7">
        <w:rPr>
          <w:rFonts w:asciiTheme="minorHAnsi" w:hAnsiTheme="minorHAnsi"/>
          <w:color w:val="000000" w:themeColor="text1"/>
          <w:lang w:val="de-DE"/>
        </w:rPr>
        <w:t xml:space="preserve"> Vor diesem Hintergrund ist auch zu verstehen, dass am medizinischen Diskurs orientierte Selbstvertretungen wie ISNA bzw. später </w:t>
      </w:r>
      <w:r w:rsidRPr="00467653">
        <w:rPr>
          <w:rFonts w:asciiTheme="minorHAnsi" w:hAnsiTheme="minorHAnsi"/>
          <w:i/>
          <w:iCs/>
          <w:color w:val="000000" w:themeColor="text1"/>
          <w:lang w:val="de-DE"/>
        </w:rPr>
        <w:t>Accord Alliance</w:t>
      </w:r>
      <w:r w:rsidRPr="007310A7">
        <w:rPr>
          <w:rFonts w:asciiTheme="minorHAnsi" w:hAnsiTheme="minorHAnsi"/>
          <w:color w:val="000000" w:themeColor="text1"/>
          <w:lang w:val="de-DE"/>
        </w:rPr>
        <w:t xml:space="preserve"> zu Kongressen oder Leitlinien-Entwicklungen eingeladen werden, ihr Einfluss bei diesen Aushandlungsprozessen jedoch überwiegend marginal ist bzw. häufig die Funktion hat, bereits vorgebahnte Entwicklungen aus der </w:t>
      </w:r>
      <w:r w:rsidR="00467653">
        <w:rPr>
          <w:rFonts w:asciiTheme="minorHAnsi" w:hAnsiTheme="minorHAnsi"/>
          <w:color w:val="000000" w:themeColor="text1"/>
          <w:lang w:val="de-DE"/>
        </w:rPr>
        <w:t xml:space="preserve">sog. </w:t>
      </w:r>
      <w:r w:rsidRPr="007310A7">
        <w:rPr>
          <w:rFonts w:asciiTheme="minorHAnsi" w:hAnsiTheme="minorHAnsi"/>
          <w:color w:val="000000" w:themeColor="text1"/>
          <w:lang w:val="de-DE"/>
        </w:rPr>
        <w:t>Betroffenen-Perspektive</w:t>
      </w:r>
      <w:r w:rsidR="00467653">
        <w:rPr>
          <w:rFonts w:asciiTheme="minorHAnsi" w:hAnsiTheme="minorHAnsi"/>
          <w:color w:val="000000" w:themeColor="text1"/>
          <w:lang w:val="de-DE"/>
        </w:rPr>
        <w:t xml:space="preserve"> </w:t>
      </w:r>
      <w:r w:rsidRPr="007310A7">
        <w:rPr>
          <w:rFonts w:asciiTheme="minorHAnsi" w:hAnsiTheme="minorHAnsi"/>
          <w:color w:val="000000" w:themeColor="text1"/>
          <w:lang w:val="de-DE"/>
        </w:rPr>
        <w:t>zu legitimieren.</w:t>
      </w:r>
      <w:r w:rsidRPr="007310A7">
        <w:rPr>
          <w:rStyle w:val="Funotenzeichen"/>
          <w:color w:val="000000" w:themeColor="text1"/>
        </w:rPr>
        <w:footnoteReference w:id="117"/>
      </w:r>
      <w:r w:rsidRPr="007310A7">
        <w:rPr>
          <w:rFonts w:asciiTheme="minorHAnsi" w:hAnsiTheme="minorHAnsi"/>
          <w:color w:val="000000" w:themeColor="text1"/>
          <w:lang w:val="de-DE"/>
        </w:rPr>
        <w:t xml:space="preserve"> </w:t>
      </w:r>
      <w:r w:rsidR="00467653">
        <w:rPr>
          <w:rFonts w:asciiTheme="minorHAnsi" w:hAnsiTheme="minorHAnsi"/>
          <w:color w:val="000000" w:themeColor="text1"/>
          <w:lang w:val="de-DE"/>
        </w:rPr>
        <w:t>A</w:t>
      </w:r>
      <w:r w:rsidRPr="007310A7">
        <w:rPr>
          <w:rFonts w:asciiTheme="minorHAnsi" w:hAnsiTheme="minorHAnsi"/>
          <w:color w:val="000000" w:themeColor="text1"/>
          <w:lang w:val="de-DE"/>
        </w:rPr>
        <w:t xml:space="preserve">us einer figurationsanalytischen Perspektiv </w:t>
      </w:r>
      <w:r w:rsidR="00467653">
        <w:rPr>
          <w:rFonts w:asciiTheme="minorHAnsi" w:hAnsiTheme="minorHAnsi"/>
          <w:color w:val="000000" w:themeColor="text1"/>
          <w:lang w:val="de-DE"/>
        </w:rPr>
        <w:t xml:space="preserve">wird deutlich, dass </w:t>
      </w:r>
      <w:r w:rsidR="00D561E0">
        <w:rPr>
          <w:rFonts w:asciiTheme="minorHAnsi" w:hAnsiTheme="minorHAnsi"/>
          <w:color w:val="000000" w:themeColor="text1"/>
          <w:lang w:val="de-DE"/>
        </w:rPr>
        <w:t xml:space="preserve">nicht nur </w:t>
      </w:r>
      <w:r w:rsidRPr="007310A7">
        <w:rPr>
          <w:rFonts w:asciiTheme="minorHAnsi" w:hAnsiTheme="minorHAnsi"/>
          <w:color w:val="000000" w:themeColor="text1"/>
          <w:lang w:val="de-DE"/>
        </w:rPr>
        <w:t xml:space="preserve">das Verhältnis zwischen </w:t>
      </w:r>
      <w:r w:rsidR="00467653">
        <w:rPr>
          <w:rFonts w:asciiTheme="minorHAnsi" w:hAnsiTheme="minorHAnsi"/>
          <w:color w:val="000000" w:themeColor="text1"/>
          <w:lang w:val="de-DE"/>
        </w:rPr>
        <w:t xml:space="preserve">Behandelnden </w:t>
      </w:r>
      <w:r w:rsidRPr="007310A7">
        <w:rPr>
          <w:rFonts w:asciiTheme="minorHAnsi" w:hAnsiTheme="minorHAnsi"/>
          <w:color w:val="000000" w:themeColor="text1"/>
          <w:lang w:val="de-DE"/>
        </w:rPr>
        <w:t xml:space="preserve">und </w:t>
      </w:r>
      <w:r w:rsidR="00D561E0">
        <w:rPr>
          <w:rFonts w:asciiTheme="minorHAnsi" w:hAnsiTheme="minorHAnsi"/>
          <w:color w:val="000000" w:themeColor="text1"/>
          <w:lang w:val="de-DE"/>
        </w:rPr>
        <w:t>Intersex-</w:t>
      </w:r>
      <w:r w:rsidRPr="007310A7">
        <w:rPr>
          <w:rFonts w:asciiTheme="minorHAnsi" w:hAnsiTheme="minorHAnsi"/>
          <w:color w:val="000000" w:themeColor="text1"/>
          <w:lang w:val="de-DE"/>
        </w:rPr>
        <w:t xml:space="preserve">Selbstvertreter*innen als eines zwischen Etablierten und </w:t>
      </w:r>
      <w:r w:rsidRPr="007310A7">
        <w:rPr>
          <w:rFonts w:asciiTheme="minorHAnsi" w:hAnsiTheme="minorHAnsi"/>
          <w:color w:val="000000" w:themeColor="text1"/>
          <w:lang w:val="de-DE"/>
        </w:rPr>
        <w:lastRenderedPageBreak/>
        <w:t xml:space="preserve">Außenseiter*innen verstehbar ist, </w:t>
      </w:r>
      <w:r w:rsidR="00D561E0">
        <w:rPr>
          <w:rFonts w:asciiTheme="minorHAnsi" w:hAnsiTheme="minorHAnsi"/>
          <w:color w:val="000000" w:themeColor="text1"/>
          <w:lang w:val="de-DE"/>
        </w:rPr>
        <w:t xml:space="preserve">sondern sich diese Figuration auch </w:t>
      </w:r>
      <w:r w:rsidRPr="007310A7">
        <w:rPr>
          <w:rFonts w:asciiTheme="minorHAnsi" w:hAnsiTheme="minorHAnsi"/>
          <w:color w:val="000000" w:themeColor="text1"/>
          <w:lang w:val="de-DE"/>
        </w:rPr>
        <w:t>innerhalb der Strukturen intergeschlechtlicher Selbstvertretung</w:t>
      </w:r>
      <w:r w:rsidR="00B644E5">
        <w:rPr>
          <w:rFonts w:asciiTheme="minorHAnsi" w:hAnsiTheme="minorHAnsi"/>
          <w:color w:val="000000" w:themeColor="text1"/>
          <w:lang w:val="de-DE"/>
        </w:rPr>
        <w:t xml:space="preserve"> reproduziert</w:t>
      </w:r>
      <w:r w:rsidRPr="007310A7">
        <w:rPr>
          <w:rFonts w:asciiTheme="minorHAnsi" w:hAnsiTheme="minorHAnsi"/>
          <w:color w:val="000000" w:themeColor="text1"/>
          <w:lang w:val="de-DE"/>
        </w:rPr>
        <w:t>. Mit medizinischen Institutionen kooperierende Organisationen sind nun ebenfalls bestrebt</w:t>
      </w:r>
      <w:r w:rsidR="00D561E0">
        <w:rPr>
          <w:rFonts w:asciiTheme="minorHAnsi" w:hAnsiTheme="minorHAnsi"/>
          <w:color w:val="000000" w:themeColor="text1"/>
          <w:lang w:val="de-DE"/>
        </w:rPr>
        <w:t>,</w:t>
      </w:r>
      <w:r w:rsidRPr="007310A7">
        <w:rPr>
          <w:rFonts w:asciiTheme="minorHAnsi" w:hAnsiTheme="minorHAnsi"/>
          <w:color w:val="000000" w:themeColor="text1"/>
          <w:lang w:val="de-DE"/>
        </w:rPr>
        <w:t xml:space="preserve"> sich gegenüber stärker aktivistisch orientierten </w:t>
      </w:r>
      <w:r w:rsidR="00D561E0">
        <w:rPr>
          <w:rFonts w:asciiTheme="minorHAnsi" w:hAnsiTheme="minorHAnsi"/>
          <w:color w:val="000000" w:themeColor="text1"/>
          <w:lang w:val="de-DE"/>
        </w:rPr>
        <w:t xml:space="preserve">Bündnissen </w:t>
      </w:r>
      <w:r w:rsidRPr="007310A7">
        <w:rPr>
          <w:rFonts w:asciiTheme="minorHAnsi" w:hAnsiTheme="minorHAnsi"/>
          <w:color w:val="000000" w:themeColor="text1"/>
          <w:lang w:val="de-DE"/>
        </w:rPr>
        <w:t xml:space="preserve">abzugrenzen, wie </w:t>
      </w:r>
      <w:r w:rsidR="00D561E0">
        <w:rPr>
          <w:rFonts w:asciiTheme="minorHAnsi" w:hAnsiTheme="minorHAnsi"/>
          <w:color w:val="000000" w:themeColor="text1"/>
          <w:lang w:val="de-DE"/>
        </w:rPr>
        <w:t xml:space="preserve">es </w:t>
      </w:r>
      <w:r w:rsidRPr="007310A7">
        <w:rPr>
          <w:rFonts w:asciiTheme="minorHAnsi" w:hAnsiTheme="minorHAnsi"/>
          <w:color w:val="000000" w:themeColor="text1"/>
          <w:lang w:val="de-DE"/>
        </w:rPr>
        <w:t xml:space="preserve">im </w:t>
      </w:r>
      <w:proofErr w:type="spellStart"/>
      <w:r w:rsidRPr="007310A7">
        <w:rPr>
          <w:rFonts w:asciiTheme="minorHAnsi" w:hAnsiTheme="minorHAnsi"/>
          <w:color w:val="000000" w:themeColor="text1"/>
          <w:lang w:val="de-DE"/>
        </w:rPr>
        <w:t>Labeling</w:t>
      </w:r>
      <w:proofErr w:type="spellEnd"/>
      <w:r w:rsidRPr="007310A7">
        <w:rPr>
          <w:rFonts w:asciiTheme="minorHAnsi" w:hAnsiTheme="minorHAnsi"/>
          <w:color w:val="000000" w:themeColor="text1"/>
          <w:lang w:val="de-DE"/>
        </w:rPr>
        <w:t xml:space="preserve"> letzterer als radikalisierte „</w:t>
      </w:r>
      <w:proofErr w:type="spellStart"/>
      <w:r w:rsidRPr="007310A7">
        <w:rPr>
          <w:rFonts w:asciiTheme="minorHAnsi" w:hAnsiTheme="minorHAnsi"/>
          <w:color w:val="000000" w:themeColor="text1"/>
          <w:lang w:val="de-DE"/>
        </w:rPr>
        <w:t>gender</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warriors</w:t>
      </w:r>
      <w:proofErr w:type="spellEnd"/>
      <w:r w:rsidRPr="007310A7">
        <w:rPr>
          <w:rFonts w:asciiTheme="minorHAnsi" w:hAnsiTheme="minorHAnsi"/>
          <w:color w:val="000000" w:themeColor="text1"/>
          <w:lang w:val="de-DE"/>
        </w:rPr>
        <w:t xml:space="preserve">“ </w:t>
      </w:r>
      <w:r w:rsidR="00D561E0">
        <w:rPr>
          <w:rFonts w:asciiTheme="minorHAnsi" w:hAnsiTheme="minorHAnsi"/>
          <w:color w:val="000000" w:themeColor="text1"/>
          <w:lang w:val="de-DE"/>
        </w:rPr>
        <w:t xml:space="preserve">(ISNA 2001) </w:t>
      </w:r>
      <w:r w:rsidRPr="007310A7">
        <w:rPr>
          <w:rFonts w:asciiTheme="minorHAnsi" w:hAnsiTheme="minorHAnsi"/>
          <w:color w:val="000000" w:themeColor="text1"/>
          <w:lang w:val="de-DE"/>
        </w:rPr>
        <w:t>deutlich wird. Hier wird sowohl die zeitlich bedingte, als auch die auf Abgrenzung abzielende und normative Dimension des Etablierungsprozesses einer Wir-Gruppe deutlich</w:t>
      </w:r>
      <w:r w:rsidR="00602792" w:rsidRPr="007310A7">
        <w:rPr>
          <w:rFonts w:asciiTheme="minorHAnsi" w:hAnsiTheme="minorHAnsi"/>
          <w:color w:val="000000" w:themeColor="text1"/>
          <w:lang w:val="de-DE"/>
        </w:rPr>
        <w:t xml:space="preserve"> </w:t>
      </w:r>
      <w:r w:rsidR="00602792" w:rsidRPr="007310A7">
        <w:rPr>
          <w:rFonts w:asciiTheme="minorHAnsi" w:hAnsiTheme="minorHAnsi"/>
          <w:color w:val="000000" w:themeColor="text1"/>
          <w:lang w:val="de-DE"/>
        </w:rPr>
        <w:fldChar w:fldCharType="begin"/>
      </w:r>
      <w:r w:rsidR="00667DED" w:rsidRPr="007310A7">
        <w:rPr>
          <w:rFonts w:asciiTheme="minorHAnsi" w:hAnsiTheme="minorHAnsi"/>
          <w:color w:val="000000" w:themeColor="text1"/>
          <w:lang w:val="de-DE"/>
        </w:rPr>
        <w:instrText xml:space="preserve"> ADDIN ZOTERO_ITEM CSL_CITATION {"citationID":"dWA2W1VU","properties":{"unsorted":false,"formattedCitation":"(vgl. Elias und Scotson 1993, 64)","plainCitation":"(vgl. Elias und Scotson 1993, 64)","dontUpdate":true,"noteIndex":0},"citationItems":[{"id":124,"uris":["http://zotero.org/users/local/owKliTIb/items/DPRNJBJQ"],"itemData":{"id":124,"type":"book","publisher":"Suhrkamp","publisher-place":"Frankfurt a.M.","title":"Etablierte und Außenseiter","author":[{"family":"Elias","given":"Norbert"},{"family":"Scotson","given":"J. L."}],"issued":{"date-parts":[["1993"]]}},"locator":"64","label":"page","prefix":"vgl."}],"schema":"https://github.com/citation-style-language/schema/raw/master/csl-citation.json"} </w:instrText>
      </w:r>
      <w:r w:rsidR="00602792" w:rsidRPr="007310A7">
        <w:rPr>
          <w:rFonts w:asciiTheme="minorHAnsi" w:hAnsiTheme="minorHAnsi"/>
          <w:color w:val="000000" w:themeColor="text1"/>
          <w:lang w:val="de-DE"/>
        </w:rPr>
        <w:fldChar w:fldCharType="separate"/>
      </w:r>
      <w:r w:rsidR="00602792" w:rsidRPr="007310A7">
        <w:rPr>
          <w:rFonts w:ascii="Cambria" w:hAnsi="Cambria"/>
          <w:color w:val="000000" w:themeColor="text1"/>
          <w:lang w:val="de-DE"/>
        </w:rPr>
        <w:t xml:space="preserve">(vgl. Elias, </w:t>
      </w:r>
      <w:proofErr w:type="spellStart"/>
      <w:r w:rsidR="00602792" w:rsidRPr="007310A7">
        <w:rPr>
          <w:rFonts w:ascii="Cambria" w:hAnsi="Cambria"/>
          <w:color w:val="000000" w:themeColor="text1"/>
          <w:lang w:val="de-DE"/>
        </w:rPr>
        <w:t>Scotson</w:t>
      </w:r>
      <w:proofErr w:type="spellEnd"/>
      <w:r w:rsidR="00602792" w:rsidRPr="007310A7">
        <w:rPr>
          <w:rFonts w:ascii="Cambria" w:hAnsi="Cambria"/>
          <w:color w:val="000000" w:themeColor="text1"/>
          <w:lang w:val="de-DE"/>
        </w:rPr>
        <w:t xml:space="preserve"> 1993, 64)</w:t>
      </w:r>
      <w:r w:rsidR="00602792"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Gleichzeitig wiederholt sich das Strukturelement der jeweils als ‚</w:t>
      </w:r>
      <w:proofErr w:type="spellStart"/>
      <w:r w:rsidRPr="007310A7">
        <w:rPr>
          <w:rFonts w:asciiTheme="minorHAnsi" w:hAnsiTheme="minorHAnsi"/>
          <w:color w:val="000000" w:themeColor="text1"/>
          <w:lang w:val="de-DE"/>
        </w:rPr>
        <w:t>anders’</w:t>
      </w:r>
      <w:proofErr w:type="spellEnd"/>
      <w:r w:rsidRPr="007310A7">
        <w:rPr>
          <w:rFonts w:asciiTheme="minorHAnsi" w:hAnsiTheme="minorHAnsi"/>
          <w:color w:val="000000" w:themeColor="text1"/>
          <w:lang w:val="de-DE"/>
        </w:rPr>
        <w:t xml:space="preserve"> konstruierten Gruppe eine besonders aggressive</w:t>
      </w:r>
      <w:r w:rsidR="00352CA5">
        <w:rPr>
          <w:rFonts w:asciiTheme="minorHAnsi" w:hAnsiTheme="minorHAnsi"/>
          <w:color w:val="000000" w:themeColor="text1"/>
          <w:lang w:val="de-DE"/>
        </w:rPr>
        <w:t xml:space="preserve"> – hier stigmatisierte –</w:t>
      </w:r>
      <w:r w:rsidRPr="007310A7">
        <w:rPr>
          <w:rFonts w:asciiTheme="minorHAnsi" w:hAnsiTheme="minorHAnsi"/>
          <w:color w:val="000000" w:themeColor="text1"/>
          <w:lang w:val="de-DE"/>
        </w:rPr>
        <w:t xml:space="preserve"> Emotionalität zuzuschreiben. Während der Topos der ‚hassenden Aktivist*innen’ zuvor medizinischen AkteurInnen zur Begründung diskursiver Ausschlüsse diente, wird es nun auch innerhalb des intergeschlechtlichen Erfahrungsdiskurses verwendet</w:t>
      </w:r>
      <w:r w:rsidR="00352CA5">
        <w:rPr>
          <w:rFonts w:asciiTheme="minorHAnsi" w:hAnsiTheme="minorHAnsi"/>
          <w:color w:val="000000" w:themeColor="text1"/>
          <w:lang w:val="de-DE"/>
        </w:rPr>
        <w:t>,</w:t>
      </w:r>
      <w:r w:rsidRPr="007310A7">
        <w:rPr>
          <w:rFonts w:asciiTheme="minorHAnsi" w:hAnsiTheme="minorHAnsi"/>
          <w:color w:val="000000" w:themeColor="text1"/>
          <w:lang w:val="de-DE"/>
        </w:rPr>
        <w:t xml:space="preserve"> um Sprecher*innen mit einer abweichenden </w:t>
      </w:r>
      <w:r w:rsidR="00352CA5">
        <w:rPr>
          <w:rFonts w:asciiTheme="minorHAnsi" w:hAnsiTheme="minorHAnsi"/>
          <w:color w:val="000000" w:themeColor="text1"/>
          <w:lang w:val="de-DE"/>
        </w:rPr>
        <w:t xml:space="preserve">inhaltlichen </w:t>
      </w:r>
      <w:r w:rsidRPr="007310A7">
        <w:rPr>
          <w:rFonts w:asciiTheme="minorHAnsi" w:hAnsiTheme="minorHAnsi"/>
          <w:color w:val="000000" w:themeColor="text1"/>
          <w:lang w:val="de-DE"/>
        </w:rPr>
        <w:t>Positionierung zu delegitimieren. Diese sich aus der eigenen Ausschlusserfahrung heraus reproduzierende Strategie der Delegitimierung</w:t>
      </w:r>
      <w:r w:rsidR="000A6806">
        <w:rPr>
          <w:rFonts w:asciiTheme="minorHAnsi" w:hAnsiTheme="minorHAnsi"/>
          <w:color w:val="000000" w:themeColor="text1"/>
          <w:lang w:val="de-DE"/>
        </w:rPr>
        <w:t xml:space="preserve"> – worin </w:t>
      </w:r>
      <w:r w:rsidRPr="007310A7">
        <w:rPr>
          <w:rFonts w:asciiTheme="minorHAnsi" w:hAnsiTheme="minorHAnsi"/>
          <w:color w:val="000000" w:themeColor="text1"/>
          <w:lang w:val="de-DE"/>
        </w:rPr>
        <w:t xml:space="preserve">sich ebenfalls In- und Exklusionsprozesse </w:t>
      </w:r>
      <w:r w:rsidR="000A6806">
        <w:rPr>
          <w:rFonts w:asciiTheme="minorHAnsi" w:hAnsiTheme="minorHAnsi"/>
          <w:color w:val="000000" w:themeColor="text1"/>
          <w:lang w:val="de-DE"/>
        </w:rPr>
        <w:t xml:space="preserve">in intergeschlechtlichen Communities </w:t>
      </w:r>
      <w:r w:rsidRPr="007310A7">
        <w:rPr>
          <w:rFonts w:asciiTheme="minorHAnsi" w:hAnsiTheme="minorHAnsi"/>
          <w:color w:val="000000" w:themeColor="text1"/>
          <w:lang w:val="de-DE"/>
        </w:rPr>
        <w:t xml:space="preserve">an Hand medizinischer Diagnosen </w:t>
      </w:r>
      <w:r w:rsidR="000A6806">
        <w:rPr>
          <w:rFonts w:asciiTheme="minorHAnsi" w:hAnsiTheme="minorHAnsi"/>
          <w:color w:val="000000" w:themeColor="text1"/>
          <w:lang w:val="de-DE"/>
        </w:rPr>
        <w:t xml:space="preserve">einordnen </w:t>
      </w:r>
      <w:r w:rsidRPr="007310A7">
        <w:rPr>
          <w:rFonts w:asciiTheme="minorHAnsi" w:hAnsiTheme="minorHAnsi"/>
          <w:color w:val="000000" w:themeColor="text1"/>
          <w:lang w:val="de-DE"/>
        </w:rPr>
        <w:t>lassen</w:t>
      </w:r>
      <w:r w:rsidR="000A6806">
        <w:rPr>
          <w:rFonts w:asciiTheme="minorHAnsi" w:hAnsiTheme="minorHAnsi"/>
          <w:color w:val="000000" w:themeColor="text1"/>
          <w:lang w:val="de-DE"/>
        </w:rPr>
        <w:t xml:space="preserve"> – verstehe </w:t>
      </w:r>
      <w:r w:rsidRPr="007310A7">
        <w:rPr>
          <w:rFonts w:asciiTheme="minorHAnsi" w:hAnsiTheme="minorHAnsi"/>
          <w:color w:val="000000" w:themeColor="text1"/>
          <w:lang w:val="de-DE"/>
        </w:rPr>
        <w:t xml:space="preserve">ich als strukturrelevant </w:t>
      </w:r>
      <w:r w:rsidR="000A6806">
        <w:rPr>
          <w:rFonts w:asciiTheme="minorHAnsi" w:hAnsiTheme="minorHAnsi"/>
          <w:color w:val="000000" w:themeColor="text1"/>
          <w:lang w:val="de-DE"/>
        </w:rPr>
        <w:t xml:space="preserve">für </w:t>
      </w:r>
      <w:r w:rsidRPr="007310A7">
        <w:rPr>
          <w:rFonts w:asciiTheme="minorHAnsi" w:hAnsiTheme="minorHAnsi"/>
          <w:color w:val="000000" w:themeColor="text1"/>
          <w:lang w:val="de-DE"/>
        </w:rPr>
        <w:t xml:space="preserve">konflikthafte Aushandlungen innerhalb </w:t>
      </w:r>
      <w:r w:rsidR="000A6806">
        <w:rPr>
          <w:rFonts w:asciiTheme="minorHAnsi" w:hAnsiTheme="minorHAnsi"/>
          <w:color w:val="000000" w:themeColor="text1"/>
          <w:lang w:val="de-DE"/>
        </w:rPr>
        <w:t xml:space="preserve">dieser </w:t>
      </w:r>
      <w:r w:rsidRPr="007310A7">
        <w:rPr>
          <w:rFonts w:asciiTheme="minorHAnsi" w:hAnsiTheme="minorHAnsi"/>
          <w:color w:val="000000" w:themeColor="text1"/>
          <w:lang w:val="de-DE"/>
        </w:rPr>
        <w:t>Selbstvertretung</w:t>
      </w:r>
      <w:r w:rsidR="000A6806">
        <w:rPr>
          <w:rFonts w:asciiTheme="minorHAnsi" w:hAnsiTheme="minorHAnsi"/>
          <w:color w:val="000000" w:themeColor="text1"/>
          <w:lang w:val="de-DE"/>
        </w:rPr>
        <w:t>skontexte.</w:t>
      </w:r>
    </w:p>
    <w:p w14:paraId="4BF6E9DB" w14:textId="77777777" w:rsidR="000A6806" w:rsidRDefault="00C32CC6" w:rsidP="000A6806">
      <w:pPr>
        <w:pStyle w:val="Default"/>
        <w:spacing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Abschließend lässt sich feststellen, dass </w:t>
      </w:r>
      <w:r w:rsidR="000A6806">
        <w:rPr>
          <w:rFonts w:asciiTheme="minorHAnsi" w:hAnsiTheme="minorHAnsi"/>
          <w:color w:val="000000" w:themeColor="text1"/>
          <w:lang w:val="de-DE"/>
        </w:rPr>
        <w:t xml:space="preserve">sich </w:t>
      </w:r>
      <w:r w:rsidRPr="007310A7">
        <w:rPr>
          <w:rFonts w:asciiTheme="minorHAnsi" w:hAnsiTheme="minorHAnsi"/>
          <w:color w:val="000000" w:themeColor="text1"/>
          <w:lang w:val="de-DE"/>
        </w:rPr>
        <w:t>trotz der Bereitschaft einiger Selbstvertreter*innen mit klinisch</w:t>
      </w:r>
      <w:r w:rsidR="000A6806">
        <w:rPr>
          <w:rFonts w:asciiTheme="minorHAnsi" w:hAnsiTheme="minorHAnsi"/>
          <w:color w:val="000000" w:themeColor="text1"/>
          <w:lang w:val="de-DE"/>
        </w:rPr>
        <w:t>en</w:t>
      </w:r>
      <w:r w:rsidRPr="007310A7">
        <w:rPr>
          <w:rFonts w:asciiTheme="minorHAnsi" w:hAnsiTheme="minorHAnsi"/>
          <w:color w:val="000000" w:themeColor="text1"/>
          <w:lang w:val="de-DE"/>
        </w:rPr>
        <w:t xml:space="preserve"> Strukturen </w:t>
      </w:r>
      <w:r w:rsidR="003847C3" w:rsidRPr="007310A7">
        <w:rPr>
          <w:rFonts w:asciiTheme="minorHAnsi" w:hAnsiTheme="minorHAnsi"/>
          <w:color w:val="000000" w:themeColor="text1"/>
          <w:lang w:val="de-DE"/>
        </w:rPr>
        <w:t>zusammenzuarbeiten</w:t>
      </w:r>
      <w:r w:rsidR="003847C3">
        <w:rPr>
          <w:rFonts w:asciiTheme="minorHAnsi" w:hAnsiTheme="minorHAnsi"/>
          <w:color w:val="000000" w:themeColor="text1"/>
          <w:lang w:val="de-DE"/>
        </w:rPr>
        <w:t>,</w:t>
      </w:r>
      <w:r w:rsidRPr="007310A7">
        <w:rPr>
          <w:rFonts w:asciiTheme="minorHAnsi" w:hAnsiTheme="minorHAnsi"/>
          <w:color w:val="000000" w:themeColor="text1"/>
          <w:lang w:val="de-DE"/>
        </w:rPr>
        <w:t xml:space="preserve"> bis heute in den USA keine Kliniken- bzw. Bundesstaats-übergreifende Abkehr von der Praxis nicht selbst-eingewilligter kosmetischer Eingriffe an intergeschlechtlichen Kindern vollzogen hat. Damit bleibt die USA hinter den Entwicklungen in einigen europäischen Ländern sowie Forderungen der UN zurück auf die im</w:t>
      </w:r>
      <w:r w:rsidR="000A6806">
        <w:rPr>
          <w:rFonts w:asciiTheme="minorHAnsi" w:hAnsiTheme="minorHAnsi"/>
          <w:color w:val="000000" w:themeColor="text1"/>
          <w:lang w:val="de-DE"/>
        </w:rPr>
        <w:t xml:space="preserve"> deutschen</w:t>
      </w:r>
      <w:r w:rsidRPr="007310A7">
        <w:rPr>
          <w:rFonts w:asciiTheme="minorHAnsi" w:hAnsiTheme="minorHAnsi"/>
          <w:color w:val="000000" w:themeColor="text1"/>
          <w:lang w:val="de-DE"/>
        </w:rPr>
        <w:t xml:space="preserve"> Kontext näher eingegangen wird</w:t>
      </w:r>
      <w:r w:rsidR="00502FA4" w:rsidRPr="007310A7">
        <w:rPr>
          <w:rFonts w:asciiTheme="minorHAnsi" w:hAnsiTheme="minorHAnsi"/>
          <w:color w:val="000000" w:themeColor="text1"/>
          <w:lang w:val="de-DE"/>
        </w:rPr>
        <w:t xml:space="preserve"> </w:t>
      </w:r>
      <w:r w:rsidR="00502FA4" w:rsidRPr="007310A7">
        <w:rPr>
          <w:rFonts w:asciiTheme="minorHAnsi" w:hAnsiTheme="minorHAnsi"/>
          <w:color w:val="000000" w:themeColor="text1"/>
          <w:lang w:val="de-DE"/>
        </w:rPr>
        <w:fldChar w:fldCharType="begin"/>
      </w:r>
      <w:r w:rsidR="00A1301B" w:rsidRPr="007310A7">
        <w:rPr>
          <w:rFonts w:asciiTheme="minorHAnsi" w:hAnsiTheme="minorHAnsi"/>
          <w:color w:val="000000" w:themeColor="text1"/>
          <w:lang w:val="de-DE"/>
        </w:rPr>
        <w:instrText xml:space="preserve"> ADDIN ZOTERO_ITEM CSL_CITATION {"citationID":"EacNPdwX","properties":{"unsorted":true,"formattedCitation":"(vgl. Jorge u.\\uc0\\u160{}a. 2021; InterAct 2025)","plainCitation":"(vgl. Jorge u. a. 2021; InterAct 2025)","dontUpdate":true,"noteIndex":0},"citationItems":[{"id":1292,"uris":["http://zotero.org/users/local/owKliTIb/items/QRKX45LK"],"itemData":{"id":1292,"type":"article-journal","abstract":"ABSTRACTDeeply rooted on human rights principles, there is a growing international agreement to prohibit non-consensual medical interventions to  intersex persons. In contrast, medical protocols for intersex care in the United  States are guided by clinical wisdom and guidelines that are not legally binding.  But as the medical profession is called to respect and to champion the right to  health within human rights principles, expert opinion in the United States has  become unsettled when confronted with current standards of intersex care. In this  study, we tracked the human rights arguments by international institutions that  effectively impacted clinical standards for the care of intersex persons around  the globe during this decade, and we studied the use of rhetoric by key policy  stakeholders that seek to uphold intersex medical care in the United States to  these international standards. We conclude that the medical establishment in the  United States does not meet international standards of human rights as it  enforces an outdated definition of 'sex'.","container-title":"Global public health","DOI":"10.1080/17441692.2019.1706759","ISSN":"1744-1706 1744-1692","issue":"5","journalAbbreviation":"Glob Public Health","language":"eng","page":"679-691","PMID":"31874072","PMCID":"PMC8659864","publisher-place":"England","title":"Intersex care in the United States and international standards of human rights.","volume":"16","author":[{"family":"Jorge","given":"Juan Carlos"},{"family":"Valerio-Pérez","given":"Leidy"},{"family":"Esteban","given":"Caleb"},{"family":"Rivera-Lassen","given":"Ana Irma"}],"issued":{"date-parts":[["2021",5]]}},"prefix":"vgl."},{"id":1293,"uris":["http://zotero.org/users/local/owKliTIb/items/3R8327ZE"],"itemData":{"id":1293,"type":"document","title":"No care, just control – the intersex mutilation exceptions in gender-affirming care bans","URL":"https://interactadvocates.org/no-care-just-control-the-intersex-mutilation-exceptions-in-gender-affirming-care-bans/","author":[{"literal":"InterAct: Advocates for Intersex Youth"}],"issued":{"date-parts":[["2025"]]}},"suppress-author":true,"prefix":"InterAct"}],"schema":"https://github.com/citation-style-language/schema/raw/master/csl-citation.json"} </w:instrText>
      </w:r>
      <w:r w:rsidR="00502FA4" w:rsidRPr="007310A7">
        <w:rPr>
          <w:rFonts w:asciiTheme="minorHAnsi" w:hAnsiTheme="minorHAnsi"/>
          <w:color w:val="000000" w:themeColor="text1"/>
          <w:lang w:val="de-DE"/>
        </w:rPr>
        <w:fldChar w:fldCharType="separate"/>
      </w:r>
      <w:r w:rsidR="00015C9E" w:rsidRPr="007310A7">
        <w:rPr>
          <w:rFonts w:ascii="Cambria" w:hAnsi="Cambria" w:cs="Times New Roman"/>
          <w:color w:val="000000" w:themeColor="text1"/>
          <w:lang w:val="de-DE"/>
        </w:rPr>
        <w:t xml:space="preserve">(vgl. Jorge et al. 2021; </w:t>
      </w:r>
      <w:proofErr w:type="spellStart"/>
      <w:r w:rsidR="00015C9E" w:rsidRPr="007310A7">
        <w:rPr>
          <w:rFonts w:ascii="Cambria" w:hAnsi="Cambria" w:cs="Times New Roman"/>
          <w:color w:val="000000" w:themeColor="text1"/>
          <w:lang w:val="de-DE"/>
        </w:rPr>
        <w:t>InterAct</w:t>
      </w:r>
      <w:proofErr w:type="spellEnd"/>
      <w:r w:rsidR="00015C9E" w:rsidRPr="007310A7">
        <w:rPr>
          <w:rFonts w:ascii="Cambria" w:hAnsi="Cambria" w:cs="Times New Roman"/>
          <w:color w:val="000000" w:themeColor="text1"/>
          <w:lang w:val="de-DE"/>
        </w:rPr>
        <w:t xml:space="preserve"> 2025)</w:t>
      </w:r>
      <w:r w:rsidR="00502FA4"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Gleichzeitig sind seit der Aufspaltung intergeschlechtlicher Selbstvertretung</w:t>
      </w:r>
      <w:r w:rsidR="000A6806">
        <w:rPr>
          <w:rFonts w:asciiTheme="minorHAnsi" w:hAnsiTheme="minorHAnsi"/>
          <w:color w:val="000000" w:themeColor="text1"/>
          <w:lang w:val="de-DE"/>
        </w:rPr>
        <w:t>en</w:t>
      </w:r>
      <w:r w:rsidRPr="007310A7">
        <w:rPr>
          <w:rFonts w:asciiTheme="minorHAnsi" w:hAnsiTheme="minorHAnsi"/>
          <w:color w:val="000000" w:themeColor="text1"/>
          <w:lang w:val="de-DE"/>
        </w:rPr>
        <w:t xml:space="preserve"> in medizinnahe </w:t>
      </w:r>
      <w:r w:rsidR="000A6806">
        <w:rPr>
          <w:rFonts w:asciiTheme="minorHAnsi" w:hAnsiTheme="minorHAnsi"/>
          <w:color w:val="000000" w:themeColor="text1"/>
          <w:lang w:val="de-DE"/>
        </w:rPr>
        <w:t xml:space="preserve">bzw. -affirmative </w:t>
      </w:r>
      <w:r w:rsidRPr="007310A7">
        <w:rPr>
          <w:rFonts w:asciiTheme="minorHAnsi" w:hAnsiTheme="minorHAnsi"/>
          <w:color w:val="000000" w:themeColor="text1"/>
          <w:lang w:val="de-DE"/>
        </w:rPr>
        <w:t>und medizinkritische Organisationen zahlreiche neue</w:t>
      </w:r>
      <w:r w:rsidR="000A6806">
        <w:rPr>
          <w:rFonts w:asciiTheme="minorHAnsi" w:hAnsiTheme="minorHAnsi"/>
          <w:color w:val="000000" w:themeColor="text1"/>
          <w:lang w:val="de-DE"/>
        </w:rPr>
        <w:t xml:space="preserve">, </w:t>
      </w:r>
      <w:r w:rsidRPr="007310A7">
        <w:rPr>
          <w:rFonts w:asciiTheme="minorHAnsi" w:hAnsiTheme="minorHAnsi"/>
          <w:color w:val="000000" w:themeColor="text1"/>
          <w:lang w:val="de-DE"/>
        </w:rPr>
        <w:t>häufig intersektional orientierte Strukturen</w:t>
      </w:r>
      <w:r w:rsidR="000A6806">
        <w:rPr>
          <w:rFonts w:asciiTheme="minorHAnsi" w:hAnsiTheme="minorHAnsi"/>
          <w:color w:val="000000" w:themeColor="text1"/>
          <w:lang w:val="de-DE"/>
        </w:rPr>
        <w:t xml:space="preserve"> in den USA entstanden. Beispiele sind </w:t>
      </w:r>
      <w:proofErr w:type="spellStart"/>
      <w:r w:rsidRPr="007310A7">
        <w:rPr>
          <w:rFonts w:asciiTheme="minorHAnsi" w:hAnsiTheme="minorHAnsi"/>
          <w:i/>
          <w:color w:val="000000" w:themeColor="text1"/>
          <w:lang w:val="de-DE"/>
        </w:rPr>
        <w:t>InterAct</w:t>
      </w:r>
      <w:proofErr w:type="spellEnd"/>
      <w:r w:rsidRPr="007310A7">
        <w:rPr>
          <w:rFonts w:asciiTheme="minorHAnsi" w:hAnsiTheme="minorHAnsi"/>
          <w:color w:val="000000" w:themeColor="text1"/>
          <w:lang w:val="de-DE"/>
        </w:rPr>
        <w:t xml:space="preserve"> und das </w:t>
      </w:r>
      <w:r w:rsidRPr="007310A7">
        <w:rPr>
          <w:rFonts w:asciiTheme="minorHAnsi" w:hAnsiTheme="minorHAnsi"/>
          <w:i/>
          <w:color w:val="000000" w:themeColor="text1"/>
          <w:lang w:val="de-DE"/>
        </w:rPr>
        <w:t>Intersex Justice Project</w:t>
      </w:r>
      <w:r w:rsidRPr="007310A7">
        <w:rPr>
          <w:rFonts w:asciiTheme="minorHAnsi" w:hAnsiTheme="minorHAnsi"/>
          <w:color w:val="000000" w:themeColor="text1"/>
          <w:lang w:val="de-DE"/>
        </w:rPr>
        <w:t xml:space="preserve">, die weiterhin auf ein Ende </w:t>
      </w:r>
      <w:r w:rsidR="000A6806">
        <w:rPr>
          <w:rFonts w:asciiTheme="minorHAnsi" w:hAnsiTheme="minorHAnsi"/>
          <w:color w:val="000000" w:themeColor="text1"/>
          <w:lang w:val="de-DE"/>
        </w:rPr>
        <w:t xml:space="preserve">geschlechtsnormierender Behandlungen </w:t>
      </w:r>
      <w:r w:rsidRPr="007310A7">
        <w:rPr>
          <w:rFonts w:asciiTheme="minorHAnsi" w:hAnsiTheme="minorHAnsi"/>
          <w:color w:val="000000" w:themeColor="text1"/>
          <w:lang w:val="de-DE"/>
        </w:rPr>
        <w:t xml:space="preserve">hinarbeiten. Letztere verbindet gemeinsam mit den </w:t>
      </w:r>
      <w:r w:rsidR="000A6806">
        <w:rPr>
          <w:rFonts w:asciiTheme="minorHAnsi" w:hAnsiTheme="minorHAnsi"/>
          <w:color w:val="000000" w:themeColor="text1"/>
          <w:lang w:val="de-DE"/>
        </w:rPr>
        <w:t xml:space="preserve">jeweils nationalen Organisationen </w:t>
      </w:r>
      <w:r w:rsidRPr="007310A7">
        <w:rPr>
          <w:rFonts w:asciiTheme="minorHAnsi" w:hAnsiTheme="minorHAnsi"/>
          <w:color w:val="000000" w:themeColor="text1"/>
          <w:lang w:val="de-DE"/>
        </w:rPr>
        <w:t xml:space="preserve">von OII ein menschenrechtsbasiertes Verständnis der Selbstbestimmung intergeschlechtlicher Menschen. </w:t>
      </w:r>
    </w:p>
    <w:p w14:paraId="100605D1" w14:textId="71ACD61B" w:rsidR="00C32CC6" w:rsidRDefault="000A6806" w:rsidP="000A6806">
      <w:pPr>
        <w:pStyle w:val="Default"/>
        <w:spacing w:line="360" w:lineRule="auto"/>
        <w:ind w:right="40"/>
        <w:jc w:val="both"/>
        <w:rPr>
          <w:rFonts w:asciiTheme="minorHAnsi" w:hAnsiTheme="minorHAnsi"/>
          <w:color w:val="000000" w:themeColor="text1"/>
          <w:lang w:val="de-DE"/>
        </w:rPr>
      </w:pPr>
      <w:r>
        <w:rPr>
          <w:rFonts w:asciiTheme="minorHAnsi" w:hAnsiTheme="minorHAnsi"/>
          <w:color w:val="000000" w:themeColor="text1"/>
          <w:lang w:val="de-DE"/>
        </w:rPr>
        <w:lastRenderedPageBreak/>
        <w:t xml:space="preserve">Ebenfalls </w:t>
      </w:r>
      <w:r w:rsidR="00C32CC6" w:rsidRPr="007310A7">
        <w:rPr>
          <w:rFonts w:asciiTheme="minorHAnsi" w:hAnsiTheme="minorHAnsi"/>
          <w:color w:val="000000" w:themeColor="text1"/>
          <w:lang w:val="de-DE"/>
        </w:rPr>
        <w:t xml:space="preserve">sind in den letzten zwei Jahrzehnten neue Verbindungen zwischen </w:t>
      </w:r>
      <w:r>
        <w:rPr>
          <w:rFonts w:asciiTheme="minorHAnsi" w:hAnsiTheme="minorHAnsi"/>
          <w:color w:val="000000" w:themeColor="text1"/>
          <w:lang w:val="de-DE"/>
        </w:rPr>
        <w:t>e</w:t>
      </w:r>
      <w:r w:rsidR="00C32CC6" w:rsidRPr="007310A7">
        <w:rPr>
          <w:rFonts w:asciiTheme="minorHAnsi" w:hAnsiTheme="minorHAnsi"/>
          <w:color w:val="000000" w:themeColor="text1"/>
          <w:lang w:val="de-DE"/>
        </w:rPr>
        <w:t>rfahrungs</w:t>
      </w:r>
      <w:r>
        <w:rPr>
          <w:rFonts w:asciiTheme="minorHAnsi" w:hAnsiTheme="minorHAnsi"/>
          <w:color w:val="000000" w:themeColor="text1"/>
          <w:lang w:val="de-DE"/>
        </w:rPr>
        <w:t>basiertem</w:t>
      </w:r>
      <w:r w:rsidR="00C32CC6" w:rsidRPr="007310A7">
        <w:rPr>
          <w:rFonts w:asciiTheme="minorHAnsi" w:hAnsiTheme="minorHAnsi"/>
          <w:color w:val="000000" w:themeColor="text1"/>
          <w:lang w:val="de-DE"/>
        </w:rPr>
        <w:t>- und kritischem sozialwissenschaftlichem Diskurs entstanden. Diese zeigen sich in der häufig doppelten diskursiven Positionierung von intergeschlechtlichen Forschenden im englischsprachigen Raum: Morgan Holmes</w:t>
      </w:r>
      <w:r w:rsidR="00A22CE1" w:rsidRPr="007310A7">
        <w:rPr>
          <w:rFonts w:asciiTheme="minorHAnsi" w:hAnsiTheme="minorHAnsi"/>
          <w:color w:val="000000" w:themeColor="text1"/>
          <w:lang w:val="de-DE"/>
        </w:rPr>
        <w:t xml:space="preserve"> </w:t>
      </w:r>
      <w:r w:rsidR="00A22CE1" w:rsidRPr="007310A7">
        <w:rPr>
          <w:rFonts w:asciiTheme="minorHAnsi" w:hAnsiTheme="minorHAnsi"/>
          <w:color w:val="000000" w:themeColor="text1"/>
          <w:lang w:val="de-DE"/>
        </w:rPr>
        <w:fldChar w:fldCharType="begin"/>
      </w:r>
      <w:r w:rsidR="00A22CE1" w:rsidRPr="007310A7">
        <w:rPr>
          <w:rFonts w:asciiTheme="minorHAnsi" w:hAnsiTheme="minorHAnsi"/>
          <w:color w:val="000000" w:themeColor="text1"/>
          <w:lang w:val="de-DE"/>
        </w:rPr>
        <w:instrText xml:space="preserve"> ADDIN ZOTERO_ITEM CSL_CITATION {"citationID":"ThLZ32bT","properties":{"unsorted":false,"formattedCitation":"(2009)","plainCitation":"(2009)","noteIndex":0},"citationItems":[{"id":1295,"uris":["http://zotero.org/users/local/owKliTIb/items/AVMTUGJ4"],"itemData":{"id":1295,"type":"book","DOI":"10.4324/9781315575018","edition":"1","ISBN":"978-1-315-57501-8","language":"en","publisher":"Routledge","source":"DOI.org (Crossref)","title":"Critical Intersex","URL":"https://www.taylorfrancis.com/books/9781317157304","editor":[{"family":"Holmes","given":"Morgan"}],"accessed":{"date-parts":[["2026",6,10]]},"issued":{"date-parts":[["2009"]]}},"suppress-author":true}],"schema":"https://github.com/citation-style-language/schema/raw/master/csl-citation.json"} </w:instrText>
      </w:r>
      <w:r w:rsidR="00A22CE1" w:rsidRPr="007310A7">
        <w:rPr>
          <w:rFonts w:asciiTheme="minorHAnsi" w:hAnsiTheme="minorHAnsi"/>
          <w:color w:val="000000" w:themeColor="text1"/>
          <w:lang w:val="de-DE"/>
        </w:rPr>
        <w:fldChar w:fldCharType="separate"/>
      </w:r>
      <w:r w:rsidR="00A22CE1" w:rsidRPr="007310A7">
        <w:rPr>
          <w:rFonts w:ascii="Cambria" w:hAnsi="Cambria"/>
          <w:color w:val="000000" w:themeColor="text1"/>
          <w:lang w:val="de-DE"/>
        </w:rPr>
        <w:t>(2009)</w:t>
      </w:r>
      <w:r w:rsidR="00A22CE1" w:rsidRPr="007310A7">
        <w:rPr>
          <w:rFonts w:asciiTheme="minorHAnsi" w:hAnsiTheme="minorHAnsi"/>
          <w:color w:val="000000" w:themeColor="text1"/>
          <w:lang w:val="de-DE"/>
        </w:rPr>
        <w:fldChar w:fldCharType="end"/>
      </w:r>
      <w:r w:rsidR="00C32CC6" w:rsidRPr="007310A7">
        <w:rPr>
          <w:rFonts w:asciiTheme="minorHAnsi" w:hAnsiTheme="minorHAnsi"/>
          <w:color w:val="000000" w:themeColor="text1"/>
          <w:lang w:val="de-DE"/>
        </w:rPr>
        <w:t xml:space="preserve">, </w:t>
      </w:r>
      <w:proofErr w:type="spellStart"/>
      <w:r w:rsidR="00C32CC6" w:rsidRPr="007310A7">
        <w:rPr>
          <w:rFonts w:asciiTheme="minorHAnsi" w:hAnsiTheme="minorHAnsi"/>
          <w:color w:val="000000" w:themeColor="text1"/>
          <w:lang w:val="de-DE"/>
        </w:rPr>
        <w:t>Hil</w:t>
      </w:r>
      <w:proofErr w:type="spellEnd"/>
      <w:r w:rsidR="00C32CC6" w:rsidRPr="007310A7">
        <w:rPr>
          <w:rFonts w:asciiTheme="minorHAnsi" w:hAnsiTheme="minorHAnsi"/>
          <w:color w:val="000000" w:themeColor="text1"/>
          <w:lang w:val="de-DE"/>
        </w:rPr>
        <w:t xml:space="preserve"> </w:t>
      </w:r>
      <w:proofErr w:type="spellStart"/>
      <w:r w:rsidR="00C32CC6" w:rsidRPr="007310A7">
        <w:rPr>
          <w:rFonts w:asciiTheme="minorHAnsi" w:hAnsiTheme="minorHAnsi"/>
          <w:color w:val="000000" w:themeColor="text1"/>
          <w:lang w:val="de-DE"/>
        </w:rPr>
        <w:t>Malatino</w:t>
      </w:r>
      <w:proofErr w:type="spellEnd"/>
      <w:r w:rsidR="00C32CC6" w:rsidRPr="007310A7">
        <w:rPr>
          <w:rFonts w:asciiTheme="minorHAnsi" w:hAnsiTheme="minorHAnsi"/>
          <w:color w:val="000000" w:themeColor="text1"/>
          <w:lang w:val="de-DE"/>
        </w:rPr>
        <w:t xml:space="preserve"> </w:t>
      </w:r>
      <w:r w:rsidR="00521B8A" w:rsidRPr="007310A7">
        <w:rPr>
          <w:rFonts w:asciiTheme="minorHAnsi" w:hAnsiTheme="minorHAnsi"/>
          <w:color w:val="000000" w:themeColor="text1"/>
          <w:lang w:val="de-DE"/>
        </w:rPr>
        <w:fldChar w:fldCharType="begin"/>
      </w:r>
      <w:r w:rsidR="00521B8A" w:rsidRPr="007310A7">
        <w:rPr>
          <w:rFonts w:asciiTheme="minorHAnsi" w:hAnsiTheme="minorHAnsi"/>
          <w:color w:val="000000" w:themeColor="text1"/>
          <w:lang w:val="de-DE"/>
        </w:rPr>
        <w:instrText xml:space="preserve"> ADDIN ZOTERO_ITEM CSL_CITATION {"citationID":"g4Hj9r8z","properties":{"unsorted":false,"formattedCitation":"(2019)","plainCitation":"(2019)","noteIndex":0},"citationItems":[{"id":719,"uris":["http://zotero.org/users/local/owKliTIb/items/GUHKHZLC"],"itemData":{"id":719,"type":"book","publisher":"Nebraska","title":"Queer Embodiment: Monstrosity, Medical Violence, and Intersex Experience","author":[{"family":"Malatino","given":"Hil"}],"issued":{"date-parts":[["2019"]]}},"suppress-author":true}],"schema":"https://github.com/citation-style-language/schema/raw/master/csl-citation.json"} </w:instrText>
      </w:r>
      <w:r w:rsidR="00521B8A" w:rsidRPr="007310A7">
        <w:rPr>
          <w:rFonts w:asciiTheme="minorHAnsi" w:hAnsiTheme="minorHAnsi"/>
          <w:color w:val="000000" w:themeColor="text1"/>
          <w:lang w:val="de-DE"/>
        </w:rPr>
        <w:fldChar w:fldCharType="separate"/>
      </w:r>
      <w:r w:rsidR="00521B8A" w:rsidRPr="007310A7">
        <w:rPr>
          <w:rFonts w:ascii="Cambria" w:hAnsi="Cambria"/>
          <w:color w:val="000000" w:themeColor="text1"/>
          <w:lang w:val="de-DE"/>
        </w:rPr>
        <w:t>(2019)</w:t>
      </w:r>
      <w:r w:rsidR="00521B8A" w:rsidRPr="007310A7">
        <w:rPr>
          <w:rFonts w:asciiTheme="minorHAnsi" w:hAnsiTheme="minorHAnsi"/>
          <w:color w:val="000000" w:themeColor="text1"/>
          <w:lang w:val="de-DE"/>
        </w:rPr>
        <w:fldChar w:fldCharType="end"/>
      </w:r>
      <w:r w:rsidR="00C32CC6" w:rsidRPr="007310A7">
        <w:rPr>
          <w:rFonts w:asciiTheme="minorHAnsi" w:hAnsiTheme="minorHAnsi"/>
          <w:color w:val="000000" w:themeColor="text1"/>
          <w:lang w:val="de-DE"/>
        </w:rPr>
        <w:t xml:space="preserve">, </w:t>
      </w:r>
      <w:proofErr w:type="spellStart"/>
      <w:r w:rsidR="00C32CC6" w:rsidRPr="007310A7">
        <w:rPr>
          <w:rFonts w:asciiTheme="minorHAnsi" w:hAnsiTheme="minorHAnsi"/>
          <w:color w:val="000000" w:themeColor="text1"/>
          <w:lang w:val="de-DE"/>
        </w:rPr>
        <w:t>Georgian</w:t>
      </w:r>
      <w:proofErr w:type="spellEnd"/>
      <w:r w:rsidR="00C32CC6" w:rsidRPr="007310A7">
        <w:rPr>
          <w:rFonts w:asciiTheme="minorHAnsi" w:hAnsiTheme="minorHAnsi"/>
          <w:color w:val="000000" w:themeColor="text1"/>
          <w:lang w:val="de-DE"/>
        </w:rPr>
        <w:t xml:space="preserve"> Davis </w:t>
      </w:r>
      <w:r w:rsidR="00521B8A" w:rsidRPr="007310A7">
        <w:rPr>
          <w:rFonts w:asciiTheme="minorHAnsi" w:hAnsiTheme="minorHAnsi"/>
          <w:color w:val="000000" w:themeColor="text1"/>
          <w:lang w:val="de-DE"/>
        </w:rPr>
        <w:fldChar w:fldCharType="begin"/>
      </w:r>
      <w:r w:rsidR="00521B8A" w:rsidRPr="007310A7">
        <w:rPr>
          <w:rFonts w:asciiTheme="minorHAnsi" w:hAnsiTheme="minorHAnsi"/>
          <w:color w:val="000000" w:themeColor="text1"/>
          <w:lang w:val="de-DE"/>
        </w:rPr>
        <w:instrText xml:space="preserve"> ADDIN ZOTERO_ITEM CSL_CITATION {"citationID":"DNiheKWY","properties":{"unsorted":false,"formattedCitation":"(2015)","plainCitation":"(2015)","noteIndex":0},"citationItems":[{"id":1202,"uris":["http://zotero.org/users/local/owKliTIb/items/UI7EEAIY"],"itemData":{"id":1202,"type":"book","abstract":"When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suppress-author":true}],"schema":"https://github.com/citation-style-language/schema/raw/master/csl-citation.json"} </w:instrText>
      </w:r>
      <w:r w:rsidR="00521B8A" w:rsidRPr="007310A7">
        <w:rPr>
          <w:rFonts w:asciiTheme="minorHAnsi" w:hAnsiTheme="minorHAnsi"/>
          <w:color w:val="000000" w:themeColor="text1"/>
          <w:lang w:val="de-DE"/>
        </w:rPr>
        <w:fldChar w:fldCharType="separate"/>
      </w:r>
      <w:r w:rsidR="00521B8A" w:rsidRPr="007310A7">
        <w:rPr>
          <w:rFonts w:ascii="Cambria" w:hAnsi="Cambria"/>
          <w:color w:val="000000" w:themeColor="text1"/>
          <w:lang w:val="de-DE"/>
        </w:rPr>
        <w:t>(2015)</w:t>
      </w:r>
      <w:r w:rsidR="00521B8A" w:rsidRPr="007310A7">
        <w:rPr>
          <w:rFonts w:asciiTheme="minorHAnsi" w:hAnsiTheme="minorHAnsi"/>
          <w:color w:val="000000" w:themeColor="text1"/>
          <w:lang w:val="de-DE"/>
        </w:rPr>
        <w:fldChar w:fldCharType="end"/>
      </w:r>
      <w:r w:rsidR="00C32CC6" w:rsidRPr="007310A7">
        <w:rPr>
          <w:rFonts w:asciiTheme="minorHAnsi" w:hAnsiTheme="minorHAnsi"/>
          <w:color w:val="000000" w:themeColor="text1"/>
          <w:lang w:val="de-DE"/>
        </w:rPr>
        <w:t xml:space="preserve"> David Rubin (2017), Iain </w:t>
      </w:r>
      <w:proofErr w:type="spellStart"/>
      <w:r w:rsidR="00C32CC6" w:rsidRPr="007310A7">
        <w:rPr>
          <w:rFonts w:asciiTheme="minorHAnsi" w:hAnsiTheme="minorHAnsi"/>
          <w:color w:val="000000" w:themeColor="text1"/>
          <w:lang w:val="de-DE"/>
        </w:rPr>
        <w:t>Morland</w:t>
      </w:r>
      <w:proofErr w:type="spellEnd"/>
      <w:r w:rsidR="00521B8A" w:rsidRPr="007310A7">
        <w:rPr>
          <w:rFonts w:asciiTheme="minorHAnsi" w:hAnsiTheme="minorHAnsi"/>
          <w:color w:val="000000" w:themeColor="text1"/>
          <w:lang w:val="de-DE"/>
        </w:rPr>
        <w:t xml:space="preserve"> </w:t>
      </w:r>
      <w:r w:rsidR="00521B8A" w:rsidRPr="007310A7">
        <w:rPr>
          <w:rFonts w:asciiTheme="minorHAnsi" w:hAnsiTheme="minorHAnsi"/>
          <w:color w:val="000000" w:themeColor="text1"/>
          <w:lang w:val="de-DE"/>
        </w:rPr>
        <w:fldChar w:fldCharType="begin"/>
      </w:r>
      <w:r w:rsidR="00521B8A" w:rsidRPr="007310A7">
        <w:rPr>
          <w:rFonts w:asciiTheme="minorHAnsi" w:hAnsiTheme="minorHAnsi"/>
          <w:color w:val="000000" w:themeColor="text1"/>
          <w:lang w:val="de-DE"/>
        </w:rPr>
        <w:instrText xml:space="preserve"> ADDIN ZOTERO_ITEM CSL_CITATION {"citationID":"XFd6EysZ","properties":{"unsorted":false,"formattedCitation":"(2009)","plainCitation":"(2009)","noteIndex":0},"citationItems":[{"id":518,"uris":["http://zotero.org/users/local/owKliTIb/items/SJ92FJ4N"],"itemData":{"id":518,"type":"article-journal","container-title":"GLQ: A Journal of Lesbian and Gay Studies","DOI":"10.1215/10642684-2008-139","issue":"2","page":"285–312","publisher":"Duke University Press","title":"What Can Queer Theory Do for Intersex?","volume":"15","author":[{"family":"Morland","given":"I."}],"issued":{"date-parts":[["2009"]]}},"suppress-author":true}],"schema":"https://github.com/citation-style-language/schema/raw/master/csl-citation.json"} </w:instrText>
      </w:r>
      <w:r w:rsidR="00521B8A" w:rsidRPr="007310A7">
        <w:rPr>
          <w:rFonts w:asciiTheme="minorHAnsi" w:hAnsiTheme="minorHAnsi"/>
          <w:color w:val="000000" w:themeColor="text1"/>
          <w:lang w:val="de-DE"/>
        </w:rPr>
        <w:fldChar w:fldCharType="separate"/>
      </w:r>
      <w:r w:rsidR="00521B8A" w:rsidRPr="007310A7">
        <w:rPr>
          <w:rFonts w:ascii="Cambria" w:hAnsi="Cambria"/>
          <w:color w:val="000000" w:themeColor="text1"/>
          <w:lang w:val="de-DE"/>
        </w:rPr>
        <w:t>(2009)</w:t>
      </w:r>
      <w:r w:rsidR="00521B8A" w:rsidRPr="007310A7">
        <w:rPr>
          <w:rFonts w:asciiTheme="minorHAnsi" w:hAnsiTheme="minorHAnsi"/>
          <w:color w:val="000000" w:themeColor="text1"/>
          <w:lang w:val="de-DE"/>
        </w:rPr>
        <w:fldChar w:fldCharType="end"/>
      </w:r>
      <w:r w:rsidR="00C32CC6" w:rsidRPr="007310A7">
        <w:rPr>
          <w:rFonts w:asciiTheme="minorHAnsi" w:hAnsiTheme="minorHAnsi"/>
          <w:color w:val="000000" w:themeColor="text1"/>
          <w:lang w:val="de-DE"/>
        </w:rPr>
        <w:t xml:space="preserve"> und Morgan Carpenter</w:t>
      </w:r>
      <w:r w:rsidR="00521B8A" w:rsidRPr="007310A7">
        <w:rPr>
          <w:rFonts w:asciiTheme="minorHAnsi" w:hAnsiTheme="minorHAnsi"/>
          <w:color w:val="000000" w:themeColor="text1"/>
          <w:lang w:val="de-DE"/>
        </w:rPr>
        <w:t xml:space="preserve"> </w:t>
      </w:r>
      <w:r w:rsidR="00521B8A" w:rsidRPr="007310A7">
        <w:rPr>
          <w:rFonts w:asciiTheme="minorHAnsi" w:hAnsiTheme="minorHAnsi"/>
          <w:color w:val="000000" w:themeColor="text1"/>
          <w:lang w:val="de-DE"/>
        </w:rPr>
        <w:fldChar w:fldCharType="begin"/>
      </w:r>
      <w:r w:rsidR="004911CB" w:rsidRPr="007310A7">
        <w:rPr>
          <w:rFonts w:asciiTheme="minorHAnsi" w:hAnsiTheme="minorHAnsi"/>
          <w:color w:val="000000" w:themeColor="text1"/>
          <w:lang w:val="de-DE"/>
        </w:rPr>
        <w:instrText xml:space="preserve"> ADDIN ZOTERO_ITEM CSL_CITATION {"citationID":"w8MIaCNE","properties":{"unsorted":false,"formattedCitation":"(2023)","plainCitation":"(2023)","noteIndex":0},"citationItems":[{"id":1296,"uris":["http://zotero.org/users/local/owKliTIb/items/7FLDAH52"],"itemData":{"id":1296,"type":"article-journal","abstract":"People with innate variations of sex characteristics have long called for legislative protections from harmful practices in medical settings. In Australia, the journey towards enactment of reforms includes elaboration of a shared community platform, national inquiries, and growing support from community, human rights and clinical institutions. The Australian Capital Territory is the first jurisdiction to introduce and pass legislation. While enabling emergency medical treatment and treatments with personal informed consent, it provides for reporting and oversight of contested medical procedures, and criminal sanctions. The legislation promotes a shift towards supported decision-making. It is accompanied by significant investment in psychosocial support that promises to ensure cultural change and improvements to health outcomes.","container-title":"Australian Journal of Human Rights","DOI":"10.1080/1323238X.2023.2247863","ISSN":"1323-238X","issue":"2","journalAbbreviation":"Australian Journal of Human Rights","page":"409-417","publisher":"Routledge","title":"Protecting intersex people from harmful practices in medical settings: a new benchmark in the Australian Capital Territory","volume":"29","author":[{"family":"Carpenter","given":"Morgan"}],"issued":{"date-parts":[["2023",5,4]]}},"suppress-author":true}],"schema":"https://github.com/citation-style-language/schema/raw/master/csl-citation.json"} </w:instrText>
      </w:r>
      <w:r w:rsidR="00521B8A" w:rsidRPr="007310A7">
        <w:rPr>
          <w:rFonts w:asciiTheme="minorHAnsi" w:hAnsiTheme="minorHAnsi"/>
          <w:color w:val="000000" w:themeColor="text1"/>
          <w:lang w:val="de-DE"/>
        </w:rPr>
        <w:fldChar w:fldCharType="separate"/>
      </w:r>
      <w:r w:rsidR="004911CB" w:rsidRPr="007310A7">
        <w:rPr>
          <w:rFonts w:ascii="Cambria" w:hAnsi="Cambria"/>
          <w:color w:val="000000" w:themeColor="text1"/>
          <w:lang w:val="de-DE"/>
        </w:rPr>
        <w:t>(2023)</w:t>
      </w:r>
      <w:r w:rsidR="00521B8A"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sind</w:t>
      </w:r>
      <w:r w:rsidR="00C32CC6" w:rsidRPr="007310A7">
        <w:rPr>
          <w:rFonts w:asciiTheme="minorHAnsi" w:hAnsiTheme="minorHAnsi"/>
          <w:color w:val="000000" w:themeColor="text1"/>
          <w:lang w:val="de-DE"/>
        </w:rPr>
        <w:t xml:space="preserve"> einige Autor*innen, die sich seit der </w:t>
      </w:r>
      <w:r w:rsidR="00C32CC6" w:rsidRPr="007310A7">
        <w:rPr>
          <w:rFonts w:asciiTheme="minorHAnsi" w:hAnsiTheme="minorHAnsi"/>
          <w:i/>
          <w:color w:val="000000" w:themeColor="text1"/>
          <w:lang w:val="de-DE"/>
        </w:rPr>
        <w:t>Chicago Consensus Conference</w:t>
      </w:r>
      <w:r w:rsidR="00C32CC6" w:rsidRPr="007310A7">
        <w:rPr>
          <w:rFonts w:asciiTheme="minorHAnsi" w:hAnsiTheme="minorHAnsi"/>
          <w:color w:val="000000" w:themeColor="text1"/>
          <w:lang w:val="de-DE"/>
        </w:rPr>
        <w:t xml:space="preserve"> akademisch etablieren konnten </w:t>
      </w:r>
      <w:r w:rsidR="00521B8A" w:rsidRPr="007310A7">
        <w:rPr>
          <w:rFonts w:asciiTheme="minorHAnsi" w:hAnsiTheme="minorHAnsi"/>
          <w:color w:val="000000" w:themeColor="text1"/>
          <w:lang w:val="de-DE"/>
        </w:rPr>
        <w:fldChar w:fldCharType="begin"/>
      </w:r>
      <w:r w:rsidR="00521B8A" w:rsidRPr="007310A7">
        <w:rPr>
          <w:rFonts w:asciiTheme="minorHAnsi" w:hAnsiTheme="minorHAnsi"/>
          <w:color w:val="000000" w:themeColor="text1"/>
          <w:lang w:val="de-DE"/>
        </w:rPr>
        <w:instrText xml:space="preserve"> ADDIN ZOTERO_ITEM CSL_CITATION {"citationID":"kusqkKIt","properties":{"unsorted":false,"formattedCitation":"(vgl. auch Gleeson 2025, 70)","plainCitation":"(vgl. auch Gleeson 2025, 70)","noteIndex":0},"citationItems":[{"id":1203,"uris":["http://zotero.org/users/local/owKliTIb/items/KV9WKYKH"],"itemData":{"id":1203,"type":"book","ISBN":"978-1-83976-095-2","note":"LCCN: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Liberation","URL":"https://books.google.de/books?id=t_weEQAAQBAJ","author":[{"family":"Gleeson","given":"J."}],"issued":{"date-parts":[["2025"]]}},"locator":"70","label":"page","prefix":"vgl. auch"}],"schema":"https://github.com/citation-style-language/schema/raw/master/csl-citation.json"} </w:instrText>
      </w:r>
      <w:r w:rsidR="00521B8A" w:rsidRPr="007310A7">
        <w:rPr>
          <w:rFonts w:asciiTheme="minorHAnsi" w:hAnsiTheme="minorHAnsi"/>
          <w:color w:val="000000" w:themeColor="text1"/>
          <w:lang w:val="de-DE"/>
        </w:rPr>
        <w:fldChar w:fldCharType="separate"/>
      </w:r>
      <w:r w:rsidR="00521B8A" w:rsidRPr="007310A7">
        <w:rPr>
          <w:rFonts w:ascii="Cambria" w:hAnsi="Cambria"/>
          <w:color w:val="000000" w:themeColor="text1"/>
          <w:lang w:val="de-DE"/>
        </w:rPr>
        <w:t xml:space="preserve">(vgl. auch </w:t>
      </w:r>
      <w:proofErr w:type="spellStart"/>
      <w:r w:rsidR="00521B8A" w:rsidRPr="007310A7">
        <w:rPr>
          <w:rFonts w:ascii="Cambria" w:hAnsi="Cambria"/>
          <w:color w:val="000000" w:themeColor="text1"/>
          <w:lang w:val="de-DE"/>
        </w:rPr>
        <w:t>Gleeson</w:t>
      </w:r>
      <w:proofErr w:type="spellEnd"/>
      <w:r w:rsidR="00521B8A" w:rsidRPr="007310A7">
        <w:rPr>
          <w:rFonts w:ascii="Cambria" w:hAnsi="Cambria"/>
          <w:color w:val="000000" w:themeColor="text1"/>
          <w:lang w:val="de-DE"/>
        </w:rPr>
        <w:t xml:space="preserve"> 2025, 70)</w:t>
      </w:r>
      <w:r w:rsidR="00521B8A" w:rsidRPr="007310A7">
        <w:rPr>
          <w:rFonts w:asciiTheme="minorHAnsi" w:hAnsiTheme="minorHAnsi"/>
          <w:color w:val="000000" w:themeColor="text1"/>
          <w:lang w:val="de-DE"/>
        </w:rPr>
        <w:fldChar w:fldCharType="end"/>
      </w:r>
      <w:r w:rsidR="00C32CC6" w:rsidRPr="007310A7">
        <w:rPr>
          <w:rFonts w:asciiTheme="minorHAnsi" w:hAnsiTheme="minorHAnsi"/>
          <w:color w:val="000000" w:themeColor="text1"/>
          <w:lang w:val="de-DE"/>
        </w:rPr>
        <w:t xml:space="preserve">. Sie folgen auf eine erste Generation überwiegend endogeschlechtlicher, aus feministischer Perspektive forschender </w:t>
      </w:r>
      <w:r>
        <w:rPr>
          <w:rFonts w:asciiTheme="minorHAnsi" w:hAnsiTheme="minorHAnsi"/>
          <w:color w:val="000000" w:themeColor="text1"/>
          <w:lang w:val="de-DE"/>
        </w:rPr>
        <w:t xml:space="preserve">Sozial- bzw. </w:t>
      </w:r>
      <w:proofErr w:type="spellStart"/>
      <w:r w:rsidR="00C32CC6" w:rsidRPr="007310A7">
        <w:rPr>
          <w:rFonts w:asciiTheme="minorHAnsi" w:hAnsiTheme="minorHAnsi"/>
          <w:color w:val="000000" w:themeColor="text1"/>
          <w:lang w:val="de-DE"/>
        </w:rPr>
        <w:t>Humanwissenschaftlerinnen</w:t>
      </w:r>
      <w:proofErr w:type="spellEnd"/>
      <w:r w:rsidR="00C32CC6" w:rsidRPr="007310A7">
        <w:rPr>
          <w:rFonts w:asciiTheme="minorHAnsi" w:hAnsiTheme="minorHAnsi"/>
          <w:color w:val="000000" w:themeColor="text1"/>
          <w:lang w:val="de-DE"/>
        </w:rPr>
        <w:t xml:space="preserve"> die – in der Interaktion mit intergeschlechtlichen Selbstvertreter*innen - die </w:t>
      </w:r>
      <w:r w:rsidR="00C32CC6" w:rsidRPr="007310A7">
        <w:rPr>
          <w:rFonts w:asciiTheme="minorHAnsi" w:hAnsiTheme="minorHAnsi"/>
          <w:i/>
          <w:color w:val="000000" w:themeColor="text1"/>
          <w:lang w:val="de-DE"/>
        </w:rPr>
        <w:t>kritischen Intersex-Studien</w:t>
      </w:r>
      <w:r w:rsidR="00C32CC6" w:rsidRPr="007310A7">
        <w:rPr>
          <w:rFonts w:asciiTheme="minorHAnsi" w:hAnsiTheme="minorHAnsi"/>
          <w:color w:val="000000" w:themeColor="text1"/>
          <w:lang w:val="de-DE"/>
        </w:rPr>
        <w:t xml:space="preserve"> begründen.</w:t>
      </w:r>
      <w:r w:rsidR="002B1504">
        <w:rPr>
          <w:rStyle w:val="Funotenzeichen"/>
          <w:rFonts w:asciiTheme="minorHAnsi" w:hAnsiTheme="minorHAnsi"/>
          <w:color w:val="000000" w:themeColor="text1"/>
          <w:lang w:val="de-DE"/>
        </w:rPr>
        <w:footnoteReference w:id="118"/>
      </w:r>
      <w:r w:rsidR="00C32CC6" w:rsidRPr="007310A7">
        <w:rPr>
          <w:rFonts w:asciiTheme="minorHAnsi" w:hAnsiTheme="minorHAnsi"/>
          <w:color w:val="000000" w:themeColor="text1"/>
          <w:lang w:val="de-DE"/>
        </w:rPr>
        <w:t xml:space="preserve"> </w:t>
      </w:r>
    </w:p>
    <w:p w14:paraId="0A7571DD" w14:textId="21DA72E1" w:rsidR="000178A4" w:rsidRPr="007310A7" w:rsidRDefault="000178A4" w:rsidP="000178A4">
      <w:pPr>
        <w:pStyle w:val="Default"/>
        <w:spacing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Inhaltlich vereint einen Großteil der Arbeiten </w:t>
      </w:r>
      <w:r>
        <w:rPr>
          <w:rFonts w:asciiTheme="minorHAnsi" w:hAnsiTheme="minorHAnsi"/>
          <w:color w:val="000000" w:themeColor="text1"/>
          <w:lang w:val="de-DE"/>
        </w:rPr>
        <w:t xml:space="preserve">von </w:t>
      </w:r>
      <w:r w:rsidRPr="007310A7">
        <w:rPr>
          <w:rFonts w:asciiTheme="minorHAnsi" w:hAnsiTheme="minorHAnsi"/>
          <w:color w:val="000000" w:themeColor="text1"/>
          <w:lang w:val="de-DE"/>
        </w:rPr>
        <w:t xml:space="preserve">selbst intergeschlechtlich positionierten Forschenden ab den 2000er Jahren eine Verbindung von diskursanalytischen, </w:t>
      </w:r>
      <w:r>
        <w:rPr>
          <w:rFonts w:asciiTheme="minorHAnsi" w:hAnsiTheme="minorHAnsi"/>
          <w:color w:val="000000" w:themeColor="text1"/>
          <w:lang w:val="de-DE"/>
        </w:rPr>
        <w:t>B</w:t>
      </w:r>
      <w:r w:rsidRPr="007310A7">
        <w:rPr>
          <w:rFonts w:asciiTheme="minorHAnsi" w:hAnsiTheme="minorHAnsi"/>
          <w:color w:val="000000" w:themeColor="text1"/>
          <w:lang w:val="de-DE"/>
        </w:rPr>
        <w:t xml:space="preserve">iopolitik- und machtkritischen Ansätzen in Verbindung mit der Theoretisierung eigener Erfahrungen. Zum Teil findet sich auch eine kritische Interpretation und Wiederaneignung </w:t>
      </w:r>
      <w:proofErr w:type="spellStart"/>
      <w:r w:rsidRPr="007310A7">
        <w:rPr>
          <w:rFonts w:asciiTheme="minorHAnsi" w:hAnsiTheme="minorHAnsi"/>
          <w:color w:val="000000" w:themeColor="text1"/>
          <w:lang w:val="de-DE"/>
        </w:rPr>
        <w:t>queertheoretischer</w:t>
      </w:r>
      <w:proofErr w:type="spellEnd"/>
      <w:r>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Ansätze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{"citationID":"WBFFbPRo","properties":{"unsorted":false,"formattedCitation":"(vgl. z.B. Morland 2009)","plainCitation":"(vgl. z.B. Morland 2009)","noteIndex":0},"citationItems":[{"id":518,"uris":["http://zotero.org/users/local/owKliTIb/items/SJ92FJ4N"],"itemData":{"id":518,"type":"article-journal","container-title":"GLQ: A Journal of Lesbian and Gay Studies","DOI":"10.1215/10642684-2008-139","issue":"2","page":"285–312","publisher":"Duke University Press","title":"What Can Queer Theory Do for Intersex?","volume":"15","author":[{"family":"Morland","given":"I."}],"issued":{"date-parts":[["2009"]]}},"prefix":"vgl. z.B."}],"schema":"https://github.com/citation-style-language/schema/raw/master/csl-citation.json"}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 xml:space="preserve">(vgl. z.B. </w:t>
      </w:r>
      <w:proofErr w:type="spellStart"/>
      <w:r w:rsidRPr="007310A7">
        <w:rPr>
          <w:rFonts w:ascii="Cambria" w:hAnsi="Cambria"/>
          <w:color w:val="000000" w:themeColor="text1"/>
          <w:lang w:val="de-DE"/>
        </w:rPr>
        <w:t>Morland</w:t>
      </w:r>
      <w:proofErr w:type="spellEnd"/>
      <w:r w:rsidRPr="007310A7">
        <w:rPr>
          <w:rFonts w:ascii="Cambria" w:hAnsi="Cambria"/>
          <w:color w:val="000000" w:themeColor="text1"/>
          <w:lang w:val="de-DE"/>
        </w:rPr>
        <w:t xml:space="preserve"> 2009)</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r w:rsidRPr="007310A7">
        <w:rPr>
          <w:rStyle w:val="Funotenzeichen"/>
          <w:color w:val="000000" w:themeColor="text1"/>
        </w:rPr>
        <w:footnoteReference w:id="119"/>
      </w:r>
      <w:r w:rsidRPr="007310A7">
        <w:rPr>
          <w:rFonts w:asciiTheme="minorHAnsi" w:hAnsiTheme="minorHAnsi"/>
          <w:color w:val="000000" w:themeColor="text1"/>
          <w:lang w:val="de-DE"/>
        </w:rPr>
        <w:t xml:space="preserve"> Gleichzeitig werden seit den 2000er Jahren </w:t>
      </w:r>
      <w:r>
        <w:rPr>
          <w:rFonts w:asciiTheme="minorHAnsi" w:hAnsiTheme="minorHAnsi"/>
          <w:color w:val="000000" w:themeColor="text1"/>
          <w:lang w:val="de-DE"/>
        </w:rPr>
        <w:t xml:space="preserve">zunehmend </w:t>
      </w:r>
      <w:r w:rsidRPr="007310A7">
        <w:rPr>
          <w:rFonts w:asciiTheme="minorHAnsi" w:hAnsiTheme="minorHAnsi"/>
          <w:color w:val="000000" w:themeColor="text1"/>
          <w:lang w:val="de-DE"/>
        </w:rPr>
        <w:t>Arbeiten</w:t>
      </w:r>
      <w:r>
        <w:rPr>
          <w:rFonts w:asciiTheme="minorHAnsi" w:hAnsiTheme="minorHAnsi"/>
          <w:color w:val="000000" w:themeColor="text1"/>
          <w:lang w:val="de-DE"/>
        </w:rPr>
        <w:t xml:space="preserve"> überwiegend</w:t>
      </w:r>
      <w:r w:rsidRPr="007310A7">
        <w:rPr>
          <w:rFonts w:asciiTheme="minorHAnsi" w:hAnsiTheme="minorHAnsi"/>
          <w:color w:val="000000" w:themeColor="text1"/>
          <w:lang w:val="de-DE"/>
        </w:rPr>
        <w:t xml:space="preserve"> endogeschlechtlich positionierter Forschender</w:t>
      </w:r>
      <w:r>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veröffentlicht, die sich dem Erfahrungswissen intergeschlechtlicher Menschen über die Auswertung qualitativer Interviews </w:t>
      </w:r>
      <w:r>
        <w:rPr>
          <w:rFonts w:asciiTheme="minorHAnsi" w:hAnsiTheme="minorHAnsi"/>
          <w:color w:val="000000" w:themeColor="text1"/>
          <w:lang w:val="de-DE"/>
        </w:rPr>
        <w:t>an</w:t>
      </w:r>
      <w:r w:rsidRPr="007310A7">
        <w:rPr>
          <w:rFonts w:asciiTheme="minorHAnsi" w:hAnsiTheme="minorHAnsi"/>
          <w:color w:val="000000" w:themeColor="text1"/>
          <w:lang w:val="de-DE"/>
        </w:rPr>
        <w:t xml:space="preserve">nähern </w:t>
      </w:r>
      <w:r w:rsidRPr="007310A7">
        <w:rPr>
          <w:rFonts w:asciiTheme="minorHAnsi" w:hAnsiTheme="minorHAnsi"/>
          <w:color w:val="000000" w:themeColor="text1"/>
          <w:lang w:val="de-DE"/>
        </w:rPr>
        <w:fldChar w:fldCharType="begin"/>
      </w:r>
      <w:r w:rsidRPr="007310A7">
        <w:rPr>
          <w:rFonts w:asciiTheme="minorHAnsi" w:hAnsiTheme="minorHAnsi"/>
          <w:color w:val="000000" w:themeColor="text1"/>
          <w:lang w:val="de-DE"/>
        </w:rPr>
        <w:instrText xml:space="preserve"> ADDIN ZOTERO_ITEM CSL_CITATION {"citationID":"1gsJ9y51","properties":{"unsorted":true,"formattedCitation":"(vgl. Preves 2003; Karkazis 2008)","plainCitation":"(vgl. Preves 2003; Karkazis 2008)","noteIndex":0},"citationItems":[{"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E."}],"issued":{"date-parts":[["2003"]]}},"prefix":"vgl."},{"id":197,"uris":["http://zotero.org/users/local/owKliTIb/items/XSYQZL9W"],"itemData":{"id":197,"type":"book","publisher":"Duke University Press","publisher-place":"Durham, N.C.","title":"Fixing Sex: Intersex, Medical Authority, and Lived Experience","author":[{"family":"Karkazis","given":"Katrina"}],"issued":{"date-parts":[["2008"]]}}}],"schema":"https://github.com/citation-style-language/schema/raw/master/csl-citation.json"} </w:instrText>
      </w:r>
      <w:r w:rsidRPr="007310A7">
        <w:rPr>
          <w:rFonts w:asciiTheme="minorHAnsi" w:hAnsiTheme="minorHAnsi"/>
          <w:color w:val="000000" w:themeColor="text1"/>
          <w:lang w:val="de-DE"/>
        </w:rPr>
        <w:fldChar w:fldCharType="separate"/>
      </w:r>
      <w:r w:rsidRPr="007310A7">
        <w:rPr>
          <w:rFonts w:ascii="Cambria" w:hAnsi="Cambria"/>
          <w:color w:val="000000" w:themeColor="text1"/>
          <w:lang w:val="de-DE"/>
        </w:rPr>
        <w:t xml:space="preserve">(vgl. </w:t>
      </w:r>
      <w:r>
        <w:rPr>
          <w:rFonts w:ascii="Cambria" w:hAnsi="Cambria"/>
          <w:color w:val="000000" w:themeColor="text1"/>
          <w:lang w:val="de-DE"/>
        </w:rPr>
        <w:t xml:space="preserve">z.B. </w:t>
      </w:r>
      <w:proofErr w:type="spellStart"/>
      <w:r w:rsidRPr="007310A7">
        <w:rPr>
          <w:rFonts w:ascii="Cambria" w:hAnsi="Cambria"/>
          <w:color w:val="000000" w:themeColor="text1"/>
          <w:lang w:val="de-DE"/>
        </w:rPr>
        <w:t>Preves</w:t>
      </w:r>
      <w:proofErr w:type="spellEnd"/>
      <w:r w:rsidRPr="007310A7">
        <w:rPr>
          <w:rFonts w:ascii="Cambria" w:hAnsi="Cambria"/>
          <w:color w:val="000000" w:themeColor="text1"/>
          <w:lang w:val="de-DE"/>
        </w:rPr>
        <w:t xml:space="preserve"> 2003; </w:t>
      </w:r>
      <w:proofErr w:type="spellStart"/>
      <w:r w:rsidRPr="007310A7">
        <w:rPr>
          <w:rFonts w:ascii="Cambria" w:hAnsi="Cambria"/>
          <w:color w:val="000000" w:themeColor="text1"/>
          <w:lang w:val="de-DE"/>
        </w:rPr>
        <w:t>Karkazis</w:t>
      </w:r>
      <w:proofErr w:type="spellEnd"/>
      <w:r w:rsidRPr="007310A7">
        <w:rPr>
          <w:rFonts w:ascii="Cambria" w:hAnsi="Cambria"/>
          <w:color w:val="000000" w:themeColor="text1"/>
          <w:lang w:val="de-DE"/>
        </w:rPr>
        <w:t xml:space="preserve"> 2008)</w:t>
      </w:r>
      <w:r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r w:rsidRPr="007310A7">
        <w:rPr>
          <w:rStyle w:val="Funotenzeichen"/>
          <w:color w:val="000000" w:themeColor="text1"/>
        </w:rPr>
        <w:footnoteReference w:id="120"/>
      </w:r>
      <w:r w:rsidRPr="007310A7">
        <w:rPr>
          <w:rFonts w:asciiTheme="minorHAnsi" w:hAnsiTheme="minorHAnsi"/>
          <w:color w:val="000000" w:themeColor="text1"/>
          <w:lang w:val="de-DE"/>
        </w:rPr>
        <w:t xml:space="preserve"> </w:t>
      </w:r>
    </w:p>
    <w:p w14:paraId="6E9520E1" w14:textId="25D2C88D" w:rsidR="000178A4" w:rsidRPr="007310A7" w:rsidRDefault="000178A4" w:rsidP="002C5C20">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lastRenderedPageBreak/>
        <w:t xml:space="preserve">Während dies </w:t>
      </w:r>
      <w:r>
        <w:rPr>
          <w:rFonts w:asciiTheme="minorHAnsi" w:hAnsiTheme="minorHAnsi"/>
          <w:color w:val="000000" w:themeColor="text1"/>
          <w:lang w:val="de-DE"/>
        </w:rPr>
        <w:t xml:space="preserve">einerseits als </w:t>
      </w:r>
      <w:r w:rsidRPr="007310A7">
        <w:rPr>
          <w:rFonts w:asciiTheme="minorHAnsi" w:hAnsiTheme="minorHAnsi"/>
          <w:color w:val="000000" w:themeColor="text1"/>
          <w:lang w:val="de-DE"/>
        </w:rPr>
        <w:t xml:space="preserve">eine (partielle) </w:t>
      </w:r>
      <w:r w:rsidR="002C5C20">
        <w:rPr>
          <w:rFonts w:asciiTheme="minorHAnsi" w:hAnsiTheme="minorHAnsi"/>
          <w:color w:val="000000" w:themeColor="text1"/>
          <w:lang w:val="de-DE"/>
        </w:rPr>
        <w:t xml:space="preserve">universitäre </w:t>
      </w:r>
      <w:r w:rsidRPr="007310A7">
        <w:rPr>
          <w:rFonts w:asciiTheme="minorHAnsi" w:hAnsiTheme="minorHAnsi"/>
          <w:color w:val="000000" w:themeColor="text1"/>
          <w:lang w:val="de-DE"/>
        </w:rPr>
        <w:t xml:space="preserve">Etablierung von intergeschlechtlichem Erfahrungswissen insbesondere im medizinkritischen sozialwissenschaftlichen Diskurs verstanden werden kann, </w:t>
      </w:r>
      <w:r>
        <w:rPr>
          <w:rFonts w:asciiTheme="minorHAnsi" w:hAnsiTheme="minorHAnsi"/>
          <w:color w:val="000000" w:themeColor="text1"/>
          <w:lang w:val="de-DE"/>
        </w:rPr>
        <w:t>wird andererseits deutlich, dass erfahrungsbasierte I</w:t>
      </w:r>
      <w:r w:rsidRPr="007310A7">
        <w:rPr>
          <w:rFonts w:asciiTheme="minorHAnsi" w:hAnsiTheme="minorHAnsi"/>
          <w:color w:val="000000" w:themeColor="text1"/>
          <w:lang w:val="de-DE"/>
        </w:rPr>
        <w:t>ntergeschlecht</w:t>
      </w:r>
      <w:r>
        <w:rPr>
          <w:rFonts w:asciiTheme="minorHAnsi" w:hAnsiTheme="minorHAnsi"/>
          <w:color w:val="000000" w:themeColor="text1"/>
          <w:lang w:val="de-DE"/>
        </w:rPr>
        <w:t>s-Dis</w:t>
      </w:r>
      <w:r w:rsidRPr="007310A7">
        <w:rPr>
          <w:rFonts w:asciiTheme="minorHAnsi" w:hAnsiTheme="minorHAnsi"/>
          <w:color w:val="000000" w:themeColor="text1"/>
          <w:lang w:val="de-DE"/>
        </w:rPr>
        <w:t xml:space="preserve">kurse </w:t>
      </w:r>
      <w:r w:rsidR="002C5C20">
        <w:rPr>
          <w:rFonts w:asciiTheme="minorHAnsi" w:hAnsiTheme="minorHAnsi"/>
          <w:color w:val="000000" w:themeColor="text1"/>
          <w:lang w:val="de-DE"/>
        </w:rPr>
        <w:t xml:space="preserve">insgesamt </w:t>
      </w:r>
      <w:r w:rsidRPr="007310A7">
        <w:rPr>
          <w:rFonts w:asciiTheme="minorHAnsi" w:hAnsiTheme="minorHAnsi"/>
          <w:color w:val="000000" w:themeColor="text1"/>
          <w:lang w:val="de-DE"/>
        </w:rPr>
        <w:t xml:space="preserve">einen hohen Grad </w:t>
      </w:r>
      <w:r>
        <w:rPr>
          <w:rFonts w:asciiTheme="minorHAnsi" w:hAnsiTheme="minorHAnsi"/>
          <w:color w:val="000000" w:themeColor="text1"/>
          <w:lang w:val="de-DE"/>
        </w:rPr>
        <w:t>an akademisierter Terminologie und Konzeptualisierungen aufweisen.</w:t>
      </w:r>
      <w:r w:rsidRPr="007310A7">
        <w:rPr>
          <w:rStyle w:val="Funotenzeichen"/>
          <w:color w:val="000000" w:themeColor="text1"/>
        </w:rPr>
        <w:footnoteReference w:id="121"/>
      </w:r>
      <w:r w:rsidRPr="007310A7">
        <w:rPr>
          <w:rFonts w:asciiTheme="minorHAnsi" w:hAnsiTheme="minorHAnsi"/>
          <w:color w:val="000000" w:themeColor="text1"/>
          <w:lang w:val="de-DE"/>
        </w:rPr>
        <w:t xml:space="preserve"> Hier deutet sich an, dass auch der</w:t>
      </w:r>
      <w:r w:rsidR="002C5C20">
        <w:rPr>
          <w:rFonts w:asciiTheme="minorHAnsi" w:hAnsiTheme="minorHAnsi"/>
          <w:color w:val="000000" w:themeColor="text1"/>
          <w:lang w:val="de-DE"/>
        </w:rPr>
        <w:t xml:space="preserve"> von</w:t>
      </w:r>
      <w:r w:rsidRPr="007310A7">
        <w:rPr>
          <w:rFonts w:asciiTheme="minorHAnsi" w:hAnsiTheme="minorHAnsi"/>
          <w:color w:val="000000" w:themeColor="text1"/>
          <w:lang w:val="de-DE"/>
        </w:rPr>
        <w:t xml:space="preserve"> medizinkritische</w:t>
      </w:r>
      <w:r w:rsidR="002C5C20">
        <w:rPr>
          <w:rFonts w:asciiTheme="minorHAnsi" w:hAnsiTheme="minorHAnsi"/>
          <w:color w:val="000000" w:themeColor="text1"/>
          <w:lang w:val="de-DE"/>
        </w:rPr>
        <w:t>n Selbstvertreter*innen geführte</w:t>
      </w:r>
      <w:r w:rsidRPr="007310A7">
        <w:rPr>
          <w:rFonts w:asciiTheme="minorHAnsi" w:hAnsiTheme="minorHAnsi"/>
          <w:color w:val="000000" w:themeColor="text1"/>
          <w:lang w:val="de-DE"/>
        </w:rPr>
        <w:t xml:space="preserve"> </w:t>
      </w:r>
      <w:r w:rsidR="002C5C20">
        <w:rPr>
          <w:rFonts w:asciiTheme="minorHAnsi" w:hAnsiTheme="minorHAnsi"/>
          <w:color w:val="000000" w:themeColor="text1"/>
          <w:lang w:val="de-DE"/>
        </w:rPr>
        <w:t>D</w:t>
      </w:r>
      <w:r w:rsidRPr="007310A7">
        <w:rPr>
          <w:rFonts w:asciiTheme="minorHAnsi" w:hAnsiTheme="minorHAnsi"/>
          <w:color w:val="000000" w:themeColor="text1"/>
          <w:lang w:val="de-DE"/>
        </w:rPr>
        <w:t>iskurs mit potentiellen Ausschlussmechanismen einhergehen kann</w:t>
      </w:r>
      <w:r w:rsidR="002C5C20">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da dieser häufig ein hohes Maß an Diskurs-spezifischem akademisierten Vorwissen und analytischer Reflexion bezüglich der eigenen </w:t>
      </w:r>
      <w:r w:rsidR="002C5C20">
        <w:rPr>
          <w:rFonts w:asciiTheme="minorHAnsi" w:hAnsiTheme="minorHAnsi"/>
          <w:color w:val="000000" w:themeColor="text1"/>
          <w:lang w:val="de-DE"/>
        </w:rPr>
        <w:t xml:space="preserve">Erfahrungen </w:t>
      </w:r>
      <w:r w:rsidRPr="007310A7">
        <w:rPr>
          <w:rFonts w:asciiTheme="minorHAnsi" w:hAnsiTheme="minorHAnsi"/>
          <w:color w:val="000000" w:themeColor="text1"/>
          <w:lang w:val="de-DE"/>
        </w:rPr>
        <w:t>voraussetzt.</w:t>
      </w:r>
    </w:p>
    <w:p w14:paraId="427433E9" w14:textId="620428E5" w:rsidR="00C32CC6" w:rsidRPr="002B1504" w:rsidRDefault="00C32CC6" w:rsidP="009B2FDC">
      <w:pPr>
        <w:pStyle w:val="Default"/>
        <w:spacing w:before="480" w:after="240" w:line="360" w:lineRule="auto"/>
        <w:ind w:right="40"/>
        <w:jc w:val="both"/>
        <w:rPr>
          <w:rFonts w:asciiTheme="minorHAnsi" w:hAnsiTheme="minorHAnsi"/>
          <w:i/>
          <w:color w:val="000000" w:themeColor="text1"/>
          <w:lang w:val="de-DE"/>
        </w:rPr>
      </w:pPr>
      <w:r w:rsidRPr="002B1504">
        <w:rPr>
          <w:rFonts w:asciiTheme="minorHAnsi" w:hAnsiTheme="minorHAnsi"/>
          <w:i/>
          <w:color w:val="000000" w:themeColor="text1"/>
          <w:lang w:val="de-DE"/>
        </w:rPr>
        <w:t>Exkurs: Intersex Studies und Queer Theory</w:t>
      </w:r>
    </w:p>
    <w:p w14:paraId="181572F8" w14:textId="40B24009"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Charakteristisch an der Diskurs-Perspektive </w:t>
      </w:r>
      <w:r w:rsidR="00601480">
        <w:rPr>
          <w:rFonts w:asciiTheme="minorHAnsi" w:hAnsiTheme="minorHAnsi"/>
          <w:color w:val="000000" w:themeColor="text1"/>
          <w:lang w:val="de-DE"/>
        </w:rPr>
        <w:t xml:space="preserve">der </w:t>
      </w:r>
      <w:r w:rsidR="00601480" w:rsidRPr="00601480">
        <w:rPr>
          <w:rFonts w:asciiTheme="minorHAnsi" w:hAnsiTheme="minorHAnsi"/>
          <w:i/>
          <w:iCs/>
          <w:color w:val="000000" w:themeColor="text1"/>
          <w:lang w:val="de-DE"/>
        </w:rPr>
        <w:t>Intersex</w:t>
      </w:r>
      <w:r w:rsidR="00601480">
        <w:rPr>
          <w:rFonts w:asciiTheme="minorHAnsi" w:hAnsiTheme="minorHAnsi"/>
          <w:color w:val="000000" w:themeColor="text1"/>
          <w:lang w:val="de-DE"/>
        </w:rPr>
        <w:t xml:space="preserve"> </w:t>
      </w:r>
      <w:r w:rsidR="002B1504" w:rsidRPr="002B1504">
        <w:rPr>
          <w:rFonts w:asciiTheme="minorHAnsi" w:hAnsiTheme="minorHAnsi"/>
          <w:i/>
          <w:iCs/>
          <w:color w:val="000000" w:themeColor="text1"/>
          <w:lang w:val="de-DE"/>
        </w:rPr>
        <w:t>Studies</w:t>
      </w:r>
      <w:r w:rsidR="002B1504">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ist nicht nur die Kritik an einem medizinisch-pathologischen Modell körpergeschlechtlicher Variationen sowie </w:t>
      </w:r>
      <w:proofErr w:type="spellStart"/>
      <w:r w:rsidRPr="007310A7">
        <w:rPr>
          <w:rFonts w:asciiTheme="minorHAnsi" w:hAnsiTheme="minorHAnsi"/>
          <w:color w:val="000000" w:themeColor="text1"/>
          <w:lang w:val="de-DE"/>
        </w:rPr>
        <w:t>essentialisierender</w:t>
      </w:r>
      <w:proofErr w:type="spellEnd"/>
      <w:r w:rsidRPr="007310A7">
        <w:rPr>
          <w:rFonts w:asciiTheme="minorHAnsi" w:hAnsiTheme="minorHAnsi"/>
          <w:color w:val="000000" w:themeColor="text1"/>
          <w:lang w:val="de-DE"/>
        </w:rPr>
        <w:t xml:space="preserve"> Strömungen feministischer Wissensproduktion, sondern auch eine überwiegende Distanz zu etablierten </w:t>
      </w:r>
      <w:proofErr w:type="spellStart"/>
      <w:r w:rsidRPr="007310A7">
        <w:rPr>
          <w:rFonts w:asciiTheme="minorHAnsi" w:hAnsiTheme="minorHAnsi"/>
          <w:color w:val="000000" w:themeColor="text1"/>
          <w:lang w:val="de-DE"/>
        </w:rPr>
        <w:t>queertheoretischen</w:t>
      </w:r>
      <w:proofErr w:type="spellEnd"/>
      <w:r w:rsidRPr="007310A7">
        <w:rPr>
          <w:rFonts w:asciiTheme="minorHAnsi" w:hAnsiTheme="minorHAnsi"/>
          <w:color w:val="000000" w:themeColor="text1"/>
          <w:lang w:val="de-DE"/>
        </w:rPr>
        <w:t xml:space="preserve"> Ansätzen. Wie die Philosophin Mae </w:t>
      </w:r>
      <w:proofErr w:type="spellStart"/>
      <w:r w:rsidRPr="007310A7">
        <w:rPr>
          <w:rFonts w:asciiTheme="minorHAnsi" w:hAnsiTheme="minorHAnsi"/>
          <w:color w:val="000000" w:themeColor="text1"/>
          <w:lang w:val="de-DE"/>
        </w:rPr>
        <w:t>Bettcher</w:t>
      </w:r>
      <w:proofErr w:type="spellEnd"/>
      <w:r w:rsidRPr="007310A7">
        <w:rPr>
          <w:rFonts w:asciiTheme="minorHAnsi" w:hAnsiTheme="minorHAnsi"/>
          <w:color w:val="000000" w:themeColor="text1"/>
          <w:lang w:val="de-DE"/>
        </w:rPr>
        <w:t xml:space="preserve"> rekonstruiert, wird in poststrukturalistischen, </w:t>
      </w:r>
      <w:proofErr w:type="spellStart"/>
      <w:r w:rsidRPr="007310A7">
        <w:rPr>
          <w:rFonts w:asciiTheme="minorHAnsi" w:hAnsiTheme="minorHAnsi"/>
          <w:color w:val="000000" w:themeColor="text1"/>
          <w:lang w:val="de-DE"/>
        </w:rPr>
        <w:t>queerfeministischen</w:t>
      </w:r>
      <w:proofErr w:type="spellEnd"/>
      <w:r w:rsidRPr="007310A7">
        <w:rPr>
          <w:rFonts w:asciiTheme="minorHAnsi" w:hAnsiTheme="minorHAnsi"/>
          <w:color w:val="000000" w:themeColor="text1"/>
          <w:lang w:val="de-DE"/>
        </w:rPr>
        <w:t xml:space="preserve"> Diskursen überwiegend ein „</w:t>
      </w:r>
      <w:proofErr w:type="spellStart"/>
      <w:r w:rsidRPr="007310A7">
        <w:rPr>
          <w:rFonts w:asciiTheme="minorHAnsi" w:hAnsiTheme="minorHAnsi"/>
          <w:color w:val="000000" w:themeColor="text1"/>
          <w:lang w:val="de-DE"/>
        </w:rPr>
        <w:t>beyond</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the</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binary</w:t>
      </w:r>
      <w:proofErr w:type="spellEnd"/>
      <w:r w:rsidRPr="007310A7">
        <w:rPr>
          <w:rFonts w:asciiTheme="minorHAnsi" w:hAnsiTheme="minorHAnsi"/>
          <w:color w:val="000000" w:themeColor="text1"/>
          <w:lang w:val="de-DE"/>
        </w:rPr>
        <w:t>“</w:t>
      </w:r>
      <w:r w:rsidRPr="007310A7">
        <w:rPr>
          <w:rStyle w:val="Funotenzeichen"/>
          <w:color w:val="000000" w:themeColor="text1"/>
        </w:rPr>
        <w:footnoteReference w:id="122"/>
      </w:r>
      <w:r w:rsidRPr="007310A7">
        <w:rPr>
          <w:rFonts w:asciiTheme="minorHAnsi" w:hAnsiTheme="minorHAnsi"/>
          <w:color w:val="000000" w:themeColor="text1"/>
          <w:lang w:val="de-DE"/>
        </w:rPr>
        <w:t xml:space="preserve">Konzept von Geschlecht vertreten, dass zwar die Normativität eines Zwei-Geschlechter-Modells hinterfragt, damit jedoch kaum die spezifischen Verletzungs- und Diskriminierungserfahrungen von </w:t>
      </w:r>
      <w:r w:rsidR="001F6984">
        <w:rPr>
          <w:rFonts w:asciiTheme="minorHAnsi" w:hAnsiTheme="minorHAnsi"/>
          <w:color w:val="000000" w:themeColor="text1"/>
          <w:lang w:val="de-DE"/>
        </w:rPr>
        <w:t>i</w:t>
      </w:r>
      <w:r w:rsidRPr="007310A7">
        <w:rPr>
          <w:rFonts w:asciiTheme="minorHAnsi" w:hAnsiTheme="minorHAnsi"/>
          <w:color w:val="000000" w:themeColor="text1"/>
          <w:lang w:val="de-DE"/>
        </w:rPr>
        <w:t xml:space="preserve">nter – und transgeschlechtlichen – Personen erfasst </w:t>
      </w:r>
      <w:r w:rsidR="00A1301B" w:rsidRPr="007310A7">
        <w:rPr>
          <w:rFonts w:asciiTheme="minorHAnsi" w:hAnsiTheme="minorHAnsi"/>
          <w:color w:val="000000" w:themeColor="text1"/>
          <w:lang w:val="de-DE"/>
        </w:rPr>
        <w:fldChar w:fldCharType="begin"/>
      </w:r>
      <w:r w:rsidR="00A1301B" w:rsidRPr="007310A7">
        <w:rPr>
          <w:rFonts w:asciiTheme="minorHAnsi" w:hAnsiTheme="minorHAnsi"/>
          <w:color w:val="000000" w:themeColor="text1"/>
          <w:lang w:val="de-DE"/>
        </w:rPr>
        <w:instrText xml:space="preserve"> ADDIN ZOTERO_ITEM CSL_CITATION {"citationID":"FSlkNP9b","properties":{"unsorted":false,"formattedCitation":"(Bettcher 2015, 415)","plainCitation":"(Bettcher 2015, 415)","noteIndex":0},"citationItems":[{"id":1287,"uris":["http://zotero.org/users/local/owKliTIb/items/IQJVBKIQ"],"itemData":{"id":1287,"type":"chapter","DOI":"10.1093/oxfordhb/9780199328581.013.21","ISBN":"978-0-19-932858-1","page":"407-427","title":"Intersexuality, Transgender, and Transsexuality","author":[{"family":"Bettcher","given":"Talia"}],"issued":{"date-parts":[["2015",4]]}},"locator":"415","label":"page"}],"schema":"https://github.com/citation-style-language/schema/raw/master/csl-citation.json"} </w:instrText>
      </w:r>
      <w:r w:rsidR="00A1301B" w:rsidRPr="007310A7">
        <w:rPr>
          <w:rFonts w:asciiTheme="minorHAnsi" w:hAnsiTheme="minorHAnsi"/>
          <w:color w:val="000000" w:themeColor="text1"/>
          <w:lang w:val="de-DE"/>
        </w:rPr>
        <w:fldChar w:fldCharType="separate"/>
      </w:r>
      <w:r w:rsidR="00A1301B" w:rsidRPr="007310A7">
        <w:rPr>
          <w:rFonts w:ascii="Cambria" w:hAnsi="Cambria"/>
          <w:color w:val="000000" w:themeColor="text1"/>
          <w:lang w:val="de-DE"/>
        </w:rPr>
        <w:t>(</w:t>
      </w:r>
      <w:proofErr w:type="spellStart"/>
      <w:r w:rsidR="00A1301B" w:rsidRPr="007310A7">
        <w:rPr>
          <w:rFonts w:ascii="Cambria" w:hAnsi="Cambria"/>
          <w:color w:val="000000" w:themeColor="text1"/>
          <w:lang w:val="de-DE"/>
        </w:rPr>
        <w:t>Bettcher</w:t>
      </w:r>
      <w:proofErr w:type="spellEnd"/>
      <w:r w:rsidR="00A1301B" w:rsidRPr="007310A7">
        <w:rPr>
          <w:rFonts w:ascii="Cambria" w:hAnsi="Cambria"/>
          <w:color w:val="000000" w:themeColor="text1"/>
          <w:lang w:val="de-DE"/>
        </w:rPr>
        <w:t xml:space="preserve"> 2015, 415)</w:t>
      </w:r>
      <w:r w:rsidR="00A1301B"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Dadurch erfolgt nicht nur eine Dethematisierung, sondern oftmals ebenfalls eine Funktionalisierung spezifisch intergeschlechtlicher Erfahrungen. </w:t>
      </w:r>
      <w:proofErr w:type="spellStart"/>
      <w:r w:rsidRPr="007310A7">
        <w:rPr>
          <w:rFonts w:asciiTheme="minorHAnsi" w:hAnsiTheme="minorHAnsi"/>
          <w:color w:val="000000" w:themeColor="text1"/>
          <w:lang w:val="de-DE"/>
        </w:rPr>
        <w:t>Gleeson</w:t>
      </w:r>
      <w:proofErr w:type="spellEnd"/>
      <w:r w:rsidRPr="007310A7">
        <w:rPr>
          <w:rFonts w:asciiTheme="minorHAnsi" w:hAnsiTheme="minorHAnsi"/>
          <w:color w:val="000000" w:themeColor="text1"/>
          <w:lang w:val="de-DE"/>
        </w:rPr>
        <w:t xml:space="preserve"> zitiert </w:t>
      </w:r>
      <w:r w:rsidR="00C90C91">
        <w:rPr>
          <w:rFonts w:asciiTheme="minorHAnsi" w:hAnsiTheme="minorHAnsi"/>
          <w:color w:val="000000" w:themeColor="text1"/>
          <w:lang w:val="de-DE"/>
        </w:rPr>
        <w:t xml:space="preserve">dazu </w:t>
      </w:r>
      <w:r w:rsidRPr="007310A7">
        <w:rPr>
          <w:rFonts w:asciiTheme="minorHAnsi" w:hAnsiTheme="minorHAnsi"/>
          <w:color w:val="000000" w:themeColor="text1"/>
          <w:lang w:val="de-DE"/>
        </w:rPr>
        <w:t>Emi Koyama</w:t>
      </w:r>
      <w:r w:rsidR="00C90C91">
        <w:rPr>
          <w:rFonts w:asciiTheme="minorHAnsi" w:hAnsiTheme="minorHAnsi"/>
          <w:color w:val="000000" w:themeColor="text1"/>
          <w:lang w:val="de-DE"/>
        </w:rPr>
        <w:t>,</w:t>
      </w:r>
      <w:r w:rsidRPr="007310A7">
        <w:rPr>
          <w:rFonts w:asciiTheme="minorHAnsi" w:hAnsiTheme="minorHAnsi"/>
          <w:color w:val="000000" w:themeColor="text1"/>
          <w:lang w:val="de-DE"/>
        </w:rPr>
        <w:t xml:space="preserve"> die als inter</w:t>
      </w:r>
      <w:r w:rsidR="00C90C91">
        <w:rPr>
          <w:rFonts w:asciiTheme="minorHAnsi" w:hAnsiTheme="minorHAnsi"/>
          <w:color w:val="000000" w:themeColor="text1"/>
          <w:lang w:val="de-DE"/>
        </w:rPr>
        <w:t xml:space="preserve">- und </w:t>
      </w:r>
      <w:r w:rsidR="00C90C91">
        <w:rPr>
          <w:rFonts w:asciiTheme="minorHAnsi" w:hAnsiTheme="minorHAnsi"/>
          <w:color w:val="000000" w:themeColor="text1"/>
          <w:lang w:val="de-DE"/>
        </w:rPr>
        <w:lastRenderedPageBreak/>
        <w:t>trans</w:t>
      </w:r>
      <w:r w:rsidRPr="007310A7">
        <w:rPr>
          <w:rFonts w:asciiTheme="minorHAnsi" w:hAnsiTheme="minorHAnsi"/>
          <w:color w:val="000000" w:themeColor="text1"/>
          <w:lang w:val="de-DE"/>
        </w:rPr>
        <w:t>geschlechtliche</w:t>
      </w:r>
      <w:r w:rsidR="00C90C91">
        <w:rPr>
          <w:rFonts w:asciiTheme="minorHAnsi" w:hAnsiTheme="minorHAnsi"/>
          <w:color w:val="000000" w:themeColor="text1"/>
          <w:lang w:val="de-DE"/>
        </w:rPr>
        <w:t xml:space="preserve"> </w:t>
      </w:r>
      <w:r w:rsidRPr="007310A7">
        <w:rPr>
          <w:rFonts w:asciiTheme="minorHAnsi" w:hAnsiTheme="minorHAnsi"/>
          <w:color w:val="000000" w:themeColor="text1"/>
          <w:lang w:val="de-DE"/>
        </w:rPr>
        <w:t>Wissenschaftlerin</w:t>
      </w:r>
      <w:r w:rsidRPr="007310A7">
        <w:rPr>
          <w:rStyle w:val="Funotenzeichen"/>
          <w:color w:val="000000" w:themeColor="text1"/>
        </w:rPr>
        <w:footnoteReference w:id="123"/>
      </w:r>
      <w:r w:rsidRPr="007310A7">
        <w:rPr>
          <w:rFonts w:asciiTheme="minorHAnsi" w:hAnsiTheme="minorHAnsi"/>
          <w:color w:val="000000" w:themeColor="text1"/>
          <w:lang w:val="de-DE"/>
        </w:rPr>
        <w:t xml:space="preserve"> ihre diesbezügliche Perspektive beschreibt:</w:t>
      </w:r>
    </w:p>
    <w:p w14:paraId="316FE24C" w14:textId="0B6B6D48" w:rsidR="00C32CC6" w:rsidRPr="007310A7" w:rsidRDefault="00C32CC6" w:rsidP="00F43BF7">
      <w:pPr>
        <w:pStyle w:val="Default"/>
        <w:spacing w:before="240" w:after="240" w:line="360" w:lineRule="auto"/>
        <w:ind w:left="567" w:right="509"/>
        <w:jc w:val="both"/>
        <w:rPr>
          <w:rFonts w:asciiTheme="minorHAnsi" w:hAnsiTheme="minorHAnsi"/>
          <w:color w:val="000000" w:themeColor="text1"/>
          <w:sz w:val="22"/>
          <w:szCs w:val="22"/>
        </w:rPr>
      </w:pPr>
      <w:r w:rsidRPr="007310A7">
        <w:rPr>
          <w:rFonts w:asciiTheme="minorHAnsi" w:hAnsiTheme="minorHAnsi"/>
          <w:color w:val="000000" w:themeColor="text1"/>
          <w:sz w:val="22"/>
          <w:szCs w:val="22"/>
        </w:rPr>
        <w:t xml:space="preserve">„I am very frustrated with how feminist, queer and postmodernist scholars exploit intersex existence merely for </w:t>
      </w:r>
      <w:proofErr w:type="spellStart"/>
      <w:r w:rsidRPr="007310A7">
        <w:rPr>
          <w:rFonts w:asciiTheme="minorHAnsi" w:hAnsiTheme="minorHAnsi"/>
          <w:color w:val="000000" w:themeColor="text1"/>
          <w:sz w:val="22"/>
          <w:szCs w:val="22"/>
        </w:rPr>
        <w:t>it’s</w:t>
      </w:r>
      <w:proofErr w:type="spellEnd"/>
      <w:r w:rsidRPr="007310A7">
        <w:rPr>
          <w:rFonts w:asciiTheme="minorHAnsi" w:hAnsiTheme="minorHAnsi"/>
          <w:color w:val="000000" w:themeColor="text1"/>
          <w:sz w:val="22"/>
          <w:szCs w:val="22"/>
        </w:rPr>
        <w:t xml:space="preserve"> sensational and deconstructionist value without considering the real life implications for intersex people and the issues they are facing“ </w:t>
      </w:r>
      <w:r w:rsidR="00F43BF7" w:rsidRPr="007310A7">
        <w:rPr>
          <w:rFonts w:asciiTheme="minorHAnsi" w:hAnsiTheme="minorHAnsi"/>
          <w:color w:val="000000" w:themeColor="text1"/>
          <w:sz w:val="22"/>
          <w:szCs w:val="22"/>
        </w:rPr>
        <w:fldChar w:fldCharType="begin"/>
      </w:r>
      <w:r w:rsidR="00F43BF7" w:rsidRPr="007310A7">
        <w:rPr>
          <w:rFonts w:asciiTheme="minorHAnsi" w:hAnsiTheme="minorHAnsi"/>
          <w:color w:val="000000" w:themeColor="text1"/>
          <w:sz w:val="22"/>
          <w:szCs w:val="22"/>
        </w:rPr>
        <w:instrText xml:space="preserve"> ADDIN ZOTERO_ITEM CSL_CITATION {"citationID":"1NOjaQ7W","properties":{"unsorted":false,"formattedCitation":"(Koyama 1998, zitiert nach Gleeson 2025, 100)","plainCitation":"(Koyama 1998, zitiert nach Gleeson 2025, 100)","noteIndex":0},"citationItems":[{"id":1203,"uris":["http://zotero.org/users/local/owKliTIb/items/KV9WKYKH"],"itemData":{"id":1203,"type":"book","ISBN":"978-1-83976-095-2","note":"LCCN: 2025001930","publisher":"Verso Books","title":"Hermaphrodite Logic: A History of Intersex Liberation","URL":"https://books.google.de/books?id=t_weEQAAQBAJ","author":[{"family":"Gleeson","given":"J."}],"issued":{"date-parts":[["2025"]]}},"locator":"100","label":"page","prefix":"Koyama 1998, zitiert nach "}],"schema":"https://github.com/citation-style-language/schema/raw/master/csl-citation.json"} </w:instrText>
      </w:r>
      <w:r w:rsidR="00F43BF7" w:rsidRPr="007310A7">
        <w:rPr>
          <w:rFonts w:asciiTheme="minorHAnsi" w:hAnsiTheme="minorHAnsi"/>
          <w:color w:val="000000" w:themeColor="text1"/>
          <w:sz w:val="22"/>
          <w:szCs w:val="22"/>
        </w:rPr>
        <w:fldChar w:fldCharType="separate"/>
      </w:r>
      <w:r w:rsidR="00F43BF7" w:rsidRPr="007310A7">
        <w:rPr>
          <w:rFonts w:ascii="Cambria" w:hAnsi="Cambria"/>
          <w:color w:val="000000" w:themeColor="text1"/>
          <w:sz w:val="22"/>
        </w:rPr>
        <w:t xml:space="preserve">(Koyama 1998, </w:t>
      </w:r>
      <w:proofErr w:type="spellStart"/>
      <w:r w:rsidR="00F43BF7" w:rsidRPr="007310A7">
        <w:rPr>
          <w:rFonts w:ascii="Cambria" w:hAnsi="Cambria"/>
          <w:color w:val="000000" w:themeColor="text1"/>
          <w:sz w:val="22"/>
        </w:rPr>
        <w:t>zitiert</w:t>
      </w:r>
      <w:proofErr w:type="spellEnd"/>
      <w:r w:rsidR="00F43BF7" w:rsidRPr="007310A7">
        <w:rPr>
          <w:rFonts w:ascii="Cambria" w:hAnsi="Cambria"/>
          <w:color w:val="000000" w:themeColor="text1"/>
          <w:sz w:val="22"/>
        </w:rPr>
        <w:t xml:space="preserve"> </w:t>
      </w:r>
      <w:proofErr w:type="spellStart"/>
      <w:r w:rsidR="00F43BF7" w:rsidRPr="007310A7">
        <w:rPr>
          <w:rFonts w:ascii="Cambria" w:hAnsi="Cambria"/>
          <w:color w:val="000000" w:themeColor="text1"/>
          <w:sz w:val="22"/>
        </w:rPr>
        <w:t>nach</w:t>
      </w:r>
      <w:proofErr w:type="spellEnd"/>
      <w:r w:rsidR="00F43BF7" w:rsidRPr="007310A7">
        <w:rPr>
          <w:rFonts w:ascii="Cambria" w:hAnsi="Cambria"/>
          <w:color w:val="000000" w:themeColor="text1"/>
          <w:sz w:val="22"/>
        </w:rPr>
        <w:t xml:space="preserve"> Gleeson 2025, 100)</w:t>
      </w:r>
      <w:r w:rsidR="00F43BF7" w:rsidRPr="007310A7">
        <w:rPr>
          <w:rFonts w:asciiTheme="minorHAnsi" w:hAnsiTheme="minorHAnsi"/>
          <w:color w:val="000000" w:themeColor="text1"/>
          <w:sz w:val="22"/>
          <w:szCs w:val="22"/>
        </w:rPr>
        <w:fldChar w:fldCharType="end"/>
      </w:r>
      <w:r w:rsidR="00F43BF7" w:rsidRPr="007310A7">
        <w:rPr>
          <w:rFonts w:asciiTheme="minorHAnsi" w:hAnsiTheme="minorHAnsi"/>
          <w:color w:val="000000" w:themeColor="text1"/>
          <w:sz w:val="22"/>
          <w:szCs w:val="22"/>
        </w:rPr>
        <w:t>.</w:t>
      </w:r>
    </w:p>
    <w:p w14:paraId="10291C71" w14:textId="5EC66ABA"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rPr>
        <w:t xml:space="preserve">In </w:t>
      </w:r>
      <w:proofErr w:type="spellStart"/>
      <w:r w:rsidRPr="007310A7">
        <w:rPr>
          <w:rFonts w:asciiTheme="minorHAnsi" w:hAnsiTheme="minorHAnsi"/>
          <w:color w:val="000000" w:themeColor="text1"/>
        </w:rPr>
        <w:t>einem</w:t>
      </w:r>
      <w:proofErr w:type="spellEnd"/>
      <w:r w:rsidRPr="007310A7">
        <w:rPr>
          <w:rFonts w:asciiTheme="minorHAnsi" w:hAnsiTheme="minorHAnsi"/>
          <w:color w:val="000000" w:themeColor="text1"/>
        </w:rPr>
        <w:t xml:space="preserve"> </w:t>
      </w:r>
      <w:proofErr w:type="spellStart"/>
      <w:r w:rsidRPr="007310A7">
        <w:rPr>
          <w:rFonts w:asciiTheme="minorHAnsi" w:hAnsiTheme="minorHAnsi"/>
          <w:color w:val="000000" w:themeColor="text1"/>
        </w:rPr>
        <w:t>weiteren</w:t>
      </w:r>
      <w:proofErr w:type="spellEnd"/>
      <w:r w:rsidRPr="007310A7">
        <w:rPr>
          <w:rFonts w:asciiTheme="minorHAnsi" w:hAnsiTheme="minorHAnsi"/>
          <w:color w:val="000000" w:themeColor="text1"/>
        </w:rPr>
        <w:t xml:space="preserve"> Text </w:t>
      </w:r>
      <w:proofErr w:type="spellStart"/>
      <w:r w:rsidRPr="007310A7">
        <w:rPr>
          <w:rFonts w:asciiTheme="minorHAnsi" w:hAnsiTheme="minorHAnsi"/>
          <w:color w:val="000000" w:themeColor="text1"/>
        </w:rPr>
        <w:t>präzisiert</w:t>
      </w:r>
      <w:proofErr w:type="spellEnd"/>
      <w:r w:rsidRPr="007310A7">
        <w:rPr>
          <w:rFonts w:asciiTheme="minorHAnsi" w:hAnsiTheme="minorHAnsi"/>
          <w:color w:val="000000" w:themeColor="text1"/>
        </w:rPr>
        <w:t xml:space="preserve"> Koyama: „intersex existence is viewed as a </w:t>
      </w:r>
      <w:proofErr w:type="spellStart"/>
      <w:r w:rsidRPr="007310A7">
        <w:rPr>
          <w:rFonts w:asciiTheme="minorHAnsi" w:hAnsiTheme="minorHAnsi"/>
          <w:color w:val="000000" w:themeColor="text1"/>
        </w:rPr>
        <w:t>scholary</w:t>
      </w:r>
      <w:proofErr w:type="spellEnd"/>
      <w:r w:rsidRPr="007310A7">
        <w:rPr>
          <w:rFonts w:asciiTheme="minorHAnsi" w:hAnsiTheme="minorHAnsi"/>
          <w:color w:val="000000" w:themeColor="text1"/>
        </w:rPr>
        <w:t xml:space="preserve"> object to be studied in order to deconstruct the </w:t>
      </w:r>
      <w:proofErr w:type="gramStart"/>
      <w:r w:rsidRPr="007310A7">
        <w:rPr>
          <w:rFonts w:asciiTheme="minorHAnsi" w:hAnsiTheme="minorHAnsi"/>
          <w:color w:val="000000" w:themeColor="text1"/>
        </w:rPr>
        <w:t>binary“ (</w:t>
      </w:r>
      <w:proofErr w:type="gramEnd"/>
      <w:r w:rsidRPr="007310A7">
        <w:rPr>
          <w:rFonts w:asciiTheme="minorHAnsi" w:hAnsiTheme="minorHAnsi"/>
          <w:color w:val="000000" w:themeColor="text1"/>
        </w:rPr>
        <w:t xml:space="preserve">Koyama, Weasel 2002, </w:t>
      </w:r>
      <w:proofErr w:type="spellStart"/>
      <w:r w:rsidRPr="007310A7">
        <w:rPr>
          <w:rFonts w:asciiTheme="minorHAnsi" w:hAnsiTheme="minorHAnsi"/>
          <w:color w:val="000000" w:themeColor="text1"/>
        </w:rPr>
        <w:t>zitiert</w:t>
      </w:r>
      <w:proofErr w:type="spellEnd"/>
      <w:r w:rsidRPr="007310A7">
        <w:rPr>
          <w:rFonts w:asciiTheme="minorHAnsi" w:hAnsiTheme="minorHAnsi"/>
          <w:color w:val="000000" w:themeColor="text1"/>
        </w:rPr>
        <w:t xml:space="preserve"> </w:t>
      </w:r>
      <w:proofErr w:type="spellStart"/>
      <w:r w:rsidRPr="007310A7">
        <w:rPr>
          <w:rFonts w:asciiTheme="minorHAnsi" w:hAnsiTheme="minorHAnsi"/>
          <w:color w:val="000000" w:themeColor="text1"/>
        </w:rPr>
        <w:t>nach</w:t>
      </w:r>
      <w:proofErr w:type="spellEnd"/>
      <w:r w:rsidRPr="007310A7">
        <w:rPr>
          <w:rFonts w:asciiTheme="minorHAnsi" w:hAnsiTheme="minorHAnsi"/>
          <w:color w:val="000000" w:themeColor="text1"/>
        </w:rPr>
        <w:t xml:space="preserve"> </w:t>
      </w:r>
      <w:proofErr w:type="spellStart"/>
      <w:r w:rsidRPr="007310A7">
        <w:rPr>
          <w:rFonts w:asciiTheme="minorHAnsi" w:hAnsiTheme="minorHAnsi"/>
          <w:color w:val="000000" w:themeColor="text1"/>
        </w:rPr>
        <w:t>ebd</w:t>
      </w:r>
      <w:proofErr w:type="spellEnd"/>
      <w:r w:rsidRPr="007310A7">
        <w:rPr>
          <w:rFonts w:asciiTheme="minorHAnsi" w:hAnsiTheme="minorHAnsi"/>
          <w:color w:val="000000" w:themeColor="text1"/>
        </w:rPr>
        <w:t xml:space="preserve">.). </w:t>
      </w:r>
      <w:r w:rsidRPr="007310A7">
        <w:rPr>
          <w:rFonts w:asciiTheme="minorHAnsi" w:hAnsiTheme="minorHAnsi"/>
          <w:color w:val="000000" w:themeColor="text1"/>
          <w:lang w:val="de-DE"/>
        </w:rPr>
        <w:t xml:space="preserve">Chase Analyse von 2006 greift zudem den akademischen Umgang mit Zwangseingriffen an intergeschlechtlichen Kindern auf: </w:t>
      </w:r>
    </w:p>
    <w:p w14:paraId="49E0D755" w14:textId="528FC0FF" w:rsidR="00C32CC6" w:rsidRPr="007310A7" w:rsidRDefault="00C32CC6" w:rsidP="00F43BF7">
      <w:pPr>
        <w:pStyle w:val="Default"/>
        <w:spacing w:before="240" w:after="240" w:line="360" w:lineRule="auto"/>
        <w:ind w:left="567" w:right="509"/>
        <w:jc w:val="both"/>
        <w:rPr>
          <w:rFonts w:asciiTheme="minorHAnsi" w:hAnsiTheme="minorHAnsi"/>
          <w:color w:val="000000" w:themeColor="text1"/>
          <w:sz w:val="22"/>
          <w:szCs w:val="22"/>
        </w:rPr>
      </w:pPr>
      <w:r w:rsidRPr="007310A7">
        <w:rPr>
          <w:rFonts w:asciiTheme="minorHAnsi" w:hAnsiTheme="minorHAnsi"/>
          <w:color w:val="000000" w:themeColor="text1"/>
          <w:sz w:val="22"/>
          <w:szCs w:val="22"/>
        </w:rPr>
        <w:t>“</w:t>
      </w:r>
      <w:r w:rsidR="00C90C91">
        <w:rPr>
          <w:rFonts w:asciiTheme="minorHAnsi" w:hAnsiTheme="minorHAnsi"/>
          <w:color w:val="000000" w:themeColor="text1"/>
          <w:sz w:val="22"/>
          <w:szCs w:val="22"/>
        </w:rPr>
        <w:t>C</w:t>
      </w:r>
      <w:r w:rsidRPr="007310A7">
        <w:rPr>
          <w:rFonts w:asciiTheme="minorHAnsi" w:hAnsiTheme="minorHAnsi"/>
          <w:color w:val="000000" w:themeColor="text1"/>
          <w:sz w:val="22"/>
          <w:szCs w:val="22"/>
        </w:rPr>
        <w:t>utting intersex genitals becomes yet another hidden mechanism for imposing normalcy upon unruly flesh, a means of containing the potential anarchy of desires and identifications within oppressive heteronormative structures”</w:t>
      </w:r>
      <w:r w:rsidR="00F43BF7" w:rsidRPr="007310A7">
        <w:rPr>
          <w:rFonts w:asciiTheme="minorHAnsi" w:hAnsiTheme="minorHAnsi"/>
          <w:color w:val="000000" w:themeColor="text1"/>
          <w:sz w:val="22"/>
          <w:szCs w:val="22"/>
        </w:rPr>
        <w:t xml:space="preserve"> </w:t>
      </w:r>
      <w:r w:rsidR="00BC417A" w:rsidRPr="007310A7">
        <w:rPr>
          <w:rFonts w:asciiTheme="minorHAnsi" w:hAnsiTheme="minorHAnsi"/>
          <w:color w:val="000000" w:themeColor="text1"/>
          <w:sz w:val="22"/>
          <w:szCs w:val="22"/>
        </w:rPr>
        <w:fldChar w:fldCharType="begin"/>
      </w:r>
      <w:r w:rsidR="00BC417A" w:rsidRPr="007310A7">
        <w:rPr>
          <w:rFonts w:asciiTheme="minorHAnsi" w:hAnsiTheme="minorHAnsi"/>
          <w:color w:val="000000" w:themeColor="text1"/>
          <w:sz w:val="22"/>
          <w:szCs w:val="22"/>
        </w:rPr>
        <w:instrText xml:space="preserve"> ADDIN ZOTERO_ITEM CSL_CITATION {"citationID":"8X4QGPzg","properties":{"unsorted":false,"formattedCitation":"(Chase 2006, 310, zitiert nach Horlacher 2016, 8)","plainCitation":"(Chase 2006, 310, zitiert nach Horlacher 2016, 8)","noteIndex":0},"citationItems":[{"id":1299,"uris":["http://zotero.org/users/local/owKliTIb/items/2LADIQBR"],"itemData":{"id":1299,"type":"chapter","abstract":"This article serves as an introduction to the phenomena of transgender and intersex, contextualizes these fields of studies, and delineates the major aims of this research anthology, that being: to take both transgender and intersex positions into account and—instead of playing them off against each other—to ask about commonalities and strategic alliances, in terms of knowledge, theory, philosophy, art, and life experience. The aim is to strike a balance between work on literature, film, photography, law, sports, and general theory, bringing together humanistic approaches with social science approaches and integrating lenses for studying gender. Further, this introduction argues that what is needed is a non-hierarchical, multi-perspective approach that endeavors to overcome the limitations of sex and gender research within the disciplines and fields of studies mentioned above by asking how transgender and intersex issues are negotiated and conceptualized from a variety of different points of view, what specific findings arise from there, and to what extent artistic and creative discourses offer their own uniquely relevant forms of knowledge and expression. The last part of this article introduces the reader to the different contributions, emphasizing how they relate to and communicate with each other.","container-title":"Transgender and Intersex: Theoretical, Practical, and Artistic Perspectives","DOI":"10.1057/978-1-349-71325-7_1","ISBN":"978-1-349-71325-7","page":"1-27","publisher":"Palgrave Macmillan US","publisher-place":"New York","title":"Transgender and Intersex: Theoretical, Practical, and Artistic Perspectives","URL":"https://doi.org/10.1057/978-1-349-71325-7_1","author":[{"family":"Horlacher","given":"Stefan"}],"editor":[{"family":"Horlacher","given":"Stefan"}],"issued":{"date-parts":[["2016"]]}},"locator":"8","label":"page","prefix":"Chase 2006, 310, zitiert nach"}],"schema":"https://github.com/citation-style-language/schema/raw/master/csl-citation.json"} </w:instrText>
      </w:r>
      <w:r w:rsidR="00BC417A" w:rsidRPr="007310A7">
        <w:rPr>
          <w:rFonts w:asciiTheme="minorHAnsi" w:hAnsiTheme="minorHAnsi"/>
          <w:color w:val="000000" w:themeColor="text1"/>
          <w:sz w:val="22"/>
          <w:szCs w:val="22"/>
        </w:rPr>
        <w:fldChar w:fldCharType="separate"/>
      </w:r>
      <w:r w:rsidR="00BC417A" w:rsidRPr="007310A7">
        <w:rPr>
          <w:rFonts w:ascii="Cambria" w:hAnsi="Cambria"/>
          <w:color w:val="000000" w:themeColor="text1"/>
          <w:sz w:val="22"/>
        </w:rPr>
        <w:t xml:space="preserve">(Chase 2006, 310, </w:t>
      </w:r>
      <w:proofErr w:type="spellStart"/>
      <w:r w:rsidR="00BC417A" w:rsidRPr="007310A7">
        <w:rPr>
          <w:rFonts w:ascii="Cambria" w:hAnsi="Cambria"/>
          <w:color w:val="000000" w:themeColor="text1"/>
          <w:sz w:val="22"/>
        </w:rPr>
        <w:t>zitiert</w:t>
      </w:r>
      <w:proofErr w:type="spellEnd"/>
      <w:r w:rsidR="00BC417A" w:rsidRPr="007310A7">
        <w:rPr>
          <w:rFonts w:ascii="Cambria" w:hAnsi="Cambria"/>
          <w:color w:val="000000" w:themeColor="text1"/>
          <w:sz w:val="22"/>
        </w:rPr>
        <w:t xml:space="preserve"> </w:t>
      </w:r>
      <w:proofErr w:type="spellStart"/>
      <w:r w:rsidR="00BC417A" w:rsidRPr="007310A7">
        <w:rPr>
          <w:rFonts w:ascii="Cambria" w:hAnsi="Cambria"/>
          <w:color w:val="000000" w:themeColor="text1"/>
          <w:sz w:val="22"/>
        </w:rPr>
        <w:t>nach</w:t>
      </w:r>
      <w:proofErr w:type="spellEnd"/>
      <w:r w:rsidR="00BC417A" w:rsidRPr="007310A7">
        <w:rPr>
          <w:rFonts w:ascii="Cambria" w:hAnsi="Cambria"/>
          <w:color w:val="000000" w:themeColor="text1"/>
          <w:sz w:val="22"/>
        </w:rPr>
        <w:t xml:space="preserve"> Horlacher 2016, 8)</w:t>
      </w:r>
      <w:r w:rsidR="00BC417A" w:rsidRPr="007310A7">
        <w:rPr>
          <w:rFonts w:asciiTheme="minorHAnsi" w:hAnsiTheme="minorHAnsi"/>
          <w:color w:val="000000" w:themeColor="text1"/>
          <w:sz w:val="22"/>
          <w:szCs w:val="22"/>
        </w:rPr>
        <w:fldChar w:fldCharType="end"/>
      </w:r>
      <w:r w:rsidR="00317B1E" w:rsidRPr="007310A7">
        <w:rPr>
          <w:rFonts w:asciiTheme="minorHAnsi" w:hAnsiTheme="minorHAnsi"/>
          <w:color w:val="000000" w:themeColor="text1"/>
          <w:sz w:val="22"/>
          <w:szCs w:val="22"/>
        </w:rPr>
        <w:t>.</w:t>
      </w:r>
    </w:p>
    <w:p w14:paraId="2C0F4E15" w14:textId="1E494045"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In den Zitaten wird </w:t>
      </w:r>
      <w:r w:rsidR="00C90C91">
        <w:rPr>
          <w:rFonts w:asciiTheme="minorHAnsi" w:hAnsiTheme="minorHAnsi"/>
          <w:color w:val="000000" w:themeColor="text1"/>
          <w:lang w:val="de-DE"/>
        </w:rPr>
        <w:t xml:space="preserve">die </w:t>
      </w:r>
      <w:r w:rsidRPr="007310A7">
        <w:rPr>
          <w:rFonts w:asciiTheme="minorHAnsi" w:hAnsiTheme="minorHAnsi"/>
          <w:color w:val="000000" w:themeColor="text1"/>
          <w:lang w:val="de-DE"/>
        </w:rPr>
        <w:t xml:space="preserve">scharfe Kritik bezüglich der dominierenden </w:t>
      </w:r>
      <w:proofErr w:type="spellStart"/>
      <w:r w:rsidRPr="007310A7">
        <w:rPr>
          <w:rFonts w:asciiTheme="minorHAnsi" w:hAnsiTheme="minorHAnsi"/>
          <w:color w:val="000000" w:themeColor="text1"/>
          <w:lang w:val="de-DE"/>
        </w:rPr>
        <w:t>postrukturalistisch</w:t>
      </w:r>
      <w:proofErr w:type="spellEnd"/>
      <w:r w:rsidRPr="007310A7">
        <w:rPr>
          <w:rFonts w:asciiTheme="minorHAnsi" w:hAnsiTheme="minorHAnsi"/>
          <w:color w:val="000000" w:themeColor="text1"/>
          <w:lang w:val="de-DE"/>
        </w:rPr>
        <w:t>-feministischen Referenzweise auf intergeschlechtliche Körper</w:t>
      </w:r>
      <w:r w:rsidR="00C90C91">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deutlich. Im Zentrum steht dabei – ähnlich wie </w:t>
      </w:r>
      <w:r w:rsidR="00C90C91">
        <w:rPr>
          <w:rFonts w:asciiTheme="minorHAnsi" w:hAnsiTheme="minorHAnsi"/>
          <w:color w:val="000000" w:themeColor="text1"/>
          <w:lang w:val="de-DE"/>
        </w:rPr>
        <w:t xml:space="preserve">bezüglich </w:t>
      </w:r>
      <w:r w:rsidRPr="007310A7">
        <w:rPr>
          <w:rFonts w:asciiTheme="minorHAnsi" w:hAnsiTheme="minorHAnsi"/>
          <w:color w:val="000000" w:themeColor="text1"/>
          <w:lang w:val="de-DE"/>
        </w:rPr>
        <w:t xml:space="preserve">der </w:t>
      </w:r>
      <w:r w:rsidR="00C90C91">
        <w:rPr>
          <w:rFonts w:asciiTheme="minorHAnsi" w:hAnsiTheme="minorHAnsi"/>
          <w:color w:val="000000" w:themeColor="text1"/>
          <w:lang w:val="de-DE"/>
        </w:rPr>
        <w:t xml:space="preserve">initialen </w:t>
      </w:r>
      <w:r w:rsidRPr="007310A7">
        <w:rPr>
          <w:rFonts w:asciiTheme="minorHAnsi" w:hAnsiTheme="minorHAnsi"/>
          <w:color w:val="000000" w:themeColor="text1"/>
          <w:lang w:val="de-DE"/>
        </w:rPr>
        <w:t>sozialwissenschaftlich-feministische</w:t>
      </w:r>
      <w:r w:rsidR="00C90C91">
        <w:rPr>
          <w:rFonts w:asciiTheme="minorHAnsi" w:hAnsiTheme="minorHAnsi"/>
          <w:color w:val="000000" w:themeColor="text1"/>
          <w:lang w:val="de-DE"/>
        </w:rPr>
        <w:t xml:space="preserve">n Bezugnahme auf Intergeschlechtlichkeit </w:t>
      </w:r>
      <w:r w:rsidRPr="007310A7">
        <w:rPr>
          <w:rFonts w:asciiTheme="minorHAnsi" w:hAnsiTheme="minorHAnsi"/>
          <w:color w:val="000000" w:themeColor="text1"/>
          <w:lang w:val="de-DE"/>
        </w:rPr>
        <w:t>durch Fausto-Sterling – der Vorwurf, Fremdbestimmungs- und Verletzungserfahrungen zu Gunsten der Metakritik eines Zweigeschlechter</w:t>
      </w:r>
      <w:r w:rsidR="00C90C91">
        <w:rPr>
          <w:rFonts w:asciiTheme="minorHAnsi" w:hAnsiTheme="minorHAnsi"/>
          <w:color w:val="000000" w:themeColor="text1"/>
          <w:lang w:val="de-DE"/>
        </w:rPr>
        <w:t>-S</w:t>
      </w:r>
      <w:r w:rsidRPr="007310A7">
        <w:rPr>
          <w:rFonts w:asciiTheme="minorHAnsi" w:hAnsiTheme="minorHAnsi"/>
          <w:color w:val="000000" w:themeColor="text1"/>
          <w:lang w:val="de-DE"/>
        </w:rPr>
        <w:t xml:space="preserve">ystems zu vernachlässigen. </w:t>
      </w:r>
    </w:p>
    <w:p w14:paraId="62334462" w14:textId="422C550C"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Ähnliche Kritikpunkte werden gegenüber der </w:t>
      </w:r>
      <w:proofErr w:type="spellStart"/>
      <w:r w:rsidRPr="007310A7">
        <w:rPr>
          <w:rFonts w:asciiTheme="minorHAnsi" w:hAnsiTheme="minorHAnsi"/>
          <w:color w:val="000000" w:themeColor="text1"/>
          <w:lang w:val="de-DE"/>
        </w:rPr>
        <w:t>Diskursivierung</w:t>
      </w:r>
      <w:proofErr w:type="spellEnd"/>
      <w:r w:rsidRPr="007310A7">
        <w:rPr>
          <w:rFonts w:asciiTheme="minorHAnsi" w:hAnsiTheme="minorHAnsi"/>
          <w:color w:val="000000" w:themeColor="text1"/>
          <w:lang w:val="de-DE"/>
        </w:rPr>
        <w:t xml:space="preserve"> intergeschlechtlicher Körper in den sich seit den 2000ern etablierenden </w:t>
      </w:r>
      <w:r w:rsidRPr="007310A7">
        <w:rPr>
          <w:rFonts w:asciiTheme="minorHAnsi" w:hAnsiTheme="minorHAnsi"/>
          <w:i/>
          <w:color w:val="000000" w:themeColor="text1"/>
          <w:lang w:val="de-DE"/>
        </w:rPr>
        <w:t>Trans Studies</w:t>
      </w:r>
      <w:r w:rsidRPr="007310A7">
        <w:rPr>
          <w:rFonts w:asciiTheme="minorHAnsi" w:hAnsiTheme="minorHAnsi"/>
          <w:color w:val="000000" w:themeColor="text1"/>
          <w:lang w:val="de-DE"/>
        </w:rPr>
        <w:t xml:space="preserve"> formuliert. </w:t>
      </w:r>
      <w:proofErr w:type="spellStart"/>
      <w:r w:rsidRPr="007310A7">
        <w:rPr>
          <w:rFonts w:asciiTheme="minorHAnsi" w:hAnsiTheme="minorHAnsi"/>
          <w:color w:val="000000" w:themeColor="text1"/>
          <w:lang w:val="de-DE"/>
        </w:rPr>
        <w:t>Gleeson</w:t>
      </w:r>
      <w:proofErr w:type="spellEnd"/>
      <w:r w:rsidRPr="007310A7">
        <w:rPr>
          <w:rFonts w:asciiTheme="minorHAnsi" w:hAnsiTheme="minorHAnsi"/>
          <w:color w:val="000000" w:themeColor="text1"/>
          <w:lang w:val="de-DE"/>
        </w:rPr>
        <w:t xml:space="preserve"> zitiert in diesem Kontext einen </w:t>
      </w:r>
      <w:r w:rsidR="000178A4">
        <w:rPr>
          <w:rFonts w:asciiTheme="minorHAnsi" w:hAnsiTheme="minorHAnsi"/>
          <w:color w:val="000000" w:themeColor="text1"/>
          <w:lang w:val="de-DE"/>
        </w:rPr>
        <w:t xml:space="preserve">hierfür stellvertretenden </w:t>
      </w:r>
      <w:r w:rsidRPr="007310A7">
        <w:rPr>
          <w:rFonts w:asciiTheme="minorHAnsi" w:hAnsiTheme="minorHAnsi"/>
          <w:color w:val="000000" w:themeColor="text1"/>
          <w:lang w:val="de-DE"/>
        </w:rPr>
        <w:t xml:space="preserve">Text der trans* positionierten Historikerin Susan Stryker. In diesem beschreibt </w:t>
      </w:r>
      <w:r w:rsidR="000178A4">
        <w:rPr>
          <w:rFonts w:asciiTheme="minorHAnsi" w:hAnsiTheme="minorHAnsi"/>
          <w:color w:val="000000" w:themeColor="text1"/>
          <w:lang w:val="de-DE"/>
        </w:rPr>
        <w:t xml:space="preserve">Stryker </w:t>
      </w:r>
      <w:r w:rsidRPr="007310A7">
        <w:rPr>
          <w:rFonts w:asciiTheme="minorHAnsi" w:hAnsiTheme="minorHAnsi"/>
          <w:color w:val="000000" w:themeColor="text1"/>
          <w:lang w:val="de-DE"/>
        </w:rPr>
        <w:t xml:space="preserve">Intergeschlechtlichkeit als Beleg dafür, dass es </w:t>
      </w:r>
      <w:r w:rsidRPr="007310A7">
        <w:rPr>
          <w:rFonts w:asciiTheme="minorHAnsi" w:hAnsiTheme="minorHAnsi"/>
          <w:i/>
          <w:color w:val="000000" w:themeColor="text1"/>
          <w:lang w:val="de-DE"/>
        </w:rPr>
        <w:t>sex</w:t>
      </w:r>
      <w:r w:rsidRPr="007310A7">
        <w:rPr>
          <w:rFonts w:asciiTheme="minorHAnsi" w:hAnsiTheme="minorHAnsi"/>
          <w:color w:val="000000" w:themeColor="text1"/>
          <w:lang w:val="de-DE"/>
        </w:rPr>
        <w:t xml:space="preserve"> im Sinne des eindeutig</w:t>
      </w:r>
      <w:r w:rsidR="00E91DCD">
        <w:rPr>
          <w:rFonts w:asciiTheme="minorHAnsi" w:hAnsiTheme="minorHAnsi"/>
          <w:color w:val="000000" w:themeColor="text1"/>
          <w:lang w:val="de-DE"/>
        </w:rPr>
        <w:t xml:space="preserve"> angeborenen</w:t>
      </w:r>
      <w:r w:rsidRPr="007310A7">
        <w:rPr>
          <w:rFonts w:asciiTheme="minorHAnsi" w:hAnsiTheme="minorHAnsi"/>
          <w:i/>
          <w:color w:val="000000" w:themeColor="text1"/>
          <w:lang w:val="de-DE"/>
        </w:rPr>
        <w:t xml:space="preserve"> </w:t>
      </w:r>
      <w:r w:rsidRPr="007310A7">
        <w:rPr>
          <w:rFonts w:asciiTheme="minorHAnsi" w:hAnsiTheme="minorHAnsi"/>
          <w:color w:val="000000" w:themeColor="text1"/>
          <w:lang w:val="de-DE"/>
        </w:rPr>
        <w:t>körperliche</w:t>
      </w:r>
      <w:r w:rsidR="00E91DCD">
        <w:rPr>
          <w:rFonts w:asciiTheme="minorHAnsi" w:hAnsiTheme="minorHAnsi"/>
          <w:color w:val="000000" w:themeColor="text1"/>
          <w:lang w:val="de-DE"/>
        </w:rPr>
        <w:t>n</w:t>
      </w:r>
      <w:r w:rsidRPr="007310A7">
        <w:rPr>
          <w:rFonts w:asciiTheme="minorHAnsi" w:hAnsiTheme="minorHAnsi"/>
          <w:color w:val="000000" w:themeColor="text1"/>
          <w:lang w:val="de-DE"/>
        </w:rPr>
        <w:t xml:space="preserve"> Geschlechts nicht gäbe (vgl. Stryker 2006, zitiert nach ebd.). Ähnlich </w:t>
      </w:r>
      <w:r w:rsidR="00E91DCD">
        <w:rPr>
          <w:rFonts w:asciiTheme="minorHAnsi" w:hAnsiTheme="minorHAnsi"/>
          <w:color w:val="000000" w:themeColor="text1"/>
          <w:lang w:val="de-DE"/>
        </w:rPr>
        <w:t xml:space="preserve">funktionalisierende </w:t>
      </w:r>
      <w:r w:rsidRPr="007310A7">
        <w:rPr>
          <w:rFonts w:asciiTheme="minorHAnsi" w:hAnsiTheme="minorHAnsi"/>
          <w:color w:val="000000" w:themeColor="text1"/>
          <w:lang w:val="de-DE"/>
        </w:rPr>
        <w:t>Interpretationen finden sich innerhalb Diskursen zu Transidentität als „</w:t>
      </w:r>
      <w:proofErr w:type="spellStart"/>
      <w:r w:rsidRPr="007310A7">
        <w:rPr>
          <w:rFonts w:asciiTheme="minorHAnsi" w:hAnsiTheme="minorHAnsi"/>
          <w:color w:val="000000" w:themeColor="text1"/>
          <w:lang w:val="de-DE"/>
        </w:rPr>
        <w:t>intersex</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brain</w:t>
      </w:r>
      <w:proofErr w:type="spellEnd"/>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state</w:t>
      </w:r>
      <w:proofErr w:type="spellEnd"/>
      <w:r w:rsidRPr="007310A7">
        <w:rPr>
          <w:rFonts w:asciiTheme="minorHAnsi" w:hAnsiTheme="minorHAnsi"/>
          <w:color w:val="000000" w:themeColor="text1"/>
          <w:lang w:val="de-DE"/>
        </w:rPr>
        <w:t xml:space="preserve">“ </w:t>
      </w:r>
      <w:r w:rsidR="00944FA4" w:rsidRPr="007310A7">
        <w:rPr>
          <w:rFonts w:asciiTheme="minorHAnsi" w:hAnsiTheme="minorHAnsi"/>
          <w:color w:val="000000" w:themeColor="text1"/>
          <w:lang w:val="de-DE"/>
        </w:rPr>
        <w:fldChar w:fldCharType="begin"/>
      </w:r>
      <w:r w:rsidR="00944FA4" w:rsidRPr="007310A7">
        <w:rPr>
          <w:rFonts w:asciiTheme="minorHAnsi" w:hAnsiTheme="minorHAnsi"/>
          <w:color w:val="000000" w:themeColor="text1"/>
          <w:lang w:val="de-DE"/>
        </w:rPr>
        <w:instrText xml:space="preserve"> ADDIN ZOTERO_ITEM CSL_CITATION {"citationID":"Y3B1dNHw","properties":{"unsorted":false,"formattedCitation":"(Costello 2016, 104)","plainCitation":"(Costello 2016, 104)","noteIndex":0},"citationItems":[{"id":1282,"uris":["http://zotero.org/users/local/owKliTIb/items/FU5GYCG9"],"itemData":{"id":1282,"type":"chapter","abstract":"Intersex and trans* communities are similar in that they are both marginalized because they belie a core contemporary ideology: that people are born with a binary physical sex, and that this determines their binary gender. Having bodies and identities that often conflict with this precept, trans* and intersex people are subjected to social stigma that can have powerful negative effects. While this commonality has led some intersex and trans* people to make common cause and work together politically, other factors drive the two communities apart. To understand the tensions that separate two communities that might seem ‘natural’ allies, we must understand how each of the two communities is itself split into two subgroups. Both the intersex and trans* communities contain some individuals who frame their community distinction as a matter of identity and pride, and others who view their difference as a disorder that should be approached with pity and cured medically. The majority of the people in intersex communities use the disorder framework, while the majority of trans* individuals use an identity frame. Many transsexuals who employ the disorder framework present transsexuality as an intersex condition of the brain. Their hope is that if the larger society can be persuaded that this is the case, medical transition services will be freely provided out of pity to cure those afflicted with intersex brains, as children with intermediate genitals are given sex assignment surgery. Intersex individuals largely resist the idea that trans* status is an intersex condition of the brain, for reasons that this chapter will explore, and this tension drives the two communities apart. It is only the subsets of the intersex and trans communities that employ the identity framework who tend to work together as allies. These allied individuals center the idea that sex status should be a matter of personal autonomy based upon gender identity, and validate non-binary gender identities in addition to binary ones.","container-title":"Transgender and Intersex: Theoretical, Practical, and Artistic Perspectives","DOI":"10.1057/978-1-349-71325-7_4","ISBN":"978-1-349-71325-7","page":"83-113","publisher":"Palgrave Macmillan US","publisher-place":"New York","title":"Intersex and Trans* Communities: Commonalities and Tensions","URL":"https://doi.org/10.1057/978-1-349-71325-7_4","author":[{"family":"Costello","given":"Cary Gabriel"}],"editor":[{"family":"Horlacher","given":"Stefan"}],"issued":{"date-parts":[["2016"]]}},"locator":"104","label":"page"}],"schema":"https://github.com/citation-style-language/schema/raw/master/csl-citation.json"} </w:instrText>
      </w:r>
      <w:r w:rsidR="00944FA4" w:rsidRPr="007310A7">
        <w:rPr>
          <w:rFonts w:asciiTheme="minorHAnsi" w:hAnsiTheme="minorHAnsi"/>
          <w:color w:val="000000" w:themeColor="text1"/>
          <w:lang w:val="de-DE"/>
        </w:rPr>
        <w:fldChar w:fldCharType="separate"/>
      </w:r>
      <w:r w:rsidR="00944FA4" w:rsidRPr="007310A7">
        <w:rPr>
          <w:rFonts w:ascii="Cambria" w:hAnsi="Cambria"/>
          <w:color w:val="000000" w:themeColor="text1"/>
          <w:lang w:val="de-DE"/>
        </w:rPr>
        <w:t>(Costello 2016, 104)</w:t>
      </w:r>
      <w:r w:rsidR="00944FA4"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Costello zitiert in diesem </w:t>
      </w:r>
      <w:r w:rsidRPr="007310A7">
        <w:rPr>
          <w:rFonts w:asciiTheme="minorHAnsi" w:hAnsiTheme="minorHAnsi"/>
          <w:color w:val="000000" w:themeColor="text1"/>
          <w:lang w:val="de-DE"/>
        </w:rPr>
        <w:lastRenderedPageBreak/>
        <w:t xml:space="preserve">Zusammenhang eine </w:t>
      </w:r>
      <w:r w:rsidR="000178A4">
        <w:rPr>
          <w:rFonts w:asciiTheme="minorHAnsi" w:hAnsiTheme="minorHAnsi"/>
          <w:color w:val="000000" w:themeColor="text1"/>
          <w:lang w:val="de-DE"/>
        </w:rPr>
        <w:t xml:space="preserve">von ihm </w:t>
      </w:r>
      <w:r w:rsidRPr="007310A7">
        <w:rPr>
          <w:rFonts w:asciiTheme="minorHAnsi" w:hAnsiTheme="minorHAnsi"/>
          <w:color w:val="000000" w:themeColor="text1"/>
          <w:lang w:val="de-DE"/>
        </w:rPr>
        <w:t>interviewte trans* und intergeschlechtlich</w:t>
      </w:r>
      <w:r w:rsidR="000178A4">
        <w:rPr>
          <w:rFonts w:asciiTheme="minorHAnsi" w:hAnsiTheme="minorHAnsi"/>
          <w:color w:val="000000" w:themeColor="text1"/>
          <w:lang w:val="de-DE"/>
        </w:rPr>
        <w:t xml:space="preserve">e </w:t>
      </w:r>
      <w:r w:rsidRPr="007310A7">
        <w:rPr>
          <w:rFonts w:asciiTheme="minorHAnsi" w:hAnsiTheme="minorHAnsi"/>
          <w:color w:val="000000" w:themeColor="text1"/>
          <w:lang w:val="de-DE"/>
        </w:rPr>
        <w:t>Person:</w:t>
      </w:r>
    </w:p>
    <w:p w14:paraId="3C0DF106" w14:textId="39C78254" w:rsidR="00C32CC6" w:rsidRPr="007310A7" w:rsidRDefault="00C32CC6" w:rsidP="00F43BF7">
      <w:pPr>
        <w:widowControl w:val="0"/>
        <w:autoSpaceDE w:val="0"/>
        <w:autoSpaceDN w:val="0"/>
        <w:adjustRightInd w:val="0"/>
        <w:spacing w:before="240" w:after="240" w:line="360" w:lineRule="auto"/>
        <w:ind w:left="720"/>
        <w:jc w:val="both"/>
        <w:rPr>
          <w:rFonts w:cs="Times New Roman"/>
          <w:color w:val="000000" w:themeColor="text1"/>
          <w:sz w:val="22"/>
          <w:szCs w:val="22"/>
          <w:lang w:val="en-US"/>
        </w:rPr>
      </w:pPr>
      <w:r w:rsidRPr="007310A7">
        <w:rPr>
          <w:rFonts w:cs="Times New Roman"/>
          <w:color w:val="000000" w:themeColor="text1"/>
          <w:sz w:val="22"/>
          <w:szCs w:val="22"/>
          <w:lang w:val="en-US"/>
        </w:rPr>
        <w:t xml:space="preserve">“‘I have an intersex brain, and intersex people have to get genital surgery, which makes everything better.’ Oh, piss off, idiots. The feminizing surgery that was forced on me as a kid mutilated me, but you’re treating it as good. Don’t you dare claim to speak for me.” </w:t>
      </w:r>
      <w:r w:rsidR="00B137D0" w:rsidRPr="007310A7">
        <w:rPr>
          <w:rFonts w:cs="Times New Roman"/>
          <w:color w:val="000000" w:themeColor="text1"/>
          <w:sz w:val="22"/>
          <w:szCs w:val="22"/>
        </w:rPr>
        <w:fldChar w:fldCharType="begin"/>
      </w:r>
      <w:r w:rsidR="00B137D0" w:rsidRPr="007310A7">
        <w:rPr>
          <w:rFonts w:cs="Times New Roman"/>
          <w:color w:val="000000" w:themeColor="text1"/>
          <w:sz w:val="22"/>
          <w:szCs w:val="22"/>
          <w:lang w:val="en-US"/>
        </w:rPr>
        <w:instrText xml:space="preserve"> ADDIN ZOTERO_ITEM CSL_CITATION {"citationID":"O6lOkWm2","properties":{"unsorted":false,"formattedCitation":"(Costello 2016, 104)","plainCitation":"(Costello 2016, 104)","noteIndex":0},"citationItems":[{"id":1282,"uris":["http://zotero.org/users/local/owKliTIb/items/FU5GYCG9"],"itemData":{"id":1282,"type":"chapter","abstract":"Intersex and trans* communities are similar in that they are both marginalized because they belie a core contemporary ideology: that people are born with a binary physical sex, and that this determines their binary gender. Having bodies and identities that often conflict with this precept, trans* and intersex people are subjected to social stigma that can have powerful negative effects. While this commonality has led some intersex and trans* people to make common cause and work together politically, other factors drive the two communities apart. To understand the tensions that separate two communities that might seem ‘natural’ allies, we must understand how each of the two communities is itself split into two subgroups. Both the intersex and trans* communities contain some individuals who frame their community distinction as a matter of identity and pride, and others who view their difference as a disorder that should be approached with pity and cured medically. The majority of the people in intersex communities use the disorder framework, while the majority of trans* individuals use an identity frame. Many transsexuals who employ the disorder framework present transsexuality as an intersex condition of the brain. Their hope is that if the larger society can be persuaded that this is the case, medical transition services will be freely provided out of pity to cure those afflicted with intersex brains, as children with intermediate genitals are given sex assignment surgery. Intersex individuals largely resist the idea that trans* status is an intersex condition of the brain, for reasons that this chapter will explore, and this tension drives the two communities apart. It is only the subsets of the intersex and trans communities that employ the identity framework who tend to work together as allies. These allied individuals center the idea that sex status should be a matter of personal autonomy based upon gender identity, and validate non-binary gender identities in addition to binary ones.","container-title":"Transgender and Intersex: Theoretical, Practical, and Artistic Perspectives","DOI":"10.1057/978-1-349-71325-7_4","ISBN":"978-1-349-71325-7","page":"83-113","publisher":"Palgrave Macmillan US","publisher-place":"New York","title":"Intersex and Trans* Communities: Commonalities and Tensions","URL":"https://doi.org/10.1057/978-1-349-71325-7_4","author":[{"family":"Costello","given":"Cary Gabriel"}],"editor":[{"family":"Horlacher","given":"Stefan"}],"issued":{"date-parts":[["2016"]]}},"locator":"104","label":"page"}],"schema":"https://github.com/citation-style-language/schema/raw/master/csl-citation.json"} </w:instrText>
      </w:r>
      <w:r w:rsidR="00B137D0" w:rsidRPr="007310A7">
        <w:rPr>
          <w:rFonts w:cs="Times New Roman"/>
          <w:color w:val="000000" w:themeColor="text1"/>
          <w:sz w:val="22"/>
          <w:szCs w:val="22"/>
        </w:rPr>
        <w:fldChar w:fldCharType="separate"/>
      </w:r>
      <w:r w:rsidR="00B137D0" w:rsidRPr="007310A7">
        <w:rPr>
          <w:rFonts w:ascii="Cambria" w:hAnsi="Cambria"/>
          <w:color w:val="000000" w:themeColor="text1"/>
          <w:sz w:val="22"/>
          <w:lang w:val="en-US"/>
        </w:rPr>
        <w:t>(Costello 2016, 104)</w:t>
      </w:r>
      <w:r w:rsidR="00B137D0" w:rsidRPr="007310A7">
        <w:rPr>
          <w:rFonts w:cs="Times New Roman"/>
          <w:color w:val="000000" w:themeColor="text1"/>
          <w:sz w:val="22"/>
          <w:szCs w:val="22"/>
        </w:rPr>
        <w:fldChar w:fldCharType="end"/>
      </w:r>
    </w:p>
    <w:p w14:paraId="37608D89" w14:textId="1FC0A027" w:rsidR="00C32CC6" w:rsidRPr="000178A4" w:rsidRDefault="00C32CC6" w:rsidP="00C32CC6">
      <w:pPr>
        <w:pStyle w:val="Default"/>
        <w:spacing w:line="360" w:lineRule="auto"/>
        <w:ind w:right="42"/>
        <w:jc w:val="both"/>
        <w:rPr>
          <w:rFonts w:asciiTheme="minorHAnsi" w:hAnsiTheme="minorHAnsi"/>
          <w:color w:val="000000" w:themeColor="text1"/>
          <w:lang w:val="de-DE"/>
        </w:rPr>
      </w:pPr>
      <w:r w:rsidRPr="000178A4">
        <w:rPr>
          <w:rFonts w:asciiTheme="minorHAnsi" w:hAnsiTheme="minorHAnsi"/>
          <w:color w:val="000000" w:themeColor="text1"/>
          <w:lang w:val="de-DE"/>
        </w:rPr>
        <w:t xml:space="preserve">Während die Hintergründe für diese Aneignung intergeschlechtlicher Erfahrungen ebenso divergent wie komplex und </w:t>
      </w:r>
      <w:proofErr w:type="spellStart"/>
      <w:r w:rsidRPr="000178A4">
        <w:rPr>
          <w:rFonts w:asciiTheme="minorHAnsi" w:hAnsiTheme="minorHAnsi"/>
          <w:color w:val="000000" w:themeColor="text1"/>
          <w:lang w:val="de-DE"/>
        </w:rPr>
        <w:t>häuifg</w:t>
      </w:r>
      <w:proofErr w:type="spellEnd"/>
      <w:r w:rsidRPr="000178A4">
        <w:rPr>
          <w:rFonts w:asciiTheme="minorHAnsi" w:hAnsiTheme="minorHAnsi"/>
          <w:color w:val="000000" w:themeColor="text1"/>
          <w:lang w:val="de-DE"/>
        </w:rPr>
        <w:t xml:space="preserve"> im Zusammenhang der Reproduktion selbst erlebter Marginalisierungserfahrungen zu verstehen sind, wiederholt sich </w:t>
      </w:r>
      <w:r w:rsidR="000178A4">
        <w:rPr>
          <w:rFonts w:asciiTheme="minorHAnsi" w:hAnsiTheme="minorHAnsi"/>
          <w:color w:val="000000" w:themeColor="text1"/>
          <w:lang w:val="de-DE"/>
        </w:rPr>
        <w:t xml:space="preserve">innerhalb des </w:t>
      </w:r>
      <w:r w:rsidRPr="000178A4">
        <w:rPr>
          <w:rFonts w:asciiTheme="minorHAnsi" w:hAnsiTheme="minorHAnsi"/>
          <w:color w:val="000000" w:themeColor="text1"/>
          <w:lang w:val="de-DE"/>
        </w:rPr>
        <w:t xml:space="preserve">komplexen </w:t>
      </w:r>
      <w:proofErr w:type="spellStart"/>
      <w:r w:rsidRPr="000178A4">
        <w:rPr>
          <w:rFonts w:asciiTheme="minorHAnsi" w:hAnsiTheme="minorHAnsi"/>
          <w:color w:val="000000" w:themeColor="text1"/>
          <w:lang w:val="de-DE"/>
        </w:rPr>
        <w:t>Verhältnis</w:t>
      </w:r>
      <w:r w:rsidR="000178A4">
        <w:rPr>
          <w:rFonts w:asciiTheme="minorHAnsi" w:hAnsiTheme="minorHAnsi"/>
          <w:color w:val="000000" w:themeColor="text1"/>
          <w:lang w:val="de-DE"/>
        </w:rPr>
        <w:t>es</w:t>
      </w:r>
      <w:proofErr w:type="spellEnd"/>
      <w:r w:rsidRPr="000178A4">
        <w:rPr>
          <w:rFonts w:asciiTheme="minorHAnsi" w:hAnsiTheme="minorHAnsi"/>
          <w:color w:val="000000" w:themeColor="text1"/>
          <w:lang w:val="de-DE"/>
        </w:rPr>
        <w:t xml:space="preserve"> zwischen dem Diskurs der </w:t>
      </w:r>
      <w:r w:rsidRPr="000178A4">
        <w:rPr>
          <w:rFonts w:asciiTheme="minorHAnsi" w:hAnsiTheme="minorHAnsi"/>
          <w:i/>
          <w:color w:val="000000" w:themeColor="text1"/>
          <w:lang w:val="de-DE"/>
        </w:rPr>
        <w:t>Intersex Studies</w:t>
      </w:r>
      <w:r w:rsidRPr="000178A4">
        <w:rPr>
          <w:rFonts w:asciiTheme="minorHAnsi" w:hAnsiTheme="minorHAnsi"/>
          <w:color w:val="000000" w:themeColor="text1"/>
          <w:lang w:val="de-DE"/>
        </w:rPr>
        <w:t xml:space="preserve"> einerseits und den </w:t>
      </w:r>
      <w:r w:rsidRPr="000178A4">
        <w:rPr>
          <w:rFonts w:asciiTheme="minorHAnsi" w:hAnsiTheme="minorHAnsi"/>
          <w:i/>
          <w:color w:val="000000" w:themeColor="text1"/>
          <w:lang w:val="de-DE"/>
        </w:rPr>
        <w:t>Queer</w:t>
      </w:r>
      <w:r w:rsidRPr="000178A4">
        <w:rPr>
          <w:rFonts w:asciiTheme="minorHAnsi" w:hAnsiTheme="minorHAnsi"/>
          <w:color w:val="000000" w:themeColor="text1"/>
          <w:lang w:val="de-DE"/>
        </w:rPr>
        <w:t xml:space="preserve"> und </w:t>
      </w:r>
      <w:r w:rsidRPr="000178A4">
        <w:rPr>
          <w:rFonts w:asciiTheme="minorHAnsi" w:hAnsiTheme="minorHAnsi"/>
          <w:i/>
          <w:color w:val="000000" w:themeColor="text1"/>
          <w:lang w:val="de-DE"/>
        </w:rPr>
        <w:t>Trans Studies</w:t>
      </w:r>
      <w:r w:rsidRPr="000178A4">
        <w:rPr>
          <w:rFonts w:asciiTheme="minorHAnsi" w:hAnsiTheme="minorHAnsi"/>
          <w:color w:val="000000" w:themeColor="text1"/>
          <w:lang w:val="de-DE"/>
        </w:rPr>
        <w:t xml:space="preserve"> andererseits die Problematik der </w:t>
      </w:r>
      <w:proofErr w:type="spellStart"/>
      <w:r w:rsidR="000178A4">
        <w:rPr>
          <w:rFonts w:asciiTheme="minorHAnsi" w:hAnsiTheme="minorHAnsi"/>
          <w:color w:val="000000" w:themeColor="text1"/>
          <w:lang w:val="de-DE"/>
        </w:rPr>
        <w:t>dethematisierten</w:t>
      </w:r>
      <w:proofErr w:type="spellEnd"/>
      <w:r w:rsidR="000178A4">
        <w:rPr>
          <w:rFonts w:asciiTheme="minorHAnsi" w:hAnsiTheme="minorHAnsi"/>
          <w:color w:val="000000" w:themeColor="text1"/>
          <w:lang w:val="de-DE"/>
        </w:rPr>
        <w:t xml:space="preserve"> Verletzungserfahrungen</w:t>
      </w:r>
      <w:r w:rsidRPr="000178A4">
        <w:rPr>
          <w:rFonts w:asciiTheme="minorHAnsi" w:hAnsiTheme="minorHAnsi"/>
          <w:color w:val="000000" w:themeColor="text1"/>
          <w:lang w:val="de-DE"/>
        </w:rPr>
        <w:t>.</w:t>
      </w:r>
    </w:p>
    <w:p w14:paraId="0FB86B32" w14:textId="3DF8E1A6" w:rsidR="00C32CC6" w:rsidRPr="007310A7" w:rsidRDefault="00C32CC6" w:rsidP="00F526A3">
      <w:pPr>
        <w:pStyle w:val="Default"/>
        <w:spacing w:before="480" w:after="240" w:line="360" w:lineRule="auto"/>
        <w:ind w:right="40"/>
        <w:jc w:val="both"/>
        <w:outlineLvl w:val="2"/>
        <w:rPr>
          <w:rFonts w:asciiTheme="minorHAnsi" w:hAnsiTheme="minorHAnsi"/>
          <w:b/>
          <w:color w:val="000000" w:themeColor="text1"/>
          <w:lang w:val="de-DE"/>
        </w:rPr>
      </w:pPr>
      <w:bookmarkStart w:id="52" w:name="_Toc233288788"/>
      <w:r w:rsidRPr="007310A7">
        <w:rPr>
          <w:rFonts w:asciiTheme="minorHAnsi" w:hAnsiTheme="minorHAnsi"/>
          <w:b/>
          <w:color w:val="000000" w:themeColor="text1"/>
          <w:lang w:val="de-DE"/>
        </w:rPr>
        <w:t xml:space="preserve">6.2.2. Rekonstruktion des </w:t>
      </w:r>
      <w:r w:rsidR="00C408AF">
        <w:rPr>
          <w:rFonts w:asciiTheme="minorHAnsi" w:hAnsiTheme="minorHAnsi"/>
          <w:b/>
          <w:color w:val="000000" w:themeColor="text1"/>
          <w:lang w:val="de-DE"/>
        </w:rPr>
        <w:t>erfahrungsbasierten Intergeschlechts-D</w:t>
      </w:r>
      <w:r w:rsidRPr="007310A7">
        <w:rPr>
          <w:rFonts w:asciiTheme="minorHAnsi" w:hAnsiTheme="minorHAnsi"/>
          <w:b/>
          <w:color w:val="000000" w:themeColor="text1"/>
          <w:lang w:val="de-DE"/>
        </w:rPr>
        <w:t>iskurses in Deutschland</w:t>
      </w:r>
      <w:bookmarkEnd w:id="52"/>
    </w:p>
    <w:p w14:paraId="43BD3E90" w14:textId="056902B5" w:rsidR="00C32CC6" w:rsidRPr="007310A7" w:rsidRDefault="00F526A3" w:rsidP="00C32CC6">
      <w:pPr>
        <w:pStyle w:val="Default"/>
        <w:spacing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Zentrale </w:t>
      </w:r>
      <w:r w:rsidR="00C32CC6" w:rsidRPr="007310A7">
        <w:rPr>
          <w:rFonts w:asciiTheme="minorHAnsi" w:hAnsiTheme="minorHAnsi"/>
          <w:color w:val="000000" w:themeColor="text1"/>
          <w:lang w:val="de-DE"/>
        </w:rPr>
        <w:t xml:space="preserve">bereits herausgearbeitete Diskursstrukturen lassen sich innerhalb des </w:t>
      </w:r>
      <w:r>
        <w:rPr>
          <w:rFonts w:asciiTheme="minorHAnsi" w:hAnsiTheme="minorHAnsi"/>
          <w:color w:val="000000" w:themeColor="text1"/>
          <w:lang w:val="de-DE"/>
        </w:rPr>
        <w:t>erfahrungsbasierten Intergeschlechts-Di</w:t>
      </w:r>
      <w:r w:rsidR="00C32CC6" w:rsidRPr="007310A7">
        <w:rPr>
          <w:rFonts w:asciiTheme="minorHAnsi" w:hAnsiTheme="minorHAnsi"/>
          <w:color w:val="000000" w:themeColor="text1"/>
          <w:lang w:val="de-DE"/>
        </w:rPr>
        <w:t xml:space="preserve">skurses </w:t>
      </w:r>
      <w:r>
        <w:rPr>
          <w:rFonts w:asciiTheme="minorHAnsi" w:hAnsiTheme="minorHAnsi"/>
          <w:color w:val="000000" w:themeColor="text1"/>
          <w:lang w:val="de-DE"/>
        </w:rPr>
        <w:t xml:space="preserve">in Deutschland </w:t>
      </w:r>
      <w:r w:rsidR="00C32CC6" w:rsidRPr="007310A7">
        <w:rPr>
          <w:rFonts w:asciiTheme="minorHAnsi" w:hAnsiTheme="minorHAnsi"/>
          <w:color w:val="000000" w:themeColor="text1"/>
          <w:lang w:val="de-DE"/>
        </w:rPr>
        <w:t xml:space="preserve">wiederfinden, worauf im Folgenden näher eingegangen wird. Auf Grund einer im Vergleich zur nordamerikanischen </w:t>
      </w:r>
      <w:r w:rsidR="00235647">
        <w:rPr>
          <w:rFonts w:asciiTheme="minorHAnsi" w:hAnsiTheme="minorHAnsi"/>
          <w:color w:val="000000" w:themeColor="text1"/>
          <w:lang w:val="de-DE"/>
        </w:rPr>
        <w:t>Intersex-</w:t>
      </w:r>
      <w:r w:rsidR="00C32CC6" w:rsidRPr="007310A7">
        <w:rPr>
          <w:rFonts w:asciiTheme="minorHAnsi" w:hAnsiTheme="minorHAnsi"/>
          <w:color w:val="000000" w:themeColor="text1"/>
          <w:lang w:val="de-DE"/>
        </w:rPr>
        <w:t>Bewegung</w:t>
      </w:r>
      <w:r>
        <w:rPr>
          <w:rFonts w:asciiTheme="minorHAnsi" w:hAnsiTheme="minorHAnsi"/>
          <w:color w:val="000000" w:themeColor="text1"/>
          <w:lang w:val="de-DE"/>
        </w:rPr>
        <w:t xml:space="preserve"> bis dato</w:t>
      </w:r>
      <w:r w:rsidR="00C32CC6" w:rsidRPr="007310A7">
        <w:rPr>
          <w:rFonts w:asciiTheme="minorHAnsi" w:hAnsiTheme="minorHAnsi"/>
          <w:color w:val="000000" w:themeColor="text1"/>
          <w:lang w:val="de-DE"/>
        </w:rPr>
        <w:t xml:space="preserve"> eingeschränkteren Quellenlage </w:t>
      </w:r>
      <w:r w:rsidR="00235647">
        <w:rPr>
          <w:rFonts w:asciiTheme="minorHAnsi" w:hAnsiTheme="minorHAnsi"/>
          <w:color w:val="000000" w:themeColor="text1"/>
          <w:lang w:val="de-DE"/>
        </w:rPr>
        <w:t xml:space="preserve">ist die Diskursrekonstruktion hinsichtlich </w:t>
      </w:r>
      <w:r w:rsidR="00C32CC6" w:rsidRPr="007310A7">
        <w:rPr>
          <w:rFonts w:asciiTheme="minorHAnsi" w:hAnsiTheme="minorHAnsi"/>
          <w:color w:val="000000" w:themeColor="text1"/>
          <w:lang w:val="de-DE"/>
        </w:rPr>
        <w:t>intergeschlechtliche</w:t>
      </w:r>
      <w:r w:rsidR="00235647">
        <w:rPr>
          <w:rFonts w:asciiTheme="minorHAnsi" w:hAnsiTheme="minorHAnsi"/>
          <w:color w:val="000000" w:themeColor="text1"/>
          <w:lang w:val="de-DE"/>
        </w:rPr>
        <w:t>r</w:t>
      </w:r>
      <w:r w:rsidR="00C32CC6" w:rsidRPr="007310A7">
        <w:rPr>
          <w:rFonts w:asciiTheme="minorHAnsi" w:hAnsiTheme="minorHAnsi"/>
          <w:color w:val="000000" w:themeColor="text1"/>
          <w:lang w:val="de-DE"/>
        </w:rPr>
        <w:t xml:space="preserve"> Selbstvertretung in Deutschland </w:t>
      </w:r>
      <w:r w:rsidR="00235647">
        <w:rPr>
          <w:rFonts w:asciiTheme="minorHAnsi" w:hAnsiTheme="minorHAnsi"/>
          <w:color w:val="000000" w:themeColor="text1"/>
          <w:lang w:val="de-DE"/>
        </w:rPr>
        <w:t>in einigen Aspekten limitiert</w:t>
      </w:r>
      <w:r w:rsidR="004E4BEF">
        <w:rPr>
          <w:rFonts w:asciiTheme="minorHAnsi" w:hAnsiTheme="minorHAnsi"/>
          <w:color w:val="000000" w:themeColor="text1"/>
          <w:lang w:val="de-DE"/>
        </w:rPr>
        <w:t xml:space="preserve"> und weniger detailliert dargestellt.</w:t>
      </w:r>
    </w:p>
    <w:p w14:paraId="39AC2034" w14:textId="7109B8DB" w:rsidR="00C32CC6" w:rsidRPr="007310A7" w:rsidRDefault="00C32CC6" w:rsidP="007B25C5">
      <w:pPr>
        <w:pStyle w:val="Default"/>
        <w:spacing w:before="240"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Im Jahr 1994 gründet sich</w:t>
      </w:r>
      <w:r>
        <w:rPr>
          <w:rFonts w:asciiTheme="minorHAnsi" w:hAnsiTheme="minorHAnsi"/>
          <w:color w:val="000000" w:themeColor="text1"/>
          <w:lang w:val="de-DE"/>
        </w:rPr>
        <w:t xml:space="preserve"> als erste Vertretungsorganisation von und für Menschen mit einer intergeschlechtlichen Variation</w:t>
      </w:r>
      <w:r>
        <w:rPr>
          <w:rFonts w:asciiTheme="minorHAnsi" w:hAnsiTheme="minorHAnsi"/>
          <w:color w:val="000000" w:themeColor="text1"/>
          <w:lang w:val="de-DE"/>
        </w:rPr>
        <w:t xml:space="preserve"> in Deutschland</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die </w:t>
      </w:r>
      <w:r>
        <w:rPr>
          <w:rFonts w:asciiTheme="minorHAnsi" w:hAnsiTheme="minorHAnsi"/>
          <w:i/>
          <w:iCs/>
          <w:color w:val="000000" w:themeColor="text1"/>
          <w:lang w:val="de-DE"/>
        </w:rPr>
        <w:t xml:space="preserve">AGS-Eltern und Patienteninitiative</w:t>
      </w:r>
      <w:r>
        <w:rPr>
          <w:rFonts w:asciiTheme="minorHAnsi" w:hAnsiTheme="minorHAnsi"/>
          <w:color w:val="000000" w:themeColor="text1"/>
          <w:lang w:val="de-DE"/>
        </w:rPr>
        <w:t xml:space="preserve">. Als zentrale </w:t>
      </w:r>
      <w:r>
        <w:rPr>
          <w:rFonts w:asciiTheme="minorHAnsi" w:hAnsiTheme="minorHAnsi"/>
          <w:color w:val="000000" w:themeColor="text1"/>
          <w:lang w:val="de-DE"/>
        </w:rPr>
        <w:t xml:space="preserve">Aufgabe versteht </w:t>
      </w:r>
      <w:r>
        <w:rPr>
          <w:rFonts w:asciiTheme="minorHAnsi" w:hAnsiTheme="minorHAnsi"/>
          <w:color w:val="000000" w:themeColor="text1"/>
          <w:lang w:val="de-DE"/>
        </w:rPr>
        <w:t xml:space="preserve">die </w:t>
      </w:r>
      <w:proofErr w:type="spellStart"/>
      <w:del w:id="1000101" w:author="Claude Lektorat" w:date="2026-06-30T12:18:05Z">
        <w:r>
          <w:rPr>
            <w:rFonts w:asciiTheme="minorHAnsi" w:hAnsiTheme="minorHAnsi"/>
            <w:color w:val="000000" w:themeColor="text1"/>
            <w:lang w:val="de-DE"/>
          </w:rPr>
          <w:delText xml:space="preserve">Innitiative</w:delText>
        </w:r>
      </w:del>
      <w:ins w:id="1000102" w:author="Claude Lektorat" w:date="2026-06-30T12:18:05Z">
        <w:r>
          <w:rPr>
            <w:rFonts w:asciiTheme="minorHAnsi" w:hAnsiTheme="minorHAnsi"/>
            <w:color w:val="000000" w:themeColor="text1"/>
            <w:lang w:val="de-DE"/>
          </w:rPr>
          <w:t xml:space="preserve">Initiative</w:t>
        </w:r>
      </w:ins>
      <w:proofErr w:type="spellEnd"/>
      <w:r>
        <w:rPr>
          <w:rFonts w:asciiTheme="minorHAnsi" w:hAnsiTheme="minorHAnsi"/>
          <w:color w:val="000000" w:themeColor="text1"/>
          <w:lang w:val="de-DE"/>
        </w:rPr>
        <w:t xml:space="preserve"> – </w:t>
      </w:r>
      <w:r>
        <w:rPr>
          <w:rFonts w:asciiTheme="minorHAnsi" w:hAnsiTheme="minorHAnsi"/>
          <w:color w:val="000000" w:themeColor="text1"/>
          <w:lang w:val="de-DE"/>
        </w:rPr>
        <w:t xml:space="preserve">im Sinne der Selbsthilfe </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ihr </w:t>
      </w:r>
      <w:r>
        <w:rPr>
          <w:rFonts w:asciiTheme="minorHAnsi" w:hAnsiTheme="minorHAnsi"/>
          <w:color w:val="000000" w:themeColor="text1"/>
          <w:lang w:val="de-DE"/>
        </w:rPr>
        <w:t xml:space="preserve">Angebot von</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Austausch</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und Unterstützungsräume</w:t>
      </w:r>
      <w:r>
        <w:rPr>
          <w:rFonts w:asciiTheme="minorHAnsi" w:hAnsiTheme="minorHAnsi"/>
          <w:color w:val="000000" w:themeColor="text1"/>
          <w:lang w:val="de-DE"/>
        </w:rPr>
        <w:t xml:space="preserve">n</w:t>
      </w:r>
      <w:r>
        <w:rPr>
          <w:rFonts w:asciiTheme="minorHAnsi" w:hAnsiTheme="minorHAnsi"/>
          <w:color w:val="000000" w:themeColor="text1"/>
          <w:lang w:val="de-DE"/>
        </w:rPr>
        <w:t xml:space="preserve"> für </w:t>
      </w:r>
      <w:r>
        <w:rPr>
          <w:rFonts w:asciiTheme="minorHAnsi" w:hAnsiTheme="minorHAnsi"/>
          <w:color w:val="000000" w:themeColor="text1"/>
          <w:lang w:val="de-DE"/>
        </w:rPr>
        <w:t xml:space="preserve">als </w:t>
      </w:r>
      <w:r>
        <w:rPr>
          <w:rFonts w:asciiTheme="minorHAnsi" w:hAnsiTheme="minorHAnsi"/>
          <w:color w:val="000000" w:themeColor="text1"/>
          <w:lang w:val="de-DE"/>
        </w:rPr>
        <w:t xml:space="preserve">Betroffene </w:t>
      </w:r>
      <w:r>
        <w:rPr>
          <w:rFonts w:asciiTheme="minorHAnsi" w:hAnsiTheme="minorHAnsi"/>
          <w:color w:val="000000" w:themeColor="text1"/>
          <w:lang w:val="de-DE"/>
        </w:rPr>
        <w:t xml:space="preserve">bezeichnete Menschen mit </w:t>
      </w:r>
      <w:proofErr w:type="spellStart"/>
      <w:r>
        <w:rPr>
          <w:rFonts w:asciiTheme="minorHAnsi" w:hAnsiTheme="minorHAnsi"/>
          <w:color w:val="000000" w:themeColor="text1"/>
          <w:lang w:val="de-DE"/>
        </w:rPr>
        <w:t xml:space="preserve">Androgenitalsyndrom</w:t>
      </w:r>
      <w:proofErr w:type="spellEnd"/>
      <w:r>
        <w:rPr>
          <w:rFonts w:asciiTheme="minorHAnsi" w:hAnsiTheme="minorHAnsi"/>
          <w:color w:val="000000" w:themeColor="text1"/>
          <w:lang w:val="de-DE"/>
        </w:rPr>
        <w:t xml:space="preserve"> (AGS)</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Während </w:t>
      </w:r>
      <w:r>
        <w:rPr>
          <w:rFonts w:asciiTheme="minorHAnsi" w:hAnsiTheme="minorHAnsi"/>
          <w:color w:val="000000" w:themeColor="text1"/>
          <w:lang w:val="de-DE"/>
        </w:rPr>
        <w:t xml:space="preserve">Eltern von Kindern</w:t>
      </w:r>
      <w:r>
        <w:rPr>
          <w:rFonts w:asciiTheme="minorHAnsi" w:hAnsiTheme="minorHAnsi"/>
          <w:color w:val="000000" w:themeColor="text1"/>
          <w:lang w:val="de-DE"/>
        </w:rPr>
        <w:t xml:space="preserve"> mit der </w:t>
      </w:r>
      <w:r>
        <w:rPr>
          <w:rFonts w:asciiTheme="minorHAnsi" w:hAnsiTheme="minorHAnsi"/>
          <w:color w:val="000000" w:themeColor="text1"/>
          <w:lang w:val="de-DE"/>
        </w:rPr>
        <w:t xml:space="preserve">Diagnose </w:t>
      </w:r>
      <w:r>
        <w:rPr>
          <w:rFonts w:asciiTheme="minorHAnsi" w:hAnsiTheme="minorHAnsi"/>
          <w:color w:val="000000" w:themeColor="text1"/>
          <w:lang w:val="de-DE"/>
        </w:rPr>
        <w:t xml:space="preserve">AGS</w:t>
      </w:r>
      <w:r>
        <w:rPr>
          <w:rFonts w:asciiTheme="minorHAnsi" w:hAnsiTheme="minorHAnsi"/>
          <w:color w:val="000000" w:themeColor="text1"/>
          <w:lang w:val="de-DE"/>
        </w:rPr>
        <w:t xml:space="preserve"> in der Initiative eine prominente Rolle spielen</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versteht die Organisation sich ebenfalls als Vertreterin sozialpolitischer Interessen</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aller Menschen mit</w:t>
      </w:r>
      <w:r>
        <w:rPr>
          <w:rFonts w:asciiTheme="minorHAnsi" w:hAnsiTheme="minorHAnsi"/>
          <w:color w:val="000000" w:themeColor="text1"/>
          <w:lang w:val="de-DE"/>
        </w:rPr>
        <w:t xml:space="preserve"> </w:t>
      </w:r>
      <w:proofErr w:type="spellStart"/>
      <w:r>
        <w:rPr>
          <w:rFonts w:asciiTheme="minorHAnsi" w:hAnsiTheme="minorHAnsi"/>
          <w:color w:val="000000" w:themeColor="text1"/>
          <w:lang w:val="de-DE"/>
        </w:rPr>
        <w:t xml:space="preserve">Androgenitalsyndrom</w:t>
      </w:r>
      <w:proofErr w:type="spellEnd"/>
      <w:r>
        <w:rPr>
          <w:rFonts w:asciiTheme="minorHAnsi" w:hAnsiTheme="minorHAnsi"/>
          <w:color w:val="000000" w:themeColor="text1"/>
          <w:lang w:val="de-DE"/>
        </w:rPr>
        <w:t xml:space="preserve">. Die Initiative nimmt dabei einen eindeutig </w:t>
      </w:r>
      <w:r>
        <w:rPr>
          <w:rFonts w:asciiTheme="minorHAnsi" w:hAnsiTheme="minorHAnsi"/>
          <w:color w:val="000000" w:themeColor="text1"/>
          <w:lang w:val="de-DE"/>
        </w:rPr>
        <w:t xml:space="preserve">m</w:t>
      </w:r>
      <w:r>
        <w:rPr>
          <w:rFonts w:asciiTheme="minorHAnsi" w:hAnsiTheme="minorHAnsi"/>
          <w:color w:val="000000" w:themeColor="text1"/>
          <w:lang w:val="de-DE"/>
        </w:rPr>
        <w:t xml:space="preserve">edizinaffirmativen Diskursstandpunkt ein und versteht ihre </w:t>
      </w:r>
      <w:r>
        <w:rPr>
          <w:rFonts w:asciiTheme="minorHAnsi" w:hAnsiTheme="minorHAnsi"/>
          <w:color w:val="000000" w:themeColor="text1"/>
          <w:lang w:val="de-DE"/>
        </w:rPr>
        <w:t xml:space="preserve">Mitglieder dementsprechend als Patienten</w:t>
      </w:r>
      <w:r w:rsidRPr="007310A7">
        <w:rPr>
          <w:rStyle w:val="Funotenzeichen"/>
          <w:color w:val="000000" w:themeColor="text1"/>
        </w:rPr>
        <w:footnoteReference w:id="124"/>
      </w:r>
      <w:r>
        <w:rPr>
          <w:rFonts w:asciiTheme="minorHAnsi" w:hAnsiTheme="minorHAnsi"/>
          <w:color w:val="000000" w:themeColor="text1"/>
          <w:lang w:val="de-DE"/>
        </w:rPr>
        <w:t xml:space="preserve"> mit einer seltenen Krankheit. Somit lässt sie sich </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ähnlich wie </w:t>
      </w:r>
      <w:r>
        <w:rPr>
          <w:rFonts w:asciiTheme="minorHAnsi" w:hAnsiTheme="minorHAnsi"/>
          <w:i/>
          <w:iCs/>
          <w:color w:val="000000" w:themeColor="text1"/>
          <w:lang w:val="de-DE"/>
        </w:rPr>
        <w:t xml:space="preserve">Accord Alliance</w:t>
      </w:r>
      <w:r>
        <w:rPr>
          <w:rFonts w:asciiTheme="minorHAnsi" w:hAnsiTheme="minorHAnsi"/>
          <w:color w:val="000000" w:themeColor="text1"/>
          <w:lang w:val="de-DE"/>
        </w:rPr>
        <w:t xml:space="preserve"> in den USA </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als Organisation der Patientenvertretung einordnen. In diesem Zusammenhang  lässt sich die enge Zusammenarbeit mit einem </w:t>
      </w:r>
      <w:r>
        <w:rPr>
          <w:rFonts w:asciiTheme="minorHAnsi" w:hAnsiTheme="minorHAnsi"/>
          <w:color w:val="000000" w:themeColor="text1"/>
          <w:lang w:val="de-DE"/>
        </w:rPr>
        <w:t xml:space="preserve">sog. </w:t>
      </w:r>
      <w:r>
        <w:rPr>
          <w:rFonts w:asciiTheme="minorHAnsi" w:hAnsiTheme="minorHAnsi"/>
          <w:color w:val="000000" w:themeColor="text1"/>
          <w:lang w:val="de-DE"/>
        </w:rPr>
        <w:t xml:space="preserve">ärztlichen Beirat sowie</w:t>
      </w:r>
      <w:r>
        <w:rPr>
          <w:rFonts w:asciiTheme="minorHAnsi" w:hAnsiTheme="minorHAnsi"/>
          <w:color w:val="000000" w:themeColor="text1"/>
          <w:lang w:val="de-DE"/>
        </w:rPr>
        <w:t xml:space="preserve"> die</w:t>
      </w:r>
      <w:r>
        <w:rPr>
          <w:rFonts w:asciiTheme="minorHAnsi" w:hAnsiTheme="minorHAnsi"/>
          <w:color w:val="000000" w:themeColor="text1"/>
          <w:lang w:val="de-DE"/>
        </w:rPr>
        <w:t xml:space="preserve"> kontinuierliche Einbindung</w:t>
      </w:r>
      <w:r>
        <w:rPr>
          <w:rFonts w:asciiTheme="minorHAnsi" w:hAnsiTheme="minorHAnsi"/>
          <w:color w:val="000000" w:themeColor="text1"/>
          <w:lang w:val="de-DE"/>
        </w:rPr>
        <w:t xml:space="preserve"> der Organisation</w:t>
      </w:r>
      <w:r>
        <w:rPr>
          <w:rFonts w:asciiTheme="minorHAnsi" w:hAnsiTheme="minorHAnsi"/>
          <w:color w:val="000000" w:themeColor="text1"/>
          <w:lang w:val="de-DE"/>
        </w:rPr>
        <w:t xml:space="preserve"> in die Entwicklung medizinischer Leitlinien verstehen</w:t>
      </w:r>
      <w:r>
        <w:rPr>
          <w:rFonts w:asciiTheme="minorHAnsi" w:hAnsiTheme="minorHAnsi"/>
          <w:color w:val="000000" w:themeColor="text1"/>
          <w:lang w:val="de-DE"/>
        </w:rPr>
        <w:t xml:space="preserve"> </w:t>
      </w:r>
      <w:r w:rsidR="00384BD3" w:rsidRPr="007310A7">
        <w:rPr>
          <w:rFonts w:asciiTheme="minorHAnsi" w:hAnsiTheme="minorHAnsi"/>
          <w:color w:val="000000" w:themeColor="text1"/>
          <w:lang w:val="de-DE"/>
        </w:rPr>
        <w:fldChar w:fldCharType="begin"/>
      </w:r>
      <w:r w:rsidR="009047B8" w:rsidRPr="007310A7">
        <w:rPr>
          <w:rFonts w:asciiTheme="minorHAnsi" w:hAnsiTheme="minorHAnsi"/>
          <w:color w:val="000000" w:themeColor="text1"/>
          <w:lang w:val="de-DE"/>
        </w:rPr>
        <w:instrText xml:space="preserve"> ADDIN ZOTERO_ITEM CSL_CITATION {"citationID":"1a9GdM6E","properties":{"unsorted":false,"formattedCitation":"(vgl. Glandula 2005, 14)","plainCitation":"(vgl. Glandula 2005, 14)","noteIndex":0},"citationItems":[{"id":1303,"uris":["http://zotero.org/users/local/owKliTIb/items/TN3BLHGP"],"itemData":{"id":1303,"type":"report","collection-number":"21","collection-title":"Glandula","genre":"Magazin","number":"Heft 1-05","publisher":"Netzwerk Hypophysen- und Nebennierenerkrankungen e.V.","title":"Patienten schreiben für Patienten","URL":"https://www.glandula-online.de/fileadmin/user_upload/Publikationen/GLANDULA/glan21.pdf","author":[{"literal":"Netzwerk Hypophysen- und Nebennierenerkrankungen e.V."}],"issued":{"date-parts":[["2005"]]}},"locator":"14","label":"page","suppress-author":true,"prefix":"vgl. Glandula"}],"schema":"https://github.com/citation-style-language/schema/raw/master/csl-citation.json"} </w:instrText>
      </w:r>
      <w:r w:rsidR="00384BD3"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Glandula 2005, 14)</w:t>
      </w:r>
      <w:r w:rsidR="00384BD3"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Ein zentraler Standpunkt der </w:t>
      </w:r>
      <w:proofErr w:type="spellStart"/>
      <w:del w:id="1000103" w:author="Claude Lektorat" w:date="2026-06-30T12:18:05Z">
        <w:r>
          <w:rPr>
            <w:rFonts w:asciiTheme="minorHAnsi" w:hAnsiTheme="minorHAnsi"/>
            <w:color w:val="000000" w:themeColor="text1"/>
            <w:lang w:val="de-DE"/>
          </w:rPr>
          <w:delText xml:space="preserve">Innitiative</w:delText>
        </w:r>
      </w:del>
      <w:ins w:id="1000104" w:author="Claude Lektorat" w:date="2026-06-30T12:18:05Z">
        <w:r>
          <w:rPr>
            <w:rFonts w:asciiTheme="minorHAnsi" w:hAnsiTheme="minorHAnsi"/>
            <w:color w:val="000000" w:themeColor="text1"/>
            <w:lang w:val="de-DE"/>
          </w:rPr>
          <w:t xml:space="preserve">Initiative</w:t>
        </w:r>
      </w:ins>
      <w:proofErr w:type="spellEnd"/>
      <w:r>
        <w:rPr>
          <w:rFonts w:asciiTheme="minorHAnsi" w:hAnsiTheme="minorHAnsi"/>
          <w:color w:val="000000" w:themeColor="text1"/>
          <w:lang w:val="de-DE"/>
        </w:rPr>
        <w:t xml:space="preserve"> ist </w:t>
      </w:r>
      <w:r>
        <w:rPr>
          <w:rFonts w:asciiTheme="minorHAnsi" w:hAnsiTheme="minorHAnsi"/>
          <w:color w:val="000000" w:themeColor="text1"/>
          <w:lang w:val="de-DE"/>
        </w:rPr>
        <w:t xml:space="preserve">dabei </w:t>
      </w:r>
      <w:r>
        <w:rPr>
          <w:rFonts w:asciiTheme="minorHAnsi" w:hAnsiTheme="minorHAnsi"/>
          <w:color w:val="000000" w:themeColor="text1"/>
          <w:lang w:val="de-DE"/>
        </w:rPr>
        <w:t xml:space="preserve">ihr Verständnis der</w:t>
      </w:r>
      <w:r>
        <w:rPr>
          <w:rFonts w:asciiTheme="minorHAnsi" w:hAnsiTheme="minorHAnsi"/>
          <w:color w:val="000000" w:themeColor="text1"/>
          <w:lang w:val="de-DE"/>
        </w:rPr>
        <w:t xml:space="preserve"> von AGS-</w:t>
      </w:r>
      <w:r>
        <w:rPr>
          <w:rFonts w:asciiTheme="minorHAnsi" w:hAnsiTheme="minorHAnsi"/>
          <w:color w:val="000000" w:themeColor="text1"/>
          <w:lang w:val="de-DE"/>
        </w:rPr>
        <w:t xml:space="preserve">Betroffenen als Frauen </w:t>
      </w:r>
      <w:r>
        <w:rPr>
          <w:rFonts w:asciiTheme="minorHAnsi" w:hAnsiTheme="minorHAnsi"/>
          <w:color w:val="000000" w:themeColor="text1"/>
          <w:lang w:val="de-DE"/>
        </w:rPr>
        <w:t xml:space="preserve">sowie die </w:t>
      </w:r>
      <w:r>
        <w:rPr>
          <w:rFonts w:asciiTheme="minorHAnsi" w:hAnsiTheme="minorHAnsi"/>
          <w:color w:val="000000" w:themeColor="text1"/>
          <w:lang w:val="de-DE"/>
        </w:rPr>
        <w:t xml:space="preserve">Abgrenzung ihrer Mitglieder von der medizinischen – und später aktivistischen </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Kategorie der Intergeschlechtlichkeit</w:t>
      </w:r>
      <w:r>
        <w:rPr>
          <w:rFonts w:asciiTheme="minorHAnsi" w:hAnsiTheme="minorHAnsi"/>
          <w:color w:val="000000" w:themeColor="text1"/>
          <w:lang w:val="de-DE"/>
        </w:rPr>
        <w:t xml:space="preserve"> </w:t>
      </w:r>
      <w:r w:rsidR="007B25C5" w:rsidRPr="007310A7">
        <w:rPr>
          <w:rFonts w:asciiTheme="minorHAnsi" w:hAnsiTheme="minorHAnsi"/>
          <w:color w:val="000000" w:themeColor="text1"/>
          <w:lang w:val="de-DE"/>
        </w:rPr>
        <w:fldChar w:fldCharType="begin"/>
      </w:r>
      <w:r w:rsidR="00166788">
        <w:rPr>
          <w:rFonts w:asciiTheme="minorHAnsi" w:hAnsiTheme="minorHAnsi"/>
          <w:color w:val="000000" w:themeColor="text1"/>
          <w:lang w:val="de-DE"/>
        </w:rPr>
        <w:instrText xml:space="preserve"> ADDIN ZOTERO_ITEM CSL_CITATION {"citationID":"BTZyUSfu","properties":{"unsorted":false,"formattedCitation":"(vgl. z.B. Blankenstein 2021; DER 2012)","plainCitation":"(vgl. z.B. Blankenstein 2021; DER 2012)","noteIndex":0},"citationItems":[{"id":42,"uris":["http://zotero.org/users/local/owKliTIb/items/AP5ELLZC"],"itemData":{"id":42,"type":"document","title":"Stellungnahme","URL":"https://www.bundestag.de/resource/blob/816778/stellungnahme-blankenstein.pdf","author":[{"family":"Blankenstein","given":"Oliver"}],"issued":{"date-parts":[["2021"]]}},"prefix":"vgl. z.B."},{"id":110,"uris":["http://zotero.org/users/local/owKliTIb/items/EJGH64SS"],"itemData":{"id":110,"type":"document","publisher-place":"Berlin","title":"Intersexualität. Stellungnahme","URL":"https://www.ethikrat.org/fileadmin/Publikationen/Stellungnahmen/deutsch/DER_StnIntersex_Deu_Online.pdf","author":[{"literal":"Deutscher Ethikrat"}],"issued":{"date-parts":[["2012"]]}},"suppress-author":true,"prefix":"DER"}],"schema":"https://github.com/citation-style-language/schema/raw/master/csl-citation.json"} </w:instrText>
      </w:r>
      <w:r w:rsidR="007B25C5" w:rsidRPr="007310A7">
        <w:rPr>
          <w:rFonts w:asciiTheme="minorHAnsi" w:hAnsiTheme="minorHAnsi"/>
          <w:color w:val="000000" w:themeColor="text1"/>
          <w:lang w:val="de-DE"/>
        </w:rPr>
        <w:fldChar w:fldCharType="separate"/>
      </w:r>
      <w:r>
        <w:rPr>
          <w:rFonts w:ascii="Cambria" w:hAnsi="Cambria"/>
          <w:color w:val="000000" w:themeColor="text1"/>
          <w:lang w:val="de-DE"/>
        </w:rPr>
        <w:t xml:space="preserve">(vgl. z.B. Blankenstein 2021; DER 2012)</w:t>
      </w:r>
      <w:r w:rsidR="007B25C5"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w:t>
      </w:r>
    </w:p>
    <w:p w14:paraId="1B5C4E06" w14:textId="0901195B"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Ein medizinkritischer Intersexualitäts-</w:t>
      </w:r>
      <w:r w:rsidR="005059A0">
        <w:rPr>
          <w:rFonts w:asciiTheme="minorHAnsi" w:hAnsiTheme="minorHAnsi"/>
          <w:color w:val="000000" w:themeColor="text1"/>
          <w:lang w:val="de-DE"/>
        </w:rPr>
        <w:t>D</w:t>
      </w:r>
      <w:r w:rsidRPr="007310A7">
        <w:rPr>
          <w:rFonts w:asciiTheme="minorHAnsi" w:hAnsiTheme="minorHAnsi"/>
          <w:color w:val="000000" w:themeColor="text1"/>
          <w:lang w:val="de-DE"/>
        </w:rPr>
        <w:t xml:space="preserve">iskurs entsteht in Deutschland ebenfalls ab Mitte der 1990er Jahre. 1996 gründen Michel Reiter und Heike Bödeker </w:t>
      </w:r>
      <w:r w:rsidRPr="007310A7">
        <w:rPr>
          <w:rFonts w:asciiTheme="minorHAnsi" w:hAnsiTheme="minorHAnsi"/>
          <w:i/>
          <w:color w:val="000000" w:themeColor="text1"/>
          <w:lang w:val="de-DE"/>
        </w:rPr>
        <w:t xml:space="preserve">Die Arbeitsgruppe gegen Gewalt in der Pädiatrie und Gynäkologie </w:t>
      </w:r>
      <w:r w:rsidRPr="007310A7">
        <w:rPr>
          <w:rFonts w:asciiTheme="minorHAnsi" w:hAnsiTheme="minorHAnsi"/>
          <w:color w:val="000000" w:themeColor="text1"/>
          <w:lang w:val="de-DE"/>
        </w:rPr>
        <w:t>(AGGPG) als erste deutsche und zweite</w:t>
      </w:r>
      <w:r w:rsidR="005059A0">
        <w:rPr>
          <w:rFonts w:asciiTheme="minorHAnsi" w:hAnsiTheme="minorHAnsi"/>
          <w:color w:val="000000" w:themeColor="text1"/>
          <w:lang w:val="de-DE"/>
        </w:rPr>
        <w:t xml:space="preserve"> weltweite</w:t>
      </w:r>
      <w:r w:rsidRPr="007310A7">
        <w:rPr>
          <w:rFonts w:asciiTheme="minorHAnsi" w:hAnsiTheme="minorHAnsi"/>
          <w:color w:val="000000" w:themeColor="text1"/>
          <w:lang w:val="de-DE"/>
        </w:rPr>
        <w:t xml:space="preserve"> </w:t>
      </w:r>
      <w:r w:rsidR="005059A0">
        <w:rPr>
          <w:rFonts w:asciiTheme="minorHAnsi" w:hAnsiTheme="minorHAnsi"/>
          <w:color w:val="000000" w:themeColor="text1"/>
          <w:lang w:val="de-DE"/>
        </w:rPr>
        <w:t xml:space="preserve">aktivistische </w:t>
      </w:r>
      <w:r w:rsidRPr="007310A7">
        <w:rPr>
          <w:rFonts w:asciiTheme="minorHAnsi" w:hAnsiTheme="minorHAnsi"/>
          <w:color w:val="000000" w:themeColor="text1"/>
          <w:lang w:val="de-DE"/>
        </w:rPr>
        <w:t xml:space="preserve">Selbstvertretungsgruppe </w:t>
      </w:r>
      <w:r w:rsidR="005059A0">
        <w:rPr>
          <w:rFonts w:asciiTheme="minorHAnsi" w:hAnsiTheme="minorHAnsi"/>
          <w:color w:val="000000" w:themeColor="text1"/>
          <w:lang w:val="de-DE"/>
        </w:rPr>
        <w:t xml:space="preserve">intergeschlechtlicher </w:t>
      </w:r>
      <w:r w:rsidRPr="007310A7">
        <w:rPr>
          <w:rFonts w:asciiTheme="minorHAnsi" w:hAnsiTheme="minorHAnsi"/>
          <w:color w:val="000000" w:themeColor="text1"/>
          <w:lang w:val="de-DE"/>
        </w:rPr>
        <w:t xml:space="preserve">Menschen </w:t>
      </w:r>
      <w:r w:rsidR="007B25C5" w:rsidRPr="007310A7">
        <w:rPr>
          <w:rFonts w:asciiTheme="minorHAnsi" w:hAnsiTheme="minorHAnsi"/>
          <w:color w:val="000000" w:themeColor="text1"/>
          <w:lang w:val="de-DE"/>
        </w:rPr>
        <w:fldChar w:fldCharType="begin"/>
      </w:r>
      <w:r w:rsidR="00667DED" w:rsidRPr="007310A7">
        <w:rPr>
          <w:rFonts w:asciiTheme="minorHAnsi" w:hAnsiTheme="minorHAnsi"/>
          <w:color w:val="000000" w:themeColor="text1"/>
          <w:lang w:val="de-DE"/>
        </w:rPr>
        <w:instrText xml:space="preserve"> ADDIN ZOTERO_ITEM CSL_CITATION {"citationID":"hog9wDzU","properties":{"unsorted":false,"formattedCitation":"(vgl. Ghattas und Sabisch 2017, 165)","plainCitation":"(vgl. Ghattas und Sabisch 2017, 165)","dontUpdate":true,"noteIndex":0},"citationItems":[{"id":140,"uris":["http://zotero.org/users/local/owKliTIb/items/IREMRVD6"],"itemData":{"id":140,"type":"chapter","container-title":"Teilhabe für alle</w:instrText>
      </w:r>
      <w:r w:rsidR="00667DED" w:rsidRPr="007310A7">
        <w:rPr>
          <w:rFonts w:ascii="Times New Roman" w:hAnsi="Times New Roman" w:cs="Times New Roman"/>
          <w:color w:val="000000" w:themeColor="text1"/>
          <w:lang w:val="de-DE"/>
        </w:rPr>
        <w:instrText>⁈</w:instrText>
      </w:r>
      <w:r w:rsidR="00667DED" w:rsidRPr="007310A7">
        <w:rPr>
          <w:rFonts w:asciiTheme="minorHAnsi" w:hAnsiTheme="minorHAnsi"/>
          <w:color w:val="000000" w:themeColor="text1"/>
          <w:lang w:val="de-DE"/>
        </w:rPr>
        <w:instrText xml:space="preserve"> Lebensrealit</w:instrText>
      </w:r>
      <w:r w:rsidR="00667DED" w:rsidRPr="007310A7">
        <w:rPr>
          <w:rFonts w:ascii="Cambria" w:hAnsi="Cambria" w:cs="Cambria"/>
          <w:color w:val="000000" w:themeColor="text1"/>
          <w:lang w:val="de-DE"/>
        </w:rPr>
        <w:instrText>ä</w:instrText>
      </w:r>
      <w:r w:rsidR="00667DED" w:rsidRPr="007310A7">
        <w:rPr>
          <w:rFonts w:asciiTheme="minorHAnsi" w:hAnsiTheme="minorHAnsi"/>
          <w:color w:val="000000" w:themeColor="text1"/>
          <w:lang w:val="de-DE"/>
        </w:rPr>
        <w:instrText xml:space="preserve">ten zwischen Diskriminierung und Partizipation","publisher-place":"Bonn","title":"Mehr als </w:instrText>
      </w:r>
      <w:r w:rsidR="00667DED" w:rsidRPr="007310A7">
        <w:rPr>
          <w:rFonts w:ascii="Cambria" w:hAnsi="Cambria" w:cs="Cambria"/>
          <w:color w:val="000000" w:themeColor="text1"/>
          <w:lang w:val="de-DE"/>
        </w:rPr>
        <w:instrText>„</w:instrText>
      </w:r>
      <w:r w:rsidR="00667DED" w:rsidRPr="007310A7">
        <w:rPr>
          <w:rFonts w:asciiTheme="minorHAnsi" w:hAnsiTheme="minorHAnsi"/>
          <w:color w:val="000000" w:themeColor="text1"/>
          <w:lang w:val="de-DE"/>
        </w:rPr>
        <w:instrText xml:space="preserve">Mann“ und „Frau“ – Teilhabe intergeschlechtlicher Personen","author":[{"family":"Ghattas","given":"Dan Christian"},{"family":"Sabisch","given":"Katja"}],"editor":[{"family":"Diehl","given":"Elke"}],"issued":{"date-parts":[["2017"]]}},"locator":"165","label":"page","prefix":"vgl."}],"schema":"https://github.com/citation-style-language/schema/raw/master/csl-citation.json"} </w:instrText>
      </w:r>
      <w:r w:rsidR="007B25C5" w:rsidRPr="007310A7">
        <w:rPr>
          <w:rFonts w:asciiTheme="minorHAnsi" w:hAnsiTheme="minorHAnsi"/>
          <w:color w:val="000000" w:themeColor="text1"/>
          <w:lang w:val="de-DE"/>
        </w:rPr>
        <w:fldChar w:fldCharType="separate"/>
      </w:r>
      <w:r w:rsidR="007B25C5" w:rsidRPr="007310A7">
        <w:rPr>
          <w:rFonts w:ascii="Cambria" w:hAnsi="Cambria"/>
          <w:color w:val="000000" w:themeColor="text1"/>
          <w:lang w:val="de-DE"/>
        </w:rPr>
        <w:t xml:space="preserve">(vgl. Ghattas, </w:t>
      </w:r>
      <w:proofErr w:type="spellStart"/>
      <w:r w:rsidR="007B25C5" w:rsidRPr="007310A7">
        <w:rPr>
          <w:rFonts w:ascii="Cambria" w:hAnsi="Cambria"/>
          <w:color w:val="000000" w:themeColor="text1"/>
          <w:lang w:val="de-DE"/>
        </w:rPr>
        <w:t>Sabisch</w:t>
      </w:r>
      <w:proofErr w:type="spellEnd"/>
      <w:r w:rsidR="007B25C5" w:rsidRPr="007310A7">
        <w:rPr>
          <w:rFonts w:ascii="Cambria" w:hAnsi="Cambria"/>
          <w:color w:val="000000" w:themeColor="text1"/>
          <w:lang w:val="de-DE"/>
        </w:rPr>
        <w:t xml:space="preserve"> 2017, 165)</w:t>
      </w:r>
      <w:r w:rsidR="007B25C5"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Die AGGPG äußerte ab Beginn ihrer Gründung scharfe Kritik an normanpassenden Genitaleingriffen an intersexuell kategorisierten Kindern</w:t>
      </w:r>
      <w:r w:rsidR="007B25C5" w:rsidRPr="007310A7">
        <w:rPr>
          <w:rFonts w:asciiTheme="minorHAnsi" w:hAnsiTheme="minorHAnsi"/>
          <w:color w:val="000000" w:themeColor="text1"/>
          <w:lang w:val="de-DE"/>
        </w:rPr>
        <w:t xml:space="preserve"> </w:t>
      </w:r>
      <w:r w:rsidR="008C6438" w:rsidRPr="007310A7">
        <w:rPr>
          <w:rFonts w:asciiTheme="minorHAnsi" w:hAnsiTheme="minorHAnsi"/>
          <w:color w:val="000000" w:themeColor="text1"/>
          <w:lang w:val="de-DE"/>
        </w:rPr>
        <w:fldChar w:fldCharType="begin"/>
      </w:r>
      <w:r w:rsidR="008C6438" w:rsidRPr="007310A7">
        <w:rPr>
          <w:rFonts w:asciiTheme="minorHAnsi" w:hAnsiTheme="minorHAnsi"/>
          <w:color w:val="000000" w:themeColor="text1"/>
          <w:lang w:val="de-DE"/>
        </w:rPr>
        <w:instrText xml:space="preserve"> ADDIN ZOTERO_ITEM CSL_CITATION {"citationID":"AZ2Hhfip","properties":{"unsorted":false,"formattedCitation":"(vgl. Zehnder 2010, 169)","plainCitation":"(vgl. Zehnder 2010, 169)","noteIndex":0},"citationItems":[{"id":1306,"uris":["http://zotero.org/users/local/owKliTIb/items/9WEMRAPT"],"itemData":{"id":1306,"type":"book","collection-title":"Gender Studies","ISBN":"978-3-8376-1398-8","language":"ger","publisher":"Transcript","publisher-place":"Bielefeld","source":"BnF ISBN","title":"Zwitter beim Namen nennen: Intersexualität zwischen Pathologie, Selbstbestimmung und leiblicher Erfahrung","title-short":"Zwitter beim Namen nennen","author":[{"family":"Zehnder","given":"Kathrin"}],"issued":{"date-parts":[["2010"]]}},"locator":"169","label":"page","prefix":"vgl."}],"schema":"https://github.com/citation-style-language/schema/raw/master/csl-citation.json"} </w:instrText>
      </w:r>
      <w:r w:rsidR="008C6438" w:rsidRPr="007310A7">
        <w:rPr>
          <w:rFonts w:asciiTheme="minorHAnsi" w:hAnsiTheme="minorHAnsi"/>
          <w:color w:val="000000" w:themeColor="text1"/>
          <w:lang w:val="de-DE"/>
        </w:rPr>
        <w:fldChar w:fldCharType="separate"/>
      </w:r>
      <w:r w:rsidR="008C6438" w:rsidRPr="007310A7">
        <w:rPr>
          <w:rFonts w:ascii="Cambria" w:hAnsi="Cambria"/>
          <w:color w:val="000000" w:themeColor="text1"/>
          <w:lang w:val="de-DE"/>
        </w:rPr>
        <w:t>(vgl. Zehnder 2010, 169)</w:t>
      </w:r>
      <w:r w:rsidR="008C6438"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VertreterInnen des medizinischen </w:t>
      </w:r>
      <w:r w:rsidR="00F27F16">
        <w:rPr>
          <w:rFonts w:asciiTheme="minorHAnsi" w:hAnsiTheme="minorHAnsi"/>
          <w:color w:val="000000" w:themeColor="text1"/>
          <w:lang w:val="de-DE"/>
        </w:rPr>
        <w:t>Intersexualitäts-</w:t>
      </w:r>
      <w:r w:rsidRPr="007310A7">
        <w:rPr>
          <w:rFonts w:asciiTheme="minorHAnsi" w:hAnsiTheme="minorHAnsi"/>
          <w:color w:val="000000" w:themeColor="text1"/>
          <w:lang w:val="de-DE"/>
        </w:rPr>
        <w:t xml:space="preserve">Diskurses werden </w:t>
      </w:r>
      <w:r w:rsidR="002104C7">
        <w:rPr>
          <w:rFonts w:asciiTheme="minorHAnsi" w:hAnsiTheme="minorHAnsi"/>
          <w:color w:val="000000" w:themeColor="text1"/>
          <w:lang w:val="de-DE"/>
        </w:rPr>
        <w:t>mittels</w:t>
      </w:r>
      <w:r w:rsidR="002D704B">
        <w:rPr>
          <w:rFonts w:asciiTheme="minorHAnsi" w:hAnsiTheme="minorHAnsi"/>
          <w:color w:val="000000" w:themeColor="text1"/>
          <w:lang w:val="de-DE"/>
        </w:rPr>
        <w:t xml:space="preserve"> </w:t>
      </w:r>
      <w:r w:rsidRPr="007310A7">
        <w:rPr>
          <w:rFonts w:asciiTheme="minorHAnsi" w:hAnsiTheme="minorHAnsi"/>
          <w:color w:val="000000" w:themeColor="text1"/>
          <w:lang w:val="de-DE"/>
        </w:rPr>
        <w:t>Protest</w:t>
      </w:r>
      <w:r w:rsidR="002104C7">
        <w:rPr>
          <w:rFonts w:asciiTheme="minorHAnsi" w:hAnsiTheme="minorHAnsi"/>
          <w:color w:val="000000" w:themeColor="text1"/>
          <w:lang w:val="de-DE"/>
        </w:rPr>
        <w:t>aktionen</w:t>
      </w:r>
      <w:r w:rsidR="006A6F86">
        <w:rPr>
          <w:rFonts w:asciiTheme="minorHAnsi" w:hAnsiTheme="minorHAnsi"/>
          <w:color w:val="000000" w:themeColor="text1"/>
          <w:lang w:val="de-DE"/>
        </w:rPr>
        <w:t xml:space="preserve"> </w:t>
      </w:r>
      <w:r w:rsidR="006A6F86">
        <w:rPr>
          <w:rFonts w:asciiTheme="minorHAnsi" w:hAnsiTheme="minorHAnsi"/>
          <w:color w:val="000000" w:themeColor="text1"/>
          <w:lang w:val="de-DE"/>
        </w:rPr>
        <w:t>gemeinsam mit kritischen Verbündeten</w:t>
      </w:r>
      <w:r w:rsidR="002104C7">
        <w:rPr>
          <w:rFonts w:asciiTheme="minorHAnsi" w:hAnsiTheme="minorHAnsi"/>
          <w:color w:val="000000" w:themeColor="text1"/>
          <w:lang w:val="de-DE"/>
        </w:rPr>
        <w:t>,</w:t>
      </w:r>
      <w:r w:rsidRPr="007310A7">
        <w:rPr>
          <w:rFonts w:asciiTheme="minorHAnsi" w:hAnsiTheme="minorHAnsi"/>
          <w:color w:val="000000" w:themeColor="text1"/>
          <w:lang w:val="de-DE"/>
        </w:rPr>
        <w:t xml:space="preserve"> </w:t>
      </w:r>
      <w:r w:rsidR="002104C7">
        <w:rPr>
          <w:rFonts w:asciiTheme="minorHAnsi" w:hAnsiTheme="minorHAnsi"/>
          <w:color w:val="000000" w:themeColor="text1"/>
          <w:lang w:val="de-DE"/>
        </w:rPr>
        <w:t xml:space="preserve">im Zuge </w:t>
      </w:r>
      <w:r w:rsidRPr="007310A7">
        <w:rPr>
          <w:rFonts w:asciiTheme="minorHAnsi" w:hAnsiTheme="minorHAnsi"/>
          <w:color w:val="000000" w:themeColor="text1"/>
          <w:lang w:val="de-DE"/>
        </w:rPr>
        <w:t>medizinischer Veranstaltungen</w:t>
      </w:r>
      <w:r w:rsidR="002104C7">
        <w:rPr>
          <w:rFonts w:asciiTheme="minorHAnsi" w:hAnsiTheme="minorHAnsi"/>
          <w:color w:val="000000" w:themeColor="text1"/>
          <w:lang w:val="de-DE"/>
        </w:rPr>
        <w:t xml:space="preserve"> sowie durch </w:t>
      </w:r>
      <w:r w:rsidR="002D704B">
        <w:rPr>
          <w:rFonts w:asciiTheme="minorHAnsi" w:hAnsiTheme="minorHAnsi"/>
          <w:color w:val="000000" w:themeColor="text1"/>
          <w:lang w:val="de-DE"/>
        </w:rPr>
        <w:t xml:space="preserve">eine Vielzahl </w:t>
      </w:r>
      <w:r w:rsidRPr="007310A7">
        <w:rPr>
          <w:rFonts w:asciiTheme="minorHAnsi" w:hAnsiTheme="minorHAnsi"/>
          <w:color w:val="000000" w:themeColor="text1"/>
          <w:lang w:val="de-DE"/>
        </w:rPr>
        <w:t>eigene</w:t>
      </w:r>
      <w:r w:rsidR="002D704B">
        <w:rPr>
          <w:rFonts w:asciiTheme="minorHAnsi" w:hAnsiTheme="minorHAnsi"/>
          <w:color w:val="000000" w:themeColor="text1"/>
          <w:lang w:val="de-DE"/>
        </w:rPr>
        <w:t>r</w:t>
      </w:r>
      <w:r w:rsidR="002104C7">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Veröffentlichungen kritisch konfrontiert </w:t>
      </w:r>
      <w:r w:rsidR="007B25C5" w:rsidRPr="007310A7">
        <w:rPr>
          <w:rFonts w:asciiTheme="minorHAnsi" w:hAnsiTheme="minorHAnsi"/>
          <w:color w:val="000000" w:themeColor="text1"/>
          <w:lang w:val="de-DE"/>
        </w:rPr>
        <w:fldChar w:fldCharType="begin"/>
      </w:r>
      <w:r w:rsidR="00E200BF" w:rsidRPr="007310A7">
        <w:rPr>
          <w:rFonts w:asciiTheme="minorHAnsi" w:hAnsiTheme="minorHAnsi"/>
          <w:color w:val="000000" w:themeColor="text1"/>
          <w:lang w:val="de-DE"/>
        </w:rPr>
        <w:instrText xml:space="preserve"> ADDIN ZOTERO_ITEM CSL_CITATION {"citationID":"bppzhooa","properties":{"unsorted":true,"formattedCitation":"(vgl. ebd., 170, ACGPG 1997; 2001; Reiter 2000)","plainCitation":"(vgl. ebd., 170, ACGPG 1997; 2001; Reiter 2000)","noteIndex":0},"citationItems":[{"id":1307,"uris":["http://zotero.org/users/local/owKliTIb/items/2MI4V9G2","http://zotero.org/users/local/owKliTIb/items/DBNGVF3J"],"itemData":{"id":1307,"type":"document","genre":"Faltblatt","title":"AGGPG-Info. Vernichtung intersexueller Menschen in Deutschland","author":[{"literal":"Arbeitsgruppe gegen Gewalt in der Pädiatrie und Gynäkologie"}],"issued":{"date-parts":[["1997"]]}},"suppress-author":true,"prefix":"vgl. ebd., 170, ACGPG"},{"id":18,"uris":["http://zotero.org/users/local/owKliTIb/items/6EEXEND4"],"itemData":{"id":18,"type":"article-journal","container-title":"Oldenburger Stachel","page":"12","title":"Selbstdarstellung der AGGPG","volume":"208","author":[{"literal":"Arbeitsgemeinschaft gegen Gewalt in der Pädiatrie und Gynäkologie"}],"issued":{"date-parts":[["2001"]]}},"suppress-author":true},{"id":315,"uris":["http://zotero.org/users/local/owKliTIb/items/HI6HDVL9"],"itemData":{"id":315,"type":"article-journal","container-title":"Gigi","issue":"9","page":"13-15","title":"Medizinische Intervention als Folter","author":[{"family":"Reiter","given":"Michel"}],"issued":{"date-parts":[["2000"]]}}}],"schema":"https://github.com/citation-style-language/schema/raw/master/csl-citation.json"} </w:instrText>
      </w:r>
      <w:r w:rsidR="007B25C5" w:rsidRPr="007310A7">
        <w:rPr>
          <w:rFonts w:asciiTheme="minorHAnsi" w:hAnsiTheme="minorHAnsi"/>
          <w:color w:val="000000" w:themeColor="text1"/>
          <w:lang w:val="de-DE"/>
        </w:rPr>
        <w:fldChar w:fldCharType="separate"/>
      </w:r>
      <w:r w:rsidR="00E200BF" w:rsidRPr="007310A7">
        <w:rPr>
          <w:rFonts w:ascii="Cambria" w:hAnsi="Cambria"/>
          <w:color w:val="000000" w:themeColor="text1"/>
          <w:lang w:val="de-DE"/>
        </w:rPr>
        <w:t xml:space="preserve">(vgl. </w:t>
      </w:r>
      <w:r w:rsidR="002104C7">
        <w:rPr>
          <w:rFonts w:ascii="Cambria" w:hAnsi="Cambria"/>
          <w:color w:val="000000" w:themeColor="text1"/>
          <w:lang w:val="de-DE"/>
        </w:rPr>
        <w:t xml:space="preserve">z.B. </w:t>
      </w:r>
      <w:r w:rsidR="00E200BF" w:rsidRPr="007310A7">
        <w:rPr>
          <w:rFonts w:ascii="Cambria" w:hAnsi="Cambria"/>
          <w:color w:val="000000" w:themeColor="text1"/>
          <w:lang w:val="de-DE"/>
        </w:rPr>
        <w:t>ebd., 170, A</w:t>
      </w:r>
      <w:r w:rsidR="00F27F16">
        <w:rPr>
          <w:rFonts w:ascii="Cambria" w:hAnsi="Cambria"/>
          <w:color w:val="000000" w:themeColor="text1"/>
          <w:lang w:val="de-DE"/>
        </w:rPr>
        <w:t>G</w:t>
      </w:r>
      <w:r w:rsidR="00E200BF" w:rsidRPr="007310A7">
        <w:rPr>
          <w:rFonts w:ascii="Cambria" w:hAnsi="Cambria"/>
          <w:color w:val="000000" w:themeColor="text1"/>
          <w:lang w:val="de-DE"/>
        </w:rPr>
        <w:t>GPG 1997; 2001; Reiter 2000)</w:t>
      </w:r>
      <w:r w:rsidR="007B25C5"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Dabei verwendet die AGGPG ähnlich wie</w:t>
      </w:r>
      <w:r w:rsidR="00F27F16">
        <w:rPr>
          <w:rFonts w:asciiTheme="minorHAnsi" w:hAnsiTheme="minorHAnsi"/>
          <w:color w:val="000000" w:themeColor="text1"/>
          <w:lang w:val="de-DE"/>
        </w:rPr>
        <w:t xml:space="preserve"> anfangs</w:t>
      </w:r>
      <w:r w:rsidRPr="007310A7">
        <w:rPr>
          <w:rFonts w:asciiTheme="minorHAnsi" w:hAnsiTheme="minorHAnsi"/>
          <w:color w:val="000000" w:themeColor="text1"/>
          <w:lang w:val="de-DE"/>
        </w:rPr>
        <w:t xml:space="preserve"> ISNA </w:t>
      </w:r>
      <w:r w:rsidR="00F27F16">
        <w:rPr>
          <w:rFonts w:asciiTheme="minorHAnsi" w:hAnsiTheme="minorHAnsi"/>
          <w:color w:val="000000" w:themeColor="text1"/>
          <w:lang w:val="de-DE"/>
        </w:rPr>
        <w:t xml:space="preserve">bereits in den 1990er Jahren </w:t>
      </w:r>
      <w:r w:rsidRPr="007310A7">
        <w:rPr>
          <w:rFonts w:asciiTheme="minorHAnsi" w:hAnsiTheme="minorHAnsi"/>
          <w:color w:val="000000" w:themeColor="text1"/>
          <w:lang w:val="de-DE"/>
        </w:rPr>
        <w:t>den Begriff der Genitalverstümmelung</w:t>
      </w:r>
      <w:r w:rsidR="00F27F16">
        <w:rPr>
          <w:rFonts w:asciiTheme="minorHAnsi" w:hAnsiTheme="minorHAnsi"/>
          <w:color w:val="000000" w:themeColor="text1"/>
          <w:lang w:val="de-DE"/>
        </w:rPr>
        <w:t>,</w:t>
      </w:r>
      <w:r w:rsidRPr="007310A7">
        <w:rPr>
          <w:rFonts w:asciiTheme="minorHAnsi" w:hAnsiTheme="minorHAnsi"/>
          <w:color w:val="000000" w:themeColor="text1"/>
          <w:lang w:val="de-DE"/>
        </w:rPr>
        <w:t xml:space="preserve"> der sich ab den 2010er Jahren als </w:t>
      </w:r>
      <w:proofErr w:type="spellStart"/>
      <w:r w:rsidRPr="007310A7">
        <w:rPr>
          <w:rFonts w:asciiTheme="minorHAnsi" w:hAnsiTheme="minorHAnsi"/>
          <w:i/>
          <w:color w:val="000000" w:themeColor="text1"/>
          <w:lang w:val="de-DE"/>
        </w:rPr>
        <w:t>intersex</w:t>
      </w:r>
      <w:proofErr w:type="spellEnd"/>
      <w:r w:rsidRPr="007310A7">
        <w:rPr>
          <w:rFonts w:asciiTheme="minorHAnsi" w:hAnsiTheme="minorHAnsi"/>
          <w:i/>
          <w:color w:val="000000" w:themeColor="text1"/>
          <w:lang w:val="de-DE"/>
        </w:rPr>
        <w:t xml:space="preserve"> genital </w:t>
      </w:r>
      <w:proofErr w:type="spellStart"/>
      <w:r w:rsidRPr="007310A7">
        <w:rPr>
          <w:rFonts w:asciiTheme="minorHAnsi" w:hAnsiTheme="minorHAnsi"/>
          <w:i/>
          <w:color w:val="000000" w:themeColor="text1"/>
          <w:lang w:val="de-DE"/>
        </w:rPr>
        <w:t>mutilation</w:t>
      </w:r>
      <w:proofErr w:type="spellEnd"/>
      <w:r w:rsidRPr="007310A7">
        <w:rPr>
          <w:rFonts w:asciiTheme="minorHAnsi" w:hAnsiTheme="minorHAnsi"/>
          <w:color w:val="000000" w:themeColor="text1"/>
          <w:lang w:val="de-DE"/>
        </w:rPr>
        <w:t xml:space="preserve"> (IGM)</w:t>
      </w:r>
      <w:r w:rsidR="002D704B">
        <w:rPr>
          <w:rFonts w:asciiTheme="minorHAnsi" w:hAnsiTheme="minorHAnsi"/>
          <w:color w:val="000000" w:themeColor="text1"/>
          <w:lang w:val="de-DE"/>
        </w:rPr>
        <w:t xml:space="preserve"> </w:t>
      </w:r>
      <w:r w:rsidRPr="007310A7">
        <w:rPr>
          <w:rFonts w:asciiTheme="minorHAnsi" w:hAnsiTheme="minorHAnsi"/>
          <w:color w:val="000000" w:themeColor="text1"/>
          <w:lang w:val="de-DE"/>
        </w:rPr>
        <w:t>im internationalen Menschenrechtsdiskurs als Bezeichnung für die Eingriffe an nicht</w:t>
      </w:r>
      <w:r w:rsidR="00F27F16">
        <w:rPr>
          <w:rFonts w:asciiTheme="minorHAnsi" w:hAnsiTheme="minorHAnsi"/>
          <w:color w:val="000000" w:themeColor="text1"/>
          <w:lang w:val="de-DE"/>
        </w:rPr>
        <w:t>-</w:t>
      </w:r>
      <w:r w:rsidRPr="007310A7">
        <w:rPr>
          <w:rFonts w:asciiTheme="minorHAnsi" w:hAnsiTheme="minorHAnsi"/>
          <w:color w:val="000000" w:themeColor="text1"/>
          <w:lang w:val="de-DE"/>
        </w:rPr>
        <w:t xml:space="preserve">einwilligungsfähigen intergeschlechtlichen Kindern etabliert. Ebenfalls ähneln geschlechtertheoretische Positionen der AGGPG der frühen </w:t>
      </w:r>
      <w:proofErr w:type="spellStart"/>
      <w:r w:rsidRPr="007310A7">
        <w:rPr>
          <w:rFonts w:asciiTheme="minorHAnsi" w:hAnsiTheme="minorHAnsi"/>
          <w:color w:val="000000" w:themeColor="text1"/>
          <w:lang w:val="de-DE"/>
        </w:rPr>
        <w:t>Kririk</w:t>
      </w:r>
      <w:proofErr w:type="spellEnd"/>
      <w:r w:rsidRPr="007310A7">
        <w:rPr>
          <w:rFonts w:asciiTheme="minorHAnsi" w:hAnsiTheme="minorHAnsi"/>
          <w:color w:val="000000" w:themeColor="text1"/>
          <w:lang w:val="de-DE"/>
        </w:rPr>
        <w:t xml:space="preserve"> ISNAs gegenüber einem binären System der Geschlechterkategorisierung</w:t>
      </w:r>
      <w:r w:rsidR="002609FA" w:rsidRPr="007310A7">
        <w:rPr>
          <w:rFonts w:asciiTheme="minorHAnsi" w:hAnsiTheme="minorHAnsi"/>
          <w:color w:val="000000" w:themeColor="text1"/>
          <w:lang w:val="de-DE"/>
        </w:rPr>
        <w:t xml:space="preserve"> </w:t>
      </w:r>
      <w:r w:rsidR="002609FA" w:rsidRPr="007310A7">
        <w:rPr>
          <w:rFonts w:asciiTheme="minorHAnsi" w:hAnsiTheme="minorHAnsi"/>
          <w:color w:val="000000" w:themeColor="text1"/>
          <w:lang w:val="de-DE"/>
        </w:rPr>
        <w:fldChar w:fldCharType="begin"/>
      </w:r>
      <w:r w:rsidR="002609FA" w:rsidRPr="007310A7">
        <w:rPr>
          <w:rFonts w:asciiTheme="minorHAnsi" w:hAnsiTheme="minorHAnsi"/>
          <w:color w:val="000000" w:themeColor="text1"/>
          <w:lang w:val="de-DE"/>
        </w:rPr>
        <w:instrText xml:space="preserve"> ADDIN ZOTERO_ITEM CSL_CITATION {"citationID":"jVtdIEui","properties":{"unsorted":false,"formattedCitation":"(vgl. Davis 2015, 32)","plainCitation":"(vgl. Davis 2015, 32)","noteIndex":0},"citationItems":[{"id":1202,"uris":["http://zotero.org/users/local/owKliTIb/items/UI7EEAIY"],"itemData":{"id":1202,"type":"book","abstract":"When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32","label":"page","prefix":"vgl."}],"schema":"https://github.com/citation-style-language/schema/raw/master/csl-citation.json"} </w:instrText>
      </w:r>
      <w:r w:rsidR="002609FA" w:rsidRPr="007310A7">
        <w:rPr>
          <w:rFonts w:asciiTheme="minorHAnsi" w:hAnsiTheme="minorHAnsi"/>
          <w:color w:val="000000" w:themeColor="text1"/>
          <w:lang w:val="de-DE"/>
        </w:rPr>
        <w:fldChar w:fldCharType="separate"/>
      </w:r>
      <w:r w:rsidR="002609FA" w:rsidRPr="007310A7">
        <w:rPr>
          <w:rFonts w:ascii="Cambria" w:hAnsi="Cambria"/>
          <w:color w:val="000000" w:themeColor="text1"/>
          <w:lang w:val="de-DE"/>
        </w:rPr>
        <w:t>(vgl. Davis 2015, 32)</w:t>
      </w:r>
      <w:r w:rsidR="002609FA"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r w:rsidRPr="007310A7">
        <w:rPr>
          <w:rStyle w:val="Funotenzeichen"/>
          <w:color w:val="000000" w:themeColor="text1"/>
        </w:rPr>
        <w:footnoteReference w:id="125"/>
      </w:r>
      <w:r w:rsidRPr="007310A7">
        <w:rPr>
          <w:rFonts w:asciiTheme="minorHAnsi" w:hAnsiTheme="minorHAnsi"/>
          <w:color w:val="000000" w:themeColor="text1"/>
          <w:lang w:val="de-DE"/>
        </w:rPr>
        <w:t xml:space="preserve"> </w:t>
      </w:r>
    </w:p>
    <w:p w14:paraId="3F29FB92" w14:textId="3E2D7A67"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lastRenderedPageBreak/>
        <w:t xml:space="preserve">Neben den Parallelen zur frühen nordamerikanischen </w:t>
      </w:r>
      <w:r w:rsidR="002104C7">
        <w:rPr>
          <w:rFonts w:asciiTheme="minorHAnsi" w:hAnsiTheme="minorHAnsi"/>
          <w:color w:val="000000" w:themeColor="text1"/>
          <w:lang w:val="de-DE"/>
        </w:rPr>
        <w:t>Intersex-</w:t>
      </w:r>
      <w:r w:rsidRPr="007310A7">
        <w:rPr>
          <w:rFonts w:asciiTheme="minorHAnsi" w:hAnsiTheme="minorHAnsi"/>
          <w:color w:val="000000" w:themeColor="text1"/>
          <w:lang w:val="de-DE"/>
        </w:rPr>
        <w:t xml:space="preserve">Bewegung werden </w:t>
      </w:r>
      <w:r w:rsidR="002104C7">
        <w:rPr>
          <w:rFonts w:asciiTheme="minorHAnsi" w:hAnsiTheme="minorHAnsi"/>
          <w:color w:val="000000" w:themeColor="text1"/>
          <w:lang w:val="de-DE"/>
        </w:rPr>
        <w:t xml:space="preserve">ebenfalls </w:t>
      </w:r>
      <w:r w:rsidRPr="007310A7">
        <w:rPr>
          <w:rFonts w:asciiTheme="minorHAnsi" w:hAnsiTheme="minorHAnsi"/>
          <w:color w:val="000000" w:themeColor="text1"/>
          <w:lang w:val="de-DE"/>
        </w:rPr>
        <w:t xml:space="preserve">Differenzen deutlich: So versucht Reiter bereits Anfang der 2000er Jahre mittels juristischer Klage einen dritten Personenstand zu erstreiten, um durch diesen Sichtbarkeit und </w:t>
      </w:r>
      <w:r w:rsidR="008F0BBA">
        <w:rPr>
          <w:rFonts w:asciiTheme="minorHAnsi" w:hAnsiTheme="minorHAnsi"/>
          <w:color w:val="000000" w:themeColor="text1"/>
          <w:lang w:val="de-DE"/>
        </w:rPr>
        <w:t xml:space="preserve">perspektivisch </w:t>
      </w:r>
      <w:r w:rsidRPr="007310A7">
        <w:rPr>
          <w:rFonts w:asciiTheme="minorHAnsi" w:hAnsiTheme="minorHAnsi"/>
          <w:color w:val="000000" w:themeColor="text1"/>
          <w:lang w:val="de-DE"/>
        </w:rPr>
        <w:t>Schutz für intersexuell kategorisierte Menschen zu realisieren</w:t>
      </w:r>
      <w:r w:rsidR="002609FA" w:rsidRPr="007310A7">
        <w:rPr>
          <w:rFonts w:asciiTheme="minorHAnsi" w:hAnsiTheme="minorHAnsi"/>
          <w:color w:val="000000" w:themeColor="text1"/>
          <w:lang w:val="de-DE"/>
        </w:rPr>
        <w:t xml:space="preserve"> </w:t>
      </w:r>
      <w:r w:rsidR="002609FA" w:rsidRPr="007310A7">
        <w:rPr>
          <w:rFonts w:asciiTheme="minorHAnsi" w:hAnsiTheme="minorHAnsi"/>
          <w:color w:val="000000" w:themeColor="text1"/>
          <w:lang w:val="de-DE"/>
        </w:rPr>
        <w:fldChar w:fldCharType="begin"/>
      </w:r>
      <w:r w:rsidR="009047B8" w:rsidRPr="007310A7">
        <w:rPr>
          <w:rFonts w:asciiTheme="minorHAnsi" w:hAnsiTheme="minorHAnsi"/>
          <w:color w:val="000000" w:themeColor="text1"/>
          <w:lang w:val="de-DE"/>
        </w:rPr>
        <w:instrText xml:space="preserve"> ADDIN ZOTERO_ITEM CSL_CITATION {"citationID":"ZByOM16k","properties":{"unsorted":false,"formattedCitation":"(vgl. Ghattas und Sabisch 2017, 166)","plainCitation":"(vgl. Ghattas und Sabisch 2017, 166)","dontUpdate":true,"noteIndex":0},"citationItems":[{"id":140,"uris":["http://zotero.org/users/local/owKliTIb/items/IREMRVD6"],"itemData":{"id":140,"type":"chapter","container-title":"Teilhabe für alle</w:instrText>
      </w:r>
      <w:r w:rsidR="009047B8" w:rsidRPr="007310A7">
        <w:rPr>
          <w:rFonts w:ascii="Times New Roman" w:hAnsi="Times New Roman" w:cs="Times New Roman"/>
          <w:color w:val="000000" w:themeColor="text1"/>
          <w:lang w:val="de-DE"/>
        </w:rPr>
        <w:instrText>⁈</w:instrText>
      </w:r>
      <w:r w:rsidR="009047B8" w:rsidRPr="007310A7">
        <w:rPr>
          <w:rFonts w:asciiTheme="minorHAnsi" w:hAnsiTheme="minorHAnsi"/>
          <w:color w:val="000000" w:themeColor="text1"/>
          <w:lang w:val="de-DE"/>
        </w:rPr>
        <w:instrText xml:space="preserve"> Lebensrealit</w:instrText>
      </w:r>
      <w:r w:rsidR="009047B8" w:rsidRPr="007310A7">
        <w:rPr>
          <w:rFonts w:ascii="Cambria" w:hAnsi="Cambria" w:cs="Cambria"/>
          <w:color w:val="000000" w:themeColor="text1"/>
          <w:lang w:val="de-DE"/>
        </w:rPr>
        <w:instrText>ä</w:instrText>
      </w:r>
      <w:r w:rsidR="009047B8" w:rsidRPr="007310A7">
        <w:rPr>
          <w:rFonts w:asciiTheme="minorHAnsi" w:hAnsiTheme="minorHAnsi"/>
          <w:color w:val="000000" w:themeColor="text1"/>
          <w:lang w:val="de-DE"/>
        </w:rPr>
        <w:instrText xml:space="preserve">ten zwischen Diskriminierung und Partizipation","publisher-place":"Bonn","title":"Mehr als </w:instrText>
      </w:r>
      <w:r w:rsidR="009047B8" w:rsidRPr="007310A7">
        <w:rPr>
          <w:rFonts w:ascii="Cambria" w:hAnsi="Cambria" w:cs="Cambria"/>
          <w:color w:val="000000" w:themeColor="text1"/>
          <w:lang w:val="de-DE"/>
        </w:rPr>
        <w:instrText>„</w:instrText>
      </w:r>
      <w:r w:rsidR="009047B8" w:rsidRPr="007310A7">
        <w:rPr>
          <w:rFonts w:asciiTheme="minorHAnsi" w:hAnsiTheme="minorHAnsi"/>
          <w:color w:val="000000" w:themeColor="text1"/>
          <w:lang w:val="de-DE"/>
        </w:rPr>
        <w:instrText xml:space="preserve">Mann“ und „Frau“ – Teilhabe intergeschlechtlicher Personen","author":[{"family":"Ghattas","given":"Dan Christian"},{"family":"Sabisch","given":"Katja"}],"editor":[{"family":"Diehl","given":"Elke"}],"issued":{"date-parts":[["2017"]]}},"locator":"166","label":"page","prefix":"vgl."}],"schema":"https://github.com/citation-style-language/schema/raw/master/csl-citation.json"} </w:instrText>
      </w:r>
      <w:r w:rsidR="002609FA" w:rsidRPr="007310A7">
        <w:rPr>
          <w:rFonts w:asciiTheme="minorHAnsi" w:hAnsiTheme="minorHAnsi"/>
          <w:color w:val="000000" w:themeColor="text1"/>
          <w:lang w:val="de-DE"/>
        </w:rPr>
        <w:fldChar w:fldCharType="separate"/>
      </w:r>
      <w:r w:rsidR="002609FA" w:rsidRPr="007310A7">
        <w:rPr>
          <w:rFonts w:ascii="Cambria" w:hAnsi="Cambria"/>
          <w:color w:val="000000" w:themeColor="text1"/>
          <w:lang w:val="de-DE"/>
        </w:rPr>
        <w:t>(vgl. Ghattas</w:t>
      </w:r>
      <w:r w:rsidR="007C1389" w:rsidRPr="007310A7">
        <w:rPr>
          <w:rFonts w:ascii="Cambria" w:hAnsi="Cambria"/>
          <w:color w:val="000000" w:themeColor="text1"/>
          <w:lang w:val="de-DE"/>
        </w:rPr>
        <w:t xml:space="preserve">, </w:t>
      </w:r>
      <w:proofErr w:type="spellStart"/>
      <w:r w:rsidR="002609FA" w:rsidRPr="007310A7">
        <w:rPr>
          <w:rFonts w:ascii="Cambria" w:hAnsi="Cambria"/>
          <w:color w:val="000000" w:themeColor="text1"/>
          <w:lang w:val="de-DE"/>
        </w:rPr>
        <w:t>Sabisch</w:t>
      </w:r>
      <w:proofErr w:type="spellEnd"/>
      <w:r w:rsidR="002609FA" w:rsidRPr="007310A7">
        <w:rPr>
          <w:rFonts w:ascii="Cambria" w:hAnsi="Cambria"/>
          <w:color w:val="000000" w:themeColor="text1"/>
          <w:lang w:val="de-DE"/>
        </w:rPr>
        <w:t xml:space="preserve"> 2017, 166)</w:t>
      </w:r>
      <w:r w:rsidR="002609FA"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r w:rsidR="002104C7" w:rsidRPr="002104C7">
        <w:rPr>
          <w:rStyle w:val="Funotenzeichen"/>
          <w:color w:val="000000" w:themeColor="text1"/>
          <w:lang w:val="de-DE"/>
        </w:rPr>
        <w:t xml:space="preserve"> </w:t>
      </w:r>
      <w:r w:rsidR="002104C7" w:rsidRPr="007310A7">
        <w:rPr>
          <w:rStyle w:val="Funotenzeichen"/>
          <w:color w:val="000000" w:themeColor="text1"/>
        </w:rPr>
        <w:footnoteReference w:id="126"/>
      </w:r>
      <w:r w:rsidR="002104C7" w:rsidRPr="007310A7">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Unterschiede zeigen sich auch auf sprachlicher Ebene: Dem ironischen und </w:t>
      </w:r>
      <w:r w:rsidR="009A557D">
        <w:rPr>
          <w:rFonts w:asciiTheme="minorHAnsi" w:hAnsiTheme="minorHAnsi"/>
          <w:color w:val="000000" w:themeColor="text1"/>
          <w:lang w:val="de-DE"/>
        </w:rPr>
        <w:t xml:space="preserve">teilweise </w:t>
      </w:r>
      <w:r w:rsidRPr="007310A7">
        <w:rPr>
          <w:rFonts w:asciiTheme="minorHAnsi" w:hAnsiTheme="minorHAnsi"/>
          <w:color w:val="000000" w:themeColor="text1"/>
          <w:lang w:val="de-DE"/>
        </w:rPr>
        <w:t>humoristischen Stil der ersten Diskursbeiträge von ISNA steht eine zwar nicht weniger akademisch versierte, jedoch sehr viel drastischere Sprache insbesondere von AGGPG</w:t>
      </w:r>
      <w:r w:rsidR="009A557D">
        <w:rPr>
          <w:rFonts w:asciiTheme="minorHAnsi" w:hAnsiTheme="minorHAnsi"/>
          <w:color w:val="000000" w:themeColor="text1"/>
          <w:lang w:val="de-DE"/>
        </w:rPr>
        <w:t>-</w:t>
      </w:r>
      <w:r w:rsidRPr="007310A7">
        <w:rPr>
          <w:rFonts w:asciiTheme="minorHAnsi" w:hAnsiTheme="minorHAnsi"/>
          <w:color w:val="000000" w:themeColor="text1"/>
          <w:lang w:val="de-DE"/>
        </w:rPr>
        <w:t xml:space="preserve">Gründer*innen Reiter und Bödeker gegenüber </w:t>
      </w:r>
      <w:r w:rsidR="00E200BF" w:rsidRPr="007310A7">
        <w:rPr>
          <w:rFonts w:asciiTheme="minorHAnsi" w:hAnsiTheme="minorHAnsi"/>
          <w:color w:val="000000" w:themeColor="text1"/>
          <w:lang w:val="de-DE"/>
        </w:rPr>
        <w:fldChar w:fldCharType="begin"/>
      </w:r>
      <w:r w:rsidR="00E200BF" w:rsidRPr="007310A7">
        <w:rPr>
          <w:rFonts w:asciiTheme="minorHAnsi" w:hAnsiTheme="minorHAnsi"/>
          <w:color w:val="000000" w:themeColor="text1"/>
          <w:lang w:val="de-DE"/>
        </w:rPr>
        <w:instrText xml:space="preserve"> ADDIN ZOTERO_ITEM CSL_CITATION {"citationID":"aYuwWwY7","properties":{"unsorted":false,"formattedCitation":"(vgl. auch Zehnder 2010)","plainCitation":"(vgl. auch Zehnder 2010)","noteIndex":0},"citationItems":[{"id":1306,"uris":["http://zotero.org/users/local/owKliTIb/items/9WEMRAPT"],"itemData":{"id":1306,"type":"book","collection-title":"Gender Studies","ISBN":"978-3-8376-1398-8","language":"ger","publisher":"Transcript","publisher-place":"Bielefeld","source":"BnF ISBN","title":"Zwitter beim Namen nennen: Intersexualität zwischen Pathologie, Selbstbestimmung und leiblicher Erfahrung","title-short":"Zwitter beim Namen nennen","author":[{"family":"Zehnder","given":"Kathrin"}],"issued":{"date-parts":[["2010"]]}},"prefix":"vgl. auch"}],"schema":"https://github.com/citation-style-language/schema/raw/master/csl-citation.json"} </w:instrText>
      </w:r>
      <w:r w:rsidR="00E200BF" w:rsidRPr="007310A7">
        <w:rPr>
          <w:rFonts w:asciiTheme="minorHAnsi" w:hAnsiTheme="minorHAnsi"/>
          <w:color w:val="000000" w:themeColor="text1"/>
          <w:lang w:val="de-DE"/>
        </w:rPr>
        <w:fldChar w:fldCharType="separate"/>
      </w:r>
      <w:r w:rsidR="00E200BF" w:rsidRPr="007310A7">
        <w:rPr>
          <w:rFonts w:ascii="Cambria" w:hAnsi="Cambria"/>
          <w:color w:val="000000" w:themeColor="text1"/>
          <w:lang w:val="de-DE"/>
        </w:rPr>
        <w:t>(vgl. auch Zehnder 2010)</w:t>
      </w:r>
      <w:r w:rsidR="00E200BF"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So benennt Reiter die selbst erlebten </w:t>
      </w:r>
      <w:proofErr w:type="spellStart"/>
      <w:r w:rsidRPr="007310A7">
        <w:rPr>
          <w:rFonts w:asciiTheme="minorHAnsi" w:hAnsiTheme="minorHAnsi"/>
          <w:color w:val="000000" w:themeColor="text1"/>
          <w:lang w:val="de-DE"/>
        </w:rPr>
        <w:t>uneingewilligten</w:t>
      </w:r>
      <w:proofErr w:type="spellEnd"/>
      <w:r w:rsidRPr="007310A7">
        <w:rPr>
          <w:rFonts w:asciiTheme="minorHAnsi" w:hAnsiTheme="minorHAnsi"/>
          <w:color w:val="000000" w:themeColor="text1"/>
          <w:lang w:val="de-DE"/>
        </w:rPr>
        <w:t xml:space="preserve"> Eingriffe als „Folter“ </w:t>
      </w:r>
      <w:r w:rsidR="002609FA" w:rsidRPr="007310A7">
        <w:rPr>
          <w:rFonts w:asciiTheme="minorHAnsi" w:hAnsiTheme="minorHAnsi"/>
          <w:color w:val="000000" w:themeColor="text1"/>
          <w:lang w:val="de-DE"/>
        </w:rPr>
        <w:fldChar w:fldCharType="begin"/>
      </w:r>
      <w:r w:rsidR="002609FA" w:rsidRPr="007310A7">
        <w:rPr>
          <w:rFonts w:asciiTheme="minorHAnsi" w:hAnsiTheme="minorHAnsi"/>
          <w:color w:val="000000" w:themeColor="text1"/>
          <w:lang w:val="de-DE"/>
        </w:rPr>
        <w:instrText xml:space="preserve"> ADDIN ZOTERO_ITEM CSL_CITATION {"citationID":"mTs6F2l3","properties":{"unsorted":false,"formattedCitation":"(2000, 13\\uc0\\u8211{}15)","plainCitation":"(2000, 13–15)","noteIndex":0},"citationItems":[{"id":315,"uris":["http://zotero.org/users/local/owKliTIb/items/HI6HDVL9"],"itemData":{"id":315,"type":"article-journal","container-title":"Gigi","issue":"9","page":"13-15","title":"Medizinische Intervention als Folter","author":[{"family":"Reiter","given":"Michel"}],"issued":{"date-parts":[["2000"]]}},"locator":"13-15","label":"page","suppress-author":true}],"schema":"https://github.com/citation-style-language/schema/raw/master/csl-citation.json"} </w:instrText>
      </w:r>
      <w:r w:rsidR="002609FA" w:rsidRPr="007310A7">
        <w:rPr>
          <w:rFonts w:asciiTheme="minorHAnsi" w:hAnsiTheme="minorHAnsi"/>
          <w:color w:val="000000" w:themeColor="text1"/>
          <w:lang w:val="de-DE"/>
        </w:rPr>
        <w:fldChar w:fldCharType="separate"/>
      </w:r>
      <w:r w:rsidR="002609FA" w:rsidRPr="007310A7">
        <w:rPr>
          <w:rFonts w:ascii="Cambria" w:hAnsi="Cambria" w:cs="Times New Roman"/>
          <w:color w:val="000000" w:themeColor="text1"/>
          <w:lang w:val="de-DE"/>
        </w:rPr>
        <w:t>(2000, 13)</w:t>
      </w:r>
      <w:r w:rsidR="002609FA" w:rsidRPr="007310A7">
        <w:rPr>
          <w:rFonts w:asciiTheme="minorHAnsi" w:hAnsiTheme="minorHAnsi"/>
          <w:color w:val="000000" w:themeColor="text1"/>
          <w:lang w:val="de-DE"/>
        </w:rPr>
        <w:fldChar w:fldCharType="end"/>
      </w:r>
      <w:r w:rsidR="002609FA" w:rsidRPr="007310A7">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und Bödeker versteht die intersexuelle Kategorisierung als „Vorwand, um gequält, </w:t>
      </w:r>
      <w:proofErr w:type="spellStart"/>
      <w:r w:rsidRPr="007310A7">
        <w:rPr>
          <w:rFonts w:asciiTheme="minorHAnsi" w:hAnsiTheme="minorHAnsi"/>
          <w:color w:val="000000" w:themeColor="text1"/>
          <w:lang w:val="de-DE"/>
        </w:rPr>
        <w:t>verstümmelt</w:t>
      </w:r>
      <w:proofErr w:type="spellEnd"/>
      <w:r w:rsidRPr="007310A7">
        <w:rPr>
          <w:rFonts w:asciiTheme="minorHAnsi" w:hAnsiTheme="minorHAnsi"/>
          <w:color w:val="000000" w:themeColor="text1"/>
          <w:lang w:val="de-DE"/>
        </w:rPr>
        <w:t xml:space="preserve">, entstellt, vergewaltigt zu werden“ </w:t>
      </w:r>
      <w:r w:rsidR="007C1389" w:rsidRPr="007310A7">
        <w:rPr>
          <w:rFonts w:asciiTheme="minorHAnsi" w:hAnsiTheme="minorHAnsi"/>
          <w:color w:val="000000" w:themeColor="text1"/>
          <w:lang w:val="de-DE"/>
        </w:rPr>
        <w:fldChar w:fldCharType="begin"/>
      </w:r>
      <w:r w:rsidR="007C1389" w:rsidRPr="007310A7">
        <w:rPr>
          <w:rFonts w:asciiTheme="minorHAnsi" w:hAnsiTheme="minorHAnsi"/>
          <w:color w:val="000000" w:themeColor="text1"/>
          <w:lang w:val="de-DE"/>
        </w:rPr>
        <w:instrText xml:space="preserve"> ADDIN ZOTERO_ITEM CSL_CITATION {"citationID":"hSm73fbp","properties":{"unsorted":false,"formattedCitation":"(B\\uc0\\u246{}deker 1998, 106)","plainCitation":"(Bödeker 1998, 106)","noteIndex":0},"citationItems":[{"id":1308,"uris":["http://zotero.org/users/local/owKliTIb/items/HNHURB93"],"itemData":{"id":1308,"type":"book","publisher":"na","title":"Intersexualität (Hermaphroditismus)–Eine Fingerübung in Compliance?„Dazwischen\",„beides\" oder „weder noch\"?","author":[{"family":"Bödeker","given":"Heike"}],"issued":{"date-parts":[["1998"]]}},"locator":"106","label":"page"}],"schema":"https://github.com/citation-style-language/schema/raw/master/csl-citation.json"} </w:instrText>
      </w:r>
      <w:r w:rsidR="007C1389" w:rsidRPr="007310A7">
        <w:rPr>
          <w:rFonts w:asciiTheme="minorHAnsi" w:hAnsiTheme="minorHAnsi"/>
          <w:color w:val="000000" w:themeColor="text1"/>
          <w:lang w:val="de-DE"/>
        </w:rPr>
        <w:fldChar w:fldCharType="separate"/>
      </w:r>
      <w:r w:rsidR="007C1389" w:rsidRPr="007310A7">
        <w:rPr>
          <w:rFonts w:ascii="Cambria" w:hAnsi="Cambria" w:cs="Times New Roman"/>
          <w:color w:val="000000" w:themeColor="text1"/>
          <w:lang w:val="de-DE"/>
        </w:rPr>
        <w:t>(Bödeker 1998, 106)</w:t>
      </w:r>
      <w:r w:rsidR="007C138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Aus einer diskursanalytischen Ebene liegt </w:t>
      </w:r>
      <w:proofErr w:type="spellStart"/>
      <w:r w:rsidRPr="007310A7">
        <w:rPr>
          <w:rFonts w:asciiTheme="minorHAnsi" w:hAnsiTheme="minorHAnsi"/>
          <w:color w:val="000000" w:themeColor="text1"/>
          <w:lang w:val="de-DE"/>
        </w:rPr>
        <w:t>Nahe</w:t>
      </w:r>
      <w:proofErr w:type="spellEnd"/>
      <w:r w:rsidRPr="007310A7">
        <w:rPr>
          <w:rFonts w:asciiTheme="minorHAnsi" w:hAnsiTheme="minorHAnsi"/>
          <w:color w:val="000000" w:themeColor="text1"/>
          <w:lang w:val="de-DE"/>
        </w:rPr>
        <w:t xml:space="preserve">, dass diese Differenz mit der – soweit rekonstruierbar – deutlich geringeren Einbindung bzw. </w:t>
      </w:r>
      <w:proofErr w:type="spellStart"/>
      <w:r w:rsidRPr="007310A7">
        <w:rPr>
          <w:rFonts w:asciiTheme="minorHAnsi" w:hAnsiTheme="minorHAnsi"/>
          <w:color w:val="000000" w:themeColor="text1"/>
          <w:lang w:val="de-DE"/>
        </w:rPr>
        <w:t>Etabliertheit</w:t>
      </w:r>
      <w:proofErr w:type="spellEnd"/>
      <w:r w:rsidRPr="007310A7">
        <w:rPr>
          <w:rFonts w:asciiTheme="minorHAnsi" w:hAnsiTheme="minorHAnsi"/>
          <w:color w:val="000000" w:themeColor="text1"/>
          <w:lang w:val="de-DE"/>
        </w:rPr>
        <w:t xml:space="preserve"> der Aktivist*innen in kritische</w:t>
      </w:r>
      <w:r w:rsidR="00C60E35">
        <w:rPr>
          <w:rFonts w:asciiTheme="minorHAnsi" w:hAnsiTheme="minorHAnsi"/>
          <w:color w:val="000000" w:themeColor="text1"/>
          <w:lang w:val="de-DE"/>
        </w:rPr>
        <w:t xml:space="preserve"> </w:t>
      </w:r>
      <w:r w:rsidRPr="007310A7">
        <w:rPr>
          <w:rFonts w:asciiTheme="minorHAnsi" w:hAnsiTheme="minorHAnsi"/>
          <w:color w:val="000000" w:themeColor="text1"/>
          <w:lang w:val="de-DE"/>
        </w:rPr>
        <w:t>universitäre Wissensproduktion zusammenhängt. Während Chase von Beginn an mit etablierten Wissenschaftler</w:t>
      </w:r>
      <w:r w:rsidR="00C60E35">
        <w:rPr>
          <w:rFonts w:asciiTheme="minorHAnsi" w:hAnsiTheme="minorHAnsi"/>
          <w:color w:val="000000" w:themeColor="text1"/>
          <w:lang w:val="de-DE"/>
        </w:rPr>
        <w:t>i</w:t>
      </w:r>
      <w:r w:rsidRPr="007310A7">
        <w:rPr>
          <w:rFonts w:asciiTheme="minorHAnsi" w:hAnsiTheme="minorHAnsi"/>
          <w:color w:val="000000" w:themeColor="text1"/>
          <w:lang w:val="de-DE"/>
        </w:rPr>
        <w:t xml:space="preserve">nnen wie Fausto-Sterling und Dreger </w:t>
      </w:r>
      <w:r w:rsidR="008F0BBA">
        <w:rPr>
          <w:rFonts w:asciiTheme="minorHAnsi" w:hAnsiTheme="minorHAnsi"/>
          <w:color w:val="000000" w:themeColor="text1"/>
          <w:lang w:val="de-DE"/>
        </w:rPr>
        <w:t xml:space="preserve">in engem Austausch </w:t>
      </w:r>
      <w:r w:rsidRPr="007310A7">
        <w:rPr>
          <w:rFonts w:asciiTheme="minorHAnsi" w:hAnsiTheme="minorHAnsi"/>
          <w:color w:val="000000" w:themeColor="text1"/>
          <w:lang w:val="de-DE"/>
        </w:rPr>
        <w:t xml:space="preserve">steht, muss die AGGPG deutlich stärker eine diskursive Angriffs-Strategie aus einer Position der Außenseiter*innen verfolgen. Diese zielt a. e. über die Verwendung drastischer und bildhafter Sprache auf eine </w:t>
      </w:r>
      <w:r w:rsidR="008F0BBA">
        <w:rPr>
          <w:rFonts w:asciiTheme="minorHAnsi" w:hAnsiTheme="minorHAnsi"/>
          <w:color w:val="000000" w:themeColor="text1"/>
          <w:lang w:val="de-DE"/>
        </w:rPr>
        <w:t xml:space="preserve">Aktivierung </w:t>
      </w:r>
      <w:r w:rsidRPr="007310A7">
        <w:rPr>
          <w:rFonts w:asciiTheme="minorHAnsi" w:hAnsiTheme="minorHAnsi"/>
          <w:color w:val="000000" w:themeColor="text1"/>
          <w:lang w:val="de-DE"/>
        </w:rPr>
        <w:t xml:space="preserve">eines zum damaligen Zeitpunkt kaum vorhandenen öffentlichen </w:t>
      </w:r>
      <w:r w:rsidR="00F04A22">
        <w:rPr>
          <w:rFonts w:asciiTheme="minorHAnsi" w:hAnsiTheme="minorHAnsi"/>
          <w:color w:val="000000" w:themeColor="text1"/>
          <w:lang w:val="de-DE"/>
        </w:rPr>
        <w:t>Intergeschlechts-</w:t>
      </w:r>
      <w:r w:rsidRPr="007310A7">
        <w:rPr>
          <w:rFonts w:asciiTheme="minorHAnsi" w:hAnsiTheme="minorHAnsi"/>
          <w:color w:val="000000" w:themeColor="text1"/>
          <w:lang w:val="de-DE"/>
        </w:rPr>
        <w:t>Diskurses. Aller Wahrscheinlichkeit nach steht der</w:t>
      </w:r>
      <w:r w:rsidR="00F04A22">
        <w:rPr>
          <w:rFonts w:asciiTheme="minorHAnsi" w:hAnsiTheme="minorHAnsi"/>
          <w:color w:val="000000" w:themeColor="text1"/>
          <w:lang w:val="de-DE"/>
        </w:rPr>
        <w:t xml:space="preserve"> mittelfristig</w:t>
      </w:r>
      <w:r w:rsidRPr="007310A7">
        <w:rPr>
          <w:rFonts w:asciiTheme="minorHAnsi" w:hAnsiTheme="minorHAnsi"/>
          <w:color w:val="000000" w:themeColor="text1"/>
          <w:lang w:val="de-DE"/>
        </w:rPr>
        <w:t xml:space="preserve"> ausbleibende Erfolg dieser </w:t>
      </w:r>
      <w:r w:rsidR="00F04A22">
        <w:rPr>
          <w:rFonts w:asciiTheme="minorHAnsi" w:hAnsiTheme="minorHAnsi"/>
          <w:color w:val="000000" w:themeColor="text1"/>
          <w:lang w:val="de-DE"/>
        </w:rPr>
        <w:t xml:space="preserve">öffentlichen </w:t>
      </w:r>
      <w:r w:rsidRPr="007310A7">
        <w:rPr>
          <w:rFonts w:asciiTheme="minorHAnsi" w:hAnsiTheme="minorHAnsi"/>
          <w:color w:val="000000" w:themeColor="text1"/>
          <w:lang w:val="de-DE"/>
        </w:rPr>
        <w:t xml:space="preserve">Strategie sowie der versuchten juristischen Mittel im Zusammenhang mit der Einstellung der politischen Aktivität der AGGPG </w:t>
      </w:r>
      <w:r w:rsidR="00F04A22">
        <w:rPr>
          <w:rFonts w:asciiTheme="minorHAnsi" w:hAnsiTheme="minorHAnsi"/>
          <w:color w:val="000000" w:themeColor="text1"/>
          <w:lang w:val="de-DE"/>
        </w:rPr>
        <w:t xml:space="preserve">im Jahr </w:t>
      </w:r>
      <w:r w:rsidRPr="007310A7">
        <w:rPr>
          <w:rFonts w:asciiTheme="minorHAnsi" w:hAnsiTheme="minorHAnsi"/>
          <w:color w:val="000000" w:themeColor="text1"/>
          <w:lang w:val="de-DE"/>
        </w:rPr>
        <w:t xml:space="preserve">2004. </w:t>
      </w:r>
    </w:p>
    <w:p w14:paraId="48A4DD24" w14:textId="7EF0ED69" w:rsidR="00C32CC6" w:rsidRPr="007310A7" w:rsidRDefault="00C32CC6" w:rsidP="00C60E35">
      <w:pPr>
        <w:pStyle w:val="Default"/>
        <w:spacing w:before="240"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2008 gründet sich die deutsche Unter-Organisation von OII: IVIM/OII Germany. Diese verfolgt ebenfalls eine explizit medizinkritische Strategie und verwendet eine ähnliche, am Menschenrechts-Diskurs orientierte Sprache. Dabei adressiert die deutsche Sektion</w:t>
      </w:r>
      <w:r w:rsidR="00C60E35">
        <w:rPr>
          <w:rFonts w:asciiTheme="minorHAnsi" w:hAnsiTheme="minorHAnsi"/>
          <w:color w:val="000000" w:themeColor="text1"/>
          <w:lang w:val="de-DE"/>
        </w:rPr>
        <w:t xml:space="preserve"> bereits</w:t>
      </w:r>
      <w:r w:rsidRPr="007310A7">
        <w:rPr>
          <w:rFonts w:asciiTheme="minorHAnsi" w:hAnsiTheme="minorHAnsi"/>
          <w:color w:val="000000" w:themeColor="text1"/>
          <w:lang w:val="de-DE"/>
        </w:rPr>
        <w:t xml:space="preserve"> kurz nach ihrer Gründung die </w:t>
      </w:r>
      <w:r w:rsidR="00C60E35">
        <w:rPr>
          <w:rFonts w:asciiTheme="minorHAnsi" w:hAnsiTheme="minorHAnsi"/>
          <w:color w:val="000000" w:themeColor="text1"/>
          <w:lang w:val="de-DE"/>
        </w:rPr>
        <w:t xml:space="preserve">deutsche </w:t>
      </w:r>
      <w:r w:rsidRPr="007310A7">
        <w:rPr>
          <w:rFonts w:asciiTheme="minorHAnsi" w:hAnsiTheme="minorHAnsi"/>
          <w:color w:val="000000" w:themeColor="text1"/>
          <w:lang w:val="de-DE"/>
        </w:rPr>
        <w:t xml:space="preserve">Bundesregierung sowie einzelne </w:t>
      </w:r>
      <w:r w:rsidR="00C60E35">
        <w:rPr>
          <w:rFonts w:asciiTheme="minorHAnsi" w:hAnsiTheme="minorHAnsi"/>
          <w:color w:val="000000" w:themeColor="text1"/>
          <w:lang w:val="de-DE"/>
        </w:rPr>
        <w:t xml:space="preserve">im Bundestag vertretene </w:t>
      </w:r>
      <w:r w:rsidRPr="007310A7">
        <w:rPr>
          <w:rFonts w:asciiTheme="minorHAnsi" w:hAnsiTheme="minorHAnsi"/>
          <w:color w:val="000000" w:themeColor="text1"/>
          <w:lang w:val="de-DE"/>
        </w:rPr>
        <w:t xml:space="preserve">Parteien die 2007 verabschiedeten Yogyakarta-Prinzipien umzusetzen, die </w:t>
      </w:r>
      <w:r w:rsidR="00C60E35">
        <w:rPr>
          <w:rFonts w:asciiTheme="minorHAnsi" w:hAnsiTheme="minorHAnsi"/>
          <w:color w:val="000000" w:themeColor="text1"/>
          <w:lang w:val="de-DE"/>
        </w:rPr>
        <w:t xml:space="preserve">die </w:t>
      </w:r>
      <w:r w:rsidRPr="007310A7">
        <w:rPr>
          <w:rFonts w:asciiTheme="minorHAnsi" w:hAnsiTheme="minorHAnsi"/>
          <w:color w:val="000000" w:themeColor="text1"/>
          <w:lang w:val="de-DE"/>
        </w:rPr>
        <w:t xml:space="preserve">Sicherstellung der Rechte sexueller </w:t>
      </w:r>
      <w:r w:rsidRPr="007310A7">
        <w:rPr>
          <w:rFonts w:asciiTheme="minorHAnsi" w:hAnsiTheme="minorHAnsi"/>
          <w:color w:val="000000" w:themeColor="text1"/>
          <w:lang w:val="de-DE"/>
        </w:rPr>
        <w:lastRenderedPageBreak/>
        <w:t>und geschlechtlicher Minderheiten fordern</w:t>
      </w:r>
      <w:r w:rsidR="002609FA" w:rsidRPr="007310A7">
        <w:rPr>
          <w:rFonts w:asciiTheme="minorHAnsi" w:hAnsiTheme="minorHAnsi"/>
          <w:color w:val="000000" w:themeColor="text1"/>
          <w:lang w:val="de-DE"/>
        </w:rPr>
        <w:t xml:space="preserve"> </w:t>
      </w:r>
      <w:r w:rsidR="002609FA" w:rsidRPr="007310A7">
        <w:rPr>
          <w:rFonts w:asciiTheme="minorHAnsi" w:hAnsiTheme="minorHAnsi"/>
          <w:color w:val="000000" w:themeColor="text1"/>
          <w:lang w:val="de-DE"/>
        </w:rPr>
        <w:fldChar w:fldCharType="begin"/>
      </w:r>
      <w:r w:rsidR="002609FA" w:rsidRPr="007310A7">
        <w:rPr>
          <w:rFonts w:asciiTheme="minorHAnsi" w:hAnsiTheme="minorHAnsi"/>
          <w:color w:val="000000" w:themeColor="text1"/>
          <w:lang w:val="de-DE"/>
        </w:rPr>
        <w:instrText xml:space="preserve"> ADDIN ZOTERO_ITEM CSL_CITATION {"citationID":"fx22mI6p","properties":{"unsorted":false,"formattedCitation":"(vgl. Internationale Juristenkommission 2007; OII Germany e.V, TrIQ e.V./Zwitter-AK 2009)","plainCitation":"(vgl. Internationale Juristenkommission 2007; OII Germany e.V, TrIQ e.V./Zwitter-AK 2009)","noteIndex":0},"citationItems":[{"id":187,"uris":["http://zotero.org/users/local/owKliTIb/items/YMJ9ZXNL"],"itemData":{"id":187,"type":"document","title":"Yogyakarta-Prinzipien: Grundsätze für die Anwendung internationaler Menschenrechtsnormen in Bezug auf sexuelle Orientierung und Geschlechtsidentität","author":[{"literal":"Internationale Juristenkommission"}],"issued":{"date-parts":[["2007"]]}},"prefix":"vgl."},{"id":275,"uris":["http://zotero.org/users/local/owKliTIb/items/7RQQRYYG"],"itemData":{"id":275,"type":"document","title":"Jenseits der zwei Geschlechter?","URL":"https://oiigermany.org/jenseits-der-zwei-geschlechter/","author":[{"literal":"OII Germany e.V, TrIQ e.V./Zwitter-AK"}],"issued":{"date-parts":[["2009"]]}}}],"schema":"https://github.com/citation-style-language/schema/raw/master/csl-citation.json"} </w:instrText>
      </w:r>
      <w:r w:rsidR="002609FA" w:rsidRPr="007310A7">
        <w:rPr>
          <w:rFonts w:asciiTheme="minorHAnsi" w:hAnsiTheme="minorHAnsi"/>
          <w:color w:val="000000" w:themeColor="text1"/>
          <w:lang w:val="de-DE"/>
        </w:rPr>
        <w:fldChar w:fldCharType="separate"/>
      </w:r>
      <w:r w:rsidR="002609FA" w:rsidRPr="007310A7">
        <w:rPr>
          <w:rFonts w:ascii="Cambria" w:hAnsi="Cambria"/>
          <w:color w:val="000000" w:themeColor="text1"/>
          <w:lang w:val="de-DE"/>
        </w:rPr>
        <w:t>(vgl. Internationale Juristenkommission 2007; OII Germany e.V, TrIQ e.V./Zwitter-AK 2009)</w:t>
      </w:r>
      <w:r w:rsidR="002609FA"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In den </w:t>
      </w:r>
      <w:r w:rsidR="00C60E35">
        <w:rPr>
          <w:rFonts w:asciiTheme="minorHAnsi" w:hAnsiTheme="minorHAnsi"/>
          <w:color w:val="000000" w:themeColor="text1"/>
          <w:lang w:val="de-DE"/>
        </w:rPr>
        <w:t>IVIM/OII-</w:t>
      </w:r>
      <w:r w:rsidRPr="007310A7">
        <w:rPr>
          <w:rFonts w:asciiTheme="minorHAnsi" w:hAnsiTheme="minorHAnsi"/>
          <w:color w:val="000000" w:themeColor="text1"/>
          <w:lang w:val="de-DE"/>
        </w:rPr>
        <w:t xml:space="preserve">Stellungnahmen wird </w:t>
      </w:r>
      <w:r w:rsidR="00C60E35">
        <w:rPr>
          <w:rFonts w:asciiTheme="minorHAnsi" w:hAnsiTheme="minorHAnsi"/>
          <w:color w:val="000000" w:themeColor="text1"/>
          <w:lang w:val="de-DE"/>
        </w:rPr>
        <w:t xml:space="preserve">von Beginn an </w:t>
      </w:r>
      <w:r w:rsidRPr="007310A7">
        <w:rPr>
          <w:rFonts w:asciiTheme="minorHAnsi" w:hAnsiTheme="minorHAnsi"/>
          <w:color w:val="000000" w:themeColor="text1"/>
          <w:lang w:val="de-DE"/>
        </w:rPr>
        <w:t xml:space="preserve">die </w:t>
      </w:r>
      <w:r w:rsidR="00C60E35">
        <w:rPr>
          <w:rFonts w:asciiTheme="minorHAnsi" w:hAnsiTheme="minorHAnsi"/>
          <w:color w:val="000000" w:themeColor="text1"/>
          <w:lang w:val="de-DE"/>
        </w:rPr>
        <w:t>Selbstb</w:t>
      </w:r>
      <w:r w:rsidRPr="007310A7">
        <w:rPr>
          <w:rFonts w:asciiTheme="minorHAnsi" w:hAnsiTheme="minorHAnsi"/>
          <w:color w:val="000000" w:themeColor="text1"/>
          <w:lang w:val="de-DE"/>
        </w:rPr>
        <w:t xml:space="preserve">ezeichnung </w:t>
      </w:r>
      <w:r w:rsidRPr="00C60E35">
        <w:rPr>
          <w:rFonts w:asciiTheme="minorHAnsi" w:hAnsiTheme="minorHAnsi"/>
          <w:i/>
          <w:iCs/>
          <w:color w:val="000000" w:themeColor="text1"/>
          <w:lang w:val="de-DE"/>
        </w:rPr>
        <w:t>intergeschlechtlich</w:t>
      </w:r>
      <w:r w:rsidRPr="007310A7">
        <w:rPr>
          <w:rFonts w:asciiTheme="minorHAnsi" w:hAnsiTheme="minorHAnsi"/>
          <w:color w:val="000000" w:themeColor="text1"/>
          <w:lang w:val="de-DE"/>
        </w:rPr>
        <w:t xml:space="preserve"> verwendet – im Gegensatz zur medizinisch tradierten Bezeichnung intersexuell –</w:t>
      </w:r>
      <w:r w:rsidR="00C60E35">
        <w:rPr>
          <w:rFonts w:asciiTheme="minorHAnsi" w:hAnsiTheme="minorHAnsi"/>
          <w:color w:val="000000" w:themeColor="text1"/>
          <w:lang w:val="de-DE"/>
        </w:rPr>
        <w:t xml:space="preserve"> und ebenfalls </w:t>
      </w:r>
      <w:r w:rsidRPr="007310A7">
        <w:rPr>
          <w:rFonts w:asciiTheme="minorHAnsi" w:hAnsiTheme="minorHAnsi"/>
          <w:color w:val="000000" w:themeColor="text1"/>
          <w:lang w:val="de-DE"/>
        </w:rPr>
        <w:t>als angemessene Fremdbezeichnung</w:t>
      </w:r>
      <w:r w:rsidR="00C60E35">
        <w:rPr>
          <w:rFonts w:asciiTheme="minorHAnsi" w:hAnsiTheme="minorHAnsi"/>
          <w:color w:val="000000" w:themeColor="text1"/>
          <w:lang w:val="de-DE"/>
        </w:rPr>
        <w:t xml:space="preserve"> eingeführt</w:t>
      </w:r>
      <w:r w:rsidRPr="007310A7">
        <w:rPr>
          <w:rFonts w:asciiTheme="minorHAnsi" w:hAnsiTheme="minorHAnsi"/>
          <w:color w:val="000000" w:themeColor="text1"/>
          <w:lang w:val="de-DE"/>
        </w:rPr>
        <w:t xml:space="preserve">. 2011 wird </w:t>
      </w:r>
      <w:r w:rsidR="004E6459">
        <w:rPr>
          <w:rFonts w:asciiTheme="minorHAnsi" w:hAnsiTheme="minorHAnsi"/>
          <w:color w:val="000000" w:themeColor="text1"/>
          <w:lang w:val="de-DE"/>
        </w:rPr>
        <w:t xml:space="preserve">zudem </w:t>
      </w:r>
      <w:r w:rsidRPr="007310A7">
        <w:rPr>
          <w:rFonts w:asciiTheme="minorHAnsi" w:hAnsiTheme="minorHAnsi"/>
          <w:color w:val="000000" w:themeColor="text1"/>
          <w:lang w:val="de-DE"/>
        </w:rPr>
        <w:t xml:space="preserve">gemeinsam mit dem damals so benannten </w:t>
      </w:r>
      <w:r w:rsidRPr="00354302">
        <w:rPr>
          <w:rFonts w:asciiTheme="minorHAnsi" w:hAnsiTheme="minorHAnsi"/>
          <w:i/>
          <w:iCs/>
          <w:color w:val="000000" w:themeColor="text1"/>
          <w:lang w:val="de-DE"/>
        </w:rPr>
        <w:t>Zwitter-AK</w:t>
      </w:r>
      <w:r w:rsidRPr="007310A7">
        <w:rPr>
          <w:rFonts w:asciiTheme="minorHAnsi" w:hAnsiTheme="minorHAnsi"/>
          <w:color w:val="000000" w:themeColor="text1"/>
          <w:lang w:val="de-DE"/>
        </w:rPr>
        <w:t xml:space="preserve"> der </w:t>
      </w:r>
      <w:r w:rsidR="00354302">
        <w:rPr>
          <w:rFonts w:asciiTheme="minorHAnsi" w:hAnsiTheme="minorHAnsi"/>
          <w:color w:val="000000" w:themeColor="text1"/>
          <w:lang w:val="de-DE"/>
        </w:rPr>
        <w:t xml:space="preserve">Berliner </w:t>
      </w:r>
      <w:r w:rsidRPr="007310A7">
        <w:rPr>
          <w:rFonts w:asciiTheme="minorHAnsi" w:hAnsiTheme="minorHAnsi"/>
          <w:color w:val="000000" w:themeColor="text1"/>
          <w:lang w:val="de-DE"/>
        </w:rPr>
        <w:t xml:space="preserve">Organisation TrIQ e.V. </w:t>
      </w:r>
      <w:r w:rsidR="004E6459">
        <w:rPr>
          <w:rFonts w:asciiTheme="minorHAnsi" w:hAnsiTheme="minorHAnsi"/>
          <w:color w:val="000000" w:themeColor="text1"/>
          <w:lang w:val="de-DE"/>
        </w:rPr>
        <w:t xml:space="preserve">die Selbstbezeichnung </w:t>
      </w:r>
      <w:r w:rsidRPr="007310A7">
        <w:rPr>
          <w:rFonts w:asciiTheme="minorHAnsi" w:hAnsiTheme="minorHAnsi"/>
          <w:color w:val="000000" w:themeColor="text1"/>
          <w:lang w:val="de-DE"/>
        </w:rPr>
        <w:t xml:space="preserve">Inter* eingeführt: Inter* steht </w:t>
      </w:r>
      <w:r w:rsidR="004E6459">
        <w:rPr>
          <w:rFonts w:asciiTheme="minorHAnsi" w:hAnsiTheme="minorHAnsi"/>
          <w:color w:val="000000" w:themeColor="text1"/>
          <w:lang w:val="de-DE"/>
        </w:rPr>
        <w:t xml:space="preserve">dabei </w:t>
      </w:r>
      <w:r w:rsidRPr="007310A7">
        <w:rPr>
          <w:rFonts w:asciiTheme="minorHAnsi" w:hAnsiTheme="minorHAnsi"/>
          <w:color w:val="000000" w:themeColor="text1"/>
          <w:lang w:val="de-DE"/>
        </w:rPr>
        <w:t>für eine</w:t>
      </w:r>
      <w:r w:rsidR="004E6459">
        <w:rPr>
          <w:rFonts w:asciiTheme="minorHAnsi" w:hAnsiTheme="minorHAnsi"/>
          <w:color w:val="000000" w:themeColor="text1"/>
          <w:lang w:val="de-DE"/>
        </w:rPr>
        <w:t>n</w:t>
      </w:r>
      <w:r w:rsidRPr="007310A7">
        <w:rPr>
          <w:rFonts w:asciiTheme="minorHAnsi" w:hAnsiTheme="minorHAnsi"/>
          <w:color w:val="000000" w:themeColor="text1"/>
          <w:lang w:val="de-DE"/>
        </w:rPr>
        <w:t xml:space="preserve"> entmedikalisierende</w:t>
      </w:r>
      <w:r w:rsidR="004E6459">
        <w:rPr>
          <w:rFonts w:asciiTheme="minorHAnsi" w:hAnsiTheme="minorHAnsi"/>
          <w:color w:val="000000" w:themeColor="text1"/>
          <w:lang w:val="de-DE"/>
        </w:rPr>
        <w:t>n</w:t>
      </w:r>
      <w:r w:rsidRPr="007310A7">
        <w:rPr>
          <w:rFonts w:asciiTheme="minorHAnsi" w:hAnsiTheme="minorHAnsi"/>
          <w:color w:val="000000" w:themeColor="text1"/>
          <w:lang w:val="de-DE"/>
        </w:rPr>
        <w:t xml:space="preserve"> und Diagnose</w:t>
      </w:r>
      <w:r w:rsidR="004E6459">
        <w:rPr>
          <w:rFonts w:asciiTheme="minorHAnsi" w:hAnsiTheme="minorHAnsi"/>
          <w:color w:val="000000" w:themeColor="text1"/>
          <w:lang w:val="de-DE"/>
        </w:rPr>
        <w:t>-</w:t>
      </w:r>
      <w:r w:rsidRPr="007310A7">
        <w:rPr>
          <w:rFonts w:asciiTheme="minorHAnsi" w:hAnsiTheme="minorHAnsi"/>
          <w:color w:val="000000" w:themeColor="text1"/>
          <w:lang w:val="de-DE"/>
        </w:rPr>
        <w:t>unabhängige</w:t>
      </w:r>
      <w:r w:rsidR="004E6459">
        <w:rPr>
          <w:rFonts w:asciiTheme="minorHAnsi" w:hAnsiTheme="minorHAnsi"/>
          <w:color w:val="000000" w:themeColor="text1"/>
          <w:lang w:val="de-DE"/>
        </w:rPr>
        <w:t xml:space="preserve">n Zugang zu </w:t>
      </w:r>
      <w:r w:rsidRPr="007310A7">
        <w:rPr>
          <w:rFonts w:asciiTheme="minorHAnsi" w:hAnsiTheme="minorHAnsi"/>
          <w:color w:val="000000" w:themeColor="text1"/>
          <w:lang w:val="de-DE"/>
        </w:rPr>
        <w:t>körpergeschlechtlichen Erfahrung</w:t>
      </w:r>
      <w:r w:rsidR="004E6459">
        <w:rPr>
          <w:rFonts w:asciiTheme="minorHAnsi" w:hAnsiTheme="minorHAnsi"/>
          <w:color w:val="000000" w:themeColor="text1"/>
          <w:lang w:val="de-DE"/>
        </w:rPr>
        <w:t>en</w:t>
      </w:r>
      <w:r w:rsidRPr="007310A7">
        <w:rPr>
          <w:rFonts w:asciiTheme="minorHAnsi" w:hAnsiTheme="minorHAnsi"/>
          <w:color w:val="000000" w:themeColor="text1"/>
          <w:lang w:val="de-DE"/>
        </w:rPr>
        <w:t xml:space="preserve">, die in Form des Sternchens verschiedene </w:t>
      </w:r>
      <w:r w:rsidR="004E6459">
        <w:rPr>
          <w:rFonts w:asciiTheme="minorHAnsi" w:hAnsiTheme="minorHAnsi"/>
          <w:color w:val="000000" w:themeColor="text1"/>
          <w:lang w:val="de-DE"/>
        </w:rPr>
        <w:t xml:space="preserve">Positionierungen </w:t>
      </w:r>
      <w:r w:rsidRPr="007310A7">
        <w:rPr>
          <w:rFonts w:asciiTheme="minorHAnsi" w:hAnsiTheme="minorHAnsi"/>
          <w:color w:val="000000" w:themeColor="text1"/>
          <w:lang w:val="de-DE"/>
        </w:rPr>
        <w:t xml:space="preserve">- wie intersexuell, Herm(aphrodit), Zwitter etc. – inkludiert </w:t>
      </w:r>
      <w:r w:rsidR="002609FA" w:rsidRPr="007310A7">
        <w:rPr>
          <w:rFonts w:asciiTheme="minorHAnsi" w:hAnsiTheme="minorHAnsi"/>
          <w:color w:val="000000" w:themeColor="text1"/>
          <w:lang w:val="de-DE"/>
        </w:rPr>
        <w:fldChar w:fldCharType="begin"/>
      </w:r>
      <w:r w:rsidR="00667DED" w:rsidRPr="007310A7">
        <w:rPr>
          <w:rFonts w:asciiTheme="minorHAnsi" w:hAnsiTheme="minorHAnsi"/>
          <w:color w:val="000000" w:themeColor="text1"/>
          <w:lang w:val="de-DE"/>
        </w:rPr>
        <w:instrText xml:space="preserve"> ADDIN ZOTERO_ITEM CSL_CITATION {"citationID":"DnWJpy3A","properties":{"unsorted":false,"formattedCitation":"(vgl. OII Germany e.V./TriQ e.V. 2011)","plainCitation":"(vgl. OII Germany e.V./TriQ e.V. 2011)","noteIndex":0},"citationItems":[{"id":278,"uris":["http://zotero.org/users/local/owKliTIb/items/UKR53BD5"],"itemData":{"id":278,"type":"document","title":"TrIQ Inter*Tagung 2011 Aufruf","URL":"https://oiigermany.org/inter-tagung-2011-aufruf/","author":[{"literal":"OII Germany e.V./TriQ e.V."}],"issued":{"date-parts":[["2011"]]}},"prefix":"vgl."}],"schema":"https://github.com/citation-style-language/schema/raw/master/csl-citation.json"} </w:instrText>
      </w:r>
      <w:r w:rsidR="002609FA" w:rsidRPr="007310A7">
        <w:rPr>
          <w:rFonts w:asciiTheme="minorHAnsi" w:hAnsiTheme="minorHAnsi"/>
          <w:color w:val="000000" w:themeColor="text1"/>
          <w:lang w:val="de-DE"/>
        </w:rPr>
        <w:fldChar w:fldCharType="separate"/>
      </w:r>
      <w:r w:rsidR="00667DED" w:rsidRPr="007310A7">
        <w:rPr>
          <w:rFonts w:ascii="Cambria" w:hAnsi="Cambria"/>
          <w:color w:val="000000" w:themeColor="text1"/>
          <w:lang w:val="de-DE"/>
        </w:rPr>
        <w:t>(vgl. OII Germany e.V./</w:t>
      </w:r>
      <w:proofErr w:type="spellStart"/>
      <w:r w:rsidR="00667DED" w:rsidRPr="007310A7">
        <w:rPr>
          <w:rFonts w:ascii="Cambria" w:hAnsi="Cambria"/>
          <w:color w:val="000000" w:themeColor="text1"/>
          <w:lang w:val="de-DE"/>
        </w:rPr>
        <w:t>TriQ</w:t>
      </w:r>
      <w:proofErr w:type="spellEnd"/>
      <w:r w:rsidR="00667DED" w:rsidRPr="007310A7">
        <w:rPr>
          <w:rFonts w:ascii="Cambria" w:hAnsi="Cambria"/>
          <w:color w:val="000000" w:themeColor="text1"/>
          <w:lang w:val="de-DE"/>
        </w:rPr>
        <w:t xml:space="preserve"> e.V. 2011)</w:t>
      </w:r>
      <w:r w:rsidR="002609FA"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w:t>
      </w:r>
    </w:p>
    <w:p w14:paraId="77C48464" w14:textId="0C5FDB1E"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Eine umfassende Kritik an der Pathologisierung sowie</w:t>
      </w:r>
      <w:r w:rsidR="000F703B">
        <w:rPr>
          <w:rFonts w:asciiTheme="minorHAnsi" w:hAnsiTheme="minorHAnsi"/>
          <w:color w:val="000000" w:themeColor="text1"/>
          <w:lang w:val="de-DE"/>
        </w:rPr>
        <w:t xml:space="preserve"> der</w:t>
      </w:r>
      <w:r w:rsidRPr="007310A7">
        <w:rPr>
          <w:rFonts w:asciiTheme="minorHAnsi" w:hAnsiTheme="minorHAnsi"/>
          <w:color w:val="000000" w:themeColor="text1"/>
          <w:lang w:val="de-DE"/>
        </w:rPr>
        <w:t xml:space="preserve"> DSD-Kategorisierung von Intergeschlechtlichkeit nimmt in den Positionierungen von </w:t>
      </w:r>
      <w:r w:rsidR="000F703B">
        <w:rPr>
          <w:rFonts w:asciiTheme="minorHAnsi" w:hAnsiTheme="minorHAnsi"/>
          <w:color w:val="000000" w:themeColor="text1"/>
          <w:lang w:val="de-DE"/>
        </w:rPr>
        <w:t>IVIM/</w:t>
      </w:r>
      <w:r w:rsidRPr="007310A7">
        <w:rPr>
          <w:rFonts w:asciiTheme="minorHAnsi" w:hAnsiTheme="minorHAnsi"/>
          <w:color w:val="000000" w:themeColor="text1"/>
          <w:lang w:val="de-DE"/>
        </w:rPr>
        <w:t xml:space="preserve">OII Germany eine zentrale Rolle ein. So heißt es in einer Stellungnahme mit </w:t>
      </w:r>
      <w:proofErr w:type="spellStart"/>
      <w:r w:rsidRPr="007310A7">
        <w:rPr>
          <w:rFonts w:asciiTheme="minorHAnsi" w:hAnsiTheme="minorHAnsi"/>
          <w:color w:val="000000" w:themeColor="text1"/>
          <w:lang w:val="de-DE"/>
        </w:rPr>
        <w:t>TrIQ</w:t>
      </w:r>
      <w:proofErr w:type="spellEnd"/>
      <w:r w:rsidRPr="007310A7">
        <w:rPr>
          <w:rFonts w:asciiTheme="minorHAnsi" w:hAnsiTheme="minorHAnsi"/>
          <w:color w:val="000000" w:themeColor="text1"/>
          <w:lang w:val="de-DE"/>
        </w:rPr>
        <w:t xml:space="preserve"> e.V.</w:t>
      </w:r>
      <w:r w:rsidR="000F703B">
        <w:rPr>
          <w:rFonts w:asciiTheme="minorHAnsi" w:hAnsiTheme="minorHAnsi"/>
          <w:color w:val="000000" w:themeColor="text1"/>
          <w:lang w:val="de-DE"/>
        </w:rPr>
        <w:t>:</w:t>
      </w:r>
    </w:p>
    <w:p w14:paraId="37E3529A" w14:textId="2AF1DDA6" w:rsidR="00C32CC6" w:rsidRPr="007310A7" w:rsidRDefault="00C32CC6" w:rsidP="00667DED">
      <w:pPr>
        <w:pStyle w:val="Default"/>
        <w:spacing w:before="240" w:after="240" w:line="360" w:lineRule="auto"/>
        <w:ind w:left="567" w:right="510"/>
        <w:jc w:val="both"/>
        <w:rPr>
          <w:rFonts w:asciiTheme="minorHAnsi" w:hAnsiTheme="minorHAnsi"/>
          <w:color w:val="000000" w:themeColor="text1"/>
          <w:sz w:val="22"/>
          <w:szCs w:val="22"/>
          <w:lang w:val="de-DE"/>
        </w:rPr>
      </w:pPr>
      <w:bookmarkStart w:id="53" w:name="_Hlk233653619"/>
      <w:r w:rsidRPr="007310A7">
        <w:rPr>
          <w:rFonts w:asciiTheme="minorHAnsi" w:hAnsiTheme="minorHAnsi"/>
          <w:color w:val="000000" w:themeColor="text1"/>
          <w:sz w:val="22"/>
          <w:szCs w:val="22"/>
          <w:lang w:val="de-DE"/>
        </w:rPr>
        <w:t>„Intergeschlechtlichkeit ist kein medizinisches Problem, sondern ein gesells</w:t>
      </w:r>
      <w:bookmarkEnd w:id="53"/>
      <w:r w:rsidRPr="007310A7">
        <w:rPr>
          <w:rFonts w:asciiTheme="minorHAnsi" w:hAnsiTheme="minorHAnsi"/>
          <w:color w:val="000000" w:themeColor="text1"/>
          <w:sz w:val="22"/>
          <w:szCs w:val="22"/>
          <w:lang w:val="de-DE"/>
        </w:rPr>
        <w:t>chaftlich-politisches Thema. Nicht die intergeschlechtlichen Menschen und ihre Körper sind das Problem, sondern die medizinisch-psychologische Praxis, bestimmte Menschen als geschlechtlich „fehlgebildet“ darzustellen und unter dem Begriff „Störungen der Geschlechtsentwicklung“, kurz „DSD“, zusammen zu fassen. (...) Die neue Terminologie DSD zielt darauf, immer mehr Intersexvariationen auf genetischer Ebene nachzuweisen, um dafür einen Behandlungsbedarf zu rechtfertig</w:t>
      </w:r>
      <w:r w:rsidR="000F703B">
        <w:rPr>
          <w:rFonts w:asciiTheme="minorHAnsi" w:hAnsiTheme="minorHAnsi"/>
          <w:color w:val="000000" w:themeColor="text1"/>
          <w:sz w:val="22"/>
          <w:szCs w:val="22"/>
          <w:lang w:val="de-DE"/>
        </w:rPr>
        <w:t>en</w:t>
      </w:r>
      <w:r w:rsidRPr="007310A7">
        <w:rPr>
          <w:rFonts w:asciiTheme="minorHAnsi" w:hAnsiTheme="minorHAnsi"/>
          <w:color w:val="000000" w:themeColor="text1"/>
          <w:sz w:val="22"/>
          <w:szCs w:val="22"/>
          <w:lang w:val="de-DE"/>
        </w:rPr>
        <w:t xml:space="preserve">“ </w:t>
      </w:r>
      <w:r w:rsidR="00667DED" w:rsidRPr="007310A7">
        <w:rPr>
          <w:rFonts w:asciiTheme="minorHAnsi" w:hAnsiTheme="minorHAnsi"/>
          <w:color w:val="000000" w:themeColor="text1"/>
          <w:sz w:val="22"/>
          <w:szCs w:val="22"/>
          <w:lang w:val="de-DE"/>
        </w:rPr>
        <w:fldChar w:fldCharType="begin"/>
      </w:r>
      <w:r w:rsidR="00667DED" w:rsidRPr="007310A7">
        <w:rPr>
          <w:rFonts w:asciiTheme="minorHAnsi" w:hAnsiTheme="minorHAnsi"/>
          <w:color w:val="000000" w:themeColor="text1"/>
          <w:sz w:val="22"/>
          <w:szCs w:val="22"/>
          <w:lang w:val="de-DE"/>
        </w:rPr>
        <w:instrText xml:space="preserve"> ADDIN ZOTERO_ITEM CSL_CITATION {"citationID":"iiAtoVco","properties":{"unsorted":false,"formattedCitation":"(OII Germany e.V, TrIQ e.V./Zwitter-AK 2009)","plainCitation":"(OII Germany e.V, TrIQ e.V./Zwitter-AK 2009)","noteIndex":0},"citationItems":[{"id":275,"uris":["http://zotero.org/users/local/owKliTIb/items/7RQQRYYG"],"itemData":{"id":275,"type":"document","title":"Jenseits der zwei Geschlechter?","URL":"https://oiigermany.org/jenseits-der-zwei-geschlechter/","author":[{"literal":"OII Germany e.V, TrIQ e.V./Zwitter-AK"}],"issued":{"date-parts":[["2009"]]}}}],"schema":"https://github.com/citation-style-language/schema/raw/master/csl-citation.json"} </w:instrText>
      </w:r>
      <w:r w:rsidR="00667DED" w:rsidRPr="007310A7">
        <w:rPr>
          <w:rFonts w:asciiTheme="minorHAnsi" w:hAnsiTheme="minorHAnsi"/>
          <w:color w:val="000000" w:themeColor="text1"/>
          <w:sz w:val="22"/>
          <w:szCs w:val="22"/>
          <w:lang w:val="de-DE"/>
        </w:rPr>
        <w:fldChar w:fldCharType="separate"/>
      </w:r>
      <w:r w:rsidR="00667DED" w:rsidRPr="007310A7">
        <w:rPr>
          <w:rFonts w:ascii="Cambria" w:hAnsi="Cambria"/>
          <w:color w:val="000000" w:themeColor="text1"/>
          <w:sz w:val="22"/>
          <w:lang w:val="de-DE"/>
        </w:rPr>
        <w:t>(</w:t>
      </w:r>
      <w:r w:rsidR="000F703B">
        <w:rPr>
          <w:rFonts w:ascii="Cambria" w:hAnsi="Cambria"/>
          <w:color w:val="000000" w:themeColor="text1"/>
          <w:sz w:val="22"/>
          <w:lang w:val="de-DE"/>
        </w:rPr>
        <w:t>IVIM/</w:t>
      </w:r>
      <w:r w:rsidR="00667DED" w:rsidRPr="007310A7">
        <w:rPr>
          <w:rFonts w:ascii="Cambria" w:hAnsi="Cambria"/>
          <w:color w:val="000000" w:themeColor="text1"/>
          <w:sz w:val="22"/>
          <w:lang w:val="de-DE"/>
        </w:rPr>
        <w:t xml:space="preserve">OII Germany </w:t>
      </w:r>
      <w:proofErr w:type="spellStart"/>
      <w:r w:rsidR="00667DED" w:rsidRPr="007310A7">
        <w:rPr>
          <w:rFonts w:ascii="Cambria" w:hAnsi="Cambria"/>
          <w:color w:val="000000" w:themeColor="text1"/>
          <w:sz w:val="22"/>
          <w:lang w:val="de-DE"/>
        </w:rPr>
        <w:t>e.V</w:t>
      </w:r>
      <w:proofErr w:type="spellEnd"/>
      <w:r w:rsidR="00667DED" w:rsidRPr="007310A7">
        <w:rPr>
          <w:rFonts w:ascii="Cambria" w:hAnsi="Cambria"/>
          <w:color w:val="000000" w:themeColor="text1"/>
          <w:sz w:val="22"/>
          <w:lang w:val="de-DE"/>
        </w:rPr>
        <w:t xml:space="preserve">, </w:t>
      </w:r>
      <w:proofErr w:type="spellStart"/>
      <w:r w:rsidR="00667DED" w:rsidRPr="007310A7">
        <w:rPr>
          <w:rFonts w:ascii="Cambria" w:hAnsi="Cambria"/>
          <w:color w:val="000000" w:themeColor="text1"/>
          <w:sz w:val="22"/>
          <w:lang w:val="de-DE"/>
        </w:rPr>
        <w:t>TrIQ</w:t>
      </w:r>
      <w:proofErr w:type="spellEnd"/>
      <w:r w:rsidR="00667DED" w:rsidRPr="007310A7">
        <w:rPr>
          <w:rFonts w:ascii="Cambria" w:hAnsi="Cambria"/>
          <w:color w:val="000000" w:themeColor="text1"/>
          <w:sz w:val="22"/>
          <w:lang w:val="de-DE"/>
        </w:rPr>
        <w:t xml:space="preserve"> e.V./Zwitter-AK 2009)</w:t>
      </w:r>
      <w:r w:rsidR="00667DED" w:rsidRPr="007310A7">
        <w:rPr>
          <w:rFonts w:asciiTheme="minorHAnsi" w:hAnsiTheme="minorHAnsi"/>
          <w:color w:val="000000" w:themeColor="text1"/>
          <w:sz w:val="22"/>
          <w:szCs w:val="22"/>
          <w:lang w:val="de-DE"/>
        </w:rPr>
        <w:fldChar w:fldCharType="end"/>
      </w:r>
    </w:p>
    <w:p w14:paraId="2C15B21A" w14:textId="614C0142"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Die DSD-Klassifikation wird nicht nur bezüglich </w:t>
      </w:r>
      <w:r w:rsidR="00847EC7">
        <w:rPr>
          <w:rFonts w:asciiTheme="minorHAnsi" w:hAnsiTheme="minorHAnsi"/>
          <w:color w:val="000000" w:themeColor="text1"/>
          <w:lang w:val="de-DE"/>
        </w:rPr>
        <w:t xml:space="preserve">ihrer </w:t>
      </w:r>
      <w:r w:rsidRPr="007310A7">
        <w:rPr>
          <w:rFonts w:asciiTheme="minorHAnsi" w:hAnsiTheme="minorHAnsi"/>
          <w:color w:val="000000" w:themeColor="text1"/>
          <w:lang w:val="de-DE"/>
        </w:rPr>
        <w:t xml:space="preserve">sprachlichen Pathologisierung kritisiert, sondern auch auf Grund des Zugrunde liegenden diagnostischen Kategorisierungssystems, das medizinische Deutungs- und Handlungsmacht über intergeschlechtliche Körper stabilisiert und im Sinne eines </w:t>
      </w:r>
      <w:proofErr w:type="spellStart"/>
      <w:r w:rsidRPr="007310A7">
        <w:rPr>
          <w:rFonts w:asciiTheme="minorHAnsi" w:hAnsiTheme="minorHAnsi"/>
          <w:color w:val="000000" w:themeColor="text1"/>
          <w:lang w:val="de-DE"/>
        </w:rPr>
        <w:t>Medikalisierungsprozesses</w:t>
      </w:r>
      <w:proofErr w:type="spellEnd"/>
      <w:r w:rsidRPr="007310A7">
        <w:rPr>
          <w:rFonts w:asciiTheme="minorHAnsi" w:hAnsiTheme="minorHAnsi"/>
          <w:color w:val="000000" w:themeColor="text1"/>
          <w:lang w:val="de-DE"/>
        </w:rPr>
        <w:t xml:space="preserve"> potentiell weiter expandieren lässt. Dabei stellen sich die verfassenden Organisationen explizit in die aktivistische Tradition der AGGPG und fordern eine politische und gesellschaftliche Perspektive auf Intergeschlechtlichkeit an Stelle des herrschenden medizinischen (vgl. ebd.). Hier wird deutlich, dass die genannten Organisationen selbst ein Stück weit eine diskursanalytische Perspektive einnehmen und sich gleichzeitig innerhalb des medizinkritischen Erfahrungs- und </w:t>
      </w:r>
      <w:r w:rsidRPr="007310A7">
        <w:rPr>
          <w:rFonts w:asciiTheme="minorHAnsi" w:hAnsiTheme="minorHAnsi"/>
          <w:color w:val="000000" w:themeColor="text1"/>
          <w:lang w:val="de-DE"/>
        </w:rPr>
        <w:lastRenderedPageBreak/>
        <w:t>Menschenrechtsdiskurses verorten.</w:t>
      </w:r>
    </w:p>
    <w:p w14:paraId="575E652A" w14:textId="6F09703A" w:rsidR="00C32CC6" w:rsidRPr="007310A7" w:rsidRDefault="00C32CC6" w:rsidP="00847EC7">
      <w:pPr>
        <w:pStyle w:val="Default"/>
        <w:spacing w:before="240"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Zwei Jahre bevor </w:t>
      </w:r>
      <w:r w:rsidR="00847EC7">
        <w:rPr>
          <w:rFonts w:asciiTheme="minorHAnsi" w:hAnsiTheme="minorHAnsi"/>
          <w:color w:val="000000" w:themeColor="text1"/>
          <w:lang w:val="de-DE"/>
        </w:rPr>
        <w:t>die IVIM/</w:t>
      </w:r>
      <w:r w:rsidRPr="007310A7">
        <w:rPr>
          <w:rFonts w:asciiTheme="minorHAnsi" w:hAnsiTheme="minorHAnsi"/>
          <w:color w:val="000000" w:themeColor="text1"/>
          <w:lang w:val="de-DE"/>
        </w:rPr>
        <w:t xml:space="preserve">OII Sektion ihre Tätigkeit in Deutschland aufnimmt gründet sich ein weiterer Verein der Selbstvertretung: Intersexuelle Menschen e.V., der aus der 1996 gegründeten Organisation XY-Frauen hervorgeht </w:t>
      </w:r>
      <w:r w:rsidR="00667DED" w:rsidRPr="007310A7">
        <w:rPr>
          <w:rFonts w:asciiTheme="minorHAnsi" w:hAnsiTheme="minorHAnsi"/>
          <w:color w:val="000000" w:themeColor="text1"/>
          <w:lang w:val="de-DE"/>
        </w:rPr>
        <w:fldChar w:fldCharType="begin"/>
      </w:r>
      <w:r w:rsidR="00E52A15" w:rsidRPr="007310A7">
        <w:rPr>
          <w:rFonts w:asciiTheme="minorHAnsi" w:hAnsiTheme="minorHAnsi"/>
          <w:color w:val="000000" w:themeColor="text1"/>
          <w:lang w:val="de-DE"/>
        </w:rPr>
        <w:instrText xml:space="preserve"> ADDIN ZOTERO_ITEM CSL_CITATION {"citationID":"yBtOxejS","properties":{"unsorted":false,"formattedCitation":"(vgl. Kr\\uc0\\u228{}mer 2021, 16; SHG Interfamilien 2026)","plainCitation":"(vgl. Krämer 2021, 16; SHG Interfamilien 2026)","noteIndex":0},"citationItems":[{"id":209,"uris":["http://zotero.org/users/local/owKliTIb/items/3PEFNBFD","http://zotero.org/users/local/owKliTIb/items/3A2ZGMVW"],"itemData":{"id":209,"type":"book","publisher":"Springer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Kinder","author":[{"family":"Krämer","given":"Anike"}],"issued":{"date-parts":[["2021"]]}},"locator":"16","label":"page","prefix":"vgl."},{"id":329,"uris":["http://zotero.org/users/local/owKliTIb/items/EKQIU7Q7"],"itemData":{"id":329,"type":"document","title":"Wie alles Begann","URL":"https://interfamilien.de/willkommen/wie-alles-begann/","author":[{"literal":"SHG Interfamilien - Selbsthilfegruppe für Familien von und mit intergeschlechtlichen Menschen"}],"issued":{"date-parts":[["2026"]]}},"suppress-author":true,"prefix":"SHG Interfamilien"}],"schema":"https://github.com/citation-style-language/schema/raw/master/csl-citation.json"} </w:instrText>
      </w:r>
      <w:r w:rsidR="00667DED" w:rsidRPr="007310A7">
        <w:rPr>
          <w:rFonts w:asciiTheme="minorHAnsi" w:hAnsiTheme="minorHAnsi"/>
          <w:color w:val="000000" w:themeColor="text1"/>
          <w:lang w:val="de-DE"/>
        </w:rPr>
        <w:fldChar w:fldCharType="separate"/>
      </w:r>
      <w:r w:rsidR="00E52A15" w:rsidRPr="007310A7">
        <w:rPr>
          <w:rFonts w:ascii="Cambria" w:hAnsi="Cambria" w:cs="Times New Roman"/>
          <w:color w:val="000000" w:themeColor="text1"/>
          <w:lang w:val="de-DE"/>
        </w:rPr>
        <w:t>(vgl. Krämer 2021, 16; SHG Interfamilien 2026)</w:t>
      </w:r>
      <w:r w:rsidR="00667DED"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Hierbei handelte es sich zunächst um </w:t>
      </w:r>
      <w:r w:rsidR="00847EC7">
        <w:rPr>
          <w:rFonts w:asciiTheme="minorHAnsi" w:hAnsiTheme="minorHAnsi"/>
          <w:color w:val="000000" w:themeColor="text1"/>
          <w:lang w:val="de-DE"/>
        </w:rPr>
        <w:t xml:space="preserve">intergeschlechtliche </w:t>
      </w:r>
      <w:r w:rsidRPr="007310A7">
        <w:rPr>
          <w:rFonts w:asciiTheme="minorHAnsi" w:hAnsiTheme="minorHAnsi"/>
          <w:color w:val="000000" w:themeColor="text1"/>
          <w:lang w:val="de-DE"/>
        </w:rPr>
        <w:t>Frauen</w:t>
      </w:r>
      <w:r w:rsidR="00C071A8">
        <w:rPr>
          <w:rFonts w:asciiTheme="minorHAnsi" w:hAnsiTheme="minorHAnsi"/>
          <w:color w:val="000000" w:themeColor="text1"/>
          <w:lang w:val="de-DE"/>
        </w:rPr>
        <w:t xml:space="preserve"> mit </w:t>
      </w:r>
      <w:r w:rsidRPr="007310A7">
        <w:rPr>
          <w:rFonts w:asciiTheme="minorHAnsi" w:hAnsiTheme="minorHAnsi"/>
          <w:color w:val="000000" w:themeColor="text1"/>
          <w:lang w:val="de-DE"/>
        </w:rPr>
        <w:t>XY-Chromosomensatz</w:t>
      </w:r>
      <w:r w:rsidR="00C071A8">
        <w:rPr>
          <w:rFonts w:asciiTheme="minorHAnsi" w:hAnsiTheme="minorHAnsi"/>
          <w:color w:val="000000" w:themeColor="text1"/>
          <w:lang w:val="de-DE"/>
        </w:rPr>
        <w:t xml:space="preserve">-assoziierten Variationen, die </w:t>
      </w:r>
      <w:r w:rsidRPr="007310A7">
        <w:rPr>
          <w:rFonts w:asciiTheme="minorHAnsi" w:hAnsiTheme="minorHAnsi"/>
          <w:color w:val="000000" w:themeColor="text1"/>
          <w:lang w:val="de-DE"/>
        </w:rPr>
        <w:t xml:space="preserve">sich aus einem Selbsthilfe-Ansatz heraus in regionalen und </w:t>
      </w:r>
      <w:r w:rsidR="00C071A8">
        <w:rPr>
          <w:rFonts w:asciiTheme="minorHAnsi" w:hAnsiTheme="minorHAnsi"/>
          <w:color w:val="000000" w:themeColor="text1"/>
          <w:lang w:val="de-DE"/>
        </w:rPr>
        <w:t xml:space="preserve">später </w:t>
      </w:r>
      <w:r w:rsidRPr="007310A7">
        <w:rPr>
          <w:rFonts w:asciiTheme="minorHAnsi" w:hAnsiTheme="minorHAnsi"/>
          <w:color w:val="000000" w:themeColor="text1"/>
          <w:lang w:val="de-DE"/>
        </w:rPr>
        <w:t>überregionalen Kontaktgruppen über ihre biographischen Erfahrungen austauschen</w:t>
      </w:r>
      <w:r w:rsidR="00C76063" w:rsidRPr="007310A7">
        <w:rPr>
          <w:rFonts w:asciiTheme="minorHAnsi" w:hAnsiTheme="minorHAnsi"/>
          <w:color w:val="000000" w:themeColor="text1"/>
          <w:lang w:val="de-DE"/>
        </w:rPr>
        <w:t xml:space="preserve"> </w:t>
      </w:r>
      <w:r w:rsidR="00C76063" w:rsidRPr="007310A7">
        <w:rPr>
          <w:rFonts w:asciiTheme="minorHAnsi" w:hAnsiTheme="minorHAnsi"/>
          <w:color w:val="000000" w:themeColor="text1"/>
          <w:lang w:val="de-DE"/>
        </w:rPr>
        <w:fldChar w:fldCharType="begin"/>
      </w:r>
      <w:r w:rsidR="00C76063" w:rsidRPr="007310A7">
        <w:rPr>
          <w:rFonts w:asciiTheme="minorHAnsi" w:hAnsiTheme="minorHAnsi"/>
          <w:color w:val="000000" w:themeColor="text1"/>
          <w:lang w:val="de-DE"/>
        </w:rPr>
        <w:instrText xml:space="preserve"> ADDIN ZOTERO_ITEM CSL_CITATION {"citationID":"ZatdFVqt","properties":{"unsorted":false,"formattedCitation":"(vgl. auch Zehnder 2010)","plainCitation":"(vgl. auch Zehnder 2010)","noteIndex":0},"citationItems":[{"id":1306,"uris":["http://zotero.org/users/local/owKliTIb/items/9WEMRAPT"],"itemData":{"id":1306,"type":"book","collection-title":"Gender Studies","ISBN":"978-3-8376-1398-8","language":"ger","publisher":"Transcript","publisher-place":"Bielefeld","source":"BnF ISBN","title":"Zwitter beim Namen nennen: Intersexualität zwischen Pathologie, Selbstbestimmung und leiblicher Erfahrung","title-short":"Zwitter beim Namen nennen","author":[{"family":"Zehnder","given":"Kathrin"}],"issued":{"date-parts":[["2010"]]}},"prefix":"vgl. auch"}],"schema":"https://github.com/citation-style-language/schema/raw/master/csl-citation.json"} </w:instrText>
      </w:r>
      <w:r w:rsidR="00C76063" w:rsidRPr="007310A7">
        <w:rPr>
          <w:rFonts w:asciiTheme="minorHAnsi" w:hAnsiTheme="minorHAnsi"/>
          <w:color w:val="000000" w:themeColor="text1"/>
          <w:lang w:val="de-DE"/>
        </w:rPr>
        <w:fldChar w:fldCharType="separate"/>
      </w:r>
      <w:r w:rsidR="00C76063" w:rsidRPr="007310A7">
        <w:rPr>
          <w:rFonts w:ascii="Cambria" w:hAnsi="Cambria"/>
          <w:color w:val="000000" w:themeColor="text1"/>
          <w:lang w:val="de-DE"/>
        </w:rPr>
        <w:t>(vgl. auch Zehnder 2010)</w:t>
      </w:r>
      <w:r w:rsidR="00C76063"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Im Gegensatz zu den stärker aktivistisch orientierten Selbstvertretungsorganisationen in Deutschland entsteht die Organisation der XY-Frauen </w:t>
      </w:r>
      <w:r w:rsidR="00C071A8">
        <w:rPr>
          <w:rFonts w:asciiTheme="minorHAnsi" w:hAnsiTheme="minorHAnsi"/>
          <w:color w:val="000000" w:themeColor="text1"/>
          <w:lang w:val="de-DE"/>
        </w:rPr>
        <w:t xml:space="preserve">somit </w:t>
      </w:r>
      <w:r w:rsidRPr="007310A7">
        <w:rPr>
          <w:rFonts w:asciiTheme="minorHAnsi" w:hAnsiTheme="minorHAnsi"/>
          <w:color w:val="000000" w:themeColor="text1"/>
          <w:lang w:val="de-DE"/>
        </w:rPr>
        <w:t xml:space="preserve">aus einem Zusammenschluss von </w:t>
      </w:r>
      <w:r w:rsidR="00C071A8">
        <w:rPr>
          <w:rFonts w:asciiTheme="minorHAnsi" w:hAnsiTheme="minorHAnsi"/>
          <w:color w:val="000000" w:themeColor="text1"/>
          <w:lang w:val="de-DE"/>
        </w:rPr>
        <w:t xml:space="preserve">weiblich positionierten Menschen </w:t>
      </w:r>
      <w:r w:rsidRPr="007310A7">
        <w:rPr>
          <w:rFonts w:asciiTheme="minorHAnsi" w:hAnsiTheme="minorHAnsi"/>
          <w:color w:val="000000" w:themeColor="text1"/>
          <w:lang w:val="de-DE"/>
        </w:rPr>
        <w:t xml:space="preserve">mit spezifischen </w:t>
      </w:r>
      <w:r w:rsidR="00C071A8">
        <w:rPr>
          <w:rFonts w:asciiTheme="minorHAnsi" w:hAnsiTheme="minorHAnsi"/>
          <w:color w:val="000000" w:themeColor="text1"/>
          <w:lang w:val="de-DE"/>
        </w:rPr>
        <w:t>körpergeschlechtlichen Variationen</w:t>
      </w:r>
      <w:r w:rsidRPr="007310A7">
        <w:rPr>
          <w:rFonts w:asciiTheme="minorHAnsi" w:hAnsiTheme="minorHAnsi"/>
          <w:color w:val="000000" w:themeColor="text1"/>
          <w:lang w:val="de-DE"/>
        </w:rPr>
        <w:t xml:space="preserve">, die bestimmte medizinische Diagnose- und soziale Kategorisierungserfahrungen teilen. Dadurch ähneln sie einerseits der US-amerikanischen Organisation AISS, die sich ebenfalls in den 90er Jahren gründet. Es wird explizit Bezug auf medizinisch-biologische Wissensbestände genommen – wie die Kategorisierung des eigenen Chromosomensatzes – gleichzeitig wird als Namen der Gruppe eine Selbstbezeichnung an Stelle einer Diagnose oder Diagnosegruppe verwendet. </w:t>
      </w:r>
      <w:r w:rsidR="00263485">
        <w:rPr>
          <w:rFonts w:asciiTheme="minorHAnsi" w:hAnsiTheme="minorHAnsi"/>
          <w:color w:val="000000" w:themeColor="text1"/>
          <w:lang w:val="de-DE"/>
        </w:rPr>
        <w:t>Der Name referiert damit</w:t>
      </w:r>
      <w:r w:rsidRPr="007310A7">
        <w:rPr>
          <w:rFonts w:asciiTheme="minorHAnsi" w:hAnsiTheme="minorHAnsi"/>
          <w:color w:val="000000" w:themeColor="text1"/>
          <w:lang w:val="de-DE"/>
        </w:rPr>
        <w:t xml:space="preserve"> sowohl auf den medizinischen Diskurs als auch auf die eigene soziale </w:t>
      </w:r>
      <w:r w:rsidR="00263485">
        <w:rPr>
          <w:rFonts w:asciiTheme="minorHAnsi" w:hAnsiTheme="minorHAnsi"/>
          <w:color w:val="000000" w:themeColor="text1"/>
          <w:lang w:val="de-DE"/>
        </w:rPr>
        <w:t xml:space="preserve">und erlebte </w:t>
      </w:r>
      <w:r w:rsidRPr="007310A7">
        <w:rPr>
          <w:rFonts w:asciiTheme="minorHAnsi" w:hAnsiTheme="minorHAnsi"/>
          <w:color w:val="000000" w:themeColor="text1"/>
          <w:lang w:val="de-DE"/>
        </w:rPr>
        <w:t xml:space="preserve">Positionierung als Frau und verbindet beide Ebenen in einer Wortneuschöpfung. </w:t>
      </w:r>
      <w:r w:rsidR="00263485">
        <w:rPr>
          <w:rFonts w:asciiTheme="minorHAnsi" w:hAnsiTheme="minorHAnsi"/>
          <w:color w:val="000000" w:themeColor="text1"/>
          <w:lang w:val="de-DE"/>
        </w:rPr>
        <w:t xml:space="preserve">Gleichzeitig </w:t>
      </w:r>
      <w:r w:rsidRPr="007310A7">
        <w:rPr>
          <w:rFonts w:asciiTheme="minorHAnsi" w:hAnsiTheme="minorHAnsi"/>
          <w:color w:val="000000" w:themeColor="text1"/>
          <w:lang w:val="de-DE"/>
        </w:rPr>
        <w:t xml:space="preserve">distanziert sich die Organisation sowohl von pathologischen Zuschreibungen als auch vom Geschlechter-Binarismus des damaligen medizinischen Diskurses: </w:t>
      </w:r>
    </w:p>
    <w:p w14:paraId="6C065C34" w14:textId="2C0DC665" w:rsidR="00C32CC6" w:rsidRPr="007310A7" w:rsidRDefault="00C32CC6" w:rsidP="00667DED">
      <w:pPr>
        <w:pStyle w:val="Default"/>
        <w:spacing w:before="240" w:after="240" w:line="360" w:lineRule="auto"/>
        <w:ind w:left="720" w:right="40"/>
        <w:jc w:val="both"/>
        <w:rPr>
          <w:rFonts w:asciiTheme="minorHAnsi" w:hAnsiTheme="minorHAnsi"/>
          <w:color w:val="000000" w:themeColor="text1"/>
          <w:sz w:val="22"/>
          <w:szCs w:val="22"/>
          <w:lang w:val="de-DE"/>
        </w:rPr>
      </w:pPr>
      <w:r w:rsidRPr="007310A7">
        <w:rPr>
          <w:rFonts w:asciiTheme="minorHAnsi" w:hAnsiTheme="minorHAnsi"/>
          <w:color w:val="000000" w:themeColor="text1"/>
          <w:sz w:val="22"/>
          <w:szCs w:val="22"/>
          <w:lang w:val="de-DE"/>
        </w:rPr>
        <w:t>„Die Definition von Intersexualität als Krankheit ist nicht angemessen. Daher ist eine Abkehr vom bisherigen Krankheitsdenken notwendig, um den Menschen an sich wahrzunehmen: mit seiner individuellen Körperlichkeit und jenseits von starren Geschlechtseinordnungen.“</w:t>
      </w:r>
      <w:r w:rsidR="00667DED" w:rsidRPr="007310A7">
        <w:rPr>
          <w:rFonts w:asciiTheme="minorHAnsi" w:hAnsiTheme="minorHAnsi"/>
          <w:color w:val="000000" w:themeColor="text1"/>
          <w:sz w:val="22"/>
          <w:szCs w:val="22"/>
          <w:lang w:val="de-DE"/>
        </w:rPr>
        <w:t xml:space="preserve"> </w:t>
      </w:r>
      <w:r w:rsidR="00667DED" w:rsidRPr="007310A7">
        <w:rPr>
          <w:rFonts w:asciiTheme="minorHAnsi" w:hAnsiTheme="minorHAnsi"/>
          <w:color w:val="000000" w:themeColor="text1"/>
          <w:sz w:val="22"/>
          <w:szCs w:val="22"/>
          <w:lang w:val="de-DE"/>
        </w:rPr>
        <w:fldChar w:fldCharType="begin"/>
      </w:r>
      <w:r w:rsidR="00667DED" w:rsidRPr="007310A7">
        <w:rPr>
          <w:rFonts w:asciiTheme="minorHAnsi" w:hAnsiTheme="minorHAnsi"/>
          <w:color w:val="000000" w:themeColor="text1"/>
          <w:sz w:val="22"/>
          <w:szCs w:val="22"/>
          <w:lang w:val="de-DE"/>
        </w:rPr>
        <w:instrText xml:space="preserve"> ADDIN ZOTERO_ITEM CSL_CITATION {"citationID":"tArHRdw8","properties":{"unsorted":false,"formattedCitation":"(XY-Frauen 2000, zitiert nach Kl\\uc0\\u246{}ppel 2010, 32)","plainCitation":"(XY-Frauen 2000, zitiert nach Klöppel 2010, 32)","noteIndex":0},"citationItems":[{"id":855,"uris":["http://zotero.org/users/local/owKliTIb/items/9P2YM8AS"],"itemData":{"id":855,"type":"book","publisher":"transcript","publisher-place":"Bielefeld","title":"XXOXY ungelöst. Hermaphroditismus, Sex und Gender in der deutschen Medizin","author":[{"family":"Klöppel","given":"Ulrike"}],"issued":{"date-parts":[["2010"]]}},"locator":"32","label":"page","prefix":"XY-Frauen 2000, zitiert nach "}],"schema":"https://github.com/citation-style-language/schema/raw/master/csl-citation.json"} </w:instrText>
      </w:r>
      <w:r w:rsidR="00667DED" w:rsidRPr="007310A7">
        <w:rPr>
          <w:rFonts w:asciiTheme="minorHAnsi" w:hAnsiTheme="minorHAnsi"/>
          <w:color w:val="000000" w:themeColor="text1"/>
          <w:sz w:val="22"/>
          <w:szCs w:val="22"/>
          <w:lang w:val="de-DE"/>
        </w:rPr>
        <w:fldChar w:fldCharType="separate"/>
      </w:r>
      <w:r w:rsidR="00667DED" w:rsidRPr="007310A7">
        <w:rPr>
          <w:rFonts w:ascii="Cambria" w:hAnsi="Cambria" w:cs="Times New Roman"/>
          <w:color w:val="000000" w:themeColor="text1"/>
          <w:sz w:val="22"/>
          <w:lang w:val="de-DE"/>
        </w:rPr>
        <w:t>(XY-Frauen 2000, zitiert nach Klöppel 2010, 32)</w:t>
      </w:r>
      <w:r w:rsidR="00667DED" w:rsidRPr="007310A7">
        <w:rPr>
          <w:rFonts w:asciiTheme="minorHAnsi" w:hAnsiTheme="minorHAnsi"/>
          <w:color w:val="000000" w:themeColor="text1"/>
          <w:sz w:val="22"/>
          <w:szCs w:val="22"/>
          <w:lang w:val="de-DE"/>
        </w:rPr>
        <w:fldChar w:fldCharType="end"/>
      </w:r>
    </w:p>
    <w:p w14:paraId="29D65D14" w14:textId="689C0B18"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Die Zwischenposition zwischen kritischer und teilweise affirmativer Bezugnahme auf den medizinischen Diskurs wird ebenfalls in der weiteren Entwicklung der Organisation hin zu einer stärker Selbstvertretung</w:t>
      </w:r>
      <w:r w:rsidR="004B3C0E">
        <w:rPr>
          <w:rFonts w:asciiTheme="minorHAnsi" w:hAnsiTheme="minorHAnsi"/>
          <w:color w:val="000000" w:themeColor="text1"/>
          <w:lang w:val="de-DE"/>
        </w:rPr>
        <w:t>s</w:t>
      </w:r>
      <w:r w:rsidRPr="007310A7">
        <w:rPr>
          <w:rFonts w:asciiTheme="minorHAnsi" w:hAnsiTheme="minorHAnsi"/>
          <w:color w:val="000000" w:themeColor="text1"/>
          <w:lang w:val="de-DE"/>
        </w:rPr>
        <w:t xml:space="preserve">-orientierten Rolle deutlich: 2008 gründen 14 Mitglieder der XY-Frauen Gruppe den Verein IM </w:t>
      </w:r>
      <w:r w:rsidR="004B3C0E">
        <w:rPr>
          <w:rFonts w:asciiTheme="minorHAnsi" w:hAnsiTheme="minorHAnsi"/>
          <w:color w:val="000000" w:themeColor="text1"/>
          <w:lang w:val="de-DE"/>
        </w:rPr>
        <w:t xml:space="preserve">- </w:t>
      </w:r>
      <w:r w:rsidRPr="007310A7">
        <w:rPr>
          <w:rFonts w:asciiTheme="minorHAnsi" w:hAnsiTheme="minorHAnsi"/>
          <w:color w:val="000000" w:themeColor="text1"/>
          <w:lang w:val="de-DE"/>
        </w:rPr>
        <w:t>Intersexuelle Menschen e.V.</w:t>
      </w:r>
      <w:r w:rsidR="00667DED" w:rsidRPr="007310A7">
        <w:rPr>
          <w:rFonts w:asciiTheme="minorHAnsi" w:hAnsiTheme="minorHAnsi"/>
          <w:color w:val="000000" w:themeColor="text1"/>
          <w:lang w:val="de-DE"/>
        </w:rPr>
        <w:t xml:space="preserve"> </w:t>
      </w:r>
      <w:r w:rsidR="00667DED" w:rsidRPr="007310A7">
        <w:rPr>
          <w:rFonts w:asciiTheme="minorHAnsi" w:hAnsiTheme="minorHAnsi"/>
          <w:color w:val="000000" w:themeColor="text1"/>
          <w:lang w:val="de-DE"/>
        </w:rPr>
        <w:fldChar w:fldCharType="begin"/>
      </w:r>
      <w:r w:rsidR="00667DED" w:rsidRPr="007310A7">
        <w:rPr>
          <w:rFonts w:asciiTheme="minorHAnsi" w:hAnsiTheme="minorHAnsi"/>
          <w:color w:val="000000" w:themeColor="text1"/>
          <w:lang w:val="de-DE"/>
        </w:rPr>
        <w:instrText xml:space="preserve"> ADDIN ZOTERO_ITEM CSL_CITATION {"citationID":"QEFYkZEQ","properties":{"unsorted":false,"formattedCitation":"(vgl. Ghattas und Sabisch 2017, 166; SHG Interfamilien 2026)","plainCitation":"(vgl. Ghattas und Sabisch 2017, 166; SHG Interfamilien 2026)","noteIndex":0},"citationItems":[{"id":140,"uris":["http://zotero.org/users/local/owKliTIb/items/IREMRVD6"],"itemData":{"id":140,"type":"chapter","container-title":"Teilhabe für alle</w:instrText>
      </w:r>
      <w:r w:rsidR="00667DED" w:rsidRPr="007310A7">
        <w:rPr>
          <w:rFonts w:ascii="Times New Roman" w:hAnsi="Times New Roman" w:cs="Times New Roman"/>
          <w:color w:val="000000" w:themeColor="text1"/>
          <w:lang w:val="de-DE"/>
        </w:rPr>
        <w:instrText>⁈</w:instrText>
      </w:r>
      <w:r w:rsidR="00667DED" w:rsidRPr="007310A7">
        <w:rPr>
          <w:rFonts w:asciiTheme="minorHAnsi" w:hAnsiTheme="minorHAnsi"/>
          <w:color w:val="000000" w:themeColor="text1"/>
          <w:lang w:val="de-DE"/>
        </w:rPr>
        <w:instrText xml:space="preserve"> Lebensrealit</w:instrText>
      </w:r>
      <w:r w:rsidR="00667DED" w:rsidRPr="007310A7">
        <w:rPr>
          <w:rFonts w:ascii="Cambria" w:hAnsi="Cambria" w:cs="Cambria"/>
          <w:color w:val="000000" w:themeColor="text1"/>
          <w:lang w:val="de-DE"/>
        </w:rPr>
        <w:instrText>ä</w:instrText>
      </w:r>
      <w:r w:rsidR="00667DED" w:rsidRPr="007310A7">
        <w:rPr>
          <w:rFonts w:asciiTheme="minorHAnsi" w:hAnsiTheme="minorHAnsi"/>
          <w:color w:val="000000" w:themeColor="text1"/>
          <w:lang w:val="de-DE"/>
        </w:rPr>
        <w:instrText xml:space="preserve">ten zwischen Diskriminierung und Partizipation","publisher-place":"Bonn","title":"Mehr als „Mann“ und „Frau“ – Teilhabe intergeschlechtlicher Personen","author":[{"family":"Ghattas","given":"Dan Christian"},{"family":"Sabisch","given":"Katja"}],"editor":[{"family":"Diehl","given":"Elke"}],"issued":{"date-parts":[["2017"]]}},"locator":"166","label":"page","prefix":"vgl."},{"id":329,"uris":["http://zotero.org/users/local/owKliTIb/items/EKQIU7Q7"],"itemData":{"id":329,"type":"document","title":"Wie alles Begann","URL":"https://interfamilien.de/willkommen/wie-alles-begann/","author":[{"literal":"SHG Interfamilien - Selbsthilfegruppe für Familien von und mit intergeschlechtlichen Menschen"}],"issued":{"date-parts":[["2026"]]}},"suppress-author":true,"prefix":"SHG Interfamilien"}],"schema":"https://github.com/citation-style-language/schema/raw/master/csl-citation.json"} </w:instrText>
      </w:r>
      <w:r w:rsidR="00667DED" w:rsidRPr="007310A7">
        <w:rPr>
          <w:rFonts w:asciiTheme="minorHAnsi" w:hAnsiTheme="minorHAnsi"/>
          <w:color w:val="000000" w:themeColor="text1"/>
          <w:lang w:val="de-DE"/>
        </w:rPr>
        <w:fldChar w:fldCharType="separate"/>
      </w:r>
      <w:r w:rsidR="00667DED" w:rsidRPr="007310A7">
        <w:rPr>
          <w:rFonts w:ascii="Cambria" w:hAnsi="Cambria"/>
          <w:color w:val="000000" w:themeColor="text1"/>
          <w:lang w:val="de-DE"/>
        </w:rPr>
        <w:t xml:space="preserve">(vgl. Ghattas und </w:t>
      </w:r>
      <w:proofErr w:type="spellStart"/>
      <w:r w:rsidR="00667DED" w:rsidRPr="007310A7">
        <w:rPr>
          <w:rFonts w:ascii="Cambria" w:hAnsi="Cambria"/>
          <w:color w:val="000000" w:themeColor="text1"/>
          <w:lang w:val="de-DE"/>
        </w:rPr>
        <w:t>Sabisch</w:t>
      </w:r>
      <w:proofErr w:type="spellEnd"/>
      <w:r w:rsidR="00667DED" w:rsidRPr="007310A7">
        <w:rPr>
          <w:rFonts w:ascii="Cambria" w:hAnsi="Cambria"/>
          <w:color w:val="000000" w:themeColor="text1"/>
          <w:lang w:val="de-DE"/>
        </w:rPr>
        <w:t xml:space="preserve"> 2017, 166; SHG Interfamilien 2026)</w:t>
      </w:r>
      <w:r w:rsidR="00667DED"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Der </w:t>
      </w:r>
      <w:r w:rsidRPr="007310A7">
        <w:rPr>
          <w:rFonts w:asciiTheme="minorHAnsi" w:hAnsiTheme="minorHAnsi"/>
          <w:color w:val="000000" w:themeColor="text1"/>
          <w:lang w:val="de-DE"/>
        </w:rPr>
        <w:lastRenderedPageBreak/>
        <w:t>Verein öffnet sich nun zwar für alle Menschen</w:t>
      </w:r>
      <w:r w:rsidR="004B3C0E">
        <w:rPr>
          <w:rFonts w:asciiTheme="minorHAnsi" w:hAnsiTheme="minorHAnsi"/>
          <w:color w:val="000000" w:themeColor="text1"/>
          <w:lang w:val="de-DE"/>
        </w:rPr>
        <w:t>,</w:t>
      </w:r>
      <w:r w:rsidRPr="007310A7">
        <w:rPr>
          <w:rFonts w:asciiTheme="minorHAnsi" w:hAnsiTheme="minorHAnsi"/>
          <w:color w:val="000000" w:themeColor="text1"/>
          <w:lang w:val="de-DE"/>
        </w:rPr>
        <w:t xml:space="preserve"> die eine Diagnose aus dem Intersexualitäts- – bzw. zu diesem Zeitpunkt bereits etablierten - DSD-Spektrum erhalten haben, verortet sich dadurch jedoch in einer gewissen Nähe zum gleichzeitig kritisierten medizinischen Diskurs. </w:t>
      </w:r>
    </w:p>
    <w:p w14:paraId="02FA6685" w14:textId="77777777" w:rsidR="004B3C0E"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Im Gründungsjahr veröffentlich IM. e.V. gemeinsam mit XY-Frauen e.V. den Parallelbericht</w:t>
      </w:r>
      <w:r w:rsidRPr="007310A7">
        <w:rPr>
          <w:color w:val="000000" w:themeColor="text1"/>
          <w:lang w:val="de-DE"/>
        </w:rPr>
        <w:t xml:space="preserve"> </w:t>
      </w:r>
      <w:r w:rsidRPr="007310A7">
        <w:rPr>
          <w:rFonts w:asciiTheme="minorHAnsi" w:hAnsiTheme="minorHAnsi"/>
          <w:color w:val="000000" w:themeColor="text1"/>
          <w:lang w:val="de-DE"/>
        </w:rPr>
        <w:t>des 6. deutschen Staatenberichts zum CEDAW-Übereinkommen</w:t>
      </w:r>
      <w:r w:rsidRPr="007310A7">
        <w:rPr>
          <w:rStyle w:val="Funotenzeichen"/>
          <w:color w:val="000000" w:themeColor="text1"/>
        </w:rPr>
        <w:footnoteReference w:id="127"/>
      </w:r>
      <w:r w:rsidRPr="007310A7">
        <w:rPr>
          <w:rFonts w:asciiTheme="minorHAnsi" w:hAnsiTheme="minorHAnsi"/>
          <w:color w:val="000000" w:themeColor="text1"/>
          <w:lang w:val="de-DE"/>
        </w:rPr>
        <w:t xml:space="preserve"> der Vereinten Nationen. Die Verfasser*innen reagieren mit diesem auf die ausbleibende Thematisierung der Situation intersexueller Menschen im Bericht der Bundesregierung. Dabei verstehen sie den aus dem UN-Übereinkommen erwachsenden Schutz als für alle „körperlich nicht eindeutig dem männlichen Geschlecht zugehörig(en)“ (ebd., 5) Menschen geltend und positionieren intersexuell kategorisierte Menschen zumindest implizit außerhalb der Zwei-Geschlechter</w:t>
      </w:r>
      <w:r w:rsidR="004B3C0E">
        <w:rPr>
          <w:rFonts w:asciiTheme="minorHAnsi" w:hAnsiTheme="minorHAnsi"/>
          <w:color w:val="000000" w:themeColor="text1"/>
          <w:lang w:val="de-DE"/>
        </w:rPr>
        <w:t>-O</w:t>
      </w:r>
      <w:r w:rsidRPr="007310A7">
        <w:rPr>
          <w:rFonts w:asciiTheme="minorHAnsi" w:hAnsiTheme="minorHAnsi"/>
          <w:color w:val="000000" w:themeColor="text1"/>
          <w:lang w:val="de-DE"/>
        </w:rPr>
        <w:t xml:space="preserve">rdnung. Der Fokus des Parallelberichts liegt auf der Problematisierung „irreversible(r) genitalchirurgische(r) Eingriffe“ (ebd. 15) im Kindesalter sowie weiterer nicht-selbsteingewilligter medizinischer Behandlungen und deren Langzeitfolgen. Durch die Einordnung letzterer als Menschenrechtsverletzungen ist der </w:t>
      </w:r>
      <w:r w:rsidR="004B3C0E">
        <w:rPr>
          <w:rFonts w:asciiTheme="minorHAnsi" w:hAnsiTheme="minorHAnsi"/>
          <w:color w:val="000000" w:themeColor="text1"/>
          <w:lang w:val="de-DE"/>
        </w:rPr>
        <w:t>Parallelb</w:t>
      </w:r>
      <w:r w:rsidRPr="007310A7">
        <w:rPr>
          <w:rFonts w:asciiTheme="minorHAnsi" w:hAnsiTheme="minorHAnsi"/>
          <w:color w:val="000000" w:themeColor="text1"/>
          <w:lang w:val="de-DE"/>
        </w:rPr>
        <w:t>ericht eines der ersten Dokumente des neu</w:t>
      </w:r>
      <w:r w:rsidR="004B3C0E">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entstehenden Intersex-Menschenrechtsdiskurses (vgl. ebd., </w:t>
      </w:r>
      <w:r w:rsidR="004B3C0E">
        <w:rPr>
          <w:rFonts w:asciiTheme="minorHAnsi" w:hAnsiTheme="minorHAnsi"/>
          <w:color w:val="000000" w:themeColor="text1"/>
          <w:lang w:val="de-DE"/>
        </w:rPr>
        <w:t xml:space="preserve">siehe auch Exkurs </w:t>
      </w:r>
      <w:r w:rsidRPr="007310A7">
        <w:rPr>
          <w:rFonts w:asciiTheme="minorHAnsi" w:hAnsiTheme="minorHAnsi"/>
          <w:color w:val="000000" w:themeColor="text1"/>
          <w:lang w:val="de-DE"/>
        </w:rPr>
        <w:t>6</w:t>
      </w:r>
      <w:r w:rsidR="004B3C0E">
        <w:rPr>
          <w:rFonts w:asciiTheme="minorHAnsi" w:hAnsiTheme="minorHAnsi"/>
          <w:color w:val="000000" w:themeColor="text1"/>
          <w:lang w:val="de-DE"/>
        </w:rPr>
        <w:t>.1</w:t>
      </w:r>
      <w:r w:rsidRPr="007310A7">
        <w:rPr>
          <w:rFonts w:asciiTheme="minorHAnsi" w:hAnsiTheme="minorHAnsi"/>
          <w:color w:val="000000" w:themeColor="text1"/>
          <w:lang w:val="de-DE"/>
        </w:rPr>
        <w:t xml:space="preserve">). </w:t>
      </w:r>
    </w:p>
    <w:p w14:paraId="1FBD899B" w14:textId="088CFEED"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Trotz der</w:t>
      </w:r>
      <w:r w:rsidR="004B3C0E">
        <w:rPr>
          <w:rFonts w:asciiTheme="minorHAnsi" w:hAnsiTheme="minorHAnsi"/>
          <w:color w:val="000000" w:themeColor="text1"/>
          <w:lang w:val="de-DE"/>
        </w:rPr>
        <w:t xml:space="preserve"> im Bericht</w:t>
      </w:r>
      <w:r w:rsidRPr="007310A7">
        <w:rPr>
          <w:rFonts w:asciiTheme="minorHAnsi" w:hAnsiTheme="minorHAnsi"/>
          <w:color w:val="000000" w:themeColor="text1"/>
          <w:lang w:val="de-DE"/>
        </w:rPr>
        <w:t xml:space="preserve"> </w:t>
      </w:r>
      <w:r w:rsidR="004B3C0E">
        <w:rPr>
          <w:rFonts w:asciiTheme="minorHAnsi" w:hAnsiTheme="minorHAnsi"/>
          <w:color w:val="000000" w:themeColor="text1"/>
          <w:lang w:val="de-DE"/>
        </w:rPr>
        <w:t xml:space="preserve">formulierten </w:t>
      </w:r>
      <w:r w:rsidRPr="007310A7">
        <w:rPr>
          <w:rFonts w:asciiTheme="minorHAnsi" w:hAnsiTheme="minorHAnsi"/>
          <w:color w:val="000000" w:themeColor="text1"/>
          <w:lang w:val="de-DE"/>
        </w:rPr>
        <w:t xml:space="preserve">Medizin-Kritik wird die Wissensproduktion des medizinischen Spezialdiskurses </w:t>
      </w:r>
      <w:r w:rsidR="0036408B">
        <w:rPr>
          <w:rFonts w:asciiTheme="minorHAnsi" w:hAnsiTheme="minorHAnsi"/>
          <w:color w:val="000000" w:themeColor="text1"/>
          <w:lang w:val="de-DE"/>
        </w:rPr>
        <w:t xml:space="preserve">von den beteiligten Selbstvertretungs-Organisationen </w:t>
      </w:r>
      <w:r w:rsidRPr="007310A7">
        <w:rPr>
          <w:rFonts w:asciiTheme="minorHAnsi" w:hAnsiTheme="minorHAnsi"/>
          <w:color w:val="000000" w:themeColor="text1"/>
          <w:lang w:val="de-DE"/>
        </w:rPr>
        <w:t>nicht per se in Frage gestellt: So beziehen sich die Verfasser*innen in ihrer Definition von Intersexualität u.a. auf medizinische Diagnosen sowie die DSD-Klassifikation (vgl. ebd., 5).</w:t>
      </w:r>
      <w:r w:rsidRPr="007310A7">
        <w:rPr>
          <w:rStyle w:val="Funotenzeichen"/>
          <w:color w:val="000000" w:themeColor="text1"/>
        </w:rPr>
        <w:footnoteReference w:id="128"/>
      </w:r>
      <w:r w:rsidRPr="007310A7">
        <w:rPr>
          <w:rFonts w:asciiTheme="minorHAnsi" w:hAnsiTheme="minorHAnsi"/>
          <w:color w:val="000000" w:themeColor="text1"/>
          <w:lang w:val="de-DE"/>
        </w:rPr>
        <w:t xml:space="preserve"> Auch die prinzipielle Zuständigkeit der Medizin wird ambivalent diskutiert: Einerseits heben die Autor*innen hervor, da</w:t>
      </w:r>
      <w:r w:rsidR="0036408B">
        <w:rPr>
          <w:rFonts w:asciiTheme="minorHAnsi" w:hAnsiTheme="minorHAnsi"/>
          <w:color w:val="000000" w:themeColor="text1"/>
          <w:lang w:val="de-DE"/>
        </w:rPr>
        <w:t>s</w:t>
      </w:r>
      <w:r w:rsidRPr="007310A7">
        <w:rPr>
          <w:rFonts w:asciiTheme="minorHAnsi" w:hAnsiTheme="minorHAnsi"/>
          <w:color w:val="000000" w:themeColor="text1"/>
          <w:lang w:val="de-DE"/>
        </w:rPr>
        <w:t xml:space="preserve">s ein </w:t>
      </w:r>
      <w:r w:rsidR="0036408B">
        <w:rPr>
          <w:rFonts w:asciiTheme="minorHAnsi" w:hAnsiTheme="minorHAnsi"/>
          <w:color w:val="000000" w:themeColor="text1"/>
          <w:lang w:val="de-DE"/>
        </w:rPr>
        <w:t xml:space="preserve">medizinischer </w:t>
      </w:r>
      <w:r w:rsidRPr="007310A7">
        <w:rPr>
          <w:rFonts w:asciiTheme="minorHAnsi" w:hAnsiTheme="minorHAnsi"/>
          <w:color w:val="000000" w:themeColor="text1"/>
          <w:lang w:val="de-DE"/>
        </w:rPr>
        <w:t xml:space="preserve">Behandlungsbedarf nur bei einzelnen Varianten vorhanden sei, anderseits wird eine mangelnde Spezialisierung von behandelnden Fachärzten problematisiert sowie eine stärkere Involvierung der „Erwachsenenmediziner“ </w:t>
      </w:r>
      <w:r w:rsidR="00EB7F17">
        <w:rPr>
          <w:rFonts w:asciiTheme="minorHAnsi" w:hAnsiTheme="minorHAnsi"/>
          <w:color w:val="000000" w:themeColor="text1"/>
          <w:lang w:val="de-DE"/>
        </w:rPr>
        <w:t xml:space="preserve">in die Behandlung intergeschlechtlicher Menschen </w:t>
      </w:r>
      <w:r w:rsidRPr="007310A7">
        <w:rPr>
          <w:rFonts w:asciiTheme="minorHAnsi" w:hAnsiTheme="minorHAnsi"/>
          <w:color w:val="000000" w:themeColor="text1"/>
          <w:lang w:val="de-DE"/>
        </w:rPr>
        <w:t>gefordert (ebd.</w:t>
      </w:r>
      <w:r w:rsidR="001805B0">
        <w:rPr>
          <w:rFonts w:asciiTheme="minorHAnsi" w:hAnsiTheme="minorHAnsi"/>
          <w:color w:val="000000" w:themeColor="text1"/>
          <w:lang w:val="de-DE"/>
        </w:rPr>
        <w:t>,</w:t>
      </w:r>
      <w:r w:rsidRPr="007310A7">
        <w:rPr>
          <w:rFonts w:asciiTheme="minorHAnsi" w:hAnsiTheme="minorHAnsi"/>
          <w:color w:val="000000" w:themeColor="text1"/>
          <w:lang w:val="de-DE"/>
        </w:rPr>
        <w:t xml:space="preserve"> 16). </w:t>
      </w:r>
    </w:p>
    <w:p w14:paraId="11474767" w14:textId="77777777" w:rsidR="003E7459" w:rsidRDefault="00C32CC6" w:rsidP="00ED2BAA">
      <w:pPr>
        <w:pStyle w:val="Default"/>
        <w:spacing w:before="240"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Das </w:t>
      </w:r>
      <w:r>
        <w:rPr>
          <w:rFonts w:asciiTheme="minorHAnsi" w:hAnsiTheme="minorHAnsi"/>
          <w:color w:val="000000" w:themeColor="text1"/>
          <w:lang w:val="de-DE"/>
        </w:rPr>
        <w:t xml:space="preserve">sowohl von Nähe als auch von Distanzierung geprägte </w:t>
      </w:r>
      <w:r>
        <w:rPr>
          <w:rFonts w:asciiTheme="minorHAnsi" w:hAnsiTheme="minorHAnsi"/>
          <w:color w:val="000000" w:themeColor="text1"/>
          <w:lang w:val="de-DE"/>
        </w:rPr>
        <w:t xml:space="preserve">Verhältnis zwischen IM e.V. und den Vertreter*innen des medizinischen </w:t>
      </w:r>
      <w:r>
        <w:rPr>
          <w:rFonts w:asciiTheme="minorHAnsi" w:hAnsiTheme="minorHAnsi"/>
          <w:color w:val="000000" w:themeColor="text1"/>
          <w:lang w:val="de-DE"/>
        </w:rPr>
        <w:t xml:space="preserve">DSD-</w:t>
      </w:r>
      <w:r>
        <w:rPr>
          <w:rFonts w:asciiTheme="minorHAnsi" w:hAnsiTheme="minorHAnsi"/>
          <w:color w:val="000000" w:themeColor="text1"/>
          <w:lang w:val="de-DE"/>
        </w:rPr>
        <w:t xml:space="preserve">Diskurses zeigt sich in den auf die Gründung folgenden Jahren</w:t>
      </w:r>
      <w:r>
        <w:rPr>
          <w:rFonts w:asciiTheme="minorHAnsi" w:hAnsiTheme="minorHAnsi"/>
          <w:color w:val="000000" w:themeColor="text1"/>
          <w:lang w:val="de-DE"/>
        </w:rPr>
        <w:t xml:space="preserve"> immer wieder</w:t>
      </w:r>
      <w:r>
        <w:rPr>
          <w:rFonts w:asciiTheme="minorHAnsi" w:hAnsiTheme="minorHAnsi"/>
          <w:color w:val="000000" w:themeColor="text1"/>
          <w:lang w:val="de-DE"/>
        </w:rPr>
        <w:t xml:space="preserve">. Der Verein wird ab 2014 in die Überarbeitung der AWMF-Leitlinien</w:t>
      </w:r>
      <w:r>
        <w:rPr>
          <w:rFonts w:asciiTheme="minorHAnsi" w:hAnsiTheme="minorHAnsi"/>
          <w:color w:val="000000" w:themeColor="text1"/>
          <w:lang w:val="de-DE"/>
        </w:rPr>
        <w:t xml:space="preserve"> zu </w:t>
      </w:r>
      <w:r>
        <w:rPr>
          <w:rFonts w:asciiTheme="minorHAnsi" w:hAnsiTheme="minorHAnsi"/>
          <w:i/>
          <w:iCs/>
          <w:color w:val="000000" w:themeColor="text1"/>
          <w:lang w:val="de-DE"/>
        </w:rPr>
        <w:t xml:space="preserve">Varianten der Geschlechtsentwicklung</w:t>
      </w:r>
      <w:r>
        <w:rPr>
          <w:rFonts w:asciiTheme="minorHAnsi" w:hAnsiTheme="minorHAnsi"/>
          <w:color w:val="000000" w:themeColor="text1"/>
          <w:lang w:val="de-DE"/>
        </w:rPr>
        <w:t xml:space="preserve"> involviert. Mit der Entstehung von sogenannten DSD-Care-Zentren ab 2020 beginnt </w:t>
      </w:r>
      <w:proofErr w:type="spellStart"/>
      <w:del w:id="1000105" w:author="Claude Lektorat" w:date="2026-06-30T12:18:05Z">
        <w:r>
          <w:rPr>
            <w:rFonts w:asciiTheme="minorHAnsi" w:hAnsiTheme="minorHAnsi"/>
            <w:color w:val="000000" w:themeColor="text1"/>
            <w:lang w:val="de-DE"/>
          </w:rPr>
          <w:delText xml:space="preserve">zuden</w:delText>
        </w:r>
      </w:del>
      <w:ins w:id="1000106" w:author="Claude Lektorat" w:date="2026-06-30T12:18:05Z">
        <w:r>
          <w:rPr>
            <w:rFonts w:asciiTheme="minorHAnsi" w:hAnsiTheme="minorHAnsi"/>
            <w:color w:val="000000" w:themeColor="text1"/>
            <w:lang w:val="de-DE"/>
          </w:rPr>
          <w:t xml:space="preserve">zudem</w:t>
        </w:r>
      </w:ins>
      <w:proofErr w:type="spellEnd"/>
      <w:del w:id="1000107" w:author="Claude Lektorat" w:date="2026-06-30T12:18:05Z">
        <w:r>
          <w:rPr>
            <w:rFonts w:asciiTheme="minorHAnsi" w:hAnsiTheme="minorHAnsi"/>
            <w:color w:val="000000" w:themeColor="text1"/>
            <w:lang w:val="de-DE"/>
          </w:rPr>
          <w:delText xml:space="preserve"> m</w:delText>
        </w:r>
      </w:del>
      <w:r>
        <w:rPr>
          <w:rFonts w:asciiTheme="minorHAnsi" w:hAnsiTheme="minorHAnsi"/>
          <w:color w:val="000000" w:themeColor="text1"/>
          <w:lang w:val="de-DE"/>
        </w:rPr>
        <w:t xml:space="preserve"> eine kontinuierliche Kooperation </w:t>
      </w:r>
      <w:r>
        <w:rPr>
          <w:rFonts w:asciiTheme="minorHAnsi" w:hAnsiTheme="minorHAnsi"/>
          <w:color w:val="000000" w:themeColor="text1"/>
          <w:lang w:val="de-DE"/>
        </w:rPr>
        <w:t xml:space="preserve">von I.M. e.V. </w:t>
      </w:r>
      <w:proofErr w:type="spellStart"/>
      <w:r>
        <w:rPr>
          <w:rFonts w:asciiTheme="minorHAnsi" w:hAnsiTheme="minorHAnsi"/>
          <w:color w:val="000000" w:themeColor="text1"/>
          <w:lang w:val="de-DE"/>
        </w:rPr>
        <w:t xml:space="preserve">mit</w:t>
      </w:r>
      <w:proofErr w:type="spellEnd"/>
      <w:r>
        <w:rPr>
          <w:rFonts w:asciiTheme="minorHAnsi" w:hAnsiTheme="minorHAnsi"/>
          <w:color w:val="000000" w:themeColor="text1"/>
          <w:lang w:val="de-DE"/>
        </w:rPr>
        <w:t xml:space="preserve"> Kliniker*innen. Hier </w:t>
      </w:r>
      <w:r>
        <w:rPr>
          <w:rFonts w:asciiTheme="minorHAnsi" w:hAnsiTheme="minorHAnsi"/>
          <w:color w:val="000000" w:themeColor="text1"/>
          <w:lang w:val="de-DE"/>
        </w:rPr>
        <w:t xml:space="preserve">ist </w:t>
      </w:r>
      <w:r>
        <w:rPr>
          <w:rFonts w:asciiTheme="minorHAnsi" w:hAnsiTheme="minorHAnsi"/>
          <w:color w:val="000000" w:themeColor="text1"/>
          <w:lang w:val="de-DE"/>
        </w:rPr>
        <w:t xml:space="preserve">IM. e.V. mit der Weiterbildung von Peer-Berater*innen beauftragt</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 </w:t>
      </w:r>
      <w:r>
        <w:rPr>
          <w:rFonts w:asciiTheme="minorHAnsi" w:hAnsiTheme="minorHAnsi"/>
          <w:color w:val="000000" w:themeColor="text1"/>
          <w:lang w:val="de-DE"/>
        </w:rPr>
        <w:t xml:space="preserve">wor</w:t>
      </w:r>
      <w:r>
        <w:rPr>
          <w:rFonts w:asciiTheme="minorHAnsi" w:hAnsiTheme="minorHAnsi"/>
          <w:color w:val="000000" w:themeColor="text1"/>
          <w:lang w:val="de-DE"/>
        </w:rPr>
        <w:t xml:space="preserve">auf die in </w:t>
      </w:r>
      <w:r>
        <w:rPr>
          <w:rFonts w:asciiTheme="minorHAnsi" w:hAnsiTheme="minorHAnsi"/>
          <w:color w:val="000000" w:themeColor="text1"/>
          <w:lang w:val="de-DE"/>
        </w:rPr>
        <w:t xml:space="preserve">das </w:t>
      </w:r>
      <w:r>
        <w:rPr>
          <w:rFonts w:asciiTheme="minorHAnsi" w:hAnsiTheme="minorHAnsi"/>
          <w:i/>
          <w:iCs/>
          <w:color w:val="000000" w:themeColor="text1"/>
          <w:lang w:val="de-DE"/>
        </w:rPr>
        <w:t xml:space="preserve">DSD-Care</w:t>
      </w:r>
      <w:r>
        <w:rPr>
          <w:rFonts w:asciiTheme="minorHAnsi" w:hAnsiTheme="minorHAnsi"/>
          <w:color w:val="000000" w:themeColor="text1"/>
          <w:lang w:val="de-DE"/>
        </w:rPr>
        <w:t xml:space="preserve"> </w:t>
      </w:r>
      <w:proofErr w:type="spellStart"/>
      <w:r>
        <w:rPr>
          <w:rFonts w:asciiTheme="minorHAnsi" w:hAnsiTheme="minorHAnsi"/>
          <w:color w:val="000000" w:themeColor="text1"/>
          <w:lang w:val="de-DE"/>
        </w:rPr>
        <w:t xml:space="preserve">Verbundsprojekt</w:t>
      </w:r>
      <w:proofErr w:type="spellEnd"/>
      <w:r>
        <w:rPr>
          <w:rFonts w:asciiTheme="minorHAnsi" w:hAnsiTheme="minorHAnsi"/>
          <w:color w:val="000000" w:themeColor="text1"/>
          <w:lang w:val="de-DE"/>
        </w:rPr>
        <w:t xml:space="preserve"> involvierte Kliniken verweisen</w:t>
      </w:r>
      <w:r>
        <w:rPr>
          <w:rFonts w:asciiTheme="minorHAnsi" w:hAnsiTheme="minorHAnsi"/>
          <w:color w:val="000000" w:themeColor="text1"/>
          <w:lang w:val="de-DE"/>
        </w:rPr>
        <w:t xml:space="preserve"> </w:t>
      </w:r>
      <w:r w:rsidR="00C3382E" w:rsidRPr="007310A7">
        <w:rPr>
          <w:rFonts w:asciiTheme="minorHAnsi" w:hAnsiTheme="minorHAnsi"/>
          <w:color w:val="000000" w:themeColor="text1"/>
          <w:lang w:val="de-DE"/>
        </w:rPr>
        <w:fldChar w:fldCharType="begin"/>
      </w:r>
      <w:r w:rsidR="00DC6209" w:rsidRPr="007310A7">
        <w:rPr>
          <w:rFonts w:asciiTheme="minorHAnsi" w:hAnsiTheme="minorHAnsi"/>
          <w:color w:val="000000" w:themeColor="text1"/>
          <w:lang w:val="de-DE"/>
        </w:rPr>
        <w:instrText xml:space="preserve"> ADDIN ZOTERO_ITEM CSL_CITATION {"citationID":"urU9JiAV","properties":{"unsorted":false,"formattedCitation":"(vgl. Hiort u.\\uc0\\u160{}a. 2023)","plainCitation":"(vgl. Hiort u. a. 2023)","dontUpdate":true,"noteIndex":0},"citationItems":[{"id":1309,"uris":["http://zotero.org/users/local/owKliTIb/items/PQL7YFRK"],"itemData":{"id":1309,"type":"report","publisher":"DSD Care","publisher-place":"Lübeck","title":"Abschlussbericht Standardisierte Zentren-zentrierte Versorgung von Menschen mit DSD über die Lebensspanne","URL":"https://www.bundesgesundheitsministerium.de/fileadmin/Dateien/5_Publikationen/Gesundheit/Abschlussberichte/DSD-Care_Abschlussbericht.pdf","author":[{"family":"Hiort","given":"Olaf"},{"family":"Döhnert","given":"Ulla"},{"family":"Wünsch","given":"Lutz"},{"family":"Katalinic","given":"Alexander"},{"family":"Holterhus","given":"Paul-Martin"},{"family":"Wabitsch","given":"Martin"},{"family":"Brucker","given":"Sara"},{"family":"Rall","given":"Katharina"},{"family":"Reisch","given":"Nicole"},{"family":"Kliesch","given":"Sabine"},{"family":"Rohayem","given":"Julia"},{"family":"Neumann","given":"Uta"},{"family":"Blankenstein","given":"Oliver"},{"family":"Stein","given":"Raimund"},{"family":"Eckoldt-Wolke","given":"Felicitas"},{"family":"Krege","given":"Susanne"},{"family":"Storf","given":"Holger"},{"family":"Kumst","given":"Anjo"},{"family":"Rosen","given":"Ursula"},{"family":"Roggemann","given":"Eleonore"},{"family":"Dahlmann","given":"Christian"}],"issued":{"date-parts":[["2023"]]}},"prefix":"vgl."}],"schema":"https://github.com/citation-style-language/schema/raw/master/csl-citation.json"} </w:instrText>
      </w:r>
      <w:r w:rsidR="00C3382E" w:rsidRPr="007310A7">
        <w:rPr>
          <w:rFonts w:asciiTheme="minorHAnsi" w:hAnsiTheme="minorHAnsi"/>
          <w:color w:val="000000" w:themeColor="text1"/>
          <w:lang w:val="de-DE"/>
        </w:rPr>
        <w:fldChar w:fldCharType="separate"/>
      </w:r>
      <w:r>
        <w:rPr>
          <w:rFonts w:ascii="Cambria" w:hAnsi="Cambria" w:cs="Times New Roman"/>
          <w:color w:val="000000" w:themeColor="text1"/>
          <w:lang w:val="de-DE"/>
        </w:rPr>
        <w:t xml:space="preserve">(vgl. </w:t>
      </w:r>
      <w:proofErr w:type="spellStart"/>
      <w:r>
        <w:rPr>
          <w:rFonts w:ascii="Cambria" w:hAnsi="Cambria" w:cs="Times New Roman"/>
          <w:color w:val="000000" w:themeColor="text1"/>
          <w:lang w:val="de-DE"/>
        </w:rPr>
        <w:t xml:space="preserve">Hiort</w:t>
      </w:r>
      <w:proofErr w:type="spellEnd"/>
      <w:r>
        <w:rPr>
          <w:rFonts w:ascii="Cambria" w:hAnsi="Cambria" w:cs="Times New Roman"/>
          <w:color w:val="000000" w:themeColor="text1"/>
          <w:lang w:val="de-DE"/>
        </w:rPr>
        <w:t xml:space="preserve"> et al. 2023)</w:t>
      </w:r>
      <w:r w:rsidR="00C3382E"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Ebenfalls ist der Verein bei der Entwicklung von Diagnose-spezifischen Schulungen innerhalb des DSD</w:t>
      </w:r>
      <w:r>
        <w:rPr>
          <w:rFonts w:asciiTheme="minorHAnsi" w:hAnsiTheme="minorHAnsi"/>
          <w:color w:val="000000" w:themeColor="text1"/>
          <w:lang w:val="de-DE"/>
        </w:rPr>
        <w:t xml:space="preserve">-</w:t>
      </w:r>
      <w:r>
        <w:rPr>
          <w:rFonts w:asciiTheme="minorHAnsi" w:hAnsiTheme="minorHAnsi"/>
          <w:color w:val="000000" w:themeColor="text1"/>
          <w:lang w:val="de-DE"/>
        </w:rPr>
        <w:t xml:space="preserve">Care assoziierten Forschungsprojekts </w:t>
      </w:r>
      <w:proofErr w:type="spellStart"/>
      <w:r>
        <w:rPr>
          <w:rFonts w:asciiTheme="minorHAnsi" w:hAnsiTheme="minorHAnsi"/>
          <w:i/>
          <w:color w:val="000000" w:themeColor="text1"/>
          <w:lang w:val="de-DE"/>
        </w:rPr>
        <w:t xml:space="preserve">Empower</w:t>
      </w:r>
      <w:proofErr w:type="spellEnd"/>
      <w:r>
        <w:rPr>
          <w:rFonts w:asciiTheme="minorHAnsi" w:hAnsiTheme="minorHAnsi"/>
          <w:i/>
          <w:color w:val="000000" w:themeColor="text1"/>
          <w:lang w:val="de-DE"/>
        </w:rPr>
        <w:t xml:space="preserve">-DSD</w:t>
      </w:r>
      <w:r>
        <w:rPr>
          <w:rFonts w:asciiTheme="minorHAnsi" w:hAnsiTheme="minorHAnsi"/>
          <w:color w:val="000000" w:themeColor="text1"/>
          <w:lang w:val="de-DE"/>
        </w:rPr>
        <w:t xml:space="preserve"> beteiligt, dass sich an Jugendliche mit einer </w:t>
      </w:r>
      <w:r>
        <w:rPr>
          <w:rFonts w:asciiTheme="minorHAnsi" w:hAnsiTheme="minorHAnsi"/>
          <w:color w:val="000000" w:themeColor="text1"/>
          <w:lang w:val="de-DE"/>
        </w:rPr>
        <w:t xml:space="preserve">DSD-</w:t>
      </w:r>
      <w:r>
        <w:rPr>
          <w:rFonts w:asciiTheme="minorHAnsi" w:hAnsiTheme="minorHAnsi"/>
          <w:color w:val="000000" w:themeColor="text1"/>
          <w:lang w:val="de-DE"/>
        </w:rPr>
        <w:t xml:space="preserve">Diagnose richtet. Als Ziel wird im Projekt-Bericht die „umfassende Aufklärung über die eigene Diagnose und Hilfe für das Selbstmanagement im Alltag“</w:t>
      </w:r>
      <w:r>
        <w:rPr>
          <w:rFonts w:asciiTheme="minorHAnsi" w:hAnsiTheme="minorHAnsi"/>
          <w:color w:val="000000" w:themeColor="text1"/>
          <w:lang w:val="de-DE"/>
        </w:rPr>
        <w:t xml:space="preserve"> </w:t>
      </w:r>
      <w:r w:rsidR="009047B8" w:rsidRPr="007310A7">
        <w:rPr>
          <w:rFonts w:asciiTheme="minorHAnsi" w:hAnsiTheme="minorHAnsi"/>
          <w:color w:val="000000" w:themeColor="text1"/>
          <w:lang w:val="de-DE"/>
        </w:rPr>
        <w:fldChar w:fldCharType="begin"/>
      </w:r>
      <w:r w:rsidR="00DC6209" w:rsidRPr="007310A7">
        <w:rPr>
          <w:rFonts w:asciiTheme="minorHAnsi" w:hAnsiTheme="minorHAnsi"/>
          <w:color w:val="000000" w:themeColor="text1"/>
          <w:lang w:val="de-DE"/>
        </w:rPr>
        <w:instrText xml:space="preserve"> ADDIN ZOTERO_ITEM CSL_CITATION {"citationID":"lPtbxSXD","properties":{"unsorted":false,"formattedCitation":"(Hiort u.\\uc0\\u160{}a. 2023)","plainCitation":"(Hiort u. a. 2023)","dontUpdate":true,"noteIndex":0},"citationItems":[{"id":1309,"uris":["http://zotero.org/users/local/owKliTIb/items/PQL7YFRK"],"itemData":{"id":1309,"type":"report","publisher":"DSD Care","publisher-place":"Lübeck","title":"Abschlussbericht Standardisierte Zentren-zentrierte Versorgung von Menschen mit DSD über die Lebensspanne","URL":"https://www.bundesgesundheitsministerium.de/fileadmin/Dateien/5_Publikationen/Gesundheit/Abschlussberichte/DSD-Care_Abschlussbericht.pdf","author":[{"family":"Hiort","given":"Olaf"},{"family":"Döhnert","given":"Ulla"},{"family":"Wünsch","given":"Lutz"},{"family":"Katalinic","given":"Alexander"},{"family":"Holterhus","given":"Paul-Martin"},{"family":"Wabitsch","given":"Martin"},{"family":"Brucker","given":"Sara"},{"family":"Rall","given":"Katharina"},{"family":"Reisch","given":"Nicole"},{"family":"Kliesch","given":"Sabine"},{"family":"Rohayem","given":"Julia"},{"family":"Neumann","given":"Uta"},{"family":"Blankenstein","given":"Oliver"},{"family":"Stein","given":"Raimund"},{"family":"Eckoldt-Wolke","given":"Felicitas"},{"family":"Krege","given":"Susanne"},{"family":"Storf","given":"Holger"},{"family":"Kumst","given":"Anjo"},{"family":"Rosen","given":"Ursula"},{"family":"Roggemann","given":"Eleonore"},{"family":"Dahlmann","given":"Christian"}],"issued":{"date-parts":[["2023"]]}}}],"schema":"https://github.com/citation-style-language/schema/raw/master/csl-citation.json"} </w:instrText>
      </w:r>
      <w:r w:rsidR="009047B8" w:rsidRPr="007310A7">
        <w:rPr>
          <w:rFonts w:asciiTheme="minorHAnsi" w:hAnsiTheme="minorHAnsi"/>
          <w:color w:val="000000" w:themeColor="text1"/>
          <w:lang w:val="de-DE"/>
        </w:rPr>
        <w:fldChar w:fldCharType="separate"/>
      </w:r>
      <w:r>
        <w:rPr>
          <w:rFonts w:ascii="Cambria" w:hAnsi="Cambria" w:cs="Times New Roman"/>
          <w:color w:val="000000" w:themeColor="text1"/>
          <w:lang w:val="de-DE"/>
        </w:rPr>
        <w:t xml:space="preserve">(</w:t>
      </w:r>
      <w:r>
        <w:rPr>
          <w:rFonts w:ascii="Cambria" w:hAnsi="Cambria" w:cs="Times New Roman"/>
          <w:color w:val="000000" w:themeColor="text1"/>
          <w:lang w:val="de-DE"/>
        </w:rPr>
        <w:t xml:space="preserve">vgl. ebd.</w:t>
      </w:r>
      <w:r>
        <w:rPr>
          <w:rFonts w:ascii="Cambria" w:hAnsi="Cambria" w:cs="Times New Roman"/>
          <w:color w:val="000000" w:themeColor="text1"/>
          <w:lang w:val="de-DE"/>
        </w:rPr>
        <w:t xml:space="preserve">)</w:t>
      </w:r>
      <w:r w:rsidR="009047B8" w:rsidRPr="007310A7">
        <w:rPr>
          <w:rFonts w:asciiTheme="minorHAnsi" w:hAnsiTheme="minorHAnsi"/>
          <w:color w:val="000000" w:themeColor="text1"/>
          <w:lang w:val="de-DE"/>
        </w:rPr>
        <w:fldChar w:fldCharType="end"/>
      </w:r>
      <w:r>
        <w:rPr>
          <w:rFonts w:asciiTheme="minorHAnsi" w:hAnsiTheme="minorHAnsi"/>
          <w:color w:val="000000" w:themeColor="text1"/>
          <w:lang w:val="de-DE"/>
        </w:rPr>
        <w:t xml:space="preserve"> genannt. Dabei verwenden sowohl Darstellungen von </w:t>
      </w:r>
      <w:proofErr w:type="spellStart"/>
      <w:r>
        <w:rPr>
          <w:rFonts w:asciiTheme="minorHAnsi" w:hAnsiTheme="minorHAnsi"/>
          <w:i/>
          <w:color w:val="000000" w:themeColor="text1"/>
          <w:lang w:val="de-DE"/>
        </w:rPr>
        <w:t xml:space="preserve">DSDCare</w:t>
      </w:r>
      <w:proofErr w:type="spellEnd"/>
      <w:r>
        <w:rPr>
          <w:rFonts w:asciiTheme="minorHAnsi" w:hAnsiTheme="minorHAnsi"/>
          <w:color w:val="000000" w:themeColor="text1"/>
          <w:lang w:val="de-DE"/>
        </w:rPr>
        <w:t xml:space="preserve"> als auch von </w:t>
      </w:r>
      <w:proofErr w:type="spellStart"/>
      <w:r>
        <w:rPr>
          <w:rFonts w:asciiTheme="minorHAnsi" w:hAnsiTheme="minorHAnsi"/>
          <w:i/>
          <w:color w:val="000000" w:themeColor="text1"/>
          <w:lang w:val="de-DE"/>
        </w:rPr>
        <w:t xml:space="preserve">Empower</w:t>
      </w:r>
      <w:proofErr w:type="spellEnd"/>
      <w:r>
        <w:rPr>
          <w:rFonts w:asciiTheme="minorHAnsi" w:hAnsiTheme="minorHAnsi"/>
          <w:i/>
          <w:color w:val="000000" w:themeColor="text1"/>
          <w:lang w:val="de-DE"/>
        </w:rPr>
        <w:t xml:space="preserve">-DSD</w:t>
      </w:r>
      <w:r>
        <w:rPr>
          <w:rFonts w:asciiTheme="minorHAnsi" w:hAnsiTheme="minorHAnsi"/>
          <w:color w:val="000000" w:themeColor="text1"/>
          <w:lang w:val="de-DE"/>
        </w:rPr>
        <w:t xml:space="preserve"> eine eindeutig klinische Terminologie, auch wenn diese teilweise um Begrifflichkeiten emanzipatorischer Diskurse – wie </w:t>
      </w:r>
      <w:r>
        <w:rPr>
          <w:rFonts w:asciiTheme="minorHAnsi" w:hAnsiTheme="minorHAnsi"/>
          <w:i/>
          <w:iCs/>
          <w:color w:val="000000" w:themeColor="text1"/>
          <w:lang w:val="de-DE"/>
        </w:rPr>
        <w:t xml:space="preserve">Besonderheiten</w:t>
      </w:r>
      <w:r>
        <w:rPr>
          <w:rFonts w:asciiTheme="minorHAnsi" w:hAnsiTheme="minorHAnsi"/>
          <w:color w:val="000000" w:themeColor="text1"/>
          <w:lang w:val="de-DE"/>
        </w:rPr>
        <w:t xml:space="preserve"> und </w:t>
      </w:r>
      <w:r>
        <w:rPr>
          <w:rFonts w:asciiTheme="minorHAnsi" w:hAnsiTheme="minorHAnsi"/>
          <w:i/>
          <w:iCs/>
          <w:color w:val="000000" w:themeColor="text1"/>
          <w:lang w:val="de-DE"/>
        </w:rPr>
        <w:t xml:space="preserve">Empowerment</w:t>
      </w:r>
      <w:r>
        <w:rPr>
          <w:rFonts w:asciiTheme="minorHAnsi" w:hAnsiTheme="minorHAnsi"/>
          <w:color w:val="000000" w:themeColor="text1"/>
          <w:lang w:val="de-DE"/>
        </w:rPr>
        <w:t xml:space="preserve"> – ergänzt wird.</w:t>
      </w:r>
      <w:r w:rsidRPr="007310A7">
        <w:rPr>
          <w:rStyle w:val="Funotenzeichen"/>
          <w:color w:val="000000" w:themeColor="text1"/>
        </w:rPr>
        <w:footnoteReference w:id="129"/>
      </w:r>
      <w:r>
        <w:rPr>
          <w:rFonts w:asciiTheme="minorHAnsi" w:hAnsiTheme="minorHAnsi"/>
          <w:color w:val="000000" w:themeColor="text1"/>
          <w:lang w:val="de-DE"/>
        </w:rPr>
        <w:t xml:space="preserve"> </w:t>
      </w:r>
    </w:p>
    <w:p w14:paraId="5F9A80D3" w14:textId="75EFD748" w:rsidR="00C32CC6" w:rsidRPr="007310A7" w:rsidRDefault="00C32CC6" w:rsidP="003E7459">
      <w:pPr>
        <w:pStyle w:val="Default"/>
        <w:spacing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Anders als nach der 2016 veröffentlichten Leitlinie gibt es seitens IM. e.V. keine öffentlich zugänglichen Stellungnahmen hinsichtlich der eigenen Wahrnehmung der Zusammenarbeit mit Mediziner*innen im Zuge dieser Projekte. Dennoch deutet sich eine in Teilen mit der Entwicklung ISNAs vergleichbare Entwicklung an: IM. e.V. wird in begrenzten thematischen Bereichen eine Beteiligung am medizinischen Diskurs bzw. dessen Wissensproduktion ermöglicht, allerdings unter der Bedingung dessen Kategorisierungen zumindest sprachlich übernehmen zu müssen. Dies zeigt sich auch in einer weiteren Veröffentlichungen in der – anders als von </w:t>
      </w:r>
      <w:r w:rsidR="009E0FA4">
        <w:rPr>
          <w:rFonts w:asciiTheme="minorHAnsi" w:hAnsiTheme="minorHAnsi"/>
          <w:color w:val="000000" w:themeColor="text1"/>
          <w:lang w:val="de-DE"/>
        </w:rPr>
        <w:t>innerhalb</w:t>
      </w:r>
      <w:r w:rsidRPr="007310A7">
        <w:rPr>
          <w:rFonts w:asciiTheme="minorHAnsi" w:hAnsiTheme="minorHAnsi"/>
          <w:color w:val="000000" w:themeColor="text1"/>
          <w:lang w:val="de-DE"/>
        </w:rPr>
        <w:t xml:space="preserve"> des menschenrechtsorientierten </w:t>
      </w:r>
      <w:r w:rsidR="009E0FA4">
        <w:rPr>
          <w:rFonts w:asciiTheme="minorHAnsi" w:hAnsiTheme="minorHAnsi"/>
          <w:color w:val="000000" w:themeColor="text1"/>
          <w:lang w:val="de-DE"/>
        </w:rPr>
        <w:t>D</w:t>
      </w:r>
      <w:r w:rsidRPr="007310A7">
        <w:rPr>
          <w:rFonts w:asciiTheme="minorHAnsi" w:hAnsiTheme="minorHAnsi"/>
          <w:color w:val="000000" w:themeColor="text1"/>
          <w:lang w:val="de-DE"/>
        </w:rPr>
        <w:t>iskurses</w:t>
      </w:r>
      <w:r w:rsidR="009E0FA4">
        <w:rPr>
          <w:rFonts w:asciiTheme="minorHAnsi" w:hAnsiTheme="minorHAnsi"/>
          <w:color w:val="000000" w:themeColor="text1"/>
          <w:lang w:val="de-DE"/>
        </w:rPr>
        <w:t xml:space="preserve"> verortete Organisationen</w:t>
      </w:r>
      <w:r w:rsidRPr="007310A7">
        <w:rPr>
          <w:rFonts w:asciiTheme="minorHAnsi" w:hAnsiTheme="minorHAnsi"/>
          <w:color w:val="000000" w:themeColor="text1"/>
          <w:lang w:val="de-DE"/>
        </w:rPr>
        <w:t xml:space="preserve"> – Intergeschlechtlichkeit an das Vorliegen medizinischer Diagnosen </w:t>
      </w:r>
      <w:r w:rsidRPr="007310A7">
        <w:rPr>
          <w:rFonts w:asciiTheme="minorHAnsi" w:hAnsiTheme="minorHAnsi"/>
          <w:color w:val="000000" w:themeColor="text1"/>
          <w:lang w:val="de-DE"/>
        </w:rPr>
        <w:lastRenderedPageBreak/>
        <w:t xml:space="preserve">gebunden wird. Dabei geht die Kooperation mit medizinischen Institutionen ähnlich wie im </w:t>
      </w:r>
      <w:proofErr w:type="spellStart"/>
      <w:r w:rsidRPr="007310A7">
        <w:rPr>
          <w:rFonts w:asciiTheme="minorHAnsi" w:hAnsiTheme="minorHAnsi"/>
          <w:color w:val="000000" w:themeColor="text1"/>
          <w:lang w:val="de-DE"/>
        </w:rPr>
        <w:t>im</w:t>
      </w:r>
      <w:proofErr w:type="spellEnd"/>
      <w:r w:rsidRPr="007310A7">
        <w:rPr>
          <w:rFonts w:asciiTheme="minorHAnsi" w:hAnsiTheme="minorHAnsi"/>
          <w:color w:val="000000" w:themeColor="text1"/>
          <w:lang w:val="de-DE"/>
        </w:rPr>
        <w:t xml:space="preserve"> nordamerikanischen Kontext mit einem Narrativ der Abgrenzung von anderen</w:t>
      </w:r>
      <w:r w:rsidR="009E0FA4">
        <w:rPr>
          <w:rFonts w:asciiTheme="minorHAnsi" w:hAnsiTheme="minorHAnsi"/>
          <w:color w:val="000000" w:themeColor="text1"/>
          <w:lang w:val="de-DE"/>
        </w:rPr>
        <w:t>, medizinkritischeren</w:t>
      </w:r>
      <w:r w:rsidRPr="007310A7">
        <w:rPr>
          <w:rFonts w:asciiTheme="minorHAnsi" w:hAnsiTheme="minorHAnsi"/>
          <w:color w:val="000000" w:themeColor="text1"/>
          <w:lang w:val="de-DE"/>
        </w:rPr>
        <w:t xml:space="preserve"> </w:t>
      </w:r>
      <w:r w:rsidR="003E7459">
        <w:rPr>
          <w:rFonts w:asciiTheme="minorHAnsi" w:hAnsiTheme="minorHAnsi"/>
          <w:color w:val="000000" w:themeColor="text1"/>
          <w:lang w:val="de-DE"/>
        </w:rPr>
        <w:t xml:space="preserve">intergeschlechtlichen </w:t>
      </w:r>
      <w:r w:rsidRPr="007310A7">
        <w:rPr>
          <w:rFonts w:asciiTheme="minorHAnsi" w:hAnsiTheme="minorHAnsi"/>
          <w:color w:val="000000" w:themeColor="text1"/>
          <w:lang w:val="de-DE"/>
        </w:rPr>
        <w:t xml:space="preserve">Selbstvertretungs-Organisationen einher. So äußert sich eine im </w:t>
      </w:r>
      <w:proofErr w:type="spellStart"/>
      <w:r w:rsidRPr="003E7459">
        <w:rPr>
          <w:rFonts w:asciiTheme="minorHAnsi" w:hAnsiTheme="minorHAnsi"/>
          <w:i/>
          <w:iCs/>
          <w:color w:val="000000" w:themeColor="text1"/>
          <w:lang w:val="de-DE"/>
        </w:rPr>
        <w:t>DSDCare</w:t>
      </w:r>
      <w:proofErr w:type="spellEnd"/>
      <w:r w:rsidRPr="007310A7">
        <w:rPr>
          <w:rFonts w:asciiTheme="minorHAnsi" w:hAnsiTheme="minorHAnsi"/>
          <w:color w:val="000000" w:themeColor="text1"/>
          <w:lang w:val="de-DE"/>
        </w:rPr>
        <w:t xml:space="preserve"> Projekt involvierte Person im Rahmen einer öffentlichen </w:t>
      </w:r>
      <w:r w:rsidR="000A2577">
        <w:rPr>
          <w:rFonts w:asciiTheme="minorHAnsi" w:hAnsiTheme="minorHAnsi"/>
          <w:color w:val="000000" w:themeColor="text1"/>
          <w:lang w:val="de-DE"/>
        </w:rPr>
        <w:t>Podiumsv</w:t>
      </w:r>
      <w:r w:rsidRPr="007310A7">
        <w:rPr>
          <w:rFonts w:asciiTheme="minorHAnsi" w:hAnsiTheme="minorHAnsi"/>
          <w:color w:val="000000" w:themeColor="text1"/>
          <w:lang w:val="de-DE"/>
        </w:rPr>
        <w:t>eranstaltung:</w:t>
      </w:r>
    </w:p>
    <w:p w14:paraId="37CB6A14" w14:textId="16AC7EF5" w:rsidR="00C32CC6" w:rsidRPr="007310A7" w:rsidRDefault="00C32CC6" w:rsidP="002C77C6">
      <w:pPr>
        <w:pStyle w:val="Default"/>
        <w:spacing w:before="240" w:after="240" w:line="360" w:lineRule="auto"/>
        <w:ind w:left="567" w:right="509"/>
        <w:jc w:val="both"/>
        <w:rPr>
          <w:rFonts w:asciiTheme="minorHAnsi" w:hAnsiTheme="minorHAnsi"/>
          <w:color w:val="000000" w:themeColor="text1"/>
          <w:sz w:val="22"/>
          <w:szCs w:val="22"/>
          <w:lang w:val="de-DE"/>
        </w:rPr>
      </w:pPr>
      <w:r w:rsidRPr="007310A7">
        <w:rPr>
          <w:rFonts w:asciiTheme="minorHAnsi" w:hAnsiTheme="minorHAnsi"/>
          <w:color w:val="000000" w:themeColor="text1"/>
          <w:sz w:val="22"/>
          <w:szCs w:val="22"/>
          <w:lang w:val="de-DE"/>
        </w:rPr>
        <w:t xml:space="preserve">„Wir haben tatsächlich auch zwei Projekte mit der Medizin zusammen gemacht. Und das hat auch funktioniert. (...) Und es gibt Organisationen, die wollen mit der Medizin so gar nicht reden. Und wir haben es halt getan und wir haben festgestellt, man kann nur was verändern, wenn man mit der Medizin auch spricht. Und wenn man sie nur beleidigt dann bringt das nichts“ </w:t>
      </w:r>
      <w:r w:rsidR="002C77C6" w:rsidRPr="007310A7">
        <w:rPr>
          <w:rFonts w:asciiTheme="minorHAnsi" w:hAnsiTheme="minorHAnsi"/>
          <w:color w:val="000000" w:themeColor="text1"/>
          <w:sz w:val="22"/>
          <w:szCs w:val="22"/>
          <w:lang w:val="de-DE"/>
        </w:rPr>
        <w:fldChar w:fldCharType="begin"/>
      </w:r>
      <w:r w:rsidR="00F30EFE" w:rsidRPr="007310A7">
        <w:rPr>
          <w:rFonts w:asciiTheme="minorHAnsi" w:hAnsiTheme="minorHAnsi"/>
          <w:color w:val="000000" w:themeColor="text1"/>
          <w:sz w:val="22"/>
          <w:szCs w:val="22"/>
          <w:lang w:val="de-DE"/>
        </w:rPr>
        <w:instrText xml:space="preserve"> ADDIN ZOTERO_ITEM CSL_CITATION {"citationID":"akh4EaI3","properties":{"unsorted":false,"formattedCitation":"(Kost, Dani, und Anjo 2024 Transkript)","plainCitation":"(Kost, Dani, und Anjo 2024 Transkript)","dontUpdate":true,"noteIndex":0},"citationItems":[{"id":227,"uris":["http://zotero.org/users/local/owKliTIb/items/S83G6J7Z"],"itemData":{"id":227,"type":"document","title":"Hauptsache nicht Anke","author":[{"family":"Kost","given":"Cornelia"},{"literal":"Dani"},{"literal":"Anjo"}],"issued":{"date-parts":[["2024"]]}},"suffix":"Transkript"}],"schema":"https://github.com/citation-style-language/schema/raw/master/csl-citation.json"} </w:instrText>
      </w:r>
      <w:r w:rsidR="002C77C6" w:rsidRPr="007310A7">
        <w:rPr>
          <w:rFonts w:asciiTheme="minorHAnsi" w:hAnsiTheme="minorHAnsi"/>
          <w:color w:val="000000" w:themeColor="text1"/>
          <w:sz w:val="22"/>
          <w:szCs w:val="22"/>
          <w:lang w:val="de-DE"/>
        </w:rPr>
        <w:fldChar w:fldCharType="separate"/>
      </w:r>
      <w:r w:rsidR="002C77C6" w:rsidRPr="007310A7">
        <w:rPr>
          <w:rFonts w:ascii="Cambria" w:hAnsi="Cambria"/>
          <w:color w:val="000000" w:themeColor="text1"/>
          <w:sz w:val="22"/>
          <w:lang w:val="de-DE"/>
        </w:rPr>
        <w:t>(Kost et al. 2024)</w:t>
      </w:r>
      <w:r w:rsidR="002C77C6" w:rsidRPr="007310A7">
        <w:rPr>
          <w:rFonts w:asciiTheme="minorHAnsi" w:hAnsiTheme="minorHAnsi"/>
          <w:color w:val="000000" w:themeColor="text1"/>
          <w:sz w:val="22"/>
          <w:szCs w:val="22"/>
          <w:lang w:val="de-DE"/>
        </w:rPr>
        <w:fldChar w:fldCharType="end"/>
      </w:r>
    </w:p>
    <w:p w14:paraId="5C85A3F8" w14:textId="77777777" w:rsidR="000A257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In dem kritischeren Selbstvertretungen hier eine geringe Wirkmächtigkeit und zu gleich unangemessener Umgang mit Mediziner*innen zugeschrieben wird, erfolgt eine </w:t>
      </w:r>
      <w:proofErr w:type="spellStart"/>
      <w:r w:rsidRPr="007310A7">
        <w:rPr>
          <w:rFonts w:asciiTheme="minorHAnsi" w:hAnsiTheme="minorHAnsi"/>
          <w:color w:val="000000" w:themeColor="text1"/>
          <w:lang w:val="de-DE"/>
        </w:rPr>
        <w:t>tendentiell</w:t>
      </w:r>
      <w:proofErr w:type="spellEnd"/>
      <w:r w:rsidRPr="007310A7">
        <w:rPr>
          <w:rFonts w:asciiTheme="minorHAnsi" w:hAnsiTheme="minorHAnsi"/>
          <w:color w:val="000000" w:themeColor="text1"/>
          <w:lang w:val="de-DE"/>
        </w:rPr>
        <w:t xml:space="preserve"> abwertende Abgrenzung von diesen. Letzteres lässt sich </w:t>
      </w:r>
      <w:r w:rsidR="000A2577">
        <w:rPr>
          <w:rFonts w:asciiTheme="minorHAnsi" w:hAnsiTheme="minorHAnsi"/>
          <w:color w:val="000000" w:themeColor="text1"/>
          <w:lang w:val="de-DE"/>
        </w:rPr>
        <w:t xml:space="preserve">erneut </w:t>
      </w:r>
      <w:r w:rsidRPr="007310A7">
        <w:rPr>
          <w:rFonts w:asciiTheme="minorHAnsi" w:hAnsiTheme="minorHAnsi"/>
          <w:color w:val="000000" w:themeColor="text1"/>
          <w:lang w:val="de-DE"/>
        </w:rPr>
        <w:t>als</w:t>
      </w:r>
      <w:r w:rsidR="000A2577">
        <w:rPr>
          <w:rFonts w:asciiTheme="minorHAnsi" w:hAnsiTheme="minorHAnsi"/>
          <w:color w:val="000000" w:themeColor="text1"/>
          <w:lang w:val="de-DE"/>
        </w:rPr>
        <w:t xml:space="preserve"> Reproduktion der bereits skizzierten</w:t>
      </w:r>
      <w:r w:rsidRPr="007310A7">
        <w:rPr>
          <w:rFonts w:asciiTheme="minorHAnsi" w:hAnsiTheme="minorHAnsi"/>
          <w:color w:val="000000" w:themeColor="text1"/>
          <w:lang w:val="de-DE"/>
        </w:rPr>
        <w:t xml:space="preserve"> Etablierte-Außenseiter</w:t>
      </w:r>
      <w:r w:rsidR="000A2577">
        <w:rPr>
          <w:rFonts w:asciiTheme="minorHAnsi" w:hAnsiTheme="minorHAnsi"/>
          <w:color w:val="000000" w:themeColor="text1"/>
          <w:lang w:val="de-DE"/>
        </w:rPr>
        <w:t>*innen</w:t>
      </w:r>
      <w:r w:rsidRPr="007310A7">
        <w:rPr>
          <w:rFonts w:asciiTheme="minorHAnsi" w:hAnsiTheme="minorHAnsi"/>
          <w:color w:val="000000" w:themeColor="text1"/>
          <w:lang w:val="de-DE"/>
        </w:rPr>
        <w:t>-Figuration verstehen, wobei die Etablierten, mit der Medizin kooperierenden Selbstvertreter*innen</w:t>
      </w:r>
      <w:r w:rsidR="000A2577">
        <w:rPr>
          <w:rFonts w:asciiTheme="minorHAnsi" w:hAnsiTheme="minorHAnsi"/>
          <w:color w:val="000000" w:themeColor="text1"/>
          <w:lang w:val="de-DE"/>
        </w:rPr>
        <w:t>,</w:t>
      </w:r>
      <w:r w:rsidRPr="007310A7">
        <w:rPr>
          <w:rFonts w:asciiTheme="minorHAnsi" w:hAnsiTheme="minorHAnsi"/>
          <w:color w:val="000000" w:themeColor="text1"/>
          <w:lang w:val="de-DE"/>
        </w:rPr>
        <w:t xml:space="preserve"> </w:t>
      </w:r>
      <w:r w:rsidR="000A2577">
        <w:rPr>
          <w:rFonts w:asciiTheme="minorHAnsi" w:hAnsiTheme="minorHAnsi"/>
          <w:color w:val="000000" w:themeColor="text1"/>
          <w:lang w:val="de-DE"/>
        </w:rPr>
        <w:t xml:space="preserve">auf Grund der damit einhergehenden </w:t>
      </w:r>
      <w:r w:rsidRPr="007310A7">
        <w:rPr>
          <w:rFonts w:asciiTheme="minorHAnsi" w:hAnsiTheme="minorHAnsi"/>
          <w:color w:val="000000" w:themeColor="text1"/>
          <w:lang w:val="de-DE"/>
        </w:rPr>
        <w:t>Position über ein höheres Maß an Deutungsmacht verfügen. Hier zeigen sich</w:t>
      </w:r>
      <w:r w:rsidR="000A2577">
        <w:rPr>
          <w:rFonts w:asciiTheme="minorHAnsi" w:hAnsiTheme="minorHAnsi"/>
          <w:color w:val="000000" w:themeColor="text1"/>
          <w:lang w:val="de-DE"/>
        </w:rPr>
        <w:t xml:space="preserve"> ebenfalls</w:t>
      </w:r>
      <w:r w:rsidRPr="007310A7">
        <w:rPr>
          <w:rFonts w:asciiTheme="minorHAnsi" w:hAnsiTheme="minorHAnsi"/>
          <w:color w:val="000000" w:themeColor="text1"/>
          <w:lang w:val="de-DE"/>
        </w:rPr>
        <w:t xml:space="preserve"> Parallelen zu den Abwehrstrategien sowohl des US-amerikanischen Medizindiskurses gegenüber kritischen Intersex-Aktivist*innen als auch - zu einem späteren Zeitpunkt - seitens ISNA- bzw. </w:t>
      </w:r>
      <w:r w:rsidRPr="000A2577">
        <w:rPr>
          <w:rFonts w:asciiTheme="minorHAnsi" w:hAnsiTheme="minorHAnsi"/>
          <w:i/>
          <w:iCs/>
          <w:color w:val="000000" w:themeColor="text1"/>
          <w:lang w:val="de-DE"/>
        </w:rPr>
        <w:t>Accord Alliance</w:t>
      </w:r>
      <w:r w:rsidRPr="007310A7">
        <w:rPr>
          <w:rFonts w:asciiTheme="minorHAnsi" w:hAnsiTheme="minorHAnsi"/>
          <w:color w:val="000000" w:themeColor="text1"/>
          <w:lang w:val="de-DE"/>
        </w:rPr>
        <w:t xml:space="preserve"> Vertreter*innen gegenüber menschenrechtsorientierten Selbstvertretungen. </w:t>
      </w:r>
    </w:p>
    <w:p w14:paraId="5D935A60" w14:textId="19873867" w:rsidR="00C32CC6" w:rsidRPr="007310A7" w:rsidRDefault="000A2577" w:rsidP="00C32CC6">
      <w:pPr>
        <w:pStyle w:val="Default"/>
        <w:spacing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Daher deutet sich </w:t>
      </w:r>
      <w:r w:rsidR="00C32CC6" w:rsidRPr="007310A7">
        <w:rPr>
          <w:rFonts w:asciiTheme="minorHAnsi" w:hAnsiTheme="minorHAnsi"/>
          <w:color w:val="000000" w:themeColor="text1"/>
          <w:lang w:val="de-DE"/>
        </w:rPr>
        <w:t>auch für den deutschen Kontext</w:t>
      </w:r>
      <w:r>
        <w:rPr>
          <w:rFonts w:asciiTheme="minorHAnsi" w:hAnsiTheme="minorHAnsi"/>
          <w:color w:val="000000" w:themeColor="text1"/>
          <w:lang w:val="de-DE"/>
        </w:rPr>
        <w:t xml:space="preserve"> an</w:t>
      </w:r>
      <w:r w:rsidR="00C32CC6" w:rsidRPr="007310A7">
        <w:rPr>
          <w:rFonts w:asciiTheme="minorHAnsi" w:hAnsiTheme="minorHAnsi"/>
          <w:color w:val="000000" w:themeColor="text1"/>
          <w:lang w:val="de-DE"/>
        </w:rPr>
        <w:t xml:space="preserve">, dass </w:t>
      </w:r>
      <w:r w:rsidR="00F637C0">
        <w:rPr>
          <w:rFonts w:asciiTheme="minorHAnsi" w:hAnsiTheme="minorHAnsi"/>
          <w:color w:val="000000" w:themeColor="text1"/>
          <w:lang w:val="de-DE"/>
        </w:rPr>
        <w:t xml:space="preserve">sich </w:t>
      </w:r>
      <w:r w:rsidR="00C32CC6" w:rsidRPr="007310A7">
        <w:rPr>
          <w:rFonts w:asciiTheme="minorHAnsi" w:hAnsiTheme="minorHAnsi"/>
          <w:color w:val="000000" w:themeColor="text1"/>
          <w:lang w:val="de-DE"/>
        </w:rPr>
        <w:t xml:space="preserve">Immunisierungs-Strategien des medizinischen </w:t>
      </w:r>
      <w:r w:rsidR="00F637C0">
        <w:rPr>
          <w:rFonts w:asciiTheme="minorHAnsi" w:hAnsiTheme="minorHAnsi"/>
          <w:color w:val="000000" w:themeColor="text1"/>
          <w:lang w:val="de-DE"/>
        </w:rPr>
        <w:t>DSD-</w:t>
      </w:r>
      <w:r w:rsidR="00C32CC6" w:rsidRPr="007310A7">
        <w:rPr>
          <w:rFonts w:asciiTheme="minorHAnsi" w:hAnsiTheme="minorHAnsi"/>
          <w:color w:val="000000" w:themeColor="text1"/>
          <w:lang w:val="de-DE"/>
        </w:rPr>
        <w:t>Spezialdiskurses</w:t>
      </w:r>
      <w:r w:rsidR="00F637C0">
        <w:rPr>
          <w:rFonts w:asciiTheme="minorHAnsi" w:hAnsiTheme="minorHAnsi"/>
          <w:color w:val="000000" w:themeColor="text1"/>
          <w:lang w:val="de-DE"/>
        </w:rPr>
        <w:t xml:space="preserve"> </w:t>
      </w:r>
      <w:r w:rsidR="00C32CC6" w:rsidRPr="007310A7">
        <w:rPr>
          <w:rFonts w:asciiTheme="minorHAnsi" w:hAnsiTheme="minorHAnsi"/>
          <w:color w:val="000000" w:themeColor="text1"/>
          <w:lang w:val="de-DE"/>
        </w:rPr>
        <w:t>innerhalb des</w:t>
      </w:r>
      <w:r w:rsidR="00F637C0">
        <w:rPr>
          <w:rFonts w:asciiTheme="minorHAnsi" w:hAnsiTheme="minorHAnsi"/>
          <w:color w:val="000000" w:themeColor="text1"/>
          <w:lang w:val="de-DE"/>
        </w:rPr>
        <w:t xml:space="preserve"> erfahrungsbasierten</w:t>
      </w:r>
      <w:r w:rsidR="00C32CC6" w:rsidRPr="007310A7">
        <w:rPr>
          <w:rFonts w:asciiTheme="minorHAnsi" w:hAnsiTheme="minorHAnsi"/>
          <w:color w:val="000000" w:themeColor="text1"/>
          <w:lang w:val="de-DE"/>
        </w:rPr>
        <w:t xml:space="preserve"> </w:t>
      </w:r>
      <w:r w:rsidR="00F637C0">
        <w:rPr>
          <w:rFonts w:asciiTheme="minorHAnsi" w:hAnsiTheme="minorHAnsi"/>
          <w:color w:val="000000" w:themeColor="text1"/>
          <w:lang w:val="de-DE"/>
        </w:rPr>
        <w:t>I</w:t>
      </w:r>
      <w:r w:rsidR="00C32CC6" w:rsidRPr="007310A7">
        <w:rPr>
          <w:rFonts w:asciiTheme="minorHAnsi" w:hAnsiTheme="minorHAnsi"/>
          <w:color w:val="000000" w:themeColor="text1"/>
          <w:lang w:val="de-DE"/>
        </w:rPr>
        <w:t>ntergeschlecht</w:t>
      </w:r>
      <w:r w:rsidR="00F637C0">
        <w:rPr>
          <w:rFonts w:asciiTheme="minorHAnsi" w:hAnsiTheme="minorHAnsi"/>
          <w:color w:val="000000" w:themeColor="text1"/>
          <w:lang w:val="de-DE"/>
        </w:rPr>
        <w:t>s-D</w:t>
      </w:r>
      <w:r w:rsidR="00C32CC6" w:rsidRPr="007310A7">
        <w:rPr>
          <w:rFonts w:asciiTheme="minorHAnsi" w:hAnsiTheme="minorHAnsi"/>
          <w:color w:val="000000" w:themeColor="text1"/>
          <w:lang w:val="de-DE"/>
        </w:rPr>
        <w:t>iskurses reproduzieren und zur</w:t>
      </w:r>
      <w:r w:rsidR="00F637C0">
        <w:rPr>
          <w:rFonts w:asciiTheme="minorHAnsi" w:hAnsiTheme="minorHAnsi"/>
          <w:color w:val="000000" w:themeColor="text1"/>
          <w:lang w:val="de-DE"/>
        </w:rPr>
        <w:t xml:space="preserve"> (versuchten)</w:t>
      </w:r>
      <w:r w:rsidR="00C32CC6" w:rsidRPr="007310A7">
        <w:rPr>
          <w:rFonts w:asciiTheme="minorHAnsi" w:hAnsiTheme="minorHAnsi"/>
          <w:color w:val="000000" w:themeColor="text1"/>
          <w:lang w:val="de-DE"/>
        </w:rPr>
        <w:t xml:space="preserve"> Absprache legitimer Sprechenden-Positionen führen. Anders als ISNA, die im Verlauf vollständig in eine Organisation der Patient*innen-Vertretung aufgehen, nehmen Sprecher*innen</w:t>
      </w:r>
      <w:r w:rsidR="00F637C0">
        <w:rPr>
          <w:rFonts w:asciiTheme="minorHAnsi" w:hAnsiTheme="minorHAnsi"/>
          <w:color w:val="000000" w:themeColor="text1"/>
          <w:lang w:val="de-DE"/>
        </w:rPr>
        <w:t xml:space="preserve"> von IM e.V.</w:t>
      </w:r>
      <w:r w:rsidR="00C32CC6" w:rsidRPr="007310A7">
        <w:rPr>
          <w:rFonts w:asciiTheme="minorHAnsi" w:hAnsiTheme="minorHAnsi"/>
          <w:color w:val="000000" w:themeColor="text1"/>
          <w:lang w:val="de-DE"/>
        </w:rPr>
        <w:t xml:space="preserve"> jedoch auch zum medizinischen Diskurs konträre Positionen ein: Der Verein gehört zu den Vertreter*innen eines Operations-Verbotsgesetzes und einzelne regionale Gruppen kritisieren die Inhalte der aktuellsten Leitlinie an der IM. e.V. selbst involviert war </w:t>
      </w:r>
      <w:r w:rsidR="002C77C6" w:rsidRPr="007310A7">
        <w:rPr>
          <w:rFonts w:asciiTheme="minorHAnsi" w:hAnsiTheme="minorHAnsi"/>
          <w:color w:val="000000" w:themeColor="text1"/>
          <w:lang w:val="de-DE"/>
        </w:rPr>
        <w:fldChar w:fldCharType="begin"/>
      </w:r>
      <w:r w:rsidR="001E7EA1" w:rsidRPr="007310A7">
        <w:rPr>
          <w:rFonts w:asciiTheme="minorHAnsi" w:hAnsiTheme="minorHAnsi"/>
          <w:color w:val="000000" w:themeColor="text1"/>
          <w:lang w:val="de-DE"/>
        </w:rPr>
        <w:instrText xml:space="preserve"> ADDIN ZOTERO_ITEM CSL_CITATION {"citationID":"AzfY65Nr","properties":{"unsorted":false,"formattedCitation":"(vgl. TrIQ et al. 2025)","plainCitation":"(vgl. TrIQ et al. 2025)","noteIndex":0},"citationItems":[{"id":1214,"uris":["http://zotero.org/users/local/owKliTIb/items/CX25WXXH"],"itemData":{"id":1214,"type":"document","title":"Stellungnahme zu der aktualisierten “S2k-Leitlinie Varianten der “Geschlechtsentwicklung","URL":"https://www.transinterqueer.org/wp-content/uploads/2026/01/Stellungnahme_LeitlinienVdG.pdf","author":[{"literal":"TransInterQueer e.V."}],"issued":{"date-parts":[["2025"]]}},"suppress-author":true,"prefix":"vgl. TrIQ et al."}],"schema":"https://github.com/citation-style-language/schema/raw/master/csl-citation.json"} </w:instrText>
      </w:r>
      <w:r w:rsidR="002C77C6" w:rsidRPr="007310A7">
        <w:rPr>
          <w:rFonts w:asciiTheme="minorHAnsi" w:hAnsiTheme="minorHAnsi"/>
          <w:color w:val="000000" w:themeColor="text1"/>
          <w:lang w:val="de-DE"/>
        </w:rPr>
        <w:fldChar w:fldCharType="separate"/>
      </w:r>
      <w:r w:rsidR="002C77C6" w:rsidRPr="007310A7">
        <w:rPr>
          <w:rFonts w:ascii="Cambria" w:hAnsi="Cambria"/>
          <w:color w:val="000000" w:themeColor="text1"/>
          <w:lang w:val="de-DE"/>
        </w:rPr>
        <w:t xml:space="preserve">(vgl. </w:t>
      </w:r>
      <w:proofErr w:type="spellStart"/>
      <w:r w:rsidR="002C77C6" w:rsidRPr="007310A7">
        <w:rPr>
          <w:rFonts w:ascii="Cambria" w:hAnsi="Cambria"/>
          <w:color w:val="000000" w:themeColor="text1"/>
          <w:lang w:val="de-DE"/>
        </w:rPr>
        <w:t>TrIQ</w:t>
      </w:r>
      <w:proofErr w:type="spellEnd"/>
      <w:r w:rsidR="002C77C6" w:rsidRPr="007310A7">
        <w:rPr>
          <w:rFonts w:ascii="Cambria" w:hAnsi="Cambria"/>
          <w:color w:val="000000" w:themeColor="text1"/>
          <w:lang w:val="de-DE"/>
        </w:rPr>
        <w:t xml:space="preserve"> et al. 2025)</w:t>
      </w:r>
      <w:r w:rsidR="002C77C6" w:rsidRPr="007310A7">
        <w:rPr>
          <w:rFonts w:asciiTheme="minorHAnsi" w:hAnsiTheme="minorHAnsi"/>
          <w:color w:val="000000" w:themeColor="text1"/>
          <w:lang w:val="de-DE"/>
        </w:rPr>
        <w:fldChar w:fldCharType="end"/>
      </w:r>
      <w:r w:rsidR="00C32CC6" w:rsidRPr="007310A7">
        <w:rPr>
          <w:rFonts w:asciiTheme="minorHAnsi" w:hAnsiTheme="minorHAnsi"/>
          <w:color w:val="000000" w:themeColor="text1"/>
          <w:lang w:val="de-DE"/>
        </w:rPr>
        <w:t xml:space="preserve">. Somit ist letztere als Organisation der Selbstvertretung zwischen den Polen des medizinnahen </w:t>
      </w:r>
      <w:r w:rsidR="00C32CC6" w:rsidRPr="007310A7">
        <w:rPr>
          <w:rFonts w:asciiTheme="minorHAnsi" w:hAnsiTheme="minorHAnsi"/>
          <w:color w:val="000000" w:themeColor="text1"/>
          <w:lang w:val="de-DE"/>
        </w:rPr>
        <w:lastRenderedPageBreak/>
        <w:t xml:space="preserve">und des medizinkritischen intergeschlechtlichen Erfahrungsdiskurses positioniert und entzieht sich nicht zuletzt auf Grund seiner regional verankerten Struktur einer eindeutigen Einordnung. </w:t>
      </w:r>
    </w:p>
    <w:p w14:paraId="66CDF783" w14:textId="5B5B4D6A" w:rsidR="00C32CC6" w:rsidRPr="007310A7" w:rsidRDefault="00C32CC6" w:rsidP="002C77C6">
      <w:pPr>
        <w:pStyle w:val="Default"/>
        <w:spacing w:before="240"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Anhand der dargestellten Entwicklungen sowohl in den USA als auch in Deutschland werden mehrere Dinge deutlich: Zum einen lässt sich rekonstruieren, dass intergeschlechtliche Selbstvertretung und Selbsthilfe ein plurales Handlungs- und Diskursfeld</w:t>
      </w:r>
      <w:r w:rsidR="00EB37F6">
        <w:rPr>
          <w:rFonts w:asciiTheme="minorHAnsi" w:hAnsiTheme="minorHAnsi"/>
          <w:color w:val="000000" w:themeColor="text1"/>
          <w:lang w:val="de-DE"/>
        </w:rPr>
        <w:t xml:space="preserve"> darstell</w:t>
      </w:r>
      <w:r w:rsidR="0073145A">
        <w:rPr>
          <w:rFonts w:asciiTheme="minorHAnsi" w:hAnsiTheme="minorHAnsi"/>
          <w:color w:val="000000" w:themeColor="text1"/>
          <w:lang w:val="de-DE"/>
        </w:rPr>
        <w:t>en,</w:t>
      </w:r>
      <w:r w:rsidRPr="007310A7">
        <w:rPr>
          <w:rFonts w:asciiTheme="minorHAnsi" w:hAnsiTheme="minorHAnsi"/>
          <w:color w:val="000000" w:themeColor="text1"/>
          <w:lang w:val="de-DE"/>
        </w:rPr>
        <w:t xml:space="preserve"> das </w:t>
      </w:r>
      <w:r w:rsidR="0073145A">
        <w:rPr>
          <w:rFonts w:asciiTheme="minorHAnsi" w:hAnsiTheme="minorHAnsi"/>
          <w:color w:val="000000" w:themeColor="text1"/>
          <w:lang w:val="de-DE"/>
        </w:rPr>
        <w:t xml:space="preserve">durch eine </w:t>
      </w:r>
      <w:r w:rsidRPr="007310A7">
        <w:rPr>
          <w:rFonts w:asciiTheme="minorHAnsi" w:hAnsiTheme="minorHAnsi"/>
          <w:color w:val="000000" w:themeColor="text1"/>
          <w:lang w:val="de-DE"/>
        </w:rPr>
        <w:t>immer wieder konflikthaften Divergenz zwischen unterschiedlichen Akteur*innen und Diskurspositionen</w:t>
      </w:r>
      <w:r w:rsidR="0073145A">
        <w:rPr>
          <w:rFonts w:asciiTheme="minorHAnsi" w:hAnsiTheme="minorHAnsi"/>
          <w:color w:val="000000" w:themeColor="text1"/>
          <w:lang w:val="de-DE"/>
        </w:rPr>
        <w:t xml:space="preserve"> strukturiert ist</w:t>
      </w:r>
      <w:r w:rsidRPr="007310A7">
        <w:rPr>
          <w:rFonts w:asciiTheme="minorHAnsi" w:hAnsiTheme="minorHAnsi"/>
          <w:color w:val="000000" w:themeColor="text1"/>
          <w:lang w:val="de-DE"/>
        </w:rPr>
        <w:t>. Dabei können</w:t>
      </w:r>
      <w:r w:rsidR="0073145A">
        <w:rPr>
          <w:rFonts w:asciiTheme="minorHAnsi" w:hAnsiTheme="minorHAnsi"/>
          <w:color w:val="000000" w:themeColor="text1"/>
          <w:lang w:val="de-DE"/>
        </w:rPr>
        <w:t>,</w:t>
      </w:r>
      <w:r w:rsidRPr="007310A7">
        <w:rPr>
          <w:rFonts w:asciiTheme="minorHAnsi" w:hAnsiTheme="minorHAnsi"/>
          <w:color w:val="000000" w:themeColor="text1"/>
          <w:lang w:val="de-DE"/>
        </w:rPr>
        <w:t xml:space="preserve"> wie die Entwicklungen von ISNA und IM. e.V. deutlich machen, die</w:t>
      </w:r>
      <w:r w:rsidR="00EB37F6">
        <w:rPr>
          <w:rFonts w:asciiTheme="minorHAnsi" w:hAnsiTheme="minorHAnsi"/>
          <w:color w:val="000000" w:themeColor="text1"/>
          <w:lang w:val="de-DE"/>
        </w:rPr>
        <w:t>s</w:t>
      </w:r>
      <w:r w:rsidRPr="007310A7">
        <w:rPr>
          <w:rFonts w:asciiTheme="minorHAnsi" w:hAnsiTheme="minorHAnsi"/>
          <w:color w:val="000000" w:themeColor="text1"/>
          <w:lang w:val="de-DE"/>
        </w:rPr>
        <w:t xml:space="preserve">elben Akteur*innen im zeitlichen Verlauf Sprechenden-Positionen in unterschiedliche Diskursen einnehmen und dadurch Diskurskonflikte sowohl sichtbar machen als auch verstärken </w:t>
      </w:r>
      <w:r w:rsidR="002C77C6" w:rsidRPr="007310A7">
        <w:rPr>
          <w:rFonts w:asciiTheme="minorHAnsi" w:hAnsiTheme="minorHAnsi"/>
          <w:color w:val="000000" w:themeColor="text1"/>
          <w:lang w:val="de-DE"/>
        </w:rPr>
        <w:fldChar w:fldCharType="begin"/>
      </w:r>
      <w:r w:rsidR="00093589" w:rsidRPr="007310A7">
        <w:rPr>
          <w:rFonts w:asciiTheme="minorHAnsi" w:hAnsiTheme="minorHAnsi"/>
          <w:color w:val="000000" w:themeColor="text1"/>
          <w:lang w:val="de-DE"/>
        </w:rPr>
        <w:instrText xml:space="preserve"> ADDIN ZOTERO_ITEM CSL_CITATION {"citationID":"XalhopH4","properties":{"unsorted":false,"formattedCitation":"(vgl. auch Keller 2019, 47ff)","plainCitation":"(vgl. auch Keller 2019, 47ff)","noteIndex":0},"citationItems":[{"id":201,"uris":["http://zotero.org/users/local/owKliTIb/items/2B5QJGUL"],"itemData":{"id":201,"type":"chapter","container-title":"Diskursanalyse für die Kommunikationswissenschaft","DOI":"10.1007/978-3-658-25186-4_3","page":"35-60","publisher":"Springer Fachmedien Wiesbaden","title":"Grundlagen der Wissenssoziologischen Diskursanalyse","author":[{"family":"Keller","given":"Reiner"}],"issued":{"date-parts":[["2019"]]}},"locator":"47ff","label":"page","prefix":"vgl. auch"}],"schema":"https://github.com/citation-style-language/schema/raw/master/csl-citation.json"} </w:instrText>
      </w:r>
      <w:r w:rsidR="002C77C6" w:rsidRPr="007310A7">
        <w:rPr>
          <w:rFonts w:asciiTheme="minorHAnsi" w:hAnsiTheme="minorHAnsi"/>
          <w:color w:val="000000" w:themeColor="text1"/>
          <w:lang w:val="de-DE"/>
        </w:rPr>
        <w:fldChar w:fldCharType="separate"/>
      </w:r>
      <w:r w:rsidR="00093589" w:rsidRPr="007310A7">
        <w:rPr>
          <w:rFonts w:ascii="Cambria" w:hAnsi="Cambria"/>
          <w:color w:val="000000" w:themeColor="text1"/>
          <w:lang w:val="de-DE"/>
        </w:rPr>
        <w:t>(vgl. auch Keller 2019, 47ff</w:t>
      </w:r>
      <w:r w:rsidR="0073145A">
        <w:rPr>
          <w:rFonts w:ascii="Cambria" w:hAnsi="Cambria"/>
          <w:color w:val="000000" w:themeColor="text1"/>
          <w:lang w:val="de-DE"/>
        </w:rPr>
        <w:t>.</w:t>
      </w:r>
      <w:r w:rsidR="00093589" w:rsidRPr="007310A7">
        <w:rPr>
          <w:rFonts w:ascii="Cambria" w:hAnsi="Cambria"/>
          <w:color w:val="000000" w:themeColor="text1"/>
          <w:lang w:val="de-DE"/>
        </w:rPr>
        <w:t>)</w:t>
      </w:r>
      <w:r w:rsidR="002C77C6"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Gleichzeitig kommt es ausgehend von den auf Ausschluss und Delegitimierung basierenden Strategien des medizinischen Spezialdiskurs zu einer Fortsetzung dieser Mechanismen innerhalb intergeschlechtlicher Selbstvertretung. Nahe lieg</w:t>
      </w:r>
      <w:r w:rsidR="0073145A">
        <w:rPr>
          <w:rFonts w:asciiTheme="minorHAnsi" w:hAnsiTheme="minorHAnsi"/>
          <w:color w:val="000000" w:themeColor="text1"/>
          <w:lang w:val="de-DE"/>
        </w:rPr>
        <w:t>end ist</w:t>
      </w:r>
      <w:r w:rsidRPr="007310A7">
        <w:rPr>
          <w:rFonts w:asciiTheme="minorHAnsi" w:hAnsiTheme="minorHAnsi"/>
          <w:color w:val="000000" w:themeColor="text1"/>
          <w:lang w:val="de-DE"/>
        </w:rPr>
        <w:t>, dass Akteur*innen innerhalb des Intergeschlecht</w:t>
      </w:r>
      <w:r w:rsidR="00EB37F6">
        <w:rPr>
          <w:rFonts w:asciiTheme="minorHAnsi" w:hAnsiTheme="minorHAnsi"/>
          <w:color w:val="000000" w:themeColor="text1"/>
          <w:lang w:val="de-DE"/>
        </w:rPr>
        <w:t>s</w:t>
      </w:r>
      <w:r w:rsidRPr="007310A7">
        <w:rPr>
          <w:rFonts w:asciiTheme="minorHAnsi" w:hAnsiTheme="minorHAnsi"/>
          <w:color w:val="000000" w:themeColor="text1"/>
          <w:lang w:val="de-DE"/>
        </w:rPr>
        <w:t>-/DSD-Diskurses</w:t>
      </w:r>
      <w:r w:rsidR="00EB37F6">
        <w:rPr>
          <w:rFonts w:asciiTheme="minorHAnsi" w:hAnsiTheme="minorHAnsi"/>
          <w:color w:val="000000" w:themeColor="text1"/>
          <w:lang w:val="de-DE"/>
        </w:rPr>
        <w:t>,</w:t>
      </w:r>
      <w:r w:rsidRPr="007310A7">
        <w:rPr>
          <w:rFonts w:asciiTheme="minorHAnsi" w:hAnsiTheme="minorHAnsi"/>
          <w:color w:val="000000" w:themeColor="text1"/>
          <w:lang w:val="de-DE"/>
        </w:rPr>
        <w:t xml:space="preserve"> je etablierter sie in Bezug auf den medizinischen Spezialdiskurses positioniert sind, </w:t>
      </w:r>
      <w:r w:rsidR="0073145A">
        <w:rPr>
          <w:rFonts w:asciiTheme="minorHAnsi" w:hAnsiTheme="minorHAnsi"/>
          <w:color w:val="000000" w:themeColor="text1"/>
          <w:lang w:val="de-DE"/>
        </w:rPr>
        <w:t xml:space="preserve">desto </w:t>
      </w:r>
      <w:r w:rsidRPr="007310A7">
        <w:rPr>
          <w:rFonts w:asciiTheme="minorHAnsi" w:hAnsiTheme="minorHAnsi"/>
          <w:color w:val="000000" w:themeColor="text1"/>
          <w:lang w:val="de-DE"/>
        </w:rPr>
        <w:t xml:space="preserve">stärker auf </w:t>
      </w:r>
      <w:proofErr w:type="spellStart"/>
      <w:r w:rsidRPr="007310A7">
        <w:rPr>
          <w:rFonts w:asciiTheme="minorHAnsi" w:hAnsiTheme="minorHAnsi"/>
          <w:color w:val="000000" w:themeColor="text1"/>
          <w:lang w:val="de-DE"/>
        </w:rPr>
        <w:t>Delegitimierungs</w:t>
      </w:r>
      <w:proofErr w:type="spellEnd"/>
      <w:r w:rsidRPr="007310A7">
        <w:rPr>
          <w:rFonts w:asciiTheme="minorHAnsi" w:hAnsiTheme="minorHAnsi"/>
          <w:color w:val="000000" w:themeColor="text1"/>
          <w:lang w:val="de-DE"/>
        </w:rPr>
        <w:t xml:space="preserve">- bzw. Ausschluss-Strategien gegenüber anderen </w:t>
      </w:r>
      <w:r w:rsidR="0073145A">
        <w:rPr>
          <w:rFonts w:asciiTheme="minorHAnsi" w:hAnsiTheme="minorHAnsi"/>
          <w:color w:val="000000" w:themeColor="text1"/>
          <w:lang w:val="de-DE"/>
        </w:rPr>
        <w:t>Diskurs-</w:t>
      </w:r>
      <w:r w:rsidRPr="007310A7">
        <w:rPr>
          <w:rFonts w:asciiTheme="minorHAnsi" w:hAnsiTheme="minorHAnsi"/>
          <w:color w:val="000000" w:themeColor="text1"/>
          <w:lang w:val="de-DE"/>
        </w:rPr>
        <w:t xml:space="preserve">Positionierungen, insbesondere </w:t>
      </w:r>
      <w:r w:rsidR="0073145A">
        <w:rPr>
          <w:rFonts w:asciiTheme="minorHAnsi" w:hAnsiTheme="minorHAnsi"/>
          <w:color w:val="000000" w:themeColor="text1"/>
          <w:lang w:val="de-DE"/>
        </w:rPr>
        <w:t xml:space="preserve">innerhalb </w:t>
      </w:r>
      <w:r w:rsidRPr="007310A7">
        <w:rPr>
          <w:rFonts w:asciiTheme="minorHAnsi" w:hAnsiTheme="minorHAnsi"/>
          <w:color w:val="000000" w:themeColor="text1"/>
          <w:lang w:val="de-DE"/>
        </w:rPr>
        <w:t xml:space="preserve">des </w:t>
      </w:r>
      <w:r w:rsidR="0073145A">
        <w:rPr>
          <w:rFonts w:asciiTheme="minorHAnsi" w:hAnsiTheme="minorHAnsi"/>
          <w:color w:val="000000" w:themeColor="text1"/>
          <w:lang w:val="de-DE"/>
        </w:rPr>
        <w:t>erfahrungsbasierten D</w:t>
      </w:r>
      <w:r w:rsidRPr="007310A7">
        <w:rPr>
          <w:rFonts w:asciiTheme="minorHAnsi" w:hAnsiTheme="minorHAnsi"/>
          <w:color w:val="000000" w:themeColor="text1"/>
          <w:lang w:val="de-DE"/>
        </w:rPr>
        <w:t>iskurses zurückgreifen. Diese Strategien können sich sowohl auf die Ebene der gewählten Selbstvertretungsstrategie bzw. de</w:t>
      </w:r>
      <w:r w:rsidR="0073145A">
        <w:rPr>
          <w:rFonts w:asciiTheme="minorHAnsi" w:hAnsiTheme="minorHAnsi"/>
          <w:color w:val="000000" w:themeColor="text1"/>
          <w:lang w:val="de-DE"/>
        </w:rPr>
        <w:t>s</w:t>
      </w:r>
      <w:r w:rsidRPr="007310A7">
        <w:rPr>
          <w:rFonts w:asciiTheme="minorHAnsi" w:hAnsiTheme="minorHAnsi"/>
          <w:color w:val="000000" w:themeColor="text1"/>
          <w:lang w:val="de-DE"/>
        </w:rPr>
        <w:t xml:space="preserve"> </w:t>
      </w:r>
      <w:r w:rsidR="0073145A">
        <w:rPr>
          <w:rFonts w:asciiTheme="minorHAnsi" w:hAnsiTheme="minorHAnsi"/>
          <w:color w:val="000000" w:themeColor="text1"/>
          <w:lang w:val="de-DE"/>
        </w:rPr>
        <w:t>(</w:t>
      </w:r>
      <w:proofErr w:type="spellStart"/>
      <w:r w:rsidR="0073145A">
        <w:rPr>
          <w:rFonts w:asciiTheme="minorHAnsi" w:hAnsiTheme="minorHAnsi"/>
          <w:color w:val="000000" w:themeColor="text1"/>
          <w:lang w:val="de-DE"/>
        </w:rPr>
        <w:t>ir</w:t>
      </w:r>
      <w:proofErr w:type="spellEnd"/>
      <w:r w:rsidR="0073145A">
        <w:rPr>
          <w:rFonts w:asciiTheme="minorHAnsi" w:hAnsiTheme="minorHAnsi"/>
          <w:color w:val="000000" w:themeColor="text1"/>
          <w:lang w:val="de-DE"/>
        </w:rPr>
        <w:t xml:space="preserve">-)rationalisierten </w:t>
      </w:r>
      <w:r w:rsidRPr="007310A7">
        <w:rPr>
          <w:rFonts w:asciiTheme="minorHAnsi" w:hAnsiTheme="minorHAnsi"/>
          <w:color w:val="000000" w:themeColor="text1"/>
          <w:lang w:val="de-DE"/>
        </w:rPr>
        <w:t>Verhalten</w:t>
      </w:r>
      <w:r w:rsidR="0073145A">
        <w:rPr>
          <w:rFonts w:asciiTheme="minorHAnsi" w:hAnsiTheme="minorHAnsi"/>
          <w:color w:val="000000" w:themeColor="text1"/>
          <w:lang w:val="de-DE"/>
        </w:rPr>
        <w:t>s</w:t>
      </w:r>
      <w:r w:rsidRPr="007310A7">
        <w:rPr>
          <w:rFonts w:asciiTheme="minorHAnsi" w:hAnsiTheme="minorHAnsi"/>
          <w:color w:val="000000" w:themeColor="text1"/>
          <w:lang w:val="de-DE"/>
        </w:rPr>
        <w:t xml:space="preserve"> </w:t>
      </w:r>
      <w:r w:rsidR="0073145A">
        <w:rPr>
          <w:rFonts w:asciiTheme="minorHAnsi" w:hAnsiTheme="minorHAnsi"/>
          <w:color w:val="000000" w:themeColor="text1"/>
          <w:lang w:val="de-DE"/>
        </w:rPr>
        <w:t xml:space="preserve">von </w:t>
      </w:r>
      <w:r w:rsidRPr="007310A7">
        <w:rPr>
          <w:rFonts w:asciiTheme="minorHAnsi" w:hAnsiTheme="minorHAnsi"/>
          <w:color w:val="000000" w:themeColor="text1"/>
          <w:lang w:val="de-DE"/>
        </w:rPr>
        <w:t xml:space="preserve">Selbstvertreter*innen gegenüber </w:t>
      </w:r>
      <w:proofErr w:type="spellStart"/>
      <w:r w:rsidR="0073145A">
        <w:rPr>
          <w:rFonts w:asciiTheme="minorHAnsi" w:hAnsiTheme="minorHAnsi"/>
          <w:color w:val="000000" w:themeColor="text1"/>
          <w:lang w:val="de-DE"/>
        </w:rPr>
        <w:t>Behandlenden</w:t>
      </w:r>
      <w:proofErr w:type="spellEnd"/>
      <w:r w:rsidR="0073145A">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als auch auf </w:t>
      </w:r>
      <w:r w:rsidR="0073145A">
        <w:rPr>
          <w:rFonts w:asciiTheme="minorHAnsi" w:hAnsiTheme="minorHAnsi"/>
          <w:color w:val="000000" w:themeColor="text1"/>
          <w:lang w:val="de-DE"/>
        </w:rPr>
        <w:t xml:space="preserve">die </w:t>
      </w:r>
      <w:r w:rsidRPr="007310A7">
        <w:rPr>
          <w:rFonts w:asciiTheme="minorHAnsi" w:hAnsiTheme="minorHAnsi"/>
          <w:color w:val="000000" w:themeColor="text1"/>
          <w:lang w:val="de-DE"/>
        </w:rPr>
        <w:t>Ebene der (</w:t>
      </w:r>
      <w:proofErr w:type="spellStart"/>
      <w:r w:rsidR="0073145A">
        <w:rPr>
          <w:rFonts w:asciiTheme="minorHAnsi" w:hAnsiTheme="minorHAnsi"/>
          <w:color w:val="000000" w:themeColor="text1"/>
          <w:lang w:val="de-DE"/>
        </w:rPr>
        <w:t>Un</w:t>
      </w:r>
      <w:proofErr w:type="spellEnd"/>
      <w:r w:rsidR="0073145A">
        <w:rPr>
          <w:rFonts w:asciiTheme="minorHAnsi" w:hAnsiTheme="minorHAnsi"/>
          <w:color w:val="000000" w:themeColor="text1"/>
          <w:lang w:val="de-DE"/>
        </w:rPr>
        <w:t>-</w:t>
      </w:r>
      <w:r w:rsidRPr="007310A7">
        <w:rPr>
          <w:rFonts w:asciiTheme="minorHAnsi" w:hAnsiTheme="minorHAnsi"/>
          <w:color w:val="000000" w:themeColor="text1"/>
          <w:lang w:val="de-DE"/>
        </w:rPr>
        <w:t xml:space="preserve">)Zugehörigkeit auf Grund einer vorzuweisenden bzw. nicht </w:t>
      </w:r>
      <w:proofErr w:type="spellStart"/>
      <w:r w:rsidR="0073145A">
        <w:rPr>
          <w:rFonts w:asciiTheme="minorHAnsi" w:hAnsiTheme="minorHAnsi"/>
          <w:color w:val="000000" w:themeColor="text1"/>
          <w:lang w:val="de-DE"/>
        </w:rPr>
        <w:t>vorweisbaren</w:t>
      </w:r>
      <w:proofErr w:type="spellEnd"/>
      <w:r w:rsidR="0073145A">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medizinischen Diagnose beziehen. </w:t>
      </w:r>
    </w:p>
    <w:p w14:paraId="069D5467" w14:textId="6B94DBD8" w:rsidR="00C32CC6" w:rsidRPr="007310A7" w:rsidRDefault="0073145A" w:rsidP="00C32CC6">
      <w:pPr>
        <w:pStyle w:val="Default"/>
        <w:spacing w:line="360" w:lineRule="auto"/>
        <w:ind w:right="42"/>
        <w:jc w:val="both"/>
        <w:rPr>
          <w:rFonts w:asciiTheme="minorHAnsi" w:hAnsiTheme="minorHAnsi"/>
          <w:color w:val="000000" w:themeColor="text1"/>
          <w:lang w:val="de-DE"/>
        </w:rPr>
      </w:pPr>
      <w:r>
        <w:rPr>
          <w:rFonts w:asciiTheme="minorHAnsi" w:hAnsiTheme="minorHAnsi"/>
          <w:color w:val="000000" w:themeColor="text1"/>
          <w:lang w:val="de-DE"/>
        </w:rPr>
        <w:t xml:space="preserve">Hinsichtlich der zu rekonstruierenden Biographien </w:t>
      </w:r>
      <w:r w:rsidR="00C32CC6" w:rsidRPr="007310A7">
        <w:rPr>
          <w:rFonts w:asciiTheme="minorHAnsi" w:hAnsiTheme="minorHAnsi"/>
          <w:color w:val="000000" w:themeColor="text1"/>
          <w:lang w:val="de-DE"/>
        </w:rPr>
        <w:t xml:space="preserve">bedeutet </w:t>
      </w:r>
      <w:r>
        <w:rPr>
          <w:rFonts w:asciiTheme="minorHAnsi" w:hAnsiTheme="minorHAnsi"/>
          <w:color w:val="000000" w:themeColor="text1"/>
          <w:lang w:val="de-DE"/>
        </w:rPr>
        <w:t xml:space="preserve">dieses Ergebnis, dass </w:t>
      </w:r>
      <w:r w:rsidR="00C32CC6" w:rsidRPr="007310A7">
        <w:rPr>
          <w:rFonts w:asciiTheme="minorHAnsi" w:hAnsiTheme="minorHAnsi"/>
          <w:color w:val="000000" w:themeColor="text1"/>
          <w:lang w:val="de-DE"/>
        </w:rPr>
        <w:t xml:space="preserve">intergeschlechtliche Personen </w:t>
      </w:r>
      <w:r>
        <w:rPr>
          <w:rFonts w:asciiTheme="minorHAnsi" w:hAnsiTheme="minorHAnsi"/>
          <w:color w:val="000000" w:themeColor="text1"/>
          <w:lang w:val="de-DE"/>
        </w:rPr>
        <w:t>–</w:t>
      </w:r>
      <w:r w:rsidR="00C32CC6" w:rsidRPr="007310A7">
        <w:rPr>
          <w:rFonts w:asciiTheme="minorHAnsi" w:hAnsiTheme="minorHAnsi"/>
          <w:color w:val="000000" w:themeColor="text1"/>
          <w:lang w:val="de-DE"/>
        </w:rPr>
        <w:t xml:space="preserve"> wenn sie in den Austausch mit Peers treten oder in der Selbstvertretung aktiv werden wollen – sich zu diesen Diskursdynamiken und Figurationen verhalten zu müssen. Dies impliziert zumindest bei langfristiger Involvierung in intergeschlechtliche</w:t>
      </w:r>
      <w:r>
        <w:rPr>
          <w:rFonts w:asciiTheme="minorHAnsi" w:hAnsiTheme="minorHAnsi"/>
          <w:color w:val="000000" w:themeColor="text1"/>
          <w:lang w:val="de-DE"/>
        </w:rPr>
        <w:t>n</w:t>
      </w:r>
      <w:r w:rsidR="00C32CC6" w:rsidRPr="007310A7">
        <w:rPr>
          <w:rFonts w:asciiTheme="minorHAnsi" w:hAnsiTheme="minorHAnsi"/>
          <w:color w:val="000000" w:themeColor="text1"/>
          <w:lang w:val="de-DE"/>
        </w:rPr>
        <w:t xml:space="preserve"> Gruppen</w:t>
      </w:r>
      <w:r>
        <w:rPr>
          <w:rFonts w:asciiTheme="minorHAnsi" w:hAnsiTheme="minorHAnsi"/>
          <w:color w:val="000000" w:themeColor="text1"/>
          <w:lang w:val="de-DE"/>
        </w:rPr>
        <w:t>zusammenhänge</w:t>
      </w:r>
      <w:r w:rsidR="00C32CC6" w:rsidRPr="007310A7">
        <w:rPr>
          <w:rFonts w:asciiTheme="minorHAnsi" w:hAnsiTheme="minorHAnsi"/>
          <w:color w:val="000000" w:themeColor="text1"/>
          <w:lang w:val="de-DE"/>
        </w:rPr>
        <w:t>, dass Akteur*innen über Konfliktfähigkeit</w:t>
      </w:r>
      <w:r>
        <w:rPr>
          <w:rFonts w:asciiTheme="minorHAnsi" w:hAnsiTheme="minorHAnsi"/>
          <w:color w:val="000000" w:themeColor="text1"/>
          <w:lang w:val="de-DE"/>
        </w:rPr>
        <w:t xml:space="preserve"> oder zumindest </w:t>
      </w:r>
      <w:r w:rsidR="00C32CC6" w:rsidRPr="007310A7">
        <w:rPr>
          <w:rFonts w:asciiTheme="minorHAnsi" w:hAnsiTheme="minorHAnsi"/>
          <w:color w:val="000000" w:themeColor="text1"/>
          <w:lang w:val="de-DE"/>
        </w:rPr>
        <w:t xml:space="preserve">–toleranz verfügen müssen. Dies ist insbesondere vor dem Hintergrund relevant, dass die Kontaktaufnahme mit anderen intergeschlechtlichen Menschen bzw. </w:t>
      </w:r>
      <w:r>
        <w:rPr>
          <w:rFonts w:asciiTheme="minorHAnsi" w:hAnsiTheme="minorHAnsi"/>
          <w:color w:val="000000" w:themeColor="text1"/>
          <w:lang w:val="de-DE"/>
        </w:rPr>
        <w:t xml:space="preserve">innerhalb </w:t>
      </w:r>
      <w:r w:rsidR="00C32CC6" w:rsidRPr="007310A7">
        <w:rPr>
          <w:rFonts w:asciiTheme="minorHAnsi" w:hAnsiTheme="minorHAnsi"/>
          <w:color w:val="000000" w:themeColor="text1"/>
          <w:lang w:val="de-DE"/>
        </w:rPr>
        <w:t>Selbstvertretungs-</w:t>
      </w:r>
      <w:r w:rsidR="00C32CC6" w:rsidRPr="007310A7">
        <w:rPr>
          <w:rFonts w:asciiTheme="minorHAnsi" w:hAnsiTheme="minorHAnsi"/>
          <w:color w:val="000000" w:themeColor="text1"/>
          <w:lang w:val="de-DE"/>
        </w:rPr>
        <w:lastRenderedPageBreak/>
        <w:t>Räumen häufig im Zuge eines ersten biographischen Auseinandersetzung</w:t>
      </w:r>
      <w:r>
        <w:rPr>
          <w:rFonts w:asciiTheme="minorHAnsi" w:hAnsiTheme="minorHAnsi"/>
          <w:color w:val="000000" w:themeColor="text1"/>
          <w:lang w:val="de-DE"/>
        </w:rPr>
        <w:t>sprozesses</w:t>
      </w:r>
      <w:r w:rsidR="00C32CC6" w:rsidRPr="007310A7">
        <w:rPr>
          <w:rFonts w:asciiTheme="minorHAnsi" w:hAnsiTheme="minorHAnsi"/>
          <w:color w:val="000000" w:themeColor="text1"/>
          <w:lang w:val="de-DE"/>
        </w:rPr>
        <w:t xml:space="preserve"> und somit in einer potentiell krisenhaften </w:t>
      </w:r>
      <w:r w:rsidR="0020224B">
        <w:rPr>
          <w:rFonts w:asciiTheme="minorHAnsi" w:hAnsiTheme="minorHAnsi"/>
          <w:color w:val="000000" w:themeColor="text1"/>
          <w:lang w:val="de-DE"/>
        </w:rPr>
        <w:t>Re-</w:t>
      </w:r>
      <w:r w:rsidR="00C32CC6" w:rsidRPr="007310A7">
        <w:rPr>
          <w:rFonts w:asciiTheme="minorHAnsi" w:hAnsiTheme="minorHAnsi"/>
          <w:color w:val="000000" w:themeColor="text1"/>
          <w:lang w:val="de-DE"/>
        </w:rPr>
        <w:t xml:space="preserve">Orientierungssituation erfolgt. </w:t>
      </w:r>
      <w:proofErr w:type="spellStart"/>
      <w:r w:rsidR="00C32CC6" w:rsidRPr="007310A7">
        <w:rPr>
          <w:rFonts w:asciiTheme="minorHAnsi" w:hAnsiTheme="minorHAnsi"/>
          <w:color w:val="000000" w:themeColor="text1"/>
          <w:lang w:val="de-DE"/>
        </w:rPr>
        <w:t>Darüberhinaus</w:t>
      </w:r>
      <w:proofErr w:type="spellEnd"/>
      <w:r w:rsidR="00C32CC6" w:rsidRPr="007310A7">
        <w:rPr>
          <w:rFonts w:asciiTheme="minorHAnsi" w:hAnsiTheme="minorHAnsi"/>
          <w:color w:val="000000" w:themeColor="text1"/>
          <w:lang w:val="de-DE"/>
        </w:rPr>
        <w:t xml:space="preserve"> </w:t>
      </w:r>
      <w:r>
        <w:rPr>
          <w:rFonts w:asciiTheme="minorHAnsi" w:hAnsiTheme="minorHAnsi"/>
          <w:color w:val="000000" w:themeColor="text1"/>
          <w:lang w:val="de-DE"/>
        </w:rPr>
        <w:t>setzen e</w:t>
      </w:r>
      <w:r w:rsidR="00C32CC6" w:rsidRPr="007310A7">
        <w:rPr>
          <w:rFonts w:asciiTheme="minorHAnsi" w:hAnsiTheme="minorHAnsi"/>
          <w:color w:val="000000" w:themeColor="text1"/>
          <w:lang w:val="de-DE"/>
        </w:rPr>
        <w:t>rfahrungs</w:t>
      </w:r>
      <w:r>
        <w:rPr>
          <w:rFonts w:asciiTheme="minorHAnsi" w:hAnsiTheme="minorHAnsi"/>
          <w:color w:val="000000" w:themeColor="text1"/>
          <w:lang w:val="de-DE"/>
        </w:rPr>
        <w:t>basierte Intergeschlechts-D</w:t>
      </w:r>
      <w:r w:rsidR="00C32CC6" w:rsidRPr="007310A7">
        <w:rPr>
          <w:rFonts w:asciiTheme="minorHAnsi" w:hAnsiTheme="minorHAnsi"/>
          <w:color w:val="000000" w:themeColor="text1"/>
          <w:lang w:val="de-DE"/>
        </w:rPr>
        <w:t xml:space="preserve">iskurse </w:t>
      </w:r>
      <w:r>
        <w:rPr>
          <w:rFonts w:asciiTheme="minorHAnsi" w:hAnsiTheme="minorHAnsi"/>
          <w:color w:val="000000" w:themeColor="text1"/>
          <w:lang w:val="de-DE"/>
        </w:rPr>
        <w:t xml:space="preserve">unterschiedlich stark </w:t>
      </w:r>
      <w:r w:rsidR="00C32CC6" w:rsidRPr="007310A7">
        <w:rPr>
          <w:rFonts w:asciiTheme="minorHAnsi" w:hAnsiTheme="minorHAnsi"/>
          <w:color w:val="000000" w:themeColor="text1"/>
          <w:lang w:val="de-DE"/>
        </w:rPr>
        <w:t xml:space="preserve">voraus, </w:t>
      </w:r>
      <w:r>
        <w:rPr>
          <w:rFonts w:asciiTheme="minorHAnsi" w:hAnsiTheme="minorHAnsi"/>
          <w:color w:val="000000" w:themeColor="text1"/>
          <w:lang w:val="de-DE"/>
        </w:rPr>
        <w:t xml:space="preserve">dass über </w:t>
      </w:r>
      <w:r w:rsidR="0020224B">
        <w:rPr>
          <w:rFonts w:asciiTheme="minorHAnsi" w:hAnsiTheme="minorHAnsi"/>
          <w:color w:val="000000" w:themeColor="text1"/>
          <w:lang w:val="de-DE"/>
        </w:rPr>
        <w:t>dort ausgehandelte Wissensbestände bereits in gewissem Maße verfügt wird.</w:t>
      </w:r>
    </w:p>
    <w:p w14:paraId="288AF382" w14:textId="0DF1257B" w:rsidR="00C32CC6" w:rsidRPr="007310A7" w:rsidRDefault="00C32CC6" w:rsidP="00B2732B">
      <w:pPr>
        <w:pStyle w:val="Default"/>
        <w:spacing w:before="480" w:after="240" w:line="360" w:lineRule="auto"/>
        <w:ind w:right="40"/>
        <w:jc w:val="both"/>
        <w:outlineLvl w:val="1"/>
        <w:rPr>
          <w:rFonts w:asciiTheme="minorHAnsi" w:hAnsiTheme="minorHAnsi"/>
          <w:b/>
          <w:color w:val="000000" w:themeColor="text1"/>
          <w:lang w:val="de-DE"/>
        </w:rPr>
      </w:pPr>
      <w:bookmarkStart w:id="54" w:name="_Toc233288789"/>
      <w:r w:rsidRPr="007310A7">
        <w:rPr>
          <w:rFonts w:asciiTheme="minorHAnsi" w:hAnsiTheme="minorHAnsi"/>
          <w:b/>
          <w:color w:val="000000" w:themeColor="text1"/>
          <w:lang w:val="de-DE"/>
        </w:rPr>
        <w:t>6.3. Die Skizzierung einer eigenen Terminologie und Diskurs-Position</w:t>
      </w:r>
      <w:bookmarkEnd w:id="54"/>
    </w:p>
    <w:p w14:paraId="40F07D25" w14:textId="77777777" w:rsidR="00B2732B"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Wie in </w:t>
      </w:r>
      <w:r w:rsidR="00B2732B">
        <w:rPr>
          <w:rFonts w:asciiTheme="minorHAnsi" w:hAnsiTheme="minorHAnsi"/>
          <w:color w:val="000000" w:themeColor="text1"/>
          <w:lang w:val="de-DE"/>
        </w:rPr>
        <w:t xml:space="preserve">diesem </w:t>
      </w:r>
      <w:r w:rsidRPr="007310A7">
        <w:rPr>
          <w:rFonts w:asciiTheme="minorHAnsi" w:hAnsiTheme="minorHAnsi"/>
          <w:color w:val="000000" w:themeColor="text1"/>
          <w:lang w:val="de-DE"/>
        </w:rPr>
        <w:t>Kapitel rekonstruiert</w:t>
      </w:r>
      <w:r w:rsidR="00B2732B">
        <w:rPr>
          <w:rFonts w:asciiTheme="minorHAnsi" w:hAnsiTheme="minorHAnsi"/>
          <w:color w:val="000000" w:themeColor="text1"/>
          <w:lang w:val="de-DE"/>
        </w:rPr>
        <w:t>,</w:t>
      </w:r>
      <w:r w:rsidRPr="007310A7">
        <w:rPr>
          <w:rFonts w:asciiTheme="minorHAnsi" w:hAnsiTheme="minorHAnsi"/>
          <w:color w:val="000000" w:themeColor="text1"/>
          <w:lang w:val="de-DE"/>
        </w:rPr>
        <w:t xml:space="preserve"> ist eine der zentralen Fragen hinsichtlich divergierender Positionen sowohl innerhalb des medizinischen als auch des erfahrungsbasierten Intergeschlechts-Diskurses: Was ist Intergeschlechtlichkeit und wessen Erfahrungen werden durch diesen Begriff erfasst? Dabei impliziert diese Frage mehr als nur </w:t>
      </w:r>
      <w:r w:rsidR="00B2732B">
        <w:rPr>
          <w:rFonts w:asciiTheme="minorHAnsi" w:hAnsiTheme="minorHAnsi"/>
          <w:color w:val="000000" w:themeColor="text1"/>
          <w:lang w:val="de-DE"/>
        </w:rPr>
        <w:t xml:space="preserve">terminologische </w:t>
      </w:r>
      <w:r w:rsidRPr="007310A7">
        <w:rPr>
          <w:rFonts w:asciiTheme="minorHAnsi" w:hAnsiTheme="minorHAnsi"/>
          <w:color w:val="000000" w:themeColor="text1"/>
          <w:lang w:val="de-DE"/>
        </w:rPr>
        <w:t>Aushandlungen</w:t>
      </w:r>
      <w:r w:rsidR="00B2732B">
        <w:rPr>
          <w:rFonts w:asciiTheme="minorHAnsi" w:hAnsiTheme="minorHAnsi"/>
          <w:color w:val="000000" w:themeColor="text1"/>
          <w:lang w:val="de-DE"/>
        </w:rPr>
        <w:t xml:space="preserve"> und ist (forschungs-)ethisch hochgradig relevant</w:t>
      </w:r>
      <w:r w:rsidRPr="007310A7">
        <w:rPr>
          <w:rFonts w:asciiTheme="minorHAnsi" w:hAnsiTheme="minorHAnsi"/>
          <w:color w:val="000000" w:themeColor="text1"/>
          <w:lang w:val="de-DE"/>
        </w:rPr>
        <w:t>. Der Definitionsanspruch der Medizin führt</w:t>
      </w:r>
      <w:r w:rsidR="00B2732B">
        <w:rPr>
          <w:rFonts w:asciiTheme="minorHAnsi" w:hAnsiTheme="minorHAnsi"/>
          <w:color w:val="000000" w:themeColor="text1"/>
          <w:lang w:val="de-DE"/>
        </w:rPr>
        <w:t xml:space="preserve"> seit der dargestellten </w:t>
      </w:r>
      <w:r w:rsidR="00B2732B" w:rsidRPr="00B2732B">
        <w:rPr>
          <w:rFonts w:asciiTheme="minorHAnsi" w:hAnsiTheme="minorHAnsi"/>
          <w:i/>
          <w:iCs/>
          <w:color w:val="000000" w:themeColor="text1"/>
          <w:lang w:val="de-DE"/>
        </w:rPr>
        <w:t>Optimal Gender Policy</w:t>
      </w:r>
      <w:r w:rsidR="00B2732B">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dazu, dass als intersexuell kategorisierte Kinder systematisch Verletzungen ihrer körperlichen </w:t>
      </w:r>
      <w:r w:rsidR="00B2732B">
        <w:rPr>
          <w:rFonts w:asciiTheme="minorHAnsi" w:hAnsiTheme="minorHAnsi"/>
          <w:color w:val="000000" w:themeColor="text1"/>
          <w:lang w:val="de-DE"/>
        </w:rPr>
        <w:t>so</w:t>
      </w:r>
      <w:r w:rsidRPr="007310A7">
        <w:rPr>
          <w:rFonts w:asciiTheme="minorHAnsi" w:hAnsiTheme="minorHAnsi"/>
          <w:color w:val="000000" w:themeColor="text1"/>
          <w:lang w:val="de-DE"/>
        </w:rPr>
        <w:t xml:space="preserve">wie psychischen Integrität und Selbstbestimmung </w:t>
      </w:r>
      <w:r w:rsidR="00B2732B" w:rsidRPr="007310A7">
        <w:rPr>
          <w:rFonts w:asciiTheme="minorHAnsi" w:hAnsiTheme="minorHAnsi"/>
          <w:color w:val="000000" w:themeColor="text1"/>
          <w:lang w:val="de-DE"/>
        </w:rPr>
        <w:t>widerf</w:t>
      </w:r>
      <w:r w:rsidR="00B2732B">
        <w:rPr>
          <w:rFonts w:asciiTheme="minorHAnsi" w:hAnsiTheme="minorHAnsi"/>
          <w:color w:val="000000" w:themeColor="text1"/>
          <w:lang w:val="de-DE"/>
        </w:rPr>
        <w:t>ährt</w:t>
      </w:r>
      <w:r w:rsidRPr="007310A7">
        <w:rPr>
          <w:rFonts w:asciiTheme="minorHAnsi" w:hAnsiTheme="minorHAnsi"/>
          <w:color w:val="000000" w:themeColor="text1"/>
          <w:lang w:val="de-DE"/>
        </w:rPr>
        <w:t xml:space="preserve">. Gleichzeitig </w:t>
      </w:r>
      <w:r w:rsidR="00B2732B">
        <w:rPr>
          <w:rFonts w:asciiTheme="minorHAnsi" w:hAnsiTheme="minorHAnsi"/>
          <w:color w:val="000000" w:themeColor="text1"/>
          <w:lang w:val="de-DE"/>
        </w:rPr>
        <w:t xml:space="preserve">werden </w:t>
      </w:r>
      <w:r w:rsidRPr="007310A7">
        <w:rPr>
          <w:rFonts w:asciiTheme="minorHAnsi" w:hAnsiTheme="minorHAnsi"/>
          <w:color w:val="000000" w:themeColor="text1"/>
          <w:lang w:val="de-DE"/>
        </w:rPr>
        <w:t>sie</w:t>
      </w:r>
      <w:r w:rsidR="00B2732B">
        <w:rPr>
          <w:rFonts w:asciiTheme="minorHAnsi" w:hAnsiTheme="minorHAnsi"/>
          <w:color w:val="000000" w:themeColor="text1"/>
          <w:lang w:val="de-DE"/>
        </w:rPr>
        <w:t xml:space="preserve"> immer noch</w:t>
      </w:r>
      <w:r w:rsidRPr="007310A7">
        <w:rPr>
          <w:rFonts w:asciiTheme="minorHAnsi" w:hAnsiTheme="minorHAnsi"/>
          <w:color w:val="000000" w:themeColor="text1"/>
          <w:lang w:val="de-DE"/>
        </w:rPr>
        <w:t xml:space="preserve"> ungefragt zum Gegenstand medizinisch-psychologischer Grundlagenforschung.</w:t>
      </w:r>
      <w:r w:rsidR="00B2732B">
        <w:rPr>
          <w:rStyle w:val="Funotenzeichen"/>
          <w:rFonts w:asciiTheme="minorHAnsi" w:hAnsiTheme="minorHAnsi"/>
          <w:color w:val="000000" w:themeColor="text1"/>
          <w:lang w:val="de-DE"/>
        </w:rPr>
        <w:footnoteReference w:id="130"/>
      </w:r>
      <w:r w:rsidRPr="007310A7">
        <w:rPr>
          <w:rFonts w:asciiTheme="minorHAnsi" w:hAnsiTheme="minorHAnsi"/>
          <w:color w:val="000000" w:themeColor="text1"/>
          <w:lang w:val="de-DE"/>
        </w:rPr>
        <w:t xml:space="preserve"> Dies wäre ohne eine grundlegende Konzeptualisierung von Intergeschlechtlichkeit als behandlungsbedürftige Abweichung </w:t>
      </w:r>
      <w:r w:rsidR="00B2732B">
        <w:rPr>
          <w:rFonts w:asciiTheme="minorHAnsi" w:hAnsiTheme="minorHAnsi"/>
          <w:color w:val="000000" w:themeColor="text1"/>
          <w:lang w:val="de-DE"/>
        </w:rPr>
        <w:t xml:space="preserve">bzw. </w:t>
      </w:r>
      <w:proofErr w:type="spellStart"/>
      <w:r w:rsidR="00B2732B" w:rsidRPr="00B2732B">
        <w:rPr>
          <w:rFonts w:asciiTheme="minorHAnsi" w:hAnsiTheme="minorHAnsi"/>
          <w:i/>
          <w:iCs/>
          <w:color w:val="000000" w:themeColor="text1"/>
          <w:lang w:val="de-DE"/>
        </w:rPr>
        <w:t>state</w:t>
      </w:r>
      <w:proofErr w:type="spellEnd"/>
      <w:r w:rsidR="00B2732B" w:rsidRPr="00B2732B">
        <w:rPr>
          <w:rFonts w:asciiTheme="minorHAnsi" w:hAnsiTheme="minorHAnsi"/>
          <w:i/>
          <w:iCs/>
          <w:color w:val="000000" w:themeColor="text1"/>
          <w:lang w:val="de-DE"/>
        </w:rPr>
        <w:t xml:space="preserve"> </w:t>
      </w:r>
      <w:proofErr w:type="spellStart"/>
      <w:r w:rsidR="00B2732B" w:rsidRPr="00B2732B">
        <w:rPr>
          <w:rFonts w:asciiTheme="minorHAnsi" w:hAnsiTheme="minorHAnsi"/>
          <w:i/>
          <w:iCs/>
          <w:color w:val="000000" w:themeColor="text1"/>
          <w:lang w:val="de-DE"/>
        </w:rPr>
        <w:t>of</w:t>
      </w:r>
      <w:proofErr w:type="spellEnd"/>
      <w:r w:rsidR="00B2732B" w:rsidRPr="00B2732B">
        <w:rPr>
          <w:rFonts w:asciiTheme="minorHAnsi" w:hAnsiTheme="minorHAnsi"/>
          <w:i/>
          <w:iCs/>
          <w:color w:val="000000" w:themeColor="text1"/>
          <w:lang w:val="de-DE"/>
        </w:rPr>
        <w:t xml:space="preserve"> </w:t>
      </w:r>
      <w:proofErr w:type="spellStart"/>
      <w:r w:rsidR="00B2732B" w:rsidRPr="00B2732B">
        <w:rPr>
          <w:rFonts w:asciiTheme="minorHAnsi" w:hAnsiTheme="minorHAnsi"/>
          <w:i/>
          <w:iCs/>
          <w:color w:val="000000" w:themeColor="text1"/>
          <w:lang w:val="de-DE"/>
        </w:rPr>
        <w:t>exception</w:t>
      </w:r>
      <w:proofErr w:type="spellEnd"/>
      <w:r w:rsidR="00B2732B">
        <w:rPr>
          <w:rFonts w:asciiTheme="minorHAnsi" w:hAnsiTheme="minorHAnsi"/>
          <w:color w:val="000000" w:themeColor="text1"/>
          <w:lang w:val="de-DE"/>
        </w:rPr>
        <w:t xml:space="preserve"> </w:t>
      </w:r>
      <w:r w:rsidRPr="007310A7">
        <w:rPr>
          <w:rFonts w:asciiTheme="minorHAnsi" w:hAnsiTheme="minorHAnsi"/>
          <w:color w:val="000000" w:themeColor="text1"/>
          <w:lang w:val="de-DE"/>
        </w:rPr>
        <w:t xml:space="preserve">nicht möglich. </w:t>
      </w:r>
    </w:p>
    <w:p w14:paraId="77A48419" w14:textId="0A1B89E3"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Heute dient die medizinische DSD-Definition u.a. dazu, Kinder die körpergeschlechtlich als ‚zu abweichend’</w:t>
      </w:r>
      <w:r w:rsidR="00B2732B">
        <w:rPr>
          <w:rFonts w:asciiTheme="minorHAnsi" w:hAnsiTheme="minorHAnsi"/>
          <w:color w:val="000000" w:themeColor="text1"/>
          <w:lang w:val="de-DE"/>
        </w:rPr>
        <w:t>,</w:t>
      </w:r>
      <w:r w:rsidRPr="007310A7">
        <w:rPr>
          <w:rFonts w:asciiTheme="minorHAnsi" w:hAnsiTheme="minorHAnsi"/>
          <w:color w:val="000000" w:themeColor="text1"/>
          <w:lang w:val="de-DE"/>
        </w:rPr>
        <w:t xml:space="preserve"> jedoch gleichzeitig ‚nicht uneindeutig genug’ kategorisiert werden, weiterhin nicht-selbsteingewilligten Genitaleingriffen zu unterziehen</w:t>
      </w:r>
      <w:r w:rsidR="00093589" w:rsidRPr="007310A7">
        <w:rPr>
          <w:rFonts w:asciiTheme="minorHAnsi" w:hAnsiTheme="minorHAnsi"/>
          <w:color w:val="000000" w:themeColor="text1"/>
          <w:lang w:val="de-DE"/>
        </w:rPr>
        <w:t xml:space="preserve"> </w:t>
      </w:r>
      <w:r w:rsidR="00093589" w:rsidRPr="007310A7">
        <w:rPr>
          <w:rFonts w:asciiTheme="minorHAnsi" w:hAnsiTheme="minorHAnsi"/>
          <w:color w:val="000000" w:themeColor="text1"/>
          <w:lang w:val="de-DE"/>
        </w:rPr>
        <w:fldChar w:fldCharType="begin"/>
      </w:r>
      <w:r w:rsidR="00093589" w:rsidRPr="007310A7">
        <w:rPr>
          <w:rFonts w:asciiTheme="minorHAnsi" w:hAnsiTheme="minorHAnsi"/>
          <w:color w:val="000000" w:themeColor="text1"/>
          <w:lang w:val="de-DE"/>
        </w:rPr>
        <w:instrText xml:space="preserve"> ADDIN ZOTERO_ITEM CSL_CITATION {"citationID":"XhUak7pU","properties":{"unsorted":false,"formattedCitation":"(vgl. auch Kl\\uc0\\u246{}ppel 2016)","plainCitation":"(vgl. auch Klöppel 2016)","noteIndex":0},"citationItems":[{"id":221,"uris":["http://zotero.org/users/local/owKliTIb/items/LREDQ4HH"],"itemData":{"id":221,"type":"document","note":"page: 34","publisher":"Geschäftsstelle des Zentrums für transdisziplinäre Geschlechterstudien der HumboldtUniversität zu Berlin","publisher-place":"Berlin","title":"Zur Aktualität kosmetischer Operationen »uneindeutiger« Genitalien im Kindesalter","URL":"https://www.gender.huberlin.de/de/publikationen/genderbulletins/bulletintexte/texte42/kloeppel2016_zuraktualitaetkosmetischergenitaloperationen","author":[{"family":"Klöppel","given":"Ulrike"}],"issued":{"date-parts":[["2016"]]}},"prefix":"vgl. auch"}],"schema":"https://github.com/citation-style-language/schema/raw/master/csl-citation.json"} </w:instrText>
      </w:r>
      <w:r w:rsidR="00093589" w:rsidRPr="007310A7">
        <w:rPr>
          <w:rFonts w:asciiTheme="minorHAnsi" w:hAnsiTheme="minorHAnsi"/>
          <w:color w:val="000000" w:themeColor="text1"/>
          <w:lang w:val="de-DE"/>
        </w:rPr>
        <w:fldChar w:fldCharType="separate"/>
      </w:r>
      <w:r w:rsidR="00093589" w:rsidRPr="007310A7">
        <w:rPr>
          <w:rFonts w:ascii="Cambria" w:hAnsi="Cambria" w:cs="Times New Roman"/>
          <w:color w:val="000000" w:themeColor="text1"/>
          <w:lang w:val="de-DE"/>
        </w:rPr>
        <w:t>(vgl. auch Klöppel 2016)</w:t>
      </w:r>
      <w:r w:rsidR="00093589" w:rsidRPr="007310A7">
        <w:rPr>
          <w:rFonts w:asciiTheme="minorHAnsi" w:hAnsiTheme="minorHAnsi"/>
          <w:color w:val="000000" w:themeColor="text1"/>
          <w:lang w:val="de-DE"/>
        </w:rPr>
        <w:fldChar w:fldCharType="end"/>
      </w:r>
      <w:r w:rsidRPr="007310A7">
        <w:rPr>
          <w:rFonts w:asciiTheme="minorHAnsi" w:hAnsiTheme="minorHAnsi"/>
          <w:color w:val="000000" w:themeColor="text1"/>
          <w:lang w:val="de-DE"/>
        </w:rPr>
        <w:t xml:space="preserve">. Auch der juristische Diskurs über geschlechtliche Selbstbestimmung und Schutz körperlicher Unversehrtheit stehen zu diesen Verletzungen in keinem neutralen Verhältnis. Wie gezeigt werden konnte entscheiden Gesetzestexte sowie deren Auslegung mit darüber, wer welchen Schutzanspruch zugesprochen bekommt </w:t>
      </w:r>
      <w:r w:rsidR="00B2732B">
        <w:rPr>
          <w:rFonts w:asciiTheme="minorHAnsi" w:hAnsiTheme="minorHAnsi"/>
          <w:color w:val="000000" w:themeColor="text1"/>
          <w:lang w:val="de-DE"/>
        </w:rPr>
        <w:t>und damit,</w:t>
      </w:r>
      <w:r w:rsidRPr="007310A7">
        <w:rPr>
          <w:rFonts w:asciiTheme="minorHAnsi" w:hAnsiTheme="minorHAnsi"/>
          <w:color w:val="000000" w:themeColor="text1"/>
          <w:lang w:val="de-DE"/>
        </w:rPr>
        <w:t xml:space="preserve"> wer über die eigene Geschlechtlichkeit selbst entscheiden darf. Doch Sprache impliziert hier nicht nur auf einer unmittelbar körperlichen Ebene Verletzungen. Sie kann </w:t>
      </w:r>
      <w:r w:rsidR="00B2732B">
        <w:rPr>
          <w:rFonts w:asciiTheme="minorHAnsi" w:hAnsiTheme="minorHAnsi"/>
          <w:color w:val="000000" w:themeColor="text1"/>
          <w:lang w:val="de-DE"/>
        </w:rPr>
        <w:t xml:space="preserve">in potentiell </w:t>
      </w:r>
      <w:proofErr w:type="spellStart"/>
      <w:r w:rsidR="00B2732B">
        <w:rPr>
          <w:rFonts w:asciiTheme="minorHAnsi" w:hAnsiTheme="minorHAnsi"/>
          <w:color w:val="000000" w:themeColor="text1"/>
          <w:lang w:val="de-DE"/>
        </w:rPr>
        <w:t>retraumatisierender</w:t>
      </w:r>
      <w:proofErr w:type="spellEnd"/>
      <w:r w:rsidR="00B2732B">
        <w:rPr>
          <w:rFonts w:asciiTheme="minorHAnsi" w:hAnsiTheme="minorHAnsi"/>
          <w:color w:val="000000" w:themeColor="text1"/>
          <w:lang w:val="de-DE"/>
        </w:rPr>
        <w:t xml:space="preserve"> Weise </w:t>
      </w:r>
      <w:r w:rsidRPr="007310A7">
        <w:rPr>
          <w:rFonts w:asciiTheme="minorHAnsi" w:hAnsiTheme="minorHAnsi"/>
          <w:color w:val="000000" w:themeColor="text1"/>
          <w:lang w:val="de-DE"/>
        </w:rPr>
        <w:t>an erfahren</w:t>
      </w:r>
      <w:r w:rsidR="00B2732B">
        <w:rPr>
          <w:rFonts w:asciiTheme="minorHAnsi" w:hAnsiTheme="minorHAnsi"/>
          <w:color w:val="000000" w:themeColor="text1"/>
          <w:lang w:val="de-DE"/>
        </w:rPr>
        <w:t>e</w:t>
      </w:r>
      <w:r w:rsidRPr="007310A7">
        <w:rPr>
          <w:rFonts w:asciiTheme="minorHAnsi" w:hAnsiTheme="minorHAnsi"/>
          <w:color w:val="000000" w:themeColor="text1"/>
          <w:lang w:val="de-DE"/>
        </w:rPr>
        <w:t xml:space="preserve"> Fremdbestimmung, Missachtung und Gewalt erinnern. </w:t>
      </w:r>
      <w:r w:rsidRPr="007310A7">
        <w:rPr>
          <w:rFonts w:asciiTheme="minorHAnsi" w:hAnsiTheme="minorHAnsi"/>
          <w:color w:val="000000" w:themeColor="text1"/>
          <w:lang w:val="de-DE"/>
        </w:rPr>
        <w:lastRenderedPageBreak/>
        <w:t xml:space="preserve">Ebenso kann sie in der Gegenwart dazu führen, Menschen mit ähnlichen Erfahrungen voneinander zu trennen und selbst in eigentlich Erfahrungs-orientierten kollektiven Räumen zu (Reproduktion von) sozialen Ausschlüssen führen. </w:t>
      </w:r>
    </w:p>
    <w:p w14:paraId="765706E5" w14:textId="7127E4FD" w:rsidR="004E31FB" w:rsidRDefault="00C32CC6" w:rsidP="004E31FB">
      <w:pPr>
        <w:pStyle w:val="Default"/>
        <w:spacing w:before="240"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Meiner Rekonstruktion folgend steht jegliche fixierte Fremddefinition darüber, wer oder was intergeschlechtlich ist in einer Kontinuität fremdbestimmender Ein- und Ausschlüsse. Gleichzeitig ist m.E. nur eine konsequente Loslösung von pathologisierenden Narrativen und Kategorisierungen dazu in der Lage</w:t>
      </w:r>
      <w:r w:rsidR="004E31FB">
        <w:rPr>
          <w:rFonts w:asciiTheme="minorHAnsi" w:hAnsiTheme="minorHAnsi"/>
          <w:color w:val="000000" w:themeColor="text1"/>
          <w:lang w:val="de-DE"/>
        </w:rPr>
        <w:t>,</w:t>
      </w:r>
      <w:r w:rsidRPr="007310A7">
        <w:rPr>
          <w:rFonts w:asciiTheme="minorHAnsi" w:hAnsiTheme="minorHAnsi"/>
          <w:color w:val="000000" w:themeColor="text1"/>
          <w:lang w:val="de-DE"/>
        </w:rPr>
        <w:t xml:space="preserve"> langfristig den medizinischen Deutungs- und </w:t>
      </w:r>
      <w:r w:rsidR="004E31FB">
        <w:rPr>
          <w:rFonts w:asciiTheme="minorHAnsi" w:hAnsiTheme="minorHAnsi"/>
          <w:color w:val="000000" w:themeColor="text1"/>
          <w:lang w:val="de-DE"/>
        </w:rPr>
        <w:t>Handlung</w:t>
      </w:r>
      <w:r w:rsidRPr="007310A7">
        <w:rPr>
          <w:rFonts w:asciiTheme="minorHAnsi" w:hAnsiTheme="minorHAnsi"/>
          <w:color w:val="000000" w:themeColor="text1"/>
          <w:lang w:val="de-DE"/>
        </w:rPr>
        <w:t xml:space="preserve">sanspruch </w:t>
      </w:r>
      <w:r w:rsidR="004E31FB">
        <w:rPr>
          <w:rFonts w:asciiTheme="minorHAnsi" w:hAnsiTheme="minorHAnsi"/>
          <w:color w:val="000000" w:themeColor="text1"/>
          <w:lang w:val="de-DE"/>
        </w:rPr>
        <w:t xml:space="preserve">hinsichtlich </w:t>
      </w:r>
      <w:r w:rsidRPr="007310A7">
        <w:rPr>
          <w:rFonts w:asciiTheme="minorHAnsi" w:hAnsiTheme="minorHAnsi"/>
          <w:color w:val="000000" w:themeColor="text1"/>
          <w:lang w:val="de-DE"/>
        </w:rPr>
        <w:t>intergeschlechtliche</w:t>
      </w:r>
      <w:r w:rsidR="004E31FB">
        <w:rPr>
          <w:rFonts w:asciiTheme="minorHAnsi" w:hAnsiTheme="minorHAnsi"/>
          <w:color w:val="000000" w:themeColor="text1"/>
          <w:lang w:val="de-DE"/>
        </w:rPr>
        <w:t>r</w:t>
      </w:r>
      <w:r w:rsidRPr="007310A7">
        <w:rPr>
          <w:rFonts w:asciiTheme="minorHAnsi" w:hAnsiTheme="minorHAnsi"/>
          <w:color w:val="000000" w:themeColor="text1"/>
          <w:lang w:val="de-DE"/>
        </w:rPr>
        <w:t xml:space="preserve"> Körper in Frage zu stellen. Daher </w:t>
      </w:r>
      <w:r w:rsidR="004E31FB">
        <w:rPr>
          <w:rFonts w:asciiTheme="minorHAnsi" w:hAnsiTheme="minorHAnsi"/>
          <w:color w:val="000000" w:themeColor="text1"/>
          <w:lang w:val="de-DE"/>
        </w:rPr>
        <w:t xml:space="preserve">wähle ich </w:t>
      </w:r>
      <w:r w:rsidRPr="007310A7">
        <w:rPr>
          <w:rFonts w:asciiTheme="minorHAnsi" w:hAnsiTheme="minorHAnsi"/>
          <w:color w:val="000000" w:themeColor="text1"/>
          <w:lang w:val="de-DE"/>
        </w:rPr>
        <w:t xml:space="preserve">als Begriff für das Phänomen über das ich in dieser Arbeit schreibe </w:t>
      </w:r>
      <w:r w:rsidRPr="004E31FB">
        <w:rPr>
          <w:rFonts w:asciiTheme="minorHAnsi" w:hAnsiTheme="minorHAnsi"/>
          <w:i/>
          <w:iCs/>
          <w:color w:val="000000" w:themeColor="text1"/>
          <w:lang w:val="de-DE"/>
        </w:rPr>
        <w:t>Intergeschlechtlichkeit</w:t>
      </w:r>
      <w:r w:rsidRPr="007310A7">
        <w:rPr>
          <w:rFonts w:asciiTheme="minorHAnsi" w:hAnsiTheme="minorHAnsi"/>
          <w:color w:val="000000" w:themeColor="text1"/>
          <w:lang w:val="de-DE"/>
        </w:rPr>
        <w:t xml:space="preserve"> </w:t>
      </w:r>
      <w:r w:rsidR="004E31FB">
        <w:rPr>
          <w:rFonts w:asciiTheme="minorHAnsi" w:hAnsiTheme="minorHAnsi"/>
          <w:color w:val="000000" w:themeColor="text1"/>
          <w:lang w:val="de-DE"/>
        </w:rPr>
        <w:t xml:space="preserve">und </w:t>
      </w:r>
      <w:r w:rsidRPr="004E31FB">
        <w:rPr>
          <w:rFonts w:asciiTheme="minorHAnsi" w:hAnsiTheme="minorHAnsi"/>
          <w:i/>
          <w:iCs/>
          <w:color w:val="000000" w:themeColor="text1"/>
          <w:lang w:val="de-DE"/>
        </w:rPr>
        <w:t>inter</w:t>
      </w:r>
      <w:r w:rsidRPr="007310A7">
        <w:rPr>
          <w:rFonts w:asciiTheme="minorHAnsi" w:hAnsiTheme="minorHAnsi"/>
          <w:color w:val="000000" w:themeColor="text1"/>
          <w:lang w:val="de-DE"/>
        </w:rPr>
        <w:t>*</w:t>
      </w:r>
      <w:r w:rsidR="004E31FB">
        <w:rPr>
          <w:rFonts w:asciiTheme="minorHAnsi" w:hAnsiTheme="minorHAnsi"/>
          <w:color w:val="000000" w:themeColor="text1"/>
          <w:lang w:val="de-DE"/>
        </w:rPr>
        <w:t xml:space="preserve">: </w:t>
      </w:r>
      <w:r w:rsidRPr="007310A7">
        <w:rPr>
          <w:rFonts w:asciiTheme="minorHAnsi" w:hAnsiTheme="minorHAnsi"/>
          <w:color w:val="000000" w:themeColor="text1"/>
          <w:lang w:val="de-DE"/>
        </w:rPr>
        <w:t>(Selbst</w:t>
      </w:r>
      <w:r w:rsidR="004E31FB">
        <w:rPr>
          <w:rFonts w:asciiTheme="minorHAnsi" w:hAnsiTheme="minorHAnsi"/>
          <w:color w:val="000000" w:themeColor="text1"/>
          <w:lang w:val="de-DE"/>
        </w:rPr>
        <w:t>-</w:t>
      </w:r>
      <w:r w:rsidRPr="007310A7">
        <w:rPr>
          <w:rFonts w:asciiTheme="minorHAnsi" w:hAnsiTheme="minorHAnsi"/>
          <w:color w:val="000000" w:themeColor="text1"/>
          <w:lang w:val="de-DE"/>
        </w:rPr>
        <w:t>)Bezeichnung</w:t>
      </w:r>
      <w:r w:rsidR="004E31FB">
        <w:rPr>
          <w:rFonts w:asciiTheme="minorHAnsi" w:hAnsiTheme="minorHAnsi"/>
          <w:color w:val="000000" w:themeColor="text1"/>
          <w:lang w:val="de-DE"/>
        </w:rPr>
        <w:t>en</w:t>
      </w:r>
      <w:r w:rsidRPr="007310A7">
        <w:rPr>
          <w:rFonts w:asciiTheme="minorHAnsi" w:hAnsiTheme="minorHAnsi"/>
          <w:color w:val="000000" w:themeColor="text1"/>
          <w:lang w:val="de-DE"/>
        </w:rPr>
        <w:t xml:space="preserve"> aus dem medizinkritischen </w:t>
      </w:r>
      <w:r w:rsidR="004E31FB">
        <w:rPr>
          <w:rFonts w:asciiTheme="minorHAnsi" w:hAnsiTheme="minorHAnsi"/>
          <w:color w:val="000000" w:themeColor="text1"/>
          <w:lang w:val="de-DE"/>
        </w:rPr>
        <w:t xml:space="preserve">erfahrungsbasierten </w:t>
      </w:r>
      <w:r w:rsidRPr="007310A7">
        <w:rPr>
          <w:rFonts w:asciiTheme="minorHAnsi" w:hAnsiTheme="minorHAnsi"/>
          <w:color w:val="000000" w:themeColor="text1"/>
          <w:lang w:val="de-DE"/>
        </w:rPr>
        <w:t>und Menschenrechtsdiskurs. Diese</w:t>
      </w:r>
      <w:r w:rsidR="004E31FB">
        <w:rPr>
          <w:rFonts w:asciiTheme="minorHAnsi" w:hAnsiTheme="minorHAnsi"/>
          <w:color w:val="000000" w:themeColor="text1"/>
          <w:lang w:val="de-DE"/>
        </w:rPr>
        <w:t xml:space="preserve"> stehen </w:t>
      </w:r>
      <w:r w:rsidRPr="007310A7">
        <w:rPr>
          <w:rFonts w:asciiTheme="minorHAnsi" w:hAnsiTheme="minorHAnsi"/>
          <w:color w:val="000000" w:themeColor="text1"/>
          <w:lang w:val="de-DE"/>
        </w:rPr>
        <w:t xml:space="preserve">einerseits für eine Wiederaneignung des in der Vergangenheit pathologisierend verwendeten Begriffs der Intersexualität. Gleichzeitig </w:t>
      </w:r>
      <w:r w:rsidR="004E31FB">
        <w:rPr>
          <w:rFonts w:asciiTheme="minorHAnsi" w:hAnsiTheme="minorHAnsi"/>
          <w:color w:val="000000" w:themeColor="text1"/>
          <w:lang w:val="de-DE"/>
        </w:rPr>
        <w:t xml:space="preserve">stehen sie </w:t>
      </w:r>
      <w:r w:rsidRPr="007310A7">
        <w:rPr>
          <w:rFonts w:asciiTheme="minorHAnsi" w:hAnsiTheme="minorHAnsi"/>
          <w:color w:val="000000" w:themeColor="text1"/>
          <w:lang w:val="de-DE"/>
        </w:rPr>
        <w:t>jedoch auch für d</w:t>
      </w:r>
      <w:r w:rsidR="004E31FB">
        <w:rPr>
          <w:rFonts w:asciiTheme="minorHAnsi" w:hAnsiTheme="minorHAnsi"/>
          <w:color w:val="000000" w:themeColor="text1"/>
          <w:lang w:val="de-DE"/>
        </w:rPr>
        <w:t xml:space="preserve">as Unterfangen </w:t>
      </w:r>
      <w:r w:rsidRPr="007310A7">
        <w:rPr>
          <w:rFonts w:asciiTheme="minorHAnsi" w:hAnsiTheme="minorHAnsi"/>
          <w:color w:val="000000" w:themeColor="text1"/>
          <w:lang w:val="de-DE"/>
        </w:rPr>
        <w:t>eine</w:t>
      </w:r>
      <w:r w:rsidR="004E31FB">
        <w:rPr>
          <w:rFonts w:asciiTheme="minorHAnsi" w:hAnsiTheme="minorHAnsi"/>
          <w:color w:val="000000" w:themeColor="text1"/>
          <w:lang w:val="de-DE"/>
        </w:rPr>
        <w:t>s</w:t>
      </w:r>
      <w:r w:rsidRPr="007310A7">
        <w:rPr>
          <w:rFonts w:asciiTheme="minorHAnsi" w:hAnsiTheme="minorHAnsi"/>
          <w:color w:val="000000" w:themeColor="text1"/>
          <w:lang w:val="de-DE"/>
        </w:rPr>
        <w:t xml:space="preserve"> </w:t>
      </w:r>
      <w:proofErr w:type="spellStart"/>
      <w:r w:rsidRPr="007310A7">
        <w:rPr>
          <w:rFonts w:asciiTheme="minorHAnsi" w:hAnsiTheme="minorHAnsi"/>
          <w:color w:val="000000" w:themeColor="text1"/>
          <w:lang w:val="de-DE"/>
        </w:rPr>
        <w:t>entpathologisierenden</w:t>
      </w:r>
      <w:proofErr w:type="spellEnd"/>
      <w:r w:rsidRPr="007310A7">
        <w:rPr>
          <w:rFonts w:asciiTheme="minorHAnsi" w:hAnsiTheme="minorHAnsi"/>
          <w:color w:val="000000" w:themeColor="text1"/>
          <w:lang w:val="de-DE"/>
        </w:rPr>
        <w:t xml:space="preserve"> </w:t>
      </w:r>
      <w:r w:rsidR="004E31FB">
        <w:rPr>
          <w:rFonts w:asciiTheme="minorHAnsi" w:hAnsiTheme="minorHAnsi"/>
          <w:color w:val="000000" w:themeColor="text1"/>
          <w:lang w:val="de-DE"/>
        </w:rPr>
        <w:t>neuen Verständnisses von Körpergeschlechtlichkeit</w:t>
      </w:r>
      <w:r w:rsidRPr="007310A7">
        <w:rPr>
          <w:rFonts w:asciiTheme="minorHAnsi" w:hAnsiTheme="minorHAnsi"/>
          <w:color w:val="000000" w:themeColor="text1"/>
          <w:lang w:val="de-DE"/>
        </w:rPr>
        <w:t>: So verstehen</w:t>
      </w:r>
      <w:r w:rsidR="004E31FB">
        <w:rPr>
          <w:rFonts w:asciiTheme="minorHAnsi" w:hAnsiTheme="minorHAnsi"/>
          <w:color w:val="000000" w:themeColor="text1"/>
          <w:lang w:val="de-DE"/>
        </w:rPr>
        <w:t xml:space="preserve"> medizinkritische</w:t>
      </w:r>
      <w:r w:rsidRPr="007310A7">
        <w:rPr>
          <w:rFonts w:asciiTheme="minorHAnsi" w:hAnsiTheme="minorHAnsi"/>
          <w:color w:val="000000" w:themeColor="text1"/>
          <w:lang w:val="de-DE"/>
        </w:rPr>
        <w:t xml:space="preserve"> </w:t>
      </w:r>
      <w:r w:rsidR="004E31FB">
        <w:rPr>
          <w:rFonts w:asciiTheme="minorHAnsi" w:hAnsiTheme="minorHAnsi"/>
          <w:color w:val="000000" w:themeColor="text1"/>
          <w:lang w:val="de-DE"/>
        </w:rPr>
        <w:t>I</w:t>
      </w:r>
      <w:r w:rsidRPr="007310A7">
        <w:rPr>
          <w:rFonts w:asciiTheme="minorHAnsi" w:hAnsiTheme="minorHAnsi"/>
          <w:color w:val="000000" w:themeColor="text1"/>
          <w:lang w:val="de-DE"/>
        </w:rPr>
        <w:t>nter*Organisationen unter diese</w:t>
      </w:r>
      <w:r w:rsidR="004E31FB">
        <w:rPr>
          <w:rFonts w:asciiTheme="minorHAnsi" w:hAnsiTheme="minorHAnsi"/>
          <w:color w:val="000000" w:themeColor="text1"/>
          <w:lang w:val="de-DE"/>
        </w:rPr>
        <w:t>n</w:t>
      </w:r>
      <w:r w:rsidRPr="007310A7">
        <w:rPr>
          <w:rFonts w:asciiTheme="minorHAnsi" w:hAnsiTheme="minorHAnsi"/>
          <w:color w:val="000000" w:themeColor="text1"/>
          <w:lang w:val="de-DE"/>
        </w:rPr>
        <w:t xml:space="preserve"> </w:t>
      </w:r>
      <w:r w:rsidR="004E31FB">
        <w:rPr>
          <w:rFonts w:asciiTheme="minorHAnsi" w:hAnsiTheme="minorHAnsi"/>
          <w:color w:val="000000" w:themeColor="text1"/>
          <w:lang w:val="de-DE"/>
        </w:rPr>
        <w:t xml:space="preserve">Begriffen </w:t>
      </w:r>
      <w:r w:rsidRPr="007310A7">
        <w:rPr>
          <w:rFonts w:asciiTheme="minorHAnsi" w:hAnsiTheme="minorHAnsi"/>
          <w:color w:val="000000" w:themeColor="text1"/>
          <w:lang w:val="de-DE"/>
        </w:rPr>
        <w:t xml:space="preserve">zunehmend eine sozial mithervorgebrachte </w:t>
      </w:r>
      <w:r w:rsidR="004E31FB">
        <w:rPr>
          <w:rFonts w:asciiTheme="minorHAnsi" w:hAnsiTheme="minorHAnsi"/>
          <w:color w:val="000000" w:themeColor="text1"/>
          <w:lang w:val="de-DE"/>
        </w:rPr>
        <w:t>k</w:t>
      </w:r>
      <w:r w:rsidRPr="007310A7">
        <w:rPr>
          <w:rFonts w:asciiTheme="minorHAnsi" w:hAnsiTheme="minorHAnsi"/>
          <w:color w:val="000000" w:themeColor="text1"/>
          <w:lang w:val="de-DE"/>
        </w:rPr>
        <w:t>örpergeschlechtlich</w:t>
      </w:r>
      <w:r w:rsidR="004E31FB">
        <w:rPr>
          <w:rFonts w:asciiTheme="minorHAnsi" w:hAnsiTheme="minorHAnsi"/>
          <w:color w:val="000000" w:themeColor="text1"/>
          <w:lang w:val="de-DE"/>
        </w:rPr>
        <w:t>e Vielfalt</w:t>
      </w:r>
      <w:r w:rsidRPr="007310A7">
        <w:rPr>
          <w:rFonts w:asciiTheme="minorHAnsi" w:hAnsiTheme="minorHAnsi"/>
          <w:color w:val="000000" w:themeColor="text1"/>
          <w:lang w:val="de-DE"/>
        </w:rPr>
        <w:t>, die sich nicht durch Diagnosen kategorisieren lässt.</w:t>
      </w:r>
    </w:p>
    <w:p w14:paraId="7D6CAB7D" w14:textId="03B07A61" w:rsidR="00C32CC6" w:rsidRPr="007310A7" w:rsidRDefault="00C32CC6" w:rsidP="004E31FB">
      <w:pPr>
        <w:pStyle w:val="Default"/>
        <w:spacing w:line="360" w:lineRule="auto"/>
        <w:ind w:right="40"/>
        <w:jc w:val="both"/>
        <w:rPr>
          <w:rFonts w:asciiTheme="minorHAnsi" w:hAnsiTheme="minorHAnsi"/>
          <w:color w:val="000000" w:themeColor="text1"/>
          <w:lang w:val="de-DE"/>
        </w:rPr>
      </w:pPr>
      <w:r w:rsidRPr="007310A7">
        <w:rPr>
          <w:rFonts w:asciiTheme="minorHAnsi" w:hAnsiTheme="minorHAnsi"/>
          <w:color w:val="000000" w:themeColor="text1"/>
          <w:lang w:val="de-DE"/>
        </w:rPr>
        <w:t>In diesem Zusammenhang definiert eine Gruppe von Inter* Selbstvertreter*innen im Anschluss an eine Podiumsdiskussion zum Thema „Nicht inter* genug – zwischen Gatekeeping und Fremdzuweisung“ inter* als</w:t>
      </w:r>
    </w:p>
    <w:p w14:paraId="74691181" w14:textId="0BA85797" w:rsidR="00C32CC6" w:rsidRPr="007310A7" w:rsidRDefault="00C32CC6" w:rsidP="0020388F">
      <w:pPr>
        <w:pStyle w:val="Default"/>
        <w:spacing w:before="240" w:after="240" w:line="360" w:lineRule="auto"/>
        <w:ind w:left="567" w:right="509"/>
        <w:jc w:val="both"/>
        <w:rPr>
          <w:rFonts w:asciiTheme="minorHAnsi" w:hAnsiTheme="minorHAnsi"/>
          <w:color w:val="000000" w:themeColor="text1"/>
          <w:sz w:val="22"/>
          <w:szCs w:val="22"/>
          <w:lang w:val="de-DE"/>
        </w:rPr>
      </w:pPr>
      <w:r w:rsidRPr="007310A7">
        <w:rPr>
          <w:rFonts w:asciiTheme="minorHAnsi" w:hAnsiTheme="minorHAnsi"/>
          <w:color w:val="000000" w:themeColor="text1"/>
          <w:sz w:val="22"/>
          <w:szCs w:val="22"/>
          <w:lang w:val="de-DE"/>
        </w:rPr>
        <w:t xml:space="preserve">„körperliche Vielfalt bezüglich Chromosomen, Genitalien, Gonaden, Hormonen und weiteren Merkmalen, die außerhalb von binären eurozentrischen Normvorstellungen („weiblich“/„männlich“) existiert“ </w:t>
      </w:r>
      <w:r w:rsidR="00C3153B" w:rsidRPr="007310A7">
        <w:rPr>
          <w:rFonts w:asciiTheme="minorHAnsi" w:hAnsiTheme="minorHAnsi"/>
          <w:color w:val="000000" w:themeColor="text1"/>
          <w:sz w:val="22"/>
          <w:szCs w:val="22"/>
          <w:lang w:val="de-DE"/>
        </w:rPr>
        <w:fldChar w:fldCharType="begin"/>
      </w:r>
      <w:r w:rsidR="00C3153B" w:rsidRPr="007310A7">
        <w:rPr>
          <w:rFonts w:asciiTheme="minorHAnsi" w:hAnsiTheme="minorHAnsi"/>
          <w:color w:val="000000" w:themeColor="text1"/>
          <w:sz w:val="22"/>
          <w:szCs w:val="22"/>
          <w:lang w:val="de-DE"/>
        </w:rPr>
        <w:instrText xml:space="preserve"> ADDIN ZOTERO_ITEM CSL_CITATION {"citationID":"c6IJho4f","properties":{"unsorted":false,"formattedCitation":"(Charles 2025, 4)","plainCitation":"(Charles 2025, 4)","noteIndex":0},"citationItems":[{"id":1310,"uris":["http://zotero.org/users/local/owKliTIb/items/UVZ3SNY7"],"itemData":{"id":1310,"type":"chapter","container-title":"Bin ich inter* genug","title":"Vorwort","URL":"https://www.transinterqueer.org/wp-content/uploads/2026/01/Bin-ich-inter-genug_Broschuere.pdf","author":[{"family":"Charles","given":"Julien"}],"editor":[{"literal":"TransInterQueer e.V."}],"issued":{"date-parts":[["2025"]]}},"locator":"4","label":"page"}],"schema":"https://github.com/citation-style-language/schema/raw/master/csl-citation.json"} </w:instrText>
      </w:r>
      <w:r w:rsidR="00C3153B" w:rsidRPr="007310A7">
        <w:rPr>
          <w:rFonts w:asciiTheme="minorHAnsi" w:hAnsiTheme="minorHAnsi"/>
          <w:color w:val="000000" w:themeColor="text1"/>
          <w:sz w:val="22"/>
          <w:szCs w:val="22"/>
          <w:lang w:val="de-DE"/>
        </w:rPr>
        <w:fldChar w:fldCharType="separate"/>
      </w:r>
      <w:r w:rsidR="00C3153B" w:rsidRPr="007310A7">
        <w:rPr>
          <w:rFonts w:ascii="Cambria" w:hAnsi="Cambria"/>
          <w:color w:val="000000" w:themeColor="text1"/>
          <w:sz w:val="22"/>
          <w:lang w:val="de-DE"/>
        </w:rPr>
        <w:t>(Charles 2025, 4)</w:t>
      </w:r>
      <w:r w:rsidR="00C3153B" w:rsidRPr="007310A7">
        <w:rPr>
          <w:rFonts w:asciiTheme="minorHAnsi" w:hAnsiTheme="minorHAnsi"/>
          <w:color w:val="000000" w:themeColor="text1"/>
          <w:sz w:val="22"/>
          <w:szCs w:val="22"/>
          <w:lang w:val="de-DE"/>
        </w:rPr>
        <w:fldChar w:fldCharType="end"/>
      </w:r>
      <w:r w:rsidRPr="007310A7">
        <w:rPr>
          <w:rFonts w:asciiTheme="minorHAnsi" w:hAnsiTheme="minorHAnsi"/>
          <w:color w:val="000000" w:themeColor="text1"/>
          <w:sz w:val="22"/>
          <w:szCs w:val="22"/>
          <w:lang w:val="de-DE"/>
        </w:rPr>
        <w:t>.</w:t>
      </w:r>
    </w:p>
    <w:p w14:paraId="68104829" w14:textId="2288C1A3"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An diese Überlegungen anschließend verstehe ich Inter*/Intergeschlechtlichkeit als sozial situierte Erfahrung, der gemäß der eigene vergeschlechtlichte Körper nicht auf allen Ebenen den dominanzgesellschaftlichen Vorstellungen einer Zwei-Geschlechter-Ordnung entspricht. Welche körperlichen Eigenschaften dabei als Geschlechtsmerkmale bzw. deren biologische Ursache gelten ist ebenso sozial und kulturell bedingt, wie die Frage ab welcher Ausgeprägtheit einer Variation diese als Norm-abweichend wahrgenommen wird. Intergeschlechtlichkeit ist </w:t>
      </w:r>
      <w:r w:rsidRPr="007310A7">
        <w:rPr>
          <w:rFonts w:asciiTheme="minorHAnsi" w:hAnsiTheme="minorHAnsi"/>
          <w:color w:val="000000" w:themeColor="text1"/>
          <w:lang w:val="de-DE"/>
        </w:rPr>
        <w:lastRenderedPageBreak/>
        <w:t>demzufolge keine Übersetzung einer durch den medizinischen Diskurs hervorgebrachten Gruppe von Diagnosen, auch wenn letztere mit der jeweiligen Erfahrung einhergehen können. Vielmehr wird eine bestimmte angeborene körperliche Gegebenheit durch soziale Interaktionen, Diskurse und Praktiken als Intergeschlechtlich mithervorgebracht.</w:t>
      </w:r>
    </w:p>
    <w:p w14:paraId="53AD44B4" w14:textId="77E65053" w:rsidR="00C32CC6" w:rsidRPr="007310A7" w:rsidRDefault="00C32CC6" w:rsidP="00C32CC6">
      <w:pPr>
        <w:pStyle w:val="Default"/>
        <w:spacing w:line="360" w:lineRule="auto"/>
        <w:ind w:right="42"/>
        <w:jc w:val="both"/>
        <w:rPr>
          <w:rFonts w:asciiTheme="minorHAnsi" w:hAnsiTheme="minorHAnsi"/>
          <w:color w:val="000000" w:themeColor="text1"/>
          <w:lang w:val="de-DE"/>
        </w:rPr>
      </w:pPr>
      <w:r w:rsidRPr="007310A7">
        <w:rPr>
          <w:rFonts w:asciiTheme="minorHAnsi" w:hAnsiTheme="minorHAnsi"/>
          <w:color w:val="000000" w:themeColor="text1"/>
          <w:lang w:val="de-DE"/>
        </w:rPr>
        <w:t xml:space="preserve">Unter Berücksichtigung, dass nicht alle Personen, die diesen Erfahrungsraum teilen </w:t>
      </w:r>
      <w:r w:rsidR="004E31FB">
        <w:rPr>
          <w:rFonts w:asciiTheme="minorHAnsi" w:hAnsiTheme="minorHAnsi"/>
          <w:color w:val="000000" w:themeColor="text1"/>
          <w:lang w:val="de-DE"/>
        </w:rPr>
        <w:t>oder</w:t>
      </w:r>
      <w:r w:rsidRPr="007310A7">
        <w:rPr>
          <w:rFonts w:asciiTheme="minorHAnsi" w:hAnsiTheme="minorHAnsi"/>
          <w:color w:val="000000" w:themeColor="text1"/>
          <w:lang w:val="de-DE"/>
        </w:rPr>
        <w:t xml:space="preserve"> eine der häufig damit einhergehenden Diagnosen erhalten haben</w:t>
      </w:r>
      <w:r w:rsidR="004E31FB">
        <w:rPr>
          <w:rFonts w:asciiTheme="minorHAnsi" w:hAnsiTheme="minorHAnsi"/>
          <w:color w:val="000000" w:themeColor="text1"/>
          <w:lang w:val="de-DE"/>
        </w:rPr>
        <w:t>,</w:t>
      </w:r>
      <w:r w:rsidRPr="007310A7">
        <w:rPr>
          <w:rFonts w:asciiTheme="minorHAnsi" w:hAnsiTheme="minorHAnsi"/>
          <w:color w:val="000000" w:themeColor="text1"/>
          <w:lang w:val="de-DE"/>
        </w:rPr>
        <w:t xml:space="preserve"> sich mit den Begriffen inter*/Intergeschlechtlichkeit identifizieren, verwende ich als deskriptiven Begriff zusätzlich </w:t>
      </w:r>
      <w:r w:rsidRPr="004E31FB">
        <w:rPr>
          <w:rFonts w:asciiTheme="minorHAnsi" w:hAnsiTheme="minorHAnsi"/>
          <w:i/>
          <w:iCs/>
          <w:color w:val="000000" w:themeColor="text1"/>
          <w:lang w:val="de-DE"/>
        </w:rPr>
        <w:t>Variationen der Geschlechtsmerkmale</w:t>
      </w:r>
      <w:r w:rsidRPr="007310A7">
        <w:rPr>
          <w:rFonts w:asciiTheme="minorHAnsi" w:hAnsiTheme="minorHAnsi"/>
          <w:color w:val="000000" w:themeColor="text1"/>
          <w:lang w:val="de-DE"/>
        </w:rPr>
        <w:t xml:space="preserve">. Hierbei handelt es sich um eine ebenfalls aus der intergeschlechtlichen Selbstvertretung stammende Bezeichnung, die sich bewusst von der </w:t>
      </w:r>
      <w:r w:rsidRPr="004E31FB">
        <w:rPr>
          <w:rFonts w:asciiTheme="minorHAnsi" w:hAnsiTheme="minorHAnsi"/>
          <w:i/>
          <w:iCs/>
          <w:color w:val="000000" w:themeColor="text1"/>
          <w:lang w:val="de-DE"/>
        </w:rPr>
        <w:t>Bezeichnung Varianten der Geschlechtsentwicklung</w:t>
      </w:r>
      <w:r w:rsidRPr="007310A7">
        <w:rPr>
          <w:rFonts w:asciiTheme="minorHAnsi" w:hAnsiTheme="minorHAnsi"/>
          <w:color w:val="000000" w:themeColor="text1"/>
          <w:lang w:val="de-DE"/>
        </w:rPr>
        <w:t xml:space="preserve"> absetzt, da sich letztere in ihrer Entstehung</w:t>
      </w:r>
      <w:r w:rsidR="004E31FB">
        <w:rPr>
          <w:rFonts w:asciiTheme="minorHAnsi" w:hAnsiTheme="minorHAnsi"/>
          <w:color w:val="000000" w:themeColor="text1"/>
          <w:lang w:val="de-DE"/>
        </w:rPr>
        <w:t xml:space="preserve">sgeschichte </w:t>
      </w:r>
      <w:r w:rsidRPr="007310A7">
        <w:rPr>
          <w:rFonts w:asciiTheme="minorHAnsi" w:hAnsiTheme="minorHAnsi"/>
          <w:color w:val="000000" w:themeColor="text1"/>
          <w:lang w:val="de-DE"/>
        </w:rPr>
        <w:t xml:space="preserve">auf die </w:t>
      </w:r>
      <w:r w:rsidR="004E31FB">
        <w:rPr>
          <w:rFonts w:asciiTheme="minorHAnsi" w:hAnsiTheme="minorHAnsi"/>
          <w:color w:val="000000" w:themeColor="text1"/>
          <w:lang w:val="de-DE"/>
        </w:rPr>
        <w:t xml:space="preserve">grundsätzlich </w:t>
      </w:r>
      <w:r w:rsidRPr="007310A7">
        <w:rPr>
          <w:rFonts w:asciiTheme="minorHAnsi" w:hAnsiTheme="minorHAnsi"/>
          <w:color w:val="000000" w:themeColor="text1"/>
          <w:lang w:val="de-DE"/>
        </w:rPr>
        <w:t>pathologisierende DSD-Klassifikation bezieht. Auch wenn manche Personen diese Bezeichnung als für sich stimmig erleben, begründet dies m.E. aus (forschungs-)ethischen Gesichtspunkten nicht dessen Übernahme in einer wissenschaftlichen Arbeit.</w:t>
      </w:r>
      <w:r w:rsidRPr="007310A7">
        <w:rPr>
          <w:rStyle w:val="Funotenzeichen"/>
          <w:color w:val="000000" w:themeColor="text1"/>
        </w:rPr>
        <w:footnoteReference w:id="131"/>
      </w:r>
      <w:r w:rsidRPr="007310A7">
        <w:rPr>
          <w:rFonts w:asciiTheme="minorHAnsi" w:hAnsiTheme="minorHAnsi"/>
          <w:color w:val="000000" w:themeColor="text1"/>
          <w:lang w:val="de-DE"/>
        </w:rPr>
        <w:t xml:space="preserve"> Hierin sehe ich ebenfalls meine Verantwortung als Forschender sowie Diskurs-Beitragender: Obwohl Verletzungen nicht vollständig vermieden werden können, soll</w:t>
      </w:r>
      <w:r w:rsidR="004E31FB">
        <w:rPr>
          <w:rFonts w:asciiTheme="minorHAnsi" w:hAnsiTheme="minorHAnsi"/>
          <w:color w:val="000000" w:themeColor="text1"/>
          <w:lang w:val="de-DE"/>
        </w:rPr>
        <w:t xml:space="preserve"> </w:t>
      </w:r>
      <w:r w:rsidRPr="007310A7">
        <w:rPr>
          <w:rFonts w:asciiTheme="minorHAnsi" w:hAnsiTheme="minorHAnsi"/>
          <w:color w:val="000000" w:themeColor="text1"/>
          <w:lang w:val="de-DE"/>
        </w:rPr>
        <w:t>insbesondere in einem Kontext in dem sowohl Forschung als auch die Verwendung von Sprache zur massiven Missachtung der Integrität und Selbstbestimmung intergeschlechtlicher Menschen führt(e), eine</w:t>
      </w:r>
      <w:r w:rsidR="004E31FB">
        <w:rPr>
          <w:rFonts w:asciiTheme="minorHAnsi" w:hAnsiTheme="minorHAnsi"/>
          <w:color w:val="000000" w:themeColor="text1"/>
          <w:lang w:val="de-DE"/>
        </w:rPr>
        <w:t>r</w:t>
      </w:r>
      <w:r w:rsidRPr="007310A7">
        <w:rPr>
          <w:rFonts w:asciiTheme="minorHAnsi" w:hAnsiTheme="minorHAnsi"/>
          <w:color w:val="000000" w:themeColor="text1"/>
          <w:lang w:val="de-DE"/>
        </w:rPr>
        <w:t xml:space="preserve"> Fortsetzung letzterer soweit wie möglich vorgebeugt werden.</w:t>
      </w:r>
    </w:p>
    <w:p w14:paraId="3931983D" w14:textId="77777777" w:rsidR="00C32CC6" w:rsidRPr="007310A7" w:rsidRDefault="00C32CC6" w:rsidP="00C32CC6">
      <w:pPr>
        <w:rPr>
          <w:b/>
          <w:color w:val="000000" w:themeColor="text1"/>
        </w:rPr>
      </w:pPr>
      <w:r w:rsidRPr="007310A7">
        <w:rPr>
          <w:b/>
          <w:color w:val="000000" w:themeColor="text1"/>
        </w:rPr>
        <w:br w:type="page"/>
      </w:r>
    </w:p>
    <w:p w14:paraId="54451F2B" w14:textId="468C56C8" w:rsidR="004C525E" w:rsidRPr="007310A7" w:rsidRDefault="004C525E" w:rsidP="008011E5">
      <w:pPr>
        <w:pStyle w:val="berschrift1"/>
        <w:spacing w:before="360" w:after="360"/>
        <w:jc w:val="both"/>
        <w:rPr>
          <w:rFonts w:asciiTheme="minorHAnsi" w:hAnsiTheme="minorHAnsi"/>
          <w:b/>
          <w:color w:val="000000" w:themeColor="text1"/>
          <w:sz w:val="28"/>
          <w:szCs w:val="28"/>
        </w:rPr>
      </w:pPr>
      <w:bookmarkStart w:id="55" w:name="_Toc233288790"/>
      <w:r w:rsidRPr="007310A7">
        <w:rPr>
          <w:rFonts w:asciiTheme="minorHAnsi" w:hAnsiTheme="minorHAnsi"/>
          <w:b/>
          <w:color w:val="000000" w:themeColor="text1"/>
          <w:sz w:val="28"/>
          <w:szCs w:val="28"/>
        </w:rPr>
        <w:lastRenderedPageBreak/>
        <w:t xml:space="preserve">7. </w:t>
      </w:r>
      <w:r w:rsidR="004D00E3" w:rsidRPr="007310A7">
        <w:rPr>
          <w:rFonts w:asciiTheme="minorHAnsi" w:hAnsiTheme="minorHAnsi"/>
          <w:b/>
          <w:color w:val="000000" w:themeColor="text1"/>
          <w:sz w:val="28"/>
          <w:szCs w:val="28"/>
        </w:rPr>
        <w:t>Empirische Ergebnisse</w:t>
      </w:r>
      <w:bookmarkEnd w:id="55"/>
    </w:p>
    <w:p w14:paraId="2E165935" w14:textId="300A2283" w:rsidR="004D00E3" w:rsidRPr="007310A7" w:rsidRDefault="004D00E3" w:rsidP="0078702F">
      <w:pPr>
        <w:spacing w:line="360" w:lineRule="auto"/>
        <w:jc w:val="both"/>
        <w:rPr>
          <w:color w:val="000000" w:themeColor="text1"/>
        </w:rPr>
      </w:pPr>
      <w:r w:rsidRPr="007310A7">
        <w:rPr>
          <w:color w:val="000000" w:themeColor="text1"/>
        </w:rPr>
        <w:t>Im folgenden Kapit</w:t>
      </w:r>
      <w:r w:rsidR="004D6766" w:rsidRPr="007310A7">
        <w:rPr>
          <w:color w:val="000000" w:themeColor="text1"/>
        </w:rPr>
        <w:t xml:space="preserve">el werden die Ergebnisse der vorliegenden Studie </w:t>
      </w:r>
      <w:r w:rsidRPr="007310A7">
        <w:rPr>
          <w:color w:val="000000" w:themeColor="text1"/>
        </w:rPr>
        <w:t xml:space="preserve">an Hand </w:t>
      </w:r>
      <w:r w:rsidR="004D6766" w:rsidRPr="007310A7">
        <w:rPr>
          <w:color w:val="000000" w:themeColor="text1"/>
        </w:rPr>
        <w:t xml:space="preserve">von </w:t>
      </w:r>
      <w:r w:rsidRPr="007310A7">
        <w:rPr>
          <w:color w:val="000000" w:themeColor="text1"/>
        </w:rPr>
        <w:t>vier rekon</w:t>
      </w:r>
      <w:r w:rsidR="004D6766" w:rsidRPr="007310A7">
        <w:rPr>
          <w:color w:val="000000" w:themeColor="text1"/>
        </w:rPr>
        <w:t>struierten</w:t>
      </w:r>
      <w:r w:rsidRPr="007310A7">
        <w:rPr>
          <w:color w:val="000000" w:themeColor="text1"/>
        </w:rPr>
        <w:t xml:space="preserve"> Fälle</w:t>
      </w:r>
      <w:r w:rsidR="004D6766" w:rsidRPr="007310A7">
        <w:rPr>
          <w:color w:val="000000" w:themeColor="text1"/>
        </w:rPr>
        <w:t>n</w:t>
      </w:r>
      <w:r w:rsidRPr="007310A7">
        <w:rPr>
          <w:color w:val="000000" w:themeColor="text1"/>
        </w:rPr>
        <w:t xml:space="preserve"> dargestellt. Jede dieser Rekonstruktionen basiert auf der Auswertung von mindestens einem oder mehreren biographisch narrativen Interviews. Die Strukturierung der Fälle orientiert sich an den dargestellten Auswertungsschritten biographischer Fallrekonstruk</w:t>
      </w:r>
      <w:r w:rsidR="004D6766" w:rsidRPr="007310A7">
        <w:rPr>
          <w:color w:val="000000" w:themeColor="text1"/>
        </w:rPr>
        <w:t>tionen nach Rosenthal (siehe 4.6</w:t>
      </w:r>
      <w:r w:rsidRPr="007310A7">
        <w:rPr>
          <w:color w:val="000000" w:themeColor="text1"/>
        </w:rPr>
        <w:t>)</w:t>
      </w:r>
      <w:r w:rsidR="004D6766" w:rsidRPr="007310A7">
        <w:rPr>
          <w:color w:val="000000" w:themeColor="text1"/>
        </w:rPr>
        <w:t>.</w:t>
      </w:r>
      <w:r w:rsidR="005046B3" w:rsidRPr="007310A7">
        <w:rPr>
          <w:color w:val="000000" w:themeColor="text1"/>
        </w:rPr>
        <w:t xml:space="preserve"> Der abschließende Schritt der Typenbil</w:t>
      </w:r>
      <w:r w:rsidR="00A3603A" w:rsidRPr="007310A7">
        <w:rPr>
          <w:color w:val="000000" w:themeColor="text1"/>
        </w:rPr>
        <w:t>d</w:t>
      </w:r>
      <w:r w:rsidR="005046B3" w:rsidRPr="007310A7">
        <w:rPr>
          <w:color w:val="000000" w:themeColor="text1"/>
        </w:rPr>
        <w:t>ung wird im darauffolgenden Diskussions-Kapitel vo</w:t>
      </w:r>
      <w:r w:rsidR="001B4A17" w:rsidRPr="007310A7">
        <w:rPr>
          <w:color w:val="000000" w:themeColor="text1"/>
        </w:rPr>
        <w:t>l</w:t>
      </w:r>
      <w:r w:rsidR="005046B3" w:rsidRPr="007310A7">
        <w:rPr>
          <w:color w:val="000000" w:themeColor="text1"/>
        </w:rPr>
        <w:t>lzogen.</w:t>
      </w:r>
    </w:p>
    <w:p w14:paraId="322FE3EE" w14:textId="1D930187" w:rsidR="00E944F1" w:rsidRPr="007310A7" w:rsidRDefault="004C525E" w:rsidP="0091654F">
      <w:pPr>
        <w:pStyle w:val="berschrift2"/>
        <w:spacing w:before="480" w:after="240"/>
        <w:rPr>
          <w:rFonts w:asciiTheme="minorHAnsi" w:hAnsiTheme="minorHAnsi"/>
          <w:b/>
          <w:color w:val="000000" w:themeColor="text1"/>
          <w:sz w:val="24"/>
          <w:szCs w:val="24"/>
        </w:rPr>
      </w:pPr>
      <w:bookmarkStart w:id="56" w:name="_Toc233288791"/>
      <w:r w:rsidRPr="007310A7">
        <w:rPr>
          <w:rFonts w:asciiTheme="minorHAnsi" w:hAnsiTheme="minorHAnsi"/>
          <w:b/>
          <w:color w:val="000000" w:themeColor="text1"/>
          <w:sz w:val="24"/>
          <w:szCs w:val="24"/>
        </w:rPr>
        <w:t>7.</w:t>
      </w:r>
      <w:r w:rsidR="001B4A17" w:rsidRPr="007310A7">
        <w:rPr>
          <w:rFonts w:asciiTheme="minorHAnsi" w:hAnsiTheme="minorHAnsi"/>
          <w:b/>
          <w:color w:val="000000" w:themeColor="text1"/>
          <w:sz w:val="24"/>
          <w:szCs w:val="24"/>
        </w:rPr>
        <w:t xml:space="preserve">1. </w:t>
      </w:r>
      <w:r w:rsidR="00946F62" w:rsidRPr="007310A7">
        <w:rPr>
          <w:rFonts w:asciiTheme="minorHAnsi" w:hAnsiTheme="minorHAnsi"/>
          <w:b/>
          <w:color w:val="000000" w:themeColor="text1"/>
          <w:sz w:val="24"/>
          <w:szCs w:val="24"/>
        </w:rPr>
        <w:t xml:space="preserve">Der Fall von </w:t>
      </w:r>
      <w:r w:rsidR="001B4A17" w:rsidRPr="007310A7">
        <w:rPr>
          <w:rFonts w:asciiTheme="minorHAnsi" w:hAnsiTheme="minorHAnsi"/>
          <w:b/>
          <w:color w:val="000000" w:themeColor="text1"/>
          <w:sz w:val="24"/>
          <w:szCs w:val="24"/>
        </w:rPr>
        <w:t xml:space="preserve">Kristin: </w:t>
      </w:r>
      <w:r w:rsidR="006169F7" w:rsidRPr="007310A7">
        <w:rPr>
          <w:rFonts w:asciiTheme="minorHAnsi" w:hAnsiTheme="minorHAnsi"/>
          <w:b/>
          <w:color w:val="000000" w:themeColor="text1"/>
          <w:sz w:val="24"/>
          <w:szCs w:val="24"/>
        </w:rPr>
        <w:t xml:space="preserve">Erfolgreiche </w:t>
      </w:r>
      <w:r w:rsidR="00E944F1" w:rsidRPr="007310A7">
        <w:rPr>
          <w:rFonts w:asciiTheme="minorHAnsi" w:hAnsiTheme="minorHAnsi"/>
          <w:b/>
          <w:color w:val="000000" w:themeColor="text1"/>
          <w:sz w:val="24"/>
          <w:szCs w:val="24"/>
        </w:rPr>
        <w:t xml:space="preserve">Anpassung als Umgang mit </w:t>
      </w:r>
      <w:r w:rsidR="006169F7" w:rsidRPr="007310A7">
        <w:rPr>
          <w:rFonts w:asciiTheme="minorHAnsi" w:hAnsiTheme="minorHAnsi"/>
          <w:b/>
          <w:color w:val="000000" w:themeColor="text1"/>
          <w:sz w:val="24"/>
          <w:szCs w:val="24"/>
        </w:rPr>
        <w:t xml:space="preserve">massiver Gewalt und </w:t>
      </w:r>
      <w:r w:rsidR="00E944F1" w:rsidRPr="007310A7">
        <w:rPr>
          <w:rFonts w:asciiTheme="minorHAnsi" w:hAnsiTheme="minorHAnsi"/>
          <w:b/>
          <w:color w:val="000000" w:themeColor="text1"/>
          <w:sz w:val="24"/>
          <w:szCs w:val="24"/>
        </w:rPr>
        <w:t>Traumatisierung</w:t>
      </w:r>
      <w:bookmarkEnd w:id="56"/>
      <w:r w:rsidR="00E944F1" w:rsidRPr="007310A7">
        <w:rPr>
          <w:rFonts w:asciiTheme="minorHAnsi" w:hAnsiTheme="minorHAnsi"/>
          <w:b/>
          <w:color w:val="000000" w:themeColor="text1"/>
          <w:sz w:val="24"/>
          <w:szCs w:val="24"/>
        </w:rPr>
        <w:t xml:space="preserve"> </w:t>
      </w:r>
    </w:p>
    <w:p w14:paraId="4A75B934" w14:textId="652A333F" w:rsidR="00E944F1" w:rsidRPr="007310A7" w:rsidRDefault="00E944F1" w:rsidP="0078702F">
      <w:pPr>
        <w:spacing w:line="360" w:lineRule="auto"/>
        <w:jc w:val="both"/>
        <w:rPr>
          <w:color w:val="000000" w:themeColor="text1"/>
        </w:rPr>
      </w:pPr>
      <w:r w:rsidRPr="007310A7">
        <w:rPr>
          <w:color w:val="000000" w:themeColor="text1"/>
        </w:rPr>
        <w:t>Im Folgenden werde ich die Rekonstruktion der Biographie von Kristin ausführlich darstellen.</w:t>
      </w:r>
      <w:r w:rsidRPr="007310A7">
        <w:rPr>
          <w:rStyle w:val="Funotenzeichen"/>
          <w:color w:val="000000" w:themeColor="text1"/>
        </w:rPr>
        <w:footnoteReference w:id="132"/>
      </w:r>
      <w:r w:rsidRPr="007310A7">
        <w:rPr>
          <w:color w:val="000000" w:themeColor="text1"/>
        </w:rPr>
        <w:t xml:space="preserve"> Als ich Kristin im Dezember 2021 kennenlerne, ist sie 59 Jahre alt, arbeitet in einer leitenden Position in einer deutschlandweit tätigen Beratungsstelle für </w:t>
      </w:r>
      <w:r w:rsidR="00D33B87" w:rsidRPr="007310A7">
        <w:rPr>
          <w:color w:val="000000" w:themeColor="text1"/>
        </w:rPr>
        <w:t xml:space="preserve">geschlechtliche Vielfalt </w:t>
      </w:r>
      <w:r w:rsidRPr="007310A7">
        <w:rPr>
          <w:color w:val="000000" w:themeColor="text1"/>
        </w:rPr>
        <w:t xml:space="preserve">und ist ebenfalls eine gefragte Rednerin im Rahmen von Politik- und Bildungsveranstaltungen. Sie lebt und arbeitet in </w:t>
      </w:r>
      <w:r w:rsidR="00D33B87" w:rsidRPr="007310A7">
        <w:rPr>
          <w:color w:val="000000" w:themeColor="text1"/>
        </w:rPr>
        <w:t>Norddeutschland.</w:t>
      </w:r>
    </w:p>
    <w:p w14:paraId="01B05385" w14:textId="6D7757AE" w:rsidR="0021707C" w:rsidRPr="007310A7" w:rsidRDefault="00C32CC6" w:rsidP="0091654F">
      <w:pPr>
        <w:pStyle w:val="berschrift3"/>
        <w:spacing w:before="480" w:after="240"/>
        <w:rPr>
          <w:rFonts w:asciiTheme="minorHAnsi" w:hAnsiTheme="minorHAnsi"/>
          <w:b/>
          <w:color w:val="000000" w:themeColor="text1"/>
        </w:rPr>
      </w:pPr>
      <w:bookmarkStart w:id="57" w:name="_Toc233288792"/>
      <w:r w:rsidRPr="007310A7">
        <w:rPr>
          <w:rFonts w:asciiTheme="minorHAnsi" w:hAnsiTheme="minorHAnsi"/>
          <w:b/>
          <w:color w:val="000000" w:themeColor="text1"/>
        </w:rPr>
        <w:t xml:space="preserve">7.1.1. </w:t>
      </w:r>
      <w:r w:rsidR="00E944F1" w:rsidRPr="007310A7">
        <w:rPr>
          <w:rFonts w:asciiTheme="minorHAnsi" w:hAnsiTheme="minorHAnsi"/>
          <w:b/>
          <w:color w:val="000000" w:themeColor="text1"/>
        </w:rPr>
        <w:t>Die Interviewsituation</w:t>
      </w:r>
      <w:bookmarkEnd w:id="57"/>
    </w:p>
    <w:p w14:paraId="03A85522" w14:textId="47D966F8" w:rsidR="0021707C" w:rsidRPr="007310A7" w:rsidRDefault="0021707C" w:rsidP="0021707C">
      <w:pPr>
        <w:spacing w:line="360" w:lineRule="auto"/>
        <w:jc w:val="both"/>
        <w:rPr>
          <w:color w:val="000000" w:themeColor="text1"/>
        </w:rPr>
      </w:pPr>
      <w:r w:rsidRPr="007310A7">
        <w:rPr>
          <w:color w:val="000000" w:themeColor="text1"/>
        </w:rPr>
        <w:t>Kristin meldete sich erstmals bei mi</w:t>
      </w:r>
      <w:r w:rsidR="0045518C" w:rsidRPr="007310A7">
        <w:rPr>
          <w:color w:val="000000" w:themeColor="text1"/>
        </w:rPr>
        <w:t>r</w:t>
      </w:r>
      <w:r w:rsidRPr="007310A7">
        <w:rPr>
          <w:color w:val="000000" w:themeColor="text1"/>
        </w:rPr>
        <w:t xml:space="preserve">, nachdem eine Selbstvertretungsorganisation meinen Aufruf zur Interviewteilnahme einige Tage vorher über ihren E-Mail-Verteiler geschickt hat. Sie schreibt mir, dass sie sowohl </w:t>
      </w:r>
      <w:r w:rsidR="00BE3532" w:rsidRPr="007310A7">
        <w:rPr>
          <w:color w:val="000000" w:themeColor="text1"/>
        </w:rPr>
        <w:t xml:space="preserve">in der Kindheit </w:t>
      </w:r>
      <w:r w:rsidRPr="007310A7">
        <w:rPr>
          <w:color w:val="000000" w:themeColor="text1"/>
        </w:rPr>
        <w:t xml:space="preserve">als auch </w:t>
      </w:r>
      <w:r w:rsidR="00BE3532" w:rsidRPr="007310A7">
        <w:rPr>
          <w:color w:val="000000" w:themeColor="text1"/>
        </w:rPr>
        <w:t>im Erwachsenenalter geschlechtsverändernde Behandlungen erlebt</w:t>
      </w:r>
      <w:r w:rsidRPr="007310A7">
        <w:rPr>
          <w:color w:val="000000" w:themeColor="text1"/>
        </w:rPr>
        <w:t xml:space="preserve">, und dass sie mich bei meinem Forschungsvorhaben unterstützen möchte. Wir tauschten einige E-Mails aus und vereinbarten zeitnah einen Termin zum Telefongespräch. Nachdem ich ihr zuvor die Aufklärungs- und Datenschutzunterlagen per E-Mail gesendet habe, möchte Kristin im Telefongespräch genauer wissen wie das Interview </w:t>
      </w:r>
      <w:r w:rsidRPr="007310A7">
        <w:rPr>
          <w:color w:val="000000" w:themeColor="text1"/>
        </w:rPr>
        <w:lastRenderedPageBreak/>
        <w:t>abläuft. Sie macht sich Gedanken, ob sie dazu in der Lage ist, frei über ihre Biographie zu sprechen und bittet mich, sie “zurückzuholen“, für den Fall, dass sie abschweifen sollte. Meine Erläuterungen über die Struktur des Interviews und meine aktive Rolle insbesondere im Nachfrageteil scheinen ihre Bedenken weitestgehend auszuräumen, so dass wir einen ersten Interviewtermin vereinbaren. Kristin möchte das Interview per Zoom führen und begründet dies mit der immer noch vorherrschenden pandemischen Situation. Kurz vor Ende des Telefonats – wir sind schon dabei uns zu verabschieden – nennt sie mir ihre intergeschlechtliche Diagnose und erläutert einige diesbezügliche medizinische Details. Anschließend spricht sie über ihre beruflichen Kontakte, die sie sowohl zu intergeschlechtlichen Organisationen als auch zu ärztlichen Behandler*innen ha</w:t>
      </w:r>
      <w:r w:rsidR="001954F5" w:rsidRPr="007310A7">
        <w:rPr>
          <w:color w:val="000000" w:themeColor="text1"/>
        </w:rPr>
        <w:t>be</w:t>
      </w:r>
      <w:r w:rsidRPr="007310A7">
        <w:rPr>
          <w:color w:val="000000" w:themeColor="text1"/>
        </w:rPr>
        <w:t xml:space="preserve">. Es folgt relativ unvermittelt ein Bericht aus ihrem Alltag, in dem sie sowohl die Erfahrung kennt männlich als auch weiblich </w:t>
      </w:r>
      <w:r w:rsidR="001954F5" w:rsidRPr="007310A7">
        <w:rPr>
          <w:color w:val="000000" w:themeColor="text1"/>
        </w:rPr>
        <w:t>ein</w:t>
      </w:r>
      <w:r w:rsidRPr="007310A7">
        <w:rPr>
          <w:color w:val="000000" w:themeColor="text1"/>
        </w:rPr>
        <w:t>gelesen zu werden. Der Verlauf des Vorgespräches lässt sich als aktive Selbstverortung meiner Gesprächspartnerin in der anstehenden Interviewsituation deuten. Sie macht bereits vor Beginn deutlich, dass sie sich in einer Doppelrolle versteht. Sowohl als fachliche Expertin als auch als intergeschlechtliche Person, die über Erfahrungswissen verfügt.</w:t>
      </w:r>
    </w:p>
    <w:p w14:paraId="27438095" w14:textId="39D81DB8" w:rsidR="0021707C" w:rsidRPr="007310A7" w:rsidRDefault="0021707C" w:rsidP="00460E83">
      <w:pPr>
        <w:tabs>
          <w:tab w:val="left" w:pos="3280"/>
        </w:tabs>
        <w:spacing w:before="240" w:line="360" w:lineRule="auto"/>
        <w:jc w:val="both"/>
        <w:rPr>
          <w:color w:val="000000" w:themeColor="text1"/>
        </w:rPr>
      </w:pPr>
      <w:r w:rsidRPr="007310A7">
        <w:rPr>
          <w:color w:val="000000" w:themeColor="text1"/>
        </w:rPr>
        <w:t>Das erste Interview findet wie vereinbart per Zoom statt. Diesmal ist meine Interviewpartnerin bei sich zu Hause. Auf meine Frage hin wie es ihr geht, erwähnt sie</w:t>
      </w:r>
      <w:r w:rsidR="00BE3532" w:rsidRPr="007310A7">
        <w:rPr>
          <w:color w:val="000000" w:themeColor="text1"/>
        </w:rPr>
        <w:t>,</w:t>
      </w:r>
      <w:r w:rsidRPr="007310A7">
        <w:rPr>
          <w:color w:val="000000" w:themeColor="text1"/>
        </w:rPr>
        <w:t xml:space="preserve"> dass sie wenig geschlafen ha</w:t>
      </w:r>
      <w:r w:rsidR="00BE3532" w:rsidRPr="007310A7">
        <w:rPr>
          <w:color w:val="000000" w:themeColor="text1"/>
        </w:rPr>
        <w:t>be</w:t>
      </w:r>
      <w:r w:rsidRPr="007310A7">
        <w:rPr>
          <w:color w:val="000000" w:themeColor="text1"/>
        </w:rPr>
        <w:t xml:space="preserve">. Bevor ich auf diese Aussage reagieren kann zeigt sie mir per Kamera ihren Weihnachtsbaum und berichtet ausführlich, </w:t>
      </w:r>
      <w:r w:rsidR="008E1F45" w:rsidRPr="007310A7">
        <w:rPr>
          <w:color w:val="000000" w:themeColor="text1"/>
        </w:rPr>
        <w:t xml:space="preserve">wie </w:t>
      </w:r>
      <w:r w:rsidRPr="007310A7">
        <w:rPr>
          <w:color w:val="000000" w:themeColor="text1"/>
        </w:rPr>
        <w:t>sie den Baumschmuck selbst gestrickt ha</w:t>
      </w:r>
      <w:r w:rsidR="008E1F45" w:rsidRPr="007310A7">
        <w:rPr>
          <w:color w:val="000000" w:themeColor="text1"/>
        </w:rPr>
        <w:t>t</w:t>
      </w:r>
      <w:r w:rsidRPr="007310A7">
        <w:rPr>
          <w:color w:val="000000" w:themeColor="text1"/>
        </w:rPr>
        <w:t xml:space="preserve">. Es folgt eine verhältnismäßig lange </w:t>
      </w:r>
      <w:r w:rsidR="008E1F45" w:rsidRPr="007310A7">
        <w:rPr>
          <w:color w:val="000000" w:themeColor="text1"/>
        </w:rPr>
        <w:t xml:space="preserve">Sequenz </w:t>
      </w:r>
      <w:r w:rsidRPr="007310A7">
        <w:rPr>
          <w:color w:val="000000" w:themeColor="text1"/>
        </w:rPr>
        <w:t xml:space="preserve">vor Beginn des eigentlichen Interviews, die jedoch dadurch kontrastiert wird, dass Kristin mir bereits im Vorfeld unseres Gesprächs mitgeteilt hatte, dass sie unseren Termin pünktlich nach zwei Stunden beenden müsse. Hier entsteht </w:t>
      </w:r>
      <w:r w:rsidR="008E1F45" w:rsidRPr="007310A7">
        <w:rPr>
          <w:color w:val="000000" w:themeColor="text1"/>
        </w:rPr>
        <w:t xml:space="preserve">in mir </w:t>
      </w:r>
      <w:r w:rsidRPr="007310A7">
        <w:rPr>
          <w:color w:val="000000" w:themeColor="text1"/>
        </w:rPr>
        <w:t xml:space="preserve">der Eindruck, dass sie zwar einerseits Interesse an unserem Kontakt hat </w:t>
      </w:r>
      <w:r w:rsidR="008E1F45" w:rsidRPr="007310A7">
        <w:rPr>
          <w:color w:val="000000" w:themeColor="text1"/>
        </w:rPr>
        <w:t>–</w:t>
      </w:r>
      <w:r w:rsidRPr="007310A7">
        <w:rPr>
          <w:color w:val="000000" w:themeColor="text1"/>
        </w:rPr>
        <w:t xml:space="preserve"> und mir ebenfalls einen Einblick in ihre private Alltagswelt ermöglichen möchte </w:t>
      </w:r>
      <w:r w:rsidR="008E1F45" w:rsidRPr="007310A7">
        <w:rPr>
          <w:color w:val="000000" w:themeColor="text1"/>
        </w:rPr>
        <w:t>–</w:t>
      </w:r>
      <w:r w:rsidRPr="007310A7">
        <w:rPr>
          <w:color w:val="000000" w:themeColor="text1"/>
        </w:rPr>
        <w:t xml:space="preserve"> zugleich jedoch das vorgesehene Interview hinauszögert. Dies begreife</w:t>
      </w:r>
      <w:r w:rsidR="00BE3532" w:rsidRPr="007310A7">
        <w:rPr>
          <w:color w:val="000000" w:themeColor="text1"/>
        </w:rPr>
        <w:t xml:space="preserve"> </w:t>
      </w:r>
      <w:r w:rsidRPr="007310A7">
        <w:rPr>
          <w:color w:val="000000" w:themeColor="text1"/>
        </w:rPr>
        <w:t>ich im Zuge des Interviewprozesses sowie dessen Auswertung als Ausdruck von Ambivalenz, inwiefern sie über ihre hochgradig belastenden biographischen Erfahrungen sprechen will und kann</w:t>
      </w:r>
      <w:r w:rsidR="008E1F45" w:rsidRPr="007310A7">
        <w:rPr>
          <w:color w:val="000000" w:themeColor="text1"/>
        </w:rPr>
        <w:t xml:space="preserve"> (vgl. auch Loch 2008)</w:t>
      </w:r>
      <w:r w:rsidRPr="007310A7">
        <w:rPr>
          <w:color w:val="000000" w:themeColor="text1"/>
        </w:rPr>
        <w:t xml:space="preserve">. Diese </w:t>
      </w:r>
      <w:r w:rsidR="00BE3532" w:rsidRPr="007310A7">
        <w:rPr>
          <w:color w:val="000000" w:themeColor="text1"/>
        </w:rPr>
        <w:t>Ambivalenz</w:t>
      </w:r>
      <w:r w:rsidRPr="007310A7">
        <w:rPr>
          <w:color w:val="000000" w:themeColor="text1"/>
        </w:rPr>
        <w:t xml:space="preserve"> lässt sich im Kontext eines von der Biographin befürchteten Kontrollverlusts durch die Konfrontation mit </w:t>
      </w:r>
      <w:r w:rsidRPr="007310A7">
        <w:rPr>
          <w:color w:val="000000" w:themeColor="text1"/>
        </w:rPr>
        <w:lastRenderedPageBreak/>
        <w:t xml:space="preserve">ihrer Vergangenheit verstehen: Zum einen da wiederholte Gewalt und somit auch ein massiver Verlust von Kontrolle große Bereiche ihrer Lebensgeschichte prägt und zum andern da durch ein traumatisch bedingtes Wiedererleben der Vergangenheit im Erzählprozess auch ein Kontrollverlust in der gegenwärtigen Interviewsituation droht. </w:t>
      </w:r>
    </w:p>
    <w:p w14:paraId="63A8AC2B" w14:textId="5FAD2986" w:rsidR="0021707C" w:rsidRPr="007310A7" w:rsidRDefault="0021707C" w:rsidP="0021707C">
      <w:pPr>
        <w:tabs>
          <w:tab w:val="left" w:pos="3280"/>
        </w:tabs>
        <w:spacing w:line="360" w:lineRule="auto"/>
        <w:jc w:val="both"/>
        <w:rPr>
          <w:color w:val="000000" w:themeColor="text1"/>
        </w:rPr>
      </w:pPr>
      <w:r w:rsidRPr="007310A7">
        <w:rPr>
          <w:color w:val="000000" w:themeColor="text1"/>
        </w:rPr>
        <w:t>Während des ersten Interviews, das mit etwa drei Stunden deutlich länger geht als geplant, entsteht in mir mehrmals der Eindruck, dass Kristin sowohl das Zeitgefühl als auch den Bezug zur gegenwärtigen Interviewsituation verliert. Die Biographin scheint sich an diesen Stellen gewissermaßen in den von ihr erzählten Themen und Erinnerungen zu verlieren. Hierdurch erhalte ich einen sehr anschaulichen Eindruck ihres zuvor angekündigten ‚Abschweifens’, dass ich im Laufe der Fallrekonstruktion als traumatisch bedingtes Dissoziations-Phänomen begreife. Auch unser zweites, knapp vier Wochen später geführtes Interview ist immer wieder von solchen Abschnitten geprägt. In diesen als dissoziativ verstehbaren Phasen ist es mir teilweise kaum möglich</w:t>
      </w:r>
      <w:r w:rsidR="008E1F45" w:rsidRPr="007310A7">
        <w:rPr>
          <w:color w:val="000000" w:themeColor="text1"/>
        </w:rPr>
        <w:t>,</w:t>
      </w:r>
      <w:r w:rsidRPr="007310A7">
        <w:rPr>
          <w:color w:val="000000" w:themeColor="text1"/>
        </w:rPr>
        <w:t xml:space="preserve"> dem von der Biographin Erzählten inhaltlich zu folgen. Die zunächst von mir als Inkongruenzen wahrgenommenen Brüche in Kristins Ausführungen kann ich erst im Laufe der Auswertungen im Zusammenhang ihrer lebensgeschichtlich entwickelten Umgangsweisen mit hochgradig belastenden Situationen – und Erinnerungen – </w:t>
      </w:r>
      <w:r w:rsidR="008E1F45" w:rsidRPr="007310A7">
        <w:rPr>
          <w:color w:val="000000" w:themeColor="text1"/>
        </w:rPr>
        <w:t xml:space="preserve">als traumatisch bedingte Erzählstruktur </w:t>
      </w:r>
      <w:r w:rsidRPr="007310A7">
        <w:rPr>
          <w:color w:val="000000" w:themeColor="text1"/>
        </w:rPr>
        <w:t xml:space="preserve">begreifen. </w:t>
      </w:r>
    </w:p>
    <w:p w14:paraId="58E1D7DE" w14:textId="61D52002" w:rsidR="0021707C" w:rsidRPr="007310A7" w:rsidRDefault="0021707C" w:rsidP="0021707C">
      <w:pPr>
        <w:tabs>
          <w:tab w:val="left" w:pos="3280"/>
        </w:tabs>
        <w:spacing w:line="360" w:lineRule="auto"/>
        <w:jc w:val="both"/>
        <w:rPr>
          <w:color w:val="000000" w:themeColor="text1"/>
        </w:rPr>
      </w:pPr>
      <w:r w:rsidRPr="007310A7">
        <w:rPr>
          <w:color w:val="000000" w:themeColor="text1"/>
        </w:rPr>
        <w:t xml:space="preserve">Zudem kommt es im Interviewverlauf zu zwei Situationen in denen Kristin erzählte traumatische Erfahrungen als gegenwärtig </w:t>
      </w:r>
      <w:proofErr w:type="spellStart"/>
      <w:r w:rsidRPr="007310A7">
        <w:rPr>
          <w:color w:val="000000" w:themeColor="text1"/>
        </w:rPr>
        <w:t>wiederzuerleben</w:t>
      </w:r>
      <w:proofErr w:type="spellEnd"/>
      <w:r w:rsidRPr="007310A7">
        <w:rPr>
          <w:color w:val="000000" w:themeColor="text1"/>
        </w:rPr>
        <w:t xml:space="preserve"> scheint. Hier strukturiere ich den weiteren Interviewverlauf gemäß </w:t>
      </w:r>
      <w:proofErr w:type="spellStart"/>
      <w:r w:rsidRPr="007310A7">
        <w:rPr>
          <w:color w:val="000000" w:themeColor="text1"/>
        </w:rPr>
        <w:t>traumapsychologischer</w:t>
      </w:r>
      <w:proofErr w:type="spellEnd"/>
      <w:r w:rsidRPr="007310A7">
        <w:rPr>
          <w:color w:val="000000" w:themeColor="text1"/>
        </w:rPr>
        <w:t xml:space="preserve"> Grundlagen der Gesprächsführung </w:t>
      </w:r>
      <w:r w:rsidRPr="007310A7">
        <w:rPr>
          <w:color w:val="000000" w:themeColor="text1"/>
        </w:rPr>
        <w:fldChar w:fldCharType="begin"/>
      </w:r>
      <w:r w:rsidR="00F370E7">
        <w:rPr>
          <w:color w:val="000000" w:themeColor="text1"/>
        </w:rPr>
        <w:instrText xml:space="preserve"> ADDIN ZOTERO_ITEM CSL_CITATION {"citationID":"33k9KCvm","properties":{"unsorted":false,"formattedCitation":"(vgl. z.B. Schellong, Epple, und Weidner 2018, 43ff)","plainCitation":"(vgl. z.B. Schellong, Epple, und Weidner 2018, 43ff)","dontUpdate":true,"noteIndex":0},"citationItems":[{"id":1413,"uris":["http://zotero.org/users/local/owKliTIb/items/HRZ9CME5"],"itemData":{"id":1413,"type":"book","DOI":"10.1055/b-006-149613","edition":"1","ISBN":"978-3-13-241185-2","language":"de","note":"page: b-006-149613","publisher":"Georg Thieme Verlag","publisher-place":"Stuttgart","source":"DOI.org (Crossref)","title":"Praxisbuch Psychotraumatologie","URL":"http://www.thieme-connect.de/DOI/DOI?10.1055/b-006-149613","editor":[{"family":"Schellong","given":"Julia"},{"family":"Epple","given":"Franziska"},{"family":"Weidner","given":"Kerstin"}],"accessed":{"date-parts":[["2026",6,11]]},"issued":{"date-parts":[["2018"]]}},"locator":"43ff","label":"page","prefix":"vgl. z.B."}],"schema":"https://github.com/citation-style-language/schema/raw/master/csl-citation.json"} </w:instrText>
      </w:r>
      <w:r w:rsidRPr="007310A7">
        <w:rPr>
          <w:color w:val="000000" w:themeColor="text1"/>
        </w:rPr>
        <w:fldChar w:fldCharType="separate"/>
      </w:r>
      <w:r w:rsidRPr="007310A7">
        <w:rPr>
          <w:rFonts w:ascii="Cambria" w:hAnsi="Cambria"/>
          <w:color w:val="000000" w:themeColor="text1"/>
        </w:rPr>
        <w:t>(vgl. z.B. Schellong et al. 2018, 43ff)</w:t>
      </w:r>
      <w:r w:rsidRPr="007310A7">
        <w:rPr>
          <w:color w:val="000000" w:themeColor="text1"/>
        </w:rPr>
        <w:fldChar w:fldCharType="end"/>
      </w:r>
      <w:r w:rsidRPr="007310A7">
        <w:rPr>
          <w:color w:val="000000" w:themeColor="text1"/>
        </w:rPr>
        <w:t xml:space="preserve">: Zunächst gebe ich der Biographin validierende, anteilnehmende Rückmeldungen auf die Erzählung erfahrener Gewalt und versuche ihr von mir vermutetes Wiedererleben der traumatischen Situation mit Fragen zur gegenwärtigen raum-zeitlichen Situation sowie zu verfügbaren psychischen Umgangsstrategien zu unterbrechen. Letztere, auch als Re-Orientierung bezeichnete </w:t>
      </w:r>
      <w:r w:rsidR="00BE3532" w:rsidRPr="007310A7">
        <w:rPr>
          <w:color w:val="000000" w:themeColor="text1"/>
        </w:rPr>
        <w:t>Strategie</w:t>
      </w:r>
      <w:r w:rsidRPr="007310A7">
        <w:rPr>
          <w:color w:val="000000" w:themeColor="text1"/>
        </w:rPr>
        <w:t xml:space="preserve"> (vgl. ebd.</w:t>
      </w:r>
      <w:r w:rsidR="00EE22BD" w:rsidRPr="007310A7">
        <w:rPr>
          <w:color w:val="000000" w:themeColor="text1"/>
        </w:rPr>
        <w:t>, Loch 2008</w:t>
      </w:r>
      <w:r w:rsidRPr="007310A7">
        <w:rPr>
          <w:color w:val="000000" w:themeColor="text1"/>
        </w:rPr>
        <w:t xml:space="preserve">) ist </w:t>
      </w:r>
      <w:r w:rsidR="00BE3532" w:rsidRPr="007310A7">
        <w:rPr>
          <w:color w:val="000000" w:themeColor="text1"/>
        </w:rPr>
        <w:t>insofern</w:t>
      </w:r>
      <w:r w:rsidRPr="007310A7">
        <w:rPr>
          <w:color w:val="000000" w:themeColor="text1"/>
        </w:rPr>
        <w:t xml:space="preserve"> erfolgreich, als das Kristin und ich anschließend über gegenwärtige Alltagssituationen sprechen können, in denen sie überwiegend handlungsmächtig ist und somit wieder eine gewisse Distanz zum traumatischen Erleben in der Vergangenheit </w:t>
      </w:r>
      <w:r w:rsidR="0023367E" w:rsidRPr="007310A7">
        <w:rPr>
          <w:color w:val="000000" w:themeColor="text1"/>
        </w:rPr>
        <w:t xml:space="preserve">hergestellt </w:t>
      </w:r>
      <w:r w:rsidRPr="007310A7">
        <w:rPr>
          <w:color w:val="000000" w:themeColor="text1"/>
        </w:rPr>
        <w:t xml:space="preserve">wird. </w:t>
      </w:r>
    </w:p>
    <w:p w14:paraId="6B234F37" w14:textId="7B8B6F26" w:rsidR="0021707C" w:rsidRPr="007310A7" w:rsidRDefault="0021707C" w:rsidP="0021707C">
      <w:pPr>
        <w:tabs>
          <w:tab w:val="left" w:pos="3280"/>
        </w:tabs>
        <w:spacing w:line="360" w:lineRule="auto"/>
        <w:jc w:val="both"/>
        <w:rPr>
          <w:color w:val="000000" w:themeColor="text1"/>
        </w:rPr>
      </w:pPr>
      <w:r w:rsidRPr="007310A7">
        <w:rPr>
          <w:color w:val="000000" w:themeColor="text1"/>
        </w:rPr>
        <w:lastRenderedPageBreak/>
        <w:t xml:space="preserve">Trotz der gewissermaßen erfolgreichen Interventionen ist dieser durch massive Gewalterfahrungen und Traumafolgen strukturierte Interviewprozess für mich hochgradig herausfordernd. Er berührt mehrere Male die Grenzen meiner fachlichen Kompetenz als zwar sozialwissenschaftlich, jedoch nicht im engeren Sinn </w:t>
      </w:r>
      <w:proofErr w:type="spellStart"/>
      <w:r w:rsidRPr="007310A7">
        <w:rPr>
          <w:color w:val="000000" w:themeColor="text1"/>
        </w:rPr>
        <w:t>traumapsychologisch</w:t>
      </w:r>
      <w:proofErr w:type="spellEnd"/>
      <w:r w:rsidRPr="007310A7">
        <w:rPr>
          <w:color w:val="000000" w:themeColor="text1"/>
        </w:rPr>
        <w:t xml:space="preserve"> geschulter Interviewer</w:t>
      </w:r>
      <w:r w:rsidR="0023367E" w:rsidRPr="007310A7">
        <w:rPr>
          <w:color w:val="000000" w:themeColor="text1"/>
        </w:rPr>
        <w:t xml:space="preserve">, was ich </w:t>
      </w:r>
      <w:r w:rsidR="0057721C" w:rsidRPr="007310A7">
        <w:rPr>
          <w:color w:val="000000" w:themeColor="text1"/>
        </w:rPr>
        <w:t xml:space="preserve">in dieser Form </w:t>
      </w:r>
      <w:r w:rsidR="0023367E" w:rsidRPr="007310A7">
        <w:rPr>
          <w:color w:val="000000" w:themeColor="text1"/>
        </w:rPr>
        <w:t xml:space="preserve">jedoch erst retrospektiv </w:t>
      </w:r>
      <w:r w:rsidR="0057721C" w:rsidRPr="007310A7">
        <w:rPr>
          <w:color w:val="000000" w:themeColor="text1"/>
        </w:rPr>
        <w:t>realisiere und reflektieren kann</w:t>
      </w:r>
      <w:r w:rsidR="0023367E" w:rsidRPr="007310A7">
        <w:rPr>
          <w:color w:val="000000" w:themeColor="text1"/>
        </w:rPr>
        <w:t>.</w:t>
      </w:r>
    </w:p>
    <w:p w14:paraId="6DA420F0" w14:textId="62B32B00" w:rsidR="00E944F1" w:rsidRPr="007310A7" w:rsidRDefault="00C32CC6" w:rsidP="00093589">
      <w:pPr>
        <w:pStyle w:val="berschrift3"/>
        <w:spacing w:before="360" w:after="240"/>
        <w:rPr>
          <w:rFonts w:asciiTheme="minorHAnsi" w:hAnsiTheme="minorHAnsi"/>
          <w:color w:val="000000" w:themeColor="text1"/>
        </w:rPr>
      </w:pPr>
      <w:bookmarkStart w:id="58" w:name="_Toc233288793"/>
      <w:r w:rsidRPr="007310A7">
        <w:rPr>
          <w:rFonts w:asciiTheme="minorHAnsi" w:hAnsiTheme="minorHAnsi"/>
          <w:b/>
          <w:color w:val="000000" w:themeColor="text1"/>
        </w:rPr>
        <w:t xml:space="preserve">7.1.2. </w:t>
      </w:r>
      <w:r w:rsidR="00E944F1" w:rsidRPr="007310A7">
        <w:rPr>
          <w:rFonts w:asciiTheme="minorHAnsi" w:hAnsiTheme="minorHAnsi"/>
          <w:b/>
          <w:color w:val="000000" w:themeColor="text1"/>
        </w:rPr>
        <w:t>Die Präsentation der Lebensgeschichte</w:t>
      </w:r>
      <w:bookmarkEnd w:id="58"/>
    </w:p>
    <w:p w14:paraId="78418AFA" w14:textId="67C6251F" w:rsidR="001B6760" w:rsidRPr="007310A7" w:rsidRDefault="001B6760" w:rsidP="001B6760">
      <w:pPr>
        <w:spacing w:line="360" w:lineRule="auto"/>
        <w:jc w:val="both"/>
        <w:rPr>
          <w:color w:val="000000" w:themeColor="text1"/>
        </w:rPr>
      </w:pPr>
      <w:r w:rsidRPr="007310A7">
        <w:rPr>
          <w:color w:val="000000" w:themeColor="text1"/>
        </w:rPr>
        <w:t xml:space="preserve">Das im Spannungsfeld zwischen Selbst- und Fremdbestimmung verortete thematische Feld von Kristins biographischer Selbstpräsentation lässt sich charakterisieren als: </w:t>
      </w:r>
      <w:r w:rsidRPr="007310A7">
        <w:rPr>
          <w:i/>
          <w:color w:val="000000" w:themeColor="text1"/>
        </w:rPr>
        <w:t>Mein Leben ist zwar bestimmt durch äußere Anforderungen, jedoch bin ich mittels meiner Anpassungsleistungen stets dazu in der Lage diesen gerecht zu werden.</w:t>
      </w:r>
    </w:p>
    <w:p w14:paraId="057D9894" w14:textId="688CAB40" w:rsidR="001B6760" w:rsidRPr="007310A7" w:rsidRDefault="001B6760" w:rsidP="001B6760">
      <w:pPr>
        <w:spacing w:line="360" w:lineRule="auto"/>
        <w:jc w:val="both"/>
        <w:rPr>
          <w:color w:val="000000" w:themeColor="text1"/>
        </w:rPr>
      </w:pPr>
      <w:r w:rsidRPr="007310A7">
        <w:rPr>
          <w:color w:val="000000" w:themeColor="text1"/>
        </w:rPr>
        <w:t xml:space="preserve">Kristin beginnt ihre Eingangspräsentation mit der Nennung ihres </w:t>
      </w:r>
      <w:r w:rsidR="0040429D" w:rsidRPr="007310A7">
        <w:rPr>
          <w:color w:val="000000" w:themeColor="text1"/>
        </w:rPr>
        <w:t>juristischen</w:t>
      </w:r>
      <w:r w:rsidRPr="007310A7">
        <w:rPr>
          <w:color w:val="000000" w:themeColor="text1"/>
        </w:rPr>
        <w:t xml:space="preserve"> Namens und beschreibt anschließend ihren Beruf, ihren Ausbildungshinterg</w:t>
      </w:r>
      <w:r w:rsidR="0040429D" w:rsidRPr="007310A7">
        <w:rPr>
          <w:color w:val="000000" w:themeColor="text1"/>
        </w:rPr>
        <w:t>r</w:t>
      </w:r>
      <w:r w:rsidRPr="007310A7">
        <w:rPr>
          <w:color w:val="000000" w:themeColor="text1"/>
        </w:rPr>
        <w:t>und sowie die unterschiedlichen Ämter, die sie aktuell beruflich ausübt. Im Zentrum stehen hier ihre profess</w:t>
      </w:r>
      <w:r w:rsidR="0040429D" w:rsidRPr="007310A7">
        <w:rPr>
          <w:color w:val="000000" w:themeColor="text1"/>
        </w:rPr>
        <w:t>i</w:t>
      </w:r>
      <w:r w:rsidRPr="007310A7">
        <w:rPr>
          <w:color w:val="000000" w:themeColor="text1"/>
        </w:rPr>
        <w:t xml:space="preserve">onelle Rolle und Kompetenz. Sie betont ihre Expertise in Geschlechterfragen, womit sie indirekt auch die Rahmung des Interviews thematisiert, in dem sie von mir als Biographin, jedoch nicht im engeren Sinn als Expertin befragt wird. Hier scheint ihr Wunsch, mit mir als der interviewenden Person auf Augenhöhe zu stehen und sich selbst als autonome Gestalterin ihres Lebens zu präsentieren, im Mittelpunkt zu stehen. </w:t>
      </w:r>
    </w:p>
    <w:p w14:paraId="3F86B8E5" w14:textId="77777777" w:rsidR="005C751E" w:rsidRPr="007310A7" w:rsidRDefault="001B6760" w:rsidP="001B6760">
      <w:pPr>
        <w:spacing w:line="360" w:lineRule="auto"/>
        <w:jc w:val="both"/>
        <w:rPr>
          <w:color w:val="000000" w:themeColor="text1"/>
        </w:rPr>
      </w:pPr>
      <w:r w:rsidRPr="007310A7">
        <w:rPr>
          <w:color w:val="000000" w:themeColor="text1"/>
        </w:rPr>
        <w:t xml:space="preserve">Es folgt eine längere Darstellung ihrer Kindheit sowie in dieser Zeit erlebter Situationen, die sie als „Konflikte“ rahmt. Im Zentrum der Argumentation steht die Entdeckung ihrer geschlechtlich weiblichen Identität, die sie jedoch auf Grund gesellschaftlicher Erwartungen und Restriktionen nicht ausleben konnte. Ihr Erwachsenenleben fasst die Biographin damit zusammen, dass es ihr gelungen sei, sich der an sie gestellten Männlichkeitsforderungen anzupassen. Darunter subsummiert sie die Beziehung und Eheschließung mit einer Frau sowie die Gründung einer Familie. Letzteres evaluiert sie als heteronormativ. Ihr Leben in der männlichen Geschlechterrolle präsentiert Kristin zusammenfassend als Anpassung und Erfüllung von an sie gestellten vergeschlechtlichten Erwartungen. Während bei der Darstellung ihrer Kindheitserfahrung soziale Schwierigkeiten auf </w:t>
      </w:r>
      <w:r w:rsidRPr="007310A7">
        <w:rPr>
          <w:color w:val="000000" w:themeColor="text1"/>
        </w:rPr>
        <w:lastRenderedPageBreak/>
        <w:t>Grund ihrer geschlechtlicher Identität im Mittelpunktstellt stehen, präsentiert sie ihren biographischen Werdegang im Erwachsenenalter als primär erfolgreichen Bewältigungsprozess.</w:t>
      </w:r>
      <w:r w:rsidR="005C751E" w:rsidRPr="007310A7">
        <w:rPr>
          <w:color w:val="000000" w:themeColor="text1"/>
        </w:rPr>
        <w:t xml:space="preserve"> </w:t>
      </w:r>
    </w:p>
    <w:p w14:paraId="1341851D" w14:textId="4BFC711F" w:rsidR="001B6760" w:rsidRPr="007310A7" w:rsidRDefault="001B6760" w:rsidP="001B6760">
      <w:pPr>
        <w:spacing w:line="360" w:lineRule="auto"/>
        <w:jc w:val="both"/>
        <w:rPr>
          <w:color w:val="000000" w:themeColor="text1"/>
        </w:rPr>
      </w:pPr>
      <w:r w:rsidRPr="007310A7">
        <w:rPr>
          <w:color w:val="000000" w:themeColor="text1"/>
        </w:rPr>
        <w:t>I</w:t>
      </w:r>
      <w:r w:rsidR="005C751E" w:rsidRPr="007310A7">
        <w:rPr>
          <w:color w:val="000000" w:themeColor="text1"/>
        </w:rPr>
        <w:t>n der</w:t>
      </w:r>
      <w:r w:rsidRPr="007310A7">
        <w:rPr>
          <w:color w:val="000000" w:themeColor="text1"/>
        </w:rPr>
        <w:t xml:space="preserve"> darauffolgenden </w:t>
      </w:r>
      <w:r w:rsidR="005C751E" w:rsidRPr="007310A7">
        <w:rPr>
          <w:color w:val="000000" w:themeColor="text1"/>
        </w:rPr>
        <w:t xml:space="preserve">Sequenz ihrer </w:t>
      </w:r>
      <w:r w:rsidRPr="007310A7">
        <w:rPr>
          <w:color w:val="000000" w:themeColor="text1"/>
        </w:rPr>
        <w:t>Selbstpräsentation spricht Kristin über die körperlichen Beschwerden, die sie im fortgeschrittenen Erwachsenalter entwickelt. Sie stellt diese in ihrer belastenden und körperlich stark beeinträchtigenden Wirkung als Wendepunkt ihrer Biographie dar, der im weiteren Verlauf zu ihrer rechtlichen und sozialen Geschlechtstransition</w:t>
      </w:r>
      <w:r w:rsidR="00FC6768" w:rsidRPr="007310A7">
        <w:rPr>
          <w:color w:val="000000" w:themeColor="text1"/>
        </w:rPr>
        <w:t xml:space="preserve"> geführt habe</w:t>
      </w:r>
      <w:r w:rsidRPr="007310A7">
        <w:rPr>
          <w:color w:val="000000" w:themeColor="text1"/>
        </w:rPr>
        <w:t xml:space="preserve">. Dabei beschreibt sie ihren </w:t>
      </w:r>
      <w:r w:rsidR="00FC6768" w:rsidRPr="007310A7">
        <w:rPr>
          <w:color w:val="000000" w:themeColor="text1"/>
        </w:rPr>
        <w:t>zu diesem Zeitpunkt</w:t>
      </w:r>
      <w:r w:rsidR="005C751E" w:rsidRPr="007310A7">
        <w:rPr>
          <w:color w:val="000000" w:themeColor="text1"/>
        </w:rPr>
        <w:t xml:space="preserve"> nicht</w:t>
      </w:r>
      <w:r w:rsidR="00FC6768" w:rsidRPr="007310A7">
        <w:rPr>
          <w:color w:val="000000" w:themeColor="text1"/>
        </w:rPr>
        <w:t xml:space="preserve"> </w:t>
      </w:r>
      <w:r w:rsidRPr="007310A7">
        <w:rPr>
          <w:color w:val="000000" w:themeColor="text1"/>
        </w:rPr>
        <w:t xml:space="preserve">länger willentlich </w:t>
      </w:r>
      <w:r w:rsidR="00FC6768" w:rsidRPr="007310A7">
        <w:rPr>
          <w:color w:val="000000" w:themeColor="text1"/>
        </w:rPr>
        <w:t xml:space="preserve">beeinflussbaren </w:t>
      </w:r>
      <w:r w:rsidRPr="007310A7">
        <w:rPr>
          <w:color w:val="000000" w:themeColor="text1"/>
        </w:rPr>
        <w:t>Körpe</w:t>
      </w:r>
      <w:r w:rsidR="00FC6768" w:rsidRPr="007310A7">
        <w:rPr>
          <w:color w:val="000000" w:themeColor="text1"/>
        </w:rPr>
        <w:t xml:space="preserve">r </w:t>
      </w:r>
      <w:r w:rsidRPr="007310A7">
        <w:rPr>
          <w:color w:val="000000" w:themeColor="text1"/>
        </w:rPr>
        <w:t>wie einen von ihr bzw. ihrem Erleben getrennten</w:t>
      </w:r>
      <w:r w:rsidR="00FC6768" w:rsidRPr="007310A7">
        <w:rPr>
          <w:color w:val="000000" w:themeColor="text1"/>
        </w:rPr>
        <w:t xml:space="preserve">, </w:t>
      </w:r>
      <w:r w:rsidRPr="007310A7">
        <w:rPr>
          <w:color w:val="000000" w:themeColor="text1"/>
        </w:rPr>
        <w:t>in der Konsequenz selbstständig handelnden</w:t>
      </w:r>
      <w:r w:rsidR="00FC6768" w:rsidRPr="007310A7">
        <w:rPr>
          <w:color w:val="000000" w:themeColor="text1"/>
        </w:rPr>
        <w:t xml:space="preserve"> und</w:t>
      </w:r>
      <w:r w:rsidR="005C751E" w:rsidRPr="007310A7">
        <w:rPr>
          <w:color w:val="000000" w:themeColor="text1"/>
        </w:rPr>
        <w:t xml:space="preserve"> dadurch</w:t>
      </w:r>
      <w:r w:rsidR="00FC6768" w:rsidRPr="007310A7">
        <w:rPr>
          <w:color w:val="000000" w:themeColor="text1"/>
        </w:rPr>
        <w:t xml:space="preserve"> gewissermaßen </w:t>
      </w:r>
      <w:r w:rsidRPr="007310A7">
        <w:rPr>
          <w:color w:val="000000" w:themeColor="text1"/>
        </w:rPr>
        <w:t xml:space="preserve">externen Akteur. Anschließend spricht sie über den Beginn einer Hormontherapie mit Östrogen, welche sie als Einfall ihrer damaligen ärztlichen Behandlerin einführt. Somit stehen hier erneut </w:t>
      </w:r>
      <w:r w:rsidR="00FC6768" w:rsidRPr="007310A7">
        <w:rPr>
          <w:color w:val="000000" w:themeColor="text1"/>
        </w:rPr>
        <w:t xml:space="preserve">äußere </w:t>
      </w:r>
      <w:r w:rsidRPr="007310A7">
        <w:rPr>
          <w:color w:val="000000" w:themeColor="text1"/>
        </w:rPr>
        <w:t>Erwartungen im Mittelpunkt</w:t>
      </w:r>
      <w:r w:rsidR="00FC6768" w:rsidRPr="007310A7">
        <w:rPr>
          <w:color w:val="000000" w:themeColor="text1"/>
        </w:rPr>
        <w:t xml:space="preserve"> </w:t>
      </w:r>
      <w:r w:rsidR="00326264" w:rsidRPr="007310A7">
        <w:rPr>
          <w:color w:val="000000" w:themeColor="text1"/>
        </w:rPr>
        <w:t xml:space="preserve">der </w:t>
      </w:r>
      <w:r w:rsidR="00FC6768" w:rsidRPr="007310A7">
        <w:rPr>
          <w:color w:val="000000" w:themeColor="text1"/>
        </w:rPr>
        <w:t>Präsentation</w:t>
      </w:r>
      <w:r w:rsidRPr="007310A7">
        <w:rPr>
          <w:color w:val="000000" w:themeColor="text1"/>
        </w:rPr>
        <w:t xml:space="preserve">, denen </w:t>
      </w:r>
      <w:r w:rsidR="00326264" w:rsidRPr="007310A7">
        <w:rPr>
          <w:color w:val="000000" w:themeColor="text1"/>
        </w:rPr>
        <w:t xml:space="preserve">Kristin </w:t>
      </w:r>
      <w:r w:rsidRPr="007310A7">
        <w:rPr>
          <w:color w:val="000000" w:themeColor="text1"/>
        </w:rPr>
        <w:t>im Verlauf gerecht</w:t>
      </w:r>
      <w:r w:rsidR="00FC6768" w:rsidRPr="007310A7">
        <w:rPr>
          <w:color w:val="000000" w:themeColor="text1"/>
        </w:rPr>
        <w:t xml:space="preserve"> werden kann</w:t>
      </w:r>
      <w:r w:rsidRPr="007310A7">
        <w:rPr>
          <w:color w:val="000000" w:themeColor="text1"/>
        </w:rPr>
        <w:t xml:space="preserve">. In der Verschränkung der ärztlichen Empfehlung und der starken anderweitig nicht kontrollierbaren Symptome bekommen Hormontherapie und </w:t>
      </w:r>
      <w:r w:rsidR="00326264" w:rsidRPr="007310A7">
        <w:rPr>
          <w:color w:val="000000" w:themeColor="text1"/>
        </w:rPr>
        <w:t xml:space="preserve">geschlechtliche </w:t>
      </w:r>
      <w:r w:rsidRPr="007310A7">
        <w:rPr>
          <w:color w:val="000000" w:themeColor="text1"/>
        </w:rPr>
        <w:t>Transition den Charakter einer notwendigen</w:t>
      </w:r>
      <w:r w:rsidR="00FC6768" w:rsidRPr="007310A7">
        <w:rPr>
          <w:color w:val="000000" w:themeColor="text1"/>
        </w:rPr>
        <w:t xml:space="preserve"> – und nicht selbst entschiedenen</w:t>
      </w:r>
      <w:r w:rsidRPr="007310A7">
        <w:rPr>
          <w:color w:val="000000" w:themeColor="text1"/>
        </w:rPr>
        <w:t xml:space="preserve"> </w:t>
      </w:r>
      <w:r w:rsidR="00FC6768" w:rsidRPr="007310A7">
        <w:rPr>
          <w:color w:val="000000" w:themeColor="text1"/>
        </w:rPr>
        <w:t xml:space="preserve">– </w:t>
      </w:r>
      <w:r w:rsidRPr="007310A7">
        <w:rPr>
          <w:color w:val="000000" w:themeColor="text1"/>
        </w:rPr>
        <w:t xml:space="preserve">Konsequenz. </w:t>
      </w:r>
      <w:r w:rsidR="00326264" w:rsidRPr="007310A7">
        <w:rPr>
          <w:color w:val="000000" w:themeColor="text1"/>
        </w:rPr>
        <w:t>S</w:t>
      </w:r>
      <w:r w:rsidRPr="007310A7">
        <w:rPr>
          <w:color w:val="000000" w:themeColor="text1"/>
        </w:rPr>
        <w:t xml:space="preserve">owohl </w:t>
      </w:r>
      <w:r w:rsidR="00326264" w:rsidRPr="007310A7">
        <w:rPr>
          <w:color w:val="000000" w:themeColor="text1"/>
        </w:rPr>
        <w:t xml:space="preserve">die </w:t>
      </w:r>
      <w:r w:rsidRPr="007310A7">
        <w:rPr>
          <w:color w:val="000000" w:themeColor="text1"/>
        </w:rPr>
        <w:t xml:space="preserve">Einnahme von Östrogen als auch </w:t>
      </w:r>
      <w:r w:rsidR="00326264" w:rsidRPr="007310A7">
        <w:rPr>
          <w:color w:val="000000" w:themeColor="text1"/>
        </w:rPr>
        <w:t xml:space="preserve">ihr </w:t>
      </w:r>
      <w:r w:rsidRPr="007310A7">
        <w:rPr>
          <w:color w:val="000000" w:themeColor="text1"/>
        </w:rPr>
        <w:t>rechtliche</w:t>
      </w:r>
      <w:r w:rsidR="00326264" w:rsidRPr="007310A7">
        <w:rPr>
          <w:color w:val="000000" w:themeColor="text1"/>
        </w:rPr>
        <w:t>r</w:t>
      </w:r>
      <w:r w:rsidRPr="007310A7">
        <w:rPr>
          <w:color w:val="000000" w:themeColor="text1"/>
        </w:rPr>
        <w:t xml:space="preserve"> und soziale</w:t>
      </w:r>
      <w:r w:rsidR="00326264" w:rsidRPr="007310A7">
        <w:rPr>
          <w:color w:val="000000" w:themeColor="text1"/>
        </w:rPr>
        <w:t>r</w:t>
      </w:r>
      <w:r w:rsidRPr="007310A7">
        <w:rPr>
          <w:color w:val="000000" w:themeColor="text1"/>
        </w:rPr>
        <w:t xml:space="preserve"> Geschlechterrollenwechsel scheinen in </w:t>
      </w:r>
      <w:r w:rsidR="00FC6768" w:rsidRPr="007310A7">
        <w:rPr>
          <w:color w:val="000000" w:themeColor="text1"/>
        </w:rPr>
        <w:t xml:space="preserve">dieser Darstellung </w:t>
      </w:r>
      <w:r w:rsidRPr="007310A7">
        <w:rPr>
          <w:color w:val="000000" w:themeColor="text1"/>
        </w:rPr>
        <w:t xml:space="preserve">alternativlos </w:t>
      </w:r>
      <w:r w:rsidR="00326264" w:rsidRPr="007310A7">
        <w:rPr>
          <w:color w:val="000000" w:themeColor="text1"/>
        </w:rPr>
        <w:t xml:space="preserve">gewesen </w:t>
      </w:r>
      <w:r w:rsidRPr="007310A7">
        <w:rPr>
          <w:color w:val="000000" w:themeColor="text1"/>
        </w:rPr>
        <w:t xml:space="preserve">zu sein. </w:t>
      </w:r>
    </w:p>
    <w:p w14:paraId="22618486" w14:textId="5F388A97" w:rsidR="00E944F1" w:rsidRPr="007310A7" w:rsidRDefault="001B6760" w:rsidP="00CE64E8">
      <w:pPr>
        <w:spacing w:before="240" w:line="360" w:lineRule="auto"/>
        <w:jc w:val="both"/>
        <w:rPr>
          <w:color w:val="000000" w:themeColor="text1"/>
        </w:rPr>
      </w:pPr>
      <w:r w:rsidRPr="007310A7">
        <w:rPr>
          <w:color w:val="000000" w:themeColor="text1"/>
        </w:rPr>
        <w:t>Kristins</w:t>
      </w:r>
      <w:r w:rsidR="005C751E" w:rsidRPr="007310A7">
        <w:rPr>
          <w:color w:val="000000" w:themeColor="text1"/>
        </w:rPr>
        <w:t xml:space="preserve"> anschließend </w:t>
      </w:r>
      <w:r w:rsidRPr="007310A7">
        <w:rPr>
          <w:color w:val="000000" w:themeColor="text1"/>
        </w:rPr>
        <w:t xml:space="preserve">folgende Evaluation „es war immer alles gut für die </w:t>
      </w:r>
      <w:r w:rsidRPr="007310A7">
        <w:rPr>
          <w:b/>
          <w:color w:val="000000" w:themeColor="text1"/>
        </w:rPr>
        <w:t>Welt</w:t>
      </w:r>
      <w:r w:rsidRPr="007310A7">
        <w:rPr>
          <w:color w:val="000000" w:themeColor="text1"/>
        </w:rPr>
        <w:t xml:space="preserve"> (...) und für mich unterm Strich auch“ beendet den ersten Teil </w:t>
      </w:r>
      <w:r w:rsidR="005C751E" w:rsidRPr="007310A7">
        <w:rPr>
          <w:color w:val="000000" w:themeColor="text1"/>
        </w:rPr>
        <w:t xml:space="preserve">ihrer </w:t>
      </w:r>
      <w:r w:rsidRPr="007310A7">
        <w:rPr>
          <w:color w:val="000000" w:themeColor="text1"/>
        </w:rPr>
        <w:t xml:space="preserve">Eingangserzählung. Es folgt eine letzte in der Textsorte überwiegend argumentative Sequenz in der sie über körperliche Gewalterfahrungen, häufige Arztbesuche in der Kindheit sowie Stichwortartig über traumatisch eingeordnete Beschwerden und eigene Suizidalität spricht. Die </w:t>
      </w:r>
      <w:r w:rsidR="00326264" w:rsidRPr="007310A7">
        <w:rPr>
          <w:color w:val="000000" w:themeColor="text1"/>
        </w:rPr>
        <w:t xml:space="preserve">deutliche </w:t>
      </w:r>
      <w:r w:rsidRPr="007310A7">
        <w:rPr>
          <w:color w:val="000000" w:themeColor="text1"/>
        </w:rPr>
        <w:t xml:space="preserve">Trennung vom vorherigen Hauptteil der Selbstpräsentation legt zum einen Nahe, dass diese Erfahrungen auf Grund der traumatischen Qualität nicht in das bisherige thematische Feld </w:t>
      </w:r>
      <w:proofErr w:type="spellStart"/>
      <w:r w:rsidRPr="007310A7">
        <w:rPr>
          <w:color w:val="000000" w:themeColor="text1"/>
        </w:rPr>
        <w:t>einfügbar</w:t>
      </w:r>
      <w:proofErr w:type="spellEnd"/>
      <w:r w:rsidRPr="007310A7">
        <w:rPr>
          <w:color w:val="000000" w:themeColor="text1"/>
        </w:rPr>
        <w:t xml:space="preserve"> sind</w:t>
      </w:r>
      <w:r w:rsidR="00326264" w:rsidRPr="007310A7">
        <w:rPr>
          <w:color w:val="000000" w:themeColor="text1"/>
        </w:rPr>
        <w:t xml:space="preserve"> (vgl. auch Rosenthal</w:t>
      </w:r>
      <w:r w:rsidR="00623718" w:rsidRPr="007310A7">
        <w:rPr>
          <w:color w:val="000000" w:themeColor="text1"/>
        </w:rPr>
        <w:t xml:space="preserve"> 1995,</w:t>
      </w:r>
      <w:r w:rsidR="00326264" w:rsidRPr="007310A7">
        <w:rPr>
          <w:color w:val="000000" w:themeColor="text1"/>
        </w:rPr>
        <w:t xml:space="preserve"> 2021)</w:t>
      </w:r>
      <w:r w:rsidRPr="007310A7">
        <w:rPr>
          <w:color w:val="000000" w:themeColor="text1"/>
        </w:rPr>
        <w:t xml:space="preserve">. </w:t>
      </w:r>
      <w:r w:rsidR="00CE64E8" w:rsidRPr="007310A7">
        <w:rPr>
          <w:color w:val="000000" w:themeColor="text1"/>
        </w:rPr>
        <w:t>Zum andern lässt d</w:t>
      </w:r>
      <w:r w:rsidRPr="007310A7">
        <w:rPr>
          <w:color w:val="000000" w:themeColor="text1"/>
        </w:rPr>
        <w:t>essen</w:t>
      </w:r>
      <w:r w:rsidR="00CE64E8" w:rsidRPr="007310A7">
        <w:rPr>
          <w:color w:val="000000" w:themeColor="text1"/>
        </w:rPr>
        <w:t xml:space="preserve"> starke</w:t>
      </w:r>
      <w:r w:rsidRPr="007310A7">
        <w:rPr>
          <w:color w:val="000000" w:themeColor="text1"/>
        </w:rPr>
        <w:t xml:space="preserve"> inhaltliche Orientierung an biographischen Anpassungs- und Bewältigungsleistungen weder Raum für die massiven Fremdbestimmungserfahrungen </w:t>
      </w:r>
      <w:r w:rsidR="00CE64E8" w:rsidRPr="007310A7">
        <w:rPr>
          <w:color w:val="000000" w:themeColor="text1"/>
        </w:rPr>
        <w:t xml:space="preserve">in </w:t>
      </w:r>
      <w:r w:rsidRPr="007310A7">
        <w:rPr>
          <w:color w:val="000000" w:themeColor="text1"/>
        </w:rPr>
        <w:t xml:space="preserve">Kristins Kindheit, noch für </w:t>
      </w:r>
      <w:r w:rsidRPr="007310A7">
        <w:rPr>
          <w:color w:val="000000" w:themeColor="text1"/>
        </w:rPr>
        <w:lastRenderedPageBreak/>
        <w:t xml:space="preserve">die subjektiv-emotionale Qualität der in vielerlei Hinsicht herausfordernden </w:t>
      </w:r>
      <w:r w:rsidR="00CE64E8" w:rsidRPr="007310A7">
        <w:rPr>
          <w:color w:val="000000" w:themeColor="text1"/>
        </w:rPr>
        <w:t xml:space="preserve">und komplexen </w:t>
      </w:r>
      <w:r w:rsidRPr="007310A7">
        <w:rPr>
          <w:color w:val="000000" w:themeColor="text1"/>
        </w:rPr>
        <w:t>Erfahrungsaufschichtung der Biographin.</w:t>
      </w:r>
    </w:p>
    <w:p w14:paraId="2661EE74" w14:textId="62ABB3C9" w:rsidR="00E944F1" w:rsidRPr="007310A7" w:rsidRDefault="009C39C3" w:rsidP="00482DF8">
      <w:pPr>
        <w:pStyle w:val="berschrift3"/>
        <w:spacing w:before="480" w:after="240"/>
        <w:rPr>
          <w:rFonts w:asciiTheme="minorHAnsi" w:hAnsiTheme="minorHAnsi"/>
          <w:b/>
          <w:color w:val="000000" w:themeColor="text1"/>
        </w:rPr>
      </w:pPr>
      <w:bookmarkStart w:id="59" w:name="_Toc233288794"/>
      <w:r w:rsidRPr="007310A7">
        <w:rPr>
          <w:rFonts w:asciiTheme="minorHAnsi" w:hAnsiTheme="minorHAnsi"/>
          <w:b/>
          <w:color w:val="000000" w:themeColor="text1"/>
        </w:rPr>
        <w:t xml:space="preserve">7.1.3. </w:t>
      </w:r>
      <w:r w:rsidR="00E944F1" w:rsidRPr="007310A7">
        <w:rPr>
          <w:rFonts w:asciiTheme="minorHAnsi" w:hAnsiTheme="minorHAnsi"/>
          <w:b/>
          <w:color w:val="000000" w:themeColor="text1"/>
        </w:rPr>
        <w:t>Die Fallgeschichte</w:t>
      </w:r>
      <w:bookmarkEnd w:id="59"/>
    </w:p>
    <w:p w14:paraId="6E3A1906" w14:textId="4DF11457" w:rsidR="00E944F1" w:rsidRPr="007310A7" w:rsidRDefault="00E944F1" w:rsidP="0078702F">
      <w:pPr>
        <w:spacing w:line="360" w:lineRule="auto"/>
        <w:jc w:val="both"/>
        <w:rPr>
          <w:color w:val="000000" w:themeColor="text1"/>
        </w:rPr>
      </w:pPr>
      <w:r>
        <w:rPr>
          <w:color w:val="000000" w:themeColor="text1"/>
        </w:rPr>
        <w:t xml:space="preserve">Kristin </w:t>
      </w:r>
      <w:del w:id="1000108" w:author="Claude Lektorat" w:date="2026-06-30T12:18:05Z">
        <w:r>
          <w:rPr>
            <w:color w:val="000000" w:themeColor="text1"/>
          </w:rPr>
          <w:delText xml:space="preserve">wird</w:delText>
        </w:r>
      </w:del>
      <w:ins w:id="1000109" w:author="Claude Lektorat" w:date="2026-06-30T12:18:05Z">
        <w:r>
          <w:rPr>
            <w:color w:val="000000" w:themeColor="text1"/>
          </w:rPr>
          <w:t xml:space="preserve">wird 1963</w:t>
        </w:r>
      </w:ins>
      <w:del w:id="1000110" w:author="Claude Lektorat" w:date="2026-06-30T12:18:05Z">
        <w:r>
          <w:rPr>
            <w:color w:val="000000" w:themeColor="text1"/>
          </w:rPr>
          <w:delText xml:space="preserve">1963</w:delText>
        </w:r>
      </w:del>
      <w:r>
        <w:rPr>
          <w:color w:val="000000" w:themeColor="text1"/>
        </w:rPr>
        <w:t xml:space="preserve"> </w:t>
      </w:r>
      <w:r>
        <w:rPr>
          <w:color w:val="000000" w:themeColor="text1"/>
        </w:rPr>
        <w:t xml:space="preserve">in der Deutschen Demokratischen Republik </w:t>
      </w:r>
      <w:r>
        <w:rPr>
          <w:color w:val="000000" w:themeColor="text1"/>
        </w:rPr>
        <w:t xml:space="preserve">(DDR) </w:t>
      </w:r>
      <w:r>
        <w:rPr>
          <w:color w:val="000000" w:themeColor="text1"/>
        </w:rPr>
        <w:t xml:space="preserve">als zweites Kind ihrer Eltern geboren. Diese sind </w:t>
      </w:r>
      <w:r>
        <w:rPr>
          <w:color w:val="000000" w:themeColor="text1"/>
        </w:rPr>
        <w:t xml:space="preserve">zum Zeitpunkt der Geburt </w:t>
      </w:r>
      <w:r>
        <w:rPr>
          <w:color w:val="000000" w:themeColor="text1"/>
        </w:rPr>
        <w:t xml:space="preserve">vermutlich </w:t>
      </w:r>
      <w:r>
        <w:rPr>
          <w:color w:val="000000" w:themeColor="text1"/>
        </w:rPr>
        <w:t xml:space="preserve">verheiratet und haben bereits einen gemeinsamen Sohn, Kristins Bruder, der </w:t>
      </w:r>
      <w:r>
        <w:rPr>
          <w:color w:val="000000" w:themeColor="text1"/>
        </w:rPr>
        <w:t xml:space="preserve">acht</w:t>
      </w:r>
      <w:r>
        <w:rPr>
          <w:color w:val="000000" w:themeColor="text1"/>
        </w:rPr>
        <w:t xml:space="preserve"> Jahre älter ist als sie. Sie leben in </w:t>
      </w:r>
      <w:r>
        <w:rPr>
          <w:color w:val="000000" w:themeColor="text1"/>
        </w:rPr>
        <w:t xml:space="preserve">einer Großstadt, </w:t>
      </w:r>
      <w:r>
        <w:rPr>
          <w:color w:val="000000" w:themeColor="text1"/>
        </w:rPr>
        <w:t xml:space="preserve">in einem von Industriebetrieben geprägten Arbeiterbezirk, wo beide Eltern in derselben Fabrik tätig sind. Kristins Großmutter mütterlicherseits ist verwitwet und wohnt in einem benachbarten Bezirk.</w:t>
      </w:r>
    </w:p>
    <w:p w14:paraId="01D1430F" w14:textId="768C7AE4" w:rsidR="00482DF8" w:rsidRPr="007310A7" w:rsidRDefault="00482DF8" w:rsidP="007A4A63">
      <w:pPr>
        <w:spacing w:before="480" w:after="120" w:line="360" w:lineRule="auto"/>
        <w:jc w:val="both"/>
        <w:rPr>
          <w:i/>
          <w:iCs/>
          <w:color w:val="000000" w:themeColor="text1"/>
        </w:rPr>
      </w:pPr>
      <w:r w:rsidRPr="007310A7">
        <w:rPr>
          <w:i/>
          <w:iCs/>
          <w:color w:val="000000" w:themeColor="text1"/>
        </w:rPr>
        <w:t>Die Familiengeschichte</w:t>
      </w:r>
    </w:p>
    <w:p w14:paraId="45DEF3AA" w14:textId="4FDDFF6F" w:rsidR="00E944F1" w:rsidRPr="007310A7" w:rsidRDefault="00E944F1" w:rsidP="0078702F">
      <w:pPr>
        <w:spacing w:line="360" w:lineRule="auto"/>
        <w:jc w:val="both"/>
        <w:rPr>
          <w:color w:val="000000" w:themeColor="text1"/>
        </w:rPr>
      </w:pPr>
      <w:r w:rsidRPr="007310A7">
        <w:rPr>
          <w:color w:val="000000" w:themeColor="text1"/>
        </w:rPr>
        <w:t xml:space="preserve">Kristins Mutter wird 1928 als erstes Kind ihrer Eltern in </w:t>
      </w:r>
      <w:r w:rsidR="004E3673" w:rsidRPr="007310A7">
        <w:rPr>
          <w:color w:val="000000" w:themeColor="text1"/>
        </w:rPr>
        <w:t xml:space="preserve">derselben ostdeutschen </w:t>
      </w:r>
      <w:r w:rsidR="005D2928" w:rsidRPr="007310A7">
        <w:rPr>
          <w:color w:val="000000" w:themeColor="text1"/>
        </w:rPr>
        <w:t>Großs</w:t>
      </w:r>
      <w:r w:rsidR="004E3673" w:rsidRPr="007310A7">
        <w:rPr>
          <w:color w:val="000000" w:themeColor="text1"/>
        </w:rPr>
        <w:t>tadt</w:t>
      </w:r>
      <w:r w:rsidRPr="007310A7">
        <w:rPr>
          <w:color w:val="000000" w:themeColor="text1"/>
        </w:rPr>
        <w:t xml:space="preserve"> </w:t>
      </w:r>
      <w:r w:rsidR="00482DF8" w:rsidRPr="007310A7">
        <w:rPr>
          <w:color w:val="000000" w:themeColor="text1"/>
        </w:rPr>
        <w:t xml:space="preserve">wie Kristin </w:t>
      </w:r>
      <w:r w:rsidRPr="007310A7">
        <w:rPr>
          <w:color w:val="000000" w:themeColor="text1"/>
        </w:rPr>
        <w:t xml:space="preserve">geboren. </w:t>
      </w:r>
      <w:r w:rsidR="00BA3B4D" w:rsidRPr="007310A7">
        <w:rPr>
          <w:color w:val="000000" w:themeColor="text1"/>
        </w:rPr>
        <w:t xml:space="preserve">Basierend auf </w:t>
      </w:r>
      <w:r w:rsidR="005D2928" w:rsidRPr="007310A7">
        <w:rPr>
          <w:color w:val="000000" w:themeColor="text1"/>
        </w:rPr>
        <w:t>dem</w:t>
      </w:r>
      <w:r w:rsidRPr="007310A7">
        <w:rPr>
          <w:color w:val="000000" w:themeColor="text1"/>
        </w:rPr>
        <w:t xml:space="preserve"> </w:t>
      </w:r>
      <w:r w:rsidR="004E3673" w:rsidRPr="007310A7">
        <w:rPr>
          <w:color w:val="000000" w:themeColor="text1"/>
        </w:rPr>
        <w:t>rekonstruierten M</w:t>
      </w:r>
      <w:r w:rsidRPr="007310A7">
        <w:rPr>
          <w:color w:val="000000" w:themeColor="text1"/>
        </w:rPr>
        <w:t xml:space="preserve">aterial </w:t>
      </w:r>
      <w:r w:rsidR="00BA3B4D" w:rsidRPr="007310A7">
        <w:rPr>
          <w:color w:val="000000" w:themeColor="text1"/>
        </w:rPr>
        <w:t xml:space="preserve">ist </w:t>
      </w:r>
      <w:r w:rsidRPr="007310A7">
        <w:rPr>
          <w:color w:val="000000" w:themeColor="text1"/>
        </w:rPr>
        <w:t xml:space="preserve">davon auszugehen, dass </w:t>
      </w:r>
      <w:r w:rsidR="00BA3B4D" w:rsidRPr="007310A7">
        <w:rPr>
          <w:color w:val="000000" w:themeColor="text1"/>
        </w:rPr>
        <w:t xml:space="preserve">die </w:t>
      </w:r>
      <w:r w:rsidRPr="007310A7">
        <w:rPr>
          <w:color w:val="000000" w:themeColor="text1"/>
        </w:rPr>
        <w:t xml:space="preserve">Mutter </w:t>
      </w:r>
      <w:r w:rsidR="00C41C2B" w:rsidRPr="007310A7">
        <w:rPr>
          <w:color w:val="000000" w:themeColor="text1"/>
        </w:rPr>
        <w:t xml:space="preserve">– </w:t>
      </w:r>
      <w:r w:rsidRPr="007310A7">
        <w:rPr>
          <w:color w:val="000000" w:themeColor="text1"/>
        </w:rPr>
        <w:t xml:space="preserve">als Angehörige der HJ-Generation </w:t>
      </w:r>
      <w:r w:rsidR="00C41C2B" w:rsidRPr="007310A7">
        <w:rPr>
          <w:color w:val="000000" w:themeColor="text1"/>
        </w:rPr>
        <w:t xml:space="preserve">– </w:t>
      </w:r>
      <w:r w:rsidRPr="007310A7">
        <w:rPr>
          <w:color w:val="000000" w:themeColor="text1"/>
        </w:rPr>
        <w:t>von früher Kindheit an in nationalsozialistischen Organisationen sozialisiert wird</w:t>
      </w:r>
      <w:r w:rsidR="00BA3B4D" w:rsidRPr="007310A7">
        <w:rPr>
          <w:color w:val="000000" w:themeColor="text1"/>
        </w:rPr>
        <w:t>, deren Ideologie übernimmt</w:t>
      </w:r>
      <w:r w:rsidRPr="007310A7">
        <w:rPr>
          <w:color w:val="000000" w:themeColor="text1"/>
        </w:rPr>
        <w:t xml:space="preserve"> und in ihrer Jugend Mitglied im </w:t>
      </w:r>
      <w:r w:rsidRPr="007310A7">
        <w:rPr>
          <w:i/>
          <w:iCs/>
          <w:color w:val="000000" w:themeColor="text1"/>
        </w:rPr>
        <w:t>Bund Deutscher Mädel</w:t>
      </w:r>
      <w:r w:rsidRPr="007310A7">
        <w:rPr>
          <w:color w:val="000000" w:themeColor="text1"/>
        </w:rPr>
        <w:t xml:space="preserve"> ist </w:t>
      </w:r>
      <w:r w:rsidR="00093589" w:rsidRPr="007310A7">
        <w:rPr>
          <w:color w:val="000000" w:themeColor="text1"/>
        </w:rPr>
        <w:fldChar w:fldCharType="begin"/>
      </w:r>
      <w:r w:rsidR="001E5CD1" w:rsidRPr="007310A7">
        <w:rPr>
          <w:color w:val="000000" w:themeColor="text1"/>
        </w:rPr>
        <w:instrText xml:space="preserve"> ADDIN ZOTERO_ITEM CSL_CITATION {"citationID":"ga9ceF6k","properties":{"unsorted":false,"formattedCitation":"(vgl. Rosenthal 1994, 2000)","plainCitation":"(vgl. Rosenthal 1994, 2000)","noteIndex":0},"citationItems":[{"id":924,"uris":["http://zotero.org/users/local/owKliTIb/items/HZT8SXKK"],"itemData":{"id":924,"type":"article-journal","container-title":"Österreichische Zeitschrift für Geschichtswissenschaften","issue":"4","title":"Zur Konstitution von Generationen in familienbiographischen Prozessen: Krieg, Nationalsozialismus und Genozid in Familiengeschichte und Biographie","volume":"5","author":[{"family":"Rosenthal","given":"Gabriele"}],"issued":{"date-parts":[["1994"]]}},"prefix":"vgl."},{"id":1311,"uris":["http://zotero.org/users/local/owKliTIb/items/5ARK3TC7"],"itemData":{"id":1311,"type":"chapter","abstract":"In meinem Beitrag möchte ich zunächst auf die Konstitution historischer Generationen eingehen und mich dann anhand empirischer Beispiele auf folgende zwei Aspekte konzentrieren:1.die Verbindung historischer Generationszusammenhänge mit familialen oder genealogischen Generationenabfolgen,2.die Bedeutsamkeit des intergenerationellen Dialogs in der Familie für die Bildung eines historischen Generationszusammenhangs.","container-title":"Generationen in Familie und Gesellschaft","ISBN":"978-3-663-01318-1","note":"type: 10.1007/978-3-663-01318-1_9","page":"162-178","publisher":"VS Verlag für Sozialwissenschaften","publisher-place":"Wiesbaden","title":"Historische und familiale Generationenabfolge","URL":"https://doi.org/10.1007/978-3-663-01318-1_9","author":[{"family":"Rosenthal","given":"Gabriele"}],"editor":[{"family":"Kohli","given":"Martin"},{"family":"Szydlik","given":"Marc"}],"issued":{"date-parts":[["2000"]]}},"suppress-author":true}],"schema":"https://github.com/citation-style-language/schema/raw/master/csl-citation.json"} </w:instrText>
      </w:r>
      <w:r w:rsidR="00093589" w:rsidRPr="007310A7">
        <w:rPr>
          <w:color w:val="000000" w:themeColor="text1"/>
        </w:rPr>
        <w:fldChar w:fldCharType="separate"/>
      </w:r>
      <w:r w:rsidR="001E5CD1" w:rsidRPr="007310A7">
        <w:rPr>
          <w:rFonts w:ascii="Cambria" w:hAnsi="Cambria"/>
          <w:color w:val="000000" w:themeColor="text1"/>
        </w:rPr>
        <w:t>(vgl. Rosenthal 1994, 2000)</w:t>
      </w:r>
      <w:r w:rsidR="00093589" w:rsidRPr="007310A7">
        <w:rPr>
          <w:color w:val="000000" w:themeColor="text1"/>
        </w:rPr>
        <w:fldChar w:fldCharType="end"/>
      </w:r>
      <w:r w:rsidRPr="007310A7">
        <w:rPr>
          <w:color w:val="000000" w:themeColor="text1"/>
        </w:rPr>
        <w:t>.</w:t>
      </w:r>
      <w:r w:rsidRPr="007310A7">
        <w:rPr>
          <w:rStyle w:val="Funotenzeichen"/>
          <w:color w:val="000000" w:themeColor="text1"/>
        </w:rPr>
        <w:footnoteReference w:id="133"/>
      </w:r>
      <w:r w:rsidRPr="007310A7">
        <w:rPr>
          <w:color w:val="000000" w:themeColor="text1"/>
        </w:rPr>
        <w:t xml:space="preserve"> Kristins Großeltern mütterlicherseits sind wie ihre Eltern Arbeiter</w:t>
      </w:r>
      <w:r w:rsidR="007F493A" w:rsidRPr="007310A7">
        <w:rPr>
          <w:color w:val="000000" w:themeColor="text1"/>
        </w:rPr>
        <w:t>I</w:t>
      </w:r>
      <w:r w:rsidRPr="007310A7">
        <w:rPr>
          <w:color w:val="000000" w:themeColor="text1"/>
        </w:rPr>
        <w:t>nnen, verheiratet und leben in einer gemeinsamen Wohnung. Beide sind christlich getauft</w:t>
      </w:r>
      <w:r w:rsidR="00482DF8" w:rsidRPr="007310A7">
        <w:rPr>
          <w:color w:val="000000" w:themeColor="text1"/>
        </w:rPr>
        <w:t>. Z</w:t>
      </w:r>
      <w:r w:rsidRPr="007310A7">
        <w:rPr>
          <w:color w:val="000000" w:themeColor="text1"/>
        </w:rPr>
        <w:t>u</w:t>
      </w:r>
      <w:r w:rsidR="007F493A" w:rsidRPr="007310A7">
        <w:rPr>
          <w:color w:val="000000" w:themeColor="text1"/>
        </w:rPr>
        <w:t xml:space="preserve">m </w:t>
      </w:r>
      <w:r w:rsidRPr="007310A7">
        <w:rPr>
          <w:color w:val="000000" w:themeColor="text1"/>
        </w:rPr>
        <w:t>Zeitpunkt</w:t>
      </w:r>
      <w:r w:rsidR="007F493A" w:rsidRPr="007310A7">
        <w:rPr>
          <w:color w:val="000000" w:themeColor="text1"/>
        </w:rPr>
        <w:t xml:space="preserve"> der</w:t>
      </w:r>
      <w:r w:rsidRPr="007310A7">
        <w:rPr>
          <w:color w:val="000000" w:themeColor="text1"/>
        </w:rPr>
        <w:t xml:space="preserve"> </w:t>
      </w:r>
      <w:r w:rsidR="007F493A" w:rsidRPr="007310A7">
        <w:rPr>
          <w:color w:val="000000" w:themeColor="text1"/>
        </w:rPr>
        <w:t xml:space="preserve">Geburt von Kristins Mutter ist Kristins Großvater Mitglied in der evangelischen und ihre Großmutter Mitglied </w:t>
      </w:r>
      <w:r w:rsidRPr="007310A7">
        <w:rPr>
          <w:color w:val="000000" w:themeColor="text1"/>
        </w:rPr>
        <w:t>in der katholischen Kirche. Zwar sind Armutserfahrungen in der Familie nicht manifest tradiert, es</w:t>
      </w:r>
      <w:r w:rsidR="006B6148" w:rsidRPr="007310A7">
        <w:rPr>
          <w:color w:val="000000" w:themeColor="text1"/>
        </w:rPr>
        <w:t xml:space="preserve"> ist jedoch</w:t>
      </w:r>
      <w:r w:rsidR="00A40AA2" w:rsidRPr="007310A7">
        <w:rPr>
          <w:color w:val="000000" w:themeColor="text1"/>
        </w:rPr>
        <w:t xml:space="preserve"> sehr wahrscheinlich</w:t>
      </w:r>
      <w:r w:rsidRPr="007310A7">
        <w:rPr>
          <w:color w:val="000000" w:themeColor="text1"/>
        </w:rPr>
        <w:t xml:space="preserve">, dass Kristins Mutter und Großeltern </w:t>
      </w:r>
      <w:r w:rsidR="00482DF8" w:rsidRPr="007310A7">
        <w:rPr>
          <w:color w:val="000000" w:themeColor="text1"/>
        </w:rPr>
        <w:t xml:space="preserve">als ArbeiterInnen </w:t>
      </w:r>
      <w:r w:rsidRPr="007310A7">
        <w:rPr>
          <w:color w:val="000000" w:themeColor="text1"/>
        </w:rPr>
        <w:t xml:space="preserve">von den Auswirkungen der Weltwirtschaftskrise – Inflation und Massenarbeitslosigkeit – mitbetroffen sind. </w:t>
      </w:r>
    </w:p>
    <w:p w14:paraId="65AF1B94" w14:textId="326E34A3" w:rsidR="0059615F" w:rsidRPr="007310A7" w:rsidRDefault="00B84CFB" w:rsidP="009C7333">
      <w:pPr>
        <w:pStyle w:val="NurText"/>
        <w:spacing w:before="240" w:line="360" w:lineRule="auto"/>
        <w:jc w:val="both"/>
        <w:rPr>
          <w:rFonts w:asciiTheme="minorHAnsi" w:hAnsiTheme="minorHAnsi"/>
          <w:color w:val="000000" w:themeColor="text1"/>
          <w:sz w:val="24"/>
          <w:szCs w:val="24"/>
        </w:rPr>
      </w:pPr>
      <w:r w:rsidRPr="007310A7">
        <w:rPr>
          <w:rFonts w:asciiTheme="minorHAnsi" w:hAnsiTheme="minorHAnsi"/>
          <w:color w:val="000000" w:themeColor="text1"/>
          <w:sz w:val="24"/>
          <w:szCs w:val="24"/>
        </w:rPr>
        <w:lastRenderedPageBreak/>
        <w:t xml:space="preserve">Gemäß </w:t>
      </w:r>
      <w:r w:rsidR="00E944F1" w:rsidRPr="007310A7">
        <w:rPr>
          <w:rFonts w:asciiTheme="minorHAnsi" w:hAnsiTheme="minorHAnsi"/>
          <w:color w:val="000000" w:themeColor="text1"/>
          <w:sz w:val="24"/>
          <w:szCs w:val="24"/>
        </w:rPr>
        <w:t>Kristins</w:t>
      </w:r>
      <w:r w:rsidR="00EC6C7C" w:rsidRPr="007310A7">
        <w:rPr>
          <w:rFonts w:asciiTheme="minorHAnsi" w:hAnsiTheme="minorHAnsi"/>
          <w:color w:val="000000" w:themeColor="text1"/>
          <w:sz w:val="24"/>
          <w:szCs w:val="24"/>
        </w:rPr>
        <w:t xml:space="preserve"> Darstellung, die vermutlich dem familialen Narrativ entspricht</w:t>
      </w:r>
      <w:r w:rsidR="009C7333" w:rsidRPr="007310A7">
        <w:rPr>
          <w:rFonts w:asciiTheme="minorHAnsi" w:hAnsiTheme="minorHAnsi"/>
          <w:color w:val="000000" w:themeColor="text1"/>
          <w:sz w:val="24"/>
          <w:szCs w:val="24"/>
        </w:rPr>
        <w:t>,</w:t>
      </w:r>
      <w:r w:rsidR="00EC6C7C" w:rsidRPr="007310A7">
        <w:rPr>
          <w:rFonts w:asciiTheme="minorHAnsi" w:hAnsiTheme="minorHAnsi"/>
          <w:color w:val="000000" w:themeColor="text1"/>
          <w:sz w:val="24"/>
          <w:szCs w:val="24"/>
        </w:rPr>
        <w:t xml:space="preserve"> </w:t>
      </w:r>
      <w:r w:rsidR="00E944F1" w:rsidRPr="007310A7">
        <w:rPr>
          <w:rFonts w:asciiTheme="minorHAnsi" w:hAnsiTheme="minorHAnsi"/>
          <w:color w:val="000000" w:themeColor="text1"/>
          <w:sz w:val="24"/>
          <w:szCs w:val="24"/>
        </w:rPr>
        <w:t>ist ihr 1906 geborener Großvater mütterlicherseits in einer „roten“ Partei politisch aktiv.</w:t>
      </w:r>
      <w:r w:rsidR="00E944F1" w:rsidRPr="007310A7">
        <w:rPr>
          <w:rStyle w:val="Funotenzeichen"/>
          <w:rFonts w:asciiTheme="minorHAnsi" w:hAnsiTheme="minorHAnsi"/>
          <w:color w:val="000000" w:themeColor="text1"/>
          <w:sz w:val="24"/>
          <w:szCs w:val="24"/>
        </w:rPr>
        <w:footnoteReference w:id="134"/>
      </w:r>
      <w:r w:rsidR="00E944F1" w:rsidRPr="007310A7">
        <w:rPr>
          <w:rFonts w:asciiTheme="minorHAnsi" w:hAnsiTheme="minorHAnsi"/>
          <w:color w:val="000000" w:themeColor="text1"/>
          <w:sz w:val="24"/>
          <w:szCs w:val="24"/>
        </w:rPr>
        <w:t xml:space="preserve"> Sein Austritt aus der Kirche in den 1930er Jahren und der für Anhänger</w:t>
      </w:r>
      <w:r w:rsidR="00D41408" w:rsidRPr="007310A7">
        <w:rPr>
          <w:rFonts w:asciiTheme="minorHAnsi" w:hAnsiTheme="minorHAnsi"/>
          <w:color w:val="000000" w:themeColor="text1"/>
          <w:sz w:val="24"/>
          <w:szCs w:val="24"/>
        </w:rPr>
        <w:t>I</w:t>
      </w:r>
      <w:r w:rsidR="00E944F1" w:rsidRPr="007310A7">
        <w:rPr>
          <w:rFonts w:asciiTheme="minorHAnsi" w:hAnsiTheme="minorHAnsi"/>
          <w:color w:val="000000" w:themeColor="text1"/>
          <w:sz w:val="24"/>
          <w:szCs w:val="24"/>
        </w:rPr>
        <w:t xml:space="preserve">nnen des Nationalsozialismus übliche Eintrag als </w:t>
      </w:r>
      <w:r w:rsidR="00E944F1" w:rsidRPr="00724BC0">
        <w:rPr>
          <w:rFonts w:asciiTheme="minorHAnsi" w:hAnsiTheme="minorHAnsi"/>
          <w:i/>
          <w:iCs/>
          <w:color w:val="000000" w:themeColor="text1"/>
          <w:sz w:val="24"/>
          <w:szCs w:val="24"/>
        </w:rPr>
        <w:t>gottgläubig</w:t>
      </w:r>
      <w:r w:rsidR="00E944F1" w:rsidRPr="007310A7">
        <w:rPr>
          <w:rFonts w:asciiTheme="minorHAnsi" w:hAnsiTheme="minorHAnsi"/>
          <w:color w:val="000000" w:themeColor="text1"/>
          <w:sz w:val="24"/>
          <w:szCs w:val="24"/>
        </w:rPr>
        <w:t xml:space="preserve"> spricht jedoch für eine spätere</w:t>
      </w:r>
      <w:r w:rsidR="00A836C0" w:rsidRPr="007310A7">
        <w:rPr>
          <w:rFonts w:asciiTheme="minorHAnsi" w:hAnsiTheme="minorHAnsi"/>
          <w:color w:val="000000" w:themeColor="text1"/>
          <w:sz w:val="24"/>
          <w:szCs w:val="24"/>
        </w:rPr>
        <w:t>,</w:t>
      </w:r>
      <w:r w:rsidR="009C7333" w:rsidRPr="007310A7">
        <w:rPr>
          <w:rFonts w:asciiTheme="minorHAnsi" w:hAnsiTheme="minorHAnsi"/>
          <w:color w:val="000000" w:themeColor="text1"/>
          <w:sz w:val="24"/>
          <w:szCs w:val="24"/>
        </w:rPr>
        <w:t xml:space="preserve"> </w:t>
      </w:r>
      <w:r w:rsidR="00A836C0" w:rsidRPr="007310A7">
        <w:rPr>
          <w:rFonts w:asciiTheme="minorHAnsi" w:hAnsiTheme="minorHAnsi"/>
          <w:color w:val="000000" w:themeColor="text1"/>
          <w:sz w:val="24"/>
          <w:szCs w:val="24"/>
        </w:rPr>
        <w:t xml:space="preserve">zumindest institutionelle </w:t>
      </w:r>
      <w:r w:rsidR="00E944F1" w:rsidRPr="007310A7">
        <w:rPr>
          <w:rFonts w:asciiTheme="minorHAnsi" w:hAnsiTheme="minorHAnsi"/>
          <w:color w:val="000000" w:themeColor="text1"/>
          <w:sz w:val="24"/>
          <w:szCs w:val="24"/>
        </w:rPr>
        <w:t>Annäherung an das NS-System. Dieser Wechsel ist vor dem Hintergrund seiner vermutlich ökonomisch prekären Situation auch als pragmatische Haltung gegenüber politischen Fragen deutbar</w:t>
      </w:r>
      <w:r w:rsidR="005719B8" w:rsidRPr="007310A7">
        <w:rPr>
          <w:rFonts w:asciiTheme="minorHAnsi" w:hAnsiTheme="minorHAnsi"/>
          <w:color w:val="000000" w:themeColor="text1"/>
          <w:sz w:val="24"/>
          <w:szCs w:val="24"/>
        </w:rPr>
        <w:t>: eine Haltung, die im Zuge der</w:t>
      </w:r>
      <w:r w:rsidR="00E944F1" w:rsidRPr="007310A7">
        <w:rPr>
          <w:rFonts w:asciiTheme="minorHAnsi" w:hAnsiTheme="minorHAnsi"/>
          <w:color w:val="000000" w:themeColor="text1"/>
          <w:sz w:val="24"/>
          <w:szCs w:val="24"/>
        </w:rPr>
        <w:t xml:space="preserve"> Wirtschaftskrise in der Weimarer Republik</w:t>
      </w:r>
      <w:r w:rsidR="005719B8" w:rsidRPr="007310A7">
        <w:rPr>
          <w:rFonts w:asciiTheme="minorHAnsi" w:hAnsiTheme="minorHAnsi"/>
          <w:color w:val="000000" w:themeColor="text1"/>
          <w:sz w:val="24"/>
          <w:szCs w:val="24"/>
        </w:rPr>
        <w:t xml:space="preserve"> </w:t>
      </w:r>
      <w:r w:rsidR="0059615F" w:rsidRPr="007310A7">
        <w:rPr>
          <w:rFonts w:asciiTheme="minorHAnsi" w:hAnsiTheme="minorHAnsi"/>
          <w:color w:val="000000" w:themeColor="text1"/>
          <w:sz w:val="24"/>
          <w:szCs w:val="24"/>
        </w:rPr>
        <w:t xml:space="preserve">relativ </w:t>
      </w:r>
      <w:r w:rsidR="005719B8" w:rsidRPr="007310A7">
        <w:rPr>
          <w:rFonts w:asciiTheme="minorHAnsi" w:hAnsiTheme="minorHAnsi"/>
          <w:color w:val="000000" w:themeColor="text1"/>
          <w:sz w:val="24"/>
          <w:szCs w:val="24"/>
        </w:rPr>
        <w:t>verbreitet ist</w:t>
      </w:r>
      <w:r w:rsidR="00E944F1" w:rsidRPr="007310A7">
        <w:rPr>
          <w:rFonts w:asciiTheme="minorHAnsi" w:hAnsiTheme="minorHAnsi"/>
          <w:color w:val="000000" w:themeColor="text1"/>
          <w:sz w:val="24"/>
          <w:szCs w:val="24"/>
        </w:rPr>
        <w:t xml:space="preserve"> </w:t>
      </w:r>
      <w:r w:rsidR="00422C83" w:rsidRPr="007310A7">
        <w:rPr>
          <w:rFonts w:asciiTheme="minorHAnsi" w:hAnsiTheme="minorHAnsi"/>
          <w:color w:val="000000" w:themeColor="text1"/>
          <w:sz w:val="24"/>
          <w:szCs w:val="24"/>
        </w:rPr>
        <w:fldChar w:fldCharType="begin"/>
      </w:r>
      <w:r w:rsidR="00422C83" w:rsidRPr="007310A7">
        <w:rPr>
          <w:rFonts w:asciiTheme="minorHAnsi" w:hAnsiTheme="minorHAnsi"/>
          <w:color w:val="000000" w:themeColor="text1"/>
          <w:sz w:val="24"/>
          <w:szCs w:val="24"/>
        </w:rPr>
        <w:instrText xml:space="preserve"> ADDIN ZOTERO_ITEM CSL_CITATION {"citationID":"QgDgwese","properties":{"unsorted":false,"formattedCitation":"(vgl. Rosenthal 1987)","plainCitation":"(vgl. Rosenthal 1987)","noteIndex":0},"citationItems":[{"id":609,"uris":["http://zotero.org/users/local/owKliTIb/items/A3973PZS"],"itemData":{"id":609,"type":"book","publisher":"Leske u. Budrich","publisher-place":"Opladen","title":"... wenn alles in Scherben fällt ...: von Leben und Sinnwelt der Kriegsgeneration ; Typenbiographischer Wandlungen","URL":"https://nbn-resolving.org/urn:nbn:de:0168-ssoar-36303","author":[{"family":"Rosenthal","given":"Gabriele"}],"issued":{"date-parts":[["1987"]]}},"prefix":"vgl."}],"schema":"https://github.com/citation-style-language/schema/raw/master/csl-citation.json"} </w:instrText>
      </w:r>
      <w:r w:rsidR="00422C83" w:rsidRPr="007310A7">
        <w:rPr>
          <w:rFonts w:asciiTheme="minorHAnsi" w:hAnsiTheme="minorHAnsi"/>
          <w:color w:val="000000" w:themeColor="text1"/>
          <w:sz w:val="24"/>
          <w:szCs w:val="24"/>
        </w:rPr>
        <w:fldChar w:fldCharType="separate"/>
      </w:r>
      <w:r w:rsidR="00422C83" w:rsidRPr="007310A7">
        <w:rPr>
          <w:rFonts w:asciiTheme="minorHAnsi" w:hAnsiTheme="minorHAnsi"/>
          <w:color w:val="000000" w:themeColor="text1"/>
          <w:sz w:val="24"/>
          <w:szCs w:val="24"/>
        </w:rPr>
        <w:t>(vgl. Rosenthal 1987)</w:t>
      </w:r>
      <w:r w:rsidR="00422C83" w:rsidRPr="007310A7">
        <w:rPr>
          <w:rFonts w:asciiTheme="minorHAnsi" w:hAnsiTheme="minorHAnsi"/>
          <w:color w:val="000000" w:themeColor="text1"/>
          <w:sz w:val="24"/>
          <w:szCs w:val="24"/>
        </w:rPr>
        <w:fldChar w:fldCharType="end"/>
      </w:r>
      <w:r w:rsidR="00E944F1" w:rsidRPr="007310A7">
        <w:rPr>
          <w:rFonts w:asciiTheme="minorHAnsi" w:hAnsiTheme="minorHAnsi"/>
          <w:color w:val="000000" w:themeColor="text1"/>
          <w:sz w:val="24"/>
          <w:szCs w:val="24"/>
        </w:rPr>
        <w:t>.</w:t>
      </w:r>
      <w:r w:rsidR="00E944F1" w:rsidRPr="007310A7">
        <w:rPr>
          <w:rStyle w:val="Funotenzeichen"/>
          <w:rFonts w:asciiTheme="minorHAnsi" w:hAnsiTheme="minorHAnsi"/>
          <w:color w:val="000000" w:themeColor="text1"/>
          <w:sz w:val="24"/>
          <w:szCs w:val="24"/>
        </w:rPr>
        <w:footnoteReference w:id="135"/>
      </w:r>
      <w:r w:rsidR="00E944F1" w:rsidRPr="007310A7">
        <w:rPr>
          <w:rFonts w:asciiTheme="minorHAnsi" w:hAnsiTheme="minorHAnsi"/>
          <w:color w:val="000000" w:themeColor="text1"/>
          <w:sz w:val="24"/>
          <w:szCs w:val="24"/>
        </w:rPr>
        <w:t xml:space="preserve"> 1940 wird Kristins Großvater mütterlicherseits in die Wehrmacht eingezogen. Er dient als Obergefreiter u.a. an der Ostfront, wo er Zeuge –</w:t>
      </w:r>
      <w:r w:rsidR="00D41408" w:rsidRPr="007310A7">
        <w:rPr>
          <w:rFonts w:asciiTheme="minorHAnsi" w:hAnsiTheme="minorHAnsi"/>
          <w:color w:val="000000" w:themeColor="text1"/>
          <w:sz w:val="24"/>
          <w:szCs w:val="24"/>
        </w:rPr>
        <w:t xml:space="preserve"> </w:t>
      </w:r>
      <w:r w:rsidR="009C7333" w:rsidRPr="007310A7">
        <w:rPr>
          <w:rFonts w:asciiTheme="minorHAnsi" w:hAnsiTheme="minorHAnsi"/>
          <w:color w:val="000000" w:themeColor="text1"/>
          <w:sz w:val="24"/>
          <w:szCs w:val="24"/>
        </w:rPr>
        <w:t xml:space="preserve">und eventuell auch </w:t>
      </w:r>
      <w:r w:rsidR="00E944F1" w:rsidRPr="007310A7">
        <w:rPr>
          <w:rFonts w:asciiTheme="minorHAnsi" w:hAnsiTheme="minorHAnsi"/>
          <w:color w:val="000000" w:themeColor="text1"/>
          <w:sz w:val="24"/>
          <w:szCs w:val="24"/>
        </w:rPr>
        <w:t xml:space="preserve">Mittäter </w:t>
      </w:r>
      <w:r w:rsidR="00841D11" w:rsidRPr="007310A7">
        <w:rPr>
          <w:rFonts w:asciiTheme="minorHAnsi" w:hAnsiTheme="minorHAnsi"/>
          <w:color w:val="000000" w:themeColor="text1"/>
          <w:sz w:val="24"/>
          <w:szCs w:val="24"/>
        </w:rPr>
        <w:t>–</w:t>
      </w:r>
      <w:r w:rsidR="00E944F1" w:rsidRPr="007310A7">
        <w:rPr>
          <w:rFonts w:asciiTheme="minorHAnsi" w:hAnsiTheme="minorHAnsi"/>
          <w:color w:val="000000" w:themeColor="text1"/>
          <w:sz w:val="24"/>
          <w:szCs w:val="24"/>
        </w:rPr>
        <w:t xml:space="preserve"> der Ermordung von Jüdinnen und Juden wird. Er fällt 1943 an der Ostfront unter ungeklärten Umständen. Die Tatsache, dass lediglich sein Tod im Krieg, jedoch nicht seine Aktivitäten in der Wehrmacht familial tradiert sind, weist in diesem Zusammenhang auf eine Tabuisierung innerhalb der Familie hin. Transgenerational relevant ist, dass Kristins Mutter mit 1</w:t>
      </w:r>
      <w:r w:rsidR="003E0E28" w:rsidRPr="007310A7">
        <w:rPr>
          <w:rFonts w:asciiTheme="minorHAnsi" w:hAnsiTheme="minorHAnsi"/>
          <w:color w:val="000000" w:themeColor="text1"/>
          <w:sz w:val="24"/>
          <w:szCs w:val="24"/>
        </w:rPr>
        <w:t>5</w:t>
      </w:r>
      <w:r w:rsidR="00E944F1" w:rsidRPr="007310A7">
        <w:rPr>
          <w:rFonts w:asciiTheme="minorHAnsi" w:hAnsiTheme="minorHAnsi"/>
          <w:color w:val="000000" w:themeColor="text1"/>
          <w:sz w:val="24"/>
          <w:szCs w:val="24"/>
        </w:rPr>
        <w:t xml:space="preserve"> Jahren ihren Vater verliert, ein Verlust zu dem es innerfamilial </w:t>
      </w:r>
      <w:r w:rsidR="007B66E5" w:rsidRPr="007310A7">
        <w:rPr>
          <w:rFonts w:asciiTheme="minorHAnsi" w:hAnsiTheme="minorHAnsi"/>
          <w:color w:val="000000" w:themeColor="text1"/>
          <w:sz w:val="24"/>
          <w:szCs w:val="24"/>
        </w:rPr>
        <w:t xml:space="preserve">aller Wahrscheinlichkeit nach </w:t>
      </w:r>
      <w:r w:rsidR="00E944F1" w:rsidRPr="007310A7">
        <w:rPr>
          <w:rFonts w:asciiTheme="minorHAnsi" w:hAnsiTheme="minorHAnsi"/>
          <w:color w:val="000000" w:themeColor="text1"/>
          <w:sz w:val="24"/>
          <w:szCs w:val="24"/>
        </w:rPr>
        <w:t xml:space="preserve">keinen </w:t>
      </w:r>
      <w:r w:rsidR="002B6480" w:rsidRPr="007310A7">
        <w:rPr>
          <w:rFonts w:asciiTheme="minorHAnsi" w:hAnsiTheme="minorHAnsi"/>
          <w:color w:val="000000" w:themeColor="text1"/>
          <w:sz w:val="24"/>
          <w:szCs w:val="24"/>
        </w:rPr>
        <w:t xml:space="preserve">emotional responsiven </w:t>
      </w:r>
      <w:r w:rsidR="00E944F1" w:rsidRPr="007310A7">
        <w:rPr>
          <w:rFonts w:asciiTheme="minorHAnsi" w:hAnsiTheme="minorHAnsi"/>
          <w:color w:val="000000" w:themeColor="text1"/>
          <w:sz w:val="24"/>
          <w:szCs w:val="24"/>
        </w:rPr>
        <w:t>Dialog gibt</w:t>
      </w:r>
      <w:r w:rsidR="003E0E28" w:rsidRPr="007310A7">
        <w:rPr>
          <w:rFonts w:asciiTheme="minorHAnsi" w:hAnsiTheme="minorHAnsi"/>
          <w:color w:val="000000" w:themeColor="text1"/>
          <w:sz w:val="24"/>
          <w:szCs w:val="24"/>
        </w:rPr>
        <w:t>, und als Jugendliche den Krieg erlebt.</w:t>
      </w:r>
      <w:r w:rsidR="006A7A4C" w:rsidRPr="007310A7">
        <w:rPr>
          <w:rFonts w:asciiTheme="minorHAnsi" w:hAnsiTheme="minorHAnsi"/>
          <w:color w:val="000000" w:themeColor="text1"/>
          <w:sz w:val="24"/>
          <w:szCs w:val="24"/>
        </w:rPr>
        <w:t xml:space="preserve"> </w:t>
      </w:r>
      <w:r w:rsidR="009C7333" w:rsidRPr="007310A7">
        <w:rPr>
          <w:rFonts w:asciiTheme="minorHAnsi" w:hAnsiTheme="minorHAnsi"/>
          <w:color w:val="000000" w:themeColor="text1"/>
          <w:sz w:val="24"/>
          <w:szCs w:val="24"/>
        </w:rPr>
        <w:t>Ebenfalls deutet sich in den Berichten Kristins über die Beziehung zwischen ihrer Mutter und ihrem Großvater sexualisierte Gewalt durch diesen gegenüber ihrer Mutter an. Dies lässt sich allerdings nicht abschließend rekonstruieren.</w:t>
      </w:r>
    </w:p>
    <w:p w14:paraId="3788EEA3" w14:textId="0BE04E74" w:rsidR="00B84CFB" w:rsidRPr="007310A7" w:rsidRDefault="00B84CFB" w:rsidP="009C7333">
      <w:pPr>
        <w:spacing w:before="240" w:line="360" w:lineRule="auto"/>
        <w:jc w:val="both"/>
        <w:rPr>
          <w:color w:val="000000" w:themeColor="text1"/>
        </w:rPr>
      </w:pPr>
      <w:r w:rsidRPr="007310A7">
        <w:rPr>
          <w:color w:val="000000" w:themeColor="text1"/>
        </w:rPr>
        <w:t xml:space="preserve">Kristins Großmutter mütterlicherseits stammt aus einer polnisch-stämmigen Familie katholischer Religionszugehörigkeit. Sie wird 1903 im damaligen Oberschlesien geboren, wächst jedoch mit ihren 8 Geschwistern in derselben ostdeutschen Großstadt wie Kristin selbst auf. Hier ist auffällig, dass Kristin davon ausgeht, dass ihre Großmutter lediglich aus eine Zufall heraus im heutigen Polen zur Welt </w:t>
      </w:r>
      <w:r w:rsidR="00415864" w:rsidRPr="007310A7">
        <w:rPr>
          <w:color w:val="000000" w:themeColor="text1"/>
        </w:rPr>
        <w:t xml:space="preserve">kommt </w:t>
      </w:r>
      <w:r w:rsidRPr="007310A7">
        <w:rPr>
          <w:color w:val="000000" w:themeColor="text1"/>
        </w:rPr>
        <w:t xml:space="preserve">und wie der Rest der Familie ethnische Deutsche sei. Unter Berücksichtigung des politischen Kontexts des Nationalsozialismus in dem polnisch-stämmige </w:t>
      </w:r>
      <w:r w:rsidRPr="007310A7">
        <w:rPr>
          <w:color w:val="000000" w:themeColor="text1"/>
        </w:rPr>
        <w:lastRenderedPageBreak/>
        <w:t xml:space="preserve">Menschen massiv stigmatisiert und verfolgt wurden, </w:t>
      </w:r>
      <w:r w:rsidR="00415864" w:rsidRPr="007310A7">
        <w:rPr>
          <w:color w:val="000000" w:themeColor="text1"/>
        </w:rPr>
        <w:t>liegt daher Nahe</w:t>
      </w:r>
      <w:r w:rsidRPr="007310A7">
        <w:rPr>
          <w:color w:val="000000" w:themeColor="text1"/>
        </w:rPr>
        <w:t>, dass Kristins Großmutter mütterlicherseits in der familialen Tradierung ‚germanisiert’ wurde.</w:t>
      </w:r>
    </w:p>
    <w:p w14:paraId="3C2FCEC8" w14:textId="3EA1EC67" w:rsidR="00E835E1" w:rsidRPr="007310A7" w:rsidRDefault="00E944F1" w:rsidP="0059615F">
      <w:pPr>
        <w:spacing w:before="240" w:line="360" w:lineRule="auto"/>
        <w:jc w:val="both"/>
        <w:rPr>
          <w:color w:val="000000" w:themeColor="text1"/>
        </w:rPr>
      </w:pPr>
      <w:r w:rsidRPr="007310A7">
        <w:rPr>
          <w:color w:val="000000" w:themeColor="text1"/>
        </w:rPr>
        <w:t xml:space="preserve">Zu Kristins Familie väterlicherseits liegen </w:t>
      </w:r>
      <w:r w:rsidR="00B2193A" w:rsidRPr="007310A7">
        <w:rPr>
          <w:color w:val="000000" w:themeColor="text1"/>
        </w:rPr>
        <w:t xml:space="preserve">ausgehend von den geführten Interviews sowie der anschließenden Archivrecherche </w:t>
      </w:r>
      <w:r w:rsidRPr="007310A7">
        <w:rPr>
          <w:color w:val="000000" w:themeColor="text1"/>
        </w:rPr>
        <w:t xml:space="preserve">kaum Informationen vor. Dies ist </w:t>
      </w:r>
      <w:r w:rsidR="00736F96" w:rsidRPr="007310A7">
        <w:rPr>
          <w:color w:val="000000" w:themeColor="text1"/>
        </w:rPr>
        <w:t xml:space="preserve">primär </w:t>
      </w:r>
      <w:r w:rsidRPr="007310A7">
        <w:rPr>
          <w:color w:val="000000" w:themeColor="text1"/>
        </w:rPr>
        <w:t>darauf zurückzuführen, dass meine Interviewpartnerin selbst nur wenig über die</w:t>
      </w:r>
      <w:r w:rsidR="00BC4B5C" w:rsidRPr="007310A7">
        <w:rPr>
          <w:color w:val="000000" w:themeColor="text1"/>
        </w:rPr>
        <w:t>s</w:t>
      </w:r>
      <w:r w:rsidRPr="007310A7">
        <w:rPr>
          <w:color w:val="000000" w:themeColor="text1"/>
        </w:rPr>
        <w:t>e</w:t>
      </w:r>
      <w:r w:rsidR="00BC4B5C" w:rsidRPr="007310A7">
        <w:rPr>
          <w:color w:val="000000" w:themeColor="text1"/>
        </w:rPr>
        <w:t>n</w:t>
      </w:r>
      <w:r w:rsidRPr="007310A7">
        <w:rPr>
          <w:color w:val="000000" w:themeColor="text1"/>
        </w:rPr>
        <w:t xml:space="preserve"> Teil ihrer Familie weiß. Kristins Vater </w:t>
      </w:r>
      <w:r w:rsidR="00BC4B5C" w:rsidRPr="007310A7">
        <w:rPr>
          <w:color w:val="000000" w:themeColor="text1"/>
        </w:rPr>
        <w:t xml:space="preserve">wird </w:t>
      </w:r>
      <w:r w:rsidRPr="007310A7">
        <w:rPr>
          <w:color w:val="000000" w:themeColor="text1"/>
        </w:rPr>
        <w:t>1935 in den so genannten Ostgebieten des Deutschen Reichs geboren.</w:t>
      </w:r>
      <w:r w:rsidRPr="007310A7">
        <w:rPr>
          <w:rStyle w:val="Funotenzeichen"/>
          <w:color w:val="000000" w:themeColor="text1"/>
        </w:rPr>
        <w:footnoteReference w:id="136"/>
      </w:r>
      <w:r w:rsidRPr="007310A7">
        <w:rPr>
          <w:color w:val="000000" w:themeColor="text1"/>
        </w:rPr>
        <w:t xml:space="preserve"> </w:t>
      </w:r>
      <w:r w:rsidR="00BC4B5C" w:rsidRPr="007310A7">
        <w:rPr>
          <w:color w:val="000000" w:themeColor="text1"/>
        </w:rPr>
        <w:t xml:space="preserve">Seine </w:t>
      </w:r>
      <w:r w:rsidRPr="007310A7">
        <w:rPr>
          <w:color w:val="000000" w:themeColor="text1"/>
        </w:rPr>
        <w:t xml:space="preserve">Eltern </w:t>
      </w:r>
      <w:r w:rsidR="00BC4B5C" w:rsidRPr="007310A7">
        <w:rPr>
          <w:color w:val="000000" w:themeColor="text1"/>
        </w:rPr>
        <w:t xml:space="preserve">sind </w:t>
      </w:r>
      <w:r w:rsidRPr="007310A7">
        <w:rPr>
          <w:color w:val="000000" w:themeColor="text1"/>
        </w:rPr>
        <w:t>vermutlich katholischer Religionszugehörigkeit und</w:t>
      </w:r>
      <w:r w:rsidR="004E7711" w:rsidRPr="007310A7">
        <w:rPr>
          <w:color w:val="000000" w:themeColor="text1"/>
        </w:rPr>
        <w:t xml:space="preserve"> besitzen einen Bauernhof</w:t>
      </w:r>
      <w:r w:rsidRPr="007310A7">
        <w:rPr>
          <w:color w:val="000000" w:themeColor="text1"/>
        </w:rPr>
        <w:t>. Familial tradiert ist, dass Kristins biologischer Großvater väterlicherseits die Familie bereits</w:t>
      </w:r>
      <w:r w:rsidR="00C1397D" w:rsidRPr="007310A7">
        <w:rPr>
          <w:color w:val="000000" w:themeColor="text1"/>
        </w:rPr>
        <w:t xml:space="preserve"> unmittelbar</w:t>
      </w:r>
      <w:r w:rsidRPr="007310A7">
        <w:rPr>
          <w:color w:val="000000" w:themeColor="text1"/>
        </w:rPr>
        <w:t xml:space="preserve"> nach der Geburt seines Sohnes</w:t>
      </w:r>
      <w:r w:rsidR="00BC4B5C" w:rsidRPr="007310A7">
        <w:rPr>
          <w:color w:val="000000" w:themeColor="text1"/>
        </w:rPr>
        <w:t xml:space="preserve"> verlässt</w:t>
      </w:r>
      <w:r w:rsidRPr="007310A7">
        <w:rPr>
          <w:color w:val="000000" w:themeColor="text1"/>
        </w:rPr>
        <w:t xml:space="preserve">. </w:t>
      </w:r>
      <w:r w:rsidR="00C1397D" w:rsidRPr="007310A7">
        <w:rPr>
          <w:color w:val="000000" w:themeColor="text1"/>
        </w:rPr>
        <w:t xml:space="preserve">Kristins Vater wächst somit ohne seinen biologischen Vater auf. </w:t>
      </w:r>
      <w:r w:rsidR="00BC4B5C" w:rsidRPr="007310A7">
        <w:rPr>
          <w:color w:val="000000" w:themeColor="text1"/>
        </w:rPr>
        <w:t xml:space="preserve">Ausgehend von den vorliegenden Daten ist davon auszugehen, dass Kristins </w:t>
      </w:r>
      <w:r w:rsidRPr="007310A7">
        <w:rPr>
          <w:color w:val="000000" w:themeColor="text1"/>
        </w:rPr>
        <w:t>Großmutter</w:t>
      </w:r>
      <w:r w:rsidR="00C1397D" w:rsidRPr="007310A7">
        <w:rPr>
          <w:color w:val="000000" w:themeColor="text1"/>
        </w:rPr>
        <w:t xml:space="preserve"> mit ihm</w:t>
      </w:r>
      <w:r w:rsidR="00BC4B5C" w:rsidRPr="007310A7">
        <w:rPr>
          <w:color w:val="000000" w:themeColor="text1"/>
        </w:rPr>
        <w:t xml:space="preserve"> 1945 in </w:t>
      </w:r>
      <w:r w:rsidRPr="007310A7">
        <w:rPr>
          <w:color w:val="000000" w:themeColor="text1"/>
        </w:rPr>
        <w:t>Reaktion auf das Vorrücken der roten Armee</w:t>
      </w:r>
      <w:r w:rsidR="00BC4B5C" w:rsidRPr="007310A7">
        <w:rPr>
          <w:color w:val="000000" w:themeColor="text1"/>
        </w:rPr>
        <w:t xml:space="preserve"> flieh</w:t>
      </w:r>
      <w:r w:rsidR="00C1397D" w:rsidRPr="007310A7">
        <w:rPr>
          <w:color w:val="000000" w:themeColor="text1"/>
        </w:rPr>
        <w:t>t</w:t>
      </w:r>
      <w:r w:rsidRPr="007310A7">
        <w:rPr>
          <w:color w:val="000000" w:themeColor="text1"/>
        </w:rPr>
        <w:t xml:space="preserve">. </w:t>
      </w:r>
      <w:r w:rsidR="00E463B4" w:rsidRPr="007310A7">
        <w:rPr>
          <w:color w:val="000000" w:themeColor="text1"/>
        </w:rPr>
        <w:t xml:space="preserve">Welche Erfahrungen Mutter und Sohn im Zuge dieser Flucht machen ist ausgehend vom Material </w:t>
      </w:r>
      <w:r w:rsidR="00B84CFB" w:rsidRPr="007310A7">
        <w:rPr>
          <w:color w:val="000000" w:themeColor="text1"/>
        </w:rPr>
        <w:t xml:space="preserve">allerdings </w:t>
      </w:r>
      <w:r w:rsidR="00E463B4" w:rsidRPr="007310A7">
        <w:rPr>
          <w:color w:val="000000" w:themeColor="text1"/>
        </w:rPr>
        <w:t xml:space="preserve">nicht rekonstruierbar. </w:t>
      </w:r>
      <w:r w:rsidRPr="007310A7">
        <w:rPr>
          <w:color w:val="000000" w:themeColor="text1"/>
        </w:rPr>
        <w:t xml:space="preserve">Nach der Flucht siedeln sie </w:t>
      </w:r>
      <w:r w:rsidR="00BC4B5C" w:rsidRPr="007310A7">
        <w:rPr>
          <w:color w:val="000000" w:themeColor="text1"/>
        </w:rPr>
        <w:t>in der</w:t>
      </w:r>
      <w:r w:rsidR="00C1397D" w:rsidRPr="007310A7">
        <w:rPr>
          <w:color w:val="000000" w:themeColor="text1"/>
        </w:rPr>
        <w:t>selben</w:t>
      </w:r>
      <w:r w:rsidR="00BC4B5C" w:rsidRPr="007310A7">
        <w:rPr>
          <w:color w:val="000000" w:themeColor="text1"/>
        </w:rPr>
        <w:t xml:space="preserve"> </w:t>
      </w:r>
      <w:r w:rsidRPr="007310A7">
        <w:rPr>
          <w:color w:val="000000" w:themeColor="text1"/>
        </w:rPr>
        <w:t xml:space="preserve">ostdeutschen </w:t>
      </w:r>
      <w:r w:rsidR="00BC4B5C" w:rsidRPr="007310A7">
        <w:rPr>
          <w:color w:val="000000" w:themeColor="text1"/>
        </w:rPr>
        <w:t>Großs</w:t>
      </w:r>
      <w:r w:rsidRPr="007310A7">
        <w:rPr>
          <w:color w:val="000000" w:themeColor="text1"/>
        </w:rPr>
        <w:t>tadt an</w:t>
      </w:r>
      <w:r w:rsidR="00BC4B5C" w:rsidRPr="007310A7">
        <w:rPr>
          <w:color w:val="000000" w:themeColor="text1"/>
        </w:rPr>
        <w:t xml:space="preserve"> in der auch Kristins Mutter mit ihrer Familie lebt.</w:t>
      </w:r>
      <w:r w:rsidRPr="007310A7">
        <w:rPr>
          <w:color w:val="000000" w:themeColor="text1"/>
        </w:rPr>
        <w:t xml:space="preserve"> </w:t>
      </w:r>
      <w:r w:rsidR="00BC4B5C" w:rsidRPr="007310A7">
        <w:rPr>
          <w:color w:val="000000" w:themeColor="text1"/>
        </w:rPr>
        <w:t xml:space="preserve">Hier heiratet </w:t>
      </w:r>
      <w:r w:rsidRPr="007310A7">
        <w:rPr>
          <w:color w:val="000000" w:themeColor="text1"/>
        </w:rPr>
        <w:t>Kristins Großmutter</w:t>
      </w:r>
      <w:r w:rsidR="00BC4B5C" w:rsidRPr="007310A7">
        <w:rPr>
          <w:color w:val="000000" w:themeColor="text1"/>
        </w:rPr>
        <w:t xml:space="preserve"> väterlicherseits</w:t>
      </w:r>
      <w:r w:rsidRPr="007310A7">
        <w:rPr>
          <w:color w:val="000000" w:themeColor="text1"/>
        </w:rPr>
        <w:t xml:space="preserve"> </w:t>
      </w:r>
      <w:r w:rsidR="0059615F" w:rsidRPr="007310A7">
        <w:rPr>
          <w:color w:val="000000" w:themeColor="text1"/>
        </w:rPr>
        <w:t xml:space="preserve">im Verlauf </w:t>
      </w:r>
      <w:r w:rsidRPr="007310A7">
        <w:rPr>
          <w:color w:val="000000" w:themeColor="text1"/>
        </w:rPr>
        <w:t>einen Postbeamten, der ihren Sohn – Kristins Vater – adoptiert und mitaufzieht.</w:t>
      </w:r>
      <w:r w:rsidR="00E835E1" w:rsidRPr="007310A7">
        <w:rPr>
          <w:color w:val="000000" w:themeColor="text1"/>
        </w:rPr>
        <w:t xml:space="preserve"> </w:t>
      </w:r>
    </w:p>
    <w:p w14:paraId="20C5B81C" w14:textId="7FC2F11A" w:rsidR="00E835E1" w:rsidRPr="007310A7" w:rsidRDefault="00E944F1" w:rsidP="0078702F">
      <w:pPr>
        <w:spacing w:line="360" w:lineRule="auto"/>
        <w:jc w:val="both"/>
        <w:rPr>
          <w:color w:val="000000" w:themeColor="text1"/>
        </w:rPr>
      </w:pPr>
      <w:r w:rsidRPr="007310A7">
        <w:rPr>
          <w:color w:val="000000" w:themeColor="text1"/>
        </w:rPr>
        <w:t xml:space="preserve">Kristins Vater gehört ausgehend von seinem Geburtsjahrgang zur Generation der </w:t>
      </w:r>
      <w:r w:rsidR="0001250F" w:rsidRPr="007310A7">
        <w:rPr>
          <w:color w:val="000000" w:themeColor="text1"/>
        </w:rPr>
        <w:t xml:space="preserve">sog. </w:t>
      </w:r>
      <w:r w:rsidRPr="007310A7">
        <w:rPr>
          <w:i/>
          <w:iCs/>
          <w:color w:val="000000" w:themeColor="text1"/>
        </w:rPr>
        <w:t>Kriegskinder</w:t>
      </w:r>
      <w:r w:rsidRPr="007310A7">
        <w:rPr>
          <w:color w:val="000000" w:themeColor="text1"/>
        </w:rPr>
        <w:t xml:space="preserve"> für die die Erfahrung existentieller Gefährdung </w:t>
      </w:r>
      <w:r w:rsidR="0001250F" w:rsidRPr="007310A7">
        <w:rPr>
          <w:color w:val="000000" w:themeColor="text1"/>
        </w:rPr>
        <w:t xml:space="preserve">und </w:t>
      </w:r>
      <w:r w:rsidR="002E726D" w:rsidRPr="007310A7">
        <w:rPr>
          <w:color w:val="000000" w:themeColor="text1"/>
        </w:rPr>
        <w:t xml:space="preserve">sozio-ökonomischer </w:t>
      </w:r>
      <w:r w:rsidRPr="007310A7">
        <w:rPr>
          <w:color w:val="000000" w:themeColor="text1"/>
        </w:rPr>
        <w:t>Unsicherheit im Zuge des Kriegs</w:t>
      </w:r>
      <w:r w:rsidR="002E726D" w:rsidRPr="007310A7">
        <w:rPr>
          <w:color w:val="000000" w:themeColor="text1"/>
        </w:rPr>
        <w:t>- und Nachkriegs</w:t>
      </w:r>
      <w:r w:rsidRPr="007310A7">
        <w:rPr>
          <w:color w:val="000000" w:themeColor="text1"/>
        </w:rPr>
        <w:t xml:space="preserve">geschehens prägend </w:t>
      </w:r>
      <w:r w:rsidR="00C1397D" w:rsidRPr="007310A7">
        <w:rPr>
          <w:color w:val="000000" w:themeColor="text1"/>
        </w:rPr>
        <w:t xml:space="preserve">ist </w:t>
      </w:r>
      <w:r w:rsidR="0088246A" w:rsidRPr="007310A7">
        <w:rPr>
          <w:color w:val="000000" w:themeColor="text1"/>
        </w:rPr>
        <w:fldChar w:fldCharType="begin"/>
      </w:r>
      <w:r w:rsidR="0088246A" w:rsidRPr="007310A7">
        <w:rPr>
          <w:color w:val="000000" w:themeColor="text1"/>
        </w:rPr>
        <w:instrText xml:space="preserve"> ADDIN ZOTERO_ITEM CSL_CITATION {"citationID":"bIOCSkW5","properties":{"unsorted":false,"formattedCitation":"(vgl. Rosenthal 2000)","plainCitation":"(vgl. Rosenthal 2000)","noteIndex":0},"citationItems":[{"id":1311,"uris":["http://zotero.org/users/local/owKliTIb/items/5ARK3TC7"],"itemData":{"id":1311,"type":"chapter","abstract":"In meinem Beitrag möchte ich zunächst auf die Konstitution historischer Generationen eingehen und mich dann anhand empirischer Beispiele auf folgende zwei Aspekte konzentrieren:1.die Verbindung historischer Generationszusammenhänge mit familialen oder genealogischen Generationenabfolgen,2.die Bedeutsamkeit des intergenerationellen Dialogs in der Familie für die Bildung eines historischen Generationszusammenhangs.","container-title":"Generationen in Familie und Gesellschaft","ISBN":"978-3-663-01318-1","note":"type: 10.1007/978-3-663-01318-1_9","page":"162-178","publisher":"VS Verlag für Sozialwissenschaften","publisher-place":"Wiesbaden","title":"Historische und familiale Generationenabfolge","URL":"https://doi.org/10.1007/978-3-663-01318-1_9","author":[{"family":"Rosenthal","given":"Gabriele"}],"editor":[{"family":"Kohli","given":"Martin"},{"family":"Szydlik","given":"Marc"}],"issued":{"date-parts":[["2000"]]}},"prefix":"vgl."}],"schema":"https://github.com/citation-style-language/schema/raw/master/csl-citation.json"} </w:instrText>
      </w:r>
      <w:r w:rsidR="0088246A" w:rsidRPr="007310A7">
        <w:rPr>
          <w:color w:val="000000" w:themeColor="text1"/>
        </w:rPr>
        <w:fldChar w:fldCharType="separate"/>
      </w:r>
      <w:r w:rsidR="0088246A" w:rsidRPr="007310A7">
        <w:rPr>
          <w:rFonts w:ascii="Cambria" w:hAnsi="Cambria"/>
          <w:color w:val="000000" w:themeColor="text1"/>
        </w:rPr>
        <w:t>(vgl. Rosenthal 2000)</w:t>
      </w:r>
      <w:r w:rsidR="0088246A" w:rsidRPr="007310A7">
        <w:rPr>
          <w:color w:val="000000" w:themeColor="text1"/>
        </w:rPr>
        <w:fldChar w:fldCharType="end"/>
      </w:r>
      <w:r w:rsidRPr="007310A7">
        <w:rPr>
          <w:color w:val="000000" w:themeColor="text1"/>
        </w:rPr>
        <w:t xml:space="preserve">. </w:t>
      </w:r>
      <w:r w:rsidR="00886FB8" w:rsidRPr="007310A7">
        <w:rPr>
          <w:color w:val="000000" w:themeColor="text1"/>
        </w:rPr>
        <w:t>A</w:t>
      </w:r>
      <w:r w:rsidR="002E726D" w:rsidRPr="007310A7">
        <w:rPr>
          <w:color w:val="000000" w:themeColor="text1"/>
        </w:rPr>
        <w:t>uf Grund der abwesenden Väter</w:t>
      </w:r>
      <w:r w:rsidR="00584193" w:rsidRPr="007310A7">
        <w:rPr>
          <w:color w:val="000000" w:themeColor="text1"/>
        </w:rPr>
        <w:t xml:space="preserve"> </w:t>
      </w:r>
      <w:r w:rsidR="00886FB8" w:rsidRPr="007310A7">
        <w:rPr>
          <w:color w:val="000000" w:themeColor="text1"/>
        </w:rPr>
        <w:t xml:space="preserve">geht </w:t>
      </w:r>
      <w:r w:rsidR="002E726D" w:rsidRPr="007310A7">
        <w:rPr>
          <w:color w:val="000000" w:themeColor="text1"/>
        </w:rPr>
        <w:t>mit</w:t>
      </w:r>
      <w:r w:rsidR="00886FB8" w:rsidRPr="007310A7">
        <w:rPr>
          <w:color w:val="000000" w:themeColor="text1"/>
        </w:rPr>
        <w:t xml:space="preserve"> den</w:t>
      </w:r>
      <w:r w:rsidR="002E726D" w:rsidRPr="007310A7">
        <w:rPr>
          <w:color w:val="000000" w:themeColor="text1"/>
        </w:rPr>
        <w:t xml:space="preserve"> Kriegserfahrungen </w:t>
      </w:r>
      <w:r w:rsidR="00657892" w:rsidRPr="007310A7">
        <w:rPr>
          <w:color w:val="000000" w:themeColor="text1"/>
        </w:rPr>
        <w:t>häufig</w:t>
      </w:r>
      <w:r w:rsidR="006F4E1C" w:rsidRPr="007310A7">
        <w:rPr>
          <w:color w:val="000000" w:themeColor="text1"/>
        </w:rPr>
        <w:t xml:space="preserve"> ebenfalls</w:t>
      </w:r>
      <w:r w:rsidR="00657892" w:rsidRPr="007310A7">
        <w:rPr>
          <w:color w:val="000000" w:themeColor="text1"/>
        </w:rPr>
        <w:t xml:space="preserve"> eine Parentifizierung </w:t>
      </w:r>
      <w:r w:rsidR="006F4E1C" w:rsidRPr="007310A7">
        <w:rPr>
          <w:color w:val="000000" w:themeColor="text1"/>
        </w:rPr>
        <w:t xml:space="preserve">der Kinder </w:t>
      </w:r>
      <w:r w:rsidR="00657892" w:rsidRPr="007310A7">
        <w:rPr>
          <w:color w:val="000000" w:themeColor="text1"/>
        </w:rPr>
        <w:t xml:space="preserve">durch die Mütter </w:t>
      </w:r>
      <w:r w:rsidR="002E726D" w:rsidRPr="007310A7">
        <w:rPr>
          <w:color w:val="000000" w:themeColor="text1"/>
        </w:rPr>
        <w:t>einher</w:t>
      </w:r>
      <w:r w:rsidRPr="007310A7">
        <w:rPr>
          <w:color w:val="000000" w:themeColor="text1"/>
        </w:rPr>
        <w:t xml:space="preserve"> (vgl. ebd.).</w:t>
      </w:r>
      <w:r w:rsidRPr="007310A7">
        <w:rPr>
          <w:rStyle w:val="Funotenzeichen"/>
          <w:color w:val="000000" w:themeColor="text1"/>
        </w:rPr>
        <w:footnoteReference w:id="137"/>
      </w:r>
      <w:r w:rsidRPr="007310A7">
        <w:rPr>
          <w:color w:val="000000" w:themeColor="text1"/>
        </w:rPr>
        <w:t xml:space="preserve"> </w:t>
      </w:r>
      <w:r w:rsidR="00E835BD" w:rsidRPr="007310A7">
        <w:rPr>
          <w:color w:val="000000" w:themeColor="text1"/>
        </w:rPr>
        <w:t xml:space="preserve">Dies ist </w:t>
      </w:r>
      <w:r w:rsidR="00736F96" w:rsidRPr="007310A7">
        <w:rPr>
          <w:color w:val="000000" w:themeColor="text1"/>
        </w:rPr>
        <w:t xml:space="preserve">auch </w:t>
      </w:r>
      <w:r w:rsidR="00E835BD" w:rsidRPr="007310A7">
        <w:rPr>
          <w:color w:val="000000" w:themeColor="text1"/>
        </w:rPr>
        <w:t xml:space="preserve">in der familialen Konstellation von Kristins Vater </w:t>
      </w:r>
      <w:r w:rsidR="0059615F" w:rsidRPr="007310A7">
        <w:rPr>
          <w:color w:val="000000" w:themeColor="text1"/>
        </w:rPr>
        <w:t xml:space="preserve">– zumindest bis zur Verbindung seiner Mutter mit seinem Stiefvater – </w:t>
      </w:r>
      <w:r w:rsidR="00736F96" w:rsidRPr="007310A7">
        <w:rPr>
          <w:color w:val="000000" w:themeColor="text1"/>
        </w:rPr>
        <w:t xml:space="preserve">ein </w:t>
      </w:r>
      <w:r w:rsidR="00E835BD" w:rsidRPr="007310A7">
        <w:rPr>
          <w:color w:val="000000" w:themeColor="text1"/>
        </w:rPr>
        <w:t>denkbar</w:t>
      </w:r>
      <w:r w:rsidR="00736F96" w:rsidRPr="007310A7">
        <w:rPr>
          <w:color w:val="000000" w:themeColor="text1"/>
        </w:rPr>
        <w:t xml:space="preserve">es </w:t>
      </w:r>
      <w:r w:rsidR="00736F96" w:rsidRPr="007310A7">
        <w:rPr>
          <w:color w:val="000000" w:themeColor="text1"/>
        </w:rPr>
        <w:lastRenderedPageBreak/>
        <w:t>Szenario</w:t>
      </w:r>
      <w:r w:rsidR="00E835BD" w:rsidRPr="007310A7">
        <w:rPr>
          <w:color w:val="000000" w:themeColor="text1"/>
        </w:rPr>
        <w:t>. Ausgehend von der skizzierten Fluchtgeschichte sind zudem Gewalt- und erhebliche Entbe</w:t>
      </w:r>
      <w:r w:rsidR="0059615F" w:rsidRPr="007310A7">
        <w:rPr>
          <w:color w:val="000000" w:themeColor="text1"/>
        </w:rPr>
        <w:t>h</w:t>
      </w:r>
      <w:r w:rsidR="00E835BD" w:rsidRPr="007310A7">
        <w:rPr>
          <w:color w:val="000000" w:themeColor="text1"/>
        </w:rPr>
        <w:t>rungserfahrungen sehr wahrscheinlich</w:t>
      </w:r>
      <w:r w:rsidR="0059615F" w:rsidRPr="007310A7">
        <w:rPr>
          <w:color w:val="000000" w:themeColor="text1"/>
        </w:rPr>
        <w:t>.</w:t>
      </w:r>
    </w:p>
    <w:p w14:paraId="16F84DFE" w14:textId="5A54F991" w:rsidR="00301FAA" w:rsidRPr="007310A7" w:rsidRDefault="00E835E1" w:rsidP="00301FAA">
      <w:pPr>
        <w:spacing w:before="240" w:line="360" w:lineRule="auto"/>
        <w:jc w:val="both"/>
        <w:rPr>
          <w:color w:val="000000" w:themeColor="text1"/>
        </w:rPr>
      </w:pPr>
      <w:r w:rsidRPr="007310A7">
        <w:rPr>
          <w:color w:val="000000" w:themeColor="text1"/>
        </w:rPr>
        <w:t xml:space="preserve">Deutlich wird an Hand der Rekonstruktion der Familiengeschichte, dass Kristins Eltern </w:t>
      </w:r>
      <w:r w:rsidR="00E944F1" w:rsidRPr="007310A7">
        <w:rPr>
          <w:color w:val="000000" w:themeColor="text1"/>
        </w:rPr>
        <w:t xml:space="preserve">verschiedenen Generationen angehören und in </w:t>
      </w:r>
      <w:r w:rsidRPr="007310A7">
        <w:rPr>
          <w:color w:val="000000" w:themeColor="text1"/>
        </w:rPr>
        <w:t xml:space="preserve">ihrer Sozialisierung aller Wahrscheinlichkeit nach </w:t>
      </w:r>
      <w:r w:rsidR="00E944F1" w:rsidRPr="007310A7">
        <w:rPr>
          <w:color w:val="000000" w:themeColor="text1"/>
        </w:rPr>
        <w:t>unterschiedlich stark durch die Ideologie des Nationalsozialismus geprägt sind. Beiden Eltern ist gemein, dass sie in einem eher bildungsfernen Milieu aufwachsen</w:t>
      </w:r>
      <w:r w:rsidR="00A8269A" w:rsidRPr="007310A7">
        <w:rPr>
          <w:color w:val="000000" w:themeColor="text1"/>
        </w:rPr>
        <w:t xml:space="preserve">, </w:t>
      </w:r>
      <w:r w:rsidR="00E944F1" w:rsidRPr="007310A7">
        <w:rPr>
          <w:color w:val="000000" w:themeColor="text1"/>
        </w:rPr>
        <w:t xml:space="preserve">seit der Kindheit Erfahrung von sozio-ökonomischer </w:t>
      </w:r>
      <w:r w:rsidR="00827852" w:rsidRPr="007310A7">
        <w:rPr>
          <w:color w:val="000000" w:themeColor="text1"/>
        </w:rPr>
        <w:t xml:space="preserve">Prekarität und </w:t>
      </w:r>
      <w:r w:rsidR="00E944F1" w:rsidRPr="007310A7">
        <w:rPr>
          <w:color w:val="000000" w:themeColor="text1"/>
        </w:rPr>
        <w:t>Unsicherheit machen</w:t>
      </w:r>
      <w:r w:rsidR="00A8269A" w:rsidRPr="007310A7">
        <w:rPr>
          <w:color w:val="000000" w:themeColor="text1"/>
        </w:rPr>
        <w:t xml:space="preserve"> und aus Perspektive des DDR-Systems potentiell stigmatisierte familiale Hintergründe aufweisen.</w:t>
      </w:r>
      <w:r w:rsidR="00A8269A" w:rsidRPr="007310A7">
        <w:rPr>
          <w:rStyle w:val="Funotenzeichen"/>
          <w:color w:val="000000" w:themeColor="text1"/>
        </w:rPr>
        <w:footnoteReference w:id="138"/>
      </w:r>
      <w:r w:rsidR="00A8269A" w:rsidRPr="007310A7">
        <w:rPr>
          <w:color w:val="000000" w:themeColor="text1"/>
        </w:rPr>
        <w:t xml:space="preserve"> </w:t>
      </w:r>
      <w:r w:rsidR="00E944F1" w:rsidRPr="007310A7">
        <w:rPr>
          <w:color w:val="000000" w:themeColor="text1"/>
        </w:rPr>
        <w:t>Ebenfalls habe</w:t>
      </w:r>
      <w:r w:rsidR="00827852" w:rsidRPr="007310A7">
        <w:rPr>
          <w:color w:val="000000" w:themeColor="text1"/>
        </w:rPr>
        <w:t>n</w:t>
      </w:r>
      <w:r w:rsidR="00E944F1" w:rsidRPr="007310A7">
        <w:rPr>
          <w:color w:val="000000" w:themeColor="text1"/>
        </w:rPr>
        <w:t xml:space="preserve"> beide bereits früh in ihrem Leben Verluste erlebt: Kristins Vater wächst ohne seinen biologischen Vater auf und verliert durch die Flucht sein vertrautes Zuhause. Kristins Mutter hingegen verliert ihren Vater als Jugendliche und in einem weiteren Sinn durch den Sieg der Alliierten 1945 das ihr</w:t>
      </w:r>
      <w:r w:rsidR="002646ED" w:rsidRPr="007310A7">
        <w:rPr>
          <w:color w:val="000000" w:themeColor="text1"/>
        </w:rPr>
        <w:t xml:space="preserve"> aller Wahrscheinlichkeit nach ideologisch</w:t>
      </w:r>
      <w:r w:rsidR="00E944F1" w:rsidRPr="007310A7">
        <w:rPr>
          <w:color w:val="000000" w:themeColor="text1"/>
        </w:rPr>
        <w:t xml:space="preserve"> haltgebende NS-System</w:t>
      </w:r>
      <w:r w:rsidR="002646ED" w:rsidRPr="007310A7">
        <w:rPr>
          <w:color w:val="000000" w:themeColor="text1"/>
        </w:rPr>
        <w:t>.</w:t>
      </w:r>
    </w:p>
    <w:p w14:paraId="510C726C" w14:textId="4902FD99" w:rsidR="00301FAA" w:rsidRPr="007310A7" w:rsidRDefault="00E944F1" w:rsidP="00301FAA">
      <w:pPr>
        <w:spacing w:before="480" w:after="240"/>
        <w:rPr>
          <w:i/>
          <w:color w:val="000000" w:themeColor="text1"/>
        </w:rPr>
      </w:pPr>
      <w:r w:rsidRPr="007310A7">
        <w:rPr>
          <w:i/>
          <w:color w:val="000000" w:themeColor="text1"/>
        </w:rPr>
        <w:t xml:space="preserve">Die </w:t>
      </w:r>
      <w:r w:rsidR="00E06D0A" w:rsidRPr="007310A7">
        <w:rPr>
          <w:i/>
          <w:color w:val="000000" w:themeColor="text1"/>
        </w:rPr>
        <w:t xml:space="preserve">familiale </w:t>
      </w:r>
      <w:r w:rsidRPr="007310A7">
        <w:rPr>
          <w:i/>
          <w:color w:val="000000" w:themeColor="text1"/>
        </w:rPr>
        <w:t xml:space="preserve">Konstellation und </w:t>
      </w:r>
      <w:r w:rsidR="00E06D0A" w:rsidRPr="007310A7">
        <w:rPr>
          <w:i/>
          <w:color w:val="000000" w:themeColor="text1"/>
        </w:rPr>
        <w:t>erste</w:t>
      </w:r>
      <w:r w:rsidR="0040429D" w:rsidRPr="007310A7">
        <w:rPr>
          <w:i/>
          <w:color w:val="000000" w:themeColor="text1"/>
        </w:rPr>
        <w:t xml:space="preserve"> geschlechtliche</w:t>
      </w:r>
      <w:r w:rsidR="00E06D0A" w:rsidRPr="007310A7">
        <w:rPr>
          <w:i/>
          <w:color w:val="000000" w:themeColor="text1"/>
        </w:rPr>
        <w:t xml:space="preserve"> </w:t>
      </w:r>
      <w:r w:rsidR="0040429D" w:rsidRPr="007310A7">
        <w:rPr>
          <w:i/>
          <w:color w:val="000000" w:themeColor="text1"/>
        </w:rPr>
        <w:t>Normierungs</w:t>
      </w:r>
      <w:r w:rsidR="00301FAA" w:rsidRPr="007310A7">
        <w:rPr>
          <w:i/>
          <w:color w:val="000000" w:themeColor="text1"/>
        </w:rPr>
        <w:t>erfahrungen</w:t>
      </w:r>
    </w:p>
    <w:p w14:paraId="7FB6CF1E" w14:textId="4A5742A4" w:rsidR="00E944F1" w:rsidRPr="007310A7" w:rsidRDefault="00282D3D" w:rsidP="00483C2F">
      <w:pPr>
        <w:spacing w:line="360" w:lineRule="auto"/>
        <w:jc w:val="both"/>
        <w:rPr>
          <w:i/>
          <w:color w:val="000000" w:themeColor="text1"/>
        </w:rPr>
      </w:pPr>
      <w:r>
        <w:rPr>
          <w:color w:val="000000" w:themeColor="text1"/>
        </w:rPr>
        <w:t xml:space="preserve">Die Biographin wird </w:t>
      </w:r>
      <w:r>
        <w:rPr>
          <w:color w:val="000000" w:themeColor="text1"/>
        </w:rPr>
        <w:t xml:space="preserve">etwa </w:t>
      </w:r>
      <w:r>
        <w:rPr>
          <w:color w:val="000000" w:themeColor="text1"/>
        </w:rPr>
        <w:t xml:space="preserve">drei </w:t>
      </w:r>
      <w:r>
        <w:rPr>
          <w:color w:val="000000" w:themeColor="text1"/>
        </w:rPr>
        <w:t xml:space="preserve">Jahre nach dem Bau der </w:t>
      </w:r>
      <w:r>
        <w:rPr>
          <w:color w:val="000000" w:themeColor="text1"/>
        </w:rPr>
        <w:t xml:space="preserve">Berliner </w:t>
      </w:r>
      <w:r>
        <w:rPr>
          <w:color w:val="000000" w:themeColor="text1"/>
        </w:rPr>
        <w:t xml:space="preserve">Mauer geboren. Damit gehört sie generationell zu den sogenannten </w:t>
      </w:r>
      <w:r>
        <w:rPr>
          <w:i/>
          <w:color w:val="000000" w:themeColor="text1"/>
        </w:rPr>
        <w:t xml:space="preserve">Mauer-Kindern</w:t>
      </w:r>
      <w:r>
        <w:rPr>
          <w:color w:val="000000" w:themeColor="text1"/>
        </w:rPr>
        <w:t xml:space="preserve"> bzw. </w:t>
      </w:r>
      <w:r>
        <w:rPr>
          <w:i/>
          <w:color w:val="000000" w:themeColor="text1"/>
        </w:rPr>
        <w:t xml:space="preserve">Hineingeborenen</w:t>
      </w:r>
      <w:r>
        <w:rPr>
          <w:color w:val="000000" w:themeColor="text1"/>
        </w:rPr>
        <w:t xml:space="preserve">, die in einem bereits geteilten Deutschland geboren werden und hinsichtlich ihrer Sozialisierung besonders stark durch die </w:t>
      </w:r>
      <w:del w:id="1000111" w:author="Claude Lektorat" w:date="2026-06-30T12:18:05Z">
        <w:r>
          <w:rPr>
            <w:color w:val="000000" w:themeColor="text1"/>
          </w:rPr>
          <w:delText xml:space="preserve">autoritäre</w:delText>
        </w:r>
      </w:del>
      <w:ins w:id="1000112" w:author="Claude Lektorat" w:date="2026-06-30T12:18:05Z">
        <w:r>
          <w:rPr>
            <w:color w:val="000000" w:themeColor="text1"/>
          </w:rPr>
          <w:t xml:space="preserve">autoritären</w:t>
        </w:r>
      </w:ins>
      <w:r>
        <w:rPr>
          <w:color w:val="000000" w:themeColor="text1"/>
        </w:rPr>
        <w:t xml:space="preserve"> Erziehungsvorgaben der SED geprägt sind </w:t>
      </w:r>
      <w:r w:rsidR="00422C83" w:rsidRPr="007310A7">
        <w:rPr>
          <w:color w:val="000000" w:themeColor="text1"/>
        </w:rPr>
        <w:fldChar w:fldCharType="begin"/>
      </w:r>
      <w:r w:rsidR="00422C83" w:rsidRPr="007310A7">
        <w:rPr>
          <w:color w:val="000000" w:themeColor="text1"/>
        </w:rPr>
        <w:instrText xml:space="preserve"> ADDIN ZOTERO_ITEM CSL_CITATION {"citationID":"H2Mf34Uw","properties":{"unsorted":false,"formattedCitation":"(vgl. z.B. Niethammer 2005; Rippl 2020)","plainCitation":"(vgl. z.B. Niethammer 2005; Rippl 2020)","noteIndex":0},"citationItems":[{"id":904,"uris":["http://zotero.org/users/local/owKliTIb/items/CSMGCBER"],"itemData":{"id":904,"type":"document","title":"Die letzte Gemeinschaft. Über die Konstruierbarkeit von Generationen und ihre Grenzen. Vortrag bei der Eröffnungsveranstaltung des Göttinger Graduiertenkollegs „Generationengeschichte ‒ Generationelle Dynamik und historischer Wandel im 19. und 20. Jahrhundert“ am 11.11.2005","URL":"http://www.generationengeschichte.uni-goettingen.de/documents/niethammer.pdf","author":[{"family":"Niethammer","given":"Lutz"}],"issued":{"date-parts":[["2005"]]}},"prefix":"vgl. z.B."},{"id":928,"uris":["http://zotero.org/users/local/owKliTIb/items/R6SDSUY8"],"itemData":{"id":928,"type":"article-journal","container-title":"Gesellschaft. Wirtschaft. Politik (GWP)","DOI":"10.3224/gwp.v69i3.10","issue":"3-2020","page":"347-358","publisher":"Verlag Barbara Budrich GmbH","title":"Politische Einstellungen in Ostdeutschland im Wandel: die Generation \"Mauerkinder\"","volume":"69","author":[{"family":"Rippl","given":"Susanne"}],"issued":{"date-parts":[["2020"]]}}}],"schema":"https://github.com/citation-style-language/schema/raw/master/csl-citation.json"} </w:instrText>
      </w:r>
      <w:r w:rsidR="00422C83" w:rsidRPr="007310A7">
        <w:rPr>
          <w:color w:val="000000" w:themeColor="text1"/>
        </w:rPr>
        <w:fldChar w:fldCharType="separate"/>
      </w:r>
      <w:r>
        <w:rPr>
          <w:rFonts w:ascii="Cambria" w:hAnsi="Cambria"/>
          <w:color w:val="000000" w:themeColor="text1"/>
        </w:rPr>
        <w:t xml:space="preserve">(vgl. z.B. Niethammer 2005; Rippl 2020)</w:t>
      </w:r>
      <w:r w:rsidR="00422C83" w:rsidRPr="007310A7">
        <w:rPr>
          <w:color w:val="000000" w:themeColor="text1"/>
        </w:rPr>
        <w:fldChar w:fldCharType="end"/>
      </w:r>
      <w:r>
        <w:rPr>
          <w:color w:val="000000" w:themeColor="text1"/>
        </w:rPr>
        <w:t xml:space="preserve">.</w:t>
      </w:r>
      <w:r>
        <w:rPr>
          <w:color w:val="000000" w:themeColor="text1"/>
        </w:rPr>
        <w:t xml:space="preserve"> Gleichzeitig kommt sie in den </w:t>
      </w:r>
      <w:r>
        <w:rPr>
          <w:color w:val="000000" w:themeColor="text1"/>
        </w:rPr>
        <w:t xml:space="preserve">19</w:t>
      </w:r>
      <w:r>
        <w:rPr>
          <w:color w:val="000000" w:themeColor="text1"/>
        </w:rPr>
        <w:t xml:space="preserve">60er Jahren zur Welt, die als Resultat der staatlichen Wirtschaftsreform der SED von einem gesamtgesellschaftlichen Anstieg des Lebensstandards in der DDR geprägt sind </w:t>
      </w:r>
      <w:r w:rsidR="00422C83" w:rsidRPr="007310A7">
        <w:rPr>
          <w:color w:val="000000" w:themeColor="text1"/>
        </w:rPr>
        <w:fldChar w:fldCharType="begin"/>
      </w:r>
      <w:r w:rsidR="00422C83" w:rsidRPr="007310A7">
        <w:rPr>
          <w:color w:val="000000" w:themeColor="text1"/>
        </w:rPr>
        <w:instrText xml:space="preserve"> ADDIN ZOTERO_ITEM CSL_CITATION {"citationID":"rBi3rSmd","properties":{"unsorted":false,"formattedCitation":"(vgl. z.B. Borowsky 2002)","plainCitation":"(vgl. z.B. Borowsky 2002)","noteIndex":0},"citationItems":[{"id":785,"uris":["http://zotero.org/users/local/owKliTIb/items/GHXMAIK9"],"itemData":{"id":785,"type":"chapter","container-title":"Zeiten des Wandels, Informationen zur politischen Bildung, Ausgabe 258","title":"Die DDR in den sechziger Jahren","URL":"https://www.bpb.de/shop/zeitschriften/izpb/10105/die-ddr-in-den-sechziger-jahren/","author":[{"family":"Borowsky","given":"Peter"}],"issued":{"date-parts":[["2002"]]}},"prefix":"vgl. z.B."}],"schema":"https://github.com/citation-style-language/schema/raw/master/csl-citation.json"} </w:instrText>
      </w:r>
      <w:r w:rsidR="00422C83" w:rsidRPr="007310A7">
        <w:rPr>
          <w:color w:val="000000" w:themeColor="text1"/>
        </w:rPr>
        <w:fldChar w:fldCharType="separate"/>
      </w:r>
      <w:r>
        <w:rPr>
          <w:rFonts w:ascii="Cambria" w:hAnsi="Cambria"/>
          <w:color w:val="000000" w:themeColor="text1"/>
        </w:rPr>
        <w:t xml:space="preserve">(vgl. z.B. Borowsky 2002)</w:t>
      </w:r>
      <w:r w:rsidR="00422C83" w:rsidRPr="007310A7">
        <w:rPr>
          <w:color w:val="000000" w:themeColor="text1"/>
        </w:rPr>
        <w:fldChar w:fldCharType="end"/>
      </w:r>
      <w:r>
        <w:rPr>
          <w:color w:val="000000" w:themeColor="text1"/>
        </w:rPr>
        <w:t xml:space="preserve">.</w:t>
      </w:r>
    </w:p>
    <w:p w14:paraId="369EACD5" w14:textId="252C9DE3" w:rsidR="00E944F1" w:rsidRPr="007310A7" w:rsidRDefault="00483C2F" w:rsidP="00483C2F">
      <w:pPr>
        <w:spacing w:line="360" w:lineRule="auto"/>
        <w:jc w:val="both"/>
        <w:rPr>
          <w:color w:val="000000" w:themeColor="text1"/>
        </w:rPr>
      </w:pPr>
      <w:r w:rsidRPr="007310A7">
        <w:rPr>
          <w:color w:val="000000" w:themeColor="text1"/>
        </w:rPr>
        <w:t>Kristins Eltern leben zum Zeitpunkt ihrer Geburt vermutlich in einer gemeinsam gemieteten Wohnung zusammen mit ihrem acht Jahre älteren Bruder.</w:t>
      </w:r>
      <w:r w:rsidRPr="007310A7">
        <w:rPr>
          <w:rStyle w:val="Funotenzeichen"/>
          <w:color w:val="000000" w:themeColor="text1"/>
        </w:rPr>
        <w:footnoteReference w:id="139"/>
      </w:r>
      <w:r w:rsidRPr="007310A7">
        <w:rPr>
          <w:color w:val="000000" w:themeColor="text1"/>
        </w:rPr>
        <w:t xml:space="preserve"> </w:t>
      </w:r>
      <w:r w:rsidR="003F1DD6" w:rsidRPr="007310A7">
        <w:rPr>
          <w:color w:val="000000" w:themeColor="text1"/>
        </w:rPr>
        <w:t xml:space="preserve">Informationen zum Aufwachsen des Bruders vor ihrer Geburt sowie zu dem </w:t>
      </w:r>
      <w:r w:rsidR="003F1DD6" w:rsidRPr="007310A7">
        <w:rPr>
          <w:color w:val="000000" w:themeColor="text1"/>
        </w:rPr>
        <w:lastRenderedPageBreak/>
        <w:t xml:space="preserve">verhältnismäßig großen Altersunterschied zwischen den beiden liegen basierend auf dem Interviewmaterial nicht vor. </w:t>
      </w:r>
      <w:r w:rsidR="00E944F1" w:rsidRPr="007310A7">
        <w:rPr>
          <w:color w:val="000000" w:themeColor="text1"/>
        </w:rPr>
        <w:t xml:space="preserve">Direkt nach der Geburt wird Kristin bei </w:t>
      </w:r>
      <w:r w:rsidRPr="007310A7">
        <w:rPr>
          <w:color w:val="000000" w:themeColor="text1"/>
        </w:rPr>
        <w:t xml:space="preserve">sog. </w:t>
      </w:r>
      <w:r w:rsidR="00E944F1" w:rsidRPr="007310A7">
        <w:rPr>
          <w:color w:val="000000" w:themeColor="text1"/>
        </w:rPr>
        <w:t>uneindeutigen äußeren Geschlechtsmerkmalen männlich zugewiesen</w:t>
      </w:r>
      <w:r w:rsidRPr="007310A7">
        <w:rPr>
          <w:rStyle w:val="Funotenzeichen"/>
          <w:color w:val="000000" w:themeColor="text1"/>
        </w:rPr>
        <w:footnoteReference w:id="140"/>
      </w:r>
      <w:r w:rsidR="00E944F1" w:rsidRPr="007310A7">
        <w:rPr>
          <w:color w:val="000000" w:themeColor="text1"/>
        </w:rPr>
        <w:t xml:space="preserve"> und erhält von ihren Eltern den Vornamen Heiko. Es ist in mehrfacher Hinsicht naheliegend, dass Kristins Eltern diese</w:t>
      </w:r>
      <w:r w:rsidR="00EE1BB0" w:rsidRPr="007310A7">
        <w:rPr>
          <w:color w:val="000000" w:themeColor="text1"/>
        </w:rPr>
        <w:t>r</w:t>
      </w:r>
      <w:r w:rsidR="00E944F1" w:rsidRPr="007310A7">
        <w:rPr>
          <w:color w:val="000000" w:themeColor="text1"/>
        </w:rPr>
        <w:t xml:space="preserve"> Zuweisung </w:t>
      </w:r>
      <w:r w:rsidR="00EE1BB0" w:rsidRPr="007310A7">
        <w:rPr>
          <w:color w:val="000000" w:themeColor="text1"/>
        </w:rPr>
        <w:t>sowie den damit verbundenen Vorschlägen geschlechtsnormierender Eingriffe folgen</w:t>
      </w:r>
      <w:r w:rsidR="00E944F1" w:rsidRPr="007310A7">
        <w:rPr>
          <w:color w:val="000000" w:themeColor="text1"/>
        </w:rPr>
        <w:t xml:space="preserve">. Zum einen ist auf Grund der aus </w:t>
      </w:r>
      <w:r w:rsidR="0078214A" w:rsidRPr="007310A7">
        <w:rPr>
          <w:color w:val="000000" w:themeColor="text1"/>
        </w:rPr>
        <w:t>DDR-Staatsp</w:t>
      </w:r>
      <w:r w:rsidR="00E944F1" w:rsidRPr="007310A7">
        <w:rPr>
          <w:color w:val="000000" w:themeColor="text1"/>
        </w:rPr>
        <w:t xml:space="preserve">erspektive </w:t>
      </w:r>
      <w:r w:rsidR="00346D0F" w:rsidRPr="007310A7">
        <w:rPr>
          <w:color w:val="000000" w:themeColor="text1"/>
        </w:rPr>
        <w:t xml:space="preserve">diskreditierbaren </w:t>
      </w:r>
      <w:r w:rsidR="00E944F1" w:rsidRPr="007310A7">
        <w:rPr>
          <w:color w:val="000000" w:themeColor="text1"/>
        </w:rPr>
        <w:t>Familien</w:t>
      </w:r>
      <w:r w:rsidR="0078214A" w:rsidRPr="007310A7">
        <w:rPr>
          <w:color w:val="000000" w:themeColor="text1"/>
        </w:rPr>
        <w:t>geschichte</w:t>
      </w:r>
      <w:r w:rsidR="00E944F1" w:rsidRPr="007310A7">
        <w:rPr>
          <w:color w:val="000000" w:themeColor="text1"/>
        </w:rPr>
        <w:t xml:space="preserve"> – Kristins Großvater mütterlicherseits stand dem </w:t>
      </w:r>
      <w:r w:rsidR="0078214A" w:rsidRPr="007310A7">
        <w:rPr>
          <w:color w:val="000000" w:themeColor="text1"/>
        </w:rPr>
        <w:t xml:space="preserve">nationalsozialistischen </w:t>
      </w:r>
      <w:r w:rsidR="00346D0F" w:rsidRPr="007310A7">
        <w:rPr>
          <w:color w:val="000000" w:themeColor="text1"/>
        </w:rPr>
        <w:t xml:space="preserve">Regime </w:t>
      </w:r>
      <w:r w:rsidR="00E944F1" w:rsidRPr="007310A7">
        <w:rPr>
          <w:color w:val="000000" w:themeColor="text1"/>
        </w:rPr>
        <w:t xml:space="preserve">nahe, ihre </w:t>
      </w:r>
      <w:r w:rsidR="00BC0045" w:rsidRPr="007310A7">
        <w:rPr>
          <w:color w:val="000000" w:themeColor="text1"/>
        </w:rPr>
        <w:t>Familie</w:t>
      </w:r>
      <w:r w:rsidR="00E944F1" w:rsidRPr="007310A7">
        <w:rPr>
          <w:color w:val="000000" w:themeColor="text1"/>
        </w:rPr>
        <w:t xml:space="preserve"> väterlicherseits war </w:t>
      </w:r>
      <w:r w:rsidR="0078214A" w:rsidRPr="007310A7">
        <w:rPr>
          <w:color w:val="000000" w:themeColor="text1"/>
        </w:rPr>
        <w:t>aus Oberschlesien geflüchtet</w:t>
      </w:r>
      <w:r w:rsidR="00E944F1" w:rsidRPr="007310A7">
        <w:rPr>
          <w:color w:val="000000" w:themeColor="text1"/>
        </w:rPr>
        <w:t xml:space="preserve"> – davon auszugehen, dass die Eltern unter einem </w:t>
      </w:r>
      <w:r w:rsidR="0045747B" w:rsidRPr="007310A7">
        <w:rPr>
          <w:color w:val="000000" w:themeColor="text1"/>
        </w:rPr>
        <w:t xml:space="preserve">erheblichen </w:t>
      </w:r>
      <w:r w:rsidR="00EE1BB0" w:rsidRPr="007310A7">
        <w:rPr>
          <w:color w:val="000000" w:themeColor="text1"/>
        </w:rPr>
        <w:t xml:space="preserve">sozial normativen </w:t>
      </w:r>
      <w:r w:rsidR="00E944F1" w:rsidRPr="007310A7">
        <w:rPr>
          <w:color w:val="000000" w:themeColor="text1"/>
        </w:rPr>
        <w:t>Anpassungsdruck stehen</w:t>
      </w:r>
      <w:r w:rsidR="00EE1BB0" w:rsidRPr="007310A7">
        <w:rPr>
          <w:color w:val="000000" w:themeColor="text1"/>
        </w:rPr>
        <w:t>. D</w:t>
      </w:r>
      <w:r w:rsidR="00E944F1" w:rsidRPr="007310A7">
        <w:rPr>
          <w:color w:val="000000" w:themeColor="text1"/>
        </w:rPr>
        <w:t xml:space="preserve">ementsprechend </w:t>
      </w:r>
      <w:r w:rsidR="00EE1BB0" w:rsidRPr="007310A7">
        <w:rPr>
          <w:color w:val="000000" w:themeColor="text1"/>
        </w:rPr>
        <w:t xml:space="preserve">stellt die </w:t>
      </w:r>
      <w:r w:rsidR="00E944F1" w:rsidRPr="007310A7">
        <w:rPr>
          <w:color w:val="000000" w:themeColor="text1"/>
        </w:rPr>
        <w:t xml:space="preserve">ärztlich vorgenommene </w:t>
      </w:r>
      <w:r w:rsidR="00EE1BB0" w:rsidRPr="007310A7">
        <w:rPr>
          <w:color w:val="000000" w:themeColor="text1"/>
        </w:rPr>
        <w:t>Medikalisierung auch eine familiale Stigma-Management-Strategie dar</w:t>
      </w:r>
      <w:r w:rsidR="00E944F1" w:rsidRPr="007310A7">
        <w:rPr>
          <w:color w:val="000000" w:themeColor="text1"/>
        </w:rPr>
        <w:t xml:space="preserve">. Zum andern liegt nahe, dass neben befürchteter </w:t>
      </w:r>
      <w:r w:rsidR="008D7432" w:rsidRPr="007310A7">
        <w:rPr>
          <w:color w:val="000000" w:themeColor="text1"/>
        </w:rPr>
        <w:t xml:space="preserve">Diskreditierung </w:t>
      </w:r>
      <w:r w:rsidR="00E944F1" w:rsidRPr="007310A7">
        <w:rPr>
          <w:color w:val="000000" w:themeColor="text1"/>
        </w:rPr>
        <w:t>auch eine familial tradierte</w:t>
      </w:r>
      <w:r w:rsidR="00346D0F" w:rsidRPr="007310A7">
        <w:rPr>
          <w:color w:val="000000" w:themeColor="text1"/>
        </w:rPr>
        <w:t>,</w:t>
      </w:r>
      <w:r w:rsidR="00E944F1" w:rsidRPr="007310A7">
        <w:rPr>
          <w:color w:val="000000" w:themeColor="text1"/>
        </w:rPr>
        <w:t xml:space="preserve"> durch den Nationalsozialismus </w:t>
      </w:r>
      <w:r w:rsidR="008D7432" w:rsidRPr="007310A7">
        <w:rPr>
          <w:color w:val="000000" w:themeColor="text1"/>
        </w:rPr>
        <w:t xml:space="preserve">verstärkte </w:t>
      </w:r>
      <w:r w:rsidR="00E944F1" w:rsidRPr="007310A7">
        <w:rPr>
          <w:color w:val="000000" w:themeColor="text1"/>
        </w:rPr>
        <w:t>Idealisierung von Männlichkeit dazu beiträgt, dass die Eltern eine männliche Geschlechtszuweisung befürworten.</w:t>
      </w:r>
    </w:p>
    <w:p w14:paraId="7A393DBF" w14:textId="6F6A8548" w:rsidR="00E944F1" w:rsidRPr="007310A7" w:rsidRDefault="00E944F1" w:rsidP="00EE1BB0">
      <w:pPr>
        <w:spacing w:before="240" w:line="360" w:lineRule="auto"/>
        <w:jc w:val="both"/>
        <w:rPr>
          <w:color w:val="000000" w:themeColor="text1"/>
        </w:rPr>
      </w:pPr>
      <w:r w:rsidRPr="007310A7">
        <w:rPr>
          <w:color w:val="000000" w:themeColor="text1"/>
        </w:rPr>
        <w:t>Nach der Geschlechtszuweisung folgen</w:t>
      </w:r>
      <w:r w:rsidR="00346D0F" w:rsidRPr="007310A7">
        <w:rPr>
          <w:color w:val="000000" w:themeColor="text1"/>
        </w:rPr>
        <w:t xml:space="preserve"> mehrere</w:t>
      </w:r>
      <w:r w:rsidRPr="007310A7">
        <w:rPr>
          <w:color w:val="000000" w:themeColor="text1"/>
        </w:rPr>
        <w:t xml:space="preserve"> geschlechtsangleichende operative Eingriffe in den ersten </w:t>
      </w:r>
      <w:r w:rsidR="00346D0F" w:rsidRPr="007310A7">
        <w:rPr>
          <w:color w:val="000000" w:themeColor="text1"/>
        </w:rPr>
        <w:t xml:space="preserve">drei </w:t>
      </w:r>
      <w:r w:rsidRPr="007310A7">
        <w:rPr>
          <w:color w:val="000000" w:themeColor="text1"/>
        </w:rPr>
        <w:t>Lebensjahren, an welche die</w:t>
      </w:r>
      <w:r w:rsidR="009A6C92" w:rsidRPr="007310A7">
        <w:rPr>
          <w:color w:val="000000" w:themeColor="text1"/>
        </w:rPr>
        <w:t xml:space="preserve"> B</w:t>
      </w:r>
      <w:r w:rsidRPr="007310A7">
        <w:rPr>
          <w:color w:val="000000" w:themeColor="text1"/>
        </w:rPr>
        <w:t>iographin altersbedingt</w:t>
      </w:r>
      <w:r w:rsidR="00852DD6" w:rsidRPr="007310A7">
        <w:rPr>
          <w:color w:val="000000" w:themeColor="text1"/>
        </w:rPr>
        <w:t xml:space="preserve"> jedoch</w:t>
      </w:r>
      <w:r w:rsidRPr="007310A7">
        <w:rPr>
          <w:color w:val="000000" w:themeColor="text1"/>
        </w:rPr>
        <w:t xml:space="preserve"> keine Erinnerung hat. Es ist</w:t>
      </w:r>
      <w:r w:rsidR="00852DD6" w:rsidRPr="007310A7">
        <w:rPr>
          <w:color w:val="000000" w:themeColor="text1"/>
        </w:rPr>
        <w:t xml:space="preserve"> davon auszugehen</w:t>
      </w:r>
      <w:r w:rsidRPr="007310A7">
        <w:rPr>
          <w:color w:val="000000" w:themeColor="text1"/>
        </w:rPr>
        <w:t xml:space="preserve">, dass die Operationen und </w:t>
      </w:r>
      <w:r w:rsidR="009A6C92" w:rsidRPr="007310A7">
        <w:rPr>
          <w:color w:val="000000" w:themeColor="text1"/>
        </w:rPr>
        <w:t xml:space="preserve">daran anschließenden </w:t>
      </w:r>
      <w:r w:rsidRPr="007310A7">
        <w:rPr>
          <w:color w:val="000000" w:themeColor="text1"/>
        </w:rPr>
        <w:t xml:space="preserve">Untersuchungen </w:t>
      </w:r>
      <w:r w:rsidR="009A6C92" w:rsidRPr="007310A7">
        <w:rPr>
          <w:color w:val="000000" w:themeColor="text1"/>
        </w:rPr>
        <w:t xml:space="preserve">in dem </w:t>
      </w:r>
      <w:r w:rsidR="00852DD6" w:rsidRPr="007310A7">
        <w:rPr>
          <w:color w:val="000000" w:themeColor="text1"/>
        </w:rPr>
        <w:t xml:space="preserve">entsprechend spezialisierten </w:t>
      </w:r>
      <w:r w:rsidRPr="007310A7">
        <w:rPr>
          <w:color w:val="000000" w:themeColor="text1"/>
        </w:rPr>
        <w:t>Universitätsk</w:t>
      </w:r>
      <w:r w:rsidR="009A6C92" w:rsidRPr="007310A7">
        <w:rPr>
          <w:color w:val="000000" w:themeColor="text1"/>
        </w:rPr>
        <w:t>linikum</w:t>
      </w:r>
      <w:r w:rsidRPr="007310A7">
        <w:rPr>
          <w:color w:val="000000" w:themeColor="text1"/>
        </w:rPr>
        <w:t xml:space="preserve"> </w:t>
      </w:r>
      <w:r w:rsidR="009A6C92" w:rsidRPr="007310A7">
        <w:rPr>
          <w:color w:val="000000" w:themeColor="text1"/>
        </w:rPr>
        <w:t xml:space="preserve">der Stadt </w:t>
      </w:r>
      <w:r w:rsidRPr="007310A7">
        <w:rPr>
          <w:color w:val="000000" w:themeColor="text1"/>
        </w:rPr>
        <w:t>durchgeführt werden, in de</w:t>
      </w:r>
      <w:r w:rsidR="009A6C92" w:rsidRPr="007310A7">
        <w:rPr>
          <w:color w:val="000000" w:themeColor="text1"/>
        </w:rPr>
        <w:t>r Kristin mit ihrer Familie lebt. Ihre knappe Darstellung der damaligen Situation –</w:t>
      </w:r>
      <w:r w:rsidRPr="007310A7">
        <w:rPr>
          <w:color w:val="000000" w:themeColor="text1"/>
        </w:rPr>
        <w:t xml:space="preserve"> „man </w:t>
      </w:r>
      <w:proofErr w:type="spellStart"/>
      <w:proofErr w:type="gramStart"/>
      <w:r w:rsidRPr="007310A7">
        <w:rPr>
          <w:color w:val="000000" w:themeColor="text1"/>
        </w:rPr>
        <w:t>ha:tte</w:t>
      </w:r>
      <w:proofErr w:type="spellEnd"/>
      <w:proofErr w:type="gramEnd"/>
      <w:r w:rsidRPr="007310A7">
        <w:rPr>
          <w:color w:val="000000" w:themeColor="text1"/>
        </w:rPr>
        <w:t xml:space="preserve"> </w:t>
      </w:r>
      <w:proofErr w:type="spellStart"/>
      <w:r w:rsidRPr="007310A7">
        <w:rPr>
          <w:color w:val="000000" w:themeColor="text1"/>
        </w:rPr>
        <w:t>gesa:gt</w:t>
      </w:r>
      <w:proofErr w:type="spellEnd"/>
      <w:r w:rsidRPr="007310A7">
        <w:rPr>
          <w:color w:val="000000" w:themeColor="text1"/>
        </w:rPr>
        <w:t xml:space="preserve">, dass ich ein Junge wäre (2) u:nd (1) aber ich bin kein Junge, oder eben </w:t>
      </w:r>
      <w:r w:rsidRPr="007310A7">
        <w:rPr>
          <w:b/>
          <w:color w:val="000000" w:themeColor="text1"/>
        </w:rPr>
        <w:t>doch</w:t>
      </w:r>
      <w:r w:rsidRPr="007310A7">
        <w:rPr>
          <w:color w:val="000000" w:themeColor="text1"/>
        </w:rPr>
        <w:t xml:space="preserve">, das </w:t>
      </w:r>
      <w:proofErr w:type="spellStart"/>
      <w:r w:rsidRPr="007310A7">
        <w:rPr>
          <w:color w:val="000000" w:themeColor="text1"/>
        </w:rPr>
        <w:t>is</w:t>
      </w:r>
      <w:proofErr w:type="spellEnd"/>
      <w:r w:rsidRPr="007310A7">
        <w:rPr>
          <w:color w:val="000000" w:themeColor="text1"/>
        </w:rPr>
        <w:t xml:space="preserve"> halt sehr schwierig gewesen schon, </w:t>
      </w:r>
      <w:r w:rsidRPr="007310A7">
        <w:rPr>
          <w:b/>
          <w:color w:val="000000" w:themeColor="text1"/>
        </w:rPr>
        <w:t>damals</w:t>
      </w:r>
      <w:r w:rsidRPr="007310A7">
        <w:rPr>
          <w:color w:val="000000" w:themeColor="text1"/>
        </w:rPr>
        <w:t xml:space="preserve">“ </w:t>
      </w:r>
      <w:r w:rsidR="009A6C92" w:rsidRPr="007310A7">
        <w:rPr>
          <w:color w:val="000000" w:themeColor="text1"/>
        </w:rPr>
        <w:t xml:space="preserve">– legt </w:t>
      </w:r>
      <w:r w:rsidR="008963B7" w:rsidRPr="007310A7">
        <w:rPr>
          <w:color w:val="000000" w:themeColor="text1"/>
        </w:rPr>
        <w:t>n</w:t>
      </w:r>
      <w:r w:rsidR="009A6C92" w:rsidRPr="007310A7">
        <w:rPr>
          <w:color w:val="000000" w:themeColor="text1"/>
        </w:rPr>
        <w:t xml:space="preserve">ahe, </w:t>
      </w:r>
      <w:r w:rsidRPr="007310A7">
        <w:rPr>
          <w:color w:val="000000" w:themeColor="text1"/>
        </w:rPr>
        <w:t xml:space="preserve">dass bezüglich </w:t>
      </w:r>
      <w:r w:rsidR="009A6C92" w:rsidRPr="007310A7">
        <w:rPr>
          <w:color w:val="000000" w:themeColor="text1"/>
        </w:rPr>
        <w:t xml:space="preserve">ihrer geschlechtlichen </w:t>
      </w:r>
      <w:r w:rsidRPr="007310A7">
        <w:rPr>
          <w:color w:val="000000" w:themeColor="text1"/>
        </w:rPr>
        <w:t>Zuordnung</w:t>
      </w:r>
      <w:r w:rsidR="009A6C92" w:rsidRPr="007310A7">
        <w:rPr>
          <w:color w:val="000000" w:themeColor="text1"/>
        </w:rPr>
        <w:t xml:space="preserve"> ein erhebliches Maß an Unsicherheit den Handlungsverlauf prägt</w:t>
      </w:r>
      <w:r w:rsidRPr="007310A7">
        <w:rPr>
          <w:color w:val="000000" w:themeColor="text1"/>
        </w:rPr>
        <w:t>.</w:t>
      </w:r>
      <w:r w:rsidR="00426E3F" w:rsidRPr="007310A7">
        <w:rPr>
          <w:color w:val="000000" w:themeColor="text1"/>
        </w:rPr>
        <w:t xml:space="preserve"> Dabei</w:t>
      </w:r>
      <w:r w:rsidRPr="007310A7">
        <w:rPr>
          <w:color w:val="000000" w:themeColor="text1"/>
        </w:rPr>
        <w:t xml:space="preserve"> ist davon auszugehen, dass diese Unsicherheit auch das Erleben ihrer Eltern</w:t>
      </w:r>
      <w:r w:rsidR="009A6C92" w:rsidRPr="007310A7">
        <w:rPr>
          <w:color w:val="000000" w:themeColor="text1"/>
        </w:rPr>
        <w:t xml:space="preserve"> beeinflusst</w:t>
      </w:r>
      <w:r w:rsidR="00426E3F" w:rsidRPr="007310A7">
        <w:rPr>
          <w:color w:val="000000" w:themeColor="text1"/>
        </w:rPr>
        <w:t xml:space="preserve"> </w:t>
      </w:r>
      <w:r w:rsidR="000E70A8" w:rsidRPr="007310A7">
        <w:rPr>
          <w:color w:val="000000" w:themeColor="text1"/>
        </w:rPr>
        <w:fldChar w:fldCharType="begin"/>
      </w:r>
      <w:r w:rsidR="00E52A15" w:rsidRPr="007310A7">
        <w:rPr>
          <w:color w:val="000000" w:themeColor="text1"/>
        </w:rPr>
        <w:instrText xml:space="preserve"> ADDIN ZOTERO_ITEM CSL_CITATION {"citationID":"027XbdaI","properties":{"unsorted":false,"formattedCitation":"(vgl. z.B. Kr\\uc0\\u228{}mer 2021; Kr\\uc0\\u228{}mer und Sabisch 2017)","plainCitation":"(vgl. z.B. Krämer 2021; Krämer und Sabisch 2017)","dontUpdate":true,"noteIndex":0},"citationItems":[{"id":209,"uris":["http://zotero.org/users/local/owKliTIb/items/3PEFNBFD","http://zotero.org/users/local/owKliTIb/items/3A2ZGMVW"],"itemData":{"id":209,"type":"book","publisher":"Springer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Kinder","author":[{"family":"Krämer","given":"Anike"}],"issued":{"date-parts":[["2021"]]}},"prefix":"vgl. z.B."},{"id":863,"uris":["http://zotero.org/users/local/owKliTIb/items/TU76K2Z4"],"itemData":{"id":863,"type":"book","publisher":"Netzwerk Frauen- und Geschlechterforschung NRW","publisher-place":"Essen","title":"Intersexualität in NRW. Eine qualitative Untersuchung der Gesundheitsversorgung von zwischengeschlechtlichen Kindern in Nordrhein-Westfalen","author":[{"family":"Krämer","given":"Anike"},{"family":"Sabisch","given":"Katja"}],"issued":{"date-parts":[["2017"]]}}}],"schema":"https://github.com/citation-style-language/schema/raw/master/csl-citation.json"} </w:instrText>
      </w:r>
      <w:r w:rsidR="000E70A8" w:rsidRPr="007310A7">
        <w:rPr>
          <w:color w:val="000000" w:themeColor="text1"/>
        </w:rPr>
        <w:fldChar w:fldCharType="separate"/>
      </w:r>
      <w:r w:rsidR="000E70A8" w:rsidRPr="007310A7">
        <w:rPr>
          <w:rFonts w:ascii="Cambria" w:hAnsi="Cambria" w:cs="Times New Roman"/>
          <w:color w:val="000000" w:themeColor="text1"/>
        </w:rPr>
        <w:t xml:space="preserve">(vgl. </w:t>
      </w:r>
      <w:r w:rsidR="00426E3F" w:rsidRPr="007310A7">
        <w:rPr>
          <w:rFonts w:ascii="Cambria" w:hAnsi="Cambria" w:cs="Times New Roman"/>
          <w:color w:val="000000" w:themeColor="text1"/>
        </w:rPr>
        <w:t xml:space="preserve">auch </w:t>
      </w:r>
      <w:r w:rsidR="000E70A8" w:rsidRPr="007310A7">
        <w:rPr>
          <w:rFonts w:ascii="Cambria" w:hAnsi="Cambria" w:cs="Times New Roman"/>
          <w:color w:val="000000" w:themeColor="text1"/>
        </w:rPr>
        <w:t xml:space="preserve">Krämer 2021; Krämer, </w:t>
      </w:r>
      <w:proofErr w:type="spellStart"/>
      <w:r w:rsidR="000E70A8" w:rsidRPr="007310A7">
        <w:rPr>
          <w:rFonts w:ascii="Cambria" w:hAnsi="Cambria" w:cs="Times New Roman"/>
          <w:color w:val="000000" w:themeColor="text1"/>
        </w:rPr>
        <w:t>Sabisch</w:t>
      </w:r>
      <w:proofErr w:type="spellEnd"/>
      <w:r w:rsidR="000E70A8" w:rsidRPr="007310A7">
        <w:rPr>
          <w:rFonts w:ascii="Cambria" w:hAnsi="Cambria" w:cs="Times New Roman"/>
          <w:color w:val="000000" w:themeColor="text1"/>
        </w:rPr>
        <w:t xml:space="preserve"> 2017)</w:t>
      </w:r>
      <w:r w:rsidR="000E70A8" w:rsidRPr="007310A7">
        <w:rPr>
          <w:color w:val="000000" w:themeColor="text1"/>
        </w:rPr>
        <w:fldChar w:fldCharType="end"/>
      </w:r>
      <w:r w:rsidRPr="007310A7">
        <w:rPr>
          <w:color w:val="000000" w:themeColor="text1"/>
        </w:rPr>
        <w:t>.</w:t>
      </w:r>
    </w:p>
    <w:p w14:paraId="0102C4EC" w14:textId="7E496135" w:rsidR="00E944F1" w:rsidRPr="007310A7" w:rsidRDefault="00E944F1" w:rsidP="0078702F">
      <w:pPr>
        <w:spacing w:line="360" w:lineRule="auto"/>
        <w:jc w:val="both"/>
        <w:rPr>
          <w:color w:val="000000" w:themeColor="text1"/>
        </w:rPr>
      </w:pPr>
      <w:r w:rsidRPr="007310A7">
        <w:rPr>
          <w:color w:val="000000" w:themeColor="text1"/>
        </w:rPr>
        <w:t xml:space="preserve">Ausgehend von der in DDR üblichen geschlechtsspezifischen Arbeitsteilung </w:t>
      </w:r>
      <w:r w:rsidR="00852DD6" w:rsidRPr="007310A7">
        <w:rPr>
          <w:color w:val="000000" w:themeColor="text1"/>
        </w:rPr>
        <w:t>–</w:t>
      </w:r>
      <w:r w:rsidRPr="007310A7">
        <w:rPr>
          <w:color w:val="000000" w:themeColor="text1"/>
        </w:rPr>
        <w:t xml:space="preserve"> Frauen bzw. Mütter waren neben ihrer Berufstätigkeit überwiegend für die Versorgung der Kinder zuständig –</w:t>
      </w:r>
      <w:r w:rsidR="00852DD6" w:rsidRPr="007310A7">
        <w:rPr>
          <w:color w:val="000000" w:themeColor="text1"/>
        </w:rPr>
        <w:t xml:space="preserve"> übernimmt </w:t>
      </w:r>
      <w:r w:rsidR="00F040AF" w:rsidRPr="007310A7">
        <w:rPr>
          <w:color w:val="000000" w:themeColor="text1"/>
        </w:rPr>
        <w:t xml:space="preserve">von Beginn an </w:t>
      </w:r>
      <w:r w:rsidRPr="007310A7">
        <w:rPr>
          <w:color w:val="000000" w:themeColor="text1"/>
        </w:rPr>
        <w:t xml:space="preserve">Kristins Mutter </w:t>
      </w:r>
      <w:r w:rsidR="00852DD6" w:rsidRPr="007310A7">
        <w:rPr>
          <w:color w:val="000000" w:themeColor="text1"/>
        </w:rPr>
        <w:t xml:space="preserve">die </w:t>
      </w:r>
      <w:r w:rsidR="00852DD6" w:rsidRPr="007310A7">
        <w:rPr>
          <w:color w:val="000000" w:themeColor="text1"/>
        </w:rPr>
        <w:lastRenderedPageBreak/>
        <w:t xml:space="preserve">Organisation der </w:t>
      </w:r>
      <w:proofErr w:type="spellStart"/>
      <w:r w:rsidR="00852DD6" w:rsidRPr="007310A7">
        <w:rPr>
          <w:color w:val="000000" w:themeColor="text1"/>
        </w:rPr>
        <w:t>Kliniksbesuche</w:t>
      </w:r>
      <w:proofErr w:type="spellEnd"/>
      <w:r w:rsidR="00852DD6" w:rsidRPr="007310A7">
        <w:rPr>
          <w:color w:val="000000" w:themeColor="text1"/>
        </w:rPr>
        <w:t xml:space="preserve"> sowie den regelmäßigen Kontakt </w:t>
      </w:r>
      <w:r w:rsidRPr="007310A7">
        <w:rPr>
          <w:color w:val="000000" w:themeColor="text1"/>
        </w:rPr>
        <w:t xml:space="preserve">mit </w:t>
      </w:r>
      <w:r w:rsidR="00852DD6" w:rsidRPr="007310A7">
        <w:rPr>
          <w:color w:val="000000" w:themeColor="text1"/>
        </w:rPr>
        <w:t xml:space="preserve">behandelnden </w:t>
      </w:r>
      <w:r w:rsidRPr="007310A7">
        <w:rPr>
          <w:color w:val="000000" w:themeColor="text1"/>
        </w:rPr>
        <w:t>Ärzt</w:t>
      </w:r>
      <w:r w:rsidR="00852DD6" w:rsidRPr="007310A7">
        <w:rPr>
          <w:color w:val="000000" w:themeColor="text1"/>
        </w:rPr>
        <w:t>I</w:t>
      </w:r>
      <w:r w:rsidRPr="007310A7">
        <w:rPr>
          <w:color w:val="000000" w:themeColor="text1"/>
        </w:rPr>
        <w:t xml:space="preserve">nnen </w:t>
      </w:r>
      <w:r w:rsidR="00703B74" w:rsidRPr="007310A7">
        <w:rPr>
          <w:color w:val="000000" w:themeColor="text1"/>
        </w:rPr>
        <w:fldChar w:fldCharType="begin"/>
      </w:r>
      <w:r w:rsidR="00F30EFE" w:rsidRPr="007310A7">
        <w:rPr>
          <w:color w:val="000000" w:themeColor="text1"/>
        </w:rPr>
        <w:instrText xml:space="preserve"> ADDIN ZOTERO_ITEM CSL_CITATION {"citationID":"aqt8cEjn","properties":{"unsorted":false,"formattedCitation":"(vgl. Domscheit-Berg 2019; Israel und Kerz-R\\uc0\\u252{}hling 2008)","plainCitation":"(vgl. Domscheit-Berg 2019; Israel und Kerz-Rühling 2008)","dontUpdate":true,"noteIndex":0},"citationItems":[{"id":808,"uris":["http://zotero.org/users/local/owKliTIb/items/NEZJR67G"],"itemData":{"id":808,"type":"chapter","container-title":"Dossier Familienpolitik","publisher":"Heinrich-Böll-Stftung","title":"Familienpolitik in Ost- und Westdeutschland und ihre langfristigen Auswirkungen","URL":"https://www.boell.de/de/2019/08/06/familienpolitik","author":[{"family":"Domscheit-Berg","given":"Anke"}],"issued":{"date-parts":[["2019"]]}},"prefix":"vgl."},{"id":884,"uris":["http://zotero.org/users/local/owKliTIb/items/R9WAJGSB"],"itemData":{"id":884,"type":"book","publisher":"Verlag Brandes &amp; Apsel","publisher-place":"Frankfurt","title":"Krippenkinder in der DDR","editor":[{"family":"Israel","given":"Agathe"},{"family":"Kerz-Rühling","given":"Ingrid"}],"issued":{"date-parts":[["2008"]]}}}],"schema":"https://github.com/citation-style-language/schema/raw/master/csl-citation.json"} </w:instrText>
      </w:r>
      <w:r w:rsidR="00703B74" w:rsidRPr="007310A7">
        <w:rPr>
          <w:color w:val="000000" w:themeColor="text1"/>
        </w:rPr>
        <w:fldChar w:fldCharType="separate"/>
      </w:r>
      <w:r w:rsidR="00703B74" w:rsidRPr="007310A7">
        <w:rPr>
          <w:rFonts w:ascii="Cambria" w:hAnsi="Cambria" w:cs="Times New Roman"/>
          <w:color w:val="000000" w:themeColor="text1"/>
        </w:rPr>
        <w:t xml:space="preserve">(vgl. Domscheit-Berg 2019; Israel, </w:t>
      </w:r>
      <w:proofErr w:type="spellStart"/>
      <w:r w:rsidR="00703B74" w:rsidRPr="007310A7">
        <w:rPr>
          <w:rFonts w:ascii="Cambria" w:hAnsi="Cambria" w:cs="Times New Roman"/>
          <w:color w:val="000000" w:themeColor="text1"/>
        </w:rPr>
        <w:t>Kerz</w:t>
      </w:r>
      <w:proofErr w:type="spellEnd"/>
      <w:r w:rsidR="00703B74" w:rsidRPr="007310A7">
        <w:rPr>
          <w:rFonts w:ascii="Cambria" w:hAnsi="Cambria" w:cs="Times New Roman"/>
          <w:color w:val="000000" w:themeColor="text1"/>
        </w:rPr>
        <w:t>-Rühling 2008)</w:t>
      </w:r>
      <w:r w:rsidR="00703B74" w:rsidRPr="007310A7">
        <w:rPr>
          <w:color w:val="000000" w:themeColor="text1"/>
        </w:rPr>
        <w:fldChar w:fldCharType="end"/>
      </w:r>
      <w:r w:rsidRPr="007310A7">
        <w:rPr>
          <w:color w:val="000000" w:themeColor="text1"/>
        </w:rPr>
        <w:t xml:space="preserve">. </w:t>
      </w:r>
      <w:r w:rsidR="00852DD6" w:rsidRPr="007310A7">
        <w:rPr>
          <w:color w:val="000000" w:themeColor="text1"/>
        </w:rPr>
        <w:t xml:space="preserve">Kristins Vater hingegen scheint kaum involviert zu sein. Kristins diesbezügliche </w:t>
      </w:r>
      <w:r w:rsidRPr="007310A7">
        <w:rPr>
          <w:color w:val="000000" w:themeColor="text1"/>
        </w:rPr>
        <w:t xml:space="preserve">Aussage „und ich </w:t>
      </w:r>
      <w:proofErr w:type="gramStart"/>
      <w:r w:rsidRPr="007310A7">
        <w:rPr>
          <w:color w:val="000000" w:themeColor="text1"/>
        </w:rPr>
        <w:t>hab</w:t>
      </w:r>
      <w:proofErr w:type="gramEnd"/>
      <w:r w:rsidRPr="007310A7">
        <w:rPr>
          <w:color w:val="000000" w:themeColor="text1"/>
        </w:rPr>
        <w:t xml:space="preserve">=s ihm auch </w:t>
      </w:r>
      <w:r w:rsidR="008963B7" w:rsidRPr="007310A7">
        <w:rPr>
          <w:color w:val="000000" w:themeColor="text1"/>
        </w:rPr>
        <w:t>abgenommen,</w:t>
      </w:r>
      <w:r w:rsidRPr="007310A7">
        <w:rPr>
          <w:color w:val="000000" w:themeColor="text1"/>
        </w:rPr>
        <w:t xml:space="preserve"> dass er da überhaupt </w:t>
      </w:r>
      <w:proofErr w:type="spellStart"/>
      <w:r w:rsidRPr="007310A7">
        <w:rPr>
          <w:color w:val="000000" w:themeColor="text1"/>
        </w:rPr>
        <w:t>nich</w:t>
      </w:r>
      <w:proofErr w:type="spellEnd"/>
      <w:r w:rsidRPr="007310A7">
        <w:rPr>
          <w:color w:val="000000" w:themeColor="text1"/>
        </w:rPr>
        <w:t xml:space="preserve"> viel wusste (wusste)“</w:t>
      </w:r>
      <w:r w:rsidR="00852DD6" w:rsidRPr="007310A7">
        <w:rPr>
          <w:color w:val="000000" w:themeColor="text1"/>
        </w:rPr>
        <w:t>,</w:t>
      </w:r>
      <w:r w:rsidRPr="007310A7">
        <w:rPr>
          <w:color w:val="000000" w:themeColor="text1"/>
        </w:rPr>
        <w:t xml:space="preserve"> die sich auf ein Gespräch mit ihrem Vater kurz vor dessen Tod bezieht, legt nahe, dass dieser </w:t>
      </w:r>
      <w:r w:rsidR="00852DD6" w:rsidRPr="007310A7">
        <w:rPr>
          <w:color w:val="000000" w:themeColor="text1"/>
        </w:rPr>
        <w:t xml:space="preserve">auch hinsichtlich der getroffenen Behandlungsentscheidungen nicht </w:t>
      </w:r>
      <w:r w:rsidR="00406637" w:rsidRPr="007310A7">
        <w:rPr>
          <w:color w:val="000000" w:themeColor="text1"/>
        </w:rPr>
        <w:t xml:space="preserve">informiert </w:t>
      </w:r>
      <w:r w:rsidRPr="007310A7">
        <w:rPr>
          <w:color w:val="000000" w:themeColor="text1"/>
        </w:rPr>
        <w:t xml:space="preserve">ist. Als Erwachsene stellt sich Kristin </w:t>
      </w:r>
      <w:r w:rsidR="00852DD6" w:rsidRPr="007310A7">
        <w:rPr>
          <w:color w:val="000000" w:themeColor="text1"/>
        </w:rPr>
        <w:t xml:space="preserve">daher </w:t>
      </w:r>
      <w:r w:rsidRPr="007310A7">
        <w:rPr>
          <w:color w:val="000000" w:themeColor="text1"/>
        </w:rPr>
        <w:t xml:space="preserve">die Frage „was er (2) über m- </w:t>
      </w:r>
      <w:r w:rsidRPr="007310A7">
        <w:rPr>
          <w:b/>
          <w:color w:val="000000" w:themeColor="text1"/>
        </w:rPr>
        <w:t>überhaupt</w:t>
      </w:r>
      <w:r w:rsidRPr="007310A7">
        <w:rPr>
          <w:color w:val="000000" w:themeColor="text1"/>
        </w:rPr>
        <w:t xml:space="preserve"> über mich weiß“. Diese Frage bezieht sich unmittelbar auf </w:t>
      </w:r>
      <w:r w:rsidR="00852DD6" w:rsidRPr="007310A7">
        <w:rPr>
          <w:color w:val="000000" w:themeColor="text1"/>
        </w:rPr>
        <w:t xml:space="preserve">die </w:t>
      </w:r>
      <w:r w:rsidR="00406637" w:rsidRPr="007310A7">
        <w:rPr>
          <w:color w:val="000000" w:themeColor="text1"/>
        </w:rPr>
        <w:t>Medikalisierung ihrer</w:t>
      </w:r>
      <w:r w:rsidRPr="007310A7">
        <w:rPr>
          <w:color w:val="000000" w:themeColor="text1"/>
        </w:rPr>
        <w:t xml:space="preserve"> körpergeschlechtliche</w:t>
      </w:r>
      <w:r w:rsidR="00852DD6" w:rsidRPr="007310A7">
        <w:rPr>
          <w:color w:val="000000" w:themeColor="text1"/>
        </w:rPr>
        <w:t xml:space="preserve"> Variation</w:t>
      </w:r>
      <w:r w:rsidRPr="007310A7">
        <w:rPr>
          <w:color w:val="000000" w:themeColor="text1"/>
        </w:rPr>
        <w:t xml:space="preserve">, in einem weiteren Sinne jedoch </w:t>
      </w:r>
      <w:r w:rsidR="00406637" w:rsidRPr="007310A7">
        <w:rPr>
          <w:color w:val="000000" w:themeColor="text1"/>
        </w:rPr>
        <w:t xml:space="preserve">ebenfalls </w:t>
      </w:r>
      <w:r w:rsidRPr="007310A7">
        <w:rPr>
          <w:color w:val="000000" w:themeColor="text1"/>
        </w:rPr>
        <w:t>auf ihre gesamte Person.</w:t>
      </w:r>
    </w:p>
    <w:p w14:paraId="18D0A4D3" w14:textId="4CBA78A8" w:rsidR="004202C0" w:rsidRPr="007310A7" w:rsidRDefault="000958F4" w:rsidP="000958F4">
      <w:pPr>
        <w:spacing w:before="240" w:line="360" w:lineRule="auto"/>
        <w:jc w:val="both"/>
        <w:rPr>
          <w:color w:val="000000" w:themeColor="text1"/>
        </w:rPr>
      </w:pPr>
      <w:r w:rsidRPr="007310A7">
        <w:rPr>
          <w:color w:val="000000" w:themeColor="text1"/>
        </w:rPr>
        <w:t xml:space="preserve">Kristins </w:t>
      </w:r>
      <w:r w:rsidR="00E944F1" w:rsidRPr="007310A7">
        <w:rPr>
          <w:color w:val="000000" w:themeColor="text1"/>
        </w:rPr>
        <w:t xml:space="preserve">Eltern </w:t>
      </w:r>
      <w:r w:rsidRPr="007310A7">
        <w:rPr>
          <w:color w:val="000000" w:themeColor="text1"/>
        </w:rPr>
        <w:t xml:space="preserve">trennen sich bereits wenige Jahre nach ihrer Geburt, so dass sie in Folge </w:t>
      </w:r>
      <w:r w:rsidR="00E944F1" w:rsidRPr="007310A7">
        <w:rPr>
          <w:color w:val="000000" w:themeColor="text1"/>
        </w:rPr>
        <w:t>weder zu ihrem Vater noch zu ihren Großeltern väterlicherseits nähere</w:t>
      </w:r>
      <w:r w:rsidRPr="007310A7">
        <w:rPr>
          <w:color w:val="000000" w:themeColor="text1"/>
        </w:rPr>
        <w:t>n</w:t>
      </w:r>
      <w:r w:rsidR="00E944F1" w:rsidRPr="007310A7">
        <w:rPr>
          <w:color w:val="000000" w:themeColor="text1"/>
        </w:rPr>
        <w:t xml:space="preserve"> Kontakt hat. </w:t>
      </w:r>
      <w:r w:rsidRPr="007310A7">
        <w:rPr>
          <w:color w:val="000000" w:themeColor="text1"/>
        </w:rPr>
        <w:t xml:space="preserve">So antwortet Kristin auf eine meiner diesbezüglichen Nachfragen </w:t>
      </w:r>
      <w:r w:rsidR="00E944F1" w:rsidRPr="007310A7">
        <w:rPr>
          <w:color w:val="000000" w:themeColor="text1"/>
        </w:rPr>
        <w:t>diese</w:t>
      </w:r>
      <w:r w:rsidRPr="007310A7">
        <w:rPr>
          <w:color w:val="000000" w:themeColor="text1"/>
        </w:rPr>
        <w:t xml:space="preserve"> hätten sie</w:t>
      </w:r>
      <w:r w:rsidR="00E944F1" w:rsidRPr="007310A7">
        <w:rPr>
          <w:color w:val="000000" w:themeColor="text1"/>
        </w:rPr>
        <w:t>, genauso wie ihr Vater, „</w:t>
      </w:r>
      <w:r w:rsidR="00E944F1" w:rsidRPr="007310A7">
        <w:rPr>
          <w:b/>
          <w:color w:val="000000" w:themeColor="text1"/>
        </w:rPr>
        <w:t>völlig</w:t>
      </w:r>
      <w:r w:rsidR="00E944F1" w:rsidRPr="007310A7">
        <w:rPr>
          <w:color w:val="000000" w:themeColor="text1"/>
        </w:rPr>
        <w:t xml:space="preserve"> negiert“. Ebenfalls beschreibt sie eine Szene in der sie als Kind ihre Mutter von der Arbeit abholt und der Vater, von beiden getrennt</w:t>
      </w:r>
      <w:r w:rsidRPr="007310A7">
        <w:rPr>
          <w:color w:val="000000" w:themeColor="text1"/>
        </w:rPr>
        <w:t xml:space="preserve"> und ohne mit ihr zu sprechen</w:t>
      </w:r>
      <w:r w:rsidR="00E944F1" w:rsidRPr="007310A7">
        <w:rPr>
          <w:color w:val="000000" w:themeColor="text1"/>
        </w:rPr>
        <w:t xml:space="preserve">, das Fabrikgelände verlässt. </w:t>
      </w:r>
      <w:r w:rsidRPr="007310A7">
        <w:rPr>
          <w:color w:val="000000" w:themeColor="text1"/>
        </w:rPr>
        <w:t>D</w:t>
      </w:r>
      <w:r w:rsidR="00E944F1" w:rsidRPr="007310A7">
        <w:rPr>
          <w:color w:val="000000" w:themeColor="text1"/>
        </w:rPr>
        <w:t>ass Kristin trotz mehrerer Erzählaufforderungen nicht konkret über das Verhältnis bzw. die Trennung ihrer Eltern spricht</w:t>
      </w:r>
      <w:r w:rsidRPr="007310A7">
        <w:rPr>
          <w:color w:val="000000" w:themeColor="text1"/>
        </w:rPr>
        <w:t xml:space="preserve">, verdeutlicht wie nachhaltig die </w:t>
      </w:r>
      <w:r w:rsidR="00E944F1" w:rsidRPr="007310A7">
        <w:rPr>
          <w:color w:val="000000" w:themeColor="text1"/>
        </w:rPr>
        <w:t>–</w:t>
      </w:r>
      <w:r w:rsidRPr="007310A7">
        <w:rPr>
          <w:color w:val="000000" w:themeColor="text1"/>
        </w:rPr>
        <w:t xml:space="preserve"> vermutlich familial </w:t>
      </w:r>
      <w:r w:rsidR="00E944F1" w:rsidRPr="007310A7">
        <w:rPr>
          <w:color w:val="000000" w:themeColor="text1"/>
        </w:rPr>
        <w:t xml:space="preserve">etablierte </w:t>
      </w:r>
      <w:r w:rsidR="008963B7" w:rsidRPr="007310A7">
        <w:rPr>
          <w:color w:val="000000" w:themeColor="text1"/>
        </w:rPr>
        <w:t>– Tabuisierung</w:t>
      </w:r>
      <w:r w:rsidRPr="007310A7">
        <w:rPr>
          <w:color w:val="000000" w:themeColor="text1"/>
        </w:rPr>
        <w:t xml:space="preserve"> dieses Themas bis in ihre Gegenwart als Erwachsene </w:t>
      </w:r>
      <w:r w:rsidR="00E944F1" w:rsidRPr="007310A7">
        <w:rPr>
          <w:color w:val="000000" w:themeColor="text1"/>
        </w:rPr>
        <w:t xml:space="preserve">fortwirkt. Dabei hat </w:t>
      </w:r>
      <w:r w:rsidRPr="007310A7">
        <w:rPr>
          <w:color w:val="000000" w:themeColor="text1"/>
        </w:rPr>
        <w:t xml:space="preserve">diese als </w:t>
      </w:r>
      <w:r w:rsidR="00E944F1" w:rsidRPr="007310A7">
        <w:rPr>
          <w:color w:val="000000" w:themeColor="text1"/>
        </w:rPr>
        <w:t>Sprechverbot</w:t>
      </w:r>
      <w:r w:rsidRPr="007310A7">
        <w:rPr>
          <w:color w:val="000000" w:themeColor="text1"/>
        </w:rPr>
        <w:t xml:space="preserve"> interpretierbare Tabuisierung</w:t>
      </w:r>
      <w:r w:rsidR="00E944F1" w:rsidRPr="007310A7">
        <w:rPr>
          <w:color w:val="000000" w:themeColor="text1"/>
        </w:rPr>
        <w:t xml:space="preserve"> auch eine transgenerationelle Komponente: Kristins Großvater väterlicherseits verlässt die Familie und damit seinen Sohn</w:t>
      </w:r>
      <w:r w:rsidR="00A65894" w:rsidRPr="007310A7">
        <w:rPr>
          <w:color w:val="000000" w:themeColor="text1"/>
        </w:rPr>
        <w:t xml:space="preserve"> – </w:t>
      </w:r>
      <w:r w:rsidR="00E944F1" w:rsidRPr="007310A7">
        <w:rPr>
          <w:color w:val="000000" w:themeColor="text1"/>
        </w:rPr>
        <w:t>Kristins Vater</w:t>
      </w:r>
      <w:r w:rsidR="00A65894" w:rsidRPr="007310A7">
        <w:rPr>
          <w:color w:val="000000" w:themeColor="text1"/>
        </w:rPr>
        <w:t xml:space="preserve"> – </w:t>
      </w:r>
      <w:r w:rsidR="00E944F1" w:rsidRPr="007310A7">
        <w:rPr>
          <w:color w:val="000000" w:themeColor="text1"/>
        </w:rPr>
        <w:t>ebenfalls früh, ohne dass die Gründe für die Trennung familial tradiert bzw. thematisiert werden. Somit wiederholt sich familiale Sprachlosigkeit und Schweigen in Bezug auf den abwesenden Großvater in Kristins Dethematisierung des Verlassen-Werdens durch ihren Vater.</w:t>
      </w:r>
    </w:p>
    <w:p w14:paraId="3CB73605" w14:textId="4511BB56" w:rsidR="004202C0" w:rsidRPr="007310A7" w:rsidRDefault="00E944F1" w:rsidP="004202C0">
      <w:pPr>
        <w:spacing w:before="240" w:line="360" w:lineRule="auto"/>
        <w:jc w:val="both"/>
        <w:rPr>
          <w:color w:val="000000" w:themeColor="text1"/>
        </w:rPr>
      </w:pPr>
      <w:r>
        <w:rPr>
          <w:color w:val="000000" w:themeColor="text1"/>
        </w:rPr>
        <w:t xml:space="preserve">Bedingt durch die </w:t>
      </w:r>
      <w:r>
        <w:rPr>
          <w:color w:val="000000" w:themeColor="text1"/>
        </w:rPr>
        <w:t xml:space="preserve">nun vollständige </w:t>
      </w:r>
      <w:r>
        <w:rPr>
          <w:color w:val="000000" w:themeColor="text1"/>
        </w:rPr>
        <w:t xml:space="preserve">Abwesenheit des Vaters ist es </w:t>
      </w:r>
      <w:r>
        <w:rPr>
          <w:color w:val="000000" w:themeColor="text1"/>
        </w:rPr>
        <w:t xml:space="preserve">von jetzt an </w:t>
      </w:r>
      <w:r>
        <w:rPr>
          <w:color w:val="000000" w:themeColor="text1"/>
        </w:rPr>
        <w:t xml:space="preserve">ausschließlich </w:t>
      </w:r>
      <w:r>
        <w:rPr>
          <w:color w:val="000000" w:themeColor="text1"/>
        </w:rPr>
        <w:t xml:space="preserve">Kristins Mutter, die </w:t>
      </w:r>
      <w:r>
        <w:rPr>
          <w:color w:val="000000" w:themeColor="text1"/>
        </w:rPr>
        <w:t xml:space="preserve">sie</w:t>
      </w:r>
      <w:r>
        <w:rPr>
          <w:color w:val="000000" w:themeColor="text1"/>
        </w:rPr>
        <w:t xml:space="preserve"> zu den ärztlichen Untersuchungen und Eingriff</w:t>
      </w:r>
      <w:r>
        <w:rPr>
          <w:color w:val="000000" w:themeColor="text1"/>
        </w:rPr>
        <w:t xml:space="preserve">en</w:t>
      </w:r>
      <w:r>
        <w:rPr>
          <w:color w:val="000000" w:themeColor="text1"/>
        </w:rPr>
        <w:t xml:space="preserve"> bringt.</w:t>
      </w:r>
      <w:r>
        <w:rPr>
          <w:color w:val="000000" w:themeColor="text1"/>
        </w:rPr>
        <w:t xml:space="preserve"> Bei einem dieser Eingriffe werden</w:t>
      </w:r>
      <w:r>
        <w:rPr>
          <w:color w:val="000000" w:themeColor="text1"/>
        </w:rPr>
        <w:t xml:space="preserve"> Kristin</w:t>
      </w:r>
      <w:r>
        <w:rPr>
          <w:color w:val="000000" w:themeColor="text1"/>
        </w:rPr>
        <w:t xml:space="preserve">s</w:t>
      </w:r>
      <w:r>
        <w:rPr>
          <w:color w:val="000000" w:themeColor="text1"/>
        </w:rPr>
        <w:t xml:space="preserve"> Keimdrüsen entfernt</w:t>
      </w:r>
      <w:r>
        <w:rPr>
          <w:color w:val="000000" w:themeColor="text1"/>
        </w:rPr>
        <w:t xml:space="preserve">. Zudem werden </w:t>
      </w:r>
      <w:r>
        <w:rPr>
          <w:color w:val="000000" w:themeColor="text1"/>
        </w:rPr>
        <w:t xml:space="preserve">weitere geschlechtsverändernde Eingriffe vorgenommen</w:t>
      </w:r>
      <w:r>
        <w:rPr>
          <w:color w:val="000000" w:themeColor="text1"/>
        </w:rPr>
        <w:t xml:space="preserve">, </w:t>
      </w:r>
      <w:r>
        <w:rPr>
          <w:color w:val="000000" w:themeColor="text1"/>
        </w:rPr>
        <w:t xml:space="preserve">die eine optische Angleichung </w:t>
      </w:r>
      <w:r>
        <w:rPr>
          <w:color w:val="000000" w:themeColor="text1"/>
        </w:rPr>
        <w:t xml:space="preserve">ihres Körpers </w:t>
      </w:r>
      <w:r>
        <w:rPr>
          <w:color w:val="000000" w:themeColor="text1"/>
        </w:rPr>
        <w:t xml:space="preserve">an die männliche Geschlechternorm zum Ziel ha</w:t>
      </w:r>
      <w:r>
        <w:rPr>
          <w:color w:val="000000" w:themeColor="text1"/>
        </w:rPr>
        <w:t xml:space="preserve">b</w:t>
      </w:r>
      <w:r>
        <w:rPr>
          <w:color w:val="000000" w:themeColor="text1"/>
        </w:rPr>
        <w:t xml:space="preserve">en. </w:t>
      </w:r>
      <w:r>
        <w:rPr>
          <w:color w:val="000000" w:themeColor="text1"/>
        </w:rPr>
        <w:t xml:space="preserve">Diese Eingriffe gehen auf </w:t>
      </w:r>
      <w:r>
        <w:rPr>
          <w:color w:val="000000" w:themeColor="text1"/>
        </w:rPr>
        <w:t xml:space="preserve">Grund der in der DDR üblichen stark limitierten </w:t>
      </w:r>
      <w:r>
        <w:rPr>
          <w:color w:val="000000" w:themeColor="text1"/>
        </w:rPr>
        <w:t xml:space="preserve">Krankenhaus-Besuchszeiten </w:t>
      </w:r>
      <w:r>
        <w:rPr>
          <w:color w:val="000000" w:themeColor="text1"/>
        </w:rPr>
        <w:t xml:space="preserve">mit </w:t>
      </w:r>
      <w:r>
        <w:rPr>
          <w:color w:val="000000" w:themeColor="text1"/>
        </w:rPr>
        <w:t xml:space="preserve">längerfristige</w:t>
      </w:r>
      <w:r>
        <w:rPr>
          <w:color w:val="000000" w:themeColor="text1"/>
        </w:rPr>
        <w:t xml:space="preserve">n</w:t>
      </w:r>
      <w:r>
        <w:rPr>
          <w:color w:val="000000" w:themeColor="text1"/>
        </w:rPr>
        <w:t xml:space="preserve"> Trennung</w:t>
      </w:r>
      <w:r>
        <w:rPr>
          <w:color w:val="000000" w:themeColor="text1"/>
        </w:rPr>
        <w:t xml:space="preserve">en</w:t>
      </w:r>
      <w:r>
        <w:rPr>
          <w:color w:val="000000" w:themeColor="text1"/>
        </w:rPr>
        <w:t xml:space="preserve"> Kristins von ihrer Mutter als primärer Bezugsperson</w:t>
      </w:r>
      <w:r>
        <w:rPr>
          <w:color w:val="000000" w:themeColor="text1"/>
        </w:rPr>
        <w:t xml:space="preserve"> einher</w:t>
      </w:r>
      <w:r>
        <w:rPr>
          <w:color w:val="000000" w:themeColor="text1"/>
        </w:rPr>
        <w:t xml:space="preserve"> </w:t>
      </w:r>
      <w:r w:rsidR="00703B74" w:rsidRPr="007310A7">
        <w:rPr>
          <w:color w:val="000000" w:themeColor="text1"/>
        </w:rPr>
        <w:fldChar w:fldCharType="begin"/>
      </w:r>
      <w:r w:rsidR="00F30EFE" w:rsidRPr="007310A7">
        <w:rPr>
          <w:color w:val="000000" w:themeColor="text1"/>
        </w:rPr>
        <w:instrText xml:space="preserve"> ADDIN ZOTERO_ITEM CSL_CITATION {"citationID":"0OaSPOMx","properties":{"unsorted":false,"formattedCitation":"(vgl. z.B. Becher und Ambrosius 1980)","plainCitation":"(vgl. z.B. Becher und Ambrosius 1980)","dontUpdate":true,"noteIndex":0},"citationItems":[{"id":772,"uris":["http://zotero.org/users/local/owKliTIb/items/Y9AFGM55"],"itemData":{"id":772,"type":"book","publisher":"Evang. Presseverb. in Hessen u. Nassau","publisher-place":"Frankfurt am Main","title":"Kranke Kinder zwischen Familie und Klinik","editor":[{"family":"Becher","given":"Werner"},{"family":"Ambrosius","given":"Ursula"}],"issued":{"date-parts":[["1980"]]}},"prefix":"vgl. z.B."}],"schema":"https://github.com/citation-style-language/schema/raw/master/csl-citation.json"} </w:instrText>
      </w:r>
      <w:r w:rsidR="00703B74" w:rsidRPr="007310A7">
        <w:rPr>
          <w:color w:val="000000" w:themeColor="text1"/>
        </w:rPr>
        <w:fldChar w:fldCharType="separate"/>
      </w:r>
      <w:r>
        <w:rPr>
          <w:rFonts w:ascii="Cambria" w:hAnsi="Cambria"/>
          <w:color w:val="000000" w:themeColor="text1"/>
        </w:rPr>
        <w:t xml:space="preserve">(vgl. z.B. </w:t>
      </w:r>
      <w:proofErr w:type="spellStart"/>
      <w:r>
        <w:rPr>
          <w:rFonts w:ascii="Cambria" w:hAnsi="Cambria"/>
          <w:color w:val="000000" w:themeColor="text1"/>
        </w:rPr>
        <w:t xml:space="preserve">Becher,</w:t>
      </w:r>
      <w:r>
        <w:rPr>
          <w:rFonts w:ascii="Cambria" w:hAnsi="Cambria"/>
          <w:color w:val="000000" w:themeColor="text1"/>
        </w:rPr>
        <w:t xml:space="preserve">Ambrosius</w:t>
      </w:r>
      <w:proofErr w:type="spellEnd"/>
      <w:r>
        <w:rPr>
          <w:rFonts w:ascii="Cambria" w:hAnsi="Cambria"/>
          <w:color w:val="000000" w:themeColor="text1"/>
        </w:rPr>
        <w:t xml:space="preserve"> 1980)</w:t>
      </w:r>
      <w:r w:rsidR="00703B74" w:rsidRPr="007310A7">
        <w:rPr>
          <w:color w:val="000000" w:themeColor="text1"/>
        </w:rPr>
        <w:fldChar w:fldCharType="end"/>
      </w:r>
      <w:r>
        <w:rPr>
          <w:color w:val="000000" w:themeColor="text1"/>
        </w:rPr>
        <w:t xml:space="preserve">.</w:t>
      </w:r>
      <w:r w:rsidRPr="007310A7">
        <w:rPr>
          <w:rStyle w:val="Funotenzeichen"/>
          <w:color w:val="000000" w:themeColor="text1"/>
        </w:rPr>
        <w:footnoteReference w:id="141"/>
      </w:r>
      <w:r>
        <w:rPr>
          <w:color w:val="000000" w:themeColor="text1"/>
        </w:rPr>
        <w:t xml:space="preserve"> Basierend auf den Ergebnissen der Bindungsforschung ist davon auszugehen, dass </w:t>
      </w:r>
      <w:r>
        <w:rPr>
          <w:color w:val="000000" w:themeColor="text1"/>
        </w:rPr>
        <w:t xml:space="preserve">diese </w:t>
      </w:r>
      <w:r>
        <w:rPr>
          <w:color w:val="000000" w:themeColor="text1"/>
        </w:rPr>
        <w:t xml:space="preserve">frühe</w:t>
      </w:r>
      <w:r>
        <w:rPr>
          <w:color w:val="000000" w:themeColor="text1"/>
        </w:rPr>
        <w:t xml:space="preserve">n</w:t>
      </w:r>
      <w:r>
        <w:rPr>
          <w:color w:val="000000" w:themeColor="text1"/>
        </w:rPr>
        <w:t xml:space="preserve"> </w:t>
      </w:r>
      <w:r>
        <w:rPr>
          <w:color w:val="000000" w:themeColor="text1"/>
        </w:rPr>
        <w:t xml:space="preserve">und langanhaltenden </w:t>
      </w:r>
      <w:r>
        <w:rPr>
          <w:color w:val="000000" w:themeColor="text1"/>
        </w:rPr>
        <w:t xml:space="preserve">Trennung</w:t>
      </w:r>
      <w:r>
        <w:rPr>
          <w:color w:val="000000" w:themeColor="text1"/>
        </w:rPr>
        <w:t xml:space="preserve">en</w:t>
      </w:r>
      <w:r>
        <w:rPr>
          <w:color w:val="000000" w:themeColor="text1"/>
        </w:rPr>
        <w:t xml:space="preserve"> in Kombination mit schwerwiegenden operativen Eingriff</w:t>
      </w:r>
      <w:r>
        <w:rPr>
          <w:color w:val="000000" w:themeColor="text1"/>
        </w:rPr>
        <w:t xml:space="preserve">en </w:t>
      </w:r>
      <w:r>
        <w:rPr>
          <w:color w:val="000000" w:themeColor="text1"/>
        </w:rPr>
        <w:t xml:space="preserve">für Kristin eine traumatische Qualität </w:t>
      </w:r>
      <w:r>
        <w:rPr>
          <w:color w:val="000000" w:themeColor="text1"/>
        </w:rPr>
        <w:t xml:space="preserve">haben </w:t>
      </w:r>
      <w:r w:rsidR="00703B74" w:rsidRPr="007310A7">
        <w:rPr>
          <w:color w:val="000000" w:themeColor="text1"/>
        </w:rPr>
        <w:fldChar w:fldCharType="begin"/>
      </w:r>
      <w:r w:rsidR="00703B74" w:rsidRPr="007310A7">
        <w:rPr>
          <w:color w:val="000000" w:themeColor="text1"/>
        </w:rPr>
        <w:instrText xml:space="preserve"> ADDIN ZOTERO_ITEM CSL_CITATION {"citationID":"y5JaCifZ","properties":{"unsorted":false,"formattedCitation":"(vgl. z.B. Bowlby 1940)","plainCitation":"(vgl. z.B. Bowlby 1940)","noteIndex":0},"citationItems":[{"id":790,"uris":["http://zotero.org/users/local/owKliTIb/items/FKTFNXVD"],"itemData":{"id":790,"type":"article-journal","container-title":"International Journal of Psycho-Analysis","page":"1–25","title":"The influence of early environment in the development of neurosis and neurotic character","volume":"XXI","author":[{"family":"Bowlby","given":"John"}],"issued":{"date-parts":[["1940"]]}},"prefix":"vgl. z.B."}],"schema":"https://github.com/citation-style-language/schema/raw/master/csl-citation.json"} </w:instrText>
      </w:r>
      <w:r w:rsidR="00703B74" w:rsidRPr="007310A7">
        <w:rPr>
          <w:color w:val="000000" w:themeColor="text1"/>
        </w:rPr>
        <w:fldChar w:fldCharType="separate"/>
      </w:r>
      <w:r>
        <w:rPr>
          <w:rFonts w:ascii="Cambria" w:hAnsi="Cambria"/>
          <w:color w:val="000000" w:themeColor="text1"/>
        </w:rPr>
        <w:t xml:space="preserve">(vgl. z.B. Bowlby 1940)</w:t>
      </w:r>
      <w:r w:rsidR="00703B74" w:rsidRPr="007310A7">
        <w:rPr>
          <w:color w:val="000000" w:themeColor="text1"/>
        </w:rPr>
        <w:fldChar w:fldCharType="end"/>
      </w:r>
      <w:r>
        <w:rPr>
          <w:color w:val="000000" w:themeColor="text1"/>
        </w:rPr>
        <w:t xml:space="preserve">.</w:t>
      </w:r>
      <w:r>
        <w:rPr>
          <w:color w:val="000000" w:themeColor="text1"/>
        </w:rPr>
        <w:t xml:space="preserve"> Dabei können sich zu einem vorsprachlichen Zeitpunkt erlebte traumatische Erfahrungen </w:t>
      </w:r>
      <w:r>
        <w:rPr>
          <w:color w:val="000000" w:themeColor="text1"/>
        </w:rPr>
        <w:t xml:space="preserve">in das Körpergedächtnis </w:t>
      </w:r>
      <w:r>
        <w:rPr>
          <w:color w:val="000000" w:themeColor="text1"/>
        </w:rPr>
        <w:t xml:space="preserve">einschreiben und im weiteren lebensgeschichtlichen Verlauf </w:t>
      </w:r>
      <w:r>
        <w:rPr>
          <w:color w:val="000000" w:themeColor="text1"/>
        </w:rPr>
        <w:t xml:space="preserve">psychisch und </w:t>
      </w:r>
      <w:r>
        <w:rPr>
          <w:color w:val="000000" w:themeColor="text1"/>
        </w:rPr>
        <w:t xml:space="preserve">somatisch </w:t>
      </w:r>
      <w:r>
        <w:rPr>
          <w:color w:val="000000" w:themeColor="text1"/>
        </w:rPr>
        <w:t xml:space="preserve">wirksam </w:t>
      </w:r>
      <w:del w:id="1000113" w:author="Claude Lektorat" w:date="2026-06-30T12:18:05Z">
        <w:r>
          <w:rPr>
            <w:color w:val="000000" w:themeColor="text1"/>
          </w:rPr>
          <w:delText xml:space="preserve">bleibt</w:delText>
        </w:r>
      </w:del>
      <w:ins w:id="1000114" w:author="Claude Lektorat" w:date="2026-06-30T12:18:05Z">
        <w:r>
          <w:rPr>
            <w:color w:val="000000" w:themeColor="text1"/>
          </w:rPr>
          <w:t xml:space="preserve">bleiben</w:t>
        </w:r>
      </w:ins>
      <w:r>
        <w:rPr>
          <w:color w:val="000000" w:themeColor="text1"/>
        </w:rPr>
        <w:t xml:space="preserve"> </w:t>
      </w:r>
      <w:r w:rsidR="00703B74" w:rsidRPr="007310A7">
        <w:rPr>
          <w:color w:val="000000" w:themeColor="text1"/>
        </w:rPr>
        <w:fldChar w:fldCharType="begin"/>
      </w:r>
      <w:r w:rsidR="008C3369" w:rsidRPr="007310A7">
        <w:rPr>
          <w:color w:val="000000" w:themeColor="text1"/>
        </w:rPr>
        <w:instrText xml:space="preserve"> ADDIN ZOTERO_ITEM CSL_CITATION {"citationID":"oN7p3GYG","properties":{"unsorted":false,"formattedCitation":"(vgl. Coates 2018)","plainCitation":"(vgl. Coates 2018)","noteIndex":0},"citationItems":[{"id":802,"uris":["http://zotero.org/users/local/owKliTIb/items/28475AQD"],"itemData":{"id":802,"type":"article-journal","container-title":"Psyche – Zeitschrift für Psychoanalyse und ihre Anwendungen","DOI":"10.21706/ps-72-12-993","issue":"12","page":"993-1021","publisher":"Klett-Cotta Journals","title":"Können Babys Traumata im Gedächtnis behalten? - Symbolische Formen der Repräsentation bei frühkindlicher Traumatisierung","volume":"72","author":[{"family":"Coates","given":"S. W."}],"issued":{"date-parts":[["2018"]]}},"prefix":"vgl."}],"schema":"https://github.com/citation-style-language/schema/raw/master/csl-citation.json"} </w:instrText>
      </w:r>
      <w:r w:rsidR="00703B74" w:rsidRPr="007310A7">
        <w:rPr>
          <w:color w:val="000000" w:themeColor="text1"/>
        </w:rPr>
        <w:fldChar w:fldCharType="separate"/>
      </w:r>
      <w:r>
        <w:rPr>
          <w:rFonts w:ascii="Cambria" w:hAnsi="Cambria"/>
          <w:color w:val="000000" w:themeColor="text1"/>
        </w:rPr>
        <w:t xml:space="preserve">(vgl. Coates 2018)</w:t>
      </w:r>
      <w:r w:rsidR="00703B74" w:rsidRPr="007310A7">
        <w:rPr>
          <w:color w:val="000000" w:themeColor="text1"/>
        </w:rPr>
        <w:fldChar w:fldCharType="end"/>
      </w:r>
      <w:r>
        <w:rPr>
          <w:color w:val="000000" w:themeColor="text1"/>
        </w:rPr>
        <w:t xml:space="preserve">. </w:t>
      </w:r>
    </w:p>
    <w:p w14:paraId="0B048E81" w14:textId="24B83285" w:rsidR="00E944F1" w:rsidRPr="007310A7" w:rsidRDefault="00E944F1" w:rsidP="007A4A63">
      <w:pPr>
        <w:spacing w:before="480" w:after="240"/>
        <w:rPr>
          <w:i/>
          <w:color w:val="000000" w:themeColor="text1"/>
        </w:rPr>
      </w:pPr>
      <w:r w:rsidRPr="007310A7">
        <w:rPr>
          <w:i/>
          <w:color w:val="000000" w:themeColor="text1"/>
        </w:rPr>
        <w:t>Geschlechtliche Sozialisierung und Gewalterfahrungen in den ersten Lebensjahren</w:t>
      </w:r>
    </w:p>
    <w:p w14:paraId="2D41F6AD" w14:textId="632E1C81" w:rsidR="00E944F1" w:rsidRPr="007310A7" w:rsidRDefault="00E944F1" w:rsidP="0078702F">
      <w:pPr>
        <w:spacing w:line="360" w:lineRule="auto"/>
        <w:jc w:val="both"/>
        <w:rPr>
          <w:color w:val="000000" w:themeColor="text1"/>
        </w:rPr>
      </w:pPr>
      <w:r w:rsidRPr="007310A7">
        <w:rPr>
          <w:color w:val="000000" w:themeColor="text1"/>
        </w:rPr>
        <w:t>Mit 11 Monaten kommt Kristin in eine staatliche Kinderkrippe</w:t>
      </w:r>
      <w:r w:rsidR="0051194A" w:rsidRPr="007310A7">
        <w:rPr>
          <w:color w:val="000000" w:themeColor="text1"/>
        </w:rPr>
        <w:t xml:space="preserve">, was für die damaligen Betreuungs-Verhältnisse in der DDR verhältnismäßig spät ist. Eine </w:t>
      </w:r>
      <w:r w:rsidRPr="007310A7">
        <w:rPr>
          <w:color w:val="000000" w:themeColor="text1"/>
        </w:rPr>
        <w:t xml:space="preserve">frühe institutionelle Kinderbetreuung </w:t>
      </w:r>
      <w:r w:rsidR="0051194A" w:rsidRPr="007310A7">
        <w:rPr>
          <w:color w:val="000000" w:themeColor="text1"/>
        </w:rPr>
        <w:t xml:space="preserve">entspricht </w:t>
      </w:r>
      <w:r w:rsidRPr="007310A7">
        <w:rPr>
          <w:color w:val="000000" w:themeColor="text1"/>
        </w:rPr>
        <w:t xml:space="preserve">dem herrschenden, an kollektivistischen </w:t>
      </w:r>
      <w:r w:rsidR="0051194A" w:rsidRPr="007310A7">
        <w:rPr>
          <w:color w:val="000000" w:themeColor="text1"/>
        </w:rPr>
        <w:t xml:space="preserve">Überlegungen </w:t>
      </w:r>
      <w:r w:rsidRPr="007310A7">
        <w:rPr>
          <w:color w:val="000000" w:themeColor="text1"/>
        </w:rPr>
        <w:t xml:space="preserve">ausgerichteten Erziehungsverständnis </w:t>
      </w:r>
      <w:r w:rsidR="00D278B3" w:rsidRPr="007310A7">
        <w:rPr>
          <w:color w:val="000000" w:themeColor="text1"/>
        </w:rPr>
        <w:fldChar w:fldCharType="begin"/>
      </w:r>
      <w:r w:rsidR="00DC6209" w:rsidRPr="007310A7">
        <w:rPr>
          <w:color w:val="000000" w:themeColor="text1"/>
        </w:rPr>
        <w:instrText xml:space="preserve"> ADDIN ZOTERO_ITEM CSL_CITATION {"citationID":"Thxq4jVQ","properties":{"unsorted":false,"formattedCitation":"(vgl. Israel und Kerz-R\\uc0\\u252{}hling 2008)","plainCitation":"(vgl. Israel und Kerz-Rühling 2008)","dontUpdate":true,"noteIndex":0},"citationItems":[{"id":884,"uris":["http://zotero.org/users/local/owKliTIb/items/R9WAJGSB"],"itemData":{"id":884,"type":"book","publisher":"Verlag Brandes &amp; Apsel","publisher-place":"Frankfurt","title":"Krippenkinder in der DDR","editor":[{"family":"Israel","given":"Agathe"},{"family":"Kerz-Rühling","given":"Ingrid"}],"issued":{"date-parts":[["2008"]]}},"prefix":"vgl."}],"schema":"https://github.com/citation-style-language/schema/raw/master/csl-citation.json"} </w:instrText>
      </w:r>
      <w:r w:rsidR="00D278B3" w:rsidRPr="007310A7">
        <w:rPr>
          <w:color w:val="000000" w:themeColor="text1"/>
        </w:rPr>
        <w:fldChar w:fldCharType="separate"/>
      </w:r>
      <w:r w:rsidR="00D278B3" w:rsidRPr="007310A7">
        <w:rPr>
          <w:rFonts w:ascii="Cambria" w:hAnsi="Cambria" w:cs="Times New Roman"/>
          <w:color w:val="000000" w:themeColor="text1"/>
        </w:rPr>
        <w:t xml:space="preserve">(vgl. Israel, </w:t>
      </w:r>
      <w:proofErr w:type="spellStart"/>
      <w:r w:rsidR="00D278B3" w:rsidRPr="007310A7">
        <w:rPr>
          <w:rFonts w:ascii="Cambria" w:hAnsi="Cambria" w:cs="Times New Roman"/>
          <w:color w:val="000000" w:themeColor="text1"/>
        </w:rPr>
        <w:t>Kerz</w:t>
      </w:r>
      <w:proofErr w:type="spellEnd"/>
      <w:r w:rsidR="00D278B3" w:rsidRPr="007310A7">
        <w:rPr>
          <w:rFonts w:ascii="Cambria" w:hAnsi="Cambria" w:cs="Times New Roman"/>
          <w:color w:val="000000" w:themeColor="text1"/>
        </w:rPr>
        <w:t>-Rühling 2008)</w:t>
      </w:r>
      <w:r w:rsidR="00D278B3" w:rsidRPr="007310A7">
        <w:rPr>
          <w:color w:val="000000" w:themeColor="text1"/>
        </w:rPr>
        <w:fldChar w:fldCharType="end"/>
      </w:r>
      <w:r w:rsidRPr="007310A7">
        <w:rPr>
          <w:rStyle w:val="Funotenzeichen"/>
          <w:color w:val="000000" w:themeColor="text1"/>
        </w:rPr>
        <w:footnoteReference w:id="142"/>
      </w:r>
      <w:r w:rsidRPr="007310A7">
        <w:rPr>
          <w:color w:val="000000" w:themeColor="text1"/>
        </w:rPr>
        <w:t xml:space="preserve">. Da bis in die </w:t>
      </w:r>
      <w:r w:rsidR="0051194A" w:rsidRPr="007310A7">
        <w:rPr>
          <w:color w:val="000000" w:themeColor="text1"/>
        </w:rPr>
        <w:t>19</w:t>
      </w:r>
      <w:r w:rsidRPr="007310A7">
        <w:rPr>
          <w:color w:val="000000" w:themeColor="text1"/>
        </w:rPr>
        <w:t xml:space="preserve">70er Jahre </w:t>
      </w:r>
      <w:r w:rsidR="0051194A" w:rsidRPr="007310A7">
        <w:rPr>
          <w:color w:val="000000" w:themeColor="text1"/>
        </w:rPr>
        <w:t xml:space="preserve">in </w:t>
      </w:r>
      <w:r w:rsidRPr="007310A7">
        <w:rPr>
          <w:color w:val="000000" w:themeColor="text1"/>
        </w:rPr>
        <w:t xml:space="preserve">der DDR bezahlter Mutterschaftsurlaub auf </w:t>
      </w:r>
      <w:r w:rsidR="0051194A" w:rsidRPr="007310A7">
        <w:rPr>
          <w:color w:val="000000" w:themeColor="text1"/>
        </w:rPr>
        <w:t xml:space="preserve">fünf </w:t>
      </w:r>
      <w:r w:rsidRPr="007310A7">
        <w:rPr>
          <w:color w:val="000000" w:themeColor="text1"/>
        </w:rPr>
        <w:t xml:space="preserve">Monate beschränkt ist und bereits ab der </w:t>
      </w:r>
      <w:r w:rsidR="0051194A" w:rsidRPr="007310A7">
        <w:rPr>
          <w:color w:val="000000" w:themeColor="text1"/>
        </w:rPr>
        <w:t>sechsten</w:t>
      </w:r>
      <w:r w:rsidRPr="007310A7">
        <w:rPr>
          <w:color w:val="000000" w:themeColor="text1"/>
        </w:rPr>
        <w:t xml:space="preserve"> Lebenswoche des Kindes eine Krippenbetreuung in Anspruch genommen werden kann, liegt es nahe, dass Kristins </w:t>
      </w:r>
      <w:r w:rsidR="00B0579B" w:rsidRPr="007310A7">
        <w:rPr>
          <w:color w:val="000000" w:themeColor="text1"/>
        </w:rPr>
        <w:t xml:space="preserve">geschlechtsnormierende </w:t>
      </w:r>
      <w:r w:rsidRPr="007310A7">
        <w:rPr>
          <w:color w:val="000000" w:themeColor="text1"/>
        </w:rPr>
        <w:t xml:space="preserve">Eingriffe </w:t>
      </w:r>
      <w:r w:rsidR="0051194A" w:rsidRPr="007310A7">
        <w:rPr>
          <w:color w:val="000000" w:themeColor="text1"/>
        </w:rPr>
        <w:t xml:space="preserve">einen </w:t>
      </w:r>
      <w:r w:rsidRPr="007310A7">
        <w:rPr>
          <w:color w:val="000000" w:themeColor="text1"/>
        </w:rPr>
        <w:t>Grund</w:t>
      </w:r>
      <w:r w:rsidR="00B0579B" w:rsidRPr="007310A7">
        <w:rPr>
          <w:color w:val="000000" w:themeColor="text1"/>
        </w:rPr>
        <w:t xml:space="preserve"> für</w:t>
      </w:r>
      <w:r w:rsidRPr="007310A7">
        <w:rPr>
          <w:color w:val="000000" w:themeColor="text1"/>
        </w:rPr>
        <w:t xml:space="preserve"> </w:t>
      </w:r>
      <w:r w:rsidR="0051194A" w:rsidRPr="007310A7">
        <w:rPr>
          <w:color w:val="000000" w:themeColor="text1"/>
        </w:rPr>
        <w:t xml:space="preserve">ihren </w:t>
      </w:r>
      <w:r w:rsidRPr="007310A7">
        <w:rPr>
          <w:color w:val="000000" w:themeColor="text1"/>
        </w:rPr>
        <w:t xml:space="preserve">längeren Verbleib in der Familie </w:t>
      </w:r>
      <w:r w:rsidR="0051194A" w:rsidRPr="007310A7">
        <w:rPr>
          <w:color w:val="000000" w:themeColor="text1"/>
        </w:rPr>
        <w:t xml:space="preserve">darstellen </w:t>
      </w:r>
      <w:r w:rsidR="00426DB8" w:rsidRPr="007310A7">
        <w:rPr>
          <w:color w:val="000000" w:themeColor="text1"/>
        </w:rPr>
        <w:fldChar w:fldCharType="begin"/>
      </w:r>
      <w:r w:rsidR="00C8272B" w:rsidRPr="007310A7">
        <w:rPr>
          <w:color w:val="000000" w:themeColor="text1"/>
        </w:rPr>
        <w:instrText xml:space="preserve"> ADDIN ZOTERO_ITEM CSL_CITATION {"citationID":"R1Hdl8Ng","properties":{"unsorted":false,"formattedCitation":"(vgl. Heisig und Zierow 2020)","plainCitation":"(vgl. Heisig und Zierow 2020)","dontUpdate":true,"noteIndex":0},"citationItems":[{"id":1358,"uris":["http://zotero.org/users/local/owKliTIb/items/BB4V6ZES"],"itemData":{"id":1358,"type":"article-journal","container-title":"ifo Dresden berichtet","issue":"02","note":"ISBN: 0945-5922","page":"7-9","publisher":"Dresden: ifo Institut, Niederlassung Dresden","title":"Elternzeitverlängerung in der DDR: Langfristig höhere Lebenszufriedenheit der Kinder","volume":"27","author":[{"family":"Heisig","given":"Katharina"},{"family":"Zierow","given":"Larissa"}],"issued":{"date-parts":[["2020"]]}},"prefix":"vgl."}],"schema":"https://github.com/citation-style-language/schema/raw/master/csl-citation.json"} </w:instrText>
      </w:r>
      <w:r w:rsidR="00426DB8" w:rsidRPr="007310A7">
        <w:rPr>
          <w:color w:val="000000" w:themeColor="text1"/>
        </w:rPr>
        <w:fldChar w:fldCharType="separate"/>
      </w:r>
      <w:r w:rsidR="00426DB8" w:rsidRPr="007310A7">
        <w:rPr>
          <w:rFonts w:ascii="Cambria" w:hAnsi="Cambria"/>
          <w:color w:val="000000" w:themeColor="text1"/>
        </w:rPr>
        <w:t>(vgl. Heisig, Zierow 2020)</w:t>
      </w:r>
      <w:r w:rsidR="00426DB8" w:rsidRPr="007310A7">
        <w:rPr>
          <w:color w:val="000000" w:themeColor="text1"/>
        </w:rPr>
        <w:fldChar w:fldCharType="end"/>
      </w:r>
      <w:r w:rsidRPr="007310A7">
        <w:rPr>
          <w:color w:val="000000" w:themeColor="text1"/>
        </w:rPr>
        <w:t xml:space="preserve">. </w:t>
      </w:r>
      <w:r w:rsidR="0051194A" w:rsidRPr="007310A7">
        <w:rPr>
          <w:color w:val="000000" w:themeColor="text1"/>
        </w:rPr>
        <w:t>Dies ist auch vor dem Hintergrund</w:t>
      </w:r>
      <w:r w:rsidR="00B0579B" w:rsidRPr="007310A7">
        <w:rPr>
          <w:color w:val="000000" w:themeColor="text1"/>
        </w:rPr>
        <w:t xml:space="preserve"> interpretierbar</w:t>
      </w:r>
      <w:r w:rsidR="0051194A" w:rsidRPr="007310A7">
        <w:rPr>
          <w:color w:val="000000" w:themeColor="text1"/>
        </w:rPr>
        <w:t xml:space="preserve">, dass bei einer körperlichen Versorgung innerhalb der Krippe </w:t>
      </w:r>
      <w:r w:rsidR="00B0579B" w:rsidRPr="007310A7">
        <w:rPr>
          <w:color w:val="000000" w:themeColor="text1"/>
        </w:rPr>
        <w:t xml:space="preserve">ihre </w:t>
      </w:r>
      <w:r w:rsidR="0051194A" w:rsidRPr="007310A7">
        <w:rPr>
          <w:color w:val="000000" w:themeColor="text1"/>
        </w:rPr>
        <w:t>OP-Narben sichtbar und somit ihre Variation bzw. deren versuchte ‚Korrektur‘ unmittelbar sicht</w:t>
      </w:r>
      <w:r w:rsidR="00B0579B" w:rsidRPr="007310A7">
        <w:rPr>
          <w:color w:val="000000" w:themeColor="text1"/>
        </w:rPr>
        <w:t xml:space="preserve">- und </w:t>
      </w:r>
      <w:proofErr w:type="spellStart"/>
      <w:r w:rsidR="00B0579B" w:rsidRPr="007310A7">
        <w:rPr>
          <w:color w:val="000000" w:themeColor="text1"/>
        </w:rPr>
        <w:t>diskreditierbar</w:t>
      </w:r>
      <w:proofErr w:type="spellEnd"/>
      <w:r w:rsidR="0051194A" w:rsidRPr="007310A7">
        <w:rPr>
          <w:color w:val="000000" w:themeColor="text1"/>
        </w:rPr>
        <w:t xml:space="preserve"> werden würden. </w:t>
      </w:r>
    </w:p>
    <w:p w14:paraId="56A10537" w14:textId="5683D8D3" w:rsidR="00E944F1" w:rsidRPr="007310A7" w:rsidRDefault="00E944F1" w:rsidP="0078702F">
      <w:pPr>
        <w:spacing w:line="360" w:lineRule="auto"/>
        <w:jc w:val="both"/>
        <w:rPr>
          <w:color w:val="000000" w:themeColor="text1"/>
        </w:rPr>
      </w:pPr>
      <w:r>
        <w:rPr>
          <w:color w:val="000000" w:themeColor="text1"/>
        </w:rPr>
        <w:t xml:space="preserve">Da in einem Arbeiter</w:t>
      </w:r>
      <w:r>
        <w:rPr>
          <w:color w:val="000000" w:themeColor="text1"/>
        </w:rPr>
        <w:t xml:space="preserve">Innen</w:t>
      </w:r>
      <w:r>
        <w:rPr>
          <w:color w:val="000000" w:themeColor="text1"/>
        </w:rPr>
        <w:t xml:space="preserve">-Milieu der DDR davon auszugehen ist, dass M</w:t>
      </w:r>
      <w:r>
        <w:rPr>
          <w:color w:val="000000" w:themeColor="text1"/>
        </w:rPr>
        <w:t xml:space="preserve">ütter </w:t>
      </w:r>
      <w:r>
        <w:rPr>
          <w:color w:val="000000" w:themeColor="text1"/>
        </w:rPr>
        <w:t xml:space="preserve">nach dem bezahlten Mutterschaftsurlaub wieder</w:t>
      </w:r>
      <w:r>
        <w:rPr>
          <w:color w:val="000000" w:themeColor="text1"/>
        </w:rPr>
        <w:t xml:space="preserve"> unmittelbar</w:t>
      </w:r>
      <w:r>
        <w:rPr>
          <w:color w:val="000000" w:themeColor="text1"/>
        </w:rPr>
        <w:t xml:space="preserve"> werktätig</w:t>
      </w:r>
      <w:r>
        <w:rPr>
          <w:color w:val="000000" w:themeColor="text1"/>
        </w:rPr>
        <w:t xml:space="preserve"> sind</w:t>
      </w:r>
      <w:r>
        <w:rPr>
          <w:color w:val="000000" w:themeColor="text1"/>
        </w:rPr>
        <w:t xml:space="preserve">, liegt nahe, dass Kristins Versorgung zwischen dem 5. und 11. Lebensmonat von ihrer Großmutter mütterlicherseits übernommen wird. Diese ist verwitwet und lebt</w:t>
      </w:r>
      <w:r>
        <w:rPr>
          <w:color w:val="000000" w:themeColor="text1"/>
        </w:rPr>
        <w:t xml:space="preserve"> </w:t>
      </w:r>
      <w:del w:id="1000115" w:author="Claude Lektorat" w:date="2026-06-30T12:18:05Z">
        <w:r>
          <w:rPr>
            <w:color w:val="000000" w:themeColor="text1"/>
          </w:rPr>
          <w:delText xml:space="preserve">nach dem</w:delText>
        </w:r>
      </w:del>
      <w:ins w:id="1000116" w:author="Claude Lektorat" w:date="2026-06-30T12:18:05Z">
        <w:r>
          <w:rPr>
            <w:color w:val="000000" w:themeColor="text1"/>
          </w:rPr>
          <w:t xml:space="preserve">nachdem</w:t>
        </w:r>
      </w:ins>
      <w:r>
        <w:rPr>
          <w:color w:val="000000" w:themeColor="text1"/>
        </w:rPr>
        <w:t xml:space="preserve"> ihr Mann, Kristins Großvater mütterlicherseits, im 2. Weltkrieg gefallen ist</w:t>
      </w:r>
      <w:r>
        <w:rPr>
          <w:color w:val="000000" w:themeColor="text1"/>
        </w:rPr>
        <w:t xml:space="preserve"> alleine in einem benachbarten Bezirk. </w:t>
      </w:r>
      <w:r>
        <w:rPr>
          <w:color w:val="000000" w:themeColor="text1"/>
        </w:rPr>
        <w:t xml:space="preserve">Ausgehend von Kristins Aussagen zu ihrer Großmutter </w:t>
      </w:r>
      <w:r>
        <w:rPr>
          <w:color w:val="000000" w:themeColor="text1"/>
        </w:rPr>
        <w:t xml:space="preserve">ist von einem engen, kontinuierlichen Verhältnis zwischen den beiden während ihrer Kindheit auszugehen. </w:t>
      </w:r>
    </w:p>
    <w:p w14:paraId="7FD8DDF2" w14:textId="0F4712A7" w:rsidR="00E944F1" w:rsidRPr="007310A7" w:rsidRDefault="00E944F1" w:rsidP="008C3FF2">
      <w:pPr>
        <w:spacing w:before="240" w:line="360" w:lineRule="auto"/>
        <w:jc w:val="both"/>
        <w:rPr>
          <w:color w:val="000000" w:themeColor="text1"/>
        </w:rPr>
      </w:pPr>
      <w:r w:rsidRPr="007310A7">
        <w:rPr>
          <w:color w:val="000000" w:themeColor="text1"/>
        </w:rPr>
        <w:t>Somit erlebt Kristin nach ihre</w:t>
      </w:r>
      <w:r w:rsidR="008F0CDA" w:rsidRPr="007310A7">
        <w:rPr>
          <w:color w:val="000000" w:themeColor="text1"/>
        </w:rPr>
        <w:t>n</w:t>
      </w:r>
      <w:r w:rsidRPr="007310A7">
        <w:rPr>
          <w:color w:val="000000" w:themeColor="text1"/>
        </w:rPr>
        <w:t xml:space="preserve"> Krankenhausaufenthalt</w:t>
      </w:r>
      <w:r w:rsidR="008F0CDA" w:rsidRPr="007310A7">
        <w:rPr>
          <w:color w:val="000000" w:themeColor="text1"/>
        </w:rPr>
        <w:t>en</w:t>
      </w:r>
      <w:r w:rsidRPr="007310A7">
        <w:rPr>
          <w:color w:val="000000" w:themeColor="text1"/>
        </w:rPr>
        <w:t xml:space="preserve"> zumindest eine begrenzte Zeit der Beziehungskontinuität und relativen </w:t>
      </w:r>
      <w:r w:rsidR="008F6424" w:rsidRPr="007310A7">
        <w:rPr>
          <w:color w:val="000000" w:themeColor="text1"/>
        </w:rPr>
        <w:t>S</w:t>
      </w:r>
      <w:r w:rsidRPr="007310A7">
        <w:rPr>
          <w:color w:val="000000" w:themeColor="text1"/>
        </w:rPr>
        <w:t xml:space="preserve">icherheit, auch wenn diese </w:t>
      </w:r>
      <w:r w:rsidR="008F0CDA" w:rsidRPr="007310A7">
        <w:rPr>
          <w:color w:val="000000" w:themeColor="text1"/>
        </w:rPr>
        <w:t xml:space="preserve">primär </w:t>
      </w:r>
      <w:r w:rsidRPr="007310A7">
        <w:rPr>
          <w:color w:val="000000" w:themeColor="text1"/>
        </w:rPr>
        <w:t>durch ihre Großmutter gewährleistet wird. Die</w:t>
      </w:r>
      <w:r w:rsidR="008F0CDA" w:rsidRPr="007310A7">
        <w:rPr>
          <w:color w:val="000000" w:themeColor="text1"/>
        </w:rPr>
        <w:t>se</w:t>
      </w:r>
      <w:r w:rsidRPr="007310A7">
        <w:rPr>
          <w:color w:val="000000" w:themeColor="text1"/>
        </w:rPr>
        <w:t xml:space="preserve"> Kontinuität wird mit dem Beginn von Kristins Krippenbetreuung unterbrochen, die in der DDR der </w:t>
      </w:r>
      <w:r w:rsidR="008F0CDA" w:rsidRPr="007310A7">
        <w:rPr>
          <w:color w:val="000000" w:themeColor="text1"/>
        </w:rPr>
        <w:t xml:space="preserve">1960er </w:t>
      </w:r>
      <w:r w:rsidRPr="007310A7">
        <w:rPr>
          <w:color w:val="000000" w:themeColor="text1"/>
        </w:rPr>
        <w:t xml:space="preserve">Jahre durch eine hierarchische Struktur und </w:t>
      </w:r>
      <w:r w:rsidR="00D308E0" w:rsidRPr="007310A7">
        <w:rPr>
          <w:color w:val="000000" w:themeColor="text1"/>
        </w:rPr>
        <w:t xml:space="preserve">stark </w:t>
      </w:r>
      <w:r w:rsidRPr="007310A7">
        <w:rPr>
          <w:color w:val="000000" w:themeColor="text1"/>
        </w:rPr>
        <w:t xml:space="preserve">formalisierte Erziehungspläne geprägt ist. Die Größe der Kindergruppen und der niedrige Betreuungsschlüssel erschweren individuelle </w:t>
      </w:r>
      <w:r w:rsidR="00D308E0" w:rsidRPr="007310A7">
        <w:rPr>
          <w:color w:val="000000" w:themeColor="text1"/>
        </w:rPr>
        <w:t xml:space="preserve">Beziehungsaufnahmen </w:t>
      </w:r>
      <w:r w:rsidRPr="007310A7">
        <w:rPr>
          <w:color w:val="000000" w:themeColor="text1"/>
        </w:rPr>
        <w:t>und führen zu einer Fokussierung auf körperliche Bedürfnisse der Kinder wie Füttern und Wickeln</w:t>
      </w:r>
      <w:r w:rsidR="00224A55" w:rsidRPr="007310A7">
        <w:rPr>
          <w:color w:val="000000" w:themeColor="text1"/>
        </w:rPr>
        <w:t xml:space="preserve"> </w:t>
      </w:r>
      <w:r w:rsidR="00224A55" w:rsidRPr="007310A7">
        <w:rPr>
          <w:color w:val="000000" w:themeColor="text1"/>
        </w:rPr>
        <w:fldChar w:fldCharType="begin"/>
      </w:r>
      <w:r w:rsidR="00224A55" w:rsidRPr="007310A7">
        <w:rPr>
          <w:color w:val="000000" w:themeColor="text1"/>
        </w:rPr>
        <w:instrText xml:space="preserve"> ADDIN ZOTERO_ITEM CSL_CITATION {"citationID":"RFZMMRBx","properties":{"unsorted":false,"formattedCitation":"(vgl. Israel und Kerz-R\\uc0\\u252{}hling 2008)","plainCitation":"(vgl. Israel und Kerz-Rühling 2008)","noteIndex":0},"citationItems":[{"id":884,"uris":["http://zotero.org/users/local/owKliTIb/items/R9WAJGSB"],"itemData":{"id":884,"type":"book","publisher":"Verlag Brandes &amp; Apsel","publisher-place":"Frankfurt","title":"Krippenkinder in der DDR","editor":[{"family":"Israel","given":"Agathe"},{"family":"Kerz-Rühling","given":"Ingrid"}],"issued":{"date-parts":[["2008"]]}},"prefix":"vgl."}],"schema":"https://github.com/citation-style-language/schema/raw/master/csl-citation.json"} </w:instrText>
      </w:r>
      <w:r w:rsidR="00224A55" w:rsidRPr="007310A7">
        <w:rPr>
          <w:color w:val="000000" w:themeColor="text1"/>
        </w:rPr>
        <w:fldChar w:fldCharType="separate"/>
      </w:r>
      <w:r w:rsidR="00224A55" w:rsidRPr="007310A7">
        <w:rPr>
          <w:rFonts w:ascii="Cambria" w:hAnsi="Cambria" w:cs="Times New Roman"/>
          <w:color w:val="000000" w:themeColor="text1"/>
        </w:rPr>
        <w:t xml:space="preserve">(vgl. Israel und </w:t>
      </w:r>
      <w:proofErr w:type="spellStart"/>
      <w:r w:rsidR="00224A55" w:rsidRPr="007310A7">
        <w:rPr>
          <w:rFonts w:ascii="Cambria" w:hAnsi="Cambria" w:cs="Times New Roman"/>
          <w:color w:val="000000" w:themeColor="text1"/>
        </w:rPr>
        <w:t>Kerz</w:t>
      </w:r>
      <w:proofErr w:type="spellEnd"/>
      <w:r w:rsidR="00224A55" w:rsidRPr="007310A7">
        <w:rPr>
          <w:rFonts w:ascii="Cambria" w:hAnsi="Cambria" w:cs="Times New Roman"/>
          <w:color w:val="000000" w:themeColor="text1"/>
        </w:rPr>
        <w:t>-Rühling 2008)</w:t>
      </w:r>
      <w:r w:rsidR="00224A55" w:rsidRPr="007310A7">
        <w:rPr>
          <w:color w:val="000000" w:themeColor="text1"/>
        </w:rPr>
        <w:fldChar w:fldCharType="end"/>
      </w:r>
      <w:r w:rsidRPr="007310A7">
        <w:rPr>
          <w:color w:val="000000" w:themeColor="text1"/>
        </w:rPr>
        <w:t xml:space="preserve">. In diesem institutionellen Kontext ist es unwahrscheinlich, dass Kristin </w:t>
      </w:r>
      <w:r w:rsidR="00D308E0" w:rsidRPr="007310A7">
        <w:rPr>
          <w:color w:val="000000" w:themeColor="text1"/>
        </w:rPr>
        <w:t xml:space="preserve">ausreichend viel </w:t>
      </w:r>
      <w:r w:rsidRPr="007310A7">
        <w:rPr>
          <w:color w:val="000000" w:themeColor="text1"/>
        </w:rPr>
        <w:t>Zuwendung erlebt, um die vorherige</w:t>
      </w:r>
      <w:r w:rsidR="00D308E0" w:rsidRPr="007310A7">
        <w:rPr>
          <w:color w:val="000000" w:themeColor="text1"/>
        </w:rPr>
        <w:t>n</w:t>
      </w:r>
      <w:r w:rsidRPr="007310A7">
        <w:rPr>
          <w:color w:val="000000" w:themeColor="text1"/>
        </w:rPr>
        <w:t xml:space="preserve"> </w:t>
      </w:r>
      <w:r w:rsidR="00D308E0" w:rsidRPr="007310A7">
        <w:rPr>
          <w:color w:val="000000" w:themeColor="text1"/>
        </w:rPr>
        <w:t xml:space="preserve">– </w:t>
      </w:r>
      <w:r w:rsidRPr="007310A7">
        <w:rPr>
          <w:color w:val="000000" w:themeColor="text1"/>
        </w:rPr>
        <w:t>vermutlich traumatische</w:t>
      </w:r>
      <w:r w:rsidR="00D308E0" w:rsidRPr="007310A7">
        <w:rPr>
          <w:color w:val="000000" w:themeColor="text1"/>
        </w:rPr>
        <w:t>n</w:t>
      </w:r>
      <w:r w:rsidRPr="007310A7">
        <w:rPr>
          <w:color w:val="000000" w:themeColor="text1"/>
        </w:rPr>
        <w:t xml:space="preserve"> </w:t>
      </w:r>
      <w:r w:rsidR="00D308E0" w:rsidRPr="007310A7">
        <w:rPr>
          <w:color w:val="000000" w:themeColor="text1"/>
        </w:rPr>
        <w:t xml:space="preserve">– </w:t>
      </w:r>
      <w:r w:rsidRPr="007310A7">
        <w:rPr>
          <w:color w:val="000000" w:themeColor="text1"/>
        </w:rPr>
        <w:t>Behandlungs- und Trennungserfahrung aufzufangen. Hinsichtlich der Beziehung zwischen Kristin und ihren Eltern – insofern zu ihrem Vater zu diesem Zeitpunkt noch Kontakt bestand – liegt nahe, dass sie für diese bereits früh zum ‚Problemkind’</w:t>
      </w:r>
      <w:r w:rsidRPr="007310A7">
        <w:rPr>
          <w:rStyle w:val="Funotenzeichen"/>
          <w:color w:val="000000" w:themeColor="text1"/>
        </w:rPr>
        <w:footnoteReference w:id="143"/>
      </w:r>
      <w:r w:rsidRPr="007310A7">
        <w:rPr>
          <w:color w:val="000000" w:themeColor="text1"/>
        </w:rPr>
        <w:t xml:space="preserve"> wird: </w:t>
      </w:r>
      <w:r w:rsidR="008C3FF2" w:rsidRPr="007310A7">
        <w:rPr>
          <w:color w:val="000000" w:themeColor="text1"/>
        </w:rPr>
        <w:t>I</w:t>
      </w:r>
      <w:r w:rsidRPr="007310A7">
        <w:rPr>
          <w:color w:val="000000" w:themeColor="text1"/>
        </w:rPr>
        <w:t>n der belasteten und in mehrfacher Hinsicht sozial problematischen Situation der Familie lässt sich die Hypothese aufstellen, dass Kristins</w:t>
      </w:r>
      <w:r w:rsidR="006A6B5B" w:rsidRPr="007310A7">
        <w:rPr>
          <w:color w:val="000000" w:themeColor="text1"/>
        </w:rPr>
        <w:t xml:space="preserve"> intergeschlechtliche Variation </w:t>
      </w:r>
      <w:r w:rsidRPr="007310A7">
        <w:rPr>
          <w:color w:val="000000" w:themeColor="text1"/>
        </w:rPr>
        <w:t>eine Projektionsfläche darstellt, die sich</w:t>
      </w:r>
      <w:r w:rsidR="006A6B5B" w:rsidRPr="007310A7">
        <w:rPr>
          <w:color w:val="000000" w:themeColor="text1"/>
        </w:rPr>
        <w:t xml:space="preserve"> nicht zuletzt</w:t>
      </w:r>
      <w:r w:rsidRPr="007310A7">
        <w:rPr>
          <w:color w:val="000000" w:themeColor="text1"/>
        </w:rPr>
        <w:t xml:space="preserve"> dafür eignet</w:t>
      </w:r>
      <w:r w:rsidR="006A6B5B" w:rsidRPr="007310A7">
        <w:rPr>
          <w:color w:val="000000" w:themeColor="text1"/>
        </w:rPr>
        <w:t>,</w:t>
      </w:r>
      <w:r w:rsidRPr="007310A7">
        <w:rPr>
          <w:color w:val="000000" w:themeColor="text1"/>
        </w:rPr>
        <w:t xml:space="preserve"> ihr</w:t>
      </w:r>
      <w:r w:rsidR="006A6B5B" w:rsidRPr="007310A7">
        <w:rPr>
          <w:color w:val="000000" w:themeColor="text1"/>
        </w:rPr>
        <w:t xml:space="preserve"> anders sein </w:t>
      </w:r>
      <w:r w:rsidRPr="007310A7">
        <w:rPr>
          <w:color w:val="000000" w:themeColor="text1"/>
        </w:rPr>
        <w:t xml:space="preserve">für familiale Konflikte verantwortlich zu machen. Hier liegt </w:t>
      </w:r>
      <w:r w:rsidR="008963B7" w:rsidRPr="007310A7">
        <w:rPr>
          <w:color w:val="000000" w:themeColor="text1"/>
        </w:rPr>
        <w:t>nahe</w:t>
      </w:r>
      <w:r w:rsidRPr="007310A7">
        <w:rPr>
          <w:color w:val="000000" w:themeColor="text1"/>
        </w:rPr>
        <w:t xml:space="preserve">, dass es auf Grund von Kristins </w:t>
      </w:r>
      <w:r w:rsidR="006A6B5B" w:rsidRPr="007310A7">
        <w:rPr>
          <w:color w:val="000000" w:themeColor="text1"/>
        </w:rPr>
        <w:t>Körper</w:t>
      </w:r>
      <w:r w:rsidRPr="007310A7">
        <w:rPr>
          <w:color w:val="000000" w:themeColor="text1"/>
        </w:rPr>
        <w:t xml:space="preserve">geschlechtlichkeit zu einer Zuweisung </w:t>
      </w:r>
      <w:r w:rsidR="006A6B5B" w:rsidRPr="007310A7">
        <w:rPr>
          <w:color w:val="000000" w:themeColor="text1"/>
        </w:rPr>
        <w:t xml:space="preserve">bzw. Delegation </w:t>
      </w:r>
      <w:r w:rsidRPr="007310A7">
        <w:rPr>
          <w:color w:val="000000" w:themeColor="text1"/>
        </w:rPr>
        <w:t>des familialen Stigmas – NS-Vergangenheit, Fluchtgeschichte</w:t>
      </w:r>
      <w:r w:rsidR="006A6B5B" w:rsidRPr="007310A7">
        <w:rPr>
          <w:color w:val="000000" w:themeColor="text1"/>
        </w:rPr>
        <w:t xml:space="preserve">, </w:t>
      </w:r>
      <w:r w:rsidRPr="007310A7">
        <w:rPr>
          <w:color w:val="000000" w:themeColor="text1"/>
        </w:rPr>
        <w:t>vaterlose Familienkonstellationen – kommt, dass mittels der medizinischen Angleichung von Kristins Körper zumindest oberflächlich kontrollier- und bearbeitbar ist.</w:t>
      </w:r>
    </w:p>
    <w:p w14:paraId="2D9CD121" w14:textId="68223EC9" w:rsidR="00E944F1" w:rsidRPr="007310A7" w:rsidRDefault="00E944F1" w:rsidP="00DC1AC7">
      <w:pPr>
        <w:spacing w:before="240" w:line="360" w:lineRule="auto"/>
        <w:jc w:val="both"/>
        <w:rPr>
          <w:color w:val="000000" w:themeColor="text1"/>
        </w:rPr>
      </w:pPr>
      <w:r w:rsidRPr="007310A7">
        <w:rPr>
          <w:color w:val="000000" w:themeColor="text1"/>
        </w:rPr>
        <w:t xml:space="preserve">Mit 3 Jahren kommt Kristin in den staatlichen Kindergarten. In diesem Zeitraum setzen die frühesten Erinnerungen der </w:t>
      </w:r>
      <w:r w:rsidR="00334D0E" w:rsidRPr="007310A7">
        <w:rPr>
          <w:color w:val="000000" w:themeColor="text1"/>
        </w:rPr>
        <w:t>B</w:t>
      </w:r>
      <w:r w:rsidRPr="007310A7">
        <w:rPr>
          <w:color w:val="000000" w:themeColor="text1"/>
        </w:rPr>
        <w:t xml:space="preserve">iographin ein, die die Kindergartenzeit </w:t>
      </w:r>
      <w:r w:rsidRPr="007310A7">
        <w:rPr>
          <w:color w:val="000000" w:themeColor="text1"/>
        </w:rPr>
        <w:lastRenderedPageBreak/>
        <w:t>einerseits als Phase des sich selbst Entdeckens, andererseits als Beginn von Ausgrenzung und Gewalterfahrungen erlebte. Kristin fasst dies folgendermaßen zusammen:</w:t>
      </w:r>
    </w:p>
    <w:p w14:paraId="1863A383" w14:textId="77777777" w:rsidR="00E944F1" w:rsidRPr="007310A7" w:rsidRDefault="00E944F1" w:rsidP="00DC1AC7">
      <w:pPr>
        <w:spacing w:before="240" w:after="240" w:line="360" w:lineRule="auto"/>
        <w:ind w:left="567" w:right="509"/>
        <w:jc w:val="both"/>
        <w:rPr>
          <w:color w:val="000000" w:themeColor="text1"/>
          <w:sz w:val="22"/>
          <w:szCs w:val="22"/>
        </w:rPr>
      </w:pPr>
      <w:r w:rsidRPr="007310A7">
        <w:rPr>
          <w:color w:val="000000" w:themeColor="text1"/>
          <w:sz w:val="22"/>
          <w:szCs w:val="22"/>
        </w:rPr>
        <w:t xml:space="preserve">„ich bin, ungefähr kann=ich=mich=erinnern mit drei oder vier </w:t>
      </w:r>
      <w:r w:rsidRPr="007310A7">
        <w:rPr>
          <w:b/>
          <w:color w:val="000000" w:themeColor="text1"/>
          <w:sz w:val="22"/>
          <w:szCs w:val="22"/>
        </w:rPr>
        <w:t>Jahren</w:t>
      </w:r>
      <w:r w:rsidRPr="007310A7">
        <w:rPr>
          <w:color w:val="000000" w:themeColor="text1"/>
          <w:sz w:val="22"/>
          <w:szCs w:val="22"/>
        </w:rPr>
        <w:t xml:space="preserve">, ha- </w:t>
      </w:r>
      <w:proofErr w:type="spellStart"/>
      <w:r w:rsidRPr="007310A7">
        <w:rPr>
          <w:color w:val="000000" w:themeColor="text1"/>
          <w:sz w:val="22"/>
          <w:szCs w:val="22"/>
        </w:rPr>
        <w:t>ka</w:t>
      </w:r>
      <w:proofErr w:type="spellEnd"/>
      <w:r w:rsidRPr="007310A7">
        <w:rPr>
          <w:color w:val="000000" w:themeColor="text1"/>
          <w:sz w:val="22"/>
          <w:szCs w:val="22"/>
        </w:rPr>
        <w:t xml:space="preserve">- hab ich mich sozusagen selbst </w:t>
      </w:r>
      <w:r w:rsidRPr="007310A7">
        <w:rPr>
          <w:b/>
          <w:color w:val="000000" w:themeColor="text1"/>
          <w:sz w:val="22"/>
          <w:szCs w:val="22"/>
        </w:rPr>
        <w:t>entdeckt</w:t>
      </w:r>
      <w:r w:rsidRPr="007310A7">
        <w:rPr>
          <w:color w:val="000000" w:themeColor="text1"/>
          <w:sz w:val="22"/>
          <w:szCs w:val="22"/>
        </w:rPr>
        <w:t xml:space="preserve"> (...) einfach festgestellt wer ich </w:t>
      </w:r>
      <w:r w:rsidRPr="007310A7">
        <w:rPr>
          <w:b/>
          <w:color w:val="000000" w:themeColor="text1"/>
          <w:sz w:val="22"/>
          <w:szCs w:val="22"/>
        </w:rPr>
        <w:t>bin</w:t>
      </w:r>
      <w:r w:rsidRPr="007310A7">
        <w:rPr>
          <w:color w:val="000000" w:themeColor="text1"/>
          <w:sz w:val="22"/>
          <w:szCs w:val="22"/>
        </w:rPr>
        <w:t xml:space="preserve">, </w:t>
      </w:r>
      <w:proofErr w:type="gramStart"/>
      <w:r w:rsidRPr="007310A7">
        <w:rPr>
          <w:color w:val="000000" w:themeColor="text1"/>
          <w:sz w:val="22"/>
          <w:szCs w:val="22"/>
        </w:rPr>
        <w:t>u:nd</w:t>
      </w:r>
      <w:proofErr w:type="gramEnd"/>
      <w:r w:rsidRPr="007310A7">
        <w:rPr>
          <w:color w:val="000000" w:themeColor="text1"/>
          <w:sz w:val="22"/>
          <w:szCs w:val="22"/>
        </w:rPr>
        <w:t xml:space="preserve"> hab=aber=auch schon festgestellt dass ich mit der Umwelt </w:t>
      </w:r>
      <w:proofErr w:type="spellStart"/>
      <w:r w:rsidRPr="007310A7">
        <w:rPr>
          <w:color w:val="000000" w:themeColor="text1"/>
          <w:sz w:val="22"/>
          <w:szCs w:val="22"/>
        </w:rPr>
        <w:t>nich</w:t>
      </w:r>
      <w:proofErr w:type="spellEnd"/>
      <w:r w:rsidRPr="007310A7">
        <w:rPr>
          <w:color w:val="000000" w:themeColor="text1"/>
          <w:sz w:val="22"/>
          <w:szCs w:val="22"/>
        </w:rPr>
        <w:t xml:space="preserve"> </w:t>
      </w:r>
      <w:proofErr w:type="spellStart"/>
      <w:r w:rsidRPr="007310A7">
        <w:rPr>
          <w:color w:val="000000" w:themeColor="text1"/>
          <w:sz w:val="22"/>
          <w:szCs w:val="22"/>
        </w:rPr>
        <w:t>zurecht komme</w:t>
      </w:r>
      <w:proofErr w:type="spellEnd"/>
      <w:r w:rsidRPr="007310A7">
        <w:rPr>
          <w:color w:val="000000" w:themeColor="text1"/>
          <w:sz w:val="22"/>
          <w:szCs w:val="22"/>
        </w:rPr>
        <w:t xml:space="preserve"> (1) ähm (1) dass ich halt (auch) festgestellt </w:t>
      </w:r>
      <w:r w:rsidRPr="007310A7">
        <w:rPr>
          <w:b/>
          <w:color w:val="000000" w:themeColor="text1"/>
          <w:sz w:val="22"/>
          <w:szCs w:val="22"/>
        </w:rPr>
        <w:t>habe</w:t>
      </w:r>
      <w:r w:rsidRPr="007310A7">
        <w:rPr>
          <w:color w:val="000000" w:themeColor="text1"/>
          <w:sz w:val="22"/>
          <w:szCs w:val="22"/>
        </w:rPr>
        <w:t xml:space="preserve"> ((atmet ein)) dass das was ich ’sozusagen ’ mein intuitives handeln denken fühlen, äh zu Problemen geführt hat, mit der Umwelt, äh, erst=im häuslichen dann auch ich= sag=jetzt=</w:t>
      </w:r>
      <w:proofErr w:type="spellStart"/>
      <w:r w:rsidRPr="007310A7">
        <w:rPr>
          <w:color w:val="000000" w:themeColor="text1"/>
          <w:sz w:val="22"/>
          <w:szCs w:val="22"/>
        </w:rPr>
        <w:t>ma</w:t>
      </w:r>
      <w:proofErr w:type="spellEnd"/>
      <w:r w:rsidRPr="007310A7">
        <w:rPr>
          <w:color w:val="000000" w:themeColor="text1"/>
          <w:sz w:val="22"/>
          <w:szCs w:val="22"/>
        </w:rPr>
        <w:t xml:space="preserve"> im </w:t>
      </w:r>
      <w:r w:rsidRPr="007310A7">
        <w:rPr>
          <w:b/>
          <w:color w:val="000000" w:themeColor="text1"/>
          <w:sz w:val="22"/>
          <w:szCs w:val="22"/>
        </w:rPr>
        <w:t>Kindergartenbereich</w:t>
      </w:r>
      <w:r w:rsidRPr="007310A7">
        <w:rPr>
          <w:color w:val="000000" w:themeColor="text1"/>
          <w:sz w:val="22"/>
          <w:szCs w:val="22"/>
        </w:rPr>
        <w:t>“</w:t>
      </w:r>
    </w:p>
    <w:p w14:paraId="16A1E6F8" w14:textId="77777777" w:rsidR="00E944F1" w:rsidRPr="007310A7" w:rsidRDefault="00E944F1" w:rsidP="0078702F">
      <w:pPr>
        <w:spacing w:line="360" w:lineRule="auto"/>
        <w:jc w:val="both"/>
        <w:rPr>
          <w:color w:val="000000" w:themeColor="text1"/>
        </w:rPr>
      </w:pPr>
      <w:r w:rsidRPr="007310A7">
        <w:rPr>
          <w:color w:val="000000" w:themeColor="text1"/>
        </w:rPr>
        <w:t xml:space="preserve">In dieser Sequenz wird deutlich, dass Kristin ihr intuitives, selbstbestimmtes Verhalten als ursächlich für die darauffolgende „Probleme“ erlebt. In dieser Zeit beginnt sie an Stelle ihres männlichen Namens Heiko, die Namen Kris bzw. Kristin zu verwenden und sich für weiblich konnotiertes Spielzeug und Kleider zu interessieren. </w:t>
      </w:r>
    </w:p>
    <w:p w14:paraId="5C267742" w14:textId="3B46939B" w:rsidR="00E944F1" w:rsidRPr="007310A7" w:rsidRDefault="00E944F1" w:rsidP="0078702F">
      <w:pPr>
        <w:spacing w:line="360" w:lineRule="auto"/>
        <w:jc w:val="both"/>
        <w:rPr>
          <w:color w:val="000000" w:themeColor="text1"/>
        </w:rPr>
      </w:pPr>
      <w:r w:rsidRPr="007310A7">
        <w:rPr>
          <w:color w:val="000000" w:themeColor="text1"/>
        </w:rPr>
        <w:t xml:space="preserve">Auch wenn die Autobiographin im Interview kaum benennt welche </w:t>
      </w:r>
      <w:r w:rsidR="00334D0E" w:rsidRPr="007310A7">
        <w:rPr>
          <w:color w:val="000000" w:themeColor="text1"/>
        </w:rPr>
        <w:t xml:space="preserve">Reaktionen </w:t>
      </w:r>
      <w:r w:rsidRPr="007310A7">
        <w:rPr>
          <w:color w:val="000000" w:themeColor="text1"/>
        </w:rPr>
        <w:t>sie im Zuge dieser „Probleme“ im Kindergarten erlebt, wird deutlich, dass es sich um ein Spektrum von sozialen</w:t>
      </w:r>
      <w:r w:rsidR="007B3C74" w:rsidRPr="007310A7">
        <w:rPr>
          <w:color w:val="000000" w:themeColor="text1"/>
        </w:rPr>
        <w:t xml:space="preserve">, </w:t>
      </w:r>
      <w:r w:rsidRPr="007310A7">
        <w:rPr>
          <w:color w:val="000000" w:themeColor="text1"/>
        </w:rPr>
        <w:t>geschlechtsbezogenen Umerziehungsmaßnahmen handelt</w:t>
      </w:r>
      <w:r w:rsidR="00273BD2" w:rsidRPr="007310A7">
        <w:rPr>
          <w:color w:val="000000" w:themeColor="text1"/>
        </w:rPr>
        <w:t>, die in der DDR zum damaligen Zeitpunkt nicht unüblich sind</w:t>
      </w:r>
      <w:r w:rsidRPr="007310A7">
        <w:rPr>
          <w:color w:val="000000" w:themeColor="text1"/>
        </w:rPr>
        <w:t>.</w:t>
      </w:r>
      <w:r w:rsidR="009761C3" w:rsidRPr="007310A7">
        <w:rPr>
          <w:rStyle w:val="Funotenzeichen"/>
          <w:color w:val="000000" w:themeColor="text1"/>
        </w:rPr>
        <w:footnoteReference w:id="144"/>
      </w:r>
      <w:r w:rsidRPr="007310A7">
        <w:rPr>
          <w:color w:val="000000" w:themeColor="text1"/>
        </w:rPr>
        <w:t xml:space="preserve"> Diese reglementieren ihr in Bezug auf die zugewiesene männliche Geschlechterrolle non-konformes Verhalten. Kristin beschreibt diese Erfahrungen u.a. in der folgenden Sequenz.</w:t>
      </w:r>
    </w:p>
    <w:p w14:paraId="5C405373" w14:textId="57425FA4" w:rsidR="00E944F1" w:rsidRPr="007310A7" w:rsidRDefault="00E944F1" w:rsidP="00334D0E">
      <w:pPr>
        <w:spacing w:before="240" w:after="240" w:line="360" w:lineRule="auto"/>
        <w:ind w:left="567" w:right="510" w:firstLine="11"/>
        <w:jc w:val="both"/>
        <w:rPr>
          <w:color w:val="000000" w:themeColor="text1"/>
          <w:sz w:val="22"/>
          <w:szCs w:val="22"/>
        </w:rPr>
      </w:pPr>
      <w:r w:rsidRPr="007310A7">
        <w:rPr>
          <w:color w:val="000000" w:themeColor="text1"/>
          <w:sz w:val="22"/>
          <w:szCs w:val="22"/>
        </w:rPr>
        <w:t xml:space="preserve">„es hat damit begonnen (1) im Kindergarten das ich </w:t>
      </w:r>
      <w:proofErr w:type="spellStart"/>
      <w:r w:rsidRPr="007310A7">
        <w:rPr>
          <w:b/>
          <w:color w:val="000000" w:themeColor="text1"/>
          <w:sz w:val="22"/>
          <w:szCs w:val="22"/>
        </w:rPr>
        <w:t>ha:lt</w:t>
      </w:r>
      <w:proofErr w:type="spellEnd"/>
      <w:r w:rsidRPr="007310A7">
        <w:rPr>
          <w:color w:val="000000" w:themeColor="text1"/>
          <w:sz w:val="22"/>
          <w:szCs w:val="22"/>
        </w:rPr>
        <w:t xml:space="preserve"> irgendwie mit dem falschen </w:t>
      </w:r>
      <w:r w:rsidRPr="007310A7">
        <w:rPr>
          <w:b/>
          <w:color w:val="000000" w:themeColor="text1"/>
          <w:sz w:val="22"/>
          <w:szCs w:val="22"/>
        </w:rPr>
        <w:t>Spielzeug</w:t>
      </w:r>
      <w:r w:rsidRPr="007310A7">
        <w:rPr>
          <w:color w:val="000000" w:themeColor="text1"/>
          <w:sz w:val="22"/>
          <w:szCs w:val="22"/>
        </w:rPr>
        <w:t xml:space="preserve"> spiele (...)  äh=äh ich kann mich </w:t>
      </w:r>
      <w:proofErr w:type="spellStart"/>
      <w:r w:rsidRPr="007310A7">
        <w:rPr>
          <w:color w:val="000000" w:themeColor="text1"/>
          <w:sz w:val="22"/>
          <w:szCs w:val="22"/>
        </w:rPr>
        <w:t>nich</w:t>
      </w:r>
      <w:proofErr w:type="spellEnd"/>
      <w:r w:rsidRPr="007310A7">
        <w:rPr>
          <w:color w:val="000000" w:themeColor="text1"/>
          <w:sz w:val="22"/>
          <w:szCs w:val="22"/>
        </w:rPr>
        <w:t xml:space="preserve"> an </w:t>
      </w:r>
      <w:r w:rsidRPr="007310A7">
        <w:rPr>
          <w:b/>
          <w:color w:val="000000" w:themeColor="text1"/>
          <w:sz w:val="22"/>
          <w:szCs w:val="22"/>
        </w:rPr>
        <w:t>alles</w:t>
      </w:r>
      <w:r w:rsidRPr="007310A7">
        <w:rPr>
          <w:color w:val="000000" w:themeColor="text1"/>
          <w:sz w:val="22"/>
          <w:szCs w:val="22"/>
        </w:rPr>
        <w:t xml:space="preserve"> </w:t>
      </w:r>
      <w:r w:rsidRPr="007310A7">
        <w:rPr>
          <w:b/>
          <w:color w:val="000000" w:themeColor="text1"/>
          <w:sz w:val="22"/>
          <w:szCs w:val="22"/>
        </w:rPr>
        <w:t>erinnern</w:t>
      </w:r>
      <w:r w:rsidRPr="007310A7">
        <w:rPr>
          <w:color w:val="000000" w:themeColor="text1"/>
          <w:sz w:val="22"/>
          <w:szCs w:val="22"/>
        </w:rPr>
        <w:t xml:space="preserve"> //Ja// äh=aber an das- an=was=ich=mich erinnern kann ist eigentlich das, es eine </w:t>
      </w:r>
      <w:r w:rsidRPr="007310A7">
        <w:rPr>
          <w:b/>
          <w:color w:val="000000" w:themeColor="text1"/>
          <w:sz w:val="22"/>
          <w:szCs w:val="22"/>
        </w:rPr>
        <w:t>ständige</w:t>
      </w:r>
      <w:r w:rsidRPr="007310A7">
        <w:rPr>
          <w:color w:val="000000" w:themeColor="text1"/>
          <w:sz w:val="22"/>
          <w:szCs w:val="22"/>
        </w:rPr>
        <w:t xml:space="preserve"> </w:t>
      </w:r>
      <w:r w:rsidRPr="007310A7">
        <w:rPr>
          <w:b/>
          <w:color w:val="000000" w:themeColor="text1"/>
          <w:sz w:val="22"/>
          <w:szCs w:val="22"/>
        </w:rPr>
        <w:t>Maßregelung</w:t>
      </w:r>
      <w:r w:rsidRPr="007310A7">
        <w:rPr>
          <w:color w:val="000000" w:themeColor="text1"/>
          <w:sz w:val="22"/>
          <w:szCs w:val="22"/>
        </w:rPr>
        <w:t xml:space="preserve"> war ((atmet ein)) von äh, dass (ich) des falsche Verhalten aufsetzte, ä:hm, ich </w:t>
      </w:r>
      <w:proofErr w:type="spellStart"/>
      <w:r w:rsidRPr="007310A7">
        <w:rPr>
          <w:b/>
          <w:color w:val="000000" w:themeColor="text1"/>
          <w:sz w:val="22"/>
          <w:szCs w:val="22"/>
        </w:rPr>
        <w:t>spi:ele</w:t>
      </w:r>
      <w:proofErr w:type="spellEnd"/>
      <w:r w:rsidRPr="007310A7">
        <w:rPr>
          <w:color w:val="000000" w:themeColor="text1"/>
          <w:sz w:val="22"/>
          <w:szCs w:val="22"/>
        </w:rPr>
        <w:t xml:space="preserve"> mit den falschen, </w:t>
      </w:r>
      <w:r w:rsidRPr="007310A7">
        <w:rPr>
          <w:b/>
          <w:color w:val="000000" w:themeColor="text1"/>
          <w:sz w:val="22"/>
          <w:szCs w:val="22"/>
        </w:rPr>
        <w:t>Kindern</w:t>
      </w:r>
      <w:r w:rsidRPr="007310A7">
        <w:rPr>
          <w:color w:val="000000" w:themeColor="text1"/>
          <w:sz w:val="22"/>
          <w:szCs w:val="22"/>
        </w:rPr>
        <w:t xml:space="preserve">, ich </w:t>
      </w:r>
      <w:proofErr w:type="spellStart"/>
      <w:r w:rsidRPr="007310A7">
        <w:rPr>
          <w:color w:val="000000" w:themeColor="text1"/>
          <w:sz w:val="22"/>
          <w:szCs w:val="22"/>
        </w:rPr>
        <w:t>spi:ele</w:t>
      </w:r>
      <w:proofErr w:type="spellEnd"/>
      <w:r w:rsidRPr="007310A7">
        <w:rPr>
          <w:color w:val="000000" w:themeColor="text1"/>
          <w:sz w:val="22"/>
          <w:szCs w:val="22"/>
        </w:rPr>
        <w:t xml:space="preserve"> mit den falschen Dingen (1) ich, verhalte mich falsch, wie ich sitze wie ich gehe </w:t>
      </w:r>
      <w:r w:rsidRPr="007310A7">
        <w:rPr>
          <w:color w:val="000000" w:themeColor="text1"/>
          <w:sz w:val="22"/>
          <w:szCs w:val="22"/>
        </w:rPr>
        <w:lastRenderedPageBreak/>
        <w:t xml:space="preserve">wie ich spreche, ähm des sin alles Dinge die äh dazu schon geführt haben, und ähm, ich wurde auch </w:t>
      </w:r>
      <w:r w:rsidRPr="007310A7">
        <w:rPr>
          <w:b/>
          <w:color w:val="000000" w:themeColor="text1"/>
          <w:sz w:val="22"/>
          <w:szCs w:val="22"/>
        </w:rPr>
        <w:t>isoliert“</w:t>
      </w:r>
    </w:p>
    <w:p w14:paraId="463D1C75" w14:textId="6DA4B73C" w:rsidR="00E944F1" w:rsidRPr="007310A7" w:rsidRDefault="00E944F1" w:rsidP="0078702F">
      <w:pPr>
        <w:spacing w:line="360" w:lineRule="auto"/>
        <w:jc w:val="both"/>
        <w:rPr>
          <w:color w:val="000000" w:themeColor="text1"/>
        </w:rPr>
      </w:pPr>
      <w:r w:rsidRPr="007310A7">
        <w:rPr>
          <w:color w:val="000000" w:themeColor="text1"/>
        </w:rPr>
        <w:t>In Bezugnahme auf die vorausgegangene Sequenz wird deutlich, dass Kristin sich selbst als Ursache für die vollzogene „Maßregelung“ erlebt und – auf einer latenten Ebene – die Erwachsenen, die diese bestrafenden Maßnahmen ausüben, von deren Verantwortung entlastet. Durch die Re-Attribution von Verantwortung kann Kristin zumindest subjektiv ein Stück weit Deutungsmacht zurückerlangen. Deppermann beschreibt diese Strategie im Rahmen seines Agency-Konzeptes als einen Versuch von</w:t>
      </w:r>
      <w:r w:rsidR="002B7027" w:rsidRPr="007310A7">
        <w:rPr>
          <w:color w:val="000000" w:themeColor="text1"/>
        </w:rPr>
        <w:t xml:space="preserve"> Bi</w:t>
      </w:r>
      <w:r w:rsidRPr="007310A7">
        <w:rPr>
          <w:color w:val="000000" w:themeColor="text1"/>
        </w:rPr>
        <w:t>ograph*innen ihre erlebte Machtlosigkeit im Zuge psychisch traumatischer Erfahrungen zu bearbeiten. Die Handlungsmacht der gewaltausübenden Person wird durch die eigene Handlungsmacht begründet, in dem das eigene Verhalten problematisiert und damit die erlebte Gewalt retrospektiv legitimiert wird</w:t>
      </w:r>
      <w:r w:rsidR="00DC1AC7" w:rsidRPr="007310A7">
        <w:rPr>
          <w:color w:val="000000" w:themeColor="text1"/>
        </w:rPr>
        <w:t xml:space="preserve"> </w:t>
      </w:r>
      <w:r w:rsidR="00DC1AC7" w:rsidRPr="007310A7">
        <w:rPr>
          <w:color w:val="000000" w:themeColor="text1"/>
        </w:rPr>
        <w:fldChar w:fldCharType="begin"/>
      </w:r>
      <w:r w:rsidR="00F370E7">
        <w:rPr>
          <w:color w:val="000000" w:themeColor="text1"/>
        </w:rPr>
        <w:instrText xml:space="preserve"> ADDIN ZOTERO_ITEM CSL_CITATION {"citationID":"Dca9DexH","properties":{"unsorted":false,"formattedCitation":"(vgl. Arnulf Deppermann 2015)","plainCitation":"(vgl. Arnulf Deppermann 2015)","dontUpdate":true,"noteIndex":0},"citationItems":[{"id":593,"uris":["http://zotero.org/users/local/owKliTIb/items/SSDGS4PC"],"itemData":{"id":593,"type":"chapter","container-title":"Narrative Bewältigung von Trauma und Verlust","page":"64-75","publisher":"Schattauer","publisher-place":"Heidelberg","title":"Agency in Erzählungen über Gewalterfahrungen in Kindheit und Jugend","author":[{"family":"Deppermann","given":"Arnulf"}],"editor":[{"family":"Scheidt","given":"Carl Eduard"},{"family":"Lucius-Hoene","given":"Gabriele"},{"family":"Stukenbrock","given":"Anja"},{"family":"Waller","given":"Elisabeth"}],"issued":{"date-parts":[["2015"]]}},"prefix":"vgl."}],"schema":"https://github.com/citation-style-language/schema/raw/master/csl-citation.json"} </w:instrText>
      </w:r>
      <w:r w:rsidR="00DC1AC7" w:rsidRPr="007310A7">
        <w:rPr>
          <w:color w:val="000000" w:themeColor="text1"/>
        </w:rPr>
        <w:fldChar w:fldCharType="separate"/>
      </w:r>
      <w:r w:rsidR="005B68A4" w:rsidRPr="007310A7">
        <w:rPr>
          <w:rFonts w:ascii="Cambria" w:hAnsi="Cambria"/>
          <w:color w:val="000000" w:themeColor="text1"/>
        </w:rPr>
        <w:t>(vgl. Deppermann 2015)</w:t>
      </w:r>
      <w:r w:rsidR="00DC1AC7" w:rsidRPr="007310A7">
        <w:rPr>
          <w:color w:val="000000" w:themeColor="text1"/>
        </w:rPr>
        <w:fldChar w:fldCharType="end"/>
      </w:r>
      <w:r w:rsidRPr="007310A7">
        <w:rPr>
          <w:color w:val="000000" w:themeColor="text1"/>
        </w:rPr>
        <w:t>.</w:t>
      </w:r>
    </w:p>
    <w:p w14:paraId="1E79419A" w14:textId="13C04EF5" w:rsidR="00E944F1" w:rsidRPr="007310A7" w:rsidRDefault="00E944F1" w:rsidP="00DC1AC7">
      <w:pPr>
        <w:spacing w:before="240" w:line="360" w:lineRule="auto"/>
        <w:jc w:val="both"/>
        <w:rPr>
          <w:color w:val="000000" w:themeColor="text1"/>
        </w:rPr>
      </w:pPr>
      <w:r w:rsidRPr="007310A7">
        <w:rPr>
          <w:color w:val="000000" w:themeColor="text1"/>
        </w:rPr>
        <w:t xml:space="preserve">In einer weiteren Sequenz subsummiert die </w:t>
      </w:r>
      <w:r w:rsidR="00273BD2" w:rsidRPr="007310A7">
        <w:rPr>
          <w:color w:val="000000" w:themeColor="text1"/>
        </w:rPr>
        <w:t>B</w:t>
      </w:r>
      <w:r w:rsidRPr="007310A7">
        <w:rPr>
          <w:color w:val="000000" w:themeColor="text1"/>
        </w:rPr>
        <w:t xml:space="preserve">iographin verschiedene </w:t>
      </w:r>
      <w:r w:rsidR="001509B0" w:rsidRPr="007310A7">
        <w:rPr>
          <w:color w:val="000000" w:themeColor="text1"/>
        </w:rPr>
        <w:t>Gewalt</w:t>
      </w:r>
      <w:r w:rsidRPr="007310A7">
        <w:rPr>
          <w:color w:val="000000" w:themeColor="text1"/>
        </w:rPr>
        <w:t>erfahrungen</w:t>
      </w:r>
      <w:r w:rsidR="001509B0" w:rsidRPr="007310A7">
        <w:rPr>
          <w:color w:val="000000" w:themeColor="text1"/>
        </w:rPr>
        <w:t xml:space="preserve"> in der Kindheit </w:t>
      </w:r>
      <w:r w:rsidRPr="007310A7">
        <w:rPr>
          <w:color w:val="000000" w:themeColor="text1"/>
        </w:rPr>
        <w:t>als Teil einer „Konversionstherapie“.</w:t>
      </w:r>
      <w:r w:rsidRPr="007310A7">
        <w:rPr>
          <w:rStyle w:val="Funotenzeichen"/>
          <w:color w:val="000000" w:themeColor="text1"/>
        </w:rPr>
        <w:footnoteReference w:id="145"/>
      </w:r>
      <w:r w:rsidRPr="007310A7">
        <w:rPr>
          <w:color w:val="000000" w:themeColor="text1"/>
        </w:rPr>
        <w:t xml:space="preserve"> Nicht nur im Kindergarten, sondern auch durch ihre Mutter </w:t>
      </w:r>
      <w:r w:rsidR="001509B0" w:rsidRPr="007310A7">
        <w:rPr>
          <w:color w:val="000000" w:themeColor="text1"/>
        </w:rPr>
        <w:t xml:space="preserve">sowie durch ärztliche BehandlerInnen </w:t>
      </w:r>
      <w:r w:rsidRPr="007310A7">
        <w:rPr>
          <w:color w:val="000000" w:themeColor="text1"/>
        </w:rPr>
        <w:t xml:space="preserve">werden Kristins weiblich gelesenen „Verhaltensmuster“ wiederholt mit „körperlicher Gewalt, psychischer Gewalt“ bestraft, sodass in Folge von </w:t>
      </w:r>
      <w:r w:rsidR="00CD6E04" w:rsidRPr="007310A7">
        <w:rPr>
          <w:color w:val="000000" w:themeColor="text1"/>
        </w:rPr>
        <w:t xml:space="preserve">wiederholten traumatischen Erfahrungen </w:t>
      </w:r>
      <w:r w:rsidRPr="007310A7">
        <w:rPr>
          <w:color w:val="000000" w:themeColor="text1"/>
        </w:rPr>
        <w:t>ausgegangen werden</w:t>
      </w:r>
      <w:r w:rsidR="001509B0" w:rsidRPr="007310A7">
        <w:rPr>
          <w:color w:val="000000" w:themeColor="text1"/>
        </w:rPr>
        <w:t xml:space="preserve"> muss</w:t>
      </w:r>
      <w:r w:rsidRPr="007310A7">
        <w:rPr>
          <w:color w:val="000000" w:themeColor="text1"/>
        </w:rPr>
        <w:t>. In den diesbezüglichen Sequenzen wird deutlich, dass Kristin sich kaum auf einen Erinnerungsprozess einlässt. Hier liegt nahe, dass sie diesen auf Grund des potentiell überwältigenden Gehalts der Erinnerungen abwehren muss. Im Laufe des Interviewprozesses ist es ihr dennoch möglich etwas detaillierter von ihren Gewalterfahrungen zu berichten:</w:t>
      </w:r>
    </w:p>
    <w:p w14:paraId="3955A3B5" w14:textId="77777777" w:rsidR="00E944F1" w:rsidRPr="007310A7" w:rsidRDefault="00E944F1" w:rsidP="00C2069F">
      <w:pPr>
        <w:spacing w:before="240" w:after="240" w:line="360" w:lineRule="auto"/>
        <w:ind w:left="567" w:right="509"/>
        <w:jc w:val="both"/>
        <w:rPr>
          <w:color w:val="000000" w:themeColor="text1"/>
          <w:sz w:val="22"/>
          <w:szCs w:val="22"/>
        </w:rPr>
      </w:pPr>
      <w:r w:rsidRPr="007310A7">
        <w:rPr>
          <w:color w:val="000000" w:themeColor="text1"/>
          <w:sz w:val="22"/>
          <w:szCs w:val="22"/>
        </w:rPr>
        <w:t xml:space="preserve">„verschiedene </w:t>
      </w:r>
      <w:r w:rsidRPr="007310A7">
        <w:rPr>
          <w:b/>
          <w:color w:val="000000" w:themeColor="text1"/>
          <w:sz w:val="22"/>
          <w:szCs w:val="22"/>
        </w:rPr>
        <w:t xml:space="preserve">Verhaltensmuster </w:t>
      </w:r>
      <w:r w:rsidRPr="007310A7">
        <w:rPr>
          <w:color w:val="000000" w:themeColor="text1"/>
          <w:sz w:val="22"/>
          <w:szCs w:val="22"/>
        </w:rPr>
        <w:t xml:space="preserve">(2), ich sag jetzt </w:t>
      </w:r>
      <w:proofErr w:type="spellStart"/>
      <w:proofErr w:type="gramStart"/>
      <w:r w:rsidRPr="007310A7">
        <w:rPr>
          <w:color w:val="000000" w:themeColor="text1"/>
          <w:sz w:val="22"/>
          <w:szCs w:val="22"/>
        </w:rPr>
        <w:t>ma:l</w:t>
      </w:r>
      <w:proofErr w:type="spellEnd"/>
      <w:proofErr w:type="gramEnd"/>
      <w:r w:rsidRPr="007310A7">
        <w:rPr>
          <w:color w:val="000000" w:themeColor="text1"/>
          <w:sz w:val="22"/>
          <w:szCs w:val="22"/>
        </w:rPr>
        <w:t xml:space="preserve"> (1) reden mit </w:t>
      </w:r>
      <w:r w:rsidRPr="007310A7">
        <w:rPr>
          <w:b/>
          <w:color w:val="000000" w:themeColor="text1"/>
          <w:sz w:val="22"/>
          <w:szCs w:val="22"/>
        </w:rPr>
        <w:t>Händen</w:t>
      </w:r>
      <w:r w:rsidRPr="007310A7">
        <w:rPr>
          <w:color w:val="000000" w:themeColor="text1"/>
          <w:sz w:val="22"/>
          <w:szCs w:val="22"/>
        </w:rPr>
        <w:t xml:space="preserve"> </w:t>
      </w:r>
      <w:proofErr w:type="spellStart"/>
      <w:r w:rsidRPr="007310A7">
        <w:rPr>
          <w:color w:val="000000" w:themeColor="text1"/>
          <w:sz w:val="22"/>
          <w:szCs w:val="22"/>
        </w:rPr>
        <w:t>ode:r</w:t>
      </w:r>
      <w:proofErr w:type="spellEnd"/>
      <w:r w:rsidRPr="007310A7">
        <w:rPr>
          <w:color w:val="000000" w:themeColor="text1"/>
          <w:sz w:val="22"/>
          <w:szCs w:val="22"/>
        </w:rPr>
        <w:t xml:space="preserve"> die Beine </w:t>
      </w:r>
      <w:proofErr w:type="spellStart"/>
      <w:r w:rsidRPr="007310A7">
        <w:rPr>
          <w:color w:val="000000" w:themeColor="text1"/>
          <w:sz w:val="22"/>
          <w:szCs w:val="22"/>
        </w:rPr>
        <w:t>übernanderschlagen</w:t>
      </w:r>
      <w:proofErr w:type="spellEnd"/>
      <w:r w:rsidRPr="007310A7">
        <w:rPr>
          <w:color w:val="000000" w:themeColor="text1"/>
          <w:sz w:val="22"/>
          <w:szCs w:val="22"/>
        </w:rPr>
        <w:t xml:space="preserve">, oder wie sitze ich so </w:t>
      </w:r>
      <w:r w:rsidRPr="007310A7">
        <w:rPr>
          <w:b/>
          <w:color w:val="000000" w:themeColor="text1"/>
          <w:sz w:val="22"/>
          <w:szCs w:val="22"/>
        </w:rPr>
        <w:t>da</w:t>
      </w:r>
      <w:r w:rsidRPr="007310A7">
        <w:rPr>
          <w:color w:val="000000" w:themeColor="text1"/>
          <w:sz w:val="22"/>
          <w:szCs w:val="22"/>
        </w:rPr>
        <w:t xml:space="preserve"> ne, also (2) Jungs müssen irgendwie anders dasitzen, ne so, müssen irgendwie so dasitzen ((atmet ein)) und ähm solche </w:t>
      </w:r>
      <w:r w:rsidRPr="007310A7">
        <w:rPr>
          <w:b/>
          <w:color w:val="000000" w:themeColor="text1"/>
          <w:sz w:val="22"/>
          <w:szCs w:val="22"/>
        </w:rPr>
        <w:t>Sachen</w:t>
      </w:r>
      <w:r w:rsidRPr="007310A7">
        <w:rPr>
          <w:color w:val="000000" w:themeColor="text1"/>
          <w:sz w:val="22"/>
          <w:szCs w:val="22"/>
        </w:rPr>
        <w:t xml:space="preserve"> wurden schon </w:t>
      </w:r>
      <w:r w:rsidRPr="007310A7">
        <w:rPr>
          <w:b/>
          <w:color w:val="000000" w:themeColor="text1"/>
          <w:sz w:val="22"/>
          <w:szCs w:val="22"/>
        </w:rPr>
        <w:t>quittiert</w:t>
      </w:r>
      <w:r w:rsidRPr="007310A7">
        <w:rPr>
          <w:color w:val="000000" w:themeColor="text1"/>
          <w:sz w:val="22"/>
          <w:szCs w:val="22"/>
        </w:rPr>
        <w:t xml:space="preserve"> (2) mit </w:t>
      </w:r>
      <w:proofErr w:type="spellStart"/>
      <w:r w:rsidRPr="007310A7">
        <w:rPr>
          <w:b/>
          <w:color w:val="000000" w:themeColor="text1"/>
          <w:sz w:val="22"/>
          <w:szCs w:val="22"/>
        </w:rPr>
        <w:lastRenderedPageBreak/>
        <w:t>Bestra:fung</w:t>
      </w:r>
      <w:proofErr w:type="spellEnd"/>
      <w:r w:rsidRPr="007310A7">
        <w:rPr>
          <w:color w:val="000000" w:themeColor="text1"/>
          <w:sz w:val="22"/>
          <w:szCs w:val="22"/>
        </w:rPr>
        <w:t xml:space="preserve"> ähm (1) und ähm (2) teilweise sehr gewaltvoll (1) ich sitz vorm Schminkspiegel meiner </w:t>
      </w:r>
      <w:r w:rsidRPr="007310A7">
        <w:rPr>
          <w:b/>
          <w:color w:val="000000" w:themeColor="text1"/>
          <w:sz w:val="22"/>
          <w:szCs w:val="22"/>
        </w:rPr>
        <w:t>Mutter</w:t>
      </w:r>
      <w:r w:rsidRPr="007310A7">
        <w:rPr>
          <w:color w:val="000000" w:themeColor="text1"/>
          <w:sz w:val="22"/>
          <w:szCs w:val="22"/>
        </w:rPr>
        <w:t>, und kämme mich und ähm spiel halt mit den Dingen=das hat also auch schon dazu geführt“</w:t>
      </w:r>
    </w:p>
    <w:p w14:paraId="407B3CAE" w14:textId="3568E6FD" w:rsidR="00E944F1" w:rsidRPr="007310A7" w:rsidRDefault="00E944F1" w:rsidP="0078702F">
      <w:pPr>
        <w:spacing w:line="360" w:lineRule="auto"/>
        <w:jc w:val="both"/>
        <w:rPr>
          <w:color w:val="000000" w:themeColor="text1"/>
        </w:rPr>
      </w:pPr>
      <w:r>
        <w:rPr>
          <w:color w:val="000000" w:themeColor="text1"/>
        </w:rPr>
        <w:t xml:space="preserve">Der sprachlich argumentative Zugang zu dieser Erinnerung lässt erahnen, wie schwer es für die </w:t>
      </w:r>
      <w:r>
        <w:rPr>
          <w:color w:val="000000" w:themeColor="text1"/>
        </w:rPr>
        <w:t xml:space="preserve">B</w:t>
      </w:r>
      <w:r>
        <w:rPr>
          <w:color w:val="000000" w:themeColor="text1"/>
        </w:rPr>
        <w:t xml:space="preserve">iographin ist, sich dieser auf eine subjektive Art zu nähern. Es ist davon auszugehen, dass es sich um </w:t>
      </w:r>
      <w:r>
        <w:rPr>
          <w:color w:val="000000" w:themeColor="text1"/>
        </w:rPr>
        <w:t xml:space="preserve">hochgradig </w:t>
      </w:r>
      <w:r>
        <w:rPr>
          <w:color w:val="000000" w:themeColor="text1"/>
        </w:rPr>
        <w:t xml:space="preserve">traumatische, noch nicht verarbeitete bzw. integri</w:t>
      </w:r>
      <w:r>
        <w:rPr>
          <w:color w:val="000000" w:themeColor="text1"/>
        </w:rPr>
        <w:t xml:space="preserve">erbare</w:t>
      </w:r>
      <w:r>
        <w:rPr>
          <w:color w:val="000000" w:themeColor="text1"/>
        </w:rPr>
        <w:t xml:space="preserve"> Erfahrungen handelt, deren Vergegenwärtigung mit der Gefahr de</w:t>
      </w:r>
      <w:r>
        <w:rPr>
          <w:color w:val="000000" w:themeColor="text1"/>
        </w:rPr>
        <w:t xml:space="preserve">r</w:t>
      </w:r>
      <w:r>
        <w:rPr>
          <w:color w:val="000000" w:themeColor="text1"/>
        </w:rPr>
        <w:t xml:space="preserve"> emotionalen Überflutung </w:t>
      </w:r>
      <w:del w:id="1000117" w:author="Claude Lektorat" w:date="2026-06-30T12:18:05Z">
        <w:r>
          <w:rPr>
            <w:color w:val="000000" w:themeColor="text1"/>
          </w:rPr>
          <w:delText xml:space="preserve">einher gehen</w:delText>
        </w:r>
      </w:del>
      <w:ins w:id="1000118" w:author="Claude Lektorat" w:date="2026-06-30T12:18:05Z">
        <w:r>
          <w:rPr>
            <w:color w:val="000000" w:themeColor="text1"/>
          </w:rPr>
          <w:t xml:space="preserve">einhergeht</w:t>
        </w:r>
      </w:ins>
      <w:r>
        <w:rPr>
          <w:color w:val="000000" w:themeColor="text1"/>
        </w:rPr>
        <w:t xml:space="preserve"> </w:t>
      </w:r>
      <w:r w:rsidR="00DC1AC7" w:rsidRPr="007310A7">
        <w:rPr>
          <w:color w:val="000000" w:themeColor="text1"/>
        </w:rPr>
        <w:fldChar w:fldCharType="begin"/>
      </w:r>
      <w:r w:rsidR="00C8272B" w:rsidRPr="007310A7">
        <w:rPr>
          <w:color w:val="000000" w:themeColor="text1"/>
        </w:rPr>
        <w:instrText xml:space="preserve"> ADDIN ZOTERO_ITEM CSL_CITATION {"citationID":"Soi914DO","properties":{"unsorted":false,"formattedCitation":"(vgl. z.B. K\\uc0\\u252{}chenhoff 1998; Lucius-Hoene und Scheidt 2017)","plainCitation":"(vgl. z.B. Küchenhoff 1998; Lucius-Hoene und Scheidt 2017)","dontUpdate":true,"noteIndex":0},"citationItems":[{"id":859,"uris":["http://zotero.org/users/local/owKliTIb/items/WI7J64X4"],"itemData":{"id":859,"type":"chapter","container-title":"Trauma und Konflikt","publisher-place":"Giessen","title":"Trauma, Konflikt, Repräsentation","author":[{"family":"Küchenhoff","given":"Joachim"}],"editor":[{"family":"Schlösser","given":"Anne-Marie"},{"family":"Höhfeld","given":"Kurt"}],"issued":{"date-parts":[["1998"]]}},"prefix":"vgl. z.B."},{"id":1365,"uris":["http://zotero.org/users/local/owKliTIb/items/9LLXIC7C"],"itemData":{"id":1365,"type":"chapter","abstract":"In seiner Frankfurter Poetik-Vorlesung (1981) formulierte Adolf Muschg über seine schriftstellerische Tätigkeit: »Schreiben war mein Abwesenheitsverfahren, mit dem ich Anwesenheit simulierte: hergestellte Gelegenheit nach verpasster Gelegenheit, Nähe aus der Ferne, Dispens, der mit Kunst zahlte, was ich einem Menschen schuldig geblieben war [...] Papier und Stift waren zugleich Mittel und Verhinderer der Rede – einer ungestörten, aber auch ungehörten und im Stillen schon verlorenen Rede« (Muschg 1981, 372 f.). Was Muschg hier in biographischer Selbstoffenbarung beschreibt, ist, dass im Einzelfall Schreiben und Erzählen aus einer Erfahrung des Mangels entsteht.","container-title":"Erzählen: Ein interdisziplinäres Handbuch","DOI":"10.1007/978-3-476-05364-0_35","ISBN":"978-3-476-05364-0","page":"235-242","publisher":"J.B. Metzler","publisher-place":"Stuttgart","title":"Bewältigen von Erlebnissen","URL":"https://doi.org/10.1007/978-3-476-05364-0_35","author":[{"family":"Lucius-Hoene","given":"Gabriele"},{"family":"Scheidt","given":"Carl Eduard"}],"editor":[{"family":"Martínez","given":"Matías"}],"issued":{"date-parts":[["2017"]]}}}],"schema":"https://github.com/citation-style-language/schema/raw/master/csl-citation.json"} </w:instrText>
      </w:r>
      <w:r w:rsidR="00DC1AC7" w:rsidRPr="007310A7">
        <w:rPr>
          <w:color w:val="000000" w:themeColor="text1"/>
        </w:rPr>
        <w:fldChar w:fldCharType="separate"/>
      </w:r>
      <w:r>
        <w:rPr>
          <w:rFonts w:ascii="Cambria" w:hAnsi="Cambria" w:cs="Times New Roman"/>
          <w:color w:val="000000" w:themeColor="text1"/>
        </w:rPr>
        <w:t xml:space="preserve">(vgl. z.B. Küchenhoff 1998; Lucius-Hoene, Scheidt 2017)</w:t>
      </w:r>
      <w:r w:rsidR="00DC1AC7" w:rsidRPr="007310A7">
        <w:rPr>
          <w:color w:val="000000" w:themeColor="text1"/>
        </w:rPr>
        <w:fldChar w:fldCharType="end"/>
      </w:r>
      <w:r>
        <w:rPr>
          <w:color w:val="000000" w:themeColor="text1"/>
        </w:rPr>
        <w:t xml:space="preserve">. Die zahlreichen Pausen, paraverbalen Äußerungen und Erzählabbrüche entsprechen den in der Literatur beschriebenen Charakteristika von Trauma-Narrationen</w:t>
      </w:r>
      <w:r>
        <w:rPr>
          <w:color w:val="000000" w:themeColor="text1"/>
        </w:rPr>
        <w:t xml:space="preserve"> </w:t>
      </w:r>
      <w:r w:rsidR="005B68A4" w:rsidRPr="007310A7">
        <w:rPr>
          <w:color w:val="000000" w:themeColor="text1"/>
        </w:rPr>
        <w:fldChar w:fldCharType="begin"/>
      </w:r>
      <w:r w:rsidR="00DC6209" w:rsidRPr="007310A7">
        <w:rPr>
          <w:color w:val="000000" w:themeColor="text1"/>
        </w:rPr>
        <w:instrText xml:space="preserve"> ADDIN ZOTERO_ITEM CSL_CITATION {"citationID":"RdtFUbYv","properties":{"unsorted":false,"formattedCitation":"(vgl. z.B. A. Deppermann und Lucius-Hoene 2005)","plainCitation":"(vgl. z.B. A. Deppermann und Lucius-Hoene 2005)","dontUpdate":true,"noteIndex":0},"citationItems":[{"id":806,"uris":["http://zotero.org/users/local/owKliTIb/items/PSYP7YII"],"itemData":{"id":806,"type":"article-journal","container-title":"Psychotherapie und Sozialwissenschaft: Zeitschrift für Qualitative Forschung und klinische Praxis","issue":"1","page":"35–73","title":"Trauma erzählen - kommunikative, sprachliche und stimmliche Verfahren der Darstellung traumatischer Erlebnisse [Telling the trauma: Communicative, verbal and vocal practices of the representation of traumatic experiences]","volume":"7","author":[{"family":"Deppermann","given":"A."},{"family":"Lucius-Hoene","given":"G."}],"issued":{"date-parts":[["2005"]]}},"prefix":"vgl. z.B."}],"schema":"https://github.com/citation-style-language/schema/raw/master/csl-citation.json"} </w:instrText>
      </w:r>
      <w:r w:rsidR="005B68A4" w:rsidRPr="007310A7">
        <w:rPr>
          <w:color w:val="000000" w:themeColor="text1"/>
        </w:rPr>
        <w:fldChar w:fldCharType="separate"/>
      </w:r>
      <w:r>
        <w:rPr>
          <w:rFonts w:ascii="Cambria" w:hAnsi="Cambria"/>
          <w:color w:val="000000" w:themeColor="text1"/>
        </w:rPr>
        <w:t xml:space="preserve">(vgl. z.B. Deppermann, Lucius-Hoene 2005)</w:t>
      </w:r>
      <w:r w:rsidR="005B68A4" w:rsidRPr="007310A7">
        <w:rPr>
          <w:color w:val="000000" w:themeColor="text1"/>
        </w:rPr>
        <w:fldChar w:fldCharType="end"/>
      </w:r>
      <w:r>
        <w:rPr>
          <w:color w:val="000000" w:themeColor="text1"/>
        </w:rPr>
        <w:t xml:space="preserve">. Zugleich zeigt sich im Abbruch bzw. Nicht-Ausführen von möglichen Erzählsträngen die Ambivalenz des zugleich Erzählen-Wollens aber nicht Erzählen-Könnens: ein Widerstand zu </w:t>
      </w:r>
      <w:r>
        <w:rPr>
          <w:color w:val="000000" w:themeColor="text1"/>
        </w:rPr>
        <w:t xml:space="preserve">s</w:t>
      </w:r>
      <w:r>
        <w:rPr>
          <w:color w:val="000000" w:themeColor="text1"/>
        </w:rPr>
        <w:t xml:space="preserve">prechen, der für Interviewpartner*innen mit traumatischen Erfahrungen typisch ist</w:t>
      </w:r>
      <w:r>
        <w:rPr>
          <w:color w:val="000000" w:themeColor="text1"/>
        </w:rPr>
        <w:t xml:space="preserve"> </w:t>
      </w:r>
      <w:r w:rsidR="00AF6DD5" w:rsidRPr="007310A7">
        <w:rPr>
          <w:color w:val="000000" w:themeColor="text1"/>
        </w:rPr>
        <w:fldChar w:fldCharType="begin"/>
      </w:r>
      <w:r w:rsidR="00AF6DD5" w:rsidRPr="007310A7">
        <w:rPr>
          <w:color w:val="000000" w:themeColor="text1"/>
        </w:rPr>
        <w:instrText xml:space="preserve"> ADDIN ZOTERO_ITEM CSL_CITATION {"citationID":"Z75TwDVo","properties":{"unsorted":false,"formattedCitation":"(vgl. Loch 2008)","plainCitation":"(vgl. Loch 2008)","noteIndex":0},"citationItems":[{"id":869,"uris":["http://zotero.org/users/local/owKliTIb/items/9GLC5XER"],"itemData":{"id":869,"type":"article-journal","container-title":"Forum Qualitative Sozialforschung","issue":"1","page":"Art. 54","title":"Spuren von Traumatisierungen in narrativen Interviews","volume":"9","author":[{"family":"Loch","given":"Ulrike"}],"issued":{"date-parts":[["2008"]]}},"prefix":"vgl."}],"schema":"https://github.com/citation-style-language/schema/raw/master/csl-citation.json"} </w:instrText>
      </w:r>
      <w:r w:rsidR="00AF6DD5" w:rsidRPr="007310A7">
        <w:rPr>
          <w:color w:val="000000" w:themeColor="text1"/>
        </w:rPr>
        <w:fldChar w:fldCharType="separate"/>
      </w:r>
      <w:r>
        <w:rPr>
          <w:rFonts w:ascii="Cambria" w:hAnsi="Cambria"/>
          <w:color w:val="000000" w:themeColor="text1"/>
        </w:rPr>
        <w:t xml:space="preserve">(vgl. Loch 2008)</w:t>
      </w:r>
      <w:r w:rsidR="00AF6DD5" w:rsidRPr="007310A7">
        <w:rPr>
          <w:color w:val="000000" w:themeColor="text1"/>
        </w:rPr>
        <w:fldChar w:fldCharType="end"/>
      </w:r>
      <w:r>
        <w:rPr>
          <w:color w:val="000000" w:themeColor="text1"/>
        </w:rPr>
        <w:t xml:space="preserve">. Im Bezug auf die biographische Interviewsituation lässt sich der temporale Bruch im Erleben mit einem Abbruch des Erzähl- bzw. Sprechflusses in Zusammenhang setzen.</w:t>
      </w:r>
      <w:r w:rsidRPr="007310A7">
        <w:rPr>
          <w:rStyle w:val="Funotenzeichen"/>
          <w:color w:val="000000" w:themeColor="text1"/>
        </w:rPr>
        <w:footnoteReference w:id="146"/>
      </w:r>
      <w:r>
        <w:rPr>
          <w:color w:val="000000" w:themeColor="text1"/>
        </w:rPr>
        <w:t xml:space="preserve"> Zugleich zeigt die folgende Sequenz erneut wie die </w:t>
      </w:r>
      <w:r>
        <w:rPr>
          <w:color w:val="000000" w:themeColor="text1"/>
        </w:rPr>
        <w:t xml:space="preserve">B</w:t>
      </w:r>
      <w:r>
        <w:rPr>
          <w:color w:val="000000" w:themeColor="text1"/>
        </w:rPr>
        <w:t xml:space="preserve">iographin narrativ versucht – vermutlich ihrem kindlichen Erleben entsprechend – ein Ursache-Wirkungs-Verhältnis herzustellen, dass die Gewaltausbrüche ihrer Mutter erklärbar und somit ein Stück weit rational einordbar macht:</w:t>
      </w:r>
    </w:p>
    <w:p w14:paraId="1C1EFF8C" w14:textId="77777777" w:rsidR="00E944F1" w:rsidRPr="007310A7" w:rsidRDefault="00E944F1" w:rsidP="00965D45">
      <w:pPr>
        <w:spacing w:before="240" w:after="240" w:line="360" w:lineRule="auto"/>
        <w:ind w:left="567" w:right="509"/>
        <w:jc w:val="both"/>
        <w:rPr>
          <w:color w:val="000000" w:themeColor="text1"/>
          <w:sz w:val="22"/>
          <w:szCs w:val="22"/>
        </w:rPr>
      </w:pPr>
      <w:r w:rsidRPr="007310A7">
        <w:rPr>
          <w:color w:val="000000" w:themeColor="text1"/>
          <w:sz w:val="22"/>
          <w:szCs w:val="22"/>
        </w:rPr>
        <w:t xml:space="preserve">ich hab dann </w:t>
      </w:r>
      <w:r w:rsidRPr="007310A7">
        <w:rPr>
          <w:b/>
          <w:color w:val="000000" w:themeColor="text1"/>
          <w:sz w:val="22"/>
          <w:szCs w:val="22"/>
        </w:rPr>
        <w:t>gelernt</w:t>
      </w:r>
      <w:r w:rsidRPr="007310A7">
        <w:rPr>
          <w:color w:val="000000" w:themeColor="text1"/>
          <w:sz w:val="22"/>
          <w:szCs w:val="22"/>
        </w:rPr>
        <w:t xml:space="preserve"> (2) ((atmet aus)) wenn ich keine </w:t>
      </w:r>
      <w:r w:rsidRPr="007310A7">
        <w:rPr>
          <w:b/>
          <w:color w:val="000000" w:themeColor="text1"/>
          <w:sz w:val="22"/>
          <w:szCs w:val="22"/>
        </w:rPr>
        <w:t>Strafe</w:t>
      </w:r>
      <w:r w:rsidRPr="007310A7">
        <w:rPr>
          <w:color w:val="000000" w:themeColor="text1"/>
          <w:sz w:val="22"/>
          <w:szCs w:val="22"/>
        </w:rPr>
        <w:t xml:space="preserve"> bekomme dann hab ich mich offensichtlich richtig </w:t>
      </w:r>
      <w:r w:rsidRPr="007310A7">
        <w:rPr>
          <w:b/>
          <w:color w:val="000000" w:themeColor="text1"/>
          <w:sz w:val="22"/>
          <w:szCs w:val="22"/>
        </w:rPr>
        <w:t>verhalten</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a:hm (2) ansonsten wurde alles streng bestraft (3) mit </w:t>
      </w:r>
      <w:proofErr w:type="spellStart"/>
      <w:proofErr w:type="gramStart"/>
      <w:r w:rsidRPr="007310A7">
        <w:rPr>
          <w:color w:val="000000" w:themeColor="text1"/>
          <w:sz w:val="22"/>
          <w:szCs w:val="22"/>
        </w:rPr>
        <w:t>Entzu:g</w:t>
      </w:r>
      <w:proofErr w:type="spellEnd"/>
      <w:proofErr w:type="gramEnd"/>
      <w:r w:rsidRPr="007310A7">
        <w:rPr>
          <w:color w:val="000000" w:themeColor="text1"/>
          <w:sz w:val="22"/>
          <w:szCs w:val="22"/>
        </w:rPr>
        <w:t xml:space="preserve"> aller möglicher </w:t>
      </w:r>
      <w:r w:rsidRPr="007310A7">
        <w:rPr>
          <w:b/>
          <w:color w:val="000000" w:themeColor="text1"/>
          <w:sz w:val="22"/>
          <w:szCs w:val="22"/>
        </w:rPr>
        <w:t>Dinge</w:t>
      </w:r>
      <w:r w:rsidRPr="007310A7">
        <w:rPr>
          <w:color w:val="000000" w:themeColor="text1"/>
          <w:sz w:val="22"/>
          <w:szCs w:val="22"/>
        </w:rPr>
        <w:t xml:space="preserve">, ähm, mit äh, mit körperlicher Gewalt, </w:t>
      </w:r>
      <w:r w:rsidRPr="007310A7">
        <w:rPr>
          <w:b/>
          <w:color w:val="000000" w:themeColor="text1"/>
          <w:sz w:val="22"/>
          <w:szCs w:val="22"/>
        </w:rPr>
        <w:t>psychischer</w:t>
      </w:r>
      <w:r w:rsidRPr="007310A7">
        <w:rPr>
          <w:color w:val="000000" w:themeColor="text1"/>
          <w:sz w:val="22"/>
          <w:szCs w:val="22"/>
        </w:rPr>
        <w:t xml:space="preserve"> Gewalt (1)“</w:t>
      </w:r>
    </w:p>
    <w:p w14:paraId="31A8950A" w14:textId="27970416" w:rsidR="00E944F1" w:rsidRPr="007310A7" w:rsidRDefault="00E944F1" w:rsidP="0078702F">
      <w:pPr>
        <w:spacing w:line="360" w:lineRule="auto"/>
        <w:jc w:val="both"/>
        <w:rPr>
          <w:color w:val="000000" w:themeColor="text1"/>
        </w:rPr>
      </w:pPr>
      <w:r w:rsidRPr="007310A7">
        <w:rPr>
          <w:color w:val="000000" w:themeColor="text1"/>
        </w:rPr>
        <w:t xml:space="preserve">Erkennbar wird an Hand der diskutierten Interviewauszüge, dass Kristin als Kind ihr „falsch sein“ als ursächlich für die erlebte körperliche und psychische Misshandlung erlebt und in Folge lernt sich </w:t>
      </w:r>
      <w:r w:rsidR="002B7027" w:rsidRPr="007310A7">
        <w:rPr>
          <w:color w:val="000000" w:themeColor="text1"/>
        </w:rPr>
        <w:t xml:space="preserve">notwendigerweise </w:t>
      </w:r>
      <w:r w:rsidRPr="007310A7">
        <w:rPr>
          <w:color w:val="000000" w:themeColor="text1"/>
        </w:rPr>
        <w:t xml:space="preserve">den Erwartungen ihres </w:t>
      </w:r>
      <w:r w:rsidRPr="007310A7">
        <w:rPr>
          <w:color w:val="000000" w:themeColor="text1"/>
        </w:rPr>
        <w:lastRenderedPageBreak/>
        <w:t>Umfeldes anzupassen</w:t>
      </w:r>
      <w:r w:rsidR="002B7027" w:rsidRPr="007310A7">
        <w:rPr>
          <w:color w:val="000000" w:themeColor="text1"/>
        </w:rPr>
        <w:t>,</w:t>
      </w:r>
      <w:r w:rsidRPr="007310A7">
        <w:rPr>
          <w:color w:val="000000" w:themeColor="text1"/>
        </w:rPr>
        <w:t xml:space="preserve"> um weiteren Bestrafungen zu entgehen. Ausgehend von der Literatur zu den Folgen</w:t>
      </w:r>
      <w:r w:rsidR="002B7027" w:rsidRPr="007310A7">
        <w:rPr>
          <w:color w:val="000000" w:themeColor="text1"/>
        </w:rPr>
        <w:t xml:space="preserve"> lebensgeschichtlich</w:t>
      </w:r>
      <w:r w:rsidRPr="007310A7">
        <w:rPr>
          <w:color w:val="000000" w:themeColor="text1"/>
        </w:rPr>
        <w:t xml:space="preserve"> früher Traumatisierung lässt sich ihre Strategie der Re-Attribution von Verantwortung auch als Versuch verstehen, erwachsene Bezugspersonen von denen sie fundamental abhängig ist</w:t>
      </w:r>
      <w:r w:rsidR="002B7027" w:rsidRPr="007310A7">
        <w:rPr>
          <w:color w:val="000000" w:themeColor="text1"/>
        </w:rPr>
        <w:t>,</w:t>
      </w:r>
      <w:r w:rsidRPr="007310A7">
        <w:rPr>
          <w:color w:val="000000" w:themeColor="text1"/>
        </w:rPr>
        <w:t xml:space="preserve"> zumindest in ihrem Erleben als gute „innere Objekte“ </w:t>
      </w:r>
      <w:r w:rsidR="00965D45" w:rsidRPr="007310A7">
        <w:rPr>
          <w:color w:val="000000" w:themeColor="text1"/>
        </w:rPr>
        <w:fldChar w:fldCharType="begin"/>
      </w:r>
      <w:r w:rsidR="00166788">
        <w:rPr>
          <w:color w:val="000000" w:themeColor="text1"/>
        </w:rPr>
        <w:instrText xml:space="preserve"> ADDIN ZOTERO_ITEM CSL_CITATION {"citationID":"8WAbm9mS","properties":{"unsorted":false,"formattedCitation":"(vgl. Hirsch 2011)","plainCitation":"(vgl. Hirsch 2011)","dontUpdate":true,"noteIndex":0},"citationItems":[{"id":846,"uris":["http://zotero.org/users/local/owKliTIb/items/XS5936EU"],"itemData":{"id":846,"type":"book","publisher-place":"Gießen","title":"Trauma, (Analyse der Psyche und Psychotherapie)","author":[{"family":"Hirsch","given":"Matthias"}],"issued":{"date-parts":[["2011"]]}},"prefix":"vgl."}],"schema":"https://github.com/citation-style-language/schema/raw/master/csl-citation.json"} </w:instrText>
      </w:r>
      <w:r w:rsidR="00965D45" w:rsidRPr="007310A7">
        <w:rPr>
          <w:color w:val="000000" w:themeColor="text1"/>
        </w:rPr>
        <w:fldChar w:fldCharType="separate"/>
      </w:r>
      <w:r w:rsidR="00965D45" w:rsidRPr="007310A7">
        <w:rPr>
          <w:rFonts w:ascii="Cambria" w:hAnsi="Cambria"/>
          <w:color w:val="000000" w:themeColor="text1"/>
        </w:rPr>
        <w:t>(Hirsch 2011)</w:t>
      </w:r>
      <w:r w:rsidR="00965D45" w:rsidRPr="007310A7">
        <w:rPr>
          <w:color w:val="000000" w:themeColor="text1"/>
        </w:rPr>
        <w:fldChar w:fldCharType="end"/>
      </w:r>
      <w:r w:rsidRPr="007310A7">
        <w:rPr>
          <w:color w:val="000000" w:themeColor="text1"/>
        </w:rPr>
        <w:t xml:space="preserve"> </w:t>
      </w:r>
      <w:r w:rsidR="002B7027" w:rsidRPr="007310A7">
        <w:rPr>
          <w:color w:val="000000" w:themeColor="text1"/>
        </w:rPr>
        <w:t>zu erhalten.</w:t>
      </w:r>
    </w:p>
    <w:p w14:paraId="2D459883" w14:textId="135C7D35" w:rsidR="00E944F1" w:rsidRPr="007310A7" w:rsidRDefault="00E944F1" w:rsidP="00965D45">
      <w:pPr>
        <w:spacing w:before="240" w:line="360" w:lineRule="auto"/>
        <w:jc w:val="both"/>
        <w:rPr>
          <w:color w:val="000000" w:themeColor="text1"/>
        </w:rPr>
      </w:pPr>
      <w:r>
        <w:rPr>
          <w:color w:val="000000" w:themeColor="text1"/>
        </w:rPr>
        <w:t xml:space="preserve">Familial lässt sich Kristins Erfahrung gewaltförmiger Umerziehungsmaßnahmen in Zusammenhang mit der NS- bzw. BDM-Sozialisierung ihrer Mutter einordnen. </w:t>
      </w:r>
      <w:r>
        <w:rPr>
          <w:color w:val="000000" w:themeColor="text1"/>
        </w:rPr>
        <w:t xml:space="preserve">Vor dem Hintergrund des tradierten </w:t>
      </w:r>
      <w:r>
        <w:rPr>
          <w:color w:val="000000" w:themeColor="text1"/>
        </w:rPr>
        <w:t xml:space="preserve">Kriegstod</w:t>
      </w:r>
      <w:r>
        <w:rPr>
          <w:color w:val="000000" w:themeColor="text1"/>
        </w:rPr>
        <w:t xml:space="preserve">s</w:t>
      </w:r>
      <w:r>
        <w:rPr>
          <w:color w:val="000000" w:themeColor="text1"/>
        </w:rPr>
        <w:t xml:space="preserve"> </w:t>
      </w:r>
      <w:r>
        <w:rPr>
          <w:color w:val="000000" w:themeColor="text1"/>
        </w:rPr>
        <w:t xml:space="preserve">von Kristins </w:t>
      </w:r>
      <w:del w:id="1000119" w:author="Claude Lektorat" w:date="2026-06-30T12:18:05Z">
        <w:r>
          <w:rPr>
            <w:color w:val="000000" w:themeColor="text1"/>
          </w:rPr>
          <w:delText xml:space="preserve">Großvaters</w:delText>
        </w:r>
      </w:del>
      <w:ins w:id="1000120" w:author="Claude Lektorat" w:date="2026-06-30T12:18:05Z">
        <w:r>
          <w:rPr>
            <w:color w:val="000000" w:themeColor="text1"/>
          </w:rPr>
          <w:t xml:space="preserve">Großvater</w:t>
        </w:r>
      </w:ins>
      <w:r>
        <w:rPr>
          <w:color w:val="000000" w:themeColor="text1"/>
        </w:rPr>
        <w:t xml:space="preserve"> als Wehrmachtsoldat</w:t>
      </w:r>
      <w:r>
        <w:rPr>
          <w:color w:val="000000" w:themeColor="text1"/>
        </w:rPr>
        <w:t xml:space="preserve"> liegt nahe, dass durch die nationalsozialistische Ideologie geprägte Männlichkeitsanforderungen innerfamilial tradiert wurden. Eine anhaltende Identifikation von Kristins Mutter mit der </w:t>
      </w:r>
      <w:r>
        <w:rPr>
          <w:color w:val="000000" w:themeColor="text1"/>
        </w:rPr>
        <w:t xml:space="preserve">gewaltvollen </w:t>
      </w:r>
      <w:r>
        <w:rPr>
          <w:color w:val="000000" w:themeColor="text1"/>
        </w:rPr>
        <w:t xml:space="preserve">NS-Rassen</w:t>
      </w:r>
      <w:r>
        <w:rPr>
          <w:color w:val="000000" w:themeColor="text1"/>
        </w:rPr>
        <w:t xml:space="preserve">- und Euthanasie</w:t>
      </w:r>
      <w:r>
        <w:rPr>
          <w:color w:val="000000" w:themeColor="text1"/>
        </w:rPr>
        <w:t xml:space="preserve">ideologie verdeutlicht folgende Sequenz:  </w:t>
      </w:r>
    </w:p>
    <w:p w14:paraId="1B256A5D" w14:textId="42D89D81" w:rsidR="00E944F1" w:rsidRPr="007310A7" w:rsidRDefault="00E944F1" w:rsidP="00965D45">
      <w:pPr>
        <w:spacing w:before="240" w:after="240" w:line="360" w:lineRule="auto"/>
        <w:ind w:left="720" w:right="509"/>
        <w:jc w:val="both"/>
        <w:rPr>
          <w:color w:val="000000" w:themeColor="text1"/>
          <w:sz w:val="22"/>
          <w:szCs w:val="22"/>
        </w:rPr>
      </w:pPr>
      <w:proofErr w:type="gramStart"/>
      <w:r w:rsidRPr="007310A7">
        <w:rPr>
          <w:color w:val="000000" w:themeColor="text1"/>
          <w:sz w:val="22"/>
          <w:szCs w:val="22"/>
        </w:rPr>
        <w:t>„</w:t>
      </w:r>
      <w:proofErr w:type="gramEnd"/>
      <w:r w:rsidRPr="007310A7">
        <w:rPr>
          <w:color w:val="000000" w:themeColor="text1"/>
          <w:sz w:val="22"/>
          <w:szCs w:val="22"/>
        </w:rPr>
        <w:t xml:space="preserve">dass man- dass ich </w:t>
      </w:r>
      <w:r w:rsidRPr="007310A7">
        <w:rPr>
          <w:b/>
          <w:color w:val="000000" w:themeColor="text1"/>
          <w:sz w:val="22"/>
          <w:szCs w:val="22"/>
        </w:rPr>
        <w:t>unwertes</w:t>
      </w:r>
      <w:r w:rsidRPr="007310A7">
        <w:rPr>
          <w:color w:val="000000" w:themeColor="text1"/>
          <w:sz w:val="22"/>
          <w:szCs w:val="22"/>
        </w:rPr>
        <w:t xml:space="preserve"> Leben bin, so wie ich geboren bin=bin ich </w:t>
      </w:r>
      <w:r w:rsidRPr="007310A7">
        <w:rPr>
          <w:b/>
          <w:color w:val="000000" w:themeColor="text1"/>
          <w:sz w:val="22"/>
          <w:szCs w:val="22"/>
        </w:rPr>
        <w:t>unwertes</w:t>
      </w:r>
      <w:r w:rsidRPr="007310A7">
        <w:rPr>
          <w:color w:val="000000" w:themeColor="text1"/>
          <w:sz w:val="22"/>
          <w:szCs w:val="22"/>
        </w:rPr>
        <w:t xml:space="preserve"> </w:t>
      </w:r>
      <w:r w:rsidRPr="007310A7">
        <w:rPr>
          <w:b/>
          <w:color w:val="000000" w:themeColor="text1"/>
          <w:sz w:val="22"/>
          <w:szCs w:val="22"/>
        </w:rPr>
        <w:t>Leben</w:t>
      </w:r>
      <w:r w:rsidRPr="007310A7">
        <w:rPr>
          <w:color w:val="000000" w:themeColor="text1"/>
          <w:sz w:val="22"/>
          <w:szCs w:val="22"/>
        </w:rPr>
        <w:t xml:space="preserve"> (...) bin ich ne </w:t>
      </w:r>
      <w:r w:rsidRPr="007310A7">
        <w:rPr>
          <w:b/>
          <w:color w:val="000000" w:themeColor="text1"/>
          <w:sz w:val="22"/>
          <w:szCs w:val="22"/>
        </w:rPr>
        <w:t>Strafe</w:t>
      </w:r>
      <w:r w:rsidRPr="007310A7">
        <w:rPr>
          <w:color w:val="000000" w:themeColor="text1"/>
          <w:sz w:val="22"/>
          <w:szCs w:val="22"/>
        </w:rPr>
        <w:t xml:space="preserve"> für die </w:t>
      </w:r>
      <w:r w:rsidRPr="007310A7">
        <w:rPr>
          <w:b/>
          <w:color w:val="000000" w:themeColor="text1"/>
          <w:sz w:val="22"/>
          <w:szCs w:val="22"/>
        </w:rPr>
        <w:t>Familie</w:t>
      </w:r>
      <w:r w:rsidRPr="007310A7">
        <w:rPr>
          <w:color w:val="000000" w:themeColor="text1"/>
          <w:sz w:val="22"/>
          <w:szCs w:val="22"/>
        </w:rPr>
        <w:t xml:space="preserve"> und ähm (3) bis hin dazu dass man mir=halt </w:t>
      </w:r>
      <w:r w:rsidRPr="007310A7">
        <w:rPr>
          <w:b/>
          <w:color w:val="000000" w:themeColor="text1"/>
          <w:sz w:val="22"/>
          <w:szCs w:val="22"/>
        </w:rPr>
        <w:t>gesagt</w:t>
      </w:r>
      <w:r w:rsidRPr="007310A7">
        <w:rPr>
          <w:color w:val="000000" w:themeColor="text1"/>
          <w:sz w:val="22"/>
          <w:szCs w:val="22"/>
        </w:rPr>
        <w:t xml:space="preserve"> hat, dass man also dreißig Jahre vorher ((atmet ein)) Menschen wie mich vor- vorab getötet hat (3) des äh (2) war, völlig ((atmet ein)) des hat- wurde mir ganz klar von meiner </w:t>
      </w:r>
      <w:r w:rsidRPr="007310A7">
        <w:rPr>
          <w:b/>
          <w:color w:val="000000" w:themeColor="text1"/>
          <w:sz w:val="22"/>
          <w:szCs w:val="22"/>
        </w:rPr>
        <w:t>Mutter</w:t>
      </w:r>
      <w:r w:rsidRPr="007310A7">
        <w:rPr>
          <w:color w:val="000000" w:themeColor="text1"/>
          <w:sz w:val="22"/>
          <w:szCs w:val="22"/>
        </w:rPr>
        <w:t xml:space="preserve"> vor allem </w:t>
      </w:r>
      <w:r w:rsidRPr="007310A7">
        <w:rPr>
          <w:b/>
          <w:color w:val="000000" w:themeColor="text1"/>
          <w:sz w:val="22"/>
          <w:szCs w:val="22"/>
        </w:rPr>
        <w:t>gesagt</w:t>
      </w:r>
      <w:r w:rsidRPr="007310A7">
        <w:rPr>
          <w:color w:val="000000" w:themeColor="text1"/>
          <w:sz w:val="22"/>
          <w:szCs w:val="22"/>
        </w:rPr>
        <w:t>“</w:t>
      </w:r>
    </w:p>
    <w:p w14:paraId="6DCC0AAE" w14:textId="016AA649" w:rsidR="00E944F1" w:rsidRPr="007310A7" w:rsidRDefault="00E944F1" w:rsidP="0078702F">
      <w:pPr>
        <w:spacing w:line="360" w:lineRule="auto"/>
        <w:jc w:val="both"/>
        <w:rPr>
          <w:color w:val="000000" w:themeColor="text1"/>
        </w:rPr>
      </w:pPr>
      <w:r>
        <w:rPr>
          <w:color w:val="000000" w:themeColor="text1"/>
        </w:rPr>
        <w:t xml:space="preserve">Auch wenn es sich hier um die Perspektive und Wiedergabe</w:t>
      </w:r>
      <w:r>
        <w:rPr>
          <w:color w:val="000000" w:themeColor="text1"/>
        </w:rPr>
        <w:t xml:space="preserve"> der</w:t>
      </w:r>
      <w:r>
        <w:rPr>
          <w:color w:val="000000" w:themeColor="text1"/>
        </w:rPr>
        <w:t xml:space="preserve"> </w:t>
      </w:r>
      <w:r>
        <w:rPr>
          <w:color w:val="000000" w:themeColor="text1"/>
        </w:rPr>
        <w:t xml:space="preserve">B</w:t>
      </w:r>
      <w:r>
        <w:rPr>
          <w:color w:val="000000" w:themeColor="text1"/>
        </w:rPr>
        <w:t xml:space="preserve">iographin handelt, </w:t>
      </w:r>
      <w:r>
        <w:rPr>
          <w:color w:val="000000" w:themeColor="text1"/>
        </w:rPr>
        <w:t xml:space="preserve">wird deutlich nachvollziehbar</w:t>
      </w:r>
      <w:r>
        <w:rPr>
          <w:color w:val="000000" w:themeColor="text1"/>
        </w:rPr>
        <w:t xml:space="preserve">, dass Kristins Mutter deren Intergeschlechtlichkeit als Erbkrankheit auffasst, die mittels Euthanasie hätte verhindert werden müssen. Für Kristin bedeutet dies in der Konsequenz mit einem Gefühl extremer Bedrohung aufzuwachsen, dass vermutlich mit </w:t>
      </w:r>
      <w:del w:id="1000121" w:author="Claude Lektorat" w:date="2026-06-30T12:18:05Z">
        <w:r>
          <w:rPr>
            <w:color w:val="000000" w:themeColor="text1"/>
          </w:rPr>
          <w:delText xml:space="preserve">Todessängsten</w:delText>
        </w:r>
      </w:del>
      <w:ins w:id="1000122" w:author="Claude Lektorat" w:date="2026-06-30T12:18:05Z">
        <w:r>
          <w:rPr>
            <w:color w:val="000000" w:themeColor="text1"/>
          </w:rPr>
          <w:t xml:space="preserve">Todesängsten</w:t>
        </w:r>
      </w:ins>
      <w:r>
        <w:rPr>
          <w:color w:val="000000" w:themeColor="text1"/>
        </w:rPr>
        <w:t xml:space="preserve"> </w:t>
      </w:r>
      <w:r>
        <w:rPr>
          <w:color w:val="000000" w:themeColor="text1"/>
        </w:rPr>
        <w:t xml:space="preserve">vor </w:t>
      </w:r>
      <w:r>
        <w:rPr>
          <w:color w:val="000000" w:themeColor="text1"/>
        </w:rPr>
        <w:t xml:space="preserve">ihrer Mutter einhergeht.</w:t>
      </w:r>
    </w:p>
    <w:p w14:paraId="1406F1A3" w14:textId="0CF2CE5B" w:rsidR="00E944F1" w:rsidRPr="007310A7" w:rsidRDefault="00E944F1" w:rsidP="00965D45">
      <w:pPr>
        <w:spacing w:before="240" w:line="360" w:lineRule="auto"/>
        <w:jc w:val="both"/>
        <w:rPr>
          <w:color w:val="000000" w:themeColor="text1"/>
        </w:rPr>
      </w:pPr>
      <w:r>
        <w:rPr>
          <w:color w:val="000000" w:themeColor="text1"/>
        </w:rPr>
        <w:t xml:space="preserve">Unter Berücksichtigung der </w:t>
      </w:r>
      <w:r>
        <w:rPr>
          <w:color w:val="000000" w:themeColor="text1"/>
        </w:rPr>
        <w:t xml:space="preserve">zeitgeschichtlichen </w:t>
      </w:r>
      <w:r>
        <w:rPr>
          <w:color w:val="000000" w:themeColor="text1"/>
        </w:rPr>
        <w:t xml:space="preserve">Situation in die Kristin </w:t>
      </w:r>
      <w:r>
        <w:rPr>
          <w:color w:val="000000" w:themeColor="text1"/>
        </w:rPr>
        <w:t xml:space="preserve">in</w:t>
      </w:r>
      <w:r>
        <w:rPr>
          <w:color w:val="000000" w:themeColor="text1"/>
        </w:rPr>
        <w:t xml:space="preserve"> der DDR hinein sozialisiert wird, ist</w:t>
      </w:r>
      <w:r>
        <w:rPr>
          <w:color w:val="000000" w:themeColor="text1"/>
        </w:rPr>
        <w:t xml:space="preserve"> davon auszugehen</w:t>
      </w:r>
      <w:r>
        <w:rPr>
          <w:color w:val="000000" w:themeColor="text1"/>
        </w:rPr>
        <w:t xml:space="preserve">, dass sie von </w:t>
      </w:r>
      <w:del w:id="1000123" w:author="Claude Lektorat" w:date="2026-06-30T12:18:05Z">
        <w:r>
          <w:rPr>
            <w:color w:val="000000" w:themeColor="text1"/>
          </w:rPr>
          <w:delText xml:space="preserve">ineinandergreifende</w:delText>
        </w:r>
      </w:del>
      <w:ins w:id="1000124" w:author="Claude Lektorat" w:date="2026-06-30T12:18:05Z">
        <w:r>
          <w:rPr>
            <w:color w:val="000000" w:themeColor="text1"/>
          </w:rPr>
          <w:t xml:space="preserve">ineinandergreifenden</w:t>
        </w:r>
      </w:ins>
      <w:r>
        <w:rPr>
          <w:color w:val="000000" w:themeColor="text1"/>
        </w:rPr>
        <w:t xml:space="preserve"> institutionalisierten Umerziehungsmaßnahmen</w:t>
      </w:r>
      <w:r>
        <w:rPr>
          <w:color w:val="000000" w:themeColor="text1"/>
        </w:rPr>
        <w:t xml:space="preserve"> und Gewaltformen</w:t>
      </w:r>
      <w:r>
        <w:rPr>
          <w:color w:val="000000" w:themeColor="text1"/>
        </w:rPr>
        <w:t xml:space="preserve"> betroffen ist. In Bezug auf ihre </w:t>
      </w:r>
      <w:r>
        <w:rPr>
          <w:color w:val="000000" w:themeColor="text1"/>
        </w:rPr>
        <w:t xml:space="preserve">i</w:t>
      </w:r>
      <w:r>
        <w:rPr>
          <w:color w:val="000000" w:themeColor="text1"/>
        </w:rPr>
        <w:t xml:space="preserve">ntergeschlechtlich</w:t>
      </w:r>
      <w:r>
        <w:rPr>
          <w:color w:val="000000" w:themeColor="text1"/>
        </w:rPr>
        <w:t xml:space="preserve">e Variation</w:t>
      </w:r>
      <w:r>
        <w:rPr>
          <w:color w:val="000000" w:themeColor="text1"/>
        </w:rPr>
        <w:t xml:space="preserve"> ist denkbar, dass </w:t>
      </w:r>
      <w:r>
        <w:rPr>
          <w:color w:val="000000" w:themeColor="text1"/>
        </w:rPr>
        <w:t xml:space="preserve">diese </w:t>
      </w:r>
      <w:r>
        <w:rPr>
          <w:color w:val="000000" w:themeColor="text1"/>
        </w:rPr>
        <w:t xml:space="preserve">von ärztlicher Seite in Zusammenhang mit ihrem „weiblichen“ – vermutlich </w:t>
      </w:r>
      <w:r>
        <w:rPr>
          <w:color w:val="000000" w:themeColor="text1"/>
        </w:rPr>
        <w:t xml:space="preserve">als </w:t>
      </w:r>
      <w:r>
        <w:rPr>
          <w:color w:val="000000" w:themeColor="text1"/>
        </w:rPr>
        <w:t xml:space="preserve">homosexuell </w:t>
      </w:r>
      <w:r>
        <w:rPr>
          <w:color w:val="000000" w:themeColor="text1"/>
        </w:rPr>
        <w:t xml:space="preserve">eingeordneten </w:t>
      </w:r>
      <w:r>
        <w:rPr>
          <w:color w:val="000000" w:themeColor="text1"/>
        </w:rPr>
        <w:t xml:space="preserve">–</w:t>
      </w:r>
      <w:r>
        <w:rPr>
          <w:color w:val="000000" w:themeColor="text1"/>
        </w:rPr>
        <w:t xml:space="preserve"> Verhalten gestellt und als dessen kausaler Ursprung interpretiert wird. In psychiatrischen Kliniken der DDR waren bis </w:t>
      </w:r>
      <w:r>
        <w:rPr>
          <w:color w:val="000000" w:themeColor="text1"/>
        </w:rPr>
        <w:t xml:space="preserve">in die 1970er Jahre </w:t>
      </w:r>
      <w:r>
        <w:rPr>
          <w:color w:val="000000" w:themeColor="text1"/>
        </w:rPr>
        <w:t xml:space="preserve">sowohl </w:t>
      </w:r>
      <w:r>
        <w:rPr>
          <w:color w:val="000000" w:themeColor="text1"/>
        </w:rPr>
        <w:t xml:space="preserve">psychische als auch körperliche Behandlungsmaßnahmen zur </w:t>
      </w:r>
      <w:r>
        <w:rPr>
          <w:color w:val="000000" w:themeColor="text1"/>
        </w:rPr>
        <w:t xml:space="preserve">‚</w:t>
      </w:r>
      <w:r>
        <w:rPr>
          <w:color w:val="000000" w:themeColor="text1"/>
        </w:rPr>
        <w:t xml:space="preserve">Heilung</w:t>
      </w:r>
      <w:r>
        <w:rPr>
          <w:color w:val="000000" w:themeColor="text1"/>
        </w:rPr>
        <w:t xml:space="preserve">‘</w:t>
      </w:r>
      <w:r>
        <w:rPr>
          <w:color w:val="000000" w:themeColor="text1"/>
        </w:rPr>
        <w:t xml:space="preserve"> von Homosexualität</w:t>
      </w:r>
      <w:r>
        <w:rPr>
          <w:color w:val="000000" w:themeColor="text1"/>
        </w:rPr>
        <w:t xml:space="preserve"> etabliert</w:t>
      </w:r>
      <w:r>
        <w:rPr>
          <w:color w:val="000000" w:themeColor="text1"/>
        </w:rPr>
        <w:t xml:space="preserve">. Neben Psychotherapie, </w:t>
      </w:r>
      <w:r>
        <w:rPr>
          <w:color w:val="000000" w:themeColor="text1"/>
        </w:rPr>
        <w:t xml:space="preserve">Hormonbehandlungen</w:t>
      </w:r>
      <w:r>
        <w:rPr>
          <w:color w:val="000000" w:themeColor="text1"/>
        </w:rPr>
        <w:t xml:space="preserve"> und Verwendung von Elektroschocks, wurden in diesem Rahmen Angehörige aufgefordert die Sozialkontakte der betroffenen Person zu kontrollieren</w:t>
      </w:r>
      <w:r>
        <w:rPr>
          <w:color w:val="000000" w:themeColor="text1"/>
        </w:rPr>
        <w:t xml:space="preserve">.</w:t>
      </w:r>
      <w:r>
        <w:rPr>
          <w:color w:val="000000" w:themeColor="text1"/>
        </w:rPr>
        <w:t xml:space="preserve"> </w:t>
      </w:r>
      <w:r w:rsidR="001509B0" w:rsidRPr="007310A7">
        <w:rPr>
          <w:color w:val="000000" w:themeColor="text1"/>
        </w:rPr>
        <w:fldChar w:fldCharType="begin"/>
      </w:r>
      <w:r w:rsidR="001509B0" w:rsidRPr="007310A7">
        <w:rPr>
          <w:color w:val="000000" w:themeColor="text1"/>
        </w:rPr>
        <w:instrText xml:space="preserve"> ADDIN ZOTERO_ITEM CSL_CITATION {"citationID":"TSZgNLoY","properties":{"unsorted":false,"formattedCitation":"(vgl. Gehling 1993)","plainCitation":"(vgl. Gehling 1993)","noteIndex":0},"citationItems":[{"id":830,"uris":["http://zotero.org/users/local/owKliTIb/items/SBMUPBUG"],"itemData":{"id":830,"type":"chapter","container-title":"Rosa Liebe unterm roten Stern","publisher-place":"München","title":"Fremde im eigenen Land","author":[{"family":"Gehling","given":"Richard"}],"editor":[{"family":"Hauer","given":"Gudrun"}],"issued":{"date-parts":[["1993"]]}},"prefix":"vgl."}],"schema":"https://github.com/citation-style-language/schema/raw/master/csl-citation.json"} </w:instrText>
      </w:r>
      <w:r w:rsidR="001509B0" w:rsidRPr="007310A7">
        <w:rPr>
          <w:color w:val="000000" w:themeColor="text1"/>
        </w:rPr>
        <w:fldChar w:fldCharType="separate"/>
      </w:r>
      <w:r>
        <w:rPr>
          <w:rFonts w:ascii="Cambria" w:hAnsi="Cambria"/>
          <w:color w:val="000000" w:themeColor="text1"/>
        </w:rPr>
        <w:t xml:space="preserve">(vgl. Gehling 1993)</w:t>
      </w:r>
      <w:r w:rsidR="001509B0" w:rsidRPr="007310A7">
        <w:rPr>
          <w:color w:val="000000" w:themeColor="text1"/>
        </w:rPr>
        <w:fldChar w:fldCharType="end"/>
      </w:r>
      <w:r>
        <w:rPr>
          <w:color w:val="000000" w:themeColor="text1"/>
        </w:rPr>
        <w:t xml:space="preserve">. </w:t>
      </w:r>
      <w:r>
        <w:rPr>
          <w:color w:val="000000" w:themeColor="text1"/>
        </w:rPr>
        <w:t xml:space="preserve">Letzteres deutet sich im weiteren Verlauf auch in Kristins Biographie an.</w:t>
      </w:r>
    </w:p>
    <w:p w14:paraId="1C6BEEC6" w14:textId="6008BBDB" w:rsidR="00E944F1" w:rsidRPr="007310A7" w:rsidRDefault="00E944F1" w:rsidP="007A4A63">
      <w:pPr>
        <w:spacing w:before="480" w:after="120" w:line="360" w:lineRule="auto"/>
        <w:jc w:val="both"/>
        <w:rPr>
          <w:i/>
          <w:color w:val="000000" w:themeColor="text1"/>
        </w:rPr>
      </w:pPr>
      <w:r w:rsidRPr="007310A7">
        <w:rPr>
          <w:i/>
          <w:color w:val="000000" w:themeColor="text1"/>
        </w:rPr>
        <w:t xml:space="preserve">Medizinische </w:t>
      </w:r>
      <w:r w:rsidR="0095200F" w:rsidRPr="007310A7">
        <w:rPr>
          <w:i/>
          <w:color w:val="000000" w:themeColor="text1"/>
        </w:rPr>
        <w:t>Gewalterf</w:t>
      </w:r>
      <w:r w:rsidRPr="007310A7">
        <w:rPr>
          <w:i/>
          <w:color w:val="000000" w:themeColor="text1"/>
        </w:rPr>
        <w:t>ahrungen und geschlechtliches Erleben in der Kindheit</w:t>
      </w:r>
    </w:p>
    <w:p w14:paraId="57FA26D4" w14:textId="30EE130D" w:rsidR="00E944F1" w:rsidRPr="007310A7" w:rsidRDefault="00E944F1" w:rsidP="0078702F">
      <w:pPr>
        <w:spacing w:line="360" w:lineRule="auto"/>
        <w:jc w:val="both"/>
        <w:rPr>
          <w:color w:val="000000" w:themeColor="text1"/>
        </w:rPr>
      </w:pPr>
      <w:r w:rsidRPr="007310A7">
        <w:rPr>
          <w:color w:val="000000" w:themeColor="text1"/>
        </w:rPr>
        <w:t xml:space="preserve">Im Interview spricht Kristin kaum über ihre </w:t>
      </w:r>
      <w:r w:rsidR="00C87787" w:rsidRPr="007310A7">
        <w:rPr>
          <w:color w:val="000000" w:themeColor="text1"/>
        </w:rPr>
        <w:t>medizinischen E</w:t>
      </w:r>
      <w:r w:rsidRPr="007310A7">
        <w:rPr>
          <w:color w:val="000000" w:themeColor="text1"/>
        </w:rPr>
        <w:t>rfahrungen in der Kindheit. Es ist davon auszugehen, dass ihr viele der diesbezüglichen Erinnerungen nicht zugänglich sind bzw. der Erinnerungsprozess zu belastend ist, um im Detail von ihren Erfahrungen erzählen zu können. Die distanzierte, objektivierende Darstellung ihrer Erlebnisse entspricht dem objektivierenden Umgang, den sie in Bezug auf ihren Körper als Kind erfährt. Am Ende der Eingangspräsentation beschreibt die Biographin sehr knapp:</w:t>
      </w:r>
    </w:p>
    <w:p w14:paraId="35A8DB18" w14:textId="77777777" w:rsidR="00E944F1" w:rsidRPr="007310A7" w:rsidRDefault="00E944F1" w:rsidP="00196963">
      <w:pPr>
        <w:spacing w:before="240" w:after="240" w:line="360" w:lineRule="auto"/>
        <w:ind w:left="567" w:right="509"/>
        <w:jc w:val="both"/>
        <w:rPr>
          <w:color w:val="000000" w:themeColor="text1"/>
          <w:sz w:val="22"/>
          <w:szCs w:val="22"/>
        </w:rPr>
      </w:pPr>
      <w:r w:rsidRPr="007310A7">
        <w:rPr>
          <w:color w:val="000000" w:themeColor="text1"/>
          <w:sz w:val="22"/>
          <w:szCs w:val="22"/>
        </w:rPr>
        <w:t xml:space="preserve">„Bin halt als Kind viel untersucht worden (1) bin viel in=s </w:t>
      </w:r>
      <w:r w:rsidRPr="007310A7">
        <w:rPr>
          <w:b/>
          <w:color w:val="000000" w:themeColor="text1"/>
          <w:sz w:val="22"/>
          <w:szCs w:val="22"/>
        </w:rPr>
        <w:t>Labor</w:t>
      </w:r>
      <w:r w:rsidRPr="007310A7">
        <w:rPr>
          <w:color w:val="000000" w:themeColor="text1"/>
          <w:sz w:val="22"/>
          <w:szCs w:val="22"/>
        </w:rPr>
        <w:t xml:space="preserve"> gegangen viel Blutuntersuchungen, abhören, abtasten (1) und so was alles ((atmet ein)) ähm, inklusive der Gabe von </w:t>
      </w:r>
      <w:r w:rsidRPr="007310A7">
        <w:rPr>
          <w:b/>
          <w:color w:val="000000" w:themeColor="text1"/>
          <w:sz w:val="22"/>
          <w:szCs w:val="22"/>
        </w:rPr>
        <w:t>Medikamenten</w:t>
      </w:r>
      <w:r w:rsidRPr="007310A7">
        <w:rPr>
          <w:color w:val="000000" w:themeColor="text1"/>
          <w:sz w:val="22"/>
          <w:szCs w:val="22"/>
        </w:rPr>
        <w:t>“</w:t>
      </w:r>
    </w:p>
    <w:p w14:paraId="0EB57A5F" w14:textId="65646D97" w:rsidR="00E944F1" w:rsidRPr="007310A7" w:rsidRDefault="00E944F1" w:rsidP="0078702F">
      <w:pPr>
        <w:spacing w:line="360" w:lineRule="auto"/>
        <w:jc w:val="both"/>
        <w:rPr>
          <w:color w:val="000000" w:themeColor="text1"/>
        </w:rPr>
      </w:pPr>
      <w:r w:rsidRPr="007310A7">
        <w:rPr>
          <w:color w:val="000000" w:themeColor="text1"/>
        </w:rPr>
        <w:t>Es</w:t>
      </w:r>
      <w:r w:rsidR="00B42038" w:rsidRPr="007310A7">
        <w:rPr>
          <w:color w:val="000000" w:themeColor="text1"/>
        </w:rPr>
        <w:t xml:space="preserve"> liegt </w:t>
      </w:r>
      <w:r w:rsidR="00A164D0" w:rsidRPr="007310A7">
        <w:rPr>
          <w:color w:val="000000" w:themeColor="text1"/>
        </w:rPr>
        <w:t>nahe</w:t>
      </w:r>
      <w:r w:rsidRPr="007310A7">
        <w:rPr>
          <w:color w:val="000000" w:themeColor="text1"/>
        </w:rPr>
        <w:t xml:space="preserve">, dass </w:t>
      </w:r>
      <w:r w:rsidR="00A164D0" w:rsidRPr="007310A7">
        <w:rPr>
          <w:color w:val="000000" w:themeColor="text1"/>
        </w:rPr>
        <w:t>neben gewissermaßen routinierten Untersuchung</w:t>
      </w:r>
      <w:r w:rsidRPr="007310A7">
        <w:rPr>
          <w:color w:val="000000" w:themeColor="text1"/>
        </w:rPr>
        <w:t>en</w:t>
      </w:r>
      <w:r w:rsidR="00A164D0" w:rsidRPr="007310A7">
        <w:rPr>
          <w:color w:val="000000" w:themeColor="text1"/>
        </w:rPr>
        <w:t xml:space="preserve"> ihrer Variation auch die skizzierten massiven Gewalterfahrungen in medizinischen Räumen</w:t>
      </w:r>
      <w:r w:rsidRPr="007310A7">
        <w:rPr>
          <w:color w:val="000000" w:themeColor="text1"/>
        </w:rPr>
        <w:t xml:space="preserve"> bereits früh beginnen und Teil von Kristins kindlicher Alltagsrealität sind. </w:t>
      </w:r>
      <w:r w:rsidR="00CE5B62" w:rsidRPr="007310A7">
        <w:rPr>
          <w:color w:val="000000" w:themeColor="text1"/>
        </w:rPr>
        <w:t>Ebenfalls erwähnt sie in diesem Zusammenhang eine Vergewaltigung, wobei nicht rekonstruierbar ist, ob diese durch eine ärztliche Person erfolgt.</w:t>
      </w:r>
      <w:r w:rsidR="00CE5B62" w:rsidRPr="007310A7">
        <w:rPr>
          <w:rStyle w:val="Funotenzeichen"/>
          <w:color w:val="000000" w:themeColor="text1"/>
        </w:rPr>
        <w:footnoteReference w:id="147"/>
      </w:r>
      <w:r w:rsidR="00CE5B62" w:rsidRPr="007310A7">
        <w:rPr>
          <w:color w:val="000000" w:themeColor="text1"/>
        </w:rPr>
        <w:t xml:space="preserve"> </w:t>
      </w:r>
      <w:r w:rsidRPr="007310A7">
        <w:rPr>
          <w:color w:val="000000" w:themeColor="text1"/>
        </w:rPr>
        <w:t xml:space="preserve">Die </w:t>
      </w:r>
      <w:r w:rsidR="00A164D0" w:rsidRPr="007310A7">
        <w:rPr>
          <w:color w:val="000000" w:themeColor="text1"/>
        </w:rPr>
        <w:t>B</w:t>
      </w:r>
      <w:r w:rsidRPr="007310A7">
        <w:rPr>
          <w:color w:val="000000" w:themeColor="text1"/>
        </w:rPr>
        <w:t xml:space="preserve">iographin evaluiert, ihr sei „auch erst als </w:t>
      </w:r>
      <w:proofErr w:type="spellStart"/>
      <w:r w:rsidRPr="007310A7">
        <w:rPr>
          <w:color w:val="000000" w:themeColor="text1"/>
        </w:rPr>
        <w:t>erwachsne</w:t>
      </w:r>
      <w:proofErr w:type="spellEnd"/>
      <w:r w:rsidRPr="007310A7">
        <w:rPr>
          <w:color w:val="000000" w:themeColor="text1"/>
        </w:rPr>
        <w:t xml:space="preserve"> Person, klar </w:t>
      </w:r>
      <w:proofErr w:type="gramStart"/>
      <w:r w:rsidRPr="007310A7">
        <w:rPr>
          <w:color w:val="000000" w:themeColor="text1"/>
        </w:rPr>
        <w:t>geworden</w:t>
      </w:r>
      <w:proofErr w:type="gramEnd"/>
      <w:r w:rsidRPr="007310A7">
        <w:rPr>
          <w:color w:val="000000" w:themeColor="text1"/>
        </w:rPr>
        <w:t xml:space="preserve"> dass diese vielen Arztbesuche </w:t>
      </w:r>
      <w:r w:rsidRPr="007310A7">
        <w:rPr>
          <w:b/>
          <w:color w:val="000000" w:themeColor="text1"/>
        </w:rPr>
        <w:t>unnatürlich</w:t>
      </w:r>
      <w:r w:rsidRPr="007310A7">
        <w:rPr>
          <w:color w:val="000000" w:themeColor="text1"/>
        </w:rPr>
        <w:t xml:space="preserve"> sind (</w:t>
      </w:r>
      <w:r w:rsidR="00052FBC" w:rsidRPr="007310A7">
        <w:rPr>
          <w:color w:val="000000" w:themeColor="text1"/>
        </w:rPr>
        <w:t>2</w:t>
      </w:r>
      <w:r w:rsidRPr="007310A7">
        <w:rPr>
          <w:color w:val="000000" w:themeColor="text1"/>
        </w:rPr>
        <w:t xml:space="preserve">) (...), schlichtweg </w:t>
      </w:r>
      <w:r w:rsidRPr="007310A7">
        <w:rPr>
          <w:b/>
          <w:color w:val="000000" w:themeColor="text1"/>
        </w:rPr>
        <w:t>unnormal</w:t>
      </w:r>
      <w:r w:rsidRPr="007310A7">
        <w:rPr>
          <w:color w:val="000000" w:themeColor="text1"/>
        </w:rPr>
        <w:t xml:space="preserve"> (</w:t>
      </w:r>
      <w:r w:rsidR="00052FBC" w:rsidRPr="007310A7">
        <w:rPr>
          <w:color w:val="000000" w:themeColor="text1"/>
        </w:rPr>
        <w:t>2</w:t>
      </w:r>
      <w:r w:rsidRPr="007310A7">
        <w:rPr>
          <w:color w:val="000000" w:themeColor="text1"/>
        </w:rPr>
        <w:t>) in der</w:t>
      </w:r>
      <w:r w:rsidR="00A164D0" w:rsidRPr="007310A7">
        <w:rPr>
          <w:color w:val="000000" w:themeColor="text1"/>
        </w:rPr>
        <w:t xml:space="preserve"> (1) </w:t>
      </w:r>
      <w:r w:rsidRPr="007310A7">
        <w:rPr>
          <w:b/>
          <w:color w:val="000000" w:themeColor="text1"/>
        </w:rPr>
        <w:t>Menge</w:t>
      </w:r>
      <w:r w:rsidRPr="007310A7">
        <w:rPr>
          <w:color w:val="000000" w:themeColor="text1"/>
        </w:rPr>
        <w:t>“. Ebenfalls deutet sich in einer weiteren Aussage zu Arztkontakten im Kindesalter an, dass ihr erster geschlechtsverändernder Eingriff nicht komplikationslos verläuft und daher Folgeeingriffe im Laufe der Kindheit nach sich zieht:</w:t>
      </w:r>
    </w:p>
    <w:p w14:paraId="7F43ECC1" w14:textId="77777777" w:rsidR="00E944F1" w:rsidRPr="007310A7" w:rsidRDefault="00E944F1" w:rsidP="00196963">
      <w:pPr>
        <w:spacing w:before="240" w:after="240" w:line="360" w:lineRule="auto"/>
        <w:ind w:left="567" w:right="509"/>
        <w:jc w:val="both"/>
        <w:rPr>
          <w:color w:val="000000" w:themeColor="text1"/>
          <w:sz w:val="22"/>
          <w:szCs w:val="22"/>
        </w:rPr>
      </w:pPr>
      <w:r w:rsidRPr="007310A7">
        <w:rPr>
          <w:color w:val="000000" w:themeColor="text1"/>
          <w:sz w:val="22"/>
          <w:szCs w:val="22"/>
        </w:rPr>
        <w:t xml:space="preserve">„es wurde dann ähm aber=auch=von=den Ärzten immer wieder gesagt, wir kriegen das wieder- wir kriegen das alles </w:t>
      </w:r>
      <w:r w:rsidRPr="007310A7">
        <w:rPr>
          <w:b/>
          <w:color w:val="000000" w:themeColor="text1"/>
          <w:sz w:val="22"/>
          <w:szCs w:val="22"/>
        </w:rPr>
        <w:t>hin</w:t>
      </w:r>
      <w:r w:rsidRPr="007310A7">
        <w:rPr>
          <w:color w:val="000000" w:themeColor="text1"/>
          <w:sz w:val="22"/>
          <w:szCs w:val="22"/>
        </w:rPr>
        <w:t xml:space="preserve"> dass du ein guter Junge bist, </w:t>
      </w:r>
      <w:proofErr w:type="spellStart"/>
      <w:r w:rsidRPr="007310A7">
        <w:rPr>
          <w:color w:val="000000" w:themeColor="text1"/>
          <w:sz w:val="22"/>
          <w:szCs w:val="22"/>
        </w:rPr>
        <w:lastRenderedPageBreak/>
        <w:t>ab:er</w:t>
      </w:r>
      <w:proofErr w:type="spellEnd"/>
      <w:r w:rsidRPr="007310A7">
        <w:rPr>
          <w:color w:val="000000" w:themeColor="text1"/>
          <w:sz w:val="22"/>
          <w:szCs w:val="22"/>
        </w:rPr>
        <w:t xml:space="preserve">, ja (1) das war natürlich </w:t>
      </w:r>
      <w:proofErr w:type="spellStart"/>
      <w:proofErr w:type="gramStart"/>
      <w:r w:rsidRPr="007310A7">
        <w:rPr>
          <w:color w:val="000000" w:themeColor="text1"/>
          <w:sz w:val="22"/>
          <w:szCs w:val="22"/>
        </w:rPr>
        <w:t>schwi:erig</w:t>
      </w:r>
      <w:proofErr w:type="spellEnd"/>
      <w:proofErr w:type="gramEnd"/>
      <w:r w:rsidRPr="007310A7">
        <w:rPr>
          <w:color w:val="000000" w:themeColor="text1"/>
          <w:sz w:val="22"/>
          <w:szCs w:val="22"/>
        </w:rPr>
        <w:t xml:space="preserve"> zu glauben dass man ein, richtiger Junge ist (1)“</w:t>
      </w:r>
    </w:p>
    <w:p w14:paraId="56764DFC" w14:textId="3CB2CF3C" w:rsidR="00E944F1" w:rsidRPr="007310A7" w:rsidRDefault="00E944F1" w:rsidP="0078702F">
      <w:pPr>
        <w:spacing w:line="360" w:lineRule="auto"/>
        <w:jc w:val="both"/>
        <w:rPr>
          <w:color w:val="000000" w:themeColor="text1"/>
        </w:rPr>
      </w:pPr>
      <w:r w:rsidRPr="007310A7">
        <w:rPr>
          <w:color w:val="000000" w:themeColor="text1"/>
        </w:rPr>
        <w:t>Neben verhältnismäßig häufigen medizinischen Komplikationen wie Wundheilungsstörungen</w:t>
      </w:r>
      <w:r w:rsidR="00052FBC" w:rsidRPr="007310A7">
        <w:rPr>
          <w:color w:val="000000" w:themeColor="text1"/>
        </w:rPr>
        <w:t xml:space="preserve"> </w:t>
      </w:r>
      <w:r w:rsidR="00A41D9E" w:rsidRPr="007310A7">
        <w:rPr>
          <w:color w:val="000000" w:themeColor="text1"/>
        </w:rPr>
        <w:t xml:space="preserve">oder überschießender Narbenbildung </w:t>
      </w:r>
      <w:r w:rsidRPr="007310A7">
        <w:rPr>
          <w:color w:val="000000" w:themeColor="text1"/>
        </w:rPr>
        <w:t xml:space="preserve">ist denkbar, dass die erste Operation nicht das </w:t>
      </w:r>
      <w:r w:rsidR="00052FBC" w:rsidRPr="007310A7">
        <w:rPr>
          <w:color w:val="000000" w:themeColor="text1"/>
        </w:rPr>
        <w:t xml:space="preserve">von ÄrztInnen und ihrer Mutter </w:t>
      </w:r>
      <w:r w:rsidRPr="007310A7">
        <w:rPr>
          <w:color w:val="000000" w:themeColor="text1"/>
        </w:rPr>
        <w:t xml:space="preserve">erwünschte ästhetische Ergebnis erbrachte und somit </w:t>
      </w:r>
      <w:r w:rsidR="00052FBC" w:rsidRPr="007310A7">
        <w:rPr>
          <w:color w:val="000000" w:themeColor="text1"/>
        </w:rPr>
        <w:t xml:space="preserve">weitere normanpassende </w:t>
      </w:r>
      <w:r w:rsidRPr="007310A7">
        <w:rPr>
          <w:color w:val="000000" w:themeColor="text1"/>
        </w:rPr>
        <w:t>Folgeeingriffe an Kristins Körper durchgeführt werden</w:t>
      </w:r>
      <w:r w:rsidR="00052FBC" w:rsidRPr="007310A7">
        <w:rPr>
          <w:color w:val="000000" w:themeColor="text1"/>
        </w:rPr>
        <w:t xml:space="preserve"> </w:t>
      </w:r>
      <w:r w:rsidR="00F543EE" w:rsidRPr="007310A7">
        <w:rPr>
          <w:color w:val="000000" w:themeColor="text1"/>
        </w:rPr>
        <w:fldChar w:fldCharType="begin"/>
      </w:r>
      <w:r w:rsidR="00C8272B" w:rsidRPr="007310A7">
        <w:rPr>
          <w:color w:val="000000" w:themeColor="text1"/>
        </w:rPr>
        <w:instrText xml:space="preserve"> ADDIN ZOTERO_ITEM CSL_CITATION {"citationID":"cGoNLQ4Q","properties":{"unsorted":false,"formattedCitation":"(vgl. Schreiter und Jordan 2006)","plainCitation":"(vgl. Schreiter und Jordan 2006)","dontUpdate":true,"noteIndex":0},"citationItems":[{"id":1357,"uris":["http://zotero.org/users/local/owKliTIb/items/I28RCXAF"],"itemData":{"id":1357,"type":"book","DOI":"10.1007/3-540-29385-X","ISBN":"978-3-540-41226-7","language":"en","license":"https://www.springernature.com/gp/researchers/text-and-data-mining","publisher":"Springer Berlin Heidelberg","publisher-place":"Berlin, Heidelberg","source":"DOI.org (Crossref)","title":"Urethral Reconstructive Surgery","URL":"https://link.springer.com/10.1007/3-540-29385-X","editor":[{"family":"Schreiter","given":"F."},{"family":"Jordan","given":"G.H."}],"accessed":{"date-parts":[["2026",6,11]]},"issued":{"date-parts":[["2006"]]}},"prefix":"vgl."}],"schema":"https://github.com/citation-style-language/schema/raw/master/csl-citation.json"} </w:instrText>
      </w:r>
      <w:r w:rsidR="00F543EE" w:rsidRPr="007310A7">
        <w:rPr>
          <w:color w:val="000000" w:themeColor="text1"/>
        </w:rPr>
        <w:fldChar w:fldCharType="separate"/>
      </w:r>
      <w:r w:rsidR="00F543EE" w:rsidRPr="007310A7">
        <w:rPr>
          <w:rFonts w:ascii="Cambria" w:hAnsi="Cambria"/>
          <w:color w:val="000000" w:themeColor="text1"/>
        </w:rPr>
        <w:t>(vgl. Schreiter, Jordan 2006)</w:t>
      </w:r>
      <w:r w:rsidR="00F543EE" w:rsidRPr="007310A7">
        <w:rPr>
          <w:color w:val="000000" w:themeColor="text1"/>
        </w:rPr>
        <w:fldChar w:fldCharType="end"/>
      </w:r>
      <w:r w:rsidRPr="007310A7">
        <w:rPr>
          <w:color w:val="000000" w:themeColor="text1"/>
        </w:rPr>
        <w:t xml:space="preserve">. Deutlich wird, dass in Kristins Erleben „gut“ und „richtig“ sein nur durch ärztliches Handeln </w:t>
      </w:r>
      <w:r w:rsidR="00052FBC" w:rsidRPr="007310A7">
        <w:rPr>
          <w:color w:val="000000" w:themeColor="text1"/>
        </w:rPr>
        <w:t xml:space="preserve">bzw. ihre Anpassung an ärztliche Relevanzsetzungen </w:t>
      </w:r>
      <w:r w:rsidRPr="007310A7">
        <w:rPr>
          <w:color w:val="000000" w:themeColor="text1"/>
        </w:rPr>
        <w:t>erreichbar</w:t>
      </w:r>
      <w:r w:rsidR="00A41D9E" w:rsidRPr="007310A7">
        <w:rPr>
          <w:color w:val="000000" w:themeColor="text1"/>
        </w:rPr>
        <w:t xml:space="preserve"> ist</w:t>
      </w:r>
      <w:r w:rsidR="00052FBC" w:rsidRPr="007310A7">
        <w:rPr>
          <w:color w:val="000000" w:themeColor="text1"/>
        </w:rPr>
        <w:t>. Letzteres schützt sie zumindest relativ vor weiteren körperlichen und sozialen Bestrafungen</w:t>
      </w:r>
      <w:r w:rsidR="00A41D9E" w:rsidRPr="007310A7">
        <w:rPr>
          <w:color w:val="000000" w:themeColor="text1"/>
        </w:rPr>
        <w:t xml:space="preserve">, bedeutet </w:t>
      </w:r>
      <w:r w:rsidR="00052FBC" w:rsidRPr="007310A7">
        <w:rPr>
          <w:color w:val="000000" w:themeColor="text1"/>
        </w:rPr>
        <w:t xml:space="preserve">jedoch </w:t>
      </w:r>
      <w:r w:rsidRPr="007310A7">
        <w:rPr>
          <w:color w:val="000000" w:themeColor="text1"/>
        </w:rPr>
        <w:t>gleichzeitig, dass ihr körpergeschlechtliches „richtig“ sein von außen bestimmt und somit von ihrem subjektiven Erleben</w:t>
      </w:r>
      <w:r w:rsidR="00DD092F" w:rsidRPr="007310A7">
        <w:rPr>
          <w:color w:val="000000" w:themeColor="text1"/>
        </w:rPr>
        <w:t xml:space="preserve"> und Wollen</w:t>
      </w:r>
      <w:r w:rsidRPr="007310A7">
        <w:rPr>
          <w:color w:val="000000" w:themeColor="text1"/>
        </w:rPr>
        <w:t xml:space="preserve"> getrennt</w:t>
      </w:r>
      <w:r w:rsidR="00052FBC" w:rsidRPr="007310A7">
        <w:rPr>
          <w:color w:val="000000" w:themeColor="text1"/>
        </w:rPr>
        <w:t xml:space="preserve"> wird</w:t>
      </w:r>
      <w:r w:rsidRPr="007310A7">
        <w:rPr>
          <w:color w:val="000000" w:themeColor="text1"/>
        </w:rPr>
        <w:t xml:space="preserve">. </w:t>
      </w:r>
    </w:p>
    <w:p w14:paraId="139A9BA2" w14:textId="0EC0320C" w:rsidR="00E944F1" w:rsidRPr="007310A7" w:rsidRDefault="00E944F1" w:rsidP="00A41D9E">
      <w:pPr>
        <w:spacing w:before="240" w:line="360" w:lineRule="auto"/>
        <w:jc w:val="both"/>
        <w:rPr>
          <w:color w:val="000000" w:themeColor="text1"/>
        </w:rPr>
      </w:pPr>
      <w:r w:rsidRPr="007310A7">
        <w:rPr>
          <w:color w:val="000000" w:themeColor="text1"/>
        </w:rPr>
        <w:t xml:space="preserve">Ihre geschlechtliche Selbstwahrnehmung währender der Kindheit bezeichnet die </w:t>
      </w:r>
      <w:r w:rsidR="00A41D9E" w:rsidRPr="007310A7">
        <w:rPr>
          <w:color w:val="000000" w:themeColor="text1"/>
        </w:rPr>
        <w:t>B</w:t>
      </w:r>
      <w:r w:rsidRPr="007310A7">
        <w:rPr>
          <w:color w:val="000000" w:themeColor="text1"/>
        </w:rPr>
        <w:t xml:space="preserve">iographin als eine „Doppelidentität“. In einer rekonstruktiven Annäherung an Kristins Erleben als Kind wird deutlich, dass sie die für sie eindeutig weiblichen Selbst-Anteile im Zuge ihrer geschlechtsbezogenen Gewalterfahrungen sukzessive abspalten </w:t>
      </w:r>
      <w:r w:rsidR="00A41D9E" w:rsidRPr="007310A7">
        <w:rPr>
          <w:color w:val="000000" w:themeColor="text1"/>
        </w:rPr>
        <w:t xml:space="preserve">bzw. emotional dissoziieren </w:t>
      </w:r>
      <w:r w:rsidRPr="007310A7">
        <w:rPr>
          <w:color w:val="000000" w:themeColor="text1"/>
        </w:rPr>
        <w:t xml:space="preserve">muss. </w:t>
      </w:r>
      <w:r w:rsidR="00A41D9E" w:rsidRPr="007310A7">
        <w:rPr>
          <w:color w:val="000000" w:themeColor="text1"/>
        </w:rPr>
        <w:t xml:space="preserve">Kristin </w:t>
      </w:r>
      <w:r w:rsidRPr="007310A7">
        <w:rPr>
          <w:color w:val="000000" w:themeColor="text1"/>
        </w:rPr>
        <w:t>beschreibt dies</w:t>
      </w:r>
      <w:r w:rsidR="00A41D9E" w:rsidRPr="007310A7">
        <w:rPr>
          <w:color w:val="000000" w:themeColor="text1"/>
        </w:rPr>
        <w:t xml:space="preserve"> eindrücklich</w:t>
      </w:r>
      <w:r w:rsidRPr="007310A7">
        <w:rPr>
          <w:color w:val="000000" w:themeColor="text1"/>
        </w:rPr>
        <w:t xml:space="preserve"> als ein „verlassen“ der „weiblichen Dinge, die man hat“. Dies ermöglicht ihr mit zunehmendem Alter zumindest äußerlich in der männlichen Rolle – zunächst als Junge und später als Mann, Ehepartner und Familienvater – zu funktionieren. </w:t>
      </w:r>
    </w:p>
    <w:p w14:paraId="7C2671B9" w14:textId="555DAF73" w:rsidR="00E944F1" w:rsidRPr="007310A7" w:rsidRDefault="00E944F1" w:rsidP="00302D6A">
      <w:pPr>
        <w:spacing w:line="360" w:lineRule="auto"/>
        <w:jc w:val="both"/>
        <w:rPr>
          <w:color w:val="000000" w:themeColor="text1"/>
        </w:rPr>
      </w:pPr>
      <w:r w:rsidRPr="007310A7">
        <w:rPr>
          <w:color w:val="000000" w:themeColor="text1"/>
        </w:rPr>
        <w:t xml:space="preserve">Im Zuge der </w:t>
      </w:r>
      <w:r w:rsidR="00A41D9E" w:rsidRPr="007310A7">
        <w:rPr>
          <w:color w:val="000000" w:themeColor="text1"/>
        </w:rPr>
        <w:t xml:space="preserve">als </w:t>
      </w:r>
      <w:r w:rsidRPr="007310A7">
        <w:rPr>
          <w:color w:val="000000" w:themeColor="text1"/>
        </w:rPr>
        <w:t>komplex-traumatisch</w:t>
      </w:r>
      <w:r w:rsidR="00A41D9E" w:rsidRPr="007310A7">
        <w:rPr>
          <w:color w:val="000000" w:themeColor="text1"/>
        </w:rPr>
        <w:t xml:space="preserve"> </w:t>
      </w:r>
      <w:proofErr w:type="spellStart"/>
      <w:r w:rsidR="00A41D9E" w:rsidRPr="007310A7">
        <w:rPr>
          <w:color w:val="000000" w:themeColor="text1"/>
        </w:rPr>
        <w:t>einortbaren</w:t>
      </w:r>
      <w:proofErr w:type="spellEnd"/>
      <w:r w:rsidRPr="007310A7">
        <w:rPr>
          <w:color w:val="000000" w:themeColor="text1"/>
        </w:rPr>
        <w:t xml:space="preserve"> </w:t>
      </w:r>
      <w:r w:rsidR="00A41D9E" w:rsidRPr="007310A7">
        <w:rPr>
          <w:color w:val="000000" w:themeColor="text1"/>
        </w:rPr>
        <w:t>Gewalte</w:t>
      </w:r>
      <w:r w:rsidRPr="007310A7">
        <w:rPr>
          <w:color w:val="000000" w:themeColor="text1"/>
        </w:rPr>
        <w:t>rfahrungen,</w:t>
      </w:r>
      <w:r w:rsidRPr="007310A7">
        <w:rPr>
          <w:rStyle w:val="Funotenzeichen"/>
          <w:color w:val="000000" w:themeColor="text1"/>
        </w:rPr>
        <w:footnoteReference w:id="148"/>
      </w:r>
      <w:r w:rsidRPr="007310A7">
        <w:rPr>
          <w:color w:val="000000" w:themeColor="text1"/>
        </w:rPr>
        <w:t xml:space="preserve"> die Kristin als Kind macht ist hier am ehesten von einer </w:t>
      </w:r>
      <w:r w:rsidR="00A41D9E" w:rsidRPr="007310A7">
        <w:rPr>
          <w:color w:val="000000" w:themeColor="text1"/>
        </w:rPr>
        <w:t xml:space="preserve">strukturellen </w:t>
      </w:r>
      <w:r w:rsidRPr="007310A7">
        <w:rPr>
          <w:color w:val="000000" w:themeColor="text1"/>
        </w:rPr>
        <w:t xml:space="preserve">Dissoziation als psychische Bearbeitungsstrategie auszugehen. Dabei handelt es sich um eine </w:t>
      </w:r>
      <w:r w:rsidR="00895FE6" w:rsidRPr="007310A7">
        <w:rPr>
          <w:color w:val="000000" w:themeColor="text1"/>
        </w:rPr>
        <w:t xml:space="preserve">langfristige </w:t>
      </w:r>
      <w:r w:rsidRPr="007310A7">
        <w:rPr>
          <w:color w:val="000000" w:themeColor="text1"/>
        </w:rPr>
        <w:t>Abwehrreaktion, um die Psyche vor unerträglichen Zuständen zu schützen und einen als kontinuierlich erlebten Selbstzustand</w:t>
      </w:r>
      <w:r w:rsidR="00302D6A" w:rsidRPr="007310A7">
        <w:rPr>
          <w:color w:val="000000" w:themeColor="text1"/>
        </w:rPr>
        <w:t xml:space="preserve"> im Alltag</w:t>
      </w:r>
      <w:r w:rsidRPr="007310A7">
        <w:rPr>
          <w:color w:val="000000" w:themeColor="text1"/>
        </w:rPr>
        <w:t xml:space="preserve"> aufrechtzuerhalten</w:t>
      </w:r>
      <w:r w:rsidR="00196963" w:rsidRPr="007310A7">
        <w:rPr>
          <w:color w:val="000000" w:themeColor="text1"/>
        </w:rPr>
        <w:t xml:space="preserve"> </w:t>
      </w:r>
      <w:r w:rsidR="00196963" w:rsidRPr="007310A7">
        <w:rPr>
          <w:color w:val="000000" w:themeColor="text1"/>
        </w:rPr>
        <w:fldChar w:fldCharType="begin"/>
      </w:r>
      <w:r w:rsidR="00F370E7">
        <w:rPr>
          <w:color w:val="000000" w:themeColor="text1"/>
        </w:rPr>
        <w:instrText xml:space="preserve"> ADDIN ZOTERO_ITEM CSL_CITATION {"citationID":"9tdDXGXh","properties":{"unsorted":false,"formattedCitation":"(vgl. Michael Diamond 2020; E. Nijenhuis, Hart, und Steele 2010; Winnicott 1991)","plainCitation":"(vgl. Michael Diamond 2020; E. Nijenhuis, Hart, und Steele 2010; Winnicott 1991)","dontUpdate":true,"noteIndex":0},"citationItems":[{"id":1316,"uris":["http://zotero.org/users/local/owKliTIb/items/CSRGSTTT"],"itemData":{"id":1316,"type":"article-journal","container-title":"Journal of the American Psychoanalytic Association","DOI":"10.1177/0003065120964929","journalAbbreviation":"Journal of the American Psychoanalytic Association","page":"839-874","title":"Return of the Repressed: Revisiting Dissociation and the Psychoanalysis of the Traumatized Mind","volume":"68","author":[{"family":"Diamond","given":"Michael"}],"issued":{"date-parts":[["2020",10,1]]}},"prefix":"vgl."},{"id":659,"uris":["http://zotero.org/users/local/owKliTIb/items/5KTH8Q3U"],"itemData":{"id":659,"type":"article-journal","container-title":"Activitas Nervosa Superior","DOI":"10.1007/bf03379560","issue":"1","page":"1-23","publisher":"Springer Science and Business Media LLC","title":"Trauma-related structural dissociation of the personality","volume":"52","author":[{"family":"Nijenhuis","given":"Ellert"},{"family":"Hart","given":"Onno","dropping-particle":"van der"},{"family":"Steele","given":"Kathy"}],"issued":{"date-parts":[["2010"]]}}},{"id":958,"uris":["http://zotero.org/users/local/owKliTIb/items/9IHNUY6N"],"itemData":{"id":958,"type":"article-journal","container-title":"Psyche – Z Psychoanal","page":"1116–1126","title":"Die Angst vor dem Zusammenbruch","volume":"45","author":[{"family":"Winnicott","given":"Donald"}],"issued":{"date-parts":[["1991"]]}}}],"schema":"https://github.com/citation-style-language/schema/raw/master/csl-citation.json"} </w:instrText>
      </w:r>
      <w:r w:rsidR="00196963" w:rsidRPr="007310A7">
        <w:rPr>
          <w:color w:val="000000" w:themeColor="text1"/>
        </w:rPr>
        <w:fldChar w:fldCharType="separate"/>
      </w:r>
      <w:r w:rsidR="00A41D9E" w:rsidRPr="007310A7">
        <w:rPr>
          <w:rFonts w:ascii="Cambria" w:hAnsi="Cambria"/>
          <w:color w:val="000000" w:themeColor="text1"/>
        </w:rPr>
        <w:t xml:space="preserve">(vgl. Diamond 2020; </w:t>
      </w:r>
      <w:proofErr w:type="spellStart"/>
      <w:r w:rsidR="00A41D9E" w:rsidRPr="007310A7">
        <w:rPr>
          <w:rFonts w:ascii="Cambria" w:hAnsi="Cambria"/>
          <w:color w:val="000000" w:themeColor="text1"/>
        </w:rPr>
        <w:t>Nijenhuis</w:t>
      </w:r>
      <w:proofErr w:type="spellEnd"/>
      <w:r w:rsidR="00A41D9E" w:rsidRPr="007310A7">
        <w:rPr>
          <w:rFonts w:ascii="Cambria" w:hAnsi="Cambria"/>
          <w:color w:val="000000" w:themeColor="text1"/>
        </w:rPr>
        <w:t xml:space="preserve">, Hart, und Steele 2010; </w:t>
      </w:r>
      <w:proofErr w:type="spellStart"/>
      <w:r w:rsidR="00A41D9E" w:rsidRPr="007310A7">
        <w:rPr>
          <w:rFonts w:ascii="Cambria" w:hAnsi="Cambria"/>
          <w:color w:val="000000" w:themeColor="text1"/>
        </w:rPr>
        <w:t>Winnicott</w:t>
      </w:r>
      <w:proofErr w:type="spellEnd"/>
      <w:r w:rsidR="00A41D9E" w:rsidRPr="007310A7">
        <w:rPr>
          <w:rFonts w:ascii="Cambria" w:hAnsi="Cambria"/>
          <w:color w:val="000000" w:themeColor="text1"/>
        </w:rPr>
        <w:t xml:space="preserve"> 1991, siehe auch 3.3</w:t>
      </w:r>
      <w:r w:rsidR="00895FE6" w:rsidRPr="007310A7">
        <w:rPr>
          <w:rFonts w:ascii="Cambria" w:hAnsi="Cambria"/>
          <w:color w:val="000000" w:themeColor="text1"/>
        </w:rPr>
        <w:t>.3</w:t>
      </w:r>
      <w:r w:rsidR="00A41D9E" w:rsidRPr="007310A7">
        <w:rPr>
          <w:rFonts w:ascii="Cambria" w:hAnsi="Cambria"/>
          <w:color w:val="000000" w:themeColor="text1"/>
        </w:rPr>
        <w:t>)</w:t>
      </w:r>
      <w:r w:rsidR="00196963" w:rsidRPr="007310A7">
        <w:rPr>
          <w:color w:val="000000" w:themeColor="text1"/>
        </w:rPr>
        <w:fldChar w:fldCharType="end"/>
      </w:r>
      <w:r w:rsidRPr="007310A7">
        <w:rPr>
          <w:color w:val="000000" w:themeColor="text1"/>
        </w:rPr>
        <w:t>. Während eine dissoziative Identitätsbildung in ihrer Maximalform zu</w:t>
      </w:r>
      <w:r w:rsidR="00E1574E" w:rsidRPr="007310A7">
        <w:rPr>
          <w:color w:val="000000" w:themeColor="text1"/>
        </w:rPr>
        <w:t>m klinischen Bild einer sog. D</w:t>
      </w:r>
      <w:r w:rsidRPr="007310A7">
        <w:rPr>
          <w:color w:val="000000" w:themeColor="text1"/>
        </w:rPr>
        <w:t>issoziativen Persönlichkeitsstörung</w:t>
      </w:r>
      <w:r w:rsidR="00E1574E" w:rsidRPr="007310A7">
        <w:rPr>
          <w:color w:val="000000" w:themeColor="text1"/>
        </w:rPr>
        <w:t xml:space="preserve"> (DIS)</w:t>
      </w:r>
      <w:r w:rsidRPr="007310A7">
        <w:rPr>
          <w:color w:val="000000" w:themeColor="text1"/>
        </w:rPr>
        <w:t xml:space="preserve"> führt, kann es </w:t>
      </w:r>
      <w:r w:rsidR="00E1574E" w:rsidRPr="007310A7">
        <w:rPr>
          <w:color w:val="000000" w:themeColor="text1"/>
        </w:rPr>
        <w:lastRenderedPageBreak/>
        <w:t xml:space="preserve">ebenfalls zu einer </w:t>
      </w:r>
      <w:r w:rsidR="00302D6A" w:rsidRPr="007310A7">
        <w:rPr>
          <w:color w:val="000000" w:themeColor="text1"/>
        </w:rPr>
        <w:t xml:space="preserve">psychischen Trennung zwischen einem </w:t>
      </w:r>
      <w:r w:rsidR="00E1574E" w:rsidRPr="007310A7">
        <w:rPr>
          <w:color w:val="000000" w:themeColor="text1"/>
        </w:rPr>
        <w:t xml:space="preserve">weitgehend </w:t>
      </w:r>
      <w:r w:rsidRPr="007310A7">
        <w:rPr>
          <w:color w:val="000000" w:themeColor="text1"/>
        </w:rPr>
        <w:t>unversehrte</w:t>
      </w:r>
      <w:r w:rsidR="00E1574E" w:rsidRPr="007310A7">
        <w:rPr>
          <w:color w:val="000000" w:themeColor="text1"/>
        </w:rPr>
        <w:t>n,</w:t>
      </w:r>
      <w:r w:rsidRPr="007310A7">
        <w:rPr>
          <w:color w:val="000000" w:themeColor="text1"/>
        </w:rPr>
        <w:t xml:space="preserve"> </w:t>
      </w:r>
      <w:r w:rsidR="00E1574E" w:rsidRPr="007310A7">
        <w:rPr>
          <w:color w:val="000000" w:themeColor="text1"/>
        </w:rPr>
        <w:t xml:space="preserve">funktionalen </w:t>
      </w:r>
      <w:r w:rsidRPr="007310A7">
        <w:rPr>
          <w:color w:val="000000" w:themeColor="text1"/>
        </w:rPr>
        <w:t xml:space="preserve">Selbst-Anteil </w:t>
      </w:r>
      <w:r w:rsidR="00302D6A" w:rsidRPr="007310A7">
        <w:rPr>
          <w:color w:val="000000" w:themeColor="text1"/>
        </w:rPr>
        <w:t xml:space="preserve">einerseits und den </w:t>
      </w:r>
      <w:r w:rsidR="00E1574E" w:rsidRPr="007310A7">
        <w:rPr>
          <w:color w:val="000000" w:themeColor="text1"/>
        </w:rPr>
        <w:t xml:space="preserve">dem </w:t>
      </w:r>
      <w:r w:rsidRPr="007310A7">
        <w:rPr>
          <w:color w:val="000000" w:themeColor="text1"/>
        </w:rPr>
        <w:t>traumatisch</w:t>
      </w:r>
      <w:r w:rsidR="00E1574E" w:rsidRPr="007310A7">
        <w:rPr>
          <w:color w:val="000000" w:themeColor="text1"/>
        </w:rPr>
        <w:t>en Erleben nahestehende</w:t>
      </w:r>
      <w:r w:rsidR="00302D6A" w:rsidRPr="007310A7">
        <w:rPr>
          <w:color w:val="000000" w:themeColor="text1"/>
        </w:rPr>
        <w:t>n emotionalen</w:t>
      </w:r>
      <w:r w:rsidR="00E1574E" w:rsidRPr="007310A7">
        <w:rPr>
          <w:color w:val="000000" w:themeColor="text1"/>
        </w:rPr>
        <w:t xml:space="preserve"> </w:t>
      </w:r>
      <w:r w:rsidR="00302D6A" w:rsidRPr="007310A7">
        <w:rPr>
          <w:color w:val="000000" w:themeColor="text1"/>
        </w:rPr>
        <w:t>Selbst-</w:t>
      </w:r>
      <w:r w:rsidR="00E1574E" w:rsidRPr="007310A7">
        <w:rPr>
          <w:color w:val="000000" w:themeColor="text1"/>
        </w:rPr>
        <w:t>Anteile</w:t>
      </w:r>
      <w:r w:rsidR="00302D6A" w:rsidRPr="007310A7">
        <w:rPr>
          <w:color w:val="000000" w:themeColor="text1"/>
        </w:rPr>
        <w:t>n andererseits</w:t>
      </w:r>
      <w:r w:rsidR="00E1574E" w:rsidRPr="007310A7">
        <w:rPr>
          <w:color w:val="000000" w:themeColor="text1"/>
        </w:rPr>
        <w:t xml:space="preserve"> kommen</w:t>
      </w:r>
      <w:r w:rsidRPr="007310A7">
        <w:rPr>
          <w:color w:val="000000" w:themeColor="text1"/>
        </w:rPr>
        <w:t xml:space="preserve"> </w:t>
      </w:r>
      <w:r w:rsidR="005165D6" w:rsidRPr="007310A7">
        <w:rPr>
          <w:color w:val="000000" w:themeColor="text1"/>
        </w:rPr>
        <w:fldChar w:fldCharType="begin"/>
      </w:r>
      <w:r w:rsidR="00DC6209" w:rsidRPr="007310A7">
        <w:rPr>
          <w:color w:val="000000" w:themeColor="text1"/>
        </w:rPr>
        <w:instrText xml:space="preserve"> ADDIN ZOTERO_ITEM CSL_CITATION {"citationID":"yEaflRtQ","properties":{"unsorted":false,"formattedCitation":"(vgl. Brenner 1994; G. Fischer und Riedesser 2020)","plainCitation":"(vgl. Brenner 1994; G. Fischer und Riedesser 2020)","dontUpdate":true,"noteIndex":0},"citationItems":[{"id":794,"uris":["http://zotero.org/users/local/owKliTIb/items/9Z2ZR3KB"],"itemData":{"id":794,"type":"article-journal","container-title":"Journal of the American Psychoanalytic Association","DOI":"10.1177/000306519404200307","issue":"3","page":"819–846","publisher":"SAGE Publications","title":"The Dissociative Character: A Reconsideration Of “Multiple Personality.”","volume":"42","author":[{"family":"Brenner","given":"I."}],"issued":{"date-parts":[["1994"]]}},"prefix":"vgl."},{"id":1216,"uris":["http://zotero.org/users/local/owKliTIb/items/7IS9RERU"],"itemData":{"id":1216,"type":"book","call-number":"616.852 106","collection-number":"8165","collection-title":"UTB","edition":"5. aktualisierte und erweiterte Auflage","ISBN":"978-3-8252-8769-6","language":"ger","publisher":"Ernst Reinhardt Verlag","publisher-place":"München","source":"BnF ISBN","title":"Lehrbuch der Psychotraumatologie","author":[{"family":"Fischer","given":"Gottfried"},{"family":"Riedesser","given":"Peter"}],"issued":{"date-parts":[["2020"]]}}}],"schema":"https://github.com/citation-style-language/schema/raw/master/csl-citation.json"} </w:instrText>
      </w:r>
      <w:r w:rsidR="005165D6" w:rsidRPr="007310A7">
        <w:rPr>
          <w:color w:val="000000" w:themeColor="text1"/>
        </w:rPr>
        <w:fldChar w:fldCharType="separate"/>
      </w:r>
      <w:r w:rsidR="00E1574E" w:rsidRPr="007310A7">
        <w:rPr>
          <w:rFonts w:ascii="Cambria" w:hAnsi="Cambria"/>
          <w:color w:val="000000" w:themeColor="text1"/>
        </w:rPr>
        <w:t>(siehe</w:t>
      </w:r>
      <w:r w:rsidR="007875BA">
        <w:rPr>
          <w:rFonts w:ascii="Cambria" w:hAnsi="Cambria"/>
          <w:color w:val="000000" w:themeColor="text1"/>
        </w:rPr>
        <w:t xml:space="preserve"> </w:t>
      </w:r>
      <w:r w:rsidR="000D19D1">
        <w:rPr>
          <w:rFonts w:ascii="Cambria" w:hAnsi="Cambria"/>
          <w:color w:val="000000" w:themeColor="text1"/>
        </w:rPr>
        <w:t>auch</w:t>
      </w:r>
      <w:r w:rsidR="00E1574E" w:rsidRPr="007310A7">
        <w:rPr>
          <w:rFonts w:ascii="Cambria" w:hAnsi="Cambria"/>
          <w:color w:val="000000" w:themeColor="text1"/>
        </w:rPr>
        <w:t xml:space="preserve"> 3.3.</w:t>
      </w:r>
      <w:r w:rsidR="00895FE6" w:rsidRPr="007310A7">
        <w:rPr>
          <w:rFonts w:ascii="Cambria" w:hAnsi="Cambria"/>
          <w:color w:val="000000" w:themeColor="text1"/>
        </w:rPr>
        <w:t>3</w:t>
      </w:r>
      <w:r w:rsidR="005165D6" w:rsidRPr="007310A7">
        <w:rPr>
          <w:rFonts w:ascii="Cambria" w:hAnsi="Cambria"/>
          <w:color w:val="000000" w:themeColor="text1"/>
        </w:rPr>
        <w:t>)</w:t>
      </w:r>
      <w:r w:rsidR="005165D6" w:rsidRPr="007310A7">
        <w:rPr>
          <w:color w:val="000000" w:themeColor="text1"/>
        </w:rPr>
        <w:fldChar w:fldCharType="end"/>
      </w:r>
      <w:r w:rsidRPr="007310A7">
        <w:rPr>
          <w:color w:val="000000" w:themeColor="text1"/>
        </w:rPr>
        <w:t>. In Kristins Fall ist es, ausgehend von dieser Konzeption, nicht nur der traumatische Erfahrungsinhalt der dissoziativ abgespalten</w:t>
      </w:r>
      <w:r w:rsidR="001B24FD" w:rsidRPr="007310A7">
        <w:rPr>
          <w:color w:val="000000" w:themeColor="text1"/>
        </w:rPr>
        <w:t xml:space="preserve"> wird</w:t>
      </w:r>
      <w:r w:rsidRPr="007310A7">
        <w:rPr>
          <w:color w:val="000000" w:themeColor="text1"/>
        </w:rPr>
        <w:t>, sondern auch der als für die Gewalterfahrung ursächlich erlebte weibliche Anteil ihre</w:t>
      </w:r>
      <w:r w:rsidR="001B24FD" w:rsidRPr="007310A7">
        <w:rPr>
          <w:color w:val="000000" w:themeColor="text1"/>
        </w:rPr>
        <w:t>s Selbst</w:t>
      </w:r>
      <w:r w:rsidRPr="007310A7">
        <w:rPr>
          <w:color w:val="000000" w:themeColor="text1"/>
        </w:rPr>
        <w:t>.</w:t>
      </w:r>
      <w:r w:rsidR="00302D6A" w:rsidRPr="007310A7">
        <w:rPr>
          <w:color w:val="000000" w:themeColor="text1"/>
        </w:rPr>
        <w:t xml:space="preserve"> Ebenfalls liegt </w:t>
      </w:r>
      <w:r w:rsidR="00437F73" w:rsidRPr="007310A7">
        <w:rPr>
          <w:color w:val="000000" w:themeColor="text1"/>
        </w:rPr>
        <w:t>nahe</w:t>
      </w:r>
      <w:r w:rsidR="00302D6A" w:rsidRPr="007310A7">
        <w:rPr>
          <w:color w:val="000000" w:themeColor="text1"/>
        </w:rPr>
        <w:t>, dass ein subjektives körperliches Erleben auf diese Art</w:t>
      </w:r>
      <w:r w:rsidR="001B24FD" w:rsidRPr="007310A7">
        <w:rPr>
          <w:color w:val="000000" w:themeColor="text1"/>
        </w:rPr>
        <w:t xml:space="preserve"> ebenfalls</w:t>
      </w:r>
      <w:r w:rsidR="00302D6A" w:rsidRPr="007310A7">
        <w:rPr>
          <w:color w:val="000000" w:themeColor="text1"/>
        </w:rPr>
        <w:t xml:space="preserve"> </w:t>
      </w:r>
      <w:r w:rsidR="00437F73" w:rsidRPr="007310A7">
        <w:rPr>
          <w:color w:val="000000" w:themeColor="text1"/>
        </w:rPr>
        <w:t>dissoziiert</w:t>
      </w:r>
      <w:r w:rsidR="001B24FD" w:rsidRPr="007310A7">
        <w:rPr>
          <w:color w:val="000000" w:themeColor="text1"/>
        </w:rPr>
        <w:t xml:space="preserve"> </w:t>
      </w:r>
      <w:r w:rsidR="00302D6A" w:rsidRPr="007310A7">
        <w:rPr>
          <w:color w:val="000000" w:themeColor="text1"/>
        </w:rPr>
        <w:t xml:space="preserve">werden muss. Dieses spart </w:t>
      </w:r>
      <w:r w:rsidRPr="007310A7">
        <w:rPr>
          <w:color w:val="000000" w:themeColor="text1"/>
        </w:rPr>
        <w:t xml:space="preserve">die </w:t>
      </w:r>
      <w:r w:rsidR="00302D6A" w:rsidRPr="007310A7">
        <w:rPr>
          <w:color w:val="000000" w:themeColor="text1"/>
        </w:rPr>
        <w:t xml:space="preserve">Biographin </w:t>
      </w:r>
      <w:r w:rsidRPr="007310A7">
        <w:rPr>
          <w:color w:val="000000" w:themeColor="text1"/>
        </w:rPr>
        <w:t xml:space="preserve">in </w:t>
      </w:r>
      <w:r w:rsidR="00302D6A" w:rsidRPr="007310A7">
        <w:rPr>
          <w:color w:val="000000" w:themeColor="text1"/>
        </w:rPr>
        <w:t xml:space="preserve">den </w:t>
      </w:r>
      <w:r w:rsidRPr="007310A7">
        <w:rPr>
          <w:color w:val="000000" w:themeColor="text1"/>
        </w:rPr>
        <w:t xml:space="preserve">Ausführungen </w:t>
      </w:r>
      <w:r w:rsidR="00302D6A" w:rsidRPr="007310A7">
        <w:rPr>
          <w:color w:val="000000" w:themeColor="text1"/>
        </w:rPr>
        <w:t xml:space="preserve">über ihre </w:t>
      </w:r>
      <w:r w:rsidRPr="007310A7">
        <w:rPr>
          <w:color w:val="000000" w:themeColor="text1"/>
        </w:rPr>
        <w:t xml:space="preserve">Kindheit </w:t>
      </w:r>
      <w:r w:rsidR="00302D6A" w:rsidRPr="007310A7">
        <w:rPr>
          <w:color w:val="000000" w:themeColor="text1"/>
        </w:rPr>
        <w:t>vollständig aus</w:t>
      </w:r>
      <w:r w:rsidRPr="007310A7">
        <w:rPr>
          <w:color w:val="000000" w:themeColor="text1"/>
        </w:rPr>
        <w:t xml:space="preserve">. </w:t>
      </w:r>
      <w:r w:rsidR="004258E9" w:rsidRPr="007310A7">
        <w:rPr>
          <w:color w:val="000000" w:themeColor="text1"/>
        </w:rPr>
        <w:t xml:space="preserve">Stattdessen nimmt eine </w:t>
      </w:r>
      <w:r w:rsidR="00437F73" w:rsidRPr="007310A7">
        <w:rPr>
          <w:color w:val="000000" w:themeColor="text1"/>
        </w:rPr>
        <w:t>tendenziell</w:t>
      </w:r>
      <w:r w:rsidR="004258E9" w:rsidRPr="007310A7">
        <w:rPr>
          <w:color w:val="000000" w:themeColor="text1"/>
        </w:rPr>
        <w:t xml:space="preserve"> abwertende Außenperspektive auf sich und ihren Körper ein: So </w:t>
      </w:r>
      <w:r w:rsidRPr="007310A7">
        <w:rPr>
          <w:color w:val="000000" w:themeColor="text1"/>
        </w:rPr>
        <w:t xml:space="preserve">beschreibt </w:t>
      </w:r>
      <w:r w:rsidR="004258E9" w:rsidRPr="007310A7">
        <w:rPr>
          <w:color w:val="000000" w:themeColor="text1"/>
        </w:rPr>
        <w:t xml:space="preserve">sie </w:t>
      </w:r>
      <w:r w:rsidRPr="007310A7">
        <w:rPr>
          <w:color w:val="000000" w:themeColor="text1"/>
        </w:rPr>
        <w:t xml:space="preserve">sich vor Beginn ihrer </w:t>
      </w:r>
      <w:r w:rsidR="004258E9" w:rsidRPr="007310A7">
        <w:rPr>
          <w:color w:val="000000" w:themeColor="text1"/>
        </w:rPr>
        <w:t xml:space="preserve">vermutlich unter Zwang erfolgten </w:t>
      </w:r>
      <w:r w:rsidRPr="007310A7">
        <w:rPr>
          <w:color w:val="000000" w:themeColor="text1"/>
        </w:rPr>
        <w:t xml:space="preserve">Hormonersatztherapie mit Testosteron als „das kleine kranke Kind“. Diese Evaluation, die vermutlich die erfahrenen Fremdzuschreibungen </w:t>
      </w:r>
      <w:r w:rsidR="00052FBC" w:rsidRPr="007310A7">
        <w:rPr>
          <w:color w:val="000000" w:themeColor="text1"/>
        </w:rPr>
        <w:t>widerspiegelt</w:t>
      </w:r>
      <w:r w:rsidRPr="007310A7">
        <w:rPr>
          <w:color w:val="000000" w:themeColor="text1"/>
        </w:rPr>
        <w:t xml:space="preserve">, kann gleichzeitig als Thematisierung der körperlichen und psychischen Folgen sowohl ihrer medizinischen Eingriffe als auch der ihr widerfahrenen Gewalt verstanden werden.  </w:t>
      </w:r>
    </w:p>
    <w:p w14:paraId="5D3A9298" w14:textId="77777777" w:rsidR="00E944F1" w:rsidRPr="007310A7" w:rsidRDefault="00E944F1" w:rsidP="007A4A63">
      <w:pPr>
        <w:spacing w:before="480" w:after="120" w:line="360" w:lineRule="auto"/>
        <w:jc w:val="both"/>
        <w:rPr>
          <w:color w:val="000000" w:themeColor="text1"/>
        </w:rPr>
      </w:pPr>
      <w:r w:rsidRPr="007310A7">
        <w:rPr>
          <w:i/>
          <w:color w:val="000000" w:themeColor="text1"/>
        </w:rPr>
        <w:t>Schulzeit. Jugend und Orientierung an der männlichen Geschlechterrolle</w:t>
      </w:r>
    </w:p>
    <w:p w14:paraId="234506BD" w14:textId="590FCF42" w:rsidR="00E944F1" w:rsidRPr="007310A7" w:rsidRDefault="00E944F1" w:rsidP="0078702F">
      <w:pPr>
        <w:spacing w:line="360" w:lineRule="auto"/>
        <w:jc w:val="both"/>
        <w:rPr>
          <w:color w:val="000000" w:themeColor="text1"/>
        </w:rPr>
      </w:pPr>
      <w:r w:rsidRPr="007310A7">
        <w:rPr>
          <w:color w:val="000000" w:themeColor="text1"/>
        </w:rPr>
        <w:t xml:space="preserve">Kristin durchläuft ihre Schulzeit wie in der DDR üblich an der Polytechnischen Oberschule. Im Mittelpunkt ihrer diesbezüglichen Berichte stehen Ausgrenzungs- und Separierungserfahrungen, die Kristin in der Schule auf Grund ihrer ihr zugeschriebenen körperlichen Unzulänglichkeit macht. Während in der Beschreibung ihrer Kindergartenzeit Kristins geschlechtlich non-konformes Verhalten im Mittelpunkt steht, nimmt im Bezug auf ihre Schulzeit das Thema Körper </w:t>
      </w:r>
      <w:r w:rsidR="00DC3DD4" w:rsidRPr="007310A7">
        <w:rPr>
          <w:color w:val="000000" w:themeColor="text1"/>
        </w:rPr>
        <w:t xml:space="preserve">– bzw. körperliche Zuschreibungen – </w:t>
      </w:r>
      <w:r w:rsidRPr="007310A7">
        <w:rPr>
          <w:color w:val="000000" w:themeColor="text1"/>
        </w:rPr>
        <w:t xml:space="preserve">mehr Raum ein. </w:t>
      </w:r>
      <w:r w:rsidR="00DC3DD4" w:rsidRPr="007310A7">
        <w:rPr>
          <w:color w:val="000000" w:themeColor="text1"/>
        </w:rPr>
        <w:t xml:space="preserve">In dieser </w:t>
      </w:r>
      <w:r w:rsidR="00437F73" w:rsidRPr="007310A7">
        <w:rPr>
          <w:color w:val="000000" w:themeColor="text1"/>
        </w:rPr>
        <w:t xml:space="preserve">Zeit </w:t>
      </w:r>
      <w:r w:rsidR="00DC3DD4" w:rsidRPr="007310A7">
        <w:rPr>
          <w:color w:val="000000" w:themeColor="text1"/>
        </w:rPr>
        <w:t xml:space="preserve">wird Kristins </w:t>
      </w:r>
      <w:r w:rsidRPr="007310A7">
        <w:rPr>
          <w:color w:val="000000" w:themeColor="text1"/>
        </w:rPr>
        <w:t>Körper in Bezug zu einer von ihr nicht erfüllbaren männlichen Geschlechternorm</w:t>
      </w:r>
      <w:r w:rsidR="00DC3DD4" w:rsidRPr="007310A7">
        <w:rPr>
          <w:color w:val="000000" w:themeColor="text1"/>
        </w:rPr>
        <w:t xml:space="preserve"> gesetzt</w:t>
      </w:r>
      <w:r w:rsidRPr="007310A7">
        <w:rPr>
          <w:color w:val="000000" w:themeColor="text1"/>
        </w:rPr>
        <w:t>, die körperliche Fitness und Belastbarkeit einfordert. Eine zentrale Rolle nimmt die Erfahrung des Sportunterrichts ein:</w:t>
      </w:r>
    </w:p>
    <w:p w14:paraId="34038BC8" w14:textId="77777777" w:rsidR="00E944F1" w:rsidRPr="007310A7" w:rsidRDefault="00E944F1" w:rsidP="00C1229E">
      <w:pPr>
        <w:spacing w:before="240" w:after="240" w:line="360" w:lineRule="auto"/>
        <w:ind w:left="567" w:right="509"/>
        <w:jc w:val="both"/>
        <w:rPr>
          <w:color w:val="000000" w:themeColor="text1"/>
          <w:sz w:val="22"/>
          <w:szCs w:val="22"/>
        </w:rPr>
      </w:pPr>
      <w:r w:rsidRPr="007310A7">
        <w:rPr>
          <w:color w:val="000000" w:themeColor="text1"/>
          <w:sz w:val="22"/>
          <w:szCs w:val="22"/>
        </w:rPr>
        <w:t xml:space="preserve">„im Sport hat man am meisten gemerkt dass man da </w:t>
      </w:r>
      <w:r w:rsidRPr="007310A7">
        <w:rPr>
          <w:b/>
          <w:color w:val="000000" w:themeColor="text1"/>
          <w:sz w:val="22"/>
          <w:szCs w:val="22"/>
        </w:rPr>
        <w:t>Rücksicht</w:t>
      </w:r>
      <w:r w:rsidRPr="007310A7">
        <w:rPr>
          <w:color w:val="000000" w:themeColor="text1"/>
          <w:sz w:val="22"/>
          <w:szCs w:val="22"/>
        </w:rPr>
        <w:t xml:space="preserve"> </w:t>
      </w:r>
      <w:proofErr w:type="gramStart"/>
      <w:r w:rsidRPr="007310A7">
        <w:rPr>
          <w:color w:val="000000" w:themeColor="text1"/>
          <w:sz w:val="22"/>
          <w:szCs w:val="22"/>
        </w:rPr>
        <w:t>nimmt  (...)</w:t>
      </w:r>
      <w:proofErr w:type="gramEnd"/>
      <w:r w:rsidRPr="007310A7">
        <w:rPr>
          <w:color w:val="000000" w:themeColor="text1"/>
          <w:sz w:val="22"/>
          <w:szCs w:val="22"/>
        </w:rPr>
        <w:t xml:space="preserve"> weil ich </w:t>
      </w:r>
      <w:proofErr w:type="spellStart"/>
      <w:r w:rsidRPr="007310A7">
        <w:rPr>
          <w:color w:val="000000" w:themeColor="text1"/>
          <w:sz w:val="22"/>
          <w:szCs w:val="22"/>
        </w:rPr>
        <w:t>nich</w:t>
      </w:r>
      <w:proofErr w:type="spellEnd"/>
      <w:r w:rsidRPr="007310A7">
        <w:rPr>
          <w:color w:val="000000" w:themeColor="text1"/>
          <w:sz w:val="22"/>
          <w:szCs w:val="22"/>
        </w:rPr>
        <w:t xml:space="preserve"> alles </w:t>
      </w:r>
      <w:r w:rsidRPr="007310A7">
        <w:rPr>
          <w:b/>
          <w:color w:val="000000" w:themeColor="text1"/>
          <w:sz w:val="22"/>
          <w:szCs w:val="22"/>
        </w:rPr>
        <w:t xml:space="preserve">mitmachen musste </w:t>
      </w:r>
      <w:r w:rsidRPr="007310A7">
        <w:rPr>
          <w:color w:val="000000" w:themeColor="text1"/>
          <w:sz w:val="22"/>
          <w:szCs w:val="22"/>
        </w:rPr>
        <w:t xml:space="preserve">(1) ich durfte sagen was ich kann was ich </w:t>
      </w:r>
      <w:proofErr w:type="spellStart"/>
      <w:r w:rsidRPr="007310A7">
        <w:rPr>
          <w:color w:val="000000" w:themeColor="text1"/>
          <w:sz w:val="22"/>
          <w:szCs w:val="22"/>
        </w:rPr>
        <w:t>nich</w:t>
      </w:r>
      <w:proofErr w:type="spellEnd"/>
      <w:r w:rsidRPr="007310A7">
        <w:rPr>
          <w:color w:val="000000" w:themeColor="text1"/>
          <w:sz w:val="22"/>
          <w:szCs w:val="22"/>
        </w:rPr>
        <w:t xml:space="preserve"> kann (1) das war natürlich </w:t>
      </w:r>
      <w:proofErr w:type="spellStart"/>
      <w:r w:rsidRPr="007310A7">
        <w:rPr>
          <w:color w:val="000000" w:themeColor="text1"/>
          <w:sz w:val="22"/>
          <w:szCs w:val="22"/>
        </w:rPr>
        <w:t>schwi:erig</w:t>
      </w:r>
      <w:proofErr w:type="spellEnd"/>
      <w:r w:rsidRPr="007310A7">
        <w:rPr>
          <w:color w:val="000000" w:themeColor="text1"/>
          <w:sz w:val="22"/>
          <w:szCs w:val="22"/>
        </w:rPr>
        <w:t xml:space="preserve"> zu glauben dass man ein, richtiger Junge ist (1) ((atmet ein)) ähm, weil ich eben immer wieder auch, separiert wurde“</w:t>
      </w:r>
    </w:p>
    <w:p w14:paraId="79FCF7F3" w14:textId="141D896C" w:rsidR="00E944F1" w:rsidRPr="007310A7" w:rsidRDefault="00E944F1" w:rsidP="0078702F">
      <w:pPr>
        <w:spacing w:line="360" w:lineRule="auto"/>
        <w:jc w:val="both"/>
        <w:rPr>
          <w:color w:val="000000" w:themeColor="text1"/>
        </w:rPr>
      </w:pPr>
      <w:r w:rsidRPr="007310A7">
        <w:rPr>
          <w:color w:val="000000" w:themeColor="text1"/>
        </w:rPr>
        <w:lastRenderedPageBreak/>
        <w:t xml:space="preserve">Es wird deutlich, dass Kristin die Separierung zwar auf der einen Seite als Schutzmaßnahme erlebt, diese jedoch zugleich zu ihrem Gefühl der Andersartigkeit und mangelnden Zugehörigkeit beiträgt. In ihrem Erleben kommt es zudem zu einer Vermischung von körpergeschlechtlicher </w:t>
      </w:r>
      <w:r w:rsidR="00437F73" w:rsidRPr="007310A7">
        <w:rPr>
          <w:color w:val="000000" w:themeColor="text1"/>
        </w:rPr>
        <w:t xml:space="preserve">Variation </w:t>
      </w:r>
      <w:r w:rsidRPr="007310A7">
        <w:rPr>
          <w:color w:val="000000" w:themeColor="text1"/>
        </w:rPr>
        <w:t>und körperlicher Einschränkung. Dabei bleibt unklar, ob auf Grund ihrer Intergeschlechtlichkeit oder im Zusammenhang mit einer – faktischen oder unterstellten – eingeschränkten körperlichen Belastbarkeit auf sie „Rücksicht“ genommen wird. Denkbar ist, dass Kristin, die zu diesem Zeitpunkt zumindest bewusst nichts von ihrer Intergeschlechtlichkeit weiß, ihre geschlechtliche Besonderheit als Aspekt einer körperlichen Erkrankung erlebt, die sowohl zu ihrem sozialen Ausschluss als auch zu der Zuschreibung körperlicher Beeinträchtigung führt. Dass Kristin nicht benennt, auf was bzw. warum auf sie Rücksicht genommen wurde, spricht dafür, dass ihre Besonderheit auch von den involvierten Lehrpersonen tabuisiert wird.</w:t>
      </w:r>
      <w:r w:rsidRPr="007310A7">
        <w:rPr>
          <w:rStyle w:val="Funotenzeichen"/>
          <w:color w:val="000000" w:themeColor="text1"/>
        </w:rPr>
        <w:footnoteReference w:id="149"/>
      </w:r>
      <w:r w:rsidRPr="007310A7">
        <w:rPr>
          <w:color w:val="000000" w:themeColor="text1"/>
        </w:rPr>
        <w:t xml:space="preserve"> Dies verhindert eine offene Thematisierung ihrer Intergeschlechtlichkeit und führt für Kristin zu eine</w:t>
      </w:r>
      <w:r w:rsidR="00437F73" w:rsidRPr="007310A7">
        <w:rPr>
          <w:color w:val="000000" w:themeColor="text1"/>
        </w:rPr>
        <w:t>r</w:t>
      </w:r>
      <w:r w:rsidRPr="007310A7">
        <w:rPr>
          <w:color w:val="000000" w:themeColor="text1"/>
        </w:rPr>
        <w:t xml:space="preserve"> sowohl bedrohlichen als auch stark schambesetzten </w:t>
      </w:r>
      <w:r w:rsidR="00437F73" w:rsidRPr="007310A7">
        <w:rPr>
          <w:color w:val="000000" w:themeColor="text1"/>
        </w:rPr>
        <w:t xml:space="preserve">Perspektive auf ihren </w:t>
      </w:r>
      <w:r w:rsidRPr="007310A7">
        <w:rPr>
          <w:color w:val="000000" w:themeColor="text1"/>
        </w:rPr>
        <w:t>Körper</w:t>
      </w:r>
      <w:r w:rsidR="00437F73" w:rsidRPr="007310A7">
        <w:rPr>
          <w:color w:val="000000" w:themeColor="text1"/>
        </w:rPr>
        <w:t>.</w:t>
      </w:r>
    </w:p>
    <w:p w14:paraId="78C11E22" w14:textId="6290D323" w:rsidR="00E944F1" w:rsidRPr="007310A7" w:rsidRDefault="00E944F1" w:rsidP="00437F73">
      <w:pPr>
        <w:spacing w:before="240" w:line="360" w:lineRule="auto"/>
        <w:jc w:val="both"/>
        <w:rPr>
          <w:color w:val="000000" w:themeColor="text1"/>
        </w:rPr>
      </w:pPr>
      <w:r w:rsidRPr="007310A7">
        <w:rPr>
          <w:color w:val="000000" w:themeColor="text1"/>
        </w:rPr>
        <w:t>Während Kristin Gewalt zuvor in erster Linie durch Erziehungspersonen erlebt, geht diese in der Schulzeit auch von Gleichaltrigen aus:</w:t>
      </w:r>
    </w:p>
    <w:p w14:paraId="64FA201B" w14:textId="77777777" w:rsidR="00E944F1" w:rsidRPr="007310A7" w:rsidRDefault="00E944F1" w:rsidP="00C1229E">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„also ich war des sonderbare </w:t>
      </w:r>
      <w:r w:rsidRPr="007310A7">
        <w:rPr>
          <w:b/>
          <w:color w:val="000000" w:themeColor="text1"/>
          <w:sz w:val="22"/>
          <w:szCs w:val="22"/>
        </w:rPr>
        <w:t>Kind</w:t>
      </w:r>
      <w:r w:rsidRPr="007310A7">
        <w:rPr>
          <w:color w:val="000000" w:themeColor="text1"/>
          <w:sz w:val="22"/>
          <w:szCs w:val="22"/>
        </w:rPr>
        <w:t xml:space="preserve"> was (2) </w:t>
      </w:r>
      <w:proofErr w:type="spellStart"/>
      <w:r w:rsidRPr="007310A7">
        <w:rPr>
          <w:color w:val="000000" w:themeColor="text1"/>
          <w:sz w:val="22"/>
          <w:szCs w:val="22"/>
        </w:rPr>
        <w:t>was</w:t>
      </w:r>
      <w:proofErr w:type="spellEnd"/>
      <w:r w:rsidRPr="007310A7">
        <w:rPr>
          <w:color w:val="000000" w:themeColor="text1"/>
          <w:sz w:val="22"/>
          <w:szCs w:val="22"/>
        </w:rPr>
        <w:t xml:space="preserve"> halt gemieden wurde auch (2) (...) ne so (3</w:t>
      </w:r>
      <w:proofErr w:type="gramStart"/>
      <w:r w:rsidRPr="007310A7">
        <w:rPr>
          <w:color w:val="000000" w:themeColor="text1"/>
          <w:sz w:val="22"/>
          <w:szCs w:val="22"/>
        </w:rPr>
        <w:t>)</w:t>
      </w:r>
      <w:proofErr w:type="gramEnd"/>
      <w:r w:rsidRPr="007310A7">
        <w:rPr>
          <w:color w:val="000000" w:themeColor="text1"/>
          <w:sz w:val="22"/>
          <w:szCs w:val="22"/>
        </w:rPr>
        <w:t xml:space="preserve"> wenn irgendeiner Wut hatte dann ((</w:t>
      </w:r>
      <w:proofErr w:type="spellStart"/>
      <w:r w:rsidRPr="007310A7">
        <w:rPr>
          <w:color w:val="000000" w:themeColor="text1"/>
          <w:sz w:val="22"/>
          <w:szCs w:val="22"/>
        </w:rPr>
        <w:t>atemt</w:t>
      </w:r>
      <w:proofErr w:type="spellEnd"/>
      <w:r w:rsidRPr="007310A7">
        <w:rPr>
          <w:color w:val="000000" w:themeColor="text1"/>
          <w:sz w:val="22"/>
          <w:szCs w:val="22"/>
        </w:rPr>
        <w:t xml:space="preserve"> ein)) hat er sich sozusagen an mir abreagiert, dann war ich Schuld, da äh war sozusagen die klassische </w:t>
      </w:r>
      <w:r w:rsidRPr="007310A7">
        <w:rPr>
          <w:b/>
          <w:color w:val="000000" w:themeColor="text1"/>
          <w:sz w:val="22"/>
          <w:szCs w:val="22"/>
        </w:rPr>
        <w:t>Schuldfigur“</w:t>
      </w:r>
    </w:p>
    <w:p w14:paraId="48F8AD0C" w14:textId="1078B368" w:rsidR="00E944F1" w:rsidRPr="007310A7" w:rsidRDefault="00E944F1" w:rsidP="0078702F">
      <w:pPr>
        <w:spacing w:line="360" w:lineRule="auto"/>
        <w:jc w:val="both"/>
        <w:rPr>
          <w:color w:val="000000" w:themeColor="text1"/>
        </w:rPr>
      </w:pPr>
      <w:r w:rsidRPr="007310A7">
        <w:rPr>
          <w:color w:val="000000" w:themeColor="text1"/>
        </w:rPr>
        <w:t xml:space="preserve">Auch hier handelt es sich um eine argumentative, vermutlich der emotionalen Distanzierung dienende Passage. Erneut lassen Pausen bzw. Abbrüche und paraverbale Äußerungen darauf schließen, dass der </w:t>
      </w:r>
      <w:r w:rsidR="00437F73" w:rsidRPr="007310A7">
        <w:rPr>
          <w:color w:val="000000" w:themeColor="text1"/>
        </w:rPr>
        <w:t>B</w:t>
      </w:r>
      <w:r w:rsidRPr="007310A7">
        <w:rPr>
          <w:color w:val="000000" w:themeColor="text1"/>
        </w:rPr>
        <w:t xml:space="preserve">iographin nur mittels narrativer Distanzname möglich ist, über das Erlebte zu berichten. Dass sie sich selbst in dieser Sequenz als das „sonderbare Kind“ einführt, weist darauf hin, dass sie die Perspektive ihres damaligen Umfeldes zumindest partiell übernommen hat. Letzteres lässt sich konzeptuell mittels einer Verknüpfung von Stigma-Konzepten mit der </w:t>
      </w:r>
      <w:proofErr w:type="spellStart"/>
      <w:r w:rsidRPr="007310A7">
        <w:rPr>
          <w:i/>
          <w:color w:val="000000" w:themeColor="text1"/>
        </w:rPr>
        <w:lastRenderedPageBreak/>
        <w:t>scapegoat</w:t>
      </w:r>
      <w:proofErr w:type="spellEnd"/>
      <w:r w:rsidRPr="007310A7">
        <w:rPr>
          <w:color w:val="000000" w:themeColor="text1"/>
        </w:rPr>
        <w:t xml:space="preserve"> Theorie verstehen: Negative Eigenschaften werden kollektiv auf eine sozial stigmatisierte Person projiziert und ermöglichen einer Gruppe, diese für eigene Unzulänglichkeiten oder Fehlverhalten verantwortlich zu machen </w:t>
      </w:r>
      <w:r w:rsidR="00C1229E" w:rsidRPr="007310A7">
        <w:rPr>
          <w:color w:val="000000" w:themeColor="text1"/>
        </w:rPr>
        <w:fldChar w:fldCharType="begin"/>
      </w:r>
      <w:r w:rsidR="00DC6209" w:rsidRPr="007310A7">
        <w:rPr>
          <w:color w:val="000000" w:themeColor="text1"/>
        </w:rPr>
        <w:instrText xml:space="preserve"> ADDIN ZOTERO_ITEM CSL_CITATION {"citationID":"ob6P6BUQ","properties":{"unsorted":false,"formattedCitation":"(vgl. Allport 1954; Douglas 1995; Michel Foucault 1973; B. Link und Phelan 2001)","plainCitation":"(vgl. Allport 1954; Douglas 1995; Michel Foucault 1973; B. Link und Phelan 2001)","dontUpdate":true,"noteIndex":0},"citationItems":[{"id":761,"uris":["http://zotero.org/users/local/owKliTIb/items/A4IEFDMF"],"itemData":{"id":761,"type":"book","publisher-place":"Cambridge","title":"The Nature of Prejudice","author":[{"family":"Allport","given":"Gordon"}],"issued":{"date-parts":[["1954"]]}},"prefix":"vgl."},{"id":811,"uris":["http://zotero.org/users/local/owKliTIb/items/CE2S5CCA"],"itemData":{"id":811,"type":"book","publisher":"Routledge","publisher-place":"New York, NY &amp; London, UK","title":"Scapegoats: Transferring Blame","author":[{"family":"Douglas","given":"T."}],"issued":{"date-parts":[["1995"]]}}},{"id":822,"uris":["http://zotero.org/users/local/owKliTIb/items/H6C7DRBD"],"itemData":{"id":822,"type":"book","publisher-place":"Frankfurt","title":"Wahnsinn und Gesellschaft: Eine Geschichte des Wahns im Zeitalter der Vernunft","author":[{"family":"Foucault","given":"Michel"}],"issued":{"date-parts":[["1973"]]}}},{"id":555,"uris":["http://zotero.org/users/local/owKliTIb/items/J3CMM3EJ"],"itemData":{"id":555,"type":"article-journal","container-title":"Annu Rev Sociol","DOI":"10.1146/annurev.soc.27.1.363","issue":"1","page":"363–385","publisher":"Annual Reviews","title":"Conceptualizing Stigma","volume":"27","author":[{"family":"Link","given":"Bruce"},{"family":"Phelan","given":"Jo"}],"issued":{"date-parts":[["2001"]]}}}],"schema":"https://github.com/citation-style-language/schema/raw/master/csl-citation.json"} </w:instrText>
      </w:r>
      <w:r w:rsidR="00C1229E" w:rsidRPr="007310A7">
        <w:rPr>
          <w:color w:val="000000" w:themeColor="text1"/>
        </w:rPr>
        <w:fldChar w:fldCharType="separate"/>
      </w:r>
      <w:r w:rsidR="00C1229E" w:rsidRPr="007310A7">
        <w:rPr>
          <w:rFonts w:ascii="Cambria" w:hAnsi="Cambria"/>
          <w:color w:val="000000" w:themeColor="text1"/>
        </w:rPr>
        <w:t>(vgl. Allport 1954; Douglas 1995; Foucault 1973; Link, Phelan 2001)</w:t>
      </w:r>
      <w:r w:rsidR="00C1229E" w:rsidRPr="007310A7">
        <w:rPr>
          <w:color w:val="000000" w:themeColor="text1"/>
        </w:rPr>
        <w:fldChar w:fldCharType="end"/>
      </w:r>
      <w:r w:rsidRPr="007310A7">
        <w:rPr>
          <w:color w:val="000000" w:themeColor="text1"/>
        </w:rPr>
        <w:t>. Kristin übernimmt die negative Rolle und identifiziert sich zumindest ein Stück weit mit den erfahrenen Zuschreibungen.</w:t>
      </w:r>
    </w:p>
    <w:p w14:paraId="6E880C51" w14:textId="38A24825" w:rsidR="00F07C93" w:rsidRPr="007310A7" w:rsidRDefault="00F07C93" w:rsidP="007A4A63">
      <w:pPr>
        <w:spacing w:before="480" w:line="360" w:lineRule="auto"/>
        <w:jc w:val="both"/>
        <w:rPr>
          <w:i/>
          <w:iCs/>
          <w:color w:val="000000" w:themeColor="text1"/>
        </w:rPr>
      </w:pPr>
      <w:r w:rsidRPr="007310A7">
        <w:rPr>
          <w:i/>
          <w:iCs/>
          <w:color w:val="000000" w:themeColor="text1"/>
        </w:rPr>
        <w:t>Jugend im Kontext geschlechtlicher Medikalisierung und Normen</w:t>
      </w:r>
    </w:p>
    <w:p w14:paraId="13202C66" w14:textId="23B66D90" w:rsidR="00E944F1" w:rsidRPr="007310A7" w:rsidRDefault="00E944F1" w:rsidP="007A4A63">
      <w:pPr>
        <w:spacing w:before="120" w:line="360" w:lineRule="auto"/>
        <w:jc w:val="both"/>
        <w:rPr>
          <w:color w:val="000000" w:themeColor="text1"/>
        </w:rPr>
      </w:pPr>
      <w:r w:rsidRPr="007310A7">
        <w:rPr>
          <w:color w:val="000000" w:themeColor="text1"/>
        </w:rPr>
        <w:t xml:space="preserve">In der biographischen Rekonstruktion </w:t>
      </w:r>
      <w:r w:rsidR="00F07C93" w:rsidRPr="007310A7">
        <w:rPr>
          <w:color w:val="000000" w:themeColor="text1"/>
        </w:rPr>
        <w:t xml:space="preserve">von Kristins Jugendzeit </w:t>
      </w:r>
      <w:r w:rsidRPr="007310A7">
        <w:rPr>
          <w:color w:val="000000" w:themeColor="text1"/>
        </w:rPr>
        <w:t xml:space="preserve">wird </w:t>
      </w:r>
      <w:r w:rsidR="00F07C93" w:rsidRPr="007310A7">
        <w:rPr>
          <w:color w:val="000000" w:themeColor="text1"/>
        </w:rPr>
        <w:t xml:space="preserve">eine </w:t>
      </w:r>
      <w:r w:rsidRPr="007310A7">
        <w:rPr>
          <w:color w:val="000000" w:themeColor="text1"/>
        </w:rPr>
        <w:t>zunehmend</w:t>
      </w:r>
      <w:r w:rsidR="00F07C93" w:rsidRPr="007310A7">
        <w:rPr>
          <w:color w:val="000000" w:themeColor="text1"/>
        </w:rPr>
        <w:t xml:space="preserve"> selbst vorgenommene </w:t>
      </w:r>
      <w:r w:rsidRPr="007310A7">
        <w:rPr>
          <w:color w:val="000000" w:themeColor="text1"/>
        </w:rPr>
        <w:t xml:space="preserve">Orientierung an der männlichen Geschlechterrolle </w:t>
      </w:r>
      <w:r w:rsidR="00F07C93" w:rsidRPr="007310A7">
        <w:rPr>
          <w:color w:val="000000" w:themeColor="text1"/>
        </w:rPr>
        <w:t xml:space="preserve">und damit verbundenen Normanforderungen </w:t>
      </w:r>
      <w:r w:rsidRPr="007310A7">
        <w:rPr>
          <w:color w:val="000000" w:themeColor="text1"/>
        </w:rPr>
        <w:t>deutlich. Für Kristin ist der adoleszente Entwicklungsprozess in mehrfacher Hinsicht besonders herausfordernd. Hinsichtlich ihrer körpergeschlechtlichen Situation ist sie mit der bereits diskutierten Tabuisierung und Stigmatisierung konfrontiert: eine Erfahrung, die neben Gefühlen von Entfremdung und Scham auch ein verstärktes Bedürfnis „normal“ zu sein, hervorruft</w:t>
      </w:r>
      <w:r w:rsidR="003D5379" w:rsidRPr="007310A7">
        <w:rPr>
          <w:color w:val="000000" w:themeColor="text1"/>
        </w:rPr>
        <w:t xml:space="preserve"> </w:t>
      </w:r>
      <w:r w:rsidR="003D5379" w:rsidRPr="007310A7">
        <w:rPr>
          <w:color w:val="000000" w:themeColor="text1"/>
        </w:rPr>
        <w:fldChar w:fldCharType="begin"/>
      </w:r>
      <w:r w:rsidR="00230E3C" w:rsidRPr="007310A7">
        <w:rPr>
          <w:color w:val="000000" w:themeColor="text1"/>
        </w:rPr>
        <w:instrText xml:space="preserve"> ADDIN ZOTERO_ITEM CSL_CITATION {"citationID":"QZTX7MmG","properties":{"unsorted":false,"formattedCitation":"(vgl. Boyle, Smith, und Liao 2005; Preves 2005; Roen u.\\uc0\\u160{}a. 2018)","plainCitation":"(vgl. Boyle, Smith, und Liao 2005; Preves 2005; Roen u. a. 2018)","dontUpdate":true,"noteIndex":0},"citationItems":[{"id":502,"uris":["http://zotero.org/users/local/owKliTIb/items/KUS6PR8J"],"itemData":{"id":502,"type":"article-journal","container-title":"Journal of health psychology","DOI":"10.1177/1359105305053431","issue":"4","page":"573–584","publisher":"SAGE Publications","title":"Adult genital surgery for intersex: a solution to what problem?","volume":"10","author":[{"family":"Boyle","given":"M. E."},{"family":"Smith","given":"S."},{"family":"Liao","given":"L. M."}],"issued":{"date-parts":[["2005"]]}},"prefix":"vgl."},{"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E."}],"issued":{"date-parts":[["2003"]]}}},{"id":524,"uris":["http://zotero.org/users/local/owKliTIb/items/4BIDAA9U"],"itemData":{"id":524,"type":"article-journal","container-title":"Journal of Pediatric and Adolescent Gynecology","DOI":"10.1016/j.jpag.2018.01.001","issue":"3","page":"247-251","publisher":"Elsevier BV","title":"Vaginal construction andtreatment providers’ experiences: a qualitative analysis","volume":"31","author":[{"family":"Roen","given":"K"},{"family":"Creighton","given":"SM"},{"family":"Hegarty","given":"P"},{"family":"Liao","given":"L-M"}],"issued":{"date-parts":[["2018"]]}}}],"schema":"https://github.com/citation-style-language/schema/raw/master/csl-citation.json"} </w:instrText>
      </w:r>
      <w:r w:rsidR="003D5379" w:rsidRPr="007310A7">
        <w:rPr>
          <w:color w:val="000000" w:themeColor="text1"/>
        </w:rPr>
        <w:fldChar w:fldCharType="separate"/>
      </w:r>
      <w:r w:rsidR="003D5379" w:rsidRPr="007310A7">
        <w:rPr>
          <w:rFonts w:ascii="Cambria" w:hAnsi="Cambria" w:cs="Times New Roman"/>
          <w:color w:val="000000" w:themeColor="text1"/>
        </w:rPr>
        <w:t xml:space="preserve">(vgl. </w:t>
      </w:r>
      <w:r w:rsidR="00F07C93" w:rsidRPr="007310A7">
        <w:rPr>
          <w:rFonts w:ascii="Cambria" w:hAnsi="Cambria" w:cs="Times New Roman"/>
          <w:color w:val="000000" w:themeColor="text1"/>
        </w:rPr>
        <w:t xml:space="preserve">auch </w:t>
      </w:r>
      <w:r w:rsidR="003D5379" w:rsidRPr="007310A7">
        <w:rPr>
          <w:rFonts w:ascii="Cambria" w:hAnsi="Cambria" w:cs="Times New Roman"/>
          <w:color w:val="000000" w:themeColor="text1"/>
        </w:rPr>
        <w:t xml:space="preserve">Boyle et al. 2005; </w:t>
      </w:r>
      <w:proofErr w:type="spellStart"/>
      <w:r w:rsidR="003D5379" w:rsidRPr="007310A7">
        <w:rPr>
          <w:rFonts w:ascii="Cambria" w:hAnsi="Cambria" w:cs="Times New Roman"/>
          <w:color w:val="000000" w:themeColor="text1"/>
        </w:rPr>
        <w:t>Preves</w:t>
      </w:r>
      <w:proofErr w:type="spellEnd"/>
      <w:r w:rsidR="003D5379" w:rsidRPr="007310A7">
        <w:rPr>
          <w:rFonts w:ascii="Cambria" w:hAnsi="Cambria" w:cs="Times New Roman"/>
          <w:color w:val="000000" w:themeColor="text1"/>
        </w:rPr>
        <w:t xml:space="preserve"> 2005; </w:t>
      </w:r>
      <w:proofErr w:type="spellStart"/>
      <w:r w:rsidR="003D5379" w:rsidRPr="007310A7">
        <w:rPr>
          <w:rFonts w:ascii="Cambria" w:hAnsi="Cambria" w:cs="Times New Roman"/>
          <w:color w:val="000000" w:themeColor="text1"/>
        </w:rPr>
        <w:t>Roen</w:t>
      </w:r>
      <w:proofErr w:type="spellEnd"/>
      <w:r w:rsidR="003D5379" w:rsidRPr="007310A7">
        <w:rPr>
          <w:rFonts w:ascii="Cambria" w:hAnsi="Cambria" w:cs="Times New Roman"/>
          <w:color w:val="000000" w:themeColor="text1"/>
        </w:rPr>
        <w:t xml:space="preserve"> et al. 2018)</w:t>
      </w:r>
      <w:r w:rsidR="003D5379" w:rsidRPr="007310A7">
        <w:rPr>
          <w:color w:val="000000" w:themeColor="text1"/>
        </w:rPr>
        <w:fldChar w:fldCharType="end"/>
      </w:r>
      <w:r w:rsidRPr="007310A7">
        <w:rPr>
          <w:color w:val="000000" w:themeColor="text1"/>
        </w:rPr>
        <w:t>. Da Kristin als Jugendliche keine anderen intergeschlechtlichen Personen kennt, fehlt ihr zudem die Möglichkeit mittels Orientierung an Gleichaltrigen Akzeptanz ihrer Körperlichkeit zu entwickeln</w:t>
      </w:r>
      <w:r w:rsidR="003D5379" w:rsidRPr="007310A7">
        <w:rPr>
          <w:color w:val="000000" w:themeColor="text1"/>
        </w:rPr>
        <w:t xml:space="preserve"> </w:t>
      </w:r>
      <w:r w:rsidR="003D5379" w:rsidRPr="007310A7">
        <w:rPr>
          <w:color w:val="000000" w:themeColor="text1"/>
        </w:rPr>
        <w:fldChar w:fldCharType="begin"/>
      </w:r>
      <w:r w:rsidR="003D5379" w:rsidRPr="007310A7">
        <w:rPr>
          <w:color w:val="000000" w:themeColor="text1"/>
        </w:rPr>
        <w:instrText xml:space="preserve"> ADDIN ZOTERO_ITEM CSL_CITATION {"citationID":"ICQGo6nf","properties":{"unsorted":false,"formattedCitation":"(vgl. Streeck-Fischer 2014)","plainCitation":"(vgl. Streeck-Fischer 2014)","noteIndex":0},"citationItems":[{"id":936,"uris":["http://zotero.org/users/local/owKliTIb/items/86XED7P3"],"itemData":{"id":936,"type":"book","publisher":"Schattauer","publisher-place":"Stuttgart","title":"Trauma und Entwicklung: Adoleszenz - frühe Traumatisierungen und ihre Folgen","author":[{"family":"Streeck-Fischer","given":"Annette"}],"issued":{"date-parts":[["2014"]]}},"prefix":"vgl."}],"schema":"https://github.com/citation-style-language/schema/raw/master/csl-citation.json"} </w:instrText>
      </w:r>
      <w:r w:rsidR="003D5379" w:rsidRPr="007310A7">
        <w:rPr>
          <w:color w:val="000000" w:themeColor="text1"/>
        </w:rPr>
        <w:fldChar w:fldCharType="separate"/>
      </w:r>
      <w:r w:rsidR="003D5379" w:rsidRPr="007310A7">
        <w:rPr>
          <w:rFonts w:ascii="Cambria" w:hAnsi="Cambria"/>
          <w:color w:val="000000" w:themeColor="text1"/>
        </w:rPr>
        <w:t>(vgl. Streeck-Fischer 2014)</w:t>
      </w:r>
      <w:r w:rsidR="003D5379" w:rsidRPr="007310A7">
        <w:rPr>
          <w:color w:val="000000" w:themeColor="text1"/>
        </w:rPr>
        <w:fldChar w:fldCharType="end"/>
      </w:r>
      <w:r w:rsidRPr="007310A7">
        <w:rPr>
          <w:color w:val="000000" w:themeColor="text1"/>
        </w:rPr>
        <w:t>. In den diesbezüglichen Interviewsequenzen wird deutlich, dass Kristin die Veränderungen ihres Körpers während der Pubertät in erster Linie von außen wahrnimmt:</w:t>
      </w:r>
    </w:p>
    <w:p w14:paraId="367A93AC" w14:textId="77777777" w:rsidR="00E944F1" w:rsidRPr="007310A7" w:rsidRDefault="00E944F1" w:rsidP="00FA52A9">
      <w:pPr>
        <w:spacing w:before="240" w:after="240" w:line="360" w:lineRule="auto"/>
        <w:ind w:left="567" w:right="509"/>
        <w:jc w:val="both"/>
        <w:rPr>
          <w:color w:val="000000" w:themeColor="text1"/>
          <w:sz w:val="22"/>
          <w:szCs w:val="22"/>
        </w:rPr>
      </w:pPr>
      <w:r w:rsidRPr="007310A7">
        <w:rPr>
          <w:color w:val="000000" w:themeColor="text1"/>
          <w:sz w:val="22"/>
          <w:szCs w:val="22"/>
        </w:rPr>
        <w:t xml:space="preserve">„dann kam auch irgendwann diese Frage nach ja jetzt wächst dir da ne </w:t>
      </w:r>
      <w:r w:rsidRPr="007310A7">
        <w:rPr>
          <w:b/>
          <w:color w:val="000000" w:themeColor="text1"/>
          <w:sz w:val="22"/>
          <w:szCs w:val="22"/>
        </w:rPr>
        <w:t>Brust</w:t>
      </w:r>
      <w:r w:rsidRPr="007310A7">
        <w:rPr>
          <w:color w:val="000000" w:themeColor="text1"/>
          <w:sz w:val="22"/>
          <w:szCs w:val="22"/>
        </w:rPr>
        <w:t xml:space="preserve"> und </w:t>
      </w:r>
      <w:proofErr w:type="spellStart"/>
      <w:r w:rsidRPr="007310A7">
        <w:rPr>
          <w:color w:val="000000" w:themeColor="text1"/>
          <w:sz w:val="22"/>
          <w:szCs w:val="22"/>
        </w:rPr>
        <w:t>und</w:t>
      </w:r>
      <w:proofErr w:type="spellEnd"/>
      <w:r w:rsidRPr="007310A7">
        <w:rPr>
          <w:color w:val="000000" w:themeColor="text1"/>
          <w:sz w:val="22"/>
          <w:szCs w:val="22"/>
        </w:rPr>
        <w:t xml:space="preserve"> (2) also da hat meine Mutter irgendwie ganz klar </w:t>
      </w:r>
      <w:proofErr w:type="spellStart"/>
      <w:r w:rsidRPr="007310A7">
        <w:rPr>
          <w:color w:val="000000" w:themeColor="text1"/>
          <w:sz w:val="22"/>
          <w:szCs w:val="22"/>
        </w:rPr>
        <w:t>gesacht</w:t>
      </w:r>
      <w:proofErr w:type="spellEnd"/>
      <w:r w:rsidRPr="007310A7">
        <w:rPr>
          <w:color w:val="000000" w:themeColor="text1"/>
          <w:sz w:val="22"/>
          <w:szCs w:val="22"/>
        </w:rPr>
        <w:t xml:space="preserve"> ((atmet ein)) (2) ich glaube es war auch n Arzt dabei (1</w:t>
      </w:r>
      <w:proofErr w:type="gramStart"/>
      <w:r w:rsidRPr="007310A7">
        <w:rPr>
          <w:color w:val="000000" w:themeColor="text1"/>
          <w:sz w:val="22"/>
          <w:szCs w:val="22"/>
        </w:rPr>
        <w:t>)</w:t>
      </w:r>
      <w:proofErr w:type="gramEnd"/>
      <w:r w:rsidRPr="007310A7">
        <w:rPr>
          <w:color w:val="000000" w:themeColor="text1"/>
          <w:sz w:val="22"/>
          <w:szCs w:val="22"/>
        </w:rPr>
        <w:t xml:space="preserve"> wenn das irgendwann </w:t>
      </w:r>
      <w:r w:rsidRPr="007310A7">
        <w:rPr>
          <w:b/>
          <w:color w:val="000000" w:themeColor="text1"/>
          <w:sz w:val="22"/>
          <w:szCs w:val="22"/>
        </w:rPr>
        <w:t>stört</w:t>
      </w:r>
      <w:r w:rsidRPr="007310A7">
        <w:rPr>
          <w:color w:val="000000" w:themeColor="text1"/>
          <w:sz w:val="22"/>
          <w:szCs w:val="22"/>
        </w:rPr>
        <w:t xml:space="preserve">, dann machen wir=s </w:t>
      </w:r>
      <w:r w:rsidRPr="007310A7">
        <w:rPr>
          <w:b/>
          <w:color w:val="000000" w:themeColor="text1"/>
          <w:sz w:val="22"/>
          <w:szCs w:val="22"/>
        </w:rPr>
        <w:t>ab</w:t>
      </w:r>
      <w:r w:rsidRPr="007310A7">
        <w:rPr>
          <w:color w:val="000000" w:themeColor="text1"/>
          <w:sz w:val="22"/>
          <w:szCs w:val="22"/>
        </w:rPr>
        <w:t>“</w:t>
      </w:r>
    </w:p>
    <w:p w14:paraId="23080AF6" w14:textId="17080CB3" w:rsidR="00E944F1" w:rsidRPr="007310A7" w:rsidRDefault="00F07C93" w:rsidP="0078702F">
      <w:pPr>
        <w:spacing w:line="360" w:lineRule="auto"/>
        <w:jc w:val="both"/>
        <w:rPr>
          <w:color w:val="000000" w:themeColor="text1"/>
        </w:rPr>
      </w:pPr>
      <w:r w:rsidRPr="007310A7">
        <w:rPr>
          <w:color w:val="000000" w:themeColor="text1"/>
        </w:rPr>
        <w:t xml:space="preserve">Die Biographin </w:t>
      </w:r>
      <w:r w:rsidR="00E944F1" w:rsidRPr="007310A7">
        <w:rPr>
          <w:color w:val="000000" w:themeColor="text1"/>
        </w:rPr>
        <w:t>spricht</w:t>
      </w:r>
      <w:r w:rsidRPr="007310A7">
        <w:rPr>
          <w:color w:val="000000" w:themeColor="text1"/>
        </w:rPr>
        <w:t xml:space="preserve"> hier</w:t>
      </w:r>
      <w:r w:rsidR="00E944F1" w:rsidRPr="007310A7">
        <w:rPr>
          <w:color w:val="000000" w:themeColor="text1"/>
        </w:rPr>
        <w:t xml:space="preserve"> aus der Perspektive ihre</w:t>
      </w:r>
      <w:r w:rsidRPr="007310A7">
        <w:rPr>
          <w:color w:val="000000" w:themeColor="text1"/>
        </w:rPr>
        <w:t>r</w:t>
      </w:r>
      <w:r w:rsidR="00B744ED" w:rsidRPr="007310A7">
        <w:rPr>
          <w:color w:val="000000" w:themeColor="text1"/>
        </w:rPr>
        <w:t xml:space="preserve"> Mutter</w:t>
      </w:r>
      <w:r w:rsidRPr="007310A7">
        <w:rPr>
          <w:color w:val="000000" w:themeColor="text1"/>
        </w:rPr>
        <w:t xml:space="preserve">. Diese bedient </w:t>
      </w:r>
      <w:r w:rsidR="00E944F1" w:rsidRPr="007310A7">
        <w:rPr>
          <w:color w:val="000000" w:themeColor="text1"/>
        </w:rPr>
        <w:t>sich des medizinischen Apparates, um</w:t>
      </w:r>
      <w:r w:rsidRPr="007310A7">
        <w:rPr>
          <w:color w:val="000000" w:themeColor="text1"/>
        </w:rPr>
        <w:t xml:space="preserve"> – in Form von Kristins Körper –</w:t>
      </w:r>
      <w:r w:rsidR="00E944F1" w:rsidRPr="007310A7">
        <w:rPr>
          <w:color w:val="000000" w:themeColor="text1"/>
        </w:rPr>
        <w:t xml:space="preserve"> </w:t>
      </w:r>
      <w:r w:rsidRPr="007310A7">
        <w:rPr>
          <w:color w:val="000000" w:themeColor="text1"/>
        </w:rPr>
        <w:t xml:space="preserve">ihr vermutlich eigenes </w:t>
      </w:r>
      <w:r w:rsidR="00E944F1" w:rsidRPr="007310A7">
        <w:rPr>
          <w:color w:val="000000" w:themeColor="text1"/>
        </w:rPr>
        <w:t xml:space="preserve">körpergeschlechtliches Männlichkeitsideal zu realisieren. Durch diese externe Bemächtigung verlieren Kristins körperliche Veränderungen ihren subjektiven und persönlich intimen Charakter. Ihre Empfindungen bezüglich dieser Veränderungen scheinen in Anbetracht der Deutungshoheit und Handlungsmacht der Erwachsenen keine Relevanz zu haben. Kristins Körper wird zu einem Gegenstand </w:t>
      </w:r>
      <w:r w:rsidR="00E944F1" w:rsidRPr="007310A7">
        <w:rPr>
          <w:color w:val="000000" w:themeColor="text1"/>
        </w:rPr>
        <w:lastRenderedPageBreak/>
        <w:t>medizinischer Verfügungsgewalt, der sich ihr im Zuge wiederkehrender Untersuchungs- und Evaluierungspraktiken zunehmend entzieht bzw. entfremdet</w:t>
      </w:r>
      <w:r w:rsidR="003D5379" w:rsidRPr="007310A7">
        <w:rPr>
          <w:color w:val="000000" w:themeColor="text1"/>
        </w:rPr>
        <w:t xml:space="preserve"> </w:t>
      </w:r>
      <w:r w:rsidR="003D5379" w:rsidRPr="007310A7">
        <w:rPr>
          <w:color w:val="000000" w:themeColor="text1"/>
        </w:rPr>
        <w:fldChar w:fldCharType="begin"/>
      </w:r>
      <w:r w:rsidR="003D5379" w:rsidRPr="007310A7">
        <w:rPr>
          <w:color w:val="000000" w:themeColor="text1"/>
        </w:rPr>
        <w:instrText xml:space="preserve"> ADDIN ZOTERO_ITEM CSL_CITATION {"citationID":"xSE8dggB","properties":{"unsorted":false,"formattedCitation":"(vgl. auch Gregor 2015)","plainCitation":"(vgl. auch Gregor 2015)","noteIndex":0},"citationItems":[{"id":839,"uris":["http://zotero.org/users/local/owKliTIb/items/EES5IYA2"],"itemData":{"id":839,"type":"book","publisher-place":"Bielefeld","title":"Constructing Intersex","author":[{"family":"Gregor","given":"Joris"}],"issued":{"date-parts":[["2015"]]}},"prefix":"vgl. auch"}],"schema":"https://github.com/citation-style-language/schema/raw/master/csl-citation.json"} </w:instrText>
      </w:r>
      <w:r w:rsidR="003D5379" w:rsidRPr="007310A7">
        <w:rPr>
          <w:color w:val="000000" w:themeColor="text1"/>
        </w:rPr>
        <w:fldChar w:fldCharType="separate"/>
      </w:r>
      <w:r w:rsidR="003D5379" w:rsidRPr="007310A7">
        <w:rPr>
          <w:rFonts w:ascii="Cambria" w:hAnsi="Cambria"/>
          <w:color w:val="000000" w:themeColor="text1"/>
        </w:rPr>
        <w:t>(vgl. auch Gregor 2015)</w:t>
      </w:r>
      <w:r w:rsidR="003D5379" w:rsidRPr="007310A7">
        <w:rPr>
          <w:color w:val="000000" w:themeColor="text1"/>
        </w:rPr>
        <w:fldChar w:fldCharType="end"/>
      </w:r>
      <w:r w:rsidR="00E944F1" w:rsidRPr="007310A7">
        <w:rPr>
          <w:color w:val="000000" w:themeColor="text1"/>
        </w:rPr>
        <w:t>. Gleichzeitig wird deutlich, dass mit zunehmendem Anpassungs- und Leidensdruck auch Kristins Bedürfnis nach Normalität steigt. Auf Nachfrage wie es ihr mit der körperlichen Veränderung ging antwortet sie:</w:t>
      </w:r>
    </w:p>
    <w:p w14:paraId="3E5A38FA" w14:textId="77777777" w:rsidR="00E944F1" w:rsidRPr="007310A7" w:rsidRDefault="00E944F1" w:rsidP="00CD6080">
      <w:pPr>
        <w:tabs>
          <w:tab w:val="left" w:pos="3020"/>
        </w:tabs>
        <w:spacing w:before="240" w:after="240" w:line="360" w:lineRule="auto"/>
        <w:ind w:left="567" w:right="509"/>
        <w:jc w:val="both"/>
        <w:rPr>
          <w:color w:val="000000" w:themeColor="text1"/>
          <w:sz w:val="22"/>
          <w:szCs w:val="22"/>
        </w:rPr>
      </w:pPr>
      <w:r w:rsidRPr="007310A7">
        <w:rPr>
          <w:color w:val="000000" w:themeColor="text1"/>
          <w:sz w:val="22"/>
          <w:szCs w:val="22"/>
        </w:rPr>
        <w:t xml:space="preserve">„des fand ich halt=n bisschen </w:t>
      </w:r>
      <w:r w:rsidRPr="007310A7">
        <w:rPr>
          <w:b/>
          <w:color w:val="000000" w:themeColor="text1"/>
          <w:sz w:val="22"/>
          <w:szCs w:val="22"/>
        </w:rPr>
        <w:t xml:space="preserve">schräg </w:t>
      </w:r>
      <w:r w:rsidRPr="007310A7">
        <w:rPr>
          <w:color w:val="000000" w:themeColor="text1"/>
          <w:sz w:val="22"/>
          <w:szCs w:val="22"/>
        </w:rPr>
        <w:t xml:space="preserve">((atmet ein)) weil es ja immer erzählt wird (1) du kriegst jetzt </w:t>
      </w:r>
      <w:r w:rsidRPr="007310A7">
        <w:rPr>
          <w:b/>
          <w:color w:val="000000" w:themeColor="text1"/>
          <w:sz w:val="22"/>
          <w:szCs w:val="22"/>
        </w:rPr>
        <w:t xml:space="preserve">Medikamente </w:t>
      </w:r>
      <w:proofErr w:type="gramStart"/>
      <w:r w:rsidRPr="007310A7">
        <w:rPr>
          <w:color w:val="000000" w:themeColor="text1"/>
          <w:sz w:val="22"/>
          <w:szCs w:val="22"/>
        </w:rPr>
        <w:t>u:nd</w:t>
      </w:r>
      <w:proofErr w:type="gramEnd"/>
      <w:r w:rsidRPr="007310A7">
        <w:rPr>
          <w:color w:val="000000" w:themeColor="text1"/>
          <w:sz w:val="22"/>
          <w:szCs w:val="22"/>
        </w:rPr>
        <w:t xml:space="preserve"> jetzt ähm (2) wird des alles gut (1) und=des </w:t>
      </w:r>
      <w:proofErr w:type="spellStart"/>
      <w:r w:rsidRPr="007310A7">
        <w:rPr>
          <w:color w:val="000000" w:themeColor="text1"/>
          <w:sz w:val="22"/>
          <w:szCs w:val="22"/>
        </w:rPr>
        <w:t>is</w:t>
      </w:r>
      <w:proofErr w:type="spellEnd"/>
      <w:r w:rsidRPr="007310A7">
        <w:rPr>
          <w:color w:val="000000" w:themeColor="text1"/>
          <w:sz w:val="22"/>
          <w:szCs w:val="22"/>
        </w:rPr>
        <w:t>=halt nicht eingetreten“</w:t>
      </w:r>
    </w:p>
    <w:p w14:paraId="4C9ACBA5" w14:textId="0BDBB8AC" w:rsidR="00E944F1" w:rsidRPr="007310A7" w:rsidRDefault="00E944F1" w:rsidP="0078702F">
      <w:pPr>
        <w:spacing w:line="360" w:lineRule="auto"/>
        <w:jc w:val="both"/>
        <w:rPr>
          <w:color w:val="000000" w:themeColor="text1"/>
        </w:rPr>
      </w:pPr>
      <w:r w:rsidRPr="007310A7">
        <w:rPr>
          <w:color w:val="000000" w:themeColor="text1"/>
        </w:rPr>
        <w:t xml:space="preserve">Hier wird deutlich, dass Kristin im Zusammenhang mit </w:t>
      </w:r>
      <w:r w:rsidR="00B744ED" w:rsidRPr="007310A7">
        <w:rPr>
          <w:color w:val="000000" w:themeColor="text1"/>
        </w:rPr>
        <w:t xml:space="preserve">einer </w:t>
      </w:r>
      <w:r w:rsidRPr="007310A7">
        <w:rPr>
          <w:color w:val="000000" w:themeColor="text1"/>
        </w:rPr>
        <w:t>zuvor begonnen Testosteronbehandlung versprochen</w:t>
      </w:r>
      <w:r w:rsidR="00B744ED" w:rsidRPr="007310A7">
        <w:rPr>
          <w:color w:val="000000" w:themeColor="text1"/>
        </w:rPr>
        <w:t xml:space="preserve"> wird</w:t>
      </w:r>
      <w:r w:rsidRPr="007310A7">
        <w:rPr>
          <w:color w:val="000000" w:themeColor="text1"/>
        </w:rPr>
        <w:t>, dass sie dadurch ein „ganz normaler Junge“ werde. Ähnliche Erfahrungen intergeschlechtlicher Personen, denen von Ärzt*innen zugesagt wird, durch eine Hormoneinnahme „eine richtige Frau“ bzw. richtiger Mann zu werden, sind in der Literatur beschrieben</w:t>
      </w:r>
      <w:r w:rsidR="003D5379" w:rsidRPr="007310A7">
        <w:rPr>
          <w:color w:val="000000" w:themeColor="text1"/>
        </w:rPr>
        <w:t xml:space="preserve"> </w:t>
      </w:r>
      <w:r w:rsidR="003D5379" w:rsidRPr="007310A7">
        <w:rPr>
          <w:color w:val="000000" w:themeColor="text1"/>
        </w:rPr>
        <w:fldChar w:fldCharType="begin"/>
      </w:r>
      <w:r w:rsidR="00F370E7">
        <w:rPr>
          <w:color w:val="000000" w:themeColor="text1"/>
        </w:rPr>
        <w:instrText xml:space="preserve"> ADDIN ZOTERO_ITEM CSL_CITATION {"citationID":"KOOPPhmn","properties":{"unsorted":false,"formattedCitation":"(vgl. Gregor 2015)","plainCitation":"(vgl. Gregor 2015)","dontUpdate":true,"noteIndex":0},"citationItems":[{"id":839,"uris":["http://zotero.org/users/local/owKliTIb/items/EES5IYA2"],"itemData":{"id":839,"type":"book","publisher-place":"Bielefeld","title":"Constructing Intersex","author":[{"family":"Gregor","given":"Joris"}],"issued":{"date-parts":[["2015"]]}},"prefix":"vgl."}],"schema":"https://github.com/citation-style-language/schema/raw/master/csl-citation.json"} </w:instrText>
      </w:r>
      <w:r w:rsidR="003D5379" w:rsidRPr="007310A7">
        <w:rPr>
          <w:color w:val="000000" w:themeColor="text1"/>
        </w:rPr>
        <w:fldChar w:fldCharType="separate"/>
      </w:r>
      <w:r w:rsidR="003D5379" w:rsidRPr="007310A7">
        <w:rPr>
          <w:rFonts w:ascii="Cambria" w:hAnsi="Cambria"/>
          <w:color w:val="000000" w:themeColor="text1"/>
        </w:rPr>
        <w:t xml:space="preserve">(vgl. </w:t>
      </w:r>
      <w:r w:rsidR="00B744ED" w:rsidRPr="007310A7">
        <w:rPr>
          <w:rFonts w:ascii="Cambria" w:hAnsi="Cambria"/>
          <w:color w:val="000000" w:themeColor="text1"/>
        </w:rPr>
        <w:t>ebd.</w:t>
      </w:r>
      <w:r w:rsidR="003D5379" w:rsidRPr="007310A7">
        <w:rPr>
          <w:rFonts w:ascii="Cambria" w:hAnsi="Cambria"/>
          <w:color w:val="000000" w:themeColor="text1"/>
        </w:rPr>
        <w:t>)</w:t>
      </w:r>
      <w:r w:rsidR="003D5379" w:rsidRPr="007310A7">
        <w:rPr>
          <w:color w:val="000000" w:themeColor="text1"/>
        </w:rPr>
        <w:fldChar w:fldCharType="end"/>
      </w:r>
      <w:r w:rsidRPr="007310A7">
        <w:rPr>
          <w:color w:val="000000" w:themeColor="text1"/>
        </w:rPr>
        <w:t>.</w:t>
      </w:r>
    </w:p>
    <w:p w14:paraId="6CEF0121" w14:textId="7D02B272" w:rsidR="00E944F1" w:rsidRPr="007310A7" w:rsidRDefault="00E944F1" w:rsidP="008A267B">
      <w:pPr>
        <w:spacing w:before="240" w:after="240" w:line="360" w:lineRule="auto"/>
        <w:jc w:val="both"/>
        <w:rPr>
          <w:color w:val="000000" w:themeColor="text1"/>
        </w:rPr>
      </w:pPr>
      <w:r>
        <w:rPr>
          <w:color w:val="000000" w:themeColor="text1"/>
        </w:rPr>
        <w:t xml:space="preserve">Kristins Jugendsozialisierung muss </w:t>
      </w:r>
      <w:r>
        <w:rPr>
          <w:color w:val="000000" w:themeColor="text1"/>
        </w:rPr>
        <w:t xml:space="preserve">ebenfalls </w:t>
      </w:r>
      <w:r>
        <w:rPr>
          <w:color w:val="000000" w:themeColor="text1"/>
        </w:rPr>
        <w:t xml:space="preserve">im Kontext institutionalisierter erzieherischer </w:t>
      </w:r>
      <w:r>
        <w:rPr>
          <w:color w:val="000000" w:themeColor="text1"/>
        </w:rPr>
        <w:t xml:space="preserve">und bestrafender </w:t>
      </w:r>
      <w:r>
        <w:rPr>
          <w:color w:val="000000" w:themeColor="text1"/>
        </w:rPr>
        <w:t xml:space="preserve">Maßnahmen der </w:t>
      </w:r>
      <w:proofErr w:type="spellStart"/>
      <w:r>
        <w:rPr>
          <w:color w:val="000000" w:themeColor="text1"/>
        </w:rPr>
        <w:t xml:space="preserve">Vergeschlechtlichung</w:t>
      </w:r>
      <w:proofErr w:type="spellEnd"/>
      <w:r>
        <w:rPr>
          <w:color w:val="000000" w:themeColor="text1"/>
        </w:rPr>
        <w:t xml:space="preserve"> verstanden werden: So beschreibt die </w:t>
      </w:r>
      <w:r>
        <w:rPr>
          <w:color w:val="000000" w:themeColor="text1"/>
        </w:rPr>
        <w:t xml:space="preserve">B</w:t>
      </w:r>
      <w:r>
        <w:rPr>
          <w:color w:val="000000" w:themeColor="text1"/>
        </w:rPr>
        <w:t xml:space="preserve">iographin, </w:t>
      </w:r>
      <w:r>
        <w:rPr>
          <w:color w:val="000000" w:themeColor="text1"/>
        </w:rPr>
        <w:t xml:space="preserve">wie sie</w:t>
      </w:r>
      <w:r>
        <w:rPr>
          <w:color w:val="000000" w:themeColor="text1"/>
        </w:rPr>
        <w:t xml:space="preserve"> im Anschluss</w:t>
      </w:r>
      <w:r>
        <w:rPr>
          <w:color w:val="000000" w:themeColor="text1"/>
        </w:rPr>
        <w:t xml:space="preserve"> einer </w:t>
      </w:r>
      <w:r>
        <w:rPr>
          <w:color w:val="000000" w:themeColor="text1"/>
        </w:rPr>
        <w:t xml:space="preserve">Festnahme durch die Grenzpolizei</w:t>
      </w:r>
      <w:r>
        <w:rPr>
          <w:color w:val="000000" w:themeColor="text1"/>
        </w:rPr>
        <w:t xml:space="preserve"> bei der sie ein Kleid trägt</w:t>
      </w:r>
      <w:r>
        <w:rPr>
          <w:color w:val="000000" w:themeColor="text1"/>
        </w:rPr>
        <w:t xml:space="preserve"> eine „Vollzeitkontrolle“ durch ihre Mutter und ihre Lehrer</w:t>
      </w:r>
      <w:r>
        <w:rPr>
          <w:color w:val="000000" w:themeColor="text1"/>
        </w:rPr>
        <w:t xml:space="preserve">I</w:t>
      </w:r>
      <w:r>
        <w:rPr>
          <w:color w:val="000000" w:themeColor="text1"/>
        </w:rPr>
        <w:t xml:space="preserve">nnen</w:t>
      </w:r>
      <w:r>
        <w:rPr>
          <w:color w:val="000000" w:themeColor="text1"/>
        </w:rPr>
        <w:t xml:space="preserve"> erlebt</w:t>
      </w:r>
      <w:r>
        <w:rPr>
          <w:color w:val="000000" w:themeColor="text1"/>
        </w:rPr>
        <w:t xml:space="preserve">. Dafür wird ein – in der DDR übliches – </w:t>
      </w:r>
      <w:r>
        <w:rPr>
          <w:color w:val="000000" w:themeColor="text1"/>
        </w:rPr>
        <w:t xml:space="preserve">sog. </w:t>
      </w:r>
      <w:proofErr w:type="spellStart"/>
      <w:r>
        <w:rPr>
          <w:color w:val="000000" w:themeColor="text1"/>
        </w:rPr>
        <w:t xml:space="preserve">Muttiheft</w:t>
      </w:r>
      <w:proofErr w:type="spellEnd"/>
      <w:r>
        <w:rPr>
          <w:color w:val="000000" w:themeColor="text1"/>
        </w:rPr>
        <w:t xml:space="preserve"> verwendet, das den Tagesablauf von Kristin </w:t>
      </w:r>
      <w:r>
        <w:rPr>
          <w:color w:val="000000" w:themeColor="text1"/>
        </w:rPr>
        <w:t xml:space="preserve">detailliert </w:t>
      </w:r>
      <w:r>
        <w:rPr>
          <w:color w:val="000000" w:themeColor="text1"/>
        </w:rPr>
        <w:t xml:space="preserve">dokumentiert und somit effektiver </w:t>
      </w:r>
      <w:proofErr w:type="spellStart"/>
      <w:r>
        <w:rPr>
          <w:color w:val="000000" w:themeColor="text1"/>
        </w:rPr>
        <w:t xml:space="preserve">reglementierbar</w:t>
      </w:r>
      <w:proofErr w:type="spellEnd"/>
      <w:r>
        <w:rPr>
          <w:color w:val="000000" w:themeColor="text1"/>
        </w:rPr>
        <w:t xml:space="preserve"> macht. Es liegt nahe, dass die angewandten Erziehungsmaßnahmen sich nicht nur auf Kristins non-konformen Geschlechtsausdruck beziehen, sondern auch auf ihr aus sozialistischer Perspektive ‚individualistisches’ Freizeitverhalten. Ihre freie Zeit </w:t>
      </w:r>
      <w:r>
        <w:rPr>
          <w:color w:val="000000" w:themeColor="text1"/>
        </w:rPr>
        <w:t xml:space="preserve">darf </w:t>
      </w:r>
      <w:r>
        <w:rPr>
          <w:color w:val="000000" w:themeColor="text1"/>
        </w:rPr>
        <w:t xml:space="preserve">Kristin von nun an nicht mehr mit „stromern“</w:t>
      </w:r>
      <w:r>
        <w:rPr>
          <w:color w:val="000000" w:themeColor="text1"/>
        </w:rPr>
        <w:t xml:space="preserve"> verbringen</w:t>
      </w:r>
      <w:r>
        <w:rPr>
          <w:color w:val="000000" w:themeColor="text1"/>
        </w:rPr>
        <w:t xml:space="preserve">, </w:t>
      </w:r>
      <w:r>
        <w:rPr>
          <w:color w:val="000000" w:themeColor="text1"/>
        </w:rPr>
        <w:t xml:space="preserve">stattdessen wird </w:t>
      </w:r>
      <w:r>
        <w:rPr>
          <w:color w:val="000000" w:themeColor="text1"/>
        </w:rPr>
        <w:t xml:space="preserve">sie zum Sport geschickt.</w:t>
      </w:r>
      <w:r w:rsidRPr="007310A7">
        <w:rPr>
          <w:rStyle w:val="Funotenzeichen"/>
          <w:color w:val="000000" w:themeColor="text1"/>
        </w:rPr>
        <w:footnoteReference w:id="150"/>
      </w:r>
      <w:r>
        <w:rPr>
          <w:color w:val="000000" w:themeColor="text1"/>
        </w:rPr>
        <w:t xml:space="preserve"> Im Anschluss an die Festnahme berichtet die </w:t>
      </w:r>
      <w:r>
        <w:rPr>
          <w:color w:val="000000" w:themeColor="text1"/>
        </w:rPr>
        <w:t xml:space="preserve">B</w:t>
      </w:r>
      <w:r>
        <w:rPr>
          <w:color w:val="000000" w:themeColor="text1"/>
        </w:rPr>
        <w:t xml:space="preserve">iographin von keinen weiteren weiblich lesbaren bzw. geschlechtlich non-konformen Verhaltensweisen. </w:t>
      </w:r>
    </w:p>
    <w:p w14:paraId="280B40BB" w14:textId="5E3AEC51" w:rsidR="00E944F1" w:rsidRPr="007310A7" w:rsidRDefault="00E944F1" w:rsidP="0078702F">
      <w:pPr>
        <w:spacing w:line="360" w:lineRule="auto"/>
        <w:jc w:val="both"/>
        <w:rPr>
          <w:color w:val="000000" w:themeColor="text1"/>
        </w:rPr>
      </w:pPr>
      <w:r>
        <w:rPr>
          <w:color w:val="000000" w:themeColor="text1"/>
        </w:rPr>
        <w:t xml:space="preserve">Unter dem Druck sozialen Ausschlusses und institutioneller sozialisatorischer Interventionen identifiziert sich Kristin zunehmend mit den an sie gestellten </w:t>
      </w:r>
      <w:r>
        <w:rPr>
          <w:color w:val="000000" w:themeColor="text1"/>
        </w:rPr>
        <w:t xml:space="preserve">Männlichkeitsanforderungen. Hier liegt nahe, dass eine zumindest äußerlich erfolgreiche Übernahme der männlichen Geschlechterrolle Kristin erlaubt, ein Stück weit Schutz in den Nischen des autokratischen DDR-Systems zu finden. </w:t>
      </w:r>
      <w:r>
        <w:rPr>
          <w:color w:val="000000" w:themeColor="text1"/>
        </w:rPr>
        <w:t xml:space="preserve">Daher </w:t>
      </w:r>
      <w:r>
        <w:rPr>
          <w:color w:val="000000" w:themeColor="text1"/>
        </w:rPr>
        <w:t xml:space="preserve">ist geschlechtliche Anpassung als soziale und psychische Überlebensstrategie zu verstehen, die es Kristin ermöglicht, sich einem sowohl familialen als auch institutionell verankerten System der Überwachung</w:t>
      </w:r>
      <w:r>
        <w:rPr>
          <w:color w:val="000000" w:themeColor="text1"/>
        </w:rPr>
        <w:t xml:space="preserve"> Bestrafung </w:t>
      </w:r>
      <w:r>
        <w:rPr>
          <w:color w:val="000000" w:themeColor="text1"/>
        </w:rPr>
        <w:t xml:space="preserve">und Verletzung </w:t>
      </w:r>
      <w:r>
        <w:rPr>
          <w:color w:val="000000" w:themeColor="text1"/>
        </w:rPr>
        <w:t xml:space="preserve">zumindest zeitweise zu entziehen.</w:t>
      </w:r>
    </w:p>
    <w:p w14:paraId="3BE23C1C" w14:textId="77777777" w:rsidR="00E944F1" w:rsidRPr="007310A7" w:rsidRDefault="00E944F1" w:rsidP="007A4A63">
      <w:pPr>
        <w:spacing w:before="480" w:after="120" w:line="360" w:lineRule="auto"/>
        <w:jc w:val="both"/>
        <w:rPr>
          <w:i/>
          <w:color w:val="000000" w:themeColor="text1"/>
        </w:rPr>
      </w:pPr>
      <w:r w:rsidRPr="007310A7">
        <w:rPr>
          <w:i/>
          <w:color w:val="000000" w:themeColor="text1"/>
        </w:rPr>
        <w:t>Ausbildung, Partnerschaft und Militärzeit vor der Wende</w:t>
      </w:r>
    </w:p>
    <w:p w14:paraId="45614EDE" w14:textId="4007E6B5" w:rsidR="00E944F1" w:rsidRPr="007310A7" w:rsidRDefault="00E944F1" w:rsidP="0078702F">
      <w:pPr>
        <w:spacing w:line="360" w:lineRule="auto"/>
        <w:jc w:val="both"/>
        <w:rPr>
          <w:color w:val="000000" w:themeColor="text1"/>
        </w:rPr>
      </w:pPr>
      <w:r w:rsidRPr="007310A7">
        <w:rPr>
          <w:color w:val="000000" w:themeColor="text1"/>
        </w:rPr>
        <w:t>Nach 11 Jahren polytechnischer Oberschule beginnt Kristin eine Ausbildung</w:t>
      </w:r>
      <w:r w:rsidR="00353202" w:rsidRPr="007310A7">
        <w:rPr>
          <w:color w:val="000000" w:themeColor="text1"/>
        </w:rPr>
        <w:t xml:space="preserve"> zur Krankenpflegerin</w:t>
      </w:r>
      <w:r w:rsidRPr="007310A7">
        <w:rPr>
          <w:color w:val="000000" w:themeColor="text1"/>
        </w:rPr>
        <w:t xml:space="preserve">, die in der DDR an einer medizinischen Fachschule absolviert wird. Es ist naheliegend, dass Kristin sich im Zuge ihrer zahlreichen Kontakte mit dem Medizinsystem bereits vor der Ausbildung fachliches Wissen über ihren Körper und dessen Prozesse angeeignet hat. Somit kann die Berufswahl auch als Ermächtigung in Bezug auf die gemachten Medikalisierungserfahrungen verstanden werden. </w:t>
      </w:r>
    </w:p>
    <w:p w14:paraId="411B75B0" w14:textId="0865FC47" w:rsidR="00E944F1" w:rsidRPr="007310A7" w:rsidRDefault="00E944F1" w:rsidP="0078702F">
      <w:pPr>
        <w:spacing w:line="360" w:lineRule="auto"/>
        <w:jc w:val="both"/>
        <w:rPr>
          <w:color w:val="000000" w:themeColor="text1"/>
        </w:rPr>
      </w:pPr>
      <w:r>
        <w:rPr>
          <w:color w:val="000000" w:themeColor="text1"/>
        </w:rPr>
        <w:t xml:space="preserve">Noch während der Ausbildung lernt Kristin über eine Zeitungsanzeige ihre zukünftige Partnerin Sabine kennen. Die</w:t>
      </w:r>
      <w:r>
        <w:rPr>
          <w:color w:val="000000" w:themeColor="text1"/>
        </w:rPr>
        <w:t xml:space="preserve"> B</w:t>
      </w:r>
      <w:r>
        <w:rPr>
          <w:color w:val="000000" w:themeColor="text1"/>
        </w:rPr>
        <w:t xml:space="preserve">iographin beschreibt diese Lebensphase als eine Zeit in der „nach außen hin alles ok gewesen sei“ und begründet dies damit, dass sie ihre weibliche Seite „im Griff“ gehabt habe. Sie spricht im Interview kaum über ihre Partnerin und präsentiert die Beziehung als Ergebnis eines zumindest nach außen hin erfolgreichen geschlechtlichen Anpassungsprozesses. Die Beziehung und spätere Ehe bzw. Familiengründung verdeutlicht Kristins Annahme der männlichen heterosexuellen Geschlechterrolle und ermöglicht ihr den Normalitätsanforderungen der „</w:t>
      </w:r>
      <w:proofErr w:type="spellStart"/>
      <w:r>
        <w:rPr>
          <w:color w:val="000000" w:themeColor="text1"/>
        </w:rPr>
        <w:t xml:space="preserve">promaritalistischen</w:t>
      </w:r>
      <w:proofErr w:type="spellEnd"/>
      <w:r>
        <w:rPr>
          <w:color w:val="000000" w:themeColor="text1"/>
        </w:rPr>
        <w:t xml:space="preserve">“ und „</w:t>
      </w:r>
      <w:proofErr w:type="spellStart"/>
      <w:r>
        <w:rPr>
          <w:color w:val="000000" w:themeColor="text1"/>
        </w:rPr>
        <w:t xml:space="preserve">pronatalistischen</w:t>
      </w:r>
      <w:proofErr w:type="spellEnd"/>
      <w:r>
        <w:rPr>
          <w:color w:val="000000" w:themeColor="text1"/>
        </w:rPr>
        <w:t xml:space="preserve">“ DDR der 80er Jahre zu entsprechen </w:t>
      </w:r>
      <w:r w:rsidR="002A1201" w:rsidRPr="007310A7">
        <w:rPr>
          <w:color w:val="000000" w:themeColor="text1"/>
        </w:rPr>
        <w:fldChar w:fldCharType="begin"/>
      </w:r>
      <w:r w:rsidR="00F370E7">
        <w:rPr>
          <w:color w:val="000000" w:themeColor="text1"/>
        </w:rPr>
        <w:instrText xml:space="preserve"> ADDIN ZOTERO_ITEM CSL_CITATION {"citationID":"5oGYxBFt","properties":{"unsorted":false,"formattedCitation":"(vgl. Sch\\uc0\\u228{}ffler 2021)","plainCitation":"(vgl. Schäffler 2021)","dontUpdate":true,"noteIndex":0},"citationItems":[{"id":1322,"uris":["http://zotero.org/users/local/owKliTIb/items/5CHSRCL9"],"itemData":{"id":1322,"type":"chapter","collection-title":"Schriftenreihe / Bundeszentrale für Politische Bildung","container-title":"Deutschland Archiv","language":"ger","note":"ISBN: 9783742508379\nnumber-of-pages: 1\ncollection-number: Band 10837","page":"66-73","publisher":"Bundeszentrale für politische Bildung","publisher-place":"Bonn","source":"K10plus ISBN","title":"Ein »eigener« Weg der Paarbeziehungen: Nichtehelichkeit in der späten DDR und in Ostdeutschland","editor":[{"family":"Linnekugel","given":"Anja"},{"family":"Michel","given":"Dirk"}],"author":[{"family":"Schäffler","given":"Eva"}],"issued":{"date-parts":[["2021"]]}},"prefix":"vgl."}],"schema":"https://github.com/citation-style-language/schema/raw/master/csl-citation.json"} </w:instrText>
      </w:r>
      <w:r w:rsidR="002A1201" w:rsidRPr="007310A7">
        <w:rPr>
          <w:color w:val="000000" w:themeColor="text1"/>
        </w:rPr>
        <w:fldChar w:fldCharType="separate"/>
      </w:r>
      <w:r>
        <w:rPr>
          <w:rFonts w:ascii="Cambria" w:hAnsi="Cambria" w:cs="Times New Roman"/>
          <w:color w:val="000000" w:themeColor="text1"/>
        </w:rPr>
        <w:t xml:space="preserve">(</w:t>
      </w:r>
      <w:proofErr w:type="spellStart"/>
      <w:del w:id="1000125" w:author="Claude Lektorat" w:date="2026-06-30T12:18:05Z">
        <w:r>
          <w:rPr>
            <w:rFonts w:ascii="Cambria" w:hAnsi="Cambria" w:cs="Times New Roman"/>
            <w:color w:val="000000" w:themeColor="text1"/>
          </w:rPr>
          <w:delText xml:space="preserve">chäffler</w:delText>
        </w:r>
      </w:del>
      <w:ins w:id="1000126" w:author="Claude Lektorat" w:date="2026-06-30T12:18:05Z">
        <w:r>
          <w:rPr>
            <w:rFonts w:ascii="Cambria" w:hAnsi="Cambria" w:cs="Times New Roman"/>
            <w:color w:val="000000" w:themeColor="text1"/>
          </w:rPr>
          <w:t xml:space="preserve">Schäffler</w:t>
        </w:r>
      </w:ins>
      <w:proofErr w:type="spellEnd"/>
      <w:r>
        <w:rPr>
          <w:rFonts w:ascii="Cambria" w:hAnsi="Cambria" w:cs="Times New Roman"/>
          <w:color w:val="000000" w:themeColor="text1"/>
        </w:rPr>
        <w:t xml:space="preserve"> 2021)</w:t>
      </w:r>
      <w:r w:rsidR="002A1201" w:rsidRPr="007310A7">
        <w:rPr>
          <w:color w:val="000000" w:themeColor="text1"/>
        </w:rPr>
        <w:fldChar w:fldCharType="end"/>
      </w:r>
      <w:r>
        <w:rPr>
          <w:color w:val="000000" w:themeColor="text1"/>
        </w:rPr>
        <w:t xml:space="preserve">.</w:t>
      </w:r>
    </w:p>
    <w:p w14:paraId="557EAF03" w14:textId="1D369A1A" w:rsidR="00E944F1" w:rsidRPr="007310A7" w:rsidRDefault="00E944F1" w:rsidP="0078702F">
      <w:pPr>
        <w:spacing w:line="360" w:lineRule="auto"/>
        <w:jc w:val="both"/>
        <w:rPr>
          <w:color w:val="000000" w:themeColor="text1"/>
        </w:rPr>
      </w:pPr>
      <w:r w:rsidRPr="007310A7">
        <w:rPr>
          <w:color w:val="000000" w:themeColor="text1"/>
        </w:rPr>
        <w:t>Zugleich scheint es sich um eine Art Kompromisslösung</w:t>
      </w:r>
      <w:r w:rsidR="00353202" w:rsidRPr="007310A7">
        <w:rPr>
          <w:color w:val="000000" w:themeColor="text1"/>
        </w:rPr>
        <w:t xml:space="preserve"> zu handeln</w:t>
      </w:r>
      <w:r w:rsidRPr="007310A7">
        <w:rPr>
          <w:color w:val="000000" w:themeColor="text1"/>
        </w:rPr>
        <w:t>, die Kristin die Erfüllung der männlichen Geschlechterrolle ermöglicht</w:t>
      </w:r>
      <w:r w:rsidR="00353202" w:rsidRPr="007310A7">
        <w:rPr>
          <w:color w:val="000000" w:themeColor="text1"/>
        </w:rPr>
        <w:t>,</w:t>
      </w:r>
      <w:r w:rsidRPr="007310A7">
        <w:rPr>
          <w:color w:val="000000" w:themeColor="text1"/>
        </w:rPr>
        <w:t xml:space="preserve"> ohne auf die Dimension des Weiblichen </w:t>
      </w:r>
      <w:r w:rsidR="00353202" w:rsidRPr="007310A7">
        <w:rPr>
          <w:color w:val="000000" w:themeColor="text1"/>
        </w:rPr>
        <w:t xml:space="preserve">komplett </w:t>
      </w:r>
      <w:r w:rsidRPr="007310A7">
        <w:rPr>
          <w:color w:val="000000" w:themeColor="text1"/>
        </w:rPr>
        <w:t>verzichten zu müssen:</w:t>
      </w:r>
    </w:p>
    <w:p w14:paraId="22842D4A" w14:textId="77777777" w:rsidR="00E944F1" w:rsidRPr="007310A7" w:rsidRDefault="00E944F1" w:rsidP="00AE1B36">
      <w:pPr>
        <w:spacing w:before="240" w:after="240" w:line="360" w:lineRule="auto"/>
        <w:ind w:left="567" w:right="509"/>
        <w:jc w:val="both"/>
        <w:rPr>
          <w:color w:val="000000" w:themeColor="text1"/>
          <w:sz w:val="22"/>
          <w:szCs w:val="22"/>
        </w:rPr>
      </w:pPr>
      <w:r w:rsidRPr="007310A7">
        <w:rPr>
          <w:color w:val="000000" w:themeColor="text1"/>
          <w:sz w:val="22"/>
          <w:szCs w:val="22"/>
        </w:rPr>
        <w:t xml:space="preserve">„und dann </w:t>
      </w:r>
      <w:proofErr w:type="gramStart"/>
      <w:r w:rsidRPr="007310A7">
        <w:rPr>
          <w:color w:val="000000" w:themeColor="text1"/>
          <w:sz w:val="22"/>
          <w:szCs w:val="22"/>
        </w:rPr>
        <w:t>hab</w:t>
      </w:r>
      <w:proofErr w:type="gramEnd"/>
      <w:r w:rsidRPr="007310A7">
        <w:rPr>
          <w:color w:val="000000" w:themeColor="text1"/>
          <w:sz w:val="22"/>
          <w:szCs w:val="22"/>
        </w:rPr>
        <w:t xml:space="preserve"> ich ja genügend </w:t>
      </w:r>
      <w:r w:rsidRPr="007310A7">
        <w:rPr>
          <w:b/>
          <w:color w:val="000000" w:themeColor="text1"/>
          <w:sz w:val="22"/>
          <w:szCs w:val="22"/>
        </w:rPr>
        <w:t>Feminismus</w:t>
      </w:r>
      <w:r w:rsidRPr="007310A7">
        <w:rPr>
          <w:color w:val="000000" w:themeColor="text1"/>
          <w:sz w:val="22"/>
          <w:szCs w:val="22"/>
        </w:rPr>
        <w:t xml:space="preserve"> in meine Umwelt </w:t>
      </w:r>
      <w:proofErr w:type="spellStart"/>
      <w:r w:rsidRPr="007310A7">
        <w:rPr>
          <w:color w:val="000000" w:themeColor="text1"/>
          <w:sz w:val="22"/>
          <w:szCs w:val="22"/>
        </w:rPr>
        <w:t>geha:bt</w:t>
      </w:r>
      <w:proofErr w:type="spellEnd"/>
      <w:r w:rsidRPr="007310A7">
        <w:rPr>
          <w:color w:val="000000" w:themeColor="text1"/>
          <w:sz w:val="22"/>
          <w:szCs w:val="22"/>
        </w:rPr>
        <w:t xml:space="preserve"> (4) aber ich hab sie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deswegen</w:t>
      </w:r>
      <w:r w:rsidRPr="007310A7">
        <w:rPr>
          <w:color w:val="000000" w:themeColor="text1"/>
          <w:sz w:val="22"/>
          <w:szCs w:val="22"/>
        </w:rPr>
        <w:t xml:space="preserve"> ((lacht)) es </w:t>
      </w:r>
      <w:proofErr w:type="spellStart"/>
      <w:r w:rsidRPr="007310A7">
        <w:rPr>
          <w:color w:val="000000" w:themeColor="text1"/>
          <w:sz w:val="22"/>
          <w:szCs w:val="22"/>
        </w:rPr>
        <w:t>is</w:t>
      </w:r>
      <w:proofErr w:type="spellEnd"/>
      <w:r w:rsidRPr="007310A7">
        <w:rPr>
          <w:color w:val="000000" w:themeColor="text1"/>
          <w:sz w:val="22"/>
          <w:szCs w:val="22"/>
        </w:rPr>
        <w:t xml:space="preserve"> schon so dass (ich)=sie ja- sie </w:t>
      </w:r>
      <w:r w:rsidRPr="007310A7">
        <w:rPr>
          <w:b/>
          <w:color w:val="000000" w:themeColor="text1"/>
          <w:sz w:val="22"/>
          <w:szCs w:val="22"/>
        </w:rPr>
        <w:t xml:space="preserve">sehr </w:t>
      </w:r>
      <w:r w:rsidRPr="007310A7">
        <w:rPr>
          <w:b/>
          <w:color w:val="000000" w:themeColor="text1"/>
          <w:sz w:val="22"/>
          <w:szCs w:val="22"/>
        </w:rPr>
        <w:lastRenderedPageBreak/>
        <w:t>mag</w:t>
      </w:r>
      <w:r w:rsidRPr="007310A7">
        <w:rPr>
          <w:color w:val="000000" w:themeColor="text1"/>
          <w:sz w:val="22"/>
          <w:szCs w:val="22"/>
        </w:rPr>
        <w:t xml:space="preserve">, äh aber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 xml:space="preserve">deswegen </w:t>
      </w:r>
      <w:r w:rsidRPr="007310A7">
        <w:rPr>
          <w:color w:val="000000" w:themeColor="text1"/>
          <w:sz w:val="22"/>
          <w:szCs w:val="22"/>
        </w:rPr>
        <w:t xml:space="preserve">also ((stockt)) aber der weibliche Anteil in meinem </w:t>
      </w:r>
      <w:r w:rsidRPr="007310A7">
        <w:rPr>
          <w:b/>
          <w:color w:val="000000" w:themeColor="text1"/>
          <w:sz w:val="22"/>
          <w:szCs w:val="22"/>
        </w:rPr>
        <w:t>Leben</w:t>
      </w:r>
      <w:r w:rsidRPr="007310A7">
        <w:rPr>
          <w:color w:val="000000" w:themeColor="text1"/>
          <w:sz w:val="22"/>
          <w:szCs w:val="22"/>
        </w:rPr>
        <w:t xml:space="preserve"> war dann </w:t>
      </w:r>
      <w:r w:rsidRPr="007310A7">
        <w:rPr>
          <w:b/>
          <w:color w:val="000000" w:themeColor="text1"/>
          <w:sz w:val="22"/>
          <w:szCs w:val="22"/>
        </w:rPr>
        <w:t xml:space="preserve">da: </w:t>
      </w:r>
      <w:r w:rsidRPr="007310A7">
        <w:rPr>
          <w:color w:val="000000" w:themeColor="text1"/>
          <w:sz w:val="22"/>
          <w:szCs w:val="22"/>
        </w:rPr>
        <w:t>(2)</w:t>
      </w:r>
      <w:r w:rsidRPr="007310A7">
        <w:rPr>
          <w:b/>
          <w:color w:val="000000" w:themeColor="text1"/>
          <w:sz w:val="22"/>
          <w:szCs w:val="22"/>
        </w:rPr>
        <w:t xml:space="preserve"> </w:t>
      </w:r>
      <w:r w:rsidRPr="007310A7">
        <w:rPr>
          <w:color w:val="000000" w:themeColor="text1"/>
          <w:sz w:val="22"/>
          <w:szCs w:val="22"/>
        </w:rPr>
        <w:t>und damit war=s dann für mich auch soweit gut“</w:t>
      </w:r>
    </w:p>
    <w:p w14:paraId="3DACC73B" w14:textId="1E2B0AC4" w:rsidR="00E944F1" w:rsidRPr="007310A7" w:rsidRDefault="00E944F1" w:rsidP="0078702F">
      <w:pPr>
        <w:spacing w:line="360" w:lineRule="auto"/>
        <w:jc w:val="both"/>
        <w:rPr>
          <w:color w:val="000000" w:themeColor="text1"/>
        </w:rPr>
      </w:pPr>
      <w:r>
        <w:rPr>
          <w:color w:val="000000" w:themeColor="text1"/>
        </w:rPr>
        <w:t xml:space="preserve">Die </w:t>
      </w:r>
      <w:r>
        <w:rPr>
          <w:color w:val="000000" w:themeColor="text1"/>
        </w:rPr>
        <w:t xml:space="preserve">Übertragung </w:t>
      </w:r>
      <w:r>
        <w:rPr>
          <w:color w:val="000000" w:themeColor="text1"/>
        </w:rPr>
        <w:t xml:space="preserve">eigener </w:t>
      </w:r>
      <w:r>
        <w:rPr>
          <w:color w:val="000000" w:themeColor="text1"/>
        </w:rPr>
        <w:t xml:space="preserve">weiblicher (</w:t>
      </w:r>
      <w:r>
        <w:rPr>
          <w:color w:val="000000" w:themeColor="text1"/>
        </w:rPr>
        <w:t xml:space="preserve">Persönlichkeits</w:t>
      </w:r>
      <w:r>
        <w:rPr>
          <w:color w:val="000000" w:themeColor="text1"/>
        </w:rPr>
        <w:t xml:space="preserve">-)A</w:t>
      </w:r>
      <w:r>
        <w:rPr>
          <w:color w:val="000000" w:themeColor="text1"/>
        </w:rPr>
        <w:t xml:space="preserve">nteile an </w:t>
      </w:r>
      <w:r>
        <w:rPr>
          <w:color w:val="000000" w:themeColor="text1"/>
        </w:rPr>
        <w:t xml:space="preserve">ihre </w:t>
      </w:r>
      <w:r>
        <w:rPr>
          <w:color w:val="000000" w:themeColor="text1"/>
        </w:rPr>
        <w:t xml:space="preserve">Partnerin legt nahe, dass es sich schnell um eine sehr enge Bindung handelt</w:t>
      </w:r>
      <w:r>
        <w:rPr>
          <w:color w:val="000000" w:themeColor="text1"/>
        </w:rPr>
        <w:t xml:space="preserve">. </w:t>
      </w:r>
      <w:r>
        <w:rPr>
          <w:color w:val="000000" w:themeColor="text1"/>
        </w:rPr>
        <w:t xml:space="preserve">Auf einer praktischen Ebene bedeutet der Eingang der Partnerschaft – zumindest nach Eheschließung – dass es Sabine und Kristin möglich ist, eine eigene Wohnung zu beziehen.</w:t>
      </w:r>
      <w:r w:rsidRPr="007310A7">
        <w:rPr>
          <w:rStyle w:val="Funotenzeichen"/>
          <w:color w:val="000000" w:themeColor="text1"/>
        </w:rPr>
        <w:footnoteReference w:id="151"/>
      </w:r>
      <w:r>
        <w:rPr>
          <w:color w:val="000000" w:themeColor="text1"/>
        </w:rPr>
        <w:t xml:space="preserve"> Zunächst führt das Paar jedoch eine Fernbeziehung, da Kristin ab 1981 ihren Militärdienst bei der NVA absolviert.</w:t>
      </w:r>
      <w:r w:rsidRPr="007310A7">
        <w:rPr>
          <w:rStyle w:val="Funotenzeichen"/>
          <w:color w:val="000000" w:themeColor="text1"/>
        </w:rPr>
        <w:footnoteReference w:id="152"/>
      </w:r>
      <w:r>
        <w:rPr>
          <w:color w:val="000000" w:themeColor="text1"/>
        </w:rPr>
        <w:t xml:space="preserve"> Im Interview erwähnt die Autobiographin die Militärzeit, die sie „genossen“ habe nur in einem Nebensatz. Die Vermeidung des Themas lässt sich </w:t>
      </w:r>
      <w:r>
        <w:rPr>
          <w:color w:val="000000" w:themeColor="text1"/>
        </w:rPr>
        <w:t xml:space="preserve">primär </w:t>
      </w:r>
      <w:r>
        <w:rPr>
          <w:color w:val="000000" w:themeColor="text1"/>
        </w:rPr>
        <w:t xml:space="preserve">mit den für die Rekruten-Zeit bei der NVA üblichen Belastungen und Repressalien erklären. Da Kristin zu diesem Zeitpunkt des Interviews jedoch bereits sehr offen über ihre Gewalt- und Ausgrenzungserfahrungen in anderen Kontexten berichtet hat, ist ebenfalls denkbar, dass das Militär für sie eine Möglichkeit darstellt im sozialistischen Kollektiv zu verschwinden und gerade dadurch ein gewisses Maß an Entlastung </w:t>
      </w:r>
      <w:r>
        <w:rPr>
          <w:color w:val="000000" w:themeColor="text1"/>
        </w:rPr>
        <w:t xml:space="preserve">zu </w:t>
      </w:r>
      <w:r>
        <w:rPr>
          <w:color w:val="000000" w:themeColor="text1"/>
        </w:rPr>
        <w:t xml:space="preserve">erleb</w:t>
      </w:r>
      <w:r>
        <w:rPr>
          <w:color w:val="000000" w:themeColor="text1"/>
        </w:rPr>
        <w:t xml:space="preserve">en</w:t>
      </w:r>
      <w:r>
        <w:rPr>
          <w:color w:val="000000" w:themeColor="text1"/>
        </w:rPr>
        <w:t xml:space="preserve">. Bedingung um an diesem Punkt ihres Lebens ein Stück weit Normalität zu </w:t>
      </w:r>
      <w:r>
        <w:rPr>
          <w:color w:val="000000" w:themeColor="text1"/>
        </w:rPr>
        <w:t xml:space="preserve">erfahren </w:t>
      </w:r>
      <w:r>
        <w:rPr>
          <w:color w:val="000000" w:themeColor="text1"/>
        </w:rPr>
        <w:t xml:space="preserve">ist </w:t>
      </w:r>
      <w:del w:id="1000127" w:author="Claude Lektorat" w:date="2026-06-30T12:18:05Z">
        <w:r>
          <w:rPr>
            <w:color w:val="000000" w:themeColor="text1"/>
          </w:rPr>
          <w:delText xml:space="preserve">allerding</w:delText>
        </w:r>
      </w:del>
      <w:ins w:id="1000128" w:author="Claude Lektorat" w:date="2026-06-30T12:18:05Z">
        <w:r>
          <w:rPr>
            <w:color w:val="000000" w:themeColor="text1"/>
          </w:rPr>
          <w:t xml:space="preserve">allerdings</w:t>
        </w:r>
      </w:ins>
      <w:r>
        <w:rPr>
          <w:color w:val="000000" w:themeColor="text1"/>
        </w:rPr>
        <w:t xml:space="preserve"> erneut, dass sie sich an die männliche Rolle anpasst und ihre intergeschlechtliche Besonderheit unerkannt bleibt. Gleichzeitig kann die Dethematisierung der NVA-Zeit auch aus der gegenwärtigen Perspektive der</w:t>
      </w:r>
      <w:r>
        <w:rPr>
          <w:color w:val="000000" w:themeColor="text1"/>
        </w:rPr>
        <w:t xml:space="preserve"> B</w:t>
      </w:r>
      <w:r>
        <w:rPr>
          <w:color w:val="000000" w:themeColor="text1"/>
        </w:rPr>
        <w:t xml:space="preserve">iographin verstanden werden: Eine möglicherweise sogar erfolgreich in der männlichen Geschlechterrolle absolvierte NVA-Militärzeit lässt sich insbesondere vor dem Hintergrund gegenwärtiger DDR-Diskurse nicht ohne </w:t>
      </w:r>
      <w:r>
        <w:rPr>
          <w:color w:val="000000" w:themeColor="text1"/>
        </w:rPr>
        <w:t xml:space="preserve">inhaltliche </w:t>
      </w:r>
      <w:r>
        <w:rPr>
          <w:color w:val="000000" w:themeColor="text1"/>
        </w:rPr>
        <w:t xml:space="preserve">Brüche in Kristins gegenwärtige biographische </w:t>
      </w:r>
      <w:r>
        <w:rPr>
          <w:color w:val="000000" w:themeColor="text1"/>
        </w:rPr>
        <w:t xml:space="preserve">Selbstpräsentation </w:t>
      </w:r>
      <w:r>
        <w:rPr>
          <w:color w:val="000000" w:themeColor="text1"/>
        </w:rPr>
        <w:t xml:space="preserve">integrieren.</w:t>
      </w:r>
    </w:p>
    <w:p w14:paraId="2863FAED" w14:textId="09AE64D3" w:rsidR="00E944F1" w:rsidRPr="007310A7" w:rsidRDefault="00E944F1" w:rsidP="0078702F">
      <w:pPr>
        <w:spacing w:line="360" w:lineRule="auto"/>
        <w:jc w:val="both"/>
        <w:rPr>
          <w:color w:val="000000" w:themeColor="text1"/>
        </w:rPr>
      </w:pPr>
      <w:r>
        <w:rPr>
          <w:color w:val="000000" w:themeColor="text1"/>
        </w:rPr>
        <w:t xml:space="preserve">Die gemeinsame Wohnung, die das mittlerweile verheiratete Paar ein Jahr nach Ende der Militärzeit bezieht, ermöglicht es Kristin</w:t>
      </w:r>
      <w:r>
        <w:rPr>
          <w:color w:val="000000" w:themeColor="text1"/>
        </w:rPr>
        <w:t xml:space="preserve"> bei ihrer Mutter auszuziehen und zumindest räumliche Distanz in das von Gewalt und Abwertung geprägte familiale Verhältnis zu bringen. Denkbar ist</w:t>
      </w:r>
      <w:r>
        <w:rPr>
          <w:color w:val="000000" w:themeColor="text1"/>
        </w:rPr>
        <w:t xml:space="preserve"> hier zudem,</w:t>
      </w:r>
      <w:r>
        <w:rPr>
          <w:color w:val="000000" w:themeColor="text1"/>
        </w:rPr>
        <w:t xml:space="preserve"> dass eine neue</w:t>
      </w:r>
      <w:r>
        <w:rPr>
          <w:color w:val="000000" w:themeColor="text1"/>
        </w:rPr>
        <w:t xml:space="preserve"> </w:t>
      </w:r>
      <w:r>
        <w:rPr>
          <w:color w:val="000000" w:themeColor="text1"/>
        </w:rPr>
        <w:t xml:space="preserve">Bezugsperson </w:t>
      </w:r>
      <w:r>
        <w:rPr>
          <w:color w:val="000000" w:themeColor="text1"/>
        </w:rPr>
        <w:t xml:space="preserve">ihr </w:t>
      </w:r>
      <w:r>
        <w:rPr>
          <w:color w:val="000000" w:themeColor="text1"/>
        </w:rPr>
        <w:t xml:space="preserve">die </w:t>
      </w:r>
      <w:r>
        <w:rPr>
          <w:color w:val="000000" w:themeColor="text1"/>
        </w:rPr>
        <w:t xml:space="preserve">Loslösung aus der traumatisch geprägten Bindung zu</w:t>
      </w:r>
      <w:r>
        <w:rPr>
          <w:color w:val="000000" w:themeColor="text1"/>
        </w:rPr>
        <w:t xml:space="preserve"> ihrer Mutter erleichtert. </w:t>
      </w:r>
    </w:p>
    <w:p w14:paraId="32DBDBCE" w14:textId="76ABF297" w:rsidR="00E944F1" w:rsidRPr="007310A7" w:rsidRDefault="00890F47" w:rsidP="00442AE7">
      <w:pPr>
        <w:spacing w:before="240" w:line="360" w:lineRule="auto"/>
        <w:jc w:val="both"/>
        <w:rPr>
          <w:color w:val="000000" w:themeColor="text1"/>
        </w:rPr>
      </w:pPr>
      <w:r w:rsidRPr="007310A7">
        <w:rPr>
          <w:color w:val="000000" w:themeColor="text1"/>
        </w:rPr>
        <w:lastRenderedPageBreak/>
        <w:t xml:space="preserve">Während Kristin vor dem Mauerfall noch eine militärische Karriere in Erwägung zieht, beginnt sie kurz </w:t>
      </w:r>
      <w:r w:rsidR="006F4F66" w:rsidRPr="007310A7">
        <w:rPr>
          <w:color w:val="000000" w:themeColor="text1"/>
        </w:rPr>
        <w:t xml:space="preserve">nach der Wiedervereinigung zwischen DDR und BRD </w:t>
      </w:r>
      <w:r w:rsidRPr="007310A7">
        <w:rPr>
          <w:color w:val="000000" w:themeColor="text1"/>
        </w:rPr>
        <w:t xml:space="preserve">in einer </w:t>
      </w:r>
      <w:r w:rsidR="006F4F66" w:rsidRPr="007310A7">
        <w:rPr>
          <w:color w:val="000000" w:themeColor="text1"/>
        </w:rPr>
        <w:t>Klinik in ihrem Wohnort zu arbeiten</w:t>
      </w:r>
      <w:r w:rsidR="00E944F1" w:rsidRPr="007310A7">
        <w:rPr>
          <w:color w:val="000000" w:themeColor="text1"/>
        </w:rPr>
        <w:t xml:space="preserve">. Ähnlich wie ihre Militärzeit erwähnt die </w:t>
      </w:r>
      <w:r w:rsidR="006F4F66" w:rsidRPr="007310A7">
        <w:rPr>
          <w:color w:val="000000" w:themeColor="text1"/>
        </w:rPr>
        <w:t>B</w:t>
      </w:r>
      <w:r w:rsidR="00E944F1" w:rsidRPr="007310A7">
        <w:rPr>
          <w:color w:val="000000" w:themeColor="text1"/>
        </w:rPr>
        <w:t xml:space="preserve">iographin den politischen Umbruch </w:t>
      </w:r>
      <w:r w:rsidR="000A7C58" w:rsidRPr="007310A7">
        <w:rPr>
          <w:color w:val="000000" w:themeColor="text1"/>
        </w:rPr>
        <w:t xml:space="preserve">im Zuge des Mauerfalls </w:t>
      </w:r>
      <w:r w:rsidR="00E944F1" w:rsidRPr="007310A7">
        <w:rPr>
          <w:color w:val="000000" w:themeColor="text1"/>
        </w:rPr>
        <w:t xml:space="preserve">und die </w:t>
      </w:r>
      <w:r w:rsidR="0040712A" w:rsidRPr="007310A7">
        <w:rPr>
          <w:color w:val="000000" w:themeColor="text1"/>
        </w:rPr>
        <w:t xml:space="preserve">daraus </w:t>
      </w:r>
      <w:r w:rsidR="00E944F1" w:rsidRPr="007310A7">
        <w:rPr>
          <w:color w:val="000000" w:themeColor="text1"/>
        </w:rPr>
        <w:t>resultierenden gesellschaftlichen Veränderungen im Interview nicht. Diese Dethematisierung lässt sich auf der Präsentationsebene auch als biografische Dekontextualisierung verstehen: Kristin vermeidet in ihrer Erzählung als DDR-sozialisierte Person in Erscheinung zu treten. Ihr Leben unterscheidet sich auf der Präsentationebene nicht von dem einer westdeutschen bzw. BRD-sozialisierten Person. Dies lässt sich insofern als Anpassungsstrategi</w:t>
      </w:r>
      <w:r w:rsidR="006F4F66" w:rsidRPr="007310A7">
        <w:rPr>
          <w:color w:val="000000" w:themeColor="text1"/>
        </w:rPr>
        <w:t>e</w:t>
      </w:r>
      <w:r w:rsidR="00E944F1" w:rsidRPr="007310A7">
        <w:rPr>
          <w:color w:val="000000" w:themeColor="text1"/>
        </w:rPr>
        <w:t xml:space="preserve"> </w:t>
      </w:r>
      <w:proofErr w:type="gramStart"/>
      <w:r w:rsidR="00E944F1" w:rsidRPr="007310A7">
        <w:rPr>
          <w:color w:val="000000" w:themeColor="text1"/>
        </w:rPr>
        <w:t>an</w:t>
      </w:r>
      <w:r w:rsidR="006F4F66" w:rsidRPr="007310A7">
        <w:rPr>
          <w:color w:val="000000" w:themeColor="text1"/>
        </w:rPr>
        <w:t xml:space="preserve"> </w:t>
      </w:r>
      <w:r w:rsidR="00E944F1" w:rsidRPr="007310A7">
        <w:rPr>
          <w:color w:val="000000" w:themeColor="text1"/>
        </w:rPr>
        <w:t>herrschende</w:t>
      </w:r>
      <w:proofErr w:type="gramEnd"/>
      <w:r w:rsidR="00E944F1" w:rsidRPr="007310A7">
        <w:rPr>
          <w:color w:val="000000" w:themeColor="text1"/>
        </w:rPr>
        <w:t xml:space="preserve"> Machtverhältnisse verstehen, als dass ostdeutsche Identitäten und Lebensrealitäten in gegenwärtigen Diskursen vielfach negativ bewertet bzw. abgewertet werden und auch in queeren aktivistischen Diskursen oft noch wenig Raum finden.</w:t>
      </w:r>
    </w:p>
    <w:p w14:paraId="378C3552" w14:textId="00694CE6" w:rsidR="00E944F1" w:rsidRPr="007310A7" w:rsidRDefault="00E944F1" w:rsidP="006F4F66">
      <w:pPr>
        <w:spacing w:before="240" w:line="360" w:lineRule="auto"/>
        <w:jc w:val="both"/>
        <w:rPr>
          <w:color w:val="000000" w:themeColor="text1"/>
        </w:rPr>
      </w:pPr>
      <w:r>
        <w:rPr>
          <w:color w:val="000000" w:themeColor="text1"/>
        </w:rPr>
        <w:t xml:space="preserve">Auf der Ebene der erzählten Lebensgeschichte wird deutlich, dass eine Thematisierung der eigenen DDR-Vergangenheit nur in Kontexten des im </w:t>
      </w:r>
      <w:del w:id="1000129" w:author="Claude Lektorat" w:date="2026-06-30T12:18:05Z">
        <w:r>
          <w:rPr>
            <w:color w:val="000000" w:themeColor="text1"/>
          </w:rPr>
          <w:delText xml:space="preserve">wesentlichen</w:delText>
        </w:r>
      </w:del>
      <w:ins w:id="1000130" w:author="Claude Lektorat" w:date="2026-06-30T12:18:05Z">
        <w:r>
          <w:rPr>
            <w:color w:val="000000" w:themeColor="text1"/>
          </w:rPr>
          <w:t xml:space="preserve">Wesentlichen</w:t>
        </w:r>
      </w:ins>
      <w:r>
        <w:rPr>
          <w:color w:val="000000" w:themeColor="text1"/>
        </w:rPr>
        <w:t xml:space="preserve"> passiven Opfer- bzw. Ausgesetzt-Seins thematisierbar ist. Wenn die </w:t>
      </w:r>
      <w:r>
        <w:rPr>
          <w:color w:val="000000" w:themeColor="text1"/>
        </w:rPr>
        <w:t xml:space="preserve">B</w:t>
      </w:r>
      <w:r>
        <w:rPr>
          <w:color w:val="000000" w:themeColor="text1"/>
        </w:rPr>
        <w:t xml:space="preserve">iographin über die </w:t>
      </w:r>
      <w:r>
        <w:rPr>
          <w:color w:val="000000" w:themeColor="text1"/>
        </w:rPr>
        <w:t xml:space="preserve">Hormon-</w:t>
      </w:r>
      <w:r>
        <w:rPr>
          <w:color w:val="000000" w:themeColor="text1"/>
        </w:rPr>
        <w:t xml:space="preserve">Präparate ihrer nicht selbsteingewilligten Hormonersatztherapie als Kind spricht, ist das die einzige Stelle im Interview, in dem sie den Begriff DDR verwendet. Die Phasen in denen sie aktiver, wenn auch in einem engeren Sinne nicht selbstbestimmt, am institutionellen System DDR partizipiert, bleiben unausgesprochen. So thematisiert Kristin auch ihre anzunehmende Jugendsozialisierung in den DDR-Massenorganisationen nicht.</w:t>
      </w:r>
    </w:p>
    <w:p w14:paraId="18E64935" w14:textId="686A2611" w:rsidR="00E944F1" w:rsidRPr="007310A7" w:rsidRDefault="00E944F1" w:rsidP="0078702F">
      <w:pPr>
        <w:spacing w:line="360" w:lineRule="auto"/>
        <w:jc w:val="both"/>
        <w:rPr>
          <w:color w:val="000000" w:themeColor="text1"/>
        </w:rPr>
      </w:pPr>
      <w:r w:rsidRPr="007310A7">
        <w:rPr>
          <w:color w:val="000000" w:themeColor="text1"/>
        </w:rPr>
        <w:t>Auch wenn Kristin im Zuge der</w:t>
      </w:r>
      <w:r w:rsidR="00581A52" w:rsidRPr="007310A7">
        <w:rPr>
          <w:color w:val="000000" w:themeColor="text1"/>
        </w:rPr>
        <w:t xml:space="preserve"> erlebten</w:t>
      </w:r>
      <w:r w:rsidRPr="007310A7">
        <w:rPr>
          <w:color w:val="000000" w:themeColor="text1"/>
        </w:rPr>
        <w:t xml:space="preserve"> </w:t>
      </w:r>
      <w:r w:rsidR="00581A52" w:rsidRPr="007310A7">
        <w:rPr>
          <w:color w:val="000000" w:themeColor="text1"/>
        </w:rPr>
        <w:t xml:space="preserve">gesellschaftlichen Umbruchssituation </w:t>
      </w:r>
      <w:r w:rsidRPr="007310A7">
        <w:rPr>
          <w:color w:val="000000" w:themeColor="text1"/>
        </w:rPr>
        <w:t xml:space="preserve">nur vorübergehend ohne Arbeit ist und kurz nach der Wende in einer Klinik als </w:t>
      </w:r>
      <w:r w:rsidR="00581A52" w:rsidRPr="007310A7">
        <w:rPr>
          <w:color w:val="000000" w:themeColor="text1"/>
        </w:rPr>
        <w:t xml:space="preserve">Krankenpflegerin </w:t>
      </w:r>
      <w:r w:rsidRPr="007310A7">
        <w:rPr>
          <w:color w:val="000000" w:themeColor="text1"/>
        </w:rPr>
        <w:t>tätig wird, liegt nahe, dass die Umbruchserfahrung sie nachhaltig beeinflusst. Unter Berücksichtigung gegenwärtiger DDR-Diskurse ist davon auszugehen, dass die Dethematisierung des für sie zumindest unmittelbar eher nachteilhaften Systemwechsels den Regeln sozialer Erwünschtheit folgt.</w:t>
      </w:r>
    </w:p>
    <w:p w14:paraId="16E35089" w14:textId="77777777" w:rsidR="00E944F1" w:rsidRPr="007310A7" w:rsidRDefault="00E944F1" w:rsidP="000F4702">
      <w:pPr>
        <w:tabs>
          <w:tab w:val="left" w:pos="1600"/>
        </w:tabs>
        <w:spacing w:before="480" w:after="240" w:line="360" w:lineRule="auto"/>
        <w:jc w:val="both"/>
        <w:rPr>
          <w:i/>
          <w:color w:val="000000" w:themeColor="text1"/>
        </w:rPr>
      </w:pPr>
      <w:r w:rsidRPr="007310A7">
        <w:rPr>
          <w:i/>
          <w:color w:val="000000" w:themeColor="text1"/>
        </w:rPr>
        <w:t>Familiengründung und Etablierung in der Nach-Wende-Zeit</w:t>
      </w:r>
    </w:p>
    <w:p w14:paraId="60C7B24C" w14:textId="18FCC8FF" w:rsidR="00E944F1" w:rsidRPr="007310A7" w:rsidRDefault="00E944F1" w:rsidP="0078702F">
      <w:pPr>
        <w:tabs>
          <w:tab w:val="left" w:pos="1600"/>
        </w:tabs>
        <w:spacing w:line="360" w:lineRule="auto"/>
        <w:jc w:val="both"/>
        <w:rPr>
          <w:color w:val="000000" w:themeColor="text1"/>
        </w:rPr>
      </w:pPr>
      <w:r w:rsidRPr="007310A7">
        <w:rPr>
          <w:color w:val="000000" w:themeColor="text1"/>
        </w:rPr>
        <w:t>Die Familiengründung mit ihrer Frau Sabine beschreibt Kristin funktional und sprachlich distanziert:</w:t>
      </w:r>
    </w:p>
    <w:p w14:paraId="46FAE3C2" w14:textId="77777777" w:rsidR="00E944F1" w:rsidRPr="007310A7" w:rsidRDefault="00E944F1" w:rsidP="00FA52A9">
      <w:pPr>
        <w:spacing w:before="240" w:after="240" w:line="360" w:lineRule="auto"/>
        <w:ind w:left="720"/>
        <w:jc w:val="both"/>
        <w:rPr>
          <w:color w:val="000000" w:themeColor="text1"/>
          <w:sz w:val="22"/>
          <w:szCs w:val="22"/>
        </w:rPr>
      </w:pPr>
      <w:r w:rsidRPr="007310A7">
        <w:rPr>
          <w:rStyle w:val="identifier"/>
          <w:rFonts w:eastAsia="Times New Roman" w:cs="Times New Roman"/>
          <w:color w:val="000000" w:themeColor="text1"/>
          <w:sz w:val="22"/>
          <w:szCs w:val="22"/>
        </w:rPr>
        <w:lastRenderedPageBreak/>
        <w:t xml:space="preserve">„dann ging=s halt bisschen darum ((spricht leiser)) ob man ne </w:t>
      </w:r>
      <w:r w:rsidRPr="007310A7">
        <w:rPr>
          <w:rStyle w:val="identifier"/>
          <w:rFonts w:eastAsia="Times New Roman" w:cs="Times New Roman"/>
          <w:b/>
          <w:color w:val="000000" w:themeColor="text1"/>
          <w:sz w:val="22"/>
          <w:szCs w:val="22"/>
        </w:rPr>
        <w:t>Familie</w:t>
      </w:r>
      <w:r w:rsidRPr="007310A7">
        <w:rPr>
          <w:rStyle w:val="identifier"/>
          <w:rFonts w:eastAsia="Times New Roman" w:cs="Times New Roman"/>
          <w:color w:val="000000" w:themeColor="text1"/>
          <w:sz w:val="22"/>
          <w:szCs w:val="22"/>
        </w:rPr>
        <w:t xml:space="preserve"> gründen kann (1) und </w:t>
      </w:r>
      <w:proofErr w:type="spellStart"/>
      <w:proofErr w:type="gramStart"/>
      <w:r w:rsidRPr="007310A7">
        <w:rPr>
          <w:rStyle w:val="identifier"/>
          <w:rFonts w:eastAsia="Times New Roman" w:cs="Times New Roman"/>
          <w:color w:val="000000" w:themeColor="text1"/>
          <w:sz w:val="22"/>
          <w:szCs w:val="22"/>
        </w:rPr>
        <w:t>da:nn</w:t>
      </w:r>
      <w:proofErr w:type="spellEnd"/>
      <w:proofErr w:type="gramEnd"/>
      <w:r w:rsidRPr="007310A7">
        <w:rPr>
          <w:rStyle w:val="identifier"/>
          <w:rFonts w:eastAsia="Times New Roman" w:cs="Times New Roman"/>
          <w:color w:val="000000" w:themeColor="text1"/>
          <w:sz w:val="22"/>
          <w:szCs w:val="22"/>
        </w:rPr>
        <w:t xml:space="preserve"> (2) stellte sich natürlich das </w:t>
      </w:r>
      <w:proofErr w:type="spellStart"/>
      <w:r w:rsidRPr="007310A7">
        <w:rPr>
          <w:rStyle w:val="identifier"/>
          <w:rFonts w:eastAsia="Times New Roman" w:cs="Times New Roman"/>
          <w:color w:val="000000" w:themeColor="text1"/>
          <w:sz w:val="22"/>
          <w:szCs w:val="22"/>
        </w:rPr>
        <w:t>Proble:m</w:t>
      </w:r>
      <w:proofErr w:type="spellEnd"/>
      <w:r w:rsidRPr="007310A7">
        <w:rPr>
          <w:rStyle w:val="identifier"/>
          <w:rFonts w:eastAsia="Times New Roman" w:cs="Times New Roman"/>
          <w:color w:val="000000" w:themeColor="text1"/>
          <w:sz w:val="22"/>
          <w:szCs w:val="22"/>
        </w:rPr>
        <w:t xml:space="preserve"> mit dem Kinder k- machen, </w:t>
      </w:r>
      <w:r w:rsidRPr="007310A7">
        <w:rPr>
          <w:rStyle w:val="identifier"/>
          <w:rFonts w:eastAsia="Times New Roman" w:cs="Times New Roman"/>
          <w:b/>
          <w:color w:val="000000" w:themeColor="text1"/>
          <w:sz w:val="22"/>
          <w:szCs w:val="22"/>
        </w:rPr>
        <w:t>heraus</w:t>
      </w:r>
      <w:r w:rsidRPr="007310A7">
        <w:rPr>
          <w:rStyle w:val="identifier"/>
          <w:rFonts w:eastAsia="Times New Roman" w:cs="Times New Roman"/>
          <w:color w:val="000000" w:themeColor="text1"/>
          <w:sz w:val="22"/>
          <w:szCs w:val="22"/>
        </w:rPr>
        <w:t xml:space="preserve"> //</w:t>
      </w:r>
      <w:proofErr w:type="spellStart"/>
      <w:r w:rsidRPr="007310A7">
        <w:rPr>
          <w:rStyle w:val="identifier"/>
          <w:rFonts w:eastAsia="Times New Roman" w:cs="Times New Roman"/>
          <w:color w:val="000000" w:themeColor="text1"/>
          <w:sz w:val="22"/>
          <w:szCs w:val="22"/>
        </w:rPr>
        <w:t>Mhm</w:t>
      </w:r>
      <w:proofErr w:type="spellEnd"/>
      <w:r w:rsidRPr="007310A7">
        <w:rPr>
          <w:rStyle w:val="identifier"/>
          <w:rFonts w:eastAsia="Times New Roman" w:cs="Times New Roman"/>
          <w:color w:val="000000" w:themeColor="text1"/>
          <w:sz w:val="22"/>
          <w:szCs w:val="22"/>
        </w:rPr>
        <w:t xml:space="preserve">// u:nd dann </w:t>
      </w:r>
      <w:proofErr w:type="spellStart"/>
      <w:r w:rsidRPr="007310A7">
        <w:rPr>
          <w:rStyle w:val="identifier"/>
          <w:rFonts w:eastAsia="Times New Roman" w:cs="Times New Roman"/>
          <w:color w:val="000000" w:themeColor="text1"/>
          <w:sz w:val="22"/>
          <w:szCs w:val="22"/>
        </w:rPr>
        <w:t>ham</w:t>
      </w:r>
      <w:proofErr w:type="spellEnd"/>
      <w:r w:rsidRPr="007310A7">
        <w:rPr>
          <w:rStyle w:val="identifier"/>
          <w:rFonts w:eastAsia="Times New Roman" w:cs="Times New Roman"/>
          <w:color w:val="000000" w:themeColor="text1"/>
          <w:sz w:val="22"/>
          <w:szCs w:val="22"/>
        </w:rPr>
        <w:t xml:space="preserve"> wir halt da ne Lösung gefunden (1) und dann äh (2) hat die Ärztin dem zugestimmt (2) und dann, </w:t>
      </w:r>
      <w:r w:rsidRPr="007310A7">
        <w:rPr>
          <w:rStyle w:val="identifier"/>
          <w:rFonts w:eastAsia="Times New Roman" w:cs="Times New Roman"/>
          <w:b/>
          <w:color w:val="000000" w:themeColor="text1"/>
          <w:sz w:val="22"/>
          <w:szCs w:val="22"/>
        </w:rPr>
        <w:t>funktionierte</w:t>
      </w:r>
      <w:r w:rsidRPr="007310A7">
        <w:rPr>
          <w:rStyle w:val="identifier"/>
          <w:rFonts w:eastAsia="Times New Roman" w:cs="Times New Roman"/>
          <w:color w:val="000000" w:themeColor="text1"/>
          <w:sz w:val="22"/>
          <w:szCs w:val="22"/>
        </w:rPr>
        <w:t xml:space="preserve"> des auch“</w:t>
      </w:r>
    </w:p>
    <w:p w14:paraId="02C9B94B" w14:textId="3ABD94BD" w:rsidR="00E944F1" w:rsidRPr="007310A7" w:rsidRDefault="00E944F1" w:rsidP="0078702F">
      <w:pPr>
        <w:spacing w:line="360" w:lineRule="auto"/>
        <w:jc w:val="both"/>
        <w:rPr>
          <w:color w:val="000000" w:themeColor="text1"/>
        </w:rPr>
      </w:pPr>
      <w:r w:rsidRPr="007310A7">
        <w:rPr>
          <w:color w:val="000000" w:themeColor="text1"/>
        </w:rPr>
        <w:t xml:space="preserve">Die „Lösung“, auf die die Biographin sich bezieht, ist die </w:t>
      </w:r>
      <w:r w:rsidRPr="007310A7">
        <w:rPr>
          <w:i/>
          <w:color w:val="000000" w:themeColor="text1"/>
        </w:rPr>
        <w:t>heterologe Insemination</w:t>
      </w:r>
      <w:r w:rsidRPr="007310A7">
        <w:rPr>
          <w:color w:val="000000" w:themeColor="text1"/>
        </w:rPr>
        <w:t>, die Befruchtung mittels Samenspende durch einen anonymen Spender, die in Deutschland seit 1986 rechtlich zulässig ist</w:t>
      </w:r>
      <w:r w:rsidR="00FA52A9" w:rsidRPr="007310A7">
        <w:rPr>
          <w:color w:val="000000" w:themeColor="text1"/>
        </w:rPr>
        <w:t xml:space="preserve"> </w:t>
      </w:r>
      <w:r w:rsidR="00FA52A9" w:rsidRPr="007310A7">
        <w:rPr>
          <w:color w:val="000000" w:themeColor="text1"/>
        </w:rPr>
        <w:fldChar w:fldCharType="begin"/>
      </w:r>
      <w:r w:rsidR="00FA52A9" w:rsidRPr="007310A7">
        <w:rPr>
          <w:color w:val="000000" w:themeColor="text1"/>
        </w:rPr>
        <w:instrText xml:space="preserve"> ADDIN ZOTERO_ITEM CSL_CITATION {"citationID":"kbQlY4Hw","properties":{"unsorted":false,"formattedCitation":"(vgl. Katzorke 2008)","plainCitation":"(vgl. Katzorke 2008)","noteIndex":0},"citationItems":[{"id":1324,"uris":["http://zotero.org/users/local/owKliTIb/items/GUD34ZLT"],"itemData":{"id":1324,"type":"article-journal","container-title":"Journal für Reproduktionsmedizin und Endokrinologie","title":"Entstehung und Entwicklung der Spendersamenbehandlung in Deutschland","volume":"5","author":[{"family":"Katzorke","given":"Thomas"}],"issued":{"date-parts":[["2008",3]]}},"prefix":"vgl."}],"schema":"https://github.com/citation-style-language/schema/raw/master/csl-citation.json"} </w:instrText>
      </w:r>
      <w:r w:rsidR="00FA52A9" w:rsidRPr="007310A7">
        <w:rPr>
          <w:color w:val="000000" w:themeColor="text1"/>
        </w:rPr>
        <w:fldChar w:fldCharType="separate"/>
      </w:r>
      <w:r w:rsidR="00FA52A9" w:rsidRPr="007310A7">
        <w:rPr>
          <w:rFonts w:ascii="Cambria" w:hAnsi="Cambria"/>
          <w:color w:val="000000" w:themeColor="text1"/>
        </w:rPr>
        <w:t xml:space="preserve">(vgl. </w:t>
      </w:r>
      <w:proofErr w:type="spellStart"/>
      <w:r w:rsidR="00FA52A9" w:rsidRPr="007310A7">
        <w:rPr>
          <w:rFonts w:ascii="Cambria" w:hAnsi="Cambria"/>
          <w:color w:val="000000" w:themeColor="text1"/>
        </w:rPr>
        <w:t>Katzorke</w:t>
      </w:r>
      <w:proofErr w:type="spellEnd"/>
      <w:r w:rsidR="00FA52A9" w:rsidRPr="007310A7">
        <w:rPr>
          <w:rFonts w:ascii="Cambria" w:hAnsi="Cambria"/>
          <w:color w:val="000000" w:themeColor="text1"/>
        </w:rPr>
        <w:t xml:space="preserve"> 2008)</w:t>
      </w:r>
      <w:r w:rsidR="00FA52A9" w:rsidRPr="007310A7">
        <w:rPr>
          <w:color w:val="000000" w:themeColor="text1"/>
        </w:rPr>
        <w:fldChar w:fldCharType="end"/>
      </w:r>
      <w:r w:rsidRPr="007310A7">
        <w:rPr>
          <w:color w:val="000000" w:themeColor="text1"/>
        </w:rPr>
        <w:t>. Die Autobiographin beschreibt im Interview ausführlich den technischen Prozess der künstlichen Befruchtung und die daraus erfolgenden Belastungen für ihre Partnerin. Obwohl die Autobiographin immer wieder die Wir-Form für sich und Sabine verwendet, wird auf Nachfrage deutlich, dass diese den notwendigen medizinischen Prozess im Wesentlichen allein durchlief. Kristin scheint im Prozess der Familiengründung eine eher passive Rolle eingenommen zu haben. Auf Nachfrage, ob es ein Gespräch zwischen den beiden gab, antwortet die Autobiographin ausweichend:</w:t>
      </w:r>
    </w:p>
    <w:p w14:paraId="25217F81" w14:textId="77777777" w:rsidR="00E944F1" w:rsidRPr="007310A7" w:rsidRDefault="00E944F1" w:rsidP="00FA52A9">
      <w:pPr>
        <w:spacing w:before="240" w:after="240" w:line="360" w:lineRule="auto"/>
        <w:ind w:left="567" w:right="509"/>
        <w:jc w:val="both"/>
        <w:rPr>
          <w:color w:val="000000" w:themeColor="text1"/>
          <w:sz w:val="22"/>
          <w:szCs w:val="22"/>
        </w:rPr>
      </w:pPr>
      <w:r w:rsidRPr="007310A7">
        <w:rPr>
          <w:rStyle w:val="identifier"/>
          <w:rFonts w:eastAsia="Times New Roman" w:cs="Times New Roman"/>
          <w:color w:val="000000" w:themeColor="text1"/>
          <w:sz w:val="22"/>
          <w:szCs w:val="22"/>
        </w:rPr>
        <w:t xml:space="preserve">„also irgendwie so: (1) na- </w:t>
      </w:r>
      <w:proofErr w:type="spellStart"/>
      <w:r w:rsidRPr="007310A7">
        <w:rPr>
          <w:rStyle w:val="identifier"/>
          <w:rFonts w:eastAsia="Times New Roman" w:cs="Times New Roman"/>
          <w:color w:val="000000" w:themeColor="text1"/>
          <w:sz w:val="22"/>
          <w:szCs w:val="22"/>
        </w:rPr>
        <w:t>türlich</w:t>
      </w:r>
      <w:proofErr w:type="spellEnd"/>
      <w:r w:rsidRPr="007310A7">
        <w:rPr>
          <w:rStyle w:val="identifier"/>
          <w:rFonts w:eastAsia="Times New Roman" w:cs="Times New Roman"/>
          <w:color w:val="000000" w:themeColor="text1"/>
          <w:sz w:val="22"/>
          <w:szCs w:val="22"/>
        </w:rPr>
        <w:t xml:space="preserve"> sind wir von vornherein </w:t>
      </w:r>
      <w:proofErr w:type="spellStart"/>
      <w:proofErr w:type="gramStart"/>
      <w:r w:rsidRPr="007310A7">
        <w:rPr>
          <w:rStyle w:val="identifier"/>
          <w:rFonts w:eastAsia="Times New Roman" w:cs="Times New Roman"/>
          <w:color w:val="000000" w:themeColor="text1"/>
          <w:sz w:val="22"/>
          <w:szCs w:val="22"/>
        </w:rPr>
        <w:t>zusa:mmen</w:t>
      </w:r>
      <w:proofErr w:type="spellEnd"/>
      <w:proofErr w:type="gramEnd"/>
      <w:r w:rsidRPr="007310A7">
        <w:rPr>
          <w:rStyle w:val="identifier"/>
          <w:rFonts w:eastAsia="Times New Roman" w:cs="Times New Roman"/>
          <w:color w:val="000000" w:themeColor="text1"/>
          <w:sz w:val="22"/>
          <w:szCs w:val="22"/>
        </w:rPr>
        <w:t xml:space="preserve"> gegangen irgendwie war=s so=n Drängeln der </w:t>
      </w:r>
      <w:r w:rsidRPr="007310A7">
        <w:rPr>
          <w:rStyle w:val="identifier"/>
          <w:rFonts w:eastAsia="Times New Roman" w:cs="Times New Roman"/>
          <w:b/>
          <w:color w:val="000000" w:themeColor="text1"/>
          <w:sz w:val="22"/>
          <w:szCs w:val="22"/>
        </w:rPr>
        <w:t xml:space="preserve">Umwelt </w:t>
      </w:r>
      <w:r w:rsidRPr="007310A7">
        <w:rPr>
          <w:rStyle w:val="identifier"/>
          <w:rFonts w:eastAsia="Times New Roman" w:cs="Times New Roman"/>
          <w:color w:val="000000" w:themeColor="text1"/>
          <w:sz w:val="22"/>
          <w:szCs w:val="22"/>
        </w:rPr>
        <w:t xml:space="preserve">so </w:t>
      </w:r>
      <w:proofErr w:type="spellStart"/>
      <w:r w:rsidRPr="007310A7">
        <w:rPr>
          <w:rStyle w:val="identifier"/>
          <w:rFonts w:eastAsia="Times New Roman" w:cs="Times New Roman"/>
          <w:color w:val="000000" w:themeColor="text1"/>
          <w:sz w:val="22"/>
          <w:szCs w:val="22"/>
        </w:rPr>
        <w:t>ungefä:hr</w:t>
      </w:r>
      <w:proofErr w:type="spellEnd"/>
      <w:r w:rsidRPr="007310A7">
        <w:rPr>
          <w:rStyle w:val="identifier"/>
          <w:rFonts w:eastAsia="Times New Roman" w:cs="Times New Roman"/>
          <w:color w:val="000000" w:themeColor="text1"/>
          <w:sz w:val="22"/>
          <w:szCs w:val="22"/>
        </w:rPr>
        <w:t xml:space="preserve"> aber es w- hat- wir hatten auch beide das Bedürfnis es </w:t>
      </w:r>
      <w:r w:rsidRPr="007310A7">
        <w:rPr>
          <w:rStyle w:val="identifier"/>
          <w:rFonts w:eastAsia="Times New Roman" w:cs="Times New Roman"/>
          <w:b/>
          <w:color w:val="000000" w:themeColor="text1"/>
          <w:sz w:val="22"/>
          <w:szCs w:val="22"/>
        </w:rPr>
        <w:t>fehlt</w:t>
      </w:r>
      <w:r w:rsidRPr="007310A7">
        <w:rPr>
          <w:rStyle w:val="identifier"/>
          <w:rFonts w:eastAsia="Times New Roman" w:cs="Times New Roman"/>
          <w:color w:val="000000" w:themeColor="text1"/>
          <w:sz w:val="22"/>
          <w:szCs w:val="22"/>
        </w:rPr>
        <w:t xml:space="preserve"> was (2) es war für uns beide klar (1) ((spricht schneller)) also da </w:t>
      </w:r>
      <w:r w:rsidRPr="007310A7">
        <w:rPr>
          <w:rStyle w:val="identifier"/>
          <w:rFonts w:eastAsia="Times New Roman" w:cs="Times New Roman"/>
          <w:b/>
          <w:color w:val="000000" w:themeColor="text1"/>
          <w:sz w:val="22"/>
          <w:szCs w:val="22"/>
        </w:rPr>
        <w:t>fehlt</w:t>
      </w:r>
      <w:r w:rsidRPr="007310A7">
        <w:rPr>
          <w:rStyle w:val="identifier"/>
          <w:rFonts w:eastAsia="Times New Roman" w:cs="Times New Roman"/>
          <w:color w:val="000000" w:themeColor="text1"/>
          <w:sz w:val="22"/>
          <w:szCs w:val="22"/>
        </w:rPr>
        <w:t xml:space="preserve"> was in unserer Beziehung“ </w:t>
      </w:r>
    </w:p>
    <w:p w14:paraId="5D6932D5" w14:textId="7B30B4E9" w:rsidR="00E944F1" w:rsidRPr="007310A7" w:rsidRDefault="00E944F1" w:rsidP="0078702F">
      <w:pPr>
        <w:spacing w:line="360" w:lineRule="auto"/>
        <w:jc w:val="both"/>
        <w:rPr>
          <w:color w:val="000000" w:themeColor="text1"/>
        </w:rPr>
      </w:pPr>
      <w:r w:rsidRPr="007310A7">
        <w:rPr>
          <w:color w:val="000000" w:themeColor="text1"/>
        </w:rPr>
        <w:t xml:space="preserve">Die Notwendigkeit ein Kind zu bekommen scheint insgesamt eher von außen bestimmt. Die Kinderlosigkeit wird als Mangelzustand erlebt, der durch praktische, medizinische Maßnahmen behoben werden kann. Das emotionale Erleben der </w:t>
      </w:r>
      <w:r w:rsidR="000F2654" w:rsidRPr="007310A7">
        <w:rPr>
          <w:color w:val="000000" w:themeColor="text1"/>
        </w:rPr>
        <w:t>B</w:t>
      </w:r>
      <w:r w:rsidRPr="007310A7">
        <w:rPr>
          <w:color w:val="000000" w:themeColor="text1"/>
        </w:rPr>
        <w:t>iographin, möglicherweise verbunden mit eigenen Vorstellungen und Wünschen im Bezug auf die Familiengründung, scheint weitgehend abwesend. Ähnlich wie sie ihren eigenen Körper im Zuge der erlebten Medikalisierung zunehmend von außen beschreibt, übernimmt Kristin auch im Bezug auf die Kinderwunschbehandlung von Sabine eine externe, objektivierende Perspektive ein:</w:t>
      </w:r>
    </w:p>
    <w:p w14:paraId="70639A24" w14:textId="77777777" w:rsidR="00E944F1" w:rsidRPr="007310A7" w:rsidRDefault="00E944F1" w:rsidP="00FA52A9">
      <w:pPr>
        <w:spacing w:before="240" w:after="240" w:line="360" w:lineRule="auto"/>
        <w:ind w:left="567" w:right="509"/>
        <w:jc w:val="both"/>
        <w:rPr>
          <w:i/>
          <w:color w:val="000000" w:themeColor="text1"/>
        </w:rPr>
      </w:pPr>
      <w:r w:rsidRPr="007310A7">
        <w:rPr>
          <w:rStyle w:val="identifier"/>
          <w:rFonts w:eastAsia="Times New Roman" w:cs="Times New Roman"/>
          <w:color w:val="000000" w:themeColor="text1"/>
          <w:sz w:val="22"/>
          <w:szCs w:val="22"/>
        </w:rPr>
        <w:t xml:space="preserve">„es hat nicht funktioniert (2) obwohl, obwohl=sie=schon sehr </w:t>
      </w:r>
      <w:r w:rsidRPr="007310A7">
        <w:rPr>
          <w:rStyle w:val="identifier"/>
          <w:rFonts w:eastAsia="Times New Roman" w:cs="Times New Roman"/>
          <w:b/>
          <w:color w:val="000000" w:themeColor="text1"/>
          <w:sz w:val="22"/>
          <w:szCs w:val="22"/>
        </w:rPr>
        <w:t>spät</w:t>
      </w:r>
      <w:r w:rsidRPr="007310A7">
        <w:rPr>
          <w:rStyle w:val="identifier"/>
          <w:rFonts w:eastAsia="Times New Roman" w:cs="Times New Roman"/>
          <w:color w:val="000000" w:themeColor="text1"/>
          <w:sz w:val="22"/>
          <w:szCs w:val="22"/>
        </w:rPr>
        <w:t xml:space="preserve"> war (1) //</w:t>
      </w:r>
      <w:proofErr w:type="spellStart"/>
      <w:r w:rsidRPr="007310A7">
        <w:rPr>
          <w:rStyle w:val="identifier"/>
          <w:rFonts w:eastAsia="Times New Roman" w:cs="Times New Roman"/>
          <w:color w:val="000000" w:themeColor="text1"/>
          <w:sz w:val="22"/>
          <w:szCs w:val="22"/>
        </w:rPr>
        <w:t>mhm</w:t>
      </w:r>
      <w:proofErr w:type="spellEnd"/>
      <w:r w:rsidRPr="007310A7">
        <w:rPr>
          <w:rStyle w:val="identifier"/>
          <w:rFonts w:eastAsia="Times New Roman" w:cs="Times New Roman"/>
          <w:color w:val="000000" w:themeColor="text1"/>
          <w:sz w:val="22"/>
          <w:szCs w:val="22"/>
        </w:rPr>
        <w:t xml:space="preserve">// sie meinte es war dann auch </w:t>
      </w:r>
      <w:r w:rsidRPr="007310A7">
        <w:rPr>
          <w:rStyle w:val="identifier"/>
          <w:rFonts w:eastAsia="Times New Roman" w:cs="Times New Roman"/>
          <w:b/>
          <w:color w:val="000000" w:themeColor="text1"/>
          <w:sz w:val="22"/>
          <w:szCs w:val="22"/>
        </w:rPr>
        <w:t>zu:</w:t>
      </w:r>
      <w:r w:rsidRPr="007310A7">
        <w:rPr>
          <w:rStyle w:val="identifier"/>
          <w:rFonts w:eastAsia="Times New Roman" w:cs="Times New Roman"/>
          <w:color w:val="000000" w:themeColor="text1"/>
          <w:sz w:val="22"/>
          <w:szCs w:val="22"/>
        </w:rPr>
        <w:t xml:space="preserve"> </w:t>
      </w:r>
      <w:r w:rsidRPr="007310A7">
        <w:rPr>
          <w:rStyle w:val="identifier"/>
          <w:rFonts w:eastAsia="Times New Roman" w:cs="Times New Roman"/>
          <w:b/>
          <w:color w:val="000000" w:themeColor="text1"/>
          <w:sz w:val="22"/>
          <w:szCs w:val="22"/>
        </w:rPr>
        <w:t>spät</w:t>
      </w:r>
      <w:r w:rsidRPr="007310A7">
        <w:rPr>
          <w:rStyle w:val="identifier"/>
          <w:rFonts w:eastAsia="Times New Roman" w:cs="Times New Roman"/>
          <w:color w:val="000000" w:themeColor="text1"/>
          <w:sz w:val="22"/>
          <w:szCs w:val="22"/>
        </w:rPr>
        <w:t xml:space="preserve"> schon (1) </w:t>
      </w:r>
      <w:proofErr w:type="spellStart"/>
      <w:r w:rsidRPr="007310A7">
        <w:rPr>
          <w:rStyle w:val="identifier"/>
          <w:rFonts w:eastAsia="Times New Roman" w:cs="Times New Roman"/>
          <w:color w:val="000000" w:themeColor="text1"/>
          <w:sz w:val="22"/>
          <w:szCs w:val="22"/>
        </w:rPr>
        <w:t>is</w:t>
      </w:r>
      <w:proofErr w:type="spellEnd"/>
      <w:r w:rsidRPr="007310A7">
        <w:rPr>
          <w:rStyle w:val="identifier"/>
          <w:rFonts w:eastAsia="Times New Roman" w:cs="Times New Roman"/>
          <w:color w:val="000000" w:themeColor="text1"/>
          <w:sz w:val="22"/>
          <w:szCs w:val="22"/>
        </w:rPr>
        <w:t xml:space="preserve"> es dann doch=n Junge geworden aber          </w:t>
      </w:r>
      <w:proofErr w:type="gramStart"/>
      <w:r w:rsidRPr="007310A7">
        <w:rPr>
          <w:rStyle w:val="identifier"/>
          <w:rFonts w:eastAsia="Times New Roman" w:cs="Times New Roman"/>
          <w:color w:val="000000" w:themeColor="text1"/>
          <w:sz w:val="22"/>
          <w:szCs w:val="22"/>
        </w:rPr>
        <w:t xml:space="preserve">   (</w:t>
      </w:r>
      <w:proofErr w:type="gramEnd"/>
      <w:r w:rsidRPr="007310A7">
        <w:rPr>
          <w:rStyle w:val="identifier"/>
          <w:rFonts w:eastAsia="Times New Roman" w:cs="Times New Roman"/>
          <w:color w:val="000000" w:themeColor="text1"/>
          <w:sz w:val="22"/>
          <w:szCs w:val="22"/>
        </w:rPr>
        <w:t xml:space="preserve">    ) warn die Spermien da gut ((lacht)) (2) ja: und </w:t>
      </w:r>
      <w:proofErr w:type="spellStart"/>
      <w:r w:rsidRPr="007310A7">
        <w:rPr>
          <w:rStyle w:val="identifier"/>
          <w:rFonts w:eastAsia="Times New Roman" w:cs="Times New Roman"/>
          <w:color w:val="000000" w:themeColor="text1"/>
          <w:sz w:val="22"/>
          <w:szCs w:val="22"/>
        </w:rPr>
        <w:t>da:nn</w:t>
      </w:r>
      <w:proofErr w:type="spellEnd"/>
      <w:r w:rsidRPr="007310A7">
        <w:rPr>
          <w:rStyle w:val="identifier"/>
          <w:rFonts w:eastAsia="Times New Roman" w:cs="Times New Roman"/>
          <w:color w:val="000000" w:themeColor="text1"/>
          <w:sz w:val="22"/>
          <w:szCs w:val="22"/>
        </w:rPr>
        <w:t xml:space="preserve">, </w:t>
      </w:r>
      <w:proofErr w:type="spellStart"/>
      <w:r w:rsidRPr="007310A7">
        <w:rPr>
          <w:rStyle w:val="identifier"/>
          <w:rFonts w:eastAsia="Times New Roman" w:cs="Times New Roman"/>
          <w:color w:val="000000" w:themeColor="text1"/>
          <w:sz w:val="22"/>
          <w:szCs w:val="22"/>
        </w:rPr>
        <w:t>is</w:t>
      </w:r>
      <w:proofErr w:type="spellEnd"/>
      <w:r w:rsidRPr="007310A7">
        <w:rPr>
          <w:rStyle w:val="identifier"/>
          <w:rFonts w:eastAsia="Times New Roman" w:cs="Times New Roman"/>
          <w:color w:val="000000" w:themeColor="text1"/>
          <w:sz w:val="22"/>
          <w:szCs w:val="22"/>
        </w:rPr>
        <w:t xml:space="preserve"> des Kind </w:t>
      </w:r>
      <w:proofErr w:type="spellStart"/>
      <w:r w:rsidRPr="007310A7">
        <w:rPr>
          <w:rStyle w:val="identifier"/>
          <w:rFonts w:eastAsia="Times New Roman" w:cs="Times New Roman"/>
          <w:b/>
          <w:color w:val="000000" w:themeColor="text1"/>
          <w:sz w:val="22"/>
          <w:szCs w:val="22"/>
        </w:rPr>
        <w:t>gewa:chsen</w:t>
      </w:r>
      <w:proofErr w:type="spellEnd"/>
      <w:r w:rsidRPr="007310A7">
        <w:rPr>
          <w:rStyle w:val="identifier"/>
          <w:rFonts w:eastAsia="Times New Roman" w:cs="Times New Roman"/>
          <w:color w:val="000000" w:themeColor="text1"/>
          <w:sz w:val="22"/>
          <w:szCs w:val="22"/>
        </w:rPr>
        <w:t xml:space="preserve"> (1)“</w:t>
      </w:r>
      <w:r w:rsidRPr="007310A7">
        <w:rPr>
          <w:i/>
          <w:color w:val="000000" w:themeColor="text1"/>
        </w:rPr>
        <w:t xml:space="preserve"> </w:t>
      </w:r>
    </w:p>
    <w:p w14:paraId="5690AF03" w14:textId="3F1E252D" w:rsidR="00E944F1" w:rsidRPr="007310A7" w:rsidRDefault="00E944F1" w:rsidP="0078702F">
      <w:pPr>
        <w:spacing w:line="360" w:lineRule="auto"/>
        <w:jc w:val="both"/>
        <w:rPr>
          <w:color w:val="000000" w:themeColor="text1"/>
        </w:rPr>
      </w:pPr>
      <w:r w:rsidRPr="007310A7">
        <w:rPr>
          <w:color w:val="000000" w:themeColor="text1"/>
        </w:rPr>
        <w:lastRenderedPageBreak/>
        <w:t xml:space="preserve">Das, was nicht „funktioniert“ hat, war die Zeugung eines Mädchens, dass sich Kristin und ihre Partnerin zunächst wünschen. Hier wird zwar einerseits ein eigener Wunsch der </w:t>
      </w:r>
      <w:r w:rsidR="000F2654" w:rsidRPr="007310A7">
        <w:rPr>
          <w:color w:val="000000" w:themeColor="text1"/>
        </w:rPr>
        <w:t>B</w:t>
      </w:r>
      <w:r w:rsidRPr="007310A7">
        <w:rPr>
          <w:color w:val="000000" w:themeColor="text1"/>
        </w:rPr>
        <w:t xml:space="preserve">iographin deutlich, gleichzeitig entsteht erneut der Eindruck eines funktionalistischen, objektivierenden Zugangs zum Thema der Familiengründung. Dem entspricht, dass Kristin ihren Sohn im Interview meistens als „das Kind“ bezeichnet und weder seinen Namen noch das Verhältnis benennt in dem die beiden stehen. Erst am Ende des Interviews erwähnt Kristin, dass ihr Sohn den Namen ihres Großvaters mütterlicherseits trägt. Somit liegt nahe, dass auch die Familiengründung und die Übernahme der zumindest äußerlich normkonformen Vater-Rolle durch den Delegationsauftrag mitgeprägt ist, den Kristin von ihrer Mutter erhielt. Der Wunsch nach einer Tochter kann demnach auch als Ausdruck von Ambivalenz gegenüber dieser Delegation und als Bedürfnis verstanden werden zumindest mittels Generativität die Männlichkeitsanforderungen </w:t>
      </w:r>
      <w:r w:rsidR="001473FC" w:rsidRPr="007310A7">
        <w:rPr>
          <w:color w:val="000000" w:themeColor="text1"/>
        </w:rPr>
        <w:t xml:space="preserve">ihrer </w:t>
      </w:r>
      <w:r w:rsidRPr="007310A7">
        <w:rPr>
          <w:color w:val="000000" w:themeColor="text1"/>
        </w:rPr>
        <w:t>Mutter zu unterlaufen.</w:t>
      </w:r>
    </w:p>
    <w:p w14:paraId="42899A17" w14:textId="4D34946C" w:rsidR="00E944F1" w:rsidRPr="007310A7" w:rsidRDefault="00E944F1" w:rsidP="0078702F">
      <w:pPr>
        <w:spacing w:line="360" w:lineRule="auto"/>
        <w:jc w:val="both"/>
        <w:rPr>
          <w:rStyle w:val="identifier"/>
          <w:rFonts w:eastAsia="Times New Roman" w:cs="Times New Roman"/>
          <w:color w:val="000000" w:themeColor="text1"/>
        </w:rPr>
      </w:pPr>
      <w:r w:rsidRPr="007310A7">
        <w:rPr>
          <w:color w:val="000000" w:themeColor="text1"/>
        </w:rPr>
        <w:t>Nahe liegt</w:t>
      </w:r>
      <w:r w:rsidR="001473FC" w:rsidRPr="007310A7">
        <w:rPr>
          <w:color w:val="000000" w:themeColor="text1"/>
        </w:rPr>
        <w:t xml:space="preserve"> zudem</w:t>
      </w:r>
      <w:r w:rsidRPr="007310A7">
        <w:rPr>
          <w:color w:val="000000" w:themeColor="text1"/>
        </w:rPr>
        <w:t>, dass Kristin durch die Familiengründung mittels Samenspende auf eine Weise mit ihrer</w:t>
      </w:r>
      <w:r w:rsidR="001473FC" w:rsidRPr="007310A7">
        <w:rPr>
          <w:color w:val="000000" w:themeColor="text1"/>
        </w:rPr>
        <w:t xml:space="preserve"> intergeschlechtlichen</w:t>
      </w:r>
      <w:r w:rsidRPr="007310A7">
        <w:rPr>
          <w:color w:val="000000" w:themeColor="text1"/>
        </w:rPr>
        <w:t xml:space="preserve"> Realität konfrontiert, die für sie mit Ohnmachts- und Insuffizienzgefühlen einhergeht: Ohne die als Kind erlebte Entfernung der Keimdrüsen hätte sie zumindest eine Chance gehabt ein leibliches Kind zu zeugen. </w:t>
      </w:r>
      <w:r w:rsidRPr="007310A7">
        <w:rPr>
          <w:rStyle w:val="identifier"/>
          <w:rFonts w:eastAsia="Times New Roman" w:cs="Times New Roman"/>
          <w:color w:val="000000" w:themeColor="text1"/>
        </w:rPr>
        <w:t xml:space="preserve">Somit ist Kristins emotionale Distanzierung, sowohl vom Prozess der Familiengründung als auch von der Geburt ihres </w:t>
      </w:r>
      <w:r w:rsidR="00FB3095" w:rsidRPr="007310A7">
        <w:rPr>
          <w:rStyle w:val="identifier"/>
          <w:rFonts w:eastAsia="Times New Roman" w:cs="Times New Roman"/>
          <w:color w:val="000000" w:themeColor="text1"/>
        </w:rPr>
        <w:t>Sohnes als</w:t>
      </w:r>
      <w:r w:rsidRPr="007310A7">
        <w:rPr>
          <w:rStyle w:val="identifier"/>
          <w:rFonts w:eastAsia="Times New Roman" w:cs="Times New Roman"/>
          <w:color w:val="000000" w:themeColor="text1"/>
        </w:rPr>
        <w:t xml:space="preserve"> Selbstschutz-Strategie hinsichtlich ihrer körperlichen Zurichtungs- und Verlusterfahrung verstehbar.</w:t>
      </w:r>
      <w:r w:rsidR="009A42A9" w:rsidRPr="007310A7">
        <w:rPr>
          <w:rStyle w:val="identifier"/>
          <w:rFonts w:eastAsia="Times New Roman" w:cs="Times New Roman"/>
          <w:color w:val="000000" w:themeColor="text1"/>
        </w:rPr>
        <w:t xml:space="preserve"> Vor dem Hintergrund, dass die </w:t>
      </w:r>
      <w:r w:rsidRPr="007310A7">
        <w:rPr>
          <w:rStyle w:val="identifier"/>
          <w:rFonts w:eastAsia="Times New Roman" w:cs="Times New Roman"/>
          <w:color w:val="000000" w:themeColor="text1"/>
        </w:rPr>
        <w:t xml:space="preserve">Verbindung von Trauma und Elternschaft </w:t>
      </w:r>
      <w:r w:rsidR="009A42A9" w:rsidRPr="007310A7">
        <w:rPr>
          <w:rStyle w:val="identifier"/>
          <w:rFonts w:eastAsia="Times New Roman" w:cs="Times New Roman"/>
          <w:color w:val="000000" w:themeColor="text1"/>
        </w:rPr>
        <w:t xml:space="preserve">ebenfalls zu einer Reaktivierung </w:t>
      </w:r>
      <w:r w:rsidRPr="007310A7">
        <w:rPr>
          <w:rStyle w:val="identifier"/>
          <w:rFonts w:eastAsia="Times New Roman" w:cs="Times New Roman"/>
          <w:color w:val="000000" w:themeColor="text1"/>
        </w:rPr>
        <w:t>unverarbeitete</w:t>
      </w:r>
      <w:r w:rsidR="009A42A9" w:rsidRPr="007310A7">
        <w:rPr>
          <w:rStyle w:val="identifier"/>
          <w:rFonts w:eastAsia="Times New Roman" w:cs="Times New Roman"/>
          <w:color w:val="000000" w:themeColor="text1"/>
        </w:rPr>
        <w:t>r</w:t>
      </w:r>
      <w:r w:rsidRPr="007310A7">
        <w:rPr>
          <w:rStyle w:val="identifier"/>
          <w:rFonts w:eastAsia="Times New Roman" w:cs="Times New Roman"/>
          <w:color w:val="000000" w:themeColor="text1"/>
        </w:rPr>
        <w:t xml:space="preserve"> Erfahrungen</w:t>
      </w:r>
      <w:r w:rsidR="009A42A9" w:rsidRPr="007310A7">
        <w:rPr>
          <w:rStyle w:val="identifier"/>
          <w:rFonts w:eastAsia="Times New Roman" w:cs="Times New Roman"/>
          <w:color w:val="000000" w:themeColor="text1"/>
        </w:rPr>
        <w:t xml:space="preserve"> seitens</w:t>
      </w:r>
      <w:r w:rsidRPr="007310A7">
        <w:rPr>
          <w:rStyle w:val="identifier"/>
          <w:rFonts w:eastAsia="Times New Roman" w:cs="Times New Roman"/>
          <w:color w:val="000000" w:themeColor="text1"/>
        </w:rPr>
        <w:t xml:space="preserve"> </w:t>
      </w:r>
      <w:r w:rsidR="009A42A9" w:rsidRPr="007310A7">
        <w:rPr>
          <w:rStyle w:val="identifier"/>
          <w:rFonts w:eastAsia="Times New Roman" w:cs="Times New Roman"/>
          <w:color w:val="000000" w:themeColor="text1"/>
        </w:rPr>
        <w:t xml:space="preserve">der Eltern </w:t>
      </w:r>
      <w:r w:rsidRPr="007310A7">
        <w:rPr>
          <w:rStyle w:val="identifier"/>
          <w:rFonts w:eastAsia="Times New Roman" w:cs="Times New Roman"/>
          <w:color w:val="000000" w:themeColor="text1"/>
        </w:rPr>
        <w:t>führen kann</w:t>
      </w:r>
      <w:r w:rsidR="00FA52A9" w:rsidRPr="007310A7">
        <w:rPr>
          <w:rStyle w:val="identifier"/>
          <w:rFonts w:eastAsia="Times New Roman" w:cs="Times New Roman"/>
          <w:color w:val="000000" w:themeColor="text1"/>
        </w:rPr>
        <w:t xml:space="preserve"> </w:t>
      </w:r>
      <w:r w:rsidR="00FA52A9" w:rsidRPr="007310A7">
        <w:rPr>
          <w:rStyle w:val="identifier"/>
          <w:rFonts w:eastAsia="Times New Roman" w:cs="Times New Roman"/>
          <w:color w:val="000000" w:themeColor="text1"/>
        </w:rPr>
        <w:fldChar w:fldCharType="begin"/>
      </w:r>
      <w:r w:rsidR="00FA52A9" w:rsidRPr="007310A7">
        <w:rPr>
          <w:rStyle w:val="identifier"/>
          <w:rFonts w:eastAsia="Times New Roman" w:cs="Times New Roman"/>
          <w:color w:val="000000" w:themeColor="text1"/>
        </w:rPr>
        <w:instrText xml:space="preserve"> ADDIN ZOTERO_ITEM CSL_CITATION {"citationID":"oC2enUvC","properties":{"unsorted":false,"formattedCitation":"(vgl. Schechter und Rusconi Serpa 2013)","plainCitation":"(vgl. Schechter und Rusconi Serpa 2013)","dontUpdate":true,"noteIndex":0},"citationItems":[{"id":932,"uris":["http://zotero.org/users/local/owKliTIb/items/R5WHZZC6"],"itemData":{"id":932,"type":"chapter","container-title":"Embodiment. Ein innovatives Konzept für Entwicklungsforschung und Psychoanalyse","title":"Affektive Kommunikation traumatisierter Mütter mit ihren Kleinkindern","author":[{"family":"Schechter","given":"D."},{"family":"Rusconi Serpa","given":"S."}],"editor":[{"family":"Leuzinger-Bohleber","given":"M."},{"family":"Emde","given":"R.N."},{"family":"Pfeifer","given":"R."}],"issued":{"date-parts":[["2013"]]}},"prefix":"vgl."}],"schema":"https://github.com/citation-style-language/schema/raw/master/csl-citation.json"} </w:instrText>
      </w:r>
      <w:r w:rsidR="00FA52A9" w:rsidRPr="007310A7">
        <w:rPr>
          <w:rStyle w:val="identifier"/>
          <w:rFonts w:eastAsia="Times New Roman" w:cs="Times New Roman"/>
          <w:color w:val="000000" w:themeColor="text1"/>
        </w:rPr>
        <w:fldChar w:fldCharType="separate"/>
      </w:r>
      <w:r w:rsidR="00FA52A9" w:rsidRPr="007310A7">
        <w:rPr>
          <w:rFonts w:ascii="Cambria" w:hAnsi="Cambria"/>
          <w:color w:val="000000" w:themeColor="text1"/>
        </w:rPr>
        <w:t>(vgl. Schechter, Rusconi-</w:t>
      </w:r>
      <w:proofErr w:type="spellStart"/>
      <w:r w:rsidR="00FA52A9" w:rsidRPr="007310A7">
        <w:rPr>
          <w:rFonts w:ascii="Cambria" w:hAnsi="Cambria"/>
          <w:color w:val="000000" w:themeColor="text1"/>
        </w:rPr>
        <w:t>Serpa</w:t>
      </w:r>
      <w:proofErr w:type="spellEnd"/>
      <w:r w:rsidR="00FA52A9" w:rsidRPr="007310A7">
        <w:rPr>
          <w:rFonts w:ascii="Cambria" w:hAnsi="Cambria"/>
          <w:color w:val="000000" w:themeColor="text1"/>
        </w:rPr>
        <w:t xml:space="preserve"> 2013)</w:t>
      </w:r>
      <w:r w:rsidR="00FA52A9" w:rsidRPr="007310A7">
        <w:rPr>
          <w:rStyle w:val="identifier"/>
          <w:rFonts w:eastAsia="Times New Roman" w:cs="Times New Roman"/>
          <w:color w:val="000000" w:themeColor="text1"/>
        </w:rPr>
        <w:fldChar w:fldCharType="end"/>
      </w:r>
      <w:r w:rsidRPr="007310A7">
        <w:rPr>
          <w:rStyle w:val="Funotenzeichen"/>
          <w:color w:val="000000" w:themeColor="text1"/>
        </w:rPr>
        <w:footnoteReference w:id="153"/>
      </w:r>
      <w:r w:rsidR="009A42A9" w:rsidRPr="007310A7">
        <w:rPr>
          <w:rStyle w:val="identifier"/>
          <w:color w:val="000000" w:themeColor="text1"/>
        </w:rPr>
        <w:t xml:space="preserve">,  </w:t>
      </w:r>
      <w:r w:rsidRPr="007310A7">
        <w:rPr>
          <w:rStyle w:val="identifier"/>
          <w:rFonts w:eastAsia="Times New Roman" w:cs="Times New Roman"/>
          <w:color w:val="000000" w:themeColor="text1"/>
        </w:rPr>
        <w:t xml:space="preserve">ist Kristins emotionale Distanzierung </w:t>
      </w:r>
      <w:r w:rsidR="00006B62" w:rsidRPr="007310A7">
        <w:rPr>
          <w:rStyle w:val="identifier"/>
          <w:rFonts w:eastAsia="Times New Roman" w:cs="Times New Roman"/>
          <w:color w:val="000000" w:themeColor="text1"/>
        </w:rPr>
        <w:t xml:space="preserve">zudem </w:t>
      </w:r>
      <w:r w:rsidR="009A42A9" w:rsidRPr="007310A7">
        <w:rPr>
          <w:rStyle w:val="identifier"/>
          <w:rFonts w:eastAsia="Times New Roman" w:cs="Times New Roman"/>
          <w:color w:val="000000" w:themeColor="text1"/>
        </w:rPr>
        <w:t xml:space="preserve">noch in einer weiteren </w:t>
      </w:r>
      <w:r w:rsidR="00FB3095" w:rsidRPr="007310A7">
        <w:rPr>
          <w:rStyle w:val="identifier"/>
          <w:rFonts w:eastAsia="Times New Roman" w:cs="Times New Roman"/>
          <w:color w:val="000000" w:themeColor="text1"/>
        </w:rPr>
        <w:t>Hinsicht</w:t>
      </w:r>
      <w:r w:rsidR="009A42A9" w:rsidRPr="007310A7">
        <w:rPr>
          <w:rStyle w:val="identifier"/>
          <w:rFonts w:eastAsia="Times New Roman" w:cs="Times New Roman"/>
          <w:color w:val="000000" w:themeColor="text1"/>
        </w:rPr>
        <w:t xml:space="preserve"> </w:t>
      </w:r>
      <w:r w:rsidRPr="007310A7">
        <w:rPr>
          <w:rStyle w:val="identifier"/>
          <w:rFonts w:eastAsia="Times New Roman" w:cs="Times New Roman"/>
          <w:color w:val="000000" w:themeColor="text1"/>
        </w:rPr>
        <w:t>als Schutzreaktion verstehbar</w:t>
      </w:r>
      <w:r w:rsidR="009A42A9" w:rsidRPr="007310A7">
        <w:rPr>
          <w:rStyle w:val="identifier"/>
          <w:rFonts w:eastAsia="Times New Roman" w:cs="Times New Roman"/>
          <w:color w:val="000000" w:themeColor="text1"/>
        </w:rPr>
        <w:t>.</w:t>
      </w:r>
    </w:p>
    <w:p w14:paraId="14DBC329" w14:textId="086D3BE8" w:rsidR="00E944F1" w:rsidRPr="007310A7" w:rsidRDefault="00E944F1" w:rsidP="00FA52A9">
      <w:pPr>
        <w:tabs>
          <w:tab w:val="left" w:pos="1600"/>
        </w:tabs>
        <w:spacing w:before="240" w:line="360" w:lineRule="auto"/>
        <w:jc w:val="both"/>
        <w:rPr>
          <w:rFonts w:eastAsia="Times New Roman" w:cs="Times New Roman"/>
          <w:color w:val="000000" w:themeColor="text1"/>
        </w:rPr>
      </w:pPr>
      <w:r w:rsidRPr="007310A7">
        <w:rPr>
          <w:rStyle w:val="identifier"/>
          <w:rFonts w:eastAsia="Times New Roman" w:cs="Times New Roman"/>
          <w:color w:val="000000" w:themeColor="text1"/>
        </w:rPr>
        <w:t xml:space="preserve">Kurz nach der Geburt ihres Sohnes übernimmt Kristin den Großteil seiner Versorgung, da ihre Partnerin „gleich in den Beruf </w:t>
      </w:r>
      <w:r w:rsidRPr="007310A7">
        <w:rPr>
          <w:rStyle w:val="identifier"/>
          <w:rFonts w:eastAsia="Times New Roman" w:cs="Times New Roman"/>
          <w:b/>
          <w:color w:val="000000" w:themeColor="text1"/>
        </w:rPr>
        <w:t>will</w:t>
      </w:r>
      <w:r w:rsidRPr="007310A7">
        <w:rPr>
          <w:rStyle w:val="identifier"/>
          <w:rFonts w:eastAsia="Times New Roman" w:cs="Times New Roman"/>
          <w:color w:val="000000" w:themeColor="text1"/>
        </w:rPr>
        <w:t>“. Die</w:t>
      </w:r>
      <w:r w:rsidR="00006B62" w:rsidRPr="007310A7">
        <w:rPr>
          <w:rStyle w:val="identifier"/>
          <w:rFonts w:eastAsia="Times New Roman" w:cs="Times New Roman"/>
          <w:color w:val="000000" w:themeColor="text1"/>
        </w:rPr>
        <w:t xml:space="preserve"> B</w:t>
      </w:r>
      <w:r w:rsidRPr="007310A7">
        <w:rPr>
          <w:rStyle w:val="identifier"/>
          <w:rFonts w:eastAsia="Times New Roman" w:cs="Times New Roman"/>
          <w:color w:val="000000" w:themeColor="text1"/>
        </w:rPr>
        <w:t>iographin bezeichnet die Aufgabenverteilung als ein „Teilzeit“ Modell</w:t>
      </w:r>
      <w:r w:rsidR="00FB3095" w:rsidRPr="007310A7">
        <w:rPr>
          <w:rStyle w:val="identifier"/>
          <w:rFonts w:eastAsia="Times New Roman" w:cs="Times New Roman"/>
          <w:color w:val="000000" w:themeColor="text1"/>
        </w:rPr>
        <w:t>,</w:t>
      </w:r>
      <w:r w:rsidRPr="007310A7">
        <w:rPr>
          <w:rStyle w:val="identifier"/>
          <w:rFonts w:eastAsia="Times New Roman" w:cs="Times New Roman"/>
          <w:color w:val="000000" w:themeColor="text1"/>
        </w:rPr>
        <w:t xml:space="preserve"> wobei Kristin größtenteils zuhause </w:t>
      </w:r>
      <w:r w:rsidRPr="007310A7">
        <w:rPr>
          <w:rStyle w:val="identifier"/>
          <w:rFonts w:eastAsia="Times New Roman" w:cs="Times New Roman"/>
          <w:color w:val="000000" w:themeColor="text1"/>
        </w:rPr>
        <w:lastRenderedPageBreak/>
        <w:t xml:space="preserve">ist </w:t>
      </w:r>
      <w:r w:rsidR="00FB3095" w:rsidRPr="007310A7">
        <w:rPr>
          <w:rStyle w:val="identifier"/>
          <w:rFonts w:eastAsia="Times New Roman" w:cs="Times New Roman"/>
          <w:color w:val="000000" w:themeColor="text1"/>
        </w:rPr>
        <w:t xml:space="preserve">bzw. </w:t>
      </w:r>
      <w:r w:rsidRPr="007310A7">
        <w:rPr>
          <w:rStyle w:val="identifier"/>
          <w:rFonts w:eastAsia="Times New Roman" w:cs="Times New Roman"/>
          <w:color w:val="000000" w:themeColor="text1"/>
        </w:rPr>
        <w:t xml:space="preserve">nur am Wochenende arbeitet, während Sabine wieder Vollzeit in ihrem Beruf tätig ist. Parallel kümmert sich Kristin um den Hausbau, den sie und Sabine noch vor Geburt ihres Sohnes begonnen haben. Da Kristin das o.g. Arbeitsteilungsmodell lediglich mit dem Wunsch ihrer Partnerin begründet und ihre diesbezüglichen eigenen Präferenzen nicht thematisiert, liegt </w:t>
      </w:r>
      <w:r w:rsidR="00FB3095" w:rsidRPr="007310A7">
        <w:rPr>
          <w:rStyle w:val="identifier"/>
          <w:rFonts w:eastAsia="Times New Roman" w:cs="Times New Roman"/>
          <w:color w:val="000000" w:themeColor="text1"/>
        </w:rPr>
        <w:t>nahe,</w:t>
      </w:r>
      <w:r w:rsidRPr="007310A7">
        <w:rPr>
          <w:rStyle w:val="identifier"/>
          <w:rFonts w:eastAsia="Times New Roman" w:cs="Times New Roman"/>
          <w:color w:val="000000" w:themeColor="text1"/>
        </w:rPr>
        <w:t xml:space="preserve"> dass sie sich hier Sabines Bedürfnissen anpasst. Auf der erzählten Ebene lenkt die Verwendung des Begriffes „Teilzeit“ von der ungleichen Aufgabenverteilung zwischen den Partner*innen ab. Es lässt sich davon ausgehend die Hypothese aufstellen, dass Kristin das berufliche und Sorgearbeits-bezogene Ungleichgewicht im Verhältnis zu ihrer Partnerin sprachlich zu nivellieren versucht. Dies kann einerseits auf </w:t>
      </w:r>
      <w:r w:rsidR="001B2A75" w:rsidRPr="007310A7">
        <w:rPr>
          <w:rStyle w:val="identifier"/>
          <w:rFonts w:eastAsia="Times New Roman" w:cs="Times New Roman"/>
          <w:color w:val="000000" w:themeColor="text1"/>
        </w:rPr>
        <w:t xml:space="preserve">ihren </w:t>
      </w:r>
      <w:r w:rsidRPr="007310A7">
        <w:rPr>
          <w:rStyle w:val="identifier"/>
          <w:rFonts w:eastAsia="Times New Roman" w:cs="Times New Roman"/>
          <w:color w:val="000000" w:themeColor="text1"/>
        </w:rPr>
        <w:t>damaligen Wunsch zurückführbar sein ein konventionelles Männlichkeitsbild aufrechtzuerhalten</w:t>
      </w:r>
      <w:r w:rsidR="001B2A75" w:rsidRPr="007310A7">
        <w:rPr>
          <w:rStyle w:val="identifier"/>
          <w:rFonts w:eastAsia="Times New Roman" w:cs="Times New Roman"/>
          <w:color w:val="000000" w:themeColor="text1"/>
        </w:rPr>
        <w:t>. A</w:t>
      </w:r>
      <w:r w:rsidRPr="007310A7">
        <w:rPr>
          <w:rStyle w:val="identifier"/>
          <w:rFonts w:eastAsia="Times New Roman" w:cs="Times New Roman"/>
          <w:color w:val="000000" w:themeColor="text1"/>
        </w:rPr>
        <w:t xml:space="preserve">ndererseits </w:t>
      </w:r>
      <w:r w:rsidR="001B2A75" w:rsidRPr="007310A7">
        <w:rPr>
          <w:rStyle w:val="identifier"/>
          <w:rFonts w:eastAsia="Times New Roman" w:cs="Times New Roman"/>
          <w:color w:val="000000" w:themeColor="text1"/>
        </w:rPr>
        <w:t xml:space="preserve">kann es sich </w:t>
      </w:r>
      <w:r w:rsidRPr="007310A7">
        <w:rPr>
          <w:rStyle w:val="identifier"/>
          <w:rFonts w:eastAsia="Times New Roman" w:cs="Times New Roman"/>
          <w:color w:val="000000" w:themeColor="text1"/>
        </w:rPr>
        <w:t xml:space="preserve">aber auch </w:t>
      </w:r>
      <w:r w:rsidR="001B2A75" w:rsidRPr="007310A7">
        <w:rPr>
          <w:rStyle w:val="identifier"/>
          <w:rFonts w:eastAsia="Times New Roman" w:cs="Times New Roman"/>
          <w:color w:val="000000" w:themeColor="text1"/>
        </w:rPr>
        <w:t xml:space="preserve">um eine </w:t>
      </w:r>
      <w:r w:rsidR="0038360D" w:rsidRPr="007310A7">
        <w:rPr>
          <w:rStyle w:val="identifier"/>
          <w:rFonts w:eastAsia="Times New Roman" w:cs="Times New Roman"/>
          <w:color w:val="000000" w:themeColor="text1"/>
        </w:rPr>
        <w:t xml:space="preserve">biographisch etablierte Strategie </w:t>
      </w:r>
      <w:r w:rsidR="00DD55B8" w:rsidRPr="007310A7">
        <w:rPr>
          <w:rStyle w:val="identifier"/>
          <w:rFonts w:eastAsia="Times New Roman" w:cs="Times New Roman"/>
          <w:color w:val="000000" w:themeColor="text1"/>
        </w:rPr>
        <w:t>–</w:t>
      </w:r>
      <w:r w:rsidR="001B2A75" w:rsidRPr="007310A7">
        <w:rPr>
          <w:rStyle w:val="identifier"/>
          <w:rFonts w:eastAsia="Times New Roman" w:cs="Times New Roman"/>
          <w:color w:val="000000" w:themeColor="text1"/>
        </w:rPr>
        <w:t xml:space="preserve"> </w:t>
      </w:r>
      <w:r w:rsidR="00DD55B8" w:rsidRPr="007310A7">
        <w:rPr>
          <w:rStyle w:val="identifier"/>
          <w:rFonts w:eastAsia="Times New Roman" w:cs="Times New Roman"/>
          <w:color w:val="000000" w:themeColor="text1"/>
        </w:rPr>
        <w:t xml:space="preserve">z.B. </w:t>
      </w:r>
      <w:r w:rsidR="001B2A75" w:rsidRPr="007310A7">
        <w:rPr>
          <w:rStyle w:val="identifier"/>
          <w:rFonts w:eastAsia="Times New Roman" w:cs="Times New Roman"/>
          <w:color w:val="000000" w:themeColor="text1"/>
        </w:rPr>
        <w:t xml:space="preserve">mittels </w:t>
      </w:r>
      <w:r w:rsidR="00DD55B8" w:rsidRPr="007310A7">
        <w:rPr>
          <w:rStyle w:val="identifier"/>
          <w:rFonts w:eastAsia="Times New Roman" w:cs="Times New Roman"/>
          <w:color w:val="000000" w:themeColor="text1"/>
        </w:rPr>
        <w:t xml:space="preserve">Relativierung – </w:t>
      </w:r>
      <w:r w:rsidR="0038360D" w:rsidRPr="007310A7">
        <w:rPr>
          <w:rStyle w:val="identifier"/>
          <w:rFonts w:eastAsia="Times New Roman" w:cs="Times New Roman"/>
          <w:color w:val="000000" w:themeColor="text1"/>
        </w:rPr>
        <w:t xml:space="preserve">mit </w:t>
      </w:r>
      <w:r w:rsidR="00DD55B8" w:rsidRPr="007310A7">
        <w:rPr>
          <w:rStyle w:val="identifier"/>
          <w:rFonts w:eastAsia="Times New Roman" w:cs="Times New Roman"/>
          <w:color w:val="000000" w:themeColor="text1"/>
        </w:rPr>
        <w:t>Fremdbestimmungs-E</w:t>
      </w:r>
      <w:r w:rsidR="0038360D" w:rsidRPr="007310A7">
        <w:rPr>
          <w:rStyle w:val="identifier"/>
          <w:rFonts w:eastAsia="Times New Roman" w:cs="Times New Roman"/>
          <w:color w:val="000000" w:themeColor="text1"/>
        </w:rPr>
        <w:t xml:space="preserve">rfahrungen in nahen Beziehungen umzugehen. </w:t>
      </w:r>
    </w:p>
    <w:p w14:paraId="3E4F8C83" w14:textId="77777777" w:rsidR="00E944F1" w:rsidRPr="007310A7" w:rsidRDefault="00E944F1" w:rsidP="007A4A63">
      <w:pPr>
        <w:tabs>
          <w:tab w:val="left" w:pos="1600"/>
        </w:tabs>
        <w:spacing w:before="480" w:after="120" w:line="360" w:lineRule="auto"/>
        <w:jc w:val="both"/>
        <w:rPr>
          <w:i/>
          <w:color w:val="000000" w:themeColor="text1"/>
        </w:rPr>
      </w:pPr>
      <w:r w:rsidRPr="007310A7">
        <w:rPr>
          <w:i/>
          <w:color w:val="000000" w:themeColor="text1"/>
        </w:rPr>
        <w:t>Körperliche Krise als Wendepunkt</w:t>
      </w:r>
    </w:p>
    <w:p w14:paraId="5A920A9F" w14:textId="77777777" w:rsidR="00D0374B" w:rsidRPr="007310A7" w:rsidRDefault="00D0374B" w:rsidP="0078702F">
      <w:pPr>
        <w:spacing w:line="360" w:lineRule="auto"/>
        <w:jc w:val="both"/>
        <w:rPr>
          <w:color w:val="000000" w:themeColor="text1"/>
        </w:rPr>
      </w:pPr>
      <w:r>
        <w:rPr>
          <w:color w:val="000000" w:themeColor="text1"/>
        </w:rPr>
        <w:t xml:space="preserve">Kristin arbeitet weiterhin als Krankenpflegerin und lebt </w:t>
      </w:r>
      <w:r>
        <w:rPr>
          <w:color w:val="000000" w:themeColor="text1"/>
        </w:rPr>
        <w:t xml:space="preserve">mit Sabine und ihrem mittlerweile volljährigen Sohn zusamme</w:t>
      </w:r>
      <w:r>
        <w:rPr>
          <w:color w:val="000000" w:themeColor="text1"/>
        </w:rPr>
        <w:t xml:space="preserve">n als sie </w:t>
      </w:r>
      <w:r>
        <w:rPr>
          <w:color w:val="000000" w:themeColor="text1"/>
        </w:rPr>
        <w:t xml:space="preserve">mit Anfang 50 starke körperliche Beschwerden</w:t>
      </w:r>
      <w:r>
        <w:rPr>
          <w:color w:val="000000" w:themeColor="text1"/>
        </w:rPr>
        <w:t xml:space="preserve"> entwickelt</w:t>
      </w:r>
      <w:r>
        <w:rPr>
          <w:color w:val="000000" w:themeColor="text1"/>
        </w:rPr>
        <w:t xml:space="preserve">. Es ist davon auszugehen, dass sie dadurch für einen längeren Zeitraum nicht oder nur eingeschränkt arbeitsfähig ist und somit eine wichtige</w:t>
      </w:r>
      <w:r>
        <w:rPr>
          <w:color w:val="000000" w:themeColor="text1"/>
        </w:rPr>
        <w:t xml:space="preserve"> biographische Bewältigungs- und </w:t>
      </w:r>
      <w:r>
        <w:rPr>
          <w:color w:val="000000" w:themeColor="text1"/>
        </w:rPr>
        <w:t xml:space="preserve">Stabilisierungsmöglichkeit verliert. Die Autobiographin beschreibt ihre Symptome im Interview nur </w:t>
      </w:r>
      <w:del w:id="1000131" w:author="Claude Lektorat" w:date="2026-06-30T12:18:05Z">
        <w:r>
          <w:rPr>
            <w:color w:val="000000" w:themeColor="text1"/>
          </w:rPr>
          <w:delText xml:space="preserve">wage</w:delText>
        </w:r>
      </w:del>
      <w:ins w:id="1000132" w:author="Claude Lektorat" w:date="2026-06-30T12:18:05Z">
        <w:r>
          <w:rPr>
            <w:color w:val="000000" w:themeColor="text1"/>
          </w:rPr>
          <w:t xml:space="preserve">vage</w:t>
        </w:r>
      </w:ins>
      <w:r>
        <w:rPr>
          <w:color w:val="000000" w:themeColor="text1"/>
        </w:rPr>
        <w:t xml:space="preserve"> und benutzt zur Einordnung vor allem medizinische Fachbegriffe, wenn sie diese als „urologische und neurologische“ Probleme bezeichnet. Dabei wird jedoch deutlich, dass es sich um eine einschneidende Erfahrung handelt, die Kristin als beängstigenden Einbruch ihrer vorherigen biographischen Kontinuität erlebt. Da auch verschiedene von Kristin konsultierte Ärzt*innen ihr nicht weiterhelfen können bzw. trotz Höchstdosierung eines bei Bewegungsstörungen indizierten Medikaments keine Symptomkontrolle erreicht werden kann, wird die Situation für sie zunehmend belastender. </w:t>
      </w:r>
    </w:p>
    <w:p w14:paraId="62C36B38" w14:textId="76B6AEBD" w:rsidR="00E944F1" w:rsidRPr="007310A7" w:rsidRDefault="00E944F1" w:rsidP="0078702F">
      <w:pPr>
        <w:spacing w:line="360" w:lineRule="auto"/>
        <w:jc w:val="both"/>
        <w:rPr>
          <w:color w:val="000000" w:themeColor="text1"/>
        </w:rPr>
      </w:pPr>
      <w:r w:rsidRPr="007310A7">
        <w:rPr>
          <w:color w:val="000000" w:themeColor="text1"/>
        </w:rPr>
        <w:t xml:space="preserve">Sprachlich auffällig ist hier Kristins wiederkehrende Verwendung des Wortes „Problem“, um auf ihre Beschwerden zu referieren. Dieses Wort </w:t>
      </w:r>
      <w:r w:rsidR="00D0374B" w:rsidRPr="007310A7">
        <w:rPr>
          <w:color w:val="000000" w:themeColor="text1"/>
        </w:rPr>
        <w:t xml:space="preserve">benutzt </w:t>
      </w:r>
      <w:r w:rsidRPr="007310A7">
        <w:rPr>
          <w:color w:val="000000" w:themeColor="text1"/>
        </w:rPr>
        <w:t xml:space="preserve">sie im </w:t>
      </w:r>
      <w:r w:rsidRPr="007310A7">
        <w:rPr>
          <w:color w:val="000000" w:themeColor="text1"/>
        </w:rPr>
        <w:lastRenderedPageBreak/>
        <w:t xml:space="preserve">Interview ebenfalls im Zusammenhang mit Ausgrenzungs- und Gewalt-Erfahrungen auf Grund ihrer Intergeschlechtlichkeit. Somit stellt sie </w:t>
      </w:r>
      <w:r w:rsidR="00D0374B" w:rsidRPr="007310A7">
        <w:rPr>
          <w:color w:val="000000" w:themeColor="text1"/>
        </w:rPr>
        <w:t xml:space="preserve">zumindest sprachlich </w:t>
      </w:r>
      <w:r w:rsidRPr="007310A7">
        <w:rPr>
          <w:color w:val="000000" w:themeColor="text1"/>
        </w:rPr>
        <w:t xml:space="preserve">einen Zusammenhang </w:t>
      </w:r>
      <w:r w:rsidR="00D0374B" w:rsidRPr="007310A7">
        <w:rPr>
          <w:color w:val="000000" w:themeColor="text1"/>
        </w:rPr>
        <w:t xml:space="preserve">zwischen </w:t>
      </w:r>
      <w:r w:rsidRPr="007310A7">
        <w:rPr>
          <w:color w:val="000000" w:themeColor="text1"/>
        </w:rPr>
        <w:t xml:space="preserve">ihrer aktuellen körperlichen </w:t>
      </w:r>
      <w:r w:rsidR="00D0374B" w:rsidRPr="007310A7">
        <w:rPr>
          <w:color w:val="000000" w:themeColor="text1"/>
        </w:rPr>
        <w:t xml:space="preserve">Situation </w:t>
      </w:r>
      <w:r w:rsidRPr="007310A7">
        <w:rPr>
          <w:color w:val="000000" w:themeColor="text1"/>
        </w:rPr>
        <w:t>und ihren traumatischen Gewalt</w:t>
      </w:r>
      <w:r w:rsidR="00D0374B" w:rsidRPr="007310A7">
        <w:rPr>
          <w:color w:val="000000" w:themeColor="text1"/>
        </w:rPr>
        <w:t>- und Ausgrenzungs</w:t>
      </w:r>
      <w:r w:rsidRPr="007310A7">
        <w:rPr>
          <w:color w:val="000000" w:themeColor="text1"/>
        </w:rPr>
        <w:t>erfahrungen in der Vergangenheit her. Ähnlich wie in der Vergangenheit brechen diese „Probleme“ erneut unkontrollierbar in ihr Leben ein, wodurch sie in eine</w:t>
      </w:r>
      <w:r w:rsidR="00D0374B" w:rsidRPr="007310A7">
        <w:rPr>
          <w:color w:val="000000" w:themeColor="text1"/>
        </w:rPr>
        <w:t xml:space="preserve"> zunächst kaum gestaltbare</w:t>
      </w:r>
      <w:r w:rsidRPr="007310A7">
        <w:rPr>
          <w:color w:val="000000" w:themeColor="text1"/>
        </w:rPr>
        <w:t xml:space="preserve"> biographische Krise gerät</w:t>
      </w:r>
      <w:r w:rsidR="00B06011" w:rsidRPr="007310A7">
        <w:rPr>
          <w:color w:val="000000" w:themeColor="text1"/>
        </w:rPr>
        <w:t xml:space="preserve"> </w:t>
      </w:r>
      <w:r w:rsidR="00D0374B" w:rsidRPr="007310A7">
        <w:rPr>
          <w:color w:val="000000" w:themeColor="text1"/>
        </w:rPr>
        <w:t>(</w:t>
      </w:r>
      <w:r w:rsidR="00B06011" w:rsidRPr="007310A7">
        <w:rPr>
          <w:color w:val="000000" w:themeColor="text1"/>
        </w:rPr>
        <w:fldChar w:fldCharType="begin"/>
      </w:r>
      <w:r w:rsidR="00DC6209" w:rsidRPr="007310A7">
        <w:rPr>
          <w:color w:val="000000" w:themeColor="text1"/>
        </w:rPr>
        <w:instrText xml:space="preserve"> ADDIN ZOTERO_ITEM CSL_CITATION {"citationID":"e8kDUlsi","properties":{"unsorted":false,"formattedCitation":"(vgl. Berger und Luckmann 1966)","plainCitation":"(vgl. Berger und Luckmann 1966)","dontUpdate":true,"noteIndex":0},"citationItems":[{"id":360,"uris":["http://zotero.org/users/local/owKliTIb/items/V4YRL4MQ"],"itemData":{"id":360,"type":"book","publisher-place":"New York","title":"The Social Construction of Reality. A Treatise in the Sociology of Knowledge","author":[{"family":"Berger","given":"Peter"},{"family":"Luckmann","given":"Thomas"}],"issued":{"date-parts":[["1966"]]}},"prefix":"vgl."}],"schema":"https://github.com/citation-style-language/schema/raw/master/csl-citation.json"} </w:instrText>
      </w:r>
      <w:r w:rsidR="00B06011" w:rsidRPr="007310A7">
        <w:rPr>
          <w:color w:val="000000" w:themeColor="text1"/>
        </w:rPr>
        <w:fldChar w:fldCharType="separate"/>
      </w:r>
      <w:r w:rsidR="00D0374B" w:rsidRPr="007310A7">
        <w:rPr>
          <w:rFonts w:ascii="Cambria" w:hAnsi="Cambria"/>
          <w:color w:val="000000" w:themeColor="text1"/>
        </w:rPr>
        <w:t>siehe 3.2</w:t>
      </w:r>
      <w:r w:rsidR="003E70E1">
        <w:rPr>
          <w:rFonts w:ascii="Cambria" w:hAnsi="Cambria"/>
          <w:color w:val="000000" w:themeColor="text1"/>
        </w:rPr>
        <w:t>.3</w:t>
      </w:r>
      <w:r w:rsidR="00B06011" w:rsidRPr="007310A7">
        <w:rPr>
          <w:rFonts w:ascii="Cambria" w:hAnsi="Cambria"/>
          <w:color w:val="000000" w:themeColor="text1"/>
        </w:rPr>
        <w:t>)</w:t>
      </w:r>
      <w:r w:rsidR="00B06011" w:rsidRPr="007310A7">
        <w:rPr>
          <w:color w:val="000000" w:themeColor="text1"/>
        </w:rPr>
        <w:fldChar w:fldCharType="end"/>
      </w:r>
      <w:r w:rsidRPr="007310A7">
        <w:rPr>
          <w:color w:val="000000" w:themeColor="text1"/>
        </w:rPr>
        <w:t xml:space="preserve">. Die Anpassung an soziale nicht zuletzt geschlechtliche Anforderungen einerseits und medizinische Zuschreibung andererseits, die Kristin ein aus normalbiographischer Perspektive erfolgreiches Erwachsenenleben ermöglichte, dient nicht länger als Bewältigungsstrategie. Da Kristin ihren sich in den „Bewegungsstörungen“ entziehenden Körper weitestgehend als einen von ihrer Innenwelt getrennten Akteur empfindet, erlebt sie auch die dadurch entstandene Krisensituation als von außen bestimmt und </w:t>
      </w:r>
      <w:r w:rsidR="00211A4A" w:rsidRPr="007310A7">
        <w:rPr>
          <w:color w:val="000000" w:themeColor="text1"/>
        </w:rPr>
        <w:t>kaum gestaltbar</w:t>
      </w:r>
      <w:r w:rsidRPr="007310A7">
        <w:rPr>
          <w:color w:val="000000" w:themeColor="text1"/>
        </w:rPr>
        <w:t xml:space="preserve">. Sie ist nicht Ergebnis einer selbstinitiierten </w:t>
      </w:r>
      <w:r w:rsidR="001B2A75" w:rsidRPr="007310A7">
        <w:rPr>
          <w:color w:val="000000" w:themeColor="text1"/>
        </w:rPr>
        <w:t>Auseinandersetzung,</w:t>
      </w:r>
      <w:r w:rsidRPr="007310A7">
        <w:rPr>
          <w:color w:val="000000" w:themeColor="text1"/>
        </w:rPr>
        <w:t xml:space="preserve"> sondern entzieht sich zunächst ihren Intentionen und Relevanzsetzungen.</w:t>
      </w:r>
    </w:p>
    <w:p w14:paraId="7DF5226D" w14:textId="38197773" w:rsidR="00E944F1" w:rsidRPr="007310A7" w:rsidRDefault="00E944F1" w:rsidP="0078702F">
      <w:pPr>
        <w:spacing w:line="360" w:lineRule="auto"/>
        <w:jc w:val="both"/>
        <w:rPr>
          <w:color w:val="000000" w:themeColor="text1"/>
        </w:rPr>
      </w:pPr>
      <w:r w:rsidRPr="007310A7">
        <w:rPr>
          <w:color w:val="000000" w:themeColor="text1"/>
        </w:rPr>
        <w:t xml:space="preserve">In der Beschreibung der </w:t>
      </w:r>
      <w:r w:rsidR="00211A4A" w:rsidRPr="007310A7">
        <w:rPr>
          <w:color w:val="000000" w:themeColor="text1"/>
        </w:rPr>
        <w:t xml:space="preserve">als </w:t>
      </w:r>
      <w:r w:rsidRPr="007310A7">
        <w:rPr>
          <w:color w:val="000000" w:themeColor="text1"/>
        </w:rPr>
        <w:t>frustran</w:t>
      </w:r>
      <w:r w:rsidR="00211A4A" w:rsidRPr="007310A7">
        <w:rPr>
          <w:color w:val="000000" w:themeColor="text1"/>
        </w:rPr>
        <w:t xml:space="preserve"> erlebten</w:t>
      </w:r>
      <w:r w:rsidRPr="007310A7">
        <w:rPr>
          <w:color w:val="000000" w:themeColor="text1"/>
        </w:rPr>
        <w:t xml:space="preserve"> ärztlichen Konsultationen und Therapieversuche zeigt sich ein </w:t>
      </w:r>
      <w:r w:rsidR="00211A4A" w:rsidRPr="007310A7">
        <w:rPr>
          <w:color w:val="000000" w:themeColor="text1"/>
        </w:rPr>
        <w:t xml:space="preserve">Spannungsfeld </w:t>
      </w:r>
      <w:r w:rsidRPr="007310A7">
        <w:rPr>
          <w:color w:val="000000" w:themeColor="text1"/>
        </w:rPr>
        <w:t>zwischen Fremdbestimmtheit</w:t>
      </w:r>
      <w:r w:rsidR="00211A4A" w:rsidRPr="007310A7">
        <w:rPr>
          <w:color w:val="000000" w:themeColor="text1"/>
        </w:rPr>
        <w:t xml:space="preserve"> und Gestaltungsversuchen</w:t>
      </w:r>
      <w:r w:rsidRPr="007310A7">
        <w:rPr>
          <w:color w:val="000000" w:themeColor="text1"/>
        </w:rPr>
        <w:t xml:space="preserve">. Es wird deutlich wie stark sich Kristin von den behandelnden Ärzt*innen abhängig erlebt. Es scheint ihr zum Zeitpunkt ihrer Beschwerden zunächst nicht möglich zu sein, eigene Vermutungen über deren Ursprung aufzustellen. Auch stellt sie zumindest nicht bewusst einen Zusammenhang mit den medizinischen Eingriffen und Behandlungen ihrer Kindheit her. Jedoch möchte sie sich nicht mit den trotz hochdosierter Medikation anhaltenden Symptomen und einer anhaltenden Arbeitsunfähigkeit </w:t>
      </w:r>
      <w:r w:rsidR="00211A4A" w:rsidRPr="007310A7">
        <w:rPr>
          <w:color w:val="000000" w:themeColor="text1"/>
        </w:rPr>
        <w:t>„zufriedengeben“</w:t>
      </w:r>
      <w:r w:rsidRPr="007310A7">
        <w:rPr>
          <w:color w:val="000000" w:themeColor="text1"/>
        </w:rPr>
        <w:t xml:space="preserve">. Sie besteht darauf, dass die sie behandelnde </w:t>
      </w:r>
      <w:r w:rsidR="00211A4A" w:rsidRPr="007310A7">
        <w:rPr>
          <w:color w:val="000000" w:themeColor="text1"/>
        </w:rPr>
        <w:t xml:space="preserve">Neurologin </w:t>
      </w:r>
      <w:r w:rsidRPr="007310A7">
        <w:rPr>
          <w:color w:val="000000" w:themeColor="text1"/>
        </w:rPr>
        <w:t>weiter nach einer Ursache ihrer Beschwerden und nach alternativen Therapieoptionen sucht. Hier wird</w:t>
      </w:r>
      <w:r w:rsidR="00211A4A" w:rsidRPr="007310A7">
        <w:rPr>
          <w:color w:val="000000" w:themeColor="text1"/>
        </w:rPr>
        <w:t xml:space="preserve"> erstmals in einer ärztlichen Interaktion</w:t>
      </w:r>
      <w:r w:rsidRPr="007310A7">
        <w:rPr>
          <w:color w:val="000000" w:themeColor="text1"/>
        </w:rPr>
        <w:t xml:space="preserve"> deutlich, dass Kristin für sich einstehen kann und es ihr</w:t>
      </w:r>
      <w:r w:rsidR="00211A4A" w:rsidRPr="007310A7">
        <w:rPr>
          <w:color w:val="000000" w:themeColor="text1"/>
        </w:rPr>
        <w:t xml:space="preserve"> möglich ist </w:t>
      </w:r>
      <w:r w:rsidRPr="007310A7">
        <w:rPr>
          <w:color w:val="000000" w:themeColor="text1"/>
        </w:rPr>
        <w:t xml:space="preserve">– im Gegensatz zu den Fremdbestimmtheits-Erfahrungen ihrer Kindheit – Handlungsmacht auszuüben und </w:t>
      </w:r>
      <w:r w:rsidR="00211A4A" w:rsidRPr="007310A7">
        <w:rPr>
          <w:color w:val="000000" w:themeColor="text1"/>
        </w:rPr>
        <w:t xml:space="preserve">die </w:t>
      </w:r>
      <w:r w:rsidRPr="007310A7">
        <w:rPr>
          <w:color w:val="000000" w:themeColor="text1"/>
        </w:rPr>
        <w:t xml:space="preserve">Situation mitzugestalten. </w:t>
      </w:r>
    </w:p>
    <w:p w14:paraId="15F60D26" w14:textId="6292AA6F" w:rsidR="00486A1C" w:rsidRPr="00486A1C" w:rsidRDefault="00E944F1" w:rsidP="00486A1C">
      <w:pPr>
        <w:spacing w:before="240" w:line="360" w:lineRule="auto"/>
        <w:jc w:val="both"/>
        <w:rPr>
          <w:color w:val="000000" w:themeColor="text1"/>
        </w:rPr>
      </w:pPr>
      <w:r w:rsidRPr="007310A7">
        <w:rPr>
          <w:color w:val="000000" w:themeColor="text1"/>
        </w:rPr>
        <w:t xml:space="preserve">Als ihre behandelnde Ärztin vermutlich beiläufig erwähnt, dass für Frauen mit einem ähnlichen Krankheitsbild noch eine weitere Behandlungsoption bestünde, greift Kristin diese Aussage als Ausgangspunkt für einen tiefgreifenden </w:t>
      </w:r>
      <w:r w:rsidRPr="007310A7">
        <w:rPr>
          <w:color w:val="000000" w:themeColor="text1"/>
        </w:rPr>
        <w:lastRenderedPageBreak/>
        <w:t xml:space="preserve">Auseinandersetzungsprozess mit ihrer Geschlechtsidentität auf.  Auch wenn dies im Interview nicht explizit wird, ist davon auszugehen, dass sich zwischen den beiden zu diesem Zeitpunkt bereits ein gewisses Vertrauensverhältnis etablieren konnte. </w:t>
      </w:r>
      <w:r w:rsidR="009A2289" w:rsidRPr="007310A7">
        <w:rPr>
          <w:color w:val="000000" w:themeColor="text1"/>
        </w:rPr>
        <w:t xml:space="preserve">Dies ist in Kristins biographischer Erfahrungsaufschichtung mit Behandler*innen vermutlich das erste Mal der Fall. </w:t>
      </w:r>
      <w:r w:rsidRPr="007310A7">
        <w:rPr>
          <w:color w:val="000000" w:themeColor="text1"/>
        </w:rPr>
        <w:t xml:space="preserve">Davon ausgehend scheint Kristin ihrer Ärztin </w:t>
      </w:r>
      <w:r w:rsidR="009A2289" w:rsidRPr="007310A7">
        <w:rPr>
          <w:color w:val="000000" w:themeColor="text1"/>
        </w:rPr>
        <w:t xml:space="preserve">auch </w:t>
      </w:r>
      <w:r w:rsidRPr="007310A7">
        <w:rPr>
          <w:color w:val="000000" w:themeColor="text1"/>
        </w:rPr>
        <w:t xml:space="preserve">ein </w:t>
      </w:r>
      <w:r w:rsidR="009A2289" w:rsidRPr="007310A7">
        <w:rPr>
          <w:color w:val="000000" w:themeColor="text1"/>
        </w:rPr>
        <w:t xml:space="preserve">gewisses </w:t>
      </w:r>
      <w:r w:rsidRPr="007310A7">
        <w:rPr>
          <w:color w:val="000000" w:themeColor="text1"/>
        </w:rPr>
        <w:t>Wissen über ihr geschlechtlich</w:t>
      </w:r>
      <w:r w:rsidR="009A2289" w:rsidRPr="007310A7">
        <w:rPr>
          <w:color w:val="000000" w:themeColor="text1"/>
        </w:rPr>
        <w:t xml:space="preserve">es Erleben </w:t>
      </w:r>
      <w:r w:rsidRPr="007310A7">
        <w:rPr>
          <w:color w:val="000000" w:themeColor="text1"/>
        </w:rPr>
        <w:t>und</w:t>
      </w:r>
      <w:r w:rsidR="009A2289" w:rsidRPr="007310A7">
        <w:rPr>
          <w:color w:val="000000" w:themeColor="text1"/>
        </w:rPr>
        <w:t xml:space="preserve"> ihre Variation </w:t>
      </w:r>
      <w:r w:rsidRPr="007310A7">
        <w:rPr>
          <w:color w:val="000000" w:themeColor="text1"/>
        </w:rPr>
        <w:t>zuzuschreiben.</w:t>
      </w:r>
      <w:r w:rsidR="00486A1C">
        <w:rPr>
          <w:color w:val="000000" w:themeColor="text1"/>
        </w:rPr>
        <w:t xml:space="preserve"> </w:t>
      </w:r>
      <w:r w:rsidR="00486A1C" w:rsidRPr="00486A1C">
        <w:rPr>
          <w:color w:val="000000" w:themeColor="text1"/>
        </w:rPr>
        <w:t xml:space="preserve">Dies lässt sich auch durch eine gewisse </w:t>
      </w:r>
      <w:r w:rsidR="00486A1C">
        <w:rPr>
          <w:color w:val="000000" w:themeColor="text1"/>
        </w:rPr>
        <w:t xml:space="preserve">Identifikation Kristins mit ihrer Behandlerin </w:t>
      </w:r>
      <w:r w:rsidR="00486A1C" w:rsidRPr="00486A1C">
        <w:rPr>
          <w:color w:val="000000" w:themeColor="text1"/>
        </w:rPr>
        <w:t>erklären, die sich im Interviewtext dadurch</w:t>
      </w:r>
      <w:r w:rsidR="00486A1C">
        <w:rPr>
          <w:color w:val="000000" w:themeColor="text1"/>
        </w:rPr>
        <w:t xml:space="preserve"> andeutet</w:t>
      </w:r>
      <w:r w:rsidR="00486A1C" w:rsidRPr="00486A1C">
        <w:rPr>
          <w:color w:val="000000" w:themeColor="text1"/>
        </w:rPr>
        <w:t xml:space="preserve">, dass oftmals nicht </w:t>
      </w:r>
      <w:r w:rsidR="00486A1C">
        <w:rPr>
          <w:color w:val="000000" w:themeColor="text1"/>
        </w:rPr>
        <w:t xml:space="preserve">nachvollziehbar </w:t>
      </w:r>
      <w:r w:rsidR="00486A1C" w:rsidRPr="00486A1C">
        <w:rPr>
          <w:color w:val="000000" w:themeColor="text1"/>
        </w:rPr>
        <w:t>wird, ob bestimmte Aussagen von Kristin oder von ihrer Ärztin getroffen wurden.</w:t>
      </w:r>
    </w:p>
    <w:p w14:paraId="0A261E20" w14:textId="784F5AFC" w:rsidR="00E944F1" w:rsidRPr="007310A7" w:rsidRDefault="00E944F1" w:rsidP="00F961F0">
      <w:pPr>
        <w:spacing w:before="240" w:line="360" w:lineRule="auto"/>
        <w:jc w:val="both"/>
        <w:rPr>
          <w:color w:val="000000" w:themeColor="text1"/>
        </w:rPr>
      </w:pPr>
      <w:r w:rsidRPr="007310A7">
        <w:rPr>
          <w:color w:val="000000" w:themeColor="text1"/>
        </w:rPr>
        <w:t>Auch wenn dies im Interview nicht ausführlich thematisiert wird</w:t>
      </w:r>
      <w:r w:rsidR="002A79F5">
        <w:rPr>
          <w:color w:val="000000" w:themeColor="text1"/>
        </w:rPr>
        <w:t>,</w:t>
      </w:r>
      <w:r w:rsidRPr="007310A7">
        <w:rPr>
          <w:color w:val="000000" w:themeColor="text1"/>
        </w:rPr>
        <w:t xml:space="preserve"> scheint ihre Ärztin offen und unterstützend zu reagieren, als Kristin im Zuge ihrer Auseinandersetzung vermutet „so=n Zwischending“ zu sein. So kann sie ihre körpergeschlechtliche Besonderheit erstmals selbstbestimmt</w:t>
      </w:r>
      <w:r w:rsidR="002A79F5">
        <w:rPr>
          <w:color w:val="000000" w:themeColor="text1"/>
        </w:rPr>
        <w:t>er</w:t>
      </w:r>
      <w:r w:rsidRPr="007310A7">
        <w:rPr>
          <w:color w:val="000000" w:themeColor="text1"/>
        </w:rPr>
        <w:t xml:space="preserve"> thematisieren und eine diagnostische Abklärung veranlassen:</w:t>
      </w:r>
    </w:p>
    <w:p w14:paraId="0989EEE7" w14:textId="77777777" w:rsidR="00E944F1" w:rsidRPr="007310A7" w:rsidRDefault="00E944F1" w:rsidP="00F961F0">
      <w:pPr>
        <w:spacing w:before="240" w:after="240" w:line="360" w:lineRule="auto"/>
        <w:ind w:left="567" w:right="509"/>
        <w:jc w:val="both"/>
        <w:rPr>
          <w:color w:val="000000" w:themeColor="text1"/>
          <w:sz w:val="22"/>
          <w:szCs w:val="22"/>
        </w:rPr>
      </w:pPr>
      <w:r w:rsidRPr="007310A7">
        <w:rPr>
          <w:color w:val="000000" w:themeColor="text1"/>
          <w:sz w:val="22"/>
          <w:szCs w:val="22"/>
        </w:rPr>
        <w:t xml:space="preserve">„man setzt einfach </w:t>
      </w:r>
      <w:proofErr w:type="spellStart"/>
      <w:r w:rsidRPr="007310A7">
        <w:rPr>
          <w:color w:val="000000" w:themeColor="text1"/>
          <w:sz w:val="22"/>
          <w:szCs w:val="22"/>
        </w:rPr>
        <w:t>ma</w:t>
      </w:r>
      <w:proofErr w:type="spellEnd"/>
      <w:r w:rsidRPr="007310A7">
        <w:rPr>
          <w:color w:val="000000" w:themeColor="text1"/>
          <w:sz w:val="22"/>
          <w:szCs w:val="22"/>
        </w:rPr>
        <w:t xml:space="preserve"> die Brille auf, guckt scharf hin und sieht dann Dinge die man vorher überhaupt nicht </w:t>
      </w:r>
      <w:proofErr w:type="gramStart"/>
      <w:r w:rsidRPr="007310A7">
        <w:rPr>
          <w:b/>
          <w:color w:val="000000" w:themeColor="text1"/>
          <w:sz w:val="22"/>
          <w:szCs w:val="22"/>
        </w:rPr>
        <w:t>wahr genommen</w:t>
      </w:r>
      <w:proofErr w:type="gramEnd"/>
      <w:r w:rsidRPr="007310A7">
        <w:rPr>
          <w:color w:val="000000" w:themeColor="text1"/>
          <w:sz w:val="22"/>
          <w:szCs w:val="22"/>
        </w:rPr>
        <w:t xml:space="preserve"> hat ((atmet ein)) die ja </w:t>
      </w:r>
      <w:proofErr w:type="spellStart"/>
      <w:r w:rsidRPr="007310A7">
        <w:rPr>
          <w:color w:val="000000" w:themeColor="text1"/>
          <w:sz w:val="22"/>
          <w:szCs w:val="22"/>
        </w:rPr>
        <w:t>nich</w:t>
      </w:r>
      <w:proofErr w:type="spellEnd"/>
      <w:r w:rsidRPr="007310A7">
        <w:rPr>
          <w:color w:val="000000" w:themeColor="text1"/>
          <w:sz w:val="22"/>
          <w:szCs w:val="22"/>
        </w:rPr>
        <w:t xml:space="preserve"> über Nacht gewachsen sin“</w:t>
      </w:r>
    </w:p>
    <w:p w14:paraId="65937C84" w14:textId="2FEBAE5A" w:rsidR="00E944F1" w:rsidRPr="007310A7" w:rsidRDefault="00E944F1" w:rsidP="0078702F">
      <w:pPr>
        <w:spacing w:line="360" w:lineRule="auto"/>
        <w:jc w:val="both"/>
        <w:rPr>
          <w:color w:val="000000" w:themeColor="text1"/>
        </w:rPr>
      </w:pPr>
      <w:r w:rsidRPr="007310A7">
        <w:rPr>
          <w:color w:val="000000" w:themeColor="text1"/>
        </w:rPr>
        <w:t xml:space="preserve">Hier wird deutlich, dass eine medizinische Auseinandersetzung mit ihrer Intergeschlechtlichkeit für Kristin eine selbstermächtigende Qualität hat. Für sie scheint der </w:t>
      </w:r>
      <w:r w:rsidR="009A2289" w:rsidRPr="007310A7">
        <w:rPr>
          <w:color w:val="000000" w:themeColor="text1"/>
        </w:rPr>
        <w:t xml:space="preserve">ärztliche </w:t>
      </w:r>
      <w:r w:rsidRPr="007310A7">
        <w:rPr>
          <w:color w:val="000000" w:themeColor="text1"/>
        </w:rPr>
        <w:t xml:space="preserve">Blick auf ihre geschlechtliche Variation auch mit einer positiv erlebten Form der Sichtbarkeit ihres Körpers in Zusammenhang zu stehen, dessen Besonderheit und Bedarfe nicht mehr negiert werden. </w:t>
      </w:r>
    </w:p>
    <w:p w14:paraId="661CC5C4" w14:textId="4941AB42" w:rsidR="00E944F1" w:rsidRPr="007310A7" w:rsidRDefault="00E944F1" w:rsidP="0078702F">
      <w:pPr>
        <w:spacing w:line="360" w:lineRule="auto"/>
        <w:jc w:val="both"/>
        <w:rPr>
          <w:color w:val="000000" w:themeColor="text1"/>
        </w:rPr>
      </w:pPr>
      <w:r w:rsidRPr="007310A7">
        <w:rPr>
          <w:color w:val="000000" w:themeColor="text1"/>
        </w:rPr>
        <w:t xml:space="preserve">Durch die erlebte (Re)-Konstruktion ärztlicher Kompetenz ist es Kristin möglich, die Aussage ihrer </w:t>
      </w:r>
      <w:r w:rsidR="009A2289" w:rsidRPr="007310A7">
        <w:rPr>
          <w:color w:val="000000" w:themeColor="text1"/>
        </w:rPr>
        <w:t xml:space="preserve">Neurologin </w:t>
      </w:r>
      <w:r w:rsidRPr="007310A7">
        <w:rPr>
          <w:color w:val="000000" w:themeColor="text1"/>
        </w:rPr>
        <w:t xml:space="preserve">als Autorisierung zu verstehen: Mit dem Gefühl ärztlicher Unterstützung, wird eine Konfrontation mit der Vergangenheit und damit verbunden das Thematisch-Werden ihres geschlechtlichen Erlebens für sie möglich. Kristin beginnt ihre Anpassung an die männliche Geschlechterrolle zunehmend in Frage zu stellen, die den Status einer Überlebensstrategie verliert, wodurch neue Handlungsspielräume entstehen. </w:t>
      </w:r>
      <w:r w:rsidR="009A2289" w:rsidRPr="007310A7">
        <w:rPr>
          <w:color w:val="000000" w:themeColor="text1"/>
        </w:rPr>
        <w:t xml:space="preserve">Fremdbestimmendes Element </w:t>
      </w:r>
      <w:r w:rsidRPr="007310A7">
        <w:rPr>
          <w:color w:val="000000" w:themeColor="text1"/>
        </w:rPr>
        <w:t>in dieser Entwicklung</w:t>
      </w:r>
      <w:r w:rsidR="009A2289" w:rsidRPr="007310A7">
        <w:rPr>
          <w:color w:val="000000" w:themeColor="text1"/>
        </w:rPr>
        <w:t xml:space="preserve"> bleibt</w:t>
      </w:r>
      <w:r w:rsidRPr="007310A7">
        <w:rPr>
          <w:color w:val="000000" w:themeColor="text1"/>
        </w:rPr>
        <w:t xml:space="preserve">, dass ärztliche Deutungsmacht für Kristin </w:t>
      </w:r>
      <w:r w:rsidR="009A2289" w:rsidRPr="007310A7">
        <w:rPr>
          <w:color w:val="000000" w:themeColor="text1"/>
        </w:rPr>
        <w:t xml:space="preserve">weiterhin </w:t>
      </w:r>
      <w:r w:rsidR="009A2289" w:rsidRPr="007310A7">
        <w:rPr>
          <w:color w:val="000000" w:themeColor="text1"/>
        </w:rPr>
        <w:lastRenderedPageBreak/>
        <w:t>überwiegend</w:t>
      </w:r>
      <w:r w:rsidR="004C6B9B" w:rsidRPr="007310A7">
        <w:rPr>
          <w:color w:val="000000" w:themeColor="text1"/>
        </w:rPr>
        <w:t xml:space="preserve"> </w:t>
      </w:r>
      <w:r w:rsidRPr="007310A7">
        <w:rPr>
          <w:color w:val="000000" w:themeColor="text1"/>
        </w:rPr>
        <w:t>unhinterfragt</w:t>
      </w:r>
      <w:r w:rsidR="009A2289" w:rsidRPr="007310A7">
        <w:rPr>
          <w:color w:val="000000" w:themeColor="text1"/>
        </w:rPr>
        <w:t xml:space="preserve"> ist</w:t>
      </w:r>
      <w:r w:rsidRPr="007310A7">
        <w:rPr>
          <w:color w:val="000000" w:themeColor="text1"/>
        </w:rPr>
        <w:t>. Letzteres führt dazu, dass Begrenztheiten und Problematiken medizinischer Lösungsansätze nicht in der Gänze realisier- und reflektierbar sind. Kristins Umgang mit medizinischen Behandler*innen</w:t>
      </w:r>
      <w:r w:rsidR="009A2289" w:rsidRPr="007310A7">
        <w:rPr>
          <w:color w:val="000000" w:themeColor="text1"/>
        </w:rPr>
        <w:t xml:space="preserve"> als Erwachsene</w:t>
      </w:r>
      <w:r w:rsidRPr="007310A7">
        <w:rPr>
          <w:color w:val="000000" w:themeColor="text1"/>
        </w:rPr>
        <w:t xml:space="preserve"> lässt sich als </w:t>
      </w:r>
      <w:r w:rsidR="00654EA9" w:rsidRPr="007310A7">
        <w:rPr>
          <w:color w:val="000000" w:themeColor="text1"/>
        </w:rPr>
        <w:t xml:space="preserve">Annahme </w:t>
      </w:r>
      <w:r w:rsidRPr="007310A7">
        <w:rPr>
          <w:color w:val="000000" w:themeColor="text1"/>
        </w:rPr>
        <w:t>und Ko-Konstruktion</w:t>
      </w:r>
      <w:r w:rsidR="004C6B9B" w:rsidRPr="007310A7">
        <w:rPr>
          <w:color w:val="000000" w:themeColor="text1"/>
        </w:rPr>
        <w:t xml:space="preserve"> von</w:t>
      </w:r>
      <w:r w:rsidRPr="007310A7">
        <w:rPr>
          <w:color w:val="000000" w:themeColor="text1"/>
        </w:rPr>
        <w:t xml:space="preserve"> ärztlicher Autorität zusammenfassen.</w:t>
      </w:r>
    </w:p>
    <w:p w14:paraId="1E387987" w14:textId="77777777" w:rsidR="00E944F1" w:rsidRPr="007310A7" w:rsidRDefault="00E944F1" w:rsidP="000F4702">
      <w:pPr>
        <w:spacing w:before="480" w:after="240" w:line="360" w:lineRule="auto"/>
        <w:jc w:val="both"/>
        <w:rPr>
          <w:color w:val="000000" w:themeColor="text1"/>
        </w:rPr>
      </w:pPr>
      <w:r w:rsidRPr="007310A7">
        <w:rPr>
          <w:i/>
          <w:color w:val="000000" w:themeColor="text1"/>
        </w:rPr>
        <w:t>Die Behandlungsentscheidung als biographischer Bearbeitungsversuch</w:t>
      </w:r>
    </w:p>
    <w:p w14:paraId="0E9DF9E5" w14:textId="689F7780" w:rsidR="00E944F1" w:rsidRPr="007310A7" w:rsidRDefault="00E944F1" w:rsidP="0078702F">
      <w:pPr>
        <w:spacing w:line="360" w:lineRule="auto"/>
        <w:jc w:val="both"/>
        <w:rPr>
          <w:color w:val="000000" w:themeColor="text1"/>
        </w:rPr>
      </w:pPr>
      <w:r>
        <w:rPr>
          <w:color w:val="000000" w:themeColor="text1"/>
        </w:rPr>
        <w:t xml:space="preserve">Nachdem bei Kristin eine verhältnismäßig seltene </w:t>
      </w:r>
      <w:r>
        <w:rPr>
          <w:color w:val="000000" w:themeColor="text1"/>
        </w:rPr>
        <w:t xml:space="preserve">i</w:t>
      </w:r>
      <w:r>
        <w:rPr>
          <w:color w:val="000000" w:themeColor="text1"/>
        </w:rPr>
        <w:t xml:space="preserve">ntergeschlechtlic</w:t>
      </w:r>
      <w:r>
        <w:rPr>
          <w:color w:val="000000" w:themeColor="text1"/>
        </w:rPr>
        <w:t xml:space="preserve">he Variation</w:t>
      </w:r>
      <w:r>
        <w:rPr>
          <w:color w:val="000000" w:themeColor="text1"/>
        </w:rPr>
        <w:t xml:space="preserve"> festgestellt wird, steht für sie fest, „</w:t>
      </w:r>
      <w:proofErr w:type="spellStart"/>
      <w:proofErr w:type="gramStart"/>
      <w:r>
        <w:rPr>
          <w:color w:val="000000" w:themeColor="text1"/>
        </w:rPr>
        <w:t xml:space="preserve">das</w:t>
      </w:r>
      <w:proofErr w:type="spellEnd"/>
      <w:proofErr w:type="gramEnd"/>
      <w:r>
        <w:rPr>
          <w:color w:val="000000" w:themeColor="text1"/>
        </w:rPr>
        <w:t xml:space="preserve"> es ne Hormon Umstellung geben muss“. Aus ihrer </w:t>
      </w:r>
      <w:r>
        <w:rPr>
          <w:color w:val="000000" w:themeColor="text1"/>
        </w:rPr>
        <w:t xml:space="preserve">Perspektive </w:t>
      </w:r>
      <w:r>
        <w:rPr>
          <w:color w:val="000000" w:themeColor="text1"/>
        </w:rPr>
        <w:t xml:space="preserve">ist ein Mangel an Östrogen</w:t>
      </w:r>
      <w:r>
        <w:rPr>
          <w:color w:val="000000" w:themeColor="text1"/>
        </w:rPr>
        <w:t xml:space="preserve"> bzw. die </w:t>
      </w:r>
      <w:proofErr w:type="spellStart"/>
      <w:del w:id="1000133" w:author="Claude Lektorat" w:date="2026-06-30T12:18:05Z">
        <w:r>
          <w:rPr>
            <w:color w:val="000000" w:themeColor="text1"/>
          </w:rPr>
          <w:delText xml:space="preserve">langjärige</w:delText>
        </w:r>
      </w:del>
      <w:ins w:id="1000134" w:author="Claude Lektorat" w:date="2026-06-30T12:18:05Z">
        <w:r>
          <w:rPr>
            <w:color w:val="000000" w:themeColor="text1"/>
          </w:rPr>
          <w:t xml:space="preserve">langjährige</w:t>
        </w:r>
      </w:ins>
      <w:proofErr w:type="spellEnd"/>
      <w:r>
        <w:rPr>
          <w:color w:val="000000" w:themeColor="text1"/>
        </w:rPr>
        <w:t xml:space="preserve"> Applikation von Testosteron</w:t>
      </w:r>
      <w:r>
        <w:rPr>
          <w:color w:val="000000" w:themeColor="text1"/>
        </w:rPr>
        <w:t xml:space="preserve"> Ursache ihrer bisher therapieresistenten Beschwerden. Diese Wahrnehmung ähnelt Fallbeschreibungen in der Literatur, in denen intergeschlechtliche Menschen nach einer Keimdrüsenentfernung – zum Teil Jahrzehnte später – über Unwohlsein und Beschwerden im Zusammenhang mit einer gleichgeschlechtlichen</w:t>
      </w:r>
      <w:r w:rsidRPr="007310A7">
        <w:rPr>
          <w:rStyle w:val="Funotenzeichen"/>
          <w:color w:val="000000" w:themeColor="text1"/>
        </w:rPr>
        <w:footnoteReference w:id="154"/>
      </w:r>
      <w:r>
        <w:rPr>
          <w:color w:val="000000" w:themeColor="text1"/>
        </w:rPr>
        <w:t xml:space="preserve"> Hormonersatztherapie berichten</w:t>
      </w:r>
      <w:r>
        <w:rPr>
          <w:color w:val="000000" w:themeColor="text1"/>
        </w:rPr>
        <w:t xml:space="preserve"> </w:t>
      </w:r>
      <w:r w:rsidR="00F961F0" w:rsidRPr="007310A7">
        <w:rPr>
          <w:color w:val="000000" w:themeColor="text1"/>
        </w:rPr>
        <w:fldChar w:fldCharType="begin"/>
      </w:r>
      <w:r w:rsidR="00DC6209" w:rsidRPr="007310A7">
        <w:rPr>
          <w:color w:val="000000" w:themeColor="text1"/>
        </w:rPr>
        <w:instrText xml:space="preserve"> ADDIN ZOTERO_ITEM CSL_CITATION {"citationID":"RGJcdLFE","properties":{"unsorted":false,"formattedCitation":"(vgl. Gregor 2015; Kaszta und Reutlinger 2020)","plainCitation":"(vgl. Gregor 2015; Kaszta und Reutlinger 2020)","dontUpdate":true,"noteIndex":0},"citationItems":[{"id":839,"uris":["http://zotero.org/users/local/owKliTIb/items/EES5IYA2"],"itemData":{"id":839,"type":"book","publisher-place":"Bielefeld","title":"Constructing Intersex","author":[{"family":"Gregor","given":"Joris"}],"issued":{"date-parts":[["2015"]]}},"prefix":"vgl."},{"id":888,"uris":["http://zotero.org/users/local/owKliTIb/items/FEQJPZID"],"itemData":{"id":888,"type":"book","publisher-place":"Frankfurt a. M.","title":"Intergeschlechtlichkeit","author":[{"family":"Kaszta","given":"Mira"},{"family":"Reutlinger","given":"Simon"}],"issued":{"date-parts":[["2020"]]}}}],"schema":"https://github.com/citation-style-language/schema/raw/master/csl-citation.json"} </w:instrText>
      </w:r>
      <w:r w:rsidR="00F961F0" w:rsidRPr="007310A7">
        <w:rPr>
          <w:color w:val="000000" w:themeColor="text1"/>
        </w:rPr>
        <w:fldChar w:fldCharType="separate"/>
      </w:r>
      <w:r>
        <w:rPr>
          <w:rFonts w:ascii="Cambria" w:hAnsi="Cambria"/>
          <w:color w:val="000000" w:themeColor="text1"/>
        </w:rPr>
        <w:t xml:space="preserve">(vgl.</w:t>
      </w:r>
      <w:r>
        <w:rPr>
          <w:rFonts w:ascii="Cambria" w:hAnsi="Cambria"/>
          <w:color w:val="000000" w:themeColor="text1"/>
        </w:rPr>
        <w:t xml:space="preserve"> z.B.</w:t>
      </w:r>
      <w:r>
        <w:rPr>
          <w:rFonts w:ascii="Cambria" w:hAnsi="Cambria"/>
          <w:color w:val="000000" w:themeColor="text1"/>
        </w:rPr>
        <w:t xml:space="preserve"> Gregor 2015; </w:t>
      </w:r>
      <w:proofErr w:type="spellStart"/>
      <w:r>
        <w:rPr>
          <w:rFonts w:ascii="Cambria" w:hAnsi="Cambria"/>
          <w:color w:val="000000" w:themeColor="text1"/>
        </w:rPr>
        <w:t xml:space="preserve">Kaszta</w:t>
      </w:r>
      <w:proofErr w:type="spellEnd"/>
      <w:r>
        <w:rPr>
          <w:rFonts w:ascii="Cambria" w:hAnsi="Cambria"/>
          <w:color w:val="000000" w:themeColor="text1"/>
        </w:rPr>
        <w:t xml:space="preserve">, Reutlinger 2020)</w:t>
      </w:r>
      <w:r w:rsidR="00F961F0" w:rsidRPr="007310A7">
        <w:rPr>
          <w:color w:val="000000" w:themeColor="text1"/>
        </w:rPr>
        <w:fldChar w:fldCharType="end"/>
      </w:r>
      <w:r>
        <w:rPr>
          <w:color w:val="000000" w:themeColor="text1"/>
        </w:rPr>
        <w:t xml:space="preserve">.</w:t>
      </w:r>
      <w:r w:rsidRPr="007310A7">
        <w:rPr>
          <w:rStyle w:val="Funotenzeichen"/>
          <w:color w:val="000000" w:themeColor="text1"/>
        </w:rPr>
        <w:footnoteReference w:id="155"/>
      </w:r>
      <w:r>
        <w:rPr>
          <w:color w:val="000000" w:themeColor="text1"/>
        </w:rPr>
        <w:t xml:space="preserve"> In Kristins Fall wird deutlich, dass sie die medizinischen Befunde als Entscheidungshilfe für die Umstellung ihrer Hormontherapie erlebt: Eine Entscheidung, die </w:t>
      </w:r>
      <w:r>
        <w:rPr>
          <w:color w:val="000000" w:themeColor="text1"/>
        </w:rPr>
        <w:t xml:space="preserve">– wie auf latenter Ebene deutlich wird – </w:t>
      </w:r>
      <w:r>
        <w:rPr>
          <w:color w:val="000000" w:themeColor="text1"/>
        </w:rPr>
        <w:t xml:space="preserve">auch von Ambivalenz und Unsicherheit geprägt ist. So muss sie sich nicht </w:t>
      </w:r>
      <w:r>
        <w:rPr>
          <w:color w:val="000000" w:themeColor="text1"/>
        </w:rPr>
        <w:t xml:space="preserve">primär </w:t>
      </w:r>
      <w:r>
        <w:rPr>
          <w:color w:val="000000" w:themeColor="text1"/>
        </w:rPr>
        <w:t xml:space="preserve">auf ihr subjektives</w:t>
      </w:r>
      <w:r>
        <w:rPr>
          <w:color w:val="000000" w:themeColor="text1"/>
        </w:rPr>
        <w:t xml:space="preserve">, vermutlich kaum bewusstes </w:t>
      </w:r>
      <w:r>
        <w:rPr>
          <w:color w:val="000000" w:themeColor="text1"/>
        </w:rPr>
        <w:t xml:space="preserve">Erleben als Entscheidungsgrundlage stützen und findet in den Untersuchungsergebnissen einen verlässlicheren, da ‚objektiven’ Referenzpunkt. </w:t>
      </w:r>
    </w:p>
    <w:p w14:paraId="5D8872C6" w14:textId="66717B4C" w:rsidR="00E944F1" w:rsidRPr="007310A7" w:rsidRDefault="00E944F1" w:rsidP="0078702F">
      <w:pPr>
        <w:spacing w:line="360" w:lineRule="auto"/>
        <w:jc w:val="both"/>
        <w:rPr>
          <w:color w:val="000000" w:themeColor="text1"/>
        </w:rPr>
      </w:pPr>
      <w:r w:rsidRPr="007310A7">
        <w:rPr>
          <w:color w:val="000000" w:themeColor="text1"/>
        </w:rPr>
        <w:t xml:space="preserve">In diesem Orientierungsprozess erlebt Kristin ihre behandelnde Ärztin als Unterstützerin ihrer Suchbewegung, was auch sprachlich in der Verwendung der Wir-Form deutlich wird: „unter=m Strich war=s dann ((atmet ein)) e:in </w:t>
      </w:r>
      <w:r w:rsidRPr="007310A7">
        <w:rPr>
          <w:b/>
          <w:color w:val="000000" w:themeColor="text1"/>
        </w:rPr>
        <w:t>Östrogenmangel</w:t>
      </w:r>
      <w:r w:rsidRPr="007310A7">
        <w:rPr>
          <w:color w:val="000000" w:themeColor="text1"/>
        </w:rPr>
        <w:t xml:space="preserve">, der die Probleme ausgeübt also </w:t>
      </w:r>
      <w:r w:rsidRPr="007310A7">
        <w:rPr>
          <w:b/>
          <w:color w:val="000000" w:themeColor="text1"/>
        </w:rPr>
        <w:t>verursach</w:t>
      </w:r>
      <w:r w:rsidRPr="007310A7">
        <w:rPr>
          <w:color w:val="000000" w:themeColor="text1"/>
        </w:rPr>
        <w:t xml:space="preserve"> hat vielleicht war=s auch ne Testosteron Überdosierung das wissen wir </w:t>
      </w:r>
      <w:proofErr w:type="spellStart"/>
      <w:r w:rsidRPr="007310A7">
        <w:rPr>
          <w:color w:val="000000" w:themeColor="text1"/>
        </w:rPr>
        <w:t>nich</w:t>
      </w:r>
      <w:proofErr w:type="spellEnd"/>
      <w:r w:rsidRPr="007310A7">
        <w:rPr>
          <w:color w:val="000000" w:themeColor="text1"/>
        </w:rPr>
        <w:t xml:space="preserve"> (3)“. Dieses </w:t>
      </w:r>
      <w:r w:rsidR="00DE4F69" w:rsidRPr="007310A7">
        <w:rPr>
          <w:color w:val="000000" w:themeColor="text1"/>
        </w:rPr>
        <w:t>„</w:t>
      </w:r>
      <w:r w:rsidRPr="007310A7">
        <w:rPr>
          <w:color w:val="000000" w:themeColor="text1"/>
        </w:rPr>
        <w:t>Wir</w:t>
      </w:r>
      <w:r w:rsidR="00DE4F69" w:rsidRPr="007310A7">
        <w:rPr>
          <w:color w:val="000000" w:themeColor="text1"/>
        </w:rPr>
        <w:t>“</w:t>
      </w:r>
      <w:r w:rsidRPr="007310A7">
        <w:rPr>
          <w:color w:val="000000" w:themeColor="text1"/>
        </w:rPr>
        <w:t xml:space="preserve"> kann</w:t>
      </w:r>
      <w:r w:rsidR="00DE4F69" w:rsidRPr="007310A7">
        <w:rPr>
          <w:color w:val="000000" w:themeColor="text1"/>
        </w:rPr>
        <w:t xml:space="preserve"> zum einen als Identifikation und zum andern</w:t>
      </w:r>
      <w:r w:rsidRPr="007310A7">
        <w:rPr>
          <w:color w:val="000000" w:themeColor="text1"/>
        </w:rPr>
        <w:t xml:space="preserve"> als Wunsch </w:t>
      </w:r>
      <w:r w:rsidR="00DE4F69" w:rsidRPr="007310A7">
        <w:rPr>
          <w:color w:val="000000" w:themeColor="text1"/>
        </w:rPr>
        <w:t xml:space="preserve">der Biographin </w:t>
      </w:r>
      <w:r w:rsidRPr="007310A7">
        <w:rPr>
          <w:color w:val="000000" w:themeColor="text1"/>
        </w:rPr>
        <w:t xml:space="preserve">verstanden werden, </w:t>
      </w:r>
      <w:r w:rsidRPr="007310A7">
        <w:rPr>
          <w:color w:val="000000" w:themeColor="text1"/>
        </w:rPr>
        <w:lastRenderedPageBreak/>
        <w:t xml:space="preserve">mit den eigenen Unsicherheiten – die sich auch durch medizinische Diagnostik nicht </w:t>
      </w:r>
      <w:r w:rsidR="00DE4F69" w:rsidRPr="007310A7">
        <w:rPr>
          <w:color w:val="000000" w:themeColor="text1"/>
        </w:rPr>
        <w:t xml:space="preserve">vollständig </w:t>
      </w:r>
      <w:r w:rsidRPr="007310A7">
        <w:rPr>
          <w:color w:val="000000" w:themeColor="text1"/>
        </w:rPr>
        <w:t xml:space="preserve">ausräumen lassen – nicht alleine zu sein. </w:t>
      </w:r>
      <w:r w:rsidR="00DE4F69" w:rsidRPr="007310A7">
        <w:rPr>
          <w:color w:val="000000" w:themeColor="text1"/>
        </w:rPr>
        <w:t xml:space="preserve">Zudem </w:t>
      </w:r>
      <w:r w:rsidRPr="007310A7">
        <w:rPr>
          <w:color w:val="000000" w:themeColor="text1"/>
        </w:rPr>
        <w:t xml:space="preserve">wird Kristins </w:t>
      </w:r>
      <w:r w:rsidR="00DE4F69" w:rsidRPr="007310A7">
        <w:rPr>
          <w:color w:val="000000" w:themeColor="text1"/>
        </w:rPr>
        <w:t xml:space="preserve">Wunsch </w:t>
      </w:r>
      <w:r w:rsidRPr="007310A7">
        <w:rPr>
          <w:color w:val="000000" w:themeColor="text1"/>
        </w:rPr>
        <w:t xml:space="preserve">nach einer positiven Beziehungserfahrung mit einer in </w:t>
      </w:r>
      <w:r w:rsidR="00DE4F69" w:rsidRPr="007310A7">
        <w:rPr>
          <w:color w:val="000000" w:themeColor="text1"/>
        </w:rPr>
        <w:t xml:space="preserve">diesem </w:t>
      </w:r>
      <w:r w:rsidRPr="007310A7">
        <w:rPr>
          <w:color w:val="000000" w:themeColor="text1"/>
        </w:rPr>
        <w:t>Fall medizinischen Autoritätsperson sichtbar</w:t>
      </w:r>
      <w:r w:rsidR="00DE4F69" w:rsidRPr="007310A7">
        <w:rPr>
          <w:color w:val="000000" w:themeColor="text1"/>
        </w:rPr>
        <w:t xml:space="preserve">. Diese kann </w:t>
      </w:r>
      <w:r w:rsidRPr="007310A7">
        <w:rPr>
          <w:color w:val="000000" w:themeColor="text1"/>
        </w:rPr>
        <w:t xml:space="preserve">als Korrektiv zu der in der Kindheit erlebten Gewalt und Fremdbestimmung dienen. </w:t>
      </w:r>
      <w:r w:rsidR="00DE4F69" w:rsidRPr="007310A7">
        <w:rPr>
          <w:color w:val="000000" w:themeColor="text1"/>
        </w:rPr>
        <w:t xml:space="preserve">Ihr </w:t>
      </w:r>
      <w:r w:rsidRPr="007310A7">
        <w:rPr>
          <w:color w:val="000000" w:themeColor="text1"/>
        </w:rPr>
        <w:t xml:space="preserve">Bedürfnis lässt sich auch ein Stück weit realisieren: Während die Behandler*innen in ihrer Kindheit ihr „einfach ich selbst sein“ gewaltsam verhinderten, kann Kristins gegenwärtige Ärztin ihren geschlechtlichen Auseinandersetzungsprozesses ein Stück weit unterstützend begleiten. Kristin nimmt die körperlichen Untersuchungen im Zuge der mitveranlassten Diagnostik als positiv und entlastend war, </w:t>
      </w:r>
      <w:r w:rsidR="00DE4F69" w:rsidRPr="007310A7">
        <w:rPr>
          <w:color w:val="000000" w:themeColor="text1"/>
        </w:rPr>
        <w:t xml:space="preserve">was </w:t>
      </w:r>
      <w:r w:rsidRPr="007310A7">
        <w:rPr>
          <w:color w:val="000000" w:themeColor="text1"/>
        </w:rPr>
        <w:t xml:space="preserve">ihrem Bedürfnis nach einem*einer „Arzt, oder Ärztin, die=sich=des=alles=mal=anschaut“ entspricht. </w:t>
      </w:r>
    </w:p>
    <w:p w14:paraId="04164533" w14:textId="4AA1EAC8" w:rsidR="00E944F1" w:rsidRPr="007310A7" w:rsidRDefault="00E944F1" w:rsidP="00F961F0">
      <w:pPr>
        <w:spacing w:before="240" w:line="360" w:lineRule="auto"/>
        <w:jc w:val="both"/>
        <w:rPr>
          <w:color w:val="000000" w:themeColor="text1"/>
        </w:rPr>
      </w:pPr>
      <w:r w:rsidRPr="007310A7">
        <w:rPr>
          <w:color w:val="000000" w:themeColor="text1"/>
        </w:rPr>
        <w:t>Im weiteren Verlauf führt Kristins Wunsch nach einer Östrogeneinnahme zur Überweisung zu einer Endokrinologin. Diese stellt als Voraussetzung für die Umstellung jedoch die Bedingung, dass Kristin langfristig einen</w:t>
      </w:r>
      <w:r w:rsidR="00DE4F69" w:rsidRPr="007310A7">
        <w:rPr>
          <w:color w:val="000000" w:themeColor="text1"/>
        </w:rPr>
        <w:t xml:space="preserve"> sozialen und juristischen</w:t>
      </w:r>
      <w:r w:rsidRPr="007310A7">
        <w:rPr>
          <w:color w:val="000000" w:themeColor="text1"/>
        </w:rPr>
        <w:t xml:space="preserve"> Personenstandwechsel von </w:t>
      </w:r>
      <w:r w:rsidR="00DE4F69" w:rsidRPr="007310A7">
        <w:rPr>
          <w:color w:val="000000" w:themeColor="text1"/>
        </w:rPr>
        <w:t xml:space="preserve">der </w:t>
      </w:r>
      <w:r w:rsidRPr="007310A7">
        <w:rPr>
          <w:color w:val="000000" w:themeColor="text1"/>
        </w:rPr>
        <w:t>männlich</w:t>
      </w:r>
      <w:r w:rsidR="00DE4F69" w:rsidRPr="007310A7">
        <w:rPr>
          <w:color w:val="000000" w:themeColor="text1"/>
        </w:rPr>
        <w:t>en</w:t>
      </w:r>
      <w:r w:rsidRPr="007310A7">
        <w:rPr>
          <w:color w:val="000000" w:themeColor="text1"/>
        </w:rPr>
        <w:t xml:space="preserve"> </w:t>
      </w:r>
      <w:r w:rsidR="00DE4F69" w:rsidRPr="007310A7">
        <w:rPr>
          <w:color w:val="000000" w:themeColor="text1"/>
        </w:rPr>
        <w:t xml:space="preserve">in die </w:t>
      </w:r>
      <w:r w:rsidRPr="007310A7">
        <w:rPr>
          <w:color w:val="000000" w:themeColor="text1"/>
        </w:rPr>
        <w:t>weiblich</w:t>
      </w:r>
      <w:r w:rsidR="00DE4F69" w:rsidRPr="007310A7">
        <w:rPr>
          <w:color w:val="000000" w:themeColor="text1"/>
        </w:rPr>
        <w:t>e Geschlechterrolle</w:t>
      </w:r>
      <w:r w:rsidRPr="007310A7">
        <w:rPr>
          <w:color w:val="000000" w:themeColor="text1"/>
        </w:rPr>
        <w:t xml:space="preserve"> vollzieht.</w:t>
      </w:r>
    </w:p>
    <w:p w14:paraId="16C60A5C" w14:textId="77777777" w:rsidR="00E944F1" w:rsidRPr="007310A7" w:rsidRDefault="00E944F1" w:rsidP="00F961F0">
      <w:pPr>
        <w:spacing w:before="240" w:after="240" w:line="360" w:lineRule="auto"/>
        <w:ind w:left="567" w:right="509"/>
        <w:jc w:val="both"/>
        <w:rPr>
          <w:color w:val="000000" w:themeColor="text1"/>
          <w:sz w:val="22"/>
          <w:szCs w:val="22"/>
        </w:rPr>
      </w:pPr>
      <w:r w:rsidRPr="007310A7">
        <w:rPr>
          <w:color w:val="000000" w:themeColor="text1"/>
          <w:sz w:val="22"/>
          <w:szCs w:val="22"/>
        </w:rPr>
        <w:t xml:space="preserve">„um des dauerhaft zu </w:t>
      </w:r>
      <w:r w:rsidRPr="007310A7">
        <w:rPr>
          <w:b/>
          <w:color w:val="000000" w:themeColor="text1"/>
          <w:sz w:val="22"/>
          <w:szCs w:val="22"/>
        </w:rPr>
        <w:t>bekommen</w:t>
      </w:r>
      <w:r w:rsidRPr="007310A7">
        <w:rPr>
          <w:color w:val="000000" w:themeColor="text1"/>
          <w:sz w:val="22"/>
          <w:szCs w:val="22"/>
        </w:rPr>
        <w:t xml:space="preserve"> (1) hieß es dann natürlich </w:t>
      </w:r>
      <w:proofErr w:type="gramStart"/>
      <w:r w:rsidRPr="007310A7">
        <w:rPr>
          <w:color w:val="000000" w:themeColor="text1"/>
          <w:sz w:val="22"/>
          <w:szCs w:val="22"/>
        </w:rPr>
        <w:t>ähm</w:t>
      </w:r>
      <w:proofErr w:type="gramEnd"/>
      <w:r w:rsidRPr="007310A7">
        <w:rPr>
          <w:color w:val="000000" w:themeColor="text1"/>
          <w:sz w:val="22"/>
          <w:szCs w:val="22"/>
        </w:rPr>
        <w:t xml:space="preserve"> dass man </w:t>
      </w:r>
      <w:r w:rsidRPr="007310A7">
        <w:rPr>
          <w:b/>
          <w:color w:val="000000" w:themeColor="text1"/>
          <w:sz w:val="22"/>
          <w:szCs w:val="22"/>
        </w:rPr>
        <w:t>bestimmte</w:t>
      </w:r>
      <w:r w:rsidRPr="007310A7">
        <w:rPr>
          <w:color w:val="000000" w:themeColor="text1"/>
          <w:sz w:val="22"/>
          <w:szCs w:val="22"/>
        </w:rPr>
        <w:t xml:space="preserve">: (1) </w:t>
      </w:r>
      <w:r w:rsidRPr="007310A7">
        <w:rPr>
          <w:b/>
          <w:color w:val="000000" w:themeColor="text1"/>
          <w:sz w:val="22"/>
          <w:szCs w:val="22"/>
        </w:rPr>
        <w:t>Voraussetzungen</w:t>
      </w:r>
      <w:r w:rsidRPr="007310A7">
        <w:rPr>
          <w:color w:val="000000" w:themeColor="text1"/>
          <w:sz w:val="22"/>
          <w:szCs w:val="22"/>
        </w:rPr>
        <w:t xml:space="preserve"> haben muss=also man kann als Mann nicht dauerhaft </w:t>
      </w:r>
      <w:r w:rsidRPr="007310A7">
        <w:rPr>
          <w:b/>
          <w:color w:val="000000" w:themeColor="text1"/>
          <w:sz w:val="22"/>
          <w:szCs w:val="22"/>
        </w:rPr>
        <w:t>Östrogene</w:t>
      </w:r>
      <w:r w:rsidRPr="007310A7">
        <w:rPr>
          <w:color w:val="000000" w:themeColor="text1"/>
          <w:sz w:val="22"/>
          <w:szCs w:val="22"/>
        </w:rPr>
        <w:t xml:space="preserve"> verschrieben bekommen, des geht irgendwie </w:t>
      </w:r>
      <w:proofErr w:type="spellStart"/>
      <w:r w:rsidRPr="007310A7">
        <w:rPr>
          <w:color w:val="000000" w:themeColor="text1"/>
          <w:sz w:val="22"/>
          <w:szCs w:val="22"/>
        </w:rPr>
        <w:t>nich</w:t>
      </w:r>
      <w:proofErr w:type="spellEnd"/>
      <w:r w:rsidRPr="007310A7">
        <w:rPr>
          <w:color w:val="000000" w:themeColor="text1"/>
          <w:sz w:val="22"/>
          <w:szCs w:val="22"/>
        </w:rPr>
        <w:t xml:space="preserve"> (4) dann hab ich halt ähm (2) ((atmet ein)) ja dann warn die Ergebnisse schon irgendwie </w:t>
      </w:r>
      <w:r w:rsidRPr="007310A7">
        <w:rPr>
          <w:b/>
          <w:color w:val="000000" w:themeColor="text1"/>
          <w:sz w:val="22"/>
          <w:szCs w:val="22"/>
        </w:rPr>
        <w:t>erdrückend“</w:t>
      </w:r>
    </w:p>
    <w:p w14:paraId="6F63CBBB" w14:textId="12695960" w:rsidR="00E944F1" w:rsidRPr="007310A7" w:rsidRDefault="00E944F1" w:rsidP="0078702F">
      <w:pPr>
        <w:spacing w:line="360" w:lineRule="auto"/>
        <w:jc w:val="both"/>
        <w:rPr>
          <w:color w:val="000000" w:themeColor="text1"/>
        </w:rPr>
      </w:pPr>
      <w:r w:rsidRPr="007310A7">
        <w:rPr>
          <w:color w:val="000000" w:themeColor="text1"/>
        </w:rPr>
        <w:t>Das genaue ‚Hinschauen’</w:t>
      </w:r>
      <w:r w:rsidRPr="007310A7">
        <w:rPr>
          <w:i/>
          <w:color w:val="000000" w:themeColor="text1"/>
        </w:rPr>
        <w:t xml:space="preserve"> </w:t>
      </w:r>
      <w:r w:rsidRPr="007310A7">
        <w:rPr>
          <w:color w:val="000000" w:themeColor="text1"/>
        </w:rPr>
        <w:t>von Mediziner*innen bedeutet für Kristin zunächst eine Entlastung</w:t>
      </w:r>
      <w:r w:rsidR="00DE4F69" w:rsidRPr="007310A7">
        <w:rPr>
          <w:color w:val="000000" w:themeColor="text1"/>
        </w:rPr>
        <w:t>. E</w:t>
      </w:r>
      <w:r w:rsidRPr="007310A7">
        <w:rPr>
          <w:color w:val="000000" w:themeColor="text1"/>
        </w:rPr>
        <w:t xml:space="preserve">s </w:t>
      </w:r>
      <w:r w:rsidR="00DE4F69" w:rsidRPr="007310A7">
        <w:rPr>
          <w:color w:val="000000" w:themeColor="text1"/>
        </w:rPr>
        <w:t xml:space="preserve">befreit </w:t>
      </w:r>
      <w:r w:rsidRPr="007310A7">
        <w:rPr>
          <w:color w:val="000000" w:themeColor="text1"/>
        </w:rPr>
        <w:t xml:space="preserve">sie nicht zuletzt von der </w:t>
      </w:r>
      <w:r w:rsidR="00DE4F69" w:rsidRPr="007310A7">
        <w:rPr>
          <w:color w:val="000000" w:themeColor="text1"/>
        </w:rPr>
        <w:t xml:space="preserve">biographisch gewaltsam implementierten </w:t>
      </w:r>
      <w:r w:rsidRPr="007310A7">
        <w:rPr>
          <w:color w:val="000000" w:themeColor="text1"/>
        </w:rPr>
        <w:t>Anforderung, männlichen Körper- und Verhaltensnormen zu entsprechen, und</w:t>
      </w:r>
      <w:r w:rsidR="00DE4F69" w:rsidRPr="007310A7">
        <w:rPr>
          <w:color w:val="000000" w:themeColor="text1"/>
        </w:rPr>
        <w:t xml:space="preserve"> eröffnet</w:t>
      </w:r>
      <w:r w:rsidRPr="007310A7">
        <w:rPr>
          <w:color w:val="000000" w:themeColor="text1"/>
        </w:rPr>
        <w:t xml:space="preserve"> ihr dadurch neue Handlungsmöglichkeiten. Dies ändert sich jedoch, als sie mit einer Ärztin konfrontiert ist, die die Rolle eines</w:t>
      </w:r>
      <w:r w:rsidR="00DE4F69" w:rsidRPr="007310A7">
        <w:rPr>
          <w:color w:val="000000" w:themeColor="text1"/>
        </w:rPr>
        <w:t xml:space="preserve"> medizinischen</w:t>
      </w:r>
      <w:r w:rsidRPr="007310A7">
        <w:rPr>
          <w:color w:val="000000" w:themeColor="text1"/>
        </w:rPr>
        <w:t xml:space="preserve"> </w:t>
      </w:r>
      <w:r w:rsidRPr="007310A7">
        <w:rPr>
          <w:i/>
          <w:color w:val="000000" w:themeColor="text1"/>
        </w:rPr>
        <w:t>Gatekeepers</w:t>
      </w:r>
      <w:r w:rsidRPr="007310A7">
        <w:rPr>
          <w:color w:val="000000" w:themeColor="text1"/>
        </w:rPr>
        <w:t xml:space="preserve"> einnimmt, und eine binärgeschlechtliche Transition nach </w:t>
      </w:r>
      <w:proofErr w:type="spellStart"/>
      <w:r w:rsidRPr="007310A7">
        <w:rPr>
          <w:i/>
          <w:color w:val="000000" w:themeColor="text1"/>
        </w:rPr>
        <w:t>Transsexuellengesetz</w:t>
      </w:r>
      <w:proofErr w:type="spellEnd"/>
      <w:r w:rsidRPr="007310A7">
        <w:rPr>
          <w:color w:val="000000" w:themeColor="text1"/>
        </w:rPr>
        <w:t xml:space="preserve"> </w:t>
      </w:r>
      <w:r w:rsidR="00DE4F69" w:rsidRPr="007310A7">
        <w:rPr>
          <w:color w:val="000000" w:themeColor="text1"/>
        </w:rPr>
        <w:t xml:space="preserve">(TSG) </w:t>
      </w:r>
      <w:r w:rsidRPr="007310A7">
        <w:rPr>
          <w:color w:val="000000" w:themeColor="text1"/>
        </w:rPr>
        <w:t>zur Bedingung für die Umstellung der Hormonersatztherapie macht.</w:t>
      </w:r>
      <w:r w:rsidRPr="007310A7">
        <w:rPr>
          <w:rStyle w:val="Funotenzeichen"/>
          <w:color w:val="000000" w:themeColor="text1"/>
        </w:rPr>
        <w:footnoteReference w:id="156"/>
      </w:r>
      <w:r w:rsidRPr="007310A7">
        <w:rPr>
          <w:color w:val="000000" w:themeColor="text1"/>
        </w:rPr>
        <w:t xml:space="preserve"> </w:t>
      </w:r>
    </w:p>
    <w:p w14:paraId="2797FB92" w14:textId="77777777" w:rsidR="00E944F1" w:rsidRPr="007310A7" w:rsidRDefault="00E944F1" w:rsidP="000F4702">
      <w:pPr>
        <w:spacing w:before="240" w:after="240" w:line="360" w:lineRule="auto"/>
        <w:ind w:left="567" w:right="509"/>
        <w:jc w:val="both"/>
        <w:rPr>
          <w:color w:val="000000" w:themeColor="text1"/>
          <w:sz w:val="22"/>
          <w:szCs w:val="22"/>
        </w:rPr>
      </w:pPr>
      <w:r w:rsidRPr="007310A7">
        <w:rPr>
          <w:color w:val="000000" w:themeColor="text1"/>
          <w:sz w:val="22"/>
          <w:szCs w:val="22"/>
        </w:rPr>
        <w:lastRenderedPageBreak/>
        <w:t xml:space="preserve">„na=ja so viel zu </w:t>
      </w:r>
      <w:r w:rsidRPr="007310A7">
        <w:rPr>
          <w:b/>
          <w:bCs/>
          <w:color w:val="000000" w:themeColor="text1"/>
          <w:sz w:val="22"/>
          <w:szCs w:val="22"/>
        </w:rPr>
        <w:t>besprechen</w:t>
      </w:r>
      <w:r w:rsidRPr="007310A7">
        <w:rPr>
          <w:color w:val="000000" w:themeColor="text1"/>
          <w:sz w:val="22"/>
          <w:szCs w:val="22"/>
        </w:rPr>
        <w:t xml:space="preserve"> war da eigentlich </w:t>
      </w:r>
      <w:proofErr w:type="spellStart"/>
      <w:r w:rsidRPr="007310A7">
        <w:rPr>
          <w:color w:val="000000" w:themeColor="text1"/>
          <w:sz w:val="22"/>
          <w:szCs w:val="22"/>
        </w:rPr>
        <w:t>nich</w:t>
      </w:r>
      <w:proofErr w:type="spellEnd"/>
      <w:r w:rsidRPr="007310A7">
        <w:rPr>
          <w:color w:val="000000" w:themeColor="text1"/>
          <w:sz w:val="22"/>
          <w:szCs w:val="22"/>
        </w:rPr>
        <w:t xml:space="preserve"> mehr also (...) hat einfach </w:t>
      </w:r>
      <w:proofErr w:type="spellStart"/>
      <w:proofErr w:type="gramStart"/>
      <w:r w:rsidRPr="007310A7">
        <w:rPr>
          <w:color w:val="000000" w:themeColor="text1"/>
          <w:sz w:val="22"/>
          <w:szCs w:val="22"/>
        </w:rPr>
        <w:t>gesacht</w:t>
      </w:r>
      <w:proofErr w:type="spellEnd"/>
      <w:r w:rsidRPr="007310A7">
        <w:rPr>
          <w:color w:val="000000" w:themeColor="text1"/>
          <w:sz w:val="22"/>
          <w:szCs w:val="22"/>
        </w:rPr>
        <w:t xml:space="preserve">  (...)</w:t>
      </w:r>
      <w:proofErr w:type="gramEnd"/>
      <w:r w:rsidRPr="007310A7">
        <w:rPr>
          <w:color w:val="000000" w:themeColor="text1"/>
          <w:sz w:val="22"/>
          <w:szCs w:val="22"/>
        </w:rPr>
        <w:t xml:space="preserve"> erwartet da ein </w:t>
      </w:r>
      <w:r w:rsidRPr="007310A7">
        <w:rPr>
          <w:b/>
          <w:bCs/>
          <w:color w:val="000000" w:themeColor="text1"/>
          <w:sz w:val="22"/>
          <w:szCs w:val="22"/>
        </w:rPr>
        <w:t>Stück</w:t>
      </w:r>
      <w:r w:rsidRPr="007310A7">
        <w:rPr>
          <w:color w:val="000000" w:themeColor="text1"/>
          <w:sz w:val="22"/>
          <w:szCs w:val="22"/>
        </w:rPr>
        <w:t xml:space="preserve"> Papier von mir und ähm (1) da war jetzt nicht, da war </w:t>
      </w:r>
      <w:proofErr w:type="spellStart"/>
      <w:r w:rsidRPr="007310A7">
        <w:rPr>
          <w:color w:val="000000" w:themeColor="text1"/>
          <w:sz w:val="22"/>
          <w:szCs w:val="22"/>
        </w:rPr>
        <w:t>keen</w:t>
      </w:r>
      <w:proofErr w:type="spellEnd"/>
      <w:r w:rsidRPr="007310A7">
        <w:rPr>
          <w:color w:val="000000" w:themeColor="text1"/>
          <w:sz w:val="22"/>
          <w:szCs w:val="22"/>
        </w:rPr>
        <w:t xml:space="preserve"> großer </w:t>
      </w:r>
      <w:r w:rsidRPr="007310A7">
        <w:rPr>
          <w:b/>
          <w:bCs/>
          <w:color w:val="000000" w:themeColor="text1"/>
          <w:sz w:val="22"/>
          <w:szCs w:val="22"/>
        </w:rPr>
        <w:t>Verhandlungsspielraum“</w:t>
      </w:r>
    </w:p>
    <w:p w14:paraId="292E8669" w14:textId="46DDE485" w:rsidR="00E944F1" w:rsidRPr="007310A7" w:rsidRDefault="00E944F1" w:rsidP="0078702F">
      <w:pPr>
        <w:spacing w:line="360" w:lineRule="auto"/>
        <w:jc w:val="both"/>
        <w:rPr>
          <w:color w:val="000000" w:themeColor="text1"/>
        </w:rPr>
      </w:pPr>
      <w:r w:rsidRPr="007310A7">
        <w:rPr>
          <w:color w:val="000000" w:themeColor="text1"/>
        </w:rPr>
        <w:t>Im Kontext der geforderten Transition verbindet sich in Kristins Erleben die direktive Haltung der behandelnden Ärztin mit der als zwingend empfundene Wirkung der Befunde</w:t>
      </w:r>
      <w:r w:rsidR="00572AB8" w:rsidRPr="007310A7">
        <w:rPr>
          <w:color w:val="000000" w:themeColor="text1"/>
        </w:rPr>
        <w:t xml:space="preserve">. Diese attestieren ihr </w:t>
      </w:r>
      <w:r w:rsidRPr="007310A7">
        <w:rPr>
          <w:color w:val="000000" w:themeColor="text1"/>
        </w:rPr>
        <w:t>aus biomedizinischer Perspektive weibliche Körpermerkmale. Für Kristin untermauern die Befunde die Notwendigkeit ihren Namen und Personenstand zu ändern, was ihr wiederum ermöglicht die Forderungen der Endokrinologin zu erfüllen</w:t>
      </w:r>
      <w:r w:rsidR="00572AB8" w:rsidRPr="007310A7">
        <w:rPr>
          <w:color w:val="000000" w:themeColor="text1"/>
        </w:rPr>
        <w:t xml:space="preserve">. Letzteres verhindert </w:t>
      </w:r>
      <w:r w:rsidRPr="007310A7">
        <w:rPr>
          <w:color w:val="000000" w:themeColor="text1"/>
        </w:rPr>
        <w:t xml:space="preserve">eine </w:t>
      </w:r>
      <w:r w:rsidR="00572AB8" w:rsidRPr="007310A7">
        <w:rPr>
          <w:color w:val="000000" w:themeColor="text1"/>
        </w:rPr>
        <w:t xml:space="preserve">vermutlich als extrem bedrohlich erlebte </w:t>
      </w:r>
      <w:r w:rsidRPr="007310A7">
        <w:rPr>
          <w:color w:val="000000" w:themeColor="text1"/>
        </w:rPr>
        <w:t>Konflikt</w:t>
      </w:r>
      <w:r w:rsidR="00572AB8" w:rsidRPr="007310A7">
        <w:rPr>
          <w:color w:val="000000" w:themeColor="text1"/>
        </w:rPr>
        <w:t>situation</w:t>
      </w:r>
      <w:r w:rsidRPr="007310A7">
        <w:rPr>
          <w:color w:val="000000" w:themeColor="text1"/>
        </w:rPr>
        <w:t>.</w:t>
      </w:r>
    </w:p>
    <w:p w14:paraId="78E730E0" w14:textId="2B0335A3" w:rsidR="00E944F1" w:rsidRPr="007310A7" w:rsidRDefault="00E944F1" w:rsidP="0078702F">
      <w:pPr>
        <w:spacing w:line="360" w:lineRule="auto"/>
        <w:jc w:val="both"/>
        <w:rPr>
          <w:rFonts w:eastAsia="Times New Roman" w:cs="Times New Roman"/>
          <w:color w:val="000000" w:themeColor="text1"/>
          <w:sz w:val="20"/>
          <w:szCs w:val="20"/>
        </w:rPr>
      </w:pPr>
      <w:r w:rsidRPr="007310A7">
        <w:rPr>
          <w:color w:val="000000" w:themeColor="text1"/>
        </w:rPr>
        <w:t xml:space="preserve">In dieser Situation führt </w:t>
      </w:r>
      <w:r w:rsidR="00572AB8" w:rsidRPr="007310A7">
        <w:rPr>
          <w:color w:val="000000" w:themeColor="text1"/>
        </w:rPr>
        <w:t xml:space="preserve">auch </w:t>
      </w:r>
      <w:r w:rsidRPr="007310A7">
        <w:rPr>
          <w:color w:val="000000" w:themeColor="text1"/>
        </w:rPr>
        <w:t>Kristins Orientierung an medizinisch-objektivierbaren Befunden als Entscheidungskriterium zum Verlust von Gestaltungsmöglichkeiten.</w:t>
      </w:r>
      <w:r w:rsidRPr="007310A7">
        <w:rPr>
          <w:rFonts w:eastAsia="Times New Roman" w:cs="Times New Roman"/>
          <w:color w:val="000000" w:themeColor="text1"/>
        </w:rPr>
        <w:t xml:space="preserve"> Dabei dienen diese Kriterien nicht nur als Entscheidungsgrundlage für körpergeschlechtliche </w:t>
      </w:r>
      <w:r w:rsidR="00572AB8" w:rsidRPr="007310A7">
        <w:rPr>
          <w:rFonts w:eastAsia="Times New Roman" w:cs="Times New Roman"/>
          <w:color w:val="000000" w:themeColor="text1"/>
        </w:rPr>
        <w:t>Veränderungen,</w:t>
      </w:r>
      <w:r w:rsidRPr="007310A7">
        <w:rPr>
          <w:rFonts w:eastAsia="Times New Roman" w:cs="Times New Roman"/>
          <w:color w:val="000000" w:themeColor="text1"/>
        </w:rPr>
        <w:t xml:space="preserve"> sondern scheinen für Kristin auch Grundlage eines Geschlechtskonzepts</w:t>
      </w:r>
      <w:r w:rsidR="00572AB8" w:rsidRPr="007310A7">
        <w:rPr>
          <w:rFonts w:eastAsia="Times New Roman" w:cs="Times New Roman"/>
          <w:color w:val="000000" w:themeColor="text1"/>
        </w:rPr>
        <w:t xml:space="preserve"> mit absolutem Wahrheitsanspruch</w:t>
      </w:r>
      <w:r w:rsidRPr="007310A7">
        <w:rPr>
          <w:rFonts w:eastAsia="Times New Roman" w:cs="Times New Roman"/>
          <w:color w:val="000000" w:themeColor="text1"/>
        </w:rPr>
        <w:t xml:space="preserve"> zu sein</w:t>
      </w:r>
      <w:r w:rsidR="00572AB8" w:rsidRPr="007310A7">
        <w:rPr>
          <w:rFonts w:eastAsia="Times New Roman" w:cs="Times New Roman"/>
          <w:color w:val="000000" w:themeColor="text1"/>
        </w:rPr>
        <w:t>. Diesem folgend ist Geschlecht sowohl</w:t>
      </w:r>
      <w:r w:rsidRPr="007310A7">
        <w:rPr>
          <w:rFonts w:eastAsia="Times New Roman" w:cs="Times New Roman"/>
          <w:color w:val="000000" w:themeColor="text1"/>
        </w:rPr>
        <w:t xml:space="preserve"> binär als auch von außen, an Hand objektivierbarer Kriterien</w:t>
      </w:r>
      <w:r w:rsidR="00572AB8" w:rsidRPr="007310A7">
        <w:rPr>
          <w:rFonts w:eastAsia="Times New Roman" w:cs="Times New Roman"/>
          <w:color w:val="000000" w:themeColor="text1"/>
        </w:rPr>
        <w:t xml:space="preserve"> – und somit unabhängig vom eigenen Erleben</w:t>
      </w:r>
      <w:r w:rsidRPr="007310A7">
        <w:rPr>
          <w:rFonts w:eastAsia="Times New Roman" w:cs="Times New Roman"/>
          <w:color w:val="000000" w:themeColor="text1"/>
        </w:rPr>
        <w:t xml:space="preserve"> </w:t>
      </w:r>
      <w:r w:rsidR="00572AB8" w:rsidRPr="007310A7">
        <w:rPr>
          <w:rFonts w:eastAsia="Times New Roman" w:cs="Times New Roman"/>
          <w:color w:val="000000" w:themeColor="text1"/>
        </w:rPr>
        <w:t xml:space="preserve">– </w:t>
      </w:r>
      <w:r w:rsidRPr="007310A7">
        <w:rPr>
          <w:rFonts w:eastAsia="Times New Roman" w:cs="Times New Roman"/>
          <w:color w:val="000000" w:themeColor="text1"/>
        </w:rPr>
        <w:t xml:space="preserve">definiert. </w:t>
      </w:r>
    </w:p>
    <w:p w14:paraId="4D7A7FB0" w14:textId="33ED5CF5" w:rsidR="00E944F1" w:rsidRPr="007310A7" w:rsidRDefault="00E944F1" w:rsidP="00F961F0">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 xml:space="preserve">Um den </w:t>
      </w:r>
      <w:r w:rsidR="00572AB8" w:rsidRPr="007310A7">
        <w:rPr>
          <w:rFonts w:eastAsia="Times New Roman" w:cs="Times New Roman"/>
          <w:color w:val="000000" w:themeColor="text1"/>
        </w:rPr>
        <w:t xml:space="preserve">fremdbestimmenden </w:t>
      </w:r>
      <w:r w:rsidRPr="007310A7">
        <w:rPr>
          <w:rFonts w:eastAsia="Times New Roman" w:cs="Times New Roman"/>
          <w:color w:val="000000" w:themeColor="text1"/>
        </w:rPr>
        <w:t xml:space="preserve">Charakter </w:t>
      </w:r>
      <w:r w:rsidR="0060492C" w:rsidRPr="007310A7">
        <w:rPr>
          <w:rFonts w:eastAsia="Times New Roman" w:cs="Times New Roman"/>
          <w:color w:val="000000" w:themeColor="text1"/>
        </w:rPr>
        <w:t xml:space="preserve">der skizzierten </w:t>
      </w:r>
      <w:r w:rsidRPr="007310A7">
        <w:rPr>
          <w:rFonts w:eastAsia="Times New Roman" w:cs="Times New Roman"/>
          <w:color w:val="000000" w:themeColor="text1"/>
        </w:rPr>
        <w:t xml:space="preserve">Orientierung deutlich zu machen, muss diese biographisch in den Kontext </w:t>
      </w:r>
      <w:proofErr w:type="spellStart"/>
      <w:r w:rsidRPr="007310A7">
        <w:rPr>
          <w:rFonts w:eastAsia="Times New Roman" w:cs="Times New Roman"/>
          <w:color w:val="000000" w:themeColor="text1"/>
        </w:rPr>
        <w:t>uneingewilligter</w:t>
      </w:r>
      <w:proofErr w:type="spellEnd"/>
      <w:r w:rsidRPr="007310A7">
        <w:rPr>
          <w:rFonts w:eastAsia="Times New Roman" w:cs="Times New Roman"/>
          <w:color w:val="000000" w:themeColor="text1"/>
        </w:rPr>
        <w:t xml:space="preserve"> Behandlungserfahrungen eingebettet werden. Im Rahmen der </w:t>
      </w:r>
      <w:r w:rsidR="00572AB8" w:rsidRPr="007310A7">
        <w:rPr>
          <w:rFonts w:eastAsia="Times New Roman" w:cs="Times New Roman"/>
          <w:color w:val="000000" w:themeColor="text1"/>
        </w:rPr>
        <w:t xml:space="preserve">gewaltvollen geschlechtlichen Eingriffe </w:t>
      </w:r>
      <w:r w:rsidRPr="007310A7">
        <w:rPr>
          <w:rFonts w:eastAsia="Times New Roman" w:cs="Times New Roman"/>
          <w:color w:val="000000" w:themeColor="text1"/>
        </w:rPr>
        <w:t xml:space="preserve">in ihrer Kindheit erlebte Kristin, </w:t>
      </w:r>
      <w:r w:rsidR="00572AB8" w:rsidRPr="007310A7">
        <w:rPr>
          <w:rFonts w:eastAsia="Times New Roman" w:cs="Times New Roman"/>
          <w:color w:val="000000" w:themeColor="text1"/>
        </w:rPr>
        <w:t xml:space="preserve">eine absolute </w:t>
      </w:r>
      <w:r w:rsidRPr="007310A7">
        <w:rPr>
          <w:rFonts w:eastAsia="Times New Roman" w:cs="Times New Roman"/>
          <w:color w:val="000000" w:themeColor="text1"/>
        </w:rPr>
        <w:t>Verfügungsgewalt von Mediziner</w:t>
      </w:r>
      <w:r w:rsidR="00572AB8" w:rsidRPr="007310A7">
        <w:rPr>
          <w:rFonts w:eastAsia="Times New Roman" w:cs="Times New Roman"/>
          <w:color w:val="000000" w:themeColor="text1"/>
        </w:rPr>
        <w:t>I</w:t>
      </w:r>
      <w:r w:rsidRPr="007310A7">
        <w:rPr>
          <w:rFonts w:eastAsia="Times New Roman" w:cs="Times New Roman"/>
          <w:color w:val="000000" w:themeColor="text1"/>
        </w:rPr>
        <w:t xml:space="preserve">nnen über ihren Körper. Den Eingriffen </w:t>
      </w:r>
      <w:r w:rsidR="0060492C" w:rsidRPr="007310A7">
        <w:rPr>
          <w:rFonts w:eastAsia="Times New Roman" w:cs="Times New Roman"/>
          <w:color w:val="000000" w:themeColor="text1"/>
        </w:rPr>
        <w:t xml:space="preserve">liegt </w:t>
      </w:r>
      <w:r w:rsidRPr="007310A7">
        <w:rPr>
          <w:rFonts w:eastAsia="Times New Roman" w:cs="Times New Roman"/>
          <w:color w:val="000000" w:themeColor="text1"/>
        </w:rPr>
        <w:t xml:space="preserve">die </w:t>
      </w:r>
      <w:r w:rsidR="0060492C" w:rsidRPr="007310A7">
        <w:rPr>
          <w:rFonts w:eastAsia="Times New Roman" w:cs="Times New Roman"/>
          <w:color w:val="000000" w:themeColor="text1"/>
        </w:rPr>
        <w:t xml:space="preserve">Prämisse </w:t>
      </w:r>
      <w:r w:rsidRPr="007310A7">
        <w:rPr>
          <w:rFonts w:eastAsia="Times New Roman" w:cs="Times New Roman"/>
          <w:color w:val="000000" w:themeColor="text1"/>
        </w:rPr>
        <w:t xml:space="preserve">zu Grunde, dass nicht nur ihr </w:t>
      </w:r>
      <w:r w:rsidR="00B92A39" w:rsidRPr="007310A7">
        <w:rPr>
          <w:rFonts w:eastAsia="Times New Roman" w:cs="Times New Roman"/>
          <w:color w:val="000000" w:themeColor="text1"/>
        </w:rPr>
        <w:t>Körper,</w:t>
      </w:r>
      <w:r w:rsidRPr="007310A7">
        <w:rPr>
          <w:rFonts w:eastAsia="Times New Roman" w:cs="Times New Roman"/>
          <w:color w:val="000000" w:themeColor="text1"/>
        </w:rPr>
        <w:t xml:space="preserve"> sondern auch ihr Geschlechtserleben </w:t>
      </w:r>
      <w:proofErr w:type="spellStart"/>
      <w:r w:rsidRPr="007310A7">
        <w:rPr>
          <w:rFonts w:eastAsia="Times New Roman" w:cs="Times New Roman"/>
          <w:color w:val="000000" w:themeColor="text1"/>
        </w:rPr>
        <w:t>angleichbar</w:t>
      </w:r>
      <w:proofErr w:type="spellEnd"/>
      <w:r w:rsidRPr="007310A7">
        <w:rPr>
          <w:rFonts w:eastAsia="Times New Roman" w:cs="Times New Roman"/>
          <w:color w:val="000000" w:themeColor="text1"/>
        </w:rPr>
        <w:t xml:space="preserve"> und damit von außen formbar sind. Dabei </w:t>
      </w:r>
      <w:r w:rsidR="0060492C" w:rsidRPr="007310A7">
        <w:rPr>
          <w:rFonts w:eastAsia="Times New Roman" w:cs="Times New Roman"/>
          <w:color w:val="000000" w:themeColor="text1"/>
        </w:rPr>
        <w:t xml:space="preserve">ist </w:t>
      </w:r>
      <w:r w:rsidRPr="007310A7">
        <w:rPr>
          <w:rFonts w:eastAsia="Times New Roman" w:cs="Times New Roman"/>
          <w:color w:val="000000" w:themeColor="text1"/>
        </w:rPr>
        <w:t xml:space="preserve">die implizite geschlechtsbezogene </w:t>
      </w:r>
      <w:r w:rsidR="0060492C" w:rsidRPr="007310A7">
        <w:rPr>
          <w:rFonts w:eastAsia="Times New Roman" w:cs="Times New Roman"/>
          <w:color w:val="000000" w:themeColor="text1"/>
        </w:rPr>
        <w:t xml:space="preserve">Botschaft dieser </w:t>
      </w:r>
      <w:r w:rsidRPr="007310A7">
        <w:rPr>
          <w:rFonts w:eastAsia="Times New Roman" w:cs="Times New Roman"/>
          <w:color w:val="000000" w:themeColor="text1"/>
        </w:rPr>
        <w:t xml:space="preserve">Eingriffe eine doppelte: Zum einen ist ihre Geschlechtsidentität nichts worüber Kristin selbst verfügen kann. Vielmehr wird diese von ärztlichen und elterlichen Autoritäten von außen bestimmt. Zum andern vermitteln die angleichenden Behandlungsmaßnahmen, dass Kristin nur dann ein Geschlecht </w:t>
      </w:r>
      <w:r w:rsidRPr="007310A7">
        <w:rPr>
          <w:rFonts w:eastAsia="Times New Roman" w:cs="Times New Roman"/>
          <w:i/>
          <w:color w:val="000000" w:themeColor="text1"/>
        </w:rPr>
        <w:t>sein</w:t>
      </w:r>
      <w:r w:rsidRPr="007310A7">
        <w:rPr>
          <w:rFonts w:eastAsia="Times New Roman" w:cs="Times New Roman"/>
          <w:color w:val="000000" w:themeColor="text1"/>
        </w:rPr>
        <w:t xml:space="preserve"> kann, </w:t>
      </w:r>
      <w:r w:rsidRPr="007310A7">
        <w:rPr>
          <w:rFonts w:eastAsia="Times New Roman" w:cs="Times New Roman"/>
          <w:color w:val="000000" w:themeColor="text1"/>
        </w:rPr>
        <w:lastRenderedPageBreak/>
        <w:t xml:space="preserve">wenn ihr Körper der für dieses Geschlecht typischen biologischen Norm entspricht. Eine Differenz zwischen Körpergeschlecht und geschlechtlicher Rolle, aber auch zwischen sozialen Zuschreibungen und subjektivem Geschlechtserleben scheint somit unmöglich. </w:t>
      </w:r>
    </w:p>
    <w:p w14:paraId="6F816BAF" w14:textId="6BF96803" w:rsidR="00E944F1" w:rsidRPr="007310A7" w:rsidRDefault="00E944F1" w:rsidP="0078702F">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Hier wird nicht zuletzt die Tragweite psychischer Auswirkungen </w:t>
      </w:r>
      <w:proofErr w:type="spellStart"/>
      <w:r w:rsidR="003E34AE" w:rsidRPr="007310A7">
        <w:rPr>
          <w:rFonts w:eastAsia="Times New Roman" w:cs="Times New Roman"/>
          <w:color w:val="000000" w:themeColor="text1"/>
        </w:rPr>
        <w:t>un</w:t>
      </w:r>
      <w:r w:rsidR="0060492C" w:rsidRPr="007310A7">
        <w:rPr>
          <w:rFonts w:eastAsia="Times New Roman" w:cs="Times New Roman"/>
          <w:color w:val="000000" w:themeColor="text1"/>
        </w:rPr>
        <w:t>eingewilligter</w:t>
      </w:r>
      <w:proofErr w:type="spellEnd"/>
      <w:r w:rsidRPr="007310A7">
        <w:rPr>
          <w:rFonts w:eastAsia="Times New Roman" w:cs="Times New Roman"/>
          <w:color w:val="000000" w:themeColor="text1"/>
        </w:rPr>
        <w:t xml:space="preserve"> geschlechtsverändernder </w:t>
      </w:r>
      <w:r w:rsidR="003E34AE" w:rsidRPr="007310A7">
        <w:rPr>
          <w:rFonts w:eastAsia="Times New Roman" w:cs="Times New Roman"/>
          <w:color w:val="000000" w:themeColor="text1"/>
        </w:rPr>
        <w:t xml:space="preserve">Behandlungspraktiken </w:t>
      </w:r>
      <w:r w:rsidRPr="007310A7">
        <w:rPr>
          <w:rFonts w:eastAsia="Times New Roman" w:cs="Times New Roman"/>
          <w:color w:val="000000" w:themeColor="text1"/>
        </w:rPr>
        <w:t xml:space="preserve">deutlich: </w:t>
      </w:r>
      <w:r w:rsidR="00EE5090" w:rsidRPr="007310A7">
        <w:rPr>
          <w:rFonts w:eastAsia="Times New Roman" w:cs="Times New Roman"/>
          <w:color w:val="000000" w:themeColor="text1"/>
        </w:rPr>
        <w:t>E</w:t>
      </w:r>
      <w:r w:rsidRPr="007310A7">
        <w:rPr>
          <w:rFonts w:eastAsia="Times New Roman" w:cs="Times New Roman"/>
          <w:color w:val="000000" w:themeColor="text1"/>
        </w:rPr>
        <w:t>ine Identifizierung jenseits der gesellschaftlich etablierten Geschlechterrollen wird ebenso erschwert (bzw. verhindert) wie eine geschlechtliches Selbstverständnis, das Erleben und nicht biologisch-anatomische Eigenschaften in den Mittelpunkt stellt. Kristin ist mit diesem sowohl reduktionistischen als auch fremdbestimmten Geschlechtsverständnis von frühester Kindheit an sozialisiert worden. Es ist ihr gewaltsam sowohl körperlich als auch psychisch eingeschrieben</w:t>
      </w:r>
      <w:r w:rsidR="00F60124" w:rsidRPr="007310A7">
        <w:rPr>
          <w:rFonts w:eastAsia="Times New Roman" w:cs="Times New Roman"/>
          <w:color w:val="000000" w:themeColor="text1"/>
        </w:rPr>
        <w:t xml:space="preserve"> worden</w:t>
      </w:r>
      <w:r w:rsidRPr="007310A7">
        <w:rPr>
          <w:rFonts w:eastAsia="Times New Roman" w:cs="Times New Roman"/>
          <w:color w:val="000000" w:themeColor="text1"/>
        </w:rPr>
        <w:t xml:space="preserve">. </w:t>
      </w:r>
    </w:p>
    <w:p w14:paraId="530D163A" w14:textId="77777777" w:rsidR="00E944F1" w:rsidRPr="007310A7" w:rsidRDefault="00E944F1" w:rsidP="0078702F">
      <w:pPr>
        <w:spacing w:line="360" w:lineRule="auto"/>
        <w:jc w:val="both"/>
        <w:rPr>
          <w:rFonts w:eastAsia="Times New Roman" w:cs="Times New Roman"/>
          <w:color w:val="000000" w:themeColor="text1"/>
        </w:rPr>
      </w:pPr>
      <w:r w:rsidRPr="007310A7">
        <w:rPr>
          <w:rFonts w:eastAsia="Times New Roman" w:cs="Times New Roman"/>
          <w:color w:val="000000" w:themeColor="text1"/>
        </w:rPr>
        <w:t>Dabei entwickelt sich die Wirkmacht dieser Sozialisierung durch die Verschränkung von körperlichen Ein- bzw. Übergriffen und sozialer Ausgrenzung. Das Erleben „falsch“ zu sein konstituiert sich dabei sowohl aus der Erfahrung zugeschriebener körperlicher Unzulänglichkeit als auch aus der sozial vermittelten Internalisierung einer binären Geschlechternorm, von der sie zwangsläufig abweicht. Im Zuge des behandlungsbezogenen Entscheidungsprozesses wird deutlich, dass Kristin weder reflexiv noch emotional die Möglichkeit hat, sich der geforderten Transition – letztlich eine Geschlechtsangleichung auf sozialer Ebene – zu distanzieren. Da sie sich auf ihre Intergeschlechtlichkeit als geschlechtliche Selbstverortungs-Möglichkeit zum Zeitpunkt der Entscheidung nicht beziehen kann, fehlt ihr ein positiver identifikatorischer Referenzpunkt, der Grundlage für einen alternativen Handlungsverlauf hätte sein können:</w:t>
      </w:r>
    </w:p>
    <w:p w14:paraId="7089BBB5" w14:textId="77777777" w:rsidR="00E944F1" w:rsidRPr="007310A7" w:rsidRDefault="00E944F1" w:rsidP="00F961F0">
      <w:pPr>
        <w:spacing w:before="240" w:after="240" w:line="360" w:lineRule="auto"/>
        <w:ind w:left="567" w:right="509"/>
        <w:jc w:val="both"/>
        <w:rPr>
          <w:rFonts w:eastAsia="Times New Roman" w:cs="Times New Roman"/>
          <w:color w:val="000000" w:themeColor="text1"/>
          <w:sz w:val="22"/>
          <w:szCs w:val="22"/>
        </w:rPr>
      </w:pPr>
      <w:r w:rsidRPr="007310A7">
        <w:rPr>
          <w:color w:val="000000" w:themeColor="text1"/>
          <w:sz w:val="22"/>
          <w:szCs w:val="22"/>
        </w:rPr>
        <w:t xml:space="preserve">„ne ich hab=s als als=gar </w:t>
      </w:r>
      <w:proofErr w:type="spellStart"/>
      <w:r w:rsidRPr="007310A7">
        <w:rPr>
          <w:color w:val="000000" w:themeColor="text1"/>
          <w:sz w:val="22"/>
          <w:szCs w:val="22"/>
        </w:rPr>
        <w:t>nich</w:t>
      </w:r>
      <w:proofErr w:type="spellEnd"/>
      <w:r w:rsidRPr="007310A7">
        <w:rPr>
          <w:color w:val="000000" w:themeColor="text1"/>
          <w:sz w:val="22"/>
          <w:szCs w:val="22"/>
        </w:rPr>
        <w:t xml:space="preserve"> als intergeschlechtlich </w:t>
      </w:r>
      <w:proofErr w:type="spellStart"/>
      <w:proofErr w:type="gramStart"/>
      <w:r w:rsidRPr="007310A7">
        <w:rPr>
          <w:b/>
          <w:color w:val="000000" w:themeColor="text1"/>
          <w:sz w:val="22"/>
          <w:szCs w:val="22"/>
        </w:rPr>
        <w:t>gele:sen</w:t>
      </w:r>
      <w:proofErr w:type="spellEnd"/>
      <w:proofErr w:type="gramEnd"/>
      <w:r w:rsidRPr="007310A7">
        <w:rPr>
          <w:color w:val="000000" w:themeColor="text1"/>
          <w:sz w:val="22"/>
          <w:szCs w:val="22"/>
        </w:rPr>
        <w:t xml:space="preserve"> (1) hab mich selbst auch, nie </w:t>
      </w:r>
      <w:proofErr w:type="spellStart"/>
      <w:r w:rsidRPr="007310A7">
        <w:rPr>
          <w:b/>
          <w:color w:val="000000" w:themeColor="text1"/>
          <w:sz w:val="22"/>
          <w:szCs w:val="22"/>
        </w:rPr>
        <w:t>gele:sen</w:t>
      </w:r>
      <w:proofErr w:type="spellEnd"/>
      <w:r w:rsidRPr="007310A7">
        <w:rPr>
          <w:color w:val="000000" w:themeColor="text1"/>
          <w:sz w:val="22"/>
          <w:szCs w:val="22"/>
        </w:rPr>
        <w:t xml:space="preserve"> das ich so bin (weil=s ja auch niemals irgendjemand so gesagt hat) </w:t>
      </w:r>
      <w:proofErr w:type="spellStart"/>
      <w:r w:rsidRPr="007310A7">
        <w:rPr>
          <w:color w:val="000000" w:themeColor="text1"/>
          <w:sz w:val="22"/>
          <w:szCs w:val="22"/>
        </w:rPr>
        <w:t>ey</w:t>
      </w:r>
      <w:proofErr w:type="spellEnd"/>
      <w:r w:rsidRPr="007310A7">
        <w:rPr>
          <w:color w:val="000000" w:themeColor="text1"/>
          <w:sz w:val="22"/>
          <w:szCs w:val="22"/>
        </w:rPr>
        <w:t xml:space="preserve"> du bist intergeschlechtlich ((atmet ein)) du bist einfach nur n </w:t>
      </w:r>
      <w:r w:rsidRPr="007310A7">
        <w:rPr>
          <w:b/>
          <w:color w:val="000000" w:themeColor="text1"/>
          <w:sz w:val="22"/>
          <w:szCs w:val="22"/>
        </w:rPr>
        <w:t>deformierter Junge“</w:t>
      </w:r>
    </w:p>
    <w:p w14:paraId="794D4FE4" w14:textId="77777777" w:rsidR="00E944F1" w:rsidRPr="007310A7" w:rsidRDefault="00E944F1" w:rsidP="0078702F">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In dieser Sequenz wird erneut deutlich, wie stark Kristin die pathologisierende, reifizierende Perspektive auf ihren Körper internalisiert hat. Eine positive Identifikationsmöglichkeit und dadurch vermittelt eine neue Sichtweise auf ihren </w:t>
      </w:r>
      <w:r w:rsidRPr="007310A7">
        <w:rPr>
          <w:rFonts w:eastAsia="Times New Roman" w:cs="Times New Roman"/>
          <w:color w:val="000000" w:themeColor="text1"/>
        </w:rPr>
        <w:lastRenderedPageBreak/>
        <w:t xml:space="preserve">Körper, konstituiert sich für Kristin erst nach ihrer </w:t>
      </w:r>
      <w:proofErr w:type="spellStart"/>
      <w:r w:rsidRPr="007310A7">
        <w:rPr>
          <w:rFonts w:eastAsia="Times New Roman" w:cs="Times New Roman"/>
          <w:color w:val="000000" w:themeColor="text1"/>
        </w:rPr>
        <w:t>Transitionsentscheidung</w:t>
      </w:r>
      <w:proofErr w:type="spellEnd"/>
      <w:r w:rsidRPr="007310A7">
        <w:rPr>
          <w:rFonts w:eastAsia="Times New Roman" w:cs="Times New Roman"/>
          <w:color w:val="000000" w:themeColor="text1"/>
        </w:rPr>
        <w:t>, als sie erstmals mit anderen intergeschlechtlichen Personen in Kontakt tritt.</w:t>
      </w:r>
    </w:p>
    <w:p w14:paraId="25FEDDBC" w14:textId="77777777" w:rsidR="00E944F1" w:rsidRPr="007310A7" w:rsidRDefault="00E944F1" w:rsidP="0078702F">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Da sie zumindest bewusst nichts anderes kennt als ihren medizinisch bereits zugerichteten, der binären Geschlechternorm angepassten Körper, übernimmt Kristin sowohl die ihr von außen zugeschriebene Rolle des Jungen als auch das Stigma der Deformation. Letzteres verbindet sich mit dem durch die Mutter und das institutionelle Umfeld vermittelte Wahrnehmung „falsch“ zu sein. Dabei diente eine zumindest partielle Identifikation mit der abwertenden Perspektive ihrer Außenwelt der Konfliktvermeidung und fungierte für Kristin in der Kindheit als Überlebensstrategie in einem massiv bedrohlichen Umfeld. </w:t>
      </w:r>
    </w:p>
    <w:p w14:paraId="3D8D2B2C" w14:textId="7801B8D7" w:rsidR="00E944F1" w:rsidRPr="007310A7" w:rsidRDefault="00E944F1" w:rsidP="0078702F">
      <w:pPr>
        <w:spacing w:line="360" w:lineRule="auto"/>
        <w:jc w:val="both"/>
        <w:rPr>
          <w:color w:val="000000" w:themeColor="text1"/>
        </w:rPr>
      </w:pPr>
      <w:r w:rsidRPr="007310A7">
        <w:rPr>
          <w:rFonts w:eastAsia="Times New Roman" w:cs="Times New Roman"/>
          <w:color w:val="000000" w:themeColor="text1"/>
        </w:rPr>
        <w:t xml:space="preserve">In ihrem Entscheidungsprozess als Erwachsene führt </w:t>
      </w:r>
      <w:r w:rsidR="003731D1" w:rsidRPr="007310A7">
        <w:rPr>
          <w:rFonts w:eastAsia="Times New Roman" w:cs="Times New Roman"/>
          <w:color w:val="000000" w:themeColor="text1"/>
        </w:rPr>
        <w:t xml:space="preserve">ein ähnlicher </w:t>
      </w:r>
      <w:r w:rsidRPr="007310A7">
        <w:rPr>
          <w:rFonts w:eastAsia="Times New Roman" w:cs="Times New Roman"/>
          <w:color w:val="000000" w:themeColor="text1"/>
        </w:rPr>
        <w:t xml:space="preserve">Mechanismus dazu, dass sie die zweigeschlechtlich strukturierte Perspektive ihrer Endokrinologin übernimmt. Dadurch gelingt es ihr einen offenen Dissens mit ihrer Behandlerin zu vermeiden, welcher für die </w:t>
      </w:r>
      <w:r w:rsidR="003731D1" w:rsidRPr="007310A7">
        <w:rPr>
          <w:rFonts w:eastAsia="Times New Roman" w:cs="Times New Roman"/>
          <w:color w:val="000000" w:themeColor="text1"/>
        </w:rPr>
        <w:t>B</w:t>
      </w:r>
      <w:r w:rsidRPr="007310A7">
        <w:rPr>
          <w:rFonts w:eastAsia="Times New Roman" w:cs="Times New Roman"/>
          <w:color w:val="000000" w:themeColor="text1"/>
        </w:rPr>
        <w:t xml:space="preserve">iographin vermutlich mit massiven Ängsten vor Entmachtung und Gewalt verbunden ist. </w:t>
      </w:r>
      <w:r w:rsidRPr="007310A7">
        <w:rPr>
          <w:color w:val="000000" w:themeColor="text1"/>
        </w:rPr>
        <w:t xml:space="preserve">Unter dem Handlungsdruck ihrer körperlichen Beschwerden greift Kristin auf die biographische Bearbeitungsstrategie zurück, sich mit der Perspektive medizinischer Autoritäten auf ihren Körper zu identifizieren und ihr eigenes Erleben zurückzustellen. Der beschwerdebedingte Druck unter dem sie im Zuge ihrer </w:t>
      </w:r>
      <w:proofErr w:type="spellStart"/>
      <w:r w:rsidRPr="007310A7">
        <w:rPr>
          <w:color w:val="000000" w:themeColor="text1"/>
        </w:rPr>
        <w:t>Transitionsentscheidung</w:t>
      </w:r>
      <w:proofErr w:type="spellEnd"/>
      <w:r w:rsidRPr="007310A7">
        <w:rPr>
          <w:color w:val="000000" w:themeColor="text1"/>
        </w:rPr>
        <w:t xml:space="preserve"> steht wird an folgender Sequenz deutlich:</w:t>
      </w:r>
    </w:p>
    <w:p w14:paraId="734AFAD5" w14:textId="6B3719FD" w:rsidR="00E944F1" w:rsidRPr="007310A7" w:rsidRDefault="00E944F1" w:rsidP="00F961F0">
      <w:pPr>
        <w:spacing w:before="240" w:after="240" w:line="360" w:lineRule="auto"/>
        <w:ind w:left="567" w:right="509"/>
        <w:jc w:val="both"/>
        <w:rPr>
          <w:rFonts w:eastAsia="Times New Roman" w:cs="Times New Roman"/>
          <w:color w:val="000000" w:themeColor="text1"/>
          <w:sz w:val="22"/>
          <w:szCs w:val="22"/>
        </w:rPr>
      </w:pPr>
      <w:r w:rsidRPr="007310A7">
        <w:rPr>
          <w:rFonts w:eastAsia="Times New Roman" w:cs="Times New Roman"/>
          <w:color w:val="000000" w:themeColor="text1"/>
          <w:sz w:val="22"/>
          <w:szCs w:val="22"/>
        </w:rPr>
        <w:t xml:space="preserve">„die Personenstandsänderung </w:t>
      </w:r>
      <w:proofErr w:type="spellStart"/>
      <w:r w:rsidRPr="007310A7">
        <w:rPr>
          <w:rFonts w:eastAsia="Times New Roman" w:cs="Times New Roman"/>
          <w:color w:val="000000" w:themeColor="text1"/>
          <w:sz w:val="22"/>
          <w:szCs w:val="22"/>
        </w:rPr>
        <w:t>is</w:t>
      </w:r>
      <w:proofErr w:type="spellEnd"/>
      <w:r w:rsidRPr="007310A7">
        <w:rPr>
          <w:rFonts w:eastAsia="Times New Roman" w:cs="Times New Roman"/>
          <w:color w:val="000000" w:themeColor="text1"/>
          <w:sz w:val="22"/>
          <w:szCs w:val="22"/>
        </w:rPr>
        <w:t xml:space="preserve"> ja nur ne Folge (1) meiner Behandlung, und ich wollt dieses Leid endlich loswerden und die dauerhaften Schmerzen ((atmet ein)) ich </w:t>
      </w:r>
      <w:proofErr w:type="gramStart"/>
      <w:r w:rsidRPr="007310A7">
        <w:rPr>
          <w:rFonts w:eastAsia="Times New Roman" w:cs="Times New Roman"/>
          <w:color w:val="000000" w:themeColor="text1"/>
          <w:sz w:val="22"/>
          <w:szCs w:val="22"/>
        </w:rPr>
        <w:t>hab</w:t>
      </w:r>
      <w:proofErr w:type="gramEnd"/>
      <w:r w:rsidRPr="007310A7">
        <w:rPr>
          <w:rFonts w:eastAsia="Times New Roman" w:cs="Times New Roman"/>
          <w:color w:val="000000" w:themeColor="text1"/>
          <w:sz w:val="22"/>
          <w:szCs w:val="22"/>
        </w:rPr>
        <w:t xml:space="preserve"> sie jetzt zwar immer noch ab und zu mal (1) aber, ich wollt=s einfach loswerden“</w:t>
      </w:r>
    </w:p>
    <w:p w14:paraId="0BD80E1A" w14:textId="11C570F4" w:rsidR="00E944F1" w:rsidRPr="007310A7" w:rsidRDefault="00E944F1" w:rsidP="0078702F">
      <w:pPr>
        <w:spacing w:line="360" w:lineRule="auto"/>
        <w:jc w:val="both"/>
        <w:rPr>
          <w:color w:val="000000" w:themeColor="text1"/>
        </w:rPr>
      </w:pPr>
      <w:r w:rsidRPr="007310A7">
        <w:rPr>
          <w:color w:val="000000" w:themeColor="text1"/>
        </w:rPr>
        <w:t>Obwohl eine binär-geschlechtliche Transition nicht ihre</w:t>
      </w:r>
      <w:r w:rsidR="0099277C">
        <w:rPr>
          <w:color w:val="000000" w:themeColor="text1"/>
        </w:rPr>
        <w:t xml:space="preserve">n sozialen und vermutlich auch emotionalen Bedürfnissen </w:t>
      </w:r>
      <w:r w:rsidRPr="007310A7">
        <w:rPr>
          <w:color w:val="000000" w:themeColor="text1"/>
        </w:rPr>
        <w:t xml:space="preserve">entspricht durchläuft </w:t>
      </w:r>
      <w:r w:rsidR="0099277C">
        <w:rPr>
          <w:color w:val="000000" w:themeColor="text1"/>
        </w:rPr>
        <w:t xml:space="preserve">Kristin </w:t>
      </w:r>
      <w:r w:rsidRPr="007310A7">
        <w:rPr>
          <w:color w:val="000000" w:themeColor="text1"/>
        </w:rPr>
        <w:t xml:space="preserve">das </w:t>
      </w:r>
      <w:r w:rsidR="0099277C">
        <w:rPr>
          <w:color w:val="000000" w:themeColor="text1"/>
        </w:rPr>
        <w:t xml:space="preserve">hochgradig pathologisierende </w:t>
      </w:r>
      <w:r w:rsidRPr="007310A7">
        <w:rPr>
          <w:color w:val="000000" w:themeColor="text1"/>
        </w:rPr>
        <w:t xml:space="preserve">Begutachtungsprozedere im Rahmen des </w:t>
      </w:r>
      <w:proofErr w:type="spellStart"/>
      <w:r w:rsidRPr="007310A7">
        <w:rPr>
          <w:color w:val="000000" w:themeColor="text1"/>
        </w:rPr>
        <w:t>Transsexuellengesetzes</w:t>
      </w:r>
      <w:proofErr w:type="spellEnd"/>
      <w:r w:rsidRPr="007310A7">
        <w:rPr>
          <w:color w:val="000000" w:themeColor="text1"/>
        </w:rPr>
        <w:t xml:space="preserve">, lässt ihren Personenstand von männlich zu weiblich ändern und nimmt erstmals juristisch den Namen Kristin an. </w:t>
      </w:r>
    </w:p>
    <w:p w14:paraId="5D3CB428" w14:textId="77777777" w:rsidR="0099277C" w:rsidRDefault="0099277C" w:rsidP="000F4702">
      <w:pPr>
        <w:spacing w:before="480" w:after="240" w:line="360" w:lineRule="auto"/>
        <w:jc w:val="both"/>
        <w:rPr>
          <w:i/>
          <w:color w:val="000000" w:themeColor="text1"/>
        </w:rPr>
      </w:pPr>
    </w:p>
    <w:p w14:paraId="7AFC64D5" w14:textId="6B5CABEE" w:rsidR="00E944F1" w:rsidRPr="007310A7" w:rsidRDefault="00683C65" w:rsidP="007A4A63">
      <w:pPr>
        <w:spacing w:before="480" w:after="120" w:line="360" w:lineRule="auto"/>
        <w:jc w:val="both"/>
        <w:rPr>
          <w:i/>
          <w:color w:val="000000" w:themeColor="text1"/>
        </w:rPr>
      </w:pPr>
      <w:r w:rsidRPr="007310A7">
        <w:rPr>
          <w:i/>
          <w:color w:val="000000" w:themeColor="text1"/>
        </w:rPr>
        <w:lastRenderedPageBreak/>
        <w:t xml:space="preserve">Institutionell regulierte </w:t>
      </w:r>
      <w:r w:rsidR="00E944F1" w:rsidRPr="007310A7">
        <w:rPr>
          <w:i/>
          <w:color w:val="000000" w:themeColor="text1"/>
        </w:rPr>
        <w:t>Transition und Out</w:t>
      </w:r>
      <w:r w:rsidRPr="007310A7">
        <w:rPr>
          <w:i/>
          <w:color w:val="000000" w:themeColor="text1"/>
        </w:rPr>
        <w:t>ing</w:t>
      </w:r>
      <w:r w:rsidR="00E944F1" w:rsidRPr="007310A7">
        <w:rPr>
          <w:i/>
          <w:color w:val="000000" w:themeColor="text1"/>
        </w:rPr>
        <w:t xml:space="preserve"> am Arbeitsplatz</w:t>
      </w:r>
    </w:p>
    <w:p w14:paraId="247DC9AC" w14:textId="5F6A7CA6" w:rsidR="00E944F1" w:rsidRPr="007310A7" w:rsidRDefault="00E944F1" w:rsidP="0078702F">
      <w:pPr>
        <w:spacing w:line="360" w:lineRule="auto"/>
        <w:jc w:val="both"/>
        <w:rPr>
          <w:color w:val="000000" w:themeColor="text1"/>
        </w:rPr>
      </w:pPr>
      <w:r w:rsidRPr="007310A7">
        <w:rPr>
          <w:color w:val="000000" w:themeColor="text1"/>
        </w:rPr>
        <w:t xml:space="preserve">Im Zuge von Kristins Personenstandswechsel verändert sich auch ihre Situation am Arbeitsplatz. Zunächst wiederholt sich dort die Erfahrung des Verlusts von Handlungsmacht. Sie wünscht sich von ihrem Arbeitgeber mit ihrem vertrauten männlichen Namen weiterarbeiten zu können, was dieser ablehnt, so dass sie „gezwungenermaßen“ in ihrem Kollegium </w:t>
      </w:r>
      <w:r w:rsidR="003731D1" w:rsidRPr="007310A7">
        <w:rPr>
          <w:color w:val="000000" w:themeColor="text1"/>
        </w:rPr>
        <w:t>ge</w:t>
      </w:r>
      <w:r w:rsidRPr="007310A7">
        <w:rPr>
          <w:color w:val="000000" w:themeColor="text1"/>
        </w:rPr>
        <w:t>outet</w:t>
      </w:r>
      <w:r w:rsidR="003731D1" w:rsidRPr="007310A7">
        <w:rPr>
          <w:color w:val="000000" w:themeColor="text1"/>
        </w:rPr>
        <w:t xml:space="preserve"> wird</w:t>
      </w:r>
      <w:r w:rsidRPr="007310A7">
        <w:rPr>
          <w:color w:val="000000" w:themeColor="text1"/>
        </w:rPr>
        <w:t xml:space="preserve">. Letzteres </w:t>
      </w:r>
      <w:r w:rsidR="003731D1" w:rsidRPr="007310A7">
        <w:rPr>
          <w:color w:val="000000" w:themeColor="text1"/>
        </w:rPr>
        <w:t xml:space="preserve">impliziert </w:t>
      </w:r>
      <w:r w:rsidRPr="007310A7">
        <w:rPr>
          <w:color w:val="000000" w:themeColor="text1"/>
        </w:rPr>
        <w:t xml:space="preserve">ihre Arbeitskolleg*innen über ihre Transition in Kenntnis zu setzen: Jedoch </w:t>
      </w:r>
      <w:r w:rsidR="003731D1" w:rsidRPr="007310A7">
        <w:rPr>
          <w:color w:val="000000" w:themeColor="text1"/>
        </w:rPr>
        <w:t>nicht,</w:t>
      </w:r>
      <w:r w:rsidRPr="007310A7">
        <w:rPr>
          <w:color w:val="000000" w:themeColor="text1"/>
        </w:rPr>
        <w:t xml:space="preserve"> weil sie das Bedürfnis verspürt, sich in ihrem Veränderungsprozess mitzuteilen, sondern auf Grund eines von außen ausgeübten Drucks, den die Autobiographin bürokratisch erzwungen erleb</w:t>
      </w:r>
      <w:r w:rsidR="003731D1" w:rsidRPr="007310A7">
        <w:rPr>
          <w:color w:val="000000" w:themeColor="text1"/>
        </w:rPr>
        <w:t>en muss</w:t>
      </w:r>
      <w:r w:rsidRPr="007310A7">
        <w:rPr>
          <w:color w:val="000000" w:themeColor="text1"/>
        </w:rPr>
        <w:t>. Dies führt dazu, dass sie retrospektiv vor allem ihren Geschlechterrollen- und Namenswechsel im Arbeitsumfeld hinterfragt</w:t>
      </w:r>
      <w:r w:rsidR="003731D1" w:rsidRPr="007310A7">
        <w:rPr>
          <w:color w:val="000000" w:themeColor="text1"/>
        </w:rPr>
        <w:t>. Hierfür macht sie jedoch nicht ihre Behandlerin bzw. ihr Arbeitsumfeld verantwortlich, sondern sich selbst:</w:t>
      </w:r>
    </w:p>
    <w:p w14:paraId="2C5471FE" w14:textId="7EF82486" w:rsidR="00E944F1" w:rsidRPr="007310A7" w:rsidRDefault="00E944F1" w:rsidP="009566F0">
      <w:pPr>
        <w:spacing w:before="240" w:after="240" w:line="360" w:lineRule="auto"/>
        <w:ind w:left="567" w:right="509"/>
        <w:jc w:val="both"/>
        <w:rPr>
          <w:color w:val="000000" w:themeColor="text1"/>
          <w:sz w:val="22"/>
          <w:szCs w:val="22"/>
        </w:rPr>
      </w:pPr>
      <w:r w:rsidRPr="007310A7">
        <w:rPr>
          <w:color w:val="000000" w:themeColor="text1"/>
          <w:sz w:val="22"/>
          <w:szCs w:val="22"/>
        </w:rPr>
        <w:t xml:space="preserve">„ich empfind=s heute als Fehlentscheidung (2) das ich </w:t>
      </w:r>
      <w:proofErr w:type="spellStart"/>
      <w:proofErr w:type="gramStart"/>
      <w:r w:rsidRPr="007310A7">
        <w:rPr>
          <w:color w:val="000000" w:themeColor="text1"/>
          <w:sz w:val="22"/>
          <w:szCs w:val="22"/>
        </w:rPr>
        <w:t>ha:lt</w:t>
      </w:r>
      <w:proofErr w:type="spellEnd"/>
      <w:proofErr w:type="gramEnd"/>
      <w:r w:rsidRPr="007310A7">
        <w:rPr>
          <w:color w:val="000000" w:themeColor="text1"/>
          <w:sz w:val="22"/>
          <w:szCs w:val="22"/>
        </w:rPr>
        <w:t xml:space="preserve"> (1) ich hätte vielleicht doch </w:t>
      </w:r>
      <w:r w:rsidR="009C39C3" w:rsidRPr="007310A7">
        <w:rPr>
          <w:color w:val="000000" w:themeColor="text1"/>
          <w:sz w:val="22"/>
          <w:szCs w:val="22"/>
        </w:rPr>
        <w:t xml:space="preserve"> </w:t>
      </w:r>
      <w:r w:rsidRPr="007310A7">
        <w:rPr>
          <w:color w:val="000000" w:themeColor="text1"/>
          <w:sz w:val="22"/>
          <w:szCs w:val="22"/>
        </w:rPr>
        <w:t xml:space="preserve">als (1) mit äh mit männlichem Namen weiterleben sollen“  </w:t>
      </w:r>
    </w:p>
    <w:p w14:paraId="7F50CD5A" w14:textId="4AA4CBB0" w:rsidR="00E944F1" w:rsidRPr="007310A7" w:rsidRDefault="00E944F1" w:rsidP="0078702F">
      <w:pPr>
        <w:spacing w:line="360" w:lineRule="auto"/>
        <w:jc w:val="both"/>
        <w:rPr>
          <w:color w:val="000000" w:themeColor="text1"/>
        </w:rPr>
      </w:pPr>
      <w:r w:rsidRPr="007310A7">
        <w:rPr>
          <w:color w:val="000000" w:themeColor="text1"/>
        </w:rPr>
        <w:t xml:space="preserve">Während ein </w:t>
      </w:r>
      <w:r w:rsidR="003731D1" w:rsidRPr="007310A7">
        <w:rPr>
          <w:color w:val="000000" w:themeColor="text1"/>
        </w:rPr>
        <w:t xml:space="preserve">fremdbestimmtes </w:t>
      </w:r>
      <w:r w:rsidRPr="007310A7">
        <w:rPr>
          <w:color w:val="000000" w:themeColor="text1"/>
        </w:rPr>
        <w:t xml:space="preserve">Outing verbunden mit einem sozialen Geschlechterwechsel an sich bereits eine enorme psychische und soziale </w:t>
      </w:r>
      <w:r w:rsidR="003731D1" w:rsidRPr="007310A7">
        <w:rPr>
          <w:color w:val="000000" w:themeColor="text1"/>
        </w:rPr>
        <w:t xml:space="preserve">Belastung </w:t>
      </w:r>
      <w:r w:rsidRPr="007310A7">
        <w:rPr>
          <w:color w:val="000000" w:themeColor="text1"/>
        </w:rPr>
        <w:t>darstellt, kommt für Kristin hinzu, dass sie sich zunächst weder mit ihrem neuen Namen noch mit einer ausschließlich weiblichen Rolle identifiziert:</w:t>
      </w:r>
    </w:p>
    <w:p w14:paraId="7198FA8A" w14:textId="77777777" w:rsidR="00E944F1" w:rsidRPr="007310A7" w:rsidRDefault="00E944F1" w:rsidP="000F4702">
      <w:pPr>
        <w:spacing w:before="240" w:after="240" w:line="360" w:lineRule="auto"/>
        <w:ind w:left="567" w:right="509"/>
        <w:jc w:val="both"/>
        <w:rPr>
          <w:color w:val="000000" w:themeColor="text1"/>
          <w:sz w:val="22"/>
          <w:szCs w:val="22"/>
        </w:rPr>
      </w:pPr>
      <w:r w:rsidRPr="007310A7">
        <w:rPr>
          <w:color w:val="000000" w:themeColor="text1"/>
          <w:sz w:val="22"/>
          <w:szCs w:val="22"/>
        </w:rPr>
        <w:t xml:space="preserve">„so nach dem Motto du hast ja so=n Ausweis aber du (nutze ihn) äh (3) war da jetzt eher </w:t>
      </w:r>
      <w:proofErr w:type="spellStart"/>
      <w:r w:rsidRPr="007310A7">
        <w:rPr>
          <w:color w:val="000000" w:themeColor="text1"/>
          <w:sz w:val="22"/>
          <w:szCs w:val="22"/>
        </w:rPr>
        <w:t>nich</w:t>
      </w:r>
      <w:proofErr w:type="spellEnd"/>
      <w:r w:rsidRPr="007310A7">
        <w:rPr>
          <w:color w:val="000000" w:themeColor="text1"/>
          <w:sz w:val="22"/>
          <w:szCs w:val="22"/>
        </w:rPr>
        <w:t xml:space="preserve"> so: dass ich gesagt </w:t>
      </w:r>
      <w:proofErr w:type="spellStart"/>
      <w:r w:rsidRPr="007310A7">
        <w:rPr>
          <w:color w:val="000000" w:themeColor="text1"/>
          <w:sz w:val="22"/>
          <w:szCs w:val="22"/>
        </w:rPr>
        <w:t>ha:be</w:t>
      </w:r>
      <w:proofErr w:type="spellEnd"/>
      <w:r w:rsidRPr="007310A7">
        <w:rPr>
          <w:color w:val="000000" w:themeColor="text1"/>
          <w:sz w:val="22"/>
          <w:szCs w:val="22"/>
        </w:rPr>
        <w:t xml:space="preserve"> ((atmet ein)) ähm (2) ich, will, </w:t>
      </w:r>
      <w:r w:rsidRPr="007310A7">
        <w:rPr>
          <w:b/>
          <w:color w:val="000000" w:themeColor="text1"/>
          <w:sz w:val="22"/>
          <w:szCs w:val="22"/>
        </w:rPr>
        <w:t>vorher</w:t>
      </w:r>
      <w:r w:rsidRPr="007310A7">
        <w:rPr>
          <w:color w:val="000000" w:themeColor="text1"/>
          <w:sz w:val="22"/>
          <w:szCs w:val="22"/>
        </w:rPr>
        <w:t xml:space="preserve"> schon mit dem neuen Namen angesprochen werden, es hat dann auch, also auch im privaten Kontext hat=s lange gebraucht bis des dann </w:t>
      </w:r>
      <w:r w:rsidRPr="007310A7">
        <w:rPr>
          <w:b/>
          <w:color w:val="000000" w:themeColor="text1"/>
          <w:sz w:val="22"/>
          <w:szCs w:val="22"/>
        </w:rPr>
        <w:t>umgestellt</w:t>
      </w:r>
      <w:r w:rsidRPr="007310A7">
        <w:rPr>
          <w:color w:val="000000" w:themeColor="text1"/>
          <w:sz w:val="22"/>
          <w:szCs w:val="22"/>
        </w:rPr>
        <w:t xml:space="preserve"> wurde, bestimmt ein, </w:t>
      </w:r>
      <w:r w:rsidRPr="007310A7">
        <w:rPr>
          <w:b/>
          <w:color w:val="000000" w:themeColor="text1"/>
          <w:sz w:val="22"/>
          <w:szCs w:val="22"/>
        </w:rPr>
        <w:t>Jahr“</w:t>
      </w:r>
    </w:p>
    <w:p w14:paraId="1C9363AE" w14:textId="507BA086" w:rsidR="00E944F1" w:rsidRPr="007310A7" w:rsidRDefault="00E944F1" w:rsidP="0078702F">
      <w:pPr>
        <w:spacing w:line="360" w:lineRule="auto"/>
        <w:jc w:val="both"/>
        <w:rPr>
          <w:color w:val="000000" w:themeColor="text1"/>
        </w:rPr>
      </w:pPr>
      <w:r w:rsidRPr="007310A7">
        <w:rPr>
          <w:color w:val="000000" w:themeColor="text1"/>
        </w:rPr>
        <w:t xml:space="preserve">Die Sequenz verdeutlicht Kristins Fremdbestimmtheitserleben im Zuge ihrer </w:t>
      </w:r>
      <w:r w:rsidR="00A830B2" w:rsidRPr="007310A7">
        <w:rPr>
          <w:color w:val="000000" w:themeColor="text1"/>
        </w:rPr>
        <w:t xml:space="preserve">als alternativlos erlebten </w:t>
      </w:r>
      <w:r w:rsidRPr="007310A7">
        <w:rPr>
          <w:color w:val="000000" w:themeColor="text1"/>
        </w:rPr>
        <w:t>Transition. Sprachlich wird dies in Form eines Imperativs eines*einer nicht näher benannten Anderen</w:t>
      </w:r>
      <w:r w:rsidR="00A830B2" w:rsidRPr="007310A7">
        <w:rPr>
          <w:color w:val="000000" w:themeColor="text1"/>
        </w:rPr>
        <w:t>,</w:t>
      </w:r>
      <w:r w:rsidRPr="007310A7">
        <w:rPr>
          <w:color w:val="000000" w:themeColor="text1"/>
        </w:rPr>
        <w:t xml:space="preserve"> der*die von ihr fordert ihren neuen Ausweis zu nutzen</w:t>
      </w:r>
      <w:r w:rsidR="00A830B2" w:rsidRPr="007310A7">
        <w:rPr>
          <w:color w:val="000000" w:themeColor="text1"/>
        </w:rPr>
        <w:t>, deutlich</w:t>
      </w:r>
      <w:r w:rsidRPr="007310A7">
        <w:rPr>
          <w:color w:val="000000" w:themeColor="text1"/>
        </w:rPr>
        <w:t xml:space="preserve">. In diesem Zusammenhang führt die </w:t>
      </w:r>
      <w:r w:rsidR="00A830B2" w:rsidRPr="007310A7">
        <w:rPr>
          <w:color w:val="000000" w:themeColor="text1"/>
        </w:rPr>
        <w:t>B</w:t>
      </w:r>
      <w:r w:rsidRPr="007310A7">
        <w:rPr>
          <w:color w:val="000000" w:themeColor="text1"/>
        </w:rPr>
        <w:t>iographin ihre Psychologin ein, die sie während der Transition psychotherapeutisch begleitet. Diese habe ihr „</w:t>
      </w:r>
      <w:proofErr w:type="spellStart"/>
      <w:r w:rsidRPr="007310A7">
        <w:rPr>
          <w:rStyle w:val="identifier"/>
          <w:rFonts w:eastAsia="Times New Roman" w:cs="Times New Roman"/>
          <w:color w:val="000000" w:themeColor="text1"/>
        </w:rPr>
        <w:t>gesacht</w:t>
      </w:r>
      <w:proofErr w:type="spellEnd"/>
      <w:r w:rsidRPr="007310A7">
        <w:rPr>
          <w:rStyle w:val="identifier"/>
          <w:rFonts w:eastAsia="Times New Roman" w:cs="Times New Roman"/>
          <w:color w:val="000000" w:themeColor="text1"/>
        </w:rPr>
        <w:t xml:space="preserve"> sie </w:t>
      </w:r>
      <w:proofErr w:type="spellStart"/>
      <w:r w:rsidRPr="007310A7">
        <w:rPr>
          <w:rStyle w:val="identifier"/>
          <w:rFonts w:eastAsia="Times New Roman" w:cs="Times New Roman"/>
          <w:color w:val="000000" w:themeColor="text1"/>
        </w:rPr>
        <w:t>könn</w:t>
      </w:r>
      <w:proofErr w:type="spellEnd"/>
      <w:r w:rsidRPr="007310A7">
        <w:rPr>
          <w:rStyle w:val="identifier"/>
          <w:rFonts w:eastAsia="Times New Roman" w:cs="Times New Roman"/>
          <w:color w:val="000000" w:themeColor="text1"/>
        </w:rPr>
        <w:t xml:space="preserve"> </w:t>
      </w:r>
      <w:proofErr w:type="spellStart"/>
      <w:r w:rsidRPr="007310A7">
        <w:rPr>
          <w:rStyle w:val="identifier"/>
          <w:rFonts w:eastAsia="Times New Roman" w:cs="Times New Roman"/>
          <w:color w:val="000000" w:themeColor="text1"/>
        </w:rPr>
        <w:t>nich</w:t>
      </w:r>
      <w:proofErr w:type="spellEnd"/>
      <w:r w:rsidRPr="007310A7">
        <w:rPr>
          <w:rStyle w:val="identifier"/>
          <w:rFonts w:eastAsia="Times New Roman" w:cs="Times New Roman"/>
          <w:color w:val="000000" w:themeColor="text1"/>
        </w:rPr>
        <w:t xml:space="preserve"> switchen“, womit sich die Therapeutin kritisch auf Kristins anfangs noch häufige Wechsel zwischen männlicher und </w:t>
      </w:r>
      <w:r w:rsidRPr="007310A7">
        <w:rPr>
          <w:rStyle w:val="identifier"/>
          <w:rFonts w:eastAsia="Times New Roman" w:cs="Times New Roman"/>
          <w:color w:val="000000" w:themeColor="text1"/>
        </w:rPr>
        <w:lastRenderedPageBreak/>
        <w:t xml:space="preserve">weiblicher Geschlechterrolle bezieht. </w:t>
      </w:r>
      <w:r w:rsidRPr="007310A7">
        <w:rPr>
          <w:color w:val="000000" w:themeColor="text1"/>
        </w:rPr>
        <w:t>Dabei scheint sich auf einer latenten Ebene das Verhältnis der Biographin zu ihrer Mutter zu wiederholen, die akribisch auf die Einhaltung der geschlechtlichen Rollenanforderungen achtet und eine homogene männliche Präsentation einfordert.</w:t>
      </w:r>
    </w:p>
    <w:p w14:paraId="59425A26" w14:textId="4ED01AE8" w:rsidR="00E944F1" w:rsidRPr="007310A7" w:rsidRDefault="00E944F1" w:rsidP="00C73C43">
      <w:pPr>
        <w:spacing w:before="240" w:line="360" w:lineRule="auto"/>
        <w:jc w:val="both"/>
        <w:rPr>
          <w:color w:val="000000" w:themeColor="text1"/>
        </w:rPr>
      </w:pPr>
      <w:r w:rsidRPr="007310A7">
        <w:rPr>
          <w:color w:val="000000" w:themeColor="text1"/>
        </w:rPr>
        <w:t xml:space="preserve">Dennoch führt </w:t>
      </w:r>
      <w:r w:rsidR="00A830B2" w:rsidRPr="007310A7">
        <w:rPr>
          <w:color w:val="000000" w:themeColor="text1"/>
        </w:rPr>
        <w:t>Kristins geschlechtliche</w:t>
      </w:r>
      <w:r w:rsidRPr="007310A7">
        <w:rPr>
          <w:color w:val="000000" w:themeColor="text1"/>
        </w:rPr>
        <w:t xml:space="preserve"> Transition </w:t>
      </w:r>
      <w:r w:rsidR="00A830B2" w:rsidRPr="007310A7">
        <w:rPr>
          <w:color w:val="000000" w:themeColor="text1"/>
        </w:rPr>
        <w:t xml:space="preserve">– die sich theoretisch eher als eine institutionell erzwungene Übergangserfahrung konzeptualisieren lässt – </w:t>
      </w:r>
      <w:r w:rsidRPr="007310A7">
        <w:rPr>
          <w:color w:val="000000" w:themeColor="text1"/>
        </w:rPr>
        <w:t>nicht ausschließlich zu einer Wiederholung von Fremdbestimmtheitserfahrungen. Vielmehr scheint zwischen diesen Erfahrungen auch ein</w:t>
      </w:r>
      <w:r w:rsidR="00A830B2" w:rsidRPr="007310A7">
        <w:rPr>
          <w:color w:val="000000" w:themeColor="text1"/>
        </w:rPr>
        <w:t xml:space="preserve"> gewisser</w:t>
      </w:r>
      <w:r w:rsidRPr="007310A7">
        <w:rPr>
          <w:color w:val="000000" w:themeColor="text1"/>
        </w:rPr>
        <w:t xml:space="preserve"> Raum </w:t>
      </w:r>
      <w:r w:rsidR="00A830B2" w:rsidRPr="007310A7">
        <w:rPr>
          <w:color w:val="000000" w:themeColor="text1"/>
        </w:rPr>
        <w:t xml:space="preserve">der </w:t>
      </w:r>
      <w:r w:rsidRPr="007310A7">
        <w:rPr>
          <w:color w:val="000000" w:themeColor="text1"/>
        </w:rPr>
        <w:t xml:space="preserve">Selbstbehauptung zu entstehen, der Kristin </w:t>
      </w:r>
      <w:r w:rsidR="00A830B2" w:rsidRPr="007310A7">
        <w:rPr>
          <w:color w:val="000000" w:themeColor="text1"/>
        </w:rPr>
        <w:t xml:space="preserve">zuvor vermutlich </w:t>
      </w:r>
      <w:r w:rsidRPr="007310A7">
        <w:rPr>
          <w:color w:val="000000" w:themeColor="text1"/>
        </w:rPr>
        <w:t xml:space="preserve">durch die </w:t>
      </w:r>
      <w:r w:rsidR="00A830B2" w:rsidRPr="007310A7">
        <w:rPr>
          <w:color w:val="000000" w:themeColor="text1"/>
        </w:rPr>
        <w:t xml:space="preserve">alternativlos erlebte </w:t>
      </w:r>
      <w:r w:rsidRPr="007310A7">
        <w:rPr>
          <w:color w:val="000000" w:themeColor="text1"/>
        </w:rPr>
        <w:t xml:space="preserve">Erfüllung </w:t>
      </w:r>
      <w:r w:rsidR="00A830B2" w:rsidRPr="007310A7">
        <w:rPr>
          <w:color w:val="000000" w:themeColor="text1"/>
        </w:rPr>
        <w:t xml:space="preserve">von </w:t>
      </w:r>
      <w:r w:rsidRPr="007310A7">
        <w:rPr>
          <w:color w:val="000000" w:themeColor="text1"/>
        </w:rPr>
        <w:t xml:space="preserve">Männlichkeitsanforderungen unzugänglich war. Dabei ermöglicht der gezwungenermaßen öffentlich vollzogene Wechsel der Geschlechterrolle für Kristin auch die Möglichkeit, über ihre Intergeschlechtlichkeit zu sprechen. Zunächst geht es in den Gesprächen mit ihren Arbeitskolleg*innen „noch darum das die Menschen </w:t>
      </w:r>
      <w:proofErr w:type="spellStart"/>
      <w:r w:rsidRPr="007310A7">
        <w:rPr>
          <w:color w:val="000000" w:themeColor="text1"/>
        </w:rPr>
        <w:t>verstehn</w:t>
      </w:r>
      <w:proofErr w:type="spellEnd"/>
      <w:r w:rsidRPr="007310A7">
        <w:rPr>
          <w:color w:val="000000" w:themeColor="text1"/>
        </w:rPr>
        <w:t xml:space="preserve"> sollen ((atmet ein)) warum jetzt äh aus=m, äh (2) aus </w:t>
      </w:r>
      <w:proofErr w:type="spellStart"/>
      <w:r w:rsidRPr="007310A7">
        <w:rPr>
          <w:color w:val="000000" w:themeColor="text1"/>
        </w:rPr>
        <w:t>nem</w:t>
      </w:r>
      <w:proofErr w:type="spellEnd"/>
      <w:r w:rsidRPr="007310A7">
        <w:rPr>
          <w:color w:val="000000" w:themeColor="text1"/>
        </w:rPr>
        <w:t xml:space="preserve"> </w:t>
      </w:r>
      <w:r w:rsidRPr="007310A7">
        <w:rPr>
          <w:b/>
          <w:color w:val="000000" w:themeColor="text1"/>
        </w:rPr>
        <w:t>Mann</w:t>
      </w:r>
      <w:r w:rsidRPr="007310A7">
        <w:rPr>
          <w:color w:val="000000" w:themeColor="text1"/>
        </w:rPr>
        <w:t xml:space="preserve"> (3) äh (1) plötzlich des </w:t>
      </w:r>
      <w:r w:rsidRPr="007310A7">
        <w:rPr>
          <w:b/>
          <w:color w:val="000000" w:themeColor="text1"/>
        </w:rPr>
        <w:t>Label Frau</w:t>
      </w:r>
      <w:r w:rsidRPr="007310A7">
        <w:rPr>
          <w:color w:val="000000" w:themeColor="text1"/>
        </w:rPr>
        <w:t xml:space="preserve"> </w:t>
      </w:r>
      <w:proofErr w:type="spellStart"/>
      <w:r w:rsidRPr="007310A7">
        <w:rPr>
          <w:color w:val="000000" w:themeColor="text1"/>
        </w:rPr>
        <w:t>is</w:t>
      </w:r>
      <w:proofErr w:type="spellEnd"/>
      <w:r w:rsidRPr="007310A7">
        <w:rPr>
          <w:color w:val="000000" w:themeColor="text1"/>
        </w:rPr>
        <w:t xml:space="preserve"> (2)“. An dieser Stelle auffällig ist der erstmals von Kristin im Interview geäußerte Wunsch verstanden zu werden:</w:t>
      </w:r>
    </w:p>
    <w:p w14:paraId="693412EE" w14:textId="20A5070E" w:rsidR="00E944F1" w:rsidRPr="007310A7" w:rsidRDefault="00E944F1" w:rsidP="000F4702">
      <w:pPr>
        <w:spacing w:before="240" w:after="240" w:line="360" w:lineRule="auto"/>
        <w:ind w:left="567" w:right="509"/>
        <w:jc w:val="both"/>
        <w:rPr>
          <w:color w:val="000000" w:themeColor="text1"/>
          <w:sz w:val="22"/>
          <w:szCs w:val="22"/>
        </w:rPr>
      </w:pPr>
      <w:r w:rsidRPr="007310A7">
        <w:rPr>
          <w:color w:val="000000" w:themeColor="text1"/>
          <w:sz w:val="22"/>
          <w:szCs w:val="22"/>
        </w:rPr>
        <w:t xml:space="preserve">„da kann ich mich auch </w:t>
      </w:r>
      <w:r w:rsidRPr="007310A7">
        <w:rPr>
          <w:b/>
          <w:color w:val="000000" w:themeColor="text1"/>
          <w:sz w:val="22"/>
          <w:szCs w:val="22"/>
        </w:rPr>
        <w:t>ausziehen</w:t>
      </w:r>
      <w:r w:rsidRPr="007310A7">
        <w:rPr>
          <w:color w:val="000000" w:themeColor="text1"/>
          <w:sz w:val="22"/>
          <w:szCs w:val="22"/>
        </w:rPr>
        <w:t xml:space="preserve"> des will ich ja </w:t>
      </w:r>
      <w:proofErr w:type="spellStart"/>
      <w:r w:rsidRPr="007310A7">
        <w:rPr>
          <w:color w:val="000000" w:themeColor="text1"/>
          <w:sz w:val="22"/>
          <w:szCs w:val="22"/>
        </w:rPr>
        <w:t>nich</w:t>
      </w:r>
      <w:proofErr w:type="spellEnd"/>
      <w:r w:rsidRPr="007310A7">
        <w:rPr>
          <w:color w:val="000000" w:themeColor="text1"/>
          <w:sz w:val="22"/>
          <w:szCs w:val="22"/>
        </w:rPr>
        <w:t xml:space="preserve">, darum geht es ja </w:t>
      </w:r>
      <w:proofErr w:type="spellStart"/>
      <w:r w:rsidRPr="007310A7">
        <w:rPr>
          <w:color w:val="000000" w:themeColor="text1"/>
          <w:sz w:val="22"/>
          <w:szCs w:val="22"/>
        </w:rPr>
        <w:t>ni</w:t>
      </w:r>
      <w:proofErr w:type="spellEnd"/>
      <w:r w:rsidRPr="007310A7">
        <w:rPr>
          <w:color w:val="000000" w:themeColor="text1"/>
          <w:sz w:val="22"/>
          <w:szCs w:val="22"/>
        </w:rPr>
        <w:t xml:space="preserve">- darum </w:t>
      </w:r>
      <w:r w:rsidRPr="007310A7">
        <w:rPr>
          <w:b/>
          <w:color w:val="000000" w:themeColor="text1"/>
          <w:sz w:val="22"/>
          <w:szCs w:val="22"/>
        </w:rPr>
        <w:t>geht</w:t>
      </w:r>
      <w:r w:rsidRPr="007310A7">
        <w:rPr>
          <w:color w:val="000000" w:themeColor="text1"/>
          <w:sz w:val="22"/>
          <w:szCs w:val="22"/>
        </w:rPr>
        <w:t xml:space="preserve"> es ja auch gar </w:t>
      </w:r>
      <w:proofErr w:type="spellStart"/>
      <w:r w:rsidRPr="007310A7">
        <w:rPr>
          <w:color w:val="000000" w:themeColor="text1"/>
          <w:sz w:val="22"/>
          <w:szCs w:val="22"/>
        </w:rPr>
        <w:t>nich</w:t>
      </w:r>
      <w:proofErr w:type="spellEnd"/>
      <w:r w:rsidRPr="007310A7">
        <w:rPr>
          <w:color w:val="000000" w:themeColor="text1"/>
          <w:sz w:val="22"/>
          <w:szCs w:val="22"/>
        </w:rPr>
        <w:t xml:space="preserve"> es geht ja darum das ich Akzeptanz ((atmet ein)) äh und </w:t>
      </w:r>
      <w:r w:rsidRPr="007310A7">
        <w:rPr>
          <w:b/>
          <w:color w:val="000000" w:themeColor="text1"/>
          <w:sz w:val="22"/>
          <w:szCs w:val="22"/>
        </w:rPr>
        <w:t>Verstehen</w:t>
      </w:r>
      <w:r w:rsidRPr="007310A7">
        <w:rPr>
          <w:color w:val="000000" w:themeColor="text1"/>
          <w:sz w:val="22"/>
          <w:szCs w:val="22"/>
        </w:rPr>
        <w:t xml:space="preserve"> das- das ich des fördern möchte das die Menschen mich </w:t>
      </w:r>
      <w:r w:rsidRPr="007310A7">
        <w:rPr>
          <w:b/>
          <w:color w:val="000000" w:themeColor="text1"/>
          <w:sz w:val="22"/>
          <w:szCs w:val="22"/>
        </w:rPr>
        <w:t>verstehen</w:t>
      </w:r>
      <w:r w:rsidRPr="007310A7">
        <w:rPr>
          <w:color w:val="000000" w:themeColor="text1"/>
          <w:sz w:val="22"/>
          <w:szCs w:val="22"/>
        </w:rPr>
        <w:t xml:space="preserve"> ((atmet ein)) warum es so </w:t>
      </w:r>
      <w:proofErr w:type="spellStart"/>
      <w:r w:rsidRPr="007310A7">
        <w:rPr>
          <w:color w:val="000000" w:themeColor="text1"/>
          <w:sz w:val="22"/>
          <w:szCs w:val="22"/>
        </w:rPr>
        <w:t>is</w:t>
      </w:r>
      <w:proofErr w:type="spellEnd"/>
      <w:r w:rsidRPr="007310A7">
        <w:rPr>
          <w:color w:val="000000" w:themeColor="text1"/>
          <w:sz w:val="22"/>
          <w:szCs w:val="22"/>
        </w:rPr>
        <w:t xml:space="preserve"> wie es </w:t>
      </w:r>
      <w:proofErr w:type="spellStart"/>
      <w:r w:rsidRPr="007310A7">
        <w:rPr>
          <w:color w:val="000000" w:themeColor="text1"/>
          <w:sz w:val="22"/>
          <w:szCs w:val="22"/>
        </w:rPr>
        <w:t>is</w:t>
      </w:r>
      <w:proofErr w:type="spellEnd"/>
      <w:r w:rsidRPr="007310A7">
        <w:rPr>
          <w:color w:val="000000" w:themeColor="text1"/>
          <w:sz w:val="22"/>
          <w:szCs w:val="22"/>
        </w:rPr>
        <w:t xml:space="preserve"> ((schluckt))“</w:t>
      </w:r>
    </w:p>
    <w:p w14:paraId="2BE36A76" w14:textId="22C742CF" w:rsidR="00E944F1" w:rsidRPr="007310A7" w:rsidRDefault="00E944F1" w:rsidP="0078702F">
      <w:pPr>
        <w:spacing w:line="360" w:lineRule="auto"/>
        <w:jc w:val="both"/>
        <w:rPr>
          <w:color w:val="000000" w:themeColor="text1"/>
        </w:rPr>
      </w:pPr>
      <w:r w:rsidRPr="007310A7">
        <w:rPr>
          <w:color w:val="000000" w:themeColor="text1"/>
        </w:rPr>
        <w:t xml:space="preserve">Hier wird deutlich, dass Kristin sich teilweise von der Wirkungsmacht objektivierender körperbezogener Fremddefinitionen emanzipieren und ihre Subjektivität verteidigen kann. Der Wunsch in ihrer Individualität gesehen bzw. verstanden zu werden, rückt für sie </w:t>
      </w:r>
      <w:r w:rsidR="00A830B2" w:rsidRPr="007310A7">
        <w:rPr>
          <w:color w:val="000000" w:themeColor="text1"/>
        </w:rPr>
        <w:t xml:space="preserve">erstmals </w:t>
      </w:r>
      <w:r w:rsidRPr="007310A7">
        <w:rPr>
          <w:color w:val="000000" w:themeColor="text1"/>
        </w:rPr>
        <w:t>in den Mittelpunkt.</w:t>
      </w:r>
    </w:p>
    <w:p w14:paraId="748CB924" w14:textId="34255FCE" w:rsidR="0099277C" w:rsidRPr="0019031E" w:rsidRDefault="00E944F1" w:rsidP="0019031E">
      <w:pPr>
        <w:spacing w:before="240" w:after="480" w:line="360" w:lineRule="auto"/>
        <w:jc w:val="both"/>
        <w:rPr>
          <w:color w:val="000000" w:themeColor="text1"/>
        </w:rPr>
      </w:pPr>
      <w:r w:rsidRPr="007310A7">
        <w:rPr>
          <w:color w:val="000000" w:themeColor="text1"/>
        </w:rPr>
        <w:t xml:space="preserve">Dieser Emanzipationsprozess lässt sich auch im Zusammenhang mit neuen sozialen Bezugsgruppen deuten: Nachdem Kristin im Zuge ihrer Transition zunächst mit weiblich identifizierten transgeschlechtlichen Personen Kontakt sucht, </w:t>
      </w:r>
      <w:r w:rsidR="00A830B2" w:rsidRPr="007310A7">
        <w:rPr>
          <w:color w:val="000000" w:themeColor="text1"/>
        </w:rPr>
        <w:t xml:space="preserve">finden im Verlauf ebenfalls Begegnungen </w:t>
      </w:r>
      <w:r w:rsidRPr="007310A7">
        <w:rPr>
          <w:color w:val="000000" w:themeColor="text1"/>
        </w:rPr>
        <w:t xml:space="preserve">in intergeschlechtlichen Gruppen </w:t>
      </w:r>
      <w:r w:rsidR="00A830B2" w:rsidRPr="007310A7">
        <w:rPr>
          <w:color w:val="000000" w:themeColor="text1"/>
        </w:rPr>
        <w:t xml:space="preserve">statt. In diesem Zusammenhang </w:t>
      </w:r>
      <w:r w:rsidRPr="007310A7">
        <w:rPr>
          <w:color w:val="000000" w:themeColor="text1"/>
        </w:rPr>
        <w:t>kontaktiert</w:t>
      </w:r>
      <w:r w:rsidR="00A830B2" w:rsidRPr="007310A7">
        <w:rPr>
          <w:color w:val="000000" w:themeColor="text1"/>
        </w:rPr>
        <w:t xml:space="preserve"> sie auch mehrere</w:t>
      </w:r>
      <w:r w:rsidRPr="007310A7">
        <w:rPr>
          <w:color w:val="000000" w:themeColor="text1"/>
        </w:rPr>
        <w:t xml:space="preserve"> Personen, die dieselbe </w:t>
      </w:r>
      <w:r w:rsidR="00A830B2" w:rsidRPr="007310A7">
        <w:rPr>
          <w:color w:val="000000" w:themeColor="text1"/>
        </w:rPr>
        <w:t xml:space="preserve">diagnostizierte </w:t>
      </w:r>
      <w:r w:rsidRPr="007310A7">
        <w:rPr>
          <w:color w:val="000000" w:themeColor="text1"/>
        </w:rPr>
        <w:t>Variation wie sie haben. Dadurch wird es ihr möglich</w:t>
      </w:r>
      <w:r w:rsidR="00C9580A" w:rsidRPr="007310A7">
        <w:rPr>
          <w:color w:val="000000" w:themeColor="text1"/>
        </w:rPr>
        <w:t>,</w:t>
      </w:r>
      <w:r w:rsidRPr="007310A7">
        <w:rPr>
          <w:color w:val="000000" w:themeColor="text1"/>
        </w:rPr>
        <w:t xml:space="preserve"> sich nicht nur mit </w:t>
      </w:r>
      <w:r w:rsidRPr="007310A7">
        <w:rPr>
          <w:color w:val="000000" w:themeColor="text1"/>
        </w:rPr>
        <w:lastRenderedPageBreak/>
        <w:t>ihrer Intergeschlechtlichkeit auseinanderzusetzen, sondern auch</w:t>
      </w:r>
      <w:r w:rsidR="00C9580A" w:rsidRPr="007310A7">
        <w:rPr>
          <w:color w:val="000000" w:themeColor="text1"/>
        </w:rPr>
        <w:t xml:space="preserve"> erstmals</w:t>
      </w:r>
      <w:r w:rsidRPr="007310A7">
        <w:rPr>
          <w:color w:val="000000" w:themeColor="text1"/>
        </w:rPr>
        <w:t xml:space="preserve"> </w:t>
      </w:r>
      <w:r w:rsidR="00C9580A" w:rsidRPr="007310A7">
        <w:rPr>
          <w:color w:val="000000" w:themeColor="text1"/>
        </w:rPr>
        <w:t xml:space="preserve">vergeschlechtlichte </w:t>
      </w:r>
      <w:r w:rsidRPr="007310A7">
        <w:rPr>
          <w:color w:val="000000" w:themeColor="text1"/>
        </w:rPr>
        <w:t>Erfahrungen zu</w:t>
      </w:r>
      <w:r w:rsidR="00C9580A" w:rsidRPr="007310A7">
        <w:rPr>
          <w:color w:val="000000" w:themeColor="text1"/>
        </w:rPr>
        <w:t xml:space="preserve"> teilen.</w:t>
      </w:r>
      <w:r w:rsidRPr="007310A7">
        <w:rPr>
          <w:color w:val="000000" w:themeColor="text1"/>
        </w:rPr>
        <w:t xml:space="preserve"> </w:t>
      </w:r>
    </w:p>
    <w:p w14:paraId="37782C62" w14:textId="6319EC57" w:rsidR="00E944F1" w:rsidRPr="0099277C" w:rsidRDefault="00E944F1" w:rsidP="0099277C">
      <w:pPr>
        <w:rPr>
          <w:i/>
          <w:color w:val="000000" w:themeColor="text1"/>
        </w:rPr>
      </w:pPr>
      <w:r w:rsidRPr="007310A7">
        <w:rPr>
          <w:i/>
          <w:color w:val="000000" w:themeColor="text1"/>
        </w:rPr>
        <w:t>Berufliche Veränderung nach der Transition</w:t>
      </w:r>
    </w:p>
    <w:p w14:paraId="22E3C1E4" w14:textId="3E233E65" w:rsidR="00E944F1" w:rsidRPr="007310A7" w:rsidRDefault="00E944F1" w:rsidP="0099277C">
      <w:pPr>
        <w:spacing w:before="240" w:line="360" w:lineRule="auto"/>
        <w:jc w:val="both"/>
        <w:rPr>
          <w:color w:val="000000" w:themeColor="text1"/>
        </w:rPr>
      </w:pPr>
      <w:r>
        <w:rPr>
          <w:color w:val="000000" w:themeColor="text1"/>
        </w:rPr>
        <w:t xml:space="preserve">Über den Kontakt mit einem intergeschlechtlichen Selbsthilfeverein beginnt Kristin sich zunehmend </w:t>
      </w:r>
      <w:r>
        <w:rPr>
          <w:color w:val="000000" w:themeColor="text1"/>
        </w:rPr>
        <w:t xml:space="preserve">professionalisiert </w:t>
      </w:r>
      <w:r>
        <w:rPr>
          <w:color w:val="000000" w:themeColor="text1"/>
        </w:rPr>
        <w:t xml:space="preserve">mit dem Thema geschlechtliche </w:t>
      </w:r>
      <w:r>
        <w:rPr>
          <w:color w:val="000000" w:themeColor="text1"/>
        </w:rPr>
        <w:t xml:space="preserve">und sexuelle </w:t>
      </w:r>
      <w:r>
        <w:rPr>
          <w:color w:val="000000" w:themeColor="text1"/>
        </w:rPr>
        <w:t xml:space="preserve">Vielfalt auseinanderzusetzen. Sie macht zunächst berufsbegleitend eine Ausbildung zur systemischen Beraterin und beginnt </w:t>
      </w:r>
      <w:r>
        <w:rPr>
          <w:color w:val="000000" w:themeColor="text1"/>
        </w:rPr>
        <w:t xml:space="preserve">u.a. in Kliniken </w:t>
      </w:r>
      <w:r>
        <w:rPr>
          <w:color w:val="000000" w:themeColor="text1"/>
        </w:rPr>
        <w:t xml:space="preserve">Vorträge zum Thema Intergeschlechtlichkeit zu halten. </w:t>
      </w:r>
      <w:r>
        <w:rPr>
          <w:color w:val="000000" w:themeColor="text1"/>
        </w:rPr>
        <w:t xml:space="preserve">Drei</w:t>
      </w:r>
      <w:r>
        <w:rPr>
          <w:color w:val="000000" w:themeColor="text1"/>
        </w:rPr>
        <w:t xml:space="preserve"> Jahre nach ihrem rechtlichen Personenstandswechsel kündigt Kristin ihre Stelle </w:t>
      </w:r>
      <w:r>
        <w:rPr>
          <w:color w:val="000000" w:themeColor="text1"/>
        </w:rPr>
        <w:t xml:space="preserve">als Krankenpflegerin </w:t>
      </w:r>
      <w:r>
        <w:rPr>
          <w:color w:val="000000" w:themeColor="text1"/>
        </w:rPr>
        <w:t xml:space="preserve">und beginnt in einer Beratungsstelle für Geschlechtervielfalt zu arbeiten. Innerhalb kurzer Zeit gelingt es ihr dort eine Leitungsposition zu erreichen. Nun selbst die Person zu sein</w:t>
      </w:r>
      <w:r>
        <w:rPr>
          <w:color w:val="000000" w:themeColor="text1"/>
        </w:rPr>
        <w:t xml:space="preserve">,</w:t>
      </w:r>
      <w:r>
        <w:rPr>
          <w:color w:val="000000" w:themeColor="text1"/>
        </w:rPr>
        <w:t xml:space="preserve"> die um Rat und Unterstützung gebeten wird, ist für Kristin eine Ermächtigungserfahrung und – auch wenn die Rolle einer Peer-Berater*in nicht mit der Position klinischer Behandler*innen </w:t>
      </w:r>
      <w:del w:id="1000135" w:author="Claude Lektorat" w:date="2026-06-30T12:18:05Z">
        <w:r>
          <w:rPr>
            <w:color w:val="000000" w:themeColor="text1"/>
          </w:rPr>
          <w:delText xml:space="preserve">geleichgesetzt</w:delText>
        </w:r>
      </w:del>
      <w:ins w:id="1000136" w:author="Claude Lektorat" w:date="2026-06-30T12:18:05Z">
        <w:r>
          <w:rPr>
            <w:color w:val="000000" w:themeColor="text1"/>
          </w:rPr>
          <w:t xml:space="preserve">gleichgesetzt</w:t>
        </w:r>
      </w:ins>
      <w:r>
        <w:rPr>
          <w:color w:val="000000" w:themeColor="text1"/>
        </w:rPr>
        <w:t xml:space="preserve"> werden kann – geht mit Aneignung von struktureller Macht einher. Dadurch gelingt es Kristin ihre geschlechtliche Besonderheit auf professioneller Ebene weiter zu </w:t>
      </w:r>
      <w:proofErr w:type="spellStart"/>
      <w:r>
        <w:rPr>
          <w:color w:val="000000" w:themeColor="text1"/>
        </w:rPr>
        <w:t xml:space="preserve">destigmatisieren</w:t>
      </w:r>
      <w:proofErr w:type="spellEnd"/>
      <w:r>
        <w:rPr>
          <w:color w:val="000000" w:themeColor="text1"/>
        </w:rPr>
        <w:t xml:space="preserve"> und mehr Handlungsspielraum in ihrem beruflichen Alltag zu bekommen. Gleichzeitig ist es ihr möglich ihre Erfahrungen von Unsicherheit und struktureller Abhängigkeit während ihrer eigenen Transition und geschlechtlichen Auseinandersetzung auf emotionale Distanz zu bringen. </w:t>
      </w:r>
    </w:p>
    <w:p w14:paraId="0EDA34A6" w14:textId="3EF86591" w:rsidR="00AF3CFA" w:rsidRPr="007310A7" w:rsidRDefault="00CB5B52" w:rsidP="0078702F">
      <w:pPr>
        <w:spacing w:line="360" w:lineRule="auto"/>
        <w:jc w:val="both"/>
        <w:rPr>
          <w:color w:val="000000" w:themeColor="text1"/>
        </w:rPr>
      </w:pPr>
      <w:r w:rsidRPr="007310A7">
        <w:rPr>
          <w:color w:val="000000" w:themeColor="text1"/>
        </w:rPr>
        <w:t xml:space="preserve">Kristin </w:t>
      </w:r>
      <w:r w:rsidR="00E944F1" w:rsidRPr="007310A7">
        <w:rPr>
          <w:color w:val="000000" w:themeColor="text1"/>
        </w:rPr>
        <w:t xml:space="preserve">beschreibt sich in den diesbezüglichen Interviewsequenzen als durchsetzungsfähig und „nicht nur nett“, womit sie den Erfolg im Rahmen ihrer zweiten beruflichen Karriere begründet. Ihre traumatische Geschichte reduziert sie im Zusammenhang mit ihrer </w:t>
      </w:r>
      <w:r w:rsidR="007E0B26" w:rsidRPr="007310A7">
        <w:rPr>
          <w:color w:val="000000" w:themeColor="text1"/>
        </w:rPr>
        <w:t>Berufs</w:t>
      </w:r>
      <w:r w:rsidR="00E944F1" w:rsidRPr="007310A7">
        <w:rPr>
          <w:color w:val="000000" w:themeColor="text1"/>
        </w:rPr>
        <w:t>biographie auf „Probleme mit dem PTBS und so“, die zumindest im Rahmen ihrer Selbstpräsentation keine Auswirkung auf ihren beruflichen Erfolg hätten.</w:t>
      </w:r>
      <w:r w:rsidRPr="007310A7">
        <w:rPr>
          <w:color w:val="000000" w:themeColor="text1"/>
        </w:rPr>
        <w:t xml:space="preserve"> Beziehungen innerhalb derer es ihr möglich wäre über ihre </w:t>
      </w:r>
      <w:r w:rsidR="007B2DEB" w:rsidRPr="007310A7">
        <w:rPr>
          <w:color w:val="000000" w:themeColor="text1"/>
        </w:rPr>
        <w:t xml:space="preserve">Gewalterfahrungen als Kind </w:t>
      </w:r>
      <w:r w:rsidRPr="007310A7">
        <w:rPr>
          <w:color w:val="000000" w:themeColor="text1"/>
        </w:rPr>
        <w:t>sowie</w:t>
      </w:r>
      <w:r w:rsidR="007E0B26" w:rsidRPr="007310A7">
        <w:rPr>
          <w:color w:val="000000" w:themeColor="text1"/>
        </w:rPr>
        <w:t xml:space="preserve"> die</w:t>
      </w:r>
      <w:r w:rsidRPr="007310A7">
        <w:rPr>
          <w:color w:val="000000" w:themeColor="text1"/>
        </w:rPr>
        <w:t xml:space="preserve"> erzwungenen </w:t>
      </w:r>
      <w:r w:rsidR="007E0B26" w:rsidRPr="007310A7">
        <w:rPr>
          <w:color w:val="000000" w:themeColor="text1"/>
        </w:rPr>
        <w:t>Geschlechtst</w:t>
      </w:r>
      <w:r w:rsidRPr="007310A7">
        <w:rPr>
          <w:color w:val="000000" w:themeColor="text1"/>
        </w:rPr>
        <w:t>ransition</w:t>
      </w:r>
      <w:r w:rsidR="007B2DEB" w:rsidRPr="007310A7">
        <w:rPr>
          <w:color w:val="000000" w:themeColor="text1"/>
        </w:rPr>
        <w:t xml:space="preserve"> im Erwachsenenalter</w:t>
      </w:r>
      <w:r w:rsidRPr="007310A7">
        <w:rPr>
          <w:color w:val="000000" w:themeColor="text1"/>
        </w:rPr>
        <w:t xml:space="preserve"> zu sprechen</w:t>
      </w:r>
      <w:r w:rsidR="007B2DEB" w:rsidRPr="007310A7">
        <w:rPr>
          <w:color w:val="000000" w:themeColor="text1"/>
        </w:rPr>
        <w:t>,</w:t>
      </w:r>
      <w:r w:rsidRPr="007310A7">
        <w:rPr>
          <w:color w:val="000000" w:themeColor="text1"/>
        </w:rPr>
        <w:t xml:space="preserve"> entstehen im weiteren Verlauf nicht.</w:t>
      </w:r>
    </w:p>
    <w:p w14:paraId="447A1A77" w14:textId="77777777" w:rsidR="00AF3CFA" w:rsidRPr="007310A7" w:rsidRDefault="00AF3CFA" w:rsidP="002C397D">
      <w:pPr>
        <w:spacing w:before="240" w:line="360" w:lineRule="auto"/>
        <w:jc w:val="both"/>
        <w:rPr>
          <w:color w:val="000000" w:themeColor="text1"/>
        </w:rPr>
      </w:pPr>
      <w:r>
        <w:rPr>
          <w:color w:val="000000" w:themeColor="text1"/>
        </w:rPr>
        <w:t xml:space="preserve">In der Struktur des Falles von Kristin zeigt sich, dass biographisch massiv belastende Erfahrungen – in Form von nicht eingewilligten medizinischen Eingriffen und wiederholter körperlicher Gewalterfahrung – mit einer Strategie der sozialen </w:t>
      </w:r>
      <w:r>
        <w:rPr>
          <w:color w:val="000000" w:themeColor="text1"/>
        </w:rPr>
        <w:t xml:space="preserve">und geschlechtlichen Anpassung beantwortet werden. Insbesondere Anpassung an normative, binär strukturierte Geschlechterrollen ermöglicht es Kristin partiell Handlungsmacht zurück zu erlangen, deren Verlust sie zuvor in einer sequentiellen Abfolge traumatisierender Erfahrungen erlebt hat. Diese Restitution von Handlungsmacht ermöglicht ihr eine weitestgehend stabile Partnerschaft und Familiengründung sowie eine erfolgreiche </w:t>
      </w:r>
      <w:proofErr w:type="spellStart"/>
      <w:del w:id="1000137" w:author="Claude Lektorat" w:date="2026-06-30T12:18:05Z">
        <w:r>
          <w:rPr>
            <w:color w:val="000000" w:themeColor="text1"/>
          </w:rPr>
          <w:delText xml:space="preserve">Berufssbiographie</w:delText>
        </w:r>
      </w:del>
      <w:ins w:id="1000138" w:author="Claude Lektorat" w:date="2026-06-30T12:18:05Z">
        <w:r>
          <w:rPr>
            <w:color w:val="000000" w:themeColor="text1"/>
          </w:rPr>
          <w:t xml:space="preserve">Berufsbiographie</w:t>
        </w:r>
      </w:ins>
      <w:proofErr w:type="spellEnd"/>
      <w:r>
        <w:rPr>
          <w:color w:val="000000" w:themeColor="text1"/>
        </w:rPr>
        <w:t xml:space="preserve">. Somit ist geschlechtliche Anpassung, die auch Kristins behandlungsbezogenen Entscheidungsprozess im Erwachsenenalter strukturiert, als biographisch bedingte Überlebens- und teilweise Bewältigungsstrategie zu verstehen. </w:t>
      </w:r>
    </w:p>
    <w:p w14:paraId="7BC6F575" w14:textId="01F855C7" w:rsidR="00E944F1" w:rsidRPr="007310A7" w:rsidRDefault="00AF3CFA" w:rsidP="00AF3CFA">
      <w:pPr>
        <w:spacing w:line="360" w:lineRule="auto"/>
        <w:jc w:val="both"/>
        <w:rPr>
          <w:color w:val="000000" w:themeColor="text1"/>
        </w:rPr>
      </w:pPr>
      <w:r w:rsidRPr="007310A7">
        <w:rPr>
          <w:color w:val="000000" w:themeColor="text1"/>
        </w:rPr>
        <w:t xml:space="preserve">Dabei </w:t>
      </w:r>
      <w:r w:rsidR="00E944F1" w:rsidRPr="007310A7">
        <w:rPr>
          <w:color w:val="000000" w:themeColor="text1"/>
        </w:rPr>
        <w:t xml:space="preserve">bleibt </w:t>
      </w:r>
      <w:r w:rsidR="00CB5B52" w:rsidRPr="007310A7">
        <w:rPr>
          <w:color w:val="000000" w:themeColor="text1"/>
        </w:rPr>
        <w:t xml:space="preserve">– trotz einer </w:t>
      </w:r>
      <w:r w:rsidRPr="007310A7">
        <w:rPr>
          <w:color w:val="000000" w:themeColor="text1"/>
        </w:rPr>
        <w:t xml:space="preserve">beruflichen </w:t>
      </w:r>
      <w:r w:rsidR="00CB5B52" w:rsidRPr="007310A7">
        <w:rPr>
          <w:color w:val="000000" w:themeColor="text1"/>
        </w:rPr>
        <w:t xml:space="preserve">Distanzierung vom klinischen Arbeitsumfeld – ihre Orientierung am medizinischen </w:t>
      </w:r>
      <w:r w:rsidR="00E944F1" w:rsidRPr="007310A7">
        <w:rPr>
          <w:color w:val="000000" w:themeColor="text1"/>
        </w:rPr>
        <w:t xml:space="preserve">Diskurs </w:t>
      </w:r>
      <w:r w:rsidR="00CB5B52" w:rsidRPr="007310A7">
        <w:rPr>
          <w:color w:val="000000" w:themeColor="text1"/>
        </w:rPr>
        <w:t>sowie an ärztlichen Relevanzsetzungen fortbestehen</w:t>
      </w:r>
      <w:r w:rsidR="00E944F1" w:rsidRPr="007310A7">
        <w:rPr>
          <w:color w:val="000000" w:themeColor="text1"/>
        </w:rPr>
        <w:t xml:space="preserve">. </w:t>
      </w:r>
      <w:r w:rsidR="00CB5B52" w:rsidRPr="007310A7">
        <w:rPr>
          <w:color w:val="000000" w:themeColor="text1"/>
        </w:rPr>
        <w:t xml:space="preserve">Engere Beziehungen außerhalb ihrer Familie erlebt sie vor ihrem biographischen Erfahrungshintergrund als vermutlich zu bedrohlich, um diese langfristig einzugehen. Auch in </w:t>
      </w:r>
      <w:r w:rsidR="00E944F1" w:rsidRPr="007310A7">
        <w:rPr>
          <w:color w:val="000000" w:themeColor="text1"/>
        </w:rPr>
        <w:t xml:space="preserve">einem </w:t>
      </w:r>
      <w:r w:rsidR="00877EA8" w:rsidRPr="007310A7">
        <w:rPr>
          <w:color w:val="000000" w:themeColor="text1"/>
        </w:rPr>
        <w:t xml:space="preserve">geschlechtlich diversen </w:t>
      </w:r>
      <w:r w:rsidR="00E944F1" w:rsidRPr="007310A7">
        <w:rPr>
          <w:color w:val="000000" w:themeColor="text1"/>
        </w:rPr>
        <w:t xml:space="preserve">Umfeld </w:t>
      </w:r>
      <w:r w:rsidR="00CB5B52" w:rsidRPr="007310A7">
        <w:rPr>
          <w:color w:val="000000" w:themeColor="text1"/>
        </w:rPr>
        <w:t xml:space="preserve">bleibt sie ein Stück weit abhängig vom herrschenden Diskurs: So müssen </w:t>
      </w:r>
      <w:r w:rsidR="00E944F1" w:rsidRPr="007310A7">
        <w:rPr>
          <w:color w:val="000000" w:themeColor="text1"/>
        </w:rPr>
        <w:t>die Teile ihrer Geschichte im Verborgenen bleiben, die den Diskursregeln nicht entsprechen</w:t>
      </w:r>
      <w:r w:rsidR="00CB5B52" w:rsidRPr="007310A7">
        <w:rPr>
          <w:color w:val="000000" w:themeColor="text1"/>
        </w:rPr>
        <w:t>.</w:t>
      </w:r>
      <w:r w:rsidR="00E944F1" w:rsidRPr="007310A7">
        <w:rPr>
          <w:color w:val="000000" w:themeColor="text1"/>
        </w:rPr>
        <w:t xml:space="preserve"> </w:t>
      </w:r>
      <w:r w:rsidR="00CB5B52" w:rsidRPr="007310A7">
        <w:rPr>
          <w:color w:val="000000" w:themeColor="text1"/>
        </w:rPr>
        <w:t xml:space="preserve">Dies gilt insbesondere für </w:t>
      </w:r>
      <w:r w:rsidR="00E944F1" w:rsidRPr="007310A7">
        <w:rPr>
          <w:color w:val="000000" w:themeColor="text1"/>
        </w:rPr>
        <w:t>Kristins Unbehagen in einer</w:t>
      </w:r>
      <w:r w:rsidR="00CB5B52" w:rsidRPr="007310A7">
        <w:rPr>
          <w:color w:val="000000" w:themeColor="text1"/>
        </w:rPr>
        <w:t xml:space="preserve"> erneut</w:t>
      </w:r>
      <w:r w:rsidR="00E944F1" w:rsidRPr="007310A7">
        <w:rPr>
          <w:color w:val="000000" w:themeColor="text1"/>
        </w:rPr>
        <w:t xml:space="preserve"> von außen bestimmten, binären Geschlechterrolle</w:t>
      </w:r>
      <w:r w:rsidR="00CB5B52" w:rsidRPr="007310A7">
        <w:rPr>
          <w:color w:val="000000" w:themeColor="text1"/>
        </w:rPr>
        <w:t xml:space="preserve"> zu leben</w:t>
      </w:r>
      <w:r w:rsidR="00877EA8" w:rsidRPr="007310A7">
        <w:rPr>
          <w:rStyle w:val="Funotenzeichen"/>
          <w:color w:val="000000" w:themeColor="text1"/>
        </w:rPr>
        <w:footnoteReference w:id="157"/>
      </w:r>
      <w:r w:rsidR="00E944F1" w:rsidRPr="007310A7">
        <w:rPr>
          <w:color w:val="000000" w:themeColor="text1"/>
        </w:rPr>
        <w:t>, wie</w:t>
      </w:r>
      <w:r w:rsidR="00CB5B52" w:rsidRPr="007310A7">
        <w:rPr>
          <w:color w:val="000000" w:themeColor="text1"/>
        </w:rPr>
        <w:t xml:space="preserve"> auch für die Aspekte</w:t>
      </w:r>
      <w:r w:rsidR="00E944F1" w:rsidRPr="007310A7">
        <w:rPr>
          <w:color w:val="000000" w:themeColor="text1"/>
        </w:rPr>
        <w:t xml:space="preserve"> ihre</w:t>
      </w:r>
      <w:r w:rsidR="00CB5B52" w:rsidRPr="007310A7">
        <w:rPr>
          <w:color w:val="000000" w:themeColor="text1"/>
        </w:rPr>
        <w:t>r</w:t>
      </w:r>
      <w:r w:rsidR="00E944F1" w:rsidRPr="007310A7">
        <w:rPr>
          <w:color w:val="000000" w:themeColor="text1"/>
        </w:rPr>
        <w:t xml:space="preserve"> DDR-Geschichte, in der sie nicht nur Opfer</w:t>
      </w:r>
      <w:r w:rsidRPr="007310A7">
        <w:rPr>
          <w:color w:val="000000" w:themeColor="text1"/>
        </w:rPr>
        <w:t>,</w:t>
      </w:r>
      <w:r w:rsidR="00E944F1" w:rsidRPr="007310A7">
        <w:rPr>
          <w:color w:val="000000" w:themeColor="text1"/>
        </w:rPr>
        <w:t xml:space="preserve"> sondern auch dazu in der Lage war</w:t>
      </w:r>
      <w:r w:rsidR="00CB5B52" w:rsidRPr="007310A7">
        <w:rPr>
          <w:color w:val="000000" w:themeColor="text1"/>
        </w:rPr>
        <w:t>,</w:t>
      </w:r>
      <w:r w:rsidR="00E944F1" w:rsidRPr="007310A7">
        <w:rPr>
          <w:color w:val="000000" w:themeColor="text1"/>
        </w:rPr>
        <w:t xml:space="preserve"> durch soziale Anpassung eine gewisses Maß an </w:t>
      </w:r>
      <w:r w:rsidR="00A85AB6" w:rsidRPr="007310A7">
        <w:rPr>
          <w:color w:val="000000" w:themeColor="text1"/>
        </w:rPr>
        <w:t xml:space="preserve">biographischer Gestaltung </w:t>
      </w:r>
      <w:r w:rsidR="00E944F1" w:rsidRPr="007310A7">
        <w:rPr>
          <w:color w:val="000000" w:themeColor="text1"/>
        </w:rPr>
        <w:t>zu realisieren.</w:t>
      </w:r>
    </w:p>
    <w:p w14:paraId="3DD8A3AB" w14:textId="77E9E21F" w:rsidR="00E944F1" w:rsidRPr="007310A7" w:rsidRDefault="009C39C3" w:rsidP="0019031E">
      <w:pPr>
        <w:pStyle w:val="berschrift3"/>
        <w:spacing w:before="480" w:after="240"/>
        <w:rPr>
          <w:rFonts w:asciiTheme="minorHAnsi" w:hAnsiTheme="minorHAnsi"/>
          <w:b/>
          <w:color w:val="000000" w:themeColor="text1"/>
        </w:rPr>
      </w:pPr>
      <w:bookmarkStart w:id="60" w:name="_Toc233288795"/>
      <w:r w:rsidRPr="007310A7">
        <w:rPr>
          <w:rFonts w:asciiTheme="minorHAnsi" w:hAnsiTheme="minorHAnsi"/>
          <w:b/>
          <w:color w:val="000000" w:themeColor="text1"/>
        </w:rPr>
        <w:t xml:space="preserve">7.1.4. </w:t>
      </w:r>
      <w:r w:rsidR="00E944F1" w:rsidRPr="007310A7">
        <w:rPr>
          <w:rFonts w:asciiTheme="minorHAnsi" w:hAnsiTheme="minorHAnsi"/>
          <w:b/>
          <w:color w:val="000000" w:themeColor="text1"/>
        </w:rPr>
        <w:t>Kontrastierung von erlebter und erzählter Lebensgeschichte</w:t>
      </w:r>
      <w:bookmarkEnd w:id="60"/>
    </w:p>
    <w:p w14:paraId="692619BA" w14:textId="4C0588F2" w:rsidR="0053454A" w:rsidRPr="007310A7" w:rsidRDefault="007E0B26" w:rsidP="0053454A">
      <w:pPr>
        <w:spacing w:before="240" w:line="360" w:lineRule="auto"/>
        <w:jc w:val="both"/>
        <w:rPr>
          <w:color w:val="000000" w:themeColor="text1"/>
        </w:rPr>
      </w:pPr>
      <w:r w:rsidRPr="007310A7">
        <w:rPr>
          <w:color w:val="000000" w:themeColor="text1"/>
        </w:rPr>
        <w:t xml:space="preserve">In der Kontrastierung von </w:t>
      </w:r>
      <w:r w:rsidR="00E944F1" w:rsidRPr="007310A7">
        <w:rPr>
          <w:color w:val="000000" w:themeColor="text1"/>
        </w:rPr>
        <w:t xml:space="preserve">erzählter und erlebter Lebensgeschichte wird deutlich, dass </w:t>
      </w:r>
      <w:r w:rsidRPr="007310A7">
        <w:rPr>
          <w:color w:val="000000" w:themeColor="text1"/>
        </w:rPr>
        <w:t>Kristin</w:t>
      </w:r>
      <w:r w:rsidR="000A1D17" w:rsidRPr="007310A7">
        <w:rPr>
          <w:color w:val="000000" w:themeColor="text1"/>
        </w:rPr>
        <w:t xml:space="preserve"> sowohl</w:t>
      </w:r>
      <w:r w:rsidRPr="007310A7">
        <w:rPr>
          <w:color w:val="000000" w:themeColor="text1"/>
        </w:rPr>
        <w:t xml:space="preserve"> </w:t>
      </w:r>
      <w:r w:rsidR="000A1D17" w:rsidRPr="007310A7">
        <w:rPr>
          <w:color w:val="000000" w:themeColor="text1"/>
        </w:rPr>
        <w:t xml:space="preserve">traumatische als auch konflikthaft erlebte </w:t>
      </w:r>
      <w:r w:rsidR="00E944F1" w:rsidRPr="007310A7">
        <w:rPr>
          <w:color w:val="000000" w:themeColor="text1"/>
        </w:rPr>
        <w:t xml:space="preserve">Erfahrungen zu Gunsten der sie jeweils umgebenden </w:t>
      </w:r>
      <w:r w:rsidR="007B2DEB" w:rsidRPr="007310A7">
        <w:rPr>
          <w:color w:val="000000" w:themeColor="text1"/>
        </w:rPr>
        <w:t>Relevan</w:t>
      </w:r>
      <w:r w:rsidR="000A1D17" w:rsidRPr="007310A7">
        <w:rPr>
          <w:color w:val="000000" w:themeColor="text1"/>
        </w:rPr>
        <w:t>z</w:t>
      </w:r>
      <w:r w:rsidR="007B2DEB" w:rsidRPr="007310A7">
        <w:rPr>
          <w:color w:val="000000" w:themeColor="text1"/>
        </w:rPr>
        <w:t xml:space="preserve">setzungen </w:t>
      </w:r>
      <w:r w:rsidR="007B4330" w:rsidRPr="007310A7">
        <w:rPr>
          <w:color w:val="000000" w:themeColor="text1"/>
        </w:rPr>
        <w:t xml:space="preserve">und Diskursregeln </w:t>
      </w:r>
      <w:proofErr w:type="spellStart"/>
      <w:r w:rsidR="00E944F1" w:rsidRPr="007310A7">
        <w:rPr>
          <w:color w:val="000000" w:themeColor="text1"/>
        </w:rPr>
        <w:t>dethematisiert</w:t>
      </w:r>
      <w:proofErr w:type="spellEnd"/>
      <w:r w:rsidR="00E944F1" w:rsidRPr="007310A7">
        <w:rPr>
          <w:color w:val="000000" w:themeColor="text1"/>
        </w:rPr>
        <w:t xml:space="preserve">. </w:t>
      </w:r>
      <w:r w:rsidR="000A1D17" w:rsidRPr="007310A7">
        <w:rPr>
          <w:color w:val="000000" w:themeColor="text1"/>
        </w:rPr>
        <w:t xml:space="preserve">Dies ist primär als Überlebensstrategie im Kontext massiver Gewalterfahrungen zu verstehen, stellt jedoch im biographischen Verlauf auch eine </w:t>
      </w:r>
      <w:r w:rsidR="0053454A" w:rsidRPr="007310A7">
        <w:rPr>
          <w:color w:val="000000" w:themeColor="text1"/>
        </w:rPr>
        <w:t xml:space="preserve">Bewältigungs- und </w:t>
      </w:r>
      <w:r w:rsidR="000A1D17" w:rsidRPr="007310A7">
        <w:rPr>
          <w:color w:val="000000" w:themeColor="text1"/>
        </w:rPr>
        <w:t xml:space="preserve">Erfolgsstrategie dar. </w:t>
      </w:r>
      <w:r w:rsidR="0053454A" w:rsidRPr="007310A7">
        <w:rPr>
          <w:color w:val="000000" w:themeColor="text1"/>
        </w:rPr>
        <w:t xml:space="preserve">Eine Anpassung und zumindest partielle Aneignung der jeweils herrschenden diskursiven Regeln ermöglichen der Biographin in verschiedenen politischen Systemen und Kontexten erfolgreich zu sein. </w:t>
      </w:r>
      <w:r w:rsidR="0053454A" w:rsidRPr="007310A7">
        <w:rPr>
          <w:color w:val="000000" w:themeColor="text1"/>
        </w:rPr>
        <w:lastRenderedPageBreak/>
        <w:t>Gleichzeitig bedeutet dies, dass sie nur die Teile ihrer Geschichte erzählen kann, die sozial akzeptabel sind.</w:t>
      </w:r>
    </w:p>
    <w:p w14:paraId="4B82142D" w14:textId="3F0C0372" w:rsidR="00E944F1" w:rsidRPr="007310A7" w:rsidRDefault="000A1D17" w:rsidP="0078702F">
      <w:pPr>
        <w:spacing w:line="360" w:lineRule="auto"/>
        <w:jc w:val="both"/>
        <w:rPr>
          <w:color w:val="000000" w:themeColor="text1"/>
        </w:rPr>
      </w:pPr>
      <w:r w:rsidRPr="007310A7">
        <w:rPr>
          <w:color w:val="000000" w:themeColor="text1"/>
        </w:rPr>
        <w:t xml:space="preserve">Vor diesem Hintergrund </w:t>
      </w:r>
      <w:r w:rsidR="00E944F1" w:rsidRPr="007310A7">
        <w:rPr>
          <w:color w:val="000000" w:themeColor="text1"/>
        </w:rPr>
        <w:t>ist davon auszugehen, dass sie sowohl ihre Intergeschlechtlichkeit als auch ihr geschlechtliches Erleben erst zum Thema machen kann, als sie sich in einem Interaktions</w:t>
      </w:r>
      <w:r w:rsidR="00FF5A90" w:rsidRPr="007310A7">
        <w:rPr>
          <w:color w:val="000000" w:themeColor="text1"/>
        </w:rPr>
        <w:t>-K</w:t>
      </w:r>
      <w:r w:rsidR="00E944F1" w:rsidRPr="007310A7">
        <w:rPr>
          <w:color w:val="000000" w:themeColor="text1"/>
        </w:rPr>
        <w:t xml:space="preserve">ontext befindet, in dem dies </w:t>
      </w:r>
      <w:r w:rsidRPr="007310A7">
        <w:rPr>
          <w:color w:val="000000" w:themeColor="text1"/>
        </w:rPr>
        <w:t xml:space="preserve">Gewalt- und </w:t>
      </w:r>
      <w:r w:rsidR="00E944F1" w:rsidRPr="007310A7">
        <w:rPr>
          <w:color w:val="000000" w:themeColor="text1"/>
        </w:rPr>
        <w:t xml:space="preserve">Stigmatisierungsfrei </w:t>
      </w:r>
      <w:r w:rsidR="00192244" w:rsidRPr="007310A7">
        <w:rPr>
          <w:color w:val="000000" w:themeColor="text1"/>
        </w:rPr>
        <w:t>möglich</w:t>
      </w:r>
      <w:r w:rsidRPr="007310A7">
        <w:rPr>
          <w:color w:val="000000" w:themeColor="text1"/>
        </w:rPr>
        <w:t xml:space="preserve"> ist</w:t>
      </w:r>
      <w:r w:rsidR="00E944F1" w:rsidRPr="007310A7">
        <w:rPr>
          <w:color w:val="000000" w:themeColor="text1"/>
        </w:rPr>
        <w:t xml:space="preserve">. Diese Erfahrung macht sie </w:t>
      </w:r>
      <w:r w:rsidRPr="007310A7">
        <w:rPr>
          <w:color w:val="000000" w:themeColor="text1"/>
        </w:rPr>
        <w:t xml:space="preserve">als erstes </w:t>
      </w:r>
      <w:r w:rsidR="00E944F1" w:rsidRPr="007310A7">
        <w:rPr>
          <w:color w:val="000000" w:themeColor="text1"/>
        </w:rPr>
        <w:t xml:space="preserve">mit </w:t>
      </w:r>
      <w:r w:rsidRPr="007310A7">
        <w:rPr>
          <w:color w:val="000000" w:themeColor="text1"/>
        </w:rPr>
        <w:t xml:space="preserve">einer ärztlichen </w:t>
      </w:r>
      <w:r w:rsidR="00E944F1" w:rsidRPr="007310A7">
        <w:rPr>
          <w:color w:val="000000" w:themeColor="text1"/>
        </w:rPr>
        <w:t>Behandlerin und anschließend im Rahmen intergeschlechtlicher Selbsthilfegruppen</w:t>
      </w:r>
      <w:r w:rsidR="00192244" w:rsidRPr="007310A7">
        <w:rPr>
          <w:color w:val="000000" w:themeColor="text1"/>
        </w:rPr>
        <w:t xml:space="preserve">-Kontakte. </w:t>
      </w:r>
      <w:r w:rsidR="00E944F1" w:rsidRPr="007310A7">
        <w:rPr>
          <w:color w:val="000000" w:themeColor="text1"/>
        </w:rPr>
        <w:t xml:space="preserve">Kristins lebensgeschichtlich verhältnismäßig spät erfolgende Auseinandersetzung mit </w:t>
      </w:r>
      <w:r w:rsidRPr="007310A7">
        <w:rPr>
          <w:color w:val="000000" w:themeColor="text1"/>
        </w:rPr>
        <w:t xml:space="preserve">der eigenen Geschlechtlichkeit </w:t>
      </w:r>
      <w:r w:rsidR="00E944F1" w:rsidRPr="007310A7">
        <w:rPr>
          <w:color w:val="000000" w:themeColor="text1"/>
        </w:rPr>
        <w:t xml:space="preserve">kann </w:t>
      </w:r>
      <w:r w:rsidR="007B4330" w:rsidRPr="007310A7">
        <w:rPr>
          <w:color w:val="000000" w:themeColor="text1"/>
        </w:rPr>
        <w:t xml:space="preserve">zudem </w:t>
      </w:r>
      <w:r w:rsidR="00E944F1" w:rsidRPr="007310A7">
        <w:rPr>
          <w:color w:val="000000" w:themeColor="text1"/>
        </w:rPr>
        <w:t xml:space="preserve">auch im Zusammenhang mit einer gesamtgesellschaftlichen </w:t>
      </w:r>
      <w:r w:rsidR="007B4330" w:rsidRPr="007310A7">
        <w:rPr>
          <w:color w:val="000000" w:themeColor="text1"/>
        </w:rPr>
        <w:t>Diskurs-Verschiebung</w:t>
      </w:r>
      <w:r w:rsidR="00E944F1" w:rsidRPr="007310A7">
        <w:rPr>
          <w:color w:val="000000" w:themeColor="text1"/>
        </w:rPr>
        <w:t xml:space="preserve"> verstanden werden, </w:t>
      </w:r>
      <w:r w:rsidR="007B2DEB" w:rsidRPr="007310A7">
        <w:rPr>
          <w:color w:val="000000" w:themeColor="text1"/>
        </w:rPr>
        <w:t xml:space="preserve">die ab den </w:t>
      </w:r>
      <w:r w:rsidR="00E944F1" w:rsidRPr="007310A7">
        <w:rPr>
          <w:color w:val="000000" w:themeColor="text1"/>
        </w:rPr>
        <w:t xml:space="preserve">2010er Jahren </w:t>
      </w:r>
      <w:r w:rsidR="007B2DEB" w:rsidRPr="007310A7">
        <w:rPr>
          <w:color w:val="000000" w:themeColor="text1"/>
        </w:rPr>
        <w:t xml:space="preserve">eine </w:t>
      </w:r>
      <w:r w:rsidR="00E944F1" w:rsidRPr="007310A7">
        <w:rPr>
          <w:color w:val="000000" w:themeColor="text1"/>
        </w:rPr>
        <w:t xml:space="preserve">Thematisierung von </w:t>
      </w:r>
      <w:r w:rsidR="007B2DEB" w:rsidRPr="007310A7">
        <w:rPr>
          <w:color w:val="000000" w:themeColor="text1"/>
        </w:rPr>
        <w:t xml:space="preserve">geschlechtlich non-normativen Erfahrungen zunehmend ermöglicht </w:t>
      </w:r>
      <w:r w:rsidR="008D2EDD" w:rsidRPr="007310A7">
        <w:rPr>
          <w:color w:val="000000" w:themeColor="text1"/>
        </w:rPr>
        <w:fldChar w:fldCharType="begin"/>
      </w:r>
      <w:r w:rsidR="008D2EDD" w:rsidRPr="007310A7">
        <w:rPr>
          <w:color w:val="000000" w:themeColor="text1"/>
        </w:rPr>
        <w:instrText xml:space="preserve"> ADDIN ZOTERO_ITEM CSL_CITATION {"citationID":"oOg36voI","properties":{"unsorted":false,"formattedCitation":"(vgl. auch Bettinger 2016)","plainCitation":"(vgl. auch Bettinger 2016)","noteIndex":0},"citationItems":[{"id":776,"uris":["http://zotero.org/users/local/owKliTIb/items/5M2I39ZQ"],"itemData":{"id":776,"type":"chapter","container-title":"Mediale Diskurse, Kampagnen, Öffentlichkeiten. Medienbildung und Gesellschaft, vol 32","DOI":"10.1007/9","page":"9-33","publisher":"Springer Fachmedien Wiesbaden","publisher-place":"Wiesbaden","title":"Mediale Diskurse und biographische Transformationen","author":[{"family":"Bettinger","given":"P."}],"editor":[{"family":"Fromme","given":"J."},{"family":"Kiefer","given":"F."},{"family":"Holze","given":"J."}],"issued":{"date-parts":[["2016"]]}},"prefix":"vgl. auch"}],"schema":"https://github.com/citation-style-language/schema/raw/master/csl-citation.json"} </w:instrText>
      </w:r>
      <w:r w:rsidR="008D2EDD" w:rsidRPr="007310A7">
        <w:rPr>
          <w:color w:val="000000" w:themeColor="text1"/>
        </w:rPr>
        <w:fldChar w:fldCharType="separate"/>
      </w:r>
      <w:r w:rsidR="008D2EDD" w:rsidRPr="007310A7">
        <w:rPr>
          <w:rFonts w:ascii="Cambria" w:hAnsi="Cambria"/>
          <w:color w:val="000000" w:themeColor="text1"/>
        </w:rPr>
        <w:t>(vgl. auch Bettinger 2016)</w:t>
      </w:r>
      <w:r w:rsidR="008D2EDD" w:rsidRPr="007310A7">
        <w:rPr>
          <w:color w:val="000000" w:themeColor="text1"/>
        </w:rPr>
        <w:fldChar w:fldCharType="end"/>
      </w:r>
      <w:r w:rsidR="00E944F1" w:rsidRPr="007310A7">
        <w:rPr>
          <w:color w:val="000000" w:themeColor="text1"/>
        </w:rPr>
        <w:t>.</w:t>
      </w:r>
      <w:r w:rsidR="00E944F1" w:rsidRPr="007310A7">
        <w:rPr>
          <w:rStyle w:val="Funotenzeichen"/>
          <w:color w:val="000000" w:themeColor="text1"/>
        </w:rPr>
        <w:footnoteReference w:id="158"/>
      </w:r>
    </w:p>
    <w:p w14:paraId="17743171" w14:textId="343A367F" w:rsidR="00E944F1" w:rsidRPr="007310A7" w:rsidRDefault="00E944F1" w:rsidP="007B4330">
      <w:pPr>
        <w:spacing w:line="360" w:lineRule="auto"/>
        <w:jc w:val="both"/>
        <w:rPr>
          <w:color w:val="000000" w:themeColor="text1"/>
        </w:rPr>
      </w:pPr>
      <w:r>
        <w:rPr>
          <w:color w:val="000000" w:themeColor="text1"/>
        </w:rPr>
        <w:t xml:space="preserve">Die Anpassung an Diskursregeln führt in Kristins </w:t>
      </w:r>
      <w:r>
        <w:rPr>
          <w:color w:val="000000" w:themeColor="text1"/>
        </w:rPr>
        <w:t xml:space="preserve">Präsentation </w:t>
      </w:r>
      <w:r>
        <w:rPr>
          <w:color w:val="000000" w:themeColor="text1"/>
        </w:rPr>
        <w:t xml:space="preserve">ihrer Lebensgeschichte zu einer </w:t>
      </w:r>
      <w:r>
        <w:rPr>
          <w:color w:val="000000" w:themeColor="text1"/>
        </w:rPr>
        <w:t xml:space="preserve">– zumindest anfänglichen – </w:t>
      </w:r>
      <w:r>
        <w:rPr>
          <w:color w:val="000000" w:themeColor="text1"/>
        </w:rPr>
        <w:t xml:space="preserve">Aussparung von Ohnmachts- und Gewalterfahrungen. </w:t>
      </w:r>
      <w:r>
        <w:rPr>
          <w:color w:val="000000" w:themeColor="text1"/>
        </w:rPr>
        <w:t xml:space="preserve">Die </w:t>
      </w:r>
      <w:r>
        <w:rPr>
          <w:color w:val="000000" w:themeColor="text1"/>
        </w:rPr>
        <w:t xml:space="preserve">B</w:t>
      </w:r>
      <w:r>
        <w:rPr>
          <w:color w:val="000000" w:themeColor="text1"/>
        </w:rPr>
        <w:t xml:space="preserve">iographin </w:t>
      </w:r>
      <w:r>
        <w:rPr>
          <w:color w:val="000000" w:themeColor="text1"/>
        </w:rPr>
        <w:t xml:space="preserve">stellt sich</w:t>
      </w:r>
      <w:r>
        <w:rPr>
          <w:color w:val="000000" w:themeColor="text1"/>
        </w:rPr>
        <w:t xml:space="preserve"> hier</w:t>
      </w:r>
      <w:r>
        <w:rPr>
          <w:color w:val="000000" w:themeColor="text1"/>
        </w:rPr>
        <w:t xml:space="preserve"> </w:t>
      </w:r>
      <w:r>
        <w:rPr>
          <w:color w:val="000000" w:themeColor="text1"/>
        </w:rPr>
        <w:t xml:space="preserve">zunächst </w:t>
      </w:r>
      <w:r>
        <w:rPr>
          <w:color w:val="000000" w:themeColor="text1"/>
        </w:rPr>
        <w:t xml:space="preserve">als selbstbestimmte Akteurin dar, die dazu in der Lage ist</w:t>
      </w:r>
      <w:r>
        <w:rPr>
          <w:color w:val="000000" w:themeColor="text1"/>
        </w:rPr>
        <w:t xml:space="preserve">,</w:t>
      </w:r>
      <w:r>
        <w:rPr>
          <w:color w:val="000000" w:themeColor="text1"/>
        </w:rPr>
        <w:t xml:space="preserve"> auch schwierige biographische Erfahrungen erfolgreich zu bewältigen. </w:t>
      </w:r>
      <w:r>
        <w:rPr>
          <w:color w:val="000000" w:themeColor="text1"/>
        </w:rPr>
        <w:t xml:space="preserve">D</w:t>
      </w:r>
      <w:r>
        <w:rPr>
          <w:color w:val="000000" w:themeColor="text1"/>
        </w:rPr>
        <w:t xml:space="preserve">iese Darstellungsweise</w:t>
      </w:r>
      <w:r>
        <w:rPr>
          <w:color w:val="000000" w:themeColor="text1"/>
        </w:rPr>
        <w:t xml:space="preserve"> wird jedoch</w:t>
      </w:r>
      <w:r>
        <w:rPr>
          <w:color w:val="000000" w:themeColor="text1"/>
        </w:rPr>
        <w:t xml:space="preserve"> durch vermutlich kaum willentlich kontrollierbare Auswirkungen </w:t>
      </w:r>
      <w:r>
        <w:rPr>
          <w:color w:val="000000" w:themeColor="text1"/>
        </w:rPr>
        <w:t xml:space="preserve">ihrer </w:t>
      </w:r>
      <w:r>
        <w:rPr>
          <w:color w:val="000000" w:themeColor="text1"/>
        </w:rPr>
        <w:t xml:space="preserve">hochgradig traumatische</w:t>
      </w:r>
      <w:r>
        <w:rPr>
          <w:color w:val="000000" w:themeColor="text1"/>
        </w:rPr>
        <w:t xml:space="preserve">n</w:t>
      </w:r>
      <w:r>
        <w:rPr>
          <w:color w:val="000000" w:themeColor="text1"/>
        </w:rPr>
        <w:t xml:space="preserve"> Erfahrungen in der Gegenwart unterwandert. </w:t>
      </w:r>
      <w:r>
        <w:rPr>
          <w:color w:val="000000" w:themeColor="text1"/>
        </w:rPr>
        <w:t xml:space="preserve">Letztere bewirken – a. e. im </w:t>
      </w:r>
      <w:del w:id="1000139" w:author="Claude Lektorat" w:date="2026-06-30T12:18:05Z">
        <w:r>
          <w:rPr>
            <w:color w:val="000000" w:themeColor="text1"/>
          </w:rPr>
          <w:delText xml:space="preserve">Sine</w:delText>
        </w:r>
      </w:del>
      <w:ins w:id="1000140" w:author="Claude Lektorat" w:date="2026-06-30T12:18:05Z">
        <w:r>
          <w:rPr>
            <w:color w:val="000000" w:themeColor="text1"/>
          </w:rPr>
          <w:t xml:space="preserve">Sinne</w:t>
        </w:r>
      </w:ins>
      <w:r>
        <w:rPr>
          <w:color w:val="000000" w:themeColor="text1"/>
        </w:rPr>
        <w:t xml:space="preserve"> </w:t>
      </w:r>
      <w:r>
        <w:rPr>
          <w:color w:val="000000" w:themeColor="text1"/>
        </w:rPr>
        <w:t xml:space="preserve">„</w:t>
      </w:r>
      <w:r>
        <w:rPr>
          <w:color w:val="000000" w:themeColor="text1"/>
        </w:rPr>
        <w:t xml:space="preserve">latenter Steuerungsmechanismen</w:t>
      </w:r>
      <w:r>
        <w:rPr>
          <w:color w:val="000000" w:themeColor="text1"/>
        </w:rPr>
        <w:t xml:space="preserve">“</w:t>
      </w:r>
      <w:r>
        <w:rPr>
          <w:color w:val="000000" w:themeColor="text1"/>
        </w:rPr>
        <w:t xml:space="preserve"> (</w:t>
      </w:r>
      <w:proofErr w:type="spellStart"/>
      <w:r>
        <w:rPr>
          <w:color w:val="000000" w:themeColor="text1"/>
        </w:rPr>
        <w:t xml:space="preserve">Pohn-Lauggas</w:t>
      </w:r>
      <w:proofErr w:type="spellEnd"/>
      <w:r>
        <w:rPr>
          <w:color w:val="000000" w:themeColor="text1"/>
        </w:rPr>
        <w:t xml:space="preserve"> 2014, 162)</w:t>
      </w:r>
      <w:r>
        <w:rPr>
          <w:color w:val="000000" w:themeColor="text1"/>
        </w:rPr>
        <w:t xml:space="preserve"> </w:t>
      </w:r>
      <w:r>
        <w:rPr>
          <w:color w:val="000000" w:themeColor="text1"/>
        </w:rPr>
        <w:t xml:space="preserve">–,</w:t>
      </w:r>
      <w:r>
        <w:rPr>
          <w:color w:val="000000" w:themeColor="text1"/>
        </w:rPr>
        <w:t xml:space="preserve"> dass Kristin zwar im Laufe des Interviewprozesses von zahlreichen Gewalterfahrungen berichtet, diese jedoch nicht in einen gesamtbiographischen Zusammenhang stellt. </w:t>
      </w:r>
    </w:p>
    <w:p w14:paraId="1BE564E4" w14:textId="409A58ED" w:rsidR="00E944F1" w:rsidRPr="007310A7" w:rsidRDefault="0053454A" w:rsidP="008D2EDD">
      <w:pPr>
        <w:spacing w:before="240" w:line="360" w:lineRule="auto"/>
        <w:jc w:val="both"/>
        <w:rPr>
          <w:color w:val="000000" w:themeColor="text1"/>
        </w:rPr>
      </w:pPr>
      <w:r w:rsidRPr="007310A7">
        <w:rPr>
          <w:color w:val="000000" w:themeColor="text1"/>
        </w:rPr>
        <w:t xml:space="preserve">Auch das </w:t>
      </w:r>
      <w:r w:rsidR="00E944F1" w:rsidRPr="007310A7">
        <w:rPr>
          <w:color w:val="000000" w:themeColor="text1"/>
        </w:rPr>
        <w:t>Bedürfnis nach einer</w:t>
      </w:r>
      <w:r w:rsidRPr="007310A7">
        <w:rPr>
          <w:color w:val="000000" w:themeColor="text1"/>
        </w:rPr>
        <w:t xml:space="preserve"> biomedizinisch objektivierbaren</w:t>
      </w:r>
      <w:r w:rsidR="00E944F1" w:rsidRPr="007310A7">
        <w:rPr>
          <w:color w:val="000000" w:themeColor="text1"/>
        </w:rPr>
        <w:t>, durch die Außenwelt legitimierten Körper- und Geschlechtsidentität lässt sich im Zusammenhang mit Kristins traumatischen Erfahrungen als intergeschlechtliches Kind und Jugendliche verstehen. Die zumindest partielle Übernahme eines reduktionistischen</w:t>
      </w:r>
      <w:r w:rsidRPr="007310A7">
        <w:rPr>
          <w:color w:val="000000" w:themeColor="text1"/>
        </w:rPr>
        <w:t xml:space="preserve">, </w:t>
      </w:r>
      <w:r w:rsidR="00E944F1" w:rsidRPr="007310A7">
        <w:rPr>
          <w:color w:val="000000" w:themeColor="text1"/>
        </w:rPr>
        <w:t xml:space="preserve">binär strukturierten Geschlechterverständnisses kann als Identifikation mit frühen Zuschreibungs- und Zuweisungserfahrungen verstanden werden.  </w:t>
      </w:r>
      <w:r w:rsidR="00E944F1" w:rsidRPr="007310A7">
        <w:rPr>
          <w:color w:val="000000" w:themeColor="text1"/>
        </w:rPr>
        <w:lastRenderedPageBreak/>
        <w:t xml:space="preserve">Dabei handelt es sich </w:t>
      </w:r>
      <w:r w:rsidRPr="007310A7">
        <w:rPr>
          <w:color w:val="000000" w:themeColor="text1"/>
        </w:rPr>
        <w:t xml:space="preserve">ebenfalls </w:t>
      </w:r>
      <w:r w:rsidR="00E944F1" w:rsidRPr="007310A7">
        <w:rPr>
          <w:color w:val="000000" w:themeColor="text1"/>
        </w:rPr>
        <w:t xml:space="preserve">um eine </w:t>
      </w:r>
      <w:r w:rsidR="00127C3C">
        <w:rPr>
          <w:color w:val="000000" w:themeColor="text1"/>
        </w:rPr>
        <w:t xml:space="preserve">biographisch etablierte </w:t>
      </w:r>
      <w:r w:rsidR="00E944F1" w:rsidRPr="007310A7">
        <w:rPr>
          <w:color w:val="000000" w:themeColor="text1"/>
        </w:rPr>
        <w:t>Strategie des Selbstschutzes, die verhindert</w:t>
      </w:r>
      <w:r w:rsidRPr="007310A7">
        <w:rPr>
          <w:color w:val="000000" w:themeColor="text1"/>
        </w:rPr>
        <w:t xml:space="preserve">, dass sie </w:t>
      </w:r>
      <w:r w:rsidR="00E944F1" w:rsidRPr="007310A7">
        <w:rPr>
          <w:color w:val="000000" w:themeColor="text1"/>
        </w:rPr>
        <w:t>mit</w:t>
      </w:r>
      <w:r w:rsidR="00127C3C">
        <w:rPr>
          <w:color w:val="000000" w:themeColor="text1"/>
        </w:rPr>
        <w:t xml:space="preserve"> Behandler*innen bzw.</w:t>
      </w:r>
      <w:r w:rsidR="00E944F1" w:rsidRPr="007310A7">
        <w:rPr>
          <w:color w:val="000000" w:themeColor="text1"/>
        </w:rPr>
        <w:t xml:space="preserve"> ihrem </w:t>
      </w:r>
      <w:r w:rsidR="002C397D">
        <w:rPr>
          <w:color w:val="000000" w:themeColor="text1"/>
        </w:rPr>
        <w:t xml:space="preserve">sozialen </w:t>
      </w:r>
      <w:r w:rsidR="00E944F1" w:rsidRPr="007310A7">
        <w:rPr>
          <w:color w:val="000000" w:themeColor="text1"/>
        </w:rPr>
        <w:t xml:space="preserve">Umfeld in </w:t>
      </w:r>
      <w:r w:rsidRPr="007310A7">
        <w:rPr>
          <w:color w:val="000000" w:themeColor="text1"/>
        </w:rPr>
        <w:t>bedrohlic</w:t>
      </w:r>
      <w:r w:rsidR="009549D4" w:rsidRPr="007310A7">
        <w:rPr>
          <w:color w:val="000000" w:themeColor="text1"/>
        </w:rPr>
        <w:t>h erlebte</w:t>
      </w:r>
      <w:r w:rsidRPr="007310A7">
        <w:rPr>
          <w:color w:val="000000" w:themeColor="text1"/>
        </w:rPr>
        <w:t xml:space="preserve"> </w:t>
      </w:r>
      <w:r w:rsidR="00E944F1" w:rsidRPr="007310A7">
        <w:rPr>
          <w:color w:val="000000" w:themeColor="text1"/>
        </w:rPr>
        <w:t>Konflikt</w:t>
      </w:r>
      <w:r w:rsidR="002C397D">
        <w:rPr>
          <w:color w:val="000000" w:themeColor="text1"/>
        </w:rPr>
        <w:t>situationen</w:t>
      </w:r>
      <w:r w:rsidR="009549D4" w:rsidRPr="007310A7">
        <w:rPr>
          <w:color w:val="000000" w:themeColor="text1"/>
        </w:rPr>
        <w:t xml:space="preserve"> gerät</w:t>
      </w:r>
      <w:r w:rsidRPr="007310A7">
        <w:rPr>
          <w:color w:val="000000" w:themeColor="text1"/>
        </w:rPr>
        <w:t xml:space="preserve">. </w:t>
      </w:r>
    </w:p>
    <w:p w14:paraId="63EE6F82" w14:textId="77777777" w:rsidR="002C397D" w:rsidRDefault="002C397D">
      <w:pPr>
        <w:rPr>
          <w:rFonts w:eastAsiaTheme="majorEastAsia" w:cstheme="majorBidi"/>
          <w:b/>
          <w:color w:val="000000" w:themeColor="text1"/>
        </w:rPr>
      </w:pPr>
      <w:r>
        <w:rPr>
          <w:b/>
          <w:color w:val="000000" w:themeColor="text1"/>
        </w:rPr>
        <w:br w:type="page"/>
      </w:r>
    </w:p>
    <w:p w14:paraId="5575D538" w14:textId="6211E797" w:rsidR="00E91C72" w:rsidRPr="007310A7" w:rsidRDefault="009C39C3" w:rsidP="00AC16C4">
      <w:pPr>
        <w:pStyle w:val="berschrift2"/>
        <w:spacing w:before="360" w:after="360"/>
        <w:rPr>
          <w:rFonts w:asciiTheme="minorHAnsi" w:hAnsiTheme="minorHAnsi"/>
          <w:b/>
          <w:color w:val="000000" w:themeColor="text1"/>
          <w:sz w:val="24"/>
          <w:szCs w:val="24"/>
        </w:rPr>
      </w:pPr>
      <w:bookmarkStart w:id="61" w:name="_Toc233288796"/>
      <w:r w:rsidRPr="007310A7">
        <w:rPr>
          <w:rFonts w:asciiTheme="minorHAnsi" w:hAnsiTheme="minorHAnsi"/>
          <w:b/>
          <w:color w:val="000000" w:themeColor="text1"/>
          <w:sz w:val="24"/>
          <w:szCs w:val="24"/>
        </w:rPr>
        <w:lastRenderedPageBreak/>
        <w:t>7</w:t>
      </w:r>
      <w:r w:rsidR="00E91C72" w:rsidRPr="007310A7">
        <w:rPr>
          <w:rFonts w:asciiTheme="minorHAnsi" w:hAnsiTheme="minorHAnsi"/>
          <w:b/>
          <w:color w:val="000000" w:themeColor="text1"/>
          <w:sz w:val="24"/>
          <w:szCs w:val="24"/>
        </w:rPr>
        <w:t xml:space="preserve">.2. </w:t>
      </w:r>
      <w:r w:rsidR="00990C7F" w:rsidRPr="007310A7">
        <w:rPr>
          <w:rFonts w:asciiTheme="minorHAnsi" w:hAnsiTheme="minorHAnsi"/>
          <w:b/>
          <w:color w:val="000000" w:themeColor="text1"/>
          <w:sz w:val="24"/>
          <w:szCs w:val="24"/>
        </w:rPr>
        <w:t xml:space="preserve">Der Fall von </w:t>
      </w:r>
      <w:r w:rsidR="00E91C72" w:rsidRPr="007310A7">
        <w:rPr>
          <w:rFonts w:asciiTheme="minorHAnsi" w:hAnsiTheme="minorHAnsi"/>
          <w:b/>
          <w:color w:val="000000" w:themeColor="text1"/>
          <w:sz w:val="24"/>
          <w:szCs w:val="24"/>
        </w:rPr>
        <w:t>Valerie</w:t>
      </w:r>
      <w:r w:rsidR="0032555E" w:rsidRPr="007310A7">
        <w:rPr>
          <w:rFonts w:asciiTheme="minorHAnsi" w:hAnsiTheme="minorHAnsi"/>
          <w:b/>
          <w:color w:val="000000" w:themeColor="text1"/>
          <w:sz w:val="24"/>
          <w:szCs w:val="24"/>
        </w:rPr>
        <w:t xml:space="preserve">: </w:t>
      </w:r>
      <w:r w:rsidR="00990C7F" w:rsidRPr="007310A7">
        <w:rPr>
          <w:rFonts w:asciiTheme="minorHAnsi" w:hAnsiTheme="minorHAnsi"/>
          <w:b/>
          <w:color w:val="000000" w:themeColor="text1"/>
          <w:sz w:val="24"/>
          <w:szCs w:val="24"/>
        </w:rPr>
        <w:t>Leben in getrennten Welten als biographische Bearbeitungsstrategie</w:t>
      </w:r>
      <w:bookmarkEnd w:id="61"/>
    </w:p>
    <w:p w14:paraId="2F742049" w14:textId="74829FB1" w:rsidR="00E91C72" w:rsidRPr="007310A7" w:rsidRDefault="00E91C72" w:rsidP="0078702F">
      <w:pPr>
        <w:spacing w:line="360" w:lineRule="auto"/>
        <w:jc w:val="both"/>
        <w:rPr>
          <w:color w:val="000000" w:themeColor="text1"/>
        </w:rPr>
      </w:pPr>
      <w:r w:rsidRPr="007310A7">
        <w:rPr>
          <w:color w:val="000000" w:themeColor="text1"/>
        </w:rPr>
        <w:t>Im Folgenden soll die Biographie von Valerie detailliert dargestellt werden.</w:t>
      </w:r>
      <w:r w:rsidR="008D2EDD" w:rsidRPr="007310A7">
        <w:rPr>
          <w:color w:val="000000" w:themeColor="text1"/>
        </w:rPr>
        <w:t xml:space="preserve"> </w:t>
      </w:r>
      <w:r w:rsidR="008E192C" w:rsidRPr="007310A7">
        <w:rPr>
          <w:color w:val="000000" w:themeColor="text1"/>
        </w:rPr>
        <w:t>Valerie ist zum Zeitpunkt unseres ersten Kontakts 29 Jahre al</w:t>
      </w:r>
      <w:r w:rsidR="00C4223A">
        <w:rPr>
          <w:color w:val="000000" w:themeColor="text1"/>
        </w:rPr>
        <w:t>t</w:t>
      </w:r>
      <w:r w:rsidR="008E192C" w:rsidRPr="007310A7">
        <w:rPr>
          <w:color w:val="000000" w:themeColor="text1"/>
        </w:rPr>
        <w:t xml:space="preserve">, lebt in </w:t>
      </w:r>
      <w:r w:rsidR="00C4223A">
        <w:rPr>
          <w:color w:val="000000" w:themeColor="text1"/>
        </w:rPr>
        <w:t xml:space="preserve">einer ostdeutschen Großstadt </w:t>
      </w:r>
      <w:r w:rsidR="008E192C" w:rsidRPr="007310A7">
        <w:rPr>
          <w:color w:val="000000" w:themeColor="text1"/>
        </w:rPr>
        <w:t xml:space="preserve">und arbeitet </w:t>
      </w:r>
      <w:r w:rsidR="00C21A7B">
        <w:rPr>
          <w:color w:val="000000" w:themeColor="text1"/>
        </w:rPr>
        <w:t xml:space="preserve">dort </w:t>
      </w:r>
      <w:r w:rsidR="008E192C" w:rsidRPr="007310A7">
        <w:rPr>
          <w:color w:val="000000" w:themeColor="text1"/>
        </w:rPr>
        <w:t>an einer Universität.</w:t>
      </w:r>
    </w:p>
    <w:p w14:paraId="6598CC07" w14:textId="69B79009" w:rsidR="002368BA" w:rsidRPr="007310A7" w:rsidRDefault="002368BA" w:rsidP="008D2EDD">
      <w:pPr>
        <w:pStyle w:val="berschrift3"/>
        <w:spacing w:before="360" w:after="240"/>
        <w:rPr>
          <w:rFonts w:asciiTheme="minorHAnsi" w:hAnsiTheme="minorHAnsi"/>
          <w:b/>
          <w:bCs/>
          <w:color w:val="000000" w:themeColor="text1"/>
        </w:rPr>
      </w:pPr>
      <w:bookmarkStart w:id="62" w:name="_Toc233288797"/>
      <w:r w:rsidRPr="007310A7">
        <w:rPr>
          <w:rFonts w:asciiTheme="minorHAnsi" w:hAnsiTheme="minorHAnsi"/>
          <w:b/>
          <w:bCs/>
          <w:color w:val="000000" w:themeColor="text1"/>
        </w:rPr>
        <w:t>7.2.1 Die Interviewsituation</w:t>
      </w:r>
      <w:bookmarkEnd w:id="62"/>
    </w:p>
    <w:p w14:paraId="6F714D15" w14:textId="1E62855A" w:rsidR="008E192C" w:rsidRPr="007310A7" w:rsidRDefault="008E192C" w:rsidP="008E192C">
      <w:pPr>
        <w:spacing w:line="360" w:lineRule="auto"/>
        <w:jc w:val="both"/>
        <w:rPr>
          <w:color w:val="000000" w:themeColor="text1"/>
        </w:rPr>
      </w:pPr>
      <w:r w:rsidRPr="007310A7">
        <w:rPr>
          <w:color w:val="000000" w:themeColor="text1"/>
        </w:rPr>
        <w:t xml:space="preserve">Valerie meldet sich im Januar 2022 auf </w:t>
      </w:r>
      <w:r w:rsidR="00C4223A">
        <w:rPr>
          <w:color w:val="000000" w:themeColor="text1"/>
        </w:rPr>
        <w:t>m</w:t>
      </w:r>
      <w:r w:rsidRPr="007310A7">
        <w:rPr>
          <w:color w:val="000000" w:themeColor="text1"/>
        </w:rPr>
        <w:t>einen Interview-Aufruf, den ich kurz zuvor an mehrere intergeschlechtliche Beratungsstellen und klinische Schwerpunktzentren geschickt hatte. Sie schreibt mir in ihrer ersten E-Mail, dass sie mehrere O</w:t>
      </w:r>
      <w:r w:rsidR="00C4223A">
        <w:rPr>
          <w:color w:val="000000" w:themeColor="text1"/>
        </w:rPr>
        <w:t>perationen gehabt habe</w:t>
      </w:r>
      <w:r w:rsidRPr="007310A7">
        <w:rPr>
          <w:color w:val="000000" w:themeColor="text1"/>
        </w:rPr>
        <w:t>, mit 11, 18 und 19 Jahren. An der ersten Entscheidung sei sie nur teilweise beteiligt gewesen, weswegen sie unsicher sei, ob ihre Geschichte trotzdem für meine Studie „interessant“</w:t>
      </w:r>
      <w:r w:rsidR="00C4223A">
        <w:rPr>
          <w:color w:val="000000" w:themeColor="text1"/>
        </w:rPr>
        <w:t xml:space="preserve"> sei</w:t>
      </w:r>
      <w:r w:rsidRPr="007310A7">
        <w:rPr>
          <w:color w:val="000000" w:themeColor="text1"/>
        </w:rPr>
        <w:t>. Ich schreibe ihr zurück</w:t>
      </w:r>
      <w:r w:rsidR="00C4223A">
        <w:rPr>
          <w:color w:val="000000" w:themeColor="text1"/>
        </w:rPr>
        <w:t>, bejahe ihre Frage</w:t>
      </w:r>
      <w:r w:rsidRPr="007310A7">
        <w:rPr>
          <w:color w:val="000000" w:themeColor="text1"/>
        </w:rPr>
        <w:t xml:space="preserve"> und biete ein telefonisches Vorgespräch an. In der Kommunikation zur Terminfindung erfahre ich, dass sie gerade einen neuen Job</w:t>
      </w:r>
      <w:r w:rsidR="00C4223A">
        <w:rPr>
          <w:color w:val="000000" w:themeColor="text1"/>
        </w:rPr>
        <w:t xml:space="preserve"> an einer Universität</w:t>
      </w:r>
      <w:r w:rsidRPr="007310A7">
        <w:rPr>
          <w:color w:val="000000" w:themeColor="text1"/>
        </w:rPr>
        <w:t xml:space="preserve"> angefangen hat. Im E-Mail-Austausch fällt mir auf, dass es trotz der formellen Anrede – sie schreibt mich mit meinem medizinischen Doktortitel an - eine gewisse Vertraulichkeit gibt. So antwortet mir Valerie manchmal mit Smileys oder wünscht mir alles Gute als ich einmal einen Termin aus Krankheitsgründen verschieben muss. Als wir telefonisch zum ersten Mal miteinander sprechen, ist ihre Wortwahl wieder deutlich formeller und sie wirkt kurz angebunden. In dem Gespräch stellt keine Fragen an mich, so dass unser Telefonat über Inhalte der Studie und Ablauf des Interviews nach circa zehn Minuten zu Ende ist.</w:t>
      </w:r>
    </w:p>
    <w:p w14:paraId="54550D76" w14:textId="7980C497" w:rsidR="00E91C72" w:rsidRPr="007310A7" w:rsidRDefault="00E91C72" w:rsidP="00AC2FB3">
      <w:pPr>
        <w:spacing w:before="240" w:line="360" w:lineRule="auto"/>
        <w:jc w:val="both"/>
        <w:rPr>
          <w:color w:val="000000" w:themeColor="text1"/>
        </w:rPr>
      </w:pPr>
      <w:r w:rsidRPr="007310A7">
        <w:rPr>
          <w:color w:val="000000" w:themeColor="text1"/>
        </w:rPr>
        <w:t xml:space="preserve">In der Interaktion vor Beginn </w:t>
      </w:r>
      <w:r w:rsidR="00AC2FB3" w:rsidRPr="007310A7">
        <w:rPr>
          <w:color w:val="000000" w:themeColor="text1"/>
        </w:rPr>
        <w:t xml:space="preserve">unseres </w:t>
      </w:r>
      <w:r w:rsidRPr="007310A7">
        <w:rPr>
          <w:color w:val="000000" w:themeColor="text1"/>
        </w:rPr>
        <w:t>Interview</w:t>
      </w:r>
      <w:r w:rsidR="00AC2FB3" w:rsidRPr="007310A7">
        <w:rPr>
          <w:color w:val="000000" w:themeColor="text1"/>
        </w:rPr>
        <w:t>-Termins</w:t>
      </w:r>
      <w:r w:rsidRPr="007310A7">
        <w:rPr>
          <w:color w:val="000000" w:themeColor="text1"/>
        </w:rPr>
        <w:t xml:space="preserve"> deutet sich bereits ein Wechsel zwischen Nähe und Distanz,</w:t>
      </w:r>
      <w:r w:rsidR="00AC2FB3" w:rsidRPr="007310A7">
        <w:rPr>
          <w:color w:val="000000" w:themeColor="text1"/>
        </w:rPr>
        <w:t xml:space="preserve"> Herzlichkeit </w:t>
      </w:r>
      <w:r w:rsidRPr="007310A7">
        <w:rPr>
          <w:color w:val="000000" w:themeColor="text1"/>
        </w:rPr>
        <w:t>und Formalität an</w:t>
      </w:r>
      <w:r w:rsidR="00AC2FB3" w:rsidRPr="007310A7">
        <w:rPr>
          <w:color w:val="000000" w:themeColor="text1"/>
        </w:rPr>
        <w:t>. Während Valerie im Rahmen des Interviews zugewandt wirkt und an einem weiteren Termin interessiert zu sein scheint, ändert sich die Dynamik nach Abschluss des ersten Interviews deutlich.</w:t>
      </w:r>
      <w:r w:rsidRPr="007310A7">
        <w:rPr>
          <w:color w:val="000000" w:themeColor="text1"/>
        </w:rPr>
        <w:t xml:space="preserve"> Nach dem wir </w:t>
      </w:r>
      <w:r w:rsidR="00AC2FB3" w:rsidRPr="007310A7">
        <w:rPr>
          <w:color w:val="000000" w:themeColor="text1"/>
        </w:rPr>
        <w:t xml:space="preserve">bereits </w:t>
      </w:r>
      <w:r w:rsidRPr="007310A7">
        <w:rPr>
          <w:color w:val="000000" w:themeColor="text1"/>
        </w:rPr>
        <w:t xml:space="preserve">einen Folgetermin </w:t>
      </w:r>
      <w:r w:rsidR="00AC2FB3" w:rsidRPr="007310A7">
        <w:rPr>
          <w:color w:val="000000" w:themeColor="text1"/>
        </w:rPr>
        <w:t xml:space="preserve">ausgemacht hatten </w:t>
      </w:r>
      <w:r w:rsidRPr="007310A7">
        <w:rPr>
          <w:color w:val="000000" w:themeColor="text1"/>
        </w:rPr>
        <w:t xml:space="preserve">finden zwei vereinbarte Interviewtermine nicht statt, da meine Gesprächspartnerin zu beiden nicht erscheint. Ihr Fortbleiben erklärt Valerie beim ersten Mal </w:t>
      </w:r>
      <w:r w:rsidR="00AC2FB3" w:rsidRPr="007310A7">
        <w:rPr>
          <w:color w:val="000000" w:themeColor="text1"/>
        </w:rPr>
        <w:t xml:space="preserve">– einige Tage nach unserem vereinbarten Termin – </w:t>
      </w:r>
      <w:r w:rsidRPr="007310A7">
        <w:rPr>
          <w:color w:val="000000" w:themeColor="text1"/>
        </w:rPr>
        <w:t xml:space="preserve">mit einer </w:t>
      </w:r>
      <w:r w:rsidR="00AC2FB3" w:rsidRPr="007310A7">
        <w:rPr>
          <w:color w:val="000000" w:themeColor="text1"/>
        </w:rPr>
        <w:t>„</w:t>
      </w:r>
      <w:r w:rsidRPr="007310A7">
        <w:rPr>
          <w:color w:val="000000" w:themeColor="text1"/>
        </w:rPr>
        <w:t>Familienangelegenheit</w:t>
      </w:r>
      <w:r w:rsidR="00AC2FB3" w:rsidRPr="007310A7">
        <w:rPr>
          <w:color w:val="000000" w:themeColor="text1"/>
        </w:rPr>
        <w:t>“</w:t>
      </w:r>
      <w:r w:rsidRPr="007310A7">
        <w:rPr>
          <w:color w:val="000000" w:themeColor="text1"/>
        </w:rPr>
        <w:t xml:space="preserve">. Beim zweiten </w:t>
      </w:r>
      <w:r w:rsidR="00AC2FB3" w:rsidRPr="007310A7">
        <w:rPr>
          <w:color w:val="000000" w:themeColor="text1"/>
        </w:rPr>
        <w:t xml:space="preserve">Termin </w:t>
      </w:r>
      <w:r w:rsidRPr="007310A7">
        <w:rPr>
          <w:color w:val="000000" w:themeColor="text1"/>
        </w:rPr>
        <w:t>sagt sie von sich aus einige Stunden vor de</w:t>
      </w:r>
      <w:r w:rsidR="00AC2FB3" w:rsidRPr="007310A7">
        <w:rPr>
          <w:color w:val="000000" w:themeColor="text1"/>
        </w:rPr>
        <w:t>r</w:t>
      </w:r>
      <w:r w:rsidRPr="007310A7">
        <w:rPr>
          <w:color w:val="000000" w:themeColor="text1"/>
        </w:rPr>
        <w:t xml:space="preserve"> </w:t>
      </w:r>
      <w:r w:rsidRPr="007310A7">
        <w:rPr>
          <w:color w:val="000000" w:themeColor="text1"/>
        </w:rPr>
        <w:lastRenderedPageBreak/>
        <w:t xml:space="preserve">angedachten </w:t>
      </w:r>
      <w:r w:rsidR="00AC2FB3" w:rsidRPr="007310A7">
        <w:rPr>
          <w:color w:val="000000" w:themeColor="text1"/>
        </w:rPr>
        <w:t xml:space="preserve">Uhrzeit </w:t>
      </w:r>
      <w:r w:rsidRPr="007310A7">
        <w:rPr>
          <w:color w:val="000000" w:themeColor="text1"/>
        </w:rPr>
        <w:t xml:space="preserve">per E-Mail ab und begründet dies damit, dass gerade „viel los“ sei. Als ich sie nach einigen Wochen erneut anschreibe und frage, ob </w:t>
      </w:r>
      <w:r w:rsidR="00AC2FB3" w:rsidRPr="007310A7">
        <w:rPr>
          <w:color w:val="000000" w:themeColor="text1"/>
        </w:rPr>
        <w:t xml:space="preserve">sie </w:t>
      </w:r>
      <w:r w:rsidRPr="007310A7">
        <w:rPr>
          <w:color w:val="000000" w:themeColor="text1"/>
        </w:rPr>
        <w:t>prinzipiell noch Interesse an der Fortsetzung des Interviews</w:t>
      </w:r>
      <w:r w:rsidR="00AC2FB3" w:rsidRPr="007310A7">
        <w:rPr>
          <w:color w:val="000000" w:themeColor="text1"/>
        </w:rPr>
        <w:t xml:space="preserve"> habe</w:t>
      </w:r>
      <w:r w:rsidRPr="007310A7">
        <w:rPr>
          <w:color w:val="000000" w:themeColor="text1"/>
        </w:rPr>
        <w:t>, verneint sie und begründet dies mit einem anstehenden „operativen Eingriff“. In ihrer Nachricht schreibt sie mir zwar freundlich, macht aber deutlich, dass sie aktuell für kein Gespräch zur Verfügung steht. Im weiteren Verlauf meldet sie sich nicht mehr.</w:t>
      </w:r>
    </w:p>
    <w:p w14:paraId="5DF24800" w14:textId="57902B93" w:rsidR="00E91C72" w:rsidRPr="007310A7" w:rsidRDefault="00E91C72" w:rsidP="00621AB6">
      <w:pPr>
        <w:spacing w:before="240" w:line="360" w:lineRule="auto"/>
        <w:jc w:val="both"/>
        <w:rPr>
          <w:color w:val="000000" w:themeColor="text1"/>
        </w:rPr>
      </w:pPr>
      <w:r w:rsidRPr="007310A7">
        <w:rPr>
          <w:color w:val="000000" w:themeColor="text1"/>
        </w:rPr>
        <w:t>Die Beendung des Interview</w:t>
      </w:r>
      <w:r w:rsidR="00621AB6" w:rsidRPr="007310A7">
        <w:rPr>
          <w:color w:val="000000" w:themeColor="text1"/>
        </w:rPr>
        <w:t>-Prozesses</w:t>
      </w:r>
      <w:r w:rsidRPr="007310A7">
        <w:rPr>
          <w:color w:val="000000" w:themeColor="text1"/>
        </w:rPr>
        <w:t xml:space="preserve"> nach </w:t>
      </w:r>
      <w:r w:rsidR="00621AB6" w:rsidRPr="007310A7">
        <w:rPr>
          <w:color w:val="000000" w:themeColor="text1"/>
        </w:rPr>
        <w:t xml:space="preserve">der ersten </w:t>
      </w:r>
      <w:r w:rsidRPr="007310A7">
        <w:rPr>
          <w:color w:val="000000" w:themeColor="text1"/>
        </w:rPr>
        <w:t>Gespräc</w:t>
      </w:r>
      <w:r w:rsidR="00621AB6" w:rsidRPr="007310A7">
        <w:rPr>
          <w:color w:val="000000" w:themeColor="text1"/>
        </w:rPr>
        <w:t>h</w:t>
      </w:r>
      <w:r w:rsidRPr="007310A7">
        <w:rPr>
          <w:color w:val="000000" w:themeColor="text1"/>
        </w:rPr>
        <w:t xml:space="preserve"> bedingt, dass einige, insbesondere familiengeschichtliche Hintergründe, in der Fallinterpretation nicht abschließend rekonstruiert werden können. Das Nichtzustandekommen des Zweitgesprächs kann </w:t>
      </w:r>
      <w:r w:rsidR="00621AB6" w:rsidRPr="007310A7">
        <w:rPr>
          <w:color w:val="000000" w:themeColor="text1"/>
        </w:rPr>
        <w:t>–</w:t>
      </w:r>
      <w:r w:rsidRPr="007310A7">
        <w:rPr>
          <w:color w:val="000000" w:themeColor="text1"/>
        </w:rPr>
        <w:t xml:space="preserve"> wie auch in der </w:t>
      </w:r>
      <w:r w:rsidR="00621AB6" w:rsidRPr="007310A7">
        <w:rPr>
          <w:color w:val="000000" w:themeColor="text1"/>
        </w:rPr>
        <w:t>Forschungsl</w:t>
      </w:r>
      <w:r w:rsidRPr="007310A7">
        <w:rPr>
          <w:color w:val="000000" w:themeColor="text1"/>
        </w:rPr>
        <w:t xml:space="preserve">iteratur beschrieben – </w:t>
      </w:r>
      <w:proofErr w:type="gramStart"/>
      <w:r w:rsidRPr="007310A7">
        <w:rPr>
          <w:color w:val="000000" w:themeColor="text1"/>
        </w:rPr>
        <w:t xml:space="preserve">durch </w:t>
      </w:r>
      <w:r w:rsidR="00621AB6" w:rsidRPr="007310A7">
        <w:rPr>
          <w:color w:val="000000" w:themeColor="text1"/>
        </w:rPr>
        <w:t xml:space="preserve"> einen</w:t>
      </w:r>
      <w:proofErr w:type="gramEnd"/>
      <w:r w:rsidR="00621AB6" w:rsidRPr="007310A7">
        <w:rPr>
          <w:color w:val="000000" w:themeColor="text1"/>
        </w:rPr>
        <w:t xml:space="preserve"> </w:t>
      </w:r>
      <w:r w:rsidRPr="007310A7">
        <w:rPr>
          <w:color w:val="000000" w:themeColor="text1"/>
        </w:rPr>
        <w:t xml:space="preserve">operativen </w:t>
      </w:r>
      <w:r w:rsidR="00621AB6" w:rsidRPr="007310A7">
        <w:rPr>
          <w:color w:val="000000" w:themeColor="text1"/>
        </w:rPr>
        <w:t>E</w:t>
      </w:r>
      <w:r w:rsidRPr="007310A7">
        <w:rPr>
          <w:color w:val="000000" w:themeColor="text1"/>
        </w:rPr>
        <w:t>ingriff bedingt sein, der im Zusammenhang mit</w:t>
      </w:r>
      <w:r w:rsidR="00621AB6" w:rsidRPr="007310A7">
        <w:rPr>
          <w:color w:val="000000" w:themeColor="text1"/>
        </w:rPr>
        <w:t xml:space="preserve"> Valeries</w:t>
      </w:r>
      <w:r w:rsidRPr="007310A7">
        <w:rPr>
          <w:color w:val="000000" w:themeColor="text1"/>
        </w:rPr>
        <w:t xml:space="preserve"> im Kindes</w:t>
      </w:r>
      <w:r w:rsidR="00621AB6" w:rsidRPr="007310A7">
        <w:rPr>
          <w:color w:val="000000" w:themeColor="text1"/>
        </w:rPr>
        <w:t>-</w:t>
      </w:r>
      <w:r w:rsidRPr="007310A7">
        <w:rPr>
          <w:color w:val="000000" w:themeColor="text1"/>
        </w:rPr>
        <w:t xml:space="preserve"> und Jugendalter erlebten </w:t>
      </w:r>
      <w:r w:rsidR="00621AB6" w:rsidRPr="007310A7">
        <w:rPr>
          <w:color w:val="000000" w:themeColor="text1"/>
        </w:rPr>
        <w:t xml:space="preserve">geschlechtsverändernden </w:t>
      </w:r>
      <w:r w:rsidRPr="007310A7">
        <w:rPr>
          <w:color w:val="000000" w:themeColor="text1"/>
        </w:rPr>
        <w:t xml:space="preserve">Operationen stehen. Dies ist für viele intergeschlechtliche Personen eine belastende und zum Teil </w:t>
      </w:r>
      <w:proofErr w:type="spellStart"/>
      <w:r w:rsidRPr="007310A7">
        <w:rPr>
          <w:color w:val="000000" w:themeColor="text1"/>
        </w:rPr>
        <w:t>re</w:t>
      </w:r>
      <w:proofErr w:type="spellEnd"/>
      <w:r w:rsidR="00621AB6" w:rsidRPr="007310A7">
        <w:rPr>
          <w:color w:val="000000" w:themeColor="text1"/>
        </w:rPr>
        <w:t>-</w:t>
      </w:r>
      <w:r w:rsidRPr="007310A7">
        <w:rPr>
          <w:color w:val="000000" w:themeColor="text1"/>
        </w:rPr>
        <w:t xml:space="preserve">traumatisierende Erfahrung, die einen Abbruch eines </w:t>
      </w:r>
      <w:r w:rsidR="00621AB6" w:rsidRPr="007310A7">
        <w:rPr>
          <w:color w:val="000000" w:themeColor="text1"/>
        </w:rPr>
        <w:t xml:space="preserve">emotional intensiven </w:t>
      </w:r>
      <w:r w:rsidRPr="007310A7">
        <w:rPr>
          <w:color w:val="000000" w:themeColor="text1"/>
        </w:rPr>
        <w:t>Interviewprozesses mitbegründen kann</w:t>
      </w:r>
      <w:r w:rsidR="008D2EDD" w:rsidRPr="007310A7">
        <w:rPr>
          <w:color w:val="000000" w:themeColor="text1"/>
        </w:rPr>
        <w:t xml:space="preserve"> </w:t>
      </w:r>
      <w:r w:rsidR="008D2EDD" w:rsidRPr="007310A7">
        <w:rPr>
          <w:color w:val="000000" w:themeColor="text1"/>
        </w:rPr>
        <w:fldChar w:fldCharType="begin"/>
      </w:r>
      <w:r w:rsidR="00F370E7">
        <w:rPr>
          <w:color w:val="000000" w:themeColor="text1"/>
        </w:rPr>
        <w:instrText xml:space="preserve"> ADDIN ZOTERO_ITEM CSL_CITATION {"citationID":"MmU2elL2","properties":{"unsorted":false,"formattedCitation":"(vgl. Gregor 2015)","plainCitation":"(vgl. Gregor 2015)","dontUpdate":true,"noteIndex":0},"citationItems":[{"id":839,"uris":["http://zotero.org/users/local/owKliTIb/items/EES5IYA2"],"itemData":{"id":839,"type":"book","publisher-place":"Bielefeld","title":"Constructing Intersex","author":[{"family":"Gregor","given":"Joris"}],"issued":{"date-parts":[["2015"]]}},"prefix":"vgl."}],"schema":"https://github.com/citation-style-language/schema/raw/master/csl-citation.json"} </w:instrText>
      </w:r>
      <w:r w:rsidR="008D2EDD" w:rsidRPr="007310A7">
        <w:rPr>
          <w:color w:val="000000" w:themeColor="text1"/>
        </w:rPr>
        <w:fldChar w:fldCharType="separate"/>
      </w:r>
      <w:r w:rsidR="008D2EDD" w:rsidRPr="007310A7">
        <w:rPr>
          <w:rFonts w:ascii="Cambria" w:hAnsi="Cambria"/>
          <w:color w:val="000000" w:themeColor="text1"/>
        </w:rPr>
        <w:t xml:space="preserve">(vgl. </w:t>
      </w:r>
      <w:r w:rsidR="00621AB6" w:rsidRPr="007310A7">
        <w:rPr>
          <w:rFonts w:ascii="Cambria" w:hAnsi="Cambria"/>
          <w:color w:val="000000" w:themeColor="text1"/>
        </w:rPr>
        <w:t xml:space="preserve">z.B. </w:t>
      </w:r>
      <w:r w:rsidR="008D2EDD" w:rsidRPr="007310A7">
        <w:rPr>
          <w:rFonts w:ascii="Cambria" w:hAnsi="Cambria"/>
          <w:color w:val="000000" w:themeColor="text1"/>
        </w:rPr>
        <w:t>Gregor 2015</w:t>
      </w:r>
      <w:r w:rsidR="00D04934" w:rsidRPr="007310A7">
        <w:rPr>
          <w:rFonts w:ascii="Cambria" w:hAnsi="Cambria"/>
          <w:color w:val="000000" w:themeColor="text1"/>
        </w:rPr>
        <w:t>, 162f.</w:t>
      </w:r>
      <w:r w:rsidR="008D2EDD" w:rsidRPr="007310A7">
        <w:rPr>
          <w:rFonts w:ascii="Cambria" w:hAnsi="Cambria"/>
          <w:color w:val="000000" w:themeColor="text1"/>
        </w:rPr>
        <w:t>)</w:t>
      </w:r>
      <w:r w:rsidR="008D2EDD" w:rsidRPr="007310A7">
        <w:rPr>
          <w:color w:val="000000" w:themeColor="text1"/>
        </w:rPr>
        <w:fldChar w:fldCharType="end"/>
      </w:r>
      <w:r w:rsidRPr="007310A7">
        <w:rPr>
          <w:color w:val="000000" w:themeColor="text1"/>
        </w:rPr>
        <w:t>. Ebenso ist denkbar – zumal Valerie als erste Begründung ihre</w:t>
      </w:r>
      <w:r w:rsidR="00621AB6" w:rsidRPr="007310A7">
        <w:rPr>
          <w:color w:val="000000" w:themeColor="text1"/>
        </w:rPr>
        <w:t xml:space="preserve">r Abwesenheit </w:t>
      </w:r>
      <w:r w:rsidRPr="007310A7">
        <w:rPr>
          <w:color w:val="000000" w:themeColor="text1"/>
        </w:rPr>
        <w:t>familiäre Angelegenheiten angibt –</w:t>
      </w:r>
      <w:r w:rsidR="00756E45" w:rsidRPr="007310A7">
        <w:rPr>
          <w:color w:val="000000" w:themeColor="text1"/>
        </w:rPr>
        <w:t>,</w:t>
      </w:r>
      <w:r w:rsidRPr="007310A7">
        <w:rPr>
          <w:color w:val="000000" w:themeColor="text1"/>
        </w:rPr>
        <w:t xml:space="preserve"> das</w:t>
      </w:r>
      <w:r w:rsidR="008E192C" w:rsidRPr="007310A7">
        <w:rPr>
          <w:color w:val="000000" w:themeColor="text1"/>
        </w:rPr>
        <w:t>s</w:t>
      </w:r>
      <w:r w:rsidRPr="007310A7">
        <w:rPr>
          <w:color w:val="000000" w:themeColor="text1"/>
        </w:rPr>
        <w:t xml:space="preserve"> mein Nachfragen bezüglich der Familiengeschichte zu einer Aktivierung von </w:t>
      </w:r>
      <w:r w:rsidR="00621AB6" w:rsidRPr="007310A7">
        <w:rPr>
          <w:color w:val="000000" w:themeColor="text1"/>
        </w:rPr>
        <w:t xml:space="preserve">familialen </w:t>
      </w:r>
      <w:r w:rsidRPr="007310A7">
        <w:rPr>
          <w:color w:val="000000" w:themeColor="text1"/>
        </w:rPr>
        <w:t>Sprechverboten bzw. Tabuisierungen geführt hat, die eine Fortführung des Interviews mitverhindern.</w:t>
      </w:r>
    </w:p>
    <w:p w14:paraId="31B283CE" w14:textId="512FEFD2" w:rsidR="00E91C72" w:rsidRPr="007310A7" w:rsidRDefault="009C39C3" w:rsidP="008D2EDD">
      <w:pPr>
        <w:pStyle w:val="berschrift3"/>
        <w:spacing w:before="360" w:after="240"/>
        <w:rPr>
          <w:rFonts w:asciiTheme="minorHAnsi" w:hAnsiTheme="minorHAnsi"/>
          <w:color w:val="000000" w:themeColor="text1"/>
        </w:rPr>
      </w:pPr>
      <w:bookmarkStart w:id="63" w:name="_Toc233288798"/>
      <w:r w:rsidRPr="007310A7">
        <w:rPr>
          <w:rFonts w:asciiTheme="minorHAnsi" w:hAnsiTheme="minorHAnsi"/>
          <w:b/>
          <w:color w:val="000000" w:themeColor="text1"/>
        </w:rPr>
        <w:t>7.2.</w:t>
      </w:r>
      <w:r w:rsidR="002368BA" w:rsidRPr="007310A7">
        <w:rPr>
          <w:rFonts w:asciiTheme="minorHAnsi" w:hAnsiTheme="minorHAnsi"/>
          <w:b/>
          <w:color w:val="000000" w:themeColor="text1"/>
        </w:rPr>
        <w:t>2</w:t>
      </w:r>
      <w:r w:rsidRPr="007310A7">
        <w:rPr>
          <w:rFonts w:asciiTheme="minorHAnsi" w:hAnsiTheme="minorHAnsi"/>
          <w:b/>
          <w:color w:val="000000" w:themeColor="text1"/>
        </w:rPr>
        <w:t xml:space="preserve">. </w:t>
      </w:r>
      <w:r w:rsidR="00E91C72" w:rsidRPr="007310A7">
        <w:rPr>
          <w:rFonts w:asciiTheme="minorHAnsi" w:hAnsiTheme="minorHAnsi"/>
          <w:b/>
          <w:color w:val="000000" w:themeColor="text1"/>
        </w:rPr>
        <w:t>Die Präsentation der Lebensgeschichte</w:t>
      </w:r>
      <w:bookmarkEnd w:id="63"/>
    </w:p>
    <w:p w14:paraId="01727178" w14:textId="3EB35113" w:rsidR="00E91C72" w:rsidRPr="007310A7" w:rsidRDefault="00E91C72" w:rsidP="0078702F">
      <w:pPr>
        <w:spacing w:line="360" w:lineRule="auto"/>
        <w:jc w:val="both"/>
        <w:rPr>
          <w:color w:val="000000" w:themeColor="text1"/>
        </w:rPr>
      </w:pPr>
      <w:r w:rsidRPr="007310A7">
        <w:rPr>
          <w:color w:val="000000" w:themeColor="text1"/>
        </w:rPr>
        <w:t>Valerie beginnt den ersten Teil ihrer Sel</w:t>
      </w:r>
      <w:r w:rsidR="001F2A6B" w:rsidRPr="007310A7">
        <w:rPr>
          <w:color w:val="000000" w:themeColor="text1"/>
        </w:rPr>
        <w:t>bstpräsentation, der sich im Sinne</w:t>
      </w:r>
      <w:r w:rsidR="00F26D51" w:rsidRPr="007310A7">
        <w:rPr>
          <w:color w:val="000000" w:themeColor="text1"/>
        </w:rPr>
        <w:t xml:space="preserve"> eines thematischen Feldes als </w:t>
      </w:r>
      <w:r w:rsidR="00694B98" w:rsidRPr="007310A7">
        <w:rPr>
          <w:i/>
          <w:color w:val="000000" w:themeColor="text1"/>
        </w:rPr>
        <w:t xml:space="preserve">Mein Leben im Kontext meiner </w:t>
      </w:r>
      <w:r w:rsidR="00333968" w:rsidRPr="007310A7">
        <w:rPr>
          <w:i/>
          <w:color w:val="000000" w:themeColor="text1"/>
        </w:rPr>
        <w:t xml:space="preserve">körperlichen </w:t>
      </w:r>
      <w:r w:rsidR="00694B98" w:rsidRPr="007310A7">
        <w:rPr>
          <w:i/>
          <w:color w:val="000000" w:themeColor="text1"/>
        </w:rPr>
        <w:t xml:space="preserve">Diagnose </w:t>
      </w:r>
      <w:r w:rsidR="00F26D51" w:rsidRPr="007310A7">
        <w:rPr>
          <w:color w:val="000000" w:themeColor="text1"/>
        </w:rPr>
        <w:t xml:space="preserve">bezeichnen lässt, </w:t>
      </w:r>
      <w:r w:rsidRPr="007310A7">
        <w:rPr>
          <w:color w:val="000000" w:themeColor="text1"/>
        </w:rPr>
        <w:t>mit der Nennung ih</w:t>
      </w:r>
      <w:r w:rsidR="00694B98" w:rsidRPr="007310A7">
        <w:rPr>
          <w:color w:val="000000" w:themeColor="text1"/>
        </w:rPr>
        <w:t>res Namens</w:t>
      </w:r>
      <w:r w:rsidRPr="007310A7">
        <w:rPr>
          <w:color w:val="000000" w:themeColor="text1"/>
        </w:rPr>
        <w:t xml:space="preserve"> und ihrer medizinischen Diagnose. Diese stellt sie in Zusammenhang mit ihrer </w:t>
      </w:r>
      <w:r w:rsidR="00333968" w:rsidRPr="007310A7">
        <w:rPr>
          <w:color w:val="000000" w:themeColor="text1"/>
        </w:rPr>
        <w:t xml:space="preserve">Involvierung </w:t>
      </w:r>
      <w:r w:rsidRPr="007310A7">
        <w:rPr>
          <w:color w:val="000000" w:themeColor="text1"/>
        </w:rPr>
        <w:t xml:space="preserve">in einer </w:t>
      </w:r>
      <w:proofErr w:type="spellStart"/>
      <w:r w:rsidR="00333968" w:rsidRPr="007310A7">
        <w:rPr>
          <w:color w:val="000000" w:themeColor="text1"/>
        </w:rPr>
        <w:t>tendentiell</w:t>
      </w:r>
      <w:proofErr w:type="spellEnd"/>
      <w:r w:rsidR="00333968" w:rsidRPr="007310A7">
        <w:rPr>
          <w:color w:val="000000" w:themeColor="text1"/>
        </w:rPr>
        <w:t xml:space="preserve"> medizinnahen </w:t>
      </w:r>
      <w:r w:rsidRPr="007310A7">
        <w:rPr>
          <w:color w:val="000000" w:themeColor="text1"/>
        </w:rPr>
        <w:t xml:space="preserve">intergeschlechtlichen Selbsthilfegruppe. Damit </w:t>
      </w:r>
      <w:r w:rsidR="00333968" w:rsidRPr="007310A7">
        <w:rPr>
          <w:color w:val="000000" w:themeColor="text1"/>
        </w:rPr>
        <w:t xml:space="preserve">nimmt Valerie eine erste inhaltliche </w:t>
      </w:r>
      <w:r w:rsidRPr="007310A7">
        <w:rPr>
          <w:color w:val="000000" w:themeColor="text1"/>
        </w:rPr>
        <w:t>Rahmung des Interviews</w:t>
      </w:r>
      <w:r w:rsidR="00333968" w:rsidRPr="007310A7">
        <w:rPr>
          <w:color w:val="000000" w:themeColor="text1"/>
        </w:rPr>
        <w:t xml:space="preserve"> vor</w:t>
      </w:r>
      <w:r w:rsidRPr="007310A7">
        <w:rPr>
          <w:color w:val="000000" w:themeColor="text1"/>
        </w:rPr>
        <w:t xml:space="preserve">: </w:t>
      </w:r>
      <w:r w:rsidR="00333968" w:rsidRPr="007310A7">
        <w:rPr>
          <w:color w:val="000000" w:themeColor="text1"/>
        </w:rPr>
        <w:t xml:space="preserve">Sie </w:t>
      </w:r>
      <w:r w:rsidRPr="007310A7">
        <w:rPr>
          <w:color w:val="000000" w:themeColor="text1"/>
        </w:rPr>
        <w:t xml:space="preserve">adressiert mich als Person mit fachlicher Expertise und setzt ihre </w:t>
      </w:r>
      <w:r w:rsidR="00694B98" w:rsidRPr="007310A7">
        <w:rPr>
          <w:color w:val="000000" w:themeColor="text1"/>
        </w:rPr>
        <w:t>körpergesch</w:t>
      </w:r>
      <w:r w:rsidR="00AC2FB3" w:rsidRPr="007310A7">
        <w:rPr>
          <w:color w:val="000000" w:themeColor="text1"/>
        </w:rPr>
        <w:t>le</w:t>
      </w:r>
      <w:r w:rsidR="00694B98" w:rsidRPr="007310A7">
        <w:rPr>
          <w:color w:val="000000" w:themeColor="text1"/>
        </w:rPr>
        <w:t xml:space="preserve">chtliche Variation </w:t>
      </w:r>
      <w:r w:rsidRPr="007310A7">
        <w:rPr>
          <w:color w:val="000000" w:themeColor="text1"/>
        </w:rPr>
        <w:t xml:space="preserve">aus medizinischer Perspektive als Schwerpunkt des Interviews. Auf diese Weise übt sie </w:t>
      </w:r>
      <w:r w:rsidR="001F2A6B" w:rsidRPr="007310A7">
        <w:rPr>
          <w:color w:val="000000" w:themeColor="text1"/>
        </w:rPr>
        <w:t xml:space="preserve">einerseits </w:t>
      </w:r>
      <w:r w:rsidRPr="007310A7">
        <w:rPr>
          <w:color w:val="000000" w:themeColor="text1"/>
        </w:rPr>
        <w:t>definitorische Handlungsmacht aus, verortet sich dabei aber zu gleich sprachlich innerhalb des medizinischen Systems, dass sie diagnostisch</w:t>
      </w:r>
      <w:r w:rsidR="00333968" w:rsidRPr="007310A7">
        <w:rPr>
          <w:color w:val="000000" w:themeColor="text1"/>
        </w:rPr>
        <w:t xml:space="preserve"> in eine pathologische</w:t>
      </w:r>
      <w:r w:rsidRPr="007310A7">
        <w:rPr>
          <w:color w:val="000000" w:themeColor="text1"/>
        </w:rPr>
        <w:t xml:space="preserve"> Kategorie einordnet. Hier bedingt die sprachliche Anerkennung der </w:t>
      </w:r>
      <w:r w:rsidRPr="007310A7">
        <w:rPr>
          <w:color w:val="000000" w:themeColor="text1"/>
        </w:rPr>
        <w:lastRenderedPageBreak/>
        <w:t xml:space="preserve">eigenen Medikalisierung, das Sprechen über </w:t>
      </w:r>
      <w:r w:rsidR="00333968" w:rsidRPr="007310A7">
        <w:rPr>
          <w:color w:val="000000" w:themeColor="text1"/>
        </w:rPr>
        <w:t>die Biographie</w:t>
      </w:r>
      <w:r w:rsidRPr="007310A7">
        <w:rPr>
          <w:color w:val="000000" w:themeColor="text1"/>
        </w:rPr>
        <w:t xml:space="preserve">. Es folgt eine kurze Argumentation über die Diagnosestellung kurz nach ihrer Geburt sowie ihr Wissen über diese Diagnose, die sie als genetischen Defekt bezeichnet. Damit präsentiert sie ihre </w:t>
      </w:r>
      <w:r w:rsidR="00694B98" w:rsidRPr="007310A7">
        <w:rPr>
          <w:color w:val="000000" w:themeColor="text1"/>
        </w:rPr>
        <w:t xml:space="preserve">Variation </w:t>
      </w:r>
      <w:r w:rsidRPr="007310A7">
        <w:rPr>
          <w:color w:val="000000" w:themeColor="text1"/>
        </w:rPr>
        <w:t xml:space="preserve">als Defizit, sich selbst aber zugleich als kompetent auf Grund ihres Wissens darüber. Mit der Betonung ihrer biographisch frühen Wissens über die Diagnose, hebt sie ebenfalls hervor, dass es in ihrer Familie diesbezüglich keine Geheimnisse gäbe. Diese Argumentation verbindet die Biographin mit einer Begründung der familialen Migration aus Kirgistan, ihrem Geburtsort. Hier erfolgt eine Verknüpfung die sich als </w:t>
      </w:r>
      <w:r w:rsidRPr="007310A7">
        <w:rPr>
          <w:i/>
          <w:iCs/>
          <w:color w:val="000000" w:themeColor="text1"/>
        </w:rPr>
        <w:t>Migration wegen meinem genetischen Defekt</w:t>
      </w:r>
      <w:r w:rsidR="00463380" w:rsidRPr="007310A7">
        <w:rPr>
          <w:i/>
          <w:iCs/>
          <w:color w:val="000000" w:themeColor="text1"/>
        </w:rPr>
        <w:t>s</w:t>
      </w:r>
      <w:r w:rsidRPr="007310A7">
        <w:rPr>
          <w:color w:val="000000" w:themeColor="text1"/>
        </w:rPr>
        <w:t xml:space="preserve"> zusammenfassen lässt. Ihr Aufwachsen in Deutschland präsentiert Valerie als </w:t>
      </w:r>
      <w:r w:rsidRPr="007310A7">
        <w:rPr>
          <w:i/>
          <w:iCs/>
          <w:color w:val="000000" w:themeColor="text1"/>
        </w:rPr>
        <w:t>normal</w:t>
      </w:r>
      <w:r w:rsidRPr="007310A7">
        <w:rPr>
          <w:color w:val="000000" w:themeColor="text1"/>
        </w:rPr>
        <w:t>: diese Normalität ist ihrer Darstellung folgend durch die medizinische Versorgung in Deutschland ermöglicht worden. Anderweitige Gründe für die Migration gibt es in diesem Narrativ nicht.</w:t>
      </w:r>
    </w:p>
    <w:p w14:paraId="6FB68FE5" w14:textId="0C482084" w:rsidR="00E91C72" w:rsidRPr="007310A7" w:rsidRDefault="00694B98" w:rsidP="008D2EDD">
      <w:pPr>
        <w:spacing w:before="240" w:line="360" w:lineRule="auto"/>
        <w:jc w:val="both"/>
        <w:rPr>
          <w:color w:val="000000" w:themeColor="text1"/>
        </w:rPr>
      </w:pPr>
      <w:r w:rsidRPr="007310A7">
        <w:rPr>
          <w:color w:val="000000" w:themeColor="text1"/>
        </w:rPr>
        <w:t xml:space="preserve">Von ihren geschlechtsverändernden Eingriffen in der Kindheit und Jugend spricht Valerie in distanzierter, reflektiver Weise. </w:t>
      </w:r>
      <w:r w:rsidR="00E91C72" w:rsidRPr="007310A7">
        <w:rPr>
          <w:color w:val="000000" w:themeColor="text1"/>
        </w:rPr>
        <w:t xml:space="preserve">Die Selbsthilfegruppe für intergeschlechtliche Frauen an der </w:t>
      </w:r>
      <w:r w:rsidRPr="007310A7">
        <w:rPr>
          <w:color w:val="000000" w:themeColor="text1"/>
        </w:rPr>
        <w:t xml:space="preserve">sie aktuell </w:t>
      </w:r>
      <w:r w:rsidR="00E91C72" w:rsidRPr="007310A7">
        <w:rPr>
          <w:color w:val="000000" w:themeColor="text1"/>
        </w:rPr>
        <w:t xml:space="preserve">teilnimmt beschreibt </w:t>
      </w:r>
      <w:r w:rsidRPr="007310A7">
        <w:rPr>
          <w:color w:val="000000" w:themeColor="text1"/>
        </w:rPr>
        <w:t xml:space="preserve">Valerie </w:t>
      </w:r>
      <w:r w:rsidR="00E91C72" w:rsidRPr="007310A7">
        <w:rPr>
          <w:color w:val="000000" w:themeColor="text1"/>
        </w:rPr>
        <w:t xml:space="preserve">als von dem Raum der Familie getrennten Begegnungsort in dem sie </w:t>
      </w:r>
      <w:r w:rsidR="00566AA8" w:rsidRPr="007310A7">
        <w:rPr>
          <w:color w:val="000000" w:themeColor="text1"/>
        </w:rPr>
        <w:t xml:space="preserve">das was aus der Kategorie des </w:t>
      </w:r>
      <w:r w:rsidR="00566AA8" w:rsidRPr="007310A7">
        <w:rPr>
          <w:i/>
          <w:color w:val="000000" w:themeColor="text1"/>
        </w:rPr>
        <w:t>Normalen</w:t>
      </w:r>
      <w:r w:rsidR="00566AA8" w:rsidRPr="007310A7">
        <w:rPr>
          <w:color w:val="000000" w:themeColor="text1"/>
        </w:rPr>
        <w:t xml:space="preserve"> herausfällt </w:t>
      </w:r>
      <w:r w:rsidR="00E91C72" w:rsidRPr="007310A7">
        <w:rPr>
          <w:color w:val="000000" w:themeColor="text1"/>
        </w:rPr>
        <w:t xml:space="preserve">aufarbeiten kann. Die Verwendung von therapeutisch geprägten Begriffen wie </w:t>
      </w:r>
      <w:r w:rsidR="00566AA8" w:rsidRPr="007310A7">
        <w:rPr>
          <w:color w:val="000000" w:themeColor="text1"/>
        </w:rPr>
        <w:t>„</w:t>
      </w:r>
      <w:r w:rsidR="00E91C72" w:rsidRPr="007310A7">
        <w:rPr>
          <w:color w:val="000000" w:themeColor="text1"/>
        </w:rPr>
        <w:t>Trigger</w:t>
      </w:r>
      <w:r w:rsidR="00566AA8" w:rsidRPr="007310A7">
        <w:rPr>
          <w:color w:val="000000" w:themeColor="text1"/>
        </w:rPr>
        <w:t>“</w:t>
      </w:r>
      <w:r w:rsidR="00E91C72" w:rsidRPr="007310A7">
        <w:rPr>
          <w:color w:val="000000" w:themeColor="text1"/>
        </w:rPr>
        <w:t xml:space="preserve"> und </w:t>
      </w:r>
      <w:r w:rsidR="00566AA8" w:rsidRPr="007310A7">
        <w:rPr>
          <w:color w:val="000000" w:themeColor="text1"/>
        </w:rPr>
        <w:t>„</w:t>
      </w:r>
      <w:r w:rsidR="00E91C72" w:rsidRPr="007310A7">
        <w:rPr>
          <w:color w:val="000000" w:themeColor="text1"/>
        </w:rPr>
        <w:t>Trauma</w:t>
      </w:r>
      <w:r w:rsidR="00566AA8" w:rsidRPr="007310A7">
        <w:rPr>
          <w:color w:val="000000" w:themeColor="text1"/>
        </w:rPr>
        <w:t>“</w:t>
      </w:r>
      <w:r w:rsidR="00E91C72" w:rsidRPr="007310A7">
        <w:rPr>
          <w:color w:val="000000" w:themeColor="text1"/>
        </w:rPr>
        <w:t xml:space="preserve"> </w:t>
      </w:r>
      <w:r w:rsidR="001F2A6B" w:rsidRPr="007310A7">
        <w:rPr>
          <w:color w:val="000000" w:themeColor="text1"/>
        </w:rPr>
        <w:t>und das in diesem Zusammenhang verwendete,</w:t>
      </w:r>
      <w:r w:rsidR="00E91C72" w:rsidRPr="007310A7">
        <w:rPr>
          <w:color w:val="000000" w:themeColor="text1"/>
        </w:rPr>
        <w:t xml:space="preserve"> </w:t>
      </w:r>
      <w:r w:rsidR="0032555E" w:rsidRPr="007310A7">
        <w:rPr>
          <w:color w:val="000000" w:themeColor="text1"/>
        </w:rPr>
        <w:t>als kollektive Bezugnahme verstehba</w:t>
      </w:r>
      <w:r w:rsidR="001F2A6B" w:rsidRPr="007310A7">
        <w:rPr>
          <w:color w:val="000000" w:themeColor="text1"/>
        </w:rPr>
        <w:t>re</w:t>
      </w:r>
      <w:r w:rsidR="0032555E" w:rsidRPr="007310A7">
        <w:rPr>
          <w:color w:val="000000" w:themeColor="text1"/>
        </w:rPr>
        <w:t xml:space="preserve"> </w:t>
      </w:r>
      <w:r w:rsidR="00E91C72" w:rsidRPr="007310A7">
        <w:rPr>
          <w:color w:val="000000" w:themeColor="text1"/>
        </w:rPr>
        <w:t>Prono</w:t>
      </w:r>
      <w:r w:rsidR="001F2A6B" w:rsidRPr="007310A7">
        <w:rPr>
          <w:color w:val="000000" w:themeColor="text1"/>
        </w:rPr>
        <w:t>men</w:t>
      </w:r>
      <w:r w:rsidRPr="007310A7">
        <w:rPr>
          <w:color w:val="000000" w:themeColor="text1"/>
        </w:rPr>
        <w:t xml:space="preserve"> </w:t>
      </w:r>
      <w:r w:rsidR="00566AA8" w:rsidRPr="007310A7">
        <w:rPr>
          <w:color w:val="000000" w:themeColor="text1"/>
        </w:rPr>
        <w:t>„</w:t>
      </w:r>
      <w:r w:rsidRPr="007310A7">
        <w:rPr>
          <w:color w:val="000000" w:themeColor="text1"/>
        </w:rPr>
        <w:t>man</w:t>
      </w:r>
      <w:r w:rsidR="00566AA8" w:rsidRPr="007310A7">
        <w:rPr>
          <w:color w:val="000000" w:themeColor="text1"/>
        </w:rPr>
        <w:t>“</w:t>
      </w:r>
      <w:r w:rsidR="00E91C72" w:rsidRPr="007310A7">
        <w:rPr>
          <w:color w:val="000000" w:themeColor="text1"/>
        </w:rPr>
        <w:t xml:space="preserve"> legt nahe, dass sie </w:t>
      </w:r>
      <w:r w:rsidR="001F2A6B" w:rsidRPr="007310A7">
        <w:rPr>
          <w:color w:val="000000" w:themeColor="text1"/>
        </w:rPr>
        <w:t xml:space="preserve">hier </w:t>
      </w:r>
      <w:r w:rsidR="00E91C72" w:rsidRPr="007310A7">
        <w:rPr>
          <w:color w:val="000000" w:themeColor="text1"/>
        </w:rPr>
        <w:t xml:space="preserve">den Sprachgebrauch der Selbsthilfegruppe verwendet. Durch diese Ausdrucksweise verdeutlicht sie zum einen ihre Zugehörigkeit – in Abgrenzung sowohl </w:t>
      </w:r>
      <w:r w:rsidR="001F2A6B" w:rsidRPr="007310A7">
        <w:rPr>
          <w:color w:val="000000" w:themeColor="text1"/>
        </w:rPr>
        <w:t xml:space="preserve">zu </w:t>
      </w:r>
      <w:r w:rsidR="00E91C72" w:rsidRPr="007310A7">
        <w:rPr>
          <w:color w:val="000000" w:themeColor="text1"/>
        </w:rPr>
        <w:t xml:space="preserve">ihrer Familie </w:t>
      </w:r>
      <w:r w:rsidR="00566AA8" w:rsidRPr="007310A7">
        <w:rPr>
          <w:color w:val="000000" w:themeColor="text1"/>
        </w:rPr>
        <w:t xml:space="preserve">als auch gegenüber den </w:t>
      </w:r>
      <w:r w:rsidR="00566AA8" w:rsidRPr="007310A7">
        <w:rPr>
          <w:i/>
          <w:color w:val="000000" w:themeColor="text1"/>
        </w:rPr>
        <w:t>Normalen</w:t>
      </w:r>
      <w:r w:rsidRPr="007310A7">
        <w:rPr>
          <w:color w:val="000000" w:themeColor="text1"/>
        </w:rPr>
        <w:t xml:space="preserve"> </w:t>
      </w:r>
      <w:r w:rsidR="00E91C72" w:rsidRPr="007310A7">
        <w:rPr>
          <w:color w:val="000000" w:themeColor="text1"/>
        </w:rPr>
        <w:t>– zu der Gruppe der intergeschlecht</w:t>
      </w:r>
      <w:r w:rsidRPr="007310A7">
        <w:rPr>
          <w:color w:val="000000" w:themeColor="text1"/>
        </w:rPr>
        <w:t xml:space="preserve">lichen Frauen. Insofern </w:t>
      </w:r>
      <w:r w:rsidR="00566AA8" w:rsidRPr="007310A7">
        <w:rPr>
          <w:color w:val="000000" w:themeColor="text1"/>
        </w:rPr>
        <w:t>„man“</w:t>
      </w:r>
      <w:r w:rsidR="001F2A6B" w:rsidRPr="007310A7">
        <w:rPr>
          <w:color w:val="000000" w:themeColor="text1"/>
        </w:rPr>
        <w:t xml:space="preserve"> </w:t>
      </w:r>
      <w:r w:rsidR="00E91C72" w:rsidRPr="007310A7">
        <w:rPr>
          <w:color w:val="000000" w:themeColor="text1"/>
        </w:rPr>
        <w:t xml:space="preserve">als Plural-Form verstehbar ist, thematisiert sie hier ihre eigene Medikalisierung als </w:t>
      </w:r>
      <w:r w:rsidR="001F2A6B" w:rsidRPr="007310A7">
        <w:rPr>
          <w:color w:val="000000" w:themeColor="text1"/>
        </w:rPr>
        <w:t xml:space="preserve">gemeinsame </w:t>
      </w:r>
      <w:r w:rsidR="00E91C72" w:rsidRPr="007310A7">
        <w:rPr>
          <w:color w:val="000000" w:themeColor="text1"/>
        </w:rPr>
        <w:t>Erfahrung, die von den Frauen in der Selbsthilfegruppe geteilt</w:t>
      </w:r>
      <w:r w:rsidR="00463380" w:rsidRPr="007310A7">
        <w:rPr>
          <w:color w:val="000000" w:themeColor="text1"/>
        </w:rPr>
        <w:t xml:space="preserve">, jedoch </w:t>
      </w:r>
      <w:r w:rsidR="00E91C72" w:rsidRPr="007310A7">
        <w:rPr>
          <w:color w:val="000000" w:themeColor="text1"/>
        </w:rPr>
        <w:t xml:space="preserve">von ihrer </w:t>
      </w:r>
      <w:r w:rsidR="00463380" w:rsidRPr="007310A7">
        <w:rPr>
          <w:color w:val="000000" w:themeColor="text1"/>
        </w:rPr>
        <w:t xml:space="preserve">weiteren persönlichen </w:t>
      </w:r>
      <w:r w:rsidR="00E91C72" w:rsidRPr="007310A7">
        <w:rPr>
          <w:color w:val="000000" w:themeColor="text1"/>
        </w:rPr>
        <w:t>sowie familialen Geschichte losgelöst</w:t>
      </w:r>
      <w:r w:rsidR="00463380" w:rsidRPr="007310A7">
        <w:rPr>
          <w:color w:val="000000" w:themeColor="text1"/>
        </w:rPr>
        <w:t xml:space="preserve"> ist</w:t>
      </w:r>
      <w:r w:rsidR="00E91C72" w:rsidRPr="007310A7">
        <w:rPr>
          <w:color w:val="000000" w:themeColor="text1"/>
        </w:rPr>
        <w:t>. Auch</w:t>
      </w:r>
      <w:r w:rsidR="001F2A6B" w:rsidRPr="007310A7">
        <w:rPr>
          <w:color w:val="000000" w:themeColor="text1"/>
        </w:rPr>
        <w:t xml:space="preserve"> in dem</w:t>
      </w:r>
      <w:r w:rsidR="00E91C72" w:rsidRPr="007310A7">
        <w:rPr>
          <w:color w:val="000000" w:themeColor="text1"/>
        </w:rPr>
        <w:t xml:space="preserve"> folgenden Bericht über ihre erlebten medizinischen Eingriffe präsentiert Valerie die Selbsthilfegruppe als zentralen Bezugspunkt. Die Eingriffe für die sie sich im jungen Erwachsenenalter selbst entschieden ha</w:t>
      </w:r>
      <w:r w:rsidR="00463380" w:rsidRPr="007310A7">
        <w:rPr>
          <w:color w:val="000000" w:themeColor="text1"/>
        </w:rPr>
        <w:t>be,</w:t>
      </w:r>
      <w:r w:rsidR="00E91C72" w:rsidRPr="007310A7">
        <w:rPr>
          <w:color w:val="000000" w:themeColor="text1"/>
        </w:rPr>
        <w:t xml:space="preserve"> </w:t>
      </w:r>
      <w:r w:rsidR="00566AA8" w:rsidRPr="007310A7">
        <w:rPr>
          <w:color w:val="000000" w:themeColor="text1"/>
        </w:rPr>
        <w:t xml:space="preserve">evaluiert </w:t>
      </w:r>
      <w:r w:rsidR="00E91C72" w:rsidRPr="007310A7">
        <w:rPr>
          <w:color w:val="000000" w:themeColor="text1"/>
        </w:rPr>
        <w:t xml:space="preserve">sie </w:t>
      </w:r>
      <w:r w:rsidR="00566AA8" w:rsidRPr="007310A7">
        <w:rPr>
          <w:color w:val="000000" w:themeColor="text1"/>
        </w:rPr>
        <w:t xml:space="preserve">retrospektiv </w:t>
      </w:r>
      <w:r w:rsidR="00E91C72" w:rsidRPr="007310A7">
        <w:rPr>
          <w:color w:val="000000" w:themeColor="text1"/>
        </w:rPr>
        <w:t xml:space="preserve">als mehr </w:t>
      </w:r>
      <w:r w:rsidR="00566AA8" w:rsidRPr="007310A7">
        <w:rPr>
          <w:color w:val="000000" w:themeColor="text1"/>
        </w:rPr>
        <w:t xml:space="preserve">bzw. </w:t>
      </w:r>
      <w:r w:rsidR="00E91C72" w:rsidRPr="007310A7">
        <w:rPr>
          <w:color w:val="000000" w:themeColor="text1"/>
        </w:rPr>
        <w:t xml:space="preserve">weniger notwendig: Die </w:t>
      </w:r>
      <w:proofErr w:type="spellStart"/>
      <w:r w:rsidR="00E91C72" w:rsidRPr="007310A7">
        <w:rPr>
          <w:color w:val="000000" w:themeColor="text1"/>
        </w:rPr>
        <w:t>Vaginoplastie</w:t>
      </w:r>
      <w:proofErr w:type="spellEnd"/>
      <w:r w:rsidR="00E91C72" w:rsidRPr="007310A7">
        <w:rPr>
          <w:color w:val="000000" w:themeColor="text1"/>
        </w:rPr>
        <w:t xml:space="preserve"> im Alter von 18 Jahren </w:t>
      </w:r>
      <w:r w:rsidR="001F2A6B" w:rsidRPr="007310A7">
        <w:rPr>
          <w:color w:val="000000" w:themeColor="text1"/>
        </w:rPr>
        <w:t xml:space="preserve">präsentiert </w:t>
      </w:r>
      <w:r w:rsidR="00E91C72" w:rsidRPr="007310A7">
        <w:rPr>
          <w:color w:val="000000" w:themeColor="text1"/>
        </w:rPr>
        <w:t xml:space="preserve">sie als </w:t>
      </w:r>
      <w:r w:rsidR="001F2A6B" w:rsidRPr="007310A7">
        <w:rPr>
          <w:color w:val="000000" w:themeColor="text1"/>
        </w:rPr>
        <w:t xml:space="preserve">alternativlose </w:t>
      </w:r>
      <w:r w:rsidR="00E91C72" w:rsidRPr="007310A7">
        <w:rPr>
          <w:color w:val="000000" w:themeColor="text1"/>
        </w:rPr>
        <w:t xml:space="preserve">Notwendigkeit, da „es“ zuvor „sehr verkürzt“ gewesen sei. Hier </w:t>
      </w:r>
      <w:r w:rsidR="00E91C72" w:rsidRPr="007310A7">
        <w:rPr>
          <w:color w:val="000000" w:themeColor="text1"/>
        </w:rPr>
        <w:lastRenderedPageBreak/>
        <w:t>argumentiert die Biographin mittels medizinisch-objektiver Kategorien. Die vorgenommene Brustvergrößerung hingegen stellt sie als persönliche Fehlentscheidung dar, die sie heute auf Grund de</w:t>
      </w:r>
      <w:r w:rsidR="00463380" w:rsidRPr="007310A7">
        <w:rPr>
          <w:color w:val="000000" w:themeColor="text1"/>
        </w:rPr>
        <w:t>s</w:t>
      </w:r>
      <w:r w:rsidR="00E91C72" w:rsidRPr="007310A7">
        <w:rPr>
          <w:color w:val="000000" w:themeColor="text1"/>
        </w:rPr>
        <w:t xml:space="preserve"> </w:t>
      </w:r>
      <w:r w:rsidR="00463380" w:rsidRPr="007310A7">
        <w:rPr>
          <w:color w:val="000000" w:themeColor="text1"/>
        </w:rPr>
        <w:t xml:space="preserve">„nicht so ästhetischen“ </w:t>
      </w:r>
      <w:r w:rsidR="00E91C72" w:rsidRPr="007310A7">
        <w:rPr>
          <w:color w:val="000000" w:themeColor="text1"/>
        </w:rPr>
        <w:t>Ergebnis</w:t>
      </w:r>
      <w:r w:rsidR="00463380" w:rsidRPr="007310A7">
        <w:rPr>
          <w:color w:val="000000" w:themeColor="text1"/>
        </w:rPr>
        <w:t>ses</w:t>
      </w:r>
      <w:r w:rsidR="00E91C72" w:rsidRPr="007310A7">
        <w:rPr>
          <w:color w:val="000000" w:themeColor="text1"/>
        </w:rPr>
        <w:t xml:space="preserve"> bereue.</w:t>
      </w:r>
    </w:p>
    <w:p w14:paraId="45CFBE41" w14:textId="77777777" w:rsidR="001B1A25" w:rsidRPr="007310A7" w:rsidRDefault="00E91C72" w:rsidP="001B1A25">
      <w:pPr>
        <w:spacing w:line="360" w:lineRule="auto"/>
        <w:jc w:val="both"/>
        <w:rPr>
          <w:color w:val="000000" w:themeColor="text1"/>
        </w:rPr>
      </w:pPr>
      <w:r w:rsidRPr="007310A7">
        <w:rPr>
          <w:color w:val="000000" w:themeColor="text1"/>
        </w:rPr>
        <w:t>Der erste, durch diese Evaluierung geschlossene Teil ihrer Selbstpräsent</w:t>
      </w:r>
      <w:r w:rsidR="001F2A6B" w:rsidRPr="007310A7">
        <w:rPr>
          <w:color w:val="000000" w:themeColor="text1"/>
        </w:rPr>
        <w:t xml:space="preserve">ation lässt sich </w:t>
      </w:r>
      <w:r w:rsidRPr="007310A7">
        <w:rPr>
          <w:color w:val="000000" w:themeColor="text1"/>
        </w:rPr>
        <w:t>nach Fischer am ehesten dem biographischen Strang der „Entwicklung der Leiblichkeit“ zuordnen, wobei hier Körperlichkeit</w:t>
      </w:r>
      <w:r w:rsidRPr="007310A7">
        <w:rPr>
          <w:rStyle w:val="Funotenzeichen"/>
          <w:color w:val="000000" w:themeColor="text1"/>
        </w:rPr>
        <w:footnoteReference w:id="159"/>
      </w:r>
      <w:r w:rsidRPr="007310A7">
        <w:rPr>
          <w:color w:val="000000" w:themeColor="text1"/>
        </w:rPr>
        <w:t xml:space="preserve"> der angemessenere Begriff </w:t>
      </w:r>
      <w:r w:rsidR="00463380" w:rsidRPr="007310A7">
        <w:rPr>
          <w:color w:val="000000" w:themeColor="text1"/>
        </w:rPr>
        <w:t xml:space="preserve">wäre </w:t>
      </w:r>
      <w:r w:rsidR="008D2EDD" w:rsidRPr="007310A7">
        <w:rPr>
          <w:color w:val="000000" w:themeColor="text1"/>
        </w:rPr>
        <w:fldChar w:fldCharType="begin"/>
      </w:r>
      <w:r w:rsidR="00DC6209" w:rsidRPr="007310A7">
        <w:rPr>
          <w:color w:val="000000" w:themeColor="text1"/>
        </w:rPr>
        <w:instrText xml:space="preserve"> ADDIN ZOTERO_ITEM CSL_CITATION {"citationID":"uYx7Y8Bb","properties":{"unsorted":false,"formattedCitation":"(vgl. W. Fischer 1982)","plainCitation":"(vgl. W. Fischer 1982)","dontUpdate":true,"noteIndex":0},"citationItems":[{"id":1006,"uris":["http://zotero.org/users/local/owKliTIb/items/MM9CJJ9N"],"itemData":{"id":1006,"type":"article-journal","container-title":"Zeitschrift für Sozialisationsforschung und Erziehungssoziologie","page":"5-19","title":"Alltagzeit und Lebenszeit in Lebensgeschichten von chronisch Kranken","volume":"2","author":[{"family":"Fischer","given":"Wolfgang"}],"issued":{"date-parts":[["1982"]]}},"prefix":"vgl."}],"schema":"https://github.com/citation-style-language/schema/raw/master/csl-citation.json"} </w:instrText>
      </w:r>
      <w:r w:rsidR="008D2EDD" w:rsidRPr="007310A7">
        <w:rPr>
          <w:color w:val="000000" w:themeColor="text1"/>
        </w:rPr>
        <w:fldChar w:fldCharType="separate"/>
      </w:r>
      <w:r w:rsidR="008D2EDD" w:rsidRPr="007310A7">
        <w:rPr>
          <w:rFonts w:ascii="Cambria" w:hAnsi="Cambria"/>
          <w:color w:val="000000" w:themeColor="text1"/>
        </w:rPr>
        <w:t>(vgl. Fischer 1982)</w:t>
      </w:r>
      <w:r w:rsidR="008D2EDD" w:rsidRPr="007310A7">
        <w:rPr>
          <w:color w:val="000000" w:themeColor="text1"/>
        </w:rPr>
        <w:fldChar w:fldCharType="end"/>
      </w:r>
      <w:r w:rsidRPr="007310A7">
        <w:rPr>
          <w:color w:val="000000" w:themeColor="text1"/>
        </w:rPr>
        <w:t>. Auch wenn sie in diesem ersten Teil ebenfalls</w:t>
      </w:r>
      <w:r w:rsidR="00463380" w:rsidRPr="007310A7">
        <w:rPr>
          <w:color w:val="000000" w:themeColor="text1"/>
        </w:rPr>
        <w:t xml:space="preserve"> knapp</w:t>
      </w:r>
      <w:r w:rsidRPr="007310A7">
        <w:rPr>
          <w:color w:val="000000" w:themeColor="text1"/>
        </w:rPr>
        <w:t xml:space="preserve"> über ihre Familie und am Ende über ihre beste Freundin spricht, erfolgt dies ausschließlich im Zusammenhang mit ihrer Variation.</w:t>
      </w:r>
    </w:p>
    <w:p w14:paraId="2DF87276" w14:textId="2A52CEAE" w:rsidR="00E91C72" w:rsidRPr="007310A7" w:rsidRDefault="00362DA6" w:rsidP="001B1A25">
      <w:pPr>
        <w:spacing w:line="360" w:lineRule="auto"/>
        <w:jc w:val="both"/>
        <w:rPr>
          <w:color w:val="000000" w:themeColor="text1"/>
        </w:rPr>
      </w:pPr>
      <w:r w:rsidRPr="007310A7">
        <w:rPr>
          <w:color w:val="000000" w:themeColor="text1"/>
        </w:rPr>
        <w:t xml:space="preserve">Der zweite Teil der Selbstpräsentation lässt sich dem biographischen Strang der beruflichen Karriere zuordnen und als das thematische Feld </w:t>
      </w:r>
      <w:r w:rsidRPr="007310A7">
        <w:rPr>
          <w:i/>
          <w:color w:val="000000" w:themeColor="text1"/>
        </w:rPr>
        <w:t xml:space="preserve">mein </w:t>
      </w:r>
      <w:r w:rsidR="00463380" w:rsidRPr="007310A7">
        <w:rPr>
          <w:i/>
          <w:color w:val="000000" w:themeColor="text1"/>
        </w:rPr>
        <w:t xml:space="preserve">selbstbestimmtes </w:t>
      </w:r>
      <w:r w:rsidRPr="007310A7">
        <w:rPr>
          <w:i/>
          <w:color w:val="000000" w:themeColor="text1"/>
        </w:rPr>
        <w:t>Leben ohne große Probleme</w:t>
      </w:r>
      <w:r w:rsidRPr="007310A7">
        <w:rPr>
          <w:color w:val="000000" w:themeColor="text1"/>
        </w:rPr>
        <w:t xml:space="preserve"> beschreiben. </w:t>
      </w:r>
      <w:r w:rsidR="00E91C72" w:rsidRPr="007310A7">
        <w:rPr>
          <w:color w:val="000000" w:themeColor="text1"/>
        </w:rPr>
        <w:t xml:space="preserve">Erst nach wiederholter Erzählaufforderung berichtet </w:t>
      </w:r>
      <w:r w:rsidRPr="007310A7">
        <w:rPr>
          <w:color w:val="000000" w:themeColor="text1"/>
        </w:rPr>
        <w:t xml:space="preserve">die Biographin </w:t>
      </w:r>
      <w:r w:rsidR="00E91C72" w:rsidRPr="007310A7">
        <w:rPr>
          <w:color w:val="000000" w:themeColor="text1"/>
        </w:rPr>
        <w:t xml:space="preserve">knapp über ihren </w:t>
      </w:r>
      <w:r w:rsidR="00463380" w:rsidRPr="007310A7">
        <w:rPr>
          <w:color w:val="000000" w:themeColor="text1"/>
        </w:rPr>
        <w:t xml:space="preserve">erneut als </w:t>
      </w:r>
      <w:r w:rsidR="00463380" w:rsidRPr="007310A7">
        <w:rPr>
          <w:i/>
          <w:iCs/>
          <w:color w:val="000000" w:themeColor="text1"/>
        </w:rPr>
        <w:t>normal</w:t>
      </w:r>
      <w:r w:rsidR="00463380" w:rsidRPr="007310A7">
        <w:rPr>
          <w:color w:val="000000" w:themeColor="text1"/>
        </w:rPr>
        <w:t xml:space="preserve"> bezeichneten </w:t>
      </w:r>
      <w:r w:rsidR="00E91C72" w:rsidRPr="007310A7">
        <w:rPr>
          <w:color w:val="000000" w:themeColor="text1"/>
        </w:rPr>
        <w:t xml:space="preserve">schulischen und universitären Werdegang. Sie betont ihren Wunsch früh von zu Hause auszuziehen und von ihren Eltern unabhängig zu sein. Die Schwierigkeiten mit ihrer Familie auf Grund „kultureller“ Verschiedenheiten deutet sie </w:t>
      </w:r>
      <w:r w:rsidRPr="007310A7">
        <w:rPr>
          <w:color w:val="000000" w:themeColor="text1"/>
        </w:rPr>
        <w:t xml:space="preserve">lediglich </w:t>
      </w:r>
      <w:r w:rsidR="00E91C72" w:rsidRPr="007310A7">
        <w:rPr>
          <w:color w:val="000000" w:themeColor="text1"/>
        </w:rPr>
        <w:t>an, und relativiert die</w:t>
      </w:r>
      <w:r w:rsidR="00463380" w:rsidRPr="007310A7">
        <w:rPr>
          <w:color w:val="000000" w:themeColor="text1"/>
        </w:rPr>
        <w:t xml:space="preserve"> denkbaren Auswirkungen dieses </w:t>
      </w:r>
      <w:r w:rsidR="00E91C72" w:rsidRPr="007310A7">
        <w:rPr>
          <w:color w:val="000000" w:themeColor="text1"/>
        </w:rPr>
        <w:t>Konflikt</w:t>
      </w:r>
      <w:r w:rsidR="00463380" w:rsidRPr="007310A7">
        <w:rPr>
          <w:color w:val="000000" w:themeColor="text1"/>
        </w:rPr>
        <w:t>s</w:t>
      </w:r>
      <w:r w:rsidR="00E91C72" w:rsidRPr="007310A7">
        <w:rPr>
          <w:color w:val="000000" w:themeColor="text1"/>
        </w:rPr>
        <w:t xml:space="preserve"> durch </w:t>
      </w:r>
      <w:r w:rsidR="00463380" w:rsidRPr="007310A7">
        <w:rPr>
          <w:color w:val="000000" w:themeColor="text1"/>
        </w:rPr>
        <w:t xml:space="preserve">eine unmittelbar anschließende </w:t>
      </w:r>
      <w:r w:rsidR="00E91C72" w:rsidRPr="007310A7">
        <w:rPr>
          <w:color w:val="000000" w:themeColor="text1"/>
        </w:rPr>
        <w:t>Betonung ihrer „tollen Freunde“. Während hier ihr akademischer Werdegang im Mittelpunkt steht wird die Bedeutung von Beziehungen kaum deutlich. Zentral ist ihre selbstbestimmte beruf</w:t>
      </w:r>
      <w:r w:rsidRPr="007310A7">
        <w:rPr>
          <w:color w:val="000000" w:themeColor="text1"/>
        </w:rPr>
        <w:t>liche Identität, die von ihrer i</w:t>
      </w:r>
      <w:r w:rsidR="00E91C72" w:rsidRPr="007310A7">
        <w:rPr>
          <w:color w:val="000000" w:themeColor="text1"/>
        </w:rPr>
        <w:t>ntergeschlechtlich</w:t>
      </w:r>
      <w:r w:rsidRPr="007310A7">
        <w:rPr>
          <w:color w:val="000000" w:themeColor="text1"/>
        </w:rPr>
        <w:t>en Variation</w:t>
      </w:r>
      <w:r w:rsidR="00E91C72" w:rsidRPr="007310A7">
        <w:rPr>
          <w:color w:val="000000" w:themeColor="text1"/>
        </w:rPr>
        <w:t xml:space="preserve"> losgelöst</w:t>
      </w:r>
      <w:r w:rsidRPr="007310A7">
        <w:rPr>
          <w:color w:val="000000" w:themeColor="text1"/>
        </w:rPr>
        <w:t xml:space="preserve"> zu sein scheint</w:t>
      </w:r>
      <w:r w:rsidR="00E91C72" w:rsidRPr="007310A7">
        <w:rPr>
          <w:color w:val="000000" w:themeColor="text1"/>
        </w:rPr>
        <w:t>.</w:t>
      </w:r>
    </w:p>
    <w:p w14:paraId="0E158DAA" w14:textId="516FA000" w:rsidR="00E91C72" w:rsidRPr="007310A7" w:rsidRDefault="00362DA6" w:rsidP="008D2EDD">
      <w:pPr>
        <w:spacing w:before="240" w:line="360" w:lineRule="auto"/>
        <w:jc w:val="both"/>
        <w:rPr>
          <w:color w:val="000000" w:themeColor="text1"/>
        </w:rPr>
      </w:pPr>
      <w:r>
        <w:rPr>
          <w:color w:val="000000" w:themeColor="text1"/>
        </w:rPr>
        <w:t xml:space="preserve">Die Zweiteilung zwischen </w:t>
      </w:r>
      <w:r>
        <w:rPr>
          <w:color w:val="000000" w:themeColor="text1"/>
        </w:rPr>
        <w:t xml:space="preserve">intergeschlechtlicher und restlicher – hier insbesondere der beruflichen - Biographie, lässt sich </w:t>
      </w:r>
      <w:r>
        <w:rPr>
          <w:color w:val="000000" w:themeColor="text1"/>
        </w:rPr>
        <w:t xml:space="preserve">als Trennung zwischen sozial stigmati</w:t>
      </w:r>
      <w:r>
        <w:rPr>
          <w:color w:val="000000" w:themeColor="text1"/>
        </w:rPr>
        <w:t xml:space="preserve">sierten, </w:t>
      </w:r>
      <w:r>
        <w:rPr>
          <w:color w:val="000000" w:themeColor="text1"/>
        </w:rPr>
        <w:t xml:space="preserve">hochgradig belastenden </w:t>
      </w:r>
      <w:r>
        <w:rPr>
          <w:color w:val="000000" w:themeColor="text1"/>
        </w:rPr>
        <w:t xml:space="preserve">Erfahrungsbereiche</w:t>
      </w:r>
      <w:r>
        <w:rPr>
          <w:color w:val="000000" w:themeColor="text1"/>
        </w:rPr>
        <w:t xml:space="preserve">n</w:t>
      </w:r>
      <w:r>
        <w:rPr>
          <w:color w:val="000000" w:themeColor="text1"/>
        </w:rPr>
        <w:t xml:space="preserve"> und den biographischen Aspekten verstehen, in denen sie sowohl dominanzgesellschaftliche Akzeptanz erfährt als auch Handlungsmacht ausüben kann. </w:t>
      </w:r>
      <w:r>
        <w:rPr>
          <w:color w:val="000000" w:themeColor="text1"/>
        </w:rPr>
        <w:t xml:space="preserve">Dies</w:t>
      </w:r>
      <w:r>
        <w:rPr>
          <w:color w:val="000000" w:themeColor="text1"/>
        </w:rPr>
        <w:t xml:space="preserve">e vermutlich kaum bewusst </w:t>
      </w:r>
      <w:proofErr w:type="spellStart"/>
      <w:del w:id="1000141" w:author="Claude Lektorat" w:date="2026-06-30T12:18:05Z">
        <w:r>
          <w:rPr>
            <w:color w:val="000000" w:themeColor="text1"/>
          </w:rPr>
          <w:delText xml:space="preserve">indendierte</w:delText>
        </w:r>
      </w:del>
      <w:ins w:id="1000142" w:author="Claude Lektorat" w:date="2026-06-30T12:18:05Z">
        <w:r>
          <w:rPr>
            <w:color w:val="000000" w:themeColor="text1"/>
          </w:rPr>
          <w:t xml:space="preserve">intendierte</w:t>
        </w:r>
      </w:ins>
      <w:proofErr w:type="spellEnd"/>
      <w:r>
        <w:rPr>
          <w:color w:val="000000" w:themeColor="text1"/>
        </w:rPr>
        <w:t xml:space="preserve"> Trennung</w:t>
      </w:r>
      <w:r>
        <w:rPr>
          <w:color w:val="000000" w:themeColor="text1"/>
        </w:rPr>
        <w:t xml:space="preserve"> </w:t>
      </w:r>
      <w:r>
        <w:rPr>
          <w:color w:val="000000" w:themeColor="text1"/>
        </w:rPr>
        <w:t xml:space="preserve">kann als Ausdruck </w:t>
      </w:r>
      <w:r>
        <w:rPr>
          <w:color w:val="000000" w:themeColor="text1"/>
        </w:rPr>
        <w:t xml:space="preserve">von verinnerlichtem Stigma-Management in Bezug auf die eigene intergeschlechtliche </w:t>
      </w:r>
      <w:r>
        <w:rPr>
          <w:color w:val="000000" w:themeColor="text1"/>
        </w:rPr>
        <w:t xml:space="preserve">Variatio</w:t>
      </w:r>
      <w:r>
        <w:rPr>
          <w:color w:val="000000" w:themeColor="text1"/>
        </w:rPr>
        <w:t xml:space="preserve">n</w:t>
      </w:r>
      <w:r>
        <w:rPr>
          <w:color w:val="000000" w:themeColor="text1"/>
        </w:rPr>
        <w:t xml:space="preserve"> verstanden werden. </w:t>
      </w:r>
      <w:r>
        <w:rPr>
          <w:color w:val="000000" w:themeColor="text1"/>
        </w:rPr>
        <w:t xml:space="preserve">E</w:t>
      </w:r>
      <w:r>
        <w:rPr>
          <w:color w:val="000000" w:themeColor="text1"/>
        </w:rPr>
        <w:t xml:space="preserve">benfalls </w:t>
      </w:r>
      <w:r>
        <w:rPr>
          <w:color w:val="000000" w:themeColor="text1"/>
        </w:rPr>
        <w:t xml:space="preserve">lässt sich hier </w:t>
      </w:r>
      <w:r>
        <w:rPr>
          <w:color w:val="000000" w:themeColor="text1"/>
        </w:rPr>
        <w:t xml:space="preserve">eine Pa</w:t>
      </w:r>
      <w:r>
        <w:rPr>
          <w:color w:val="000000" w:themeColor="text1"/>
        </w:rPr>
        <w:t xml:space="preserve">rallele zur</w:t>
      </w:r>
      <w:r>
        <w:rPr>
          <w:color w:val="000000" w:themeColor="text1"/>
        </w:rPr>
        <w:t xml:space="preserve"> medizinischen </w:t>
      </w:r>
      <w:r>
        <w:rPr>
          <w:color w:val="000000" w:themeColor="text1"/>
        </w:rPr>
        <w:t xml:space="preserve">Sichtweise auf </w:t>
      </w:r>
      <w:r>
        <w:rPr>
          <w:color w:val="000000" w:themeColor="text1"/>
        </w:rPr>
        <w:t xml:space="preserve">Intergeschlechtlichkeit</w:t>
      </w:r>
      <w:r>
        <w:rPr>
          <w:color w:val="000000" w:themeColor="text1"/>
        </w:rPr>
        <w:t xml:space="preserve"> ziehen</w:t>
      </w:r>
      <w:r>
        <w:rPr>
          <w:color w:val="000000" w:themeColor="text1"/>
        </w:rPr>
        <w:t xml:space="preserve">. </w:t>
      </w:r>
      <w:r>
        <w:rPr>
          <w:color w:val="000000" w:themeColor="text1"/>
        </w:rPr>
        <w:t xml:space="preserve">Im Rahmen dieser </w:t>
      </w:r>
      <w:r>
        <w:rPr>
          <w:color w:val="000000" w:themeColor="text1"/>
        </w:rPr>
        <w:t xml:space="preserve">werden Diagnosen von der </w:t>
      </w:r>
      <w:r>
        <w:rPr>
          <w:color w:val="000000" w:themeColor="text1"/>
        </w:rPr>
        <w:t xml:space="preserve">Subjektivität und Handlungsmacht der Person getrennt, so dass biographische Sinnzusammenhänge mit der geschlechtlichen Besonderheit nicht oder kaum verknüpft werden können.</w:t>
      </w:r>
    </w:p>
    <w:p w14:paraId="4E85A883" w14:textId="6E23C1A4" w:rsidR="00E91C72" w:rsidRPr="007310A7" w:rsidRDefault="009C39C3" w:rsidP="00001B42">
      <w:pPr>
        <w:pStyle w:val="berschrift3"/>
        <w:spacing w:before="480" w:after="240"/>
        <w:rPr>
          <w:rFonts w:asciiTheme="minorHAnsi" w:hAnsiTheme="minorHAnsi"/>
          <w:b/>
          <w:color w:val="000000" w:themeColor="text1"/>
        </w:rPr>
      </w:pPr>
      <w:bookmarkStart w:id="64" w:name="_Toc233288799"/>
      <w:r w:rsidRPr="007310A7">
        <w:rPr>
          <w:rFonts w:asciiTheme="minorHAnsi" w:hAnsiTheme="minorHAnsi"/>
          <w:b/>
          <w:color w:val="000000" w:themeColor="text1"/>
        </w:rPr>
        <w:t>7.2.</w:t>
      </w:r>
      <w:r w:rsidR="002368BA" w:rsidRPr="007310A7">
        <w:rPr>
          <w:rFonts w:asciiTheme="minorHAnsi" w:hAnsiTheme="minorHAnsi"/>
          <w:b/>
          <w:color w:val="000000" w:themeColor="text1"/>
        </w:rPr>
        <w:t>3 Die Fallgeschichte</w:t>
      </w:r>
      <w:bookmarkEnd w:id="64"/>
      <w:r w:rsidR="002368BA" w:rsidRPr="007310A7">
        <w:rPr>
          <w:rFonts w:asciiTheme="minorHAnsi" w:hAnsiTheme="minorHAnsi"/>
          <w:b/>
          <w:color w:val="000000" w:themeColor="text1"/>
        </w:rPr>
        <w:t xml:space="preserve"> </w:t>
      </w:r>
    </w:p>
    <w:p w14:paraId="786108B6" w14:textId="48802240" w:rsidR="00076BF4" w:rsidRPr="007310A7" w:rsidRDefault="00076BF4" w:rsidP="00001B42">
      <w:pPr>
        <w:spacing w:before="240" w:after="240" w:line="360" w:lineRule="auto"/>
        <w:jc w:val="both"/>
        <w:rPr>
          <w:color w:val="000000" w:themeColor="text1"/>
        </w:rPr>
      </w:pPr>
      <w:r w:rsidRPr="007310A7">
        <w:rPr>
          <w:color w:val="000000" w:themeColor="text1"/>
        </w:rPr>
        <w:t xml:space="preserve">Valerie wird 1992 kurz nach Zusammenbruch der Sowjetunion in einem Dorf in Kirgistan geboren. Ihre Geburt findet in einer Zeit tiefgreifender gesellschaftlicher Transformationsprozesse </w:t>
      </w:r>
      <w:r w:rsidR="001B1A25" w:rsidRPr="007310A7">
        <w:rPr>
          <w:color w:val="000000" w:themeColor="text1"/>
        </w:rPr>
        <w:t xml:space="preserve">und vor dem Hintergrund </w:t>
      </w:r>
      <w:r w:rsidRPr="007310A7">
        <w:rPr>
          <w:color w:val="000000" w:themeColor="text1"/>
        </w:rPr>
        <w:t>komplexer familialer Zugehörigkeiten und Erfahrungsaufschichtungen statt.</w:t>
      </w:r>
    </w:p>
    <w:p w14:paraId="76538C62" w14:textId="3D621F8C" w:rsidR="002368BA" w:rsidRPr="007310A7" w:rsidRDefault="002368BA" w:rsidP="000F4702">
      <w:pPr>
        <w:spacing w:before="480" w:after="240"/>
        <w:rPr>
          <w:i/>
          <w:iCs/>
          <w:color w:val="000000" w:themeColor="text1"/>
        </w:rPr>
      </w:pPr>
      <w:r w:rsidRPr="007310A7">
        <w:rPr>
          <w:i/>
          <w:iCs/>
          <w:color w:val="000000" w:themeColor="text1"/>
        </w:rPr>
        <w:t>Der Familiengeschichtliche Hintergrund</w:t>
      </w:r>
    </w:p>
    <w:p w14:paraId="77526008" w14:textId="1F49BC68" w:rsidR="00E91C72" w:rsidRPr="007310A7" w:rsidRDefault="00E91C72" w:rsidP="0078702F">
      <w:pPr>
        <w:spacing w:line="360" w:lineRule="auto"/>
        <w:jc w:val="both"/>
        <w:rPr>
          <w:color w:val="000000" w:themeColor="text1"/>
        </w:rPr>
      </w:pPr>
      <w:r w:rsidRPr="007310A7">
        <w:rPr>
          <w:color w:val="000000" w:themeColor="text1"/>
        </w:rPr>
        <w:t>Valeries Urgroßmutter wird Anfang des 20. Jahrhunderts im wilhelminischen Kaiserreich geboren und wandert während der Zeit der Weimarer Republik vermutlich zunächst in den europäischen Teil der Sowjetunion und im weiteren Verlauf nach Kirgistan aus. Nahe liegt, dass sie vor ihrer Migration einen höheren Schulbildungsabschluss erreicht, da Valerie sie als „gebildet“ beschreibt. Valerie ist keine politische Motivation der Migration ihrer Urgroßmutter bekannt und geht von Arbeitssuche als Motiv der Auswanderung aus.</w:t>
      </w:r>
      <w:r w:rsidRPr="007310A7">
        <w:rPr>
          <w:rStyle w:val="Funotenzeichen"/>
          <w:color w:val="000000" w:themeColor="text1"/>
        </w:rPr>
        <w:footnoteReference w:id="160"/>
      </w:r>
      <w:r w:rsidRPr="007310A7">
        <w:rPr>
          <w:color w:val="000000" w:themeColor="text1"/>
        </w:rPr>
        <w:t xml:space="preserve"> Es liegt nahe, dass Valeries Urgroßmutter sich vor allem aus praktischen Gründen für eines der </w:t>
      </w:r>
      <w:r w:rsidR="001B1A25" w:rsidRPr="007310A7">
        <w:rPr>
          <w:color w:val="000000" w:themeColor="text1"/>
        </w:rPr>
        <w:t xml:space="preserve">sog. </w:t>
      </w:r>
      <w:r w:rsidR="00672585">
        <w:rPr>
          <w:color w:val="000000" w:themeColor="text1"/>
        </w:rPr>
        <w:t>D</w:t>
      </w:r>
      <w:r w:rsidRPr="007310A7">
        <w:rPr>
          <w:color w:val="000000" w:themeColor="text1"/>
        </w:rPr>
        <w:t>eutschen Dörfer in Kirgistan als neuen Wohn- und Arbeitsort entscheidet: Da sie kein russisch spricht und der europäische Teil der Sowjetunion Migrant*innen zunehmend ablehnend gegenüber steht, ist die Niederlassung in einer deutschen Gemeinschaft im asiatischen Teil der Sowjetunion</w:t>
      </w:r>
      <w:r w:rsidR="001B1A25" w:rsidRPr="007310A7">
        <w:rPr>
          <w:color w:val="000000" w:themeColor="text1"/>
        </w:rPr>
        <w:t xml:space="preserve"> naheliegend</w:t>
      </w:r>
      <w:r w:rsidRPr="007310A7">
        <w:rPr>
          <w:color w:val="000000" w:themeColor="text1"/>
        </w:rPr>
        <w:t>.</w:t>
      </w:r>
      <w:r w:rsidRPr="007310A7">
        <w:rPr>
          <w:rStyle w:val="Funotenzeichen"/>
          <w:color w:val="000000" w:themeColor="text1"/>
        </w:rPr>
        <w:footnoteReference w:id="161"/>
      </w:r>
      <w:r w:rsidRPr="007310A7">
        <w:rPr>
          <w:color w:val="000000" w:themeColor="text1"/>
        </w:rPr>
        <w:t xml:space="preserve"> Ein religiöser Hintergrund – viele der Bewohnerinnen und Bewohner der deutschen Dörfer sind </w:t>
      </w:r>
      <w:r w:rsidRPr="007310A7">
        <w:rPr>
          <w:color w:val="000000" w:themeColor="text1"/>
        </w:rPr>
        <w:lastRenderedPageBreak/>
        <w:t xml:space="preserve">mennonitischen Glaubens </w:t>
      </w:r>
      <w:r w:rsidR="001B1A25" w:rsidRPr="007310A7">
        <w:rPr>
          <w:color w:val="000000" w:themeColor="text1"/>
        </w:rPr>
        <w:t>–</w:t>
      </w:r>
      <w:r w:rsidRPr="007310A7">
        <w:rPr>
          <w:color w:val="000000" w:themeColor="text1"/>
        </w:rPr>
        <w:t xml:space="preserve"> ist familial nicht tradiert. Valeries Urgroßmutter bekommt insgesamt acht Kinder. Valeries Urgroßvater ist ausgehend von der </w:t>
      </w:r>
      <w:r w:rsidR="001B1A25" w:rsidRPr="007310A7">
        <w:rPr>
          <w:color w:val="000000" w:themeColor="text1"/>
        </w:rPr>
        <w:t xml:space="preserve">zu diesem Zeitpunkt </w:t>
      </w:r>
      <w:r w:rsidRPr="007310A7">
        <w:rPr>
          <w:color w:val="000000" w:themeColor="text1"/>
        </w:rPr>
        <w:t xml:space="preserve">homogenen ethnischen Zusammensetzung der deutschen Dörfer mit großer Wahrscheinlichkeit ebenfalls deutscher Abstammung. </w:t>
      </w:r>
    </w:p>
    <w:p w14:paraId="2E3B0360" w14:textId="24CC7A75" w:rsidR="00E91C72" w:rsidRPr="007310A7" w:rsidRDefault="00E91C72" w:rsidP="0078702F">
      <w:pPr>
        <w:pStyle w:val="Funotentext"/>
        <w:spacing w:line="360" w:lineRule="auto"/>
        <w:jc w:val="both"/>
        <w:rPr>
          <w:color w:val="000000" w:themeColor="text1"/>
        </w:rPr>
      </w:pPr>
      <w:r>
        <w:rPr>
          <w:color w:val="000000" w:themeColor="text1"/>
        </w:rPr>
        <w:t xml:space="preserve">Valeries Großmutter, deren genaues Geburtsjahr nicht bekannt ist</w:t>
      </w:r>
      <w:r>
        <w:rPr>
          <w:color w:val="000000" w:themeColor="text1"/>
        </w:rPr>
        <w:t xml:space="preserve"> </w:t>
      </w:r>
      <w:r>
        <w:rPr>
          <w:color w:val="000000" w:themeColor="text1"/>
        </w:rPr>
        <w:t xml:space="preserve">in den </w:t>
      </w:r>
      <w:r>
        <w:rPr>
          <w:color w:val="000000" w:themeColor="text1"/>
        </w:rPr>
        <w:t xml:space="preserve">1930er Jahren geboren. Da sie keine Schule besucht und auch kein Deutsch lernt, liegt nahe, dass sie während des zweiten Weltkriegs außerhalb ihrer deutschsprachigen Herkunftsfamilie aufwächst.</w:t>
      </w:r>
      <w:r w:rsidRPr="007310A7">
        <w:rPr>
          <w:rStyle w:val="Funotenzeichen"/>
          <w:color w:val="000000" w:themeColor="text1"/>
        </w:rPr>
        <w:footnoteReference w:id="162"/>
      </w:r>
      <w:r>
        <w:rPr>
          <w:color w:val="000000" w:themeColor="text1"/>
        </w:rPr>
        <w:t xml:space="preserve"> Zwischen 1941 und 1956 wird ein großer Teil der ethnisch deutschen Bevölkerung in der Sowjetunion in die Arbeits- bzw. </w:t>
      </w:r>
      <w:r>
        <w:rPr>
          <w:color w:val="000000" w:themeColor="text1"/>
        </w:rPr>
        <w:t xml:space="preserve">sog. </w:t>
      </w:r>
      <w:proofErr w:type="spellStart"/>
      <w:r>
        <w:rPr>
          <w:color w:val="000000" w:themeColor="text1"/>
        </w:rPr>
        <w:t xml:space="preserve">Trudarmee</w:t>
      </w:r>
      <w:proofErr w:type="spellEnd"/>
      <w:r>
        <w:rPr>
          <w:color w:val="000000" w:themeColor="text1"/>
        </w:rPr>
        <w:t xml:space="preserve"> eingezogen. Dies betrifft sowohl Männer als auch Frauen zwischen dem 14. bzw. 15. und 45. Lebensjahr</w:t>
      </w:r>
      <w:r>
        <w:rPr>
          <w:color w:val="000000" w:themeColor="text1"/>
        </w:rPr>
        <w:t xml:space="preserve"> </w:t>
      </w:r>
      <w:r w:rsidR="00DE722C" w:rsidRPr="007310A7">
        <w:rPr>
          <w:color w:val="000000" w:themeColor="text1"/>
        </w:rPr>
        <w:fldChar w:fldCharType="begin"/>
      </w:r>
      <w:r w:rsidR="00DC6209" w:rsidRPr="007310A7">
        <w:rPr>
          <w:color w:val="000000" w:themeColor="text1"/>
        </w:rPr>
        <w:instrText xml:space="preserve"> ADDIN ZOTERO_ITEM CSL_CITATION {"citationID":"UdrgccXe","properties":{"unsorted":false,"formattedCitation":"(vgl. Eisfeld und Herdt 1996; Krieger 2004)","plainCitation":"(vgl. Eisfeld und Herdt 1996; Krieger 2004)","dontUpdate":true,"noteIndex":0},"citationItems":[{"id":981,"uris":["http://zotero.org/users/local/owKliTIb/items/CD3PQJ9F"],"itemData":{"id":981,"type":"book","publisher-place":"Köln","title":"Deportation, Sondersiedlung, Arbeitsarmee: Deutsche in der Sowjetunion 1941 bis 1956","editor":[{"family":"Eisfeld","given":"Alfred"},{"family":"Herdt","given":"Victor"}],"issued":{"date-parts":[["1996"]]}},"prefix":"vgl."},{"id":995,"uris":["http://zotero.org/users/local/owKliTIb/items/T6S7KUNF"],"itemData":{"id":995,"type":"chapter","container-title":"Heimatbuch der Deutschen aus Rußland 2004","publisher-place":"Stuttgart","title":"Personen minderen Rechts: Rußlanddeutsche in den Jahren 1941-46","author":[{"family":"Krieger","given":"Viktor"}],"issued":{"date-parts":[["2004"]]}}}],"schema":"https://github.com/citation-style-language/schema/raw/master/csl-citation.json"} </w:instrText>
      </w:r>
      <w:r w:rsidR="00DE722C" w:rsidRPr="007310A7">
        <w:rPr>
          <w:color w:val="000000" w:themeColor="text1"/>
        </w:rPr>
        <w:fldChar w:fldCharType="separate"/>
      </w:r>
      <w:r>
        <w:rPr>
          <w:rFonts w:ascii="Cambria" w:hAnsi="Cambria"/>
          <w:color w:val="000000" w:themeColor="text1"/>
        </w:rPr>
        <w:t xml:space="preserve">(vgl. Eisfeld, Herdt 1996; Krieger 2004)</w:t>
      </w:r>
      <w:r w:rsidR="00DE722C" w:rsidRPr="007310A7">
        <w:rPr>
          <w:color w:val="000000" w:themeColor="text1"/>
        </w:rPr>
        <w:fldChar w:fldCharType="end"/>
      </w:r>
      <w:r>
        <w:rPr>
          <w:color w:val="000000" w:themeColor="text1"/>
        </w:rPr>
        <w:t xml:space="preserve">. Es ist davon auszugehen, dass auch Valeries Familie von den Auswirkungen des zweiten Weltkriegs und dem Einzug in die Arbeitsarmee betroffen ist. Bei ihrem Urgroßvater der früh verstirbt deutet sich ein Tod in der Arbeitsarmee oder an der Kriegsfront an. Valeries Urgroßmutter wird mit ach</w:t>
      </w:r>
      <w:r>
        <w:rPr>
          <w:color w:val="000000" w:themeColor="text1"/>
        </w:rPr>
        <w:t xml:space="preserve">t, </w:t>
      </w:r>
      <w:r>
        <w:rPr>
          <w:color w:val="000000" w:themeColor="text1"/>
        </w:rPr>
        <w:t xml:space="preserve">zu Beginn des Krieges zum Teil noch</w:t>
      </w:r>
      <w:r>
        <w:rPr>
          <w:color w:val="000000" w:themeColor="text1"/>
        </w:rPr>
        <w:t xml:space="preserve"> sehr</w:t>
      </w:r>
      <w:r>
        <w:rPr>
          <w:color w:val="000000" w:themeColor="text1"/>
        </w:rPr>
        <w:t xml:space="preserve"> kleinen Kindern zwar nicht in die Arbeitsarmee eingezogen</w:t>
      </w:r>
      <w:r>
        <w:rPr>
          <w:color w:val="000000" w:themeColor="text1"/>
        </w:rPr>
        <w:t xml:space="preserve">,</w:t>
      </w:r>
      <w:r>
        <w:rPr>
          <w:color w:val="000000" w:themeColor="text1"/>
        </w:rPr>
        <w:t xml:space="preserve"> jedoch </w:t>
      </w:r>
      <w:r>
        <w:rPr>
          <w:color w:val="000000" w:themeColor="text1"/>
        </w:rPr>
        <w:t xml:space="preserve">aller Wahrscheinlichkeit nach </w:t>
      </w:r>
      <w:r>
        <w:rPr>
          <w:color w:val="000000" w:themeColor="text1"/>
        </w:rPr>
        <w:t xml:space="preserve">mit erheblichen ökonomischen Missständen als Alleinverdienerin der Familie konfrontiert.</w:t>
      </w:r>
    </w:p>
    <w:p w14:paraId="17763CB1" w14:textId="47D2FE6B" w:rsidR="00E91C72" w:rsidRPr="007310A7" w:rsidRDefault="00E91C72" w:rsidP="00DE722C">
      <w:pPr>
        <w:spacing w:before="240" w:line="360" w:lineRule="auto"/>
        <w:jc w:val="both"/>
        <w:rPr>
          <w:color w:val="000000" w:themeColor="text1"/>
        </w:rPr>
      </w:pPr>
      <w:r w:rsidRPr="007310A7">
        <w:rPr>
          <w:color w:val="000000" w:themeColor="text1"/>
        </w:rPr>
        <w:t xml:space="preserve">Valeries Mutter wird in den </w:t>
      </w:r>
      <w:r w:rsidR="00662FEA" w:rsidRPr="007310A7">
        <w:rPr>
          <w:color w:val="000000" w:themeColor="text1"/>
        </w:rPr>
        <w:t>19</w:t>
      </w:r>
      <w:r w:rsidRPr="007310A7">
        <w:rPr>
          <w:color w:val="000000" w:themeColor="text1"/>
        </w:rPr>
        <w:t xml:space="preserve">50er oder frühen </w:t>
      </w:r>
      <w:r w:rsidR="00672585">
        <w:rPr>
          <w:color w:val="000000" w:themeColor="text1"/>
        </w:rPr>
        <w:t>19</w:t>
      </w:r>
      <w:r w:rsidRPr="007310A7">
        <w:rPr>
          <w:color w:val="000000" w:themeColor="text1"/>
        </w:rPr>
        <w:t xml:space="preserve">60er Jahren geboren. Ihr </w:t>
      </w:r>
      <w:r w:rsidR="00FB2F2B">
        <w:rPr>
          <w:color w:val="000000" w:themeColor="text1"/>
        </w:rPr>
        <w:t xml:space="preserve">genauer </w:t>
      </w:r>
      <w:r w:rsidRPr="007310A7">
        <w:rPr>
          <w:color w:val="000000" w:themeColor="text1"/>
        </w:rPr>
        <w:t xml:space="preserve">Geburtsort ist </w:t>
      </w:r>
      <w:r w:rsidR="00FB2F2B">
        <w:rPr>
          <w:color w:val="000000" w:themeColor="text1"/>
        </w:rPr>
        <w:t xml:space="preserve">ausgehend von dem geführten Interview </w:t>
      </w:r>
      <w:r w:rsidRPr="007310A7">
        <w:rPr>
          <w:color w:val="000000" w:themeColor="text1"/>
        </w:rPr>
        <w:t xml:space="preserve">unbekannt, jedoch wächst sie ebenfalls in dem </w:t>
      </w:r>
      <w:r w:rsidR="00FB2F2B">
        <w:rPr>
          <w:color w:val="000000" w:themeColor="text1"/>
        </w:rPr>
        <w:t>D</w:t>
      </w:r>
      <w:r w:rsidRPr="007310A7">
        <w:rPr>
          <w:color w:val="000000" w:themeColor="text1"/>
        </w:rPr>
        <w:t xml:space="preserve">eutschen Dorf auf in dem auch Valeries Urgroßmutter lebt. Valeries </w:t>
      </w:r>
      <w:r w:rsidR="00672585">
        <w:rPr>
          <w:color w:val="000000" w:themeColor="text1"/>
        </w:rPr>
        <w:t xml:space="preserve">deutschstämmige </w:t>
      </w:r>
      <w:r w:rsidRPr="007310A7">
        <w:rPr>
          <w:color w:val="000000" w:themeColor="text1"/>
        </w:rPr>
        <w:t>Urgroßmutter</w:t>
      </w:r>
      <w:r w:rsidR="00672585">
        <w:rPr>
          <w:color w:val="000000" w:themeColor="text1"/>
        </w:rPr>
        <w:t xml:space="preserve"> </w:t>
      </w:r>
      <w:r w:rsidRPr="007310A7">
        <w:rPr>
          <w:color w:val="000000" w:themeColor="text1"/>
        </w:rPr>
        <w:t xml:space="preserve">übernimmt die Versorgung - und vermutlich auch </w:t>
      </w:r>
      <w:r w:rsidR="00672585">
        <w:rPr>
          <w:color w:val="000000" w:themeColor="text1"/>
        </w:rPr>
        <w:t xml:space="preserve">soziale </w:t>
      </w:r>
      <w:r w:rsidRPr="007310A7">
        <w:rPr>
          <w:color w:val="000000" w:themeColor="text1"/>
        </w:rPr>
        <w:t xml:space="preserve">mütterliche Rolle - gegenüber Valeries Mutter, weswegen diese </w:t>
      </w:r>
      <w:r w:rsidR="00672585">
        <w:rPr>
          <w:color w:val="000000" w:themeColor="text1"/>
        </w:rPr>
        <w:t xml:space="preserve">ebenfalls </w:t>
      </w:r>
      <w:r w:rsidRPr="007310A7">
        <w:rPr>
          <w:color w:val="000000" w:themeColor="text1"/>
        </w:rPr>
        <w:t xml:space="preserve">deutschsprachig aufwächst. Über den Vater, Valeries Großvater mütterlicherseits ist nichts bekannt. Nahe liegend ist, dass </w:t>
      </w:r>
      <w:r w:rsidR="00662FEA" w:rsidRPr="007310A7">
        <w:rPr>
          <w:color w:val="000000" w:themeColor="text1"/>
        </w:rPr>
        <w:t xml:space="preserve">es </w:t>
      </w:r>
      <w:r w:rsidRPr="007310A7">
        <w:rPr>
          <w:color w:val="000000" w:themeColor="text1"/>
        </w:rPr>
        <w:t xml:space="preserve">Valeries </w:t>
      </w:r>
      <w:r w:rsidRPr="007310A7">
        <w:rPr>
          <w:color w:val="000000" w:themeColor="text1"/>
        </w:rPr>
        <w:lastRenderedPageBreak/>
        <w:t xml:space="preserve">Großmutter in der Nachkriegszeit auf Grund erzwungener oder zumindest prekärer Arbeitsverhältnisse </w:t>
      </w:r>
      <w:r w:rsidR="00662FEA" w:rsidRPr="007310A7">
        <w:rPr>
          <w:color w:val="000000" w:themeColor="text1"/>
        </w:rPr>
        <w:t xml:space="preserve">nicht möglich ist </w:t>
      </w:r>
      <w:r w:rsidRPr="007310A7">
        <w:rPr>
          <w:color w:val="000000" w:themeColor="text1"/>
        </w:rPr>
        <w:t>ihr eigenes Kind großzuziehen</w:t>
      </w:r>
      <w:r w:rsidR="00662FEA" w:rsidRPr="007310A7">
        <w:rPr>
          <w:color w:val="000000" w:themeColor="text1"/>
        </w:rPr>
        <w:t xml:space="preserve"> und sie überwiegend </w:t>
      </w:r>
      <w:r w:rsidR="008A6640">
        <w:rPr>
          <w:color w:val="000000" w:themeColor="text1"/>
        </w:rPr>
        <w:t xml:space="preserve">familial </w:t>
      </w:r>
      <w:r w:rsidR="00662FEA" w:rsidRPr="007310A7">
        <w:rPr>
          <w:color w:val="000000" w:themeColor="text1"/>
        </w:rPr>
        <w:t>abwesend ist.</w:t>
      </w:r>
    </w:p>
    <w:p w14:paraId="2E031A75" w14:textId="66536BE3" w:rsidR="00E91C72" w:rsidRPr="007310A7" w:rsidRDefault="00E91C72" w:rsidP="0078702F">
      <w:pPr>
        <w:spacing w:line="360" w:lineRule="auto"/>
        <w:jc w:val="both"/>
        <w:rPr>
          <w:color w:val="000000" w:themeColor="text1"/>
        </w:rPr>
      </w:pPr>
      <w:r w:rsidRPr="007310A7">
        <w:rPr>
          <w:color w:val="000000" w:themeColor="text1"/>
        </w:rPr>
        <w:t xml:space="preserve">Valeries Mutter wächst </w:t>
      </w:r>
      <w:r w:rsidR="00662FEA" w:rsidRPr="007310A7">
        <w:rPr>
          <w:color w:val="000000" w:themeColor="text1"/>
        </w:rPr>
        <w:t xml:space="preserve">daher </w:t>
      </w:r>
      <w:r w:rsidRPr="007310A7">
        <w:rPr>
          <w:color w:val="000000" w:themeColor="text1"/>
        </w:rPr>
        <w:t>bei ihrer Großmutter im</w:t>
      </w:r>
      <w:r w:rsidR="00C8056F" w:rsidRPr="007310A7">
        <w:rPr>
          <w:color w:val="000000" w:themeColor="text1"/>
        </w:rPr>
        <w:t xml:space="preserve"> o.g.</w:t>
      </w:r>
      <w:r w:rsidRPr="007310A7">
        <w:rPr>
          <w:color w:val="000000" w:themeColor="text1"/>
        </w:rPr>
        <w:t xml:space="preserve"> </w:t>
      </w:r>
      <w:r w:rsidR="008A6640">
        <w:rPr>
          <w:color w:val="000000" w:themeColor="text1"/>
        </w:rPr>
        <w:t>D</w:t>
      </w:r>
      <w:r w:rsidRPr="007310A7">
        <w:rPr>
          <w:color w:val="000000" w:themeColor="text1"/>
        </w:rPr>
        <w:t xml:space="preserve">eutschen Dorf auf. Dort heiratet sie auch ihren ersten Ehemann und bekommt mit ihm zwei Söhne, Valeries ältere Brüder. Diese werden Ende der </w:t>
      </w:r>
      <w:r w:rsidR="00662FEA" w:rsidRPr="007310A7">
        <w:rPr>
          <w:color w:val="000000" w:themeColor="text1"/>
        </w:rPr>
        <w:t xml:space="preserve">1970er </w:t>
      </w:r>
      <w:r w:rsidRPr="007310A7">
        <w:rPr>
          <w:color w:val="000000" w:themeColor="text1"/>
        </w:rPr>
        <w:t xml:space="preserve">bzw. Anfang der 80er Jahre geboren. Es ist nicht bekannt wie lange die </w:t>
      </w:r>
      <w:r w:rsidR="008A6640">
        <w:rPr>
          <w:color w:val="000000" w:themeColor="text1"/>
        </w:rPr>
        <w:t xml:space="preserve">Ehe </w:t>
      </w:r>
      <w:r w:rsidRPr="007310A7">
        <w:rPr>
          <w:color w:val="000000" w:themeColor="text1"/>
        </w:rPr>
        <w:t xml:space="preserve">andauert. </w:t>
      </w:r>
      <w:r w:rsidR="00662FEA" w:rsidRPr="007310A7">
        <w:rPr>
          <w:color w:val="000000" w:themeColor="text1"/>
        </w:rPr>
        <w:t xml:space="preserve">Familial an Valerie tradiert ist, dass ihre </w:t>
      </w:r>
      <w:r w:rsidRPr="007310A7">
        <w:rPr>
          <w:color w:val="000000" w:themeColor="text1"/>
        </w:rPr>
        <w:t xml:space="preserve">Mutter </w:t>
      </w:r>
      <w:r w:rsidR="00662FEA" w:rsidRPr="007310A7">
        <w:rPr>
          <w:color w:val="000000" w:themeColor="text1"/>
        </w:rPr>
        <w:t xml:space="preserve">sich auf Grund des Alkoholkonsums ihres ersten Mannes von diesem </w:t>
      </w:r>
      <w:proofErr w:type="spellStart"/>
      <w:r w:rsidR="00662FEA" w:rsidRPr="007310A7">
        <w:rPr>
          <w:color w:val="000000" w:themeColor="text1"/>
        </w:rPr>
        <w:t>trennt</w:t>
      </w:r>
      <w:proofErr w:type="spellEnd"/>
      <w:r w:rsidR="00662FEA" w:rsidRPr="007310A7">
        <w:rPr>
          <w:color w:val="000000" w:themeColor="text1"/>
        </w:rPr>
        <w:t xml:space="preserve"> </w:t>
      </w:r>
      <w:r w:rsidRPr="007310A7">
        <w:rPr>
          <w:color w:val="000000" w:themeColor="text1"/>
        </w:rPr>
        <w:t>un</w:t>
      </w:r>
      <w:r w:rsidR="00662FEA" w:rsidRPr="007310A7">
        <w:rPr>
          <w:color w:val="000000" w:themeColor="text1"/>
        </w:rPr>
        <w:t xml:space="preserve">d anschließend </w:t>
      </w:r>
      <w:r w:rsidRPr="007310A7">
        <w:rPr>
          <w:color w:val="000000" w:themeColor="text1"/>
        </w:rPr>
        <w:t xml:space="preserve">das </w:t>
      </w:r>
      <w:r w:rsidR="008A6640">
        <w:rPr>
          <w:color w:val="000000" w:themeColor="text1"/>
        </w:rPr>
        <w:t>D</w:t>
      </w:r>
      <w:r w:rsidRPr="007310A7">
        <w:rPr>
          <w:color w:val="000000" w:themeColor="text1"/>
        </w:rPr>
        <w:t>eutsche Dorf mit ihren beiden Kindern</w:t>
      </w:r>
      <w:r w:rsidR="00662FEA" w:rsidRPr="007310A7">
        <w:rPr>
          <w:color w:val="000000" w:themeColor="text1"/>
        </w:rPr>
        <w:t xml:space="preserve"> verlässt</w:t>
      </w:r>
      <w:r w:rsidRPr="007310A7">
        <w:rPr>
          <w:color w:val="000000" w:themeColor="text1"/>
        </w:rPr>
        <w:t>.</w:t>
      </w:r>
      <w:r w:rsidRPr="007310A7">
        <w:rPr>
          <w:rStyle w:val="Funotenzeichen"/>
          <w:color w:val="000000" w:themeColor="text1"/>
        </w:rPr>
        <w:footnoteReference w:id="163"/>
      </w:r>
    </w:p>
    <w:p w14:paraId="47DB2AF1" w14:textId="69A83511" w:rsidR="00E91C72" w:rsidRPr="007310A7" w:rsidRDefault="00E91C72" w:rsidP="00DE722C">
      <w:pPr>
        <w:spacing w:before="240" w:line="360" w:lineRule="auto"/>
        <w:jc w:val="both"/>
        <w:rPr>
          <w:color w:val="000000" w:themeColor="text1"/>
        </w:rPr>
      </w:pPr>
      <w:r w:rsidRPr="007310A7">
        <w:rPr>
          <w:color w:val="000000" w:themeColor="text1"/>
        </w:rPr>
        <w:t>Auf Präsentationsebene wird hinsichtlich Valeries familiengeschichtlichem Hintergrund</w:t>
      </w:r>
      <w:r w:rsidR="0095136A" w:rsidRPr="007310A7">
        <w:rPr>
          <w:color w:val="000000" w:themeColor="text1"/>
        </w:rPr>
        <w:t>es</w:t>
      </w:r>
      <w:r w:rsidRPr="007310A7">
        <w:rPr>
          <w:color w:val="000000" w:themeColor="text1"/>
        </w:rPr>
        <w:t xml:space="preserve"> mütterlicherseits deutlich, dass der Kontext der Verfolgungsgeschichte der ethnisch-deutschen Minderheit in der Sowjetunion vollständig ausgespart bleibt. Valerie beschreibt ihre Urgroßmutter als „starke Frau“, die ihre acht Kinder alleine großzieht, erwähnt jedoch nicht den historischen und politischen Hintergrund dieser Situation. Dies ist insofern bemerkenswert, als dass der Zeitraum zwischen 1941 und 1960 </w:t>
      </w:r>
      <w:r w:rsidR="000A517E" w:rsidRPr="007310A7">
        <w:rPr>
          <w:color w:val="000000" w:themeColor="text1"/>
        </w:rPr>
        <w:t xml:space="preserve">– sowohl in der Forschungsliteratur als auch in Veröffentlichungen russlanddeutsch positionierter Verbände – </w:t>
      </w:r>
      <w:r w:rsidRPr="007310A7">
        <w:rPr>
          <w:color w:val="000000" w:themeColor="text1"/>
        </w:rPr>
        <w:t>als Phase der Kollektivverurteilung der deutschen Minderheit in der Sowjetunion gilt</w:t>
      </w:r>
      <w:r w:rsidR="000A517E" w:rsidRPr="007310A7">
        <w:rPr>
          <w:color w:val="000000" w:themeColor="text1"/>
        </w:rPr>
        <w:t>. Dabei stellt die</w:t>
      </w:r>
      <w:r w:rsidRPr="007310A7">
        <w:rPr>
          <w:color w:val="000000" w:themeColor="text1"/>
        </w:rPr>
        <w:t xml:space="preserve"> </w:t>
      </w:r>
      <w:r w:rsidR="000A517E" w:rsidRPr="007310A7">
        <w:rPr>
          <w:color w:val="000000" w:themeColor="text1"/>
        </w:rPr>
        <w:t xml:space="preserve">geteilte </w:t>
      </w:r>
      <w:r w:rsidRPr="007310A7">
        <w:rPr>
          <w:color w:val="000000" w:themeColor="text1"/>
        </w:rPr>
        <w:t xml:space="preserve">Verfolgungserfahrung </w:t>
      </w:r>
      <w:r w:rsidR="000A517E" w:rsidRPr="007310A7">
        <w:rPr>
          <w:color w:val="000000" w:themeColor="text1"/>
        </w:rPr>
        <w:t xml:space="preserve">auch einen gemeinsamen Bezugspunkt dar, der </w:t>
      </w:r>
      <w:r w:rsidRPr="007310A7">
        <w:rPr>
          <w:color w:val="000000" w:themeColor="text1"/>
        </w:rPr>
        <w:t xml:space="preserve">aus einer zunächst heterogenen Gruppe </w:t>
      </w:r>
      <w:r w:rsidR="000A517E" w:rsidRPr="007310A7">
        <w:rPr>
          <w:color w:val="000000" w:themeColor="text1"/>
        </w:rPr>
        <w:t xml:space="preserve">das </w:t>
      </w:r>
      <w:r w:rsidRPr="007310A7">
        <w:rPr>
          <w:color w:val="000000" w:themeColor="text1"/>
        </w:rPr>
        <w:t xml:space="preserve">Kollektiv </w:t>
      </w:r>
      <w:r w:rsidR="000A517E" w:rsidRPr="007310A7">
        <w:rPr>
          <w:color w:val="000000" w:themeColor="text1"/>
        </w:rPr>
        <w:t xml:space="preserve">sog. Russlanddeutscher </w:t>
      </w:r>
      <w:r w:rsidRPr="007310A7">
        <w:rPr>
          <w:color w:val="000000" w:themeColor="text1"/>
        </w:rPr>
        <w:t xml:space="preserve">im Sinne einer Wir-Gruppe entstehen </w:t>
      </w:r>
      <w:r w:rsidR="000A517E" w:rsidRPr="007310A7">
        <w:rPr>
          <w:color w:val="000000" w:themeColor="text1"/>
        </w:rPr>
        <w:t xml:space="preserve">lässt </w:t>
      </w:r>
      <w:r w:rsidR="00DE722C" w:rsidRPr="007310A7">
        <w:rPr>
          <w:color w:val="000000" w:themeColor="text1"/>
        </w:rPr>
        <w:fldChar w:fldCharType="begin"/>
      </w:r>
      <w:r w:rsidR="00DC6209" w:rsidRPr="007310A7">
        <w:rPr>
          <w:color w:val="000000" w:themeColor="text1"/>
        </w:rPr>
        <w:instrText xml:space="preserve"> ADDIN ZOTERO_ITEM CSL_CITATION {"citationID":"KCJUiT1F","properties":{"unsorted":false,"formattedCitation":"(vgl. Rosenthal und Stephan 2011)","plainCitation":"(vgl. Rosenthal und Stephan 2011)","dontUpdate":true,"noteIndex":0},"citationItems":[{"id":1040,"uris":["http://zotero.org/users/local/owKliTIb/items/TQPUHA4R"],"itemData":{"id":1040,"type":"chapter","container-title":"Brüchige Zugehörigkeiten: Wie sich Familien von \"Russlanddeutschen\" ihre Geschichte erzählen","publisher-place":"Frankfurt","title":"Gegenwärtige Probleme der Zugehörigkeit","author":[{"family":"Rosenthal","given":"Gabriele"},{"family":"Stephan","given":"Viola"}],"editor":[{"family":"Rosenthal","given":"Gabriele"},{"family":"Stephan","given":"Viola"},{"family":"Radenbach","given":"Niklas"}],"issued":{"date-parts":[["2011"]]}},"prefix":"vgl."}],"schema":"https://github.com/citation-style-language/schema/raw/master/csl-citation.json"} </w:instrText>
      </w:r>
      <w:r w:rsidR="00DE722C" w:rsidRPr="007310A7">
        <w:rPr>
          <w:color w:val="000000" w:themeColor="text1"/>
        </w:rPr>
        <w:fldChar w:fldCharType="separate"/>
      </w:r>
      <w:r w:rsidR="00DE722C" w:rsidRPr="007310A7">
        <w:rPr>
          <w:rFonts w:ascii="Cambria" w:hAnsi="Cambria"/>
          <w:color w:val="000000" w:themeColor="text1"/>
        </w:rPr>
        <w:t>(vgl. Rosenthal, Stephan 2011)</w:t>
      </w:r>
      <w:r w:rsidR="00DE722C" w:rsidRPr="007310A7">
        <w:rPr>
          <w:color w:val="000000" w:themeColor="text1"/>
        </w:rPr>
        <w:fldChar w:fldCharType="end"/>
      </w:r>
      <w:r w:rsidRPr="007310A7">
        <w:rPr>
          <w:color w:val="000000" w:themeColor="text1"/>
        </w:rPr>
        <w:t>.</w:t>
      </w:r>
      <w:r w:rsidR="000A517E" w:rsidRPr="007310A7">
        <w:rPr>
          <w:rStyle w:val="Funotenzeichen"/>
          <w:color w:val="000000" w:themeColor="text1"/>
        </w:rPr>
        <w:footnoteReference w:id="164"/>
      </w:r>
    </w:p>
    <w:p w14:paraId="3E0B4873" w14:textId="678810EA" w:rsidR="00E91C72" w:rsidRPr="007310A7" w:rsidRDefault="00E91C72" w:rsidP="0078702F">
      <w:pPr>
        <w:spacing w:line="360" w:lineRule="auto"/>
        <w:jc w:val="both"/>
        <w:rPr>
          <w:color w:val="000000" w:themeColor="text1"/>
        </w:rPr>
      </w:pPr>
      <w:r w:rsidRPr="007310A7">
        <w:rPr>
          <w:color w:val="000000" w:themeColor="text1"/>
        </w:rPr>
        <w:t xml:space="preserve">Auch wenn nicht abschließend geklärt werden kann, wie viel Valerie über die Marginalisierungserfahrungen ihrer Familie in der Sowjetunion weiß, so wird deutlich, dass das Sprechen über die gewaltvolle Familienvergangenheit nach außen – </w:t>
      </w:r>
      <w:r w:rsidRPr="007310A7">
        <w:rPr>
          <w:color w:val="000000" w:themeColor="text1"/>
        </w:rPr>
        <w:lastRenderedPageBreak/>
        <w:t>in dem Fall mir gegenüber – und mit großer Wahrscheinlichkeit auch innerhalb der Familie tabuisiert ist.</w:t>
      </w:r>
      <w:r w:rsidRPr="007310A7">
        <w:rPr>
          <w:rStyle w:val="Funotenzeichen"/>
          <w:color w:val="000000" w:themeColor="text1"/>
        </w:rPr>
        <w:footnoteReference w:id="165"/>
      </w:r>
      <w:r w:rsidRPr="007310A7">
        <w:rPr>
          <w:color w:val="000000" w:themeColor="text1"/>
        </w:rPr>
        <w:t xml:space="preserve"> Es </w:t>
      </w:r>
      <w:r w:rsidR="000A517E" w:rsidRPr="007310A7">
        <w:rPr>
          <w:color w:val="000000" w:themeColor="text1"/>
        </w:rPr>
        <w:t>zeigt sich</w:t>
      </w:r>
      <w:r w:rsidRPr="007310A7">
        <w:rPr>
          <w:color w:val="000000" w:themeColor="text1"/>
        </w:rPr>
        <w:t xml:space="preserve">, dass das Narrativ der „starken“ und im Fall von Valeries Urgroßmutter auch </w:t>
      </w:r>
      <w:r w:rsidR="00DD5424" w:rsidRPr="007310A7">
        <w:rPr>
          <w:color w:val="000000" w:themeColor="text1"/>
        </w:rPr>
        <w:t>„</w:t>
      </w:r>
      <w:r w:rsidRPr="007310A7">
        <w:rPr>
          <w:color w:val="000000" w:themeColor="text1"/>
        </w:rPr>
        <w:t>gebildeten</w:t>
      </w:r>
      <w:r w:rsidR="00DD5424" w:rsidRPr="007310A7">
        <w:rPr>
          <w:color w:val="000000" w:themeColor="text1"/>
        </w:rPr>
        <w:t>“</w:t>
      </w:r>
      <w:r w:rsidRPr="007310A7">
        <w:rPr>
          <w:color w:val="000000" w:themeColor="text1"/>
        </w:rPr>
        <w:t xml:space="preserve"> Frau hingegen eine zentrale Rolle in der Tradierung spielt. Dies ermöglicht insbesondere die weiblichen Familienmitglieder als aktive Gestalterinnen ihres Lebens zu präsentieren und ihnen eine Vorbildfunktion zuzuschreiben. Der vermutlich </w:t>
      </w:r>
      <w:r w:rsidR="00DD5424" w:rsidRPr="007310A7">
        <w:rPr>
          <w:color w:val="000000" w:themeColor="text1"/>
        </w:rPr>
        <w:t xml:space="preserve">ebenfalls familial </w:t>
      </w:r>
      <w:r w:rsidRPr="007310A7">
        <w:rPr>
          <w:color w:val="000000" w:themeColor="text1"/>
        </w:rPr>
        <w:t xml:space="preserve">tradierte Stolz, der bezüglich der Leistungen </w:t>
      </w:r>
      <w:r w:rsidR="00DD5424" w:rsidRPr="007310A7">
        <w:rPr>
          <w:color w:val="000000" w:themeColor="text1"/>
        </w:rPr>
        <w:t xml:space="preserve">ihrer </w:t>
      </w:r>
      <w:r w:rsidRPr="007310A7">
        <w:rPr>
          <w:color w:val="000000" w:themeColor="text1"/>
        </w:rPr>
        <w:t>Urgroßmutter in Valeries Erzählungen deutlich wird, ist auch als Bearbeitungsstrategie zu verstehen, in dem den durchlebten Verlusterfahrungen die familialen Handlungsmacht und Kompetenz gegenübergestellt wird</w:t>
      </w:r>
      <w:r w:rsidR="001C7D45" w:rsidRPr="007310A7">
        <w:rPr>
          <w:color w:val="000000" w:themeColor="text1"/>
        </w:rPr>
        <w:t>.</w:t>
      </w:r>
      <w:r w:rsidR="003251BD" w:rsidRPr="007310A7">
        <w:rPr>
          <w:color w:val="000000" w:themeColor="text1"/>
        </w:rPr>
        <w:t xml:space="preserve"> </w:t>
      </w:r>
      <w:r w:rsidRPr="007310A7">
        <w:rPr>
          <w:color w:val="000000" w:themeColor="text1"/>
        </w:rPr>
        <w:t xml:space="preserve">Konkrete Erfahrungen in denen Familienmitglieder Opfer von Gewalt oder zumindest Opfer hochgradig widriger Umstände wurden, werden jedoch zu Gunsten dieses Narratives </w:t>
      </w:r>
      <w:proofErr w:type="spellStart"/>
      <w:r w:rsidRPr="007310A7">
        <w:rPr>
          <w:color w:val="000000" w:themeColor="text1"/>
        </w:rPr>
        <w:t>dethematisiert</w:t>
      </w:r>
      <w:proofErr w:type="spellEnd"/>
      <w:r w:rsidRPr="007310A7">
        <w:rPr>
          <w:color w:val="000000" w:themeColor="text1"/>
        </w:rPr>
        <w:t>. Am Fall von Valeries Großmutter wird deutlich, dass dieser Mechanismus</w:t>
      </w:r>
      <w:r w:rsidR="00DD5424" w:rsidRPr="007310A7">
        <w:rPr>
          <w:color w:val="000000" w:themeColor="text1"/>
        </w:rPr>
        <w:t xml:space="preserve"> gleichzeitig</w:t>
      </w:r>
      <w:r w:rsidRPr="007310A7">
        <w:rPr>
          <w:color w:val="000000" w:themeColor="text1"/>
        </w:rPr>
        <w:t xml:space="preserve"> zu einer erhöhten Zuschreibung von Eigenverantwortung bei den sozio-ökonomisch weniger erfolgreichen Familienmitgliedern führt: Valerie führt die Abwesenheit bzw. Nicht-Erfüllung der Mutterrolle durch ihre Großmutter auf </w:t>
      </w:r>
      <w:r w:rsidR="00DD5424" w:rsidRPr="007310A7">
        <w:rPr>
          <w:color w:val="000000" w:themeColor="text1"/>
        </w:rPr>
        <w:t xml:space="preserve">deren „ungebildet“ sein </w:t>
      </w:r>
      <w:r w:rsidRPr="007310A7">
        <w:rPr>
          <w:color w:val="000000" w:themeColor="text1"/>
        </w:rPr>
        <w:t>zurück. Die gesellschaftlichen Gründen die zu ihrer Abwesenheit geführt haben, können auch auf Grund mangelnder familialer Tradierung von Valerie nicht erfasst und kritisch nachvollzogen werden.</w:t>
      </w:r>
    </w:p>
    <w:p w14:paraId="51E74901" w14:textId="3679E36B" w:rsidR="00E91C72" w:rsidRPr="007310A7" w:rsidRDefault="00E91C72" w:rsidP="0078702F">
      <w:pPr>
        <w:spacing w:line="360" w:lineRule="auto"/>
        <w:jc w:val="both"/>
        <w:rPr>
          <w:color w:val="000000" w:themeColor="text1"/>
        </w:rPr>
      </w:pPr>
      <w:r w:rsidRPr="007310A7">
        <w:rPr>
          <w:color w:val="000000" w:themeColor="text1"/>
        </w:rPr>
        <w:t xml:space="preserve">Insgesamt kann davon ausgegangen werden, dass die Dethematisierung und Tabuisierung schwieriger familialer Erfahrungen zu einer transgenerationell latent vermittelten Anforderung der individuellen Stärke und gleichzeitigen Geheimhaltung eigener Entbehrungs- bzw. Gewalterfahrungen </w:t>
      </w:r>
      <w:r w:rsidR="005125D1" w:rsidRPr="007310A7">
        <w:rPr>
          <w:color w:val="000000" w:themeColor="text1"/>
        </w:rPr>
        <w:t>führen</w:t>
      </w:r>
      <w:r w:rsidRPr="007310A7">
        <w:rPr>
          <w:color w:val="000000" w:themeColor="text1"/>
        </w:rPr>
        <w:t>.</w:t>
      </w:r>
      <w:r w:rsidR="00506F33" w:rsidRPr="007310A7">
        <w:rPr>
          <w:color w:val="000000" w:themeColor="text1"/>
        </w:rPr>
        <w:t xml:space="preserve"> Gleichzeitig deutet sich </w:t>
      </w:r>
      <w:r w:rsidR="005125D1" w:rsidRPr="007310A7">
        <w:rPr>
          <w:color w:val="000000" w:themeColor="text1"/>
        </w:rPr>
        <w:t xml:space="preserve">– zumindest zum Schutz vor sozio-ökonomischer Prekarität – ein </w:t>
      </w:r>
      <w:r w:rsidR="00506F33" w:rsidRPr="007310A7">
        <w:rPr>
          <w:color w:val="000000" w:themeColor="text1"/>
        </w:rPr>
        <w:t>familialer Bildungsauftrag an</w:t>
      </w:r>
      <w:r w:rsidR="0098279D" w:rsidRPr="007310A7">
        <w:rPr>
          <w:color w:val="000000" w:themeColor="text1"/>
        </w:rPr>
        <w:t xml:space="preserve"> die folgenden Generationen und somit auch an Valerie an</w:t>
      </w:r>
      <w:r w:rsidR="00506F33" w:rsidRPr="007310A7">
        <w:rPr>
          <w:color w:val="000000" w:themeColor="text1"/>
        </w:rPr>
        <w:t>.</w:t>
      </w:r>
    </w:p>
    <w:p w14:paraId="6592734F" w14:textId="23B59AA4" w:rsidR="00E91C72" w:rsidRPr="007310A7" w:rsidRDefault="00E91C72" w:rsidP="001840C4">
      <w:pPr>
        <w:spacing w:before="240" w:line="360" w:lineRule="auto"/>
        <w:jc w:val="both"/>
        <w:rPr>
          <w:color w:val="000000" w:themeColor="text1"/>
        </w:rPr>
      </w:pPr>
      <w:r w:rsidRPr="007310A7">
        <w:rPr>
          <w:color w:val="000000" w:themeColor="text1"/>
        </w:rPr>
        <w:t xml:space="preserve">Über Valeries Groß- und Urgroßeltern väterlicherseits ist basierend auf dem erhobenen Interviewmaterial nichts </w:t>
      </w:r>
      <w:r w:rsidR="00CF571A">
        <w:rPr>
          <w:color w:val="000000" w:themeColor="text1"/>
        </w:rPr>
        <w:t xml:space="preserve">genaues </w:t>
      </w:r>
      <w:r w:rsidRPr="007310A7">
        <w:rPr>
          <w:color w:val="000000" w:themeColor="text1"/>
        </w:rPr>
        <w:t xml:space="preserve">bekannt. </w:t>
      </w:r>
      <w:r w:rsidR="00CF571A">
        <w:rPr>
          <w:color w:val="000000" w:themeColor="text1"/>
        </w:rPr>
        <w:t xml:space="preserve">Ein deutscher Hintergrund wird hier von der Biographin verneint. </w:t>
      </w:r>
      <w:r w:rsidRPr="007310A7">
        <w:rPr>
          <w:color w:val="000000" w:themeColor="text1"/>
        </w:rPr>
        <w:t>Valeries Vater</w:t>
      </w:r>
      <w:r w:rsidR="00CF571A">
        <w:rPr>
          <w:color w:val="000000" w:themeColor="text1"/>
        </w:rPr>
        <w:t xml:space="preserve"> spricht ausschließlich russisch</w:t>
      </w:r>
      <w:r w:rsidRPr="007310A7">
        <w:rPr>
          <w:color w:val="000000" w:themeColor="text1"/>
        </w:rPr>
        <w:t xml:space="preserve">, so dass davon auszugehen ist, dass er während der Sowjetunion zu der </w:t>
      </w:r>
      <w:r w:rsidRPr="007310A7">
        <w:rPr>
          <w:color w:val="000000" w:themeColor="text1"/>
        </w:rPr>
        <w:lastRenderedPageBreak/>
        <w:t>kulturell dominanten russischen Bevölkerungsgruppe in Kirgistan gehört. Nachdem es mit der Entstehung der kirgisischen Sowjetrepublik 1924 zunächst zu einer Stärkung der indigenen kirgisisch</w:t>
      </w:r>
      <w:r w:rsidR="003519BF" w:rsidRPr="007310A7">
        <w:rPr>
          <w:color w:val="000000" w:themeColor="text1"/>
        </w:rPr>
        <w:t>-stämmigen</w:t>
      </w:r>
      <w:r w:rsidRPr="007310A7">
        <w:rPr>
          <w:color w:val="000000" w:themeColor="text1"/>
        </w:rPr>
        <w:t xml:space="preserve"> Bevölkerung</w:t>
      </w:r>
      <w:r w:rsidR="003519BF" w:rsidRPr="007310A7">
        <w:rPr>
          <w:color w:val="000000" w:themeColor="text1"/>
        </w:rPr>
        <w:t xml:space="preserve"> kommt</w:t>
      </w:r>
      <w:r w:rsidRPr="007310A7">
        <w:rPr>
          <w:color w:val="000000" w:themeColor="text1"/>
        </w:rPr>
        <w:t xml:space="preserve">, setzt im Zuge der Machtübernahme Stalins die Russifizierung des Landes sowie die Eliminierung der kirgisischen Elite ein. Dieser Prozess </w:t>
      </w:r>
      <w:r w:rsidR="003519BF" w:rsidRPr="007310A7">
        <w:rPr>
          <w:color w:val="000000" w:themeColor="text1"/>
        </w:rPr>
        <w:t xml:space="preserve">wird </w:t>
      </w:r>
      <w:r w:rsidRPr="007310A7">
        <w:rPr>
          <w:color w:val="000000" w:themeColor="text1"/>
        </w:rPr>
        <w:t>nach dem zweiten Weltkrieg weiter fortgeführt</w:t>
      </w:r>
      <w:r w:rsidR="0022199B" w:rsidRPr="007310A7">
        <w:rPr>
          <w:color w:val="000000" w:themeColor="text1"/>
        </w:rPr>
        <w:t xml:space="preserve"> </w:t>
      </w:r>
      <w:r w:rsidR="0022199B" w:rsidRPr="007310A7">
        <w:rPr>
          <w:color w:val="000000" w:themeColor="text1"/>
        </w:rPr>
        <w:fldChar w:fldCharType="begin"/>
      </w:r>
      <w:r w:rsidR="0022199B" w:rsidRPr="007310A7">
        <w:rPr>
          <w:color w:val="000000" w:themeColor="text1"/>
        </w:rPr>
        <w:instrText xml:space="preserve"> ADDIN ZOTERO_ITEM CSL_CITATION {"citationID":"nmP8buF5","properties":{"unsorted":false,"formattedCitation":"(vgl. Krieger 2020)","plainCitation":"(vgl. Krieger 2020)","noteIndex":0},"citationItems":[{"id":1001,"uris":["http://zotero.org/users/local/owKliTIb/items/QJM95WA9"],"itemData":{"id":1001,"type":"entry-encyclopedia","container-title":"Online-Lexikon zur Kultur und Geschichte der Deutschen im östlichen Europa","title":"Kirgisien","URL":"ome-lexikon.uni-oldenburg.de/p32627","author":[{"family":"Krieger","given":"Viktor"}],"issued":{"date-parts":[["2020"]]}},"prefix":"vgl."}],"schema":"https://github.com/citation-style-language/schema/raw/master/csl-citation.json"} </w:instrText>
      </w:r>
      <w:r w:rsidR="0022199B" w:rsidRPr="007310A7">
        <w:rPr>
          <w:color w:val="000000" w:themeColor="text1"/>
        </w:rPr>
        <w:fldChar w:fldCharType="separate"/>
      </w:r>
      <w:r w:rsidR="0022199B" w:rsidRPr="007310A7">
        <w:rPr>
          <w:rFonts w:ascii="Cambria" w:hAnsi="Cambria"/>
          <w:color w:val="000000" w:themeColor="text1"/>
        </w:rPr>
        <w:t>(vgl. Krieger 2020)</w:t>
      </w:r>
      <w:r w:rsidR="0022199B" w:rsidRPr="007310A7">
        <w:rPr>
          <w:color w:val="000000" w:themeColor="text1"/>
        </w:rPr>
        <w:fldChar w:fldCharType="end"/>
      </w:r>
      <w:r w:rsidRPr="007310A7">
        <w:rPr>
          <w:color w:val="000000" w:themeColor="text1"/>
        </w:rPr>
        <w:t>. Die sprachliche und sozio-kulturelle Assimilierung der kirgisisch</w:t>
      </w:r>
      <w:r w:rsidR="003519BF" w:rsidRPr="007310A7">
        <w:rPr>
          <w:color w:val="000000" w:themeColor="text1"/>
        </w:rPr>
        <w:t>-stämmigen</w:t>
      </w:r>
      <w:r w:rsidRPr="007310A7">
        <w:rPr>
          <w:color w:val="000000" w:themeColor="text1"/>
        </w:rPr>
        <w:t xml:space="preserve"> Gesellschaft – sowie anderer zentralasiatischer Regionen innerhalb der Sowjetunion – spiegelte dabei die postulierte Überlegenheit der russischen gegenüber der indigenen Kultur wieder</w:t>
      </w:r>
      <w:r w:rsidR="001840C4" w:rsidRPr="007310A7">
        <w:rPr>
          <w:color w:val="000000" w:themeColor="text1"/>
        </w:rPr>
        <w:t xml:space="preserve"> </w:t>
      </w:r>
      <w:r w:rsidR="001840C4" w:rsidRPr="007310A7">
        <w:rPr>
          <w:color w:val="000000" w:themeColor="text1"/>
        </w:rPr>
        <w:fldChar w:fldCharType="begin"/>
      </w:r>
      <w:r w:rsidR="001840C4" w:rsidRPr="007310A7">
        <w:rPr>
          <w:color w:val="000000" w:themeColor="text1"/>
        </w:rPr>
        <w:instrText xml:space="preserve"> ADDIN ZOTERO_ITEM CSL_CITATION {"citationID":"Fo365x2v","properties":{"unsorted":false,"formattedCitation":"(vgl. z.B. Schmidt 2007)","plainCitation":"(vgl. z.B. Schmidt 2007)","noteIndex":0},"citationItems":[{"id":1025,"uris":["http://zotero.org/users/local/owKliTIb/items/VT6YRSMW"],"itemData":{"id":1025,"type":"document","title":"Die Erfindung Kirgistans und der unvollendete Prozess der Nationenbildung","author":[{"family":"Schmidt","given":"Matthias"}],"issued":{"date-parts":[["2007"]]}},"prefix":"vgl. z.B."}],"schema":"https://github.com/citation-style-language/schema/raw/master/csl-citation.json"} </w:instrText>
      </w:r>
      <w:r w:rsidR="001840C4" w:rsidRPr="007310A7">
        <w:rPr>
          <w:color w:val="000000" w:themeColor="text1"/>
        </w:rPr>
        <w:fldChar w:fldCharType="separate"/>
      </w:r>
      <w:r w:rsidR="001840C4" w:rsidRPr="007310A7">
        <w:rPr>
          <w:rFonts w:ascii="Cambria" w:hAnsi="Cambria"/>
          <w:color w:val="000000" w:themeColor="text1"/>
        </w:rPr>
        <w:t>(vgl. z.B. Schmidt 2007)</w:t>
      </w:r>
      <w:r w:rsidR="001840C4" w:rsidRPr="007310A7">
        <w:rPr>
          <w:color w:val="000000" w:themeColor="text1"/>
        </w:rPr>
        <w:fldChar w:fldCharType="end"/>
      </w:r>
      <w:r w:rsidRPr="007310A7">
        <w:rPr>
          <w:color w:val="000000" w:themeColor="text1"/>
        </w:rPr>
        <w:t>.</w:t>
      </w:r>
      <w:r w:rsidRPr="007310A7">
        <w:rPr>
          <w:rStyle w:val="Funotenzeichen"/>
          <w:color w:val="000000" w:themeColor="text1"/>
        </w:rPr>
        <w:footnoteReference w:id="166"/>
      </w:r>
    </w:p>
    <w:p w14:paraId="3E5E7E82" w14:textId="77F20D2F" w:rsidR="00E91C72" w:rsidRPr="007310A7" w:rsidRDefault="00E91C72" w:rsidP="0078702F">
      <w:pPr>
        <w:spacing w:line="360" w:lineRule="auto"/>
        <w:jc w:val="both"/>
        <w:rPr>
          <w:color w:val="000000" w:themeColor="text1"/>
        </w:rPr>
      </w:pPr>
      <w:r w:rsidRPr="007310A7">
        <w:rPr>
          <w:color w:val="000000" w:themeColor="text1"/>
        </w:rPr>
        <w:t>Über die politische Positionierung von Valeries Vater innerhalb der Sowjetunion ist ausgehend vom vorliegenden Interview-Material nichts bekannt. Nahe liegt, dass er auf Grund seiner russischen Nationalitätszugehörigkeit eine sozial verhältnismäßig privilegierte Position einnimmt. Auch der Besitz eines eigenen „großen“ Hauses – wie Valerie es im Interview beschreibt - deutet in diese Richtung. Über das Geburtsjahr und den Geburtsort ihres Vaters macht Valerie im Interview keine Aussagen, so dass lediglich vermutet werden kann, dass er in Kirgistan geboren und aufgewachsen ist. Auf gesellschaftlicher Ebene gehört er mittels seiner ethnischen Zugehörigkeit in der Sowjetunion der Gruppe der Etablierten an und genießt zumindest relative sozio-ökonomische Privilegien</w:t>
      </w:r>
      <w:r w:rsidR="001840C4" w:rsidRPr="007310A7">
        <w:rPr>
          <w:color w:val="000000" w:themeColor="text1"/>
        </w:rPr>
        <w:t xml:space="preserve"> </w:t>
      </w:r>
      <w:r w:rsidR="001840C4" w:rsidRPr="007310A7">
        <w:rPr>
          <w:color w:val="000000" w:themeColor="text1"/>
        </w:rPr>
        <w:fldChar w:fldCharType="begin"/>
      </w:r>
      <w:r w:rsidR="00DC6209" w:rsidRPr="007310A7">
        <w:rPr>
          <w:color w:val="000000" w:themeColor="text1"/>
        </w:rPr>
        <w:instrText xml:space="preserve"> ADDIN ZOTERO_ITEM CSL_CITATION {"citationID":"jbFRfDYW","properties":{"unsorted":false,"formattedCitation":"(vgl. Rosenthal und Stephan 2011)","plainCitation":"(vgl. Rosenthal und Stephan 2011)","dontUpdate":true,"noteIndex":0},"citationItems":[{"id":1040,"uris":["http://zotero.org/users/local/owKliTIb/items/TQPUHA4R"],"itemData":{"id":1040,"type":"chapter","container-title":"Brüchige Zugehörigkeiten: Wie sich Familien von \"Russlanddeutschen\" ihre Geschichte erzählen","publisher-place":"Frankfurt","title":"Gegenwärtige Probleme der Zugehörigkeit","author":[{"family":"Rosenthal","given":"Gabriele"},{"family":"Stephan","given":"Viola"}],"editor":[{"family":"Rosenthal","given":"Gabriele"},{"family":"Stephan","given":"Viola"},{"family":"Radenbach","given":"Niklas"}],"issued":{"date-parts":[["2011"]]}},"prefix":"vgl."}],"schema":"https://github.com/citation-style-language/schema/raw/master/csl-citation.json"} </w:instrText>
      </w:r>
      <w:r w:rsidR="001840C4" w:rsidRPr="007310A7">
        <w:rPr>
          <w:color w:val="000000" w:themeColor="text1"/>
        </w:rPr>
        <w:fldChar w:fldCharType="separate"/>
      </w:r>
      <w:r w:rsidR="001840C4" w:rsidRPr="007310A7">
        <w:rPr>
          <w:rFonts w:ascii="Cambria" w:hAnsi="Cambria"/>
          <w:color w:val="000000" w:themeColor="text1"/>
        </w:rPr>
        <w:t>(vgl. Rosenthal, Stephan 2011)</w:t>
      </w:r>
      <w:r w:rsidR="001840C4" w:rsidRPr="007310A7">
        <w:rPr>
          <w:color w:val="000000" w:themeColor="text1"/>
        </w:rPr>
        <w:fldChar w:fldCharType="end"/>
      </w:r>
      <w:r w:rsidRPr="007310A7">
        <w:rPr>
          <w:color w:val="000000" w:themeColor="text1"/>
        </w:rPr>
        <w:t>.</w:t>
      </w:r>
    </w:p>
    <w:p w14:paraId="7DCBC20E" w14:textId="037593E1" w:rsidR="00E91C72" w:rsidRPr="007310A7" w:rsidRDefault="00E91C72" w:rsidP="001840C4">
      <w:pPr>
        <w:spacing w:before="240" w:line="360" w:lineRule="auto"/>
        <w:jc w:val="both"/>
        <w:rPr>
          <w:color w:val="000000" w:themeColor="text1"/>
        </w:rPr>
      </w:pPr>
      <w:r w:rsidRPr="007310A7">
        <w:rPr>
          <w:color w:val="000000" w:themeColor="text1"/>
        </w:rPr>
        <w:t xml:space="preserve">Als Valeries Eltern ein Paar werden – vermutlich Ende der </w:t>
      </w:r>
      <w:r w:rsidR="008C62C1" w:rsidRPr="007310A7">
        <w:rPr>
          <w:color w:val="000000" w:themeColor="text1"/>
        </w:rPr>
        <w:t>19</w:t>
      </w:r>
      <w:r w:rsidRPr="007310A7">
        <w:rPr>
          <w:color w:val="000000" w:themeColor="text1"/>
        </w:rPr>
        <w:t xml:space="preserve">80er Jahre - entsprechen die Rechte der ethnisch deutschen Minderheit im </w:t>
      </w:r>
      <w:r w:rsidR="005125D1" w:rsidRPr="007310A7">
        <w:rPr>
          <w:color w:val="000000" w:themeColor="text1"/>
        </w:rPr>
        <w:t>Wesentlichen</w:t>
      </w:r>
      <w:r w:rsidRPr="007310A7">
        <w:rPr>
          <w:color w:val="000000" w:themeColor="text1"/>
        </w:rPr>
        <w:t xml:space="preserve"> denen der sowjetischen Allgemeinbevölkerung. Es ist Ihnen erlaubt höhere Schulen bzw. Universitäten zu besuchen und sie können Mitglieder der Kommunistischen Partei werden, was einen beruflichen Aufstieg in der Sowjetunion begünstigt </w:t>
      </w:r>
      <w:r w:rsidR="00004DAD" w:rsidRPr="007310A7">
        <w:rPr>
          <w:color w:val="000000" w:themeColor="text1"/>
        </w:rPr>
        <w:fldChar w:fldCharType="begin"/>
      </w:r>
      <w:r w:rsidR="006D7E72" w:rsidRPr="007310A7">
        <w:rPr>
          <w:color w:val="000000" w:themeColor="text1"/>
        </w:rPr>
        <w:instrText xml:space="preserve"> ADDIN ZOTERO_ITEM CSL_CITATION {"citationID":"eVjbMmOi","properties":{"unsorted":false,"formattedCitation":"(vgl. Krieger 2020)","plainCitation":"(vgl. Krieger 2020)","noteIndex":0},"citationItems":[{"id":1001,"uris":["http://zotero.org/users/local/owKliTIb/items/QJM95WA9"],"itemData":{"id":1001,"type":"entry-encyclopedia","container-title":"Online-Lexikon zur Kultur und Geschichte der Deutschen im östlichen Europa","title":"Kirgisien","URL":"ome-lexikon.uni-oldenburg.de/p32627","author":[{"family":"Krieger","given":"Viktor"}],"issued":{"date-parts":[["2020"]]}},"prefix":"vgl."}],"schema":"https://github.com/citation-style-language/schema/raw/master/csl-citation.json"} </w:instrText>
      </w:r>
      <w:r w:rsidR="00004DAD" w:rsidRPr="007310A7">
        <w:rPr>
          <w:color w:val="000000" w:themeColor="text1"/>
        </w:rPr>
        <w:fldChar w:fldCharType="separate"/>
      </w:r>
      <w:r w:rsidR="006D7E72" w:rsidRPr="007310A7">
        <w:rPr>
          <w:rFonts w:ascii="Cambria" w:hAnsi="Cambria"/>
          <w:color w:val="000000" w:themeColor="text1"/>
        </w:rPr>
        <w:t>(vgl. Krieger 2020)</w:t>
      </w:r>
      <w:r w:rsidR="00004DAD" w:rsidRPr="007310A7">
        <w:rPr>
          <w:color w:val="000000" w:themeColor="text1"/>
        </w:rPr>
        <w:fldChar w:fldCharType="end"/>
      </w:r>
      <w:r w:rsidRPr="007310A7">
        <w:rPr>
          <w:color w:val="000000" w:themeColor="text1"/>
        </w:rPr>
        <w:t>. Dennoch ist davon auszugehen, dass die verschiedenen kollektiven Hintergründe der Eltern weiterhin relevant sind: Während Valeries Mutter noch die Erfahrung gemacht hat</w:t>
      </w:r>
      <w:r w:rsidR="008C62C1" w:rsidRPr="007310A7">
        <w:rPr>
          <w:color w:val="000000" w:themeColor="text1"/>
        </w:rPr>
        <w:t>,</w:t>
      </w:r>
      <w:r w:rsidRPr="007310A7">
        <w:rPr>
          <w:color w:val="000000" w:themeColor="text1"/>
        </w:rPr>
        <w:t xml:space="preserve"> einer sowohl marginalisierten als auch identitätskonstituierenden Minderheit anzugehören, ist Valeries Vater in der sowjetischen </w:t>
      </w:r>
      <w:r w:rsidRPr="007310A7">
        <w:rPr>
          <w:color w:val="000000" w:themeColor="text1"/>
        </w:rPr>
        <w:lastRenderedPageBreak/>
        <w:t xml:space="preserve">Gesellschaft Teil der etablierten Mehrheit. Naheliegend ist, dass eine Verbindung für Valeries Mutter als alleinerziehende - und vermutlich auch alleinverdienende - Mutter von zwei Kindern zusätzliche sozio-ökonomische </w:t>
      </w:r>
      <w:r w:rsidR="008C62C1" w:rsidRPr="007310A7">
        <w:rPr>
          <w:color w:val="000000" w:themeColor="text1"/>
        </w:rPr>
        <w:t xml:space="preserve">Sicherheit </w:t>
      </w:r>
      <w:r w:rsidRPr="007310A7">
        <w:rPr>
          <w:color w:val="000000" w:themeColor="text1"/>
        </w:rPr>
        <w:t>bedeutet.</w:t>
      </w:r>
      <w:r w:rsidR="008C62C1" w:rsidRPr="007310A7">
        <w:rPr>
          <w:color w:val="000000" w:themeColor="text1"/>
        </w:rPr>
        <w:t xml:space="preserve"> Dies ist auch vor dem Erfahrungshintergrund ihrer eigenen Mutter – Valeries Großmutter – besonders relevant.</w:t>
      </w:r>
      <w:r w:rsidRPr="007310A7">
        <w:rPr>
          <w:color w:val="000000" w:themeColor="text1"/>
        </w:rPr>
        <w:t xml:space="preserve"> Entscheidend ist zudem, dass sie mit der Trennung aus ihrer ersten Ehe auch die deutschkirgisische, religiös und traditionell geprägte Gemeinschaft verlässt, der sie seit ihrer Geburt angehörte. Es ist davon auszugehen, dass die Trennung bzw. Distanzierung von dieser Wir-Gruppe zwar eine Erschütterung der eigenen Identität, gleichzeitig aber auch einen entscheidenden Zugewinn an Freiheiten von moralischen Konventionen bedeutet. Da in der Sowjetunion der </w:t>
      </w:r>
      <w:r w:rsidR="008C62C1" w:rsidRPr="007310A7">
        <w:rPr>
          <w:color w:val="000000" w:themeColor="text1"/>
        </w:rPr>
        <w:t>19</w:t>
      </w:r>
      <w:r w:rsidRPr="007310A7">
        <w:rPr>
          <w:color w:val="000000" w:themeColor="text1"/>
        </w:rPr>
        <w:t xml:space="preserve">80er Jahre Scheidungen häufig und gesellschaftlich verhältnismäßig akzeptiert waren – jede dritte Ehe wird in dieser Zeit geschieden – kann sie mit dem Verlassen ihres </w:t>
      </w:r>
      <w:r w:rsidR="008C62C1" w:rsidRPr="007310A7">
        <w:rPr>
          <w:color w:val="000000" w:themeColor="text1"/>
        </w:rPr>
        <w:t xml:space="preserve">traditionell </w:t>
      </w:r>
      <w:r w:rsidRPr="007310A7">
        <w:rPr>
          <w:color w:val="000000" w:themeColor="text1"/>
        </w:rPr>
        <w:t>geprägten deutschen Heimatdorfs auch das</w:t>
      </w:r>
      <w:r w:rsidR="005C6B21" w:rsidRPr="007310A7">
        <w:rPr>
          <w:color w:val="000000" w:themeColor="text1"/>
        </w:rPr>
        <w:t xml:space="preserve"> soziale Stigma als geschiedene</w:t>
      </w:r>
      <w:r w:rsidRPr="007310A7">
        <w:rPr>
          <w:color w:val="000000" w:themeColor="text1"/>
        </w:rPr>
        <w:t xml:space="preserve"> Frau </w:t>
      </w:r>
      <w:r w:rsidR="008C62C1" w:rsidRPr="007310A7">
        <w:rPr>
          <w:color w:val="000000" w:themeColor="text1"/>
        </w:rPr>
        <w:t xml:space="preserve">vermeiden </w:t>
      </w:r>
      <w:r w:rsidR="001840C4" w:rsidRPr="007310A7">
        <w:rPr>
          <w:color w:val="000000" w:themeColor="text1"/>
        </w:rPr>
        <w:fldChar w:fldCharType="begin"/>
      </w:r>
      <w:r w:rsidR="001840C4" w:rsidRPr="007310A7">
        <w:rPr>
          <w:color w:val="000000" w:themeColor="text1"/>
        </w:rPr>
        <w:instrText xml:space="preserve"> ADDIN ZOTERO_ITEM CSL_CITATION {"citationID":"cLydnlA3","properties":{"unsorted":false,"formattedCitation":"(vgl. Liegle 1987)","plainCitation":"(vgl. Liegle 1987)","noteIndex":0},"citationItems":[{"id":1027,"uris":["http://zotero.org/users/local/owKliTIb/items/939WMR3Q"],"itemData":{"id":1027,"type":"chapter","container-title":"Aufbruch mit Gorbatschow, Entwicklungsprobleme der Sowjetgesellschaft","page":"154-177","publisher-place":"Frankfurt a.M.","title":"Familie und Kindheit in der Sowjetunion","author":[{"family":"Liegle","given":"Ludwig"}],"issued":{"date-parts":[["1987"]]}},"prefix":"vgl."}],"schema":"https://github.com/citation-style-language/schema/raw/master/csl-citation.json"} </w:instrText>
      </w:r>
      <w:r w:rsidR="001840C4" w:rsidRPr="007310A7">
        <w:rPr>
          <w:color w:val="000000" w:themeColor="text1"/>
        </w:rPr>
        <w:fldChar w:fldCharType="separate"/>
      </w:r>
      <w:r w:rsidR="001840C4" w:rsidRPr="007310A7">
        <w:rPr>
          <w:rFonts w:ascii="Cambria" w:hAnsi="Cambria"/>
          <w:color w:val="000000" w:themeColor="text1"/>
        </w:rPr>
        <w:t>(vgl. Liegle 1987)</w:t>
      </w:r>
      <w:r w:rsidR="001840C4" w:rsidRPr="007310A7">
        <w:rPr>
          <w:color w:val="000000" w:themeColor="text1"/>
        </w:rPr>
        <w:fldChar w:fldCharType="end"/>
      </w:r>
      <w:r w:rsidRPr="007310A7">
        <w:rPr>
          <w:color w:val="000000" w:themeColor="text1"/>
        </w:rPr>
        <w:t>. Zwar zieht sie mit ihrem neuen Ehemann erneut in ein Dorf, hier ist sie jedoch eine Unbekannte, deren Vorgeschichte</w:t>
      </w:r>
      <w:r w:rsidR="008C62C1" w:rsidRPr="007310A7">
        <w:rPr>
          <w:color w:val="000000" w:themeColor="text1"/>
        </w:rPr>
        <w:t xml:space="preserve"> sozial</w:t>
      </w:r>
      <w:r w:rsidRPr="007310A7">
        <w:rPr>
          <w:color w:val="000000" w:themeColor="text1"/>
        </w:rPr>
        <w:t xml:space="preserve"> </w:t>
      </w:r>
      <w:r w:rsidR="005C6B21" w:rsidRPr="007310A7">
        <w:rPr>
          <w:color w:val="000000" w:themeColor="text1"/>
        </w:rPr>
        <w:t xml:space="preserve">vermutlich </w:t>
      </w:r>
      <w:r w:rsidRPr="007310A7">
        <w:rPr>
          <w:color w:val="000000" w:themeColor="text1"/>
        </w:rPr>
        <w:t>weniger relevant ist.</w:t>
      </w:r>
    </w:p>
    <w:p w14:paraId="118F25EF" w14:textId="77777777" w:rsidR="00E91C72" w:rsidRPr="007310A7" w:rsidRDefault="00E91C72" w:rsidP="00AC16C4">
      <w:pPr>
        <w:spacing w:before="480" w:after="120" w:line="360" w:lineRule="auto"/>
        <w:jc w:val="both"/>
        <w:rPr>
          <w:bCs/>
          <w:i/>
          <w:iCs/>
          <w:color w:val="000000" w:themeColor="text1"/>
        </w:rPr>
      </w:pPr>
      <w:r w:rsidRPr="007310A7">
        <w:rPr>
          <w:bCs/>
          <w:i/>
          <w:iCs/>
          <w:color w:val="000000" w:themeColor="text1"/>
        </w:rPr>
        <w:t xml:space="preserve">Geburt und Diagnosestellung in Zeiten des Umbruchs </w:t>
      </w:r>
    </w:p>
    <w:p w14:paraId="4591B3C7" w14:textId="16B3002C" w:rsidR="00E91C72" w:rsidRPr="007310A7" w:rsidRDefault="00E91C72" w:rsidP="0078702F">
      <w:pPr>
        <w:spacing w:line="360" w:lineRule="auto"/>
        <w:jc w:val="both"/>
        <w:rPr>
          <w:color w:val="000000" w:themeColor="text1"/>
        </w:rPr>
      </w:pPr>
      <w:r w:rsidRPr="007310A7">
        <w:rPr>
          <w:color w:val="000000" w:themeColor="text1"/>
        </w:rPr>
        <w:t>Valerie wird 1992 als erstes gemeinsames Kind ihrer Eltern in einem kirgisischen Dorf geboren. Die Eltern arbeiten zu diesem Zeitpunkt vermutlich beide in der Landwirtschaft und leben mit Valeries Brüdern aus erster Ehe zusammen in einem eigenen Haus. Valeries Geburt fällt in eine Phase gesellschaftlicher Transformationen. Der Zusammenbruch der Sowjetunion bedeutet auch für die kirgisische Gesellschaft tiefgreifende politische und sozio-ökonomische Veränderungen.</w:t>
      </w:r>
      <w:r w:rsidR="00A449E5" w:rsidRPr="007310A7">
        <w:rPr>
          <w:color w:val="000000" w:themeColor="text1"/>
        </w:rPr>
        <w:t xml:space="preserve"> Nach einem misslungenen Putschversuch in Moskau</w:t>
      </w:r>
      <w:r w:rsidR="000D280B" w:rsidRPr="007310A7">
        <w:rPr>
          <w:color w:val="000000" w:themeColor="text1"/>
        </w:rPr>
        <w:t>,</w:t>
      </w:r>
      <w:r w:rsidR="00A449E5" w:rsidRPr="007310A7">
        <w:rPr>
          <w:color w:val="000000" w:themeColor="text1"/>
        </w:rPr>
        <w:t xml:space="preserve"> der das Ende der Sowjetunion einleitet, erklärt Kirgistan im August 1991 seine Unabhängigkeit als Republik und im selben Jahr wird nach den ersten freien Wahlen </w:t>
      </w:r>
      <w:r w:rsidR="00623519" w:rsidRPr="007310A7">
        <w:rPr>
          <w:color w:val="000000" w:themeColor="text1"/>
        </w:rPr>
        <w:t xml:space="preserve">der erste </w:t>
      </w:r>
      <w:r w:rsidR="00A449E5" w:rsidRPr="007310A7">
        <w:rPr>
          <w:color w:val="000000" w:themeColor="text1"/>
        </w:rPr>
        <w:t xml:space="preserve">kirgisisch-stämmige Präsident ins Amt gewählt </w:t>
      </w:r>
      <w:r w:rsidR="00A449E5" w:rsidRPr="007310A7">
        <w:rPr>
          <w:color w:val="000000" w:themeColor="text1"/>
        </w:rPr>
        <w:fldChar w:fldCharType="begin"/>
      </w:r>
      <w:r w:rsidR="00F370E7">
        <w:rPr>
          <w:color w:val="000000" w:themeColor="text1"/>
        </w:rPr>
        <w:instrText xml:space="preserve"> ADDIN ZOTERO_ITEM CSL_CITATION {"citationID":"nqYqSimU","properties":{"unsorted":false,"formattedCitation":"(vgl. Krieger 2020)","plainCitation":"(vgl. Krieger 2020)","noteIndex":0},"citationItems":[{"id":1001,"uris":["http://zotero.org/users/local/owKliTIb/items/QJM95WA9"],"itemData":{"id":1001,"type":"entry-encyclopedia","container-title":"Online-Lexikon zur Kultur und Geschichte der Deutschen im östlichen Europa","title":"Kirgisien","URL":"ome-lexikon.uni-oldenburg.de/p32627","author":[{"family":"Krieger","given":"Viktor"}],"issued":{"date-parts":[["2020"]]}},"prefix":"vgl."}],"schema":"https://github.com/citation-style-language/schema/raw/master/csl-citation.json"} </w:instrText>
      </w:r>
      <w:r w:rsidR="00A449E5" w:rsidRPr="007310A7">
        <w:rPr>
          <w:color w:val="000000" w:themeColor="text1"/>
        </w:rPr>
        <w:fldChar w:fldCharType="separate"/>
      </w:r>
      <w:r w:rsidR="00A449E5" w:rsidRPr="007310A7">
        <w:rPr>
          <w:color w:val="000000" w:themeColor="text1"/>
        </w:rPr>
        <w:t>(vgl. Krieger 2020)</w:t>
      </w:r>
      <w:r w:rsidR="00A449E5" w:rsidRPr="007310A7">
        <w:rPr>
          <w:color w:val="000000" w:themeColor="text1"/>
        </w:rPr>
        <w:fldChar w:fldCharType="end"/>
      </w:r>
      <w:r w:rsidR="00A449E5" w:rsidRPr="007310A7">
        <w:rPr>
          <w:color w:val="000000" w:themeColor="text1"/>
        </w:rPr>
        <w:t>.</w:t>
      </w:r>
      <w:r w:rsidR="000D280B" w:rsidRPr="007310A7">
        <w:rPr>
          <w:color w:val="000000" w:themeColor="text1"/>
        </w:rPr>
        <w:t xml:space="preserve"> </w:t>
      </w:r>
      <w:r w:rsidRPr="007310A7">
        <w:rPr>
          <w:color w:val="000000" w:themeColor="text1"/>
        </w:rPr>
        <w:t xml:space="preserve">Sozio-kulturell verliert die russische Sprache und Kultur </w:t>
      </w:r>
      <w:r w:rsidR="000D280B" w:rsidRPr="007310A7">
        <w:rPr>
          <w:color w:val="000000" w:themeColor="text1"/>
        </w:rPr>
        <w:t xml:space="preserve">in dieser Zeit </w:t>
      </w:r>
      <w:r w:rsidRPr="007310A7">
        <w:rPr>
          <w:color w:val="000000" w:themeColor="text1"/>
        </w:rPr>
        <w:t xml:space="preserve">erheblich an Einfluss, Kirgisisch wird zur Staats- und Amtssprache erklärt und die ethnisch begründete kirgisische Identität zum Fundament für die neue postsowjetische Nation </w:t>
      </w:r>
      <w:r w:rsidR="001840C4" w:rsidRPr="007310A7">
        <w:rPr>
          <w:color w:val="000000" w:themeColor="text1"/>
        </w:rPr>
        <w:fldChar w:fldCharType="begin"/>
      </w:r>
      <w:r w:rsidR="001840C4" w:rsidRPr="007310A7">
        <w:rPr>
          <w:color w:val="000000" w:themeColor="text1"/>
        </w:rPr>
        <w:instrText xml:space="preserve"> ADDIN ZOTERO_ITEM CSL_CITATION {"citationID":"W2tyhjOO","properties":{"unsorted":false,"formattedCitation":"(vgl. Schmidt 2007)","plainCitation":"(vgl. Schmidt 2007)","noteIndex":0},"citationItems":[{"id":1025,"uris":["http://zotero.org/users/local/owKliTIb/items/VT6YRSMW"],"itemData":{"id":1025,"type":"document","title":"Die Erfindung Kirgistans und der unvollendete Prozess der Nationenbildung","author":[{"family":"Schmidt","given":"Matthias"}],"issued":{"date-parts":[["2007"]]}},"prefix":"vgl."}],"schema":"https://github.com/citation-style-language/schema/raw/master/csl-citation.json"} </w:instrText>
      </w:r>
      <w:r w:rsidR="001840C4" w:rsidRPr="007310A7">
        <w:rPr>
          <w:color w:val="000000" w:themeColor="text1"/>
        </w:rPr>
        <w:fldChar w:fldCharType="separate"/>
      </w:r>
      <w:r w:rsidR="001840C4" w:rsidRPr="007310A7">
        <w:rPr>
          <w:rFonts w:ascii="Cambria" w:hAnsi="Cambria"/>
          <w:color w:val="000000" w:themeColor="text1"/>
        </w:rPr>
        <w:t>(vgl. Schmidt 2007)</w:t>
      </w:r>
      <w:r w:rsidR="001840C4" w:rsidRPr="007310A7">
        <w:rPr>
          <w:color w:val="000000" w:themeColor="text1"/>
        </w:rPr>
        <w:fldChar w:fldCharType="end"/>
      </w:r>
      <w:r w:rsidRPr="007310A7">
        <w:rPr>
          <w:color w:val="000000" w:themeColor="text1"/>
        </w:rPr>
        <w:t xml:space="preserve">. Im Zuge </w:t>
      </w:r>
      <w:r w:rsidRPr="007310A7">
        <w:rPr>
          <w:color w:val="000000" w:themeColor="text1"/>
        </w:rPr>
        <w:lastRenderedPageBreak/>
        <w:t xml:space="preserve">dieser gesellschaftlichen Umbrüche setzt eine zunehmende Abwanderung sowohl des russischen als auch des deutschen Bevölkerungsteils ein. </w:t>
      </w:r>
    </w:p>
    <w:p w14:paraId="01AAB4C9" w14:textId="307B04BE" w:rsidR="00E91C72" w:rsidRPr="007310A7" w:rsidRDefault="00E91C72" w:rsidP="0078702F">
      <w:pPr>
        <w:spacing w:line="360" w:lineRule="auto"/>
        <w:jc w:val="both"/>
        <w:rPr>
          <w:color w:val="000000" w:themeColor="text1"/>
        </w:rPr>
      </w:pPr>
      <w:r w:rsidRPr="007310A7">
        <w:rPr>
          <w:color w:val="000000" w:themeColor="text1"/>
        </w:rPr>
        <w:t xml:space="preserve">Direkt nach Valeries Geburt wird bei ihr </w:t>
      </w:r>
      <w:r w:rsidR="00093BF4" w:rsidRPr="007310A7">
        <w:rPr>
          <w:color w:val="000000" w:themeColor="text1"/>
        </w:rPr>
        <w:t xml:space="preserve">eine Variation der Geschlechtsmerkmale in Form </w:t>
      </w:r>
      <w:r w:rsidRPr="007310A7">
        <w:rPr>
          <w:color w:val="000000" w:themeColor="text1"/>
        </w:rPr>
        <w:t>eine</w:t>
      </w:r>
      <w:r w:rsidR="00093BF4" w:rsidRPr="007310A7">
        <w:rPr>
          <w:color w:val="000000" w:themeColor="text1"/>
        </w:rPr>
        <w:t>r</w:t>
      </w:r>
      <w:r w:rsidRPr="007310A7">
        <w:rPr>
          <w:color w:val="000000" w:themeColor="text1"/>
        </w:rPr>
        <w:t xml:space="preserve"> </w:t>
      </w:r>
      <w:r w:rsidR="000D280B" w:rsidRPr="007310A7">
        <w:rPr>
          <w:color w:val="000000" w:themeColor="text1"/>
        </w:rPr>
        <w:t xml:space="preserve">sog. </w:t>
      </w:r>
      <w:r w:rsidRPr="007310A7">
        <w:rPr>
          <w:color w:val="000000" w:themeColor="text1"/>
        </w:rPr>
        <w:t>komplette</w:t>
      </w:r>
      <w:r w:rsidR="00093BF4" w:rsidRPr="007310A7">
        <w:rPr>
          <w:color w:val="000000" w:themeColor="text1"/>
        </w:rPr>
        <w:t>n</w:t>
      </w:r>
      <w:r w:rsidRPr="007310A7">
        <w:rPr>
          <w:color w:val="000000" w:themeColor="text1"/>
        </w:rPr>
        <w:t xml:space="preserve"> </w:t>
      </w:r>
      <w:proofErr w:type="spellStart"/>
      <w:r w:rsidRPr="007310A7">
        <w:rPr>
          <w:color w:val="000000" w:themeColor="text1"/>
        </w:rPr>
        <w:t>Androgenresistenz</w:t>
      </w:r>
      <w:proofErr w:type="spellEnd"/>
      <w:r w:rsidR="005F60D5" w:rsidRPr="007310A7">
        <w:rPr>
          <w:color w:val="000000" w:themeColor="text1"/>
        </w:rPr>
        <w:t xml:space="preserve"> (CAIS)</w:t>
      </w:r>
      <w:r w:rsidR="000D280B" w:rsidRPr="007310A7">
        <w:rPr>
          <w:color w:val="000000" w:themeColor="text1"/>
        </w:rPr>
        <w:t xml:space="preserve"> </w:t>
      </w:r>
      <w:r w:rsidRPr="007310A7">
        <w:rPr>
          <w:color w:val="000000" w:themeColor="text1"/>
        </w:rPr>
        <w:t>diagnostiziert.</w:t>
      </w:r>
      <w:r w:rsidR="00093BF4" w:rsidRPr="007310A7">
        <w:rPr>
          <w:rStyle w:val="Funotenzeichen"/>
          <w:color w:val="000000" w:themeColor="text1"/>
        </w:rPr>
        <w:footnoteReference w:id="167"/>
      </w:r>
      <w:r w:rsidRPr="007310A7">
        <w:rPr>
          <w:color w:val="000000" w:themeColor="text1"/>
        </w:rPr>
        <w:t xml:space="preserve"> </w:t>
      </w:r>
      <w:r w:rsidR="000D280B" w:rsidRPr="007310A7">
        <w:rPr>
          <w:color w:val="000000" w:themeColor="text1"/>
        </w:rPr>
        <w:t xml:space="preserve">Da die </w:t>
      </w:r>
      <w:r w:rsidRPr="007310A7">
        <w:rPr>
          <w:color w:val="000000" w:themeColor="text1"/>
        </w:rPr>
        <w:t xml:space="preserve">Diagnosestellung </w:t>
      </w:r>
      <w:r w:rsidR="000D280B" w:rsidRPr="007310A7">
        <w:rPr>
          <w:color w:val="000000" w:themeColor="text1"/>
        </w:rPr>
        <w:t>im Neugeborenen</w:t>
      </w:r>
      <w:r w:rsidR="00093BF4" w:rsidRPr="007310A7">
        <w:rPr>
          <w:color w:val="000000" w:themeColor="text1"/>
        </w:rPr>
        <w:t>-A</w:t>
      </w:r>
      <w:r w:rsidR="000D280B" w:rsidRPr="007310A7">
        <w:rPr>
          <w:color w:val="000000" w:themeColor="text1"/>
        </w:rPr>
        <w:t xml:space="preserve">lter sehr selten erfolgt, jedoch </w:t>
      </w:r>
      <w:r w:rsidRPr="007310A7">
        <w:rPr>
          <w:color w:val="000000" w:themeColor="text1"/>
        </w:rPr>
        <w:t>durch eine Leistenschwellung bzw. Leistenhernie begründet sein</w:t>
      </w:r>
      <w:r w:rsidR="000D280B" w:rsidRPr="007310A7">
        <w:rPr>
          <w:color w:val="000000" w:themeColor="text1"/>
        </w:rPr>
        <w:t xml:space="preserve"> kann </w:t>
      </w:r>
      <w:r w:rsidR="001840C4" w:rsidRPr="007310A7">
        <w:rPr>
          <w:color w:val="000000" w:themeColor="text1"/>
        </w:rPr>
        <w:fldChar w:fldCharType="begin"/>
      </w:r>
      <w:r w:rsidR="00DC6209" w:rsidRPr="007310A7">
        <w:rPr>
          <w:color w:val="000000" w:themeColor="text1"/>
        </w:rPr>
        <w:instrText xml:space="preserve"> ADDIN ZOTERO_ITEM CSL_CITATION {"citationID":"VL3j1OLL","properties":{"unsorted":false,"formattedCitation":"(vgl. Matalka u.\\uc0\\u160{}a. 2023)","plainCitation":"(vgl. Matalka u. a. 2023)","dontUpdate":true,"noteIndex":0},"citationItems":[{"id":1029,"uris":["http://zotero.org/users/local/owKliTIb/items/9MK7ZN9W"],"itemData":{"id":1029,"type":"article-journal","container-title":"Journal of Investigative Medicine High Impact Case Reports","DOI":"10.1177/23247096231157918","publisher":"SAGE Publications","title":"An Early Case of Complete Androgen Insensitivity Syndrome","volume":"11","author":[{"family":"Matalka","given":"Leen"},{"family":"Joy","given":"Dean"},{"family":"Giovanna","given":"Beauchamp"},{"family":"Bhuvana","given":"Sunil"}],"issued":{"date-parts":[["2023"]]}},"prefix":"vgl."}],"schema":"https://github.com/citation-style-language/schema/raw/master/csl-citation.json"} </w:instrText>
      </w:r>
      <w:r w:rsidR="001840C4" w:rsidRPr="007310A7">
        <w:rPr>
          <w:color w:val="000000" w:themeColor="text1"/>
        </w:rPr>
        <w:fldChar w:fldCharType="separate"/>
      </w:r>
      <w:r w:rsidR="00285FDB" w:rsidRPr="007310A7">
        <w:rPr>
          <w:rFonts w:ascii="Cambria" w:hAnsi="Cambria" w:cs="Times New Roman"/>
          <w:color w:val="000000" w:themeColor="text1"/>
        </w:rPr>
        <w:t xml:space="preserve">(vgl. </w:t>
      </w:r>
      <w:proofErr w:type="spellStart"/>
      <w:r w:rsidR="00285FDB" w:rsidRPr="007310A7">
        <w:rPr>
          <w:rFonts w:ascii="Cambria" w:hAnsi="Cambria" w:cs="Times New Roman"/>
          <w:color w:val="000000" w:themeColor="text1"/>
        </w:rPr>
        <w:t>Matalka</w:t>
      </w:r>
      <w:proofErr w:type="spellEnd"/>
      <w:r w:rsidR="00285FDB" w:rsidRPr="007310A7">
        <w:rPr>
          <w:rFonts w:ascii="Cambria" w:hAnsi="Cambria" w:cs="Times New Roman"/>
          <w:color w:val="000000" w:themeColor="text1"/>
        </w:rPr>
        <w:t xml:space="preserve"> et al. 2023)</w:t>
      </w:r>
      <w:r w:rsidR="001840C4" w:rsidRPr="007310A7">
        <w:rPr>
          <w:color w:val="000000" w:themeColor="text1"/>
        </w:rPr>
        <w:fldChar w:fldCharType="end"/>
      </w:r>
      <w:r w:rsidR="000D280B" w:rsidRPr="007310A7">
        <w:rPr>
          <w:color w:val="000000" w:themeColor="text1"/>
        </w:rPr>
        <w:t xml:space="preserve">, liegt in </w:t>
      </w:r>
      <w:r w:rsidRPr="007310A7">
        <w:rPr>
          <w:color w:val="000000" w:themeColor="text1"/>
        </w:rPr>
        <w:t xml:space="preserve">Valeries </w:t>
      </w:r>
      <w:r w:rsidR="000D280B" w:rsidRPr="007310A7">
        <w:rPr>
          <w:color w:val="000000" w:themeColor="text1"/>
        </w:rPr>
        <w:t xml:space="preserve">Situation </w:t>
      </w:r>
      <w:r w:rsidRPr="007310A7">
        <w:rPr>
          <w:color w:val="000000" w:themeColor="text1"/>
        </w:rPr>
        <w:t>nahe, dass letzteres der</w:t>
      </w:r>
      <w:r w:rsidR="000D280B" w:rsidRPr="007310A7">
        <w:rPr>
          <w:color w:val="000000" w:themeColor="text1"/>
        </w:rPr>
        <w:t xml:space="preserve"> Fall ist</w:t>
      </w:r>
      <w:r w:rsidRPr="007310A7">
        <w:rPr>
          <w:color w:val="000000" w:themeColor="text1"/>
        </w:rPr>
        <w:t>.</w:t>
      </w:r>
      <w:r w:rsidRPr="007310A7">
        <w:rPr>
          <w:rStyle w:val="Funotenzeichen"/>
          <w:color w:val="000000" w:themeColor="text1"/>
        </w:rPr>
        <w:footnoteReference w:id="168"/>
      </w:r>
    </w:p>
    <w:p w14:paraId="0CE62E2F" w14:textId="186AE97D" w:rsidR="00E91C72" w:rsidRPr="007310A7" w:rsidRDefault="00E91C72" w:rsidP="0078702F">
      <w:pPr>
        <w:spacing w:line="360" w:lineRule="auto"/>
        <w:jc w:val="both"/>
        <w:rPr>
          <w:color w:val="000000" w:themeColor="text1"/>
        </w:rPr>
      </w:pPr>
      <w:r>
        <w:rPr>
          <w:color w:val="000000" w:themeColor="text1"/>
        </w:rPr>
        <w:t xml:space="preserve">Es ist ausgehend vom Interviewmaterial </w:t>
      </w:r>
      <w:r>
        <w:rPr>
          <w:color w:val="000000" w:themeColor="text1"/>
        </w:rPr>
        <w:t xml:space="preserve">nicht sicher </w:t>
      </w:r>
      <w:r>
        <w:rPr>
          <w:color w:val="000000" w:themeColor="text1"/>
        </w:rPr>
        <w:t xml:space="preserve">zu rekonstruieren, was die Diagnose kurz nach der Geburt für Valeries Eltern bedeutet. Es liegt jedoch </w:t>
      </w:r>
      <w:del w:id="1000143" w:author="Claude Lektorat" w:date="2026-06-30T12:18:05Z">
        <w:r>
          <w:rPr>
            <w:color w:val="000000" w:themeColor="text1"/>
          </w:rPr>
          <w:delText xml:space="preserve">Nahe</w:delText>
        </w:r>
      </w:del>
      <w:ins w:id="1000144" w:author="Claude Lektorat" w:date="2026-06-30T12:18:05Z">
        <w:r>
          <w:rPr>
            <w:color w:val="000000" w:themeColor="text1"/>
          </w:rPr>
          <w:t xml:space="preserve">nahe</w:t>
        </w:r>
      </w:ins>
      <w:r>
        <w:rPr>
          <w:color w:val="000000" w:themeColor="text1"/>
        </w:rPr>
        <w:t xml:space="preserve">, dass sie die geschlechtliche Variation ihrer Tochter</w:t>
      </w:r>
      <w:r>
        <w:rPr>
          <w:color w:val="000000" w:themeColor="text1"/>
        </w:rPr>
        <w:t xml:space="preserve">, sowohl </w:t>
      </w:r>
      <w:r>
        <w:rPr>
          <w:color w:val="000000" w:themeColor="text1"/>
        </w:rPr>
        <w:t xml:space="preserve">vor </w:t>
      </w:r>
      <w:del w:id="1000145" w:author="Claude Lektorat" w:date="2026-06-30T12:18:05Z">
        <w:r>
          <w:rPr>
            <w:color w:val="000000" w:themeColor="text1"/>
          </w:rPr>
          <w:delText xml:space="preserve">der</w:delText>
        </w:r>
      </w:del>
      <w:ins w:id="1000146" w:author="Claude Lektorat" w:date="2026-06-30T12:18:05Z">
        <w:r>
          <w:rPr>
            <w:color w:val="000000" w:themeColor="text1"/>
          </w:rPr>
          <w:t xml:space="preserve">dem</w:t>
        </w:r>
      </w:ins>
      <w:r>
        <w:rPr>
          <w:color w:val="000000" w:themeColor="text1"/>
        </w:rPr>
        <w:t xml:space="preserve"> Hintergrund ihrer </w:t>
      </w:r>
      <w:r>
        <w:rPr>
          <w:color w:val="000000" w:themeColor="text1"/>
        </w:rPr>
        <w:t xml:space="preserve">jeweiligen </w:t>
      </w:r>
      <w:r>
        <w:rPr>
          <w:color w:val="000000" w:themeColor="text1"/>
        </w:rPr>
        <w:t xml:space="preserve">Sozialisierung </w:t>
      </w:r>
      <w:r>
        <w:rPr>
          <w:color w:val="000000" w:themeColor="text1"/>
        </w:rPr>
        <w:t xml:space="preserve">als auch in Anbetracht </w:t>
      </w:r>
      <w:r>
        <w:rPr>
          <w:color w:val="000000" w:themeColor="text1"/>
        </w:rPr>
        <w:t xml:space="preserve">ihrer </w:t>
      </w:r>
      <w:r>
        <w:rPr>
          <w:color w:val="000000" w:themeColor="text1"/>
        </w:rPr>
        <w:t xml:space="preserve">gegenwärtigen, bereits erschütterten Situation, </w:t>
      </w:r>
      <w:r>
        <w:rPr>
          <w:color w:val="000000" w:themeColor="text1"/>
        </w:rPr>
        <w:t xml:space="preserve">als verunsichernd und </w:t>
      </w:r>
      <w:proofErr w:type="spellStart"/>
      <w:r>
        <w:rPr>
          <w:color w:val="000000" w:themeColor="text1"/>
        </w:rPr>
        <w:t xml:space="preserve">tendentiell</w:t>
      </w:r>
      <w:proofErr w:type="spellEnd"/>
      <w:r>
        <w:rPr>
          <w:color w:val="000000" w:themeColor="text1"/>
        </w:rPr>
        <w:t xml:space="preserve"> </w:t>
      </w:r>
      <w:r>
        <w:rPr>
          <w:color w:val="000000" w:themeColor="text1"/>
        </w:rPr>
        <w:t xml:space="preserve">stigmatisierend erleben. Das von biologistisch </w:t>
      </w:r>
      <w:r>
        <w:rPr>
          <w:color w:val="000000" w:themeColor="text1"/>
        </w:rPr>
        <w:t xml:space="preserve">verstandener </w:t>
      </w:r>
      <w:r>
        <w:rPr>
          <w:color w:val="000000" w:themeColor="text1"/>
        </w:rPr>
        <w:t xml:space="preserve">Zweigeschlechtlichkeit geprägte sowjetische Geschlechterbild mit dem beide Eltern </w:t>
      </w:r>
      <w:r>
        <w:rPr>
          <w:color w:val="000000" w:themeColor="text1"/>
        </w:rPr>
        <w:t xml:space="preserve">höchstwahrscheinlich </w:t>
      </w:r>
      <w:r>
        <w:rPr>
          <w:color w:val="000000" w:themeColor="text1"/>
        </w:rPr>
        <w:t xml:space="preserve">aufgewachsen sind</w:t>
      </w:r>
      <w:r>
        <w:rPr>
          <w:color w:val="000000" w:themeColor="text1"/>
        </w:rPr>
        <w:t xml:space="preserve">,</w:t>
      </w:r>
      <w:r>
        <w:rPr>
          <w:color w:val="000000" w:themeColor="text1"/>
        </w:rPr>
        <w:t xml:space="preserve"> lässt wen</w:t>
      </w:r>
      <w:r>
        <w:rPr>
          <w:color w:val="000000" w:themeColor="text1"/>
        </w:rPr>
        <w:t xml:space="preserve">ig Spielraum für ein Kind, das </w:t>
      </w:r>
      <w:r>
        <w:rPr>
          <w:color w:val="000000" w:themeColor="text1"/>
        </w:rPr>
        <w:t xml:space="preserve">körpergeschlechtlich nicht in die </w:t>
      </w:r>
      <w:r>
        <w:rPr>
          <w:color w:val="000000" w:themeColor="text1"/>
        </w:rPr>
        <w:t xml:space="preserve">etablierten </w:t>
      </w:r>
      <w:r>
        <w:rPr>
          <w:color w:val="000000" w:themeColor="text1"/>
        </w:rPr>
        <w:t xml:space="preserve">normativen Vorgaben hineinpasst </w:t>
      </w:r>
      <w:r w:rsidR="00285FDB" w:rsidRPr="007310A7">
        <w:rPr>
          <w:color w:val="000000" w:themeColor="text1"/>
        </w:rPr>
        <w:fldChar w:fldCharType="begin"/>
      </w:r>
      <w:r w:rsidR="00285FDB" w:rsidRPr="007310A7">
        <w:rPr>
          <w:color w:val="000000" w:themeColor="text1"/>
        </w:rPr>
        <w:instrText xml:space="preserve"> ADDIN ZOTERO_ITEM CSL_CITATION {"citationID":"im0v7mQP","properties":{"unsorted":false,"formattedCitation":"(vgl. Ritter 1999)","plainCitation":"(vgl. Ritter 1999)","noteIndex":0},"citationItems":[{"id":1038,"uris":["http://zotero.org/users/local/owKliTIb/items/NNT94BAN"],"itemData":{"id":1038,"type":"article-journal","container-title":"Feministische Studien","DOI":"10.1515/fs-1999-0103","issue":"1","page":"8-22","publisher":"Walter de Gruyter GmbH","title":"Kulturelle Modernisierung und Identitätskonzeptionen im sowjetischen und postsowjetischen Russland","volume":"17","author":[{"family":"Ritter","given":"Martina"}],"issued":{"date-parts":[["1999"]]}},"prefix":"vgl."}],"schema":"https://github.com/citation-style-language/schema/raw/master/csl-citation.json"} </w:instrText>
      </w:r>
      <w:r w:rsidR="00285FDB" w:rsidRPr="007310A7">
        <w:rPr>
          <w:color w:val="000000" w:themeColor="text1"/>
        </w:rPr>
        <w:fldChar w:fldCharType="separate"/>
      </w:r>
      <w:r>
        <w:rPr>
          <w:rFonts w:ascii="Cambria" w:hAnsi="Cambria"/>
          <w:color w:val="000000" w:themeColor="text1"/>
        </w:rPr>
        <w:t xml:space="preserve">(vgl. Ritter 1999)</w:t>
      </w:r>
      <w:r w:rsidR="00285FDB" w:rsidRPr="007310A7">
        <w:rPr>
          <w:color w:val="000000" w:themeColor="text1"/>
        </w:rPr>
        <w:fldChar w:fldCharType="end"/>
      </w:r>
      <w:r>
        <w:rPr>
          <w:color w:val="000000" w:themeColor="text1"/>
        </w:rPr>
        <w:t xml:space="preserve">.</w:t>
      </w:r>
      <w:r w:rsidRPr="007310A7">
        <w:rPr>
          <w:rStyle w:val="Funotenzeichen"/>
          <w:color w:val="000000" w:themeColor="text1"/>
        </w:rPr>
        <w:footnoteReference w:id="169"/>
      </w:r>
      <w:r>
        <w:rPr>
          <w:color w:val="000000" w:themeColor="text1"/>
        </w:rPr>
        <w:t xml:space="preserve"> Ebenfalls ist davon auszugehen, dass in dem dörflichen Kontext in dem die Eltern leben und im Fall der Mutter auch aufgewachsen sind, </w:t>
      </w:r>
      <w:r>
        <w:rPr>
          <w:color w:val="000000" w:themeColor="text1"/>
        </w:rPr>
        <w:t xml:space="preserve">jegliche </w:t>
      </w:r>
      <w:r>
        <w:rPr>
          <w:color w:val="000000" w:themeColor="text1"/>
        </w:rPr>
        <w:t xml:space="preserve">Form</w:t>
      </w:r>
      <w:r>
        <w:rPr>
          <w:color w:val="000000" w:themeColor="text1"/>
        </w:rPr>
        <w:t xml:space="preserve">en</w:t>
      </w:r>
      <w:r>
        <w:rPr>
          <w:color w:val="000000" w:themeColor="text1"/>
        </w:rPr>
        <w:t xml:space="preserve"> </w:t>
      </w:r>
      <w:r>
        <w:rPr>
          <w:color w:val="000000" w:themeColor="text1"/>
        </w:rPr>
        <w:t xml:space="preserve">sozialer </w:t>
      </w:r>
      <w:r>
        <w:rPr>
          <w:color w:val="000000" w:themeColor="text1"/>
        </w:rPr>
        <w:t xml:space="preserve">Abweichung </w:t>
      </w:r>
      <w:r>
        <w:rPr>
          <w:color w:val="000000" w:themeColor="text1"/>
        </w:rPr>
        <w:t xml:space="preserve">schnell </w:t>
      </w:r>
      <w:r>
        <w:rPr>
          <w:color w:val="000000" w:themeColor="text1"/>
        </w:rPr>
        <w:t xml:space="preserve">registriert und </w:t>
      </w:r>
      <w:r>
        <w:rPr>
          <w:color w:val="000000" w:themeColor="text1"/>
        </w:rPr>
        <w:t xml:space="preserve">potentiell </w:t>
      </w:r>
      <w:r>
        <w:rPr>
          <w:color w:val="000000" w:themeColor="text1"/>
        </w:rPr>
        <w:t xml:space="preserve">negativ bewertet</w:t>
      </w:r>
      <w:r>
        <w:rPr>
          <w:color w:val="000000" w:themeColor="text1"/>
        </w:rPr>
        <w:t xml:space="preserve"> werden</w:t>
      </w:r>
      <w:r>
        <w:rPr>
          <w:color w:val="000000" w:themeColor="text1"/>
        </w:rPr>
        <w:t xml:space="preserve">.</w:t>
      </w:r>
    </w:p>
    <w:p w14:paraId="6547D9EE" w14:textId="73184FB9" w:rsidR="00E91C72" w:rsidRPr="007310A7" w:rsidRDefault="00E91C72" w:rsidP="00AC16C4">
      <w:pPr>
        <w:spacing w:before="480" w:after="120" w:line="360" w:lineRule="auto"/>
        <w:jc w:val="both"/>
        <w:rPr>
          <w:bCs/>
          <w:i/>
          <w:iCs/>
          <w:color w:val="000000" w:themeColor="text1"/>
        </w:rPr>
      </w:pPr>
      <w:r w:rsidRPr="007310A7">
        <w:rPr>
          <w:bCs/>
          <w:i/>
          <w:iCs/>
          <w:color w:val="000000" w:themeColor="text1"/>
        </w:rPr>
        <w:t xml:space="preserve">Diagnosestellung und Entscheidung zur </w:t>
      </w:r>
      <w:r w:rsidR="00647C91" w:rsidRPr="007310A7">
        <w:rPr>
          <w:bCs/>
          <w:i/>
          <w:iCs/>
          <w:color w:val="000000" w:themeColor="text1"/>
        </w:rPr>
        <w:t>Migration</w:t>
      </w:r>
    </w:p>
    <w:p w14:paraId="2C83505F" w14:textId="45635957" w:rsidR="00E91C72" w:rsidRPr="007310A7" w:rsidRDefault="003B300B" w:rsidP="0078702F">
      <w:pPr>
        <w:spacing w:line="360" w:lineRule="auto"/>
        <w:jc w:val="both"/>
        <w:rPr>
          <w:color w:val="000000" w:themeColor="text1"/>
        </w:rPr>
      </w:pPr>
      <w:r w:rsidRPr="007310A7">
        <w:rPr>
          <w:color w:val="000000" w:themeColor="text1"/>
        </w:rPr>
        <w:t xml:space="preserve">Dem Valerie vermittelten Narrativ ihrer Mutter zu Folge, wird ihren </w:t>
      </w:r>
      <w:r w:rsidR="00E91C72" w:rsidRPr="007310A7">
        <w:rPr>
          <w:color w:val="000000" w:themeColor="text1"/>
        </w:rPr>
        <w:t xml:space="preserve">Eltern unmittelbar nach der Diagnosestellung geraten, Kirgistan zu verlassen und für eine </w:t>
      </w:r>
      <w:r w:rsidR="00E91C72" w:rsidRPr="007310A7">
        <w:rPr>
          <w:color w:val="000000" w:themeColor="text1"/>
        </w:rPr>
        <w:lastRenderedPageBreak/>
        <w:t xml:space="preserve">angemessene medizinische Behandlung nach Russland oder Deutschland auszuwandern. </w:t>
      </w:r>
      <w:r w:rsidRPr="007310A7">
        <w:rPr>
          <w:color w:val="000000" w:themeColor="text1"/>
        </w:rPr>
        <w:t>Dies beschreibt Valerie folgendermaßen:</w:t>
      </w:r>
    </w:p>
    <w:p w14:paraId="0C11D6E2" w14:textId="4DCDAA89" w:rsidR="00E91C72" w:rsidRPr="007310A7" w:rsidRDefault="00E91C72" w:rsidP="00285FDB">
      <w:pPr>
        <w:spacing w:before="240" w:after="240" w:line="360" w:lineRule="auto"/>
        <w:ind w:left="567" w:right="509"/>
        <w:jc w:val="both"/>
        <w:rPr>
          <w:color w:val="000000" w:themeColor="text1"/>
          <w:sz w:val="22"/>
          <w:szCs w:val="22"/>
        </w:rPr>
      </w:pPr>
      <w:r w:rsidRPr="007310A7">
        <w:rPr>
          <w:color w:val="000000" w:themeColor="text1"/>
          <w:sz w:val="22"/>
          <w:szCs w:val="22"/>
        </w:rPr>
        <w:t xml:space="preserve">„der </w:t>
      </w:r>
      <w:r w:rsidRPr="007310A7">
        <w:rPr>
          <w:b/>
          <w:color w:val="000000" w:themeColor="text1"/>
          <w:sz w:val="22"/>
          <w:szCs w:val="22"/>
        </w:rPr>
        <w:t>Grund</w:t>
      </w:r>
      <w:r w:rsidRPr="007310A7">
        <w:rPr>
          <w:color w:val="000000" w:themeColor="text1"/>
          <w:sz w:val="22"/>
          <w:szCs w:val="22"/>
        </w:rPr>
        <w:t xml:space="preserve"> weswegen wir </w:t>
      </w:r>
      <w:proofErr w:type="spellStart"/>
      <w:proofErr w:type="gramStart"/>
      <w:r w:rsidRPr="007310A7">
        <w:rPr>
          <w:color w:val="000000" w:themeColor="text1"/>
          <w:sz w:val="22"/>
          <w:szCs w:val="22"/>
        </w:rPr>
        <w:t>da:mals</w:t>
      </w:r>
      <w:proofErr w:type="spellEnd"/>
      <w:proofErr w:type="gramEnd"/>
      <w:r w:rsidRPr="007310A7">
        <w:rPr>
          <w:color w:val="000000" w:themeColor="text1"/>
          <w:sz w:val="22"/>
          <w:szCs w:val="22"/>
        </w:rPr>
        <w:t xml:space="preserve">, nach Deutschland gekommen sind </w:t>
      </w:r>
      <w:r w:rsidRPr="007310A7">
        <w:rPr>
          <w:b/>
          <w:color w:val="000000" w:themeColor="text1"/>
          <w:sz w:val="22"/>
          <w:szCs w:val="22"/>
        </w:rPr>
        <w:t>war ich</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w:t>
      </w:r>
      <w:proofErr w:type="spellStart"/>
      <w:r w:rsidRPr="007310A7">
        <w:rPr>
          <w:color w:val="000000" w:themeColor="text1"/>
          <w:sz w:val="22"/>
          <w:szCs w:val="22"/>
        </w:rPr>
        <w:t>we:il</w:t>
      </w:r>
      <w:proofErr w:type="spellEnd"/>
      <w:r w:rsidRPr="007310A7">
        <w:rPr>
          <w:color w:val="000000" w:themeColor="text1"/>
          <w:sz w:val="22"/>
          <w:szCs w:val="22"/>
        </w:rPr>
        <w:t xml:space="preserve"> die </w:t>
      </w:r>
      <w:r w:rsidRPr="007310A7">
        <w:rPr>
          <w:b/>
          <w:color w:val="000000" w:themeColor="text1"/>
          <w:sz w:val="22"/>
          <w:szCs w:val="22"/>
        </w:rPr>
        <w:t>Diagnose</w:t>
      </w:r>
      <w:r w:rsidRPr="007310A7">
        <w:rPr>
          <w:color w:val="000000" w:themeColor="text1"/>
          <w:sz w:val="22"/>
          <w:szCs w:val="22"/>
        </w:rPr>
        <w:t xml:space="preserve"> dann gestellt wurde, u:nd ((atmet ein)) dann war </w:t>
      </w:r>
      <w:proofErr w:type="spellStart"/>
      <w:r w:rsidRPr="007310A7">
        <w:rPr>
          <w:b/>
          <w:color w:val="000000" w:themeColor="text1"/>
          <w:sz w:val="22"/>
          <w:szCs w:val="22"/>
        </w:rPr>
        <w:t>kla:r</w:t>
      </w:r>
      <w:proofErr w:type="spellEnd"/>
      <w:r w:rsidRPr="007310A7">
        <w:rPr>
          <w:color w:val="000000" w:themeColor="text1"/>
          <w:sz w:val="22"/>
          <w:szCs w:val="22"/>
        </w:rPr>
        <w:t xml:space="preserve">, </w:t>
      </w:r>
      <w:r w:rsidRPr="007310A7">
        <w:rPr>
          <w:b/>
          <w:color w:val="000000" w:themeColor="text1"/>
          <w:sz w:val="22"/>
          <w:szCs w:val="22"/>
        </w:rPr>
        <w:t>das, kann</w:t>
      </w:r>
      <w:r w:rsidRPr="007310A7">
        <w:rPr>
          <w:color w:val="000000" w:themeColor="text1"/>
          <w:sz w:val="22"/>
          <w:szCs w:val="22"/>
        </w:rPr>
        <w:t xml:space="preserve">, </w:t>
      </w:r>
      <w:r w:rsidRPr="007310A7">
        <w:rPr>
          <w:b/>
          <w:color w:val="000000" w:themeColor="text1"/>
          <w:sz w:val="22"/>
          <w:szCs w:val="22"/>
        </w:rPr>
        <w:t>hier</w:t>
      </w:r>
      <w:r w:rsidRPr="007310A7">
        <w:rPr>
          <w:color w:val="000000" w:themeColor="text1"/>
          <w:sz w:val="22"/>
          <w:szCs w:val="22"/>
        </w:rPr>
        <w:t xml:space="preserve">, </w:t>
      </w:r>
      <w:proofErr w:type="spellStart"/>
      <w:r w:rsidRPr="007310A7">
        <w:rPr>
          <w:b/>
          <w:color w:val="000000" w:themeColor="text1"/>
          <w:sz w:val="22"/>
          <w:szCs w:val="22"/>
        </w:rPr>
        <w:t>nich</w:t>
      </w:r>
      <w:proofErr w:type="spellEnd"/>
      <w:r w:rsidRPr="007310A7">
        <w:rPr>
          <w:b/>
          <w:color w:val="000000" w:themeColor="text1"/>
          <w:sz w:val="22"/>
          <w:szCs w:val="22"/>
        </w:rPr>
        <w:t xml:space="preserve"> gemacht</w:t>
      </w:r>
      <w:r w:rsidRPr="007310A7">
        <w:rPr>
          <w:color w:val="000000" w:themeColor="text1"/>
          <w:sz w:val="22"/>
          <w:szCs w:val="22"/>
        </w:rPr>
        <w:t xml:space="preserve"> </w:t>
      </w:r>
      <w:r w:rsidRPr="007310A7">
        <w:rPr>
          <w:b/>
          <w:color w:val="000000" w:themeColor="text1"/>
          <w:sz w:val="22"/>
          <w:szCs w:val="22"/>
        </w:rPr>
        <w:t>werden</w:t>
      </w:r>
      <w:r w:rsidRPr="007310A7">
        <w:rPr>
          <w:color w:val="000000" w:themeColor="text1"/>
          <w:sz w:val="22"/>
          <w:szCs w:val="22"/>
        </w:rPr>
        <w:t xml:space="preserve"> und dann müssen </w:t>
      </w:r>
      <w:proofErr w:type="spellStart"/>
      <w:r w:rsidRPr="007310A7">
        <w:rPr>
          <w:color w:val="000000" w:themeColor="text1"/>
          <w:sz w:val="22"/>
          <w:szCs w:val="22"/>
        </w:rPr>
        <w:t>wi:r</w:t>
      </w:r>
      <w:proofErr w:type="spellEnd"/>
      <w:r w:rsidRPr="007310A7">
        <w:rPr>
          <w:color w:val="000000" w:themeColor="text1"/>
          <w:sz w:val="22"/>
          <w:szCs w:val="22"/>
        </w:rPr>
        <w:t xml:space="preserve"> (1) entweder nach </w:t>
      </w:r>
      <w:r w:rsidRPr="007310A7">
        <w:rPr>
          <w:b/>
          <w:color w:val="000000" w:themeColor="text1"/>
          <w:sz w:val="22"/>
          <w:szCs w:val="22"/>
        </w:rPr>
        <w:t>Moskau</w:t>
      </w:r>
      <w:r w:rsidRPr="007310A7">
        <w:rPr>
          <w:color w:val="000000" w:themeColor="text1"/>
          <w:sz w:val="22"/>
          <w:szCs w:val="22"/>
        </w:rPr>
        <w:t xml:space="preserve">, also nach Russland dann, oder ((atmet ein)) ja=oder halt nach </w:t>
      </w:r>
      <w:r w:rsidRPr="007310A7">
        <w:rPr>
          <w:b/>
          <w:color w:val="000000" w:themeColor="text1"/>
          <w:sz w:val="22"/>
          <w:szCs w:val="22"/>
        </w:rPr>
        <w:t>Deutschland</w:t>
      </w:r>
      <w:r w:rsidRPr="007310A7">
        <w:rPr>
          <w:color w:val="000000" w:themeColor="text1"/>
          <w:sz w:val="22"/>
          <w:szCs w:val="22"/>
        </w:rPr>
        <w:t xml:space="preserve">, weil wir eben </w:t>
      </w:r>
      <w:r w:rsidRPr="007310A7">
        <w:rPr>
          <w:b/>
          <w:color w:val="000000" w:themeColor="text1"/>
          <w:sz w:val="22"/>
          <w:szCs w:val="22"/>
        </w:rPr>
        <w:t>deutsche Vorfahren</w:t>
      </w:r>
      <w:r w:rsidRPr="007310A7">
        <w:rPr>
          <w:color w:val="000000" w:themeColor="text1"/>
          <w:sz w:val="22"/>
          <w:szCs w:val="22"/>
        </w:rPr>
        <w:t xml:space="preserve"> haben (1) u:nd </w:t>
      </w:r>
      <w:r w:rsidRPr="007310A7">
        <w:rPr>
          <w:b/>
          <w:color w:val="000000" w:themeColor="text1"/>
          <w:sz w:val="22"/>
          <w:szCs w:val="22"/>
        </w:rPr>
        <w:t>ja</w:t>
      </w:r>
      <w:r w:rsidRPr="007310A7">
        <w:rPr>
          <w:color w:val="000000" w:themeColor="text1"/>
          <w:sz w:val="22"/>
          <w:szCs w:val="22"/>
        </w:rPr>
        <w:t xml:space="preserve">=also das wurde oft thematisiert das wir wegen </w:t>
      </w:r>
      <w:r w:rsidRPr="007310A7">
        <w:rPr>
          <w:b/>
          <w:color w:val="000000" w:themeColor="text1"/>
          <w:sz w:val="22"/>
          <w:szCs w:val="22"/>
        </w:rPr>
        <w:t>mir,</w:t>
      </w:r>
      <w:r w:rsidRPr="007310A7">
        <w:rPr>
          <w:color w:val="000000" w:themeColor="text1"/>
          <w:sz w:val="22"/>
          <w:szCs w:val="22"/>
        </w:rPr>
        <w:t xml:space="preserve"> nach </w:t>
      </w:r>
      <w:r w:rsidRPr="007310A7">
        <w:rPr>
          <w:b/>
          <w:color w:val="000000" w:themeColor="text1"/>
          <w:sz w:val="22"/>
          <w:szCs w:val="22"/>
        </w:rPr>
        <w:t>Deutschland</w:t>
      </w:r>
      <w:r w:rsidRPr="007310A7">
        <w:rPr>
          <w:color w:val="000000" w:themeColor="text1"/>
          <w:sz w:val="22"/>
          <w:szCs w:val="22"/>
        </w:rPr>
        <w:t xml:space="preserve"> gekommen sind“</w:t>
      </w:r>
    </w:p>
    <w:p w14:paraId="6370A938" w14:textId="77777777" w:rsidR="00922A45" w:rsidRPr="007310A7" w:rsidRDefault="00E91C72" w:rsidP="0078702F">
      <w:pPr>
        <w:spacing w:line="360" w:lineRule="auto"/>
        <w:jc w:val="both"/>
        <w:rPr>
          <w:color w:val="000000" w:themeColor="text1"/>
        </w:rPr>
      </w:pPr>
      <w:r w:rsidRPr="007310A7">
        <w:rPr>
          <w:color w:val="000000" w:themeColor="text1"/>
        </w:rPr>
        <w:t xml:space="preserve">Dieses Narrativ </w:t>
      </w:r>
      <w:r w:rsidR="00CA081F" w:rsidRPr="007310A7">
        <w:rPr>
          <w:color w:val="000000" w:themeColor="text1"/>
        </w:rPr>
        <w:t xml:space="preserve">wirft </w:t>
      </w:r>
      <w:r w:rsidRPr="007310A7">
        <w:rPr>
          <w:color w:val="000000" w:themeColor="text1"/>
        </w:rPr>
        <w:t>in mehrfacher Hinsicht</w:t>
      </w:r>
      <w:r w:rsidR="00CA081F" w:rsidRPr="007310A7">
        <w:rPr>
          <w:color w:val="000000" w:themeColor="text1"/>
        </w:rPr>
        <w:t xml:space="preserve"> Fragen auf</w:t>
      </w:r>
      <w:r w:rsidRPr="007310A7">
        <w:rPr>
          <w:color w:val="000000" w:themeColor="text1"/>
        </w:rPr>
        <w:t xml:space="preserve">: Entgegen der familial tradierten medizinisch bedingten Notwendigkeit zur Migration, macht die Diagnose einer kompletten </w:t>
      </w:r>
      <w:proofErr w:type="spellStart"/>
      <w:r w:rsidRPr="007310A7">
        <w:rPr>
          <w:color w:val="000000" w:themeColor="text1"/>
        </w:rPr>
        <w:t>Androgenresistenz</w:t>
      </w:r>
      <w:proofErr w:type="spellEnd"/>
      <w:r w:rsidR="00954956" w:rsidRPr="007310A7">
        <w:rPr>
          <w:color w:val="000000" w:themeColor="text1"/>
        </w:rPr>
        <w:t xml:space="preserve"> (CAIS)</w:t>
      </w:r>
      <w:r w:rsidRPr="007310A7">
        <w:rPr>
          <w:color w:val="000000" w:themeColor="text1"/>
        </w:rPr>
        <w:t xml:space="preserve"> im Kindesalter keine unmittelbare ärztliche Behandlung erforderlich </w:t>
      </w:r>
      <w:r w:rsidR="00285FDB" w:rsidRPr="007310A7">
        <w:rPr>
          <w:color w:val="000000" w:themeColor="text1"/>
        </w:rPr>
        <w:fldChar w:fldCharType="begin"/>
      </w:r>
      <w:r w:rsidR="00DC6209" w:rsidRPr="007310A7">
        <w:rPr>
          <w:color w:val="000000" w:themeColor="text1"/>
        </w:rPr>
        <w:instrText xml:space="preserve"> ADDIN ZOTERO_ITEM CSL_CITATION {"citationID":"1hk3QtqR","properties":{"unsorted":false,"formattedCitation":"(vgl. z.B. D\\uc0\\u246{}hnert, W\\uc0\\u252{}nsch, und Hiort 2017)","plainCitation":"(vgl. z.B. Döhnert, Wünsch, und Hiort 2017)","dontUpdate":true,"noteIndex":0},"citationItems":[{"id":978,"uris":["http://zotero.org/users/local/owKliTIb/items/2DSQYLZU"],"itemData":{"id":978,"type":"article-journal","container-title":"Sex Dev.","DOI":"10.1159/000478082","issue":"4","page":"171-174","publisher":"S. Karger AG","title":"Gonadectomy in Complete Androgen Insensitivity Syndrome: Why and When?","volume":"11","author":[{"family":"Döhnert","given":"Ulla"},{"family":"Wünsch","given":"Lutz"},{"family":"Hiort","given":"Olaf"}],"issued":{"date-parts":[["2017"]]}},"prefix":"vgl. z.B."}],"schema":"https://github.com/citation-style-language/schema/raw/master/csl-citation.json"} </w:instrText>
      </w:r>
      <w:r w:rsidR="00285FDB" w:rsidRPr="007310A7">
        <w:rPr>
          <w:color w:val="000000" w:themeColor="text1"/>
        </w:rPr>
        <w:fldChar w:fldCharType="separate"/>
      </w:r>
      <w:r w:rsidR="00285FDB" w:rsidRPr="007310A7">
        <w:rPr>
          <w:rFonts w:ascii="Cambria" w:hAnsi="Cambria" w:cs="Times New Roman"/>
          <w:color w:val="000000" w:themeColor="text1"/>
        </w:rPr>
        <w:t xml:space="preserve">(vgl. z.B. </w:t>
      </w:r>
      <w:proofErr w:type="spellStart"/>
      <w:r w:rsidR="00285FDB" w:rsidRPr="007310A7">
        <w:rPr>
          <w:rFonts w:ascii="Cambria" w:hAnsi="Cambria" w:cs="Times New Roman"/>
          <w:color w:val="000000" w:themeColor="text1"/>
        </w:rPr>
        <w:t>Döhnert</w:t>
      </w:r>
      <w:proofErr w:type="spellEnd"/>
      <w:r w:rsidR="00285FDB" w:rsidRPr="007310A7">
        <w:rPr>
          <w:rFonts w:ascii="Cambria" w:hAnsi="Cambria" w:cs="Times New Roman"/>
          <w:color w:val="000000" w:themeColor="text1"/>
        </w:rPr>
        <w:t xml:space="preserve"> et al. 2017)</w:t>
      </w:r>
      <w:r w:rsidR="00285FDB" w:rsidRPr="007310A7">
        <w:rPr>
          <w:color w:val="000000" w:themeColor="text1"/>
        </w:rPr>
        <w:fldChar w:fldCharType="end"/>
      </w:r>
      <w:r w:rsidRPr="007310A7">
        <w:rPr>
          <w:color w:val="000000" w:themeColor="text1"/>
        </w:rPr>
        <w:t xml:space="preserve">. Auch wenn es bis vor wenigen Jahren in Deutschland und zahlreichen anderen Ländern üblich </w:t>
      </w:r>
      <w:r w:rsidR="00954956" w:rsidRPr="007310A7">
        <w:rPr>
          <w:color w:val="000000" w:themeColor="text1"/>
        </w:rPr>
        <w:t xml:space="preserve">ist </w:t>
      </w:r>
      <w:r w:rsidRPr="007310A7">
        <w:rPr>
          <w:color w:val="000000" w:themeColor="text1"/>
        </w:rPr>
        <w:t xml:space="preserve">bei </w:t>
      </w:r>
      <w:r w:rsidR="00CA081F" w:rsidRPr="007310A7">
        <w:rPr>
          <w:color w:val="000000" w:themeColor="text1"/>
        </w:rPr>
        <w:t xml:space="preserve">sog. CAIS </w:t>
      </w:r>
      <w:r w:rsidRPr="007310A7">
        <w:rPr>
          <w:color w:val="000000" w:themeColor="text1"/>
        </w:rPr>
        <w:t xml:space="preserve">die Keimdrüsen auf Grund eines potentiellen Tumorrisikos operativ zu entfernen, handelt es sich hierbei um einen </w:t>
      </w:r>
      <w:r w:rsidR="00CA081F" w:rsidRPr="007310A7">
        <w:rPr>
          <w:color w:val="000000" w:themeColor="text1"/>
        </w:rPr>
        <w:t xml:space="preserve">in der Regel </w:t>
      </w:r>
      <w:r w:rsidRPr="007310A7">
        <w:rPr>
          <w:color w:val="000000" w:themeColor="text1"/>
        </w:rPr>
        <w:t>elektiven</w:t>
      </w:r>
      <w:r w:rsidR="00954956" w:rsidRPr="007310A7">
        <w:rPr>
          <w:color w:val="000000" w:themeColor="text1"/>
        </w:rPr>
        <w:t xml:space="preserve"> – und gesundheitlich nicht-dringend erforderlichen –</w:t>
      </w:r>
      <w:r w:rsidRPr="007310A7">
        <w:rPr>
          <w:color w:val="000000" w:themeColor="text1"/>
        </w:rPr>
        <w:t xml:space="preserve"> Eingriff, der wenn nur auf Wunsch der Eltern im frühen Kindesalter durchgeführt </w:t>
      </w:r>
      <w:r w:rsidR="00954956" w:rsidRPr="007310A7">
        <w:rPr>
          <w:color w:val="000000" w:themeColor="text1"/>
        </w:rPr>
        <w:t xml:space="preserve">wird </w:t>
      </w:r>
      <w:r w:rsidR="00285FDB" w:rsidRPr="007310A7">
        <w:rPr>
          <w:color w:val="000000" w:themeColor="text1"/>
        </w:rPr>
        <w:fldChar w:fldCharType="begin"/>
      </w:r>
      <w:r w:rsidR="00DC6209" w:rsidRPr="007310A7">
        <w:rPr>
          <w:color w:val="000000" w:themeColor="text1"/>
        </w:rPr>
        <w:instrText xml:space="preserve"> ADDIN ZOTERO_ITEM CSL_CITATION {"citationID":"7VIKs8uL","properties":{"unsorted":false,"formattedCitation":"(vgl. I. Hughes u.\\uc0\\u160{}a. 2012)","plainCitation":"(vgl. I. Hughes u. a. 2012)","dontUpdate":true,"noteIndex":0},"citationItems":[{"id":1012,"uris":["http://zotero.org/users/local/owKliTIb/items/IQL5KYUZ"],"itemData":{"id":1012,"type":"article-journal","container-title":"Lancet","DOI":"10.1016/S0140-6736(12)60071-3","issue":"9851","page":"1419-28","publisher":"Elsevier BV","title":"Androgen insensitivity syndrome","volume":"380","author":[{"family":"Hughes","given":"IA"},{"family":"Davies","given":"JD"},{"family":"Bunch","given":"TI"},{"family":"Pasterski","given":"V"},{"family":"Mastroyannopoulou","given":"K"},{"family":"MacDougall","given":"J"}],"issued":{"date-parts":[["2012"]]}},"prefix":"vgl."}],"schema":"https://github.com/citation-style-language/schema/raw/master/csl-citation.json"} </w:instrText>
      </w:r>
      <w:r w:rsidR="00285FDB" w:rsidRPr="007310A7">
        <w:rPr>
          <w:color w:val="000000" w:themeColor="text1"/>
        </w:rPr>
        <w:fldChar w:fldCharType="separate"/>
      </w:r>
      <w:r w:rsidR="00285FDB" w:rsidRPr="007310A7">
        <w:rPr>
          <w:rFonts w:ascii="Cambria" w:hAnsi="Cambria" w:cs="Times New Roman"/>
          <w:color w:val="000000" w:themeColor="text1"/>
        </w:rPr>
        <w:t>(vgl. Hughes et al. 2012)</w:t>
      </w:r>
      <w:r w:rsidR="00285FDB" w:rsidRPr="007310A7">
        <w:rPr>
          <w:color w:val="000000" w:themeColor="text1"/>
        </w:rPr>
        <w:fldChar w:fldCharType="end"/>
      </w:r>
      <w:r w:rsidRPr="007310A7">
        <w:rPr>
          <w:color w:val="000000" w:themeColor="text1"/>
        </w:rPr>
        <w:t xml:space="preserve">. </w:t>
      </w:r>
    </w:p>
    <w:p w14:paraId="41241954" w14:textId="056D0019" w:rsidR="00B20D7C" w:rsidRPr="007310A7" w:rsidRDefault="00CA081F" w:rsidP="0078702F">
      <w:pPr>
        <w:spacing w:line="360" w:lineRule="auto"/>
        <w:jc w:val="both"/>
        <w:rPr>
          <w:color w:val="000000" w:themeColor="text1"/>
        </w:rPr>
      </w:pPr>
      <w:r w:rsidRPr="007310A7">
        <w:rPr>
          <w:color w:val="000000" w:themeColor="text1"/>
        </w:rPr>
        <w:t xml:space="preserve">Im </w:t>
      </w:r>
      <w:r w:rsidR="00E91C72" w:rsidRPr="007310A7">
        <w:rPr>
          <w:color w:val="000000" w:themeColor="text1"/>
        </w:rPr>
        <w:t>Medizinsystem der Sowjetuni</w:t>
      </w:r>
      <w:r w:rsidRPr="007310A7">
        <w:rPr>
          <w:color w:val="000000" w:themeColor="text1"/>
        </w:rPr>
        <w:t xml:space="preserve">on, in dem das medizinische Interesse </w:t>
      </w:r>
      <w:r w:rsidR="00E91C72" w:rsidRPr="007310A7">
        <w:rPr>
          <w:color w:val="000000" w:themeColor="text1"/>
        </w:rPr>
        <w:t xml:space="preserve">an intergeschlechtlichen Personen als Forschungsgegenstand </w:t>
      </w:r>
      <w:r w:rsidRPr="007310A7">
        <w:rPr>
          <w:color w:val="000000" w:themeColor="text1"/>
        </w:rPr>
        <w:t>seit den 1950ern</w:t>
      </w:r>
      <w:r w:rsidR="00922A45" w:rsidRPr="007310A7">
        <w:rPr>
          <w:color w:val="000000" w:themeColor="text1"/>
        </w:rPr>
        <w:t xml:space="preserve"> zunimmt</w:t>
      </w:r>
      <w:r w:rsidRPr="007310A7">
        <w:rPr>
          <w:color w:val="000000" w:themeColor="text1"/>
        </w:rPr>
        <w:t xml:space="preserve">, </w:t>
      </w:r>
      <w:r w:rsidR="00922A45" w:rsidRPr="007310A7">
        <w:rPr>
          <w:color w:val="000000" w:themeColor="text1"/>
        </w:rPr>
        <w:t xml:space="preserve">setzt </w:t>
      </w:r>
      <w:r w:rsidRPr="007310A7">
        <w:rPr>
          <w:color w:val="000000" w:themeColor="text1"/>
        </w:rPr>
        <w:t xml:space="preserve">sich bis in die 1990er Jahre eine </w:t>
      </w:r>
      <w:r w:rsidR="00E91C72" w:rsidRPr="007310A7">
        <w:rPr>
          <w:color w:val="000000" w:themeColor="text1"/>
        </w:rPr>
        <w:t xml:space="preserve">zunehmend interventionsorientierte </w:t>
      </w:r>
      <w:r w:rsidRPr="007310A7">
        <w:rPr>
          <w:color w:val="000000" w:themeColor="text1"/>
        </w:rPr>
        <w:t xml:space="preserve">ärztliche </w:t>
      </w:r>
      <w:r w:rsidR="00E91C72" w:rsidRPr="007310A7">
        <w:rPr>
          <w:color w:val="000000" w:themeColor="text1"/>
        </w:rPr>
        <w:t xml:space="preserve">Haltung durch, die für operative Angleichungen </w:t>
      </w:r>
      <w:r w:rsidRPr="007310A7">
        <w:rPr>
          <w:color w:val="000000" w:themeColor="text1"/>
        </w:rPr>
        <w:t xml:space="preserve">von intergeschlechtlichen Kindern </w:t>
      </w:r>
      <w:r w:rsidR="00E91C72" w:rsidRPr="007310A7">
        <w:rPr>
          <w:color w:val="000000" w:themeColor="text1"/>
        </w:rPr>
        <w:t xml:space="preserve">bereits </w:t>
      </w:r>
      <w:r w:rsidRPr="007310A7">
        <w:rPr>
          <w:color w:val="000000" w:themeColor="text1"/>
        </w:rPr>
        <w:t xml:space="preserve">in einem frühen Alter </w:t>
      </w:r>
      <w:r w:rsidR="00E91C72" w:rsidRPr="007310A7">
        <w:rPr>
          <w:color w:val="000000" w:themeColor="text1"/>
        </w:rPr>
        <w:t>plä</w:t>
      </w:r>
      <w:r w:rsidR="00B20D7C" w:rsidRPr="007310A7">
        <w:rPr>
          <w:color w:val="000000" w:themeColor="text1"/>
        </w:rPr>
        <w:t>diert</w:t>
      </w:r>
      <w:r w:rsidR="00285FDB" w:rsidRPr="007310A7">
        <w:rPr>
          <w:color w:val="000000" w:themeColor="text1"/>
        </w:rPr>
        <w:t xml:space="preserve"> </w:t>
      </w:r>
      <w:r w:rsidR="00285FDB" w:rsidRPr="007310A7">
        <w:rPr>
          <w:color w:val="000000" w:themeColor="text1"/>
        </w:rPr>
        <w:fldChar w:fldCharType="begin"/>
      </w:r>
      <w:r w:rsidR="003E7DAB" w:rsidRPr="007310A7">
        <w:rPr>
          <w:color w:val="000000" w:themeColor="text1"/>
        </w:rPr>
        <w:instrText xml:space="preserve"> ADDIN ZOTERO_ITEM CSL_CITATION {"citationID":"4z3Ru77S","properties":{"unsorted":false,"formattedCitation":"(vgl. Golubeva 1980 zitiert nach Berezkin 2016)","plainCitation":"(vgl. Golubeva 1980 zitiert nach Berezkin 2016)","noteIndex":0},"citationItems":[{"id":971,"uris":["http://zotero.org/users/local/owKliTIb/items/9AISYAGK"],"itemData":{"id":971,"type":"post-weblog","container-title":"Intersex Day","title":"Breaking the ice: intersex in Russia","URL":"https://intersexday.org/en/breaking-ice-intersex-berezkin/#d5","author":[{"family":"Berezkin","given":"Aleksander"}],"issued":{"date-parts":[["2016",11,7]]}},"prefix":"vgl. Golubeva 1980 zitiert nach"}],"schema":"https://github.com/citation-style-language/schema/raw/master/csl-citation.json"} </w:instrText>
      </w:r>
      <w:r w:rsidR="00285FDB" w:rsidRPr="007310A7">
        <w:rPr>
          <w:color w:val="000000" w:themeColor="text1"/>
        </w:rPr>
        <w:fldChar w:fldCharType="separate"/>
      </w:r>
      <w:r w:rsidR="003E7DAB" w:rsidRPr="007310A7">
        <w:rPr>
          <w:rFonts w:ascii="Cambria" w:hAnsi="Cambria"/>
          <w:color w:val="000000" w:themeColor="text1"/>
        </w:rPr>
        <w:t xml:space="preserve">(vgl. Golubeva 1980 zitiert nach </w:t>
      </w:r>
      <w:proofErr w:type="spellStart"/>
      <w:r w:rsidR="003E7DAB" w:rsidRPr="007310A7">
        <w:rPr>
          <w:rFonts w:ascii="Cambria" w:hAnsi="Cambria"/>
          <w:color w:val="000000" w:themeColor="text1"/>
        </w:rPr>
        <w:t>Berezkin</w:t>
      </w:r>
      <w:proofErr w:type="spellEnd"/>
      <w:r w:rsidR="003E7DAB" w:rsidRPr="007310A7">
        <w:rPr>
          <w:rFonts w:ascii="Cambria" w:hAnsi="Cambria"/>
          <w:color w:val="000000" w:themeColor="text1"/>
        </w:rPr>
        <w:t xml:space="preserve"> 2016)</w:t>
      </w:r>
      <w:r w:rsidR="00285FDB" w:rsidRPr="007310A7">
        <w:rPr>
          <w:color w:val="000000" w:themeColor="text1"/>
        </w:rPr>
        <w:fldChar w:fldCharType="end"/>
      </w:r>
      <w:r w:rsidR="00E91C72" w:rsidRPr="007310A7">
        <w:rPr>
          <w:color w:val="000000" w:themeColor="text1"/>
        </w:rPr>
        <w:t>. Ab 1991</w:t>
      </w:r>
      <w:r w:rsidR="00922A45" w:rsidRPr="007310A7">
        <w:rPr>
          <w:color w:val="000000" w:themeColor="text1"/>
        </w:rPr>
        <w:t>,</w:t>
      </w:r>
      <w:r w:rsidR="00E91C72" w:rsidRPr="007310A7">
        <w:rPr>
          <w:color w:val="000000" w:themeColor="text1"/>
        </w:rPr>
        <w:t xml:space="preserve"> nach dem Zerfall der sowjetischen Staatengemeinschaft</w:t>
      </w:r>
      <w:r w:rsidR="00922A45" w:rsidRPr="007310A7">
        <w:rPr>
          <w:color w:val="000000" w:themeColor="text1"/>
        </w:rPr>
        <w:t>,</w:t>
      </w:r>
      <w:r w:rsidR="00E91C72" w:rsidRPr="007310A7">
        <w:rPr>
          <w:color w:val="000000" w:themeColor="text1"/>
        </w:rPr>
        <w:t xml:space="preserve"> entwickel</w:t>
      </w:r>
      <w:r w:rsidR="00922A45" w:rsidRPr="007310A7">
        <w:rPr>
          <w:color w:val="000000" w:themeColor="text1"/>
        </w:rPr>
        <w:t xml:space="preserve">n die </w:t>
      </w:r>
      <w:r w:rsidR="00B20D7C" w:rsidRPr="007310A7">
        <w:rPr>
          <w:color w:val="000000" w:themeColor="text1"/>
        </w:rPr>
        <w:t>p</w:t>
      </w:r>
      <w:r w:rsidR="00954956" w:rsidRPr="007310A7">
        <w:rPr>
          <w:color w:val="000000" w:themeColor="text1"/>
        </w:rPr>
        <w:t>o</w:t>
      </w:r>
      <w:r w:rsidR="00B20D7C" w:rsidRPr="007310A7">
        <w:rPr>
          <w:color w:val="000000" w:themeColor="text1"/>
        </w:rPr>
        <w:t>st-sowjetische</w:t>
      </w:r>
      <w:r w:rsidR="00922A45" w:rsidRPr="007310A7">
        <w:rPr>
          <w:color w:val="000000" w:themeColor="text1"/>
        </w:rPr>
        <w:t>n</w:t>
      </w:r>
      <w:r w:rsidR="00B20D7C" w:rsidRPr="007310A7">
        <w:rPr>
          <w:color w:val="000000" w:themeColor="text1"/>
        </w:rPr>
        <w:t xml:space="preserve"> </w:t>
      </w:r>
      <w:r w:rsidR="00922A45" w:rsidRPr="007310A7">
        <w:rPr>
          <w:color w:val="000000" w:themeColor="text1"/>
        </w:rPr>
        <w:t xml:space="preserve">Länder unterschiedliche medizinische Strategien im </w:t>
      </w:r>
      <w:r w:rsidR="00E91C72" w:rsidRPr="007310A7">
        <w:rPr>
          <w:color w:val="000000" w:themeColor="text1"/>
        </w:rPr>
        <w:t xml:space="preserve">Umgang mit </w:t>
      </w:r>
      <w:r w:rsidR="00922A45" w:rsidRPr="007310A7">
        <w:rPr>
          <w:color w:val="000000" w:themeColor="text1"/>
        </w:rPr>
        <w:t>i</w:t>
      </w:r>
      <w:r w:rsidR="00E91C72" w:rsidRPr="007310A7">
        <w:rPr>
          <w:color w:val="000000" w:themeColor="text1"/>
        </w:rPr>
        <w:t>ntergeschlechtlich</w:t>
      </w:r>
      <w:r w:rsidR="00922A45" w:rsidRPr="007310A7">
        <w:rPr>
          <w:color w:val="000000" w:themeColor="text1"/>
        </w:rPr>
        <w:t>en Variationen</w:t>
      </w:r>
      <w:r w:rsidR="00E91C72" w:rsidRPr="007310A7">
        <w:rPr>
          <w:color w:val="000000" w:themeColor="text1"/>
        </w:rPr>
        <w:t xml:space="preserve"> </w:t>
      </w:r>
      <w:r w:rsidR="003E7DAB" w:rsidRPr="007310A7">
        <w:rPr>
          <w:color w:val="000000" w:themeColor="text1"/>
        </w:rPr>
        <w:fldChar w:fldCharType="begin"/>
      </w:r>
      <w:r w:rsidR="003E7DAB" w:rsidRPr="007310A7">
        <w:rPr>
          <w:color w:val="000000" w:themeColor="text1"/>
        </w:rPr>
        <w:instrText xml:space="preserve"> ADDIN ZOTERO_ITEM CSL_CITATION {"citationID":"ue3ycqtK","properties":{"unsorted":false,"formattedCitation":"(Berezkin 2016)","plainCitation":"(Berezkin 2016)","noteIndex":0},"citationItems":[{"id":971,"uris":["http://zotero.org/users/local/owKliTIb/items/9AISYAGK"],"itemData":{"id":971,"type":"post-weblog","container-title":"Intersex Day","title":"Breaking the ice: intersex in Russia","URL":"https://intersexday.org/en/breaking-ice-intersex-berezkin/#d5","author":[{"family":"Berezkin","given":"Aleksander"}],"issued":{"date-parts":[["2016",11,7]]}}}],"schema":"https://github.com/citation-style-language/schema/raw/master/csl-citation.json"} </w:instrText>
      </w:r>
      <w:r w:rsidR="003E7DAB" w:rsidRPr="007310A7">
        <w:rPr>
          <w:color w:val="000000" w:themeColor="text1"/>
        </w:rPr>
        <w:fldChar w:fldCharType="separate"/>
      </w:r>
      <w:r w:rsidR="003E7DAB" w:rsidRPr="007310A7">
        <w:rPr>
          <w:rFonts w:ascii="Cambria" w:hAnsi="Cambria"/>
          <w:color w:val="000000" w:themeColor="text1"/>
        </w:rPr>
        <w:t>(</w:t>
      </w:r>
      <w:proofErr w:type="spellStart"/>
      <w:r w:rsidR="003E7DAB" w:rsidRPr="007310A7">
        <w:rPr>
          <w:rFonts w:ascii="Cambria" w:hAnsi="Cambria"/>
          <w:color w:val="000000" w:themeColor="text1"/>
        </w:rPr>
        <w:t>Berezkin</w:t>
      </w:r>
      <w:proofErr w:type="spellEnd"/>
      <w:r w:rsidR="003E7DAB" w:rsidRPr="007310A7">
        <w:rPr>
          <w:rFonts w:ascii="Cambria" w:hAnsi="Cambria"/>
          <w:color w:val="000000" w:themeColor="text1"/>
        </w:rPr>
        <w:t xml:space="preserve"> 2016)</w:t>
      </w:r>
      <w:r w:rsidR="003E7DAB" w:rsidRPr="007310A7">
        <w:rPr>
          <w:color w:val="000000" w:themeColor="text1"/>
        </w:rPr>
        <w:fldChar w:fldCharType="end"/>
      </w:r>
      <w:r w:rsidR="00E91C72" w:rsidRPr="007310A7">
        <w:rPr>
          <w:color w:val="000000" w:themeColor="text1"/>
        </w:rPr>
        <w:t>.</w:t>
      </w:r>
      <w:r w:rsidR="00B20D7C" w:rsidRPr="007310A7">
        <w:rPr>
          <w:rStyle w:val="Funotenzeichen"/>
          <w:color w:val="000000" w:themeColor="text1"/>
        </w:rPr>
        <w:footnoteReference w:id="170"/>
      </w:r>
      <w:r w:rsidRPr="007310A7">
        <w:rPr>
          <w:color w:val="000000" w:themeColor="text1"/>
        </w:rPr>
        <w:t xml:space="preserve"> Vor diesem Hintergrund </w:t>
      </w:r>
      <w:r w:rsidR="00E91C72" w:rsidRPr="007310A7">
        <w:rPr>
          <w:color w:val="000000" w:themeColor="text1"/>
        </w:rPr>
        <w:t xml:space="preserve">ist </w:t>
      </w:r>
      <w:r w:rsidR="00922A45" w:rsidRPr="007310A7">
        <w:rPr>
          <w:color w:val="000000" w:themeColor="text1"/>
        </w:rPr>
        <w:t xml:space="preserve">zwar </w:t>
      </w:r>
      <w:r w:rsidR="00E91C72" w:rsidRPr="007310A7">
        <w:rPr>
          <w:color w:val="000000" w:themeColor="text1"/>
        </w:rPr>
        <w:t xml:space="preserve">anzunehmen, dass Valeries Eltern zu einem Eingriff zur Entfernung der Keimdrüsen im Laufe des Kindesalters </w:t>
      </w:r>
      <w:r w:rsidR="00922A45" w:rsidRPr="007310A7">
        <w:rPr>
          <w:color w:val="000000" w:themeColor="text1"/>
        </w:rPr>
        <w:t xml:space="preserve">bzw. der Pubertät </w:t>
      </w:r>
      <w:r w:rsidR="00E91C72" w:rsidRPr="007310A7">
        <w:rPr>
          <w:color w:val="000000" w:themeColor="text1"/>
        </w:rPr>
        <w:t xml:space="preserve">geraten wird. Es liegt </w:t>
      </w:r>
      <w:r w:rsidR="00922A45" w:rsidRPr="007310A7">
        <w:rPr>
          <w:color w:val="000000" w:themeColor="text1"/>
        </w:rPr>
        <w:t xml:space="preserve">jedoch </w:t>
      </w:r>
      <w:r w:rsidR="00B20D7C" w:rsidRPr="007310A7">
        <w:rPr>
          <w:color w:val="000000" w:themeColor="text1"/>
        </w:rPr>
        <w:t xml:space="preserve">ebenfalls </w:t>
      </w:r>
      <w:r w:rsidR="00E91C72" w:rsidRPr="007310A7">
        <w:rPr>
          <w:color w:val="000000" w:themeColor="text1"/>
        </w:rPr>
        <w:t>nahe, dass das soziale Stigma ein intergeschlechtliches – und dem damaligen Verständnis entsprechend – nicht-</w:t>
      </w:r>
      <w:r w:rsidR="00E91C72" w:rsidRPr="007310A7">
        <w:rPr>
          <w:color w:val="000000" w:themeColor="text1"/>
        </w:rPr>
        <w:lastRenderedPageBreak/>
        <w:t xml:space="preserve">reproduktionsfähiges Kind </w:t>
      </w:r>
      <w:r w:rsidR="00B20D7C" w:rsidRPr="007310A7">
        <w:rPr>
          <w:color w:val="000000" w:themeColor="text1"/>
        </w:rPr>
        <w:t>zur Welt zu bringen</w:t>
      </w:r>
      <w:r w:rsidR="00922A45" w:rsidRPr="007310A7">
        <w:rPr>
          <w:color w:val="000000" w:themeColor="text1"/>
        </w:rPr>
        <w:t>,</w:t>
      </w:r>
      <w:r w:rsidR="00B20D7C" w:rsidRPr="007310A7">
        <w:rPr>
          <w:color w:val="000000" w:themeColor="text1"/>
        </w:rPr>
        <w:t xml:space="preserve"> </w:t>
      </w:r>
      <w:r w:rsidR="00E91C72" w:rsidRPr="007310A7">
        <w:rPr>
          <w:color w:val="000000" w:themeColor="text1"/>
        </w:rPr>
        <w:t>ebenfalls eine Rolle spielt</w:t>
      </w:r>
      <w:r w:rsidR="00922A45" w:rsidRPr="007310A7">
        <w:rPr>
          <w:color w:val="000000" w:themeColor="text1"/>
        </w:rPr>
        <w:t>,</w:t>
      </w:r>
      <w:r w:rsidR="00E91C72" w:rsidRPr="007310A7">
        <w:rPr>
          <w:color w:val="000000" w:themeColor="text1"/>
        </w:rPr>
        <w:t xml:space="preserve"> als Valeries Eltern entscheiden Kirgistan zu verlassen. Dabei kann neben der Angst vor</w:t>
      </w:r>
      <w:r w:rsidR="00922A45" w:rsidRPr="007310A7">
        <w:rPr>
          <w:color w:val="000000" w:themeColor="text1"/>
        </w:rPr>
        <w:t xml:space="preserve"> eigener</w:t>
      </w:r>
      <w:r w:rsidR="00E91C72" w:rsidRPr="007310A7">
        <w:rPr>
          <w:color w:val="000000" w:themeColor="text1"/>
        </w:rPr>
        <w:t xml:space="preserve"> sozialer Ausgrenzung in der eigenen Gemeinschaft auch die Sorge, dass </w:t>
      </w:r>
      <w:r w:rsidR="00922A45" w:rsidRPr="007310A7">
        <w:rPr>
          <w:color w:val="000000" w:themeColor="text1"/>
        </w:rPr>
        <w:t xml:space="preserve">Valerie selbst von Stigmatisierung betroffen sein würde </w:t>
      </w:r>
      <w:r w:rsidR="00E91C72" w:rsidRPr="007310A7">
        <w:rPr>
          <w:color w:val="000000" w:themeColor="text1"/>
        </w:rPr>
        <w:t>eine Rolle gespielt haben.</w:t>
      </w:r>
      <w:r w:rsidR="00C35E1F" w:rsidRPr="007310A7">
        <w:rPr>
          <w:color w:val="000000" w:themeColor="text1"/>
        </w:rPr>
        <w:t xml:space="preserve"> </w:t>
      </w:r>
      <w:r w:rsidR="00250A11" w:rsidRPr="007310A7">
        <w:rPr>
          <w:color w:val="000000" w:themeColor="text1"/>
        </w:rPr>
        <w:t>Dies ist insbesondere vor dem Hintergrund der von Marginalisierung geprägten Familiengeschichte mütterlicherseits verstehbar.</w:t>
      </w:r>
    </w:p>
    <w:p w14:paraId="04969F8E" w14:textId="2CEDBC9C" w:rsidR="00E91C72" w:rsidRPr="007310A7" w:rsidRDefault="00B20D7C" w:rsidP="0078702F">
      <w:pPr>
        <w:spacing w:line="360" w:lineRule="auto"/>
        <w:jc w:val="both"/>
        <w:rPr>
          <w:color w:val="000000" w:themeColor="text1"/>
        </w:rPr>
      </w:pPr>
      <w:r w:rsidRPr="007310A7">
        <w:rPr>
          <w:color w:val="000000" w:themeColor="text1"/>
        </w:rPr>
        <w:t xml:space="preserve">Wenn auch nicht abschließend an Hand des Interviewmaterial rekonstruierbar liegt nahe, dass die </w:t>
      </w:r>
      <w:r w:rsidR="00E91C72" w:rsidRPr="007310A7">
        <w:rPr>
          <w:color w:val="000000" w:themeColor="text1"/>
        </w:rPr>
        <w:t>sozio-ökonomische und politi</w:t>
      </w:r>
      <w:r w:rsidRPr="007310A7">
        <w:rPr>
          <w:color w:val="000000" w:themeColor="text1"/>
        </w:rPr>
        <w:t>sche Umbruchss</w:t>
      </w:r>
      <w:r w:rsidR="00E91C72" w:rsidRPr="007310A7">
        <w:rPr>
          <w:color w:val="000000" w:themeColor="text1"/>
        </w:rPr>
        <w:t xml:space="preserve">ituation in der postsowjetischen </w:t>
      </w:r>
      <w:proofErr w:type="spellStart"/>
      <w:r w:rsidR="00E91C72" w:rsidRPr="007310A7">
        <w:rPr>
          <w:color w:val="000000" w:themeColor="text1"/>
        </w:rPr>
        <w:t>kirgisischen</w:t>
      </w:r>
      <w:proofErr w:type="spellEnd"/>
      <w:r w:rsidR="00E91C72" w:rsidRPr="007310A7">
        <w:rPr>
          <w:color w:val="000000" w:themeColor="text1"/>
        </w:rPr>
        <w:t xml:space="preserve"> Republik </w:t>
      </w:r>
      <w:r w:rsidRPr="007310A7">
        <w:rPr>
          <w:color w:val="000000" w:themeColor="text1"/>
        </w:rPr>
        <w:t xml:space="preserve">den zentralsten Einflussfaktor zugunsten der </w:t>
      </w:r>
      <w:r w:rsidR="00E91C72" w:rsidRPr="007310A7">
        <w:rPr>
          <w:color w:val="000000" w:themeColor="text1"/>
        </w:rPr>
        <w:t>Migrationsentscheidung von Valeries Eltern</w:t>
      </w:r>
      <w:r w:rsidRPr="007310A7">
        <w:rPr>
          <w:color w:val="000000" w:themeColor="text1"/>
        </w:rPr>
        <w:t xml:space="preserve"> darstellt</w:t>
      </w:r>
      <w:r w:rsidR="00E91C72" w:rsidRPr="007310A7">
        <w:rPr>
          <w:color w:val="000000" w:themeColor="text1"/>
        </w:rPr>
        <w:t xml:space="preserve">. Valerie </w:t>
      </w:r>
      <w:r w:rsidR="00D306E8" w:rsidRPr="007310A7">
        <w:rPr>
          <w:color w:val="000000" w:themeColor="text1"/>
        </w:rPr>
        <w:t xml:space="preserve">beschreibt </w:t>
      </w:r>
      <w:r w:rsidR="00E91C72" w:rsidRPr="007310A7">
        <w:rPr>
          <w:color w:val="000000" w:themeColor="text1"/>
        </w:rPr>
        <w:t>die Situation in Kirgistan vor der Migration ausgehend von Gesprächen mit ihrer Mutter</w:t>
      </w:r>
      <w:r w:rsidR="00D306E8" w:rsidRPr="007310A7">
        <w:rPr>
          <w:color w:val="000000" w:themeColor="text1"/>
        </w:rPr>
        <w:t xml:space="preserve"> </w:t>
      </w:r>
      <w:proofErr w:type="spellStart"/>
      <w:r w:rsidR="00D306E8" w:rsidRPr="007310A7">
        <w:rPr>
          <w:color w:val="000000" w:themeColor="text1"/>
        </w:rPr>
        <w:t>foglendermaßen</w:t>
      </w:r>
      <w:proofErr w:type="spellEnd"/>
      <w:r w:rsidR="00E91C72" w:rsidRPr="007310A7">
        <w:rPr>
          <w:color w:val="000000" w:themeColor="text1"/>
        </w:rPr>
        <w:t>:</w:t>
      </w:r>
    </w:p>
    <w:p w14:paraId="72C4C129" w14:textId="13DB4B5E" w:rsidR="00E91C72" w:rsidRPr="007310A7" w:rsidRDefault="00E91C72" w:rsidP="003E7DAB">
      <w:pPr>
        <w:spacing w:before="240" w:after="240" w:line="360" w:lineRule="auto"/>
        <w:ind w:left="567" w:right="509"/>
        <w:jc w:val="both"/>
        <w:rPr>
          <w:color w:val="000000" w:themeColor="text1"/>
          <w:sz w:val="22"/>
          <w:szCs w:val="22"/>
        </w:rPr>
      </w:pPr>
      <w:r w:rsidRPr="007310A7">
        <w:rPr>
          <w:color w:val="000000" w:themeColor="text1"/>
          <w:sz w:val="22"/>
          <w:szCs w:val="22"/>
        </w:rPr>
        <w:t>„</w:t>
      </w:r>
      <w:proofErr w:type="gramStart"/>
      <w:r w:rsidRPr="007310A7">
        <w:rPr>
          <w:color w:val="000000" w:themeColor="text1"/>
          <w:sz w:val="22"/>
          <w:szCs w:val="22"/>
        </w:rPr>
        <w:t>ja:,</w:t>
      </w:r>
      <w:proofErr w:type="gramEnd"/>
      <w:r w:rsidRPr="007310A7">
        <w:rPr>
          <w:color w:val="000000" w:themeColor="text1"/>
          <w:sz w:val="22"/>
          <w:szCs w:val="22"/>
        </w:rPr>
        <w:t xml:space="preserve"> also </w:t>
      </w:r>
      <w:proofErr w:type="spellStart"/>
      <w:r w:rsidRPr="007310A7">
        <w:rPr>
          <w:color w:val="000000" w:themeColor="text1"/>
          <w:sz w:val="22"/>
          <w:szCs w:val="22"/>
        </w:rPr>
        <w:t>tendentiell</w:t>
      </w:r>
      <w:proofErr w:type="spellEnd"/>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so gut, </w:t>
      </w:r>
      <w:r w:rsidRPr="007310A7">
        <w:rPr>
          <w:b/>
          <w:color w:val="000000" w:themeColor="text1"/>
          <w:sz w:val="22"/>
          <w:szCs w:val="22"/>
        </w:rPr>
        <w:t>also</w:t>
      </w:r>
      <w:r w:rsidRPr="007310A7">
        <w:rPr>
          <w:color w:val="000000" w:themeColor="text1"/>
          <w:sz w:val="22"/>
          <w:szCs w:val="22"/>
        </w:rPr>
        <w:t xml:space="preserve"> (1) nach </w:t>
      </w:r>
      <w:proofErr w:type="spellStart"/>
      <w:r w:rsidRPr="007310A7">
        <w:rPr>
          <w:color w:val="000000" w:themeColor="text1"/>
          <w:sz w:val="22"/>
          <w:szCs w:val="22"/>
        </w:rPr>
        <w:t>de:m</w:t>
      </w:r>
      <w:proofErr w:type="spellEnd"/>
      <w:r w:rsidRPr="007310A7">
        <w:rPr>
          <w:color w:val="000000" w:themeColor="text1"/>
          <w:sz w:val="22"/>
          <w:szCs w:val="22"/>
        </w:rPr>
        <w:t xml:space="preserve"> </w:t>
      </w:r>
      <w:r w:rsidRPr="007310A7">
        <w:rPr>
          <w:b/>
          <w:color w:val="000000" w:themeColor="text1"/>
          <w:sz w:val="22"/>
          <w:szCs w:val="22"/>
        </w:rPr>
        <w:t>Zerfall</w:t>
      </w:r>
      <w:r w:rsidRPr="007310A7">
        <w:rPr>
          <w:color w:val="000000" w:themeColor="text1"/>
          <w:sz w:val="22"/>
          <w:szCs w:val="22"/>
        </w:rPr>
        <w:t xml:space="preserve"> der </w:t>
      </w:r>
      <w:r w:rsidRPr="007310A7">
        <w:rPr>
          <w:b/>
          <w:color w:val="000000" w:themeColor="text1"/>
          <w:sz w:val="22"/>
          <w:szCs w:val="22"/>
        </w:rPr>
        <w:t>Sowjetunion</w:t>
      </w:r>
      <w:r w:rsidRPr="007310A7">
        <w:rPr>
          <w:color w:val="000000" w:themeColor="text1"/>
          <w:sz w:val="22"/>
          <w:szCs w:val="22"/>
        </w:rPr>
        <w:t xml:space="preserve"> war=s ein, oder=</w:t>
      </w:r>
      <w:proofErr w:type="spellStart"/>
      <w:r w:rsidRPr="007310A7">
        <w:rPr>
          <w:color w:val="000000" w:themeColor="text1"/>
          <w:sz w:val="22"/>
          <w:szCs w:val="22"/>
        </w:rPr>
        <w:t>is</w:t>
      </w:r>
      <w:proofErr w:type="spellEnd"/>
      <w:r w:rsidRPr="007310A7">
        <w:rPr>
          <w:color w:val="000000" w:themeColor="text1"/>
          <w:sz w:val="22"/>
          <w:szCs w:val="22"/>
        </w:rPr>
        <w:t xml:space="preserve">=es=immer=noch ein, ähm ja sehr </w:t>
      </w:r>
      <w:r w:rsidRPr="007310A7">
        <w:rPr>
          <w:b/>
          <w:color w:val="000000" w:themeColor="text1"/>
          <w:sz w:val="22"/>
          <w:szCs w:val="22"/>
        </w:rPr>
        <w:t>armes</w:t>
      </w:r>
      <w:r w:rsidRPr="007310A7">
        <w:rPr>
          <w:color w:val="000000" w:themeColor="text1"/>
          <w:sz w:val="22"/>
          <w:szCs w:val="22"/>
        </w:rPr>
        <w:t xml:space="preserve"> und </w:t>
      </w:r>
      <w:r w:rsidRPr="007310A7">
        <w:rPr>
          <w:b/>
          <w:color w:val="000000" w:themeColor="text1"/>
          <w:sz w:val="22"/>
          <w:szCs w:val="22"/>
        </w:rPr>
        <w:t>strukturschwaches</w:t>
      </w:r>
      <w:r w:rsidRPr="007310A7">
        <w:rPr>
          <w:color w:val="000000" w:themeColor="text1"/>
          <w:sz w:val="22"/>
          <w:szCs w:val="22"/>
        </w:rPr>
        <w:t xml:space="preserve"> Land, ähm (1) deswegen ging=s den </w:t>
      </w:r>
      <w:proofErr w:type="spellStart"/>
      <w:r w:rsidRPr="007310A7">
        <w:rPr>
          <w:color w:val="000000" w:themeColor="text1"/>
          <w:sz w:val="22"/>
          <w:szCs w:val="22"/>
        </w:rPr>
        <w:t>tendentiell</w:t>
      </w:r>
      <w:proofErr w:type="spellEnd"/>
      <w:r w:rsidRPr="007310A7">
        <w:rPr>
          <w:color w:val="000000" w:themeColor="text1"/>
          <w:sz w:val="22"/>
          <w:szCs w:val="22"/>
        </w:rPr>
        <w:t xml:space="preserve"> </w:t>
      </w:r>
      <w:r w:rsidRPr="007310A7">
        <w:rPr>
          <w:b/>
          <w:color w:val="000000" w:themeColor="text1"/>
          <w:sz w:val="22"/>
          <w:szCs w:val="22"/>
        </w:rPr>
        <w:t>schlecht</w:t>
      </w:r>
      <w:r w:rsidRPr="007310A7">
        <w:rPr>
          <w:color w:val="000000" w:themeColor="text1"/>
          <w:sz w:val="22"/>
          <w:szCs w:val="22"/>
        </w:rPr>
        <w:t xml:space="preserve"> dort //</w:t>
      </w:r>
      <w:proofErr w:type="spellStart"/>
      <w:r w:rsidRPr="007310A7">
        <w:rPr>
          <w:color w:val="000000" w:themeColor="text1"/>
          <w:sz w:val="22"/>
          <w:szCs w:val="22"/>
        </w:rPr>
        <w:t>mhm</w:t>
      </w:r>
      <w:proofErr w:type="spellEnd"/>
      <w:r w:rsidRPr="007310A7">
        <w:rPr>
          <w:color w:val="000000" w:themeColor="text1"/>
          <w:sz w:val="22"/>
          <w:szCs w:val="22"/>
        </w:rPr>
        <w:t xml:space="preserve">// also es gab wenig, ja </w:t>
      </w:r>
      <w:r w:rsidRPr="007310A7">
        <w:rPr>
          <w:b/>
          <w:color w:val="000000" w:themeColor="text1"/>
          <w:sz w:val="22"/>
          <w:szCs w:val="22"/>
        </w:rPr>
        <w:t>Ressourcen</w:t>
      </w:r>
      <w:r w:rsidRPr="007310A7">
        <w:rPr>
          <w:color w:val="000000" w:themeColor="text1"/>
          <w:sz w:val="22"/>
          <w:szCs w:val="22"/>
        </w:rPr>
        <w:t xml:space="preserve">, wenig </w:t>
      </w:r>
      <w:r w:rsidRPr="007310A7">
        <w:rPr>
          <w:b/>
          <w:color w:val="000000" w:themeColor="text1"/>
          <w:sz w:val="22"/>
          <w:szCs w:val="22"/>
        </w:rPr>
        <w:t>Essen</w:t>
      </w:r>
      <w:r w:rsidRPr="007310A7">
        <w:rPr>
          <w:color w:val="000000" w:themeColor="text1"/>
          <w:sz w:val="22"/>
          <w:szCs w:val="22"/>
        </w:rPr>
        <w:t xml:space="preserve">, wenig </w:t>
      </w:r>
      <w:r w:rsidRPr="007310A7">
        <w:rPr>
          <w:b/>
          <w:color w:val="000000" w:themeColor="text1"/>
          <w:sz w:val="22"/>
          <w:szCs w:val="22"/>
        </w:rPr>
        <w:t>Geld</w:t>
      </w:r>
      <w:r w:rsidRPr="007310A7">
        <w:rPr>
          <w:color w:val="000000" w:themeColor="text1"/>
          <w:sz w:val="22"/>
          <w:szCs w:val="22"/>
        </w:rPr>
        <w:t xml:space="preserve"> ähm ((atmet ein)) (1) hohe </w:t>
      </w:r>
      <w:r w:rsidRPr="007310A7">
        <w:rPr>
          <w:b/>
          <w:color w:val="000000" w:themeColor="text1"/>
          <w:sz w:val="22"/>
          <w:szCs w:val="22"/>
        </w:rPr>
        <w:t>Kriminalität</w:t>
      </w:r>
      <w:r w:rsidRPr="007310A7">
        <w:rPr>
          <w:color w:val="000000" w:themeColor="text1"/>
          <w:sz w:val="22"/>
          <w:szCs w:val="22"/>
        </w:rPr>
        <w:t>, wie=s dann oft so, miteinander einher=geht“</w:t>
      </w:r>
    </w:p>
    <w:p w14:paraId="23650E52" w14:textId="23591ACC" w:rsidR="00E91C72" w:rsidRPr="007310A7" w:rsidRDefault="00E91C72" w:rsidP="0078702F">
      <w:pPr>
        <w:spacing w:line="360" w:lineRule="auto"/>
        <w:jc w:val="both"/>
        <w:rPr>
          <w:color w:val="000000" w:themeColor="text1"/>
        </w:rPr>
      </w:pPr>
      <w:r w:rsidRPr="007310A7">
        <w:rPr>
          <w:color w:val="000000" w:themeColor="text1"/>
        </w:rPr>
        <w:t>Hier</w:t>
      </w:r>
      <w:r w:rsidR="005C6B21" w:rsidRPr="007310A7">
        <w:rPr>
          <w:color w:val="000000" w:themeColor="text1"/>
        </w:rPr>
        <w:t xml:space="preserve"> zeigt sich</w:t>
      </w:r>
      <w:r w:rsidRPr="007310A7">
        <w:rPr>
          <w:color w:val="000000" w:themeColor="text1"/>
        </w:rPr>
        <w:t xml:space="preserve">, dass </w:t>
      </w:r>
      <w:r w:rsidR="005C6B21" w:rsidRPr="007310A7">
        <w:rPr>
          <w:color w:val="000000" w:themeColor="text1"/>
        </w:rPr>
        <w:t xml:space="preserve">familial – trotz des </w:t>
      </w:r>
      <w:r w:rsidR="00BA1D26" w:rsidRPr="007310A7">
        <w:rPr>
          <w:color w:val="000000" w:themeColor="text1"/>
        </w:rPr>
        <w:t>zentral tradierten Narrativs</w:t>
      </w:r>
      <w:r w:rsidR="005C6B21" w:rsidRPr="007310A7">
        <w:rPr>
          <w:color w:val="000000" w:themeColor="text1"/>
        </w:rPr>
        <w:t xml:space="preserve"> - </w:t>
      </w:r>
      <w:r w:rsidRPr="007310A7">
        <w:rPr>
          <w:color w:val="000000" w:themeColor="text1"/>
        </w:rPr>
        <w:t>eine Vielzahl</w:t>
      </w:r>
      <w:r w:rsidR="00D306E8" w:rsidRPr="007310A7">
        <w:rPr>
          <w:color w:val="000000" w:themeColor="text1"/>
        </w:rPr>
        <w:t xml:space="preserve"> sozio-ökonomischer </w:t>
      </w:r>
      <w:r w:rsidRPr="007310A7">
        <w:rPr>
          <w:color w:val="000000" w:themeColor="text1"/>
        </w:rPr>
        <w:t>Faktoren</w:t>
      </w:r>
      <w:r w:rsidR="005C6B21" w:rsidRPr="007310A7">
        <w:rPr>
          <w:color w:val="000000" w:themeColor="text1"/>
        </w:rPr>
        <w:t xml:space="preserve"> </w:t>
      </w:r>
      <w:r w:rsidR="00BA1D26" w:rsidRPr="007310A7">
        <w:rPr>
          <w:color w:val="000000" w:themeColor="text1"/>
        </w:rPr>
        <w:t>thematisiert</w:t>
      </w:r>
      <w:r w:rsidR="005C6B21" w:rsidRPr="007310A7">
        <w:rPr>
          <w:color w:val="000000" w:themeColor="text1"/>
        </w:rPr>
        <w:t xml:space="preserve"> werden, die </w:t>
      </w:r>
      <w:r w:rsidR="00D306E8" w:rsidRPr="007310A7">
        <w:rPr>
          <w:color w:val="000000" w:themeColor="text1"/>
        </w:rPr>
        <w:t xml:space="preserve">in die Entscheidung nach Deutschland zu migrieren </w:t>
      </w:r>
      <w:r w:rsidR="004C6801" w:rsidRPr="007310A7">
        <w:rPr>
          <w:color w:val="000000" w:themeColor="text1"/>
        </w:rPr>
        <w:t xml:space="preserve">aller Wahrscheinlichkeit </w:t>
      </w:r>
      <w:r w:rsidR="005C6B21" w:rsidRPr="007310A7">
        <w:rPr>
          <w:color w:val="000000" w:themeColor="text1"/>
        </w:rPr>
        <w:t xml:space="preserve">mit </w:t>
      </w:r>
      <w:r w:rsidR="00BA1D26" w:rsidRPr="007310A7">
        <w:rPr>
          <w:color w:val="000000" w:themeColor="text1"/>
        </w:rPr>
        <w:t>hineingespielt</w:t>
      </w:r>
      <w:r w:rsidR="005C6B21" w:rsidRPr="007310A7">
        <w:rPr>
          <w:color w:val="000000" w:themeColor="text1"/>
        </w:rPr>
        <w:t xml:space="preserve"> haben</w:t>
      </w:r>
      <w:r w:rsidR="00D306E8" w:rsidRPr="007310A7">
        <w:rPr>
          <w:color w:val="000000" w:themeColor="text1"/>
        </w:rPr>
        <w:t xml:space="preserve">. </w:t>
      </w:r>
      <w:r w:rsidRPr="007310A7">
        <w:rPr>
          <w:color w:val="000000" w:themeColor="text1"/>
        </w:rPr>
        <w:t xml:space="preserve">Kirgistan befindet sich </w:t>
      </w:r>
      <w:r w:rsidR="005C6B21" w:rsidRPr="007310A7">
        <w:rPr>
          <w:color w:val="000000" w:themeColor="text1"/>
        </w:rPr>
        <w:t xml:space="preserve">zum </w:t>
      </w:r>
      <w:r w:rsidR="00D306E8" w:rsidRPr="007310A7">
        <w:rPr>
          <w:color w:val="000000" w:themeColor="text1"/>
        </w:rPr>
        <w:t xml:space="preserve">Zeitpunkt </w:t>
      </w:r>
      <w:r w:rsidR="005C6B21" w:rsidRPr="007310A7">
        <w:rPr>
          <w:color w:val="000000" w:themeColor="text1"/>
        </w:rPr>
        <w:t xml:space="preserve">der Auswanderung </w:t>
      </w:r>
      <w:r w:rsidRPr="007310A7">
        <w:rPr>
          <w:color w:val="000000" w:themeColor="text1"/>
        </w:rPr>
        <w:t xml:space="preserve">auf Grund ausbleibender russischer </w:t>
      </w:r>
      <w:r w:rsidR="005C6B21" w:rsidRPr="007310A7">
        <w:rPr>
          <w:color w:val="000000" w:themeColor="text1"/>
        </w:rPr>
        <w:t>Z</w:t>
      </w:r>
      <w:r w:rsidRPr="007310A7">
        <w:rPr>
          <w:color w:val="000000" w:themeColor="text1"/>
        </w:rPr>
        <w:t xml:space="preserve">ahlungen und Stilllegung von Betrieben in einer </w:t>
      </w:r>
      <w:r w:rsidR="004C6801" w:rsidRPr="007310A7">
        <w:rPr>
          <w:color w:val="000000" w:themeColor="text1"/>
        </w:rPr>
        <w:t xml:space="preserve">tiefgreifenden </w:t>
      </w:r>
      <w:r w:rsidRPr="007310A7">
        <w:rPr>
          <w:color w:val="000000" w:themeColor="text1"/>
        </w:rPr>
        <w:t>ökonomischen Krise. Im Land kommt es zu zunehmender Arbeitslosigkeit und Verarmung</w:t>
      </w:r>
      <w:r w:rsidR="007A5C00" w:rsidRPr="007310A7">
        <w:rPr>
          <w:color w:val="000000" w:themeColor="text1"/>
        </w:rPr>
        <w:t xml:space="preserve"> </w:t>
      </w:r>
      <w:r w:rsidR="007A5C00" w:rsidRPr="007310A7">
        <w:rPr>
          <w:color w:val="000000" w:themeColor="text1"/>
        </w:rPr>
        <w:fldChar w:fldCharType="begin"/>
      </w:r>
      <w:r w:rsidR="00B152CE" w:rsidRPr="007310A7">
        <w:rPr>
          <w:color w:val="000000" w:themeColor="text1"/>
        </w:rPr>
        <w:instrText xml:space="preserve"> ADDIN ZOTERO_ITEM CSL_CITATION {"citationID":"0X5coe0o","properties":{"unsorted":true,"formattedCitation":"(vgl. FES 2021; Krieger 2020; Muth 1997)","plainCitation":"(vgl. FES 2021; Krieger 2020; Muth 1997)","noteIndex":0},"citationItems":[{"id":986,"uris":["http://zotero.org/users/local/owKliTIb/items/T7JTNZL9"],"itemData":{"id":986,"type":"chapter","container-title":"Gewerkschaftsmonitor Mai 2021","title":"Kirgistan","URL":"https://library.fes.de/pdf-files/id/gewerkschaftsmonitore/16055/2021-kirgistan.pdf","author":[{"literal":"Friedrich-Ebert-Stiftung"}],"issued":{"date-parts":[["2021"]]}},"suppress-author":true,"prefix":"vgl. FES"},{"id":1001,"uris":["http://zotero.org/users/local/owKliTIb/items/QJM95WA9"],"itemData":{"id":1001,"type":"entry-encyclopedia","container-title":"Online-Lexikon zur Kultur und Geschichte der Deutschen im östlichen Europa","title":"Kirgisien","URL":"ome-lexikon.uni-oldenburg.de/p32627","author":[{"family":"Krieger","given":"Viktor"}],"issued":{"date-parts":[["2020"]]}}},{"id":1023,"uris":["http://zotero.org/users/local/owKliTIb/items/CBPFDTK3"],"itemData":{"id":1023,"type":"chapter","container-title":"Wirtschaftswissenschaftliche Beiträge","title":"Währungsdesintegration — Das Ende von Währungsunionen Eine theoretische und empirische Analyse vor dem Hintergrund des Zerfalls des gemeinsamen Währungsgebietes auf dem Territorium der ehemaligen Sowjetunion","author":[{"family":"Muth","given":"Clemenz"}],"issued":{"date-parts":[["1997"]]}}}],"schema":"https://github.com/citation-style-language/schema/raw/master/csl-citation.json"} </w:instrText>
      </w:r>
      <w:r w:rsidR="007A5C00" w:rsidRPr="007310A7">
        <w:rPr>
          <w:color w:val="000000" w:themeColor="text1"/>
        </w:rPr>
        <w:fldChar w:fldCharType="separate"/>
      </w:r>
      <w:r w:rsidR="00B152CE" w:rsidRPr="007310A7">
        <w:rPr>
          <w:rFonts w:ascii="Cambria" w:hAnsi="Cambria"/>
          <w:color w:val="000000" w:themeColor="text1"/>
        </w:rPr>
        <w:t>(vgl. FES 2021; Krieger 2020; Muth 1997)</w:t>
      </w:r>
      <w:r w:rsidR="007A5C00" w:rsidRPr="007310A7">
        <w:rPr>
          <w:color w:val="000000" w:themeColor="text1"/>
        </w:rPr>
        <w:fldChar w:fldCharType="end"/>
      </w:r>
      <w:r w:rsidRPr="007310A7">
        <w:rPr>
          <w:color w:val="000000" w:themeColor="text1"/>
        </w:rPr>
        <w:t xml:space="preserve">. Das kirgisische Gesundheitssystem gerät durch den Wegfall der russischen Unterstützung </w:t>
      </w:r>
      <w:r w:rsidR="00D306E8" w:rsidRPr="007310A7">
        <w:rPr>
          <w:color w:val="000000" w:themeColor="text1"/>
        </w:rPr>
        <w:t xml:space="preserve">zudem </w:t>
      </w:r>
      <w:r w:rsidRPr="007310A7">
        <w:rPr>
          <w:color w:val="000000" w:themeColor="text1"/>
        </w:rPr>
        <w:t>ebenfalls in eine Krise</w:t>
      </w:r>
      <w:r w:rsidR="007A5C00" w:rsidRPr="007310A7">
        <w:rPr>
          <w:color w:val="000000" w:themeColor="text1"/>
        </w:rPr>
        <w:t xml:space="preserve"> </w:t>
      </w:r>
      <w:r w:rsidR="007A5C00" w:rsidRPr="007310A7">
        <w:rPr>
          <w:color w:val="000000" w:themeColor="text1"/>
        </w:rPr>
        <w:fldChar w:fldCharType="begin"/>
      </w:r>
      <w:r w:rsidR="007A5C00" w:rsidRPr="007310A7">
        <w:rPr>
          <w:color w:val="000000" w:themeColor="text1"/>
        </w:rPr>
        <w:instrText xml:space="preserve"> ADDIN ZOTERO_ITEM CSL_CITATION {"citationID":"qyticyma","properties":{"unsorted":false,"formattedCitation":"(vgl. Eppler 2001)","plainCitation":"(vgl. Eppler 2001)","noteIndex":0},"citationItems":[{"id":983,"uris":["http://zotero.org/users/local/owKliTIb/items/RETZAGLL"],"itemData":{"id":983,"type":"chapter","container-title":"Medizintechnik und angepasste Technologie: Grundlagen und Berichte, MMS Bulletin","title":"Gesundheitsreform in Kirgistan","author":[{"family":"Eppler","given":"Peter"}],"issued":{"date-parts":[["2001"]]}},"prefix":"vgl."}],"schema":"https://github.com/citation-style-language/schema/raw/master/csl-citation.json"} </w:instrText>
      </w:r>
      <w:r w:rsidR="007A5C00" w:rsidRPr="007310A7">
        <w:rPr>
          <w:color w:val="000000" w:themeColor="text1"/>
        </w:rPr>
        <w:fldChar w:fldCharType="separate"/>
      </w:r>
      <w:r w:rsidR="007A5C00" w:rsidRPr="007310A7">
        <w:rPr>
          <w:rFonts w:ascii="Cambria" w:hAnsi="Cambria"/>
          <w:color w:val="000000" w:themeColor="text1"/>
        </w:rPr>
        <w:t>(vgl. Eppler 2001)</w:t>
      </w:r>
      <w:r w:rsidR="007A5C00" w:rsidRPr="007310A7">
        <w:rPr>
          <w:color w:val="000000" w:themeColor="text1"/>
        </w:rPr>
        <w:fldChar w:fldCharType="end"/>
      </w:r>
      <w:r w:rsidRPr="007310A7">
        <w:rPr>
          <w:color w:val="000000" w:themeColor="text1"/>
        </w:rPr>
        <w:t xml:space="preserve">. Auch wenn die Transformationsphase in die Valerie hineingeboren wird, zu </w:t>
      </w:r>
      <w:r w:rsidR="00D306E8" w:rsidRPr="007310A7">
        <w:rPr>
          <w:color w:val="000000" w:themeColor="text1"/>
        </w:rPr>
        <w:t xml:space="preserve">einer </w:t>
      </w:r>
      <w:r w:rsidRPr="007310A7">
        <w:rPr>
          <w:color w:val="000000" w:themeColor="text1"/>
        </w:rPr>
        <w:t>alle Bevölkerungsgruppen be</w:t>
      </w:r>
      <w:r w:rsidR="00D306E8" w:rsidRPr="007310A7">
        <w:rPr>
          <w:color w:val="000000" w:themeColor="text1"/>
        </w:rPr>
        <w:t>treffenden</w:t>
      </w:r>
      <w:r w:rsidRPr="007310A7">
        <w:rPr>
          <w:color w:val="000000" w:themeColor="text1"/>
        </w:rPr>
        <w:t xml:space="preserve"> strukturel</w:t>
      </w:r>
      <w:r w:rsidR="00D306E8" w:rsidRPr="007310A7">
        <w:rPr>
          <w:color w:val="000000" w:themeColor="text1"/>
        </w:rPr>
        <w:t>len</w:t>
      </w:r>
      <w:r w:rsidRPr="007310A7">
        <w:rPr>
          <w:color w:val="000000" w:themeColor="text1"/>
        </w:rPr>
        <w:t xml:space="preserve"> Prekarität führt, liegt </w:t>
      </w:r>
      <w:r w:rsidR="00BA1D26" w:rsidRPr="007310A7">
        <w:rPr>
          <w:color w:val="000000" w:themeColor="text1"/>
        </w:rPr>
        <w:t>nahe</w:t>
      </w:r>
      <w:r w:rsidRPr="007310A7">
        <w:rPr>
          <w:color w:val="000000" w:themeColor="text1"/>
        </w:rPr>
        <w:t xml:space="preserve">, dass die sich in den </w:t>
      </w:r>
      <w:r w:rsidR="00C13A82" w:rsidRPr="007310A7">
        <w:rPr>
          <w:color w:val="000000" w:themeColor="text1"/>
        </w:rPr>
        <w:t>19</w:t>
      </w:r>
      <w:r w:rsidRPr="007310A7">
        <w:rPr>
          <w:color w:val="000000" w:themeColor="text1"/>
        </w:rPr>
        <w:t>90er Jahren in Institutionen und staatlichen Einrichtungen vollziehende Machtverschiebung zugunsten der kirgisisch</w:t>
      </w:r>
      <w:r w:rsidR="00BA1D26" w:rsidRPr="007310A7">
        <w:rPr>
          <w:color w:val="000000" w:themeColor="text1"/>
        </w:rPr>
        <w:t>-</w:t>
      </w:r>
      <w:r w:rsidRPr="007310A7">
        <w:rPr>
          <w:color w:val="000000" w:themeColor="text1"/>
        </w:rPr>
        <w:t xml:space="preserve">stämmigen Bevölkerung ebenfalls die Migration </w:t>
      </w:r>
      <w:r w:rsidR="00D306E8" w:rsidRPr="007310A7">
        <w:rPr>
          <w:color w:val="000000" w:themeColor="text1"/>
        </w:rPr>
        <w:t>begünstigt</w:t>
      </w:r>
      <w:r w:rsidR="00B152CE" w:rsidRPr="007310A7">
        <w:rPr>
          <w:color w:val="000000" w:themeColor="text1"/>
        </w:rPr>
        <w:t xml:space="preserve"> </w:t>
      </w:r>
      <w:r w:rsidR="00B152CE" w:rsidRPr="007310A7">
        <w:rPr>
          <w:color w:val="000000" w:themeColor="text1"/>
        </w:rPr>
        <w:fldChar w:fldCharType="begin"/>
      </w:r>
      <w:r w:rsidR="00B152CE" w:rsidRPr="007310A7">
        <w:rPr>
          <w:color w:val="000000" w:themeColor="text1"/>
        </w:rPr>
        <w:instrText xml:space="preserve"> ADDIN ZOTERO_ITEM CSL_CITATION {"citationID":"WEIsLrxs","properties":{"unsorted":false,"formattedCitation":"(vgl. Krieger 2020)","plainCitation":"(vgl. Krieger 2020)","noteIndex":0},"citationItems":[{"id":1001,"uris":["http://zotero.org/users/local/owKliTIb/items/QJM95WA9"],"itemData":{"id":1001,"type":"entry-encyclopedia","container-title":"Online-Lexikon zur Kultur und Geschichte der Deutschen im östlichen Europa","title":"Kirgisien","URL":"ome-lexikon.uni-oldenburg.de/p32627","author":[{"family":"Krieger","given":"Viktor"}],"issued":{"date-parts":[["2020"]]}},"prefix":"vgl."}],"schema":"https://github.com/citation-style-language/schema/raw/master/csl-citation.json"} </w:instrText>
      </w:r>
      <w:r w:rsidR="00B152CE" w:rsidRPr="007310A7">
        <w:rPr>
          <w:color w:val="000000" w:themeColor="text1"/>
        </w:rPr>
        <w:fldChar w:fldCharType="separate"/>
      </w:r>
      <w:r w:rsidR="00B152CE" w:rsidRPr="007310A7">
        <w:rPr>
          <w:rFonts w:ascii="Cambria" w:hAnsi="Cambria"/>
          <w:color w:val="000000" w:themeColor="text1"/>
        </w:rPr>
        <w:t>(vgl. Krieger 2020)</w:t>
      </w:r>
      <w:r w:rsidR="00B152CE" w:rsidRPr="007310A7">
        <w:rPr>
          <w:color w:val="000000" w:themeColor="text1"/>
        </w:rPr>
        <w:fldChar w:fldCharType="end"/>
      </w:r>
      <w:r w:rsidRPr="007310A7">
        <w:rPr>
          <w:color w:val="000000" w:themeColor="text1"/>
        </w:rPr>
        <w:t xml:space="preserve">. Diese Machtverschiebung bedeutet wie bereits dargestellt, dass </w:t>
      </w:r>
      <w:r w:rsidRPr="007310A7">
        <w:rPr>
          <w:color w:val="000000" w:themeColor="text1"/>
        </w:rPr>
        <w:lastRenderedPageBreak/>
        <w:t>insbesondere Valeries russischer Vater seinen etablierten Status verliert. Jedoch ist vermutlich auch für Valeries Mutter das Ende der Sowjetunion mit Verlust von Status und sozio-ökonomischer Sicherheit verbun</w:t>
      </w:r>
      <w:r w:rsidR="00D306E8" w:rsidRPr="007310A7">
        <w:rPr>
          <w:color w:val="000000" w:themeColor="text1"/>
        </w:rPr>
        <w:t xml:space="preserve">den, da </w:t>
      </w:r>
      <w:r w:rsidRPr="007310A7">
        <w:rPr>
          <w:color w:val="000000" w:themeColor="text1"/>
        </w:rPr>
        <w:t>die sogenannte mittlere Generation der eth</w:t>
      </w:r>
      <w:r w:rsidR="00D306E8" w:rsidRPr="007310A7">
        <w:rPr>
          <w:color w:val="000000" w:themeColor="text1"/>
        </w:rPr>
        <w:t xml:space="preserve">nisch deutschen Minderheit </w:t>
      </w:r>
      <w:r w:rsidR="0032555E" w:rsidRPr="007310A7">
        <w:rPr>
          <w:color w:val="000000" w:themeColor="text1"/>
        </w:rPr>
        <w:t xml:space="preserve">– im Vergleich zu den vorherigen - meist gut in das sowjetische System integriert war </w:t>
      </w:r>
      <w:r w:rsidR="007A5C00" w:rsidRPr="007310A7">
        <w:rPr>
          <w:color w:val="000000" w:themeColor="text1"/>
        </w:rPr>
        <w:fldChar w:fldCharType="begin"/>
      </w:r>
      <w:r w:rsidR="00DC6209" w:rsidRPr="007310A7">
        <w:rPr>
          <w:color w:val="000000" w:themeColor="text1"/>
        </w:rPr>
        <w:instrText xml:space="preserve"> ADDIN ZOTERO_ITEM CSL_CITATION {"citationID":"s9GtbcRJ","properties":{"unsorted":false,"formattedCitation":"(vgl. Rosenthal und Stephan 2011)","plainCitation":"(vgl. Rosenthal und Stephan 2011)","dontUpdate":true,"noteIndex":0},"citationItems":[{"id":1040,"uris":["http://zotero.org/users/local/owKliTIb/items/TQPUHA4R"],"itemData":{"id":1040,"type":"chapter","container-title":"Brüchige Zugehörigkeiten: Wie sich Familien von \"Russlanddeutschen\" ihre Geschichte erzählen","publisher-place":"Frankfurt","title":"Gegenwärtige Probleme der Zugehörigkeit","author":[{"family":"Rosenthal","given":"Gabriele"},{"family":"Stephan","given":"Viola"}],"editor":[{"family":"Rosenthal","given":"Gabriele"},{"family":"Stephan","given":"Viola"},{"family":"Radenbach","given":"Niklas"}],"issued":{"date-parts":[["2011"]]}},"prefix":"vgl."}],"schema":"https://github.com/citation-style-language/schema/raw/master/csl-citation.json"} </w:instrText>
      </w:r>
      <w:r w:rsidR="007A5C00" w:rsidRPr="007310A7">
        <w:rPr>
          <w:color w:val="000000" w:themeColor="text1"/>
        </w:rPr>
        <w:fldChar w:fldCharType="separate"/>
      </w:r>
      <w:r w:rsidR="007A5C00" w:rsidRPr="007310A7">
        <w:rPr>
          <w:rFonts w:ascii="Cambria" w:hAnsi="Cambria"/>
          <w:color w:val="000000" w:themeColor="text1"/>
        </w:rPr>
        <w:t>(vgl. Rosenthal, Stephan 2011)</w:t>
      </w:r>
      <w:r w:rsidR="007A5C00" w:rsidRPr="007310A7">
        <w:rPr>
          <w:color w:val="000000" w:themeColor="text1"/>
        </w:rPr>
        <w:fldChar w:fldCharType="end"/>
      </w:r>
      <w:r w:rsidRPr="007310A7">
        <w:rPr>
          <w:color w:val="000000" w:themeColor="text1"/>
        </w:rPr>
        <w:t>.</w:t>
      </w:r>
    </w:p>
    <w:p w14:paraId="76E32792" w14:textId="77D7877B" w:rsidR="00E91C72" w:rsidRPr="007310A7" w:rsidRDefault="00E91C72" w:rsidP="0078702F">
      <w:pPr>
        <w:spacing w:line="360" w:lineRule="auto"/>
        <w:jc w:val="both"/>
        <w:rPr>
          <w:color w:val="000000" w:themeColor="text1"/>
        </w:rPr>
      </w:pPr>
      <w:r w:rsidRPr="007310A7">
        <w:rPr>
          <w:color w:val="000000" w:themeColor="text1"/>
        </w:rPr>
        <w:t>Ebenfalls erreicht die Auswanderungsbewegung von ethnisch deutschen (Spät)</w:t>
      </w:r>
      <w:r w:rsidR="000519EB" w:rsidRPr="007310A7">
        <w:rPr>
          <w:color w:val="000000" w:themeColor="text1"/>
        </w:rPr>
        <w:t>Aussiedler</w:t>
      </w:r>
      <w:r w:rsidRPr="007310A7">
        <w:rPr>
          <w:color w:val="000000" w:themeColor="text1"/>
        </w:rPr>
        <w:t>*innen</w:t>
      </w:r>
      <w:r w:rsidRPr="007310A7">
        <w:rPr>
          <w:rStyle w:val="Funotenzeichen"/>
          <w:color w:val="000000" w:themeColor="text1"/>
        </w:rPr>
        <w:footnoteReference w:id="171"/>
      </w:r>
      <w:r w:rsidRPr="007310A7">
        <w:rPr>
          <w:color w:val="000000" w:themeColor="text1"/>
        </w:rPr>
        <w:t xml:space="preserve"> und ihren Familien in den 90er Jahren ihren Höhepunkt. Anfang der </w:t>
      </w:r>
      <w:r w:rsidR="00C13A82" w:rsidRPr="007310A7">
        <w:rPr>
          <w:color w:val="000000" w:themeColor="text1"/>
        </w:rPr>
        <w:t>19</w:t>
      </w:r>
      <w:r w:rsidRPr="007310A7">
        <w:rPr>
          <w:color w:val="000000" w:themeColor="text1"/>
        </w:rPr>
        <w:t xml:space="preserve">90er Jahre migrieren jedes Jahr bis zu 200.000 ethnische Deutsche und ihre Familien aus der ehemaligen Sowjetunion nach Deutschland, Ende der </w:t>
      </w:r>
      <w:r w:rsidR="00C13A82" w:rsidRPr="007310A7">
        <w:rPr>
          <w:color w:val="000000" w:themeColor="text1"/>
        </w:rPr>
        <w:t>19</w:t>
      </w:r>
      <w:r w:rsidRPr="007310A7">
        <w:rPr>
          <w:color w:val="000000" w:themeColor="text1"/>
        </w:rPr>
        <w:t>90er Jahre stellen sie eine der größten Einwanderungsgruppe in der Bunde</w:t>
      </w:r>
      <w:r w:rsidR="007A5C00" w:rsidRPr="007310A7">
        <w:rPr>
          <w:color w:val="000000" w:themeColor="text1"/>
        </w:rPr>
        <w:t>s</w:t>
      </w:r>
      <w:r w:rsidRPr="007310A7">
        <w:rPr>
          <w:color w:val="000000" w:themeColor="text1"/>
        </w:rPr>
        <w:t>republik</w:t>
      </w:r>
      <w:r w:rsidR="00C13A82" w:rsidRPr="007310A7">
        <w:rPr>
          <w:color w:val="000000" w:themeColor="text1"/>
        </w:rPr>
        <w:t xml:space="preserve"> dar</w:t>
      </w:r>
      <w:r w:rsidR="007A5C00" w:rsidRPr="007310A7">
        <w:rPr>
          <w:color w:val="000000" w:themeColor="text1"/>
        </w:rPr>
        <w:t xml:space="preserve"> </w:t>
      </w:r>
      <w:r w:rsidR="00305304" w:rsidRPr="007310A7">
        <w:rPr>
          <w:color w:val="000000" w:themeColor="text1"/>
        </w:rPr>
        <w:fldChar w:fldCharType="begin"/>
      </w:r>
      <w:r w:rsidR="00305304" w:rsidRPr="007310A7">
        <w:rPr>
          <w:color w:val="000000" w:themeColor="text1"/>
        </w:rPr>
        <w:instrText xml:space="preserve"> ADDIN ZOTERO_ITEM CSL_CITATION {"citationID":"WSZehkuz","properties":{"unsorted":false,"formattedCitation":"(vgl. Savoskul 2007)","plainCitation":"(vgl. Savoskul 2007)","noteIndex":0},"citationItems":[{"id":1368,"uris":["http://zotero.org/users/local/owKliTIb/items/U8LDHY3Q"],"itemData":{"id":1368,"type":"chapter","abstract":"Anfang der 1990er Jahre hat sich in der Frage der Migration der Diskussionsschwerpunkt verschoben, von der Untersuchung der kulturellen und individuellen Eigenheiten der Migranten, die Einfluss auf die Möglichkeit ihrer Integration in die aufnehmende Gesellschaft haben, hin zu der Untersuchung der Rolle der gesellschaftlichen Institutionen, die verschiedene Spielregeln für verschiedene Teilnehmer und Regionen aufstellen.","container-title":"Vorteil Vielfalt: Herausforderungen und Perspektiven einer offenen Gesellschaft","ISBN":"978-3-531-90917-2","note":"type: 10.1007/978-3-531-90917-2_10","page":"89-104","publisher":"VS Verlag für Sozialwissenschaften","publisher-place":"Wiesbaden","title":"Drei Profile der Russlanddeutschen in Deutschland — Drei Integrationswege. Eine Studie über die Adaptionsfaktoren und -modelle von Spätaussiedlern","URL":"https://doi.org/10.1007/978-3-531-90917-2_10","author":[{"family":"Savoskul","given":"Maria"}],"editor":[{"family":"Dettling","given":"Daniel"},{"family":"Gerometta","given":"Julia"}],"issued":{"date-parts":[["2007"]]}},"prefix":"vgl."}],"schema":"https://github.com/citation-style-language/schema/raw/master/csl-citation.json"} </w:instrText>
      </w:r>
      <w:r w:rsidR="00305304" w:rsidRPr="007310A7">
        <w:rPr>
          <w:color w:val="000000" w:themeColor="text1"/>
        </w:rPr>
        <w:fldChar w:fldCharType="separate"/>
      </w:r>
      <w:r w:rsidR="00305304" w:rsidRPr="007310A7">
        <w:rPr>
          <w:rFonts w:ascii="Cambria" w:hAnsi="Cambria"/>
          <w:color w:val="000000" w:themeColor="text1"/>
        </w:rPr>
        <w:t xml:space="preserve">(vgl. </w:t>
      </w:r>
      <w:proofErr w:type="spellStart"/>
      <w:r w:rsidR="00305304" w:rsidRPr="007310A7">
        <w:rPr>
          <w:rFonts w:ascii="Cambria" w:hAnsi="Cambria"/>
          <w:color w:val="000000" w:themeColor="text1"/>
        </w:rPr>
        <w:t>Savoskul</w:t>
      </w:r>
      <w:proofErr w:type="spellEnd"/>
      <w:r w:rsidR="00305304" w:rsidRPr="007310A7">
        <w:rPr>
          <w:rFonts w:ascii="Cambria" w:hAnsi="Cambria"/>
          <w:color w:val="000000" w:themeColor="text1"/>
        </w:rPr>
        <w:t xml:space="preserve"> 2007)</w:t>
      </w:r>
      <w:r w:rsidR="00305304" w:rsidRPr="007310A7">
        <w:rPr>
          <w:color w:val="000000" w:themeColor="text1"/>
        </w:rPr>
        <w:fldChar w:fldCharType="end"/>
      </w:r>
      <w:r w:rsidRPr="007310A7">
        <w:rPr>
          <w:color w:val="000000" w:themeColor="text1"/>
        </w:rPr>
        <w:t>. In Kirgistan versuchten auf Grund stalinistischer Repressionen bereits ab den 1960er Jahren zahlreiche Angehörige der deutschen Minderheit auszuwandern. Nach dem Ende der Sowjetunion stellt ein Großteil von Ihnen ebenfalls einen Ausreiseantrag, so dass in den 2000er Jahren nur noch etwa ein Zehntel der ursprünglichen deutschkirgisischen Bevölkerungszahl im Land lebt</w:t>
      </w:r>
      <w:r w:rsidR="00FE21A2" w:rsidRPr="007310A7">
        <w:rPr>
          <w:color w:val="000000" w:themeColor="text1"/>
        </w:rPr>
        <w:t xml:space="preserve"> </w:t>
      </w:r>
      <w:r w:rsidR="00FE21A2" w:rsidRPr="007310A7">
        <w:rPr>
          <w:color w:val="000000" w:themeColor="text1"/>
        </w:rPr>
        <w:fldChar w:fldCharType="begin"/>
      </w:r>
      <w:r w:rsidR="00FE21A2" w:rsidRPr="007310A7">
        <w:rPr>
          <w:color w:val="000000" w:themeColor="text1"/>
        </w:rPr>
        <w:instrText xml:space="preserve"> ADDIN ZOTERO_ITEM CSL_CITATION {"citationID":"Mswkkaox","properties":{"unsorted":false,"formattedCitation":"(vgl. Krieger 2008)","plainCitation":"(vgl. Krieger 2008)","noteIndex":0},"citationItems":[{"id":998,"uris":["http://zotero.org/users/local/owKliTIb/items/E7GV4EA9"],"itemData":{"id":998,"type":"document","publisher-place":"Heidelberg","title":"Einsatz im Zwangsarbeitslager","URL":"http://www.viktorkrieger.homepage.t-online.de/Zwangsarbeitslager-2008.pdf","author":[{"family":"Krieger","given":"Viktor"}],"issued":{"date-parts":[["2008"]]}},"prefix":"vgl."}],"schema":"https://github.com/citation-style-language/schema/raw/master/csl-citation.json"} </w:instrText>
      </w:r>
      <w:r w:rsidR="00FE21A2" w:rsidRPr="007310A7">
        <w:rPr>
          <w:color w:val="000000" w:themeColor="text1"/>
        </w:rPr>
        <w:fldChar w:fldCharType="separate"/>
      </w:r>
      <w:r w:rsidR="00FE21A2" w:rsidRPr="007310A7">
        <w:rPr>
          <w:rFonts w:ascii="Cambria" w:hAnsi="Cambria"/>
          <w:color w:val="000000" w:themeColor="text1"/>
        </w:rPr>
        <w:t>(vgl. Krieger 2008)</w:t>
      </w:r>
      <w:r w:rsidR="00FE21A2" w:rsidRPr="007310A7">
        <w:rPr>
          <w:color w:val="000000" w:themeColor="text1"/>
        </w:rPr>
        <w:fldChar w:fldCharType="end"/>
      </w:r>
      <w:r w:rsidRPr="007310A7">
        <w:rPr>
          <w:color w:val="000000" w:themeColor="text1"/>
        </w:rPr>
        <w:t>. Es liegt daher Nahe, dass auch die Dynamik der Auswanderung der deutschen Minderheit – und ebenfalls der russischen – aus Kirgistan die Entscheidung von Valeries Eltern das Land zu verlassen bestärk</w:t>
      </w:r>
      <w:r w:rsidR="00C13A82" w:rsidRPr="007310A7">
        <w:rPr>
          <w:color w:val="000000" w:themeColor="text1"/>
        </w:rPr>
        <w:t>t</w:t>
      </w:r>
      <w:r w:rsidRPr="007310A7">
        <w:rPr>
          <w:color w:val="000000" w:themeColor="text1"/>
        </w:rPr>
        <w:t>.</w:t>
      </w:r>
    </w:p>
    <w:p w14:paraId="455735E5" w14:textId="48F27617" w:rsidR="00E91C72" w:rsidRPr="007310A7" w:rsidRDefault="00E91C72" w:rsidP="00FE21A2">
      <w:pPr>
        <w:spacing w:before="240" w:line="360" w:lineRule="auto"/>
        <w:jc w:val="both"/>
        <w:rPr>
          <w:color w:val="000000" w:themeColor="text1"/>
        </w:rPr>
      </w:pPr>
      <w:r w:rsidRPr="007310A7">
        <w:rPr>
          <w:color w:val="000000" w:themeColor="text1"/>
        </w:rPr>
        <w:t xml:space="preserve">Da lediglich mit Valerie, nicht </w:t>
      </w:r>
      <w:r w:rsidR="000519EB" w:rsidRPr="007310A7">
        <w:rPr>
          <w:color w:val="000000" w:themeColor="text1"/>
        </w:rPr>
        <w:t xml:space="preserve">jedoch </w:t>
      </w:r>
      <w:r w:rsidRPr="007310A7">
        <w:rPr>
          <w:color w:val="000000" w:themeColor="text1"/>
        </w:rPr>
        <w:t>mit ihren Eltern</w:t>
      </w:r>
      <w:r w:rsidR="000519EB" w:rsidRPr="007310A7">
        <w:rPr>
          <w:color w:val="000000" w:themeColor="text1"/>
        </w:rPr>
        <w:t>,</w:t>
      </w:r>
      <w:r w:rsidRPr="007310A7">
        <w:rPr>
          <w:color w:val="000000" w:themeColor="text1"/>
        </w:rPr>
        <w:t xml:space="preserve"> Interviews geführt wurden lässt sich die Motivlage die zur Migrationsentscheidung führt abschließend nicht klären. Jedoch ist anzunehmen, dass die Entscheidung als sogenannte Spätaussiedler*innen nach Deutschland auszuwandern multifaktoriell und nicht ausschließlich durch Valeries intergeschlechtliche Diagnose bedingt ist. Die Narration der „Ausreise nur für die Kinder“ ist ausgehend von der Untersuchung </w:t>
      </w:r>
      <w:r w:rsidR="000519EB" w:rsidRPr="007310A7">
        <w:rPr>
          <w:color w:val="000000" w:themeColor="text1"/>
        </w:rPr>
        <w:t xml:space="preserve">der </w:t>
      </w:r>
      <w:r w:rsidRPr="007310A7">
        <w:rPr>
          <w:color w:val="000000" w:themeColor="text1"/>
        </w:rPr>
        <w:t xml:space="preserve">Familiengeschichten </w:t>
      </w:r>
      <w:r w:rsidR="000519EB" w:rsidRPr="007310A7">
        <w:rPr>
          <w:color w:val="000000" w:themeColor="text1"/>
        </w:rPr>
        <w:t xml:space="preserve">von (Spät)Aussiedler*innen aus der ehemaligen Sowjetunion </w:t>
      </w:r>
      <w:r w:rsidRPr="007310A7">
        <w:rPr>
          <w:color w:val="000000" w:themeColor="text1"/>
        </w:rPr>
        <w:t xml:space="preserve">bereits in der </w:t>
      </w:r>
      <w:r w:rsidR="000519EB" w:rsidRPr="007310A7">
        <w:rPr>
          <w:color w:val="000000" w:themeColor="text1"/>
        </w:rPr>
        <w:t>Forschungsl</w:t>
      </w:r>
      <w:r w:rsidRPr="007310A7">
        <w:rPr>
          <w:color w:val="000000" w:themeColor="text1"/>
        </w:rPr>
        <w:t xml:space="preserve">iteratur beschrieben </w:t>
      </w:r>
      <w:r w:rsidR="00FE21A2" w:rsidRPr="007310A7">
        <w:rPr>
          <w:color w:val="000000" w:themeColor="text1"/>
        </w:rPr>
        <w:fldChar w:fldCharType="begin"/>
      </w:r>
      <w:r w:rsidR="00DC6209" w:rsidRPr="007310A7">
        <w:rPr>
          <w:color w:val="000000" w:themeColor="text1"/>
        </w:rPr>
        <w:instrText xml:space="preserve"> ADDIN ZOTERO_ITEM CSL_CITATION {"citationID":"hwcDfUGo","properties":{"unsorted":false,"formattedCitation":"(vgl. Rosenthal und Stephan 2011)","plainCitation":"(vgl. Rosenthal und Stephan 2011)","dontUpdate":true,"noteIndex":0},"citationItems":[{"id":1040,"uris":["http://zotero.org/users/local/owKliTIb/items/TQPUHA4R"],"itemData":{"id":1040,"type":"chapter","container-title":"Brüchige Zugehörigkeiten: Wie sich Familien von \"Russlanddeutschen\" ihre Geschichte erzählen","publisher-place":"Frankfurt","title":"Gegenwärtige Probleme der Zugehörigkeit","author":[{"family":"Rosenthal","given":"Gabriele"},{"family":"Stephan","given":"Viola"}],"editor":[{"family":"Rosenthal","given":"Gabriele"},{"family":"Stephan","given":"Viola"},{"family":"Radenbach","given":"Niklas"}],"issued":{"date-parts":[["2011"]]}},"prefix":"vgl."}],"schema":"https://github.com/citation-style-language/schema/raw/master/csl-citation.json"} </w:instrText>
      </w:r>
      <w:r w:rsidR="00FE21A2" w:rsidRPr="007310A7">
        <w:rPr>
          <w:color w:val="000000" w:themeColor="text1"/>
        </w:rPr>
        <w:fldChar w:fldCharType="separate"/>
      </w:r>
      <w:r w:rsidR="00FE21A2" w:rsidRPr="007310A7">
        <w:rPr>
          <w:rFonts w:ascii="Cambria" w:hAnsi="Cambria"/>
          <w:color w:val="000000" w:themeColor="text1"/>
        </w:rPr>
        <w:t>(vgl. Rosenthal, Stephan 2011)</w:t>
      </w:r>
      <w:r w:rsidR="00FE21A2" w:rsidRPr="007310A7">
        <w:rPr>
          <w:color w:val="000000" w:themeColor="text1"/>
        </w:rPr>
        <w:fldChar w:fldCharType="end"/>
      </w:r>
      <w:r w:rsidRPr="007310A7">
        <w:rPr>
          <w:color w:val="000000" w:themeColor="text1"/>
        </w:rPr>
        <w:t xml:space="preserve">. </w:t>
      </w:r>
      <w:r w:rsidRPr="007310A7">
        <w:rPr>
          <w:color w:val="000000" w:themeColor="text1"/>
        </w:rPr>
        <w:lastRenderedPageBreak/>
        <w:t>Dies</w:t>
      </w:r>
      <w:r w:rsidR="000519EB" w:rsidRPr="007310A7">
        <w:rPr>
          <w:color w:val="000000" w:themeColor="text1"/>
        </w:rPr>
        <w:t>es Narrativ</w:t>
      </w:r>
      <w:r w:rsidRPr="007310A7">
        <w:rPr>
          <w:color w:val="000000" w:themeColor="text1"/>
        </w:rPr>
        <w:t xml:space="preserve"> bedeutet in der Konsequen</w:t>
      </w:r>
      <w:r w:rsidR="000519EB" w:rsidRPr="007310A7">
        <w:rPr>
          <w:color w:val="000000" w:themeColor="text1"/>
        </w:rPr>
        <w:t>z</w:t>
      </w:r>
      <w:r w:rsidRPr="007310A7">
        <w:rPr>
          <w:color w:val="000000" w:themeColor="text1"/>
        </w:rPr>
        <w:t xml:space="preserve">, dass ein hohes Maß an </w:t>
      </w:r>
      <w:r w:rsidR="000519EB" w:rsidRPr="007310A7">
        <w:rPr>
          <w:color w:val="000000" w:themeColor="text1"/>
        </w:rPr>
        <w:t xml:space="preserve">familialen </w:t>
      </w:r>
      <w:r w:rsidRPr="007310A7">
        <w:rPr>
          <w:color w:val="000000" w:themeColor="text1"/>
        </w:rPr>
        <w:t xml:space="preserve">Erwartungen an die </w:t>
      </w:r>
      <w:r w:rsidR="000519EB" w:rsidRPr="007310A7">
        <w:rPr>
          <w:color w:val="000000" w:themeColor="text1"/>
        </w:rPr>
        <w:t xml:space="preserve">eigenen </w:t>
      </w:r>
      <w:r w:rsidRPr="007310A7">
        <w:rPr>
          <w:color w:val="000000" w:themeColor="text1"/>
        </w:rPr>
        <w:t xml:space="preserve">Kinder gestellt wird. King beschreibt die familiale Psychodynamik von Migrationsprozessen in diesem Zusammenhang als „intergenerationelles Erwartungsprojekt“ </w:t>
      </w:r>
      <w:r w:rsidR="00FE21A2" w:rsidRPr="007310A7">
        <w:rPr>
          <w:color w:val="000000" w:themeColor="text1"/>
        </w:rPr>
        <w:fldChar w:fldCharType="begin"/>
      </w:r>
      <w:r w:rsidR="00FE21A2" w:rsidRPr="007310A7">
        <w:rPr>
          <w:color w:val="000000" w:themeColor="text1"/>
        </w:rPr>
        <w:instrText xml:space="preserve"> ADDIN ZOTERO_ITEM CSL_CITATION {"citationID":"Uv4f6xMs","properties":{"unsorted":false,"formattedCitation":"(vgl. King 2016)","plainCitation":"(vgl. King 2016)","noteIndex":0},"citationItems":[{"id":991,"uris":["http://zotero.org/users/local/owKliTIb/items/WGZ7VIWW"],"itemData":{"id":991,"type":"article-journal","container-title":"Psyche – Z Psychoanal","DOI":"10.21706/ps-70-9-977","issue":"09","page":"977–1002","publisher":"Klett-Cotta Journals","title":"Zur Psychodynamik von Migration Muster transgenerationaler Weitergabe und ihre Folgen in der Adoleszenz","volume":"70","author":[{"family":"King","given":"Vera"}],"issued":{"date-parts":[["2016"]]}},"prefix":"vgl."}],"schema":"https://github.com/citation-style-language/schema/raw/master/csl-citation.json"} </w:instrText>
      </w:r>
      <w:r w:rsidR="00FE21A2" w:rsidRPr="007310A7">
        <w:rPr>
          <w:color w:val="000000" w:themeColor="text1"/>
        </w:rPr>
        <w:fldChar w:fldCharType="separate"/>
      </w:r>
      <w:r w:rsidR="00FE21A2" w:rsidRPr="007310A7">
        <w:rPr>
          <w:rFonts w:ascii="Cambria" w:hAnsi="Cambria"/>
          <w:color w:val="000000" w:themeColor="text1"/>
        </w:rPr>
        <w:t>(vgl. King 2016)</w:t>
      </w:r>
      <w:r w:rsidR="00FE21A2" w:rsidRPr="007310A7">
        <w:rPr>
          <w:color w:val="000000" w:themeColor="text1"/>
        </w:rPr>
        <w:fldChar w:fldCharType="end"/>
      </w:r>
      <w:r w:rsidRPr="007310A7">
        <w:rPr>
          <w:color w:val="000000" w:themeColor="text1"/>
        </w:rPr>
        <w:t>.</w:t>
      </w:r>
    </w:p>
    <w:p w14:paraId="3DBB70E7" w14:textId="70393358" w:rsidR="00E91C72" w:rsidRPr="007310A7" w:rsidRDefault="00E91C72" w:rsidP="0078702F">
      <w:pPr>
        <w:spacing w:line="360" w:lineRule="auto"/>
        <w:jc w:val="both"/>
        <w:rPr>
          <w:color w:val="000000" w:themeColor="text1"/>
        </w:rPr>
      </w:pPr>
      <w:r w:rsidRPr="007310A7">
        <w:rPr>
          <w:color w:val="000000" w:themeColor="text1"/>
        </w:rPr>
        <w:t xml:space="preserve">Eine Funktion dieser Erzählweise </w:t>
      </w:r>
      <w:r w:rsidR="00E70CE2" w:rsidRPr="007310A7">
        <w:rPr>
          <w:color w:val="000000" w:themeColor="text1"/>
        </w:rPr>
        <w:t xml:space="preserve">kann </w:t>
      </w:r>
      <w:r w:rsidRPr="007310A7">
        <w:rPr>
          <w:color w:val="000000" w:themeColor="text1"/>
        </w:rPr>
        <w:t>darin</w:t>
      </w:r>
      <w:r w:rsidR="00E70CE2" w:rsidRPr="007310A7">
        <w:rPr>
          <w:color w:val="000000" w:themeColor="text1"/>
        </w:rPr>
        <w:t xml:space="preserve"> bestehen,</w:t>
      </w:r>
      <w:r w:rsidRPr="007310A7">
        <w:rPr>
          <w:color w:val="000000" w:themeColor="text1"/>
        </w:rPr>
        <w:t xml:space="preserve"> Ambivalenzen und Unsicherheiten der Eltern</w:t>
      </w:r>
      <w:r w:rsidR="00E70CE2" w:rsidRPr="007310A7">
        <w:rPr>
          <w:color w:val="000000" w:themeColor="text1"/>
        </w:rPr>
        <w:t xml:space="preserve"> –</w:t>
      </w:r>
      <w:r w:rsidRPr="007310A7">
        <w:rPr>
          <w:color w:val="000000" w:themeColor="text1"/>
        </w:rPr>
        <w:t xml:space="preserve"> bzw. zwischen den Eltern als Paar</w:t>
      </w:r>
      <w:r w:rsidR="00E70CE2" w:rsidRPr="007310A7">
        <w:rPr>
          <w:color w:val="000000" w:themeColor="text1"/>
        </w:rPr>
        <w:t xml:space="preserve"> – hinsichtlich der Auswanderungsentscheidung</w:t>
      </w:r>
      <w:r w:rsidRPr="007310A7">
        <w:rPr>
          <w:color w:val="000000" w:themeColor="text1"/>
        </w:rPr>
        <w:t xml:space="preserve"> familial zu </w:t>
      </w:r>
      <w:proofErr w:type="spellStart"/>
      <w:r w:rsidRPr="007310A7">
        <w:rPr>
          <w:color w:val="000000" w:themeColor="text1"/>
        </w:rPr>
        <w:t>dethematisieren</w:t>
      </w:r>
      <w:proofErr w:type="spellEnd"/>
      <w:r w:rsidRPr="007310A7">
        <w:rPr>
          <w:color w:val="000000" w:themeColor="text1"/>
        </w:rPr>
        <w:t>. Durch die Migrationsentscheidung gewinn</w:t>
      </w:r>
      <w:r w:rsidR="00E70CE2" w:rsidRPr="007310A7">
        <w:rPr>
          <w:color w:val="000000" w:themeColor="text1"/>
        </w:rPr>
        <w:t>en</w:t>
      </w:r>
      <w:r w:rsidRPr="007310A7">
        <w:rPr>
          <w:color w:val="000000" w:themeColor="text1"/>
        </w:rPr>
        <w:t xml:space="preserve"> der ethnische Hintergrund </w:t>
      </w:r>
      <w:r w:rsidR="00E70CE2" w:rsidRPr="007310A7">
        <w:rPr>
          <w:color w:val="000000" w:themeColor="text1"/>
        </w:rPr>
        <w:t xml:space="preserve">sowie die Sprachkompetenz </w:t>
      </w:r>
      <w:r w:rsidRPr="007310A7">
        <w:rPr>
          <w:color w:val="000000" w:themeColor="text1"/>
        </w:rPr>
        <w:t>von Valeries Mutter an innerfamiliärer Bedeutung</w:t>
      </w:r>
      <w:r w:rsidR="00E70CE2" w:rsidRPr="007310A7">
        <w:rPr>
          <w:color w:val="000000" w:themeColor="text1"/>
        </w:rPr>
        <w:t>, was vermutlich ebenfalls zu einer relevanten Veränderung im Familiengefüge führt. Dies wird allerdings nicht thematisiert.</w:t>
      </w:r>
      <w:r w:rsidRPr="007310A7">
        <w:rPr>
          <w:color w:val="000000" w:themeColor="text1"/>
        </w:rPr>
        <w:t xml:space="preserve"> In Valeries </w:t>
      </w:r>
      <w:r w:rsidR="004C6801" w:rsidRPr="007310A7">
        <w:rPr>
          <w:color w:val="000000" w:themeColor="text1"/>
        </w:rPr>
        <w:t xml:space="preserve">Erleben gehen die „deutschen </w:t>
      </w:r>
      <w:r w:rsidRPr="007310A7">
        <w:rPr>
          <w:color w:val="000000" w:themeColor="text1"/>
        </w:rPr>
        <w:t>Vorfahren“ der Mutter mit ih</w:t>
      </w:r>
      <w:r w:rsidR="004C6801" w:rsidRPr="007310A7">
        <w:rPr>
          <w:color w:val="000000" w:themeColor="text1"/>
        </w:rPr>
        <w:t>ren Erfahrungen als intergeschlech</w:t>
      </w:r>
      <w:r w:rsidR="00E70CE2" w:rsidRPr="007310A7">
        <w:rPr>
          <w:color w:val="000000" w:themeColor="text1"/>
        </w:rPr>
        <w:t>tlich</w:t>
      </w:r>
      <w:r w:rsidR="004C6801" w:rsidRPr="007310A7">
        <w:rPr>
          <w:color w:val="000000" w:themeColor="text1"/>
        </w:rPr>
        <w:t>e Person</w:t>
      </w:r>
      <w:r w:rsidRPr="007310A7">
        <w:rPr>
          <w:color w:val="000000" w:themeColor="text1"/>
        </w:rPr>
        <w:t xml:space="preserve"> eine relevante Verbindung ein:</w:t>
      </w:r>
    </w:p>
    <w:p w14:paraId="6E972A0C" w14:textId="38F3DF6D" w:rsidR="00E91C72" w:rsidRPr="007310A7" w:rsidRDefault="00E91C72" w:rsidP="00FE21A2">
      <w:pPr>
        <w:spacing w:before="240" w:after="240" w:line="360" w:lineRule="auto"/>
        <w:ind w:left="567" w:right="509"/>
        <w:jc w:val="both"/>
        <w:rPr>
          <w:color w:val="000000" w:themeColor="text1"/>
          <w:sz w:val="22"/>
          <w:szCs w:val="22"/>
        </w:rPr>
      </w:pPr>
      <w:r w:rsidRPr="007310A7">
        <w:rPr>
          <w:color w:val="000000" w:themeColor="text1"/>
          <w:sz w:val="22"/>
          <w:szCs w:val="22"/>
        </w:rPr>
        <w:t xml:space="preserve">„also wir </w:t>
      </w:r>
      <w:proofErr w:type="spellStart"/>
      <w:r w:rsidRPr="007310A7">
        <w:rPr>
          <w:color w:val="000000" w:themeColor="text1"/>
          <w:sz w:val="22"/>
          <w:szCs w:val="22"/>
        </w:rPr>
        <w:t>ham</w:t>
      </w:r>
      <w:proofErr w:type="spellEnd"/>
      <w:r w:rsidRPr="007310A7">
        <w:rPr>
          <w:color w:val="000000" w:themeColor="text1"/>
          <w:sz w:val="22"/>
          <w:szCs w:val="22"/>
        </w:rPr>
        <w:t xml:space="preserve"> auch=also mütterlicherseits </w:t>
      </w:r>
      <w:proofErr w:type="spellStart"/>
      <w:r w:rsidRPr="007310A7">
        <w:rPr>
          <w:color w:val="000000" w:themeColor="text1"/>
          <w:sz w:val="22"/>
          <w:szCs w:val="22"/>
        </w:rPr>
        <w:t>ham</w:t>
      </w:r>
      <w:proofErr w:type="spellEnd"/>
      <w:r w:rsidRPr="007310A7">
        <w:rPr>
          <w:color w:val="000000" w:themeColor="text1"/>
          <w:sz w:val="22"/>
          <w:szCs w:val="22"/>
        </w:rPr>
        <w:t xml:space="preserve"> wir deutsche </w:t>
      </w:r>
      <w:r w:rsidRPr="007310A7">
        <w:rPr>
          <w:b/>
          <w:color w:val="000000" w:themeColor="text1"/>
          <w:sz w:val="22"/>
          <w:szCs w:val="22"/>
        </w:rPr>
        <w:t>Vorfahren</w:t>
      </w:r>
      <w:r w:rsidRPr="007310A7">
        <w:rPr>
          <w:color w:val="000000" w:themeColor="text1"/>
          <w:sz w:val="22"/>
          <w:szCs w:val="22"/>
        </w:rPr>
        <w:t xml:space="preserve"> ((atmet ein)) deswegen </w:t>
      </w:r>
      <w:r w:rsidRPr="007310A7">
        <w:rPr>
          <w:b/>
          <w:color w:val="000000" w:themeColor="text1"/>
          <w:sz w:val="22"/>
          <w:szCs w:val="22"/>
        </w:rPr>
        <w:t>ging</w:t>
      </w:r>
      <w:r w:rsidRPr="007310A7">
        <w:rPr>
          <w:color w:val="000000" w:themeColor="text1"/>
          <w:sz w:val="22"/>
          <w:szCs w:val="22"/>
        </w:rPr>
        <w:t xml:space="preserve"> das alles ganz </w:t>
      </w:r>
      <w:r w:rsidRPr="007310A7">
        <w:rPr>
          <w:b/>
          <w:color w:val="000000" w:themeColor="text1"/>
          <w:sz w:val="22"/>
          <w:szCs w:val="22"/>
        </w:rPr>
        <w:t>gut</w:t>
      </w:r>
      <w:r w:rsidRPr="007310A7">
        <w:rPr>
          <w:color w:val="000000" w:themeColor="text1"/>
          <w:sz w:val="22"/>
          <w:szCs w:val="22"/>
        </w:rPr>
        <w:t xml:space="preserve"> ähm </w:t>
      </w:r>
      <w:r w:rsidR="00E70CE2" w:rsidRPr="007310A7">
        <w:rPr>
          <w:color w:val="000000" w:themeColor="text1"/>
          <w:sz w:val="22"/>
          <w:szCs w:val="22"/>
        </w:rPr>
        <w:t>G</w:t>
      </w:r>
      <w:r w:rsidRPr="007310A7">
        <w:rPr>
          <w:color w:val="000000" w:themeColor="text1"/>
          <w:sz w:val="22"/>
          <w:szCs w:val="22"/>
        </w:rPr>
        <w:t xml:space="preserve">ott=sei=dank ähm damit ich </w:t>
      </w:r>
      <w:proofErr w:type="spellStart"/>
      <w:proofErr w:type="gramStart"/>
      <w:r w:rsidRPr="007310A7">
        <w:rPr>
          <w:color w:val="000000" w:themeColor="text1"/>
          <w:sz w:val="22"/>
          <w:szCs w:val="22"/>
        </w:rPr>
        <w:t>di:e</w:t>
      </w:r>
      <w:proofErr w:type="spellEnd"/>
      <w:proofErr w:type="gramEnd"/>
      <w:r w:rsidRPr="007310A7">
        <w:rPr>
          <w:color w:val="000000" w:themeColor="text1"/>
          <w:sz w:val="22"/>
          <w:szCs w:val="22"/>
        </w:rPr>
        <w:t xml:space="preserve">, ja medizinische, Versorgung ähm bekommen, </w:t>
      </w:r>
      <w:r w:rsidRPr="007310A7">
        <w:rPr>
          <w:b/>
          <w:color w:val="000000" w:themeColor="text1"/>
          <w:sz w:val="22"/>
          <w:szCs w:val="22"/>
        </w:rPr>
        <w:t>konnte“</w:t>
      </w:r>
    </w:p>
    <w:p w14:paraId="62A56849" w14:textId="28B305F4" w:rsidR="00E91C72" w:rsidRPr="007310A7" w:rsidRDefault="00E70CE2" w:rsidP="0078702F">
      <w:pPr>
        <w:spacing w:line="360" w:lineRule="auto"/>
        <w:jc w:val="both"/>
        <w:rPr>
          <w:color w:val="000000" w:themeColor="text1"/>
        </w:rPr>
      </w:pPr>
      <w:r w:rsidRPr="007310A7">
        <w:rPr>
          <w:color w:val="000000" w:themeColor="text1"/>
        </w:rPr>
        <w:t>A</w:t>
      </w:r>
      <w:r w:rsidR="00E91C72" w:rsidRPr="007310A7">
        <w:rPr>
          <w:color w:val="000000" w:themeColor="text1"/>
        </w:rPr>
        <w:t>usgehend vom</w:t>
      </w:r>
      <w:r w:rsidRPr="007310A7">
        <w:rPr>
          <w:color w:val="000000" w:themeColor="text1"/>
        </w:rPr>
        <w:t xml:space="preserve"> skizzierten</w:t>
      </w:r>
      <w:r w:rsidR="00E91C72" w:rsidRPr="007310A7">
        <w:rPr>
          <w:color w:val="000000" w:themeColor="text1"/>
        </w:rPr>
        <w:t xml:space="preserve"> familialen Narrativ nimmt die deutsche Herkunft eine rettende Funktion in Valeries </w:t>
      </w:r>
      <w:r w:rsidRPr="007310A7">
        <w:rPr>
          <w:color w:val="000000" w:themeColor="text1"/>
        </w:rPr>
        <w:t xml:space="preserve">Darstellung und naheliegend auch in ihrem damaligen Erleben </w:t>
      </w:r>
      <w:r w:rsidR="00E91C72" w:rsidRPr="007310A7">
        <w:rPr>
          <w:color w:val="000000" w:themeColor="text1"/>
        </w:rPr>
        <w:t xml:space="preserve">ein: Er ermöglicht ihr im Zusammenhang mit ihrer </w:t>
      </w:r>
      <w:r w:rsidRPr="007310A7">
        <w:rPr>
          <w:color w:val="000000" w:themeColor="text1"/>
        </w:rPr>
        <w:t xml:space="preserve">Variation </w:t>
      </w:r>
      <w:r w:rsidR="00E91C72" w:rsidRPr="007310A7">
        <w:rPr>
          <w:color w:val="000000" w:themeColor="text1"/>
        </w:rPr>
        <w:t>‚medizinisch versorgt’ zu werden. Dies bedeutet in der Konsequenz, dass ihre</w:t>
      </w:r>
      <w:r w:rsidRPr="007310A7">
        <w:rPr>
          <w:color w:val="000000" w:themeColor="text1"/>
        </w:rPr>
        <w:t>r</w:t>
      </w:r>
      <w:r w:rsidR="00E91C72" w:rsidRPr="007310A7">
        <w:rPr>
          <w:color w:val="000000" w:themeColor="text1"/>
        </w:rPr>
        <w:t xml:space="preserve"> geschlechtlichen Besonderheit der Status einer</w:t>
      </w:r>
      <w:r w:rsidRPr="007310A7">
        <w:rPr>
          <w:color w:val="000000" w:themeColor="text1"/>
        </w:rPr>
        <w:t xml:space="preserve"> dringend</w:t>
      </w:r>
      <w:r w:rsidR="00E91C72" w:rsidRPr="007310A7">
        <w:rPr>
          <w:color w:val="000000" w:themeColor="text1"/>
        </w:rPr>
        <w:t xml:space="preserve"> </w:t>
      </w:r>
      <w:r w:rsidRPr="007310A7">
        <w:rPr>
          <w:color w:val="000000" w:themeColor="text1"/>
        </w:rPr>
        <w:t>v</w:t>
      </w:r>
      <w:r w:rsidR="00E91C72" w:rsidRPr="007310A7">
        <w:rPr>
          <w:color w:val="000000" w:themeColor="text1"/>
        </w:rPr>
        <w:t>ersorgungsbedürftigen Erkrankung zukomm</w:t>
      </w:r>
      <w:r w:rsidRPr="007310A7">
        <w:rPr>
          <w:color w:val="000000" w:themeColor="text1"/>
        </w:rPr>
        <w:t>t</w:t>
      </w:r>
      <w:r w:rsidR="00E91C72" w:rsidRPr="007310A7">
        <w:rPr>
          <w:color w:val="000000" w:themeColor="text1"/>
        </w:rPr>
        <w:t>. Dies zeigt sich auch in folgender Sequenz:</w:t>
      </w:r>
    </w:p>
    <w:p w14:paraId="299A48F5" w14:textId="00FE4E59" w:rsidR="00E91C72" w:rsidRPr="007310A7" w:rsidRDefault="00E91C72" w:rsidP="00FE21A2">
      <w:pPr>
        <w:spacing w:before="240" w:after="240" w:line="360" w:lineRule="auto"/>
        <w:ind w:left="567" w:right="509"/>
        <w:jc w:val="both"/>
        <w:rPr>
          <w:color w:val="000000" w:themeColor="text1"/>
          <w:sz w:val="22"/>
          <w:szCs w:val="22"/>
        </w:rPr>
      </w:pPr>
      <w:r w:rsidRPr="007310A7">
        <w:rPr>
          <w:color w:val="000000" w:themeColor="text1"/>
          <w:sz w:val="22"/>
          <w:szCs w:val="22"/>
        </w:rPr>
        <w:t xml:space="preserve">„ähm </w:t>
      </w:r>
      <w:proofErr w:type="spellStart"/>
      <w:proofErr w:type="gramStart"/>
      <w:r w:rsidRPr="007310A7">
        <w:rPr>
          <w:color w:val="000000" w:themeColor="text1"/>
          <w:sz w:val="22"/>
          <w:szCs w:val="22"/>
        </w:rPr>
        <w:t>abe:r</w:t>
      </w:r>
      <w:proofErr w:type="spellEnd"/>
      <w:proofErr w:type="gramEnd"/>
      <w:r w:rsidRPr="007310A7">
        <w:rPr>
          <w:color w:val="000000" w:themeColor="text1"/>
          <w:sz w:val="22"/>
          <w:szCs w:val="22"/>
        </w:rPr>
        <w:t xml:space="preserve"> war von Anfang an schon, gewusst, ähm das ich diesen genetischen Defekt </w:t>
      </w:r>
      <w:r w:rsidRPr="007310A7">
        <w:rPr>
          <w:b/>
          <w:color w:val="000000" w:themeColor="text1"/>
          <w:sz w:val="22"/>
          <w:szCs w:val="22"/>
        </w:rPr>
        <w:t xml:space="preserve">habe </w:t>
      </w:r>
      <w:r w:rsidRPr="007310A7">
        <w:rPr>
          <w:color w:val="000000" w:themeColor="text1"/>
          <w:sz w:val="22"/>
          <w:szCs w:val="22"/>
        </w:rPr>
        <w:t xml:space="preserve">((atmet ein)) u:nd genau=geboren bin ich eigentlich in </w:t>
      </w:r>
      <w:proofErr w:type="spellStart"/>
      <w:r w:rsidRPr="007310A7">
        <w:rPr>
          <w:b/>
          <w:color w:val="000000" w:themeColor="text1"/>
          <w:sz w:val="22"/>
          <w:szCs w:val="22"/>
        </w:rPr>
        <w:t>Kirgista:n</w:t>
      </w:r>
      <w:proofErr w:type="spellEnd"/>
      <w:r w:rsidRPr="007310A7">
        <w:rPr>
          <w:color w:val="000000" w:themeColor="text1"/>
          <w:sz w:val="22"/>
          <w:szCs w:val="22"/>
        </w:rPr>
        <w:t xml:space="preserve"> deswegen sind wir damals auch, ähm nach Deutschland gezogen“</w:t>
      </w:r>
    </w:p>
    <w:p w14:paraId="5E9A6C48" w14:textId="2CC6F676" w:rsidR="00E91C72" w:rsidRPr="007310A7" w:rsidRDefault="00E91C72" w:rsidP="0078702F">
      <w:pPr>
        <w:spacing w:line="360" w:lineRule="auto"/>
        <w:jc w:val="both"/>
        <w:rPr>
          <w:color w:val="000000" w:themeColor="text1"/>
        </w:rPr>
      </w:pPr>
      <w:r w:rsidRPr="007310A7">
        <w:rPr>
          <w:color w:val="000000" w:themeColor="text1"/>
        </w:rPr>
        <w:t xml:space="preserve">In beiden Sequenzen wird </w:t>
      </w:r>
      <w:r w:rsidR="00E70CE2" w:rsidRPr="007310A7">
        <w:rPr>
          <w:color w:val="000000" w:themeColor="text1"/>
        </w:rPr>
        <w:t xml:space="preserve">auf latenter Ebene </w:t>
      </w:r>
      <w:r w:rsidRPr="007310A7">
        <w:rPr>
          <w:color w:val="000000" w:themeColor="text1"/>
        </w:rPr>
        <w:t>eine Verpflichtung deutlich. Valerie</w:t>
      </w:r>
      <w:r w:rsidR="00E70CE2" w:rsidRPr="007310A7">
        <w:rPr>
          <w:color w:val="000000" w:themeColor="text1"/>
        </w:rPr>
        <w:t xml:space="preserve"> ist</w:t>
      </w:r>
      <w:r w:rsidRPr="007310A7">
        <w:rPr>
          <w:color w:val="000000" w:themeColor="text1"/>
        </w:rPr>
        <w:t xml:space="preserve"> sowohl ihren „deutsche(n) Vorfahren“ als auch ihrer Familie gegenüber</w:t>
      </w:r>
      <w:r w:rsidR="00E70CE2" w:rsidRPr="007310A7">
        <w:rPr>
          <w:color w:val="000000" w:themeColor="text1"/>
        </w:rPr>
        <w:t xml:space="preserve"> verpflichtet</w:t>
      </w:r>
      <w:r w:rsidRPr="007310A7">
        <w:rPr>
          <w:color w:val="000000" w:themeColor="text1"/>
        </w:rPr>
        <w:t xml:space="preserve">, da diese für sie migriert ist. Dies lässt sich </w:t>
      </w:r>
      <w:proofErr w:type="spellStart"/>
      <w:r w:rsidRPr="007310A7">
        <w:rPr>
          <w:color w:val="000000" w:themeColor="text1"/>
        </w:rPr>
        <w:t>Böszörményi</w:t>
      </w:r>
      <w:proofErr w:type="spellEnd"/>
      <w:r w:rsidRPr="007310A7">
        <w:rPr>
          <w:color w:val="000000" w:themeColor="text1"/>
        </w:rPr>
        <w:t xml:space="preserve">-Nagy und Spark </w:t>
      </w:r>
      <w:r w:rsidR="00305304" w:rsidRPr="007310A7">
        <w:rPr>
          <w:color w:val="000000" w:themeColor="text1"/>
        </w:rPr>
        <w:fldChar w:fldCharType="begin"/>
      </w:r>
      <w:r w:rsidR="00305304" w:rsidRPr="007310A7">
        <w:rPr>
          <w:color w:val="000000" w:themeColor="text1"/>
        </w:rPr>
        <w:instrText xml:space="preserve"> ADDIN ZOTERO_ITEM CSL_CITATION {"citationID":"dAFUKJtN","properties":{"unsorted":false,"formattedCitation":"(2006)","plainCitation":"(2006)","noteIndex":0},"citationItems":[{"id":1369,"uris":["http://zotero.org/users/local/owKliTIb/items/I2XVNJNL"],"itemData":{"id":1369,"type":"book","edition":"8. Aufl","ISBN":"978-3-608-91297-5","language":"ger","number-of-pages":"426","publisher":"Klett-Cotta","publisher-place":"Stuttgart","source":"K10plus ISBN","title":"Unsichtbare Bindungen: die Dynamik familiärer Systeme","title-short":"Unsichtbare Bindungen","author":[{"family":"Boszormenyi-Nagy","given":"Ivan"},{"family":"Spark","given":"Geraldine M."}],"issued":{"date-parts":[["2006"]]}},"suppress-author":true}],"schema":"https://github.com/citation-style-language/schema/raw/master/csl-citation.json"} </w:instrText>
      </w:r>
      <w:r w:rsidR="00305304" w:rsidRPr="007310A7">
        <w:rPr>
          <w:color w:val="000000" w:themeColor="text1"/>
        </w:rPr>
        <w:fldChar w:fldCharType="separate"/>
      </w:r>
      <w:r w:rsidR="00305304" w:rsidRPr="007310A7">
        <w:rPr>
          <w:rFonts w:ascii="Cambria" w:hAnsi="Cambria"/>
          <w:color w:val="000000" w:themeColor="text1"/>
        </w:rPr>
        <w:t>(2006)</w:t>
      </w:r>
      <w:r w:rsidR="00305304" w:rsidRPr="007310A7">
        <w:rPr>
          <w:color w:val="000000" w:themeColor="text1"/>
        </w:rPr>
        <w:fldChar w:fldCharType="end"/>
      </w:r>
      <w:r w:rsidRPr="007310A7">
        <w:rPr>
          <w:color w:val="000000" w:themeColor="text1"/>
        </w:rPr>
        <w:t xml:space="preserve"> folgend auch als transgenerationelle Loyalitätsbindung verstehen. Da Valeries Eltern für sie und ihre „Versorgung“ nach Deutschland </w:t>
      </w:r>
      <w:r w:rsidR="00E70CE2" w:rsidRPr="007310A7">
        <w:rPr>
          <w:color w:val="000000" w:themeColor="text1"/>
        </w:rPr>
        <w:t xml:space="preserve">ausgewandert </w:t>
      </w:r>
      <w:r w:rsidRPr="007310A7">
        <w:rPr>
          <w:color w:val="000000" w:themeColor="text1"/>
        </w:rPr>
        <w:t xml:space="preserve">sind, steht sie in deren Schuld, die es – möglicherweise ein Leben lang – auszugleichen gilt (vgl. ebd.). Offen bleibt an dieser Stelle inwiefern Valerie selbst, aber auch ihre </w:t>
      </w:r>
      <w:r w:rsidRPr="007310A7">
        <w:rPr>
          <w:color w:val="000000" w:themeColor="text1"/>
        </w:rPr>
        <w:lastRenderedPageBreak/>
        <w:t xml:space="preserve">Mutter sich als Deutsch </w:t>
      </w:r>
      <w:r w:rsidR="00E70CE2" w:rsidRPr="007310A7">
        <w:rPr>
          <w:color w:val="000000" w:themeColor="text1"/>
        </w:rPr>
        <w:t xml:space="preserve">oder aber Deutschkirgisisch </w:t>
      </w:r>
      <w:r w:rsidRPr="007310A7">
        <w:rPr>
          <w:color w:val="000000" w:themeColor="text1"/>
        </w:rPr>
        <w:t>verstehen. Ebenfalls wird nur indirekt themati</w:t>
      </w:r>
      <w:r w:rsidR="000C6AE7" w:rsidRPr="007310A7">
        <w:rPr>
          <w:color w:val="000000" w:themeColor="text1"/>
        </w:rPr>
        <w:t xml:space="preserve">siert, dass es diese „deutschen </w:t>
      </w:r>
      <w:r w:rsidRPr="007310A7">
        <w:rPr>
          <w:color w:val="000000" w:themeColor="text1"/>
        </w:rPr>
        <w:t>Vorfahren“ mütterlicherseits</w:t>
      </w:r>
      <w:r w:rsidR="000C6AE7" w:rsidRPr="007310A7">
        <w:rPr>
          <w:color w:val="000000" w:themeColor="text1"/>
        </w:rPr>
        <w:t>,</w:t>
      </w:r>
      <w:r w:rsidRPr="007310A7">
        <w:rPr>
          <w:color w:val="000000" w:themeColor="text1"/>
        </w:rPr>
        <w:t xml:space="preserve"> aber nicht auf Seiten der Familie des Vaters gibt. Die verschiedenen Hintergründe der Eltern sowie die daraus resultierende multi- bzw. bi</w:t>
      </w:r>
      <w:r w:rsidR="00E70CE2" w:rsidRPr="007310A7">
        <w:rPr>
          <w:color w:val="000000" w:themeColor="text1"/>
        </w:rPr>
        <w:t>-</w:t>
      </w:r>
      <w:r w:rsidRPr="007310A7">
        <w:rPr>
          <w:color w:val="000000" w:themeColor="text1"/>
        </w:rPr>
        <w:t xml:space="preserve">ethnische </w:t>
      </w:r>
      <w:r w:rsidR="00E70CE2" w:rsidRPr="007310A7">
        <w:rPr>
          <w:color w:val="000000" w:themeColor="text1"/>
        </w:rPr>
        <w:t xml:space="preserve">Verortung </w:t>
      </w:r>
      <w:r w:rsidRPr="007310A7">
        <w:rPr>
          <w:color w:val="000000" w:themeColor="text1"/>
        </w:rPr>
        <w:t>der Familie – es bleibt im Interview offen, ob auch Valeries Vater noch einen anderen ethnischen Hintergrund als den russischen hat –</w:t>
      </w:r>
      <w:r w:rsidR="000C6AE7" w:rsidRPr="007310A7">
        <w:rPr>
          <w:color w:val="000000" w:themeColor="text1"/>
        </w:rPr>
        <w:t xml:space="preserve"> bleiben </w:t>
      </w:r>
      <w:r w:rsidRPr="007310A7">
        <w:rPr>
          <w:color w:val="000000" w:themeColor="text1"/>
        </w:rPr>
        <w:t>somit</w:t>
      </w:r>
      <w:r w:rsidR="000C6AE7" w:rsidRPr="007310A7">
        <w:rPr>
          <w:color w:val="000000" w:themeColor="text1"/>
        </w:rPr>
        <w:t xml:space="preserve"> in </w:t>
      </w:r>
      <w:r w:rsidR="00E70CE2" w:rsidRPr="007310A7">
        <w:rPr>
          <w:color w:val="000000" w:themeColor="text1"/>
        </w:rPr>
        <w:t xml:space="preserve">der </w:t>
      </w:r>
      <w:r w:rsidR="000C6AE7" w:rsidRPr="007310A7">
        <w:rPr>
          <w:color w:val="000000" w:themeColor="text1"/>
        </w:rPr>
        <w:t>Familienbeschreibung u</w:t>
      </w:r>
      <w:r w:rsidR="00E70CE2" w:rsidRPr="007310A7">
        <w:rPr>
          <w:color w:val="000000" w:themeColor="text1"/>
        </w:rPr>
        <w:t>n</w:t>
      </w:r>
      <w:r w:rsidR="000C6AE7" w:rsidRPr="007310A7">
        <w:rPr>
          <w:color w:val="000000" w:themeColor="text1"/>
        </w:rPr>
        <w:t xml:space="preserve">beleuchtet. </w:t>
      </w:r>
      <w:r w:rsidRPr="007310A7">
        <w:rPr>
          <w:color w:val="000000" w:themeColor="text1"/>
        </w:rPr>
        <w:t xml:space="preserve">Es liegt </w:t>
      </w:r>
      <w:r w:rsidR="000519EB" w:rsidRPr="007310A7">
        <w:rPr>
          <w:color w:val="000000" w:themeColor="text1"/>
        </w:rPr>
        <w:t>nahe</w:t>
      </w:r>
      <w:r w:rsidRPr="007310A7">
        <w:rPr>
          <w:color w:val="000000" w:themeColor="text1"/>
        </w:rPr>
        <w:t>, dass die</w:t>
      </w:r>
      <w:r w:rsidR="000C6AE7" w:rsidRPr="007310A7">
        <w:rPr>
          <w:color w:val="000000" w:themeColor="text1"/>
        </w:rPr>
        <w:t xml:space="preserve">s </w:t>
      </w:r>
      <w:r w:rsidRPr="007310A7">
        <w:rPr>
          <w:color w:val="000000" w:themeColor="text1"/>
        </w:rPr>
        <w:t xml:space="preserve">den Umgang mit dem Thema </w:t>
      </w:r>
      <w:r w:rsidR="00E70CE2" w:rsidRPr="007310A7">
        <w:rPr>
          <w:color w:val="000000" w:themeColor="text1"/>
        </w:rPr>
        <w:t>verschiedener na</w:t>
      </w:r>
      <w:r w:rsidRPr="007310A7">
        <w:rPr>
          <w:color w:val="000000" w:themeColor="text1"/>
        </w:rPr>
        <w:t>tionale</w:t>
      </w:r>
      <w:r w:rsidR="000C6AE7" w:rsidRPr="007310A7">
        <w:rPr>
          <w:color w:val="000000" w:themeColor="text1"/>
        </w:rPr>
        <w:t>r</w:t>
      </w:r>
      <w:r w:rsidRPr="007310A7">
        <w:rPr>
          <w:color w:val="000000" w:themeColor="text1"/>
        </w:rPr>
        <w:t xml:space="preserve"> bzw. </w:t>
      </w:r>
      <w:r w:rsidR="00E70CE2" w:rsidRPr="007310A7">
        <w:rPr>
          <w:color w:val="000000" w:themeColor="text1"/>
        </w:rPr>
        <w:t xml:space="preserve">kultureller und </w:t>
      </w:r>
      <w:r w:rsidRPr="007310A7">
        <w:rPr>
          <w:color w:val="000000" w:themeColor="text1"/>
        </w:rPr>
        <w:t>ethnische</w:t>
      </w:r>
      <w:r w:rsidR="000C6AE7" w:rsidRPr="007310A7">
        <w:rPr>
          <w:color w:val="000000" w:themeColor="text1"/>
        </w:rPr>
        <w:t>r</w:t>
      </w:r>
      <w:r w:rsidRPr="007310A7">
        <w:rPr>
          <w:color w:val="000000" w:themeColor="text1"/>
        </w:rPr>
        <w:t xml:space="preserve"> Identität</w:t>
      </w:r>
      <w:r w:rsidR="000C6AE7" w:rsidRPr="007310A7">
        <w:rPr>
          <w:color w:val="000000" w:themeColor="text1"/>
        </w:rPr>
        <w:t>en</w:t>
      </w:r>
      <w:r w:rsidRPr="007310A7">
        <w:rPr>
          <w:color w:val="000000" w:themeColor="text1"/>
        </w:rPr>
        <w:t xml:space="preserve"> in Valeries Familie widerspiegelt und dadurch auch für </w:t>
      </w:r>
      <w:r w:rsidR="00E70CE2" w:rsidRPr="007310A7">
        <w:rPr>
          <w:color w:val="000000" w:themeColor="text1"/>
        </w:rPr>
        <w:t xml:space="preserve">die Biographin </w:t>
      </w:r>
      <w:r w:rsidRPr="007310A7">
        <w:rPr>
          <w:color w:val="000000" w:themeColor="text1"/>
        </w:rPr>
        <w:t>Fragen der</w:t>
      </w:r>
      <w:r w:rsidR="00E70CE2" w:rsidRPr="007310A7">
        <w:rPr>
          <w:color w:val="000000" w:themeColor="text1"/>
        </w:rPr>
        <w:t xml:space="preserve"> diesbezüglichen</w:t>
      </w:r>
      <w:r w:rsidRPr="007310A7">
        <w:rPr>
          <w:color w:val="000000" w:themeColor="text1"/>
        </w:rPr>
        <w:t xml:space="preserve"> Identität bzw. Zugehörigkeit</w:t>
      </w:r>
      <w:r w:rsidR="00E70CE2" w:rsidRPr="007310A7">
        <w:rPr>
          <w:color w:val="000000" w:themeColor="text1"/>
        </w:rPr>
        <w:t>en</w:t>
      </w:r>
      <w:r w:rsidRPr="007310A7">
        <w:rPr>
          <w:color w:val="000000" w:themeColor="text1"/>
        </w:rPr>
        <w:t xml:space="preserve"> </w:t>
      </w:r>
      <w:r w:rsidR="000519EB" w:rsidRPr="007310A7">
        <w:rPr>
          <w:color w:val="000000" w:themeColor="text1"/>
        </w:rPr>
        <w:t>offenbleiben</w:t>
      </w:r>
      <w:r w:rsidRPr="007310A7">
        <w:rPr>
          <w:color w:val="000000" w:themeColor="text1"/>
        </w:rPr>
        <w:t>.</w:t>
      </w:r>
    </w:p>
    <w:p w14:paraId="5157F26C" w14:textId="33F1B2A2" w:rsidR="00E91C72" w:rsidRPr="007310A7" w:rsidRDefault="00E91C72" w:rsidP="00AC16C4">
      <w:pPr>
        <w:spacing w:before="480" w:after="120" w:line="360" w:lineRule="auto"/>
        <w:jc w:val="both"/>
        <w:rPr>
          <w:bCs/>
          <w:i/>
          <w:iCs/>
          <w:color w:val="000000" w:themeColor="text1"/>
        </w:rPr>
      </w:pPr>
      <w:r w:rsidRPr="007310A7">
        <w:rPr>
          <w:bCs/>
          <w:i/>
          <w:iCs/>
          <w:color w:val="000000" w:themeColor="text1"/>
        </w:rPr>
        <w:t>Migration nach Deutschland als Spätaussiedler</w:t>
      </w:r>
      <w:r w:rsidR="00FF53D3">
        <w:rPr>
          <w:bCs/>
          <w:i/>
          <w:iCs/>
          <w:color w:val="000000" w:themeColor="text1"/>
        </w:rPr>
        <w:t>Innen</w:t>
      </w:r>
    </w:p>
    <w:p w14:paraId="1D10986E" w14:textId="47198DCA" w:rsidR="00E91C72" w:rsidRPr="007310A7" w:rsidRDefault="00E91C72" w:rsidP="0078702F">
      <w:pPr>
        <w:spacing w:line="360" w:lineRule="auto"/>
        <w:jc w:val="both"/>
        <w:rPr>
          <w:color w:val="000000" w:themeColor="text1"/>
        </w:rPr>
      </w:pPr>
      <w:r w:rsidRPr="007310A7">
        <w:rPr>
          <w:color w:val="000000" w:themeColor="text1"/>
        </w:rPr>
        <w:t xml:space="preserve">Valerie berichtet über die Migration im Interview nur indirekt als sie erwähnt, dass sie im Alter von </w:t>
      </w:r>
      <w:r w:rsidR="002F2C8A" w:rsidRPr="007310A7">
        <w:rPr>
          <w:color w:val="000000" w:themeColor="text1"/>
        </w:rPr>
        <w:t xml:space="preserve">drei </w:t>
      </w:r>
      <w:r w:rsidRPr="007310A7">
        <w:rPr>
          <w:color w:val="000000" w:themeColor="text1"/>
        </w:rPr>
        <w:t>Jahren nach Deutschland k</w:t>
      </w:r>
      <w:r w:rsidR="002F2C8A" w:rsidRPr="007310A7">
        <w:rPr>
          <w:color w:val="000000" w:themeColor="text1"/>
        </w:rPr>
        <w:t>ommt</w:t>
      </w:r>
      <w:r w:rsidRPr="007310A7">
        <w:rPr>
          <w:color w:val="000000" w:themeColor="text1"/>
        </w:rPr>
        <w:t>. Zum Zeitpunkt der Ausreise ist es für Spätaussiedle</w:t>
      </w:r>
      <w:r w:rsidR="00C04739" w:rsidRPr="007310A7">
        <w:rPr>
          <w:color w:val="000000" w:themeColor="text1"/>
        </w:rPr>
        <w:t>r</w:t>
      </w:r>
      <w:r w:rsidR="00750883" w:rsidRPr="007310A7">
        <w:rPr>
          <w:color w:val="000000" w:themeColor="text1"/>
        </w:rPr>
        <w:t>*innen</w:t>
      </w:r>
      <w:r w:rsidRPr="007310A7">
        <w:rPr>
          <w:color w:val="000000" w:themeColor="text1"/>
        </w:rPr>
        <w:t>-Familien rechtlich ausreichend, dass ein Ehepartner bzw. Elternteil eine deutsche Volkszugehörigkeit sowie deutsche Sprachkenntnisse belegen kann</w:t>
      </w:r>
      <w:r w:rsidR="00C04739" w:rsidRPr="007310A7">
        <w:rPr>
          <w:color w:val="000000" w:themeColor="text1"/>
        </w:rPr>
        <w:t>. F</w:t>
      </w:r>
      <w:r w:rsidRPr="007310A7">
        <w:rPr>
          <w:color w:val="000000" w:themeColor="text1"/>
        </w:rPr>
        <w:t>ür Valeries Vater gilt diese Anforderung dementsprechend</w:t>
      </w:r>
      <w:r w:rsidR="00750883" w:rsidRPr="007310A7">
        <w:rPr>
          <w:color w:val="000000" w:themeColor="text1"/>
        </w:rPr>
        <w:t xml:space="preserve"> nicht, wobei</w:t>
      </w:r>
      <w:r w:rsidRPr="007310A7">
        <w:rPr>
          <w:color w:val="000000" w:themeColor="text1"/>
        </w:rPr>
        <w:t xml:space="preserve"> </w:t>
      </w:r>
      <w:r w:rsidR="00750883" w:rsidRPr="007310A7">
        <w:rPr>
          <w:color w:val="000000" w:themeColor="text1"/>
        </w:rPr>
        <w:t xml:space="preserve">basierend auf dem erhobenen Material </w:t>
      </w:r>
      <w:r w:rsidRPr="007310A7">
        <w:rPr>
          <w:color w:val="000000" w:themeColor="text1"/>
        </w:rPr>
        <w:t>davon auszugehen</w:t>
      </w:r>
      <w:r w:rsidR="00750883" w:rsidRPr="007310A7">
        <w:rPr>
          <w:color w:val="000000" w:themeColor="text1"/>
        </w:rPr>
        <w:t xml:space="preserve"> ist</w:t>
      </w:r>
      <w:r w:rsidR="00C04739" w:rsidRPr="007310A7">
        <w:rPr>
          <w:color w:val="000000" w:themeColor="text1"/>
        </w:rPr>
        <w:t>,</w:t>
      </w:r>
      <w:r w:rsidRPr="007310A7">
        <w:rPr>
          <w:color w:val="000000" w:themeColor="text1"/>
        </w:rPr>
        <w:t xml:space="preserve"> dass er zum Zeitpunkt der Ausreise kaum oder kein Deutsch spricht</w:t>
      </w:r>
      <w:r w:rsidR="00305304" w:rsidRPr="007310A7">
        <w:rPr>
          <w:color w:val="000000" w:themeColor="text1"/>
        </w:rPr>
        <w:t xml:space="preserve"> </w:t>
      </w:r>
      <w:r w:rsidR="00305304" w:rsidRPr="007310A7">
        <w:rPr>
          <w:color w:val="000000" w:themeColor="text1"/>
        </w:rPr>
        <w:fldChar w:fldCharType="begin"/>
      </w:r>
      <w:r w:rsidR="00305304" w:rsidRPr="007310A7">
        <w:rPr>
          <w:color w:val="000000" w:themeColor="text1"/>
        </w:rPr>
        <w:instrText xml:space="preserve"> ADDIN ZOTERO_ITEM CSL_CITATION {"citationID":"UVlZ7GDq","properties":{"unsorted":false,"formattedCitation":"(vgl. BMI 2023)","plainCitation":"(vgl. BMI 2023)","noteIndex":0},"citationItems":[{"id":1327,"uris":["http://zotero.org/users/local/owKliTIb/items/CBAEKRYX"],"itemData":{"id":1327,"type":"document","title":"Spätaussiedler","URL":"https://www.bmi.bund.de/DE/themen/demokratie-gesellschaft/gesellschaftlicher-zusammenhalt/kriegsfolgen/spaetaussiedler/spaetaussiedler-node.html","author":[{"literal":"Bundesministerium des Innern"}],"issued":{"date-parts":[["2023"]]}},"suppress-author":true,"prefix":"vgl. BMI"}],"schema":"https://github.com/citation-style-language/schema/raw/master/csl-citation.json"} </w:instrText>
      </w:r>
      <w:r w:rsidR="00305304" w:rsidRPr="007310A7">
        <w:rPr>
          <w:color w:val="000000" w:themeColor="text1"/>
        </w:rPr>
        <w:fldChar w:fldCharType="separate"/>
      </w:r>
      <w:r w:rsidR="00305304" w:rsidRPr="007310A7">
        <w:rPr>
          <w:rFonts w:ascii="Cambria" w:hAnsi="Cambria"/>
          <w:color w:val="000000" w:themeColor="text1"/>
        </w:rPr>
        <w:t>(vgl. BMI 2023)</w:t>
      </w:r>
      <w:r w:rsidR="00305304" w:rsidRPr="007310A7">
        <w:rPr>
          <w:color w:val="000000" w:themeColor="text1"/>
        </w:rPr>
        <w:fldChar w:fldCharType="end"/>
      </w:r>
      <w:r w:rsidR="00305304" w:rsidRPr="007310A7">
        <w:rPr>
          <w:color w:val="000000" w:themeColor="text1"/>
        </w:rPr>
        <w:t>.</w:t>
      </w:r>
      <w:r w:rsidRPr="007310A7">
        <w:rPr>
          <w:rStyle w:val="Funotenzeichen"/>
          <w:color w:val="000000" w:themeColor="text1"/>
        </w:rPr>
        <w:footnoteReference w:id="172"/>
      </w:r>
      <w:r w:rsidRPr="007310A7">
        <w:rPr>
          <w:color w:val="000000" w:themeColor="text1"/>
        </w:rPr>
        <w:t xml:space="preserve"> Der erste Ankunftsort für ausgewanderte (Spät)Aussiedler*innen ist seit den 1950er Jahren das Grenzdurchgangslager Friedland in Niedersachsen. Aller Wahrscheinlichkeit kommt auch Valerie mit ihrer Familie 1996 dort an. Im Aufnahmelager erfolgt das bürokratische Kontrollverfahren, das die Antragsdokumente sowie die Deutschkenntnisse der Antragsstellenden überprüft. Ebenfalls müssen die Antragsstellenden medizinische und juristische Untersuchungen durchlaufen, so dass dem Aufnahmeprozess in Friedland auch eine Definitionsfunktion zukommt, die „Deutsch-Sein“ zumindest als bürokratische Identität </w:t>
      </w:r>
      <w:r w:rsidR="00750883" w:rsidRPr="007310A7">
        <w:rPr>
          <w:color w:val="000000" w:themeColor="text1"/>
        </w:rPr>
        <w:t xml:space="preserve">institutionell </w:t>
      </w:r>
      <w:r w:rsidRPr="007310A7">
        <w:rPr>
          <w:color w:val="000000" w:themeColor="text1"/>
        </w:rPr>
        <w:t>hervorbringt</w:t>
      </w:r>
      <w:r w:rsidR="00370241" w:rsidRPr="007310A7">
        <w:rPr>
          <w:color w:val="000000" w:themeColor="text1"/>
        </w:rPr>
        <w:t xml:space="preserve"> </w:t>
      </w:r>
      <w:r w:rsidR="00370241" w:rsidRPr="007310A7">
        <w:rPr>
          <w:color w:val="000000" w:themeColor="text1"/>
        </w:rPr>
        <w:fldChar w:fldCharType="begin"/>
      </w:r>
      <w:r w:rsidR="00E42FB2" w:rsidRPr="007310A7">
        <w:rPr>
          <w:color w:val="000000" w:themeColor="text1"/>
        </w:rPr>
        <w:instrText xml:space="preserve"> ADDIN ZOTERO_ITEM CSL_CITATION {"citationID":"QNNUJODx","properties":{"unsorted":false,"formattedCitation":"(vgl. Wallem 2018)","plainCitation":"(vgl. Wallem 2018)","noteIndex":0},"citationItems":[{"id":1048,"uris":["http://zotero.org/users/local/owKliTIb/items/J2VXLTA6"],"itemData":{"id":1048,"type":"chapter","container-title":"Dossier Russlanddeutsche","publisher":"Bundeszentrale für politische Bildung","title":"Ankunft in Friedland Das Grenzdurchgangslager als Erinnerungsort und Aufnahmeeinrichtung für russlanddeutsche Aussiedler und Spätaussiedler","URL":"https://www.bpb.de/themen/migration-integration/russlanddeutsche/","author":[{"family":"Wallem","given":"Gesine"}],"issued":{"date-parts":[["2018"]]}},"prefix":"vgl."}],"schema":"https://github.com/citation-style-language/schema/raw/master/csl-citation.json"} </w:instrText>
      </w:r>
      <w:r w:rsidR="00370241" w:rsidRPr="007310A7">
        <w:rPr>
          <w:color w:val="000000" w:themeColor="text1"/>
        </w:rPr>
        <w:fldChar w:fldCharType="separate"/>
      </w:r>
      <w:r w:rsidR="00E42FB2" w:rsidRPr="007310A7">
        <w:rPr>
          <w:rFonts w:ascii="Cambria" w:hAnsi="Cambria"/>
          <w:color w:val="000000" w:themeColor="text1"/>
        </w:rPr>
        <w:t xml:space="preserve">(vgl. </w:t>
      </w:r>
      <w:proofErr w:type="spellStart"/>
      <w:r w:rsidR="00E42FB2" w:rsidRPr="007310A7">
        <w:rPr>
          <w:rFonts w:ascii="Cambria" w:hAnsi="Cambria"/>
          <w:color w:val="000000" w:themeColor="text1"/>
        </w:rPr>
        <w:t>Wallem</w:t>
      </w:r>
      <w:proofErr w:type="spellEnd"/>
      <w:r w:rsidR="00E42FB2" w:rsidRPr="007310A7">
        <w:rPr>
          <w:rFonts w:ascii="Cambria" w:hAnsi="Cambria"/>
          <w:color w:val="000000" w:themeColor="text1"/>
        </w:rPr>
        <w:t xml:space="preserve"> 2018)</w:t>
      </w:r>
      <w:r w:rsidR="00370241" w:rsidRPr="007310A7">
        <w:rPr>
          <w:color w:val="000000" w:themeColor="text1"/>
        </w:rPr>
        <w:fldChar w:fldCharType="end"/>
      </w:r>
      <w:r w:rsidRPr="007310A7">
        <w:rPr>
          <w:color w:val="000000" w:themeColor="text1"/>
        </w:rPr>
        <w:t>.</w:t>
      </w:r>
    </w:p>
    <w:p w14:paraId="47DC3839" w14:textId="4A6213D6" w:rsidR="00E91C72" w:rsidRPr="007310A7" w:rsidRDefault="00E91C72" w:rsidP="0078702F">
      <w:pPr>
        <w:spacing w:line="360" w:lineRule="auto"/>
        <w:jc w:val="both"/>
        <w:rPr>
          <w:b/>
          <w:color w:val="000000" w:themeColor="text1"/>
        </w:rPr>
      </w:pPr>
      <w:r w:rsidRPr="007310A7">
        <w:rPr>
          <w:color w:val="000000" w:themeColor="text1"/>
        </w:rPr>
        <w:t xml:space="preserve">Während Valerie diesen Prozess als Dreijährige noch nicht oder nur eingeschränkt bewusst erlebt, kommen sowohl ihre Eltern als auch ihre deutlich älteren Brüder </w:t>
      </w:r>
      <w:r w:rsidRPr="007310A7">
        <w:rPr>
          <w:color w:val="000000" w:themeColor="text1"/>
        </w:rPr>
        <w:lastRenderedPageBreak/>
        <w:t xml:space="preserve">in eine Situation in der sie sich gewissermaßen als Deutsche beweisen müssen und keinesfalls automatisch Teil einer neuen Wir-Gruppe sind (vgl. </w:t>
      </w:r>
      <w:r w:rsidR="000519EB" w:rsidRPr="007310A7">
        <w:rPr>
          <w:color w:val="000000" w:themeColor="text1"/>
        </w:rPr>
        <w:t>ebd.</w:t>
      </w:r>
      <w:r w:rsidRPr="007310A7">
        <w:rPr>
          <w:color w:val="000000" w:themeColor="text1"/>
        </w:rPr>
        <w:t xml:space="preserve">). Zudem ist insbesondere die Anfangsphase der Migration – auch wenn diese nicht unter Kriegs- oder </w:t>
      </w:r>
      <w:r w:rsidR="00750883" w:rsidRPr="007310A7">
        <w:rPr>
          <w:color w:val="000000" w:themeColor="text1"/>
        </w:rPr>
        <w:t xml:space="preserve">unmittelbaren </w:t>
      </w:r>
      <w:r w:rsidRPr="007310A7">
        <w:rPr>
          <w:color w:val="000000" w:themeColor="text1"/>
        </w:rPr>
        <w:t xml:space="preserve">Vertreibungsbedingungen erfolgt – eine destabilisierende und von Verlust des Vertrauten geprägte Erfahrung </w:t>
      </w:r>
      <w:r w:rsidR="00305304" w:rsidRPr="007310A7">
        <w:rPr>
          <w:color w:val="000000" w:themeColor="text1"/>
        </w:rPr>
        <w:fldChar w:fldCharType="begin"/>
      </w:r>
      <w:r w:rsidR="00305304" w:rsidRPr="007310A7">
        <w:rPr>
          <w:color w:val="000000" w:themeColor="text1"/>
        </w:rPr>
        <w:instrText xml:space="preserve"> ADDIN ZOTERO_ITEM CSL_CITATION {"citationID":"CTuFwmyS","properties":{"unsorted":false,"formattedCitation":"(vgl. Akhtar 2007)","plainCitation":"(vgl. Akhtar 2007)","noteIndex":0},"citationItems":[{"id":1372,"uris":["http://zotero.org/users/local/owKliTIb/items/VHRMJL2B"],"itemData":{"id":1372,"type":"book","ISBN":"3-89806-590-1","publisher":"Psychosozial-Verlag","title":"Immigration und Identität: psychosoziale Aspekte und kulturübergreifende Therapie","author":[{"family":"Akhtar","given":"Salman"}],"issued":{"date-parts":[["2007"]]}},"prefix":"vgl."}],"schema":"https://github.com/citation-style-language/schema/raw/master/csl-citation.json"} </w:instrText>
      </w:r>
      <w:r w:rsidR="00305304" w:rsidRPr="007310A7">
        <w:rPr>
          <w:color w:val="000000" w:themeColor="text1"/>
        </w:rPr>
        <w:fldChar w:fldCharType="separate"/>
      </w:r>
      <w:r w:rsidR="00305304" w:rsidRPr="007310A7">
        <w:rPr>
          <w:rFonts w:ascii="Cambria" w:hAnsi="Cambria"/>
          <w:color w:val="000000" w:themeColor="text1"/>
        </w:rPr>
        <w:t>(vgl. Akhtar 2007)</w:t>
      </w:r>
      <w:r w:rsidR="00305304" w:rsidRPr="007310A7">
        <w:rPr>
          <w:color w:val="000000" w:themeColor="text1"/>
        </w:rPr>
        <w:fldChar w:fldCharType="end"/>
      </w:r>
      <w:r w:rsidRPr="007310A7">
        <w:rPr>
          <w:color w:val="000000" w:themeColor="text1"/>
        </w:rPr>
        <w:t xml:space="preserve">. Für Valerie bedeutet der Auswanderungs- und Ankunftsprozess in Deutschland in erster Linie eine Erfahrung von starker Veränderung und räumlicher Diskontinuität. Sie erlebt die Anforderungen der Migration indirekt, </w:t>
      </w:r>
      <w:r w:rsidR="000519EB" w:rsidRPr="007310A7">
        <w:rPr>
          <w:color w:val="000000" w:themeColor="text1"/>
        </w:rPr>
        <w:t>das</w:t>
      </w:r>
      <w:r w:rsidRPr="007310A7">
        <w:rPr>
          <w:color w:val="000000" w:themeColor="text1"/>
        </w:rPr>
        <w:t xml:space="preserve"> heißt vermittelt über die psycho-sozialen Belastungen ihre Eltern als ihren primären Bindungspersonen. Entwicklungspsychologisch bedeutet dies, das unverarbeitete „Erfahrungsresiduen“ verbleiben können, die ohne die enge emotionale Abstimmung mit den Eltern nicht bewältigt werden können (vgl. ebd.)</w:t>
      </w:r>
      <w:r w:rsidRPr="007310A7">
        <w:rPr>
          <w:rStyle w:val="Funotenzeichen"/>
          <w:color w:val="000000" w:themeColor="text1"/>
        </w:rPr>
        <w:footnoteReference w:id="173"/>
      </w:r>
      <w:r w:rsidRPr="007310A7">
        <w:rPr>
          <w:color w:val="000000" w:themeColor="text1"/>
        </w:rPr>
        <w:t xml:space="preserve">. </w:t>
      </w:r>
    </w:p>
    <w:p w14:paraId="6ADC178D" w14:textId="77777777" w:rsidR="00E91C72" w:rsidRPr="007310A7" w:rsidRDefault="00E91C72" w:rsidP="00AC16C4">
      <w:pPr>
        <w:spacing w:before="480" w:after="120" w:line="360" w:lineRule="auto"/>
        <w:jc w:val="both"/>
        <w:rPr>
          <w:bCs/>
          <w:i/>
          <w:iCs/>
          <w:color w:val="000000" w:themeColor="text1"/>
        </w:rPr>
      </w:pPr>
      <w:r w:rsidRPr="007310A7">
        <w:rPr>
          <w:bCs/>
          <w:i/>
          <w:iCs/>
          <w:color w:val="000000" w:themeColor="text1"/>
        </w:rPr>
        <w:t>Ankunft in Deutschland und frühe Medikalisierungserfahrungen</w:t>
      </w:r>
    </w:p>
    <w:p w14:paraId="11DF2E0B" w14:textId="1A4CF91E" w:rsidR="00E91C72" w:rsidRPr="007310A7" w:rsidRDefault="00E91C72" w:rsidP="0078702F">
      <w:pPr>
        <w:spacing w:line="360" w:lineRule="auto"/>
        <w:jc w:val="both"/>
        <w:rPr>
          <w:color w:val="000000" w:themeColor="text1"/>
        </w:rPr>
      </w:pPr>
      <w:r w:rsidRPr="007310A7">
        <w:rPr>
          <w:color w:val="000000" w:themeColor="text1"/>
        </w:rPr>
        <w:t>Im Grenzdurchgangslager Friedland erfolgt gemäß eines Verteilungsschlüssels die Zuteilung in ein Bundesland als zukünftigen Wohnort</w:t>
      </w:r>
      <w:r w:rsidR="00C02800" w:rsidRPr="007310A7">
        <w:rPr>
          <w:color w:val="000000" w:themeColor="text1"/>
        </w:rPr>
        <w:t xml:space="preserve"> </w:t>
      </w:r>
      <w:r w:rsidR="00C02800" w:rsidRPr="007310A7">
        <w:rPr>
          <w:color w:val="000000" w:themeColor="text1"/>
        </w:rPr>
        <w:fldChar w:fldCharType="begin"/>
      </w:r>
      <w:r w:rsidR="00C02800" w:rsidRPr="007310A7">
        <w:rPr>
          <w:color w:val="000000" w:themeColor="text1"/>
        </w:rPr>
        <w:instrText xml:space="preserve"> ADDIN ZOTERO_ITEM CSL_CITATION {"citationID":"38Ros5Ej","properties":{"unsorted":false,"formattedCitation":"(vgl. Wallem 2018)","plainCitation":"(vgl. Wallem 2018)","noteIndex":0},"citationItems":[{"id":1048,"uris":["http://zotero.org/users/local/owKliTIb/items/J2VXLTA6"],"itemData":{"id":1048,"type":"chapter","container-title":"Dossier Russlanddeutsche","publisher":"Bundeszentrale für politische Bildung","title":"Ankunft in Friedland Das Grenzdurchgangslager als Erinnerungsort und Aufnahmeeinrichtung für russlanddeutsche Aussiedler und Spätaussiedler","URL":"https://www.bpb.de/themen/migration-integration/russlanddeutsche/","author":[{"family":"Wallem","given":"Gesine"}],"issued":{"date-parts":[["2018"]]}},"prefix":"vgl."}],"schema":"https://github.com/citation-style-language/schema/raw/master/csl-citation.json"} </w:instrText>
      </w:r>
      <w:r w:rsidR="00C02800" w:rsidRPr="007310A7">
        <w:rPr>
          <w:color w:val="000000" w:themeColor="text1"/>
        </w:rPr>
        <w:fldChar w:fldCharType="separate"/>
      </w:r>
      <w:r w:rsidR="00C02800" w:rsidRPr="007310A7">
        <w:rPr>
          <w:rFonts w:ascii="Cambria" w:hAnsi="Cambria"/>
          <w:color w:val="000000" w:themeColor="text1"/>
        </w:rPr>
        <w:t xml:space="preserve">(vgl. </w:t>
      </w:r>
      <w:proofErr w:type="spellStart"/>
      <w:r w:rsidR="00C02800" w:rsidRPr="007310A7">
        <w:rPr>
          <w:rFonts w:ascii="Cambria" w:hAnsi="Cambria"/>
          <w:color w:val="000000" w:themeColor="text1"/>
        </w:rPr>
        <w:t>Wallem</w:t>
      </w:r>
      <w:proofErr w:type="spellEnd"/>
      <w:r w:rsidR="00C02800" w:rsidRPr="007310A7">
        <w:rPr>
          <w:rFonts w:ascii="Cambria" w:hAnsi="Cambria"/>
          <w:color w:val="000000" w:themeColor="text1"/>
        </w:rPr>
        <w:t xml:space="preserve"> 2018)</w:t>
      </w:r>
      <w:r w:rsidR="00C02800" w:rsidRPr="007310A7">
        <w:rPr>
          <w:color w:val="000000" w:themeColor="text1"/>
        </w:rPr>
        <w:fldChar w:fldCharType="end"/>
      </w:r>
      <w:r w:rsidRPr="007310A7">
        <w:rPr>
          <w:color w:val="000000" w:themeColor="text1"/>
        </w:rPr>
        <w:t xml:space="preserve">. Spätaussiedler*innen erhalten sie im Vergleich zu anderen migrantischen Gruppen zeitnah die deutsche Staatsbürgerschaft und die damit verbundenen Rechte und gesellschaftlichen Partizipationsmöglichkeiten </w:t>
      </w:r>
      <w:r w:rsidR="00C02800" w:rsidRPr="007310A7">
        <w:rPr>
          <w:color w:val="000000" w:themeColor="text1"/>
        </w:rPr>
        <w:fldChar w:fldCharType="begin"/>
      </w:r>
      <w:r w:rsidR="00C02800" w:rsidRPr="007310A7">
        <w:rPr>
          <w:color w:val="000000" w:themeColor="text1"/>
        </w:rPr>
        <w:instrText xml:space="preserve"> ADDIN ZOTERO_ITEM CSL_CITATION {"citationID":"p3xKlnfL","properties":{"unsorted":false,"formattedCitation":"(vgl. Baerwolf 2006)","plainCitation":"(vgl. Baerwolf 2006)","noteIndex":0},"citationItems":[{"id":969,"uris":["http://zotero.org/users/local/owKliTIb/items/PG74ELZW"],"itemData":{"id":969,"type":"chapter","container-title":"Zuhause fremd – Russlanddeutsche zwischen Russland und Deutschland","DOI":"10.14361/9783839403082-007","page":"173-196","publisher":"transcript Verlag","publisher-place":"Bielefeld","title":"Identitätsstrategien von jungen ›Russen‹ in Berlin. Ein Vergleich zwischen russischen Deutschen und russischen Juden","author":[{"family":"Baerwolf","given":"Astrid"}],"editor":[{"family":"Ipsen-Peitzmeier","given":"Sabine"}],"issued":{"date-parts":[["2006"]]}},"prefix":"vgl."}],"schema":"https://github.com/citation-style-language/schema/raw/master/csl-citation.json"} </w:instrText>
      </w:r>
      <w:r w:rsidR="00C02800" w:rsidRPr="007310A7">
        <w:rPr>
          <w:color w:val="000000" w:themeColor="text1"/>
        </w:rPr>
        <w:fldChar w:fldCharType="separate"/>
      </w:r>
      <w:r w:rsidR="00C02800" w:rsidRPr="007310A7">
        <w:rPr>
          <w:rFonts w:ascii="Cambria" w:hAnsi="Cambria"/>
          <w:color w:val="000000" w:themeColor="text1"/>
        </w:rPr>
        <w:t xml:space="preserve">(vgl. </w:t>
      </w:r>
      <w:proofErr w:type="spellStart"/>
      <w:r w:rsidR="00C02800" w:rsidRPr="007310A7">
        <w:rPr>
          <w:rFonts w:ascii="Cambria" w:hAnsi="Cambria"/>
          <w:color w:val="000000" w:themeColor="text1"/>
        </w:rPr>
        <w:t>Baerwolf</w:t>
      </w:r>
      <w:proofErr w:type="spellEnd"/>
      <w:r w:rsidR="00C02800" w:rsidRPr="007310A7">
        <w:rPr>
          <w:rFonts w:ascii="Cambria" w:hAnsi="Cambria"/>
          <w:color w:val="000000" w:themeColor="text1"/>
        </w:rPr>
        <w:t xml:space="preserve"> 2006)</w:t>
      </w:r>
      <w:r w:rsidR="00C02800" w:rsidRPr="007310A7">
        <w:rPr>
          <w:color w:val="000000" w:themeColor="text1"/>
        </w:rPr>
        <w:fldChar w:fldCharType="end"/>
      </w:r>
      <w:r w:rsidRPr="007310A7">
        <w:rPr>
          <w:color w:val="000000" w:themeColor="text1"/>
        </w:rPr>
        <w:t xml:space="preserve">. Valeries Familie bleibt in Niedersachsen und zieht in eine „kleine Wohnung“, was – wie Valerie im Interview indirekt thematisiert – für die Eltern im Vergleich zu ihrer vorherigen Wohnsituation in Kirgistan eine relevante </w:t>
      </w:r>
      <w:r w:rsidR="00E55A6F" w:rsidRPr="007310A7">
        <w:rPr>
          <w:color w:val="000000" w:themeColor="text1"/>
        </w:rPr>
        <w:t xml:space="preserve">Reduktion ihres Lebensstandards </w:t>
      </w:r>
      <w:r w:rsidRPr="007310A7">
        <w:rPr>
          <w:color w:val="000000" w:themeColor="text1"/>
        </w:rPr>
        <w:t>bedeutet. Die neue Wohnung befindet sich in einem Dorf in einem Landkreis mit verhältnismäßig hohem Anteil an</w:t>
      </w:r>
      <w:r w:rsidR="000519EB" w:rsidRPr="007310A7">
        <w:rPr>
          <w:color w:val="000000" w:themeColor="text1"/>
        </w:rPr>
        <w:t xml:space="preserve"> (Spät)Aussiedler*innen</w:t>
      </w:r>
      <w:r w:rsidRPr="007310A7">
        <w:rPr>
          <w:color w:val="000000" w:themeColor="text1"/>
        </w:rPr>
        <w:t>. Hier kommt Valerie mit drei Jahren in den Kindergarten. Im Interview erwähnt sie ihre Ankunft und erste Zeit in Deutschland nur kurz:</w:t>
      </w:r>
    </w:p>
    <w:p w14:paraId="3106F7C2" w14:textId="79CA94BC" w:rsidR="00E91C72" w:rsidRPr="007310A7" w:rsidRDefault="00E91C72" w:rsidP="00C02800">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„als ich drei war sind wir dann nach Deutschland gekommen </w:t>
      </w:r>
      <w:proofErr w:type="gramStart"/>
      <w:r w:rsidRPr="007310A7">
        <w:rPr>
          <w:color w:val="000000" w:themeColor="text1"/>
          <w:sz w:val="22"/>
          <w:szCs w:val="22"/>
        </w:rPr>
        <w:t>u:nd</w:t>
      </w:r>
      <w:proofErr w:type="gramEnd"/>
      <w:r w:rsidRPr="007310A7">
        <w:rPr>
          <w:color w:val="000000" w:themeColor="text1"/>
          <w:sz w:val="22"/>
          <w:szCs w:val="22"/>
        </w:rPr>
        <w:t xml:space="preserve"> (1) ja (1) also ich </w:t>
      </w:r>
      <w:proofErr w:type="spellStart"/>
      <w:r w:rsidRPr="007310A7">
        <w:rPr>
          <w:color w:val="000000" w:themeColor="text1"/>
          <w:sz w:val="22"/>
          <w:szCs w:val="22"/>
        </w:rPr>
        <w:t>bi:n</w:t>
      </w:r>
      <w:proofErr w:type="spellEnd"/>
      <w:r w:rsidRPr="007310A7">
        <w:rPr>
          <w:color w:val="000000" w:themeColor="text1"/>
          <w:sz w:val="22"/>
          <w:szCs w:val="22"/>
        </w:rPr>
        <w:t xml:space="preserve">, ja ganz normal als Mädchen </w:t>
      </w:r>
      <w:r w:rsidRPr="007310A7">
        <w:rPr>
          <w:b/>
          <w:color w:val="000000" w:themeColor="text1"/>
          <w:sz w:val="22"/>
          <w:szCs w:val="22"/>
        </w:rPr>
        <w:t xml:space="preserve">aufgewachsen </w:t>
      </w:r>
      <w:r w:rsidRPr="007310A7">
        <w:rPr>
          <w:color w:val="000000" w:themeColor="text1"/>
          <w:sz w:val="22"/>
          <w:szCs w:val="22"/>
        </w:rPr>
        <w:t xml:space="preserve">sag ich </w:t>
      </w:r>
      <w:proofErr w:type="spellStart"/>
      <w:r w:rsidRPr="007310A7">
        <w:rPr>
          <w:color w:val="000000" w:themeColor="text1"/>
          <w:sz w:val="22"/>
          <w:szCs w:val="22"/>
        </w:rPr>
        <w:t>ma</w:t>
      </w:r>
      <w:proofErr w:type="spellEnd"/>
      <w:r w:rsidRPr="007310A7">
        <w:rPr>
          <w:color w:val="000000" w:themeColor="text1"/>
          <w:sz w:val="22"/>
          <w:szCs w:val="22"/>
        </w:rPr>
        <w:t>“</w:t>
      </w:r>
    </w:p>
    <w:p w14:paraId="06EF42EB" w14:textId="23BAB841" w:rsidR="008F3424" w:rsidRPr="007310A7" w:rsidRDefault="00E91C72" w:rsidP="00E55A6F">
      <w:pPr>
        <w:spacing w:line="360" w:lineRule="auto"/>
        <w:jc w:val="both"/>
        <w:rPr>
          <w:color w:val="000000" w:themeColor="text1"/>
        </w:rPr>
      </w:pPr>
      <w:r w:rsidRPr="007310A7">
        <w:rPr>
          <w:color w:val="000000" w:themeColor="text1"/>
        </w:rPr>
        <w:lastRenderedPageBreak/>
        <w:t>Die Betonung als normales Mädchen aufgewachsen zu sein</w:t>
      </w:r>
      <w:r w:rsidR="00E55A6F" w:rsidRPr="007310A7">
        <w:rPr>
          <w:color w:val="000000" w:themeColor="text1"/>
        </w:rPr>
        <w:t xml:space="preserve"> und die Ergänzung „sag ich </w:t>
      </w:r>
      <w:proofErr w:type="spellStart"/>
      <w:r w:rsidR="00E55A6F" w:rsidRPr="007310A7">
        <w:rPr>
          <w:color w:val="000000" w:themeColor="text1"/>
        </w:rPr>
        <w:t>ma</w:t>
      </w:r>
      <w:proofErr w:type="spellEnd"/>
      <w:r w:rsidR="00E55A6F" w:rsidRPr="007310A7">
        <w:rPr>
          <w:color w:val="000000" w:themeColor="text1"/>
        </w:rPr>
        <w:t>“</w:t>
      </w:r>
      <w:r w:rsidRPr="007310A7">
        <w:rPr>
          <w:color w:val="000000" w:themeColor="text1"/>
        </w:rPr>
        <w:t xml:space="preserve"> </w:t>
      </w:r>
      <w:r w:rsidR="00E55A6F" w:rsidRPr="007310A7">
        <w:rPr>
          <w:color w:val="000000" w:themeColor="text1"/>
        </w:rPr>
        <w:t xml:space="preserve">legen </w:t>
      </w:r>
      <w:proofErr w:type="spellStart"/>
      <w:r w:rsidR="00E55A6F" w:rsidRPr="007310A7">
        <w:rPr>
          <w:color w:val="000000" w:themeColor="text1"/>
        </w:rPr>
        <w:t>Nahe</w:t>
      </w:r>
      <w:proofErr w:type="spellEnd"/>
      <w:r w:rsidRPr="007310A7">
        <w:rPr>
          <w:color w:val="000000" w:themeColor="text1"/>
        </w:rPr>
        <w:t xml:space="preserve">, dass eben diese </w:t>
      </w:r>
      <w:r w:rsidR="00E55A6F" w:rsidRPr="007310A7">
        <w:rPr>
          <w:color w:val="000000" w:themeColor="text1"/>
        </w:rPr>
        <w:t xml:space="preserve">Selbstverständlichkeit in </w:t>
      </w:r>
      <w:r w:rsidRPr="007310A7">
        <w:rPr>
          <w:color w:val="000000" w:themeColor="text1"/>
        </w:rPr>
        <w:t>der weiblichen</w:t>
      </w:r>
      <w:r w:rsidR="00E55A6F" w:rsidRPr="007310A7">
        <w:rPr>
          <w:color w:val="000000" w:themeColor="text1"/>
        </w:rPr>
        <w:t xml:space="preserve"> </w:t>
      </w:r>
      <w:r w:rsidRPr="007310A7">
        <w:rPr>
          <w:color w:val="000000" w:themeColor="text1"/>
        </w:rPr>
        <w:t xml:space="preserve">Geschlechterrolle </w:t>
      </w:r>
      <w:r w:rsidR="00E55A6F" w:rsidRPr="007310A7">
        <w:rPr>
          <w:color w:val="000000" w:themeColor="text1"/>
        </w:rPr>
        <w:t xml:space="preserve">aufzuwachsen, </w:t>
      </w:r>
      <w:r w:rsidRPr="007310A7">
        <w:rPr>
          <w:color w:val="000000" w:themeColor="text1"/>
        </w:rPr>
        <w:t>für Valerie nicht</w:t>
      </w:r>
      <w:r w:rsidR="00E55A6F" w:rsidRPr="007310A7">
        <w:rPr>
          <w:color w:val="000000" w:themeColor="text1"/>
        </w:rPr>
        <w:t xml:space="preserve"> gegeben ist</w:t>
      </w:r>
      <w:r w:rsidRPr="007310A7">
        <w:rPr>
          <w:color w:val="000000" w:themeColor="text1"/>
        </w:rPr>
        <w:t>. Dabei verhindert der Bezug auf die Kategorie der Normalität sowohl ein Infrage</w:t>
      </w:r>
      <w:r w:rsidR="008F3424" w:rsidRPr="007310A7">
        <w:rPr>
          <w:color w:val="000000" w:themeColor="text1"/>
        </w:rPr>
        <w:t>-</w:t>
      </w:r>
      <w:r w:rsidRPr="007310A7">
        <w:rPr>
          <w:color w:val="000000" w:themeColor="text1"/>
        </w:rPr>
        <w:t xml:space="preserve">Stellen </w:t>
      </w:r>
      <w:r w:rsidR="008F3424" w:rsidRPr="007310A7">
        <w:rPr>
          <w:color w:val="000000" w:themeColor="text1"/>
        </w:rPr>
        <w:t xml:space="preserve">durch andere </w:t>
      </w:r>
      <w:r w:rsidRPr="007310A7">
        <w:rPr>
          <w:color w:val="000000" w:themeColor="text1"/>
        </w:rPr>
        <w:t xml:space="preserve">als auch </w:t>
      </w:r>
      <w:r w:rsidR="008F3424" w:rsidRPr="007310A7">
        <w:rPr>
          <w:color w:val="000000" w:themeColor="text1"/>
        </w:rPr>
        <w:t>die Reflexion</w:t>
      </w:r>
      <w:r w:rsidRPr="007310A7">
        <w:rPr>
          <w:color w:val="000000" w:themeColor="text1"/>
        </w:rPr>
        <w:t xml:space="preserve"> </w:t>
      </w:r>
      <w:r w:rsidR="008F3424" w:rsidRPr="007310A7">
        <w:rPr>
          <w:color w:val="000000" w:themeColor="text1"/>
        </w:rPr>
        <w:t>ihres g</w:t>
      </w:r>
      <w:r w:rsidRPr="007310A7">
        <w:rPr>
          <w:color w:val="000000" w:themeColor="text1"/>
        </w:rPr>
        <w:t>eschlechtliche</w:t>
      </w:r>
      <w:r w:rsidR="008F3424" w:rsidRPr="007310A7">
        <w:rPr>
          <w:color w:val="000000" w:themeColor="text1"/>
        </w:rPr>
        <w:t>n</w:t>
      </w:r>
      <w:r w:rsidRPr="007310A7">
        <w:rPr>
          <w:color w:val="000000" w:themeColor="text1"/>
        </w:rPr>
        <w:t xml:space="preserve"> Erleben</w:t>
      </w:r>
      <w:r w:rsidR="008F3424" w:rsidRPr="007310A7">
        <w:rPr>
          <w:color w:val="000000" w:themeColor="text1"/>
        </w:rPr>
        <w:t>s</w:t>
      </w:r>
      <w:r w:rsidRPr="007310A7">
        <w:rPr>
          <w:color w:val="000000" w:themeColor="text1"/>
        </w:rPr>
        <w:t xml:space="preserve"> und </w:t>
      </w:r>
      <w:r w:rsidR="008F3424" w:rsidRPr="007310A7">
        <w:rPr>
          <w:color w:val="000000" w:themeColor="text1"/>
        </w:rPr>
        <w:t xml:space="preserve">damit verbundener </w:t>
      </w:r>
      <w:r w:rsidRPr="007310A7">
        <w:rPr>
          <w:color w:val="000000" w:themeColor="text1"/>
        </w:rPr>
        <w:t xml:space="preserve">Erfahrungen in der Kindheit. </w:t>
      </w:r>
      <w:r w:rsidR="008F3424" w:rsidRPr="007310A7">
        <w:rPr>
          <w:color w:val="000000" w:themeColor="text1"/>
        </w:rPr>
        <w:t xml:space="preserve">Valeries starke Orientierung an der Normalitäts-Kategorie kann somit auch als Schutzstrategie vor Diskreditierung und Beschämung hinsichtlich ihrer Geschlechtlichkeit verstanden werden. </w:t>
      </w:r>
    </w:p>
    <w:p w14:paraId="1C151849" w14:textId="3B5577BF" w:rsidR="00E91C72" w:rsidRPr="007310A7" w:rsidRDefault="008F3424" w:rsidP="00E55A6F">
      <w:pPr>
        <w:spacing w:line="360" w:lineRule="auto"/>
        <w:jc w:val="both"/>
        <w:rPr>
          <w:color w:val="000000" w:themeColor="text1"/>
        </w:rPr>
      </w:pPr>
      <w:r w:rsidRPr="007310A7">
        <w:rPr>
          <w:color w:val="000000" w:themeColor="text1"/>
        </w:rPr>
        <w:t>B</w:t>
      </w:r>
      <w:r w:rsidR="00E91C72" w:rsidRPr="007310A7">
        <w:rPr>
          <w:color w:val="000000" w:themeColor="text1"/>
        </w:rPr>
        <w:t xml:space="preserve">ereits in der nächsten Sequenz deutlich, dass </w:t>
      </w:r>
      <w:r w:rsidRPr="007310A7">
        <w:rPr>
          <w:color w:val="000000" w:themeColor="text1"/>
        </w:rPr>
        <w:t xml:space="preserve">die Biographin </w:t>
      </w:r>
      <w:r w:rsidR="00E91C72" w:rsidRPr="007310A7">
        <w:rPr>
          <w:color w:val="000000" w:themeColor="text1"/>
        </w:rPr>
        <w:t xml:space="preserve">bereits im Kindergartenalter belastende Erfahrungen </w:t>
      </w:r>
      <w:r w:rsidRPr="007310A7">
        <w:rPr>
          <w:color w:val="000000" w:themeColor="text1"/>
        </w:rPr>
        <w:t xml:space="preserve">im Kontext der Medikalisierung ihrer Variation </w:t>
      </w:r>
      <w:r w:rsidR="00E91C72" w:rsidRPr="007310A7">
        <w:rPr>
          <w:color w:val="000000" w:themeColor="text1"/>
        </w:rPr>
        <w:t>macht:</w:t>
      </w:r>
    </w:p>
    <w:p w14:paraId="7CB61222" w14:textId="7B958E4D" w:rsidR="00E91C72" w:rsidRPr="007310A7" w:rsidRDefault="00E91C72" w:rsidP="00C02800">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„also auf jeden Fall im </w:t>
      </w:r>
      <w:r w:rsidRPr="007310A7">
        <w:rPr>
          <w:b/>
          <w:color w:val="000000" w:themeColor="text1"/>
          <w:sz w:val="22"/>
          <w:szCs w:val="22"/>
        </w:rPr>
        <w:t xml:space="preserve">Kindergarten </w:t>
      </w:r>
      <w:r w:rsidRPr="007310A7">
        <w:rPr>
          <w:color w:val="000000" w:themeColor="text1"/>
          <w:sz w:val="22"/>
          <w:szCs w:val="22"/>
        </w:rPr>
        <w:t xml:space="preserve">(1) musst ich schon </w:t>
      </w:r>
      <w:r w:rsidRPr="007310A7">
        <w:rPr>
          <w:b/>
          <w:color w:val="000000" w:themeColor="text1"/>
          <w:sz w:val="22"/>
          <w:szCs w:val="22"/>
        </w:rPr>
        <w:t>sehr oft</w:t>
      </w:r>
      <w:r w:rsidRPr="007310A7">
        <w:rPr>
          <w:color w:val="000000" w:themeColor="text1"/>
          <w:sz w:val="22"/>
          <w:szCs w:val="22"/>
        </w:rPr>
        <w:t xml:space="preserve"> zum </w:t>
      </w:r>
      <w:proofErr w:type="gramStart"/>
      <w:r w:rsidRPr="007310A7">
        <w:rPr>
          <w:b/>
          <w:color w:val="000000" w:themeColor="text1"/>
          <w:sz w:val="22"/>
          <w:szCs w:val="22"/>
        </w:rPr>
        <w:t>A:rzt</w:t>
      </w:r>
      <w:proofErr w:type="gramEnd"/>
      <w:r w:rsidRPr="007310A7">
        <w:rPr>
          <w:b/>
          <w:color w:val="000000" w:themeColor="text1"/>
          <w:sz w:val="22"/>
          <w:szCs w:val="22"/>
        </w:rPr>
        <w:t xml:space="preserve">, </w:t>
      </w:r>
      <w:r w:rsidRPr="007310A7">
        <w:rPr>
          <w:color w:val="000000" w:themeColor="text1"/>
          <w:sz w:val="22"/>
          <w:szCs w:val="22"/>
        </w:rPr>
        <w:t>//</w:t>
      </w:r>
      <w:proofErr w:type="spellStart"/>
      <w:r w:rsidRPr="007310A7">
        <w:rPr>
          <w:color w:val="000000" w:themeColor="text1"/>
          <w:sz w:val="22"/>
          <w:szCs w:val="22"/>
        </w:rPr>
        <w:t>mhm</w:t>
      </w:r>
      <w:proofErr w:type="spellEnd"/>
      <w:r w:rsidRPr="007310A7">
        <w:rPr>
          <w:color w:val="000000" w:themeColor="text1"/>
          <w:sz w:val="22"/>
          <w:szCs w:val="22"/>
        </w:rPr>
        <w:t xml:space="preserve">// ähm (3) ((spricht schneller)) ja also wir waren auch immer in der </w:t>
      </w:r>
      <w:r w:rsidRPr="007310A7">
        <w:rPr>
          <w:b/>
          <w:color w:val="000000" w:themeColor="text1"/>
          <w:sz w:val="22"/>
          <w:szCs w:val="22"/>
        </w:rPr>
        <w:t>Klinik</w:t>
      </w:r>
      <w:r w:rsidRPr="007310A7">
        <w:rPr>
          <w:color w:val="000000" w:themeColor="text1"/>
          <w:sz w:val="22"/>
          <w:szCs w:val="22"/>
        </w:rPr>
        <w:t xml:space="preserve"> also es war nie </w:t>
      </w:r>
      <w:proofErr w:type="spellStart"/>
      <w:r w:rsidRPr="007310A7">
        <w:rPr>
          <w:color w:val="000000" w:themeColor="text1"/>
          <w:sz w:val="22"/>
          <w:szCs w:val="22"/>
        </w:rPr>
        <w:t>ei:n</w:t>
      </w:r>
      <w:proofErr w:type="spellEnd"/>
      <w:r w:rsidRPr="007310A7">
        <w:rPr>
          <w:color w:val="000000" w:themeColor="text1"/>
          <w:sz w:val="22"/>
          <w:szCs w:val="22"/>
        </w:rPr>
        <w:t xml:space="preserve">, </w:t>
      </w:r>
      <w:proofErr w:type="spellStart"/>
      <w:r w:rsidRPr="007310A7">
        <w:rPr>
          <w:b/>
          <w:color w:val="000000" w:themeColor="text1"/>
          <w:sz w:val="22"/>
          <w:szCs w:val="22"/>
        </w:rPr>
        <w:t>norma:ler</w:t>
      </w:r>
      <w:proofErr w:type="spellEnd"/>
      <w:r w:rsidRPr="007310A7">
        <w:rPr>
          <w:b/>
          <w:color w:val="000000" w:themeColor="text1"/>
          <w:sz w:val="22"/>
          <w:szCs w:val="22"/>
        </w:rPr>
        <w:t xml:space="preserve"> A:rzt </w:t>
      </w:r>
      <w:r w:rsidRPr="007310A7">
        <w:rPr>
          <w:color w:val="000000" w:themeColor="text1"/>
          <w:sz w:val="22"/>
          <w:szCs w:val="22"/>
        </w:rPr>
        <w:t xml:space="preserve">also wir mussten immer in=s Krankenhaus weil da natürlich dann, die </w:t>
      </w:r>
      <w:r w:rsidRPr="007310A7">
        <w:rPr>
          <w:b/>
          <w:color w:val="000000" w:themeColor="text1"/>
          <w:sz w:val="22"/>
          <w:szCs w:val="22"/>
        </w:rPr>
        <w:t>Spezialisten</w:t>
      </w:r>
      <w:r w:rsidRPr="007310A7">
        <w:rPr>
          <w:color w:val="000000" w:themeColor="text1"/>
          <w:sz w:val="22"/>
          <w:szCs w:val="22"/>
        </w:rPr>
        <w:t xml:space="preserve"> waren und ein </w:t>
      </w:r>
      <w:r w:rsidRPr="007310A7">
        <w:rPr>
          <w:b/>
          <w:color w:val="000000" w:themeColor="text1"/>
          <w:sz w:val="22"/>
          <w:szCs w:val="22"/>
        </w:rPr>
        <w:t>normaler</w:t>
      </w:r>
      <w:r w:rsidRPr="007310A7">
        <w:rPr>
          <w:color w:val="000000" w:themeColor="text1"/>
          <w:sz w:val="22"/>
          <w:szCs w:val="22"/>
        </w:rPr>
        <w:t xml:space="preserve"> Kinderarzt sich, ähm (1) //</w:t>
      </w:r>
      <w:proofErr w:type="spellStart"/>
      <w:r w:rsidRPr="007310A7">
        <w:rPr>
          <w:color w:val="000000" w:themeColor="text1"/>
          <w:sz w:val="22"/>
          <w:szCs w:val="22"/>
        </w:rPr>
        <w:t>mhm</w:t>
      </w:r>
      <w:proofErr w:type="spellEnd"/>
      <w:r w:rsidRPr="007310A7">
        <w:rPr>
          <w:color w:val="000000" w:themeColor="text1"/>
          <w:sz w:val="22"/>
          <w:szCs w:val="22"/>
        </w:rPr>
        <w:t xml:space="preserve">// ja, </w:t>
      </w:r>
      <w:proofErr w:type="spellStart"/>
      <w:r w:rsidRPr="007310A7">
        <w:rPr>
          <w:color w:val="000000" w:themeColor="text1"/>
          <w:sz w:val="22"/>
          <w:szCs w:val="22"/>
        </w:rPr>
        <w:t>nich</w:t>
      </w:r>
      <w:proofErr w:type="spellEnd"/>
      <w:r w:rsidRPr="007310A7">
        <w:rPr>
          <w:color w:val="000000" w:themeColor="text1"/>
          <w:sz w:val="22"/>
          <w:szCs w:val="22"/>
        </w:rPr>
        <w:t xml:space="preserve"> mit so einem Thema </w:t>
      </w:r>
      <w:r w:rsidRPr="007310A7">
        <w:rPr>
          <w:b/>
          <w:color w:val="000000" w:themeColor="text1"/>
          <w:sz w:val="22"/>
          <w:szCs w:val="22"/>
        </w:rPr>
        <w:t>beschäftigt</w:t>
      </w:r>
    </w:p>
    <w:p w14:paraId="62C28781" w14:textId="11EE73F7" w:rsidR="00E91C72" w:rsidRPr="007310A7" w:rsidRDefault="00E91C72" w:rsidP="0078702F">
      <w:pPr>
        <w:spacing w:line="360" w:lineRule="auto"/>
        <w:jc w:val="both"/>
        <w:rPr>
          <w:color w:val="000000" w:themeColor="text1"/>
        </w:rPr>
      </w:pPr>
      <w:r w:rsidRPr="007310A7">
        <w:rPr>
          <w:color w:val="000000" w:themeColor="text1"/>
        </w:rPr>
        <w:t>In diesem argumentativen Bericht wird deutlich, dass Valeries Erfahrungswelt sich erheblich von de</w:t>
      </w:r>
      <w:r w:rsidR="008F3424" w:rsidRPr="007310A7">
        <w:rPr>
          <w:color w:val="000000" w:themeColor="text1"/>
        </w:rPr>
        <w:t>r</w:t>
      </w:r>
      <w:r w:rsidRPr="007310A7">
        <w:rPr>
          <w:color w:val="000000" w:themeColor="text1"/>
        </w:rPr>
        <w:t xml:space="preserve"> anderer Kinder unterscheidet. Auch </w:t>
      </w:r>
      <w:r w:rsidR="008F3424" w:rsidRPr="007310A7">
        <w:rPr>
          <w:color w:val="000000" w:themeColor="text1"/>
        </w:rPr>
        <w:t>ihre Formulierung,</w:t>
      </w:r>
      <w:r w:rsidRPr="007310A7">
        <w:rPr>
          <w:color w:val="000000" w:themeColor="text1"/>
        </w:rPr>
        <w:t xml:space="preserve"> dass ein „normaler </w:t>
      </w:r>
      <w:r w:rsidR="008F3424" w:rsidRPr="007310A7">
        <w:rPr>
          <w:color w:val="000000" w:themeColor="text1"/>
        </w:rPr>
        <w:t>A</w:t>
      </w:r>
      <w:r w:rsidRPr="007310A7">
        <w:rPr>
          <w:color w:val="000000" w:themeColor="text1"/>
        </w:rPr>
        <w:t xml:space="preserve">rzt“ sich mit „so was“ – ihrer Intergeschlechtlichkeit - nicht beschäftigt, </w:t>
      </w:r>
      <w:r w:rsidR="008F3424" w:rsidRPr="007310A7">
        <w:rPr>
          <w:color w:val="000000" w:themeColor="text1"/>
        </w:rPr>
        <w:t>deutet an</w:t>
      </w:r>
      <w:r w:rsidRPr="007310A7">
        <w:rPr>
          <w:color w:val="000000" w:themeColor="text1"/>
        </w:rPr>
        <w:t xml:space="preserve">, dass sie bereits in der Kindheit eine Wahrnehmung ihrer eigenen Verschiedenheit erlangt. </w:t>
      </w:r>
      <w:r w:rsidR="008F3424" w:rsidRPr="007310A7">
        <w:rPr>
          <w:color w:val="000000" w:themeColor="text1"/>
        </w:rPr>
        <w:t xml:space="preserve">Somit kann die Betonung eines „normalen“ Aufwachsens ebenfalls als emotionale Schutzstrategie begriffen werden. </w:t>
      </w:r>
      <w:r w:rsidRPr="007310A7">
        <w:rPr>
          <w:color w:val="000000" w:themeColor="text1"/>
        </w:rPr>
        <w:t>Dabei scheint Valerie schon früh ein Gefühl für die Belast</w:t>
      </w:r>
      <w:r w:rsidR="008F3424" w:rsidRPr="007310A7">
        <w:rPr>
          <w:color w:val="000000" w:themeColor="text1"/>
        </w:rPr>
        <w:t>ungen</w:t>
      </w:r>
      <w:r w:rsidRPr="007310A7">
        <w:rPr>
          <w:color w:val="000000" w:themeColor="text1"/>
        </w:rPr>
        <w:t xml:space="preserve"> ihrer Eltern zu entwickeln</w:t>
      </w:r>
      <w:r w:rsidR="008F3424" w:rsidRPr="007310A7">
        <w:rPr>
          <w:color w:val="000000" w:themeColor="text1"/>
        </w:rPr>
        <w:t>:</w:t>
      </w:r>
    </w:p>
    <w:p w14:paraId="236BC281" w14:textId="149B79F4" w:rsidR="00E91C72" w:rsidRPr="007310A7" w:rsidRDefault="00E91C72" w:rsidP="00C02800">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„((atmet ein)) ähm, wir mussten, </w:t>
      </w:r>
      <w:proofErr w:type="gramStart"/>
      <w:r w:rsidRPr="007310A7">
        <w:rPr>
          <w:color w:val="000000" w:themeColor="text1"/>
          <w:sz w:val="22"/>
          <w:szCs w:val="22"/>
        </w:rPr>
        <w:t>o:ft</w:t>
      </w:r>
      <w:proofErr w:type="gramEnd"/>
      <w:r w:rsidRPr="007310A7">
        <w:rPr>
          <w:color w:val="000000" w:themeColor="text1"/>
          <w:sz w:val="22"/>
          <w:szCs w:val="22"/>
        </w:rPr>
        <w:t xml:space="preserve">, in andere </w:t>
      </w:r>
      <w:r w:rsidRPr="007310A7">
        <w:rPr>
          <w:b/>
          <w:color w:val="000000" w:themeColor="text1"/>
          <w:sz w:val="22"/>
          <w:szCs w:val="22"/>
        </w:rPr>
        <w:t>Städte</w:t>
      </w:r>
      <w:r w:rsidRPr="007310A7">
        <w:rPr>
          <w:color w:val="000000" w:themeColor="text1"/>
          <w:sz w:val="22"/>
          <w:szCs w:val="22"/>
        </w:rPr>
        <w:t xml:space="preserve"> </w:t>
      </w:r>
      <w:proofErr w:type="spellStart"/>
      <w:r w:rsidRPr="007310A7">
        <w:rPr>
          <w:b/>
          <w:color w:val="000000" w:themeColor="text1"/>
          <w:sz w:val="22"/>
          <w:szCs w:val="22"/>
        </w:rPr>
        <w:t>fa:hren</w:t>
      </w:r>
      <w:proofErr w:type="spellEnd"/>
      <w:r w:rsidRPr="007310A7">
        <w:rPr>
          <w:color w:val="000000" w:themeColor="text1"/>
          <w:sz w:val="22"/>
          <w:szCs w:val="22"/>
        </w:rPr>
        <w:t xml:space="preserve"> (2) also wenn ich zum </w:t>
      </w:r>
      <w:r w:rsidRPr="007310A7">
        <w:rPr>
          <w:b/>
          <w:color w:val="000000" w:themeColor="text1"/>
          <w:sz w:val="22"/>
          <w:szCs w:val="22"/>
        </w:rPr>
        <w:t>Arzt</w:t>
      </w:r>
      <w:r w:rsidRPr="007310A7">
        <w:rPr>
          <w:color w:val="000000" w:themeColor="text1"/>
          <w:sz w:val="22"/>
          <w:szCs w:val="22"/>
        </w:rPr>
        <w:t xml:space="preserve"> musste war es immer mit </w:t>
      </w:r>
      <w:r w:rsidRPr="007310A7">
        <w:rPr>
          <w:b/>
          <w:color w:val="000000" w:themeColor="text1"/>
          <w:sz w:val="22"/>
          <w:szCs w:val="22"/>
        </w:rPr>
        <w:t>sehr viel Aufwand</w:t>
      </w:r>
      <w:r w:rsidRPr="007310A7">
        <w:rPr>
          <w:color w:val="000000" w:themeColor="text1"/>
          <w:sz w:val="22"/>
          <w:szCs w:val="22"/>
        </w:rPr>
        <w:t xml:space="preserve"> verknüpft ähm //</w:t>
      </w:r>
      <w:proofErr w:type="spellStart"/>
      <w:r w:rsidRPr="007310A7">
        <w:rPr>
          <w:color w:val="000000" w:themeColor="text1"/>
          <w:sz w:val="22"/>
          <w:szCs w:val="22"/>
        </w:rPr>
        <w:t>mhm</w:t>
      </w:r>
      <w:proofErr w:type="spellEnd"/>
      <w:r w:rsidRPr="007310A7">
        <w:rPr>
          <w:color w:val="000000" w:themeColor="text1"/>
          <w:sz w:val="22"/>
          <w:szCs w:val="22"/>
        </w:rPr>
        <w:t xml:space="preserve">// meine Eltern mussten sich </w:t>
      </w:r>
      <w:r w:rsidRPr="007310A7">
        <w:rPr>
          <w:b/>
          <w:color w:val="000000" w:themeColor="text1"/>
          <w:sz w:val="22"/>
          <w:szCs w:val="22"/>
        </w:rPr>
        <w:t xml:space="preserve">Urlaub nehmen </w:t>
      </w:r>
      <w:r w:rsidRPr="007310A7">
        <w:rPr>
          <w:color w:val="000000" w:themeColor="text1"/>
        </w:rPr>
        <w:t xml:space="preserve">u:nd ((atmet ein)) </w:t>
      </w:r>
      <w:r w:rsidRPr="007310A7">
        <w:rPr>
          <w:color w:val="000000" w:themeColor="text1"/>
          <w:sz w:val="22"/>
          <w:szCs w:val="22"/>
        </w:rPr>
        <w:t xml:space="preserve">ja: ich war dann immer den ganzen Tag </w:t>
      </w:r>
      <w:r w:rsidRPr="007310A7">
        <w:rPr>
          <w:b/>
          <w:color w:val="000000" w:themeColor="text1"/>
          <w:sz w:val="22"/>
          <w:szCs w:val="22"/>
        </w:rPr>
        <w:t>krank</w:t>
      </w:r>
      <w:r w:rsidRPr="007310A7">
        <w:rPr>
          <w:color w:val="000000" w:themeColor="text1"/>
          <w:sz w:val="22"/>
          <w:szCs w:val="22"/>
        </w:rPr>
        <w:t xml:space="preserve">, also </w:t>
      </w:r>
      <w:r w:rsidRPr="007310A7">
        <w:rPr>
          <w:b/>
          <w:color w:val="000000" w:themeColor="text1"/>
          <w:sz w:val="22"/>
          <w:szCs w:val="22"/>
        </w:rPr>
        <w:t xml:space="preserve">krank </w:t>
      </w:r>
      <w:proofErr w:type="spellStart"/>
      <w:r w:rsidRPr="007310A7">
        <w:rPr>
          <w:b/>
          <w:color w:val="000000" w:themeColor="text1"/>
          <w:sz w:val="22"/>
          <w:szCs w:val="22"/>
        </w:rPr>
        <w:t>geschri:eben</w:t>
      </w:r>
      <w:proofErr w:type="spellEnd"/>
      <w:r w:rsidRPr="007310A7">
        <w:rPr>
          <w:b/>
          <w:color w:val="000000" w:themeColor="text1"/>
          <w:sz w:val="22"/>
          <w:szCs w:val="22"/>
        </w:rPr>
        <w:t xml:space="preserve"> </w:t>
      </w:r>
      <w:r w:rsidRPr="007310A7">
        <w:rPr>
          <w:color w:val="000000" w:themeColor="text1"/>
          <w:sz w:val="22"/>
          <w:szCs w:val="22"/>
        </w:rPr>
        <w:t xml:space="preserve">oder (1) ja, war dann </w:t>
      </w:r>
      <w:proofErr w:type="spellStart"/>
      <w:r w:rsidRPr="007310A7">
        <w:rPr>
          <w:color w:val="000000" w:themeColor="text1"/>
          <w:sz w:val="22"/>
          <w:szCs w:val="22"/>
        </w:rPr>
        <w:t>nich</w:t>
      </w:r>
      <w:proofErr w:type="spellEnd"/>
      <w:r w:rsidRPr="007310A7">
        <w:rPr>
          <w:color w:val="000000" w:themeColor="text1"/>
          <w:sz w:val="22"/>
          <w:szCs w:val="22"/>
        </w:rPr>
        <w:t xml:space="preserve"> im=im </w:t>
      </w:r>
      <w:r w:rsidRPr="007310A7">
        <w:rPr>
          <w:b/>
          <w:color w:val="000000" w:themeColor="text1"/>
          <w:sz w:val="22"/>
          <w:szCs w:val="22"/>
        </w:rPr>
        <w:t>Kindergarten</w:t>
      </w:r>
      <w:r w:rsidRPr="007310A7">
        <w:rPr>
          <w:color w:val="000000" w:themeColor="text1"/>
          <w:sz w:val="22"/>
          <w:szCs w:val="22"/>
        </w:rPr>
        <w:t xml:space="preserve"> oder </w:t>
      </w:r>
      <w:proofErr w:type="spellStart"/>
      <w:r w:rsidRPr="007310A7">
        <w:rPr>
          <w:color w:val="000000" w:themeColor="text1"/>
          <w:sz w:val="22"/>
          <w:szCs w:val="22"/>
        </w:rPr>
        <w:t>nich</w:t>
      </w:r>
      <w:proofErr w:type="spellEnd"/>
      <w:r w:rsidRPr="007310A7">
        <w:rPr>
          <w:color w:val="000000" w:themeColor="text1"/>
          <w:sz w:val="22"/>
          <w:szCs w:val="22"/>
        </w:rPr>
        <w:t xml:space="preserve"> in der </w:t>
      </w:r>
      <w:r w:rsidRPr="007310A7">
        <w:rPr>
          <w:b/>
          <w:color w:val="000000" w:themeColor="text1"/>
          <w:sz w:val="22"/>
          <w:szCs w:val="22"/>
        </w:rPr>
        <w:t>Schule“</w:t>
      </w:r>
    </w:p>
    <w:p w14:paraId="01F3A3B4" w14:textId="05458E16" w:rsidR="008F3424" w:rsidRPr="007310A7" w:rsidRDefault="008F3424" w:rsidP="0078702F">
      <w:pPr>
        <w:spacing w:line="360" w:lineRule="auto"/>
        <w:jc w:val="both"/>
        <w:rPr>
          <w:color w:val="000000" w:themeColor="text1"/>
        </w:rPr>
      </w:pPr>
      <w:r w:rsidRPr="007310A7">
        <w:rPr>
          <w:color w:val="000000" w:themeColor="text1"/>
        </w:rPr>
        <w:lastRenderedPageBreak/>
        <w:t xml:space="preserve">Hier liegt nahe, dass sich in Valeries Erleben die Belastung ihrer Eltern mit den eigenen Belastungsgefühlen verbinden. Letzteres </w:t>
      </w:r>
      <w:r w:rsidR="00E91C72" w:rsidRPr="007310A7">
        <w:rPr>
          <w:color w:val="000000" w:themeColor="text1"/>
        </w:rPr>
        <w:t>zeig</w:t>
      </w:r>
      <w:r w:rsidRPr="007310A7">
        <w:rPr>
          <w:color w:val="000000" w:themeColor="text1"/>
        </w:rPr>
        <w:t xml:space="preserve">t </w:t>
      </w:r>
      <w:r w:rsidR="00E91C72" w:rsidRPr="007310A7">
        <w:rPr>
          <w:color w:val="000000" w:themeColor="text1"/>
        </w:rPr>
        <w:t xml:space="preserve">sich in der </w:t>
      </w:r>
      <w:r w:rsidRPr="007310A7">
        <w:rPr>
          <w:color w:val="000000" w:themeColor="text1"/>
        </w:rPr>
        <w:t xml:space="preserve">obigen </w:t>
      </w:r>
      <w:r w:rsidR="00E91C72" w:rsidRPr="007310A7">
        <w:rPr>
          <w:color w:val="000000" w:themeColor="text1"/>
        </w:rPr>
        <w:t xml:space="preserve">Sequenz auch </w:t>
      </w:r>
      <w:r w:rsidRPr="007310A7">
        <w:rPr>
          <w:color w:val="000000" w:themeColor="text1"/>
        </w:rPr>
        <w:t xml:space="preserve">dadurch, dass sie zwar manifest die Herausforderungen ihrer Eltern </w:t>
      </w:r>
      <w:r w:rsidR="00FA614D" w:rsidRPr="007310A7">
        <w:rPr>
          <w:color w:val="000000" w:themeColor="text1"/>
        </w:rPr>
        <w:t xml:space="preserve">im Kontext ihrer Variation </w:t>
      </w:r>
      <w:r w:rsidRPr="007310A7">
        <w:rPr>
          <w:color w:val="000000" w:themeColor="text1"/>
        </w:rPr>
        <w:t xml:space="preserve">thematisiert, sich jedoch </w:t>
      </w:r>
      <w:r w:rsidR="00E91C72" w:rsidRPr="007310A7">
        <w:rPr>
          <w:color w:val="000000" w:themeColor="text1"/>
        </w:rPr>
        <w:t xml:space="preserve">paraverbal </w:t>
      </w:r>
      <w:r w:rsidRPr="007310A7">
        <w:rPr>
          <w:color w:val="000000" w:themeColor="text1"/>
        </w:rPr>
        <w:t xml:space="preserve">– </w:t>
      </w:r>
      <w:r w:rsidR="00E91C72" w:rsidRPr="007310A7">
        <w:rPr>
          <w:color w:val="000000" w:themeColor="text1"/>
        </w:rPr>
        <w:t xml:space="preserve">durch häufiges </w:t>
      </w:r>
      <w:r w:rsidRPr="007310A7">
        <w:rPr>
          <w:color w:val="000000" w:themeColor="text1"/>
        </w:rPr>
        <w:t>A</w:t>
      </w:r>
      <w:r w:rsidR="00E91C72" w:rsidRPr="007310A7">
        <w:rPr>
          <w:color w:val="000000" w:themeColor="text1"/>
        </w:rPr>
        <w:t xml:space="preserve">bsetzen bzw. Pausen </w:t>
      </w:r>
      <w:r w:rsidRPr="007310A7">
        <w:rPr>
          <w:color w:val="000000" w:themeColor="text1"/>
        </w:rPr>
        <w:t xml:space="preserve">und hörbares Einatmen – ihr eigenes Belastet-Sein zeigt. </w:t>
      </w:r>
      <w:r w:rsidR="008A38A0" w:rsidRPr="007310A7">
        <w:rPr>
          <w:color w:val="000000" w:themeColor="text1"/>
        </w:rPr>
        <w:t xml:space="preserve">Der Fokus auf die Erfahrungen und Perspektive ihrer Eltern lässt sich im Zusammenhang mit dem </w:t>
      </w:r>
      <w:r w:rsidR="00CB163E" w:rsidRPr="007310A7">
        <w:rPr>
          <w:color w:val="000000" w:themeColor="text1"/>
        </w:rPr>
        <w:t xml:space="preserve">oben </w:t>
      </w:r>
      <w:r w:rsidR="008A38A0" w:rsidRPr="007310A7">
        <w:rPr>
          <w:color w:val="000000" w:themeColor="text1"/>
        </w:rPr>
        <w:t>skizzierten</w:t>
      </w:r>
      <w:r w:rsidR="00CB163E" w:rsidRPr="007310A7">
        <w:rPr>
          <w:color w:val="000000" w:themeColor="text1"/>
        </w:rPr>
        <w:t>,</w:t>
      </w:r>
      <w:r w:rsidR="008A38A0" w:rsidRPr="007310A7">
        <w:rPr>
          <w:color w:val="000000" w:themeColor="text1"/>
        </w:rPr>
        <w:t xml:space="preserve"> durch die Migration entstandenen Verpflichtungs- und Dankbarkeitsverhältnis zwischen Valerie und ihren Eltern interpretieren: Dieses lässt kaum Raum dafür </w:t>
      </w:r>
      <w:r w:rsidR="002478DC" w:rsidRPr="007310A7">
        <w:rPr>
          <w:color w:val="000000" w:themeColor="text1"/>
        </w:rPr>
        <w:t xml:space="preserve">ihr </w:t>
      </w:r>
      <w:r w:rsidR="008A38A0" w:rsidRPr="007310A7">
        <w:rPr>
          <w:color w:val="000000" w:themeColor="text1"/>
        </w:rPr>
        <w:t>eigenes Leid zu thematisieren.</w:t>
      </w:r>
    </w:p>
    <w:p w14:paraId="57AD1CA2" w14:textId="441056F6" w:rsidR="00E91C72" w:rsidRPr="007310A7" w:rsidRDefault="00E91C72" w:rsidP="0078702F">
      <w:pPr>
        <w:spacing w:line="360" w:lineRule="auto"/>
        <w:jc w:val="both"/>
        <w:rPr>
          <w:color w:val="000000" w:themeColor="text1"/>
        </w:rPr>
      </w:pPr>
      <w:r w:rsidRPr="007310A7">
        <w:rPr>
          <w:color w:val="000000" w:themeColor="text1"/>
        </w:rPr>
        <w:t xml:space="preserve">Auf Ebene der biographischen </w:t>
      </w:r>
      <w:r w:rsidR="007450AD" w:rsidRPr="007310A7">
        <w:rPr>
          <w:color w:val="000000" w:themeColor="text1"/>
        </w:rPr>
        <w:t xml:space="preserve">Daten </w:t>
      </w:r>
      <w:r w:rsidRPr="007310A7">
        <w:rPr>
          <w:color w:val="000000" w:themeColor="text1"/>
        </w:rPr>
        <w:t xml:space="preserve">bleibt unklar, weswegen Valerie bereits so früh </w:t>
      </w:r>
      <w:r w:rsidR="007450AD" w:rsidRPr="007310A7">
        <w:rPr>
          <w:color w:val="000000" w:themeColor="text1"/>
        </w:rPr>
        <w:t xml:space="preserve">das beschriebene </w:t>
      </w:r>
      <w:r w:rsidRPr="007310A7">
        <w:rPr>
          <w:color w:val="000000" w:themeColor="text1"/>
        </w:rPr>
        <w:t>Untersuchung</w:t>
      </w:r>
      <w:r w:rsidR="007450AD" w:rsidRPr="007310A7">
        <w:rPr>
          <w:color w:val="000000" w:themeColor="text1"/>
        </w:rPr>
        <w:t>sprocedere</w:t>
      </w:r>
      <w:r w:rsidRPr="007310A7">
        <w:rPr>
          <w:color w:val="000000" w:themeColor="text1"/>
        </w:rPr>
        <w:t xml:space="preserve"> durchläuft. Aus medizinischer Sicht unterscheidet sich die vorpubertäre </w:t>
      </w:r>
      <w:r w:rsidR="007450AD" w:rsidRPr="007310A7">
        <w:rPr>
          <w:color w:val="000000" w:themeColor="text1"/>
        </w:rPr>
        <w:t xml:space="preserve">körperliche </w:t>
      </w:r>
      <w:r w:rsidRPr="007310A7">
        <w:rPr>
          <w:color w:val="000000" w:themeColor="text1"/>
        </w:rPr>
        <w:t xml:space="preserve">Entwicklung von Mädchen mit kompletter </w:t>
      </w:r>
      <w:proofErr w:type="spellStart"/>
      <w:r w:rsidRPr="007310A7">
        <w:rPr>
          <w:color w:val="000000" w:themeColor="text1"/>
        </w:rPr>
        <w:t>Androgenresistenz</w:t>
      </w:r>
      <w:proofErr w:type="spellEnd"/>
      <w:r w:rsidRPr="007310A7">
        <w:rPr>
          <w:color w:val="000000" w:themeColor="text1"/>
        </w:rPr>
        <w:t xml:space="preserve"> nicht von der Entwicklung </w:t>
      </w:r>
      <w:r w:rsidR="007450AD" w:rsidRPr="007310A7">
        <w:rPr>
          <w:color w:val="000000" w:themeColor="text1"/>
        </w:rPr>
        <w:t xml:space="preserve">endogeschlechtlicher </w:t>
      </w:r>
      <w:r w:rsidRPr="007310A7">
        <w:rPr>
          <w:color w:val="000000" w:themeColor="text1"/>
        </w:rPr>
        <w:t>Mädchen. Auch das Tumorrisiko der in der Regel im Bauchraum situierten Keimdrüsen ist vor der Pubertät sehr gering</w:t>
      </w:r>
      <w:r w:rsidR="00C02800" w:rsidRPr="007310A7">
        <w:rPr>
          <w:color w:val="000000" w:themeColor="text1"/>
        </w:rPr>
        <w:t xml:space="preserve"> </w:t>
      </w:r>
      <w:r w:rsidR="00C02800" w:rsidRPr="007310A7">
        <w:rPr>
          <w:color w:val="000000" w:themeColor="text1"/>
        </w:rPr>
        <w:fldChar w:fldCharType="begin"/>
      </w:r>
      <w:r w:rsidR="00DC6209" w:rsidRPr="007310A7">
        <w:rPr>
          <w:color w:val="000000" w:themeColor="text1"/>
        </w:rPr>
        <w:instrText xml:space="preserve"> ADDIN ZOTERO_ITEM CSL_CITATION {"citationID":"W1FKMy45","properties":{"unsorted":false,"formattedCitation":"(vgl. z.B. D\\uc0\\u246{}hnert, W\\uc0\\u252{}nsch, und Hiort 2017)","plainCitation":"(vgl. z.B. Döhnert, Wünsch, und Hiort 2017)","dontUpdate":true,"noteIndex":0},"citationItems":[{"id":978,"uris":["http://zotero.org/users/local/owKliTIb/items/2DSQYLZU"],"itemData":{"id":978,"type":"article-journal","container-title":"Sex Dev.","DOI":"10.1159/000478082","issue":"4","page":"171-174","publisher":"S. Karger AG","title":"Gonadectomy in Complete Androgen Insensitivity Syndrome: Why and When?","volume":"11","author":[{"family":"Döhnert","given":"Ulla"},{"family":"Wünsch","given":"Lutz"},{"family":"Hiort","given":"Olaf"}],"issued":{"date-parts":[["2017"]]}},"prefix":"vgl. z.B."}],"schema":"https://github.com/citation-style-language/schema/raw/master/csl-citation.json"} </w:instrText>
      </w:r>
      <w:r w:rsidR="00C02800" w:rsidRPr="007310A7">
        <w:rPr>
          <w:color w:val="000000" w:themeColor="text1"/>
        </w:rPr>
        <w:fldChar w:fldCharType="separate"/>
      </w:r>
      <w:r w:rsidR="00C02800" w:rsidRPr="007310A7">
        <w:rPr>
          <w:rFonts w:ascii="Cambria" w:hAnsi="Cambria" w:cs="Times New Roman"/>
          <w:color w:val="000000" w:themeColor="text1"/>
        </w:rPr>
        <w:t xml:space="preserve">(vgl. z.B. </w:t>
      </w:r>
      <w:proofErr w:type="spellStart"/>
      <w:r w:rsidR="00C02800" w:rsidRPr="007310A7">
        <w:rPr>
          <w:rFonts w:ascii="Cambria" w:hAnsi="Cambria" w:cs="Times New Roman"/>
          <w:color w:val="000000" w:themeColor="text1"/>
        </w:rPr>
        <w:t>Döhnert</w:t>
      </w:r>
      <w:proofErr w:type="spellEnd"/>
      <w:r w:rsidR="00C02800" w:rsidRPr="007310A7">
        <w:rPr>
          <w:rFonts w:ascii="Cambria" w:hAnsi="Cambria" w:cs="Times New Roman"/>
          <w:color w:val="000000" w:themeColor="text1"/>
        </w:rPr>
        <w:t xml:space="preserve"> et al. 2017)</w:t>
      </w:r>
      <w:r w:rsidR="00C02800" w:rsidRPr="007310A7">
        <w:rPr>
          <w:color w:val="000000" w:themeColor="text1"/>
        </w:rPr>
        <w:fldChar w:fldCharType="end"/>
      </w:r>
      <w:r w:rsidRPr="007310A7">
        <w:rPr>
          <w:color w:val="000000" w:themeColor="text1"/>
        </w:rPr>
        <w:t xml:space="preserve">. </w:t>
      </w:r>
      <w:r w:rsidR="003C67B1" w:rsidRPr="007310A7">
        <w:rPr>
          <w:color w:val="000000" w:themeColor="text1"/>
        </w:rPr>
        <w:t xml:space="preserve">So </w:t>
      </w:r>
      <w:r w:rsidRPr="007310A7">
        <w:rPr>
          <w:color w:val="000000" w:themeColor="text1"/>
        </w:rPr>
        <w:t xml:space="preserve">ist </w:t>
      </w:r>
      <w:r w:rsidR="003C67B1" w:rsidRPr="007310A7">
        <w:rPr>
          <w:color w:val="000000" w:themeColor="text1"/>
        </w:rPr>
        <w:t xml:space="preserve">basierend auf dem mit Valerie geführten Interview </w:t>
      </w:r>
      <w:r w:rsidRPr="007310A7">
        <w:rPr>
          <w:color w:val="000000" w:themeColor="text1"/>
        </w:rPr>
        <w:t xml:space="preserve">nicht abschließend rekonstruierbar, weswegen </w:t>
      </w:r>
      <w:r w:rsidR="003C67B1" w:rsidRPr="007310A7">
        <w:rPr>
          <w:color w:val="000000" w:themeColor="text1"/>
        </w:rPr>
        <w:t xml:space="preserve">sie </w:t>
      </w:r>
      <w:r w:rsidR="00872FBF" w:rsidRPr="007310A7">
        <w:rPr>
          <w:color w:val="000000" w:themeColor="text1"/>
        </w:rPr>
        <w:t xml:space="preserve">den </w:t>
      </w:r>
      <w:r w:rsidRPr="007310A7">
        <w:rPr>
          <w:color w:val="000000" w:themeColor="text1"/>
        </w:rPr>
        <w:t>regelmäßigen medizinischen Kontrollen unterworfen ist</w:t>
      </w:r>
      <w:r w:rsidR="003C67B1" w:rsidRPr="007310A7">
        <w:rPr>
          <w:color w:val="000000" w:themeColor="text1"/>
        </w:rPr>
        <w:t>. D</w:t>
      </w:r>
      <w:r w:rsidRPr="007310A7">
        <w:rPr>
          <w:color w:val="000000" w:themeColor="text1"/>
        </w:rPr>
        <w:t xml:space="preserve">enkbar ist sowohl ein zusätzlicher medizinischer Befund – </w:t>
      </w:r>
      <w:r w:rsidR="003C67B1" w:rsidRPr="007310A7">
        <w:rPr>
          <w:color w:val="000000" w:themeColor="text1"/>
        </w:rPr>
        <w:t xml:space="preserve">wie </w:t>
      </w:r>
      <w:r w:rsidRPr="007310A7">
        <w:rPr>
          <w:color w:val="000000" w:themeColor="text1"/>
        </w:rPr>
        <w:t xml:space="preserve">beispielsweise eine Leistenhernie – oder auch eine gesteigerte Besorgtheit bezüglich </w:t>
      </w:r>
      <w:r w:rsidR="00872FBF" w:rsidRPr="007310A7">
        <w:rPr>
          <w:color w:val="000000" w:themeColor="text1"/>
        </w:rPr>
        <w:t xml:space="preserve">Valeries </w:t>
      </w:r>
      <w:r w:rsidRPr="007310A7">
        <w:rPr>
          <w:color w:val="000000" w:themeColor="text1"/>
        </w:rPr>
        <w:t xml:space="preserve">Variation seitens ihrer Eltern. </w:t>
      </w:r>
      <w:r w:rsidR="004A5B02" w:rsidRPr="007310A7">
        <w:rPr>
          <w:color w:val="000000" w:themeColor="text1"/>
        </w:rPr>
        <w:t xml:space="preserve">Entscheidend für die Biographin </w:t>
      </w:r>
      <w:r w:rsidRPr="007310A7">
        <w:rPr>
          <w:color w:val="000000" w:themeColor="text1"/>
        </w:rPr>
        <w:t>und ihr</w:t>
      </w:r>
      <w:r w:rsidR="004A5B02" w:rsidRPr="007310A7">
        <w:rPr>
          <w:color w:val="000000" w:themeColor="text1"/>
        </w:rPr>
        <w:t xml:space="preserve"> gegenwärtiges </w:t>
      </w:r>
      <w:r w:rsidRPr="007310A7">
        <w:rPr>
          <w:color w:val="000000" w:themeColor="text1"/>
        </w:rPr>
        <w:t>Erleben ist</w:t>
      </w:r>
      <w:r w:rsidR="004A5B02" w:rsidRPr="007310A7">
        <w:rPr>
          <w:color w:val="000000" w:themeColor="text1"/>
        </w:rPr>
        <w:t>,</w:t>
      </w:r>
      <w:r w:rsidRPr="007310A7">
        <w:rPr>
          <w:color w:val="000000" w:themeColor="text1"/>
        </w:rPr>
        <w:t xml:space="preserve"> dass sie selbst nur sehr wenig darüber weiß</w:t>
      </w:r>
      <w:r w:rsidR="00872FBF" w:rsidRPr="007310A7">
        <w:rPr>
          <w:color w:val="000000" w:themeColor="text1"/>
        </w:rPr>
        <w:t xml:space="preserve"> bzw. nur wenig </w:t>
      </w:r>
      <w:r w:rsidR="004A5B02" w:rsidRPr="007310A7">
        <w:rPr>
          <w:color w:val="000000" w:themeColor="text1"/>
        </w:rPr>
        <w:t xml:space="preserve">dazu </w:t>
      </w:r>
      <w:r w:rsidR="00872FBF" w:rsidRPr="007310A7">
        <w:rPr>
          <w:color w:val="000000" w:themeColor="text1"/>
        </w:rPr>
        <w:t>erinnern kann.</w:t>
      </w:r>
    </w:p>
    <w:p w14:paraId="27A13459" w14:textId="77777777" w:rsidR="00E91C72" w:rsidRPr="007310A7" w:rsidRDefault="00E91C72" w:rsidP="00AC16C4">
      <w:pPr>
        <w:spacing w:before="480" w:after="120" w:line="360" w:lineRule="auto"/>
        <w:jc w:val="both"/>
        <w:rPr>
          <w:bCs/>
          <w:i/>
          <w:iCs/>
          <w:color w:val="000000" w:themeColor="text1"/>
        </w:rPr>
      </w:pPr>
      <w:r w:rsidRPr="007310A7">
        <w:rPr>
          <w:bCs/>
          <w:i/>
          <w:iCs/>
          <w:color w:val="000000" w:themeColor="text1"/>
        </w:rPr>
        <w:t>Migration, Stigma und Normalität: Leben in verschiedenen Welten</w:t>
      </w:r>
    </w:p>
    <w:p w14:paraId="40234D66" w14:textId="400300D6" w:rsidR="00E91C72" w:rsidRPr="007310A7" w:rsidRDefault="00E91C72" w:rsidP="0078702F">
      <w:pPr>
        <w:spacing w:line="360" w:lineRule="auto"/>
        <w:jc w:val="both"/>
        <w:rPr>
          <w:color w:val="000000" w:themeColor="text1"/>
        </w:rPr>
      </w:pPr>
      <w:r w:rsidRPr="007310A7">
        <w:rPr>
          <w:color w:val="000000" w:themeColor="text1"/>
        </w:rPr>
        <w:t>In Valeries Erleben verbinden sich geschlechtsbezogene Medikalisierung</w:t>
      </w:r>
      <w:r w:rsidR="000A66C6" w:rsidRPr="007310A7">
        <w:rPr>
          <w:color w:val="000000" w:themeColor="text1"/>
        </w:rPr>
        <w:t xml:space="preserve"> </w:t>
      </w:r>
      <w:r w:rsidRPr="007310A7">
        <w:rPr>
          <w:color w:val="000000" w:themeColor="text1"/>
        </w:rPr>
        <w:t xml:space="preserve">mit der familialen Migrationserfahrung und den </w:t>
      </w:r>
      <w:r w:rsidR="008C05F8" w:rsidRPr="007310A7">
        <w:rPr>
          <w:color w:val="000000" w:themeColor="text1"/>
        </w:rPr>
        <w:t xml:space="preserve">vermutlich </w:t>
      </w:r>
      <w:r w:rsidRPr="007310A7">
        <w:rPr>
          <w:color w:val="000000" w:themeColor="text1"/>
        </w:rPr>
        <w:t xml:space="preserve">daraus resultierenden Belastungen ihrer Eltern. Die </w:t>
      </w:r>
      <w:r w:rsidR="003C7926" w:rsidRPr="007310A7">
        <w:rPr>
          <w:color w:val="000000" w:themeColor="text1"/>
        </w:rPr>
        <w:t xml:space="preserve">soziale </w:t>
      </w:r>
      <w:r w:rsidRPr="007310A7">
        <w:rPr>
          <w:color w:val="000000" w:themeColor="text1"/>
        </w:rPr>
        <w:t>Situation von (Spät-) Aussiedler*innen</w:t>
      </w:r>
      <w:r w:rsidR="003C7926" w:rsidRPr="007310A7">
        <w:rPr>
          <w:color w:val="000000" w:themeColor="text1"/>
        </w:rPr>
        <w:t xml:space="preserve"> in Deutschland</w:t>
      </w:r>
      <w:r w:rsidRPr="007310A7">
        <w:rPr>
          <w:color w:val="000000" w:themeColor="text1"/>
        </w:rPr>
        <w:t xml:space="preserve"> ist von dem Spannungsverhältnis geprägt, dass sie </w:t>
      </w:r>
      <w:r w:rsidR="003C7926" w:rsidRPr="007310A7">
        <w:rPr>
          <w:color w:val="000000" w:themeColor="text1"/>
        </w:rPr>
        <w:t xml:space="preserve">zwar </w:t>
      </w:r>
      <w:r w:rsidRPr="007310A7">
        <w:rPr>
          <w:color w:val="000000" w:themeColor="text1"/>
        </w:rPr>
        <w:t>verhältnismäßig schnelle rechtliche Gleichstellung mit nicht-migrierten Deutschen erreichen</w:t>
      </w:r>
      <w:r w:rsidR="003C7926" w:rsidRPr="007310A7">
        <w:rPr>
          <w:color w:val="000000" w:themeColor="text1"/>
        </w:rPr>
        <w:t>,</w:t>
      </w:r>
      <w:r w:rsidRPr="007310A7">
        <w:rPr>
          <w:color w:val="000000" w:themeColor="text1"/>
        </w:rPr>
        <w:t xml:space="preserve"> </w:t>
      </w:r>
      <w:r w:rsidR="003C7926" w:rsidRPr="007310A7">
        <w:rPr>
          <w:color w:val="000000" w:themeColor="text1"/>
        </w:rPr>
        <w:t>der in den 19</w:t>
      </w:r>
      <w:r w:rsidRPr="007310A7">
        <w:rPr>
          <w:color w:val="000000" w:themeColor="text1"/>
        </w:rPr>
        <w:t xml:space="preserve">90er und frühen 2000er Jahren </w:t>
      </w:r>
      <w:r w:rsidR="003C7926" w:rsidRPr="007310A7">
        <w:rPr>
          <w:color w:val="000000" w:themeColor="text1"/>
        </w:rPr>
        <w:t xml:space="preserve">geführte mediale und Alltagsdiskurs jedoch </w:t>
      </w:r>
      <w:r w:rsidRPr="007310A7">
        <w:rPr>
          <w:color w:val="000000" w:themeColor="text1"/>
        </w:rPr>
        <w:t>von Ablehnung und negativen Stereotypen gegenüber sogenannten Russlanddeutschen</w:t>
      </w:r>
      <w:r w:rsidR="003C7926" w:rsidRPr="007310A7">
        <w:rPr>
          <w:color w:val="000000" w:themeColor="text1"/>
        </w:rPr>
        <w:t xml:space="preserve"> </w:t>
      </w:r>
      <w:r w:rsidRPr="007310A7">
        <w:rPr>
          <w:color w:val="000000" w:themeColor="text1"/>
        </w:rPr>
        <w:t>geprägt</w:t>
      </w:r>
      <w:r w:rsidR="00C41ABA" w:rsidRPr="007310A7">
        <w:rPr>
          <w:color w:val="000000" w:themeColor="text1"/>
        </w:rPr>
        <w:t xml:space="preserve"> ist</w:t>
      </w:r>
      <w:r w:rsidR="00C02800" w:rsidRPr="007310A7">
        <w:rPr>
          <w:color w:val="000000" w:themeColor="text1"/>
        </w:rPr>
        <w:t xml:space="preserve"> </w:t>
      </w:r>
      <w:r w:rsidR="00C02800" w:rsidRPr="007310A7">
        <w:rPr>
          <w:color w:val="000000" w:themeColor="text1"/>
        </w:rPr>
        <w:fldChar w:fldCharType="begin"/>
      </w:r>
      <w:r w:rsidR="00DC6209" w:rsidRPr="007310A7">
        <w:rPr>
          <w:color w:val="000000" w:themeColor="text1"/>
        </w:rPr>
        <w:instrText xml:space="preserve"> ADDIN ZOTERO_ITEM CSL_CITATION {"citationID":"PfMLIwhK","properties":{"unsorted":false,"formattedCitation":"(vgl. z.B. Rosenthal und Stephan 2011)","plainCitation":"(vgl. z.B. Rosenthal und Stephan 2011)","dontUpdate":true,"noteIndex":0},"citationItems":[{"id":1040,"uris":["http://zotero.org/users/local/owKliTIb/items/TQPUHA4R"],"itemData":{"id":1040,"type":"chapter","container-title":"Brüchige Zugehörigkeiten: Wie sich Familien von \"Russlanddeutschen\" ihre Geschichte erzählen","publisher-place":"Frankfurt","title":"Gegenwärtige Probleme der Zugehörigkeit","author":[{"family":"Rosenthal","given":"Gabriele"},{"family":"Stephan","given":"Viola"}],"editor":[{"family":"Rosenthal","given":"Gabriele"},{"family":"Stephan","given":"Viola"},{"family":"Radenbach","given":"Niklas"}],"issued":{"date-parts":[["2011"]]}},"prefix":"vgl. z.B."}],"schema":"https://github.com/citation-style-language/schema/raw/master/csl-citation.json"} </w:instrText>
      </w:r>
      <w:r w:rsidR="00C02800" w:rsidRPr="007310A7">
        <w:rPr>
          <w:color w:val="000000" w:themeColor="text1"/>
        </w:rPr>
        <w:fldChar w:fldCharType="separate"/>
      </w:r>
      <w:r w:rsidR="00C02800" w:rsidRPr="007310A7">
        <w:rPr>
          <w:rFonts w:ascii="Cambria" w:hAnsi="Cambria"/>
          <w:color w:val="000000" w:themeColor="text1"/>
        </w:rPr>
        <w:t>(vgl. z.B. Rosenthal, Stephan 2011)</w:t>
      </w:r>
      <w:r w:rsidR="00C02800" w:rsidRPr="007310A7">
        <w:rPr>
          <w:color w:val="000000" w:themeColor="text1"/>
        </w:rPr>
        <w:fldChar w:fldCharType="end"/>
      </w:r>
      <w:r w:rsidRPr="007310A7">
        <w:rPr>
          <w:color w:val="000000" w:themeColor="text1"/>
        </w:rPr>
        <w:t xml:space="preserve">. Vor diesem </w:t>
      </w:r>
      <w:r w:rsidRPr="007310A7">
        <w:rPr>
          <w:color w:val="000000" w:themeColor="text1"/>
        </w:rPr>
        <w:lastRenderedPageBreak/>
        <w:t xml:space="preserve">Hintergrund steht </w:t>
      </w:r>
      <w:r w:rsidR="00DE7DAD" w:rsidRPr="007310A7">
        <w:rPr>
          <w:color w:val="000000" w:themeColor="text1"/>
        </w:rPr>
        <w:t xml:space="preserve">Valeries </w:t>
      </w:r>
      <w:r w:rsidRPr="007310A7">
        <w:rPr>
          <w:color w:val="000000" w:themeColor="text1"/>
        </w:rPr>
        <w:t>Familie unter</w:t>
      </w:r>
      <w:r w:rsidR="00DE7DAD" w:rsidRPr="007310A7">
        <w:rPr>
          <w:color w:val="000000" w:themeColor="text1"/>
        </w:rPr>
        <w:t xml:space="preserve"> erheblichem</w:t>
      </w:r>
      <w:r w:rsidRPr="007310A7">
        <w:rPr>
          <w:color w:val="000000" w:themeColor="text1"/>
        </w:rPr>
        <w:t xml:space="preserve"> Druck ihr</w:t>
      </w:r>
      <w:r w:rsidR="00DE7DAD" w:rsidRPr="007310A7">
        <w:rPr>
          <w:color w:val="000000" w:themeColor="text1"/>
        </w:rPr>
        <w:t xml:space="preserve"> Deutsch-Sein zu </w:t>
      </w:r>
      <w:r w:rsidRPr="007310A7">
        <w:rPr>
          <w:color w:val="000000" w:themeColor="text1"/>
        </w:rPr>
        <w:t xml:space="preserve">‚beweisen’ </w:t>
      </w:r>
      <w:r w:rsidR="00DE7DAD" w:rsidRPr="007310A7">
        <w:rPr>
          <w:color w:val="000000" w:themeColor="text1"/>
        </w:rPr>
        <w:t xml:space="preserve">– </w:t>
      </w:r>
      <w:r w:rsidRPr="007310A7">
        <w:rPr>
          <w:color w:val="000000" w:themeColor="text1"/>
        </w:rPr>
        <w:t>und ihre Fremdheitsgefühle zumindest nach außen hin zu verstecken</w:t>
      </w:r>
      <w:r w:rsidR="00DE7DAD" w:rsidRPr="007310A7">
        <w:rPr>
          <w:color w:val="000000" w:themeColor="text1"/>
        </w:rPr>
        <w:t xml:space="preserve"> –,</w:t>
      </w:r>
      <w:r w:rsidRPr="007310A7">
        <w:rPr>
          <w:color w:val="000000" w:themeColor="text1"/>
        </w:rPr>
        <w:t xml:space="preserve"> um in der mehrheitsdeutschen </w:t>
      </w:r>
      <w:r w:rsidR="00DE7DAD" w:rsidRPr="007310A7">
        <w:rPr>
          <w:color w:val="000000" w:themeColor="text1"/>
        </w:rPr>
        <w:t xml:space="preserve">Gesellschaft nicht diskreditiert zu werden </w:t>
      </w:r>
      <w:r w:rsidR="00167256" w:rsidRPr="007310A7">
        <w:rPr>
          <w:color w:val="000000" w:themeColor="text1"/>
        </w:rPr>
        <w:fldChar w:fldCharType="begin"/>
      </w:r>
      <w:r w:rsidR="00F370E7">
        <w:rPr>
          <w:color w:val="000000" w:themeColor="text1"/>
        </w:rPr>
        <w:instrText xml:space="preserve"> ADDIN ZOTERO_ITEM CSL_CITATION {"citationID":"grl4LKEn","properties":{"unsorted":false,"formattedCitation":"(Reitemeier 2007)","plainCitation":"(Reitemeier 2007)","dontUpdate":true,"noteIndex":0},"citationItems":[{"id":1374,"uris":["http://zotero.org/users/local/owKliTIb/items/8SLBPQ7Y"],"itemData":{"id":1374,"type":"article-journal","container-title":"Psychotherapie &amp; Sozialwissenschaft","issue":"2","note":"ISBN: 1436-4638","page":"65-82","title":"Verdeckte Fremdheit bei russlanddeutschen Aussiedlern. Zur kommunikativen Wirkungsentfaltung einer problematischen Identitätslage","volume":"9","author":[{"family":"Reitemeier","given":"Ulrich"}],"issued":{"date-parts":[["2007"]]}}}],"schema":"https://github.com/citation-style-language/schema/raw/master/csl-citation.json"} </w:instrText>
      </w:r>
      <w:r w:rsidR="00167256" w:rsidRPr="007310A7">
        <w:rPr>
          <w:color w:val="000000" w:themeColor="text1"/>
        </w:rPr>
        <w:fldChar w:fldCharType="separate"/>
      </w:r>
      <w:r w:rsidR="00167256" w:rsidRPr="007310A7">
        <w:rPr>
          <w:rFonts w:ascii="Cambria" w:hAnsi="Cambria"/>
          <w:color w:val="000000" w:themeColor="text1"/>
        </w:rPr>
        <w:t>(</w:t>
      </w:r>
      <w:r w:rsidR="00DE7DAD" w:rsidRPr="007310A7">
        <w:rPr>
          <w:rFonts w:ascii="Cambria" w:hAnsi="Cambria"/>
          <w:color w:val="000000" w:themeColor="text1"/>
        </w:rPr>
        <w:t xml:space="preserve">vgl. </w:t>
      </w:r>
      <w:proofErr w:type="spellStart"/>
      <w:r w:rsidR="00167256" w:rsidRPr="007310A7">
        <w:rPr>
          <w:rFonts w:ascii="Cambria" w:hAnsi="Cambria"/>
          <w:color w:val="000000" w:themeColor="text1"/>
        </w:rPr>
        <w:t>Reitemeier</w:t>
      </w:r>
      <w:proofErr w:type="spellEnd"/>
      <w:r w:rsidR="00167256" w:rsidRPr="007310A7">
        <w:rPr>
          <w:rFonts w:ascii="Cambria" w:hAnsi="Cambria"/>
          <w:color w:val="000000" w:themeColor="text1"/>
        </w:rPr>
        <w:t xml:space="preserve"> 2007)</w:t>
      </w:r>
      <w:r w:rsidR="00167256" w:rsidRPr="007310A7">
        <w:rPr>
          <w:color w:val="000000" w:themeColor="text1"/>
        </w:rPr>
        <w:fldChar w:fldCharType="end"/>
      </w:r>
      <w:r w:rsidRPr="007310A7">
        <w:rPr>
          <w:color w:val="000000" w:themeColor="text1"/>
        </w:rPr>
        <w:t xml:space="preserve">. Es liegt </w:t>
      </w:r>
      <w:proofErr w:type="spellStart"/>
      <w:r w:rsidRPr="007310A7">
        <w:rPr>
          <w:color w:val="000000" w:themeColor="text1"/>
        </w:rPr>
        <w:t>Nahe</w:t>
      </w:r>
      <w:proofErr w:type="spellEnd"/>
      <w:r w:rsidRPr="007310A7">
        <w:rPr>
          <w:color w:val="000000" w:themeColor="text1"/>
        </w:rPr>
        <w:t>, dass</w:t>
      </w:r>
      <w:r w:rsidR="00425A1D" w:rsidRPr="007310A7">
        <w:rPr>
          <w:color w:val="000000" w:themeColor="text1"/>
        </w:rPr>
        <w:t xml:space="preserve"> </w:t>
      </w:r>
      <w:r w:rsidR="003E77C9" w:rsidRPr="007310A7">
        <w:rPr>
          <w:color w:val="000000" w:themeColor="text1"/>
        </w:rPr>
        <w:t xml:space="preserve">dieser Druck auf Valeries Mutter </w:t>
      </w:r>
      <w:proofErr w:type="spellStart"/>
      <w:r w:rsidR="003E77C9" w:rsidRPr="007310A7">
        <w:rPr>
          <w:color w:val="000000" w:themeColor="text1"/>
        </w:rPr>
        <w:t>besonderslastet</w:t>
      </w:r>
      <w:proofErr w:type="spellEnd"/>
      <w:r w:rsidRPr="007310A7">
        <w:rPr>
          <w:color w:val="000000" w:themeColor="text1"/>
        </w:rPr>
        <w:t xml:space="preserve">: Sie </w:t>
      </w:r>
      <w:r w:rsidR="00FC1687" w:rsidRPr="007310A7">
        <w:rPr>
          <w:color w:val="000000" w:themeColor="text1"/>
        </w:rPr>
        <w:t xml:space="preserve">ist </w:t>
      </w:r>
      <w:r w:rsidR="00425A1D" w:rsidRPr="007310A7">
        <w:rPr>
          <w:color w:val="000000" w:themeColor="text1"/>
        </w:rPr>
        <w:t xml:space="preserve">durch ihre ethnische Zugehörigkeit </w:t>
      </w:r>
      <w:r w:rsidRPr="007310A7">
        <w:rPr>
          <w:color w:val="000000" w:themeColor="text1"/>
        </w:rPr>
        <w:t xml:space="preserve">maßgeblich </w:t>
      </w:r>
      <w:r w:rsidR="003E77C9" w:rsidRPr="007310A7">
        <w:rPr>
          <w:color w:val="000000" w:themeColor="text1"/>
        </w:rPr>
        <w:t xml:space="preserve">für </w:t>
      </w:r>
      <w:r w:rsidR="00FC1687" w:rsidRPr="007310A7">
        <w:rPr>
          <w:color w:val="000000" w:themeColor="text1"/>
        </w:rPr>
        <w:t>den Prozess der</w:t>
      </w:r>
      <w:r w:rsidR="003E77C9" w:rsidRPr="007310A7">
        <w:rPr>
          <w:color w:val="000000" w:themeColor="text1"/>
        </w:rPr>
        <w:t xml:space="preserve"> gelingenden</w:t>
      </w:r>
      <w:r w:rsidR="00FC1687" w:rsidRPr="007310A7">
        <w:rPr>
          <w:color w:val="000000" w:themeColor="text1"/>
        </w:rPr>
        <w:t xml:space="preserve"> </w:t>
      </w:r>
      <w:r w:rsidRPr="007310A7">
        <w:rPr>
          <w:color w:val="000000" w:themeColor="text1"/>
        </w:rPr>
        <w:t xml:space="preserve">familialen Migration </w:t>
      </w:r>
      <w:r w:rsidR="003E77C9" w:rsidRPr="007310A7">
        <w:rPr>
          <w:color w:val="000000" w:themeColor="text1"/>
        </w:rPr>
        <w:t xml:space="preserve">verantwortlich </w:t>
      </w:r>
      <w:r w:rsidRPr="007310A7">
        <w:rPr>
          <w:color w:val="000000" w:themeColor="text1"/>
        </w:rPr>
        <w:t xml:space="preserve">und </w:t>
      </w:r>
      <w:r w:rsidR="00425A1D" w:rsidRPr="007310A7">
        <w:rPr>
          <w:color w:val="000000" w:themeColor="text1"/>
        </w:rPr>
        <w:t xml:space="preserve">durch ihre sprachlichen Kompetenzen </w:t>
      </w:r>
      <w:r w:rsidRPr="007310A7">
        <w:rPr>
          <w:color w:val="000000" w:themeColor="text1"/>
        </w:rPr>
        <w:t xml:space="preserve">innerhalb der Familie –mittels gesellschaftlicher und institutioneller Zuschreibung – </w:t>
      </w:r>
      <w:r w:rsidR="00425A1D" w:rsidRPr="007310A7">
        <w:rPr>
          <w:color w:val="000000" w:themeColor="text1"/>
        </w:rPr>
        <w:t xml:space="preserve">a.e. </w:t>
      </w:r>
      <w:r w:rsidRPr="007310A7">
        <w:rPr>
          <w:color w:val="000000" w:themeColor="text1"/>
        </w:rPr>
        <w:t xml:space="preserve">die Trägerin der deutschen Identität. Zudem hat sie bereits in Kirgistan die Erfahrung gemacht einer marginalisierten Bevölkerungsgruppe anzugehören. Von Koppenfels weist </w:t>
      </w:r>
      <w:r w:rsidR="003E77C9" w:rsidRPr="007310A7">
        <w:rPr>
          <w:color w:val="000000" w:themeColor="text1"/>
        </w:rPr>
        <w:t xml:space="preserve">in diesem Zusammenhang </w:t>
      </w:r>
      <w:r w:rsidRPr="007310A7">
        <w:rPr>
          <w:color w:val="000000" w:themeColor="text1"/>
        </w:rPr>
        <w:t>darauf hin, dass (Spät)</w:t>
      </w:r>
      <w:r w:rsidR="003E77C9" w:rsidRPr="007310A7">
        <w:rPr>
          <w:color w:val="000000" w:themeColor="text1"/>
        </w:rPr>
        <w:t>A</w:t>
      </w:r>
      <w:r w:rsidRPr="007310A7">
        <w:rPr>
          <w:color w:val="000000" w:themeColor="text1"/>
        </w:rPr>
        <w:t>ussiedler</w:t>
      </w:r>
      <w:r w:rsidR="003E77C9" w:rsidRPr="007310A7">
        <w:rPr>
          <w:color w:val="000000" w:themeColor="text1"/>
        </w:rPr>
        <w:t>*innen</w:t>
      </w:r>
      <w:r w:rsidRPr="007310A7">
        <w:rPr>
          <w:color w:val="000000" w:themeColor="text1"/>
        </w:rPr>
        <w:t xml:space="preserve"> sich </w:t>
      </w:r>
      <w:r w:rsidR="003E77C9" w:rsidRPr="007310A7">
        <w:rPr>
          <w:color w:val="000000" w:themeColor="text1"/>
        </w:rPr>
        <w:t xml:space="preserve">stets </w:t>
      </w:r>
      <w:r w:rsidRPr="007310A7">
        <w:rPr>
          <w:color w:val="000000" w:themeColor="text1"/>
        </w:rPr>
        <w:t xml:space="preserve">mit dem Konflikt konfrontiert sehen, einerseits in einer deutschen Wir-Gruppe sozialisiert worden zu sein, die Deutschland als </w:t>
      </w:r>
      <w:r w:rsidR="003E77C9" w:rsidRPr="007310A7">
        <w:rPr>
          <w:color w:val="000000" w:themeColor="text1"/>
        </w:rPr>
        <w:t xml:space="preserve">ihr </w:t>
      </w:r>
      <w:r w:rsidRPr="007310A7">
        <w:rPr>
          <w:color w:val="000000" w:themeColor="text1"/>
        </w:rPr>
        <w:t xml:space="preserve">Heimatland betrachtet und andererseits </w:t>
      </w:r>
      <w:r w:rsidR="003E77C9" w:rsidRPr="007310A7">
        <w:rPr>
          <w:color w:val="000000" w:themeColor="text1"/>
        </w:rPr>
        <w:t xml:space="preserve">– </w:t>
      </w:r>
      <w:r w:rsidRPr="007310A7">
        <w:rPr>
          <w:color w:val="000000" w:themeColor="text1"/>
        </w:rPr>
        <w:t xml:space="preserve">in Deutschland angekommen </w:t>
      </w:r>
      <w:r w:rsidR="003E77C9" w:rsidRPr="007310A7">
        <w:rPr>
          <w:color w:val="000000" w:themeColor="text1"/>
        </w:rPr>
        <w:t xml:space="preserve">– </w:t>
      </w:r>
      <w:r w:rsidRPr="007310A7">
        <w:rPr>
          <w:color w:val="000000" w:themeColor="text1"/>
        </w:rPr>
        <w:t>die Erfahrung zu machen, erneut nicht dazuzugehören</w:t>
      </w:r>
      <w:r w:rsidR="00B36A80" w:rsidRPr="007310A7">
        <w:rPr>
          <w:color w:val="000000" w:themeColor="text1"/>
        </w:rPr>
        <w:t xml:space="preserve"> </w:t>
      </w:r>
      <w:r w:rsidR="00B36A80" w:rsidRPr="007310A7">
        <w:rPr>
          <w:color w:val="000000" w:themeColor="text1"/>
        </w:rPr>
        <w:fldChar w:fldCharType="begin"/>
      </w:r>
      <w:r w:rsidR="00B36A80" w:rsidRPr="007310A7">
        <w:rPr>
          <w:color w:val="000000" w:themeColor="text1"/>
        </w:rPr>
        <w:instrText xml:space="preserve"> ADDIN ZOTERO_ITEM CSL_CITATION {"citationID":"WSYc1Klq","properties":{"unsorted":false,"formattedCitation":"(vgl. von Koppenfels 2008)","plainCitation":"(vgl. von Koppenfels 2008)","noteIndex":0},"citationItems":[{"id":993,"uris":["http://zotero.org/users/local/owKliTIb/items/PYJN9V4F"],"itemData":{"id":993,"type":"chapter","container-title":"Diasporic Homecomings: Ethnic Return Migrants in Comparative Perspective","page":"103-132","publisher-place":"Palo Alto","title":"From Germans to Migrants: Aussiedler Migration to Germany","author":[{"family":"Koppenfels","given":"Amanda Klekowski","non-dropping-particle":"von"}],"editor":[{"family":"Tsuda","given":"Takeyuki"}],"issued":{"date-parts":[["2008"]]}},"prefix":"vgl."}],"schema":"https://github.com/citation-style-language/schema/raw/master/csl-citation.json"} </w:instrText>
      </w:r>
      <w:r w:rsidR="00B36A80" w:rsidRPr="007310A7">
        <w:rPr>
          <w:color w:val="000000" w:themeColor="text1"/>
        </w:rPr>
        <w:fldChar w:fldCharType="separate"/>
      </w:r>
      <w:r w:rsidR="00B36A80" w:rsidRPr="007310A7">
        <w:rPr>
          <w:rFonts w:ascii="Cambria" w:hAnsi="Cambria"/>
          <w:color w:val="000000" w:themeColor="text1"/>
        </w:rPr>
        <w:t>(vgl. von Koppenfels 2008)</w:t>
      </w:r>
      <w:r w:rsidR="00B36A80" w:rsidRPr="007310A7">
        <w:rPr>
          <w:color w:val="000000" w:themeColor="text1"/>
        </w:rPr>
        <w:fldChar w:fldCharType="end"/>
      </w:r>
      <w:r w:rsidRPr="007310A7">
        <w:rPr>
          <w:color w:val="000000" w:themeColor="text1"/>
        </w:rPr>
        <w:t>. Dies verdeutlicht sich in dem Erleben vieler (Spät)</w:t>
      </w:r>
      <w:proofErr w:type="spellStart"/>
      <w:r w:rsidRPr="007310A7">
        <w:rPr>
          <w:color w:val="000000" w:themeColor="text1"/>
        </w:rPr>
        <w:t>aussiedler</w:t>
      </w:r>
      <w:proofErr w:type="spellEnd"/>
      <w:r w:rsidRPr="007310A7">
        <w:rPr>
          <w:color w:val="000000" w:themeColor="text1"/>
        </w:rPr>
        <w:t>*innen, in der Sowjetunion „die Deutschen“ und in Deutschland als „die Russen“ wahrgenommen zu werden</w:t>
      </w:r>
      <w:r w:rsidR="00B36A80" w:rsidRPr="007310A7">
        <w:rPr>
          <w:color w:val="000000" w:themeColor="text1"/>
        </w:rPr>
        <w:t xml:space="preserve"> </w:t>
      </w:r>
      <w:r w:rsidR="00B36A80" w:rsidRPr="007310A7">
        <w:rPr>
          <w:color w:val="000000" w:themeColor="text1"/>
        </w:rPr>
        <w:fldChar w:fldCharType="begin"/>
      </w:r>
      <w:r w:rsidR="00B36A80" w:rsidRPr="007310A7">
        <w:rPr>
          <w:color w:val="000000" w:themeColor="text1"/>
        </w:rPr>
        <w:instrText xml:space="preserve"> ADDIN ZOTERO_ITEM CSL_CITATION {"citationID":"8hxGg2wp","properties":{"unsorted":false,"formattedCitation":"(Rosenberg, Weydt 1992, zitiert nach Steiz 2011, 86)","plainCitation":"(Rosenberg, Weydt 1992, zitiert nach Steiz 2011, 86)","noteIndex":0},"citationItems":[{"id":1046,"uris":["http://zotero.org/users/local/owKliTIb/items/Q8XXK4WI"],"itemData":{"id":1046,"type":"book","publisher":"Tectum Wissenschaftsverlag","publisher-place":"Marburg","title":"Vertraute Fremdheit - fremde Heimat. Deutsche Sprache und soziale Integration russlanddeutscher Spätaussiedler in Geschichte und Gegenwart","author":[{"family":"Steiz","given":"Dmitri"}],"issued":{"date-parts":[["2011"]]}},"locator":"86","label":"page","prefix":"Rosenberg, Weydt 1992, zitiert nach"}],"schema":"https://github.com/citation-style-language/schema/raw/master/csl-citation.json"} </w:instrText>
      </w:r>
      <w:r w:rsidR="00B36A80" w:rsidRPr="007310A7">
        <w:rPr>
          <w:color w:val="000000" w:themeColor="text1"/>
        </w:rPr>
        <w:fldChar w:fldCharType="separate"/>
      </w:r>
      <w:r w:rsidR="00B36A80" w:rsidRPr="007310A7">
        <w:rPr>
          <w:rFonts w:ascii="Cambria" w:hAnsi="Cambria"/>
          <w:color w:val="000000" w:themeColor="text1"/>
        </w:rPr>
        <w:t xml:space="preserve">(Rosenberg, </w:t>
      </w:r>
      <w:proofErr w:type="spellStart"/>
      <w:r w:rsidR="00B36A80" w:rsidRPr="007310A7">
        <w:rPr>
          <w:rFonts w:ascii="Cambria" w:hAnsi="Cambria"/>
          <w:color w:val="000000" w:themeColor="text1"/>
        </w:rPr>
        <w:t>Weydt</w:t>
      </w:r>
      <w:proofErr w:type="spellEnd"/>
      <w:r w:rsidR="00B36A80" w:rsidRPr="007310A7">
        <w:rPr>
          <w:rFonts w:ascii="Cambria" w:hAnsi="Cambria"/>
          <w:color w:val="000000" w:themeColor="text1"/>
        </w:rPr>
        <w:t xml:space="preserve"> 1992, zitiert nach </w:t>
      </w:r>
      <w:proofErr w:type="spellStart"/>
      <w:r w:rsidR="00B36A80" w:rsidRPr="007310A7">
        <w:rPr>
          <w:rFonts w:ascii="Cambria" w:hAnsi="Cambria"/>
          <w:color w:val="000000" w:themeColor="text1"/>
        </w:rPr>
        <w:t>Steiz</w:t>
      </w:r>
      <w:proofErr w:type="spellEnd"/>
      <w:r w:rsidR="00B36A80" w:rsidRPr="007310A7">
        <w:rPr>
          <w:rFonts w:ascii="Cambria" w:hAnsi="Cambria"/>
          <w:color w:val="000000" w:themeColor="text1"/>
        </w:rPr>
        <w:t xml:space="preserve"> 2011, 86)</w:t>
      </w:r>
      <w:r w:rsidR="00B36A80" w:rsidRPr="007310A7">
        <w:rPr>
          <w:color w:val="000000" w:themeColor="text1"/>
        </w:rPr>
        <w:fldChar w:fldCharType="end"/>
      </w:r>
      <w:r w:rsidRPr="007310A7">
        <w:rPr>
          <w:color w:val="000000" w:themeColor="text1"/>
        </w:rPr>
        <w:t>. Mehrfach erwähnt Valerie im Interview, dass ihre Eltern sich bis heute in einer sozialen „</w:t>
      </w:r>
      <w:proofErr w:type="spellStart"/>
      <w:r w:rsidRPr="007310A7">
        <w:rPr>
          <w:color w:val="000000" w:themeColor="text1"/>
        </w:rPr>
        <w:t>bubble</w:t>
      </w:r>
      <w:proofErr w:type="spellEnd"/>
      <w:r w:rsidRPr="007310A7">
        <w:rPr>
          <w:color w:val="000000" w:themeColor="text1"/>
        </w:rPr>
        <w:t>“ bewegen, vor allem m</w:t>
      </w:r>
      <w:r w:rsidR="00333D8B" w:rsidRPr="007310A7">
        <w:rPr>
          <w:color w:val="000000" w:themeColor="text1"/>
        </w:rPr>
        <w:t>it anderen „Deutsch Russen“ sprä</w:t>
      </w:r>
      <w:r w:rsidRPr="007310A7">
        <w:rPr>
          <w:color w:val="000000" w:themeColor="text1"/>
        </w:rPr>
        <w:t>chen und kaum Kontakte zur deutschen Mehrh</w:t>
      </w:r>
      <w:r w:rsidR="00333D8B" w:rsidRPr="007310A7">
        <w:rPr>
          <w:color w:val="000000" w:themeColor="text1"/>
        </w:rPr>
        <w:t>eitsgesellschaft hätt</w:t>
      </w:r>
      <w:r w:rsidRPr="007310A7">
        <w:rPr>
          <w:color w:val="000000" w:themeColor="text1"/>
        </w:rPr>
        <w:t xml:space="preserve">en. Dies kann im Sinne einer Etablierten-Außenseiter-Konfiguration auch als Resultat einer geringen Akzeptanz der </w:t>
      </w:r>
      <w:r w:rsidRPr="007310A7">
        <w:rPr>
          <w:i/>
          <w:iCs/>
          <w:color w:val="000000" w:themeColor="text1"/>
        </w:rPr>
        <w:t>etablierten</w:t>
      </w:r>
      <w:r w:rsidRPr="007310A7">
        <w:rPr>
          <w:color w:val="000000" w:themeColor="text1"/>
        </w:rPr>
        <w:t xml:space="preserve"> Deutschen gegenüber den Spätaussiedler*innen als</w:t>
      </w:r>
      <w:r w:rsidR="003E77C9" w:rsidRPr="007310A7">
        <w:rPr>
          <w:color w:val="000000" w:themeColor="text1"/>
        </w:rPr>
        <w:t xml:space="preserve"> </w:t>
      </w:r>
      <w:r w:rsidRPr="007310A7">
        <w:rPr>
          <w:i/>
          <w:iCs/>
          <w:color w:val="000000" w:themeColor="text1"/>
        </w:rPr>
        <w:t>Außenseitern</w:t>
      </w:r>
      <w:r w:rsidRPr="007310A7">
        <w:rPr>
          <w:color w:val="000000" w:themeColor="text1"/>
        </w:rPr>
        <w:t xml:space="preserve"> verstanden werden</w:t>
      </w:r>
      <w:r w:rsidR="00B36A80" w:rsidRPr="007310A7">
        <w:rPr>
          <w:color w:val="000000" w:themeColor="text1"/>
        </w:rPr>
        <w:t xml:space="preserve"> </w:t>
      </w:r>
      <w:r w:rsidR="00B36A80" w:rsidRPr="007310A7">
        <w:rPr>
          <w:color w:val="000000" w:themeColor="text1"/>
        </w:rPr>
        <w:fldChar w:fldCharType="begin"/>
      </w:r>
      <w:r w:rsidR="00DC6209" w:rsidRPr="007310A7">
        <w:rPr>
          <w:color w:val="000000" w:themeColor="text1"/>
        </w:rPr>
        <w:instrText xml:space="preserve"> ADDIN ZOTERO_ITEM CSL_CITATION {"citationID":"xGJUSyUz","properties":{"unsorted":false,"formattedCitation":"(vgl. Elias und Scotson 1993; Rosenthal und Stephan 2011)","plainCitation":"(vgl. Elias und Scotson 1993; Rosenthal und Stephan 2011)","dontUpdate":true,"noteIndex":0},"citationItems":[{"id":124,"uris":["http://zotero.org/users/local/owKliTIb/items/DPRNJBJQ"],"itemData":{"id":124,"type":"book","publisher":"Suhrkamp","publisher-place":"Frankfurt a.M.","title":"Etablierte und Außenseiter","author":[{"family":"Elias","given":"Norbert"},{"family":"Scotson","given":"J. L."}],"issued":{"date-parts":[["1993"]]}},"prefix":"vgl."},{"id":1040,"uris":["http://zotero.org/users/local/owKliTIb/items/TQPUHA4R"],"itemData":{"id":1040,"type":"chapter","container-title":"Brüchige Zugehörigkeiten: Wie sich Familien von \"Russlanddeutschen\" ihre Geschichte erzählen","publisher-place":"Frankfurt","title":"Gegenwärtige Probleme der Zugehörigkeit","author":[{"family":"Rosenthal","given":"Gabriele"},{"family":"Stephan","given":"Viola"}],"editor":[{"family":"Rosenthal","given":"Gabriele"},{"family":"Stephan","given":"Viola"},{"family":"Radenbach","given":"Niklas"}],"issued":{"date-parts":[["2011"]]}}}],"schema":"https://github.com/citation-style-language/schema/raw/master/csl-citation.json"} </w:instrText>
      </w:r>
      <w:r w:rsidR="00B36A80" w:rsidRPr="007310A7">
        <w:rPr>
          <w:color w:val="000000" w:themeColor="text1"/>
        </w:rPr>
        <w:fldChar w:fldCharType="separate"/>
      </w:r>
      <w:r w:rsidR="00B36A80" w:rsidRPr="007310A7">
        <w:rPr>
          <w:rFonts w:ascii="Cambria" w:hAnsi="Cambria"/>
          <w:color w:val="000000" w:themeColor="text1"/>
        </w:rPr>
        <w:t xml:space="preserve">(vgl. Elias, </w:t>
      </w:r>
      <w:proofErr w:type="spellStart"/>
      <w:r w:rsidR="00B36A80" w:rsidRPr="007310A7">
        <w:rPr>
          <w:rFonts w:ascii="Cambria" w:hAnsi="Cambria"/>
          <w:color w:val="000000" w:themeColor="text1"/>
        </w:rPr>
        <w:t>Scotson</w:t>
      </w:r>
      <w:proofErr w:type="spellEnd"/>
      <w:r w:rsidR="00B36A80" w:rsidRPr="007310A7">
        <w:rPr>
          <w:rFonts w:ascii="Cambria" w:hAnsi="Cambria"/>
          <w:color w:val="000000" w:themeColor="text1"/>
        </w:rPr>
        <w:t xml:space="preserve"> 1993; Rosenthal, Stephan 2011)</w:t>
      </w:r>
      <w:r w:rsidR="00B36A80" w:rsidRPr="007310A7">
        <w:rPr>
          <w:color w:val="000000" w:themeColor="text1"/>
        </w:rPr>
        <w:fldChar w:fldCharType="end"/>
      </w:r>
      <w:r w:rsidRPr="007310A7">
        <w:rPr>
          <w:color w:val="000000" w:themeColor="text1"/>
        </w:rPr>
        <w:t>.</w:t>
      </w:r>
    </w:p>
    <w:p w14:paraId="255D0C50" w14:textId="701F76CF" w:rsidR="00E91C72" w:rsidRPr="007310A7" w:rsidRDefault="00F71697" w:rsidP="0078702F">
      <w:pPr>
        <w:spacing w:line="360" w:lineRule="auto"/>
        <w:jc w:val="both"/>
        <w:rPr>
          <w:color w:val="000000" w:themeColor="text1"/>
        </w:rPr>
      </w:pPr>
      <w:r w:rsidRPr="007310A7">
        <w:rPr>
          <w:color w:val="000000" w:themeColor="text1"/>
        </w:rPr>
        <w:t xml:space="preserve">Hinsichtlich </w:t>
      </w:r>
      <w:r w:rsidR="00E91C72" w:rsidRPr="007310A7">
        <w:rPr>
          <w:color w:val="000000" w:themeColor="text1"/>
        </w:rPr>
        <w:t xml:space="preserve">Valeries Perspektive liegt nahe, dass sie die aus der Migration und </w:t>
      </w:r>
      <w:r w:rsidRPr="007310A7">
        <w:rPr>
          <w:color w:val="000000" w:themeColor="text1"/>
        </w:rPr>
        <w:t xml:space="preserve">vermutlich </w:t>
      </w:r>
      <w:r w:rsidR="00E91C72" w:rsidRPr="007310A7">
        <w:rPr>
          <w:color w:val="000000" w:themeColor="text1"/>
        </w:rPr>
        <w:t xml:space="preserve">erschwerten Akkulturation resultierenden Belastungen ihrer Eltern </w:t>
      </w:r>
      <w:r w:rsidRPr="007310A7">
        <w:rPr>
          <w:color w:val="000000" w:themeColor="text1"/>
        </w:rPr>
        <w:t xml:space="preserve">bereits früh </w:t>
      </w:r>
      <w:r w:rsidR="00E91C72" w:rsidRPr="007310A7">
        <w:rPr>
          <w:color w:val="000000" w:themeColor="text1"/>
        </w:rPr>
        <w:t>spürt und</w:t>
      </w:r>
      <w:r w:rsidRPr="007310A7">
        <w:rPr>
          <w:color w:val="000000" w:themeColor="text1"/>
        </w:rPr>
        <w:t xml:space="preserve"> sich</w:t>
      </w:r>
      <w:r w:rsidR="00E91C72" w:rsidRPr="007310A7">
        <w:rPr>
          <w:color w:val="000000" w:themeColor="text1"/>
        </w:rPr>
        <w:t xml:space="preserve"> im Kontext des elterlichen Migrationsnarratives </w:t>
      </w:r>
      <w:r w:rsidR="00BC472F" w:rsidRPr="007310A7">
        <w:rPr>
          <w:color w:val="000000" w:themeColor="text1"/>
        </w:rPr>
        <w:t xml:space="preserve">sowie der „Versorgung“ ihrer Variation </w:t>
      </w:r>
      <w:r w:rsidR="00E91C72" w:rsidRPr="007310A7">
        <w:rPr>
          <w:color w:val="000000" w:themeColor="text1"/>
        </w:rPr>
        <w:t xml:space="preserve">dafür verantwortlich </w:t>
      </w:r>
      <w:r w:rsidRPr="007310A7">
        <w:rPr>
          <w:color w:val="000000" w:themeColor="text1"/>
        </w:rPr>
        <w:t xml:space="preserve">bzw. sogar </w:t>
      </w:r>
      <w:r w:rsidR="00E91C72" w:rsidRPr="007310A7">
        <w:rPr>
          <w:color w:val="000000" w:themeColor="text1"/>
        </w:rPr>
        <w:t>schuldig fühl</w:t>
      </w:r>
      <w:r w:rsidRPr="007310A7">
        <w:rPr>
          <w:color w:val="000000" w:themeColor="text1"/>
        </w:rPr>
        <w:t>t</w:t>
      </w:r>
      <w:r w:rsidR="00E91C72" w:rsidRPr="007310A7">
        <w:rPr>
          <w:color w:val="000000" w:themeColor="text1"/>
        </w:rPr>
        <w:t xml:space="preserve">. </w:t>
      </w:r>
      <w:r w:rsidR="00BC472F" w:rsidRPr="007310A7">
        <w:rPr>
          <w:color w:val="000000" w:themeColor="text1"/>
        </w:rPr>
        <w:t xml:space="preserve">Die Verantwortung die Valerie dadurch bereits als Kind für ihre Eltern übernimmt lässt sich daher auch als Ausdruck einer </w:t>
      </w:r>
      <w:proofErr w:type="spellStart"/>
      <w:r w:rsidR="00BC472F" w:rsidRPr="007310A7">
        <w:rPr>
          <w:color w:val="000000" w:themeColor="text1"/>
        </w:rPr>
        <w:t>Parentifizierungs</w:t>
      </w:r>
      <w:proofErr w:type="spellEnd"/>
      <w:r w:rsidR="00BC472F" w:rsidRPr="007310A7">
        <w:rPr>
          <w:color w:val="000000" w:themeColor="text1"/>
        </w:rPr>
        <w:t>-Dynamik begreifen.</w:t>
      </w:r>
    </w:p>
    <w:p w14:paraId="192C7B6B" w14:textId="47E69E56" w:rsidR="00E91C72" w:rsidRPr="007310A7" w:rsidRDefault="00E91C72" w:rsidP="00B36A80">
      <w:pPr>
        <w:spacing w:before="240" w:line="360" w:lineRule="auto"/>
        <w:jc w:val="both"/>
        <w:rPr>
          <w:color w:val="000000" w:themeColor="text1"/>
        </w:rPr>
      </w:pPr>
      <w:r w:rsidRPr="007310A7">
        <w:rPr>
          <w:color w:val="000000" w:themeColor="text1"/>
        </w:rPr>
        <w:t>Valerie</w:t>
      </w:r>
      <w:r w:rsidR="00BC472F" w:rsidRPr="007310A7">
        <w:rPr>
          <w:color w:val="000000" w:themeColor="text1"/>
        </w:rPr>
        <w:t xml:space="preserve">s persönlicher </w:t>
      </w:r>
      <w:r w:rsidRPr="007310A7">
        <w:rPr>
          <w:color w:val="000000" w:themeColor="text1"/>
        </w:rPr>
        <w:t>soziale</w:t>
      </w:r>
      <w:r w:rsidR="00BC472F" w:rsidRPr="007310A7">
        <w:rPr>
          <w:color w:val="000000" w:themeColor="text1"/>
        </w:rPr>
        <w:t>r</w:t>
      </w:r>
      <w:r w:rsidRPr="007310A7">
        <w:rPr>
          <w:color w:val="000000" w:themeColor="text1"/>
        </w:rPr>
        <w:t xml:space="preserve"> Integrationsprozess </w:t>
      </w:r>
      <w:r w:rsidR="00BC472F" w:rsidRPr="007310A7">
        <w:rPr>
          <w:color w:val="000000" w:themeColor="text1"/>
        </w:rPr>
        <w:t xml:space="preserve">in der deutschen Gesellschaft verläuft vermutlich schneller als der ihrer </w:t>
      </w:r>
      <w:r w:rsidRPr="007310A7">
        <w:rPr>
          <w:color w:val="000000" w:themeColor="text1"/>
        </w:rPr>
        <w:t>Eltern</w:t>
      </w:r>
      <w:r w:rsidR="00BC472F" w:rsidRPr="007310A7">
        <w:rPr>
          <w:color w:val="000000" w:themeColor="text1"/>
        </w:rPr>
        <w:t xml:space="preserve"> und ihrer älteren Brüder. Sie kommt in </w:t>
      </w:r>
      <w:r w:rsidRPr="007310A7">
        <w:rPr>
          <w:color w:val="000000" w:themeColor="text1"/>
        </w:rPr>
        <w:t>einem Alter in Deutschland an</w:t>
      </w:r>
      <w:r w:rsidR="00BC472F" w:rsidRPr="007310A7">
        <w:rPr>
          <w:color w:val="000000" w:themeColor="text1"/>
        </w:rPr>
        <w:t>,</w:t>
      </w:r>
      <w:r w:rsidRPr="007310A7">
        <w:rPr>
          <w:color w:val="000000" w:themeColor="text1"/>
        </w:rPr>
        <w:t xml:space="preserve"> in dem sie entwicklungspsychologisch </w:t>
      </w:r>
      <w:r w:rsidRPr="007310A7">
        <w:rPr>
          <w:color w:val="000000" w:themeColor="text1"/>
        </w:rPr>
        <w:lastRenderedPageBreak/>
        <w:t>bedingt, sowohl zu einem schnellen Spracherwerb in der Lage ist, als auch die Zeitspanne ihrer</w:t>
      </w:r>
      <w:r w:rsidR="00BC472F" w:rsidRPr="007310A7">
        <w:rPr>
          <w:color w:val="000000" w:themeColor="text1"/>
        </w:rPr>
        <w:t xml:space="preserve"> vorherigen</w:t>
      </w:r>
      <w:r w:rsidRPr="007310A7">
        <w:rPr>
          <w:color w:val="000000" w:themeColor="text1"/>
        </w:rPr>
        <w:t xml:space="preserve"> Sozialisierung in Kirgistan verhältnismäßig kurz </w:t>
      </w:r>
      <w:r w:rsidR="00BC472F" w:rsidRPr="007310A7">
        <w:rPr>
          <w:color w:val="000000" w:themeColor="text1"/>
        </w:rPr>
        <w:t xml:space="preserve">ist </w:t>
      </w:r>
      <w:r w:rsidR="00B36A80" w:rsidRPr="007310A7">
        <w:rPr>
          <w:color w:val="000000" w:themeColor="text1"/>
        </w:rPr>
        <w:fldChar w:fldCharType="begin"/>
      </w:r>
      <w:r w:rsidR="00B36A80" w:rsidRPr="007310A7">
        <w:rPr>
          <w:color w:val="000000" w:themeColor="text1"/>
        </w:rPr>
        <w:instrText xml:space="preserve"> ADDIN ZOTERO_ITEM CSL_CITATION {"citationID":"KhDFmsbX","properties":{"unsorted":false,"formattedCitation":"(vgl. Baerwolf 2006)","plainCitation":"(vgl. Baerwolf 2006)","noteIndex":0},"citationItems":[{"id":969,"uris":["http://zotero.org/users/local/owKliTIb/items/PG74ELZW"],"itemData":{"id":969,"type":"chapter","container-title":"Zuhause fremd – Russlanddeutsche zwischen Russland und Deutschland","DOI":"10.14361/9783839403082-007","page":"173-196","publisher":"transcript Verlag","publisher-place":"Bielefeld","title":"Identitätsstrategien von jungen ›Russen‹ in Berlin. Ein Vergleich zwischen russischen Deutschen und russischen Juden","author":[{"family":"Baerwolf","given":"Astrid"}],"editor":[{"family":"Ipsen-Peitzmeier","given":"Sabine"}],"issued":{"date-parts":[["2006"]]}},"prefix":"vgl."}],"schema":"https://github.com/citation-style-language/schema/raw/master/csl-citation.json"} </w:instrText>
      </w:r>
      <w:r w:rsidR="00B36A80" w:rsidRPr="007310A7">
        <w:rPr>
          <w:color w:val="000000" w:themeColor="text1"/>
        </w:rPr>
        <w:fldChar w:fldCharType="separate"/>
      </w:r>
      <w:r w:rsidR="00B36A80" w:rsidRPr="007310A7">
        <w:rPr>
          <w:rFonts w:ascii="Cambria" w:hAnsi="Cambria"/>
          <w:color w:val="000000" w:themeColor="text1"/>
        </w:rPr>
        <w:t xml:space="preserve">(vgl. </w:t>
      </w:r>
      <w:proofErr w:type="spellStart"/>
      <w:r w:rsidR="00B36A80" w:rsidRPr="007310A7">
        <w:rPr>
          <w:rFonts w:ascii="Cambria" w:hAnsi="Cambria"/>
          <w:color w:val="000000" w:themeColor="text1"/>
        </w:rPr>
        <w:t>Baerwolf</w:t>
      </w:r>
      <w:proofErr w:type="spellEnd"/>
      <w:r w:rsidR="00B36A80" w:rsidRPr="007310A7">
        <w:rPr>
          <w:rFonts w:ascii="Cambria" w:hAnsi="Cambria"/>
          <w:color w:val="000000" w:themeColor="text1"/>
        </w:rPr>
        <w:t xml:space="preserve"> 2006)</w:t>
      </w:r>
      <w:r w:rsidR="00B36A80" w:rsidRPr="007310A7">
        <w:rPr>
          <w:color w:val="000000" w:themeColor="text1"/>
        </w:rPr>
        <w:fldChar w:fldCharType="end"/>
      </w:r>
      <w:r w:rsidRPr="007310A7">
        <w:rPr>
          <w:color w:val="000000" w:themeColor="text1"/>
        </w:rPr>
        <w:t>. Zudem ist anzunehmen, dass sie auf Grund äußerer Merkmale - wie Haar- und Hautfarbe - kaum von anderen deutschen Kindern zu unterscheiden ist und ihr das im Vergleich zu migrantisch gelesenen Kindern den Prozess der Akkulturation erleichtert</w:t>
      </w:r>
      <w:r w:rsidR="000529B5" w:rsidRPr="007310A7">
        <w:rPr>
          <w:color w:val="000000" w:themeColor="text1"/>
        </w:rPr>
        <w:t xml:space="preserve"> </w:t>
      </w:r>
      <w:r w:rsidR="000529B5" w:rsidRPr="007310A7">
        <w:rPr>
          <w:color w:val="000000" w:themeColor="text1"/>
        </w:rPr>
        <w:fldChar w:fldCharType="begin"/>
      </w:r>
      <w:r w:rsidR="00F370E7">
        <w:rPr>
          <w:color w:val="000000" w:themeColor="text1"/>
        </w:rPr>
        <w:instrText xml:space="preserve"> ADDIN ZOTERO_ITEM CSL_CITATION {"citationID":"zYrOBjDF","properties":{"unsorted":false,"formattedCitation":"(vgl. Akhtar 2007)","plainCitation":"(vgl. Akhtar 2007)","dontUpdate":true,"noteIndex":0},"citationItems":[{"id":1372,"uris":["http://zotero.org/users/local/owKliTIb/items/VHRMJL2B"],"itemData":{"id":1372,"type":"book","ISBN":"3-89806-590-1","publisher":"Psychosozial-Verlag","title":"Immigration und Identität: psychosoziale Aspekte und kulturübergreifende Therapie","author":[{"family":"Akhtar","given":"Salman"}],"issued":{"date-parts":[["2007"]]}},"prefix":"vgl."}],"schema":"https://github.com/citation-style-language/schema/raw/master/csl-citation.json"} </w:instrText>
      </w:r>
      <w:r w:rsidR="000529B5" w:rsidRPr="007310A7">
        <w:rPr>
          <w:color w:val="000000" w:themeColor="text1"/>
        </w:rPr>
        <w:fldChar w:fldCharType="separate"/>
      </w:r>
      <w:r w:rsidR="000529B5" w:rsidRPr="007310A7">
        <w:rPr>
          <w:rFonts w:ascii="Cambria" w:hAnsi="Cambria"/>
          <w:color w:val="000000" w:themeColor="text1"/>
        </w:rPr>
        <w:t xml:space="preserve">(vgl. </w:t>
      </w:r>
      <w:r w:rsidR="00BC472F" w:rsidRPr="007310A7">
        <w:rPr>
          <w:rFonts w:ascii="Cambria" w:hAnsi="Cambria"/>
          <w:color w:val="000000" w:themeColor="text1"/>
        </w:rPr>
        <w:t xml:space="preserve">z.B. </w:t>
      </w:r>
      <w:r w:rsidR="000529B5" w:rsidRPr="007310A7">
        <w:rPr>
          <w:rFonts w:ascii="Cambria" w:hAnsi="Cambria"/>
          <w:color w:val="000000" w:themeColor="text1"/>
        </w:rPr>
        <w:t>Akhtar 2007)</w:t>
      </w:r>
      <w:r w:rsidR="000529B5" w:rsidRPr="007310A7">
        <w:rPr>
          <w:color w:val="000000" w:themeColor="text1"/>
        </w:rPr>
        <w:fldChar w:fldCharType="end"/>
      </w:r>
      <w:r w:rsidRPr="007310A7">
        <w:rPr>
          <w:color w:val="000000" w:themeColor="text1"/>
        </w:rPr>
        <w:t xml:space="preserve">. Vor diesem Hintergrund bekommt Valeries Aussage „ganz normal“ als Mädchen aufgewachsen zu sein eine zusätzliche Bedeutung: Im Gegensatz zu der Lebensrealität ihrer Eltern ist sie </w:t>
      </w:r>
      <w:r w:rsidR="00BC472F" w:rsidRPr="007310A7">
        <w:rPr>
          <w:color w:val="000000" w:themeColor="text1"/>
        </w:rPr>
        <w:t xml:space="preserve">in gewisser Hinsicht </w:t>
      </w:r>
      <w:r w:rsidRPr="007310A7">
        <w:rPr>
          <w:color w:val="000000" w:themeColor="text1"/>
        </w:rPr>
        <w:t xml:space="preserve">„normal“ als Deutsche aufgewachsen. Sie muss nicht die Erfahrung machen, dass bereits erlangte Kompetenzen abgewertet und Berufs- oder Schulabschlüsse aberkannt werden. Letzteres unterscheidet vermutlich auch ihre Erfahrungswelt von der ihrer deutlich älteren, bei der Auswanderung bereits jugendlichen Brüder </w:t>
      </w:r>
      <w:r w:rsidR="00B36A80" w:rsidRPr="007310A7">
        <w:rPr>
          <w:color w:val="000000" w:themeColor="text1"/>
        </w:rPr>
        <w:fldChar w:fldCharType="begin"/>
      </w:r>
      <w:r w:rsidR="00B36A80" w:rsidRPr="007310A7">
        <w:rPr>
          <w:color w:val="000000" w:themeColor="text1"/>
        </w:rPr>
        <w:instrText xml:space="preserve"> ADDIN ZOTERO_ITEM CSL_CITATION {"citationID":"M2fppwwI","properties":{"unsorted":false,"formattedCitation":"(vgl. auch Baerwolf 2006)","plainCitation":"(vgl. auch Baerwolf 2006)","noteIndex":0},"citationItems":[{"id":969,"uris":["http://zotero.org/users/local/owKliTIb/items/PG74ELZW"],"itemData":{"id":969,"type":"chapter","container-title":"Zuhause fremd – Russlanddeutsche zwischen Russland und Deutschland","DOI":"10.14361/9783839403082-007","page":"173-196","publisher":"transcript Verlag","publisher-place":"Bielefeld","title":"Identitätsstrategien von jungen ›Russen‹ in Berlin. Ein Vergleich zwischen russischen Deutschen und russischen Juden","author":[{"family":"Baerwolf","given":"Astrid"}],"editor":[{"family":"Ipsen-Peitzmeier","given":"Sabine"}],"issued":{"date-parts":[["2006"]]}},"prefix":"vgl. auch"}],"schema":"https://github.com/citation-style-language/schema/raw/master/csl-citation.json"} </w:instrText>
      </w:r>
      <w:r w:rsidR="00B36A80" w:rsidRPr="007310A7">
        <w:rPr>
          <w:color w:val="000000" w:themeColor="text1"/>
        </w:rPr>
        <w:fldChar w:fldCharType="separate"/>
      </w:r>
      <w:r w:rsidR="00B36A80" w:rsidRPr="007310A7">
        <w:rPr>
          <w:rFonts w:ascii="Cambria" w:hAnsi="Cambria"/>
          <w:color w:val="000000" w:themeColor="text1"/>
        </w:rPr>
        <w:t xml:space="preserve">(vgl. auch </w:t>
      </w:r>
      <w:proofErr w:type="spellStart"/>
      <w:r w:rsidR="00B36A80" w:rsidRPr="007310A7">
        <w:rPr>
          <w:rFonts w:ascii="Cambria" w:hAnsi="Cambria"/>
          <w:color w:val="000000" w:themeColor="text1"/>
        </w:rPr>
        <w:t>Baerwolf</w:t>
      </w:r>
      <w:proofErr w:type="spellEnd"/>
      <w:r w:rsidR="00B36A80" w:rsidRPr="007310A7">
        <w:rPr>
          <w:rFonts w:ascii="Cambria" w:hAnsi="Cambria"/>
          <w:color w:val="000000" w:themeColor="text1"/>
        </w:rPr>
        <w:t xml:space="preserve"> 2006)</w:t>
      </w:r>
      <w:r w:rsidR="00B36A80" w:rsidRPr="007310A7">
        <w:rPr>
          <w:color w:val="000000" w:themeColor="text1"/>
        </w:rPr>
        <w:fldChar w:fldCharType="end"/>
      </w:r>
      <w:r w:rsidRPr="007310A7">
        <w:rPr>
          <w:color w:val="000000" w:themeColor="text1"/>
        </w:rPr>
        <w:t xml:space="preserve">. So orientieren sich diese bis ins fortgeschrittene Erwachsenalter am sozialen </w:t>
      </w:r>
      <w:r w:rsidR="00BC472F" w:rsidRPr="007310A7">
        <w:rPr>
          <w:color w:val="000000" w:themeColor="text1"/>
        </w:rPr>
        <w:t xml:space="preserve">‚deutsch russischen‘ </w:t>
      </w:r>
      <w:r w:rsidRPr="007310A7">
        <w:rPr>
          <w:color w:val="000000" w:themeColor="text1"/>
        </w:rPr>
        <w:t xml:space="preserve">Umfeld der Eltern und bleiben mit ihnen im selben Dorf wohnhaft. </w:t>
      </w:r>
    </w:p>
    <w:p w14:paraId="5A8784F9" w14:textId="06FCFEDF" w:rsidR="00E91C72" w:rsidRPr="007310A7" w:rsidRDefault="00E91C72" w:rsidP="0078702F">
      <w:pPr>
        <w:spacing w:line="360" w:lineRule="auto"/>
        <w:jc w:val="both"/>
        <w:rPr>
          <w:color w:val="000000" w:themeColor="text1"/>
        </w:rPr>
      </w:pPr>
      <w:r w:rsidRPr="007310A7">
        <w:rPr>
          <w:color w:val="000000" w:themeColor="text1"/>
        </w:rPr>
        <w:t xml:space="preserve">Aus der Perspektive der deutschen Mehrheitsgesellschaft fällt Valerie </w:t>
      </w:r>
      <w:r w:rsidR="00BC472F" w:rsidRPr="007310A7">
        <w:rPr>
          <w:color w:val="000000" w:themeColor="text1"/>
        </w:rPr>
        <w:t xml:space="preserve">zwar </w:t>
      </w:r>
      <w:r w:rsidRPr="007310A7">
        <w:rPr>
          <w:color w:val="000000" w:themeColor="text1"/>
        </w:rPr>
        <w:t xml:space="preserve">nicht negativ auf, weder als migrantisch noch auf Grund ihrer äußerlich nicht erkennbaren Intergeschlechtlichkeit. Diese Normalität steht jedoch im Kontrast zu der Komplexität und Konflikthaftigkeit ihrer Biographie. In Anlehnung an Goffman steht sie zu dem unter dem Druck des permanenten </w:t>
      </w:r>
      <w:proofErr w:type="spellStart"/>
      <w:r w:rsidRPr="007310A7">
        <w:rPr>
          <w:i/>
          <w:iCs/>
          <w:color w:val="000000" w:themeColor="text1"/>
        </w:rPr>
        <w:t>information</w:t>
      </w:r>
      <w:proofErr w:type="spellEnd"/>
      <w:r w:rsidRPr="007310A7">
        <w:rPr>
          <w:color w:val="000000" w:themeColor="text1"/>
        </w:rPr>
        <w:t xml:space="preserve"> </w:t>
      </w:r>
      <w:proofErr w:type="spellStart"/>
      <w:r w:rsidRPr="007310A7">
        <w:rPr>
          <w:i/>
          <w:iCs/>
          <w:color w:val="000000" w:themeColor="text1"/>
        </w:rPr>
        <w:t>management</w:t>
      </w:r>
      <w:r w:rsidR="00BC472F" w:rsidRPr="007310A7">
        <w:rPr>
          <w:i/>
          <w:iCs/>
          <w:color w:val="000000" w:themeColor="text1"/>
        </w:rPr>
        <w:t>s</w:t>
      </w:r>
      <w:proofErr w:type="spellEnd"/>
      <w:r w:rsidRPr="007310A7">
        <w:rPr>
          <w:i/>
          <w:iCs/>
          <w:color w:val="000000" w:themeColor="text1"/>
        </w:rPr>
        <w:t xml:space="preserve"> </w:t>
      </w:r>
      <w:r w:rsidRPr="007310A7">
        <w:rPr>
          <w:color w:val="000000" w:themeColor="text1"/>
        </w:rPr>
        <w:t>und Versteckens mehrerer unsichtbarer</w:t>
      </w:r>
      <w:r w:rsidR="00BC472F" w:rsidRPr="007310A7">
        <w:rPr>
          <w:color w:val="000000" w:themeColor="text1"/>
        </w:rPr>
        <w:t xml:space="preserve"> </w:t>
      </w:r>
      <w:proofErr w:type="spellStart"/>
      <w:r w:rsidR="00BC472F" w:rsidRPr="007310A7">
        <w:rPr>
          <w:color w:val="000000" w:themeColor="text1"/>
        </w:rPr>
        <w:t>stigmatisierbarer</w:t>
      </w:r>
      <w:proofErr w:type="spellEnd"/>
      <w:r w:rsidR="00BC472F" w:rsidRPr="007310A7">
        <w:rPr>
          <w:color w:val="000000" w:themeColor="text1"/>
        </w:rPr>
        <w:t xml:space="preserve"> Eigenschaften</w:t>
      </w:r>
      <w:r w:rsidRPr="007310A7">
        <w:rPr>
          <w:color w:val="000000" w:themeColor="text1"/>
        </w:rPr>
        <w:t>, die zu jedem Zeitpunkt entdeckt werden und zu ihrem sozialen Ausschluss führen können</w:t>
      </w:r>
      <w:r w:rsidR="002215D8" w:rsidRPr="007310A7">
        <w:rPr>
          <w:color w:val="000000" w:themeColor="text1"/>
        </w:rPr>
        <w:t xml:space="preserve"> </w:t>
      </w:r>
      <w:r w:rsidR="002215D8" w:rsidRPr="007310A7">
        <w:rPr>
          <w:color w:val="000000" w:themeColor="text1"/>
        </w:rPr>
        <w:fldChar w:fldCharType="begin"/>
      </w:r>
      <w:r w:rsidR="00DC6209" w:rsidRPr="007310A7">
        <w:rPr>
          <w:color w:val="000000" w:themeColor="text1"/>
        </w:rPr>
        <w:instrText xml:space="preserve"> ADDIN ZOTERO_ITEM CSL_CITATION {"citationID":"6KOOONLd","properties":{"unsorted":false,"formattedCitation":"(vgl. Goffman 1963)","plainCitation":"(vgl. Goffman 1963)","noteIndex":0},"citationItems":[{"id":546,"uris":["http://zotero.org/users/local/owKliTIb/items/YSKXFQ2B","http://zotero.org/users/local/owKliTIb/items/QDQJLRSG"],"itemData":{"id":546,"type":"book","publisher-place":"N.Y.","title":"Stigma: Notes on the Management of Spoiled Identity","author":[{"family":"Goffman","given":"Erving"}],"issued":{"date-parts":[["1963"]]}},"prefix":"vgl."}],"schema":"https://github.com/citation-style-language/schema/raw/master/csl-citation.json"} </w:instrText>
      </w:r>
      <w:r w:rsidR="002215D8" w:rsidRPr="007310A7">
        <w:rPr>
          <w:color w:val="000000" w:themeColor="text1"/>
        </w:rPr>
        <w:fldChar w:fldCharType="separate"/>
      </w:r>
      <w:r w:rsidR="00DC6209" w:rsidRPr="007310A7">
        <w:rPr>
          <w:rFonts w:ascii="Cambria" w:hAnsi="Cambria"/>
          <w:color w:val="000000" w:themeColor="text1"/>
        </w:rPr>
        <w:t>(vgl. Goffman 1963)</w:t>
      </w:r>
      <w:r w:rsidR="002215D8" w:rsidRPr="007310A7">
        <w:rPr>
          <w:color w:val="000000" w:themeColor="text1"/>
        </w:rPr>
        <w:fldChar w:fldCharType="end"/>
      </w:r>
      <w:r w:rsidRPr="007310A7">
        <w:rPr>
          <w:color w:val="000000" w:themeColor="text1"/>
        </w:rPr>
        <w:t xml:space="preserve">. Der Umgang mit zwei potentiell </w:t>
      </w:r>
      <w:r w:rsidRPr="007310A7">
        <w:rPr>
          <w:i/>
          <w:iCs/>
          <w:color w:val="000000" w:themeColor="text1"/>
        </w:rPr>
        <w:t>diskreditier</w:t>
      </w:r>
      <w:r w:rsidR="00D91F57" w:rsidRPr="007310A7">
        <w:rPr>
          <w:i/>
          <w:iCs/>
          <w:color w:val="000000" w:themeColor="text1"/>
        </w:rPr>
        <w:t>ten</w:t>
      </w:r>
      <w:r w:rsidR="00D91F57" w:rsidRPr="007310A7">
        <w:rPr>
          <w:color w:val="000000" w:themeColor="text1"/>
        </w:rPr>
        <w:t xml:space="preserve"> – bzw. Goffmans Unterteilung </w:t>
      </w:r>
      <w:r w:rsidR="00D91F57" w:rsidRPr="007310A7">
        <w:rPr>
          <w:i/>
          <w:iCs/>
          <w:color w:val="000000" w:themeColor="text1"/>
        </w:rPr>
        <w:t>diskreditierbaren</w:t>
      </w:r>
      <w:r w:rsidR="00D91F57" w:rsidRPr="007310A7">
        <w:rPr>
          <w:color w:val="000000" w:themeColor="text1"/>
        </w:rPr>
        <w:t xml:space="preserve"> - </w:t>
      </w:r>
      <w:r w:rsidRPr="007310A7">
        <w:rPr>
          <w:color w:val="000000" w:themeColor="text1"/>
        </w:rPr>
        <w:t xml:space="preserve">Eigenschaften </w:t>
      </w:r>
      <w:r w:rsidR="00D91F57" w:rsidRPr="007310A7">
        <w:rPr>
          <w:color w:val="000000" w:themeColor="text1"/>
        </w:rPr>
        <w:t xml:space="preserve">und </w:t>
      </w:r>
      <w:r w:rsidRPr="007310A7">
        <w:rPr>
          <w:color w:val="000000" w:themeColor="text1"/>
        </w:rPr>
        <w:t>Identitäten prägt somit früh Valeries</w:t>
      </w:r>
      <w:r w:rsidR="008B7A2D">
        <w:rPr>
          <w:color w:val="000000" w:themeColor="text1"/>
        </w:rPr>
        <w:t xml:space="preserve"> Erfahrungsaufschichtung</w:t>
      </w:r>
      <w:r w:rsidRPr="007310A7">
        <w:rPr>
          <w:color w:val="000000" w:themeColor="text1"/>
        </w:rPr>
        <w:t>.</w:t>
      </w:r>
      <w:r w:rsidRPr="007310A7">
        <w:rPr>
          <w:rStyle w:val="Funotenzeichen"/>
          <w:color w:val="000000" w:themeColor="text1"/>
        </w:rPr>
        <w:footnoteReference w:id="174"/>
      </w:r>
      <w:r w:rsidRPr="007310A7">
        <w:rPr>
          <w:color w:val="000000" w:themeColor="text1"/>
        </w:rPr>
        <w:t xml:space="preserve"> Relevant für ihren weiteren Werdegang ist, dass </w:t>
      </w:r>
      <w:r w:rsidR="00D91F57" w:rsidRPr="007310A7">
        <w:rPr>
          <w:color w:val="000000" w:themeColor="text1"/>
        </w:rPr>
        <w:t xml:space="preserve">sie </w:t>
      </w:r>
      <w:r w:rsidR="00EC5F31" w:rsidRPr="007310A7">
        <w:rPr>
          <w:color w:val="000000" w:themeColor="text1"/>
        </w:rPr>
        <w:t xml:space="preserve">trotz dieser </w:t>
      </w:r>
      <w:r w:rsidR="00AA31F3" w:rsidRPr="007310A7">
        <w:rPr>
          <w:color w:val="000000" w:themeColor="text1"/>
        </w:rPr>
        <w:t xml:space="preserve">mehrfachen </w:t>
      </w:r>
      <w:proofErr w:type="spellStart"/>
      <w:r w:rsidR="00AA31F3" w:rsidRPr="007310A7">
        <w:rPr>
          <w:color w:val="000000" w:themeColor="text1"/>
        </w:rPr>
        <w:t>Diskreditierbarkeit</w:t>
      </w:r>
      <w:proofErr w:type="spellEnd"/>
      <w:r w:rsidR="00AA31F3" w:rsidRPr="007310A7">
        <w:rPr>
          <w:color w:val="000000" w:themeColor="text1"/>
        </w:rPr>
        <w:t xml:space="preserve"> </w:t>
      </w:r>
      <w:r w:rsidRPr="007310A7">
        <w:rPr>
          <w:color w:val="000000" w:themeColor="text1"/>
        </w:rPr>
        <w:t xml:space="preserve">Anschluss an </w:t>
      </w:r>
      <w:r w:rsidR="00076921">
        <w:rPr>
          <w:color w:val="000000" w:themeColor="text1"/>
        </w:rPr>
        <w:t xml:space="preserve">sozial </w:t>
      </w:r>
      <w:r w:rsidRPr="007310A7">
        <w:rPr>
          <w:color w:val="000000" w:themeColor="text1"/>
        </w:rPr>
        <w:t xml:space="preserve">etablierte </w:t>
      </w:r>
      <w:r w:rsidR="00AA31F3" w:rsidRPr="007310A7">
        <w:rPr>
          <w:color w:val="000000" w:themeColor="text1"/>
        </w:rPr>
        <w:t>Wir-Gruppen</w:t>
      </w:r>
      <w:r w:rsidRPr="007310A7">
        <w:rPr>
          <w:color w:val="000000" w:themeColor="text1"/>
        </w:rPr>
        <w:t xml:space="preserve"> findet. So hat Valerie seit ihrer Kindheit ausschließlich „deutsche Freunde“, die sie im Interview sprachlich abgrenzt von dem Umfeld ihrer Eltern. Mittels einer gemeinsamen Sprache und </w:t>
      </w:r>
      <w:r w:rsidR="00076921">
        <w:rPr>
          <w:color w:val="000000" w:themeColor="text1"/>
        </w:rPr>
        <w:t xml:space="preserve">der Etablierung von </w:t>
      </w:r>
      <w:r w:rsidRPr="007310A7">
        <w:rPr>
          <w:color w:val="000000" w:themeColor="text1"/>
        </w:rPr>
        <w:t xml:space="preserve">Freundschaftsbeziehungen ist Valerie die Zugehörigkeit </w:t>
      </w:r>
      <w:r w:rsidR="00076921">
        <w:rPr>
          <w:color w:val="000000" w:themeColor="text1"/>
        </w:rPr>
        <w:t xml:space="preserve">zu </w:t>
      </w:r>
      <w:r w:rsidR="00076921">
        <w:rPr>
          <w:i/>
          <w:iCs/>
          <w:color w:val="000000" w:themeColor="text1"/>
        </w:rPr>
        <w:t xml:space="preserve">etablierten </w:t>
      </w:r>
      <w:r w:rsidR="00076921" w:rsidRPr="00076921">
        <w:rPr>
          <w:color w:val="000000" w:themeColor="text1"/>
        </w:rPr>
        <w:t>Gruppierung</w:t>
      </w:r>
      <w:r w:rsidR="00076921">
        <w:rPr>
          <w:color w:val="000000" w:themeColor="text1"/>
        </w:rPr>
        <w:t>en</w:t>
      </w:r>
      <w:r w:rsidR="00076921">
        <w:rPr>
          <w:i/>
          <w:iCs/>
          <w:color w:val="000000" w:themeColor="text1"/>
        </w:rPr>
        <w:t xml:space="preserve"> </w:t>
      </w:r>
      <w:r w:rsidR="00076921">
        <w:rPr>
          <w:color w:val="000000" w:themeColor="text1"/>
        </w:rPr>
        <w:t xml:space="preserve">der deutschen Mehrheitsgesellschaft </w:t>
      </w:r>
      <w:r w:rsidRPr="007310A7">
        <w:rPr>
          <w:color w:val="000000" w:themeColor="text1"/>
        </w:rPr>
        <w:t xml:space="preserve">möglich </w:t>
      </w:r>
      <w:r w:rsidR="00847322" w:rsidRPr="007310A7">
        <w:rPr>
          <w:color w:val="000000" w:themeColor="text1"/>
        </w:rPr>
        <w:fldChar w:fldCharType="begin"/>
      </w:r>
      <w:r w:rsidR="001D6115" w:rsidRPr="007310A7">
        <w:rPr>
          <w:color w:val="000000" w:themeColor="text1"/>
        </w:rPr>
        <w:instrText xml:space="preserve"> ADDIN ZOTERO_ITEM CSL_CITATION {"citationID":"ZlKM4AFg","properties":{"unsorted":false,"formattedCitation":"(vgl. Rosenthal, Stephan, und Radenbach 2011)","plainCitation":"(vgl. Rosenthal, Stephan, und Radenbach 2011)","dontUpdate":true,"noteIndex":0},"citationItems":[{"id":1042,"uris":["http://zotero.org/users/local/owKliTIb/items/LBFTRURT"],"itemData":{"id":1042,"type":"chapter","container-title":"Brüchige Zugehörigkeiten: Wie sich Familien von \"Russlanddeutschen\" ihre Geschichte erzählen","publisher-place":"Frankfurt","title":"Vergangenheiten und gegenwärtige Diskurse","author":[{"family":"Rosenthal","given":"Gabriele"},{"family":"Stephan","given":"Viola"},{"family":"Radenbach","given":"Niklas"}],"editor":[{"family":"Rosenthal","given":"Gabriele"},{"family":"Stephan","given":"Viola"},{"family":"Radenbach","given":"Niklas"}],"issued":{"date-parts":[["2011"]]}},"prefix":"vgl."}],"schema":"https://github.com/citation-style-language/schema/raw/master/csl-citation.json"} </w:instrText>
      </w:r>
      <w:r w:rsidR="00847322" w:rsidRPr="007310A7">
        <w:rPr>
          <w:color w:val="000000" w:themeColor="text1"/>
        </w:rPr>
        <w:fldChar w:fldCharType="separate"/>
      </w:r>
      <w:r w:rsidR="00847322" w:rsidRPr="007310A7">
        <w:rPr>
          <w:rFonts w:ascii="Cambria" w:hAnsi="Cambria"/>
          <w:color w:val="000000" w:themeColor="text1"/>
        </w:rPr>
        <w:t xml:space="preserve">(vgl. Rosenthal, Stephan, </w:t>
      </w:r>
      <w:proofErr w:type="spellStart"/>
      <w:r w:rsidR="00847322" w:rsidRPr="007310A7">
        <w:rPr>
          <w:rFonts w:ascii="Cambria" w:hAnsi="Cambria"/>
          <w:color w:val="000000" w:themeColor="text1"/>
        </w:rPr>
        <w:t>Radenbach</w:t>
      </w:r>
      <w:proofErr w:type="spellEnd"/>
      <w:r w:rsidR="00847322" w:rsidRPr="007310A7">
        <w:rPr>
          <w:rFonts w:ascii="Cambria" w:hAnsi="Cambria"/>
          <w:color w:val="000000" w:themeColor="text1"/>
        </w:rPr>
        <w:t xml:space="preserve"> </w:t>
      </w:r>
      <w:r w:rsidR="00847322" w:rsidRPr="007310A7">
        <w:rPr>
          <w:rFonts w:ascii="Cambria" w:hAnsi="Cambria"/>
          <w:color w:val="000000" w:themeColor="text1"/>
        </w:rPr>
        <w:lastRenderedPageBreak/>
        <w:t>2011)</w:t>
      </w:r>
      <w:r w:rsidR="00847322" w:rsidRPr="007310A7">
        <w:rPr>
          <w:color w:val="000000" w:themeColor="text1"/>
        </w:rPr>
        <w:fldChar w:fldCharType="end"/>
      </w:r>
      <w:r w:rsidRPr="007310A7">
        <w:rPr>
          <w:color w:val="000000" w:themeColor="text1"/>
        </w:rPr>
        <w:t>. Diese erfahren jedoch nichts über ihre Intergeschlechtlichkeit und vermutlich auch kaum etwas über ihren familialen</w:t>
      </w:r>
      <w:r w:rsidR="008B7A2D">
        <w:rPr>
          <w:color w:val="000000" w:themeColor="text1"/>
        </w:rPr>
        <w:t xml:space="preserve"> Hintergrund</w:t>
      </w:r>
      <w:r w:rsidRPr="007310A7">
        <w:rPr>
          <w:color w:val="000000" w:themeColor="text1"/>
        </w:rPr>
        <w:t xml:space="preserve">. </w:t>
      </w:r>
      <w:r w:rsidR="00273068" w:rsidRPr="007310A7">
        <w:rPr>
          <w:color w:val="000000" w:themeColor="text1"/>
        </w:rPr>
        <w:t xml:space="preserve">Diese Umgangsweise lässt sich in Bezug auf die bereits im Rahmen der thematischen Feldanalyse beschriebenen Trennung zwischen Stigma-behafteten und „normalen“ </w:t>
      </w:r>
      <w:proofErr w:type="spellStart"/>
      <w:r w:rsidR="00273068" w:rsidRPr="007310A7">
        <w:rPr>
          <w:color w:val="000000" w:themeColor="text1"/>
        </w:rPr>
        <w:t>Lebensberreichen</w:t>
      </w:r>
      <w:proofErr w:type="spellEnd"/>
      <w:r w:rsidR="00273068" w:rsidRPr="007310A7">
        <w:rPr>
          <w:color w:val="000000" w:themeColor="text1"/>
        </w:rPr>
        <w:t xml:space="preserve"> als biographische Bearbeitungsstrategie verstehen. Dabei ist Valeries Form des </w:t>
      </w:r>
      <w:r w:rsidRPr="007310A7">
        <w:rPr>
          <w:color w:val="000000" w:themeColor="text1"/>
        </w:rPr>
        <w:t>Stigma-Management</w:t>
      </w:r>
      <w:r w:rsidR="00273068" w:rsidRPr="007310A7">
        <w:rPr>
          <w:color w:val="000000" w:themeColor="text1"/>
        </w:rPr>
        <w:t>s</w:t>
      </w:r>
      <w:r w:rsidRPr="007310A7">
        <w:rPr>
          <w:color w:val="000000" w:themeColor="text1"/>
        </w:rPr>
        <w:t xml:space="preserve"> auch </w:t>
      </w:r>
      <w:r w:rsidR="00273068" w:rsidRPr="007310A7">
        <w:rPr>
          <w:color w:val="000000" w:themeColor="text1"/>
        </w:rPr>
        <w:t>vor dem Hintergrund des</w:t>
      </w:r>
      <w:r w:rsidRPr="007310A7">
        <w:rPr>
          <w:color w:val="000000" w:themeColor="text1"/>
        </w:rPr>
        <w:t xml:space="preserve"> tabuisierenden elterlichen Umgangs</w:t>
      </w:r>
      <w:r w:rsidR="00273068" w:rsidRPr="007310A7">
        <w:rPr>
          <w:color w:val="000000" w:themeColor="text1"/>
        </w:rPr>
        <w:t xml:space="preserve"> </w:t>
      </w:r>
      <w:r w:rsidRPr="007310A7">
        <w:rPr>
          <w:color w:val="000000" w:themeColor="text1"/>
        </w:rPr>
        <w:t xml:space="preserve">mit ihrer </w:t>
      </w:r>
      <w:r w:rsidR="00AA31F3" w:rsidRPr="007310A7">
        <w:rPr>
          <w:color w:val="000000" w:themeColor="text1"/>
        </w:rPr>
        <w:t xml:space="preserve">geschlechtlichen </w:t>
      </w:r>
      <w:r w:rsidRPr="007310A7">
        <w:rPr>
          <w:color w:val="000000" w:themeColor="text1"/>
        </w:rPr>
        <w:t>Variation</w:t>
      </w:r>
      <w:r w:rsidR="00273068" w:rsidRPr="007310A7">
        <w:rPr>
          <w:color w:val="000000" w:themeColor="text1"/>
        </w:rPr>
        <w:t xml:space="preserve"> verstehbar</w:t>
      </w:r>
      <w:r w:rsidRPr="007310A7">
        <w:rPr>
          <w:color w:val="000000" w:themeColor="text1"/>
        </w:rPr>
        <w:t xml:space="preserve">. In diesem Zusammenhang lässt sich </w:t>
      </w:r>
      <w:r w:rsidR="00273068" w:rsidRPr="007310A7">
        <w:rPr>
          <w:color w:val="000000" w:themeColor="text1"/>
        </w:rPr>
        <w:t xml:space="preserve">zudem </w:t>
      </w:r>
      <w:r w:rsidRPr="007310A7">
        <w:rPr>
          <w:color w:val="000000" w:themeColor="text1"/>
        </w:rPr>
        <w:t>die Hypo</w:t>
      </w:r>
      <w:r w:rsidR="00273068" w:rsidRPr="007310A7">
        <w:rPr>
          <w:color w:val="000000" w:themeColor="text1"/>
        </w:rPr>
        <w:t xml:space="preserve">these aufstellen, dass auch </w:t>
      </w:r>
      <w:r w:rsidRPr="007310A7">
        <w:rPr>
          <w:color w:val="000000" w:themeColor="text1"/>
        </w:rPr>
        <w:t xml:space="preserve">die </w:t>
      </w:r>
      <w:r w:rsidR="00273068" w:rsidRPr="007310A7">
        <w:rPr>
          <w:color w:val="000000" w:themeColor="text1"/>
        </w:rPr>
        <w:t xml:space="preserve">latent tradierte, familiengeschichtlich etablierte </w:t>
      </w:r>
      <w:r w:rsidRPr="007310A7">
        <w:rPr>
          <w:color w:val="000000" w:themeColor="text1"/>
        </w:rPr>
        <w:t>Anpassungsstrategie ihrer Mutter</w:t>
      </w:r>
      <w:r w:rsidR="00273068" w:rsidRPr="007310A7">
        <w:rPr>
          <w:color w:val="000000" w:themeColor="text1"/>
        </w:rPr>
        <w:t xml:space="preserve"> in Valeries Strategie des </w:t>
      </w:r>
      <w:proofErr w:type="spellStart"/>
      <w:r w:rsidR="00273068" w:rsidRPr="007310A7">
        <w:rPr>
          <w:color w:val="000000" w:themeColor="text1"/>
        </w:rPr>
        <w:t>Stima-Mangements</w:t>
      </w:r>
      <w:proofErr w:type="spellEnd"/>
      <w:r w:rsidR="00273068" w:rsidRPr="007310A7">
        <w:rPr>
          <w:color w:val="000000" w:themeColor="text1"/>
        </w:rPr>
        <w:t xml:space="preserve"> hineinspielt</w:t>
      </w:r>
      <w:r w:rsidRPr="007310A7">
        <w:rPr>
          <w:color w:val="000000" w:themeColor="text1"/>
        </w:rPr>
        <w:t xml:space="preserve">: Diese hatte das deutsche Dorf in dem sie aufgewachsen war verlassen und damit auch ihre vorherige gesellschaftlich marginalisierte Bezugsgruppe. So konnte sie sich in der Sowjetunion trotz ihrer Zugehörigkeit zu einer ethnischen Minderheit etablieren, nicht zuletzt durch eine Partnerschaft mit einem </w:t>
      </w:r>
      <w:r w:rsidR="00AA31F3" w:rsidRPr="007310A7">
        <w:rPr>
          <w:color w:val="000000" w:themeColor="text1"/>
        </w:rPr>
        <w:t xml:space="preserve">– figurationsanalytisch </w:t>
      </w:r>
      <w:r w:rsidRPr="007310A7">
        <w:rPr>
          <w:color w:val="000000" w:themeColor="text1"/>
        </w:rPr>
        <w:t>formuliert</w:t>
      </w:r>
      <w:r w:rsidR="00AA31F3" w:rsidRPr="007310A7">
        <w:rPr>
          <w:color w:val="000000" w:themeColor="text1"/>
        </w:rPr>
        <w:t xml:space="preserve"> – </w:t>
      </w:r>
      <w:r w:rsidRPr="007310A7">
        <w:rPr>
          <w:color w:val="000000" w:themeColor="text1"/>
        </w:rPr>
        <w:t xml:space="preserve">etablierteren </w:t>
      </w:r>
      <w:r w:rsidR="00AA31F3" w:rsidRPr="007310A7">
        <w:rPr>
          <w:color w:val="000000" w:themeColor="text1"/>
        </w:rPr>
        <w:t>Partner</w:t>
      </w:r>
      <w:r w:rsidRPr="007310A7">
        <w:rPr>
          <w:color w:val="000000" w:themeColor="text1"/>
        </w:rPr>
        <w:t>.</w:t>
      </w:r>
    </w:p>
    <w:p w14:paraId="1C051AC7" w14:textId="45975287" w:rsidR="00E91C72" w:rsidRPr="007310A7" w:rsidRDefault="007A6BB2" w:rsidP="0078702F">
      <w:pPr>
        <w:spacing w:line="360" w:lineRule="auto"/>
        <w:jc w:val="both"/>
        <w:rPr>
          <w:color w:val="000000" w:themeColor="text1"/>
        </w:rPr>
      </w:pPr>
      <w:r w:rsidRPr="007310A7">
        <w:rPr>
          <w:color w:val="000000" w:themeColor="text1"/>
        </w:rPr>
        <w:t xml:space="preserve">Gleichzeitig ist davon auszugehen, dass Valeries sozial erfolgreicher Anschluss an etablierte Wir-Gruppen </w:t>
      </w:r>
      <w:r w:rsidR="00E91C72" w:rsidRPr="007310A7">
        <w:rPr>
          <w:color w:val="000000" w:themeColor="text1"/>
        </w:rPr>
        <w:t xml:space="preserve">nur unter der Bedingung des Ausschlusses bestimmter </w:t>
      </w:r>
      <w:r w:rsidRPr="007310A7">
        <w:rPr>
          <w:color w:val="000000" w:themeColor="text1"/>
        </w:rPr>
        <w:t>Erfahrungs</w:t>
      </w:r>
      <w:r w:rsidR="00E91C72" w:rsidRPr="007310A7">
        <w:rPr>
          <w:color w:val="000000" w:themeColor="text1"/>
        </w:rPr>
        <w:t xml:space="preserve">bereiche und Selbstanteile möglich. Es entsteht dadurch eine </w:t>
      </w:r>
      <w:r w:rsidRPr="007310A7">
        <w:rPr>
          <w:color w:val="000000" w:themeColor="text1"/>
        </w:rPr>
        <w:t xml:space="preserve">Trennung </w:t>
      </w:r>
      <w:r w:rsidR="00E91C72" w:rsidRPr="007310A7">
        <w:rPr>
          <w:color w:val="000000" w:themeColor="text1"/>
        </w:rPr>
        <w:t xml:space="preserve">verschiedener Lebensbereiche: Als ‚normales’, deutsch </w:t>
      </w:r>
      <w:r w:rsidRPr="007310A7">
        <w:rPr>
          <w:color w:val="000000" w:themeColor="text1"/>
        </w:rPr>
        <w:t xml:space="preserve">eingelesenes </w:t>
      </w:r>
      <w:r w:rsidR="00E91C72" w:rsidRPr="007310A7">
        <w:rPr>
          <w:color w:val="000000" w:themeColor="text1"/>
        </w:rPr>
        <w:t xml:space="preserve">Mädchen, als Tochter und Schwester in einer </w:t>
      </w:r>
      <w:r w:rsidRPr="007310A7">
        <w:rPr>
          <w:color w:val="000000" w:themeColor="text1"/>
        </w:rPr>
        <w:t xml:space="preserve">migrierten </w:t>
      </w:r>
      <w:r w:rsidR="00E91C72" w:rsidRPr="007310A7">
        <w:rPr>
          <w:color w:val="000000" w:themeColor="text1"/>
        </w:rPr>
        <w:t xml:space="preserve">Familie sowie als intergeschlechtliche Person mit einer Vielzahl </w:t>
      </w:r>
      <w:r w:rsidRPr="007310A7">
        <w:rPr>
          <w:color w:val="000000" w:themeColor="text1"/>
        </w:rPr>
        <w:t>kaum selbst e</w:t>
      </w:r>
      <w:r w:rsidR="00E91C72" w:rsidRPr="007310A7">
        <w:rPr>
          <w:color w:val="000000" w:themeColor="text1"/>
        </w:rPr>
        <w:t xml:space="preserve">ingewilligter </w:t>
      </w:r>
      <w:r w:rsidRPr="007310A7">
        <w:rPr>
          <w:color w:val="000000" w:themeColor="text1"/>
        </w:rPr>
        <w:t>Medikalisierungs</w:t>
      </w:r>
      <w:r w:rsidR="00E91C72" w:rsidRPr="007310A7">
        <w:rPr>
          <w:color w:val="000000" w:themeColor="text1"/>
        </w:rPr>
        <w:t>erfahrungen</w:t>
      </w:r>
      <w:r w:rsidRPr="007310A7">
        <w:rPr>
          <w:color w:val="000000" w:themeColor="text1"/>
        </w:rPr>
        <w:t xml:space="preserve">. All das unterscheidet sie </w:t>
      </w:r>
      <w:r w:rsidR="00E91C72" w:rsidRPr="007310A7">
        <w:rPr>
          <w:color w:val="000000" w:themeColor="text1"/>
        </w:rPr>
        <w:t xml:space="preserve">von </w:t>
      </w:r>
      <w:r w:rsidRPr="007310A7">
        <w:rPr>
          <w:color w:val="000000" w:themeColor="text1"/>
        </w:rPr>
        <w:t xml:space="preserve">den </w:t>
      </w:r>
      <w:r w:rsidRPr="007310A7">
        <w:rPr>
          <w:i/>
          <w:iCs/>
          <w:color w:val="000000" w:themeColor="text1"/>
        </w:rPr>
        <w:t>etablierten</w:t>
      </w:r>
      <w:r w:rsidRPr="007310A7">
        <w:rPr>
          <w:color w:val="000000" w:themeColor="text1"/>
        </w:rPr>
        <w:t xml:space="preserve"> Gleichaltrigen </w:t>
      </w:r>
      <w:r w:rsidR="00E91C72" w:rsidRPr="007310A7">
        <w:rPr>
          <w:color w:val="000000" w:themeColor="text1"/>
        </w:rPr>
        <w:t>in ihrem Umfeld</w:t>
      </w:r>
      <w:r w:rsidRPr="007310A7">
        <w:rPr>
          <w:color w:val="000000" w:themeColor="text1"/>
        </w:rPr>
        <w:t xml:space="preserve">. </w:t>
      </w:r>
      <w:r w:rsidR="00E91C72" w:rsidRPr="007310A7">
        <w:rPr>
          <w:color w:val="000000" w:themeColor="text1"/>
        </w:rPr>
        <w:t xml:space="preserve">Wie einschneidend letztere für ihr Erleben sind wird </w:t>
      </w:r>
      <w:r w:rsidRPr="007310A7">
        <w:rPr>
          <w:color w:val="000000" w:themeColor="text1"/>
        </w:rPr>
        <w:t xml:space="preserve">in folgender Sequenz </w:t>
      </w:r>
      <w:r w:rsidR="00E91C72" w:rsidRPr="007310A7">
        <w:rPr>
          <w:color w:val="000000" w:themeColor="text1"/>
        </w:rPr>
        <w:t>deutlich:</w:t>
      </w:r>
    </w:p>
    <w:p w14:paraId="4F93798E" w14:textId="483B4517" w:rsidR="00E91C72" w:rsidRPr="007310A7" w:rsidRDefault="00E91C72" w:rsidP="00BA59B8">
      <w:pPr>
        <w:spacing w:before="240" w:after="240" w:line="360" w:lineRule="auto"/>
        <w:ind w:left="567" w:right="509"/>
        <w:jc w:val="both"/>
        <w:rPr>
          <w:color w:val="000000" w:themeColor="text1"/>
          <w:sz w:val="22"/>
          <w:szCs w:val="22"/>
        </w:rPr>
      </w:pPr>
      <w:r w:rsidRPr="007310A7">
        <w:rPr>
          <w:color w:val="000000" w:themeColor="text1"/>
          <w:sz w:val="22"/>
          <w:szCs w:val="22"/>
        </w:rPr>
        <w:t xml:space="preserve">„man </w:t>
      </w:r>
      <w:proofErr w:type="spellStart"/>
      <w:r w:rsidRPr="007310A7">
        <w:rPr>
          <w:color w:val="000000" w:themeColor="text1"/>
          <w:sz w:val="22"/>
          <w:szCs w:val="22"/>
        </w:rPr>
        <w:t>is</w:t>
      </w:r>
      <w:proofErr w:type="spellEnd"/>
      <w:r w:rsidRPr="007310A7">
        <w:rPr>
          <w:color w:val="000000" w:themeColor="text1"/>
          <w:sz w:val="22"/>
          <w:szCs w:val="22"/>
        </w:rPr>
        <w:t xml:space="preserve"> aufgewachsen mit, </w:t>
      </w:r>
      <w:r w:rsidRPr="007310A7">
        <w:rPr>
          <w:b/>
          <w:color w:val="000000" w:themeColor="text1"/>
          <w:sz w:val="22"/>
          <w:szCs w:val="22"/>
        </w:rPr>
        <w:t>hey du hast was</w:t>
      </w:r>
      <w:r w:rsidRPr="007310A7">
        <w:rPr>
          <w:color w:val="000000" w:themeColor="text1"/>
          <w:sz w:val="22"/>
          <w:szCs w:val="22"/>
        </w:rPr>
        <w:t xml:space="preserve"> </w:t>
      </w:r>
      <w:r w:rsidRPr="007310A7">
        <w:rPr>
          <w:b/>
          <w:color w:val="000000" w:themeColor="text1"/>
          <w:sz w:val="22"/>
          <w:szCs w:val="22"/>
        </w:rPr>
        <w:t xml:space="preserve">Schlimmes </w:t>
      </w:r>
      <w:r w:rsidRPr="007310A7">
        <w:rPr>
          <w:color w:val="000000" w:themeColor="text1"/>
          <w:sz w:val="22"/>
          <w:szCs w:val="22"/>
        </w:rPr>
        <w:t>das permanent</w:t>
      </w:r>
      <w:r w:rsidR="00BA59B8" w:rsidRPr="007310A7">
        <w:rPr>
          <w:color w:val="000000" w:themeColor="text1"/>
          <w:sz w:val="22"/>
          <w:szCs w:val="22"/>
        </w:rPr>
        <w:t xml:space="preserve"> </w:t>
      </w:r>
      <w:r w:rsidRPr="007310A7">
        <w:rPr>
          <w:color w:val="000000" w:themeColor="text1"/>
          <w:sz w:val="22"/>
          <w:szCs w:val="22"/>
        </w:rPr>
        <w:t>behandelt werden muss, und //</w:t>
      </w:r>
      <w:proofErr w:type="spellStart"/>
      <w:r w:rsidRPr="007310A7">
        <w:rPr>
          <w:color w:val="000000" w:themeColor="text1"/>
          <w:sz w:val="22"/>
          <w:szCs w:val="22"/>
        </w:rPr>
        <w:t>mhm</w:t>
      </w:r>
      <w:proofErr w:type="spellEnd"/>
      <w:r w:rsidRPr="007310A7">
        <w:rPr>
          <w:color w:val="000000" w:themeColor="text1"/>
          <w:sz w:val="22"/>
          <w:szCs w:val="22"/>
        </w:rPr>
        <w:t xml:space="preserve">// du musst dein Leben lang </w:t>
      </w:r>
      <w:r w:rsidRPr="007310A7">
        <w:rPr>
          <w:b/>
          <w:color w:val="000000" w:themeColor="text1"/>
          <w:sz w:val="22"/>
          <w:szCs w:val="22"/>
        </w:rPr>
        <w:t>Tabletten nehmen</w:t>
      </w:r>
      <w:r w:rsidRPr="007310A7">
        <w:rPr>
          <w:color w:val="000000" w:themeColor="text1"/>
          <w:sz w:val="22"/>
          <w:szCs w:val="22"/>
        </w:rPr>
        <w:t xml:space="preserve"> und ((atmet ein)) da kommen </w:t>
      </w:r>
      <w:proofErr w:type="spellStart"/>
      <w:r w:rsidRPr="007310A7">
        <w:rPr>
          <w:color w:val="000000" w:themeColor="text1"/>
          <w:sz w:val="22"/>
          <w:szCs w:val="22"/>
        </w:rPr>
        <w:t>OP’s</w:t>
      </w:r>
      <w:proofErr w:type="spellEnd"/>
      <w:r w:rsidRPr="007310A7">
        <w:rPr>
          <w:color w:val="000000" w:themeColor="text1"/>
          <w:sz w:val="22"/>
          <w:szCs w:val="22"/>
        </w:rPr>
        <w:t xml:space="preserve"> auf dich zu“</w:t>
      </w:r>
    </w:p>
    <w:p w14:paraId="33E3E04D" w14:textId="101C87D5" w:rsidR="00E91C72" w:rsidRPr="007310A7" w:rsidRDefault="00D2193E" w:rsidP="0078702F">
      <w:pPr>
        <w:spacing w:line="360" w:lineRule="auto"/>
        <w:jc w:val="both"/>
        <w:rPr>
          <w:color w:val="000000" w:themeColor="text1"/>
        </w:rPr>
      </w:pPr>
      <w:r w:rsidRPr="007310A7">
        <w:rPr>
          <w:color w:val="000000" w:themeColor="text1"/>
        </w:rPr>
        <w:t xml:space="preserve">Dieses frühe, jedoch partielle und insbesondere aus </w:t>
      </w:r>
      <w:r w:rsidR="007A6BB2" w:rsidRPr="007310A7">
        <w:rPr>
          <w:color w:val="000000" w:themeColor="text1"/>
        </w:rPr>
        <w:t>kindlicher</w:t>
      </w:r>
      <w:r w:rsidRPr="007310A7">
        <w:rPr>
          <w:color w:val="000000" w:themeColor="text1"/>
        </w:rPr>
        <w:t xml:space="preserve"> Perspektive kaum </w:t>
      </w:r>
      <w:proofErr w:type="spellStart"/>
      <w:r w:rsidRPr="007310A7">
        <w:rPr>
          <w:color w:val="000000" w:themeColor="text1"/>
        </w:rPr>
        <w:t>einortbare</w:t>
      </w:r>
      <w:proofErr w:type="spellEnd"/>
      <w:r w:rsidRPr="007310A7">
        <w:rPr>
          <w:color w:val="000000" w:themeColor="text1"/>
        </w:rPr>
        <w:t xml:space="preserve"> </w:t>
      </w:r>
      <w:r w:rsidR="00E91C72" w:rsidRPr="007310A7">
        <w:rPr>
          <w:color w:val="000000" w:themeColor="text1"/>
        </w:rPr>
        <w:t xml:space="preserve">Wissen über ihre Diagnose bedeutet für Valerie zugleich die Antizipation einer bedrohlichen Zukunft. Gleichzeitig mischen sich Wissen und Nicht-Wissen so dass das ‚Schlimme’ und zugleich Unbekannte in ihr einen bedrohlichen Charakter bekommt. Belastend sind also nicht nur die zahlreichen Arztbesuche, </w:t>
      </w:r>
      <w:r w:rsidR="00E91C72" w:rsidRPr="007310A7">
        <w:rPr>
          <w:color w:val="000000" w:themeColor="text1"/>
        </w:rPr>
        <w:lastRenderedPageBreak/>
        <w:t>sondern auch das Erleben des eigenen Körpers als schwerwiegend krank und korrekturbedürftig. Die psychischen Auswirkungen ihrer Erfahrungen werden durch das Schweigen innerhalb der Familie</w:t>
      </w:r>
      <w:r w:rsidR="00AF4A1A" w:rsidRPr="007310A7">
        <w:rPr>
          <w:color w:val="000000" w:themeColor="text1"/>
        </w:rPr>
        <w:t xml:space="preserve"> </w:t>
      </w:r>
      <w:r w:rsidR="007A6BB2" w:rsidRPr="007310A7">
        <w:rPr>
          <w:color w:val="000000" w:themeColor="text1"/>
        </w:rPr>
        <w:t xml:space="preserve">emotional </w:t>
      </w:r>
      <w:r w:rsidR="00AF4A1A" w:rsidRPr="007310A7">
        <w:rPr>
          <w:color w:val="000000" w:themeColor="text1"/>
        </w:rPr>
        <w:t>nicht aufgefangen</w:t>
      </w:r>
      <w:r w:rsidR="00E91C72" w:rsidRPr="007310A7">
        <w:rPr>
          <w:color w:val="000000" w:themeColor="text1"/>
        </w:rPr>
        <w:t>:</w:t>
      </w:r>
    </w:p>
    <w:p w14:paraId="28D19918" w14:textId="1F258FA3" w:rsidR="00E91C72" w:rsidRPr="007310A7" w:rsidRDefault="00E91C72" w:rsidP="00BA59B8">
      <w:pPr>
        <w:spacing w:before="240" w:after="240" w:line="360" w:lineRule="auto"/>
        <w:ind w:left="567" w:right="509"/>
        <w:jc w:val="both"/>
        <w:rPr>
          <w:color w:val="000000" w:themeColor="text1"/>
          <w:sz w:val="22"/>
          <w:szCs w:val="22"/>
        </w:rPr>
      </w:pPr>
      <w:r w:rsidRPr="007310A7">
        <w:rPr>
          <w:color w:val="000000" w:themeColor="text1"/>
          <w:sz w:val="22"/>
          <w:szCs w:val="22"/>
        </w:rPr>
        <w:t xml:space="preserve">„ähm in der </w:t>
      </w:r>
      <w:r w:rsidRPr="007310A7">
        <w:rPr>
          <w:b/>
          <w:color w:val="000000" w:themeColor="text1"/>
          <w:sz w:val="22"/>
          <w:szCs w:val="22"/>
        </w:rPr>
        <w:t>Familie</w:t>
      </w:r>
      <w:r w:rsidRPr="007310A7">
        <w:rPr>
          <w:color w:val="000000" w:themeColor="text1"/>
          <w:sz w:val="22"/>
          <w:szCs w:val="22"/>
        </w:rPr>
        <w:t xml:space="preserve"> haben wir eigentlich </w:t>
      </w:r>
      <w:proofErr w:type="spellStart"/>
      <w:r w:rsidRPr="007310A7">
        <w:rPr>
          <w:color w:val="000000" w:themeColor="text1"/>
          <w:sz w:val="22"/>
          <w:szCs w:val="22"/>
        </w:rPr>
        <w:t>so gar</w:t>
      </w:r>
      <w:proofErr w:type="spellEnd"/>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drüber </w:t>
      </w:r>
      <w:r w:rsidRPr="007310A7">
        <w:rPr>
          <w:b/>
          <w:color w:val="000000" w:themeColor="text1"/>
          <w:sz w:val="22"/>
          <w:szCs w:val="22"/>
        </w:rPr>
        <w:t xml:space="preserve">gesprochen </w:t>
      </w:r>
      <w:r w:rsidRPr="007310A7">
        <w:rPr>
          <w:color w:val="000000" w:themeColor="text1"/>
          <w:sz w:val="22"/>
          <w:szCs w:val="22"/>
        </w:rPr>
        <w:t>(1)</w:t>
      </w:r>
      <w:r w:rsidRPr="007310A7">
        <w:rPr>
          <w:b/>
          <w:color w:val="000000" w:themeColor="text1"/>
          <w:sz w:val="22"/>
          <w:szCs w:val="22"/>
        </w:rPr>
        <w:t xml:space="preserve"> </w:t>
      </w:r>
      <w:r w:rsidRPr="007310A7">
        <w:rPr>
          <w:color w:val="000000" w:themeColor="text1"/>
          <w:sz w:val="22"/>
          <w:szCs w:val="22"/>
        </w:rPr>
        <w:t xml:space="preserve">und ich hab, genau mehrere, Operationen gehabt, also ich wurde oft </w:t>
      </w:r>
      <w:proofErr w:type="spellStart"/>
      <w:proofErr w:type="gramStart"/>
      <w:r w:rsidRPr="007310A7">
        <w:rPr>
          <w:b/>
          <w:color w:val="000000" w:themeColor="text1"/>
          <w:sz w:val="22"/>
          <w:szCs w:val="22"/>
        </w:rPr>
        <w:t>untersu:cht</w:t>
      </w:r>
      <w:proofErr w:type="spellEnd"/>
      <w:proofErr w:type="gramEnd"/>
      <w:r w:rsidRPr="007310A7">
        <w:rPr>
          <w:color w:val="000000" w:themeColor="text1"/>
          <w:sz w:val="22"/>
          <w:szCs w:val="22"/>
        </w:rPr>
        <w:t xml:space="preserve"> unter Narkose ((atmet </w:t>
      </w:r>
      <w:r w:rsidR="00120A48" w:rsidRPr="007310A7">
        <w:rPr>
          <w:color w:val="000000" w:themeColor="text1"/>
          <w:sz w:val="22"/>
          <w:szCs w:val="22"/>
        </w:rPr>
        <w:t xml:space="preserve">laut </w:t>
      </w:r>
      <w:r w:rsidRPr="007310A7">
        <w:rPr>
          <w:color w:val="000000" w:themeColor="text1"/>
          <w:sz w:val="22"/>
          <w:szCs w:val="22"/>
        </w:rPr>
        <w:t>ein)) als Kind also (1) waren viele ((lachend)) traumatische Arztbesuche“</w:t>
      </w:r>
    </w:p>
    <w:p w14:paraId="0BEAF85A" w14:textId="50E7BE33" w:rsidR="00E91C72" w:rsidRPr="007310A7" w:rsidRDefault="00FE1B1F" w:rsidP="0078702F">
      <w:pPr>
        <w:spacing w:line="360" w:lineRule="auto"/>
        <w:jc w:val="both"/>
        <w:rPr>
          <w:color w:val="000000" w:themeColor="text1"/>
        </w:rPr>
      </w:pPr>
      <w:r w:rsidRPr="007310A7">
        <w:rPr>
          <w:color w:val="000000" w:themeColor="text1"/>
        </w:rPr>
        <w:t xml:space="preserve">Die </w:t>
      </w:r>
      <w:r w:rsidR="00E91C72" w:rsidRPr="007310A7">
        <w:rPr>
          <w:color w:val="000000" w:themeColor="text1"/>
        </w:rPr>
        <w:t xml:space="preserve">psychisch </w:t>
      </w:r>
      <w:r w:rsidRPr="007310A7">
        <w:rPr>
          <w:color w:val="000000" w:themeColor="text1"/>
        </w:rPr>
        <w:t xml:space="preserve">hochbelastende, traumatische </w:t>
      </w:r>
      <w:r w:rsidR="00E91C72" w:rsidRPr="007310A7">
        <w:rPr>
          <w:color w:val="000000" w:themeColor="text1"/>
        </w:rPr>
        <w:t xml:space="preserve">Qualität ihrer Erlebnisse </w:t>
      </w:r>
      <w:r w:rsidRPr="007310A7">
        <w:rPr>
          <w:color w:val="000000" w:themeColor="text1"/>
        </w:rPr>
        <w:t xml:space="preserve">zeigt sich </w:t>
      </w:r>
      <w:r w:rsidR="00E91C72" w:rsidRPr="007310A7">
        <w:rPr>
          <w:color w:val="000000" w:themeColor="text1"/>
        </w:rPr>
        <w:t>in dieser Sequenz auch paraverbal</w:t>
      </w:r>
      <w:r w:rsidRPr="007310A7">
        <w:rPr>
          <w:color w:val="000000" w:themeColor="text1"/>
        </w:rPr>
        <w:t xml:space="preserve">: </w:t>
      </w:r>
      <w:r w:rsidR="00E91C72" w:rsidRPr="007310A7">
        <w:rPr>
          <w:color w:val="000000" w:themeColor="text1"/>
        </w:rPr>
        <w:t>Zahlreiche Pausen,</w:t>
      </w:r>
      <w:r w:rsidR="00120A48" w:rsidRPr="007310A7">
        <w:rPr>
          <w:color w:val="000000" w:themeColor="text1"/>
        </w:rPr>
        <w:t xml:space="preserve"> lautes Atmen und </w:t>
      </w:r>
      <w:r w:rsidR="00E91C72" w:rsidRPr="007310A7">
        <w:rPr>
          <w:color w:val="000000" w:themeColor="text1"/>
        </w:rPr>
        <w:t xml:space="preserve">Füllwörter </w:t>
      </w:r>
      <w:r w:rsidRPr="007310A7">
        <w:rPr>
          <w:color w:val="000000" w:themeColor="text1"/>
        </w:rPr>
        <w:t>ver</w:t>
      </w:r>
      <w:r w:rsidR="00E91C72" w:rsidRPr="007310A7">
        <w:rPr>
          <w:color w:val="000000" w:themeColor="text1"/>
        </w:rPr>
        <w:t>deutlich</w:t>
      </w:r>
      <w:r w:rsidRPr="007310A7">
        <w:rPr>
          <w:color w:val="000000" w:themeColor="text1"/>
        </w:rPr>
        <w:t>en</w:t>
      </w:r>
      <w:r w:rsidR="00E91C72" w:rsidRPr="007310A7">
        <w:rPr>
          <w:color w:val="000000" w:themeColor="text1"/>
        </w:rPr>
        <w:t xml:space="preserve"> wie </w:t>
      </w:r>
      <w:r w:rsidR="00120A48" w:rsidRPr="007310A7">
        <w:rPr>
          <w:color w:val="000000" w:themeColor="text1"/>
        </w:rPr>
        <w:t xml:space="preserve">herausfordernd </w:t>
      </w:r>
      <w:r w:rsidR="00E91C72" w:rsidRPr="007310A7">
        <w:rPr>
          <w:color w:val="000000" w:themeColor="text1"/>
        </w:rPr>
        <w:t xml:space="preserve">und potentiell überflutend diese Erinnerungen für die </w:t>
      </w:r>
      <w:r w:rsidRPr="007310A7">
        <w:rPr>
          <w:color w:val="000000" w:themeColor="text1"/>
        </w:rPr>
        <w:t>B</w:t>
      </w:r>
      <w:r w:rsidR="00E91C72" w:rsidRPr="007310A7">
        <w:rPr>
          <w:color w:val="000000" w:themeColor="text1"/>
        </w:rPr>
        <w:t>iographin sind</w:t>
      </w:r>
      <w:r w:rsidR="00BA59B8" w:rsidRPr="007310A7">
        <w:rPr>
          <w:color w:val="000000" w:themeColor="text1"/>
        </w:rPr>
        <w:t xml:space="preserve"> </w:t>
      </w:r>
      <w:r w:rsidR="00BA59B8" w:rsidRPr="007310A7">
        <w:rPr>
          <w:color w:val="000000" w:themeColor="text1"/>
        </w:rPr>
        <w:fldChar w:fldCharType="begin"/>
      </w:r>
      <w:r w:rsidR="00BA59B8" w:rsidRPr="007310A7">
        <w:rPr>
          <w:color w:val="000000" w:themeColor="text1"/>
        </w:rPr>
        <w:instrText xml:space="preserve"> ADDIN ZOTERO_ITEM CSL_CITATION {"citationID":"ySfqYZ7q","properties":{"unsorted":false,"formattedCitation":"(vgl. auch Loch 2008)","plainCitation":"(vgl. auch Loch 2008)","noteIndex":0},"citationItems":[{"id":869,"uris":["http://zotero.org/users/local/owKliTIb/items/9GLC5XER"],"itemData":{"id":869,"type":"article-journal","container-title":"Forum Qualitative Sozialforschung","issue":"1","page":"Art. 54","title":"Spuren von Traumatisierungen in narrativen Interviews","volume":"9","author":[{"family":"Loch","given":"Ulrike"}],"issued":{"date-parts":[["2008"]]}},"prefix":"vgl. auch"}],"schema":"https://github.com/citation-style-language/schema/raw/master/csl-citation.json"} </w:instrText>
      </w:r>
      <w:r w:rsidR="00BA59B8" w:rsidRPr="007310A7">
        <w:rPr>
          <w:color w:val="000000" w:themeColor="text1"/>
        </w:rPr>
        <w:fldChar w:fldCharType="separate"/>
      </w:r>
      <w:r w:rsidR="00BA59B8" w:rsidRPr="007310A7">
        <w:rPr>
          <w:rFonts w:ascii="Cambria" w:hAnsi="Cambria"/>
          <w:color w:val="000000" w:themeColor="text1"/>
        </w:rPr>
        <w:t>(vgl. auch Loch 2008)</w:t>
      </w:r>
      <w:r w:rsidR="00BA59B8" w:rsidRPr="007310A7">
        <w:rPr>
          <w:color w:val="000000" w:themeColor="text1"/>
        </w:rPr>
        <w:fldChar w:fldCharType="end"/>
      </w:r>
      <w:r w:rsidR="00E91C72" w:rsidRPr="007310A7">
        <w:rPr>
          <w:color w:val="000000" w:themeColor="text1"/>
        </w:rPr>
        <w:t>.</w:t>
      </w:r>
      <w:r w:rsidR="00120A48" w:rsidRPr="007310A7">
        <w:rPr>
          <w:color w:val="000000" w:themeColor="text1"/>
        </w:rPr>
        <w:t xml:space="preserve"> Das distanziert wirkende, an dieser Stelle scheinbar unpassende Lachen weist zudem auf einen dissoziativen Umgang mit dem Erlebten hin, so dass die emotional überwältigende Qualität </w:t>
      </w:r>
      <w:r w:rsidR="004514A7">
        <w:rPr>
          <w:color w:val="000000" w:themeColor="text1"/>
        </w:rPr>
        <w:t xml:space="preserve">der Erfahrung </w:t>
      </w:r>
      <w:r w:rsidR="00120A48" w:rsidRPr="007310A7">
        <w:rPr>
          <w:color w:val="000000" w:themeColor="text1"/>
        </w:rPr>
        <w:t>nicht mehr bewusst wahrgenommen wird bzw. im Erinnerungsprozess nicht verfügbar ist (vgl. ebd.)</w:t>
      </w:r>
      <w:r w:rsidR="004514A7">
        <w:rPr>
          <w:color w:val="000000" w:themeColor="text1"/>
        </w:rPr>
        <w:t>.</w:t>
      </w:r>
    </w:p>
    <w:p w14:paraId="504644E0" w14:textId="6545D86E" w:rsidR="00E91C72" w:rsidRPr="007310A7" w:rsidRDefault="00E91C72" w:rsidP="0078702F">
      <w:pPr>
        <w:spacing w:line="360" w:lineRule="auto"/>
        <w:jc w:val="both"/>
        <w:rPr>
          <w:color w:val="000000" w:themeColor="text1"/>
        </w:rPr>
      </w:pPr>
      <w:r w:rsidRPr="007310A7">
        <w:rPr>
          <w:color w:val="000000" w:themeColor="text1"/>
        </w:rPr>
        <w:t xml:space="preserve">Die traumatische Qualität von </w:t>
      </w:r>
      <w:r w:rsidR="00120A48" w:rsidRPr="007310A7">
        <w:rPr>
          <w:color w:val="000000" w:themeColor="text1"/>
        </w:rPr>
        <w:t xml:space="preserve">dieser </w:t>
      </w:r>
      <w:r w:rsidRPr="007310A7">
        <w:rPr>
          <w:color w:val="000000" w:themeColor="text1"/>
        </w:rPr>
        <w:t xml:space="preserve">Medikalisierungserfahrungen lässt sich zum einen durch das von </w:t>
      </w:r>
      <w:proofErr w:type="spellStart"/>
      <w:r w:rsidRPr="007310A7">
        <w:rPr>
          <w:color w:val="000000" w:themeColor="text1"/>
        </w:rPr>
        <w:t>Nijenhuis</w:t>
      </w:r>
      <w:proofErr w:type="spellEnd"/>
      <w:r w:rsidRPr="007310A7">
        <w:rPr>
          <w:color w:val="000000" w:themeColor="text1"/>
        </w:rPr>
        <w:t xml:space="preserve"> form</w:t>
      </w:r>
      <w:r w:rsidR="00D2193E" w:rsidRPr="007310A7">
        <w:rPr>
          <w:color w:val="000000" w:themeColor="text1"/>
        </w:rPr>
        <w:t xml:space="preserve">ulierte Traumkonzept verstehen, dem zu Folge ein Trauma </w:t>
      </w:r>
      <w:r w:rsidRPr="007310A7">
        <w:rPr>
          <w:color w:val="000000" w:themeColor="text1"/>
        </w:rPr>
        <w:t xml:space="preserve">nicht </w:t>
      </w:r>
      <w:r w:rsidR="00AF4A1A" w:rsidRPr="007310A7">
        <w:rPr>
          <w:color w:val="000000" w:themeColor="text1"/>
        </w:rPr>
        <w:t xml:space="preserve">zwangsläufig </w:t>
      </w:r>
      <w:r w:rsidRPr="007310A7">
        <w:rPr>
          <w:color w:val="000000" w:themeColor="text1"/>
        </w:rPr>
        <w:t xml:space="preserve">an ein </w:t>
      </w:r>
      <w:r w:rsidR="00AF4A1A" w:rsidRPr="007310A7">
        <w:rPr>
          <w:color w:val="000000" w:themeColor="text1"/>
        </w:rPr>
        <w:t>einzelnes konkretes Ereignis gebunden</w:t>
      </w:r>
      <w:r w:rsidR="00D2193E" w:rsidRPr="007310A7">
        <w:rPr>
          <w:color w:val="000000" w:themeColor="text1"/>
        </w:rPr>
        <w:t xml:space="preserve">, sondern stark mit den jeweiligen Vorerfahrungen sowie psycho-sozialen Unterstützungsangeboten zusammenhängt </w:t>
      </w:r>
      <w:r w:rsidR="00AF4A1A" w:rsidRPr="007310A7">
        <w:rPr>
          <w:color w:val="000000" w:themeColor="text1"/>
        </w:rPr>
        <w:t>(</w:t>
      </w:r>
      <w:r w:rsidR="00D2193E" w:rsidRPr="007310A7">
        <w:rPr>
          <w:color w:val="000000" w:themeColor="text1"/>
        </w:rPr>
        <w:t xml:space="preserve">siehe </w:t>
      </w:r>
      <w:r w:rsidR="00BC4FAB">
        <w:rPr>
          <w:color w:val="000000" w:themeColor="text1"/>
        </w:rPr>
        <w:t xml:space="preserve">auch </w:t>
      </w:r>
      <w:r w:rsidR="00D2193E" w:rsidRPr="007310A7">
        <w:rPr>
          <w:color w:val="000000" w:themeColor="text1"/>
        </w:rPr>
        <w:t>6.3</w:t>
      </w:r>
      <w:r w:rsidR="00C24810">
        <w:rPr>
          <w:color w:val="000000" w:themeColor="text1"/>
        </w:rPr>
        <w:t>.3</w:t>
      </w:r>
      <w:r w:rsidR="00AF4A1A" w:rsidRPr="007310A7">
        <w:rPr>
          <w:color w:val="000000" w:themeColor="text1"/>
        </w:rPr>
        <w:t xml:space="preserve">). </w:t>
      </w:r>
      <w:r w:rsidRPr="007310A7">
        <w:rPr>
          <w:color w:val="000000" w:themeColor="text1"/>
        </w:rPr>
        <w:t xml:space="preserve">Diese Definition ist für die Einordnung von Valeries Erfahrungen als traumatisch besonders relevant, da </w:t>
      </w:r>
      <w:r w:rsidR="00AF4A1A" w:rsidRPr="007310A7">
        <w:rPr>
          <w:color w:val="000000" w:themeColor="text1"/>
        </w:rPr>
        <w:t xml:space="preserve">die von ihr </w:t>
      </w:r>
      <w:r w:rsidRPr="007310A7">
        <w:rPr>
          <w:color w:val="000000" w:themeColor="text1"/>
        </w:rPr>
        <w:t xml:space="preserve">im Rahmen des Interviews kommunizierten Erfahrungen den klassischen in Diagnosemanualen aufgelisteten Trauma-Ereignissen </w:t>
      </w:r>
      <w:r w:rsidR="00120A48" w:rsidRPr="007310A7">
        <w:rPr>
          <w:color w:val="000000" w:themeColor="text1"/>
        </w:rPr>
        <w:t xml:space="preserve">kaum </w:t>
      </w:r>
      <w:r w:rsidRPr="007310A7">
        <w:rPr>
          <w:color w:val="000000" w:themeColor="text1"/>
        </w:rPr>
        <w:t>entsprechen</w:t>
      </w:r>
      <w:r w:rsidR="00BA59B8" w:rsidRPr="007310A7">
        <w:rPr>
          <w:color w:val="000000" w:themeColor="text1"/>
        </w:rPr>
        <w:t xml:space="preserve"> </w:t>
      </w:r>
      <w:r w:rsidR="00A400AE" w:rsidRPr="007310A7">
        <w:rPr>
          <w:color w:val="000000" w:themeColor="text1"/>
        </w:rPr>
        <w:fldChar w:fldCharType="begin"/>
      </w:r>
      <w:r w:rsidR="00A400AE" w:rsidRPr="007310A7">
        <w:rPr>
          <w:color w:val="000000" w:themeColor="text1"/>
        </w:rPr>
        <w:instrText xml:space="preserve"> ADDIN ZOTERO_ITEM CSL_CITATION {"citationID":"uCUOQEdW","properties":{"unsorted":false,"formattedCitation":"(vgl. z.B. APA 2013)","plainCitation":"(vgl. z.B. APA 2013)","noteIndex":0},"citationItems":[{"id":1375,"uris":["http://zotero.org/users/local/owKliTIb/items/K95RDJ2P"],"itemData":{"id":1375,"type":"book","DOI":"10.1176/appi.books.9780890425596","edition":"Fifth Edition","ISBN":"978-0-89042-555-8","language":"en","publisher":"American Psychiatric Association","source":"DOI.org (Crossref)","title":"Diagnostic and Statistical Manual of Mental Disorders","URL":"https://psychiatryonline.org/doi/book/10.1176/appi.books.9780890425596","author":[{"literal":"American Psychiatric Association"}],"accessed":{"date-parts":[["2026",6,11]]},"issued":{"date-parts":[["2013",5,22]]}},"suppress-author":true,"prefix":"vgl. z.B. APA"}],"schema":"https://github.com/citation-style-language/schema/raw/master/csl-citation.json"} </w:instrText>
      </w:r>
      <w:r w:rsidR="00A400AE" w:rsidRPr="007310A7">
        <w:rPr>
          <w:color w:val="000000" w:themeColor="text1"/>
        </w:rPr>
        <w:fldChar w:fldCharType="separate"/>
      </w:r>
      <w:r w:rsidR="00A400AE" w:rsidRPr="007310A7">
        <w:rPr>
          <w:rFonts w:ascii="Cambria" w:hAnsi="Cambria"/>
          <w:color w:val="000000" w:themeColor="text1"/>
        </w:rPr>
        <w:t>(vgl. z.B. APA 2013)</w:t>
      </w:r>
      <w:r w:rsidR="00A400AE" w:rsidRPr="007310A7">
        <w:rPr>
          <w:color w:val="000000" w:themeColor="text1"/>
        </w:rPr>
        <w:fldChar w:fldCharType="end"/>
      </w:r>
      <w:r w:rsidR="00A400AE" w:rsidRPr="007310A7">
        <w:rPr>
          <w:color w:val="000000" w:themeColor="text1"/>
        </w:rPr>
        <w:t xml:space="preserve">. </w:t>
      </w:r>
      <w:r w:rsidRPr="007310A7">
        <w:rPr>
          <w:color w:val="000000" w:themeColor="text1"/>
        </w:rPr>
        <w:t xml:space="preserve">Jedoch </w:t>
      </w:r>
      <w:r w:rsidR="00120A48" w:rsidRPr="007310A7">
        <w:rPr>
          <w:color w:val="000000" w:themeColor="text1"/>
        </w:rPr>
        <w:t xml:space="preserve">erklärt </w:t>
      </w:r>
      <w:r w:rsidRPr="007310A7">
        <w:rPr>
          <w:color w:val="000000" w:themeColor="text1"/>
        </w:rPr>
        <w:t>die von Valerie erlebte Tabuisierung ihrer Erfahrungen in Kombination mit einem wenig haltgebenden familialen Imperativ der Stärke, dass die wiederholten Untersuchungs- und Behandlungsprozeduren zu einer traumatischen Überschreitung ihrer psychischen Bearbeitungsfähigkeit führen:</w:t>
      </w:r>
    </w:p>
    <w:p w14:paraId="0105803C" w14:textId="77777777" w:rsidR="00E91C72" w:rsidRPr="007310A7" w:rsidRDefault="00E91C72" w:rsidP="00BA59B8">
      <w:pPr>
        <w:spacing w:before="240" w:after="240" w:line="360" w:lineRule="auto"/>
        <w:ind w:left="567" w:right="509"/>
        <w:jc w:val="both"/>
        <w:rPr>
          <w:color w:val="000000" w:themeColor="text1"/>
          <w:sz w:val="22"/>
          <w:szCs w:val="22"/>
        </w:rPr>
      </w:pPr>
      <w:r w:rsidRPr="007310A7">
        <w:rPr>
          <w:color w:val="000000" w:themeColor="text1"/>
          <w:sz w:val="22"/>
          <w:szCs w:val="22"/>
        </w:rPr>
        <w:t xml:space="preserve">„((spricht schnell)) ja meine </w:t>
      </w:r>
      <w:r w:rsidRPr="007310A7">
        <w:rPr>
          <w:b/>
          <w:color w:val="000000" w:themeColor="text1"/>
          <w:sz w:val="22"/>
          <w:szCs w:val="22"/>
        </w:rPr>
        <w:t>Mutter</w:t>
      </w:r>
      <w:r w:rsidRPr="007310A7">
        <w:rPr>
          <w:color w:val="000000" w:themeColor="text1"/>
          <w:sz w:val="22"/>
          <w:szCs w:val="22"/>
        </w:rPr>
        <w:t xml:space="preserve"> wollte so=was auch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hören</w:t>
      </w:r>
      <w:r w:rsidRPr="007310A7">
        <w:rPr>
          <w:color w:val="000000" w:themeColor="text1"/>
          <w:sz w:val="22"/>
          <w:szCs w:val="22"/>
        </w:rPr>
        <w:t xml:space="preserve"> schon damals als </w:t>
      </w:r>
      <w:r w:rsidRPr="007310A7">
        <w:rPr>
          <w:b/>
          <w:color w:val="000000" w:themeColor="text1"/>
          <w:sz w:val="22"/>
          <w:szCs w:val="22"/>
        </w:rPr>
        <w:t>Kind</w:t>
      </w:r>
      <w:r w:rsidRPr="007310A7">
        <w:rPr>
          <w:color w:val="000000" w:themeColor="text1"/>
          <w:sz w:val="22"/>
          <w:szCs w:val="22"/>
        </w:rPr>
        <w:t xml:space="preserve"> (2)</w:t>
      </w:r>
      <w:r w:rsidRPr="007310A7">
        <w:rPr>
          <w:b/>
          <w:color w:val="000000" w:themeColor="text1"/>
          <w:sz w:val="22"/>
          <w:szCs w:val="22"/>
        </w:rPr>
        <w:t xml:space="preserve"> </w:t>
      </w:r>
      <w:r w:rsidRPr="007310A7">
        <w:rPr>
          <w:color w:val="000000" w:themeColor="text1"/>
          <w:sz w:val="22"/>
          <w:szCs w:val="22"/>
        </w:rPr>
        <w:t xml:space="preserve">hat sie halt immer </w:t>
      </w:r>
      <w:proofErr w:type="spellStart"/>
      <w:r w:rsidRPr="007310A7">
        <w:rPr>
          <w:color w:val="000000" w:themeColor="text1"/>
          <w:sz w:val="22"/>
          <w:szCs w:val="22"/>
        </w:rPr>
        <w:t>gesacht</w:t>
      </w:r>
      <w:proofErr w:type="spellEnd"/>
      <w:r w:rsidRPr="007310A7">
        <w:rPr>
          <w:color w:val="000000" w:themeColor="text1"/>
          <w:sz w:val="22"/>
          <w:szCs w:val="22"/>
        </w:rPr>
        <w:t xml:space="preserve"> ja du musst da jetzt </w:t>
      </w:r>
      <w:r w:rsidRPr="007310A7">
        <w:rPr>
          <w:b/>
          <w:color w:val="000000" w:themeColor="text1"/>
          <w:sz w:val="22"/>
          <w:szCs w:val="22"/>
        </w:rPr>
        <w:t>durch</w:t>
      </w:r>
      <w:r w:rsidRPr="007310A7">
        <w:rPr>
          <w:color w:val="000000" w:themeColor="text1"/>
          <w:sz w:val="22"/>
          <w:szCs w:val="22"/>
        </w:rPr>
        <w:t xml:space="preserve"> und, du musst jetzt </w:t>
      </w:r>
      <w:r w:rsidRPr="007310A7">
        <w:rPr>
          <w:b/>
          <w:color w:val="000000" w:themeColor="text1"/>
          <w:sz w:val="22"/>
          <w:szCs w:val="22"/>
        </w:rPr>
        <w:t xml:space="preserve">stark sein </w:t>
      </w:r>
      <w:r w:rsidRPr="007310A7">
        <w:rPr>
          <w:color w:val="000000" w:themeColor="text1"/>
          <w:sz w:val="22"/>
          <w:szCs w:val="22"/>
        </w:rPr>
        <w:t xml:space="preserve">und du musst das jetzt </w:t>
      </w:r>
      <w:r w:rsidRPr="007310A7">
        <w:rPr>
          <w:b/>
          <w:color w:val="000000" w:themeColor="text1"/>
          <w:sz w:val="22"/>
          <w:szCs w:val="22"/>
        </w:rPr>
        <w:t>machen</w:t>
      </w:r>
      <w:r w:rsidRPr="007310A7">
        <w:rPr>
          <w:color w:val="000000" w:themeColor="text1"/>
          <w:sz w:val="22"/>
          <w:szCs w:val="22"/>
        </w:rPr>
        <w:t xml:space="preserve"> (1) //</w:t>
      </w:r>
      <w:proofErr w:type="spellStart"/>
      <w:r w:rsidRPr="007310A7">
        <w:rPr>
          <w:color w:val="000000" w:themeColor="text1"/>
          <w:sz w:val="22"/>
          <w:szCs w:val="22"/>
        </w:rPr>
        <w:t>mhm</w:t>
      </w:r>
      <w:proofErr w:type="spellEnd"/>
      <w:r w:rsidRPr="007310A7">
        <w:rPr>
          <w:color w:val="000000" w:themeColor="text1"/>
          <w:sz w:val="22"/>
          <w:szCs w:val="22"/>
        </w:rPr>
        <w:t xml:space="preserve">// </w:t>
      </w:r>
      <w:proofErr w:type="gramStart"/>
      <w:r w:rsidRPr="007310A7">
        <w:rPr>
          <w:color w:val="000000" w:themeColor="text1"/>
          <w:sz w:val="22"/>
          <w:szCs w:val="22"/>
        </w:rPr>
        <w:t>u:nd</w:t>
      </w:r>
      <w:proofErr w:type="gramEnd"/>
      <w:r w:rsidRPr="007310A7">
        <w:rPr>
          <w:color w:val="000000" w:themeColor="text1"/>
          <w:sz w:val="22"/>
          <w:szCs w:val="22"/>
        </w:rPr>
        <w:t xml:space="preserve"> (2) ja, also vielleicht kommt=s mir auch nur </w:t>
      </w:r>
      <w:r w:rsidRPr="007310A7">
        <w:rPr>
          <w:b/>
          <w:color w:val="000000" w:themeColor="text1"/>
          <w:sz w:val="22"/>
          <w:szCs w:val="22"/>
        </w:rPr>
        <w:t>so vor</w:t>
      </w:r>
      <w:r w:rsidRPr="007310A7">
        <w:rPr>
          <w:color w:val="000000" w:themeColor="text1"/>
          <w:sz w:val="22"/>
          <w:szCs w:val="22"/>
        </w:rPr>
        <w:t xml:space="preserve"> aber sie hatte damals </w:t>
      </w:r>
      <w:r w:rsidRPr="007310A7">
        <w:rPr>
          <w:b/>
          <w:color w:val="000000" w:themeColor="text1"/>
          <w:sz w:val="22"/>
          <w:szCs w:val="22"/>
        </w:rPr>
        <w:t xml:space="preserve">sehr </w:t>
      </w:r>
      <w:r w:rsidRPr="007310A7">
        <w:rPr>
          <w:b/>
          <w:color w:val="000000" w:themeColor="text1"/>
          <w:sz w:val="22"/>
          <w:szCs w:val="22"/>
        </w:rPr>
        <w:lastRenderedPageBreak/>
        <w:t xml:space="preserve">wenig </w:t>
      </w:r>
      <w:proofErr w:type="spellStart"/>
      <w:r w:rsidRPr="007310A7">
        <w:rPr>
          <w:color w:val="000000" w:themeColor="text1"/>
          <w:sz w:val="22"/>
          <w:szCs w:val="22"/>
        </w:rPr>
        <w:t>Mitgefü</w:t>
      </w:r>
      <w:proofErr w:type="spellEnd"/>
      <w:r w:rsidRPr="007310A7">
        <w:rPr>
          <w:color w:val="000000" w:themeColor="text1"/>
          <w:sz w:val="22"/>
          <w:szCs w:val="22"/>
        </w:rPr>
        <w:t xml:space="preserve">- ((spricht schneller)) also vielleicht wollte sie auch </w:t>
      </w:r>
      <w:r w:rsidRPr="007310A7">
        <w:rPr>
          <w:b/>
          <w:color w:val="000000" w:themeColor="text1"/>
          <w:sz w:val="22"/>
          <w:szCs w:val="22"/>
        </w:rPr>
        <w:t xml:space="preserve">selber stark sein“ </w:t>
      </w:r>
    </w:p>
    <w:p w14:paraId="13C1A153" w14:textId="4880E7AF" w:rsidR="00E91C72" w:rsidRPr="007310A7" w:rsidRDefault="00E91C72" w:rsidP="0078702F">
      <w:pPr>
        <w:spacing w:line="360" w:lineRule="auto"/>
        <w:jc w:val="both"/>
        <w:rPr>
          <w:color w:val="000000" w:themeColor="text1"/>
        </w:rPr>
      </w:pPr>
      <w:r w:rsidRPr="007310A7">
        <w:rPr>
          <w:color w:val="000000" w:themeColor="text1"/>
        </w:rPr>
        <w:t xml:space="preserve">Nach Fischer und Riedesser können Valeries Erfahrungen auch als </w:t>
      </w:r>
      <w:proofErr w:type="spellStart"/>
      <w:r w:rsidRPr="007310A7">
        <w:rPr>
          <w:color w:val="000000" w:themeColor="text1"/>
        </w:rPr>
        <w:t>kummulatives</w:t>
      </w:r>
      <w:proofErr w:type="spellEnd"/>
      <w:r w:rsidRPr="007310A7">
        <w:rPr>
          <w:color w:val="000000" w:themeColor="text1"/>
        </w:rPr>
        <w:t xml:space="preserve"> Trauma verstanden werden. Dies entsteht durch eine Aufeinanderfolge nicht verarbeitbarer psychischer Erfahrungen, die als Einzelne nicht die Kriterien eines Traumas wie beispielsweise akute Bedrohung bzw. potentieller Verlust des eigenen Lebens erfüllen</w:t>
      </w:r>
      <w:r w:rsidR="006A7497" w:rsidRPr="007310A7">
        <w:rPr>
          <w:color w:val="000000" w:themeColor="text1"/>
        </w:rPr>
        <w:t xml:space="preserve"> </w:t>
      </w:r>
      <w:r w:rsidR="006A7497" w:rsidRPr="007310A7">
        <w:rPr>
          <w:color w:val="000000" w:themeColor="text1"/>
        </w:rPr>
        <w:fldChar w:fldCharType="begin"/>
      </w:r>
      <w:r w:rsidR="001D6115" w:rsidRPr="007310A7">
        <w:rPr>
          <w:color w:val="000000" w:themeColor="text1"/>
        </w:rPr>
        <w:instrText xml:space="preserve"> ADDIN ZOTERO_ITEM CSL_CITATION {"citationID":"97kAARlH","properties":{"unsorted":false,"formattedCitation":"(vgl. G. Fischer und Riedesser 2020)","plainCitation":"(vgl. G. Fischer und Riedesser 2020)","dontUpdate":true,"noteIndex":0},"citationItems":[{"id":1216,"uris":["http://zotero.org/users/local/owKliTIb/items/7IS9RERU"],"itemData":{"id":1216,"type":"book","call-number":"616.852 106","collection-number":"8165","collection-title":"UTB","edition":"5. aktualisierte und erweiterte Auflage","ISBN":"978-3-8252-8769-6","language":"ger","publisher":"Ernst Reinhardt Verlag","publisher-place":"München","source":"BnF ISBN","title":"Lehrbuch der Psychotraumatologie","author":[{"family":"Fischer","given":"Gottfried"},{"family":"Riedesser","given":"Peter"}],"issued":{"date-parts":[["2020"]]}},"prefix":"vgl."}],"schema":"https://github.com/citation-style-language/schema/raw/master/csl-citation.json"} </w:instrText>
      </w:r>
      <w:r w:rsidR="006A7497" w:rsidRPr="007310A7">
        <w:rPr>
          <w:color w:val="000000" w:themeColor="text1"/>
        </w:rPr>
        <w:fldChar w:fldCharType="separate"/>
      </w:r>
      <w:r w:rsidR="006A7497" w:rsidRPr="007310A7">
        <w:rPr>
          <w:rFonts w:ascii="Cambria" w:hAnsi="Cambria"/>
          <w:color w:val="000000" w:themeColor="text1"/>
        </w:rPr>
        <w:t>(vgl. Fischer, Riedesser 2020)</w:t>
      </w:r>
      <w:r w:rsidR="006A7497" w:rsidRPr="007310A7">
        <w:rPr>
          <w:color w:val="000000" w:themeColor="text1"/>
        </w:rPr>
        <w:fldChar w:fldCharType="end"/>
      </w:r>
      <w:r w:rsidRPr="007310A7">
        <w:rPr>
          <w:color w:val="000000" w:themeColor="text1"/>
        </w:rPr>
        <w:t xml:space="preserve">. Die traumatische Qualität von immer wieder erfolgenden medizinischen Untersuchungen an intergeschlechtlichen Kindern, insbesondere wenn es sich dabei um Genitaluntersuchungen handelt wird </w:t>
      </w:r>
      <w:r w:rsidR="00120A48" w:rsidRPr="007310A7">
        <w:rPr>
          <w:color w:val="000000" w:themeColor="text1"/>
        </w:rPr>
        <w:t xml:space="preserve">ebenfalls </w:t>
      </w:r>
      <w:r w:rsidRPr="007310A7">
        <w:rPr>
          <w:color w:val="000000" w:themeColor="text1"/>
        </w:rPr>
        <w:t xml:space="preserve">in der </w:t>
      </w:r>
      <w:r w:rsidR="00120A48" w:rsidRPr="007310A7">
        <w:rPr>
          <w:color w:val="000000" w:themeColor="text1"/>
        </w:rPr>
        <w:t>Forschungsl</w:t>
      </w:r>
      <w:r w:rsidRPr="007310A7">
        <w:rPr>
          <w:color w:val="000000" w:themeColor="text1"/>
        </w:rPr>
        <w:t>iteratur beschrieben</w:t>
      </w:r>
      <w:r w:rsidR="006A7497" w:rsidRPr="007310A7">
        <w:rPr>
          <w:color w:val="000000" w:themeColor="text1"/>
        </w:rPr>
        <w:t xml:space="preserve"> </w:t>
      </w:r>
      <w:r w:rsidR="006A7497" w:rsidRPr="007310A7">
        <w:rPr>
          <w:color w:val="000000" w:themeColor="text1"/>
        </w:rPr>
        <w:fldChar w:fldCharType="begin"/>
      </w:r>
      <w:r w:rsidR="006A7497" w:rsidRPr="007310A7">
        <w:rPr>
          <w:color w:val="000000" w:themeColor="text1"/>
        </w:rPr>
        <w:instrText xml:space="preserve"> ADDIN ZOTERO_ITEM CSL_CITATION {"citationID":"qZcFS2bz","properties":{"unsorted":false,"formattedCitation":"(vgl. z.B. Gregor 2015, 229)","plainCitation":"(vgl. z.B. Gregor 2015, 229)","noteIndex":0},"citationItems":[{"id":839,"uris":["http://zotero.org/users/local/owKliTIb/items/EES5IYA2"],"itemData":{"id":839,"type":"book","publisher-place":"Bielefeld","title":"Constructing Intersex","author":[{"family":"Gregor","given":"Joris"}],"issued":{"date-parts":[["2015"]]}},"locator":"229","label":"page","prefix":"vgl. z.B."}],"schema":"https://github.com/citation-style-language/schema/raw/master/csl-citation.json"} </w:instrText>
      </w:r>
      <w:r w:rsidR="006A7497" w:rsidRPr="007310A7">
        <w:rPr>
          <w:color w:val="000000" w:themeColor="text1"/>
        </w:rPr>
        <w:fldChar w:fldCharType="separate"/>
      </w:r>
      <w:r w:rsidR="006A7497" w:rsidRPr="007310A7">
        <w:rPr>
          <w:rFonts w:ascii="Cambria" w:hAnsi="Cambria"/>
          <w:color w:val="000000" w:themeColor="text1"/>
        </w:rPr>
        <w:t>(vgl. z.B. Gregor 2015, 229)</w:t>
      </w:r>
      <w:r w:rsidR="006A7497" w:rsidRPr="007310A7">
        <w:rPr>
          <w:color w:val="000000" w:themeColor="text1"/>
        </w:rPr>
        <w:fldChar w:fldCharType="end"/>
      </w:r>
      <w:r w:rsidRPr="007310A7">
        <w:rPr>
          <w:color w:val="000000" w:themeColor="text1"/>
        </w:rPr>
        <w:t xml:space="preserve">. Dabei ist davon auszugehen, dass auch </w:t>
      </w:r>
      <w:r w:rsidR="00120A48" w:rsidRPr="007310A7">
        <w:rPr>
          <w:color w:val="000000" w:themeColor="text1"/>
        </w:rPr>
        <w:t xml:space="preserve">familiale </w:t>
      </w:r>
      <w:r w:rsidRPr="007310A7">
        <w:rPr>
          <w:color w:val="000000" w:themeColor="text1"/>
        </w:rPr>
        <w:t xml:space="preserve">Tabuisierung und </w:t>
      </w:r>
      <w:r w:rsidR="00120A48" w:rsidRPr="007310A7">
        <w:rPr>
          <w:color w:val="000000" w:themeColor="text1"/>
        </w:rPr>
        <w:t xml:space="preserve">sozial erforderliche </w:t>
      </w:r>
      <w:r w:rsidRPr="007310A7">
        <w:rPr>
          <w:color w:val="000000" w:themeColor="text1"/>
        </w:rPr>
        <w:t>Stigma-Management</w:t>
      </w:r>
      <w:r w:rsidR="00120A48" w:rsidRPr="007310A7">
        <w:rPr>
          <w:color w:val="000000" w:themeColor="text1"/>
        </w:rPr>
        <w:t>-Strategien</w:t>
      </w:r>
      <w:r w:rsidRPr="007310A7">
        <w:rPr>
          <w:color w:val="000000" w:themeColor="text1"/>
        </w:rPr>
        <w:t>, die bereits in sich vereinzelnde und emotional isolierende Wirkung des Traumas verstärk</w:t>
      </w:r>
      <w:r w:rsidR="00120A48" w:rsidRPr="007310A7">
        <w:rPr>
          <w:color w:val="000000" w:themeColor="text1"/>
        </w:rPr>
        <w:t>en.</w:t>
      </w:r>
      <w:r w:rsidR="00D01FE0" w:rsidRPr="007310A7">
        <w:rPr>
          <w:color w:val="000000" w:themeColor="text1"/>
        </w:rPr>
        <w:t xml:space="preserve"> </w:t>
      </w:r>
      <w:r w:rsidRPr="007310A7">
        <w:rPr>
          <w:color w:val="000000" w:themeColor="text1"/>
        </w:rPr>
        <w:t>Valeries Reaktion im Zuge von Arztbesuchen als Erwachsene kann ebenfalls als Trauma-bedingt</w:t>
      </w:r>
      <w:r w:rsidR="00D01FE0" w:rsidRPr="007310A7">
        <w:rPr>
          <w:color w:val="000000" w:themeColor="text1"/>
        </w:rPr>
        <w:t xml:space="preserve"> </w:t>
      </w:r>
      <w:r w:rsidRPr="007310A7">
        <w:rPr>
          <w:color w:val="000000" w:themeColor="text1"/>
        </w:rPr>
        <w:t>verstanden werden:</w:t>
      </w:r>
    </w:p>
    <w:p w14:paraId="435D3DAC" w14:textId="77777777" w:rsidR="00E91C72" w:rsidRPr="007310A7" w:rsidRDefault="00E91C72" w:rsidP="0066029C">
      <w:pPr>
        <w:spacing w:before="240" w:after="240" w:line="360" w:lineRule="auto"/>
        <w:ind w:left="567" w:right="509"/>
        <w:jc w:val="both"/>
        <w:rPr>
          <w:color w:val="000000" w:themeColor="text1"/>
          <w:sz w:val="22"/>
          <w:szCs w:val="22"/>
        </w:rPr>
      </w:pPr>
      <w:r w:rsidRPr="007310A7">
        <w:rPr>
          <w:color w:val="000000" w:themeColor="text1"/>
          <w:sz w:val="22"/>
          <w:szCs w:val="22"/>
        </w:rPr>
        <w:t xml:space="preserve">„also=wenn ich zum Arzt </w:t>
      </w:r>
      <w:proofErr w:type="spellStart"/>
      <w:proofErr w:type="gramStart"/>
      <w:r w:rsidRPr="007310A7">
        <w:rPr>
          <w:b/>
          <w:color w:val="000000" w:themeColor="text1"/>
          <w:sz w:val="22"/>
          <w:szCs w:val="22"/>
        </w:rPr>
        <w:t>ge:hen</w:t>
      </w:r>
      <w:proofErr w:type="spellEnd"/>
      <w:proofErr w:type="gramEnd"/>
      <w:r w:rsidRPr="007310A7">
        <w:rPr>
          <w:color w:val="000000" w:themeColor="text1"/>
          <w:sz w:val="22"/>
          <w:szCs w:val="22"/>
        </w:rPr>
        <w:t xml:space="preserve"> </w:t>
      </w:r>
      <w:r w:rsidRPr="007310A7">
        <w:rPr>
          <w:b/>
          <w:color w:val="000000" w:themeColor="text1"/>
          <w:sz w:val="22"/>
          <w:szCs w:val="22"/>
        </w:rPr>
        <w:t>muss</w:t>
      </w:r>
      <w:r w:rsidRPr="007310A7">
        <w:rPr>
          <w:color w:val="000000" w:themeColor="text1"/>
          <w:sz w:val="22"/>
          <w:szCs w:val="22"/>
        </w:rPr>
        <w:t xml:space="preserve"> </w:t>
      </w:r>
      <w:proofErr w:type="spellStart"/>
      <w:r w:rsidRPr="007310A7">
        <w:rPr>
          <w:color w:val="000000" w:themeColor="text1"/>
          <w:sz w:val="22"/>
          <w:szCs w:val="22"/>
        </w:rPr>
        <w:t>ode:r</w:t>
      </w:r>
      <w:proofErr w:type="spellEnd"/>
      <w:r w:rsidRPr="007310A7">
        <w:rPr>
          <w:color w:val="000000" w:themeColor="text1"/>
          <w:sz w:val="22"/>
          <w:szCs w:val="22"/>
        </w:rPr>
        <w:t xml:space="preserve"> ((atmet tief ein)) ja=weiß ich </w:t>
      </w:r>
      <w:proofErr w:type="spellStart"/>
      <w:r w:rsidRPr="007310A7">
        <w:rPr>
          <w:color w:val="000000" w:themeColor="text1"/>
          <w:sz w:val="22"/>
          <w:szCs w:val="22"/>
        </w:rPr>
        <w:t>nich</w:t>
      </w:r>
      <w:proofErr w:type="spellEnd"/>
      <w:r w:rsidRPr="007310A7">
        <w:rPr>
          <w:color w:val="000000" w:themeColor="text1"/>
          <w:sz w:val="22"/>
          <w:szCs w:val="22"/>
        </w:rPr>
        <w:t xml:space="preserve">, also wenn mir irgendwas weh tut, ähm, dann krieg ich oft, </w:t>
      </w:r>
      <w:r w:rsidRPr="007310A7">
        <w:rPr>
          <w:b/>
          <w:color w:val="000000" w:themeColor="text1"/>
          <w:sz w:val="22"/>
          <w:szCs w:val="22"/>
        </w:rPr>
        <w:t>JA</w:t>
      </w:r>
      <w:r w:rsidRPr="007310A7">
        <w:rPr>
          <w:color w:val="000000" w:themeColor="text1"/>
          <w:sz w:val="22"/>
          <w:szCs w:val="22"/>
        </w:rPr>
        <w:t xml:space="preserve"> ((lachend)) so kleine Panikattacken“</w:t>
      </w:r>
    </w:p>
    <w:p w14:paraId="6E8744B2" w14:textId="5E5301CE" w:rsidR="00E91C72" w:rsidRPr="007310A7" w:rsidRDefault="00E91C72" w:rsidP="0078702F">
      <w:pPr>
        <w:spacing w:line="360" w:lineRule="auto"/>
        <w:jc w:val="both"/>
        <w:rPr>
          <w:b/>
          <w:color w:val="000000" w:themeColor="text1"/>
        </w:rPr>
      </w:pPr>
      <w:r w:rsidRPr="007310A7">
        <w:rPr>
          <w:color w:val="000000" w:themeColor="text1"/>
        </w:rPr>
        <w:t xml:space="preserve">Ähnliche </w:t>
      </w:r>
      <w:r w:rsidR="00120A48" w:rsidRPr="007310A7">
        <w:rPr>
          <w:color w:val="000000" w:themeColor="text1"/>
        </w:rPr>
        <w:t xml:space="preserve">Erlebensweisen </w:t>
      </w:r>
      <w:r w:rsidRPr="007310A7">
        <w:rPr>
          <w:color w:val="000000" w:themeColor="text1"/>
        </w:rPr>
        <w:t xml:space="preserve">wie die von Valerie beschriebenen Angstzustände bei Arztbesuchen werden ebenfalls von anderen intergeschlechtlichen Personen beschrieben und charakterisieren </w:t>
      </w:r>
      <w:r w:rsidR="00120A48" w:rsidRPr="007310A7">
        <w:rPr>
          <w:color w:val="000000" w:themeColor="text1"/>
        </w:rPr>
        <w:t xml:space="preserve">oftmals </w:t>
      </w:r>
      <w:r w:rsidRPr="007310A7">
        <w:rPr>
          <w:color w:val="000000" w:themeColor="text1"/>
        </w:rPr>
        <w:t>die Folgen wiederholter geschlechtsbezogener Untersuchungen und Eingriffe im Kindesalter</w:t>
      </w:r>
      <w:r w:rsidR="0066029C" w:rsidRPr="007310A7">
        <w:rPr>
          <w:color w:val="000000" w:themeColor="text1"/>
        </w:rPr>
        <w:t xml:space="preserve"> </w:t>
      </w:r>
      <w:r w:rsidR="0066029C" w:rsidRPr="007310A7">
        <w:rPr>
          <w:color w:val="000000" w:themeColor="text1"/>
        </w:rPr>
        <w:fldChar w:fldCharType="begin"/>
      </w:r>
      <w:r w:rsidR="0066029C" w:rsidRPr="007310A7">
        <w:rPr>
          <w:color w:val="000000" w:themeColor="text1"/>
        </w:rPr>
        <w:instrText xml:space="preserve"> ADDIN ZOTERO_ITEM CSL_CITATION {"citationID":"PWxkno6e","properties":{"unsorted":false,"formattedCitation":"(vgl. Gregor 2015, 233)","plainCitation":"(vgl. Gregor 2015, 233)","noteIndex":0},"citationItems":[{"id":839,"uris":["http://zotero.org/users/local/owKliTIb/items/EES5IYA2"],"itemData":{"id":839,"type":"book","publisher-place":"Bielefeld","title":"Constructing Intersex","author":[{"family":"Gregor","given":"Joris"}],"issued":{"date-parts":[["2015"]]}},"locator":"233","label":"page","prefix":"vgl."}],"schema":"https://github.com/citation-style-language/schema/raw/master/csl-citation.json"} </w:instrText>
      </w:r>
      <w:r w:rsidR="0066029C" w:rsidRPr="007310A7">
        <w:rPr>
          <w:color w:val="000000" w:themeColor="text1"/>
        </w:rPr>
        <w:fldChar w:fldCharType="separate"/>
      </w:r>
      <w:r w:rsidR="0066029C" w:rsidRPr="007310A7">
        <w:rPr>
          <w:rFonts w:ascii="Cambria" w:hAnsi="Cambria"/>
          <w:color w:val="000000" w:themeColor="text1"/>
        </w:rPr>
        <w:t>(vgl. Gregor 2015, 233)</w:t>
      </w:r>
      <w:r w:rsidR="0066029C" w:rsidRPr="007310A7">
        <w:rPr>
          <w:color w:val="000000" w:themeColor="text1"/>
        </w:rPr>
        <w:fldChar w:fldCharType="end"/>
      </w:r>
      <w:r w:rsidRPr="007310A7">
        <w:rPr>
          <w:color w:val="000000" w:themeColor="text1"/>
        </w:rPr>
        <w:t>.</w:t>
      </w:r>
    </w:p>
    <w:p w14:paraId="108303FC" w14:textId="2032F7E9" w:rsidR="00E91C72" w:rsidRPr="007310A7" w:rsidRDefault="00E91C72" w:rsidP="00DC6079">
      <w:pPr>
        <w:spacing w:before="480" w:after="240" w:line="360" w:lineRule="auto"/>
        <w:jc w:val="both"/>
        <w:rPr>
          <w:bCs/>
          <w:i/>
          <w:iCs/>
          <w:color w:val="000000" w:themeColor="text1"/>
        </w:rPr>
      </w:pPr>
      <w:r w:rsidRPr="007310A7">
        <w:rPr>
          <w:bCs/>
          <w:i/>
          <w:iCs/>
          <w:color w:val="000000" w:themeColor="text1"/>
        </w:rPr>
        <w:t xml:space="preserve">Schulzeit </w:t>
      </w:r>
      <w:r w:rsidR="0004719A" w:rsidRPr="007310A7">
        <w:rPr>
          <w:bCs/>
          <w:i/>
          <w:iCs/>
          <w:color w:val="000000" w:themeColor="text1"/>
        </w:rPr>
        <w:t xml:space="preserve">in getrennten Welten </w:t>
      </w:r>
      <w:r w:rsidRPr="007310A7">
        <w:rPr>
          <w:bCs/>
          <w:i/>
          <w:iCs/>
          <w:color w:val="000000" w:themeColor="text1"/>
        </w:rPr>
        <w:t>und erster geschlechtsverändernder Eingriff</w:t>
      </w:r>
    </w:p>
    <w:p w14:paraId="6AA7E53E" w14:textId="66FEC943" w:rsidR="00E91C72" w:rsidRPr="007310A7" w:rsidRDefault="00E91C72" w:rsidP="0078702F">
      <w:pPr>
        <w:spacing w:line="360" w:lineRule="auto"/>
        <w:jc w:val="both"/>
        <w:rPr>
          <w:color w:val="000000" w:themeColor="text1"/>
        </w:rPr>
      </w:pPr>
      <w:r w:rsidRPr="007310A7">
        <w:rPr>
          <w:color w:val="000000" w:themeColor="text1"/>
        </w:rPr>
        <w:t xml:space="preserve">Valeries Berichte über ihre Schulzeit setzen zu Beginn des Gymnasiums ein. Dabei scheint für sie das Erreichen der Gymnasialstufe – trotz ihres nicht-akademischen Familienhintergrunds – selbstverständlich. Hier bleibt offen, </w:t>
      </w:r>
      <w:r w:rsidR="0017189D" w:rsidRPr="007310A7">
        <w:rPr>
          <w:color w:val="000000" w:themeColor="text1"/>
        </w:rPr>
        <w:t xml:space="preserve">wie stark dieser schulische Erfolg mit dem vermuteten Bildungsauftrag der Familie mütterlicherseits </w:t>
      </w:r>
      <w:r w:rsidRPr="007310A7">
        <w:rPr>
          <w:color w:val="000000" w:themeColor="text1"/>
        </w:rPr>
        <w:t>steh</w:t>
      </w:r>
      <w:r w:rsidR="0017189D" w:rsidRPr="007310A7">
        <w:rPr>
          <w:color w:val="000000" w:themeColor="text1"/>
        </w:rPr>
        <w:t xml:space="preserve">t. Während ein Zusammenhang zwar nahe liegt, können ebenfalls die Relevanzsetzungen </w:t>
      </w:r>
      <w:r w:rsidRPr="007310A7">
        <w:rPr>
          <w:color w:val="000000" w:themeColor="text1"/>
        </w:rPr>
        <w:t>ihrer bürgerlich geprägten, „deutsch</w:t>
      </w:r>
      <w:r w:rsidR="0017189D" w:rsidRPr="007310A7">
        <w:rPr>
          <w:color w:val="000000" w:themeColor="text1"/>
        </w:rPr>
        <w:t>en</w:t>
      </w:r>
      <w:r w:rsidRPr="007310A7">
        <w:rPr>
          <w:color w:val="000000" w:themeColor="text1"/>
        </w:rPr>
        <w:t xml:space="preserve">“ Peer-Gruppe </w:t>
      </w:r>
      <w:r w:rsidR="0017189D" w:rsidRPr="007310A7">
        <w:rPr>
          <w:color w:val="000000" w:themeColor="text1"/>
        </w:rPr>
        <w:t>einen Einflussfaktor darstellen</w:t>
      </w:r>
      <w:r w:rsidRPr="007310A7">
        <w:rPr>
          <w:color w:val="000000" w:themeColor="text1"/>
        </w:rPr>
        <w:t xml:space="preserve">. Aus einer Agency-Perspektive ist relevant, dass es </w:t>
      </w:r>
      <w:r w:rsidR="0017189D" w:rsidRPr="007310A7">
        <w:rPr>
          <w:color w:val="000000" w:themeColor="text1"/>
        </w:rPr>
        <w:t xml:space="preserve">Valerie </w:t>
      </w:r>
      <w:r w:rsidR="0017189D" w:rsidRPr="007310A7">
        <w:rPr>
          <w:color w:val="000000" w:themeColor="text1"/>
        </w:rPr>
        <w:lastRenderedPageBreak/>
        <w:t xml:space="preserve">im </w:t>
      </w:r>
      <w:r w:rsidRPr="007310A7">
        <w:rPr>
          <w:color w:val="000000" w:themeColor="text1"/>
        </w:rPr>
        <w:t>Übergang von Grundschule zu Gymnasium gelingt</w:t>
      </w:r>
      <w:r w:rsidR="0017189D" w:rsidRPr="007310A7">
        <w:rPr>
          <w:color w:val="000000" w:themeColor="text1"/>
        </w:rPr>
        <w:t>,</w:t>
      </w:r>
      <w:r w:rsidRPr="007310A7">
        <w:rPr>
          <w:color w:val="000000" w:themeColor="text1"/>
        </w:rPr>
        <w:t xml:space="preserve"> gestellten Erwartungen</w:t>
      </w:r>
      <w:r w:rsidR="0017189D" w:rsidRPr="007310A7">
        <w:rPr>
          <w:color w:val="000000" w:themeColor="text1"/>
        </w:rPr>
        <w:t xml:space="preserve"> gerecht zu werden bzw. diese erfolgreich zu bewältigen</w:t>
      </w:r>
      <w:r w:rsidRPr="007310A7">
        <w:rPr>
          <w:color w:val="000000" w:themeColor="text1"/>
        </w:rPr>
        <w:t xml:space="preserve">. </w:t>
      </w:r>
      <w:r w:rsidR="0017189D" w:rsidRPr="007310A7">
        <w:rPr>
          <w:color w:val="000000" w:themeColor="text1"/>
        </w:rPr>
        <w:t xml:space="preserve">Dies ist auch als eine Ausübungsform von Handlungsmacht zu verstehen. </w:t>
      </w:r>
      <w:r w:rsidRPr="007310A7">
        <w:rPr>
          <w:color w:val="000000" w:themeColor="text1"/>
        </w:rPr>
        <w:t xml:space="preserve">Gleichzeitig setzt sich die bereits </w:t>
      </w:r>
      <w:r w:rsidR="0017189D" w:rsidRPr="007310A7">
        <w:rPr>
          <w:color w:val="000000" w:themeColor="text1"/>
        </w:rPr>
        <w:t>skizzierte</w:t>
      </w:r>
      <w:r w:rsidRPr="007310A7">
        <w:rPr>
          <w:color w:val="000000" w:themeColor="text1"/>
        </w:rPr>
        <w:t xml:space="preserve"> Trennung verschiedener Lebensrealitäten</w:t>
      </w:r>
      <w:r w:rsidR="006B2E16" w:rsidRPr="007310A7">
        <w:rPr>
          <w:color w:val="000000" w:themeColor="text1"/>
        </w:rPr>
        <w:t xml:space="preserve">, als für Valeries Biographie charakteristische Bearbeitungsstrategie, </w:t>
      </w:r>
      <w:r w:rsidRPr="007310A7">
        <w:rPr>
          <w:color w:val="000000" w:themeColor="text1"/>
        </w:rPr>
        <w:t xml:space="preserve">während ihrer Schulzeit fort. Ihr Verhältnis zu ihren Eltern beschreibt Valerie </w:t>
      </w:r>
      <w:r w:rsidR="006B2E16" w:rsidRPr="007310A7">
        <w:rPr>
          <w:color w:val="000000" w:themeColor="text1"/>
        </w:rPr>
        <w:t xml:space="preserve">in dieser Zeit </w:t>
      </w:r>
      <w:r w:rsidRPr="007310A7">
        <w:rPr>
          <w:color w:val="000000" w:themeColor="text1"/>
        </w:rPr>
        <w:t xml:space="preserve">als distanziert, was sie mit deren </w:t>
      </w:r>
      <w:r w:rsidR="006B2E16" w:rsidRPr="007310A7">
        <w:rPr>
          <w:color w:val="000000" w:themeColor="text1"/>
        </w:rPr>
        <w:t xml:space="preserve">politischen </w:t>
      </w:r>
      <w:r w:rsidRPr="007310A7">
        <w:rPr>
          <w:color w:val="000000" w:themeColor="text1"/>
        </w:rPr>
        <w:t>Einstellungen in Zusammenhang bringt:</w:t>
      </w:r>
    </w:p>
    <w:p w14:paraId="49DD1163" w14:textId="5EBA375A" w:rsidR="00E91C72" w:rsidRPr="007310A7" w:rsidRDefault="00E91C72" w:rsidP="0066029C">
      <w:pPr>
        <w:spacing w:before="240" w:after="240" w:line="360" w:lineRule="auto"/>
        <w:ind w:left="567" w:right="509"/>
        <w:jc w:val="both"/>
        <w:rPr>
          <w:color w:val="000000" w:themeColor="text1"/>
          <w:sz w:val="22"/>
          <w:szCs w:val="22"/>
        </w:rPr>
      </w:pPr>
      <w:r w:rsidRPr="007310A7">
        <w:rPr>
          <w:color w:val="000000" w:themeColor="text1"/>
          <w:sz w:val="22"/>
          <w:szCs w:val="22"/>
        </w:rPr>
        <w:t xml:space="preserve">„das hab ich </w:t>
      </w:r>
      <w:proofErr w:type="spellStart"/>
      <w:proofErr w:type="gramStart"/>
      <w:r w:rsidRPr="007310A7">
        <w:rPr>
          <w:color w:val="000000" w:themeColor="text1"/>
          <w:sz w:val="22"/>
          <w:szCs w:val="22"/>
        </w:rPr>
        <w:t>scho:n</w:t>
      </w:r>
      <w:proofErr w:type="spellEnd"/>
      <w:proofErr w:type="gramEnd"/>
      <w:r w:rsidRPr="007310A7">
        <w:rPr>
          <w:color w:val="000000" w:themeColor="text1"/>
          <w:sz w:val="22"/>
          <w:szCs w:val="22"/>
        </w:rPr>
        <w:t xml:space="preserve"> als, als </w:t>
      </w:r>
      <w:r w:rsidRPr="007310A7">
        <w:rPr>
          <w:b/>
          <w:color w:val="000000" w:themeColor="text1"/>
          <w:sz w:val="22"/>
          <w:szCs w:val="22"/>
        </w:rPr>
        <w:t>Kind</w:t>
      </w:r>
      <w:r w:rsidRPr="007310A7">
        <w:rPr>
          <w:color w:val="000000" w:themeColor="text1"/>
          <w:sz w:val="22"/>
          <w:szCs w:val="22"/>
        </w:rPr>
        <w:t xml:space="preserve">, </w:t>
      </w:r>
      <w:r w:rsidRPr="007310A7">
        <w:rPr>
          <w:b/>
          <w:color w:val="000000" w:themeColor="text1"/>
          <w:sz w:val="22"/>
          <w:szCs w:val="22"/>
        </w:rPr>
        <w:t>gemerkt</w:t>
      </w:r>
      <w:r w:rsidRPr="007310A7">
        <w:rPr>
          <w:color w:val="000000" w:themeColor="text1"/>
          <w:sz w:val="22"/>
          <w:szCs w:val="22"/>
        </w:rPr>
        <w:t xml:space="preserve"> ((atmet ein)) das das </w:t>
      </w:r>
      <w:r w:rsidRPr="007310A7">
        <w:rPr>
          <w:b/>
          <w:color w:val="000000" w:themeColor="text1"/>
          <w:sz w:val="22"/>
          <w:szCs w:val="22"/>
        </w:rPr>
        <w:t>komisch</w:t>
      </w:r>
      <w:r w:rsidRPr="007310A7">
        <w:rPr>
          <w:color w:val="000000" w:themeColor="text1"/>
          <w:sz w:val="22"/>
          <w:szCs w:val="22"/>
        </w:rPr>
        <w:t xml:space="preserve"> </w:t>
      </w:r>
      <w:proofErr w:type="spellStart"/>
      <w:r w:rsidRPr="007310A7">
        <w:rPr>
          <w:color w:val="000000" w:themeColor="text1"/>
          <w:sz w:val="22"/>
          <w:szCs w:val="22"/>
        </w:rPr>
        <w:t>is</w:t>
      </w:r>
      <w:proofErr w:type="spellEnd"/>
      <w:r w:rsidRPr="007310A7">
        <w:rPr>
          <w:color w:val="000000" w:themeColor="text1"/>
          <w:sz w:val="22"/>
          <w:szCs w:val="22"/>
        </w:rPr>
        <w:t xml:space="preserve">, </w:t>
      </w:r>
      <w:proofErr w:type="spellStart"/>
      <w:r w:rsidRPr="007310A7">
        <w:rPr>
          <w:color w:val="000000" w:themeColor="text1"/>
          <w:sz w:val="22"/>
          <w:szCs w:val="22"/>
        </w:rPr>
        <w:t>ode:r</w:t>
      </w:r>
      <w:proofErr w:type="spellEnd"/>
      <w:r w:rsidRPr="007310A7">
        <w:rPr>
          <w:color w:val="000000" w:themeColor="text1"/>
          <w:sz w:val="22"/>
          <w:szCs w:val="22"/>
        </w:rPr>
        <w:t xml:space="preserve"> das das, </w:t>
      </w:r>
      <w:proofErr w:type="spellStart"/>
      <w:r w:rsidRPr="007310A7">
        <w:rPr>
          <w:color w:val="000000" w:themeColor="text1"/>
          <w:sz w:val="22"/>
          <w:szCs w:val="22"/>
        </w:rPr>
        <w:t>nich</w:t>
      </w:r>
      <w:proofErr w:type="spellEnd"/>
      <w:r w:rsidRPr="007310A7">
        <w:rPr>
          <w:color w:val="000000" w:themeColor="text1"/>
          <w:sz w:val="22"/>
          <w:szCs w:val="22"/>
        </w:rPr>
        <w:t xml:space="preserve"> so </w:t>
      </w:r>
      <w:proofErr w:type="spellStart"/>
      <w:r w:rsidRPr="007310A7">
        <w:rPr>
          <w:color w:val="000000" w:themeColor="text1"/>
          <w:sz w:val="22"/>
          <w:szCs w:val="22"/>
        </w:rPr>
        <w:t>is</w:t>
      </w:r>
      <w:proofErr w:type="spellEnd"/>
      <w:r w:rsidRPr="007310A7">
        <w:rPr>
          <w:color w:val="000000" w:themeColor="text1"/>
          <w:sz w:val="22"/>
          <w:szCs w:val="22"/>
        </w:rPr>
        <w:t xml:space="preserve"> wie </w:t>
      </w:r>
      <w:r w:rsidRPr="007310A7">
        <w:rPr>
          <w:b/>
          <w:color w:val="000000" w:themeColor="text1"/>
          <w:sz w:val="22"/>
          <w:szCs w:val="22"/>
        </w:rPr>
        <w:t>ich</w:t>
      </w:r>
      <w:r w:rsidRPr="007310A7">
        <w:rPr>
          <w:color w:val="000000" w:themeColor="text1"/>
          <w:sz w:val="22"/>
          <w:szCs w:val="22"/>
        </w:rPr>
        <w:t xml:space="preserve"> </w:t>
      </w:r>
      <w:r w:rsidRPr="007310A7">
        <w:rPr>
          <w:b/>
          <w:color w:val="000000" w:themeColor="text1"/>
          <w:sz w:val="22"/>
          <w:szCs w:val="22"/>
        </w:rPr>
        <w:t xml:space="preserve">denke:, </w:t>
      </w:r>
      <w:r w:rsidRPr="007310A7">
        <w:rPr>
          <w:color w:val="000000" w:themeColor="text1"/>
          <w:sz w:val="22"/>
          <w:szCs w:val="22"/>
        </w:rPr>
        <w:t>u:nd</w:t>
      </w:r>
      <w:r w:rsidRPr="007310A7">
        <w:rPr>
          <w:b/>
          <w:color w:val="000000" w:themeColor="text1"/>
          <w:sz w:val="22"/>
          <w:szCs w:val="22"/>
        </w:rPr>
        <w:t xml:space="preserve"> </w:t>
      </w:r>
      <w:r w:rsidRPr="007310A7">
        <w:rPr>
          <w:color w:val="000000" w:themeColor="text1"/>
          <w:sz w:val="22"/>
          <w:szCs w:val="22"/>
        </w:rPr>
        <w:t xml:space="preserve">((atmet ein)) ja: also=ich hab </w:t>
      </w:r>
      <w:proofErr w:type="spellStart"/>
      <w:r w:rsidRPr="007310A7">
        <w:rPr>
          <w:color w:val="000000" w:themeColor="text1"/>
          <w:sz w:val="22"/>
          <w:szCs w:val="22"/>
        </w:rPr>
        <w:t>mi:ch</w:t>
      </w:r>
      <w:proofErr w:type="spellEnd"/>
      <w:r w:rsidRPr="007310A7">
        <w:rPr>
          <w:color w:val="000000" w:themeColor="text1"/>
          <w:sz w:val="22"/>
          <w:szCs w:val="22"/>
        </w:rPr>
        <w:t>- ich=weiß=auch=</w:t>
      </w:r>
      <w:proofErr w:type="spellStart"/>
      <w:r w:rsidRPr="007310A7">
        <w:rPr>
          <w:color w:val="000000" w:themeColor="text1"/>
          <w:sz w:val="22"/>
          <w:szCs w:val="22"/>
        </w:rPr>
        <w:t>nich</w:t>
      </w:r>
      <w:proofErr w:type="spellEnd"/>
      <w:r w:rsidRPr="007310A7">
        <w:rPr>
          <w:color w:val="000000" w:themeColor="text1"/>
          <w:sz w:val="22"/>
          <w:szCs w:val="22"/>
        </w:rPr>
        <w:t xml:space="preserve"> </w:t>
      </w:r>
      <w:proofErr w:type="spellStart"/>
      <w:r w:rsidRPr="007310A7">
        <w:rPr>
          <w:b/>
          <w:color w:val="000000" w:themeColor="text1"/>
          <w:sz w:val="22"/>
          <w:szCs w:val="22"/>
        </w:rPr>
        <w:t>wora:n</w:t>
      </w:r>
      <w:proofErr w:type="spellEnd"/>
      <w:r w:rsidRPr="007310A7">
        <w:rPr>
          <w:color w:val="000000" w:themeColor="text1"/>
          <w:sz w:val="22"/>
          <w:szCs w:val="22"/>
        </w:rPr>
        <w:t xml:space="preserve"> es liegt aber ich hab mich schon als </w:t>
      </w:r>
      <w:r w:rsidRPr="007310A7">
        <w:rPr>
          <w:b/>
          <w:color w:val="000000" w:themeColor="text1"/>
          <w:sz w:val="22"/>
          <w:szCs w:val="22"/>
        </w:rPr>
        <w:t>Kind</w:t>
      </w:r>
      <w:r w:rsidRPr="007310A7">
        <w:rPr>
          <w:color w:val="000000" w:themeColor="text1"/>
          <w:sz w:val="22"/>
          <w:szCs w:val="22"/>
        </w:rPr>
        <w:t xml:space="preserve"> so=n bisschen davon </w:t>
      </w:r>
      <w:proofErr w:type="spellStart"/>
      <w:r w:rsidRPr="007310A7">
        <w:rPr>
          <w:b/>
          <w:color w:val="000000" w:themeColor="text1"/>
          <w:sz w:val="22"/>
          <w:szCs w:val="22"/>
        </w:rPr>
        <w:t>distanzi:ert</w:t>
      </w:r>
      <w:proofErr w:type="spellEnd"/>
      <w:r w:rsidRPr="007310A7">
        <w:rPr>
          <w:b/>
          <w:color w:val="000000" w:themeColor="text1"/>
          <w:sz w:val="22"/>
          <w:szCs w:val="22"/>
        </w:rPr>
        <w:t>“</w:t>
      </w:r>
    </w:p>
    <w:p w14:paraId="7239E92E" w14:textId="442E0C42" w:rsidR="00E91C72" w:rsidRPr="007310A7" w:rsidRDefault="00E91C72" w:rsidP="0078702F">
      <w:pPr>
        <w:spacing w:line="360" w:lineRule="auto"/>
        <w:jc w:val="both"/>
        <w:rPr>
          <w:color w:val="000000" w:themeColor="text1"/>
        </w:rPr>
      </w:pPr>
      <w:r w:rsidRPr="007310A7">
        <w:rPr>
          <w:color w:val="000000" w:themeColor="text1"/>
        </w:rPr>
        <w:t>An dieser Sequenz wird deutlich, dass Valerie</w:t>
      </w:r>
      <w:r w:rsidR="000B2ACD" w:rsidRPr="007310A7">
        <w:rPr>
          <w:color w:val="000000" w:themeColor="text1"/>
        </w:rPr>
        <w:t>s Verhältnis zu ihren Eltern nicht nur durch Verpflichtungsgefühle, sondern auch durch ein starkes Differenz-Erleben geprägt ist</w:t>
      </w:r>
      <w:r w:rsidRPr="007310A7">
        <w:rPr>
          <w:color w:val="000000" w:themeColor="text1"/>
        </w:rPr>
        <w:t>. Während sie dies argumentativ durch die jeweils verschiedenen kulturellen Sozialisierungen begründet</w:t>
      </w:r>
      <w:r w:rsidR="000B2ACD" w:rsidRPr="007310A7">
        <w:rPr>
          <w:color w:val="000000" w:themeColor="text1"/>
        </w:rPr>
        <w:t>,</w:t>
      </w:r>
      <w:r w:rsidRPr="007310A7">
        <w:rPr>
          <w:color w:val="000000" w:themeColor="text1"/>
        </w:rPr>
        <w:t xml:space="preserve"> bleibt</w:t>
      </w:r>
      <w:r w:rsidR="000B2ACD" w:rsidRPr="007310A7">
        <w:rPr>
          <w:color w:val="000000" w:themeColor="text1"/>
        </w:rPr>
        <w:t xml:space="preserve"> die</w:t>
      </w:r>
      <w:r w:rsidRPr="007310A7">
        <w:rPr>
          <w:color w:val="000000" w:themeColor="text1"/>
        </w:rPr>
        <w:t>– für die Kinder migrierter Eltern häufig prägende –</w:t>
      </w:r>
      <w:r w:rsidR="000B2ACD" w:rsidRPr="007310A7">
        <w:rPr>
          <w:color w:val="000000" w:themeColor="text1"/>
        </w:rPr>
        <w:t xml:space="preserve">zwischen zwei Kulturen verortete Dimension ihrer </w:t>
      </w:r>
      <w:r w:rsidRPr="007310A7">
        <w:rPr>
          <w:color w:val="000000" w:themeColor="text1"/>
        </w:rPr>
        <w:t xml:space="preserve">Sozialisierung </w:t>
      </w:r>
      <w:proofErr w:type="spellStart"/>
      <w:r w:rsidRPr="007310A7">
        <w:rPr>
          <w:color w:val="000000" w:themeColor="text1"/>
        </w:rPr>
        <w:t>unthematisiert</w:t>
      </w:r>
      <w:proofErr w:type="spellEnd"/>
      <w:r w:rsidR="0045222C" w:rsidRPr="007310A7">
        <w:rPr>
          <w:color w:val="000000" w:themeColor="text1"/>
        </w:rPr>
        <w:t xml:space="preserve"> </w:t>
      </w:r>
      <w:r w:rsidR="0045222C" w:rsidRPr="007310A7">
        <w:rPr>
          <w:color w:val="000000" w:themeColor="text1"/>
        </w:rPr>
        <w:fldChar w:fldCharType="begin"/>
      </w:r>
      <w:r w:rsidR="0045222C" w:rsidRPr="007310A7">
        <w:rPr>
          <w:color w:val="000000" w:themeColor="text1"/>
        </w:rPr>
        <w:instrText xml:space="preserve"> ADDIN ZOTERO_ITEM CSL_CITATION {"citationID":"F0QraKwG","properties":{"unsorted":false,"formattedCitation":"(vgl. z.B. Gapp 2007)","plainCitation":"(vgl. z.B. Gapp 2007)","noteIndex":0},"citationItems":[{"id":1008,"uris":["http://zotero.org/users/local/owKliTIb/items/9AQ9S75G"],"itemData":{"id":1008,"type":"chapter","container-title":"Leben in zwei Welten Zur sozialen Integration ausländischer Jugendlicher der zweiten Generation","publisher-place":"Wiesbaden","title":"Konflikte zwischen den Generationen? Familiäre Beziehungen in Migrantenfamilien","author":[{"family":"Gapp","given":"Patrizia"}],"editor":[{"family":"Weiss","given":"Hilde"}],"issued":{"date-parts":[["2007"]]}},"prefix":"vgl. z.B."}],"schema":"https://github.com/citation-style-language/schema/raw/master/csl-citation.json"} </w:instrText>
      </w:r>
      <w:r w:rsidR="0045222C" w:rsidRPr="007310A7">
        <w:rPr>
          <w:color w:val="000000" w:themeColor="text1"/>
        </w:rPr>
        <w:fldChar w:fldCharType="separate"/>
      </w:r>
      <w:r w:rsidR="0045222C" w:rsidRPr="007310A7">
        <w:rPr>
          <w:rFonts w:ascii="Cambria" w:hAnsi="Cambria"/>
          <w:color w:val="000000" w:themeColor="text1"/>
        </w:rPr>
        <w:t>(vgl. z.B. Gapp 2007)</w:t>
      </w:r>
      <w:r w:rsidR="0045222C" w:rsidRPr="007310A7">
        <w:rPr>
          <w:color w:val="000000" w:themeColor="text1"/>
        </w:rPr>
        <w:fldChar w:fldCharType="end"/>
      </w:r>
      <w:r w:rsidRPr="007310A7">
        <w:rPr>
          <w:color w:val="000000" w:themeColor="text1"/>
        </w:rPr>
        <w:t>.</w:t>
      </w:r>
    </w:p>
    <w:p w14:paraId="32B37755" w14:textId="08DF238E" w:rsidR="00E91C72" w:rsidRPr="007310A7" w:rsidRDefault="00E91C72" w:rsidP="0078702F">
      <w:pPr>
        <w:spacing w:line="360" w:lineRule="auto"/>
        <w:jc w:val="both"/>
        <w:rPr>
          <w:color w:val="000000" w:themeColor="text1"/>
        </w:rPr>
      </w:pPr>
      <w:r w:rsidRPr="007310A7">
        <w:rPr>
          <w:color w:val="000000" w:themeColor="text1"/>
        </w:rPr>
        <w:t>Am Anfang der Gymnasialzeit lernt Valerie ihre zukünftig beste Freundin Simone kennen. In der Beschreibung ihrer Freundschaftsbeziehung werden ebenfalls Valeries verschiedene soziale Alltagsrealitäten deutlich:</w:t>
      </w:r>
    </w:p>
    <w:p w14:paraId="54FFE296" w14:textId="4361BB7D" w:rsidR="00E91C72" w:rsidRPr="007310A7" w:rsidRDefault="00E91C72" w:rsidP="0045222C">
      <w:pPr>
        <w:spacing w:before="240" w:after="240" w:line="360" w:lineRule="auto"/>
        <w:ind w:left="567" w:right="509"/>
        <w:jc w:val="both"/>
        <w:rPr>
          <w:color w:val="000000" w:themeColor="text1"/>
          <w:sz w:val="22"/>
          <w:szCs w:val="22"/>
        </w:rPr>
      </w:pPr>
      <w:r w:rsidRPr="007310A7">
        <w:rPr>
          <w:color w:val="000000" w:themeColor="text1"/>
          <w:sz w:val="22"/>
          <w:szCs w:val="22"/>
        </w:rPr>
        <w:t xml:space="preserve">„mmh (1) ja=also wir </w:t>
      </w:r>
      <w:proofErr w:type="spellStart"/>
      <w:r w:rsidRPr="007310A7">
        <w:rPr>
          <w:color w:val="000000" w:themeColor="text1"/>
          <w:sz w:val="22"/>
          <w:szCs w:val="22"/>
        </w:rPr>
        <w:t>warn</w:t>
      </w:r>
      <w:proofErr w:type="spellEnd"/>
      <w:r w:rsidRPr="007310A7">
        <w:rPr>
          <w:color w:val="000000" w:themeColor="text1"/>
          <w:sz w:val="22"/>
          <w:szCs w:val="22"/>
        </w:rPr>
        <w:t xml:space="preserve"> halt zusammen in einer </w:t>
      </w:r>
      <w:r w:rsidRPr="007310A7">
        <w:rPr>
          <w:b/>
          <w:color w:val="000000" w:themeColor="text1"/>
          <w:sz w:val="22"/>
          <w:szCs w:val="22"/>
        </w:rPr>
        <w:t>Klasse</w:t>
      </w:r>
      <w:r w:rsidRPr="007310A7">
        <w:rPr>
          <w:color w:val="000000" w:themeColor="text1"/>
          <w:sz w:val="22"/>
          <w:szCs w:val="22"/>
        </w:rPr>
        <w:t xml:space="preserve">, auf dem </w:t>
      </w:r>
      <w:r w:rsidRPr="007310A7">
        <w:rPr>
          <w:b/>
          <w:color w:val="000000" w:themeColor="text1"/>
          <w:sz w:val="22"/>
          <w:szCs w:val="22"/>
        </w:rPr>
        <w:t>Gymnasium</w:t>
      </w:r>
      <w:r w:rsidRPr="007310A7">
        <w:rPr>
          <w:color w:val="000000" w:themeColor="text1"/>
          <w:sz w:val="22"/>
          <w:szCs w:val="22"/>
        </w:rPr>
        <w:t xml:space="preserve"> dann (1) ähm (1) also, nach der </w:t>
      </w:r>
      <w:r w:rsidRPr="007310A7">
        <w:rPr>
          <w:b/>
          <w:color w:val="000000" w:themeColor="text1"/>
          <w:sz w:val="22"/>
          <w:szCs w:val="22"/>
        </w:rPr>
        <w:t>Grundschule</w:t>
      </w:r>
      <w:r w:rsidRPr="007310A7">
        <w:rPr>
          <w:color w:val="000000" w:themeColor="text1"/>
          <w:sz w:val="22"/>
          <w:szCs w:val="22"/>
        </w:rPr>
        <w:t xml:space="preserve"> ((atmet ein)) ähm ja, und waren dann seit dem, ((lacht)) </w:t>
      </w:r>
      <w:r w:rsidRPr="007310A7">
        <w:rPr>
          <w:b/>
          <w:color w:val="000000" w:themeColor="text1"/>
          <w:sz w:val="22"/>
          <w:szCs w:val="22"/>
        </w:rPr>
        <w:t>befreundet</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//und ich war auch, </w:t>
      </w:r>
      <w:r w:rsidRPr="007310A7">
        <w:rPr>
          <w:b/>
          <w:color w:val="000000" w:themeColor="text1"/>
          <w:sz w:val="22"/>
          <w:szCs w:val="22"/>
        </w:rPr>
        <w:t>sehr=sehr oft</w:t>
      </w:r>
      <w:r w:rsidRPr="007310A7">
        <w:rPr>
          <w:color w:val="000000" w:themeColor="text1"/>
          <w:sz w:val="22"/>
          <w:szCs w:val="22"/>
        </w:rPr>
        <w:t xml:space="preserve"> bei ihr </w:t>
      </w:r>
      <w:proofErr w:type="spellStart"/>
      <w:proofErr w:type="gramStart"/>
      <w:r w:rsidRPr="007310A7">
        <w:rPr>
          <w:color w:val="000000" w:themeColor="text1"/>
          <w:sz w:val="22"/>
          <w:szCs w:val="22"/>
        </w:rPr>
        <w:t xml:space="preserve">zu </w:t>
      </w:r>
      <w:r w:rsidRPr="007310A7">
        <w:rPr>
          <w:b/>
          <w:color w:val="000000" w:themeColor="text1"/>
          <w:sz w:val="22"/>
          <w:szCs w:val="22"/>
        </w:rPr>
        <w:t>hause</w:t>
      </w:r>
      <w:proofErr w:type="spellEnd"/>
      <w:proofErr w:type="gramEnd"/>
      <w:r w:rsidRPr="007310A7">
        <w:rPr>
          <w:color w:val="000000" w:themeColor="text1"/>
          <w:sz w:val="22"/>
          <w:szCs w:val="22"/>
        </w:rPr>
        <w:t xml:space="preserve"> weil=s halt, bei mir </w:t>
      </w:r>
      <w:proofErr w:type="spellStart"/>
      <w:r w:rsidRPr="007310A7">
        <w:rPr>
          <w:color w:val="000000" w:themeColor="text1"/>
          <w:sz w:val="22"/>
          <w:szCs w:val="22"/>
        </w:rPr>
        <w:t>zu hause</w:t>
      </w:r>
      <w:proofErr w:type="spellEnd"/>
      <w:r w:rsidRPr="007310A7">
        <w:rPr>
          <w:color w:val="000000" w:themeColor="text1"/>
          <w:sz w:val="22"/>
          <w:szCs w:val="22"/>
        </w:rPr>
        <w:t xml:space="preserve"> auch=n bisschen </w:t>
      </w:r>
      <w:r w:rsidRPr="007310A7">
        <w:rPr>
          <w:b/>
          <w:color w:val="000000" w:themeColor="text1"/>
          <w:sz w:val="22"/>
          <w:szCs w:val="22"/>
        </w:rPr>
        <w:t>schwieriger</w:t>
      </w:r>
      <w:r w:rsidRPr="007310A7">
        <w:rPr>
          <w:color w:val="000000" w:themeColor="text1"/>
          <w:sz w:val="22"/>
          <w:szCs w:val="22"/>
        </w:rPr>
        <w:t xml:space="preserve"> war und ich mit meinen Eltern </w:t>
      </w:r>
      <w:proofErr w:type="spellStart"/>
      <w:r w:rsidRPr="007310A7">
        <w:rPr>
          <w:color w:val="000000" w:themeColor="text1"/>
          <w:sz w:val="22"/>
          <w:szCs w:val="22"/>
        </w:rPr>
        <w:t>nich</w:t>
      </w:r>
      <w:proofErr w:type="spellEnd"/>
      <w:r w:rsidRPr="007310A7">
        <w:rPr>
          <w:color w:val="000000" w:themeColor="text1"/>
          <w:sz w:val="22"/>
          <w:szCs w:val="22"/>
        </w:rPr>
        <w:t xml:space="preserve"> so klar kam“</w:t>
      </w:r>
    </w:p>
    <w:p w14:paraId="7B20B96D" w14:textId="3D398DB2" w:rsidR="00E91C72" w:rsidRPr="007310A7" w:rsidRDefault="00E91C72" w:rsidP="0078702F">
      <w:pPr>
        <w:spacing w:line="360" w:lineRule="auto"/>
        <w:jc w:val="both"/>
        <w:rPr>
          <w:color w:val="000000" w:themeColor="text1"/>
        </w:rPr>
      </w:pPr>
      <w:r w:rsidRPr="007310A7">
        <w:rPr>
          <w:color w:val="000000" w:themeColor="text1"/>
        </w:rPr>
        <w:t>Valerie löst die konflikthafte Diskrepanz zwischen ihrer familialen und außerfamilialen Sozialisierung durch die Orientierung an und Rückzug in einer Art sozialen Zweitfamilie. Dadurch gelingt es ih</w:t>
      </w:r>
      <w:r w:rsidR="000B2ACD" w:rsidRPr="007310A7">
        <w:rPr>
          <w:color w:val="000000" w:themeColor="text1"/>
        </w:rPr>
        <w:t xml:space="preserve">r </w:t>
      </w:r>
      <w:r w:rsidRPr="007310A7">
        <w:rPr>
          <w:color w:val="000000" w:themeColor="text1"/>
        </w:rPr>
        <w:t>eine</w:t>
      </w:r>
      <w:r w:rsidR="00916A00">
        <w:rPr>
          <w:color w:val="000000" w:themeColor="text1"/>
        </w:rPr>
        <w:t>, auch</w:t>
      </w:r>
      <w:r w:rsidRPr="007310A7">
        <w:rPr>
          <w:color w:val="000000" w:themeColor="text1"/>
        </w:rPr>
        <w:t xml:space="preserve"> in der </w:t>
      </w:r>
      <w:r w:rsidR="000B2ACD" w:rsidRPr="007310A7">
        <w:rPr>
          <w:color w:val="000000" w:themeColor="text1"/>
        </w:rPr>
        <w:t>Forschungsl</w:t>
      </w:r>
      <w:r w:rsidRPr="007310A7">
        <w:rPr>
          <w:color w:val="000000" w:themeColor="text1"/>
        </w:rPr>
        <w:t>iteratur über die Erfahrungen von Migrant*innen der zweiten Generation beschriebene</w:t>
      </w:r>
      <w:r w:rsidR="00916A00">
        <w:rPr>
          <w:color w:val="000000" w:themeColor="text1"/>
        </w:rPr>
        <w:t>,</w:t>
      </w:r>
      <w:r w:rsidRPr="007310A7">
        <w:rPr>
          <w:color w:val="000000" w:themeColor="text1"/>
        </w:rPr>
        <w:t xml:space="preserve"> manifeste Identitätskrise</w:t>
      </w:r>
      <w:r w:rsidR="000B2ACD" w:rsidRPr="007310A7">
        <w:rPr>
          <w:color w:val="000000" w:themeColor="text1"/>
        </w:rPr>
        <w:t xml:space="preserve"> bzw.</w:t>
      </w:r>
      <w:r w:rsidRPr="007310A7">
        <w:rPr>
          <w:color w:val="000000" w:themeColor="text1"/>
        </w:rPr>
        <w:t>–</w:t>
      </w:r>
      <w:proofErr w:type="spellStart"/>
      <w:r w:rsidRPr="007310A7">
        <w:rPr>
          <w:color w:val="000000" w:themeColor="text1"/>
        </w:rPr>
        <w:t>diffusion</w:t>
      </w:r>
      <w:proofErr w:type="spellEnd"/>
      <w:r w:rsidRPr="007310A7">
        <w:rPr>
          <w:color w:val="000000" w:themeColor="text1"/>
        </w:rPr>
        <w:t xml:space="preserve"> zu umgehen und sich scheinbar eindeutig für eine Identität – die </w:t>
      </w:r>
      <w:r w:rsidR="000B2ACD" w:rsidRPr="007310A7">
        <w:rPr>
          <w:color w:val="000000" w:themeColor="text1"/>
        </w:rPr>
        <w:t>d</w:t>
      </w:r>
      <w:r w:rsidRPr="007310A7">
        <w:rPr>
          <w:color w:val="000000" w:themeColor="text1"/>
        </w:rPr>
        <w:t xml:space="preserve">eutsche – zu entscheiden (vgl. ebd.). Hier wird </w:t>
      </w:r>
      <w:r w:rsidR="000B2ACD" w:rsidRPr="007310A7">
        <w:rPr>
          <w:color w:val="000000" w:themeColor="text1"/>
        </w:rPr>
        <w:t xml:space="preserve">ebenfalls </w:t>
      </w:r>
      <w:r w:rsidRPr="007310A7">
        <w:rPr>
          <w:color w:val="000000" w:themeColor="text1"/>
        </w:rPr>
        <w:lastRenderedPageBreak/>
        <w:t xml:space="preserve">deutlich, dass eine von Valeries biographischen Strategien der </w:t>
      </w:r>
      <w:r w:rsidR="000B2ACD" w:rsidRPr="007310A7">
        <w:rPr>
          <w:color w:val="000000" w:themeColor="text1"/>
        </w:rPr>
        <w:t xml:space="preserve">familialen </w:t>
      </w:r>
      <w:r w:rsidRPr="007310A7">
        <w:rPr>
          <w:color w:val="000000" w:themeColor="text1"/>
        </w:rPr>
        <w:t>Konfliktbearbeitung in der räumliche</w:t>
      </w:r>
      <w:r w:rsidR="000B2ACD" w:rsidRPr="007310A7">
        <w:rPr>
          <w:color w:val="000000" w:themeColor="text1"/>
        </w:rPr>
        <w:t>n</w:t>
      </w:r>
      <w:r w:rsidRPr="007310A7">
        <w:rPr>
          <w:color w:val="000000" w:themeColor="text1"/>
        </w:rPr>
        <w:t xml:space="preserve"> Distanzierung besteht.</w:t>
      </w:r>
      <w:r w:rsidR="00916A00">
        <w:rPr>
          <w:color w:val="000000" w:themeColor="text1"/>
        </w:rPr>
        <w:t xml:space="preserve"> Gleichzeitig deutet Valeries in der Ich-Form formulierte Aussage „und ich mit meinen Eltern </w:t>
      </w:r>
      <w:proofErr w:type="spellStart"/>
      <w:r w:rsidR="00916A00">
        <w:rPr>
          <w:color w:val="000000" w:themeColor="text1"/>
        </w:rPr>
        <w:t>nich</w:t>
      </w:r>
      <w:proofErr w:type="spellEnd"/>
      <w:r w:rsidR="00916A00">
        <w:rPr>
          <w:color w:val="000000" w:themeColor="text1"/>
        </w:rPr>
        <w:t xml:space="preserve"> so </w:t>
      </w:r>
      <w:proofErr w:type="gramStart"/>
      <w:r w:rsidR="00916A00">
        <w:rPr>
          <w:color w:val="000000" w:themeColor="text1"/>
        </w:rPr>
        <w:t>klar kam</w:t>
      </w:r>
      <w:proofErr w:type="gramEnd"/>
      <w:r w:rsidR="00916A00">
        <w:rPr>
          <w:color w:val="000000" w:themeColor="text1"/>
        </w:rPr>
        <w:t xml:space="preserve">“ an, dass sie diese von deren (Mit-)Verantwortung für das </w:t>
      </w:r>
      <w:proofErr w:type="spellStart"/>
      <w:r w:rsidR="00916A00">
        <w:rPr>
          <w:color w:val="000000" w:themeColor="text1"/>
        </w:rPr>
        <w:t>schwerige</w:t>
      </w:r>
      <w:proofErr w:type="spellEnd"/>
      <w:r w:rsidR="00916A00">
        <w:rPr>
          <w:color w:val="000000" w:themeColor="text1"/>
        </w:rPr>
        <w:t xml:space="preserve"> familiale Verhältnis entlasten möchte.</w:t>
      </w:r>
    </w:p>
    <w:p w14:paraId="2A47BCC6" w14:textId="40AEBE63" w:rsidR="00E91C72" w:rsidRPr="007310A7" w:rsidRDefault="00E91C72" w:rsidP="0045222C">
      <w:pPr>
        <w:spacing w:before="240" w:line="360" w:lineRule="auto"/>
        <w:jc w:val="both"/>
        <w:rPr>
          <w:color w:val="000000" w:themeColor="text1"/>
        </w:rPr>
      </w:pPr>
      <w:r w:rsidRPr="007310A7">
        <w:rPr>
          <w:color w:val="000000" w:themeColor="text1"/>
        </w:rPr>
        <w:t xml:space="preserve">Ebenfalls zu Beginn der Gymnasialzeit – es bleibt unklar, ob mit </w:t>
      </w:r>
      <w:r w:rsidR="0004719A" w:rsidRPr="007310A7">
        <w:rPr>
          <w:color w:val="000000" w:themeColor="text1"/>
        </w:rPr>
        <w:t xml:space="preserve">zehn </w:t>
      </w:r>
      <w:r w:rsidRPr="007310A7">
        <w:rPr>
          <w:color w:val="000000" w:themeColor="text1"/>
        </w:rPr>
        <w:t>oder</w:t>
      </w:r>
      <w:r w:rsidR="0004719A" w:rsidRPr="007310A7">
        <w:rPr>
          <w:color w:val="000000" w:themeColor="text1"/>
        </w:rPr>
        <w:t xml:space="preserve"> elf </w:t>
      </w:r>
      <w:r w:rsidRPr="007310A7">
        <w:rPr>
          <w:color w:val="000000" w:themeColor="text1"/>
        </w:rPr>
        <w:t>Jahren – erlebt Valerie die erste geschlechtsverändernde Operation mit anschließendem Beginn einer Hormonersatztherapie:</w:t>
      </w:r>
    </w:p>
    <w:p w14:paraId="3503698B" w14:textId="25D913DA" w:rsidR="00E91C72" w:rsidRPr="007310A7" w:rsidRDefault="00E91C72" w:rsidP="000F4702">
      <w:pPr>
        <w:spacing w:before="240" w:after="240" w:line="360" w:lineRule="auto"/>
        <w:ind w:left="567" w:right="509"/>
        <w:jc w:val="both"/>
        <w:rPr>
          <w:color w:val="000000" w:themeColor="text1"/>
          <w:sz w:val="22"/>
          <w:szCs w:val="22"/>
        </w:rPr>
      </w:pPr>
      <w:bookmarkStart w:id="65" w:name="_Hlk232688034"/>
      <w:r w:rsidRPr="007310A7">
        <w:rPr>
          <w:color w:val="000000" w:themeColor="text1"/>
          <w:sz w:val="22"/>
          <w:szCs w:val="22"/>
        </w:rPr>
        <w:t xml:space="preserve">„genau=mir=wurden=dann ja als ich </w:t>
      </w:r>
      <w:proofErr w:type="spellStart"/>
      <w:r w:rsidRPr="007310A7">
        <w:rPr>
          <w:b/>
          <w:color w:val="000000" w:themeColor="text1"/>
          <w:sz w:val="22"/>
          <w:szCs w:val="22"/>
        </w:rPr>
        <w:t>ze:hn</w:t>
      </w:r>
      <w:proofErr w:type="spellEnd"/>
      <w:r w:rsidRPr="007310A7">
        <w:rPr>
          <w:color w:val="000000" w:themeColor="text1"/>
          <w:sz w:val="22"/>
          <w:szCs w:val="22"/>
        </w:rPr>
        <w:t xml:space="preserve"> </w:t>
      </w:r>
      <w:proofErr w:type="spellStart"/>
      <w:proofErr w:type="gramStart"/>
      <w:r w:rsidRPr="007310A7">
        <w:rPr>
          <w:color w:val="000000" w:themeColor="text1"/>
          <w:sz w:val="22"/>
          <w:szCs w:val="22"/>
        </w:rPr>
        <w:t>wa:r</w:t>
      </w:r>
      <w:proofErr w:type="spellEnd"/>
      <w:proofErr w:type="gramEnd"/>
      <w:r w:rsidRPr="007310A7">
        <w:rPr>
          <w:color w:val="000000" w:themeColor="text1"/>
          <w:sz w:val="22"/>
          <w:szCs w:val="22"/>
        </w:rPr>
        <w:t xml:space="preserve"> (1) wurden mir, ähm die Eileiter </w:t>
      </w:r>
      <w:r w:rsidRPr="007310A7">
        <w:rPr>
          <w:b/>
          <w:color w:val="000000" w:themeColor="text1"/>
          <w:sz w:val="22"/>
          <w:szCs w:val="22"/>
        </w:rPr>
        <w:t>entfernt</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beziehungsweise des waren dann ja (1) also die, die Eileiter waren dann, </w:t>
      </w:r>
      <w:r w:rsidRPr="007310A7">
        <w:rPr>
          <w:b/>
          <w:color w:val="000000" w:themeColor="text1"/>
          <w:sz w:val="22"/>
          <w:szCs w:val="22"/>
        </w:rPr>
        <w:t>Hoden</w:t>
      </w:r>
      <w:r w:rsidRPr="007310A7">
        <w:rPr>
          <w:color w:val="000000" w:themeColor="text1"/>
          <w:sz w:val="22"/>
          <w:szCs w:val="22"/>
        </w:rPr>
        <w:t xml:space="preserve"> quasi, des=</w:t>
      </w:r>
      <w:proofErr w:type="spellStart"/>
      <w:r w:rsidRPr="007310A7">
        <w:rPr>
          <w:color w:val="000000" w:themeColor="text1"/>
          <w:sz w:val="22"/>
          <w:szCs w:val="22"/>
        </w:rPr>
        <w:t>is</w:t>
      </w:r>
      <w:proofErr w:type="spellEnd"/>
      <w:r w:rsidRPr="007310A7">
        <w:rPr>
          <w:color w:val="000000" w:themeColor="text1"/>
          <w:sz w:val="22"/>
          <w:szCs w:val="22"/>
        </w:rPr>
        <w:t xml:space="preserve">=so der Defekt ((atmet ein)) ähm=genau=die=wurden=mir=entfernt und seitdem muss ich eigentlich, </w:t>
      </w:r>
      <w:r w:rsidRPr="007310A7">
        <w:rPr>
          <w:b/>
          <w:color w:val="000000" w:themeColor="text1"/>
          <w:sz w:val="22"/>
          <w:szCs w:val="22"/>
        </w:rPr>
        <w:t>Hormone</w:t>
      </w:r>
      <w:r w:rsidRPr="007310A7">
        <w:rPr>
          <w:color w:val="000000" w:themeColor="text1"/>
          <w:sz w:val="22"/>
          <w:szCs w:val="22"/>
        </w:rPr>
        <w:t xml:space="preserve"> </w:t>
      </w:r>
      <w:r w:rsidRPr="007310A7">
        <w:rPr>
          <w:b/>
          <w:color w:val="000000" w:themeColor="text1"/>
          <w:sz w:val="22"/>
          <w:szCs w:val="22"/>
        </w:rPr>
        <w:t>nehmen</w:t>
      </w:r>
      <w:r w:rsidRPr="007310A7">
        <w:rPr>
          <w:color w:val="000000" w:themeColor="text1"/>
          <w:sz w:val="22"/>
          <w:szCs w:val="22"/>
        </w:rPr>
        <w:t xml:space="preserve"> (2) ähm, genau=</w:t>
      </w:r>
      <w:r w:rsidRPr="007310A7">
        <w:rPr>
          <w:b/>
          <w:color w:val="000000" w:themeColor="text1"/>
          <w:sz w:val="22"/>
          <w:szCs w:val="22"/>
        </w:rPr>
        <w:t>mach</w:t>
      </w:r>
      <w:r w:rsidRPr="007310A7">
        <w:rPr>
          <w:color w:val="000000" w:themeColor="text1"/>
          <w:sz w:val="22"/>
          <w:szCs w:val="22"/>
        </w:rPr>
        <w:t xml:space="preserve">=ich=auch=seit=dem also seit ich seit ich </w:t>
      </w:r>
      <w:r w:rsidRPr="007310A7">
        <w:rPr>
          <w:b/>
          <w:color w:val="000000" w:themeColor="text1"/>
          <w:sz w:val="22"/>
          <w:szCs w:val="22"/>
        </w:rPr>
        <w:t>elf</w:t>
      </w:r>
      <w:r w:rsidRPr="007310A7">
        <w:rPr>
          <w:color w:val="000000" w:themeColor="text1"/>
          <w:sz w:val="22"/>
          <w:szCs w:val="22"/>
        </w:rPr>
        <w:t xml:space="preserve"> bin ähm ((atmet ein)) </w:t>
      </w:r>
      <w:proofErr w:type="spellStart"/>
      <w:r w:rsidRPr="007310A7">
        <w:rPr>
          <w:color w:val="000000" w:themeColor="text1"/>
          <w:sz w:val="22"/>
          <w:szCs w:val="22"/>
        </w:rPr>
        <w:t>nehm</w:t>
      </w:r>
      <w:proofErr w:type="spellEnd"/>
      <w:r w:rsidRPr="007310A7">
        <w:rPr>
          <w:color w:val="000000" w:themeColor="text1"/>
          <w:sz w:val="22"/>
          <w:szCs w:val="22"/>
        </w:rPr>
        <w:t xml:space="preserve"> ich </w:t>
      </w:r>
      <w:proofErr w:type="spellStart"/>
      <w:r w:rsidRPr="007310A7">
        <w:rPr>
          <w:b/>
          <w:color w:val="000000" w:themeColor="text1"/>
          <w:sz w:val="22"/>
          <w:szCs w:val="22"/>
        </w:rPr>
        <w:t>Östroge:ne</w:t>
      </w:r>
      <w:proofErr w:type="spellEnd"/>
      <w:r w:rsidRPr="007310A7">
        <w:rPr>
          <w:color w:val="000000" w:themeColor="text1"/>
          <w:sz w:val="22"/>
          <w:szCs w:val="22"/>
        </w:rPr>
        <w:t>, äh zu mir“</w:t>
      </w:r>
    </w:p>
    <w:bookmarkEnd w:id="65"/>
    <w:p w14:paraId="6DDE6422" w14:textId="577BFEB5" w:rsidR="00E91C72" w:rsidRPr="007310A7" w:rsidRDefault="00E91C72" w:rsidP="0078702F">
      <w:pPr>
        <w:spacing w:line="360" w:lineRule="auto"/>
        <w:jc w:val="both"/>
        <w:rPr>
          <w:color w:val="000000" w:themeColor="text1"/>
        </w:rPr>
      </w:pPr>
      <w:r w:rsidRPr="007310A7">
        <w:rPr>
          <w:color w:val="000000" w:themeColor="text1"/>
        </w:rPr>
        <w:t>In dieser Sequenz</w:t>
      </w:r>
      <w:r w:rsidR="0004719A" w:rsidRPr="007310A7">
        <w:rPr>
          <w:color w:val="000000" w:themeColor="text1"/>
        </w:rPr>
        <w:t xml:space="preserve"> deuten sich zwei, in einem Spannungsfeld verortete, Bedeutungs-Dimensionen an</w:t>
      </w:r>
      <w:r w:rsidRPr="007310A7">
        <w:rPr>
          <w:color w:val="000000" w:themeColor="text1"/>
        </w:rPr>
        <w:t xml:space="preserve">: </w:t>
      </w:r>
      <w:r w:rsidR="0004719A" w:rsidRPr="007310A7">
        <w:rPr>
          <w:color w:val="000000" w:themeColor="text1"/>
        </w:rPr>
        <w:t xml:space="preserve">Valerie erlebt </w:t>
      </w:r>
      <w:r w:rsidRPr="007310A7">
        <w:rPr>
          <w:color w:val="000000" w:themeColor="text1"/>
        </w:rPr>
        <w:t>die Operation</w:t>
      </w:r>
      <w:r w:rsidR="0004719A" w:rsidRPr="007310A7">
        <w:rPr>
          <w:color w:val="000000" w:themeColor="text1"/>
        </w:rPr>
        <w:t xml:space="preserve"> zum einen</w:t>
      </w:r>
      <w:r w:rsidRPr="007310A7">
        <w:rPr>
          <w:color w:val="000000" w:themeColor="text1"/>
        </w:rPr>
        <w:t xml:space="preserve"> als Entfernung ihrer Eileiter, das heißt der biologisch weiblichen Keimdrüsen. Dementsprechend bedeutet der Eingriff auf </w:t>
      </w:r>
      <w:r w:rsidR="0004719A" w:rsidRPr="007310A7">
        <w:rPr>
          <w:color w:val="000000" w:themeColor="text1"/>
        </w:rPr>
        <w:t xml:space="preserve">latenter </w:t>
      </w:r>
      <w:r w:rsidRPr="007310A7">
        <w:rPr>
          <w:color w:val="000000" w:themeColor="text1"/>
        </w:rPr>
        <w:t>Ebene den Verlust eines weiblichen Körperteils</w:t>
      </w:r>
      <w:r w:rsidR="0004719A" w:rsidRPr="007310A7">
        <w:rPr>
          <w:color w:val="000000" w:themeColor="text1"/>
        </w:rPr>
        <w:t xml:space="preserve"> und der potentiellen Reproduktionsfähigkeit</w:t>
      </w:r>
      <w:r w:rsidRPr="007310A7">
        <w:rPr>
          <w:color w:val="000000" w:themeColor="text1"/>
        </w:rPr>
        <w:t xml:space="preserve">. Gleichzeitig weist ihre Wortwahl – die Hoden als </w:t>
      </w:r>
      <w:r w:rsidR="0004719A" w:rsidRPr="007310A7">
        <w:rPr>
          <w:color w:val="000000" w:themeColor="text1"/>
        </w:rPr>
        <w:t>„</w:t>
      </w:r>
      <w:r w:rsidRPr="007310A7">
        <w:rPr>
          <w:color w:val="000000" w:themeColor="text1"/>
        </w:rPr>
        <w:t>Defekt</w:t>
      </w:r>
      <w:r w:rsidR="0004719A" w:rsidRPr="007310A7">
        <w:rPr>
          <w:color w:val="000000" w:themeColor="text1"/>
        </w:rPr>
        <w:t>“</w:t>
      </w:r>
      <w:r w:rsidRPr="007310A7">
        <w:rPr>
          <w:color w:val="000000" w:themeColor="text1"/>
        </w:rPr>
        <w:t xml:space="preserve"> – darauf hin, dass </w:t>
      </w:r>
      <w:r w:rsidR="0004719A" w:rsidRPr="007310A7">
        <w:rPr>
          <w:color w:val="000000" w:themeColor="text1"/>
        </w:rPr>
        <w:t xml:space="preserve">sie den Eingriff ebenfalls als eine Art Heilungsversuch zur Behebung dieses Defekts wahrnimmt. </w:t>
      </w:r>
    </w:p>
    <w:p w14:paraId="07B45568" w14:textId="1C9F9E01" w:rsidR="00E91C72" w:rsidRPr="007310A7" w:rsidRDefault="00E91C72" w:rsidP="0078702F">
      <w:pPr>
        <w:spacing w:line="360" w:lineRule="auto"/>
        <w:jc w:val="both"/>
        <w:rPr>
          <w:color w:val="000000" w:themeColor="text1"/>
        </w:rPr>
      </w:pPr>
      <w:r>
        <w:rPr>
          <w:color w:val="000000" w:themeColor="text1"/>
        </w:rPr>
        <w:t xml:space="preserve">Kritische Debatten um die Entfernung von Keimdrüsen bei intergeschlechtlichen Kindern und Erwachsenen werden von Aktivist*innen und </w:t>
      </w:r>
      <w:proofErr w:type="spellStart"/>
      <w:r>
        <w:rPr>
          <w:color w:val="000000" w:themeColor="text1"/>
        </w:rPr>
        <w:t xml:space="preserve">Erfahrungsexpert</w:t>
      </w:r>
      <w:proofErr w:type="spellEnd"/>
      <w:r>
        <w:rPr>
          <w:color w:val="000000" w:themeColor="text1"/>
        </w:rPr>
        <w:t xml:space="preserve">*innen seit den 1990ern geführt</w:t>
      </w:r>
      <w:r>
        <w:rPr>
          <w:color w:val="000000" w:themeColor="text1"/>
        </w:rPr>
        <w:t xml:space="preserve"> </w:t>
      </w:r>
      <w:r w:rsidR="00136CDA" w:rsidRPr="007310A7">
        <w:rPr>
          <w:color w:val="000000" w:themeColor="text1"/>
        </w:rPr>
        <w:fldChar w:fldCharType="begin"/>
      </w:r>
      <w:r w:rsidR="00136CDA" w:rsidRPr="007310A7">
        <w:rPr>
          <w:color w:val="000000" w:themeColor="text1"/>
        </w:rPr>
        <w:instrText xml:space="preserve"> ADDIN ZOTERO_ITEM CSL_CITATION {"citationID":"kPzRTG1l","properties":{"unsorted":false,"formattedCitation":"(z.B. Intersexuelle Menschen e. V. / XY-Frauen 2008)","plainCitation":"(z.B. Intersexuelle Menschen e. V. / XY-Frauen 2008)","noteIndex":0},"citationItems":[{"id":989,"uris":["http://zotero.org/users/local/owKliTIb/items/6ZPZ2IVQ"],"itemData":{"id":989,"type":"document","title":"Schattenbericht zum 6. Staatenbericht der Bundesrepublik Deutschland zum Übereinkommen der Vereinten Nationen zur Beseitigung jeder Form der Diskriminierung der Frau (CEDAW)","URL":"https://www.im-ev.de/pdf/Schattenbericht_CEDAW_2008-Intersexuelle_Menschen_e_V.pdf","author":[{"literal":"Intersexuelle Menschen e. V. / XY-Frauen"}],"issued":{"date-parts":[["2008"]]}},"prefix":"z.B."}],"schema":"https://github.com/citation-style-language/schema/raw/master/csl-citation.json"} </w:instrText>
      </w:r>
      <w:r w:rsidR="00136CDA" w:rsidRPr="007310A7">
        <w:rPr>
          <w:color w:val="000000" w:themeColor="text1"/>
        </w:rPr>
        <w:fldChar w:fldCharType="separate"/>
      </w:r>
      <w:r>
        <w:rPr>
          <w:rFonts w:ascii="Cambria" w:hAnsi="Cambria"/>
          <w:color w:val="000000" w:themeColor="text1"/>
        </w:rPr>
        <w:t xml:space="preserve">(z.B. Intersexuelle Menschen e. V. / XY-Frauen 2008)</w:t>
      </w:r>
      <w:r w:rsidR="00136CDA" w:rsidRPr="007310A7">
        <w:rPr>
          <w:color w:val="000000" w:themeColor="text1"/>
        </w:rPr>
        <w:fldChar w:fldCharType="end"/>
      </w:r>
      <w:r>
        <w:rPr>
          <w:color w:val="000000" w:themeColor="text1"/>
        </w:rPr>
        <w:t xml:space="preserve">. Seit einigen Jahren gibt es verstärkt durch Engagement von Menschenrechtsorganisationen sowie ethische Stellungnahmen auch im medizinischen Feld eine Annäherung an diese kritischen Positionen</w:t>
      </w:r>
      <w:r>
        <w:rPr>
          <w:color w:val="000000" w:themeColor="text1"/>
        </w:rPr>
        <w:t xml:space="preserve"> </w:t>
      </w:r>
      <w:r w:rsidR="0045222C" w:rsidRPr="007310A7">
        <w:rPr>
          <w:color w:val="000000" w:themeColor="text1"/>
        </w:rPr>
        <w:fldChar w:fldCharType="begin"/>
      </w:r>
      <w:r w:rsidR="00166788">
        <w:rPr>
          <w:color w:val="000000" w:themeColor="text1"/>
        </w:rPr>
        <w:instrText xml:space="preserve"> ADDIN ZOTERO_ITEM CSL_CITATION {"citationID":"yQ0QCybG","properties":{"unsorted":false,"formattedCitation":"(Amnesty International 2017; AWMF 2016; DER 2012; Plett 2010)","plainCitation":"(Amnesty International 2017; AWMF 2016; DER 2012; Plett 2010)","noteIndex":0},"citationItems":[{"id":967,"uris":["http://zotero.org/users/local/owKliTIb/items/9A44L6SI"],"itemData":{"id":967,"type":"document","title":"Zum Wohle des Kindes? Für die Rechte von Kindern mit Variationen der Geschlechtsmerkmale in Dänemark und Deutschland","URL":"http://www.queeramnesty.de/fileadmin/user_upload/medien/aktionen-berichte/Europa/Deutschland/ Bericht_Intergeschlechtlichkeit_final.pdf","author":[{"literal":"Amnesty International"}],"issued":{"date-parts":[["2017"]]}}},{"id":99,"uris":["http://zotero.org/users/local/owKliTIb/items/29ZR4W2V"],"itemData":{"id":99,"type":"document","publisher-place":"Berlin","title":"S2kLeitlinie. Varianten der Geschlechtsentwicklung","URL":"http://www.awmf.org/uploads/tx_szleitlinien/174001l_S2k_GeschlechtsentwicklungVarianten_201608_01.pdf","author":[{"literal":"Deutsche Gesellschaft für Urologie (DGU) e.V./Deutsche Gesellschaft für Kinderchirurgie (DGKCH) e.V./Deutsche Gesellschaft für Kinderendokrinologie und diabetologie (DGKED) e.V."}],"issued":{"date-parts":[["2016"]]}},"suppress-author":true,"prefix":"AWMF"},{"id":110,"uris":["http://zotero.org/users/local/owKliTIb/items/EJGH64SS"],"itemData":{"id":110,"type":"document","publisher-place":"Berlin","title":"Intersexualität. Stellungnahme","URL":"https://www.ethikrat.org/fileadmin/Publikationen/Stellungnahmen/deutsch/DER_StnIntersex_Deu_Online.pdf","author":[{"literal":"Deutscher Ethikrat"}],"issued":{"date-parts":[["2012"]]}},"suppress-author":true,"prefix":"DER"},{"id":1031,"uris":["http://zotero.org/users/local/owKliTIb/items/YE6YYIRS"],"itemData":{"id":1031,"type":"chapter","container-title":"Sexuelle Identität und gesellschaftliche Norm","page":"53-67","title":"Begrenzte Toleranz des Rechts gegenüber individueller sexueller Identität","author":[{"family":"Plett","given":"Konstanze"}],"editor":[{"family":"Duttge","given":"Gunnar"},{"family":"Engel","given":"Wolfgang"},{"family":"Zoll","given":"Barbara"}],"issued":{"date-parts":[["2010"]]}}}],"schema":"https://github.com/citation-style-language/schema/raw/master/csl-citation.json"} </w:instrText>
      </w:r>
      <w:r w:rsidR="0045222C" w:rsidRPr="007310A7">
        <w:rPr>
          <w:color w:val="000000" w:themeColor="text1"/>
        </w:rPr>
        <w:fldChar w:fldCharType="separate"/>
      </w:r>
      <w:r>
        <w:rPr>
          <w:rFonts w:ascii="Cambria" w:hAnsi="Cambria"/>
          <w:color w:val="000000" w:themeColor="text1"/>
        </w:rPr>
        <w:t xml:space="preserve">(Amnesty International 2017; AWMF 2016; DER 2012; </w:t>
      </w:r>
      <w:proofErr w:type="spellStart"/>
      <w:r>
        <w:rPr>
          <w:rFonts w:ascii="Cambria" w:hAnsi="Cambria"/>
          <w:color w:val="000000" w:themeColor="text1"/>
        </w:rPr>
        <w:t xml:space="preserve">Plett</w:t>
      </w:r>
      <w:proofErr w:type="spellEnd"/>
      <w:r>
        <w:rPr>
          <w:rFonts w:ascii="Cambria" w:hAnsi="Cambria"/>
          <w:color w:val="000000" w:themeColor="text1"/>
        </w:rPr>
        <w:t xml:space="preserve"> 2010)</w:t>
      </w:r>
      <w:r w:rsidR="0045222C" w:rsidRPr="007310A7">
        <w:rPr>
          <w:color w:val="000000" w:themeColor="text1"/>
        </w:rPr>
        <w:fldChar w:fldCharType="end"/>
      </w:r>
      <w:r>
        <w:rPr>
          <w:color w:val="000000" w:themeColor="text1"/>
        </w:rPr>
        <w:t xml:space="preserve">. In den 2000er Jahren in denen Valerie operiert wird, ist es jedoch etablierte medizinische Praxis die Keimdrüsen auch bei Funktionsfähigkeit spätestens nach der Pubertät zu entfernen</w:t>
      </w:r>
      <w:r>
        <w:rPr>
          <w:color w:val="000000" w:themeColor="text1"/>
        </w:rPr>
        <w:t xml:space="preserve"> </w:t>
      </w:r>
      <w:r w:rsidR="001D6115" w:rsidRPr="007310A7">
        <w:rPr>
          <w:color w:val="000000" w:themeColor="text1"/>
        </w:rPr>
        <w:fldChar w:fldCharType="begin"/>
      </w:r>
      <w:r w:rsidR="001D6115" w:rsidRPr="007310A7">
        <w:rPr>
          <w:color w:val="000000" w:themeColor="text1"/>
        </w:rPr>
        <w:instrText xml:space="preserve"> ADDIN ZOTERO_ITEM CSL_CITATION {"citationID":"NhEuWRmY","properties":{"unsorted":false,"formattedCitation":"(vgl. z.B. D\\uc0\\u246{}hnert, W\\uc0\\u252{}nsch, und Hiort 2017)","plainCitation":"(vgl. z.B. Döhnert, Wünsch, und Hiort 2017)","dontUpdate":true,"noteIndex":0},"citationItems":[{"id":978,"uris":["http://zotero.org/users/local/owKliTIb/items/2DSQYLZU"],"itemData":{"id":978,"type":"article-journal","container-title":"Sex Dev.","DOI":"10.1159/000478082","issue":"4","page":"171-174","publisher":"S. Karger AG","title":"Gonadectomy in Complete Androgen Insensitivity Syndrome: Why and When?","volume":"11","author":[{"family":"Döhnert","given":"Ulla"},{"family":"Wünsch","given":"Lutz"},{"family":"Hiort","given":"Olaf"}],"issued":{"date-parts":[["2017"]]}},"prefix":"vgl. z.B."}],"schema":"https://github.com/citation-style-language/schema/raw/master/csl-citation.json"} </w:instrText>
      </w:r>
      <w:r w:rsidR="001D6115" w:rsidRPr="007310A7">
        <w:rPr>
          <w:color w:val="000000" w:themeColor="text1"/>
        </w:rPr>
        <w:fldChar w:fldCharType="separate"/>
      </w:r>
      <w:r>
        <w:rPr>
          <w:rFonts w:ascii="Cambria" w:hAnsi="Cambria" w:cs="Times New Roman"/>
          <w:color w:val="000000" w:themeColor="text1"/>
        </w:rPr>
        <w:t xml:space="preserve">(vgl. z.B. </w:t>
      </w:r>
      <w:proofErr w:type="spellStart"/>
      <w:r>
        <w:rPr>
          <w:rFonts w:ascii="Cambria" w:hAnsi="Cambria" w:cs="Times New Roman"/>
          <w:color w:val="000000" w:themeColor="text1"/>
        </w:rPr>
        <w:t xml:space="preserve">Döhnert</w:t>
      </w:r>
      <w:proofErr w:type="spellEnd"/>
      <w:r>
        <w:rPr>
          <w:rFonts w:ascii="Cambria" w:hAnsi="Cambria" w:cs="Times New Roman"/>
          <w:color w:val="000000" w:themeColor="text1"/>
        </w:rPr>
        <w:t xml:space="preserve">, et al. 2017)</w:t>
      </w:r>
      <w:r w:rsidR="001D6115" w:rsidRPr="007310A7">
        <w:rPr>
          <w:color w:val="000000" w:themeColor="text1"/>
        </w:rPr>
        <w:fldChar w:fldCharType="end"/>
      </w:r>
      <w:r>
        <w:rPr>
          <w:color w:val="000000" w:themeColor="text1"/>
        </w:rPr>
        <w:t xml:space="preserve">. Dies bedeutet in der Konsequenz eine zukünftige lebenslange Angewiesenheit der Betroffenen auf hormonelle Ersatzpräparate. Zugleich werden wie </w:t>
      </w:r>
      <w:r>
        <w:rPr>
          <w:color w:val="000000" w:themeColor="text1"/>
        </w:rPr>
        <w:t xml:space="preserve">vermutlich in Valeries Fall funktionsfähige und dementsprechend auch potentiell reproduktionsfähige Organe ohne Einwilligung der Betroffenen entfernt. Es ist mit großer Wahrscheinlichkeit davon auszugehen, dass Valerie als </w:t>
      </w:r>
      <w:r>
        <w:rPr>
          <w:color w:val="000000" w:themeColor="text1"/>
        </w:rPr>
        <w:t xml:space="preserve">Zehn</w:t>
      </w:r>
      <w:r>
        <w:rPr>
          <w:color w:val="000000" w:themeColor="text1"/>
        </w:rPr>
        <w:t xml:space="preserve">-Jährige nicht über die medizinischen Alternativen zu diesem Eingriff aufgeklärt wird. Vielmehr scheint die Operation in Valeries Erleben einen </w:t>
      </w:r>
      <w:r>
        <w:rPr>
          <w:color w:val="000000" w:themeColor="text1"/>
        </w:rPr>
        <w:t xml:space="preserve">zwar verlustreichen, jedoch </w:t>
      </w:r>
      <w:r>
        <w:rPr>
          <w:color w:val="000000" w:themeColor="text1"/>
        </w:rPr>
        <w:t xml:space="preserve">alternativlosen Charakter zu haben. Sie beschreibt es sei „von Anfang an immer </w:t>
      </w:r>
      <w:r>
        <w:rPr>
          <w:b/>
          <w:color w:val="000000" w:themeColor="text1"/>
        </w:rPr>
        <w:t xml:space="preserve">klar</w:t>
      </w:r>
      <w:r>
        <w:rPr>
          <w:color w:val="000000" w:themeColor="text1"/>
        </w:rPr>
        <w:t xml:space="preserve"> gewesen“, dass „die OP auf mich zukommt ((atmet ein)) schon äh als </w:t>
      </w:r>
      <w:r>
        <w:rPr>
          <w:b/>
          <w:color w:val="000000" w:themeColor="text1"/>
        </w:rPr>
        <w:t xml:space="preserve">Kind“</w:t>
      </w:r>
      <w:r>
        <w:rPr>
          <w:color w:val="000000" w:themeColor="text1"/>
        </w:rPr>
        <w:t xml:space="preserve">. An das Gespräch mit ihren Eltern über die anstehende Operation erinnert sie sich nur </w:t>
      </w:r>
      <w:del w:id="1000147" w:author="Claude Lektorat" w:date="2026-06-30T12:18:05Z">
        <w:r>
          <w:rPr>
            <w:color w:val="000000" w:themeColor="text1"/>
          </w:rPr>
          <w:delText xml:space="preserve">wage</w:delText>
        </w:r>
      </w:del>
      <w:ins w:id="1000148" w:author="Claude Lektorat" w:date="2026-06-30T12:18:05Z">
        <w:r>
          <w:rPr>
            <w:color w:val="000000" w:themeColor="text1"/>
          </w:rPr>
          <w:t xml:space="preserve">vage</w:t>
        </w:r>
      </w:ins>
      <w:r>
        <w:rPr>
          <w:color w:val="000000" w:themeColor="text1"/>
        </w:rPr>
        <w:t xml:space="preserve">: </w:t>
      </w:r>
    </w:p>
    <w:p w14:paraId="3F9C8DE5" w14:textId="32A0542A" w:rsidR="00E91C72" w:rsidRPr="007310A7" w:rsidRDefault="00E91C72" w:rsidP="001C7479">
      <w:pPr>
        <w:spacing w:before="240" w:after="240" w:line="360" w:lineRule="auto"/>
        <w:ind w:left="567" w:right="509"/>
        <w:jc w:val="both"/>
        <w:rPr>
          <w:color w:val="000000" w:themeColor="text1"/>
        </w:rPr>
      </w:pPr>
      <w:r w:rsidRPr="007310A7">
        <w:rPr>
          <w:color w:val="000000" w:themeColor="text1"/>
          <w:sz w:val="22"/>
          <w:szCs w:val="22"/>
        </w:rPr>
        <w:t xml:space="preserve">„ja (1) also=es </w:t>
      </w:r>
      <w:proofErr w:type="spellStart"/>
      <w:r w:rsidRPr="007310A7">
        <w:rPr>
          <w:color w:val="000000" w:themeColor="text1"/>
          <w:sz w:val="22"/>
          <w:szCs w:val="22"/>
        </w:rPr>
        <w:t>is</w:t>
      </w:r>
      <w:proofErr w:type="spellEnd"/>
      <w:r w:rsidRPr="007310A7">
        <w:rPr>
          <w:color w:val="000000" w:themeColor="text1"/>
          <w:sz w:val="22"/>
          <w:szCs w:val="22"/>
        </w:rPr>
        <w:t xml:space="preserve"> schon wirklich lange </w:t>
      </w:r>
      <w:proofErr w:type="spellStart"/>
      <w:r w:rsidRPr="007310A7">
        <w:rPr>
          <w:b/>
          <w:color w:val="000000" w:themeColor="text1"/>
          <w:sz w:val="22"/>
          <w:szCs w:val="22"/>
        </w:rPr>
        <w:t>he:r</w:t>
      </w:r>
      <w:proofErr w:type="spellEnd"/>
      <w:r w:rsidRPr="007310A7">
        <w:rPr>
          <w:color w:val="000000" w:themeColor="text1"/>
          <w:sz w:val="22"/>
          <w:szCs w:val="22"/>
        </w:rPr>
        <w:t xml:space="preserve"> </w:t>
      </w:r>
      <w:r w:rsidRPr="007310A7">
        <w:rPr>
          <w:b/>
          <w:color w:val="000000" w:themeColor="text1"/>
          <w:sz w:val="22"/>
          <w:szCs w:val="22"/>
        </w:rPr>
        <w:t>u:nd</w:t>
      </w:r>
      <w:r w:rsidRPr="007310A7">
        <w:rPr>
          <w:color w:val="000000" w:themeColor="text1"/>
          <w:sz w:val="22"/>
          <w:szCs w:val="22"/>
        </w:rPr>
        <w:t xml:space="preserve"> (1) also, ehrlich gesagt </w:t>
      </w:r>
      <w:proofErr w:type="spellStart"/>
      <w:r w:rsidRPr="007310A7">
        <w:rPr>
          <w:color w:val="000000" w:themeColor="text1"/>
          <w:sz w:val="22"/>
          <w:szCs w:val="22"/>
        </w:rPr>
        <w:t>erinner</w:t>
      </w:r>
      <w:proofErr w:type="spellEnd"/>
      <w:r w:rsidRPr="007310A7">
        <w:rPr>
          <w:color w:val="000000" w:themeColor="text1"/>
          <w:sz w:val="22"/>
          <w:szCs w:val="22"/>
        </w:rPr>
        <w:t xml:space="preserve"> ich mi- ((spricht schneller)) also ich hatte es ja auch in der E-Mail schon geschrieben das es ja auch schon lange </w:t>
      </w:r>
      <w:r w:rsidRPr="007310A7">
        <w:rPr>
          <w:b/>
          <w:color w:val="000000" w:themeColor="text1"/>
          <w:sz w:val="22"/>
          <w:szCs w:val="22"/>
        </w:rPr>
        <w:t>her</w:t>
      </w:r>
      <w:r w:rsidRPr="007310A7">
        <w:rPr>
          <w:color w:val="000000" w:themeColor="text1"/>
          <w:sz w:val="22"/>
          <w:szCs w:val="22"/>
        </w:rPr>
        <w:t xml:space="preserve"> </w:t>
      </w:r>
      <w:proofErr w:type="spellStart"/>
      <w:r w:rsidRPr="007310A7">
        <w:rPr>
          <w:color w:val="000000" w:themeColor="text1"/>
          <w:sz w:val="22"/>
          <w:szCs w:val="22"/>
        </w:rPr>
        <w:t>is</w:t>
      </w:r>
      <w:proofErr w:type="spellEnd"/>
      <w:r w:rsidRPr="007310A7">
        <w:rPr>
          <w:color w:val="000000" w:themeColor="text1"/>
          <w:sz w:val="22"/>
          <w:szCs w:val="22"/>
        </w:rPr>
        <w:t xml:space="preserve"> und ich da n </w:t>
      </w:r>
      <w:r w:rsidRPr="007310A7">
        <w:rPr>
          <w:b/>
          <w:color w:val="000000" w:themeColor="text1"/>
          <w:sz w:val="22"/>
          <w:szCs w:val="22"/>
        </w:rPr>
        <w:t>Kind</w:t>
      </w:r>
      <w:r w:rsidRPr="007310A7">
        <w:rPr>
          <w:color w:val="000000" w:themeColor="text1"/>
          <w:sz w:val="22"/>
          <w:szCs w:val="22"/>
        </w:rPr>
        <w:t xml:space="preserve"> war //</w:t>
      </w:r>
      <w:proofErr w:type="spellStart"/>
      <w:r w:rsidRPr="007310A7">
        <w:rPr>
          <w:color w:val="000000" w:themeColor="text1"/>
          <w:sz w:val="22"/>
          <w:szCs w:val="22"/>
        </w:rPr>
        <w:t>mhm</w:t>
      </w:r>
      <w:proofErr w:type="spellEnd"/>
      <w:r w:rsidRPr="007310A7">
        <w:rPr>
          <w:color w:val="000000" w:themeColor="text1"/>
          <w:sz w:val="22"/>
          <w:szCs w:val="22"/>
        </w:rPr>
        <w:t xml:space="preserve">// </w:t>
      </w:r>
      <w:r w:rsidRPr="007310A7">
        <w:rPr>
          <w:b/>
          <w:color w:val="000000" w:themeColor="text1"/>
          <w:sz w:val="22"/>
          <w:szCs w:val="22"/>
        </w:rPr>
        <w:t>deswegen</w:t>
      </w:r>
      <w:r w:rsidRPr="007310A7">
        <w:rPr>
          <w:color w:val="000000" w:themeColor="text1"/>
          <w:sz w:val="22"/>
          <w:szCs w:val="22"/>
        </w:rPr>
        <w:t xml:space="preserve"> (1)  </w:t>
      </w:r>
      <w:proofErr w:type="spellStart"/>
      <w:r w:rsidRPr="007310A7">
        <w:rPr>
          <w:color w:val="000000" w:themeColor="text1"/>
          <w:sz w:val="22"/>
          <w:szCs w:val="22"/>
        </w:rPr>
        <w:t>is</w:t>
      </w:r>
      <w:proofErr w:type="spellEnd"/>
      <w:r w:rsidRPr="007310A7">
        <w:rPr>
          <w:color w:val="000000" w:themeColor="text1"/>
          <w:sz w:val="22"/>
          <w:szCs w:val="22"/>
        </w:rPr>
        <w:t xml:space="preserve"> n bisschen </w:t>
      </w:r>
      <w:r w:rsidRPr="007310A7">
        <w:rPr>
          <w:b/>
          <w:color w:val="000000" w:themeColor="text1"/>
          <w:sz w:val="22"/>
          <w:szCs w:val="22"/>
        </w:rPr>
        <w:t>schwierig</w:t>
      </w:r>
      <w:r w:rsidRPr="007310A7">
        <w:rPr>
          <w:color w:val="000000" w:themeColor="text1"/>
          <w:sz w:val="22"/>
          <w:szCs w:val="22"/>
        </w:rPr>
        <w:t xml:space="preserve"> ä:hm (2) ((atmet ein)) also ich kann mich natürlich </w:t>
      </w:r>
      <w:proofErr w:type="spellStart"/>
      <w:r w:rsidRPr="007310A7">
        <w:rPr>
          <w:color w:val="000000" w:themeColor="text1"/>
          <w:sz w:val="22"/>
          <w:szCs w:val="22"/>
        </w:rPr>
        <w:t>nich</w:t>
      </w:r>
      <w:proofErr w:type="spellEnd"/>
      <w:r w:rsidRPr="007310A7">
        <w:rPr>
          <w:color w:val="000000" w:themeColor="text1"/>
          <w:sz w:val="22"/>
          <w:szCs w:val="22"/>
        </w:rPr>
        <w:t xml:space="preserve"> mehr </w:t>
      </w:r>
      <w:r w:rsidRPr="007310A7">
        <w:rPr>
          <w:b/>
          <w:color w:val="000000" w:themeColor="text1"/>
          <w:sz w:val="22"/>
          <w:szCs w:val="22"/>
        </w:rPr>
        <w:t>so:</w:t>
      </w:r>
      <w:r w:rsidRPr="007310A7">
        <w:rPr>
          <w:color w:val="000000" w:themeColor="text1"/>
          <w:sz w:val="22"/>
          <w:szCs w:val="22"/>
        </w:rPr>
        <w:t xml:space="preserve"> im Detail an das Gespräch erinnern also ich weiß </w:t>
      </w:r>
      <w:r w:rsidRPr="007310A7">
        <w:rPr>
          <w:b/>
          <w:color w:val="000000" w:themeColor="text1"/>
          <w:sz w:val="22"/>
          <w:szCs w:val="22"/>
        </w:rPr>
        <w:t>nur</w:t>
      </w:r>
      <w:r w:rsidRPr="007310A7">
        <w:rPr>
          <w:color w:val="000000" w:themeColor="text1"/>
          <w:sz w:val="22"/>
          <w:szCs w:val="22"/>
        </w:rPr>
        <w:t xml:space="preserve"> das ich=s (1) </w:t>
      </w:r>
      <w:proofErr w:type="spellStart"/>
      <w:r w:rsidRPr="007310A7">
        <w:rPr>
          <w:b/>
          <w:color w:val="000000" w:themeColor="text1"/>
          <w:sz w:val="22"/>
          <w:szCs w:val="22"/>
        </w:rPr>
        <w:t>ga:r</w:t>
      </w:r>
      <w:proofErr w:type="spellEnd"/>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verstanden hab (1) ähm, was irgendwie </w:t>
      </w:r>
      <w:proofErr w:type="spellStart"/>
      <w:r w:rsidRPr="007310A7">
        <w:rPr>
          <w:b/>
          <w:color w:val="000000" w:themeColor="text1"/>
          <w:sz w:val="22"/>
          <w:szCs w:val="22"/>
        </w:rPr>
        <w:t>lo:s</w:t>
      </w:r>
      <w:proofErr w:type="spellEnd"/>
      <w:r w:rsidRPr="007310A7">
        <w:rPr>
          <w:color w:val="000000" w:themeColor="text1"/>
          <w:sz w:val="22"/>
          <w:szCs w:val="22"/>
        </w:rPr>
        <w:t xml:space="preserve"> </w:t>
      </w:r>
      <w:proofErr w:type="spellStart"/>
      <w:r w:rsidRPr="007310A7">
        <w:rPr>
          <w:color w:val="000000" w:themeColor="text1"/>
          <w:sz w:val="22"/>
          <w:szCs w:val="22"/>
        </w:rPr>
        <w:t>is</w:t>
      </w:r>
      <w:proofErr w:type="spellEnd"/>
      <w:r w:rsidRPr="007310A7">
        <w:rPr>
          <w:color w:val="000000" w:themeColor="text1"/>
          <w:sz w:val="22"/>
          <w:szCs w:val="22"/>
        </w:rPr>
        <w:t xml:space="preserve"> (1) u:nd ((atmet ein)) ich </w:t>
      </w:r>
      <w:r w:rsidRPr="007310A7">
        <w:rPr>
          <w:b/>
          <w:color w:val="000000" w:themeColor="text1"/>
          <w:sz w:val="22"/>
          <w:szCs w:val="22"/>
        </w:rPr>
        <w:t>schon</w:t>
      </w:r>
      <w:r w:rsidRPr="007310A7">
        <w:rPr>
          <w:color w:val="000000" w:themeColor="text1"/>
          <w:sz w:val="22"/>
          <w:szCs w:val="22"/>
        </w:rPr>
        <w:t xml:space="preserve"> als Kind (1) </w:t>
      </w:r>
      <w:proofErr w:type="spellStart"/>
      <w:r w:rsidRPr="007310A7">
        <w:rPr>
          <w:color w:val="000000" w:themeColor="text1"/>
          <w:sz w:val="22"/>
          <w:szCs w:val="22"/>
        </w:rPr>
        <w:t>da:rauf</w:t>
      </w:r>
      <w:proofErr w:type="spellEnd"/>
      <w:r w:rsidRPr="007310A7">
        <w:rPr>
          <w:color w:val="000000" w:themeColor="text1"/>
          <w:sz w:val="22"/>
          <w:szCs w:val="22"/>
        </w:rPr>
        <w:t xml:space="preserve"> </w:t>
      </w:r>
      <w:proofErr w:type="spellStart"/>
      <w:r w:rsidRPr="007310A7">
        <w:rPr>
          <w:b/>
          <w:color w:val="000000" w:themeColor="text1"/>
          <w:sz w:val="22"/>
          <w:szCs w:val="22"/>
        </w:rPr>
        <w:t>se:hr</w:t>
      </w:r>
      <w:proofErr w:type="spellEnd"/>
      <w:r w:rsidRPr="007310A7">
        <w:rPr>
          <w:b/>
          <w:color w:val="000000" w:themeColor="text1"/>
          <w:sz w:val="22"/>
          <w:szCs w:val="22"/>
        </w:rPr>
        <w:t>,</w:t>
      </w:r>
      <w:r w:rsidRPr="007310A7">
        <w:rPr>
          <w:color w:val="000000" w:themeColor="text1"/>
          <w:sz w:val="22"/>
          <w:szCs w:val="22"/>
        </w:rPr>
        <w:t xml:space="preserve"> </w:t>
      </w:r>
      <w:r w:rsidRPr="007310A7">
        <w:rPr>
          <w:b/>
          <w:color w:val="000000" w:themeColor="text1"/>
          <w:sz w:val="22"/>
          <w:szCs w:val="22"/>
        </w:rPr>
        <w:t>ängstlich</w:t>
      </w:r>
      <w:r w:rsidRPr="007310A7">
        <w:rPr>
          <w:color w:val="000000" w:themeColor="text1"/>
          <w:sz w:val="22"/>
          <w:szCs w:val="22"/>
        </w:rPr>
        <w:t xml:space="preserve"> und </w:t>
      </w:r>
      <w:r w:rsidRPr="007310A7">
        <w:rPr>
          <w:b/>
          <w:color w:val="000000" w:themeColor="text1"/>
          <w:sz w:val="22"/>
          <w:szCs w:val="22"/>
        </w:rPr>
        <w:t>abweisend</w:t>
      </w:r>
      <w:r w:rsidRPr="007310A7">
        <w:rPr>
          <w:color w:val="000000" w:themeColor="text1"/>
          <w:sz w:val="22"/>
          <w:szCs w:val="22"/>
        </w:rPr>
        <w:t xml:space="preserve"> reagiert hab //</w:t>
      </w:r>
      <w:proofErr w:type="spellStart"/>
      <w:r w:rsidRPr="007310A7">
        <w:rPr>
          <w:color w:val="000000" w:themeColor="text1"/>
          <w:sz w:val="22"/>
          <w:szCs w:val="22"/>
        </w:rPr>
        <w:t>mhm</w:t>
      </w:r>
      <w:proofErr w:type="spellEnd"/>
      <w:r w:rsidRPr="007310A7">
        <w:rPr>
          <w:color w:val="000000" w:themeColor="text1"/>
          <w:sz w:val="22"/>
          <w:szCs w:val="22"/>
        </w:rPr>
        <w:t xml:space="preserve">// und ich auch gar nichts darüber wissen </w:t>
      </w:r>
      <w:r w:rsidRPr="007310A7">
        <w:rPr>
          <w:b/>
          <w:color w:val="000000" w:themeColor="text1"/>
          <w:sz w:val="22"/>
          <w:szCs w:val="22"/>
        </w:rPr>
        <w:t>wollte</w:t>
      </w:r>
      <w:r w:rsidRPr="007310A7">
        <w:rPr>
          <w:color w:val="000000" w:themeColor="text1"/>
          <w:sz w:val="22"/>
          <w:szCs w:val="22"/>
        </w:rPr>
        <w:t>“</w:t>
      </w:r>
    </w:p>
    <w:p w14:paraId="52CDA7F8" w14:textId="76A81ABC" w:rsidR="00BD3B89" w:rsidRPr="007310A7" w:rsidRDefault="00E91C72" w:rsidP="0078702F">
      <w:pPr>
        <w:spacing w:line="360" w:lineRule="auto"/>
        <w:jc w:val="both"/>
        <w:rPr>
          <w:color w:val="000000" w:themeColor="text1"/>
        </w:rPr>
      </w:pPr>
      <w:r w:rsidRPr="007310A7">
        <w:rPr>
          <w:color w:val="000000" w:themeColor="text1"/>
        </w:rPr>
        <w:t xml:space="preserve">Zum einen zeigt sich in dem Bericht, wie wenig Valerie über </w:t>
      </w:r>
      <w:r w:rsidR="007624CB" w:rsidRPr="007310A7">
        <w:rPr>
          <w:color w:val="000000" w:themeColor="text1"/>
        </w:rPr>
        <w:t xml:space="preserve">den Eingriff </w:t>
      </w:r>
      <w:r w:rsidRPr="007310A7">
        <w:rPr>
          <w:color w:val="000000" w:themeColor="text1"/>
        </w:rPr>
        <w:t xml:space="preserve">wusste und in der Konsequenz kaum bzw. gar nicht dazu in der Lage </w:t>
      </w:r>
      <w:r w:rsidR="007624CB" w:rsidRPr="007310A7">
        <w:rPr>
          <w:color w:val="000000" w:themeColor="text1"/>
        </w:rPr>
        <w:t xml:space="preserve">ist, </w:t>
      </w:r>
      <w:r w:rsidRPr="007310A7">
        <w:rPr>
          <w:color w:val="000000" w:themeColor="text1"/>
        </w:rPr>
        <w:t xml:space="preserve">in diesen </w:t>
      </w:r>
      <w:r w:rsidR="007624CB" w:rsidRPr="007310A7">
        <w:rPr>
          <w:color w:val="000000" w:themeColor="text1"/>
        </w:rPr>
        <w:t>(</w:t>
      </w:r>
      <w:r w:rsidRPr="007310A7">
        <w:rPr>
          <w:color w:val="000000" w:themeColor="text1"/>
        </w:rPr>
        <w:t>mit</w:t>
      </w:r>
      <w:r w:rsidR="007624CB" w:rsidRPr="007310A7">
        <w:rPr>
          <w:color w:val="000000" w:themeColor="text1"/>
        </w:rPr>
        <w:t>-)e</w:t>
      </w:r>
      <w:r w:rsidRPr="007310A7">
        <w:rPr>
          <w:color w:val="000000" w:themeColor="text1"/>
        </w:rPr>
        <w:t xml:space="preserve">inzuwilligen. </w:t>
      </w:r>
      <w:r w:rsidR="007624CB" w:rsidRPr="007310A7">
        <w:rPr>
          <w:color w:val="000000" w:themeColor="text1"/>
        </w:rPr>
        <w:t>Zum andern lässt sich i</w:t>
      </w:r>
      <w:r w:rsidR="005F6872" w:rsidRPr="007310A7">
        <w:rPr>
          <w:color w:val="000000" w:themeColor="text1"/>
        </w:rPr>
        <w:t xml:space="preserve">hre </w:t>
      </w:r>
      <w:r w:rsidR="007624CB" w:rsidRPr="007310A7">
        <w:rPr>
          <w:color w:val="000000" w:themeColor="text1"/>
        </w:rPr>
        <w:t xml:space="preserve">beschriebene </w:t>
      </w:r>
      <w:r w:rsidR="005F6872" w:rsidRPr="007310A7">
        <w:rPr>
          <w:color w:val="000000" w:themeColor="text1"/>
        </w:rPr>
        <w:t xml:space="preserve">Reaktion des Nicht-Wissen-Wollens als eine </w:t>
      </w:r>
      <w:r w:rsidR="00461161" w:rsidRPr="007310A7">
        <w:rPr>
          <w:color w:val="000000" w:themeColor="text1"/>
        </w:rPr>
        <w:t>Schutz</w:t>
      </w:r>
      <w:r w:rsidR="005F6872" w:rsidRPr="007310A7">
        <w:rPr>
          <w:color w:val="000000" w:themeColor="text1"/>
        </w:rPr>
        <w:t xml:space="preserve">strategie </w:t>
      </w:r>
      <w:r w:rsidR="005F0851" w:rsidRPr="007310A7">
        <w:rPr>
          <w:color w:val="000000" w:themeColor="text1"/>
        </w:rPr>
        <w:t xml:space="preserve">in Anbetracht </w:t>
      </w:r>
      <w:r w:rsidR="005F6872" w:rsidRPr="007310A7">
        <w:rPr>
          <w:color w:val="000000" w:themeColor="text1"/>
        </w:rPr>
        <w:t>potentiell überfor</w:t>
      </w:r>
      <w:r w:rsidR="00A25170" w:rsidRPr="007310A7">
        <w:rPr>
          <w:color w:val="000000" w:themeColor="text1"/>
        </w:rPr>
        <w:t>dernder negativer</w:t>
      </w:r>
      <w:r w:rsidR="005F6872" w:rsidRPr="007310A7">
        <w:rPr>
          <w:color w:val="000000" w:themeColor="text1"/>
        </w:rPr>
        <w:t xml:space="preserve"> </w:t>
      </w:r>
      <w:r w:rsidR="005F0851" w:rsidRPr="007310A7">
        <w:rPr>
          <w:color w:val="000000" w:themeColor="text1"/>
        </w:rPr>
        <w:t xml:space="preserve">Gefühle </w:t>
      </w:r>
      <w:r w:rsidR="007624CB" w:rsidRPr="007310A7">
        <w:rPr>
          <w:color w:val="000000" w:themeColor="text1"/>
        </w:rPr>
        <w:t>–</w:t>
      </w:r>
      <w:r w:rsidR="00A25170" w:rsidRPr="007310A7">
        <w:rPr>
          <w:color w:val="000000" w:themeColor="text1"/>
        </w:rPr>
        <w:t xml:space="preserve"> die neben Angst</w:t>
      </w:r>
      <w:r w:rsidR="005F0851" w:rsidRPr="007310A7">
        <w:rPr>
          <w:color w:val="000000" w:themeColor="text1"/>
        </w:rPr>
        <w:t xml:space="preserve"> </w:t>
      </w:r>
      <w:r w:rsidR="007624CB" w:rsidRPr="007310A7">
        <w:rPr>
          <w:color w:val="000000" w:themeColor="text1"/>
        </w:rPr>
        <w:t xml:space="preserve">und Trauer </w:t>
      </w:r>
      <w:r w:rsidR="005F0851" w:rsidRPr="007310A7">
        <w:rPr>
          <w:color w:val="000000" w:themeColor="text1"/>
        </w:rPr>
        <w:t>vermutlich auch Scham</w:t>
      </w:r>
      <w:r w:rsidR="00A25170" w:rsidRPr="007310A7">
        <w:rPr>
          <w:color w:val="000000" w:themeColor="text1"/>
        </w:rPr>
        <w:t xml:space="preserve"> </w:t>
      </w:r>
      <w:r w:rsidR="005F0851" w:rsidRPr="007310A7">
        <w:rPr>
          <w:color w:val="000000" w:themeColor="text1"/>
        </w:rPr>
        <w:t xml:space="preserve">beinhalteten </w:t>
      </w:r>
      <w:r w:rsidR="00A25170" w:rsidRPr="007310A7">
        <w:rPr>
          <w:color w:val="000000" w:themeColor="text1"/>
        </w:rPr>
        <w:t xml:space="preserve">– </w:t>
      </w:r>
      <w:r w:rsidR="007624CB" w:rsidRPr="007310A7">
        <w:rPr>
          <w:color w:val="000000" w:themeColor="text1"/>
        </w:rPr>
        <w:t xml:space="preserve">verstehen </w:t>
      </w:r>
      <w:r w:rsidR="001D6115" w:rsidRPr="007310A7">
        <w:rPr>
          <w:color w:val="000000" w:themeColor="text1"/>
        </w:rPr>
        <w:fldChar w:fldCharType="begin"/>
      </w:r>
      <w:r w:rsidR="00F370E7">
        <w:rPr>
          <w:color w:val="000000" w:themeColor="text1"/>
        </w:rPr>
        <w:instrText xml:space="preserve"> ADDIN ZOTERO_ITEM CSL_CITATION {"citationID":"SHrXPd8l","properties":{"unsorted":false,"formattedCitation":"(L. M. Liao 2015; vgl. auch Katrina Roen 2019)","plainCitation":"(L. M. Liao 2015; vgl. auch Katrina Roen 2019)","dontUpdate":true,"noteIndex":0},"citationItems":[{"id":508,"uris":["http://zotero.org/users/local/owKliTIb/items/TBUFSGW5"],"itemData":{"id":508,"type":"article-journal","container-title":"Narrative inquiry in bioethics","DOI":"10.1353/nib.2015.0045","issue":"2","page":"143–150","publisher":"Project MUSE","title":"Stonewalling Emotion","volume":"5","author":[{"family":"Liao","given":"L. M."}],"issued":{"date-parts":[["2015"]]}}},{"id":1326,"uris":["http://zotero.org/users/local/owKliTIb/items/5SHQIV6S"],"itemData":{"id":1326,"type":"article-journal","abstract":"Intersex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Practice.","volume":"56","author":[{"family":"Roen","given":"Katrina"}],"issued":{"date-parts":[["2019",6]]}},"prefix":"vgl. auch"}],"schema":"https://github.com/citation-style-language/schema/raw/master/csl-citation.json"} </w:instrText>
      </w:r>
      <w:r w:rsidR="001D6115" w:rsidRPr="007310A7">
        <w:rPr>
          <w:color w:val="000000" w:themeColor="text1"/>
        </w:rPr>
        <w:fldChar w:fldCharType="separate"/>
      </w:r>
      <w:r w:rsidR="00BD3B89" w:rsidRPr="007310A7">
        <w:rPr>
          <w:rFonts w:ascii="Cambria" w:hAnsi="Cambria"/>
          <w:color w:val="000000" w:themeColor="text1"/>
        </w:rPr>
        <w:t xml:space="preserve">(vgl. Liao 2015; </w:t>
      </w:r>
      <w:proofErr w:type="spellStart"/>
      <w:r w:rsidR="00BD3B89" w:rsidRPr="007310A7">
        <w:rPr>
          <w:rFonts w:ascii="Cambria" w:hAnsi="Cambria"/>
          <w:color w:val="000000" w:themeColor="text1"/>
        </w:rPr>
        <w:t>Roen</w:t>
      </w:r>
      <w:proofErr w:type="spellEnd"/>
      <w:r w:rsidR="00BD3B89" w:rsidRPr="007310A7">
        <w:rPr>
          <w:rFonts w:ascii="Cambria" w:hAnsi="Cambria"/>
          <w:color w:val="000000" w:themeColor="text1"/>
        </w:rPr>
        <w:t xml:space="preserve"> 2019)</w:t>
      </w:r>
      <w:r w:rsidR="001D6115" w:rsidRPr="007310A7">
        <w:rPr>
          <w:color w:val="000000" w:themeColor="text1"/>
        </w:rPr>
        <w:fldChar w:fldCharType="end"/>
      </w:r>
      <w:r w:rsidR="005F6872" w:rsidRPr="007310A7">
        <w:rPr>
          <w:color w:val="000000" w:themeColor="text1"/>
        </w:rPr>
        <w:t>.</w:t>
      </w:r>
      <w:r w:rsidR="00BD3B89" w:rsidRPr="007310A7">
        <w:rPr>
          <w:color w:val="000000" w:themeColor="text1"/>
        </w:rPr>
        <w:t xml:space="preserve"> Insbesondere im Kontext der skizzierten ausbleibenden emotionalen Begleitung durch ihre Mutter, kann es sich hier ebenfalls um eine traumatisch bedingte Schutzstrategie handeln: Nichts-Wissen-Wollen ermöglicht in diesem Fall Zusammenhang das traumatische Erlebnis dissoziativ abzuspalten und in Folge weitestgehend zu vergessen.</w:t>
      </w:r>
    </w:p>
    <w:p w14:paraId="3182BC04" w14:textId="6D82276A" w:rsidR="00E91C72" w:rsidRPr="007310A7" w:rsidRDefault="005F0851" w:rsidP="0078702F">
      <w:pPr>
        <w:spacing w:line="360" w:lineRule="auto"/>
        <w:jc w:val="both"/>
        <w:rPr>
          <w:color w:val="000000" w:themeColor="text1"/>
        </w:rPr>
      </w:pPr>
      <w:r>
        <w:rPr>
          <w:color w:val="000000" w:themeColor="text1"/>
        </w:rPr>
        <w:t xml:space="preserve">In einer </w:t>
      </w:r>
      <w:proofErr w:type="spellStart"/>
      <w:del w:id="1000149" w:author="Claude Lektorat" w:date="2026-06-30T12:18:05Z">
        <w:r>
          <w:rPr>
            <w:color w:val="000000" w:themeColor="text1"/>
          </w:rPr>
          <w:delText xml:space="preserve">daraufffolgenden</w:delText>
        </w:r>
      </w:del>
      <w:ins w:id="1000150" w:author="Claude Lektorat" w:date="2026-06-30T12:18:05Z">
        <w:r>
          <w:rPr>
            <w:color w:val="000000" w:themeColor="text1"/>
          </w:rPr>
          <w:t xml:space="preserve">darauffolgenden</w:t>
        </w:r>
      </w:ins>
      <w:proofErr w:type="spellEnd"/>
      <w:r>
        <w:rPr>
          <w:color w:val="000000" w:themeColor="text1"/>
        </w:rPr>
        <w:t xml:space="preserve"> Sequ</w:t>
      </w:r>
      <w:r>
        <w:rPr>
          <w:color w:val="000000" w:themeColor="text1"/>
        </w:rPr>
        <w:t xml:space="preserve">enz zu dem o.g. Eingriff </w:t>
      </w:r>
      <w:r>
        <w:rPr>
          <w:color w:val="000000" w:themeColor="text1"/>
        </w:rPr>
        <w:t xml:space="preserve">wird deutlich wie stark </w:t>
      </w:r>
      <w:r>
        <w:rPr>
          <w:color w:val="000000" w:themeColor="text1"/>
        </w:rPr>
        <w:t xml:space="preserve">Valerie </w:t>
      </w:r>
      <w:r>
        <w:rPr>
          <w:color w:val="000000" w:themeColor="text1"/>
        </w:rPr>
        <w:t xml:space="preserve">versucht</w:t>
      </w:r>
      <w:r>
        <w:rPr>
          <w:color w:val="000000" w:themeColor="text1"/>
        </w:rPr>
        <w:t xml:space="preserve">,</w:t>
      </w:r>
      <w:r>
        <w:rPr>
          <w:color w:val="000000" w:themeColor="text1"/>
        </w:rPr>
        <w:t xml:space="preserve"> ihre Eltern vor einer potentiellen Anklage in Schutz zu nehmen:</w:t>
      </w:r>
    </w:p>
    <w:p w14:paraId="132B9834" w14:textId="6198D126" w:rsidR="00E91C72" w:rsidRPr="007310A7" w:rsidRDefault="00E91C72" w:rsidP="0023027C">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„ähm ((atmet ein)) es </w:t>
      </w:r>
      <w:proofErr w:type="spellStart"/>
      <w:r w:rsidRPr="007310A7">
        <w:rPr>
          <w:color w:val="000000" w:themeColor="text1"/>
          <w:sz w:val="22"/>
          <w:szCs w:val="22"/>
        </w:rPr>
        <w:t>is</w:t>
      </w:r>
      <w:proofErr w:type="spellEnd"/>
      <w:r w:rsidRPr="007310A7">
        <w:rPr>
          <w:color w:val="000000" w:themeColor="text1"/>
          <w:sz w:val="22"/>
          <w:szCs w:val="22"/>
        </w:rPr>
        <w:t xml:space="preserve"> auch mit meinen Eltern n bisschen </w:t>
      </w:r>
      <w:proofErr w:type="gramStart"/>
      <w:r w:rsidRPr="007310A7">
        <w:rPr>
          <w:b/>
          <w:color w:val="000000" w:themeColor="text1"/>
          <w:sz w:val="22"/>
          <w:szCs w:val="22"/>
        </w:rPr>
        <w:t>schwierig</w:t>
      </w:r>
      <w:proofErr w:type="gramEnd"/>
      <w:r w:rsidRPr="007310A7">
        <w:rPr>
          <w:b/>
          <w:color w:val="000000" w:themeColor="text1"/>
          <w:sz w:val="22"/>
          <w:szCs w:val="22"/>
        </w:rPr>
        <w:t xml:space="preserve"> </w:t>
      </w:r>
      <w:r w:rsidRPr="007310A7">
        <w:rPr>
          <w:color w:val="000000" w:themeColor="text1"/>
          <w:sz w:val="22"/>
          <w:szCs w:val="22"/>
        </w:rPr>
        <w:t>weil</w:t>
      </w:r>
      <w:r w:rsidRPr="007310A7">
        <w:rPr>
          <w:b/>
          <w:color w:val="000000" w:themeColor="text1"/>
          <w:sz w:val="22"/>
          <w:szCs w:val="22"/>
        </w:rPr>
        <w:t xml:space="preserve"> </w:t>
      </w:r>
      <w:r w:rsidRPr="007310A7">
        <w:rPr>
          <w:color w:val="000000" w:themeColor="text1"/>
          <w:sz w:val="22"/>
          <w:szCs w:val="22"/>
        </w:rPr>
        <w:t xml:space="preserve">bei uns </w:t>
      </w:r>
      <w:proofErr w:type="spellStart"/>
      <w:r w:rsidRPr="007310A7">
        <w:rPr>
          <w:color w:val="000000" w:themeColor="text1"/>
          <w:sz w:val="22"/>
          <w:szCs w:val="22"/>
        </w:rPr>
        <w:t>is</w:t>
      </w:r>
      <w:proofErr w:type="spellEnd"/>
      <w:r w:rsidRPr="007310A7">
        <w:rPr>
          <w:color w:val="000000" w:themeColor="text1"/>
          <w:sz w:val="22"/>
          <w:szCs w:val="22"/>
        </w:rPr>
        <w:t xml:space="preserve"> so n bisschen die sprachliche </w:t>
      </w:r>
      <w:r w:rsidRPr="007310A7">
        <w:rPr>
          <w:b/>
          <w:color w:val="000000" w:themeColor="text1"/>
          <w:sz w:val="22"/>
          <w:szCs w:val="22"/>
        </w:rPr>
        <w:t>Hürde</w:t>
      </w:r>
      <w:r w:rsidRPr="007310A7">
        <w:rPr>
          <w:color w:val="000000" w:themeColor="text1"/>
          <w:sz w:val="22"/>
          <w:szCs w:val="22"/>
        </w:rPr>
        <w:t xml:space="preserve"> (1) also: (1) meine Eltern </w:t>
      </w:r>
      <w:r w:rsidRPr="007310A7">
        <w:rPr>
          <w:b/>
          <w:color w:val="000000" w:themeColor="text1"/>
          <w:sz w:val="22"/>
          <w:szCs w:val="22"/>
        </w:rPr>
        <w:t>sprechen</w:t>
      </w:r>
      <w:r w:rsidRPr="007310A7">
        <w:rPr>
          <w:color w:val="000000" w:themeColor="text1"/>
          <w:sz w:val="22"/>
          <w:szCs w:val="22"/>
        </w:rPr>
        <w:t xml:space="preserve">, also zu Hause sprechen wir nur </w:t>
      </w:r>
      <w:r w:rsidRPr="007310A7">
        <w:rPr>
          <w:b/>
          <w:color w:val="000000" w:themeColor="text1"/>
          <w:sz w:val="22"/>
          <w:szCs w:val="22"/>
        </w:rPr>
        <w:t>russisch“</w:t>
      </w:r>
    </w:p>
    <w:p w14:paraId="1F7C93CA" w14:textId="7797EAFC" w:rsidR="00E91C72" w:rsidRPr="007310A7" w:rsidRDefault="00E91C72" w:rsidP="0078702F">
      <w:pPr>
        <w:spacing w:line="360" w:lineRule="auto"/>
        <w:jc w:val="both"/>
        <w:rPr>
          <w:b/>
          <w:color w:val="000000" w:themeColor="text1"/>
        </w:rPr>
      </w:pPr>
      <w:r w:rsidRPr="007310A7">
        <w:rPr>
          <w:color w:val="000000" w:themeColor="text1"/>
        </w:rPr>
        <w:lastRenderedPageBreak/>
        <w:t xml:space="preserve">Valerie begründet ihre Unklarheit über den Eingriff als Kind einerseits mit ihrer eigenen Abwehr gegenüber dem Thema und andererseits mit einer doppelten Sprachbarriere: zwischen ihr und ihren Eltern sowie zwischen ihren Eltern und den Ärzt*innen. Dadurch, dass sie die mangelnde Kommunikation zwischen sich und ihren Eltern vor allem auf die Sprache zurückführt, </w:t>
      </w:r>
      <w:proofErr w:type="spellStart"/>
      <w:r w:rsidRPr="007310A7">
        <w:rPr>
          <w:color w:val="000000" w:themeColor="text1"/>
        </w:rPr>
        <w:t>dethematisiert</w:t>
      </w:r>
      <w:proofErr w:type="spellEnd"/>
      <w:r w:rsidRPr="007310A7">
        <w:rPr>
          <w:color w:val="000000" w:themeColor="text1"/>
        </w:rPr>
        <w:t xml:space="preserve"> sie den Umgang ihrer Eltern mit ihrer Intergeschlechtlichkeit, </w:t>
      </w:r>
      <w:r w:rsidR="008B4852" w:rsidRPr="007310A7">
        <w:rPr>
          <w:color w:val="000000" w:themeColor="text1"/>
        </w:rPr>
        <w:t xml:space="preserve">sowohl </w:t>
      </w:r>
      <w:r w:rsidRPr="007310A7">
        <w:rPr>
          <w:color w:val="000000" w:themeColor="text1"/>
        </w:rPr>
        <w:t>deren frühe Medikalisierung und</w:t>
      </w:r>
      <w:r w:rsidR="008B4852" w:rsidRPr="007310A7">
        <w:rPr>
          <w:color w:val="000000" w:themeColor="text1"/>
        </w:rPr>
        <w:t xml:space="preserve"> die elterliche</w:t>
      </w:r>
      <w:r w:rsidRPr="007310A7">
        <w:rPr>
          <w:color w:val="000000" w:themeColor="text1"/>
        </w:rPr>
        <w:t xml:space="preserve"> Einwilligung in </w:t>
      </w:r>
      <w:r w:rsidR="008B4852" w:rsidRPr="007310A7">
        <w:rPr>
          <w:color w:val="000000" w:themeColor="text1"/>
        </w:rPr>
        <w:t xml:space="preserve">nicht-dringend notwendige </w:t>
      </w:r>
      <w:r w:rsidRPr="007310A7">
        <w:rPr>
          <w:color w:val="000000" w:themeColor="text1"/>
        </w:rPr>
        <w:t>Eingriffe al</w:t>
      </w:r>
      <w:r w:rsidR="008B4852" w:rsidRPr="007310A7">
        <w:rPr>
          <w:color w:val="000000" w:themeColor="text1"/>
        </w:rPr>
        <w:t>s auch die ausbleibende emotionale Begleitung</w:t>
      </w:r>
      <w:r w:rsidRPr="007310A7">
        <w:rPr>
          <w:color w:val="000000" w:themeColor="text1"/>
        </w:rPr>
        <w:t xml:space="preserve">. </w:t>
      </w:r>
      <w:r w:rsidR="008B4852" w:rsidRPr="007310A7">
        <w:rPr>
          <w:color w:val="000000" w:themeColor="text1"/>
        </w:rPr>
        <w:t xml:space="preserve">Zwar </w:t>
      </w:r>
      <w:r w:rsidRPr="007310A7">
        <w:rPr>
          <w:color w:val="000000" w:themeColor="text1"/>
        </w:rPr>
        <w:t xml:space="preserve">werden die </w:t>
      </w:r>
      <w:r w:rsidR="008B4852" w:rsidRPr="007310A7">
        <w:rPr>
          <w:color w:val="000000" w:themeColor="text1"/>
        </w:rPr>
        <w:t xml:space="preserve">Lebensbereiche </w:t>
      </w:r>
      <w:r w:rsidRPr="007310A7">
        <w:rPr>
          <w:color w:val="000000" w:themeColor="text1"/>
        </w:rPr>
        <w:t xml:space="preserve">Migrationserfahrung und Intergeschlechtlichkeit </w:t>
      </w:r>
      <w:r w:rsidR="008B4852" w:rsidRPr="007310A7">
        <w:rPr>
          <w:color w:val="000000" w:themeColor="text1"/>
        </w:rPr>
        <w:t xml:space="preserve">in Form eines </w:t>
      </w:r>
      <w:r w:rsidR="00166974" w:rsidRPr="007310A7">
        <w:rPr>
          <w:color w:val="000000" w:themeColor="text1"/>
        </w:rPr>
        <w:t>Narrativ</w:t>
      </w:r>
      <w:r w:rsidR="008B4852" w:rsidRPr="007310A7">
        <w:rPr>
          <w:color w:val="000000" w:themeColor="text1"/>
        </w:rPr>
        <w:t>s</w:t>
      </w:r>
      <w:r w:rsidR="00166974" w:rsidRPr="007310A7">
        <w:rPr>
          <w:color w:val="000000" w:themeColor="text1"/>
        </w:rPr>
        <w:t xml:space="preserve"> kausal</w:t>
      </w:r>
      <w:r w:rsidR="008B4852" w:rsidRPr="007310A7">
        <w:rPr>
          <w:color w:val="000000" w:themeColor="text1"/>
        </w:rPr>
        <w:t xml:space="preserve"> miteinander</w:t>
      </w:r>
      <w:r w:rsidR="00166974" w:rsidRPr="007310A7">
        <w:rPr>
          <w:color w:val="000000" w:themeColor="text1"/>
        </w:rPr>
        <w:t xml:space="preserve"> verknüpft, </w:t>
      </w:r>
      <w:r w:rsidRPr="007310A7">
        <w:rPr>
          <w:color w:val="000000" w:themeColor="text1"/>
        </w:rPr>
        <w:t xml:space="preserve">jedoch </w:t>
      </w:r>
      <w:r w:rsidR="008B4852" w:rsidRPr="007310A7">
        <w:rPr>
          <w:color w:val="000000" w:themeColor="text1"/>
        </w:rPr>
        <w:t xml:space="preserve">verhindert diese Verknüpfung </w:t>
      </w:r>
      <w:r w:rsidRPr="007310A7">
        <w:rPr>
          <w:color w:val="000000" w:themeColor="text1"/>
        </w:rPr>
        <w:t xml:space="preserve">eine </w:t>
      </w:r>
      <w:r w:rsidR="008B4852" w:rsidRPr="007310A7">
        <w:rPr>
          <w:color w:val="000000" w:themeColor="text1"/>
        </w:rPr>
        <w:t xml:space="preserve">(potentiell kritische) </w:t>
      </w:r>
      <w:r w:rsidRPr="007310A7">
        <w:rPr>
          <w:color w:val="000000" w:themeColor="text1"/>
        </w:rPr>
        <w:t>Auseinandersetzung</w:t>
      </w:r>
      <w:r w:rsidR="008B4852" w:rsidRPr="007310A7">
        <w:rPr>
          <w:color w:val="000000" w:themeColor="text1"/>
        </w:rPr>
        <w:t xml:space="preserve"> der Biographin mit dem Erlebten sowie der Rolle ihrer Eltern</w:t>
      </w:r>
      <w:r w:rsidRPr="007310A7">
        <w:rPr>
          <w:color w:val="000000" w:themeColor="text1"/>
        </w:rPr>
        <w:t>.</w:t>
      </w:r>
      <w:r w:rsidRPr="007310A7">
        <w:rPr>
          <w:rStyle w:val="Funotenzeichen"/>
          <w:color w:val="000000" w:themeColor="text1"/>
        </w:rPr>
        <w:footnoteReference w:id="175"/>
      </w:r>
      <w:r w:rsidRPr="007310A7">
        <w:rPr>
          <w:color w:val="000000" w:themeColor="text1"/>
        </w:rPr>
        <w:t xml:space="preserve"> </w:t>
      </w:r>
    </w:p>
    <w:p w14:paraId="75A39821" w14:textId="03A396AC" w:rsidR="00E91C72" w:rsidRPr="007310A7" w:rsidRDefault="00E91C72" w:rsidP="008942FC">
      <w:pPr>
        <w:spacing w:before="240" w:line="360" w:lineRule="auto"/>
        <w:jc w:val="both"/>
        <w:rPr>
          <w:color w:val="000000" w:themeColor="text1"/>
        </w:rPr>
      </w:pPr>
      <w:r w:rsidRPr="007310A7">
        <w:rPr>
          <w:color w:val="000000" w:themeColor="text1"/>
        </w:rPr>
        <w:t xml:space="preserve">Valeries </w:t>
      </w:r>
      <w:r w:rsidR="00D270A1" w:rsidRPr="007310A7">
        <w:rPr>
          <w:color w:val="000000" w:themeColor="text1"/>
        </w:rPr>
        <w:t xml:space="preserve">Bedürfnis </w:t>
      </w:r>
      <w:r w:rsidRPr="007310A7">
        <w:rPr>
          <w:color w:val="000000" w:themeColor="text1"/>
        </w:rPr>
        <w:t>ihre Eltern zu entlasten bzw. deren Umgang mit ihre</w:t>
      </w:r>
      <w:r w:rsidR="00D270A1" w:rsidRPr="007310A7">
        <w:rPr>
          <w:color w:val="000000" w:themeColor="text1"/>
        </w:rPr>
        <w:t xml:space="preserve">r Variation </w:t>
      </w:r>
      <w:r w:rsidRPr="007310A7">
        <w:rPr>
          <w:color w:val="000000" w:themeColor="text1"/>
        </w:rPr>
        <w:t xml:space="preserve">zu legitimieren </w:t>
      </w:r>
      <w:r w:rsidR="00D270A1" w:rsidRPr="007310A7">
        <w:rPr>
          <w:color w:val="000000" w:themeColor="text1"/>
        </w:rPr>
        <w:t xml:space="preserve">deutet sich noch </w:t>
      </w:r>
      <w:r w:rsidRPr="007310A7">
        <w:rPr>
          <w:color w:val="000000" w:themeColor="text1"/>
        </w:rPr>
        <w:t>in einer weiteren Sequenz</w:t>
      </w:r>
      <w:r w:rsidR="00D270A1" w:rsidRPr="007310A7">
        <w:rPr>
          <w:color w:val="000000" w:themeColor="text1"/>
        </w:rPr>
        <w:t xml:space="preserve"> an</w:t>
      </w:r>
      <w:r w:rsidRPr="007310A7">
        <w:rPr>
          <w:color w:val="000000" w:themeColor="text1"/>
        </w:rPr>
        <w:t>:</w:t>
      </w:r>
    </w:p>
    <w:p w14:paraId="26AB3180" w14:textId="2D5E38D0" w:rsidR="00E91C72" w:rsidRPr="007310A7" w:rsidRDefault="00E91C72" w:rsidP="008942FC">
      <w:pPr>
        <w:spacing w:before="240" w:after="240" w:line="360" w:lineRule="auto"/>
        <w:ind w:left="567" w:right="510"/>
        <w:jc w:val="both"/>
        <w:rPr>
          <w:color w:val="000000" w:themeColor="text1"/>
          <w:sz w:val="22"/>
          <w:szCs w:val="22"/>
        </w:rPr>
      </w:pPr>
      <w:r w:rsidRPr="007310A7">
        <w:rPr>
          <w:color w:val="000000" w:themeColor="text1"/>
          <w:sz w:val="22"/>
          <w:szCs w:val="22"/>
        </w:rPr>
        <w:t xml:space="preserve">„sie </w:t>
      </w:r>
      <w:proofErr w:type="spellStart"/>
      <w:r w:rsidRPr="007310A7">
        <w:rPr>
          <w:color w:val="000000" w:themeColor="text1"/>
          <w:sz w:val="22"/>
          <w:szCs w:val="22"/>
        </w:rPr>
        <w:t>ham</w:t>
      </w:r>
      <w:proofErr w:type="spellEnd"/>
      <w:r w:rsidRPr="007310A7">
        <w:rPr>
          <w:color w:val="000000" w:themeColor="text1"/>
          <w:sz w:val="22"/>
          <w:szCs w:val="22"/>
        </w:rPr>
        <w:t xml:space="preserve"> mir </w:t>
      </w:r>
      <w:proofErr w:type="spellStart"/>
      <w:r w:rsidRPr="007310A7">
        <w:rPr>
          <w:b/>
          <w:color w:val="000000" w:themeColor="text1"/>
          <w:sz w:val="22"/>
          <w:szCs w:val="22"/>
        </w:rPr>
        <w:t>de:finitiv</w:t>
      </w:r>
      <w:proofErr w:type="spellEnd"/>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w:t>
      </w:r>
      <w:proofErr w:type="spellStart"/>
      <w:r w:rsidRPr="007310A7">
        <w:rPr>
          <w:b/>
          <w:color w:val="000000" w:themeColor="text1"/>
          <w:sz w:val="22"/>
          <w:szCs w:val="22"/>
        </w:rPr>
        <w:t>erzä:hlt</w:t>
      </w:r>
      <w:proofErr w:type="spellEnd"/>
      <w:r w:rsidRPr="007310A7">
        <w:rPr>
          <w:color w:val="000000" w:themeColor="text1"/>
          <w:sz w:val="22"/>
          <w:szCs w:val="22"/>
        </w:rPr>
        <w:t xml:space="preserve"> (1) </w:t>
      </w:r>
      <w:r w:rsidRPr="007310A7">
        <w:rPr>
          <w:b/>
          <w:color w:val="000000" w:themeColor="text1"/>
          <w:sz w:val="22"/>
          <w:szCs w:val="22"/>
        </w:rPr>
        <w:t>was</w:t>
      </w:r>
      <w:r w:rsidRPr="007310A7">
        <w:rPr>
          <w:color w:val="000000" w:themeColor="text1"/>
          <w:sz w:val="22"/>
          <w:szCs w:val="22"/>
        </w:rPr>
        <w:t xml:space="preserve">, die Diagnose </w:t>
      </w:r>
      <w:proofErr w:type="spellStart"/>
      <w:r w:rsidRPr="007310A7">
        <w:rPr>
          <w:color w:val="000000" w:themeColor="text1"/>
          <w:sz w:val="22"/>
          <w:szCs w:val="22"/>
        </w:rPr>
        <w:t>is</w:t>
      </w:r>
      <w:proofErr w:type="spellEnd"/>
      <w:r w:rsidRPr="007310A7">
        <w:rPr>
          <w:color w:val="000000" w:themeColor="text1"/>
          <w:sz w:val="22"/>
          <w:szCs w:val="22"/>
        </w:rPr>
        <w:t xml:space="preserve"> und </w:t>
      </w:r>
      <w:r w:rsidRPr="007310A7">
        <w:rPr>
          <w:b/>
          <w:color w:val="000000" w:themeColor="text1"/>
          <w:sz w:val="22"/>
          <w:szCs w:val="22"/>
        </w:rPr>
        <w:t>was</w:t>
      </w:r>
      <w:r w:rsidRPr="007310A7">
        <w:rPr>
          <w:color w:val="000000" w:themeColor="text1"/>
          <w:sz w:val="22"/>
          <w:szCs w:val="22"/>
        </w:rPr>
        <w:t xml:space="preserve"> (1) </w:t>
      </w:r>
      <w:r w:rsidRPr="007310A7">
        <w:rPr>
          <w:b/>
          <w:color w:val="000000" w:themeColor="text1"/>
          <w:sz w:val="22"/>
          <w:szCs w:val="22"/>
        </w:rPr>
        <w:t>konkret</w:t>
      </w:r>
      <w:r w:rsidRPr="007310A7">
        <w:rPr>
          <w:color w:val="000000" w:themeColor="text1"/>
          <w:sz w:val="22"/>
          <w:szCs w:val="22"/>
        </w:rPr>
        <w:t xml:space="preserve"> das </w:t>
      </w:r>
      <w:r w:rsidRPr="007310A7">
        <w:rPr>
          <w:b/>
          <w:color w:val="000000" w:themeColor="text1"/>
          <w:sz w:val="22"/>
          <w:szCs w:val="22"/>
        </w:rPr>
        <w:t>Problem</w:t>
      </w:r>
      <w:r w:rsidRPr="007310A7">
        <w:rPr>
          <w:color w:val="000000" w:themeColor="text1"/>
          <w:sz w:val="22"/>
          <w:szCs w:val="22"/>
        </w:rPr>
        <w:t xml:space="preserve"> </w:t>
      </w:r>
      <w:proofErr w:type="spellStart"/>
      <w:r w:rsidRPr="007310A7">
        <w:rPr>
          <w:color w:val="000000" w:themeColor="text1"/>
          <w:sz w:val="22"/>
          <w:szCs w:val="22"/>
        </w:rPr>
        <w:t>is</w:t>
      </w:r>
      <w:proofErr w:type="spellEnd"/>
      <w:r w:rsidRPr="007310A7">
        <w:rPr>
          <w:color w:val="000000" w:themeColor="text1"/>
          <w:sz w:val="22"/>
          <w:szCs w:val="22"/>
        </w:rPr>
        <w:t xml:space="preserve"> (1) ((spricht schneller)) was ich </w:t>
      </w:r>
      <w:r w:rsidR="00916A00">
        <w:rPr>
          <w:color w:val="000000" w:themeColor="text1"/>
          <w:sz w:val="22"/>
          <w:szCs w:val="22"/>
        </w:rPr>
        <w:t>i</w:t>
      </w:r>
      <w:r w:rsidRPr="007310A7">
        <w:rPr>
          <w:color w:val="000000" w:themeColor="text1"/>
          <w:sz w:val="22"/>
          <w:szCs w:val="22"/>
        </w:rPr>
        <w:t xml:space="preserve">hnen auch gar </w:t>
      </w:r>
      <w:proofErr w:type="spellStart"/>
      <w:r w:rsidRPr="007310A7">
        <w:rPr>
          <w:color w:val="000000" w:themeColor="text1"/>
          <w:sz w:val="22"/>
          <w:szCs w:val="22"/>
        </w:rPr>
        <w:t>nich</w:t>
      </w:r>
      <w:proofErr w:type="spellEnd"/>
      <w:r w:rsidRPr="007310A7">
        <w:rPr>
          <w:color w:val="000000" w:themeColor="text1"/>
          <w:sz w:val="22"/>
          <w:szCs w:val="22"/>
        </w:rPr>
        <w:t xml:space="preserve"> vorwerfen kann weil ich war </w:t>
      </w:r>
      <w:r w:rsidRPr="007310A7">
        <w:rPr>
          <w:b/>
          <w:color w:val="000000" w:themeColor="text1"/>
          <w:sz w:val="22"/>
          <w:szCs w:val="22"/>
        </w:rPr>
        <w:t xml:space="preserve">zehn </w:t>
      </w:r>
      <w:r w:rsidRPr="007310A7">
        <w:rPr>
          <w:color w:val="000000" w:themeColor="text1"/>
          <w:sz w:val="22"/>
          <w:szCs w:val="22"/>
        </w:rPr>
        <w:t xml:space="preserve">also (1) ich, hätte, </w:t>
      </w:r>
      <w:r w:rsidRPr="007310A7">
        <w:rPr>
          <w:b/>
          <w:color w:val="000000" w:themeColor="text1"/>
          <w:sz w:val="22"/>
          <w:szCs w:val="22"/>
        </w:rPr>
        <w:t>eh</w:t>
      </w:r>
      <w:r w:rsidRPr="007310A7">
        <w:rPr>
          <w:color w:val="000000" w:themeColor="text1"/>
          <w:sz w:val="22"/>
          <w:szCs w:val="22"/>
        </w:rPr>
        <w:t xml:space="preserve"> ((lacht)) die Hälfte </w:t>
      </w:r>
      <w:proofErr w:type="spellStart"/>
      <w:r w:rsidRPr="007310A7">
        <w:rPr>
          <w:color w:val="000000" w:themeColor="text1"/>
          <w:sz w:val="22"/>
          <w:szCs w:val="22"/>
        </w:rPr>
        <w:t>nich</w:t>
      </w:r>
      <w:proofErr w:type="spellEnd"/>
      <w:r w:rsidRPr="007310A7">
        <w:rPr>
          <w:color w:val="000000" w:themeColor="text1"/>
          <w:sz w:val="22"/>
          <w:szCs w:val="22"/>
        </w:rPr>
        <w:t xml:space="preserve"> verstanden, und ((atmet ein, spricht schneller)) man muss ja auch </w:t>
      </w:r>
      <w:proofErr w:type="spellStart"/>
      <w:r w:rsidRPr="007310A7">
        <w:rPr>
          <w:color w:val="000000" w:themeColor="text1"/>
          <w:sz w:val="22"/>
          <w:szCs w:val="22"/>
        </w:rPr>
        <w:t>nem</w:t>
      </w:r>
      <w:proofErr w:type="spellEnd"/>
      <w:r w:rsidRPr="007310A7">
        <w:rPr>
          <w:color w:val="000000" w:themeColor="text1"/>
          <w:sz w:val="22"/>
          <w:szCs w:val="22"/>
        </w:rPr>
        <w:t xml:space="preserve"> zehnjährigen Kind vielleicht </w:t>
      </w:r>
      <w:proofErr w:type="spellStart"/>
      <w:r w:rsidRPr="007310A7">
        <w:rPr>
          <w:color w:val="000000" w:themeColor="text1"/>
          <w:sz w:val="22"/>
          <w:szCs w:val="22"/>
        </w:rPr>
        <w:t>nich</w:t>
      </w:r>
      <w:proofErr w:type="spellEnd"/>
      <w:r w:rsidRPr="007310A7">
        <w:rPr>
          <w:color w:val="000000" w:themeColor="text1"/>
          <w:sz w:val="22"/>
          <w:szCs w:val="22"/>
        </w:rPr>
        <w:t xml:space="preserve"> sagen hey ja eigentlich, bist du ein </w:t>
      </w:r>
      <w:r w:rsidRPr="007310A7">
        <w:rPr>
          <w:b/>
          <w:color w:val="000000" w:themeColor="text1"/>
          <w:sz w:val="22"/>
          <w:szCs w:val="22"/>
        </w:rPr>
        <w:t>Junge</w:t>
      </w:r>
      <w:r w:rsidRPr="007310A7">
        <w:rPr>
          <w:color w:val="000000" w:themeColor="text1"/>
          <w:sz w:val="22"/>
          <w:szCs w:val="22"/>
        </w:rPr>
        <w:t xml:space="preserve"> a:ber, </w:t>
      </w:r>
      <w:r w:rsidRPr="007310A7">
        <w:rPr>
          <w:b/>
          <w:color w:val="000000" w:themeColor="text1"/>
          <w:sz w:val="22"/>
          <w:szCs w:val="22"/>
        </w:rPr>
        <w:t>siehst</w:t>
      </w:r>
      <w:r w:rsidRPr="007310A7">
        <w:rPr>
          <w:color w:val="000000" w:themeColor="text1"/>
          <w:sz w:val="22"/>
          <w:szCs w:val="22"/>
        </w:rPr>
        <w:t xml:space="preserve"> nur </w:t>
      </w:r>
      <w:proofErr w:type="spellStart"/>
      <w:r w:rsidRPr="007310A7">
        <w:rPr>
          <w:color w:val="000000" w:themeColor="text1"/>
          <w:sz w:val="22"/>
          <w:szCs w:val="22"/>
        </w:rPr>
        <w:t>nich</w:t>
      </w:r>
      <w:proofErr w:type="spellEnd"/>
      <w:r w:rsidRPr="007310A7">
        <w:rPr>
          <w:color w:val="000000" w:themeColor="text1"/>
          <w:sz w:val="22"/>
          <w:szCs w:val="22"/>
        </w:rPr>
        <w:t xml:space="preserve"> so aus (1) wär vielleicht, noch viel härter gewesen als, es ohnehin schon=schon war ((atmet ein)) also, mir wurde einfach nur erklärt da </w:t>
      </w:r>
      <w:proofErr w:type="spellStart"/>
      <w:r w:rsidRPr="007310A7">
        <w:rPr>
          <w:color w:val="000000" w:themeColor="text1"/>
          <w:sz w:val="22"/>
          <w:szCs w:val="22"/>
        </w:rPr>
        <w:t>is</w:t>
      </w:r>
      <w:proofErr w:type="spellEnd"/>
      <w:r w:rsidRPr="007310A7">
        <w:rPr>
          <w:color w:val="000000" w:themeColor="text1"/>
          <w:sz w:val="22"/>
          <w:szCs w:val="22"/>
        </w:rPr>
        <w:t xml:space="preserve"> irgendwas ähm bei dir </w:t>
      </w:r>
      <w:r w:rsidRPr="007310A7">
        <w:rPr>
          <w:b/>
          <w:color w:val="000000" w:themeColor="text1"/>
          <w:sz w:val="22"/>
          <w:szCs w:val="22"/>
        </w:rPr>
        <w:t>falsch</w:t>
      </w:r>
      <w:r w:rsidRPr="007310A7">
        <w:rPr>
          <w:color w:val="000000" w:themeColor="text1"/>
          <w:sz w:val="22"/>
          <w:szCs w:val="22"/>
        </w:rPr>
        <w:t xml:space="preserve"> </w:t>
      </w:r>
      <w:r w:rsidRPr="007310A7">
        <w:rPr>
          <w:b/>
          <w:color w:val="000000" w:themeColor="text1"/>
          <w:sz w:val="22"/>
          <w:szCs w:val="22"/>
        </w:rPr>
        <w:t>gewachsen</w:t>
      </w:r>
      <w:r w:rsidRPr="007310A7">
        <w:rPr>
          <w:color w:val="000000" w:themeColor="text1"/>
          <w:sz w:val="22"/>
          <w:szCs w:val="22"/>
        </w:rPr>
        <w:t xml:space="preserve"> und das muss jetzt </w:t>
      </w:r>
      <w:r w:rsidRPr="007310A7">
        <w:rPr>
          <w:b/>
          <w:color w:val="000000" w:themeColor="text1"/>
          <w:sz w:val="22"/>
          <w:szCs w:val="22"/>
        </w:rPr>
        <w:t>entfernt werden</w:t>
      </w:r>
      <w:r w:rsidRPr="007310A7">
        <w:rPr>
          <w:color w:val="000000" w:themeColor="text1"/>
          <w:sz w:val="22"/>
          <w:szCs w:val="22"/>
        </w:rPr>
        <w:t xml:space="preserve"> und dafür musst du ins </w:t>
      </w:r>
      <w:proofErr w:type="spellStart"/>
      <w:r w:rsidRPr="007310A7">
        <w:rPr>
          <w:b/>
          <w:color w:val="000000" w:themeColor="text1"/>
          <w:sz w:val="22"/>
          <w:szCs w:val="22"/>
        </w:rPr>
        <w:t>Krankenha:us</w:t>
      </w:r>
      <w:proofErr w:type="spellEnd"/>
      <w:r w:rsidRPr="007310A7">
        <w:rPr>
          <w:b/>
          <w:color w:val="000000" w:themeColor="text1"/>
          <w:sz w:val="22"/>
          <w:szCs w:val="22"/>
        </w:rPr>
        <w:t xml:space="preserve"> </w:t>
      </w:r>
      <w:r w:rsidRPr="007310A7">
        <w:rPr>
          <w:color w:val="000000" w:themeColor="text1"/>
          <w:sz w:val="22"/>
          <w:szCs w:val="22"/>
        </w:rPr>
        <w:t>(1) und (1) so, dann=</w:t>
      </w:r>
      <w:proofErr w:type="spellStart"/>
      <w:r w:rsidRPr="007310A7">
        <w:rPr>
          <w:color w:val="000000" w:themeColor="text1"/>
          <w:sz w:val="22"/>
          <w:szCs w:val="22"/>
        </w:rPr>
        <w:t>is</w:t>
      </w:r>
      <w:proofErr w:type="spellEnd"/>
      <w:r w:rsidRPr="007310A7">
        <w:rPr>
          <w:color w:val="000000" w:themeColor="text1"/>
          <w:sz w:val="22"/>
          <w:szCs w:val="22"/>
        </w:rPr>
        <w:t xml:space="preserve">=alles </w:t>
      </w:r>
      <w:r w:rsidRPr="007310A7">
        <w:rPr>
          <w:b/>
          <w:color w:val="000000" w:themeColor="text1"/>
          <w:sz w:val="22"/>
          <w:szCs w:val="22"/>
        </w:rPr>
        <w:t>gut“</w:t>
      </w:r>
    </w:p>
    <w:p w14:paraId="1096B340" w14:textId="0777A4E5" w:rsidR="00E91C72" w:rsidRPr="007310A7" w:rsidRDefault="00E91C72" w:rsidP="0078702F">
      <w:pPr>
        <w:spacing w:line="360" w:lineRule="auto"/>
        <w:jc w:val="both"/>
        <w:rPr>
          <w:color w:val="000000" w:themeColor="text1"/>
        </w:rPr>
      </w:pPr>
      <w:r w:rsidRPr="007310A7">
        <w:rPr>
          <w:color w:val="000000" w:themeColor="text1"/>
        </w:rPr>
        <w:t xml:space="preserve">Valerie präsentiert die Umgangsweise ihrer Eltern als alternativlos und </w:t>
      </w:r>
      <w:r w:rsidR="005E4260" w:rsidRPr="007310A7">
        <w:rPr>
          <w:color w:val="000000" w:themeColor="text1"/>
        </w:rPr>
        <w:t xml:space="preserve">schützt </w:t>
      </w:r>
      <w:r w:rsidRPr="007310A7">
        <w:rPr>
          <w:color w:val="000000" w:themeColor="text1"/>
        </w:rPr>
        <w:t>sie erneut</w:t>
      </w:r>
      <w:r w:rsidR="005E4260" w:rsidRPr="007310A7">
        <w:rPr>
          <w:color w:val="000000" w:themeColor="text1"/>
        </w:rPr>
        <w:t xml:space="preserve"> vor möglicher Kritik</w:t>
      </w:r>
      <w:r w:rsidRPr="007310A7">
        <w:rPr>
          <w:color w:val="000000" w:themeColor="text1"/>
        </w:rPr>
        <w:t xml:space="preserve">. </w:t>
      </w:r>
      <w:r w:rsidR="00881E81">
        <w:rPr>
          <w:color w:val="000000" w:themeColor="text1"/>
        </w:rPr>
        <w:t xml:space="preserve">Dabei liegt nahe, dass ihre </w:t>
      </w:r>
      <w:r w:rsidRPr="007310A7">
        <w:rPr>
          <w:color w:val="000000" w:themeColor="text1"/>
        </w:rPr>
        <w:t>‚</w:t>
      </w:r>
      <w:r w:rsidR="00166974" w:rsidRPr="007310A7">
        <w:rPr>
          <w:color w:val="000000" w:themeColor="text1"/>
        </w:rPr>
        <w:t>Verpflichtung zur Dankbarkeit’</w:t>
      </w:r>
      <w:r w:rsidR="005E4260" w:rsidRPr="007310A7">
        <w:rPr>
          <w:color w:val="000000" w:themeColor="text1"/>
        </w:rPr>
        <w:t xml:space="preserve"> eine vertiefte und möglicherweise </w:t>
      </w:r>
      <w:r w:rsidR="00881E81">
        <w:rPr>
          <w:color w:val="000000" w:themeColor="text1"/>
        </w:rPr>
        <w:t xml:space="preserve">kritische </w:t>
      </w:r>
      <w:r w:rsidRPr="007310A7">
        <w:rPr>
          <w:color w:val="000000" w:themeColor="text1"/>
        </w:rPr>
        <w:t>Auseinandersetzung</w:t>
      </w:r>
      <w:r w:rsidR="005E4260" w:rsidRPr="007310A7">
        <w:rPr>
          <w:color w:val="000000" w:themeColor="text1"/>
        </w:rPr>
        <w:t xml:space="preserve"> mit der Vergangenheit</w:t>
      </w:r>
      <w:r w:rsidR="00881E81">
        <w:rPr>
          <w:color w:val="000000" w:themeColor="text1"/>
        </w:rPr>
        <w:t xml:space="preserve"> verhindert</w:t>
      </w:r>
      <w:r w:rsidR="005E4260" w:rsidRPr="007310A7">
        <w:rPr>
          <w:color w:val="000000" w:themeColor="text1"/>
        </w:rPr>
        <w:t xml:space="preserve">. </w:t>
      </w:r>
      <w:r w:rsidR="00881E81">
        <w:rPr>
          <w:color w:val="000000" w:themeColor="text1"/>
        </w:rPr>
        <w:t xml:space="preserve">Hier </w:t>
      </w:r>
      <w:r w:rsidR="005E4260" w:rsidRPr="007310A7">
        <w:rPr>
          <w:color w:val="000000" w:themeColor="text1"/>
        </w:rPr>
        <w:t xml:space="preserve">ist davon auszugehen, dass eine Be- bzw. </w:t>
      </w:r>
      <w:r w:rsidR="00166974" w:rsidRPr="007310A7">
        <w:rPr>
          <w:color w:val="000000" w:themeColor="text1"/>
        </w:rPr>
        <w:lastRenderedPageBreak/>
        <w:t xml:space="preserve">Hinterfragung des elterlichen Verhaltens </w:t>
      </w:r>
      <w:r w:rsidR="00877384" w:rsidRPr="007310A7">
        <w:rPr>
          <w:color w:val="000000" w:themeColor="text1"/>
        </w:rPr>
        <w:t xml:space="preserve">zum Schutz </w:t>
      </w:r>
      <w:r w:rsidR="00166974" w:rsidRPr="007310A7">
        <w:rPr>
          <w:color w:val="000000" w:themeColor="text1"/>
        </w:rPr>
        <w:t xml:space="preserve">der </w:t>
      </w:r>
      <w:r w:rsidR="00877384" w:rsidRPr="007310A7">
        <w:rPr>
          <w:color w:val="000000" w:themeColor="text1"/>
        </w:rPr>
        <w:t xml:space="preserve">familialen </w:t>
      </w:r>
      <w:r w:rsidR="00166974" w:rsidRPr="007310A7">
        <w:rPr>
          <w:color w:val="000000" w:themeColor="text1"/>
        </w:rPr>
        <w:t xml:space="preserve">Bindung </w:t>
      </w:r>
      <w:r w:rsidR="00877384" w:rsidRPr="007310A7">
        <w:rPr>
          <w:color w:val="000000" w:themeColor="text1"/>
        </w:rPr>
        <w:t xml:space="preserve">und in der Konsequenz </w:t>
      </w:r>
      <w:r w:rsidR="00166974" w:rsidRPr="007310A7">
        <w:rPr>
          <w:color w:val="000000" w:themeColor="text1"/>
        </w:rPr>
        <w:t>zur Vermeidung von Loyalitätskonflikten</w:t>
      </w:r>
      <w:r w:rsidR="005E4260" w:rsidRPr="007310A7">
        <w:rPr>
          <w:color w:val="000000" w:themeColor="text1"/>
        </w:rPr>
        <w:t xml:space="preserve"> vermieden werden muss</w:t>
      </w:r>
      <w:r w:rsidR="00877384" w:rsidRPr="007310A7">
        <w:rPr>
          <w:color w:val="000000" w:themeColor="text1"/>
        </w:rPr>
        <w:t>.</w:t>
      </w:r>
      <w:r w:rsidR="00916A00">
        <w:rPr>
          <w:color w:val="000000" w:themeColor="text1"/>
        </w:rPr>
        <w:t xml:space="preserve"> </w:t>
      </w:r>
      <w:r w:rsidR="00881E81">
        <w:rPr>
          <w:color w:val="000000" w:themeColor="text1"/>
        </w:rPr>
        <w:t xml:space="preserve">Gleichzeitig weist </w:t>
      </w:r>
      <w:r w:rsidR="00277692">
        <w:rPr>
          <w:color w:val="000000" w:themeColor="text1"/>
        </w:rPr>
        <w:t>Valeries</w:t>
      </w:r>
      <w:r w:rsidR="004514A7">
        <w:rPr>
          <w:color w:val="000000" w:themeColor="text1"/>
        </w:rPr>
        <w:t xml:space="preserve"> erneutes</w:t>
      </w:r>
      <w:r w:rsidR="00277692">
        <w:rPr>
          <w:color w:val="000000" w:themeColor="text1"/>
        </w:rPr>
        <w:t xml:space="preserve"> </w:t>
      </w:r>
      <w:r w:rsidR="00881E81">
        <w:rPr>
          <w:color w:val="000000" w:themeColor="text1"/>
        </w:rPr>
        <w:t xml:space="preserve">Lachen </w:t>
      </w:r>
      <w:r w:rsidR="00277692">
        <w:rPr>
          <w:color w:val="000000" w:themeColor="text1"/>
        </w:rPr>
        <w:t>im Kontext einer aller Wahrscheinlichkeit nach sehr belastenden Erinnerung auf eine zusätzlich traumatisch bzw. dissoziativ bedingte Dethematisierung elterlicher Handlungsalternativen hin.</w:t>
      </w:r>
    </w:p>
    <w:p w14:paraId="1B155267" w14:textId="7E42C8AB" w:rsidR="002E72FC" w:rsidRPr="007310A7" w:rsidRDefault="002E72FC" w:rsidP="0078702F">
      <w:pPr>
        <w:spacing w:line="360" w:lineRule="auto"/>
        <w:jc w:val="both"/>
        <w:rPr>
          <w:color w:val="000000" w:themeColor="text1"/>
        </w:rPr>
      </w:pPr>
      <w:r w:rsidRPr="007310A7">
        <w:rPr>
          <w:color w:val="000000" w:themeColor="text1"/>
        </w:rPr>
        <w:t xml:space="preserve">Ein weiterer Faktor, der eine vertiefte </w:t>
      </w:r>
      <w:proofErr w:type="spellStart"/>
      <w:r w:rsidRPr="007310A7">
        <w:rPr>
          <w:color w:val="000000" w:themeColor="text1"/>
        </w:rPr>
        <w:t>Auseinadersetzung</w:t>
      </w:r>
      <w:proofErr w:type="spellEnd"/>
      <w:r w:rsidRPr="007310A7">
        <w:rPr>
          <w:color w:val="000000" w:themeColor="text1"/>
        </w:rPr>
        <w:t xml:space="preserve"> für die Biographin erschwert kann in ihrer Migrationsgeschichte liegen. In </w:t>
      </w:r>
      <w:r w:rsidR="00E91C72" w:rsidRPr="007310A7">
        <w:rPr>
          <w:color w:val="000000" w:themeColor="text1"/>
        </w:rPr>
        <w:t xml:space="preserve">der </w:t>
      </w:r>
      <w:r w:rsidRPr="007310A7">
        <w:rPr>
          <w:color w:val="000000" w:themeColor="text1"/>
        </w:rPr>
        <w:t>Forschungsl</w:t>
      </w:r>
      <w:r w:rsidR="00E91C72" w:rsidRPr="007310A7">
        <w:rPr>
          <w:color w:val="000000" w:themeColor="text1"/>
        </w:rPr>
        <w:t xml:space="preserve">iteratur </w:t>
      </w:r>
      <w:r w:rsidRPr="007310A7">
        <w:rPr>
          <w:color w:val="000000" w:themeColor="text1"/>
        </w:rPr>
        <w:t xml:space="preserve">wird die </w:t>
      </w:r>
      <w:r w:rsidR="00E91C72" w:rsidRPr="007310A7">
        <w:rPr>
          <w:color w:val="000000" w:themeColor="text1"/>
        </w:rPr>
        <w:t>Sorge vieler (Spät)</w:t>
      </w:r>
      <w:proofErr w:type="spellStart"/>
      <w:r w:rsidR="00E91C72" w:rsidRPr="007310A7">
        <w:rPr>
          <w:color w:val="000000" w:themeColor="text1"/>
        </w:rPr>
        <w:t>aussiedler</w:t>
      </w:r>
      <w:proofErr w:type="spellEnd"/>
      <w:r w:rsidR="00E91C72" w:rsidRPr="007310A7">
        <w:rPr>
          <w:color w:val="000000" w:themeColor="text1"/>
        </w:rPr>
        <w:t>*innen</w:t>
      </w:r>
      <w:r w:rsidRPr="007310A7">
        <w:rPr>
          <w:color w:val="000000" w:themeColor="text1"/>
        </w:rPr>
        <w:t xml:space="preserve"> diskutiert</w:t>
      </w:r>
      <w:r w:rsidR="00E91C72" w:rsidRPr="007310A7">
        <w:rPr>
          <w:color w:val="000000" w:themeColor="text1"/>
        </w:rPr>
        <w:t>, in Deutschland als ‚undankbar’ zu gelten</w:t>
      </w:r>
      <w:r w:rsidRPr="007310A7">
        <w:rPr>
          <w:color w:val="000000" w:themeColor="text1"/>
        </w:rPr>
        <w:t xml:space="preserve">, sobald sie eigene </w:t>
      </w:r>
      <w:r w:rsidR="00E91C72" w:rsidRPr="007310A7">
        <w:rPr>
          <w:color w:val="000000" w:themeColor="text1"/>
        </w:rPr>
        <w:t>Belastung</w:t>
      </w:r>
      <w:r w:rsidRPr="007310A7">
        <w:rPr>
          <w:color w:val="000000" w:themeColor="text1"/>
        </w:rPr>
        <w:t xml:space="preserve">serfahrungen </w:t>
      </w:r>
      <w:r w:rsidR="00E91C72" w:rsidRPr="007310A7">
        <w:rPr>
          <w:color w:val="000000" w:themeColor="text1"/>
        </w:rPr>
        <w:t>offen thematisieren</w:t>
      </w:r>
      <w:r w:rsidRPr="007310A7">
        <w:rPr>
          <w:color w:val="000000" w:themeColor="text1"/>
        </w:rPr>
        <w:t xml:space="preserve"> </w:t>
      </w:r>
      <w:r w:rsidR="00136CDA" w:rsidRPr="007310A7">
        <w:rPr>
          <w:color w:val="000000" w:themeColor="text1"/>
        </w:rPr>
        <w:fldChar w:fldCharType="begin"/>
      </w:r>
      <w:r w:rsidR="00136CDA" w:rsidRPr="007310A7">
        <w:rPr>
          <w:color w:val="000000" w:themeColor="text1"/>
        </w:rPr>
        <w:instrText xml:space="preserve"> ADDIN ZOTERO_ITEM CSL_CITATION {"citationID":"XnxgZC3h","properties":{"unsorted":false,"formattedCitation":"(vgl. Reitemeier 2007)","plainCitation":"(vgl. Reitemeier 2007)","noteIndex":0},"citationItems":[{"id":1374,"uris":["http://zotero.org/users/local/owKliTIb/items/8SLBPQ7Y"],"itemData":{"id":1374,"type":"article-journal","container-title":"Psychotherapie &amp; Sozialwissenschaft","issue":"2","note":"ISBN: 1436-4638","page":"65-82","title":"Verdeckte Fremdheit bei russlanddeutschen Aussiedlern. Zur kommunikativen Wirkungsentfaltung einer problematischen Identitätslage","volume":"9","author":[{"family":"Reitemeier","given":"Ulrich"}],"issued":{"date-parts":[["2007"]]}},"prefix":"vgl."}],"schema":"https://github.com/citation-style-language/schema/raw/master/csl-citation.json"} </w:instrText>
      </w:r>
      <w:r w:rsidR="00136CDA" w:rsidRPr="007310A7">
        <w:rPr>
          <w:color w:val="000000" w:themeColor="text1"/>
        </w:rPr>
        <w:fldChar w:fldCharType="separate"/>
      </w:r>
      <w:r w:rsidR="00136CDA" w:rsidRPr="007310A7">
        <w:rPr>
          <w:rFonts w:ascii="Cambria" w:hAnsi="Cambria"/>
          <w:color w:val="000000" w:themeColor="text1"/>
        </w:rPr>
        <w:t xml:space="preserve">(vgl. </w:t>
      </w:r>
      <w:proofErr w:type="spellStart"/>
      <w:r w:rsidR="00136CDA" w:rsidRPr="007310A7">
        <w:rPr>
          <w:rFonts w:ascii="Cambria" w:hAnsi="Cambria"/>
          <w:color w:val="000000" w:themeColor="text1"/>
        </w:rPr>
        <w:t>Reitemeier</w:t>
      </w:r>
      <w:proofErr w:type="spellEnd"/>
      <w:r w:rsidR="00136CDA" w:rsidRPr="007310A7">
        <w:rPr>
          <w:rFonts w:ascii="Cambria" w:hAnsi="Cambria"/>
          <w:color w:val="000000" w:themeColor="text1"/>
        </w:rPr>
        <w:t xml:space="preserve"> 2007)</w:t>
      </w:r>
      <w:r w:rsidR="00136CDA" w:rsidRPr="007310A7">
        <w:rPr>
          <w:color w:val="000000" w:themeColor="text1"/>
        </w:rPr>
        <w:fldChar w:fldCharType="end"/>
      </w:r>
      <w:r w:rsidR="00E91C72" w:rsidRPr="007310A7">
        <w:rPr>
          <w:color w:val="000000" w:themeColor="text1"/>
        </w:rPr>
        <w:t xml:space="preserve">. </w:t>
      </w:r>
      <w:r w:rsidRPr="007310A7">
        <w:rPr>
          <w:color w:val="000000" w:themeColor="text1"/>
        </w:rPr>
        <w:t>Somit kann die o.g. ‚Verpflichtung zur Dankbarkeit‘ noch auf einer weiteren Ebene für Valerie wirksam sein. Dies würde bedeuten, dass in die in Deutschland erhaltene „Versorgung“ auch deswegen nicht hinterfragt werden darf.</w:t>
      </w:r>
    </w:p>
    <w:p w14:paraId="53D43B2B" w14:textId="70F26292" w:rsidR="002E72FC" w:rsidRPr="007310A7" w:rsidRDefault="00E27347" w:rsidP="00AC16C4">
      <w:pPr>
        <w:spacing w:before="480" w:after="120" w:line="360" w:lineRule="auto"/>
        <w:jc w:val="both"/>
        <w:rPr>
          <w:i/>
          <w:iCs/>
          <w:color w:val="000000" w:themeColor="text1"/>
        </w:rPr>
      </w:pPr>
      <w:r>
        <w:rPr>
          <w:i/>
          <w:iCs/>
          <w:color w:val="000000" w:themeColor="text1"/>
        </w:rPr>
        <w:t xml:space="preserve">Getrennte </w:t>
      </w:r>
      <w:r w:rsidR="008D6D40" w:rsidRPr="007310A7">
        <w:rPr>
          <w:i/>
          <w:iCs/>
          <w:color w:val="000000" w:themeColor="text1"/>
        </w:rPr>
        <w:t xml:space="preserve">Welten </w:t>
      </w:r>
      <w:r w:rsidR="002E72FC" w:rsidRPr="007310A7">
        <w:rPr>
          <w:i/>
          <w:iCs/>
          <w:color w:val="000000" w:themeColor="text1"/>
        </w:rPr>
        <w:t>im Kontext von Freundschaftsbeziehungen</w:t>
      </w:r>
    </w:p>
    <w:p w14:paraId="0DDDD20C" w14:textId="2EC9314F" w:rsidR="00E91C72" w:rsidRPr="007310A7" w:rsidRDefault="00E91C72" w:rsidP="008942FC">
      <w:pPr>
        <w:spacing w:before="240" w:line="360" w:lineRule="auto"/>
        <w:jc w:val="both"/>
        <w:rPr>
          <w:color w:val="000000" w:themeColor="text1"/>
        </w:rPr>
      </w:pPr>
      <w:r w:rsidRPr="007310A7">
        <w:rPr>
          <w:color w:val="000000" w:themeColor="text1"/>
        </w:rPr>
        <w:t xml:space="preserve">Die bereits </w:t>
      </w:r>
      <w:r w:rsidR="002E72FC" w:rsidRPr="007310A7">
        <w:rPr>
          <w:color w:val="000000" w:themeColor="text1"/>
        </w:rPr>
        <w:t xml:space="preserve">skizzierte </w:t>
      </w:r>
      <w:r w:rsidRPr="007310A7">
        <w:rPr>
          <w:color w:val="000000" w:themeColor="text1"/>
        </w:rPr>
        <w:t>für Valerie</w:t>
      </w:r>
      <w:r w:rsidR="002E72FC" w:rsidRPr="007310A7">
        <w:rPr>
          <w:color w:val="000000" w:themeColor="text1"/>
        </w:rPr>
        <w:t xml:space="preserve">s biographische Bewältigung </w:t>
      </w:r>
      <w:r w:rsidRPr="007310A7">
        <w:rPr>
          <w:color w:val="000000" w:themeColor="text1"/>
        </w:rPr>
        <w:t>relevante Trennung von Lebensrealitäten zeigt sich auch in der Struktur ihrer Freundschaftsbeziehungen während der Schulzeit. Sie spricht über ihre Schulfreunde im Zusammenhang mit der Operation, in der ihre Keimdrüsen entfernt werden:</w:t>
      </w:r>
    </w:p>
    <w:p w14:paraId="6A339F51" w14:textId="1D7F942F" w:rsidR="00E91C72" w:rsidRPr="007310A7" w:rsidRDefault="00E91C72" w:rsidP="008942FC">
      <w:pPr>
        <w:spacing w:before="240" w:after="240" w:line="360" w:lineRule="auto"/>
        <w:ind w:left="567" w:right="509"/>
        <w:jc w:val="both"/>
        <w:rPr>
          <w:color w:val="000000" w:themeColor="text1"/>
          <w:sz w:val="22"/>
          <w:szCs w:val="22"/>
        </w:rPr>
      </w:pPr>
      <w:r w:rsidRPr="007310A7">
        <w:rPr>
          <w:color w:val="000000" w:themeColor="text1"/>
          <w:sz w:val="22"/>
          <w:szCs w:val="22"/>
        </w:rPr>
        <w:t xml:space="preserve">„es war mir schon damals </w:t>
      </w:r>
      <w:r w:rsidRPr="007310A7">
        <w:rPr>
          <w:b/>
          <w:color w:val="000000" w:themeColor="text1"/>
          <w:sz w:val="22"/>
          <w:szCs w:val="22"/>
        </w:rPr>
        <w:t xml:space="preserve">sehr </w:t>
      </w:r>
      <w:proofErr w:type="spellStart"/>
      <w:r w:rsidRPr="007310A7">
        <w:rPr>
          <w:b/>
          <w:color w:val="000000" w:themeColor="text1"/>
          <w:sz w:val="22"/>
          <w:szCs w:val="22"/>
        </w:rPr>
        <w:t>sehr</w:t>
      </w:r>
      <w:proofErr w:type="spellEnd"/>
      <w:r w:rsidRPr="007310A7">
        <w:rPr>
          <w:color w:val="000000" w:themeColor="text1"/>
          <w:sz w:val="22"/>
          <w:szCs w:val="22"/>
        </w:rPr>
        <w:t xml:space="preserve"> unangenehm das weiß ich </w:t>
      </w:r>
      <w:r w:rsidRPr="007310A7">
        <w:rPr>
          <w:b/>
          <w:color w:val="000000" w:themeColor="text1"/>
          <w:sz w:val="22"/>
          <w:szCs w:val="22"/>
        </w:rPr>
        <w:t>auf jeden Fall</w:t>
      </w:r>
      <w:r w:rsidRPr="007310A7">
        <w:rPr>
          <w:color w:val="000000" w:themeColor="text1"/>
          <w:sz w:val="22"/>
          <w:szCs w:val="22"/>
        </w:rPr>
        <w:t xml:space="preserve"> ((atmet ein)) </w:t>
      </w:r>
      <w:proofErr w:type="gramStart"/>
      <w:r w:rsidRPr="007310A7">
        <w:rPr>
          <w:color w:val="000000" w:themeColor="text1"/>
          <w:sz w:val="22"/>
          <w:szCs w:val="22"/>
        </w:rPr>
        <w:t>u:nd</w:t>
      </w:r>
      <w:proofErr w:type="gramEnd"/>
      <w:r w:rsidRPr="007310A7">
        <w:rPr>
          <w:color w:val="000000" w:themeColor="text1"/>
          <w:sz w:val="22"/>
          <w:szCs w:val="22"/>
        </w:rPr>
        <w:t xml:space="preserve"> ich hab da, auf jeden Fall, </w:t>
      </w:r>
      <w:proofErr w:type="spellStart"/>
      <w:r w:rsidRPr="007310A7">
        <w:rPr>
          <w:b/>
          <w:color w:val="000000" w:themeColor="text1"/>
          <w:sz w:val="22"/>
          <w:szCs w:val="22"/>
        </w:rPr>
        <w:t>gelo:gen</w:t>
      </w:r>
      <w:proofErr w:type="spellEnd"/>
      <w:r w:rsidRPr="007310A7">
        <w:rPr>
          <w:b/>
          <w:color w:val="000000" w:themeColor="text1"/>
          <w:sz w:val="22"/>
          <w:szCs w:val="22"/>
        </w:rPr>
        <w:t xml:space="preserve"> </w:t>
      </w:r>
      <w:r w:rsidRPr="007310A7">
        <w:rPr>
          <w:color w:val="000000" w:themeColor="text1"/>
          <w:sz w:val="22"/>
          <w:szCs w:val="22"/>
        </w:rPr>
        <w:t xml:space="preserve">(1) bei meinen </w:t>
      </w:r>
      <w:r w:rsidRPr="007310A7">
        <w:rPr>
          <w:b/>
          <w:color w:val="000000" w:themeColor="text1"/>
          <w:sz w:val="22"/>
          <w:szCs w:val="22"/>
        </w:rPr>
        <w:t xml:space="preserve">Freunden, </w:t>
      </w:r>
      <w:r w:rsidRPr="007310A7">
        <w:rPr>
          <w:color w:val="000000" w:themeColor="text1"/>
          <w:sz w:val="22"/>
          <w:szCs w:val="22"/>
        </w:rPr>
        <w:t>das, ich, weiß=ich=</w:t>
      </w:r>
      <w:proofErr w:type="spellStart"/>
      <w:r w:rsidRPr="007310A7">
        <w:rPr>
          <w:color w:val="000000" w:themeColor="text1"/>
          <w:sz w:val="22"/>
          <w:szCs w:val="22"/>
        </w:rPr>
        <w:t>nich</w:t>
      </w:r>
      <w:proofErr w:type="spellEnd"/>
      <w:r w:rsidRPr="007310A7">
        <w:rPr>
          <w:color w:val="000000" w:themeColor="text1"/>
          <w:sz w:val="22"/>
          <w:szCs w:val="22"/>
        </w:rPr>
        <w:t xml:space="preserve">, erkältet bin, oder ((atmet ein)) das ich, deswegen im Krankenhaus bin, weil ich ne, </w:t>
      </w:r>
      <w:r w:rsidRPr="007310A7">
        <w:rPr>
          <w:b/>
          <w:color w:val="000000" w:themeColor="text1"/>
          <w:sz w:val="22"/>
          <w:szCs w:val="22"/>
        </w:rPr>
        <w:t>schlimme Grippe</w:t>
      </w:r>
      <w:r w:rsidRPr="007310A7">
        <w:rPr>
          <w:color w:val="000000" w:themeColor="text1"/>
          <w:sz w:val="22"/>
          <w:szCs w:val="22"/>
        </w:rPr>
        <w:t xml:space="preserve"> hab </w:t>
      </w:r>
      <w:proofErr w:type="spellStart"/>
      <w:r w:rsidRPr="007310A7">
        <w:rPr>
          <w:color w:val="000000" w:themeColor="text1"/>
          <w:sz w:val="22"/>
          <w:szCs w:val="22"/>
        </w:rPr>
        <w:t>irgenwie</w:t>
      </w:r>
      <w:proofErr w:type="spellEnd"/>
      <w:r w:rsidRPr="007310A7">
        <w:rPr>
          <w:color w:val="000000" w:themeColor="text1"/>
          <w:sz w:val="22"/>
          <w:szCs w:val="22"/>
        </w:rPr>
        <w:t xml:space="preserve"> so=was“ </w:t>
      </w:r>
    </w:p>
    <w:p w14:paraId="4C32416E" w14:textId="77777777" w:rsidR="00E91C72" w:rsidRPr="007310A7" w:rsidRDefault="00E91C72" w:rsidP="0078702F">
      <w:pPr>
        <w:spacing w:line="360" w:lineRule="auto"/>
        <w:jc w:val="both"/>
        <w:rPr>
          <w:color w:val="000000" w:themeColor="text1"/>
        </w:rPr>
      </w:pPr>
      <w:r w:rsidRPr="007310A7">
        <w:rPr>
          <w:color w:val="000000" w:themeColor="text1"/>
        </w:rPr>
        <w:t>Offensichtlich muss Valerie ihre Medikalisierungserfahrungen und damit auch ihre Intergeschlechtlichkeit aus dem Erfahrungsraum ihrer Freundschafts-Beziehungen fernhalten. Dies ist einerseits vor dem Hintergrund des ihr vermittelten Erlebens zu verstehen, dass in ihrem Körper etwas „falsch“ sei. Gleichzeitig stellt ihre Erfahrung als intergeschlechtliche Person eine weitere Form der Verschiedenheit dar, die sie von der Gruppe ihrer Freund*innen trennt.</w:t>
      </w:r>
    </w:p>
    <w:p w14:paraId="3BEEF3A1" w14:textId="47BD4FEC" w:rsidR="00E91C72" w:rsidRPr="007310A7" w:rsidRDefault="00E91C72" w:rsidP="008942FC">
      <w:pPr>
        <w:spacing w:before="240" w:after="240" w:line="360" w:lineRule="auto"/>
        <w:ind w:left="567" w:right="509"/>
        <w:jc w:val="both"/>
        <w:rPr>
          <w:b/>
          <w:color w:val="000000" w:themeColor="text1"/>
          <w:sz w:val="22"/>
          <w:szCs w:val="22"/>
        </w:rPr>
      </w:pPr>
      <w:r w:rsidRPr="007310A7">
        <w:rPr>
          <w:color w:val="000000" w:themeColor="text1"/>
          <w:sz w:val="22"/>
          <w:szCs w:val="22"/>
        </w:rPr>
        <w:lastRenderedPageBreak/>
        <w:t xml:space="preserve">„und des </w:t>
      </w:r>
      <w:proofErr w:type="spellStart"/>
      <w:r w:rsidRPr="007310A7">
        <w:rPr>
          <w:color w:val="000000" w:themeColor="text1"/>
          <w:sz w:val="22"/>
          <w:szCs w:val="22"/>
        </w:rPr>
        <w:t>wa</w:t>
      </w:r>
      <w:proofErr w:type="spellEnd"/>
      <w:r w:rsidRPr="007310A7">
        <w:rPr>
          <w:color w:val="000000" w:themeColor="text1"/>
          <w:sz w:val="22"/>
          <w:szCs w:val="22"/>
        </w:rPr>
        <w:t xml:space="preserve"> auch ne (1) ja ne ((stockend)) </w:t>
      </w:r>
      <w:r w:rsidRPr="007310A7">
        <w:rPr>
          <w:b/>
          <w:color w:val="000000" w:themeColor="text1"/>
          <w:sz w:val="22"/>
          <w:szCs w:val="22"/>
        </w:rPr>
        <w:t xml:space="preserve">größere, </w:t>
      </w:r>
      <w:proofErr w:type="gramStart"/>
      <w:r w:rsidRPr="007310A7">
        <w:rPr>
          <w:b/>
          <w:color w:val="000000" w:themeColor="text1"/>
          <w:sz w:val="22"/>
          <w:szCs w:val="22"/>
        </w:rPr>
        <w:t>OP:,</w:t>
      </w:r>
      <w:proofErr w:type="gramEnd"/>
      <w:r w:rsidRPr="007310A7">
        <w:rPr>
          <w:color w:val="000000" w:themeColor="text1"/>
          <w:sz w:val="22"/>
          <w:szCs w:val="22"/>
        </w:rPr>
        <w:t xml:space="preserve"> die man glaub ich </w:t>
      </w:r>
      <w:proofErr w:type="spellStart"/>
      <w:r w:rsidRPr="007310A7">
        <w:rPr>
          <w:color w:val="000000" w:themeColor="text1"/>
          <w:sz w:val="22"/>
          <w:szCs w:val="22"/>
        </w:rPr>
        <w:t>nich</w:t>
      </w:r>
      <w:proofErr w:type="spellEnd"/>
      <w:r w:rsidRPr="007310A7">
        <w:rPr>
          <w:color w:val="000000" w:themeColor="text1"/>
          <w:sz w:val="22"/>
          <w:szCs w:val="22"/>
        </w:rPr>
        <w:t xml:space="preserve">, mal eben </w:t>
      </w:r>
      <w:r w:rsidRPr="007310A7">
        <w:rPr>
          <w:b/>
          <w:color w:val="000000" w:themeColor="text1"/>
          <w:sz w:val="22"/>
          <w:szCs w:val="22"/>
        </w:rPr>
        <w:t>einfach so</w:t>
      </w:r>
      <w:r w:rsidRPr="007310A7">
        <w:rPr>
          <w:color w:val="000000" w:themeColor="text1"/>
          <w:sz w:val="22"/>
          <w:szCs w:val="22"/>
        </w:rPr>
        <w:t xml:space="preserve"> </w:t>
      </w:r>
      <w:r w:rsidRPr="007310A7">
        <w:rPr>
          <w:b/>
          <w:color w:val="000000" w:themeColor="text1"/>
          <w:sz w:val="22"/>
          <w:szCs w:val="22"/>
        </w:rPr>
        <w:t xml:space="preserve">macht </w:t>
      </w:r>
      <w:r w:rsidRPr="007310A7">
        <w:rPr>
          <w:color w:val="000000" w:themeColor="text1"/>
          <w:sz w:val="22"/>
          <w:szCs w:val="22"/>
        </w:rPr>
        <w:t xml:space="preserve">ähm (1) die, also </w:t>
      </w:r>
      <w:proofErr w:type="spellStart"/>
      <w:r w:rsidRPr="007310A7">
        <w:rPr>
          <w:color w:val="000000" w:themeColor="text1"/>
          <w:sz w:val="22"/>
          <w:szCs w:val="22"/>
        </w:rPr>
        <w:t>is</w:t>
      </w:r>
      <w:proofErr w:type="spellEnd"/>
      <w:r w:rsidRPr="007310A7">
        <w:rPr>
          <w:color w:val="000000" w:themeColor="text1"/>
          <w:sz w:val="22"/>
          <w:szCs w:val="22"/>
        </w:rPr>
        <w:t xml:space="preserve">=kein=Routine=Eingriff ((atmet ein)) ähm, </w:t>
      </w:r>
      <w:r w:rsidRPr="007310A7">
        <w:rPr>
          <w:b/>
          <w:color w:val="000000" w:themeColor="text1"/>
          <w:sz w:val="22"/>
          <w:szCs w:val="22"/>
        </w:rPr>
        <w:t>ja</w:t>
      </w:r>
      <w:r w:rsidRPr="007310A7">
        <w:rPr>
          <w:color w:val="000000" w:themeColor="text1"/>
          <w:sz w:val="22"/>
          <w:szCs w:val="22"/>
        </w:rPr>
        <w:t xml:space="preserve"> war mit viel </w:t>
      </w:r>
      <w:r w:rsidRPr="007310A7">
        <w:rPr>
          <w:b/>
          <w:color w:val="000000" w:themeColor="text1"/>
          <w:sz w:val="22"/>
          <w:szCs w:val="22"/>
        </w:rPr>
        <w:t>Schmerzen</w:t>
      </w:r>
      <w:r w:rsidRPr="007310A7">
        <w:rPr>
          <w:color w:val="000000" w:themeColor="text1"/>
          <w:sz w:val="22"/>
          <w:szCs w:val="22"/>
        </w:rPr>
        <w:t xml:space="preserve"> verbunden (1) lag lang im Krankenhaus, auch viel </w:t>
      </w:r>
      <w:proofErr w:type="spellStart"/>
      <w:r w:rsidRPr="007310A7">
        <w:rPr>
          <w:b/>
          <w:color w:val="000000" w:themeColor="text1"/>
          <w:sz w:val="22"/>
          <w:szCs w:val="22"/>
        </w:rPr>
        <w:t>alle:in</w:t>
      </w:r>
      <w:proofErr w:type="spellEnd"/>
      <w:r w:rsidRPr="007310A7">
        <w:rPr>
          <w:color w:val="000000" w:themeColor="text1"/>
          <w:sz w:val="22"/>
          <w:szCs w:val="22"/>
        </w:rPr>
        <w:t xml:space="preserve">, weil natürlich meine Freunde (1) des, </w:t>
      </w:r>
      <w:proofErr w:type="spellStart"/>
      <w:r w:rsidRPr="007310A7">
        <w:rPr>
          <w:color w:val="000000" w:themeColor="text1"/>
          <w:sz w:val="22"/>
          <w:szCs w:val="22"/>
        </w:rPr>
        <w:t>nich</w:t>
      </w:r>
      <w:proofErr w:type="spellEnd"/>
      <w:r w:rsidRPr="007310A7">
        <w:rPr>
          <w:color w:val="000000" w:themeColor="text1"/>
          <w:sz w:val="22"/>
          <w:szCs w:val="22"/>
        </w:rPr>
        <w:t xml:space="preserve"> so </w:t>
      </w:r>
      <w:r w:rsidRPr="007310A7">
        <w:rPr>
          <w:b/>
          <w:color w:val="000000" w:themeColor="text1"/>
          <w:sz w:val="22"/>
          <w:szCs w:val="22"/>
        </w:rPr>
        <w:t>wussten“</w:t>
      </w:r>
    </w:p>
    <w:p w14:paraId="371E626A" w14:textId="6E4C15DD" w:rsidR="00E91C72" w:rsidRPr="007310A7" w:rsidRDefault="00E91C72" w:rsidP="0078702F">
      <w:pPr>
        <w:spacing w:line="360" w:lineRule="auto"/>
        <w:jc w:val="both"/>
        <w:rPr>
          <w:color w:val="000000" w:themeColor="text1"/>
        </w:rPr>
      </w:pPr>
      <w:r>
        <w:rPr>
          <w:color w:val="000000" w:themeColor="text1"/>
        </w:rPr>
        <w:t xml:space="preserve">Hier thematisiert Valerie zum ersten Mal auch das im Rahmen des Eingriffs erlebte körperliche und psychische Leid. Dieses wird auch paraverbal, durch viele Pausen und Stocken, die einen Erzählfluss verhindern, deutlich. Es </w:t>
      </w:r>
      <w:proofErr w:type="spellStart"/>
      <w:del w:id="1000151" w:author="Claude Lektorat" w:date="2026-06-30T12:18:05Z">
        <w:r>
          <w:rPr>
            <w:color w:val="000000" w:themeColor="text1"/>
          </w:rPr>
          <w:delText xml:space="preserve">lieht</w:delText>
        </w:r>
      </w:del>
      <w:ins w:id="1000152" w:author="Claude Lektorat" w:date="2026-06-30T12:18:05Z">
        <w:r>
          <w:rPr>
            <w:color w:val="000000" w:themeColor="text1"/>
          </w:rPr>
          <w:t xml:space="preserve">liegt</w:t>
        </w:r>
      </w:ins>
      <w:proofErr w:type="spellEnd"/>
      <w:r>
        <w:rPr>
          <w:color w:val="000000" w:themeColor="text1"/>
        </w:rPr>
        <w:t xml:space="preserve"> nahe, dass sie ihr leidvolles Erleben nur im Kontrast zu der Erfahrungswelt ihrer Freund*innen – die die Perspektive ‚normaler’ Kinder repräsentieren – bewusst wahrnehmen und benennen kann. Erneut wird hier das Ausmaß an Vereinzelung und daraus resultierenden Einsamkeit im Rahmen ihrer Erfahrung deutlich. Gleichzeitig liegt nahe, dass für Valerie die Zugehörigkeit in der Gruppe der ‚Normalen’ ein positives und emotional stabilisierendes Gegengewicht, sowohl zu den Erfahrungen in ihrer Familie als auch zu ihren Erfahrungen als medikalisierte intergeschlechtliche Person</w:t>
      </w:r>
      <w:r>
        <w:rPr>
          <w:color w:val="000000" w:themeColor="text1"/>
        </w:rPr>
        <w:t xml:space="preserve">,</w:t>
      </w:r>
      <w:r>
        <w:rPr>
          <w:color w:val="000000" w:themeColor="text1"/>
        </w:rPr>
        <w:t xml:space="preserve"> darstellt.</w:t>
      </w:r>
    </w:p>
    <w:p w14:paraId="45694EE2" w14:textId="77777777" w:rsidR="00E91C72" w:rsidRPr="007310A7" w:rsidRDefault="00E91C72" w:rsidP="00AC16C4">
      <w:pPr>
        <w:spacing w:before="480" w:after="120" w:line="360" w:lineRule="auto"/>
        <w:jc w:val="both"/>
        <w:rPr>
          <w:bCs/>
          <w:i/>
          <w:iCs/>
          <w:color w:val="000000" w:themeColor="text1"/>
        </w:rPr>
      </w:pPr>
      <w:r w:rsidRPr="007310A7">
        <w:rPr>
          <w:bCs/>
          <w:i/>
          <w:iCs/>
          <w:color w:val="000000" w:themeColor="text1"/>
        </w:rPr>
        <w:t>Beginn der Pubertät und (Nicht-)Aufklärung „</w:t>
      </w:r>
      <w:proofErr w:type="spellStart"/>
      <w:r w:rsidRPr="007310A7">
        <w:rPr>
          <w:bCs/>
          <w:i/>
          <w:iCs/>
          <w:color w:val="000000" w:themeColor="text1"/>
        </w:rPr>
        <w:t>peu</w:t>
      </w:r>
      <w:proofErr w:type="spellEnd"/>
      <w:r w:rsidRPr="007310A7">
        <w:rPr>
          <w:bCs/>
          <w:i/>
          <w:iCs/>
          <w:color w:val="000000" w:themeColor="text1"/>
        </w:rPr>
        <w:t xml:space="preserve"> a </w:t>
      </w:r>
      <w:proofErr w:type="spellStart"/>
      <w:r w:rsidRPr="007310A7">
        <w:rPr>
          <w:bCs/>
          <w:i/>
          <w:iCs/>
          <w:color w:val="000000" w:themeColor="text1"/>
        </w:rPr>
        <w:t>peu</w:t>
      </w:r>
      <w:proofErr w:type="spellEnd"/>
      <w:r w:rsidRPr="007310A7">
        <w:rPr>
          <w:bCs/>
          <w:i/>
          <w:iCs/>
          <w:color w:val="000000" w:themeColor="text1"/>
        </w:rPr>
        <w:t>“</w:t>
      </w:r>
    </w:p>
    <w:p w14:paraId="5ABD068A" w14:textId="60657AA5" w:rsidR="00E91C72" w:rsidRPr="007310A7" w:rsidRDefault="00E91C72" w:rsidP="0078702F">
      <w:pPr>
        <w:spacing w:line="360" w:lineRule="auto"/>
        <w:jc w:val="both"/>
        <w:rPr>
          <w:color w:val="000000" w:themeColor="text1"/>
        </w:rPr>
      </w:pPr>
      <w:r w:rsidRPr="007310A7">
        <w:rPr>
          <w:color w:val="000000" w:themeColor="text1"/>
        </w:rPr>
        <w:t>Im Interview erwähnt Valerie nur knapp, dass sie mit 11 Jahren beginnt Östrogen-Präparate zu nehmen. Unklar bleibt inwiefern sie altersentspre</w:t>
      </w:r>
      <w:r w:rsidR="00810818" w:rsidRPr="007310A7">
        <w:rPr>
          <w:color w:val="000000" w:themeColor="text1"/>
        </w:rPr>
        <w:t xml:space="preserve">chend darüber aufgeklärt wurde. Nahe liegt ein </w:t>
      </w:r>
      <w:r w:rsidRPr="007310A7">
        <w:rPr>
          <w:color w:val="000000" w:themeColor="text1"/>
        </w:rPr>
        <w:t>Zusammenhang sowohl mit ihrer körpergeschlechtli</w:t>
      </w:r>
      <w:r w:rsidR="00810818" w:rsidRPr="007310A7">
        <w:rPr>
          <w:color w:val="000000" w:themeColor="text1"/>
        </w:rPr>
        <w:t>chen Variation als auch mit der</w:t>
      </w:r>
      <w:r w:rsidRPr="007310A7">
        <w:rPr>
          <w:color w:val="000000" w:themeColor="text1"/>
        </w:rPr>
        <w:t xml:space="preserve">en </w:t>
      </w:r>
      <w:r w:rsidR="00810818" w:rsidRPr="007310A7">
        <w:rPr>
          <w:color w:val="000000" w:themeColor="text1"/>
        </w:rPr>
        <w:t>nicht selbst-eingewilligter Medikalisierung in Form</w:t>
      </w:r>
      <w:r w:rsidRPr="007310A7">
        <w:rPr>
          <w:color w:val="000000" w:themeColor="text1"/>
        </w:rPr>
        <w:t xml:space="preserve"> der fr</w:t>
      </w:r>
      <w:r w:rsidR="00810818" w:rsidRPr="007310A7">
        <w:rPr>
          <w:color w:val="000000" w:themeColor="text1"/>
        </w:rPr>
        <w:t>ühen Entfernung ihrer Keimdrüsen</w:t>
      </w:r>
      <w:r w:rsidRPr="007310A7">
        <w:rPr>
          <w:color w:val="000000" w:themeColor="text1"/>
        </w:rPr>
        <w:t>. Valerie berichtet wie sie während der Pubertät auf eine neue Art mit ihrer körpergeschlechtlichen Variation konfrontiert ist:</w:t>
      </w:r>
    </w:p>
    <w:p w14:paraId="39ABBBD1" w14:textId="571752B2" w:rsidR="00E91C72" w:rsidRPr="007310A7" w:rsidRDefault="00E91C72" w:rsidP="009B1A01">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„ich hab (1) ja so mit zwölf </w:t>
      </w:r>
      <w:r w:rsidRPr="007310A7">
        <w:rPr>
          <w:b/>
          <w:color w:val="000000" w:themeColor="text1"/>
          <w:sz w:val="22"/>
          <w:szCs w:val="22"/>
        </w:rPr>
        <w:t>dreizehn vierzehn</w:t>
      </w:r>
      <w:r w:rsidRPr="007310A7">
        <w:rPr>
          <w:color w:val="000000" w:themeColor="text1"/>
          <w:sz w:val="22"/>
          <w:szCs w:val="22"/>
        </w:rPr>
        <w:t xml:space="preserve">, hab ich immer ((lachend)) auf meine </w:t>
      </w:r>
      <w:r w:rsidRPr="007310A7">
        <w:rPr>
          <w:b/>
          <w:color w:val="000000" w:themeColor="text1"/>
          <w:sz w:val="22"/>
          <w:szCs w:val="22"/>
        </w:rPr>
        <w:t>Periode</w:t>
      </w:r>
      <w:r w:rsidRPr="007310A7">
        <w:rPr>
          <w:color w:val="000000" w:themeColor="text1"/>
          <w:sz w:val="22"/>
          <w:szCs w:val="22"/>
        </w:rPr>
        <w:t xml:space="preserve"> </w:t>
      </w:r>
      <w:proofErr w:type="spellStart"/>
      <w:proofErr w:type="gramStart"/>
      <w:r w:rsidRPr="007310A7">
        <w:rPr>
          <w:b/>
          <w:color w:val="000000" w:themeColor="text1"/>
          <w:sz w:val="22"/>
          <w:szCs w:val="22"/>
        </w:rPr>
        <w:t>gewa:rtet</w:t>
      </w:r>
      <w:proofErr w:type="spellEnd"/>
      <w:proofErr w:type="gramEnd"/>
      <w:r w:rsidRPr="007310A7">
        <w:rPr>
          <w:b/>
          <w:color w:val="000000" w:themeColor="text1"/>
          <w:sz w:val="22"/>
          <w:szCs w:val="22"/>
        </w:rPr>
        <w:t xml:space="preserve"> </w:t>
      </w:r>
      <w:r w:rsidRPr="007310A7">
        <w:rPr>
          <w:color w:val="000000" w:themeColor="text1"/>
          <w:sz w:val="22"/>
          <w:szCs w:val="22"/>
        </w:rPr>
        <w:t>//</w:t>
      </w:r>
      <w:proofErr w:type="spellStart"/>
      <w:r w:rsidRPr="007310A7">
        <w:rPr>
          <w:color w:val="000000" w:themeColor="text1"/>
          <w:sz w:val="22"/>
          <w:szCs w:val="22"/>
        </w:rPr>
        <w:t>mhm</w:t>
      </w:r>
      <w:proofErr w:type="spellEnd"/>
      <w:r w:rsidRPr="007310A7">
        <w:rPr>
          <w:color w:val="000000" w:themeColor="text1"/>
          <w:sz w:val="22"/>
          <w:szCs w:val="22"/>
        </w:rPr>
        <w:t xml:space="preserve">// und irgendwann (1) ((atmet scharf ein)) hab ich dann auch meine Frauenärztin </w:t>
      </w:r>
      <w:proofErr w:type="spellStart"/>
      <w:r w:rsidRPr="007310A7">
        <w:rPr>
          <w:b/>
          <w:color w:val="000000" w:themeColor="text1"/>
          <w:sz w:val="22"/>
          <w:szCs w:val="22"/>
        </w:rPr>
        <w:t>gefra:gt</w:t>
      </w:r>
      <w:proofErr w:type="spellEnd"/>
      <w:r w:rsidRPr="007310A7">
        <w:rPr>
          <w:color w:val="000000" w:themeColor="text1"/>
          <w:sz w:val="22"/>
          <w:szCs w:val="22"/>
        </w:rPr>
        <w:t xml:space="preserve"> und dann sachte sie mir </w:t>
      </w:r>
      <w:r w:rsidRPr="007310A7">
        <w:rPr>
          <w:b/>
          <w:color w:val="000000" w:themeColor="text1"/>
          <w:sz w:val="22"/>
          <w:szCs w:val="22"/>
        </w:rPr>
        <w:t xml:space="preserve">auch </w:t>
      </w:r>
      <w:r w:rsidRPr="007310A7">
        <w:rPr>
          <w:color w:val="000000" w:themeColor="text1"/>
          <w:sz w:val="22"/>
          <w:szCs w:val="22"/>
        </w:rPr>
        <w:t xml:space="preserve">(1) ja das </w:t>
      </w:r>
      <w:proofErr w:type="spellStart"/>
      <w:r w:rsidRPr="007310A7">
        <w:rPr>
          <w:color w:val="000000" w:themeColor="text1"/>
          <w:sz w:val="22"/>
          <w:szCs w:val="22"/>
        </w:rPr>
        <w:t>wirste</w:t>
      </w:r>
      <w:proofErr w:type="spellEnd"/>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bekommen</w:t>
      </w:r>
      <w:r w:rsidRPr="007310A7">
        <w:rPr>
          <w:color w:val="000000" w:themeColor="text1"/>
          <w:sz w:val="22"/>
          <w:szCs w:val="22"/>
        </w:rPr>
        <w:t xml:space="preserve"> (1) du </w:t>
      </w:r>
      <w:r w:rsidRPr="007310A7">
        <w:rPr>
          <w:b/>
          <w:color w:val="000000" w:themeColor="text1"/>
          <w:sz w:val="22"/>
          <w:szCs w:val="22"/>
        </w:rPr>
        <w:t>hast</w:t>
      </w:r>
      <w:r w:rsidRPr="007310A7">
        <w:rPr>
          <w:color w:val="000000" w:themeColor="text1"/>
          <w:sz w:val="22"/>
          <w:szCs w:val="22"/>
        </w:rPr>
        <w:t xml:space="preserve"> ja keine Gebärmutter’“</w:t>
      </w:r>
    </w:p>
    <w:p w14:paraId="1AA58F1B" w14:textId="7F3B60CC" w:rsidR="00E91C72" w:rsidRPr="007310A7" w:rsidRDefault="00E91C72" w:rsidP="0078702F">
      <w:pPr>
        <w:spacing w:line="360" w:lineRule="auto"/>
        <w:jc w:val="both"/>
        <w:rPr>
          <w:color w:val="000000" w:themeColor="text1"/>
        </w:rPr>
      </w:pPr>
      <w:r>
        <w:rPr>
          <w:color w:val="000000" w:themeColor="text1"/>
        </w:rPr>
        <w:t xml:space="preserve">Während sich im ersten Teil der Sequenz Valeries Verunsicherung und emotionale Involvierung bezüglich ihrer körperlichen Entwicklung zeigt, spiegelt der zweite Teil die Härte und distanzierte Pragmatik des medizinischen Systems </w:t>
      </w:r>
      <w:r>
        <w:rPr>
          <w:color w:val="000000" w:themeColor="text1"/>
        </w:rPr>
        <w:t xml:space="preserve">– </w:t>
      </w:r>
      <w:r>
        <w:rPr>
          <w:color w:val="000000" w:themeColor="text1"/>
        </w:rPr>
        <w:t xml:space="preserve">bzw. </w:t>
      </w:r>
      <w:r>
        <w:rPr>
          <w:color w:val="000000" w:themeColor="text1"/>
        </w:rPr>
        <w:t xml:space="preserve">seiner Vertreter*innen</w:t>
      </w:r>
      <w:r>
        <w:rPr>
          <w:color w:val="000000" w:themeColor="text1"/>
        </w:rPr>
        <w:t xml:space="preserve"> –</w:t>
      </w:r>
      <w:r>
        <w:rPr>
          <w:color w:val="000000" w:themeColor="text1"/>
        </w:rPr>
        <w:t xml:space="preserve"> verkörpert durch </w:t>
      </w:r>
      <w:r>
        <w:rPr>
          <w:color w:val="000000" w:themeColor="text1"/>
        </w:rPr>
        <w:t xml:space="preserve">ihre </w:t>
      </w:r>
      <w:r>
        <w:rPr>
          <w:color w:val="000000" w:themeColor="text1"/>
        </w:rPr>
        <w:t xml:space="preserve">Frauenärztin </w:t>
      </w:r>
      <w:proofErr w:type="gramStart"/>
      <w:r>
        <w:rPr>
          <w:color w:val="000000" w:themeColor="text1"/>
        </w:rPr>
        <w:t xml:space="preserve">wieder</w:t>
      </w:r>
      <w:proofErr w:type="gramEnd"/>
      <w:r>
        <w:rPr>
          <w:color w:val="000000" w:themeColor="text1"/>
        </w:rPr>
        <w:t xml:space="preserve">. Für diese </w:t>
      </w:r>
      <w:r>
        <w:rPr>
          <w:color w:val="000000" w:themeColor="text1"/>
        </w:rPr>
        <w:t xml:space="preserve">scheint die Nachricht </w:t>
      </w:r>
      <w:r>
        <w:rPr>
          <w:color w:val="000000" w:themeColor="text1"/>
        </w:rPr>
        <w:t xml:space="preserve">neben dem Verweis auf Valeries Anatomie scheinbar keiner weiteren Erläuterung</w:t>
      </w:r>
      <w:r>
        <w:rPr>
          <w:color w:val="000000" w:themeColor="text1"/>
        </w:rPr>
        <w:t xml:space="preserve"> zu bedürfen</w:t>
      </w:r>
      <w:r>
        <w:rPr>
          <w:color w:val="000000" w:themeColor="text1"/>
        </w:rPr>
        <w:t xml:space="preserve">. Gleichzeitig wird hier das epistemische Ungleichgewicht zwischen Valerie – die zu diesem Zeitpunkt </w:t>
      </w:r>
      <w:r>
        <w:rPr>
          <w:color w:val="000000" w:themeColor="text1"/>
        </w:rPr>
        <w:t xml:space="preserve">kaum </w:t>
      </w:r>
      <w:r>
        <w:rPr>
          <w:color w:val="000000" w:themeColor="text1"/>
        </w:rPr>
        <w:t xml:space="preserve">über ihre Diagnose aufgeklärt ist – und ihrer Gynäkologin deutlich. Von ihren Eltern erfährt Valerie</w:t>
      </w:r>
      <w:r>
        <w:rPr>
          <w:color w:val="000000" w:themeColor="text1"/>
        </w:rPr>
        <w:t xml:space="preserve"> erstmals</w:t>
      </w:r>
      <w:r>
        <w:rPr>
          <w:color w:val="000000" w:themeColor="text1"/>
        </w:rPr>
        <w:t xml:space="preserve">, dass</w:t>
      </w:r>
      <w:del w:id="1000153" w:author="Claude Lektorat" w:date="2026-06-30T12:18:05Z">
        <w:r>
          <w:rPr>
            <w:color w:val="000000" w:themeColor="text1"/>
          </w:rPr>
          <w:delText xml:space="preserve">, dass</w:delText>
        </w:r>
      </w:del>
      <w:r>
        <w:rPr>
          <w:color w:val="000000" w:themeColor="text1"/>
        </w:rPr>
        <w:t xml:space="preserve"> sie keine </w:t>
      </w:r>
      <w:r>
        <w:rPr>
          <w:color w:val="000000" w:themeColor="text1"/>
        </w:rPr>
        <w:t xml:space="preserve">leiblichen </w:t>
      </w:r>
      <w:r>
        <w:rPr>
          <w:color w:val="000000" w:themeColor="text1"/>
        </w:rPr>
        <w:t xml:space="preserve">Kinder bekommen kann:</w:t>
      </w:r>
    </w:p>
    <w:p w14:paraId="4844BC15" w14:textId="77777777" w:rsidR="00E91C72" w:rsidRPr="007310A7" w:rsidRDefault="00E91C72" w:rsidP="004E55D6">
      <w:pPr>
        <w:spacing w:before="240" w:after="240" w:line="360" w:lineRule="auto"/>
        <w:ind w:left="567" w:right="509"/>
        <w:jc w:val="both"/>
        <w:rPr>
          <w:color w:val="000000" w:themeColor="text1"/>
          <w:sz w:val="22"/>
          <w:szCs w:val="22"/>
        </w:rPr>
      </w:pPr>
      <w:r w:rsidRPr="007310A7">
        <w:rPr>
          <w:color w:val="000000" w:themeColor="text1"/>
          <w:sz w:val="22"/>
          <w:szCs w:val="22"/>
        </w:rPr>
        <w:t xml:space="preserve">„das </w:t>
      </w:r>
      <w:proofErr w:type="spellStart"/>
      <w:r w:rsidRPr="007310A7">
        <w:rPr>
          <w:color w:val="000000" w:themeColor="text1"/>
          <w:sz w:val="22"/>
          <w:szCs w:val="22"/>
        </w:rPr>
        <w:t>ham</w:t>
      </w:r>
      <w:proofErr w:type="spellEnd"/>
      <w:r w:rsidRPr="007310A7">
        <w:rPr>
          <w:color w:val="000000" w:themeColor="text1"/>
          <w:sz w:val="22"/>
          <w:szCs w:val="22"/>
        </w:rPr>
        <w:t xml:space="preserve"> meine </w:t>
      </w:r>
      <w:r w:rsidRPr="007310A7">
        <w:rPr>
          <w:b/>
          <w:color w:val="000000" w:themeColor="text1"/>
          <w:sz w:val="22"/>
          <w:szCs w:val="22"/>
        </w:rPr>
        <w:t>Eltern</w:t>
      </w:r>
      <w:r w:rsidRPr="007310A7">
        <w:rPr>
          <w:color w:val="000000" w:themeColor="text1"/>
          <w:sz w:val="22"/>
          <w:szCs w:val="22"/>
        </w:rPr>
        <w:t xml:space="preserve"> zum </w:t>
      </w:r>
      <w:proofErr w:type="spellStart"/>
      <w:proofErr w:type="gramStart"/>
      <w:r w:rsidRPr="007310A7">
        <w:rPr>
          <w:b/>
          <w:color w:val="000000" w:themeColor="text1"/>
          <w:sz w:val="22"/>
          <w:szCs w:val="22"/>
        </w:rPr>
        <w:t>Beispi:el</w:t>
      </w:r>
      <w:proofErr w:type="spellEnd"/>
      <w:proofErr w:type="gramEnd"/>
      <w:r w:rsidRPr="007310A7">
        <w:rPr>
          <w:color w:val="000000" w:themeColor="text1"/>
          <w:sz w:val="22"/>
          <w:szCs w:val="22"/>
        </w:rPr>
        <w:t xml:space="preserve"> (1) ähm, mir </w:t>
      </w:r>
      <w:r w:rsidRPr="007310A7">
        <w:rPr>
          <w:b/>
          <w:color w:val="000000" w:themeColor="text1"/>
          <w:sz w:val="22"/>
          <w:szCs w:val="22"/>
        </w:rPr>
        <w:t>damals</w:t>
      </w:r>
      <w:r w:rsidRPr="007310A7">
        <w:rPr>
          <w:color w:val="000000" w:themeColor="text1"/>
          <w:sz w:val="22"/>
          <w:szCs w:val="22"/>
        </w:rPr>
        <w:t xml:space="preserve"> mit (2) mit (2) mit </w:t>
      </w:r>
      <w:proofErr w:type="spellStart"/>
      <w:r w:rsidRPr="007310A7">
        <w:rPr>
          <w:b/>
          <w:color w:val="000000" w:themeColor="text1"/>
          <w:sz w:val="22"/>
          <w:szCs w:val="22"/>
        </w:rPr>
        <w:t>vierze:hn</w:t>
      </w:r>
      <w:proofErr w:type="spellEnd"/>
      <w:r w:rsidRPr="007310A7">
        <w:rPr>
          <w:color w:val="000000" w:themeColor="text1"/>
          <w:sz w:val="22"/>
          <w:szCs w:val="22"/>
        </w:rPr>
        <w:t xml:space="preserve"> (1) ((spricht schneller)) als es darum ging das ich meine </w:t>
      </w:r>
      <w:r w:rsidRPr="007310A7">
        <w:rPr>
          <w:b/>
          <w:color w:val="000000" w:themeColor="text1"/>
          <w:sz w:val="22"/>
          <w:szCs w:val="22"/>
        </w:rPr>
        <w:t>Periode</w:t>
      </w:r>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krieg ((atmet ein)) </w:t>
      </w:r>
      <w:proofErr w:type="spellStart"/>
      <w:r w:rsidRPr="007310A7">
        <w:rPr>
          <w:color w:val="000000" w:themeColor="text1"/>
          <w:sz w:val="22"/>
          <w:szCs w:val="22"/>
        </w:rPr>
        <w:t>ham</w:t>
      </w:r>
      <w:proofErr w:type="spellEnd"/>
      <w:r w:rsidRPr="007310A7">
        <w:rPr>
          <w:color w:val="000000" w:themeColor="text1"/>
          <w:sz w:val="22"/>
          <w:szCs w:val="22"/>
        </w:rPr>
        <w:t xml:space="preserve"> die halt auch </w:t>
      </w:r>
      <w:proofErr w:type="spellStart"/>
      <w:r w:rsidRPr="007310A7">
        <w:rPr>
          <w:b/>
          <w:color w:val="000000" w:themeColor="text1"/>
          <w:sz w:val="22"/>
          <w:szCs w:val="22"/>
        </w:rPr>
        <w:t>gesacht</w:t>
      </w:r>
      <w:proofErr w:type="spellEnd"/>
      <w:r w:rsidRPr="007310A7">
        <w:rPr>
          <w:color w:val="000000" w:themeColor="text1"/>
          <w:sz w:val="22"/>
          <w:szCs w:val="22"/>
        </w:rPr>
        <w:t xml:space="preserve">, ja du wirst halt auch keine </w:t>
      </w:r>
      <w:r w:rsidRPr="007310A7">
        <w:rPr>
          <w:b/>
          <w:color w:val="000000" w:themeColor="text1"/>
          <w:sz w:val="22"/>
          <w:szCs w:val="22"/>
        </w:rPr>
        <w:t>Kinder</w:t>
      </w:r>
      <w:r w:rsidRPr="007310A7">
        <w:rPr>
          <w:color w:val="000000" w:themeColor="text1"/>
          <w:sz w:val="22"/>
          <w:szCs w:val="22"/>
        </w:rPr>
        <w:t xml:space="preserve"> k- kriegen </w:t>
      </w:r>
      <w:proofErr w:type="spellStart"/>
      <w:r w:rsidRPr="007310A7">
        <w:rPr>
          <w:color w:val="000000" w:themeColor="text1"/>
          <w:sz w:val="22"/>
          <w:szCs w:val="22"/>
        </w:rPr>
        <w:t>könn</w:t>
      </w:r>
      <w:proofErr w:type="spellEnd"/>
      <w:r w:rsidRPr="007310A7">
        <w:rPr>
          <w:color w:val="000000" w:themeColor="text1"/>
          <w:sz w:val="22"/>
          <w:szCs w:val="22"/>
        </w:rPr>
        <w:t>“</w:t>
      </w:r>
    </w:p>
    <w:p w14:paraId="10B44A75" w14:textId="56CC6804" w:rsidR="00E91C72" w:rsidRPr="007310A7" w:rsidRDefault="00E91C72" w:rsidP="0078702F">
      <w:pPr>
        <w:spacing w:line="360" w:lineRule="auto"/>
        <w:jc w:val="both"/>
        <w:rPr>
          <w:color w:val="000000" w:themeColor="text1"/>
        </w:rPr>
      </w:pPr>
      <w:r w:rsidRPr="007310A7">
        <w:rPr>
          <w:color w:val="000000" w:themeColor="text1"/>
        </w:rPr>
        <w:t>Valerie beschreibt die Mitteilung durch ihre Eltern auf eine scheinbar ebenfalls pragmatische, beiläufige Art. Hier scheint es keinen Raum für</w:t>
      </w:r>
      <w:r w:rsidR="00A657C3" w:rsidRPr="007310A7">
        <w:rPr>
          <w:color w:val="000000" w:themeColor="text1"/>
        </w:rPr>
        <w:t xml:space="preserve"> </w:t>
      </w:r>
      <w:r w:rsidRPr="007310A7">
        <w:rPr>
          <w:color w:val="000000" w:themeColor="text1"/>
        </w:rPr>
        <w:t xml:space="preserve">Emotionalität hinsichtlich des neuen Körperwissens zu geben. </w:t>
      </w:r>
      <w:r w:rsidR="00A657C3" w:rsidRPr="007310A7">
        <w:rPr>
          <w:color w:val="000000" w:themeColor="text1"/>
        </w:rPr>
        <w:t xml:space="preserve">Dabei </w:t>
      </w:r>
      <w:r w:rsidRPr="007310A7">
        <w:rPr>
          <w:color w:val="000000" w:themeColor="text1"/>
        </w:rPr>
        <w:t xml:space="preserve">deuten die wiederholten Pausen und das schnelle Sprechen ihre damalige Belastung an. </w:t>
      </w:r>
    </w:p>
    <w:p w14:paraId="65FEB04E" w14:textId="6A33B3BE" w:rsidR="004D2022" w:rsidRPr="007310A7" w:rsidRDefault="00E91C72" w:rsidP="0078702F">
      <w:pPr>
        <w:spacing w:line="360" w:lineRule="auto"/>
        <w:jc w:val="both"/>
        <w:rPr>
          <w:color w:val="000000" w:themeColor="text1"/>
        </w:rPr>
      </w:pPr>
      <w:r w:rsidRPr="007310A7">
        <w:rPr>
          <w:color w:val="000000" w:themeColor="text1"/>
        </w:rPr>
        <w:t>Valerie erfährt die</w:t>
      </w:r>
      <w:r w:rsidR="00A657C3" w:rsidRPr="007310A7">
        <w:rPr>
          <w:color w:val="000000" w:themeColor="text1"/>
        </w:rPr>
        <w:t xml:space="preserve"> primär</w:t>
      </w:r>
      <w:r w:rsidRPr="007310A7">
        <w:rPr>
          <w:color w:val="000000" w:themeColor="text1"/>
        </w:rPr>
        <w:t xml:space="preserve"> defizitorientierten Informationen über ihren Körper nur „</w:t>
      </w:r>
      <w:proofErr w:type="spellStart"/>
      <w:r w:rsidRPr="007310A7">
        <w:rPr>
          <w:b/>
          <w:color w:val="000000" w:themeColor="text1"/>
        </w:rPr>
        <w:t>peu</w:t>
      </w:r>
      <w:proofErr w:type="spellEnd"/>
      <w:r w:rsidRPr="007310A7">
        <w:rPr>
          <w:b/>
          <w:color w:val="000000" w:themeColor="text1"/>
        </w:rPr>
        <w:t xml:space="preserve"> a </w:t>
      </w:r>
      <w:proofErr w:type="spellStart"/>
      <w:r w:rsidRPr="007310A7">
        <w:rPr>
          <w:b/>
          <w:color w:val="000000" w:themeColor="text1"/>
        </w:rPr>
        <w:t>peu</w:t>
      </w:r>
      <w:proofErr w:type="spellEnd"/>
      <w:r w:rsidRPr="007310A7">
        <w:rPr>
          <w:color w:val="000000" w:themeColor="text1"/>
        </w:rPr>
        <w:t>“</w:t>
      </w:r>
      <w:r w:rsidR="00A657C3" w:rsidRPr="007310A7">
        <w:rPr>
          <w:b/>
          <w:color w:val="000000" w:themeColor="text1"/>
        </w:rPr>
        <w:t xml:space="preserve">, </w:t>
      </w:r>
      <w:r w:rsidRPr="007310A7">
        <w:rPr>
          <w:color w:val="000000" w:themeColor="text1"/>
        </w:rPr>
        <w:t xml:space="preserve">ohne mittels einer </w:t>
      </w:r>
      <w:r w:rsidR="00A657C3" w:rsidRPr="007310A7">
        <w:rPr>
          <w:color w:val="000000" w:themeColor="text1"/>
        </w:rPr>
        <w:t xml:space="preserve">vollständigen </w:t>
      </w:r>
      <w:r w:rsidRPr="007310A7">
        <w:rPr>
          <w:color w:val="000000" w:themeColor="text1"/>
        </w:rPr>
        <w:t>Diagnosemitteilung oder einer Einordnung in den Kontext geschlechtlicher Diversität die Möglichkeit zu bekommen, sich selbstbestimmt</w:t>
      </w:r>
      <w:r w:rsidR="00A657C3" w:rsidRPr="007310A7">
        <w:rPr>
          <w:color w:val="000000" w:themeColor="text1"/>
        </w:rPr>
        <w:t>er</w:t>
      </w:r>
      <w:r w:rsidRPr="007310A7">
        <w:rPr>
          <w:color w:val="000000" w:themeColor="text1"/>
        </w:rPr>
        <w:t xml:space="preserve"> mit ihrer Variation auseinander zu setzen. </w:t>
      </w:r>
      <w:r w:rsidRPr="007310A7">
        <w:rPr>
          <w:rFonts w:eastAsia="Times New Roman" w:cs="Times New Roman"/>
          <w:color w:val="000000" w:themeColor="text1"/>
        </w:rPr>
        <w:t>Entscheidend ist, dass ihre Behandlerin sowie ihre Eltern das Informationsmonopol über ihren Körper behalten,</w:t>
      </w:r>
      <w:r w:rsidR="00A657C3" w:rsidRPr="007310A7">
        <w:rPr>
          <w:rFonts w:eastAsia="Times New Roman" w:cs="Times New Roman"/>
          <w:color w:val="000000" w:themeColor="text1"/>
        </w:rPr>
        <w:t xml:space="preserve"> jedoch in keinen emotional responsiven Dialog mit ihr treten. Dies verhindert </w:t>
      </w:r>
      <w:r w:rsidRPr="007310A7">
        <w:rPr>
          <w:rFonts w:eastAsia="Times New Roman" w:cs="Times New Roman"/>
          <w:color w:val="000000" w:themeColor="text1"/>
        </w:rPr>
        <w:t xml:space="preserve">einen altersangemessenen Auseinandersetzungs- und Verarbeitungsprozess. Stattdessen entwickelt Valerie einen Umgang mit dem Thema </w:t>
      </w:r>
      <w:r w:rsidR="00780ABC" w:rsidRPr="007310A7">
        <w:rPr>
          <w:rFonts w:eastAsia="Times New Roman" w:cs="Times New Roman"/>
          <w:color w:val="000000" w:themeColor="text1"/>
        </w:rPr>
        <w:t xml:space="preserve">geschlechtliche </w:t>
      </w:r>
      <w:proofErr w:type="spellStart"/>
      <w:r w:rsidRPr="007310A7">
        <w:rPr>
          <w:rFonts w:eastAsia="Times New Roman" w:cs="Times New Roman"/>
          <w:color w:val="000000" w:themeColor="text1"/>
        </w:rPr>
        <w:t>Reproduktivität</w:t>
      </w:r>
      <w:proofErr w:type="spellEnd"/>
      <w:r w:rsidRPr="007310A7">
        <w:rPr>
          <w:rFonts w:eastAsia="Times New Roman" w:cs="Times New Roman"/>
          <w:color w:val="000000" w:themeColor="text1"/>
        </w:rPr>
        <w:t>, dass sich als innere Anpassung beschreiben lässt. Sie erklärt, wie sie sich seit ihrer Jugend immer wieder gesagt habe: „</w:t>
      </w:r>
      <w:r w:rsidRPr="007310A7">
        <w:rPr>
          <w:b/>
          <w:color w:val="000000" w:themeColor="text1"/>
        </w:rPr>
        <w:t>ich mag keine Kinder“</w:t>
      </w:r>
      <w:r w:rsidRPr="007310A7">
        <w:rPr>
          <w:color w:val="000000" w:themeColor="text1"/>
        </w:rPr>
        <w:t>. Letzteres versteht sie selbst als Form des „</w:t>
      </w:r>
      <w:r w:rsidRPr="007310A7">
        <w:rPr>
          <w:b/>
          <w:color w:val="000000" w:themeColor="text1"/>
        </w:rPr>
        <w:t xml:space="preserve">Selbst </w:t>
      </w:r>
      <w:proofErr w:type="spellStart"/>
      <w:r w:rsidRPr="007310A7">
        <w:rPr>
          <w:b/>
          <w:color w:val="000000" w:themeColor="text1"/>
        </w:rPr>
        <w:t>schutz</w:t>
      </w:r>
      <w:proofErr w:type="spellEnd"/>
      <w:r w:rsidRPr="007310A7">
        <w:rPr>
          <w:color w:val="000000" w:themeColor="text1"/>
        </w:rPr>
        <w:t xml:space="preserve">“. Diese Strategie lässt sich auf mehreren Ebenen verstehen: Zunächst verhindert sie dadurch den Kontakt mit </w:t>
      </w:r>
      <w:r w:rsidR="00A657C3" w:rsidRPr="007310A7">
        <w:rPr>
          <w:color w:val="000000" w:themeColor="text1"/>
        </w:rPr>
        <w:t xml:space="preserve">potentiell überflutenden </w:t>
      </w:r>
      <w:r w:rsidRPr="007310A7">
        <w:rPr>
          <w:color w:val="000000" w:themeColor="text1"/>
        </w:rPr>
        <w:t xml:space="preserve">Gefühlen wie Wut, Frustration oder Trauer, deren Durchleben </w:t>
      </w:r>
      <w:r w:rsidR="00A657C3" w:rsidRPr="007310A7">
        <w:rPr>
          <w:color w:val="000000" w:themeColor="text1"/>
        </w:rPr>
        <w:t xml:space="preserve">ebenfalls </w:t>
      </w:r>
      <w:r w:rsidRPr="007310A7">
        <w:rPr>
          <w:color w:val="000000" w:themeColor="text1"/>
        </w:rPr>
        <w:t xml:space="preserve">zu </w:t>
      </w:r>
      <w:r w:rsidR="00A657C3" w:rsidRPr="007310A7">
        <w:rPr>
          <w:color w:val="000000" w:themeColor="text1"/>
        </w:rPr>
        <w:t xml:space="preserve">Spannungen im Verhältnis zu </w:t>
      </w:r>
      <w:r w:rsidRPr="007310A7">
        <w:rPr>
          <w:color w:val="000000" w:themeColor="text1"/>
        </w:rPr>
        <w:t xml:space="preserve">ihren Eltern führen könnte. </w:t>
      </w:r>
      <w:r w:rsidR="00A657C3" w:rsidRPr="007310A7">
        <w:rPr>
          <w:color w:val="000000" w:themeColor="text1"/>
        </w:rPr>
        <w:t xml:space="preserve">Zudem </w:t>
      </w:r>
      <w:r w:rsidRPr="007310A7">
        <w:rPr>
          <w:color w:val="000000" w:themeColor="text1"/>
        </w:rPr>
        <w:t>passt</w:t>
      </w:r>
      <w:r w:rsidR="00A657C3" w:rsidRPr="007310A7">
        <w:rPr>
          <w:color w:val="000000" w:themeColor="text1"/>
        </w:rPr>
        <w:t xml:space="preserve"> sie</w:t>
      </w:r>
      <w:r w:rsidRPr="007310A7">
        <w:rPr>
          <w:color w:val="000000" w:themeColor="text1"/>
        </w:rPr>
        <w:t xml:space="preserve"> ihr Wollen den </w:t>
      </w:r>
      <w:r w:rsidR="00A657C3" w:rsidRPr="007310A7">
        <w:rPr>
          <w:color w:val="000000" w:themeColor="text1"/>
        </w:rPr>
        <w:t xml:space="preserve">bereits geschaffenen Tatsachen –der erfolgten Entfernung ihrer Keimdrüsen </w:t>
      </w:r>
      <w:r w:rsidRPr="007310A7">
        <w:rPr>
          <w:color w:val="000000" w:themeColor="text1"/>
        </w:rPr>
        <w:t xml:space="preserve">– an, was </w:t>
      </w:r>
      <w:r w:rsidR="00A657C3" w:rsidRPr="007310A7">
        <w:rPr>
          <w:color w:val="000000" w:themeColor="text1"/>
        </w:rPr>
        <w:t xml:space="preserve">potentielle </w:t>
      </w:r>
      <w:r w:rsidRPr="007310A7">
        <w:rPr>
          <w:color w:val="000000" w:themeColor="text1"/>
        </w:rPr>
        <w:t xml:space="preserve">weitere Konflikte verhindert. </w:t>
      </w:r>
    </w:p>
    <w:p w14:paraId="420C77DD" w14:textId="77777777" w:rsidR="00067E9E" w:rsidRPr="007310A7" w:rsidRDefault="00067E9E" w:rsidP="00AC16C4">
      <w:pPr>
        <w:spacing w:before="480" w:after="120" w:line="360" w:lineRule="auto"/>
        <w:jc w:val="both"/>
        <w:rPr>
          <w:bCs/>
          <w:i/>
          <w:iCs/>
          <w:color w:val="000000" w:themeColor="text1"/>
        </w:rPr>
      </w:pPr>
      <w:r w:rsidRPr="007310A7">
        <w:rPr>
          <w:bCs/>
          <w:i/>
          <w:iCs/>
          <w:color w:val="000000" w:themeColor="text1"/>
        </w:rPr>
        <w:lastRenderedPageBreak/>
        <w:t>Erste Partnerschaft und medizinisch regulierte Sexualität</w:t>
      </w:r>
    </w:p>
    <w:p w14:paraId="28780A6F" w14:textId="794471DC" w:rsidR="00067E9E" w:rsidRPr="007310A7" w:rsidRDefault="00067E9E" w:rsidP="00067E9E">
      <w:pPr>
        <w:spacing w:line="360" w:lineRule="auto"/>
        <w:jc w:val="both"/>
        <w:rPr>
          <w:color w:val="000000" w:themeColor="text1"/>
        </w:rPr>
      </w:pPr>
      <w:r w:rsidRPr="007310A7">
        <w:rPr>
          <w:color w:val="000000" w:themeColor="text1"/>
        </w:rPr>
        <w:t xml:space="preserve">Mit 16 Jahren geht Valerie die erste romantische Paarbeziehung ein. Dabei handelt es sich um einen Jungen aus ihrer Parallelklasse mit dem sie während einer Klassenfahrt zusammen kommt. Ausgehend von den Beschreibungen ihres schulischen Umfelds ist davon auszugehen, dass er selbst keinen Migrationshintergrund hat. Valerie beschreibt ihn als „lieber Kerl “der „schüchtern und bisschen </w:t>
      </w:r>
      <w:proofErr w:type="spellStart"/>
      <w:proofErr w:type="gramStart"/>
      <w:r w:rsidRPr="007310A7">
        <w:rPr>
          <w:b/>
          <w:color w:val="000000" w:themeColor="text1"/>
        </w:rPr>
        <w:t>vo:rsichtiger</w:t>
      </w:r>
      <w:proofErr w:type="spellEnd"/>
      <w:proofErr w:type="gramEnd"/>
      <w:r w:rsidRPr="007310A7">
        <w:rPr>
          <w:color w:val="000000" w:themeColor="text1"/>
        </w:rPr>
        <w:t>“ gewesen sei. Über Sexualität zwischen ihr und ihrem ersten Freund spricht sie nicht, deutet jedoch an</w:t>
      </w:r>
      <w:r w:rsidR="00A657C3" w:rsidRPr="007310A7">
        <w:rPr>
          <w:color w:val="000000" w:themeColor="text1"/>
        </w:rPr>
        <w:t>,</w:t>
      </w:r>
      <w:r w:rsidRPr="007310A7">
        <w:rPr>
          <w:color w:val="000000" w:themeColor="text1"/>
        </w:rPr>
        <w:t xml:space="preserve"> dass letztere ein sehr „</w:t>
      </w:r>
      <w:r w:rsidRPr="007310A7">
        <w:rPr>
          <w:b/>
          <w:color w:val="000000" w:themeColor="text1"/>
        </w:rPr>
        <w:t>präsentes Thema</w:t>
      </w:r>
      <w:r w:rsidRPr="007310A7">
        <w:rPr>
          <w:color w:val="000000" w:themeColor="text1"/>
        </w:rPr>
        <w:t xml:space="preserve"> damals (1) ähm in der Jugend“ gewesen sei. Die Betonung, dass ihr Freund besonders vorsichtig gewesen sei, legt nahe, dass sie auf das Thema Sexualität anspielt und – entweder vor oder nach ihrer ersten Partnerschaft - Erfahrungen mit Personen gemacht hat, die </w:t>
      </w:r>
      <w:r w:rsidR="004B3955" w:rsidRPr="007310A7">
        <w:rPr>
          <w:color w:val="000000" w:themeColor="text1"/>
        </w:rPr>
        <w:t xml:space="preserve">dabei </w:t>
      </w:r>
      <w:r w:rsidRPr="007310A7">
        <w:rPr>
          <w:color w:val="000000" w:themeColor="text1"/>
        </w:rPr>
        <w:t xml:space="preserve">weniger </w:t>
      </w:r>
      <w:r w:rsidR="004B3955" w:rsidRPr="007310A7">
        <w:rPr>
          <w:color w:val="000000" w:themeColor="text1"/>
        </w:rPr>
        <w:t>„</w:t>
      </w:r>
      <w:r w:rsidRPr="007310A7">
        <w:rPr>
          <w:color w:val="000000" w:themeColor="text1"/>
        </w:rPr>
        <w:t>vorsichtig</w:t>
      </w:r>
      <w:r w:rsidR="004B3955" w:rsidRPr="007310A7">
        <w:rPr>
          <w:color w:val="000000" w:themeColor="text1"/>
        </w:rPr>
        <w:t>“ oder sogar grenz</w:t>
      </w:r>
      <w:r w:rsidR="00F23A22" w:rsidRPr="007310A7">
        <w:rPr>
          <w:color w:val="000000" w:themeColor="text1"/>
        </w:rPr>
        <w:t>verletzend</w:t>
      </w:r>
      <w:r w:rsidR="004B3955" w:rsidRPr="007310A7">
        <w:rPr>
          <w:color w:val="000000" w:themeColor="text1"/>
        </w:rPr>
        <w:t xml:space="preserve"> hande</w:t>
      </w:r>
      <w:r w:rsidR="00A657C3" w:rsidRPr="007310A7">
        <w:rPr>
          <w:color w:val="000000" w:themeColor="text1"/>
        </w:rPr>
        <w:t>l</w:t>
      </w:r>
      <w:r w:rsidR="004B3955" w:rsidRPr="007310A7">
        <w:rPr>
          <w:color w:val="000000" w:themeColor="text1"/>
        </w:rPr>
        <w:t>n</w:t>
      </w:r>
      <w:r w:rsidRPr="007310A7">
        <w:rPr>
          <w:color w:val="000000" w:themeColor="text1"/>
        </w:rPr>
        <w:t>.</w:t>
      </w:r>
    </w:p>
    <w:p w14:paraId="20350B49" w14:textId="0D66FB28" w:rsidR="00067E9E" w:rsidRPr="007310A7" w:rsidRDefault="00067E9E" w:rsidP="00067E9E">
      <w:pPr>
        <w:spacing w:line="360" w:lineRule="auto"/>
        <w:jc w:val="both"/>
        <w:rPr>
          <w:b/>
          <w:color w:val="000000" w:themeColor="text1"/>
        </w:rPr>
      </w:pPr>
      <w:r w:rsidRPr="007310A7">
        <w:rPr>
          <w:color w:val="000000" w:themeColor="text1"/>
        </w:rPr>
        <w:t>Valerie benennt den Beginn der Beziehung mit ihrem Freund als Auslöser für einen weiteren Besuch bei ihrer Frauenärztin zu dem sie ihre Mutter</w:t>
      </w:r>
      <w:r w:rsidR="00E871F7" w:rsidRPr="007310A7">
        <w:rPr>
          <w:color w:val="000000" w:themeColor="text1"/>
        </w:rPr>
        <w:t xml:space="preserve"> zwar</w:t>
      </w:r>
      <w:r w:rsidRPr="007310A7">
        <w:rPr>
          <w:color w:val="000000" w:themeColor="text1"/>
        </w:rPr>
        <w:t xml:space="preserve"> begleitet, jedoch während des Termins im Wartezimmer bleibt. Valerie beschreibt die Situation als sehr unangenehm, auch weil das nun folgende Gespräch mit ihrer Frauenärztin nicht von ihr selbst, sondern </w:t>
      </w:r>
      <w:r w:rsidR="00E871F7" w:rsidRPr="007310A7">
        <w:rPr>
          <w:color w:val="000000" w:themeColor="text1"/>
        </w:rPr>
        <w:t xml:space="preserve">offenbar </w:t>
      </w:r>
      <w:r w:rsidRPr="007310A7">
        <w:rPr>
          <w:color w:val="000000" w:themeColor="text1"/>
        </w:rPr>
        <w:t xml:space="preserve">von ihrer Mutter initiiert wurde: </w:t>
      </w:r>
    </w:p>
    <w:p w14:paraId="1CD40168" w14:textId="77777777" w:rsidR="00067E9E" w:rsidRPr="007310A7" w:rsidRDefault="00067E9E" w:rsidP="004E55D6">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„ähm, es war halt der erste </w:t>
      </w:r>
      <w:r w:rsidRPr="007310A7">
        <w:rPr>
          <w:b/>
          <w:color w:val="000000" w:themeColor="text1"/>
          <w:sz w:val="22"/>
          <w:szCs w:val="22"/>
        </w:rPr>
        <w:t>Freund</w:t>
      </w:r>
      <w:r w:rsidRPr="007310A7">
        <w:rPr>
          <w:color w:val="000000" w:themeColor="text1"/>
          <w:sz w:val="22"/>
          <w:szCs w:val="22"/>
        </w:rPr>
        <w:t xml:space="preserve"> ((spricht schneller)) und natürlich hat man so darüber </w:t>
      </w:r>
      <w:proofErr w:type="spellStart"/>
      <w:proofErr w:type="gramStart"/>
      <w:r w:rsidRPr="007310A7">
        <w:rPr>
          <w:b/>
          <w:color w:val="000000" w:themeColor="text1"/>
          <w:sz w:val="22"/>
          <w:szCs w:val="22"/>
        </w:rPr>
        <w:t>na:chgedacht</w:t>
      </w:r>
      <w:proofErr w:type="spellEnd"/>
      <w:proofErr w:type="gramEnd"/>
      <w:r w:rsidRPr="007310A7">
        <w:rPr>
          <w:color w:val="000000" w:themeColor="text1"/>
          <w:sz w:val="22"/>
          <w:szCs w:val="22"/>
        </w:rPr>
        <w:t xml:space="preserve"> (1) </w:t>
      </w:r>
      <w:proofErr w:type="spellStart"/>
      <w:r w:rsidRPr="007310A7">
        <w:rPr>
          <w:b/>
          <w:color w:val="000000" w:themeColor="text1"/>
          <w:sz w:val="22"/>
          <w:szCs w:val="22"/>
        </w:rPr>
        <w:t>abe:r</w:t>
      </w:r>
      <w:proofErr w:type="spellEnd"/>
      <w:r w:rsidRPr="007310A7">
        <w:rPr>
          <w:color w:val="000000" w:themeColor="text1"/>
          <w:sz w:val="22"/>
          <w:szCs w:val="22"/>
        </w:rPr>
        <w:t xml:space="preserve"> (1) meine Mutter hat halt, </w:t>
      </w:r>
      <w:r w:rsidRPr="007310A7">
        <w:rPr>
          <w:b/>
          <w:color w:val="000000" w:themeColor="text1"/>
          <w:sz w:val="22"/>
          <w:szCs w:val="22"/>
        </w:rPr>
        <w:t>direkt</w:t>
      </w:r>
      <w:r w:rsidRPr="007310A7">
        <w:rPr>
          <w:color w:val="000000" w:themeColor="text1"/>
          <w:sz w:val="22"/>
          <w:szCs w:val="22"/>
        </w:rPr>
        <w:t xml:space="preserve"> </w:t>
      </w:r>
      <w:r w:rsidRPr="007310A7">
        <w:rPr>
          <w:b/>
          <w:color w:val="000000" w:themeColor="text1"/>
          <w:sz w:val="22"/>
          <w:szCs w:val="22"/>
        </w:rPr>
        <w:t>dann</w:t>
      </w:r>
      <w:r w:rsidRPr="007310A7">
        <w:rPr>
          <w:color w:val="000000" w:themeColor="text1"/>
          <w:sz w:val="22"/>
          <w:szCs w:val="22"/>
        </w:rPr>
        <w:t xml:space="preserve"> (1) das </w:t>
      </w:r>
      <w:proofErr w:type="spellStart"/>
      <w:r w:rsidRPr="007310A7">
        <w:rPr>
          <w:color w:val="000000" w:themeColor="text1"/>
          <w:sz w:val="22"/>
          <w:szCs w:val="22"/>
        </w:rPr>
        <w:t>Gesprä:ch</w:t>
      </w:r>
      <w:proofErr w:type="spellEnd"/>
      <w:r w:rsidRPr="007310A7">
        <w:rPr>
          <w:color w:val="000000" w:themeColor="text1"/>
          <w:sz w:val="22"/>
          <w:szCs w:val="22"/>
        </w:rPr>
        <w:t xml:space="preserve"> gesucht zur Frauenärztin äh um mich </w:t>
      </w:r>
      <w:r w:rsidRPr="007310A7">
        <w:rPr>
          <w:b/>
          <w:color w:val="000000" w:themeColor="text1"/>
          <w:sz w:val="22"/>
          <w:szCs w:val="22"/>
        </w:rPr>
        <w:t>darüber</w:t>
      </w:r>
      <w:r w:rsidRPr="007310A7">
        <w:rPr>
          <w:color w:val="000000" w:themeColor="text1"/>
          <w:sz w:val="22"/>
          <w:szCs w:val="22"/>
        </w:rPr>
        <w:t xml:space="preserve"> ja (1) </w:t>
      </w:r>
      <w:proofErr w:type="spellStart"/>
      <w:r w:rsidRPr="007310A7">
        <w:rPr>
          <w:b/>
          <w:color w:val="000000" w:themeColor="text1"/>
          <w:sz w:val="22"/>
          <w:szCs w:val="22"/>
        </w:rPr>
        <w:t>aufzuklärn</w:t>
      </w:r>
      <w:proofErr w:type="spellEnd"/>
      <w:r w:rsidRPr="007310A7">
        <w:rPr>
          <w:color w:val="000000" w:themeColor="text1"/>
          <w:sz w:val="22"/>
          <w:szCs w:val="22"/>
        </w:rPr>
        <w:t xml:space="preserve"> ((atmet ein)) ähm (1) ja warum </w:t>
      </w:r>
      <w:proofErr w:type="spellStart"/>
      <w:r w:rsidRPr="007310A7">
        <w:rPr>
          <w:b/>
          <w:color w:val="000000" w:themeColor="text1"/>
          <w:sz w:val="22"/>
          <w:szCs w:val="22"/>
        </w:rPr>
        <w:t>si:e</w:t>
      </w:r>
      <w:proofErr w:type="spellEnd"/>
      <w:r w:rsidRPr="007310A7">
        <w:rPr>
          <w:color w:val="000000" w:themeColor="text1"/>
          <w:sz w:val="22"/>
          <w:szCs w:val="22"/>
        </w:rPr>
        <w:t xml:space="preserve"> es </w:t>
      </w:r>
      <w:proofErr w:type="spellStart"/>
      <w:r w:rsidRPr="007310A7">
        <w:rPr>
          <w:color w:val="000000" w:themeColor="text1"/>
          <w:sz w:val="22"/>
          <w:szCs w:val="22"/>
        </w:rPr>
        <w:t>nich</w:t>
      </w:r>
      <w:proofErr w:type="spellEnd"/>
      <w:r w:rsidRPr="007310A7">
        <w:rPr>
          <w:color w:val="000000" w:themeColor="text1"/>
          <w:sz w:val="22"/>
          <w:szCs w:val="22"/>
        </w:rPr>
        <w:t xml:space="preserve"> gemacht hat </w:t>
      </w:r>
      <w:r w:rsidRPr="007310A7">
        <w:rPr>
          <w:b/>
          <w:color w:val="000000" w:themeColor="text1"/>
          <w:sz w:val="22"/>
          <w:szCs w:val="22"/>
        </w:rPr>
        <w:t xml:space="preserve">weiß ich auch </w:t>
      </w:r>
      <w:proofErr w:type="spellStart"/>
      <w:r w:rsidRPr="007310A7">
        <w:rPr>
          <w:b/>
          <w:color w:val="000000" w:themeColor="text1"/>
          <w:sz w:val="22"/>
          <w:szCs w:val="22"/>
        </w:rPr>
        <w:t>nich</w:t>
      </w:r>
      <w:proofErr w:type="spellEnd"/>
      <w:r w:rsidRPr="007310A7">
        <w:rPr>
          <w:color w:val="000000" w:themeColor="text1"/>
          <w:sz w:val="22"/>
          <w:szCs w:val="22"/>
        </w:rPr>
        <w:t>“</w:t>
      </w:r>
    </w:p>
    <w:p w14:paraId="0EC0D401" w14:textId="4995E284" w:rsidR="00067E9E" w:rsidRPr="007310A7" w:rsidRDefault="00067E9E" w:rsidP="00067E9E">
      <w:pPr>
        <w:spacing w:line="360" w:lineRule="auto"/>
        <w:jc w:val="both"/>
        <w:rPr>
          <w:color w:val="000000" w:themeColor="text1"/>
        </w:rPr>
      </w:pPr>
      <w:r w:rsidRPr="007310A7">
        <w:rPr>
          <w:color w:val="000000" w:themeColor="text1"/>
        </w:rPr>
        <w:t xml:space="preserve">Hier verbindet sich in Valeries Erfahrung die Fremdbestimmtheit im Rahmen der Aufklärungssituation mit der </w:t>
      </w:r>
      <w:r w:rsidR="00E871F7" w:rsidRPr="007310A7">
        <w:rPr>
          <w:color w:val="000000" w:themeColor="text1"/>
        </w:rPr>
        <w:t xml:space="preserve">emotionalen </w:t>
      </w:r>
      <w:r w:rsidRPr="007310A7">
        <w:rPr>
          <w:color w:val="000000" w:themeColor="text1"/>
        </w:rPr>
        <w:t>Unverfügbarkeit ihrer Mutter als Bezugsperson</w:t>
      </w:r>
      <w:r w:rsidR="00E871F7" w:rsidRPr="007310A7">
        <w:rPr>
          <w:color w:val="000000" w:themeColor="text1"/>
        </w:rPr>
        <w:t>.</w:t>
      </w:r>
      <w:r w:rsidRPr="007310A7">
        <w:rPr>
          <w:color w:val="000000" w:themeColor="text1"/>
        </w:rPr>
        <w:t xml:space="preserve"> Sowohl </w:t>
      </w:r>
      <w:r w:rsidR="00E871F7" w:rsidRPr="007310A7">
        <w:rPr>
          <w:color w:val="000000" w:themeColor="text1"/>
        </w:rPr>
        <w:t xml:space="preserve">ihr </w:t>
      </w:r>
      <w:r w:rsidRPr="007310A7">
        <w:rPr>
          <w:color w:val="000000" w:themeColor="text1"/>
        </w:rPr>
        <w:t xml:space="preserve">Körper als auch Valeries Sexualität werden an dieser Stelle </w:t>
      </w:r>
      <w:proofErr w:type="spellStart"/>
      <w:r w:rsidRPr="007310A7">
        <w:rPr>
          <w:color w:val="000000" w:themeColor="text1"/>
        </w:rPr>
        <w:t>medikalisiert</w:t>
      </w:r>
      <w:proofErr w:type="spellEnd"/>
      <w:r w:rsidRPr="007310A7">
        <w:rPr>
          <w:color w:val="000000" w:themeColor="text1"/>
        </w:rPr>
        <w:t xml:space="preserve">, </w:t>
      </w:r>
      <w:r w:rsidR="00E871F7" w:rsidRPr="007310A7">
        <w:rPr>
          <w:color w:val="000000" w:themeColor="text1"/>
        </w:rPr>
        <w:t xml:space="preserve">im </w:t>
      </w:r>
      <w:r w:rsidRPr="007310A7">
        <w:rPr>
          <w:color w:val="000000" w:themeColor="text1"/>
        </w:rPr>
        <w:t>familiale</w:t>
      </w:r>
      <w:r w:rsidR="00E871F7" w:rsidRPr="007310A7">
        <w:rPr>
          <w:color w:val="000000" w:themeColor="text1"/>
        </w:rPr>
        <w:t xml:space="preserve">n Dialog </w:t>
      </w:r>
      <w:r w:rsidRPr="007310A7">
        <w:rPr>
          <w:color w:val="000000" w:themeColor="text1"/>
        </w:rPr>
        <w:t>ausg</w:t>
      </w:r>
      <w:r w:rsidR="00E871F7" w:rsidRPr="007310A7">
        <w:rPr>
          <w:color w:val="000000" w:themeColor="text1"/>
        </w:rPr>
        <w:t>espart</w:t>
      </w:r>
      <w:r w:rsidRPr="007310A7">
        <w:rPr>
          <w:color w:val="000000" w:themeColor="text1"/>
        </w:rPr>
        <w:t xml:space="preserve"> und erneut in pathologisierender Weise zum Gegenstand ärztlichen Handelns. Letzteres wird in der Beschreibung der Gesprächsverlaufs mit ihrer Ärztin besonders deutlich: </w:t>
      </w:r>
    </w:p>
    <w:p w14:paraId="74E9F36C" w14:textId="334B884B" w:rsidR="00067E9E" w:rsidRPr="007310A7" w:rsidRDefault="00067E9E" w:rsidP="004E55D6">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„aber ((atmet ein, spricht schneller)) dann bin ich das erste Mal </w:t>
      </w:r>
      <w:r w:rsidRPr="007310A7">
        <w:rPr>
          <w:b/>
          <w:color w:val="000000" w:themeColor="text1"/>
          <w:sz w:val="22"/>
          <w:szCs w:val="22"/>
        </w:rPr>
        <w:t>alleine rein</w:t>
      </w:r>
      <w:r w:rsidRPr="007310A7">
        <w:rPr>
          <w:color w:val="000000" w:themeColor="text1"/>
          <w:sz w:val="22"/>
          <w:szCs w:val="22"/>
        </w:rPr>
        <w:t xml:space="preserve"> </w:t>
      </w:r>
      <w:proofErr w:type="gramStart"/>
      <w:r w:rsidRPr="007310A7">
        <w:rPr>
          <w:color w:val="000000" w:themeColor="text1"/>
          <w:sz w:val="22"/>
          <w:szCs w:val="22"/>
        </w:rPr>
        <w:t>u:nd</w:t>
      </w:r>
      <w:proofErr w:type="gramEnd"/>
      <w:r w:rsidRPr="007310A7">
        <w:rPr>
          <w:color w:val="000000" w:themeColor="text1"/>
          <w:sz w:val="22"/>
          <w:szCs w:val="22"/>
        </w:rPr>
        <w:t xml:space="preserve"> (1) ja dann hat sie mir halt, </w:t>
      </w:r>
      <w:proofErr w:type="spellStart"/>
      <w:r w:rsidRPr="007310A7">
        <w:rPr>
          <w:b/>
          <w:color w:val="000000" w:themeColor="text1"/>
          <w:sz w:val="22"/>
          <w:szCs w:val="22"/>
        </w:rPr>
        <w:t>gesacht</w:t>
      </w:r>
      <w:proofErr w:type="spellEnd"/>
      <w:r w:rsidRPr="007310A7">
        <w:rPr>
          <w:color w:val="000000" w:themeColor="text1"/>
          <w:sz w:val="22"/>
          <w:szCs w:val="22"/>
        </w:rPr>
        <w:t xml:space="preserve"> ä- hey ich hab </w:t>
      </w:r>
      <w:r w:rsidRPr="007310A7">
        <w:rPr>
          <w:b/>
          <w:color w:val="000000" w:themeColor="text1"/>
          <w:sz w:val="22"/>
          <w:szCs w:val="22"/>
        </w:rPr>
        <w:t>gehört</w:t>
      </w:r>
      <w:r w:rsidRPr="007310A7">
        <w:rPr>
          <w:color w:val="000000" w:themeColor="text1"/>
          <w:sz w:val="22"/>
          <w:szCs w:val="22"/>
        </w:rPr>
        <w:t xml:space="preserve"> ((lacht)) du hast=n </w:t>
      </w:r>
      <w:r w:rsidRPr="007310A7">
        <w:rPr>
          <w:b/>
          <w:color w:val="000000" w:themeColor="text1"/>
          <w:sz w:val="22"/>
          <w:szCs w:val="22"/>
        </w:rPr>
        <w:t>Freund</w:t>
      </w:r>
      <w:r w:rsidRPr="007310A7">
        <w:rPr>
          <w:color w:val="000000" w:themeColor="text1"/>
          <w:sz w:val="22"/>
          <w:szCs w:val="22"/>
        </w:rPr>
        <w:t xml:space="preserve"> und ((atmet ein)) ja mit dem Geschlechtsverkehr </w:t>
      </w:r>
      <w:proofErr w:type="spellStart"/>
      <w:r w:rsidRPr="007310A7">
        <w:rPr>
          <w:color w:val="000000" w:themeColor="text1"/>
          <w:sz w:val="22"/>
          <w:szCs w:val="22"/>
        </w:rPr>
        <w:t>must</w:t>
      </w:r>
      <w:proofErr w:type="spellEnd"/>
      <w:r w:rsidRPr="007310A7">
        <w:rPr>
          <w:color w:val="000000" w:themeColor="text1"/>
          <w:sz w:val="22"/>
          <w:szCs w:val="22"/>
        </w:rPr>
        <w:t xml:space="preserve"> du leider noch </w:t>
      </w:r>
      <w:r w:rsidRPr="007310A7">
        <w:rPr>
          <w:b/>
          <w:color w:val="000000" w:themeColor="text1"/>
          <w:sz w:val="22"/>
          <w:szCs w:val="22"/>
        </w:rPr>
        <w:t>warten</w:t>
      </w:r>
      <w:r w:rsidRPr="007310A7">
        <w:rPr>
          <w:color w:val="000000" w:themeColor="text1"/>
          <w:sz w:val="22"/>
          <w:szCs w:val="22"/>
        </w:rPr>
        <w:t xml:space="preserve"> eins zwei Jahre, weil es wird eben (1)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funktionieren</w:t>
      </w:r>
      <w:r w:rsidRPr="007310A7">
        <w:rPr>
          <w:color w:val="000000" w:themeColor="text1"/>
          <w:sz w:val="22"/>
          <w:szCs w:val="22"/>
        </w:rPr>
        <w:t xml:space="preserve"> </w:t>
      </w:r>
      <w:r w:rsidRPr="007310A7">
        <w:rPr>
          <w:color w:val="000000" w:themeColor="text1"/>
          <w:sz w:val="22"/>
          <w:szCs w:val="22"/>
        </w:rPr>
        <w:lastRenderedPageBreak/>
        <w:t xml:space="preserve">(1) und, um irgendwie </w:t>
      </w:r>
      <w:r w:rsidRPr="007310A7">
        <w:rPr>
          <w:b/>
          <w:color w:val="000000" w:themeColor="text1"/>
          <w:sz w:val="22"/>
          <w:szCs w:val="22"/>
        </w:rPr>
        <w:t>Kummer</w:t>
      </w:r>
      <w:r w:rsidRPr="007310A7">
        <w:rPr>
          <w:color w:val="000000" w:themeColor="text1"/>
          <w:sz w:val="22"/>
          <w:szCs w:val="22"/>
        </w:rPr>
        <w:t xml:space="preserve"> zu:, </w:t>
      </w:r>
      <w:proofErr w:type="spellStart"/>
      <w:r w:rsidRPr="007310A7">
        <w:rPr>
          <w:color w:val="000000" w:themeColor="text1"/>
          <w:sz w:val="22"/>
          <w:szCs w:val="22"/>
        </w:rPr>
        <w:t>erspa:rn</w:t>
      </w:r>
      <w:proofErr w:type="spellEnd"/>
      <w:r w:rsidRPr="007310A7">
        <w:rPr>
          <w:color w:val="000000" w:themeColor="text1"/>
          <w:sz w:val="22"/>
          <w:szCs w:val="22"/>
        </w:rPr>
        <w:t xml:space="preserve"> (1) </w:t>
      </w:r>
      <w:r w:rsidRPr="007310A7">
        <w:rPr>
          <w:b/>
          <w:color w:val="000000" w:themeColor="text1"/>
          <w:sz w:val="22"/>
          <w:szCs w:val="22"/>
        </w:rPr>
        <w:t>versuchts</w:t>
      </w:r>
      <w:r w:rsidRPr="007310A7">
        <w:rPr>
          <w:color w:val="000000" w:themeColor="text1"/>
          <w:sz w:val="22"/>
          <w:szCs w:val="22"/>
        </w:rPr>
        <w:t xml:space="preserve"> </w:t>
      </w:r>
      <w:r w:rsidRPr="007310A7">
        <w:rPr>
          <w:b/>
          <w:color w:val="000000" w:themeColor="text1"/>
          <w:sz w:val="22"/>
          <w:szCs w:val="22"/>
        </w:rPr>
        <w:t xml:space="preserve">lieber gar </w:t>
      </w:r>
      <w:proofErr w:type="spellStart"/>
      <w:r w:rsidRPr="007310A7">
        <w:rPr>
          <w:b/>
          <w:color w:val="000000" w:themeColor="text1"/>
          <w:sz w:val="22"/>
          <w:szCs w:val="22"/>
        </w:rPr>
        <w:t>nich</w:t>
      </w:r>
      <w:proofErr w:type="spellEnd"/>
      <w:r w:rsidRPr="007310A7">
        <w:rPr>
          <w:b/>
          <w:color w:val="000000" w:themeColor="text1"/>
          <w:sz w:val="22"/>
          <w:szCs w:val="22"/>
        </w:rPr>
        <w:t xml:space="preserve"> erst</w:t>
      </w:r>
      <w:r w:rsidRPr="007310A7">
        <w:rPr>
          <w:color w:val="000000" w:themeColor="text1"/>
          <w:sz w:val="22"/>
          <w:szCs w:val="22"/>
        </w:rPr>
        <w:t xml:space="preserve"> (2)“</w:t>
      </w:r>
    </w:p>
    <w:p w14:paraId="180DF7CA" w14:textId="502B606F" w:rsidR="00067E9E" w:rsidRPr="007310A7" w:rsidRDefault="00067E9E" w:rsidP="00067E9E">
      <w:pPr>
        <w:spacing w:line="360" w:lineRule="auto"/>
        <w:jc w:val="both"/>
        <w:rPr>
          <w:color w:val="000000" w:themeColor="text1"/>
        </w:rPr>
      </w:pPr>
      <w:r w:rsidRPr="007310A7">
        <w:rPr>
          <w:color w:val="000000" w:themeColor="text1"/>
        </w:rPr>
        <w:t>An Hand der Erzählung werden mehrere Aspekte</w:t>
      </w:r>
      <w:r w:rsidR="00E871F7" w:rsidRPr="007310A7">
        <w:rPr>
          <w:color w:val="000000" w:themeColor="text1"/>
        </w:rPr>
        <w:t xml:space="preserve"> erkennbar</w:t>
      </w:r>
      <w:r w:rsidRPr="007310A7">
        <w:rPr>
          <w:color w:val="000000" w:themeColor="text1"/>
        </w:rPr>
        <w:t xml:space="preserve">: </w:t>
      </w:r>
      <w:r w:rsidR="00E871F7" w:rsidRPr="007310A7">
        <w:rPr>
          <w:color w:val="000000" w:themeColor="text1"/>
        </w:rPr>
        <w:t>Z</w:t>
      </w:r>
      <w:r w:rsidRPr="007310A7">
        <w:rPr>
          <w:color w:val="000000" w:themeColor="text1"/>
        </w:rPr>
        <w:t xml:space="preserve">um einen verfügt die Frauenärztin bereits – jenseits von Valeries Entscheidungsmacht </w:t>
      </w:r>
      <w:r w:rsidR="00E871F7" w:rsidRPr="007310A7">
        <w:rPr>
          <w:color w:val="000000" w:themeColor="text1"/>
        </w:rPr>
        <w:t>–</w:t>
      </w:r>
      <w:r w:rsidRPr="007310A7">
        <w:rPr>
          <w:color w:val="000000" w:themeColor="text1"/>
        </w:rPr>
        <w:t xml:space="preserve"> über </w:t>
      </w:r>
      <w:r w:rsidR="00E871F7" w:rsidRPr="007310A7">
        <w:rPr>
          <w:color w:val="000000" w:themeColor="text1"/>
        </w:rPr>
        <w:t>intime Informationen hinsichtlich ihres Beziehungsl</w:t>
      </w:r>
      <w:r w:rsidRPr="007310A7">
        <w:rPr>
          <w:color w:val="000000" w:themeColor="text1"/>
        </w:rPr>
        <w:t>eben</w:t>
      </w:r>
      <w:r w:rsidR="00E871F7" w:rsidRPr="007310A7">
        <w:rPr>
          <w:color w:val="000000" w:themeColor="text1"/>
        </w:rPr>
        <w:t>s</w:t>
      </w:r>
      <w:r w:rsidRPr="007310A7">
        <w:rPr>
          <w:color w:val="000000" w:themeColor="text1"/>
        </w:rPr>
        <w:t>. Gleichzeitig wird von ihr eine jugendliche Paarbeziehung sowohl mit einer scheinbar automatisch vollzogenen Heterosexualität als auch mit penetrativem Geschlechtsverkehr gleichgesetzt. In einer weiteren</w:t>
      </w:r>
      <w:r w:rsidR="00E871F7" w:rsidRPr="007310A7">
        <w:rPr>
          <w:color w:val="000000" w:themeColor="text1"/>
        </w:rPr>
        <w:t>,</w:t>
      </w:r>
      <w:r w:rsidRPr="007310A7">
        <w:rPr>
          <w:color w:val="000000" w:themeColor="text1"/>
        </w:rPr>
        <w:t xml:space="preserve"> aus </w:t>
      </w:r>
      <w:r w:rsidR="00E871F7" w:rsidRPr="007310A7">
        <w:rPr>
          <w:color w:val="000000" w:themeColor="text1"/>
        </w:rPr>
        <w:t xml:space="preserve">Perspektive </w:t>
      </w:r>
      <w:r w:rsidRPr="007310A7">
        <w:rPr>
          <w:color w:val="000000" w:themeColor="text1"/>
        </w:rPr>
        <w:t xml:space="preserve">der Ärztin </w:t>
      </w:r>
      <w:r w:rsidR="00E871F7" w:rsidRPr="007310A7">
        <w:rPr>
          <w:color w:val="000000" w:themeColor="text1"/>
        </w:rPr>
        <w:t xml:space="preserve">offenbar </w:t>
      </w:r>
      <w:r w:rsidRPr="007310A7">
        <w:rPr>
          <w:color w:val="000000" w:themeColor="text1"/>
        </w:rPr>
        <w:t>notwendigen</w:t>
      </w:r>
      <w:r w:rsidR="00E871F7" w:rsidRPr="007310A7">
        <w:rPr>
          <w:color w:val="000000" w:themeColor="text1"/>
        </w:rPr>
        <w:t>,</w:t>
      </w:r>
      <w:r w:rsidRPr="007310A7">
        <w:rPr>
          <w:color w:val="000000" w:themeColor="text1"/>
        </w:rPr>
        <w:t xml:space="preserve"> Schlussfolgerung, </w:t>
      </w:r>
      <w:r w:rsidR="00E871F7" w:rsidRPr="007310A7">
        <w:rPr>
          <w:color w:val="000000" w:themeColor="text1"/>
        </w:rPr>
        <w:t xml:space="preserve">erscheint </w:t>
      </w:r>
      <w:r w:rsidRPr="007310A7">
        <w:rPr>
          <w:color w:val="000000" w:themeColor="text1"/>
        </w:rPr>
        <w:t xml:space="preserve">es unvermeidbar, dass Valerie sich einer sogenannten </w:t>
      </w:r>
      <w:proofErr w:type="spellStart"/>
      <w:r w:rsidRPr="007310A7">
        <w:rPr>
          <w:color w:val="000000" w:themeColor="text1"/>
        </w:rPr>
        <w:t>Vaginoplastik</w:t>
      </w:r>
      <w:proofErr w:type="spellEnd"/>
      <w:r w:rsidRPr="007310A7">
        <w:rPr>
          <w:rStyle w:val="Funotenzeichen"/>
          <w:color w:val="000000" w:themeColor="text1"/>
        </w:rPr>
        <w:footnoteReference w:id="176"/>
      </w:r>
      <w:r w:rsidRPr="007310A7">
        <w:rPr>
          <w:color w:val="000000" w:themeColor="text1"/>
        </w:rPr>
        <w:t xml:space="preserve"> unterzieh</w:t>
      </w:r>
      <w:r w:rsidR="00E871F7" w:rsidRPr="007310A7">
        <w:rPr>
          <w:color w:val="000000" w:themeColor="text1"/>
        </w:rPr>
        <w:t>en muss</w:t>
      </w:r>
      <w:r w:rsidR="00F82308" w:rsidRPr="007310A7">
        <w:rPr>
          <w:color w:val="000000" w:themeColor="text1"/>
        </w:rPr>
        <w:t>,</w:t>
      </w:r>
      <w:r w:rsidR="00E871F7" w:rsidRPr="007310A7">
        <w:rPr>
          <w:color w:val="000000" w:themeColor="text1"/>
        </w:rPr>
        <w:t xml:space="preserve"> um eine </w:t>
      </w:r>
      <w:r w:rsidRPr="007310A7">
        <w:rPr>
          <w:color w:val="000000" w:themeColor="text1"/>
        </w:rPr>
        <w:t>operativ bzw. durch mechanischen Zug hergestellte</w:t>
      </w:r>
      <w:r w:rsidR="00E871F7" w:rsidRPr="007310A7">
        <w:rPr>
          <w:color w:val="000000" w:themeColor="text1"/>
        </w:rPr>
        <w:t xml:space="preserve"> Vagina zu haben</w:t>
      </w:r>
      <w:r w:rsidRPr="007310A7">
        <w:rPr>
          <w:color w:val="000000" w:themeColor="text1"/>
        </w:rPr>
        <w:t xml:space="preserve">. </w:t>
      </w:r>
    </w:p>
    <w:p w14:paraId="6AE7B761" w14:textId="58A2401C" w:rsidR="00067E9E" w:rsidRPr="007310A7" w:rsidRDefault="00067E9E" w:rsidP="00067E9E">
      <w:pPr>
        <w:spacing w:line="360" w:lineRule="auto"/>
        <w:jc w:val="both"/>
        <w:rPr>
          <w:color w:val="000000" w:themeColor="text1"/>
        </w:rPr>
      </w:pPr>
      <w:r w:rsidRPr="007310A7">
        <w:rPr>
          <w:color w:val="000000" w:themeColor="text1"/>
        </w:rPr>
        <w:t xml:space="preserve">In der Literatur zu geschlechtsnormalisierenden Vaginaleingriffen bei intergeschlechtlichen Frauen wird bis dato vor allem das Bedürfnis der Frauen nach </w:t>
      </w:r>
      <w:r w:rsidR="00F82308" w:rsidRPr="007310A7">
        <w:rPr>
          <w:color w:val="000000" w:themeColor="text1"/>
        </w:rPr>
        <w:t>„</w:t>
      </w:r>
      <w:r w:rsidRPr="007310A7">
        <w:rPr>
          <w:color w:val="000000" w:themeColor="text1"/>
        </w:rPr>
        <w:t xml:space="preserve">heterorelational </w:t>
      </w:r>
      <w:proofErr w:type="spellStart"/>
      <w:r w:rsidRPr="007310A7">
        <w:rPr>
          <w:color w:val="000000" w:themeColor="text1"/>
        </w:rPr>
        <w:t>normality</w:t>
      </w:r>
      <w:proofErr w:type="spellEnd"/>
      <w:r w:rsidRPr="007310A7">
        <w:rPr>
          <w:color w:val="000000" w:themeColor="text1"/>
        </w:rPr>
        <w:t xml:space="preserve">“ </w:t>
      </w:r>
      <w:r w:rsidR="004E55D6" w:rsidRPr="007310A7">
        <w:rPr>
          <w:color w:val="000000" w:themeColor="text1"/>
        </w:rPr>
        <w:fldChar w:fldCharType="begin"/>
      </w:r>
      <w:r w:rsidR="00181C04" w:rsidRPr="007310A7">
        <w:rPr>
          <w:color w:val="000000" w:themeColor="text1"/>
        </w:rPr>
        <w:instrText xml:space="preserve"> ADDIN ZOTERO_ITEM CSL_CITATION {"citationID":"J0oIxTjA","properties":{"unsorted":false,"formattedCitation":"(vgl. Boyle, Smith, und Liao 2005; Guntram 2014; K Roen u.\\uc0\\u160{}a. 2018)","plainCitation":"(vgl. Boyle, Smith, und Liao 2005; Guntram 2014; K Roen u. a. 2018)","dontUpdate":true,"noteIndex":0},"citationItems":[{"id":502,"uris":["http://zotero.org/users/local/owKliTIb/items/KUS6PR8J"],"itemData":{"id":502,"type":"article-journal","container-title":"Journal of health psychology","DOI":"10.1177/1359105305053431","issue":"4","page":"573–584","publisher":"SAGE Publications","title":"Adult genital surgery for intersex: a solution to what problem?","volume":"10","author":[{"family":"Boyle","given":"M. E."},{"family":"Smith","given":"S."},{"family":"Liao","given":"L. M."}],"issued":{"date-parts":[["2005"]]}},"prefix":"vgl."},{"id":512,"uris":["http://zotero.org/users/local/owKliTIb/items/GUHG4L82"],"itemData":{"id":512,"type":"thesis","publisher-place":"Linköping","title":"Ambivalent Ambiguity?: A study of how women with 'atypical' sex development make sense of female embodiment","author":[{"family":"Guntram","given":"Lisa"}],"issued":{"date-parts":[["2014"]]}}},{"id":524,"uris":["http://zotero.org/users/local/owKliTIb/items/4BIDAA9U"],"itemData":{"id":524,"type":"article-journal","container-title":"Journal of Pediatric and Adolescent Gynecology","DOI":"10.1016/j.jpag.2018.01.001","issue":"3","page":"247-251","publisher":"Elsevier BV","title":"Vaginal construction andtreatment providers’ experiences: a qualitative analysis","volume":"31","author":[{"family":"Roen","given":"K"},{"family":"Creighton","given":"SM"},{"family":"Hegarty","given":"P"},{"family":"Liao","given":"L-M"}],"issued":{"date-parts":[["2018"]]}}}],"schema":"https://github.com/citation-style-language/schema/raw/master/csl-citation.json"} </w:instrText>
      </w:r>
      <w:r w:rsidR="004E55D6" w:rsidRPr="007310A7">
        <w:rPr>
          <w:color w:val="000000" w:themeColor="text1"/>
        </w:rPr>
        <w:fldChar w:fldCharType="separate"/>
      </w:r>
      <w:r w:rsidR="004E55D6" w:rsidRPr="007310A7">
        <w:rPr>
          <w:rFonts w:ascii="Cambria" w:hAnsi="Cambria" w:cs="Times New Roman"/>
          <w:color w:val="000000" w:themeColor="text1"/>
        </w:rPr>
        <w:t>(Guntram 2014;</w:t>
      </w:r>
      <w:r w:rsidR="00F82308" w:rsidRPr="007310A7">
        <w:rPr>
          <w:rFonts w:ascii="Cambria" w:hAnsi="Cambria" w:cs="Times New Roman"/>
          <w:color w:val="000000" w:themeColor="text1"/>
        </w:rPr>
        <w:t xml:space="preserve"> siehe auch 2.2</w:t>
      </w:r>
      <w:r w:rsidR="004E55D6" w:rsidRPr="007310A7">
        <w:rPr>
          <w:rFonts w:ascii="Cambria" w:hAnsi="Cambria" w:cs="Times New Roman"/>
          <w:color w:val="000000" w:themeColor="text1"/>
        </w:rPr>
        <w:t>)</w:t>
      </w:r>
      <w:r w:rsidR="004E55D6" w:rsidRPr="007310A7">
        <w:rPr>
          <w:color w:val="000000" w:themeColor="text1"/>
        </w:rPr>
        <w:fldChar w:fldCharType="end"/>
      </w:r>
      <w:r w:rsidR="00F82308" w:rsidRPr="007310A7">
        <w:rPr>
          <w:color w:val="000000" w:themeColor="text1"/>
        </w:rPr>
        <w:t xml:space="preserve"> diskutiert</w:t>
      </w:r>
      <w:r w:rsidRPr="007310A7">
        <w:rPr>
          <w:color w:val="000000" w:themeColor="text1"/>
        </w:rPr>
        <w:t>. Die Genese diese</w:t>
      </w:r>
      <w:r w:rsidR="00F82308" w:rsidRPr="007310A7">
        <w:rPr>
          <w:color w:val="000000" w:themeColor="text1"/>
        </w:rPr>
        <w:t>s</w:t>
      </w:r>
      <w:r w:rsidRPr="007310A7">
        <w:rPr>
          <w:color w:val="000000" w:themeColor="text1"/>
        </w:rPr>
        <w:t xml:space="preserve"> Bedürfnisse</w:t>
      </w:r>
      <w:r w:rsidR="00F82308" w:rsidRPr="007310A7">
        <w:rPr>
          <w:color w:val="000000" w:themeColor="text1"/>
        </w:rPr>
        <w:t>s</w:t>
      </w:r>
      <w:r w:rsidRPr="007310A7">
        <w:rPr>
          <w:color w:val="000000" w:themeColor="text1"/>
        </w:rPr>
        <w:t xml:space="preserve"> wird dabei </w:t>
      </w:r>
      <w:r w:rsidR="00F82308" w:rsidRPr="007310A7">
        <w:rPr>
          <w:color w:val="000000" w:themeColor="text1"/>
        </w:rPr>
        <w:t xml:space="preserve">jedoch nicht bzw. kaum in den Zusammenhang erlebter </w:t>
      </w:r>
      <w:r w:rsidRPr="007310A7">
        <w:rPr>
          <w:color w:val="000000" w:themeColor="text1"/>
        </w:rPr>
        <w:t>Interaktion</w:t>
      </w:r>
      <w:r w:rsidR="00F82308" w:rsidRPr="007310A7">
        <w:rPr>
          <w:color w:val="000000" w:themeColor="text1"/>
        </w:rPr>
        <w:t>en</w:t>
      </w:r>
      <w:r w:rsidRPr="007310A7">
        <w:rPr>
          <w:color w:val="000000" w:themeColor="text1"/>
        </w:rPr>
        <w:t xml:space="preserve"> </w:t>
      </w:r>
      <w:r w:rsidR="00F82308" w:rsidRPr="007310A7">
        <w:rPr>
          <w:color w:val="000000" w:themeColor="text1"/>
        </w:rPr>
        <w:t xml:space="preserve">Behandler*innen gestellt. An Hand der Rekonstruktion von Valeries Biographie wird jedoch deutlich, dass die Erfahrungen mit ihrer ersten Gynäkologin langfristig wirksame </w:t>
      </w:r>
      <w:r w:rsidRPr="007310A7">
        <w:rPr>
          <w:color w:val="000000" w:themeColor="text1"/>
        </w:rPr>
        <w:t xml:space="preserve">hetero- und </w:t>
      </w:r>
      <w:proofErr w:type="spellStart"/>
      <w:r w:rsidRPr="007310A7">
        <w:rPr>
          <w:color w:val="000000" w:themeColor="text1"/>
        </w:rPr>
        <w:t>endonormative</w:t>
      </w:r>
      <w:proofErr w:type="spellEnd"/>
      <w:r w:rsidRPr="007310A7">
        <w:rPr>
          <w:rStyle w:val="Funotenzeichen"/>
          <w:color w:val="000000" w:themeColor="text1"/>
        </w:rPr>
        <w:footnoteReference w:id="177"/>
      </w:r>
      <w:r w:rsidRPr="007310A7">
        <w:rPr>
          <w:color w:val="000000" w:themeColor="text1"/>
        </w:rPr>
        <w:t>Annahmen</w:t>
      </w:r>
      <w:r w:rsidR="00F82308" w:rsidRPr="007310A7">
        <w:rPr>
          <w:color w:val="000000" w:themeColor="text1"/>
        </w:rPr>
        <w:t xml:space="preserve"> grundlegend mithervorbringen</w:t>
      </w:r>
      <w:r w:rsidRPr="007310A7">
        <w:rPr>
          <w:color w:val="000000" w:themeColor="text1"/>
        </w:rPr>
        <w:t xml:space="preserve">, </w:t>
      </w:r>
      <w:r w:rsidR="00F82308" w:rsidRPr="007310A7">
        <w:rPr>
          <w:color w:val="000000" w:themeColor="text1"/>
        </w:rPr>
        <w:t xml:space="preserve">was u.a. </w:t>
      </w:r>
      <w:r w:rsidRPr="007310A7">
        <w:rPr>
          <w:color w:val="000000" w:themeColor="text1"/>
        </w:rPr>
        <w:t>zu einer erlebten Alternativlosigkeit der vorgeschlagenen geschlechtsverändernden Behandlung führ</w:t>
      </w:r>
      <w:r w:rsidR="00F82308" w:rsidRPr="007310A7">
        <w:rPr>
          <w:color w:val="000000" w:themeColor="text1"/>
        </w:rPr>
        <w:t>t</w:t>
      </w:r>
      <w:r w:rsidRPr="007310A7">
        <w:rPr>
          <w:color w:val="000000" w:themeColor="text1"/>
        </w:rPr>
        <w:t>.</w:t>
      </w:r>
    </w:p>
    <w:p w14:paraId="7AC7A93B" w14:textId="11ECAE30" w:rsidR="009D2882" w:rsidRPr="007310A7" w:rsidRDefault="00067E9E" w:rsidP="00067E9E">
      <w:pPr>
        <w:spacing w:line="360" w:lineRule="auto"/>
        <w:jc w:val="both"/>
        <w:rPr>
          <w:color w:val="000000" w:themeColor="text1"/>
        </w:rPr>
      </w:pPr>
      <w:r w:rsidRPr="007310A7">
        <w:rPr>
          <w:color w:val="000000" w:themeColor="text1"/>
        </w:rPr>
        <w:t>Auffällig an der (von Valerie erinnerten) Interaktion mit ihrer Gynäkologin ist, das</w:t>
      </w:r>
      <w:r w:rsidR="00E80D9E" w:rsidRPr="007310A7">
        <w:rPr>
          <w:color w:val="000000" w:themeColor="text1"/>
        </w:rPr>
        <w:t>s</w:t>
      </w:r>
      <w:r w:rsidRPr="007310A7">
        <w:rPr>
          <w:color w:val="000000" w:themeColor="text1"/>
        </w:rPr>
        <w:t xml:space="preserve"> diese sie implizit zur Geheimhaltung ihrer geschlechtlichen Variation auffordert. </w:t>
      </w:r>
      <w:r w:rsidR="009D2882" w:rsidRPr="007310A7">
        <w:rPr>
          <w:color w:val="000000" w:themeColor="text1"/>
        </w:rPr>
        <w:t>„</w:t>
      </w:r>
      <w:r w:rsidRPr="007310A7">
        <w:rPr>
          <w:color w:val="000000" w:themeColor="text1"/>
        </w:rPr>
        <w:t>Es gar nicht erst zu versuchen</w:t>
      </w:r>
      <w:r w:rsidR="009D2882" w:rsidRPr="007310A7">
        <w:rPr>
          <w:color w:val="000000" w:themeColor="text1"/>
        </w:rPr>
        <w:t>“</w:t>
      </w:r>
      <w:r w:rsidRPr="007310A7">
        <w:rPr>
          <w:color w:val="000000" w:themeColor="text1"/>
        </w:rPr>
        <w:t xml:space="preserve"> bedeutet für Valerie zugleich auch Situation</w:t>
      </w:r>
      <w:r w:rsidR="009D2882" w:rsidRPr="007310A7">
        <w:rPr>
          <w:color w:val="000000" w:themeColor="text1"/>
        </w:rPr>
        <w:t>en</w:t>
      </w:r>
      <w:r w:rsidRPr="007310A7">
        <w:rPr>
          <w:color w:val="000000" w:themeColor="text1"/>
        </w:rPr>
        <w:t xml:space="preserve"> zu vermeiden in der Sexualität zwischen ihr und ihrem Partner </w:t>
      </w:r>
      <w:r w:rsidR="009D2882" w:rsidRPr="007310A7">
        <w:rPr>
          <w:color w:val="000000" w:themeColor="text1"/>
        </w:rPr>
        <w:t xml:space="preserve">dialogisch </w:t>
      </w:r>
      <w:r w:rsidRPr="007310A7">
        <w:rPr>
          <w:color w:val="000000" w:themeColor="text1"/>
        </w:rPr>
        <w:t xml:space="preserve">ausgehandelt werden kann. Gleichzeitig wird sie zum Warten aufgefordert, einer de </w:t>
      </w:r>
      <w:proofErr w:type="spellStart"/>
      <w:r w:rsidRPr="007310A7">
        <w:rPr>
          <w:color w:val="000000" w:themeColor="text1"/>
        </w:rPr>
        <w:t>fakto</w:t>
      </w:r>
      <w:proofErr w:type="spellEnd"/>
      <w:r w:rsidRPr="007310A7">
        <w:rPr>
          <w:color w:val="000000" w:themeColor="text1"/>
        </w:rPr>
        <w:t xml:space="preserve"> passiven Position, in der sie weder ihre Gegenwart noch ihre Zukunft aktiv </w:t>
      </w:r>
      <w:r w:rsidRPr="007310A7">
        <w:rPr>
          <w:color w:val="000000" w:themeColor="text1"/>
        </w:rPr>
        <w:lastRenderedPageBreak/>
        <w:t>gestalten kann. Hierbei handelt es sich um eine sozial isolierte Position, in der lediglich ihre Ärztin oder andere medizinische Behandler*innen potentielle Ansprechpersonen darstellen, nicht aber Menschen mit denen Valerie enge soziale Beziehungen führt oder andere intergeschlechtliche</w:t>
      </w:r>
      <w:r w:rsidR="009D2882" w:rsidRPr="007310A7">
        <w:rPr>
          <w:color w:val="000000" w:themeColor="text1"/>
        </w:rPr>
        <w:t xml:space="preserve"> Personen</w:t>
      </w:r>
      <w:r w:rsidRPr="007310A7">
        <w:rPr>
          <w:color w:val="000000" w:themeColor="text1"/>
        </w:rPr>
        <w:t xml:space="preserve">. Gleichzeitig </w:t>
      </w:r>
      <w:r w:rsidR="009D2882" w:rsidRPr="007310A7">
        <w:rPr>
          <w:color w:val="000000" w:themeColor="text1"/>
        </w:rPr>
        <w:t xml:space="preserve">scheint </w:t>
      </w:r>
      <w:r w:rsidRPr="007310A7">
        <w:rPr>
          <w:color w:val="000000" w:themeColor="text1"/>
        </w:rPr>
        <w:t>die Möglichkeit Unterstützung zu suchen</w:t>
      </w:r>
      <w:r w:rsidR="009D2882" w:rsidRPr="007310A7">
        <w:rPr>
          <w:color w:val="000000" w:themeColor="text1"/>
        </w:rPr>
        <w:t>,</w:t>
      </w:r>
      <w:r w:rsidRPr="007310A7">
        <w:rPr>
          <w:color w:val="000000" w:themeColor="text1"/>
        </w:rPr>
        <w:t xml:space="preserve"> von vornherein ausgeschlossen. Valeries körpergeschlechtliche Variation sowie deren potentielle Bedeutung im Rahmen ihrer Partnerschaft werden </w:t>
      </w:r>
      <w:r w:rsidR="009D2882" w:rsidRPr="007310A7">
        <w:rPr>
          <w:color w:val="000000" w:themeColor="text1"/>
        </w:rPr>
        <w:t xml:space="preserve">vielmehr </w:t>
      </w:r>
      <w:r w:rsidRPr="007310A7">
        <w:rPr>
          <w:color w:val="000000" w:themeColor="text1"/>
        </w:rPr>
        <w:t xml:space="preserve">zu einem operativ zu lösenden Problem, das </w:t>
      </w:r>
      <w:r w:rsidR="009D2882" w:rsidRPr="007310A7">
        <w:rPr>
          <w:color w:val="000000" w:themeColor="text1"/>
        </w:rPr>
        <w:t xml:space="preserve">nicht ihrer eigenen, sondern </w:t>
      </w:r>
      <w:r w:rsidRPr="007310A7">
        <w:rPr>
          <w:color w:val="000000" w:themeColor="text1"/>
        </w:rPr>
        <w:t xml:space="preserve">medizinischer Deutungs- und Handlungsmacht unterliegt. </w:t>
      </w:r>
    </w:p>
    <w:p w14:paraId="5672EA84" w14:textId="03B7C41E" w:rsidR="00067E9E" w:rsidRPr="007310A7" w:rsidRDefault="009D2882" w:rsidP="00067E9E">
      <w:pPr>
        <w:spacing w:line="360" w:lineRule="auto"/>
        <w:jc w:val="both"/>
        <w:rPr>
          <w:color w:val="000000" w:themeColor="text1"/>
        </w:rPr>
      </w:pPr>
      <w:r w:rsidRPr="007310A7">
        <w:rPr>
          <w:color w:val="000000" w:themeColor="text1"/>
        </w:rPr>
        <w:t xml:space="preserve">Valerie </w:t>
      </w:r>
      <w:r w:rsidR="00067E9E" w:rsidRPr="007310A7">
        <w:rPr>
          <w:color w:val="000000" w:themeColor="text1"/>
        </w:rPr>
        <w:t xml:space="preserve">beschreibt </w:t>
      </w:r>
      <w:r w:rsidRPr="007310A7">
        <w:rPr>
          <w:color w:val="000000" w:themeColor="text1"/>
        </w:rPr>
        <w:t xml:space="preserve">im Folgenden </w:t>
      </w:r>
      <w:r w:rsidR="00067E9E" w:rsidRPr="007310A7">
        <w:rPr>
          <w:color w:val="000000" w:themeColor="text1"/>
        </w:rPr>
        <w:t xml:space="preserve">ihre Reaktion auf die Aussagen der Gynäkologin: </w:t>
      </w:r>
    </w:p>
    <w:p w14:paraId="1A91384D" w14:textId="3BEB5391" w:rsidR="00067E9E" w:rsidRPr="007310A7" w:rsidRDefault="00067E9E" w:rsidP="003051A5">
      <w:pPr>
        <w:spacing w:before="240" w:after="240" w:line="360" w:lineRule="auto"/>
        <w:ind w:left="567" w:right="509"/>
        <w:jc w:val="both"/>
        <w:rPr>
          <w:color w:val="000000" w:themeColor="text1"/>
          <w:sz w:val="22"/>
          <w:szCs w:val="22"/>
        </w:rPr>
      </w:pPr>
      <w:r w:rsidRPr="007310A7">
        <w:rPr>
          <w:color w:val="000000" w:themeColor="text1"/>
          <w:sz w:val="22"/>
          <w:szCs w:val="22"/>
        </w:rPr>
        <w:t>„</w:t>
      </w:r>
      <w:proofErr w:type="spellStart"/>
      <w:proofErr w:type="gramStart"/>
      <w:r w:rsidRPr="007310A7">
        <w:rPr>
          <w:color w:val="000000" w:themeColor="text1"/>
          <w:sz w:val="22"/>
          <w:szCs w:val="22"/>
        </w:rPr>
        <w:t>u:nd</w:t>
      </w:r>
      <w:proofErr w:type="spellEnd"/>
      <w:proofErr w:type="gramEnd"/>
      <w:r w:rsidRPr="007310A7">
        <w:rPr>
          <w:color w:val="000000" w:themeColor="text1"/>
          <w:sz w:val="22"/>
          <w:szCs w:val="22"/>
        </w:rPr>
        <w:t xml:space="preserve"> das war einfach (1) ja </w:t>
      </w:r>
      <w:r w:rsidRPr="007310A7">
        <w:rPr>
          <w:b/>
          <w:color w:val="000000" w:themeColor="text1"/>
          <w:sz w:val="22"/>
          <w:szCs w:val="22"/>
        </w:rPr>
        <w:t>eine weitere Info</w:t>
      </w:r>
      <w:r w:rsidRPr="007310A7">
        <w:rPr>
          <w:color w:val="000000" w:themeColor="text1"/>
          <w:sz w:val="22"/>
          <w:szCs w:val="22"/>
        </w:rPr>
        <w:t xml:space="preserve"> die man dann einfach so </w:t>
      </w:r>
      <w:r w:rsidRPr="007310A7">
        <w:rPr>
          <w:b/>
          <w:color w:val="000000" w:themeColor="text1"/>
          <w:sz w:val="22"/>
          <w:szCs w:val="22"/>
        </w:rPr>
        <w:t>hinnimmt</w:t>
      </w:r>
      <w:r w:rsidRPr="007310A7">
        <w:rPr>
          <w:color w:val="000000" w:themeColor="text1"/>
          <w:sz w:val="22"/>
          <w:szCs w:val="22"/>
        </w:rPr>
        <w:t xml:space="preserve"> ((atmet ein)) u:nd über die ich </w:t>
      </w:r>
      <w:proofErr w:type="spellStart"/>
      <w:r w:rsidRPr="007310A7">
        <w:rPr>
          <w:color w:val="000000" w:themeColor="text1"/>
          <w:sz w:val="22"/>
          <w:szCs w:val="22"/>
        </w:rPr>
        <w:t>irgenwie</w:t>
      </w:r>
      <w:proofErr w:type="spellEnd"/>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w:t>
      </w:r>
      <w:proofErr w:type="spellStart"/>
      <w:r w:rsidRPr="007310A7">
        <w:rPr>
          <w:b/>
          <w:color w:val="000000" w:themeColor="text1"/>
          <w:sz w:val="22"/>
          <w:szCs w:val="22"/>
        </w:rPr>
        <w:t>weite:r</w:t>
      </w:r>
      <w:proofErr w:type="spellEnd"/>
      <w:r w:rsidRPr="007310A7">
        <w:rPr>
          <w:color w:val="000000" w:themeColor="text1"/>
          <w:sz w:val="22"/>
          <w:szCs w:val="22"/>
        </w:rPr>
        <w:t xml:space="preserve">, ja </w:t>
      </w:r>
      <w:r w:rsidRPr="007310A7">
        <w:rPr>
          <w:b/>
          <w:color w:val="000000" w:themeColor="text1"/>
          <w:sz w:val="22"/>
          <w:szCs w:val="22"/>
        </w:rPr>
        <w:t>denken</w:t>
      </w:r>
      <w:r w:rsidRPr="007310A7">
        <w:rPr>
          <w:color w:val="000000" w:themeColor="text1"/>
          <w:sz w:val="22"/>
          <w:szCs w:val="22"/>
        </w:rPr>
        <w:t xml:space="preserve"> </w:t>
      </w:r>
      <w:r w:rsidRPr="007310A7">
        <w:rPr>
          <w:b/>
          <w:color w:val="000000" w:themeColor="text1"/>
          <w:sz w:val="22"/>
          <w:szCs w:val="22"/>
        </w:rPr>
        <w:t>wollte“</w:t>
      </w:r>
    </w:p>
    <w:p w14:paraId="678DA07B" w14:textId="13F3389C" w:rsidR="00067E9E" w:rsidRPr="007310A7" w:rsidRDefault="00067E9E" w:rsidP="00067E9E">
      <w:pPr>
        <w:spacing w:line="360" w:lineRule="auto"/>
        <w:jc w:val="both"/>
        <w:rPr>
          <w:color w:val="000000" w:themeColor="text1"/>
        </w:rPr>
      </w:pPr>
      <w:r w:rsidRPr="007310A7">
        <w:rPr>
          <w:color w:val="000000" w:themeColor="text1"/>
        </w:rPr>
        <w:t xml:space="preserve">Ähnlich wie bereits in der Argumentation über die Aufklärungssituation vor ihrer ersten OP konstruiert Valerie ihr eigene Position retrospektiv als ein aktives </w:t>
      </w:r>
      <w:r w:rsidR="009D2882" w:rsidRPr="007310A7">
        <w:rPr>
          <w:color w:val="000000" w:themeColor="text1"/>
        </w:rPr>
        <w:t>N</w:t>
      </w:r>
      <w:r w:rsidRPr="007310A7">
        <w:rPr>
          <w:color w:val="000000" w:themeColor="text1"/>
        </w:rPr>
        <w:t>icht</w:t>
      </w:r>
      <w:r w:rsidR="009D2882" w:rsidRPr="007310A7">
        <w:rPr>
          <w:color w:val="000000" w:themeColor="text1"/>
        </w:rPr>
        <w:t>-W</w:t>
      </w:r>
      <w:r w:rsidRPr="007310A7">
        <w:rPr>
          <w:color w:val="000000" w:themeColor="text1"/>
        </w:rPr>
        <w:t>issen</w:t>
      </w:r>
      <w:r w:rsidR="009D2882" w:rsidRPr="007310A7">
        <w:rPr>
          <w:color w:val="000000" w:themeColor="text1"/>
        </w:rPr>
        <w:t>-</w:t>
      </w:r>
      <w:r w:rsidRPr="007310A7">
        <w:rPr>
          <w:color w:val="000000" w:themeColor="text1"/>
        </w:rPr>
        <w:t xml:space="preserve"> bzw. </w:t>
      </w:r>
      <w:r w:rsidR="009D2882" w:rsidRPr="007310A7">
        <w:rPr>
          <w:color w:val="000000" w:themeColor="text1"/>
        </w:rPr>
        <w:t>N</w:t>
      </w:r>
      <w:r w:rsidRPr="007310A7">
        <w:rPr>
          <w:color w:val="000000" w:themeColor="text1"/>
        </w:rPr>
        <w:t>icht</w:t>
      </w:r>
      <w:r w:rsidR="009D2882" w:rsidRPr="007310A7">
        <w:rPr>
          <w:color w:val="000000" w:themeColor="text1"/>
        </w:rPr>
        <w:t>-A</w:t>
      </w:r>
      <w:r w:rsidRPr="007310A7">
        <w:rPr>
          <w:color w:val="000000" w:themeColor="text1"/>
        </w:rPr>
        <w:t>useinandersetzen</w:t>
      </w:r>
      <w:r w:rsidR="009D2882" w:rsidRPr="007310A7">
        <w:rPr>
          <w:color w:val="000000" w:themeColor="text1"/>
        </w:rPr>
        <w:t>-W</w:t>
      </w:r>
      <w:r w:rsidRPr="007310A7">
        <w:rPr>
          <w:color w:val="000000" w:themeColor="text1"/>
        </w:rPr>
        <w:t xml:space="preserve">ollen. </w:t>
      </w:r>
    </w:p>
    <w:p w14:paraId="2389F245" w14:textId="6C180320" w:rsidR="00244729" w:rsidRPr="007310A7" w:rsidRDefault="00067E9E" w:rsidP="003051A5">
      <w:pPr>
        <w:spacing w:before="240" w:after="240" w:line="360" w:lineRule="auto"/>
        <w:ind w:left="567" w:right="509"/>
        <w:jc w:val="both"/>
        <w:rPr>
          <w:color w:val="000000" w:themeColor="text1"/>
          <w:sz w:val="22"/>
          <w:szCs w:val="22"/>
        </w:rPr>
      </w:pPr>
      <w:r w:rsidRPr="007310A7">
        <w:rPr>
          <w:color w:val="000000" w:themeColor="text1"/>
          <w:sz w:val="22"/>
          <w:szCs w:val="22"/>
        </w:rPr>
        <w:t xml:space="preserve">„also: (1) ich glaube ich hab sowas immer von mir </w:t>
      </w:r>
      <w:r w:rsidRPr="007310A7">
        <w:rPr>
          <w:b/>
          <w:color w:val="000000" w:themeColor="text1"/>
          <w:sz w:val="22"/>
          <w:szCs w:val="22"/>
        </w:rPr>
        <w:t>weggedrückt</w:t>
      </w:r>
      <w:r w:rsidRPr="007310A7">
        <w:rPr>
          <w:color w:val="000000" w:themeColor="text1"/>
          <w:sz w:val="22"/>
          <w:szCs w:val="22"/>
        </w:rPr>
        <w:t xml:space="preserve"> (1) </w:t>
      </w:r>
      <w:proofErr w:type="gramStart"/>
      <w:r w:rsidRPr="007310A7">
        <w:rPr>
          <w:color w:val="000000" w:themeColor="text1"/>
          <w:sz w:val="22"/>
          <w:szCs w:val="22"/>
        </w:rPr>
        <w:t>u:nd</w:t>
      </w:r>
      <w:proofErr w:type="gramEnd"/>
      <w:r w:rsidRPr="007310A7">
        <w:rPr>
          <w:color w:val="000000" w:themeColor="text1"/>
          <w:sz w:val="22"/>
          <w:szCs w:val="22"/>
        </w:rPr>
        <w:t xml:space="preserve"> </w:t>
      </w:r>
      <w:r w:rsidRPr="007310A7">
        <w:rPr>
          <w:b/>
          <w:color w:val="000000" w:themeColor="text1"/>
          <w:sz w:val="22"/>
          <w:szCs w:val="22"/>
        </w:rPr>
        <w:t>wollte</w:t>
      </w:r>
      <w:r w:rsidRPr="007310A7">
        <w:rPr>
          <w:color w:val="000000" w:themeColor="text1"/>
          <w:sz w:val="22"/>
          <w:szCs w:val="22"/>
        </w:rPr>
        <w:t xml:space="preserve"> auch gar </w:t>
      </w:r>
      <w:proofErr w:type="spellStart"/>
      <w:r w:rsidRPr="007310A7">
        <w:rPr>
          <w:color w:val="000000" w:themeColor="text1"/>
          <w:sz w:val="22"/>
          <w:szCs w:val="22"/>
        </w:rPr>
        <w:t>nich</w:t>
      </w:r>
      <w:proofErr w:type="spellEnd"/>
      <w:r w:rsidRPr="007310A7">
        <w:rPr>
          <w:color w:val="000000" w:themeColor="text1"/>
          <w:sz w:val="22"/>
          <w:szCs w:val="22"/>
        </w:rPr>
        <w:t xml:space="preserve">, ((spricht schnell, abgehackt)) da rüber nachdenken und das </w:t>
      </w:r>
      <w:r w:rsidRPr="007310A7">
        <w:rPr>
          <w:b/>
          <w:color w:val="000000" w:themeColor="text1"/>
          <w:sz w:val="22"/>
          <w:szCs w:val="22"/>
        </w:rPr>
        <w:t xml:space="preserve">zulassen </w:t>
      </w:r>
      <w:r w:rsidRPr="007310A7">
        <w:rPr>
          <w:color w:val="000000" w:themeColor="text1"/>
          <w:sz w:val="22"/>
          <w:szCs w:val="22"/>
        </w:rPr>
        <w:t>(1)</w:t>
      </w:r>
      <w:r w:rsidR="00244729" w:rsidRPr="007310A7">
        <w:rPr>
          <w:color w:val="000000" w:themeColor="text1"/>
          <w:sz w:val="22"/>
          <w:szCs w:val="22"/>
        </w:rPr>
        <w:t xml:space="preserve"> //</w:t>
      </w:r>
      <w:proofErr w:type="spellStart"/>
      <w:r w:rsidR="00244729" w:rsidRPr="007310A7">
        <w:rPr>
          <w:color w:val="000000" w:themeColor="text1"/>
          <w:sz w:val="22"/>
          <w:szCs w:val="22"/>
        </w:rPr>
        <w:t>mhm</w:t>
      </w:r>
      <w:proofErr w:type="spellEnd"/>
      <w:r w:rsidR="00244729" w:rsidRPr="007310A7">
        <w:rPr>
          <w:color w:val="000000" w:themeColor="text1"/>
          <w:sz w:val="22"/>
          <w:szCs w:val="22"/>
        </w:rPr>
        <w:t xml:space="preserve">// u:nd das war einfach (1) ja </w:t>
      </w:r>
      <w:r w:rsidR="00244729" w:rsidRPr="007310A7">
        <w:rPr>
          <w:b/>
          <w:color w:val="000000" w:themeColor="text1"/>
          <w:sz w:val="22"/>
          <w:szCs w:val="22"/>
        </w:rPr>
        <w:t>eine weitere Info</w:t>
      </w:r>
      <w:r w:rsidR="00244729" w:rsidRPr="007310A7">
        <w:rPr>
          <w:color w:val="000000" w:themeColor="text1"/>
          <w:sz w:val="22"/>
          <w:szCs w:val="22"/>
        </w:rPr>
        <w:t xml:space="preserve"> die man dann einfach so </w:t>
      </w:r>
      <w:r w:rsidR="00244729" w:rsidRPr="007310A7">
        <w:rPr>
          <w:b/>
          <w:color w:val="000000" w:themeColor="text1"/>
          <w:sz w:val="22"/>
          <w:szCs w:val="22"/>
        </w:rPr>
        <w:t>hinnimmt</w:t>
      </w:r>
      <w:r w:rsidR="00244729" w:rsidRPr="007310A7">
        <w:rPr>
          <w:color w:val="000000" w:themeColor="text1"/>
          <w:sz w:val="22"/>
          <w:szCs w:val="22"/>
        </w:rPr>
        <w:t xml:space="preserve"> ((atmet ein)) u:nd über die ich </w:t>
      </w:r>
      <w:proofErr w:type="spellStart"/>
      <w:r w:rsidR="00244729" w:rsidRPr="007310A7">
        <w:rPr>
          <w:color w:val="000000" w:themeColor="text1"/>
          <w:sz w:val="22"/>
          <w:szCs w:val="22"/>
        </w:rPr>
        <w:t>irgenwie</w:t>
      </w:r>
      <w:proofErr w:type="spellEnd"/>
      <w:r w:rsidR="00244729" w:rsidRPr="007310A7">
        <w:rPr>
          <w:color w:val="000000" w:themeColor="text1"/>
          <w:sz w:val="22"/>
          <w:szCs w:val="22"/>
        </w:rPr>
        <w:t xml:space="preserve"> </w:t>
      </w:r>
      <w:proofErr w:type="spellStart"/>
      <w:r w:rsidR="00244729" w:rsidRPr="007310A7">
        <w:rPr>
          <w:color w:val="000000" w:themeColor="text1"/>
          <w:sz w:val="22"/>
          <w:szCs w:val="22"/>
        </w:rPr>
        <w:t>nich</w:t>
      </w:r>
      <w:proofErr w:type="spellEnd"/>
      <w:r w:rsidR="00244729" w:rsidRPr="007310A7">
        <w:rPr>
          <w:color w:val="000000" w:themeColor="text1"/>
          <w:sz w:val="22"/>
          <w:szCs w:val="22"/>
        </w:rPr>
        <w:t xml:space="preserve"> </w:t>
      </w:r>
      <w:proofErr w:type="spellStart"/>
      <w:r w:rsidR="00244729" w:rsidRPr="007310A7">
        <w:rPr>
          <w:b/>
          <w:color w:val="000000" w:themeColor="text1"/>
          <w:sz w:val="22"/>
          <w:szCs w:val="22"/>
        </w:rPr>
        <w:t>weite:r</w:t>
      </w:r>
      <w:proofErr w:type="spellEnd"/>
      <w:r w:rsidR="00244729" w:rsidRPr="007310A7">
        <w:rPr>
          <w:color w:val="000000" w:themeColor="text1"/>
          <w:sz w:val="22"/>
          <w:szCs w:val="22"/>
        </w:rPr>
        <w:t xml:space="preserve">, ja </w:t>
      </w:r>
      <w:r w:rsidR="00244729" w:rsidRPr="007310A7">
        <w:rPr>
          <w:b/>
          <w:color w:val="000000" w:themeColor="text1"/>
          <w:sz w:val="22"/>
          <w:szCs w:val="22"/>
        </w:rPr>
        <w:t>denken</w:t>
      </w:r>
      <w:r w:rsidR="00244729" w:rsidRPr="007310A7">
        <w:rPr>
          <w:color w:val="000000" w:themeColor="text1"/>
          <w:sz w:val="22"/>
          <w:szCs w:val="22"/>
        </w:rPr>
        <w:t xml:space="preserve"> </w:t>
      </w:r>
      <w:r w:rsidR="00244729" w:rsidRPr="007310A7">
        <w:rPr>
          <w:b/>
          <w:color w:val="000000" w:themeColor="text1"/>
          <w:sz w:val="22"/>
          <w:szCs w:val="22"/>
        </w:rPr>
        <w:t>wollte“</w:t>
      </w:r>
    </w:p>
    <w:p w14:paraId="7AE5FA19" w14:textId="13F0545A" w:rsidR="00007091" w:rsidRPr="007310A7" w:rsidRDefault="002B7721" w:rsidP="00067E9E">
      <w:pPr>
        <w:spacing w:line="360" w:lineRule="auto"/>
        <w:jc w:val="both"/>
        <w:rPr>
          <w:color w:val="000000" w:themeColor="text1"/>
        </w:rPr>
      </w:pPr>
      <w:r w:rsidRPr="007310A7">
        <w:rPr>
          <w:color w:val="000000" w:themeColor="text1"/>
        </w:rPr>
        <w:t xml:space="preserve">Die aktive Konstruktion ihrer Umgangsweise spart die passive und vermutlich traumatische </w:t>
      </w:r>
      <w:r w:rsidR="00244729" w:rsidRPr="007310A7">
        <w:rPr>
          <w:color w:val="000000" w:themeColor="text1"/>
        </w:rPr>
        <w:t xml:space="preserve">Dimension </w:t>
      </w:r>
      <w:r w:rsidRPr="007310A7">
        <w:rPr>
          <w:color w:val="000000" w:themeColor="text1"/>
        </w:rPr>
        <w:t xml:space="preserve">– </w:t>
      </w:r>
      <w:r w:rsidR="00244729" w:rsidRPr="007310A7">
        <w:rPr>
          <w:color w:val="000000" w:themeColor="text1"/>
        </w:rPr>
        <w:t xml:space="preserve">mit dieser </w:t>
      </w:r>
      <w:r w:rsidRPr="007310A7">
        <w:rPr>
          <w:color w:val="000000" w:themeColor="text1"/>
        </w:rPr>
        <w:t>Auseinandersetzung</w:t>
      </w:r>
      <w:r w:rsidR="00244729" w:rsidRPr="007310A7">
        <w:rPr>
          <w:color w:val="000000" w:themeColor="text1"/>
        </w:rPr>
        <w:t xml:space="preserve"> emotional alleine gelassen worden zu sein </w:t>
      </w:r>
      <w:r w:rsidRPr="007310A7">
        <w:rPr>
          <w:color w:val="000000" w:themeColor="text1"/>
        </w:rPr>
        <w:t xml:space="preserve">– aus. </w:t>
      </w:r>
      <w:r w:rsidR="00007091" w:rsidRPr="007310A7">
        <w:rPr>
          <w:color w:val="000000" w:themeColor="text1"/>
        </w:rPr>
        <w:t xml:space="preserve">Die Emotionslosigkeit die Valerie in der obigen Sequenz beschreibt, deutet dabei </w:t>
      </w:r>
      <w:r w:rsidRPr="007310A7">
        <w:rPr>
          <w:color w:val="000000" w:themeColor="text1"/>
        </w:rPr>
        <w:t xml:space="preserve">erneut </w:t>
      </w:r>
      <w:r w:rsidR="00007091" w:rsidRPr="007310A7">
        <w:rPr>
          <w:color w:val="000000" w:themeColor="text1"/>
        </w:rPr>
        <w:t>auf einen Dissoziationsmechanismus hin</w:t>
      </w:r>
      <w:r w:rsidRPr="007310A7">
        <w:rPr>
          <w:color w:val="000000" w:themeColor="text1"/>
        </w:rPr>
        <w:t xml:space="preserve">, als </w:t>
      </w:r>
      <w:r w:rsidR="00007091" w:rsidRPr="007310A7">
        <w:rPr>
          <w:color w:val="000000" w:themeColor="text1"/>
        </w:rPr>
        <w:t xml:space="preserve">letzte </w:t>
      </w:r>
      <w:r w:rsidRPr="007310A7">
        <w:rPr>
          <w:color w:val="000000" w:themeColor="text1"/>
        </w:rPr>
        <w:t xml:space="preserve">psychisch </w:t>
      </w:r>
      <w:r w:rsidR="00007091" w:rsidRPr="007310A7">
        <w:rPr>
          <w:color w:val="000000" w:themeColor="text1"/>
        </w:rPr>
        <w:t xml:space="preserve">verfügbare Bewältigungsstrategie in </w:t>
      </w:r>
      <w:r w:rsidRPr="007310A7">
        <w:rPr>
          <w:color w:val="000000" w:themeColor="text1"/>
        </w:rPr>
        <w:t xml:space="preserve">der </w:t>
      </w:r>
      <w:r w:rsidR="00007091" w:rsidRPr="007310A7">
        <w:rPr>
          <w:color w:val="000000" w:themeColor="text1"/>
        </w:rPr>
        <w:t xml:space="preserve">extremen Belastungssituation. </w:t>
      </w:r>
      <w:r w:rsidR="00067E9E" w:rsidRPr="007310A7">
        <w:rPr>
          <w:color w:val="000000" w:themeColor="text1"/>
        </w:rPr>
        <w:t>Die Formulierung „ich glaube“</w:t>
      </w:r>
      <w:r w:rsidR="00007091" w:rsidRPr="007310A7">
        <w:rPr>
          <w:color w:val="000000" w:themeColor="text1"/>
        </w:rPr>
        <w:t xml:space="preserve"> legt </w:t>
      </w:r>
      <w:r w:rsidRPr="007310A7">
        <w:rPr>
          <w:color w:val="000000" w:themeColor="text1"/>
        </w:rPr>
        <w:t xml:space="preserve">zudem </w:t>
      </w:r>
      <w:r w:rsidR="00007091" w:rsidRPr="007310A7">
        <w:rPr>
          <w:color w:val="000000" w:themeColor="text1"/>
        </w:rPr>
        <w:t>Nahe</w:t>
      </w:r>
      <w:r w:rsidR="00067E9E" w:rsidRPr="007310A7">
        <w:rPr>
          <w:color w:val="000000" w:themeColor="text1"/>
        </w:rPr>
        <w:t xml:space="preserve">, </w:t>
      </w:r>
      <w:r w:rsidRPr="007310A7">
        <w:rPr>
          <w:color w:val="000000" w:themeColor="text1"/>
        </w:rPr>
        <w:t xml:space="preserve">dass die </w:t>
      </w:r>
      <w:r w:rsidR="00007091" w:rsidRPr="007310A7">
        <w:rPr>
          <w:color w:val="000000" w:themeColor="text1"/>
        </w:rPr>
        <w:t>emotionale</w:t>
      </w:r>
      <w:r w:rsidRPr="007310A7">
        <w:rPr>
          <w:color w:val="000000" w:themeColor="text1"/>
        </w:rPr>
        <w:t xml:space="preserve"> Komponente </w:t>
      </w:r>
      <w:r w:rsidR="00007091" w:rsidRPr="007310A7">
        <w:rPr>
          <w:color w:val="000000" w:themeColor="text1"/>
        </w:rPr>
        <w:t xml:space="preserve">des </w:t>
      </w:r>
      <w:r w:rsidRPr="007310A7">
        <w:rPr>
          <w:color w:val="000000" w:themeColor="text1"/>
        </w:rPr>
        <w:t xml:space="preserve">Geschehenen nur schwer über einen Erinnerungsprozess </w:t>
      </w:r>
      <w:proofErr w:type="spellStart"/>
      <w:r w:rsidRPr="007310A7">
        <w:rPr>
          <w:color w:val="000000" w:themeColor="text1"/>
        </w:rPr>
        <w:t>vergegenwärtigbar</w:t>
      </w:r>
      <w:proofErr w:type="spellEnd"/>
      <w:r w:rsidRPr="007310A7">
        <w:rPr>
          <w:color w:val="000000" w:themeColor="text1"/>
        </w:rPr>
        <w:t xml:space="preserve"> ist</w:t>
      </w:r>
      <w:r w:rsidR="00007091" w:rsidRPr="007310A7">
        <w:rPr>
          <w:color w:val="000000" w:themeColor="text1"/>
        </w:rPr>
        <w:t xml:space="preserve">, was für eine anhaltende dissoziative Abtrennung </w:t>
      </w:r>
      <w:r w:rsidR="005C0739" w:rsidRPr="007310A7">
        <w:rPr>
          <w:color w:val="000000" w:themeColor="text1"/>
        </w:rPr>
        <w:t>letzterer spricht.</w:t>
      </w:r>
    </w:p>
    <w:p w14:paraId="6FE9FE5D" w14:textId="283CDB69" w:rsidR="00067E9E" w:rsidRPr="007310A7" w:rsidRDefault="004D2022" w:rsidP="00067E9E">
      <w:pPr>
        <w:spacing w:line="360" w:lineRule="auto"/>
        <w:jc w:val="both"/>
        <w:rPr>
          <w:color w:val="000000" w:themeColor="text1"/>
        </w:rPr>
      </w:pPr>
      <w:r>
        <w:rPr>
          <w:color w:val="000000" w:themeColor="text1"/>
        </w:rPr>
        <w:t xml:space="preserve">Dabei </w:t>
      </w:r>
      <w:r>
        <w:rPr>
          <w:color w:val="000000" w:themeColor="text1"/>
        </w:rPr>
        <w:t xml:space="preserve">geht </w:t>
      </w:r>
      <w:r>
        <w:rPr>
          <w:color w:val="000000" w:themeColor="text1"/>
        </w:rPr>
        <w:t xml:space="preserve">Valeries </w:t>
      </w:r>
      <w:r>
        <w:rPr>
          <w:color w:val="000000" w:themeColor="text1"/>
        </w:rPr>
        <w:t xml:space="preserve">obige </w:t>
      </w:r>
      <w:r>
        <w:rPr>
          <w:color w:val="000000" w:themeColor="text1"/>
        </w:rPr>
        <w:t xml:space="preserve">Darstellung </w:t>
      </w:r>
      <w:r>
        <w:rPr>
          <w:color w:val="000000" w:themeColor="text1"/>
        </w:rPr>
        <w:t xml:space="preserve">mit einer erneuten </w:t>
      </w:r>
      <w:r>
        <w:rPr>
          <w:color w:val="000000" w:themeColor="text1"/>
        </w:rPr>
        <w:t xml:space="preserve">Dethematisierung der Verantwortung </w:t>
      </w:r>
      <w:r>
        <w:rPr>
          <w:color w:val="000000" w:themeColor="text1"/>
        </w:rPr>
        <w:t xml:space="preserve">sowohl der behandelnden </w:t>
      </w:r>
      <w:r>
        <w:rPr>
          <w:color w:val="000000" w:themeColor="text1"/>
        </w:rPr>
        <w:t xml:space="preserve">Ärztin </w:t>
      </w:r>
      <w:r>
        <w:rPr>
          <w:color w:val="000000" w:themeColor="text1"/>
        </w:rPr>
        <w:t xml:space="preserve">als auch </w:t>
      </w:r>
      <w:r>
        <w:rPr>
          <w:color w:val="000000" w:themeColor="text1"/>
        </w:rPr>
        <w:t xml:space="preserve">ihrer Mutter einher. </w:t>
      </w:r>
      <w:r>
        <w:rPr>
          <w:color w:val="000000" w:themeColor="text1"/>
        </w:rPr>
        <w:t xml:space="preserve"> Die Biographin </w:t>
      </w:r>
      <w:del w:id="1000154" w:author="Claude Lektorat" w:date="2026-06-30T12:18:05Z">
        <w:r>
          <w:rPr>
            <w:color w:val="000000" w:themeColor="text1"/>
          </w:rPr>
          <w:delText xml:space="preserve">fragts</w:delText>
        </w:r>
      </w:del>
      <w:ins w:id="1000155" w:author="Claude Lektorat" w:date="2026-06-30T12:18:05Z">
        <w:r>
          <w:rPr>
            <w:color w:val="000000" w:themeColor="text1"/>
          </w:rPr>
          <w:t xml:space="preserve">fragt</w:t>
        </w:r>
      </w:ins>
      <w:r>
        <w:rPr>
          <w:color w:val="000000" w:themeColor="text1"/>
        </w:rPr>
        <w:t xml:space="preserve"> sich </w:t>
      </w:r>
      <w:r>
        <w:rPr>
          <w:color w:val="000000" w:themeColor="text1"/>
        </w:rPr>
        <w:t xml:space="preserve">zumindest in der Interviewsituation nicht offen, ob es eine Alternative zu dem vorgeschlagenen Eingriff und demensprechend auch zu dem ihr vermittelten Konzept von Sexualität gegeben hätte. Der scheinbar objektiv korrekturbedürftige Körper bleibt hier als Konstrukt unhinterfragt und dementsprechend auch der ärztliche Blick auf diesen. </w:t>
      </w:r>
      <w:r>
        <w:rPr>
          <w:color w:val="000000" w:themeColor="text1"/>
        </w:rPr>
        <w:t xml:space="preserve">Valeries Interpretation, dass die Ärztin </w:t>
      </w:r>
      <w:r>
        <w:rPr>
          <w:color w:val="000000" w:themeColor="text1"/>
        </w:rPr>
        <w:t xml:space="preserve">ihr „irgendwie </w:t>
      </w:r>
      <w:r>
        <w:rPr>
          <w:b/>
          <w:color w:val="000000" w:themeColor="text1"/>
        </w:rPr>
        <w:t xml:space="preserve">Kummer</w:t>
      </w:r>
      <w:r>
        <w:rPr>
          <w:color w:val="000000" w:themeColor="text1"/>
        </w:rPr>
        <w:t xml:space="preserve"> </w:t>
      </w:r>
      <w:proofErr w:type="spellStart"/>
      <w:proofErr w:type="gramStart"/>
      <w:r>
        <w:rPr>
          <w:color w:val="000000" w:themeColor="text1"/>
        </w:rPr>
        <w:t xml:space="preserve">erspa:rn</w:t>
      </w:r>
      <w:proofErr w:type="spellEnd"/>
      <w:proofErr w:type="gramEnd"/>
      <w:r>
        <w:rPr>
          <w:color w:val="000000" w:themeColor="text1"/>
        </w:rPr>
        <w:t xml:space="preserve">“ </w:t>
      </w:r>
      <w:r>
        <w:rPr>
          <w:color w:val="000000" w:themeColor="text1"/>
        </w:rPr>
        <w:t xml:space="preserve">wollte</w:t>
      </w:r>
      <w:del w:id="1000156" w:author="Claude Lektorat" w:date="2026-06-30T12:18:05Z">
        <w:r>
          <w:rPr>
            <w:color w:val="000000" w:themeColor="text1"/>
          </w:rPr>
          <w:delText xml:space="preserve"> </w:delText>
        </w:r>
      </w:del>
      <w:del w:id="1000157" w:author="Claude Lektorat" w:date="2026-06-30T12:18:05Z">
        <w:r>
          <w:rPr>
            <w:color w:val="000000" w:themeColor="text1"/>
          </w:rPr>
          <w:delText xml:space="preserve">an</w:delText>
        </w:r>
      </w:del>
      <w:r>
        <w:rPr>
          <w:color w:val="000000" w:themeColor="text1"/>
        </w:rPr>
        <w:t xml:space="preserve">, </w:t>
      </w:r>
      <w:r>
        <w:rPr>
          <w:color w:val="000000" w:themeColor="text1"/>
        </w:rPr>
        <w:t xml:space="preserve">legt ebenfalls </w:t>
      </w:r>
      <w:del w:id="1000158" w:author="Claude Lektorat" w:date="2026-06-30T12:18:05Z">
        <w:r>
          <w:rPr>
            <w:color w:val="000000" w:themeColor="text1"/>
          </w:rPr>
          <w:delText xml:space="preserve">Nahe</w:delText>
        </w:r>
      </w:del>
      <w:ins w:id="1000159" w:author="Claude Lektorat" w:date="2026-06-30T12:18:05Z">
        <w:r>
          <w:rPr>
            <w:color w:val="000000" w:themeColor="text1"/>
          </w:rPr>
          <w:t xml:space="preserve">nahe</w:t>
        </w:r>
      </w:ins>
      <w:r>
        <w:rPr>
          <w:color w:val="000000" w:themeColor="text1"/>
        </w:rPr>
        <w:t xml:space="preserve">, dass sie sie vor eigener oder fremder Hinterfragung zu schützen versucht. Dies stützt die Hypothese</w:t>
      </w:r>
      <w:r>
        <w:rPr>
          <w:color w:val="000000" w:themeColor="text1"/>
        </w:rPr>
        <w:t xml:space="preserve">, dass Valeries Loyalität sich nicht nur auf ihre Familie und deren ihre Medikalisierung </w:t>
      </w:r>
      <w:proofErr w:type="spellStart"/>
      <w:r>
        <w:rPr>
          <w:color w:val="000000" w:themeColor="text1"/>
        </w:rPr>
        <w:t xml:space="preserve">legitmierenden</w:t>
      </w:r>
      <w:proofErr w:type="spellEnd"/>
      <w:r>
        <w:rPr>
          <w:color w:val="000000" w:themeColor="text1"/>
        </w:rPr>
        <w:t xml:space="preserve"> Narrative, sondern auch auf ihre Gynäkologin bezieht. </w:t>
      </w:r>
    </w:p>
    <w:p w14:paraId="612E716C" w14:textId="457D8D7D" w:rsidR="00E91C72" w:rsidRPr="007310A7" w:rsidRDefault="00E91C72" w:rsidP="003051A5">
      <w:pPr>
        <w:spacing w:before="240" w:line="360" w:lineRule="auto"/>
        <w:jc w:val="both"/>
        <w:rPr>
          <w:color w:val="000000" w:themeColor="text1"/>
        </w:rPr>
      </w:pPr>
      <w:r w:rsidRPr="007310A7">
        <w:rPr>
          <w:color w:val="000000" w:themeColor="text1"/>
        </w:rPr>
        <w:t xml:space="preserve">Nach einem Jahr Partnerschaft trennt sich Valerie von ihrem ersten Freund. Kurz darauf begibt sie sich mit ihrer Mutter auf die Suche nach Chirurg*innen, die bereit </w:t>
      </w:r>
      <w:r w:rsidR="003D4948" w:rsidRPr="007310A7">
        <w:rPr>
          <w:color w:val="000000" w:themeColor="text1"/>
        </w:rPr>
        <w:t xml:space="preserve">sind </w:t>
      </w:r>
      <w:r w:rsidRPr="007310A7">
        <w:rPr>
          <w:color w:val="000000" w:themeColor="text1"/>
        </w:rPr>
        <w:t>bereits vor ihrer Volljährigkeit</w:t>
      </w:r>
      <w:r w:rsidR="003D4948" w:rsidRPr="007310A7">
        <w:rPr>
          <w:color w:val="000000" w:themeColor="text1"/>
        </w:rPr>
        <w:t xml:space="preserve"> die vorgeschlagene Vaginal-Operation durchzuführen</w:t>
      </w:r>
      <w:r w:rsidRPr="007310A7">
        <w:rPr>
          <w:color w:val="000000" w:themeColor="text1"/>
        </w:rPr>
        <w:t xml:space="preserve">. </w:t>
      </w:r>
      <w:r w:rsidR="005C0739" w:rsidRPr="007310A7">
        <w:rPr>
          <w:color w:val="000000" w:themeColor="text1"/>
        </w:rPr>
        <w:t>Sie beschreibt dies in folgender Sequenz:</w:t>
      </w:r>
    </w:p>
    <w:p w14:paraId="4DC2297B" w14:textId="5DC17B36" w:rsidR="00E91C72" w:rsidRPr="007310A7" w:rsidRDefault="00E91C72" w:rsidP="003051A5">
      <w:pPr>
        <w:spacing w:before="240" w:after="240" w:line="360" w:lineRule="auto"/>
        <w:ind w:left="567" w:right="509"/>
        <w:jc w:val="both"/>
        <w:rPr>
          <w:color w:val="000000" w:themeColor="text1"/>
          <w:sz w:val="22"/>
          <w:szCs w:val="22"/>
        </w:rPr>
      </w:pPr>
      <w:r w:rsidRPr="007310A7">
        <w:rPr>
          <w:color w:val="000000" w:themeColor="text1"/>
          <w:sz w:val="22"/>
          <w:szCs w:val="22"/>
        </w:rPr>
        <w:t xml:space="preserve">„also ich war damals auch mit </w:t>
      </w:r>
      <w:proofErr w:type="spellStart"/>
      <w:r w:rsidRPr="007310A7">
        <w:rPr>
          <w:color w:val="000000" w:themeColor="text1"/>
          <w:sz w:val="22"/>
          <w:szCs w:val="22"/>
        </w:rPr>
        <w:t>meim</w:t>
      </w:r>
      <w:proofErr w:type="spellEnd"/>
      <w:r w:rsidRPr="007310A7">
        <w:rPr>
          <w:color w:val="000000" w:themeColor="text1"/>
          <w:sz w:val="22"/>
          <w:szCs w:val="22"/>
        </w:rPr>
        <w:t xml:space="preserve"> Freund dann auch ((atmet ein)) n </w:t>
      </w:r>
      <w:proofErr w:type="spellStart"/>
      <w:r w:rsidRPr="007310A7">
        <w:rPr>
          <w:b/>
          <w:color w:val="000000" w:themeColor="text1"/>
          <w:sz w:val="22"/>
          <w:szCs w:val="22"/>
        </w:rPr>
        <w:t>Ja:hr</w:t>
      </w:r>
      <w:proofErr w:type="spellEnd"/>
      <w:r w:rsidRPr="007310A7">
        <w:rPr>
          <w:color w:val="000000" w:themeColor="text1"/>
          <w:sz w:val="22"/>
          <w:szCs w:val="22"/>
        </w:rPr>
        <w:t xml:space="preserve"> zusammen und als es dann darum ging ob man den </w:t>
      </w:r>
      <w:r w:rsidRPr="007310A7">
        <w:rPr>
          <w:b/>
          <w:color w:val="000000" w:themeColor="text1"/>
          <w:sz w:val="22"/>
          <w:szCs w:val="22"/>
        </w:rPr>
        <w:t>nächsten</w:t>
      </w:r>
      <w:r w:rsidRPr="007310A7">
        <w:rPr>
          <w:color w:val="000000" w:themeColor="text1"/>
          <w:sz w:val="22"/>
          <w:szCs w:val="22"/>
        </w:rPr>
        <w:t xml:space="preserve"> </w:t>
      </w:r>
      <w:r w:rsidRPr="007310A7">
        <w:rPr>
          <w:b/>
          <w:color w:val="000000" w:themeColor="text1"/>
          <w:sz w:val="22"/>
          <w:szCs w:val="22"/>
        </w:rPr>
        <w:t>Schritt</w:t>
      </w:r>
      <w:r w:rsidRPr="007310A7">
        <w:rPr>
          <w:color w:val="000000" w:themeColor="text1"/>
          <w:sz w:val="22"/>
          <w:szCs w:val="22"/>
        </w:rPr>
        <w:t xml:space="preserve"> </w:t>
      </w:r>
      <w:r w:rsidRPr="007310A7">
        <w:rPr>
          <w:b/>
          <w:color w:val="000000" w:themeColor="text1"/>
          <w:sz w:val="22"/>
          <w:szCs w:val="22"/>
        </w:rPr>
        <w:t>macht</w:t>
      </w:r>
      <w:r w:rsidRPr="007310A7">
        <w:rPr>
          <w:color w:val="000000" w:themeColor="text1"/>
          <w:sz w:val="22"/>
          <w:szCs w:val="22"/>
        </w:rPr>
        <w:t xml:space="preserve"> ähm (1) hab ich dann </w:t>
      </w:r>
      <w:r w:rsidRPr="007310A7">
        <w:rPr>
          <w:b/>
          <w:color w:val="000000" w:themeColor="text1"/>
          <w:sz w:val="22"/>
          <w:szCs w:val="22"/>
        </w:rPr>
        <w:t>Schluss</w:t>
      </w:r>
      <w:r w:rsidRPr="007310A7">
        <w:rPr>
          <w:color w:val="000000" w:themeColor="text1"/>
          <w:sz w:val="22"/>
          <w:szCs w:val="22"/>
        </w:rPr>
        <w:t xml:space="preserve"> </w:t>
      </w:r>
      <w:r w:rsidRPr="007310A7">
        <w:rPr>
          <w:b/>
          <w:color w:val="000000" w:themeColor="text1"/>
          <w:sz w:val="22"/>
          <w:szCs w:val="22"/>
        </w:rPr>
        <w:t>gemacht</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ähm (1) damit=s natürlich auch </w:t>
      </w:r>
      <w:r w:rsidRPr="007310A7">
        <w:rPr>
          <w:b/>
          <w:color w:val="000000" w:themeColor="text1"/>
          <w:sz w:val="22"/>
          <w:szCs w:val="22"/>
        </w:rPr>
        <w:t>keiner</w:t>
      </w:r>
      <w:r w:rsidRPr="007310A7">
        <w:rPr>
          <w:color w:val="000000" w:themeColor="text1"/>
          <w:sz w:val="22"/>
          <w:szCs w:val="22"/>
        </w:rPr>
        <w:t xml:space="preserve"> </w:t>
      </w:r>
      <w:proofErr w:type="spellStart"/>
      <w:proofErr w:type="gramStart"/>
      <w:r w:rsidRPr="007310A7">
        <w:rPr>
          <w:b/>
          <w:color w:val="000000" w:themeColor="text1"/>
          <w:sz w:val="22"/>
          <w:szCs w:val="22"/>
        </w:rPr>
        <w:t>erfä:hrt</w:t>
      </w:r>
      <w:proofErr w:type="spellEnd"/>
      <w:proofErr w:type="gramEnd"/>
      <w:r w:rsidRPr="007310A7">
        <w:rPr>
          <w:color w:val="000000" w:themeColor="text1"/>
          <w:sz w:val="22"/>
          <w:szCs w:val="22"/>
        </w:rPr>
        <w:t xml:space="preserve"> ((lachend, spricht schneller)) also des </w:t>
      </w:r>
      <w:proofErr w:type="spellStart"/>
      <w:r w:rsidRPr="007310A7">
        <w:rPr>
          <w:color w:val="000000" w:themeColor="text1"/>
          <w:sz w:val="22"/>
          <w:szCs w:val="22"/>
        </w:rPr>
        <w:t>is</w:t>
      </w:r>
      <w:proofErr w:type="spellEnd"/>
      <w:r w:rsidRPr="007310A7">
        <w:rPr>
          <w:color w:val="000000" w:themeColor="text1"/>
          <w:sz w:val="22"/>
          <w:szCs w:val="22"/>
        </w:rPr>
        <w:t xml:space="preserve"> bei mir immer sehr wichtig das niemand irgendwie </w:t>
      </w:r>
      <w:proofErr w:type="spellStart"/>
      <w:r w:rsidRPr="007310A7">
        <w:rPr>
          <w:b/>
          <w:color w:val="000000" w:themeColor="text1"/>
          <w:sz w:val="22"/>
          <w:szCs w:val="22"/>
        </w:rPr>
        <w:t>erfä:hrt</w:t>
      </w:r>
      <w:proofErr w:type="spellEnd"/>
      <w:r w:rsidRPr="007310A7">
        <w:rPr>
          <w:b/>
          <w:color w:val="000000" w:themeColor="text1"/>
          <w:sz w:val="22"/>
          <w:szCs w:val="22"/>
        </w:rPr>
        <w:t xml:space="preserve"> </w:t>
      </w:r>
      <w:r w:rsidRPr="007310A7">
        <w:rPr>
          <w:color w:val="000000" w:themeColor="text1"/>
          <w:sz w:val="22"/>
          <w:szCs w:val="22"/>
        </w:rPr>
        <w:t xml:space="preserve">((atmet ein)) das irgendwas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stimmt</w:t>
      </w:r>
      <w:r w:rsidRPr="007310A7">
        <w:rPr>
          <w:color w:val="000000" w:themeColor="text1"/>
          <w:sz w:val="22"/>
          <w:szCs w:val="22"/>
        </w:rPr>
        <w:t xml:space="preserve"> oder </w:t>
      </w:r>
      <w:r w:rsidRPr="007310A7">
        <w:rPr>
          <w:b/>
          <w:color w:val="000000" w:themeColor="text1"/>
          <w:sz w:val="22"/>
          <w:szCs w:val="22"/>
        </w:rPr>
        <w:t>anders</w:t>
      </w:r>
      <w:r w:rsidRPr="007310A7">
        <w:rPr>
          <w:color w:val="000000" w:themeColor="text1"/>
          <w:sz w:val="22"/>
          <w:szCs w:val="22"/>
        </w:rPr>
        <w:t xml:space="preserve"> </w:t>
      </w:r>
      <w:proofErr w:type="spellStart"/>
      <w:r w:rsidRPr="007310A7">
        <w:rPr>
          <w:color w:val="000000" w:themeColor="text1"/>
          <w:sz w:val="22"/>
          <w:szCs w:val="22"/>
        </w:rPr>
        <w:t>is</w:t>
      </w:r>
      <w:proofErr w:type="spellEnd"/>
      <w:r w:rsidRPr="007310A7">
        <w:rPr>
          <w:color w:val="000000" w:themeColor="text1"/>
          <w:sz w:val="22"/>
          <w:szCs w:val="22"/>
        </w:rPr>
        <w:t xml:space="preserve"> oder </w:t>
      </w:r>
      <w:r w:rsidRPr="007310A7">
        <w:rPr>
          <w:b/>
          <w:color w:val="000000" w:themeColor="text1"/>
          <w:sz w:val="22"/>
          <w:szCs w:val="22"/>
        </w:rPr>
        <w:t>keine Ahnung“</w:t>
      </w:r>
    </w:p>
    <w:p w14:paraId="709DAA0F" w14:textId="77777777" w:rsidR="003D4948" w:rsidRPr="007310A7" w:rsidRDefault="005C0739" w:rsidP="0078702F">
      <w:pPr>
        <w:spacing w:line="360" w:lineRule="auto"/>
        <w:jc w:val="both"/>
        <w:rPr>
          <w:color w:val="000000" w:themeColor="text1"/>
        </w:rPr>
      </w:pPr>
      <w:r w:rsidRPr="007310A7">
        <w:rPr>
          <w:color w:val="000000" w:themeColor="text1"/>
        </w:rPr>
        <w:t>In diesem Handlungsverlauf wird erneut die alternativlos erlebte Priorisierung des Stigma-Managements deutlich: Dabei sind es einerseits Informationen über den eigenen Körper, die kontrolliert und zurückgehalten werden</w:t>
      </w:r>
      <w:r w:rsidR="003D4948" w:rsidRPr="007310A7">
        <w:rPr>
          <w:color w:val="000000" w:themeColor="text1"/>
        </w:rPr>
        <w:t>,</w:t>
      </w:r>
      <w:r w:rsidRPr="007310A7">
        <w:rPr>
          <w:color w:val="000000" w:themeColor="text1"/>
        </w:rPr>
        <w:t xml:space="preserve"> andererseits der Körper selbst, der medizinisch </w:t>
      </w:r>
      <w:r w:rsidR="003D4948" w:rsidRPr="007310A7">
        <w:rPr>
          <w:color w:val="000000" w:themeColor="text1"/>
        </w:rPr>
        <w:t xml:space="preserve">reguliert </w:t>
      </w:r>
      <w:r w:rsidRPr="007310A7">
        <w:rPr>
          <w:color w:val="000000" w:themeColor="text1"/>
        </w:rPr>
        <w:t xml:space="preserve">werden muss. Körperliches Empfinden und </w:t>
      </w:r>
      <w:r w:rsidR="003D4948" w:rsidRPr="007310A7">
        <w:rPr>
          <w:color w:val="000000" w:themeColor="text1"/>
        </w:rPr>
        <w:t>I</w:t>
      </w:r>
      <w:r w:rsidRPr="007310A7">
        <w:rPr>
          <w:color w:val="000000" w:themeColor="text1"/>
        </w:rPr>
        <w:t>nter</w:t>
      </w:r>
      <w:r w:rsidR="00E91C72" w:rsidRPr="007310A7">
        <w:rPr>
          <w:color w:val="000000" w:themeColor="text1"/>
        </w:rPr>
        <w:t xml:space="preserve">agieren, auch in Form einer nicht </w:t>
      </w:r>
      <w:r w:rsidR="003D4948" w:rsidRPr="007310A7">
        <w:rPr>
          <w:color w:val="000000" w:themeColor="text1"/>
        </w:rPr>
        <w:t xml:space="preserve">vollständig </w:t>
      </w:r>
      <w:r w:rsidR="00E91C72" w:rsidRPr="007310A7">
        <w:rPr>
          <w:color w:val="000000" w:themeColor="text1"/>
        </w:rPr>
        <w:t>planbaren Sexualität tritt im Kontext d</w:t>
      </w:r>
      <w:r w:rsidR="003D4948" w:rsidRPr="007310A7">
        <w:rPr>
          <w:color w:val="000000" w:themeColor="text1"/>
        </w:rPr>
        <w:t>ieser Stigma-bedingten Strategie</w:t>
      </w:r>
      <w:r w:rsidR="00E91C72" w:rsidRPr="007310A7">
        <w:rPr>
          <w:color w:val="000000" w:themeColor="text1"/>
        </w:rPr>
        <w:t xml:space="preserve"> in den Hintergrund. </w:t>
      </w:r>
    </w:p>
    <w:p w14:paraId="7B43DDC7" w14:textId="4D18325B" w:rsidR="00E91C72" w:rsidRPr="007310A7" w:rsidRDefault="00E91C72" w:rsidP="0078702F">
      <w:pPr>
        <w:spacing w:line="360" w:lineRule="auto"/>
        <w:jc w:val="both"/>
        <w:rPr>
          <w:b/>
          <w:color w:val="000000" w:themeColor="text1"/>
        </w:rPr>
      </w:pPr>
      <w:r w:rsidRPr="007310A7">
        <w:rPr>
          <w:color w:val="000000" w:themeColor="text1"/>
        </w:rPr>
        <w:t>Dabei ist Valeries Umgang mit ihrer körpergeschlechtlichen und relationalen Situation auch im Kontext einer massiven Engführung von möglichem Bewältigungshandeln zu verstehen</w:t>
      </w:r>
      <w:r w:rsidR="003051A5" w:rsidRPr="007310A7">
        <w:rPr>
          <w:color w:val="000000" w:themeColor="text1"/>
        </w:rPr>
        <w:t xml:space="preserve"> </w:t>
      </w:r>
      <w:r w:rsidR="00371A7B" w:rsidRPr="007310A7">
        <w:rPr>
          <w:color w:val="000000" w:themeColor="text1"/>
        </w:rPr>
        <w:fldChar w:fldCharType="begin"/>
      </w:r>
      <w:r w:rsidR="00371A7B" w:rsidRPr="007310A7">
        <w:rPr>
          <w:color w:val="000000" w:themeColor="text1"/>
        </w:rPr>
        <w:instrText xml:space="preserve"> ADDIN ZOTERO_ITEM CSL_CITATION {"citationID":"V7kUOj7w","properties":{"unsorted":false,"formattedCitation":"(vgl. B\\uc0\\u246{}hnisch 2016)","plainCitation":"(vgl. Böhnisch 2016)","noteIndex":0},"citationItems":[{"id":1377,"uris":["http://zotero.org/users/local/owKliTIb/items/ENYHE8N3"],"itemData":{"id":1377,"type":"book","edition":"1","ISBN":"978-3-7799-4459-1","language":"ger","publisher":"Beltz Verlagsgruppe","title":"Lebensbewältigung","URL":"https://content-select.com/de/portal/media/view/56cc0a45-78b0-49c1-bc3c-5eeeb0dd2d03","author":[{"family":"Böhnisch","given":"Lothar"}],"issued":{"date-parts":[["2016"]]}},"prefix":"vgl."}],"schema":"https://github.com/citation-style-language/schema/raw/master/csl-citation.json"} </w:instrText>
      </w:r>
      <w:r w:rsidR="00371A7B" w:rsidRPr="007310A7">
        <w:rPr>
          <w:color w:val="000000" w:themeColor="text1"/>
        </w:rPr>
        <w:fldChar w:fldCharType="separate"/>
      </w:r>
      <w:r w:rsidR="00371A7B" w:rsidRPr="007310A7">
        <w:rPr>
          <w:rFonts w:ascii="Cambria" w:hAnsi="Cambria" w:cs="Times New Roman"/>
          <w:color w:val="000000" w:themeColor="text1"/>
        </w:rPr>
        <w:t>(vgl. Böhnisch 2016)</w:t>
      </w:r>
      <w:r w:rsidR="00371A7B" w:rsidRPr="007310A7">
        <w:rPr>
          <w:color w:val="000000" w:themeColor="text1"/>
        </w:rPr>
        <w:fldChar w:fldCharType="end"/>
      </w:r>
      <w:r w:rsidRPr="007310A7">
        <w:rPr>
          <w:color w:val="000000" w:themeColor="text1"/>
        </w:rPr>
        <w:t xml:space="preserve">. Das Erreichen sozialer Anerkennung und die Herstellung von Selbstwirksamkeit sind durch die Interaktion zwischen Valerie und ihrer Gynäkologin und die scheinbar alternativlose Empfehlung zur </w:t>
      </w:r>
      <w:r w:rsidRPr="007310A7">
        <w:rPr>
          <w:color w:val="000000" w:themeColor="text1"/>
        </w:rPr>
        <w:lastRenderedPageBreak/>
        <w:t>OP auf die Sphäre medizinische</w:t>
      </w:r>
      <w:r w:rsidR="003D4948" w:rsidRPr="007310A7">
        <w:rPr>
          <w:color w:val="000000" w:themeColor="text1"/>
        </w:rPr>
        <w:t xml:space="preserve">r Eingriffe </w:t>
      </w:r>
      <w:r w:rsidRPr="007310A7">
        <w:rPr>
          <w:color w:val="000000" w:themeColor="text1"/>
        </w:rPr>
        <w:t xml:space="preserve">beschränkt. </w:t>
      </w:r>
      <w:r w:rsidR="003D4948" w:rsidRPr="007310A7">
        <w:rPr>
          <w:color w:val="000000" w:themeColor="text1"/>
        </w:rPr>
        <w:t xml:space="preserve">Hier liegt </w:t>
      </w:r>
      <w:proofErr w:type="spellStart"/>
      <w:r w:rsidR="003D4948" w:rsidRPr="007310A7">
        <w:rPr>
          <w:color w:val="000000" w:themeColor="text1"/>
        </w:rPr>
        <w:t>Nahe</w:t>
      </w:r>
      <w:proofErr w:type="spellEnd"/>
      <w:r w:rsidR="003D4948" w:rsidRPr="007310A7">
        <w:rPr>
          <w:color w:val="000000" w:themeColor="text1"/>
        </w:rPr>
        <w:t xml:space="preserve">, dass diese erlebte Alternativlosigkeit auch Valeries Eltern betrifft. </w:t>
      </w:r>
      <w:r w:rsidR="00E80114" w:rsidRPr="007310A7">
        <w:rPr>
          <w:color w:val="000000" w:themeColor="text1"/>
        </w:rPr>
        <w:t xml:space="preserve">Während </w:t>
      </w:r>
      <w:r w:rsidRPr="007310A7">
        <w:rPr>
          <w:color w:val="000000" w:themeColor="text1"/>
        </w:rPr>
        <w:t xml:space="preserve">Valeries </w:t>
      </w:r>
      <w:r w:rsidR="003D4948" w:rsidRPr="007310A7">
        <w:rPr>
          <w:color w:val="000000" w:themeColor="text1"/>
        </w:rPr>
        <w:t xml:space="preserve">Etablierung </w:t>
      </w:r>
      <w:r w:rsidRPr="007310A7">
        <w:rPr>
          <w:color w:val="000000" w:themeColor="text1"/>
        </w:rPr>
        <w:t xml:space="preserve">innerhalb </w:t>
      </w:r>
      <w:r w:rsidR="003D4948" w:rsidRPr="007310A7">
        <w:rPr>
          <w:color w:val="000000" w:themeColor="text1"/>
        </w:rPr>
        <w:t xml:space="preserve">einer </w:t>
      </w:r>
      <w:r w:rsidR="00E80114" w:rsidRPr="007310A7">
        <w:rPr>
          <w:color w:val="000000" w:themeColor="text1"/>
        </w:rPr>
        <w:t xml:space="preserve">gleichaltrigen </w:t>
      </w:r>
      <w:r w:rsidR="003D4948" w:rsidRPr="007310A7">
        <w:rPr>
          <w:color w:val="000000" w:themeColor="text1"/>
        </w:rPr>
        <w:t>Freund*innen</w:t>
      </w:r>
      <w:r w:rsidRPr="007310A7">
        <w:rPr>
          <w:color w:val="000000" w:themeColor="text1"/>
        </w:rPr>
        <w:t>-Gruppe durch Anpassung und Stigma-Management be</w:t>
      </w:r>
      <w:r w:rsidR="00E80114" w:rsidRPr="007310A7">
        <w:rPr>
          <w:color w:val="000000" w:themeColor="text1"/>
        </w:rPr>
        <w:t xml:space="preserve">dingt ist und </w:t>
      </w:r>
      <w:r w:rsidR="003D4948" w:rsidRPr="007310A7">
        <w:rPr>
          <w:color w:val="000000" w:themeColor="text1"/>
        </w:rPr>
        <w:t xml:space="preserve">daher kaum geschlechtliche Deutungs- und Handlungsalternativen zur Verfügung stellen kann, befinden sich </w:t>
      </w:r>
      <w:r w:rsidR="00E80114" w:rsidRPr="007310A7">
        <w:rPr>
          <w:color w:val="000000" w:themeColor="text1"/>
        </w:rPr>
        <w:t xml:space="preserve">die Eltern in einer </w:t>
      </w:r>
      <w:proofErr w:type="spellStart"/>
      <w:r w:rsidR="00E80114" w:rsidRPr="007310A7">
        <w:rPr>
          <w:color w:val="000000" w:themeColor="text1"/>
        </w:rPr>
        <w:t>migrantisierten</w:t>
      </w:r>
      <w:proofErr w:type="spellEnd"/>
      <w:r w:rsidR="00E80114" w:rsidRPr="007310A7">
        <w:rPr>
          <w:color w:val="000000" w:themeColor="text1"/>
        </w:rPr>
        <w:t xml:space="preserve"> und </w:t>
      </w:r>
      <w:r w:rsidR="00EA4CED" w:rsidRPr="007310A7">
        <w:rPr>
          <w:color w:val="000000" w:themeColor="text1"/>
        </w:rPr>
        <w:t xml:space="preserve">sozio-ökonomisch marginalisierten </w:t>
      </w:r>
      <w:r w:rsidR="00E80114" w:rsidRPr="007310A7">
        <w:rPr>
          <w:color w:val="000000" w:themeColor="text1"/>
        </w:rPr>
        <w:t>Position</w:t>
      </w:r>
      <w:r w:rsidR="003D4948" w:rsidRPr="007310A7">
        <w:rPr>
          <w:color w:val="000000" w:themeColor="text1"/>
        </w:rPr>
        <w:t>, in der</w:t>
      </w:r>
      <w:r w:rsidR="00E80114" w:rsidRPr="007310A7">
        <w:rPr>
          <w:color w:val="000000" w:themeColor="text1"/>
        </w:rPr>
        <w:t xml:space="preserve"> Raum für </w:t>
      </w:r>
      <w:r w:rsidR="00EA4CED" w:rsidRPr="007310A7">
        <w:rPr>
          <w:color w:val="000000" w:themeColor="text1"/>
        </w:rPr>
        <w:t xml:space="preserve">eine widerständige Haltung gegenüber ärztlichen Vorgaben </w:t>
      </w:r>
      <w:r w:rsidR="003D4948" w:rsidRPr="007310A7">
        <w:rPr>
          <w:color w:val="000000" w:themeColor="text1"/>
        </w:rPr>
        <w:t xml:space="preserve">wenig </w:t>
      </w:r>
      <w:r w:rsidR="00EA4CED" w:rsidRPr="007310A7">
        <w:rPr>
          <w:color w:val="000000" w:themeColor="text1"/>
        </w:rPr>
        <w:t>denkbar</w:t>
      </w:r>
      <w:r w:rsidR="003D4948" w:rsidRPr="007310A7">
        <w:rPr>
          <w:color w:val="000000" w:themeColor="text1"/>
        </w:rPr>
        <w:t xml:space="preserve"> ist.</w:t>
      </w:r>
    </w:p>
    <w:p w14:paraId="1794082F" w14:textId="13B68973" w:rsidR="00E91C72" w:rsidRPr="007310A7" w:rsidRDefault="00E91C72" w:rsidP="00381335">
      <w:pPr>
        <w:spacing w:before="480" w:after="120" w:line="360" w:lineRule="auto"/>
        <w:jc w:val="both"/>
        <w:rPr>
          <w:bCs/>
          <w:i/>
          <w:iCs/>
          <w:color w:val="000000" w:themeColor="text1"/>
        </w:rPr>
      </w:pPr>
      <w:r w:rsidRPr="007310A7">
        <w:rPr>
          <w:bCs/>
          <w:i/>
          <w:iCs/>
          <w:color w:val="000000" w:themeColor="text1"/>
        </w:rPr>
        <w:t>Der zweite geschlechtsverändernde Eingriff</w:t>
      </w:r>
      <w:r w:rsidR="00C56560">
        <w:rPr>
          <w:bCs/>
          <w:i/>
          <w:iCs/>
          <w:color w:val="000000" w:themeColor="text1"/>
        </w:rPr>
        <w:t xml:space="preserve"> als „schlimmste Erfahrung“</w:t>
      </w:r>
    </w:p>
    <w:p w14:paraId="259B75C6" w14:textId="0BBBDFB6" w:rsidR="00E91C72" w:rsidRPr="007310A7" w:rsidRDefault="00E91C72" w:rsidP="0078702F">
      <w:pPr>
        <w:spacing w:line="360" w:lineRule="auto"/>
        <w:jc w:val="both"/>
        <w:rPr>
          <w:color w:val="000000" w:themeColor="text1"/>
        </w:rPr>
      </w:pPr>
      <w:r w:rsidRPr="007310A7">
        <w:rPr>
          <w:color w:val="000000" w:themeColor="text1"/>
        </w:rPr>
        <w:t xml:space="preserve">Valerie beschreibt ihren zweiten geschlechtsverändernden Eingriff, die Anlage einer sogenannten Neovagina als „der </w:t>
      </w:r>
      <w:r w:rsidRPr="007310A7">
        <w:rPr>
          <w:b/>
          <w:color w:val="000000" w:themeColor="text1"/>
        </w:rPr>
        <w:t>schlimmste</w:t>
      </w:r>
      <w:r w:rsidRPr="007310A7">
        <w:rPr>
          <w:color w:val="000000" w:themeColor="text1"/>
        </w:rPr>
        <w:t xml:space="preserve"> (1) oder=</w:t>
      </w:r>
      <w:r w:rsidRPr="007310A7">
        <w:rPr>
          <w:b/>
          <w:color w:val="000000" w:themeColor="text1"/>
        </w:rPr>
        <w:t xml:space="preserve">schlimmster </w:t>
      </w:r>
      <w:proofErr w:type="spellStart"/>
      <w:proofErr w:type="gramStart"/>
      <w:r w:rsidRPr="007310A7">
        <w:rPr>
          <w:b/>
          <w:color w:val="000000" w:themeColor="text1"/>
        </w:rPr>
        <w:t>Eingri:ff</w:t>
      </w:r>
      <w:proofErr w:type="spellEnd"/>
      <w:proofErr w:type="gramEnd"/>
      <w:r w:rsidRPr="007310A7">
        <w:rPr>
          <w:b/>
          <w:color w:val="000000" w:themeColor="text1"/>
        </w:rPr>
        <w:t xml:space="preserve"> </w:t>
      </w:r>
      <w:r w:rsidRPr="007310A7">
        <w:rPr>
          <w:color w:val="000000" w:themeColor="text1"/>
        </w:rPr>
        <w:t xml:space="preserve">oder die schlimmste </w:t>
      </w:r>
      <w:proofErr w:type="spellStart"/>
      <w:r w:rsidRPr="007310A7">
        <w:rPr>
          <w:b/>
          <w:color w:val="000000" w:themeColor="text1"/>
        </w:rPr>
        <w:t>Erfa:hrung</w:t>
      </w:r>
      <w:proofErr w:type="spellEnd"/>
      <w:r w:rsidRPr="007310A7">
        <w:rPr>
          <w:color w:val="000000" w:themeColor="text1"/>
        </w:rPr>
        <w:t xml:space="preserve">“. </w:t>
      </w:r>
      <w:r w:rsidR="00C56560">
        <w:rPr>
          <w:color w:val="000000" w:themeColor="text1"/>
        </w:rPr>
        <w:t xml:space="preserve">Sie </w:t>
      </w:r>
      <w:r w:rsidRPr="007310A7">
        <w:rPr>
          <w:color w:val="000000" w:themeColor="text1"/>
        </w:rPr>
        <w:t xml:space="preserve">ist gerade 18 </w:t>
      </w:r>
      <w:r w:rsidR="002135A8" w:rsidRPr="007310A7">
        <w:rPr>
          <w:color w:val="000000" w:themeColor="text1"/>
        </w:rPr>
        <w:t xml:space="preserve">Jahre alt </w:t>
      </w:r>
      <w:r w:rsidRPr="007310A7">
        <w:rPr>
          <w:color w:val="000000" w:themeColor="text1"/>
        </w:rPr>
        <w:t xml:space="preserve">geworden </w:t>
      </w:r>
      <w:r w:rsidR="00C56560">
        <w:rPr>
          <w:color w:val="000000" w:themeColor="text1"/>
        </w:rPr>
        <w:t xml:space="preserve">und besucht noch das Gymnasium </w:t>
      </w:r>
      <w:r w:rsidRPr="007310A7">
        <w:rPr>
          <w:color w:val="000000" w:themeColor="text1"/>
        </w:rPr>
        <w:t xml:space="preserve">als der Eingriff durchgeführt wird. </w:t>
      </w:r>
    </w:p>
    <w:p w14:paraId="5801FD2D" w14:textId="710E4FCC" w:rsidR="00E91C72" w:rsidRPr="007310A7" w:rsidRDefault="00E91C72" w:rsidP="0078702F">
      <w:pPr>
        <w:spacing w:line="360" w:lineRule="auto"/>
        <w:jc w:val="both"/>
        <w:rPr>
          <w:color w:val="000000" w:themeColor="text1"/>
        </w:rPr>
      </w:pPr>
      <w:r w:rsidRPr="007310A7">
        <w:rPr>
          <w:color w:val="000000" w:themeColor="text1"/>
        </w:rPr>
        <w:t xml:space="preserve">Der vorherige Handlungsablauf ist von einem konflikthaften Verhältnis zwischen drängendem </w:t>
      </w:r>
      <w:r w:rsidR="00C56560">
        <w:rPr>
          <w:color w:val="000000" w:themeColor="text1"/>
        </w:rPr>
        <w:t>Beh</w:t>
      </w:r>
      <w:r w:rsidRPr="007310A7">
        <w:rPr>
          <w:color w:val="000000" w:themeColor="text1"/>
        </w:rPr>
        <w:t>andlungs</w:t>
      </w:r>
      <w:r w:rsidR="008E045B">
        <w:rPr>
          <w:color w:val="000000" w:themeColor="text1"/>
        </w:rPr>
        <w:t>bedürfnis</w:t>
      </w:r>
      <w:r w:rsidRPr="007310A7">
        <w:rPr>
          <w:color w:val="000000" w:themeColor="text1"/>
        </w:rPr>
        <w:t xml:space="preserve"> </w:t>
      </w:r>
      <w:r w:rsidR="00C56560">
        <w:rPr>
          <w:color w:val="000000" w:themeColor="text1"/>
        </w:rPr>
        <w:t xml:space="preserve">der Biographin </w:t>
      </w:r>
      <w:r w:rsidRPr="007310A7">
        <w:rPr>
          <w:color w:val="000000" w:themeColor="text1"/>
        </w:rPr>
        <w:t>und begrenzenden strukturellen Bedingungen</w:t>
      </w:r>
      <w:r w:rsidR="002135A8" w:rsidRPr="007310A7">
        <w:rPr>
          <w:color w:val="000000" w:themeColor="text1"/>
        </w:rPr>
        <w:t xml:space="preserve"> geprägt</w:t>
      </w:r>
      <w:r w:rsidRPr="007310A7">
        <w:rPr>
          <w:color w:val="000000" w:themeColor="text1"/>
        </w:rPr>
        <w:t>: Gemeinsam mit ihrer Mutter sucht Valerie über insgesamt zwei Jahre verschiedene chirurgische Behandler</w:t>
      </w:r>
      <w:r w:rsidR="008E045B">
        <w:rPr>
          <w:color w:val="000000" w:themeColor="text1"/>
        </w:rPr>
        <w:t>I</w:t>
      </w:r>
      <w:r w:rsidRPr="007310A7">
        <w:rPr>
          <w:color w:val="000000" w:themeColor="text1"/>
        </w:rPr>
        <w:t>nnen und Kliniken auf. Sie beschreibt, den nach dem Gespräch mit ihrer Gynäkologin aufkommenden Wunsch, den Eingriff „schnellst möglich haben“ und „umsetzen“ zu wollen. Hier wird zwar</w:t>
      </w:r>
      <w:r w:rsidR="008E045B">
        <w:rPr>
          <w:color w:val="000000" w:themeColor="text1"/>
        </w:rPr>
        <w:t xml:space="preserve"> </w:t>
      </w:r>
      <w:r w:rsidRPr="007310A7">
        <w:rPr>
          <w:color w:val="000000" w:themeColor="text1"/>
        </w:rPr>
        <w:t xml:space="preserve">ein Wunsch nach </w:t>
      </w:r>
      <w:r w:rsidR="008E045B">
        <w:rPr>
          <w:color w:val="000000" w:themeColor="text1"/>
        </w:rPr>
        <w:t xml:space="preserve">Realisierung von </w:t>
      </w:r>
      <w:r w:rsidRPr="007310A7">
        <w:rPr>
          <w:color w:val="000000" w:themeColor="text1"/>
        </w:rPr>
        <w:t xml:space="preserve">Handlungsmacht deutlich, jedoch bleibt Valerie </w:t>
      </w:r>
      <w:r w:rsidR="008E045B">
        <w:rPr>
          <w:color w:val="000000" w:themeColor="text1"/>
        </w:rPr>
        <w:t xml:space="preserve">darin eng </w:t>
      </w:r>
      <w:r w:rsidRPr="007310A7">
        <w:rPr>
          <w:color w:val="000000" w:themeColor="text1"/>
        </w:rPr>
        <w:t xml:space="preserve">an die Vorgaben ihrer Gynäkologin </w:t>
      </w:r>
      <w:r w:rsidR="008E045B">
        <w:rPr>
          <w:color w:val="000000" w:themeColor="text1"/>
        </w:rPr>
        <w:t xml:space="preserve">sowie das ihr vermittelte </w:t>
      </w:r>
      <w:r w:rsidRPr="007310A7">
        <w:rPr>
          <w:color w:val="000000" w:themeColor="text1"/>
        </w:rPr>
        <w:t>objektivierende Verständnis ihrer Körperlichkeit</w:t>
      </w:r>
      <w:r w:rsidR="008E045B">
        <w:rPr>
          <w:color w:val="000000" w:themeColor="text1"/>
        </w:rPr>
        <w:t xml:space="preserve"> gebunden</w:t>
      </w:r>
      <w:r w:rsidRPr="007310A7">
        <w:rPr>
          <w:color w:val="000000" w:themeColor="text1"/>
        </w:rPr>
        <w:t>. Offensichtlich wird, dass durch die vorherige Einführung der geschlechtsverändernden Behandlung als scheinbar</w:t>
      </w:r>
      <w:r w:rsidR="002135A8" w:rsidRPr="007310A7">
        <w:rPr>
          <w:color w:val="000000" w:themeColor="text1"/>
        </w:rPr>
        <w:t xml:space="preserve">e </w:t>
      </w:r>
      <w:r w:rsidRPr="007310A7">
        <w:rPr>
          <w:color w:val="000000" w:themeColor="text1"/>
        </w:rPr>
        <w:t xml:space="preserve">Notwendigkeit, keine Entscheidung im Sinne einer Abwägung verschiedener Optionen möglich ist. Vielmehr liegt nahe, dass Valeries Handlungsdruck durch die gesellschaftlich geprägte Dimension von Sexualität als notwendiger Bestandteil von Adoleszenz mitbestimmt ist. Valeries erlebter Zeitdruck lässt sich dementsprechend auch so verstehen, dass sie die </w:t>
      </w:r>
      <w:r w:rsidR="002135A8" w:rsidRPr="007310A7">
        <w:rPr>
          <w:color w:val="000000" w:themeColor="text1"/>
        </w:rPr>
        <w:t xml:space="preserve">Veränderung </w:t>
      </w:r>
      <w:r w:rsidRPr="007310A7">
        <w:rPr>
          <w:color w:val="000000" w:themeColor="text1"/>
        </w:rPr>
        <w:t xml:space="preserve">ihres intergeschlechtlichen, als dysfunktional deklarierten Körper hin zu einem (hetero)sexuell funktionalen weiblichen Körper so schnell wie möglich vollziehen möchte, um </w:t>
      </w:r>
      <w:r w:rsidRPr="007310A7">
        <w:rPr>
          <w:color w:val="000000" w:themeColor="text1"/>
        </w:rPr>
        <w:lastRenderedPageBreak/>
        <w:t>diese Anforderungen zu erfüllen.  Auf der Suche nach Operateur*innen wird Valerie jedoch damit konfrontiert, dass sie noch zu jung sei:</w:t>
      </w:r>
      <w:r w:rsidRPr="007310A7">
        <w:rPr>
          <w:rStyle w:val="Funotenzeichen"/>
          <w:color w:val="000000" w:themeColor="text1"/>
        </w:rPr>
        <w:footnoteReference w:id="178"/>
      </w:r>
      <w:r w:rsidRPr="007310A7">
        <w:rPr>
          <w:color w:val="000000" w:themeColor="text1"/>
        </w:rPr>
        <w:t xml:space="preserve"> </w:t>
      </w:r>
    </w:p>
    <w:p w14:paraId="31315C8C" w14:textId="780F4D83" w:rsidR="00E91C72" w:rsidRPr="007310A7" w:rsidRDefault="00E91C72" w:rsidP="002135A8">
      <w:pPr>
        <w:spacing w:before="240" w:after="240" w:line="360" w:lineRule="auto"/>
        <w:ind w:left="567" w:right="509"/>
        <w:jc w:val="both"/>
        <w:rPr>
          <w:color w:val="000000" w:themeColor="text1"/>
          <w:sz w:val="22"/>
          <w:szCs w:val="22"/>
        </w:rPr>
      </w:pPr>
      <w:r w:rsidRPr="007310A7">
        <w:rPr>
          <w:color w:val="000000" w:themeColor="text1"/>
          <w:sz w:val="22"/>
          <w:szCs w:val="22"/>
        </w:rPr>
        <w:t xml:space="preserve">„ähm, ja, nur </w:t>
      </w:r>
      <w:r w:rsidRPr="007310A7">
        <w:rPr>
          <w:b/>
          <w:color w:val="000000" w:themeColor="text1"/>
          <w:sz w:val="22"/>
          <w:szCs w:val="22"/>
        </w:rPr>
        <w:t>leider</w:t>
      </w:r>
      <w:r w:rsidRPr="007310A7">
        <w:rPr>
          <w:color w:val="000000" w:themeColor="text1"/>
          <w:sz w:val="22"/>
          <w:szCs w:val="22"/>
        </w:rPr>
        <w:t xml:space="preserve"> </w:t>
      </w:r>
      <w:proofErr w:type="spellStart"/>
      <w:r w:rsidRPr="007310A7">
        <w:rPr>
          <w:color w:val="000000" w:themeColor="text1"/>
          <w:sz w:val="22"/>
          <w:szCs w:val="22"/>
        </w:rPr>
        <w:t>is</w:t>
      </w:r>
      <w:proofErr w:type="spellEnd"/>
      <w:r w:rsidRPr="007310A7">
        <w:rPr>
          <w:color w:val="000000" w:themeColor="text1"/>
          <w:sz w:val="22"/>
          <w:szCs w:val="22"/>
        </w:rPr>
        <w:t xml:space="preserve"> es immer </w:t>
      </w:r>
      <w:r w:rsidRPr="007310A7">
        <w:rPr>
          <w:b/>
          <w:color w:val="000000" w:themeColor="text1"/>
          <w:sz w:val="22"/>
          <w:szCs w:val="22"/>
        </w:rPr>
        <w:t>schwierig</w:t>
      </w:r>
      <w:r w:rsidRPr="007310A7">
        <w:rPr>
          <w:color w:val="000000" w:themeColor="text1"/>
          <w:sz w:val="22"/>
          <w:szCs w:val="22"/>
        </w:rPr>
        <w:t xml:space="preserve"> (1) bei </w:t>
      </w:r>
      <w:r w:rsidRPr="007310A7">
        <w:rPr>
          <w:b/>
          <w:color w:val="000000" w:themeColor="text1"/>
          <w:sz w:val="22"/>
          <w:szCs w:val="22"/>
        </w:rPr>
        <w:t xml:space="preserve">Teenagern, </w:t>
      </w:r>
      <w:r w:rsidRPr="007310A7">
        <w:rPr>
          <w:color w:val="000000" w:themeColor="text1"/>
          <w:sz w:val="22"/>
          <w:szCs w:val="22"/>
        </w:rPr>
        <w:t>irgendwie so, große</w:t>
      </w:r>
      <w:r w:rsidRPr="007310A7">
        <w:rPr>
          <w:b/>
          <w:color w:val="000000" w:themeColor="text1"/>
          <w:sz w:val="22"/>
          <w:szCs w:val="22"/>
        </w:rPr>
        <w:t>, Eingriffe</w:t>
      </w:r>
      <w:r w:rsidRPr="007310A7">
        <w:rPr>
          <w:color w:val="000000" w:themeColor="text1"/>
          <w:sz w:val="22"/>
          <w:szCs w:val="22"/>
        </w:rPr>
        <w:t xml:space="preserve"> zu machen, </w:t>
      </w:r>
      <w:proofErr w:type="spellStart"/>
      <w:r w:rsidRPr="007310A7">
        <w:rPr>
          <w:color w:val="000000" w:themeColor="text1"/>
          <w:sz w:val="22"/>
          <w:szCs w:val="22"/>
        </w:rPr>
        <w:t>we:il</w:t>
      </w:r>
      <w:proofErr w:type="spellEnd"/>
      <w:r w:rsidRPr="007310A7">
        <w:rPr>
          <w:color w:val="000000" w:themeColor="text1"/>
          <w:sz w:val="22"/>
          <w:szCs w:val="22"/>
        </w:rPr>
        <w:t xml:space="preserve"> ((atmet ein)) man </w:t>
      </w:r>
      <w:r w:rsidRPr="007310A7">
        <w:rPr>
          <w:b/>
          <w:color w:val="000000" w:themeColor="text1"/>
          <w:sz w:val="22"/>
          <w:szCs w:val="22"/>
        </w:rPr>
        <w:t>wächst</w:t>
      </w:r>
      <w:r w:rsidRPr="007310A7">
        <w:rPr>
          <w:color w:val="000000" w:themeColor="text1"/>
          <w:sz w:val="22"/>
          <w:szCs w:val="22"/>
        </w:rPr>
        <w:t xml:space="preserve"> einfach noch, und, </w:t>
      </w:r>
      <w:r w:rsidRPr="007310A7">
        <w:rPr>
          <w:b/>
          <w:color w:val="000000" w:themeColor="text1"/>
          <w:sz w:val="22"/>
          <w:szCs w:val="22"/>
        </w:rPr>
        <w:t>verändert</w:t>
      </w:r>
      <w:r w:rsidRPr="007310A7">
        <w:rPr>
          <w:color w:val="000000" w:themeColor="text1"/>
          <w:sz w:val="22"/>
          <w:szCs w:val="22"/>
        </w:rPr>
        <w:t xml:space="preserve"> sich und (1) ja im Idealfall macht man so ne </w:t>
      </w:r>
      <w:r w:rsidRPr="007310A7">
        <w:rPr>
          <w:b/>
          <w:color w:val="000000" w:themeColor="text1"/>
          <w:sz w:val="22"/>
          <w:szCs w:val="22"/>
        </w:rPr>
        <w:t>OP:</w:t>
      </w:r>
      <w:r w:rsidRPr="007310A7">
        <w:rPr>
          <w:color w:val="000000" w:themeColor="text1"/>
          <w:sz w:val="22"/>
          <w:szCs w:val="22"/>
        </w:rPr>
        <w:t xml:space="preserve"> mit, keine=Ahnung, vierundzwanzig fünfundzwanzig ((spricht schneller)) aber des </w:t>
      </w:r>
      <w:proofErr w:type="spellStart"/>
      <w:r w:rsidRPr="007310A7">
        <w:rPr>
          <w:color w:val="000000" w:themeColor="text1"/>
          <w:sz w:val="22"/>
          <w:szCs w:val="22"/>
        </w:rPr>
        <w:t>is</w:t>
      </w:r>
      <w:proofErr w:type="spellEnd"/>
      <w:r w:rsidRPr="007310A7">
        <w:rPr>
          <w:color w:val="000000" w:themeColor="text1"/>
          <w:sz w:val="22"/>
          <w:szCs w:val="22"/>
        </w:rPr>
        <w:t xml:space="preserve"> natürlich </w:t>
      </w:r>
      <w:r w:rsidRPr="007310A7">
        <w:rPr>
          <w:b/>
          <w:color w:val="000000" w:themeColor="text1"/>
          <w:sz w:val="22"/>
          <w:szCs w:val="22"/>
        </w:rPr>
        <w:t>viel zu SPÄT“</w:t>
      </w:r>
    </w:p>
    <w:p w14:paraId="2D69694D" w14:textId="2CC84A46" w:rsidR="00E91C72" w:rsidRPr="007310A7" w:rsidRDefault="00E91C72" w:rsidP="0078702F">
      <w:pPr>
        <w:spacing w:line="360" w:lineRule="auto"/>
        <w:jc w:val="both"/>
        <w:rPr>
          <w:color w:val="000000" w:themeColor="text1"/>
        </w:rPr>
      </w:pPr>
      <w:r w:rsidRPr="007310A7">
        <w:rPr>
          <w:color w:val="000000" w:themeColor="text1"/>
        </w:rPr>
        <w:t>Nahe liegt, dass Valerie mit der O</w:t>
      </w:r>
      <w:r w:rsidR="002135A8" w:rsidRPr="007310A7">
        <w:rPr>
          <w:color w:val="000000" w:themeColor="text1"/>
        </w:rPr>
        <w:t>peration</w:t>
      </w:r>
      <w:r w:rsidRPr="007310A7">
        <w:rPr>
          <w:color w:val="000000" w:themeColor="text1"/>
        </w:rPr>
        <w:t xml:space="preserve"> nicht nur den Wunsch nach einer gelebten Sexualität verbindet, sondern auch die Hoffnung </w:t>
      </w:r>
      <w:r w:rsidR="002135A8" w:rsidRPr="007310A7">
        <w:rPr>
          <w:color w:val="000000" w:themeColor="text1"/>
        </w:rPr>
        <w:t xml:space="preserve">folgende </w:t>
      </w:r>
      <w:r w:rsidRPr="007310A7">
        <w:rPr>
          <w:color w:val="000000" w:themeColor="text1"/>
        </w:rPr>
        <w:t xml:space="preserve">Beziehungen nicht mehr </w:t>
      </w:r>
      <w:r w:rsidR="002135A8" w:rsidRPr="007310A7">
        <w:rPr>
          <w:color w:val="000000" w:themeColor="text1"/>
        </w:rPr>
        <w:t xml:space="preserve">zur Verhinderung ihrer Diskreditierung </w:t>
      </w:r>
      <w:r w:rsidRPr="007310A7">
        <w:rPr>
          <w:color w:val="000000" w:themeColor="text1"/>
        </w:rPr>
        <w:t>beenden zu müssen. Während ein in den Leitlinien festgehaltener Grund für die Altersgrenze bei Vaginal-Operationen auch die emotionale und kognitive Reife und</w:t>
      </w:r>
      <w:r w:rsidR="002135A8" w:rsidRPr="007310A7">
        <w:rPr>
          <w:color w:val="000000" w:themeColor="text1"/>
        </w:rPr>
        <w:t xml:space="preserve"> </w:t>
      </w:r>
      <w:r w:rsidRPr="007310A7">
        <w:rPr>
          <w:color w:val="000000" w:themeColor="text1"/>
        </w:rPr>
        <w:t xml:space="preserve">dementsprechend Einwilligungsfähigkeit der Betroffenen ist, nimmt Valerie die Verzögerung in erster Linie als anatomisch bedingt wahr. </w:t>
      </w:r>
      <w:r w:rsidR="002135A8" w:rsidRPr="007310A7">
        <w:rPr>
          <w:color w:val="000000" w:themeColor="text1"/>
        </w:rPr>
        <w:t>Vor dem Hintergrund ihrer Erfahrungsaufschichtung</w:t>
      </w:r>
      <w:r w:rsidRPr="007310A7">
        <w:rPr>
          <w:color w:val="000000" w:themeColor="text1"/>
        </w:rPr>
        <w:t xml:space="preserve"> </w:t>
      </w:r>
      <w:r w:rsidR="002135A8" w:rsidRPr="007310A7">
        <w:rPr>
          <w:color w:val="000000" w:themeColor="text1"/>
        </w:rPr>
        <w:t xml:space="preserve">erlebt sie </w:t>
      </w:r>
      <w:r w:rsidRPr="007310A7">
        <w:rPr>
          <w:color w:val="000000" w:themeColor="text1"/>
        </w:rPr>
        <w:t xml:space="preserve">ihren Körper eher als veränderungsbedürftiges Objekt, denn als subjektiv erlebten </w:t>
      </w:r>
      <w:r w:rsidR="002135A8" w:rsidRPr="007310A7">
        <w:rPr>
          <w:color w:val="000000" w:themeColor="text1"/>
        </w:rPr>
        <w:t xml:space="preserve">Aspekt </w:t>
      </w:r>
      <w:r w:rsidRPr="007310A7">
        <w:rPr>
          <w:color w:val="000000" w:themeColor="text1"/>
        </w:rPr>
        <w:t>ihres Selbst</w:t>
      </w:r>
      <w:r w:rsidR="002135A8" w:rsidRPr="007310A7">
        <w:rPr>
          <w:color w:val="000000" w:themeColor="text1"/>
        </w:rPr>
        <w:t>.</w:t>
      </w:r>
    </w:p>
    <w:p w14:paraId="5F7EADB6" w14:textId="553852F8" w:rsidR="00E91C72" w:rsidRPr="007310A7" w:rsidRDefault="002135A8" w:rsidP="00A56C0B">
      <w:pPr>
        <w:spacing w:before="240" w:line="360" w:lineRule="auto"/>
        <w:jc w:val="both"/>
        <w:rPr>
          <w:color w:val="000000" w:themeColor="text1"/>
        </w:rPr>
      </w:pPr>
      <w:r w:rsidRPr="007310A7">
        <w:rPr>
          <w:color w:val="000000" w:themeColor="text1"/>
        </w:rPr>
        <w:t xml:space="preserve">Ihre </w:t>
      </w:r>
      <w:r w:rsidR="00E91C72" w:rsidRPr="007310A7">
        <w:rPr>
          <w:color w:val="000000" w:themeColor="text1"/>
        </w:rPr>
        <w:t xml:space="preserve">Entscheidung für </w:t>
      </w:r>
      <w:r w:rsidRPr="007310A7">
        <w:rPr>
          <w:color w:val="000000" w:themeColor="text1"/>
        </w:rPr>
        <w:t xml:space="preserve">die operierende </w:t>
      </w:r>
      <w:r w:rsidR="00E91C72" w:rsidRPr="007310A7">
        <w:rPr>
          <w:color w:val="000000" w:themeColor="text1"/>
        </w:rPr>
        <w:t xml:space="preserve">Klinik beschreibt Valerie </w:t>
      </w:r>
      <w:r w:rsidRPr="007310A7">
        <w:rPr>
          <w:color w:val="000000" w:themeColor="text1"/>
        </w:rPr>
        <w:t>folgendermaßen:</w:t>
      </w:r>
    </w:p>
    <w:p w14:paraId="04115833" w14:textId="59EDC939" w:rsidR="00E91C72" w:rsidRPr="007310A7" w:rsidRDefault="00E91C72" w:rsidP="00A56C0B">
      <w:pPr>
        <w:spacing w:before="240" w:after="240" w:line="360" w:lineRule="auto"/>
        <w:ind w:left="567" w:right="509"/>
        <w:jc w:val="both"/>
        <w:rPr>
          <w:color w:val="000000" w:themeColor="text1"/>
          <w:sz w:val="22"/>
          <w:szCs w:val="22"/>
        </w:rPr>
      </w:pPr>
      <w:bookmarkStart w:id="66" w:name="_Hlk232696085"/>
      <w:r w:rsidRPr="007310A7">
        <w:rPr>
          <w:color w:val="000000" w:themeColor="text1"/>
          <w:sz w:val="22"/>
          <w:szCs w:val="22"/>
        </w:rPr>
        <w:t xml:space="preserve">„hat aber </w:t>
      </w:r>
      <w:r w:rsidRPr="007310A7">
        <w:rPr>
          <w:b/>
          <w:color w:val="000000" w:themeColor="text1"/>
          <w:sz w:val="22"/>
          <w:szCs w:val="22"/>
        </w:rPr>
        <w:t>dennoch</w:t>
      </w:r>
      <w:r w:rsidRPr="007310A7">
        <w:rPr>
          <w:color w:val="000000" w:themeColor="text1"/>
          <w:sz w:val="22"/>
          <w:szCs w:val="22"/>
        </w:rPr>
        <w:t xml:space="preserve"> (1) ja, ein </w:t>
      </w:r>
      <w:proofErr w:type="spellStart"/>
      <w:r w:rsidRPr="007310A7">
        <w:rPr>
          <w:color w:val="000000" w:themeColor="text1"/>
          <w:sz w:val="22"/>
          <w:szCs w:val="22"/>
        </w:rPr>
        <w:t>einhalb</w:t>
      </w:r>
      <w:proofErr w:type="spellEnd"/>
      <w:r w:rsidRPr="007310A7">
        <w:rPr>
          <w:color w:val="000000" w:themeColor="text1"/>
          <w:sz w:val="22"/>
          <w:szCs w:val="22"/>
        </w:rPr>
        <w:t xml:space="preserve"> zwei Jahre</w:t>
      </w:r>
      <w:r w:rsidRPr="007310A7">
        <w:rPr>
          <w:b/>
          <w:color w:val="000000" w:themeColor="text1"/>
          <w:sz w:val="22"/>
          <w:szCs w:val="22"/>
        </w:rPr>
        <w:t xml:space="preserve"> gedauert</w:t>
      </w:r>
      <w:r w:rsidRPr="007310A7">
        <w:rPr>
          <w:color w:val="000000" w:themeColor="text1"/>
          <w:sz w:val="22"/>
          <w:szCs w:val="22"/>
        </w:rPr>
        <w:t xml:space="preserve">, bis man natürlich dann (2) so, des, richtige gefunden </w:t>
      </w:r>
      <w:proofErr w:type="spellStart"/>
      <w:r w:rsidRPr="007310A7">
        <w:rPr>
          <w:color w:val="000000" w:themeColor="text1"/>
          <w:sz w:val="22"/>
          <w:szCs w:val="22"/>
        </w:rPr>
        <w:t>ha:t</w:t>
      </w:r>
      <w:proofErr w:type="spellEnd"/>
      <w:r w:rsidRPr="007310A7">
        <w:rPr>
          <w:color w:val="000000" w:themeColor="text1"/>
          <w:sz w:val="22"/>
          <w:szCs w:val="22"/>
        </w:rPr>
        <w:t xml:space="preserve"> und den OP: Termin </w:t>
      </w:r>
      <w:r w:rsidR="002135A8" w:rsidRPr="007310A7">
        <w:rPr>
          <w:color w:val="000000" w:themeColor="text1"/>
          <w:sz w:val="22"/>
          <w:szCs w:val="22"/>
        </w:rPr>
        <w:t>hatte“</w:t>
      </w:r>
    </w:p>
    <w:bookmarkEnd w:id="66"/>
    <w:p w14:paraId="020B7438" w14:textId="79FE2E63" w:rsidR="00E91C72" w:rsidRPr="007310A7" w:rsidRDefault="002135A8" w:rsidP="0078702F">
      <w:pPr>
        <w:spacing w:line="360" w:lineRule="auto"/>
        <w:jc w:val="both"/>
        <w:rPr>
          <w:color w:val="000000" w:themeColor="text1"/>
        </w:rPr>
      </w:pPr>
      <w:r w:rsidRPr="007310A7">
        <w:rPr>
          <w:color w:val="000000" w:themeColor="text1"/>
        </w:rPr>
        <w:t>Die</w:t>
      </w:r>
      <w:r w:rsidR="00E91C72" w:rsidRPr="007310A7">
        <w:rPr>
          <w:color w:val="000000" w:themeColor="text1"/>
        </w:rPr>
        <w:t xml:space="preserve"> Sequenz</w:t>
      </w:r>
      <w:r w:rsidRPr="007310A7">
        <w:rPr>
          <w:color w:val="000000" w:themeColor="text1"/>
        </w:rPr>
        <w:t xml:space="preserve"> verdeutlicht</w:t>
      </w:r>
      <w:r w:rsidR="00E91C72" w:rsidRPr="007310A7">
        <w:rPr>
          <w:color w:val="000000" w:themeColor="text1"/>
        </w:rPr>
        <w:t xml:space="preserve">, dass es </w:t>
      </w:r>
      <w:r w:rsidRPr="007310A7">
        <w:rPr>
          <w:color w:val="000000" w:themeColor="text1"/>
        </w:rPr>
        <w:t xml:space="preserve">nicht </w:t>
      </w:r>
      <w:r w:rsidR="00E91C72" w:rsidRPr="007310A7">
        <w:rPr>
          <w:color w:val="000000" w:themeColor="text1"/>
        </w:rPr>
        <w:t xml:space="preserve">um </w:t>
      </w:r>
      <w:r w:rsidRPr="007310A7">
        <w:rPr>
          <w:color w:val="000000" w:themeColor="text1"/>
        </w:rPr>
        <w:t xml:space="preserve">ihre persönliche </w:t>
      </w:r>
      <w:r w:rsidR="00E91C72" w:rsidRPr="007310A7">
        <w:rPr>
          <w:color w:val="000000" w:themeColor="text1"/>
        </w:rPr>
        <w:t>Entscheidung für oder gegen einen Eingriff geht, sondern überwiegend um die Art der praktischen Umsetzung. Da Valerie zu den Auswahlkriterien von Klinik und O</w:t>
      </w:r>
      <w:r w:rsidRPr="007310A7">
        <w:rPr>
          <w:color w:val="000000" w:themeColor="text1"/>
        </w:rPr>
        <w:t>perations</w:t>
      </w:r>
      <w:r w:rsidR="00E91C72" w:rsidRPr="007310A7">
        <w:rPr>
          <w:color w:val="000000" w:themeColor="text1"/>
        </w:rPr>
        <w:t>-Technik keine genaueren Angaben mach</w:t>
      </w:r>
      <w:r w:rsidRPr="007310A7">
        <w:rPr>
          <w:color w:val="000000" w:themeColor="text1"/>
        </w:rPr>
        <w:t>en kann</w:t>
      </w:r>
      <w:r w:rsidR="00E91C72" w:rsidRPr="007310A7">
        <w:rPr>
          <w:color w:val="000000" w:themeColor="text1"/>
        </w:rPr>
        <w:t xml:space="preserve"> und zudem das unpersönliche bzw. </w:t>
      </w:r>
      <w:proofErr w:type="spellStart"/>
      <w:r w:rsidR="00E91C72" w:rsidRPr="007310A7">
        <w:rPr>
          <w:color w:val="000000" w:themeColor="text1"/>
        </w:rPr>
        <w:t>verkollektivierende</w:t>
      </w:r>
      <w:proofErr w:type="spellEnd"/>
      <w:r w:rsidR="00E91C72" w:rsidRPr="007310A7">
        <w:rPr>
          <w:color w:val="000000" w:themeColor="text1"/>
        </w:rPr>
        <w:t xml:space="preserve"> Pronomen man verwendet, liegt nahe, dass </w:t>
      </w:r>
      <w:r w:rsidRPr="007310A7">
        <w:rPr>
          <w:color w:val="000000" w:themeColor="text1"/>
        </w:rPr>
        <w:t xml:space="preserve">die </w:t>
      </w:r>
      <w:r w:rsidR="00E91C72" w:rsidRPr="007310A7">
        <w:rPr>
          <w:color w:val="000000" w:themeColor="text1"/>
        </w:rPr>
        <w:t xml:space="preserve">Entscheidung </w:t>
      </w:r>
      <w:r w:rsidRPr="007310A7">
        <w:rPr>
          <w:color w:val="000000" w:themeColor="text1"/>
        </w:rPr>
        <w:t xml:space="preserve">für die konkrete Klinik primär </w:t>
      </w:r>
      <w:r w:rsidR="00E91C72" w:rsidRPr="007310A7">
        <w:rPr>
          <w:color w:val="000000" w:themeColor="text1"/>
        </w:rPr>
        <w:t>ihre Mutter bzw. ihre Eltern getroffen haben</w:t>
      </w:r>
      <w:r w:rsidRPr="007310A7">
        <w:rPr>
          <w:color w:val="000000" w:themeColor="text1"/>
        </w:rPr>
        <w:t xml:space="preserve">. </w:t>
      </w:r>
      <w:r w:rsidR="00E91C72" w:rsidRPr="007310A7">
        <w:rPr>
          <w:color w:val="000000" w:themeColor="text1"/>
        </w:rPr>
        <w:t xml:space="preserve">Ähnlich distanziert beschreibt sie das Aufklärungsgespräch, dass ein behandelnder Arzt mit ihr in der Klinik, in der die </w:t>
      </w:r>
      <w:proofErr w:type="spellStart"/>
      <w:r w:rsidR="00E91C72" w:rsidRPr="007310A7">
        <w:rPr>
          <w:color w:val="000000" w:themeColor="text1"/>
        </w:rPr>
        <w:t>Vaginoplastik</w:t>
      </w:r>
      <w:proofErr w:type="spellEnd"/>
      <w:r w:rsidR="00E91C72" w:rsidRPr="007310A7">
        <w:rPr>
          <w:color w:val="000000" w:themeColor="text1"/>
        </w:rPr>
        <w:t xml:space="preserve"> durchgeführt wird führt:</w:t>
      </w:r>
    </w:p>
    <w:p w14:paraId="0C76298A" w14:textId="77777777" w:rsidR="00E91C72" w:rsidRPr="007310A7" w:rsidRDefault="00E91C72" w:rsidP="00A56C0B">
      <w:pPr>
        <w:spacing w:before="240" w:after="240" w:line="360" w:lineRule="auto"/>
        <w:ind w:left="567" w:right="509"/>
        <w:jc w:val="both"/>
        <w:rPr>
          <w:color w:val="000000" w:themeColor="text1"/>
          <w:sz w:val="22"/>
          <w:szCs w:val="22"/>
        </w:rPr>
      </w:pPr>
      <w:r w:rsidRPr="007310A7">
        <w:rPr>
          <w:color w:val="000000" w:themeColor="text1"/>
          <w:sz w:val="22"/>
          <w:szCs w:val="22"/>
        </w:rPr>
        <w:lastRenderedPageBreak/>
        <w:t xml:space="preserve">„ich weiß noch zum Beispiel vor, dem </w:t>
      </w:r>
      <w:proofErr w:type="spellStart"/>
      <w:r w:rsidRPr="007310A7">
        <w:rPr>
          <w:b/>
          <w:color w:val="000000" w:themeColor="text1"/>
          <w:sz w:val="22"/>
          <w:szCs w:val="22"/>
        </w:rPr>
        <w:t>Aufklärungsgesprä:ch</w:t>
      </w:r>
      <w:proofErr w:type="spellEnd"/>
      <w:r w:rsidRPr="007310A7">
        <w:rPr>
          <w:color w:val="000000" w:themeColor="text1"/>
          <w:sz w:val="22"/>
          <w:szCs w:val="22"/>
        </w:rPr>
        <w:t xml:space="preserve"> (1) ähm wollte der Arzt mit mir </w:t>
      </w:r>
      <w:r w:rsidRPr="007310A7">
        <w:rPr>
          <w:b/>
          <w:color w:val="000000" w:themeColor="text1"/>
          <w:sz w:val="22"/>
          <w:szCs w:val="22"/>
        </w:rPr>
        <w:t>sprechen</w:t>
      </w:r>
      <w:r w:rsidRPr="007310A7">
        <w:rPr>
          <w:color w:val="000000" w:themeColor="text1"/>
          <w:sz w:val="22"/>
          <w:szCs w:val="22"/>
        </w:rPr>
        <w:t xml:space="preserve">, und hat mich, </w:t>
      </w:r>
      <w:proofErr w:type="spellStart"/>
      <w:r w:rsidRPr="007310A7">
        <w:rPr>
          <w:b/>
          <w:color w:val="000000" w:themeColor="text1"/>
          <w:sz w:val="22"/>
          <w:szCs w:val="22"/>
        </w:rPr>
        <w:t>gefra:gt</w:t>
      </w:r>
      <w:proofErr w:type="spellEnd"/>
      <w:r w:rsidRPr="007310A7">
        <w:rPr>
          <w:color w:val="000000" w:themeColor="text1"/>
          <w:sz w:val="22"/>
          <w:szCs w:val="22"/>
        </w:rPr>
        <w:t xml:space="preserve"> ob ich denn </w:t>
      </w:r>
      <w:r w:rsidRPr="007310A7">
        <w:rPr>
          <w:b/>
          <w:color w:val="000000" w:themeColor="text1"/>
          <w:sz w:val="22"/>
          <w:szCs w:val="22"/>
        </w:rPr>
        <w:t>weiß,</w:t>
      </w:r>
      <w:r w:rsidRPr="007310A7">
        <w:rPr>
          <w:color w:val="000000" w:themeColor="text1"/>
          <w:sz w:val="22"/>
          <w:szCs w:val="22"/>
        </w:rPr>
        <w:t xml:space="preserve"> was, ähm </w:t>
      </w:r>
      <w:r w:rsidRPr="007310A7">
        <w:rPr>
          <w:b/>
          <w:color w:val="000000" w:themeColor="text1"/>
          <w:sz w:val="22"/>
          <w:szCs w:val="22"/>
        </w:rPr>
        <w:t>gemacht</w:t>
      </w:r>
      <w:r w:rsidRPr="007310A7">
        <w:rPr>
          <w:color w:val="000000" w:themeColor="text1"/>
          <w:sz w:val="22"/>
          <w:szCs w:val="22"/>
        </w:rPr>
        <w:t xml:space="preserve"> </w:t>
      </w:r>
      <w:r w:rsidRPr="007310A7">
        <w:rPr>
          <w:b/>
          <w:color w:val="000000" w:themeColor="text1"/>
          <w:sz w:val="22"/>
          <w:szCs w:val="22"/>
        </w:rPr>
        <w:t xml:space="preserve">wird </w:t>
      </w:r>
      <w:r w:rsidRPr="007310A7">
        <w:rPr>
          <w:color w:val="000000" w:themeColor="text1"/>
          <w:sz w:val="22"/>
          <w:szCs w:val="22"/>
        </w:rPr>
        <w:t>//</w:t>
      </w:r>
      <w:proofErr w:type="spellStart"/>
      <w:r w:rsidRPr="007310A7">
        <w:rPr>
          <w:color w:val="000000" w:themeColor="text1"/>
          <w:sz w:val="22"/>
          <w:szCs w:val="22"/>
        </w:rPr>
        <w:t>mhm</w:t>
      </w:r>
      <w:proofErr w:type="spellEnd"/>
      <w:r w:rsidRPr="007310A7">
        <w:rPr>
          <w:color w:val="000000" w:themeColor="text1"/>
          <w:sz w:val="22"/>
          <w:szCs w:val="22"/>
        </w:rPr>
        <w:t xml:space="preserve">// u:nd (1) ich hab ihm was </w:t>
      </w:r>
      <w:r w:rsidRPr="007310A7">
        <w:rPr>
          <w:b/>
          <w:color w:val="000000" w:themeColor="text1"/>
          <w:sz w:val="22"/>
          <w:szCs w:val="22"/>
        </w:rPr>
        <w:t>vollkommen anderes</w:t>
      </w:r>
      <w:r w:rsidRPr="007310A7">
        <w:rPr>
          <w:color w:val="000000" w:themeColor="text1"/>
          <w:sz w:val="22"/>
          <w:szCs w:val="22"/>
        </w:rPr>
        <w:t xml:space="preserve"> </w:t>
      </w:r>
      <w:r w:rsidRPr="007310A7">
        <w:rPr>
          <w:b/>
          <w:color w:val="000000" w:themeColor="text1"/>
          <w:sz w:val="22"/>
          <w:szCs w:val="22"/>
        </w:rPr>
        <w:t>erzählt</w:t>
      </w:r>
      <w:r w:rsidRPr="007310A7">
        <w:rPr>
          <w:color w:val="000000" w:themeColor="text1"/>
          <w:sz w:val="22"/>
          <w:szCs w:val="22"/>
        </w:rPr>
        <w:t xml:space="preserve"> (1) ((spricht schneller)) also ich </w:t>
      </w:r>
      <w:proofErr w:type="spellStart"/>
      <w:r w:rsidRPr="007310A7">
        <w:rPr>
          <w:color w:val="000000" w:themeColor="text1"/>
          <w:sz w:val="22"/>
          <w:szCs w:val="22"/>
        </w:rPr>
        <w:t>wa:r</w:t>
      </w:r>
      <w:proofErr w:type="spellEnd"/>
      <w:r w:rsidRPr="007310A7">
        <w:rPr>
          <w:color w:val="000000" w:themeColor="text1"/>
          <w:sz w:val="22"/>
          <w:szCs w:val="22"/>
        </w:rPr>
        <w:t xml:space="preserve"> natürlich bei </w:t>
      </w:r>
      <w:r w:rsidRPr="007310A7">
        <w:rPr>
          <w:b/>
          <w:color w:val="000000" w:themeColor="text1"/>
          <w:sz w:val="22"/>
          <w:szCs w:val="22"/>
        </w:rPr>
        <w:t>mehreren</w:t>
      </w:r>
      <w:r w:rsidRPr="007310A7">
        <w:rPr>
          <w:color w:val="000000" w:themeColor="text1"/>
          <w:sz w:val="22"/>
          <w:szCs w:val="22"/>
        </w:rPr>
        <w:t xml:space="preserve"> </w:t>
      </w:r>
      <w:r w:rsidRPr="007310A7">
        <w:rPr>
          <w:b/>
          <w:color w:val="000000" w:themeColor="text1"/>
          <w:sz w:val="22"/>
          <w:szCs w:val="22"/>
        </w:rPr>
        <w:t>Ärzten</w:t>
      </w:r>
      <w:r w:rsidRPr="007310A7">
        <w:rPr>
          <w:color w:val="000000" w:themeColor="text1"/>
          <w:sz w:val="22"/>
          <w:szCs w:val="22"/>
        </w:rPr>
        <w:t xml:space="preserve"> bei so </w:t>
      </w:r>
      <w:proofErr w:type="spellStart"/>
      <w:r w:rsidRPr="007310A7">
        <w:rPr>
          <w:color w:val="000000" w:themeColor="text1"/>
          <w:sz w:val="22"/>
          <w:szCs w:val="22"/>
        </w:rPr>
        <w:t>ner</w:t>
      </w:r>
      <w:proofErr w:type="spellEnd"/>
      <w:r w:rsidRPr="007310A7">
        <w:rPr>
          <w:color w:val="000000" w:themeColor="text1"/>
          <w:sz w:val="22"/>
          <w:szCs w:val="22"/>
        </w:rPr>
        <w:t xml:space="preserve"> großen OP: wir haben uns verschiedene Meinungen </w:t>
      </w:r>
      <w:r w:rsidRPr="007310A7">
        <w:rPr>
          <w:b/>
          <w:color w:val="000000" w:themeColor="text1"/>
          <w:sz w:val="22"/>
          <w:szCs w:val="22"/>
        </w:rPr>
        <w:t>eingeholt</w:t>
      </w:r>
      <w:r w:rsidRPr="007310A7">
        <w:rPr>
          <w:color w:val="000000" w:themeColor="text1"/>
          <w:sz w:val="22"/>
          <w:szCs w:val="22"/>
        </w:rPr>
        <w:t xml:space="preserve"> ((atmet ein)) u:nd, ja des klingt vielleicht </w:t>
      </w:r>
      <w:r w:rsidRPr="007310A7">
        <w:rPr>
          <w:b/>
          <w:color w:val="000000" w:themeColor="text1"/>
          <w:sz w:val="22"/>
          <w:szCs w:val="22"/>
        </w:rPr>
        <w:t>komisch</w:t>
      </w:r>
      <w:r w:rsidRPr="007310A7">
        <w:rPr>
          <w:color w:val="000000" w:themeColor="text1"/>
          <w:sz w:val="22"/>
          <w:szCs w:val="22"/>
        </w:rPr>
        <w:t xml:space="preserve">, aber es war mir </w:t>
      </w:r>
      <w:proofErr w:type="spellStart"/>
      <w:r w:rsidRPr="007310A7">
        <w:rPr>
          <w:b/>
          <w:color w:val="000000" w:themeColor="text1"/>
          <w:sz w:val="22"/>
          <w:szCs w:val="22"/>
        </w:rPr>
        <w:t>ega:l</w:t>
      </w:r>
      <w:proofErr w:type="spellEnd"/>
      <w:r w:rsidRPr="007310A7">
        <w:rPr>
          <w:b/>
          <w:color w:val="000000" w:themeColor="text1"/>
          <w:sz w:val="22"/>
          <w:szCs w:val="22"/>
        </w:rPr>
        <w:t>,</w:t>
      </w:r>
      <w:r w:rsidRPr="007310A7">
        <w:rPr>
          <w:color w:val="000000" w:themeColor="text1"/>
          <w:sz w:val="22"/>
          <w:szCs w:val="22"/>
        </w:rPr>
        <w:t xml:space="preserve"> was gemacht wird //</w:t>
      </w:r>
      <w:proofErr w:type="spellStart"/>
      <w:r w:rsidRPr="007310A7">
        <w:rPr>
          <w:color w:val="000000" w:themeColor="text1"/>
          <w:sz w:val="22"/>
          <w:szCs w:val="22"/>
        </w:rPr>
        <w:t>mhm</w:t>
      </w:r>
      <w:proofErr w:type="spellEnd"/>
      <w:r w:rsidRPr="007310A7">
        <w:rPr>
          <w:color w:val="000000" w:themeColor="text1"/>
          <w:sz w:val="22"/>
          <w:szCs w:val="22"/>
        </w:rPr>
        <w:t xml:space="preserve">// Hauptsache es wird </w:t>
      </w:r>
      <w:r w:rsidRPr="007310A7">
        <w:rPr>
          <w:b/>
          <w:color w:val="000000" w:themeColor="text1"/>
          <w:sz w:val="22"/>
          <w:szCs w:val="22"/>
        </w:rPr>
        <w:t>gemacht</w:t>
      </w:r>
      <w:r w:rsidRPr="007310A7">
        <w:rPr>
          <w:color w:val="000000" w:themeColor="text1"/>
          <w:sz w:val="22"/>
          <w:szCs w:val="22"/>
        </w:rPr>
        <w:t xml:space="preserve"> (1) und Hauptsache, es (1) ja, ((lachend)) </w:t>
      </w:r>
      <w:proofErr w:type="spellStart"/>
      <w:r w:rsidRPr="007310A7">
        <w:rPr>
          <w:b/>
          <w:color w:val="000000" w:themeColor="text1"/>
          <w:sz w:val="22"/>
          <w:szCs w:val="22"/>
        </w:rPr>
        <w:t>funktioni:ert</w:t>
      </w:r>
      <w:proofErr w:type="spellEnd"/>
      <w:r w:rsidRPr="007310A7">
        <w:rPr>
          <w:b/>
          <w:color w:val="000000" w:themeColor="text1"/>
          <w:sz w:val="22"/>
          <w:szCs w:val="22"/>
        </w:rPr>
        <w:t xml:space="preserve">, </w:t>
      </w:r>
      <w:r w:rsidRPr="007310A7">
        <w:rPr>
          <w:color w:val="000000" w:themeColor="text1"/>
          <w:sz w:val="22"/>
          <w:szCs w:val="22"/>
        </w:rPr>
        <w:t xml:space="preserve">am Ende ((atmet ein)) und, dann hab ich ihm von einem </w:t>
      </w:r>
      <w:r w:rsidRPr="007310A7">
        <w:rPr>
          <w:b/>
          <w:color w:val="000000" w:themeColor="text1"/>
          <w:sz w:val="22"/>
          <w:szCs w:val="22"/>
        </w:rPr>
        <w:t>vollkommen anderen Eingriff</w:t>
      </w:r>
      <w:r w:rsidRPr="007310A7">
        <w:rPr>
          <w:color w:val="000000" w:themeColor="text1"/>
          <w:sz w:val="22"/>
          <w:szCs w:val="22"/>
        </w:rPr>
        <w:t xml:space="preserve"> </w:t>
      </w:r>
      <w:proofErr w:type="spellStart"/>
      <w:r w:rsidRPr="007310A7">
        <w:rPr>
          <w:color w:val="000000" w:themeColor="text1"/>
          <w:sz w:val="22"/>
          <w:szCs w:val="22"/>
        </w:rPr>
        <w:t>erzä:hlt</w:t>
      </w:r>
      <w:proofErr w:type="spellEnd"/>
      <w:r w:rsidRPr="007310A7">
        <w:rPr>
          <w:color w:val="000000" w:themeColor="text1"/>
          <w:sz w:val="22"/>
          <w:szCs w:val="22"/>
        </w:rPr>
        <w:t xml:space="preserve"> weil ich irgendwie so: (1) durch den Wind </w:t>
      </w:r>
      <w:proofErr w:type="spellStart"/>
      <w:r w:rsidRPr="007310A7">
        <w:rPr>
          <w:b/>
          <w:color w:val="000000" w:themeColor="text1"/>
          <w:sz w:val="22"/>
          <w:szCs w:val="22"/>
        </w:rPr>
        <w:t>wa:r</w:t>
      </w:r>
      <w:proofErr w:type="spellEnd"/>
      <w:r w:rsidRPr="007310A7">
        <w:rPr>
          <w:color w:val="000000" w:themeColor="text1"/>
          <w:sz w:val="22"/>
          <w:szCs w:val="22"/>
        </w:rPr>
        <w:t xml:space="preserve"> (1) oder (1) ja,((spricht schneller))  weil ich=s wahrscheinlich einfach verdrängt hab oder </w:t>
      </w:r>
      <w:proofErr w:type="spellStart"/>
      <w:r w:rsidRPr="007310A7">
        <w:rPr>
          <w:color w:val="000000" w:themeColor="text1"/>
          <w:sz w:val="22"/>
          <w:szCs w:val="22"/>
        </w:rPr>
        <w:t>nich</w:t>
      </w:r>
      <w:proofErr w:type="spellEnd"/>
      <w:r w:rsidRPr="007310A7">
        <w:rPr>
          <w:color w:val="000000" w:themeColor="text1"/>
          <w:sz w:val="22"/>
          <w:szCs w:val="22"/>
        </w:rPr>
        <w:t xml:space="preserve"> drüber nachgedacht hab und ((atmet ein)) da weiß ich noch war </w:t>
      </w:r>
      <w:r w:rsidRPr="007310A7">
        <w:rPr>
          <w:b/>
          <w:color w:val="000000" w:themeColor="text1"/>
          <w:sz w:val="22"/>
          <w:szCs w:val="22"/>
        </w:rPr>
        <w:t>e:r</w:t>
      </w:r>
      <w:r w:rsidRPr="007310A7">
        <w:rPr>
          <w:color w:val="000000" w:themeColor="text1"/>
          <w:sz w:val="22"/>
          <w:szCs w:val="22"/>
        </w:rPr>
        <w:t xml:space="preserve"> so bisschen, </w:t>
      </w:r>
      <w:proofErr w:type="spellStart"/>
      <w:r w:rsidRPr="007310A7">
        <w:rPr>
          <w:b/>
          <w:color w:val="000000" w:themeColor="text1"/>
          <w:sz w:val="22"/>
          <w:szCs w:val="22"/>
        </w:rPr>
        <w:t>iritiert</w:t>
      </w:r>
      <w:proofErr w:type="spellEnd"/>
      <w:r w:rsidRPr="007310A7">
        <w:rPr>
          <w:color w:val="000000" w:themeColor="text1"/>
          <w:sz w:val="22"/>
          <w:szCs w:val="22"/>
        </w:rPr>
        <w:t xml:space="preserve"> das ich </w:t>
      </w:r>
      <w:proofErr w:type="spellStart"/>
      <w:r w:rsidRPr="007310A7">
        <w:rPr>
          <w:color w:val="000000" w:themeColor="text1"/>
          <w:sz w:val="22"/>
          <w:szCs w:val="22"/>
        </w:rPr>
        <w:t>nich</w:t>
      </w:r>
      <w:proofErr w:type="spellEnd"/>
      <w:r w:rsidRPr="007310A7">
        <w:rPr>
          <w:color w:val="000000" w:themeColor="text1"/>
          <w:sz w:val="22"/>
          <w:szCs w:val="22"/>
        </w:rPr>
        <w:t xml:space="preserve"> wusste ((lachend)) </w:t>
      </w:r>
      <w:r w:rsidRPr="007310A7">
        <w:rPr>
          <w:b/>
          <w:color w:val="000000" w:themeColor="text1"/>
          <w:sz w:val="22"/>
          <w:szCs w:val="22"/>
        </w:rPr>
        <w:t>was</w:t>
      </w:r>
      <w:r w:rsidRPr="007310A7">
        <w:rPr>
          <w:color w:val="000000" w:themeColor="text1"/>
          <w:sz w:val="22"/>
          <w:szCs w:val="22"/>
        </w:rPr>
        <w:t xml:space="preserve"> </w:t>
      </w:r>
      <w:r w:rsidRPr="007310A7">
        <w:rPr>
          <w:b/>
          <w:color w:val="000000" w:themeColor="text1"/>
          <w:sz w:val="22"/>
          <w:szCs w:val="22"/>
        </w:rPr>
        <w:t>los</w:t>
      </w:r>
      <w:r w:rsidRPr="007310A7">
        <w:rPr>
          <w:color w:val="000000" w:themeColor="text1"/>
          <w:sz w:val="22"/>
          <w:szCs w:val="22"/>
        </w:rPr>
        <w:t xml:space="preserve"> </w:t>
      </w:r>
      <w:proofErr w:type="spellStart"/>
      <w:r w:rsidRPr="007310A7">
        <w:rPr>
          <w:b/>
          <w:color w:val="000000" w:themeColor="text1"/>
          <w:sz w:val="22"/>
          <w:szCs w:val="22"/>
        </w:rPr>
        <w:t>is</w:t>
      </w:r>
      <w:proofErr w:type="spellEnd"/>
      <w:r w:rsidRPr="007310A7">
        <w:rPr>
          <w:color w:val="000000" w:themeColor="text1"/>
          <w:sz w:val="22"/>
          <w:szCs w:val="22"/>
        </w:rPr>
        <w:t xml:space="preserve"> ob- </w:t>
      </w:r>
      <w:r w:rsidRPr="007310A7">
        <w:rPr>
          <w:b/>
          <w:color w:val="000000" w:themeColor="text1"/>
          <w:sz w:val="22"/>
          <w:szCs w:val="22"/>
        </w:rPr>
        <w:t>ja:</w:t>
      </w:r>
      <w:r w:rsidRPr="007310A7">
        <w:rPr>
          <w:color w:val="000000" w:themeColor="text1"/>
          <w:sz w:val="22"/>
          <w:szCs w:val="22"/>
        </w:rPr>
        <w:t xml:space="preserve"> (1) ((spricht schneller)) obwohl ich natürlich wusste </w:t>
      </w:r>
      <w:r w:rsidRPr="007310A7">
        <w:rPr>
          <w:b/>
          <w:color w:val="000000" w:themeColor="text1"/>
          <w:sz w:val="22"/>
          <w:szCs w:val="22"/>
        </w:rPr>
        <w:t xml:space="preserve">was los </w:t>
      </w:r>
      <w:proofErr w:type="spellStart"/>
      <w:r w:rsidRPr="007310A7">
        <w:rPr>
          <w:b/>
          <w:color w:val="000000" w:themeColor="text1"/>
          <w:sz w:val="22"/>
          <w:szCs w:val="22"/>
        </w:rPr>
        <w:t>is</w:t>
      </w:r>
      <w:proofErr w:type="spellEnd"/>
      <w:r w:rsidRPr="007310A7">
        <w:rPr>
          <w:color w:val="000000" w:themeColor="text1"/>
          <w:sz w:val="22"/>
          <w:szCs w:val="22"/>
        </w:rPr>
        <w:t xml:space="preserve"> ((lacht)) ((atmet ein)) und dann hat er mir noch mal </w:t>
      </w:r>
      <w:proofErr w:type="spellStart"/>
      <w:r w:rsidRPr="007310A7">
        <w:rPr>
          <w:color w:val="000000" w:themeColor="text1"/>
          <w:sz w:val="22"/>
          <w:szCs w:val="22"/>
        </w:rPr>
        <w:t>erklä:rt</w:t>
      </w:r>
      <w:proofErr w:type="spellEnd"/>
      <w:r w:rsidRPr="007310A7">
        <w:rPr>
          <w:color w:val="000000" w:themeColor="text1"/>
          <w:sz w:val="22"/>
          <w:szCs w:val="22"/>
        </w:rPr>
        <w:t xml:space="preserve"> was </w:t>
      </w:r>
      <w:r w:rsidRPr="007310A7">
        <w:rPr>
          <w:b/>
          <w:color w:val="000000" w:themeColor="text1"/>
          <w:sz w:val="22"/>
          <w:szCs w:val="22"/>
        </w:rPr>
        <w:t>gemacht</w:t>
      </w:r>
      <w:r w:rsidRPr="007310A7">
        <w:rPr>
          <w:color w:val="000000" w:themeColor="text1"/>
          <w:sz w:val="22"/>
          <w:szCs w:val="22"/>
        </w:rPr>
        <w:t xml:space="preserve"> </w:t>
      </w:r>
      <w:proofErr w:type="spellStart"/>
      <w:r w:rsidRPr="007310A7">
        <w:rPr>
          <w:color w:val="000000" w:themeColor="text1"/>
          <w:sz w:val="22"/>
          <w:szCs w:val="22"/>
        </w:rPr>
        <w:t>wi:rd</w:t>
      </w:r>
      <w:proofErr w:type="spellEnd"/>
      <w:r w:rsidRPr="007310A7">
        <w:rPr>
          <w:color w:val="000000" w:themeColor="text1"/>
          <w:sz w:val="22"/>
          <w:szCs w:val="22"/>
        </w:rPr>
        <w:t xml:space="preserve"> (1) </w:t>
      </w:r>
    </w:p>
    <w:p w14:paraId="40693F5D" w14:textId="77777777" w:rsidR="002135A8" w:rsidRPr="007310A7" w:rsidRDefault="00E91C72" w:rsidP="0078702F">
      <w:pPr>
        <w:spacing w:line="360" w:lineRule="auto"/>
        <w:jc w:val="both"/>
        <w:rPr>
          <w:color w:val="000000" w:themeColor="text1"/>
        </w:rPr>
      </w:pPr>
      <w:r w:rsidRPr="007310A7">
        <w:rPr>
          <w:color w:val="000000" w:themeColor="text1"/>
        </w:rPr>
        <w:t xml:space="preserve">Hier wird eindrücklich deutlich, wie wenig für Valerie eine Behandlungsentscheidung im engeren Sinne möglich ist. </w:t>
      </w:r>
      <w:r w:rsidR="002135A8" w:rsidRPr="007310A7">
        <w:rPr>
          <w:color w:val="000000" w:themeColor="text1"/>
        </w:rPr>
        <w:t xml:space="preserve">Die </w:t>
      </w:r>
      <w:r w:rsidRPr="007310A7">
        <w:rPr>
          <w:color w:val="000000" w:themeColor="text1"/>
        </w:rPr>
        <w:t xml:space="preserve">Aufklärungssituation </w:t>
      </w:r>
      <w:r w:rsidR="002135A8" w:rsidRPr="007310A7">
        <w:rPr>
          <w:color w:val="000000" w:themeColor="text1"/>
        </w:rPr>
        <w:t xml:space="preserve">scheint sie eher wie eine Art </w:t>
      </w:r>
      <w:r w:rsidRPr="007310A7">
        <w:rPr>
          <w:color w:val="000000" w:themeColor="text1"/>
        </w:rPr>
        <w:t>Prüfungssituation</w:t>
      </w:r>
      <w:r w:rsidR="002135A8" w:rsidRPr="007310A7">
        <w:rPr>
          <w:color w:val="000000" w:themeColor="text1"/>
        </w:rPr>
        <w:t xml:space="preserve"> zu erleben</w:t>
      </w:r>
      <w:r w:rsidRPr="007310A7">
        <w:rPr>
          <w:color w:val="000000" w:themeColor="text1"/>
        </w:rPr>
        <w:t xml:space="preserve">, in der ihre korrekte Wiedergabe der operativen Eingriffsform abgefragt wird. </w:t>
      </w:r>
      <w:r w:rsidR="00F945A5" w:rsidRPr="007310A7">
        <w:rPr>
          <w:color w:val="000000" w:themeColor="text1"/>
        </w:rPr>
        <w:t>Durch die Situation mitbedingte Emotionen scheinen hier vollständig abwesend zu sein</w:t>
      </w:r>
      <w:r w:rsidR="002135A8" w:rsidRPr="007310A7">
        <w:rPr>
          <w:color w:val="000000" w:themeColor="text1"/>
        </w:rPr>
        <w:t xml:space="preserve">, was erneut für einen dissoziativen Bewältigungsprozess spricht. </w:t>
      </w:r>
    </w:p>
    <w:p w14:paraId="0964B86F" w14:textId="627FF80A" w:rsidR="00E91C72" w:rsidRPr="007310A7" w:rsidRDefault="002135A8" w:rsidP="0078702F">
      <w:pPr>
        <w:spacing w:line="360" w:lineRule="auto"/>
        <w:jc w:val="both"/>
        <w:rPr>
          <w:color w:val="000000" w:themeColor="text1"/>
        </w:rPr>
      </w:pPr>
      <w:r w:rsidRPr="007310A7">
        <w:rPr>
          <w:color w:val="000000" w:themeColor="text1"/>
        </w:rPr>
        <w:t xml:space="preserve">An Hand von Valeries geschlechtsverändernder Behandlungserfahrungen als junge Erwachsene wird eindrücklich deutlich, wie ärztlich vermittelte vergeschlechtlichte Anforderungen die </w:t>
      </w:r>
      <w:r w:rsidR="00E91C72" w:rsidRPr="007310A7">
        <w:rPr>
          <w:color w:val="000000" w:themeColor="text1"/>
        </w:rPr>
        <w:t>Handlungs</w:t>
      </w:r>
      <w:r w:rsidRPr="007310A7">
        <w:rPr>
          <w:color w:val="000000" w:themeColor="text1"/>
        </w:rPr>
        <w:t>- und Gestaltungsmöglichkeiten</w:t>
      </w:r>
      <w:r w:rsidR="00E91C72" w:rsidRPr="007310A7">
        <w:rPr>
          <w:color w:val="000000" w:themeColor="text1"/>
        </w:rPr>
        <w:t xml:space="preserve"> </w:t>
      </w:r>
      <w:r w:rsidRPr="007310A7">
        <w:rPr>
          <w:color w:val="000000" w:themeColor="text1"/>
        </w:rPr>
        <w:t xml:space="preserve">intergeschlechtlicher Menschen massiv limitieren </w:t>
      </w:r>
      <w:r w:rsidR="00E91C72" w:rsidRPr="007310A7">
        <w:rPr>
          <w:color w:val="000000" w:themeColor="text1"/>
        </w:rPr>
        <w:t>können</w:t>
      </w:r>
      <w:r w:rsidRPr="007310A7">
        <w:rPr>
          <w:color w:val="000000" w:themeColor="text1"/>
        </w:rPr>
        <w:t xml:space="preserve">. </w:t>
      </w:r>
      <w:r w:rsidR="00E91C72" w:rsidRPr="007310A7">
        <w:rPr>
          <w:color w:val="000000" w:themeColor="text1"/>
        </w:rPr>
        <w:t>Valerie</w:t>
      </w:r>
      <w:r w:rsidRPr="007310A7">
        <w:rPr>
          <w:color w:val="000000" w:themeColor="text1"/>
        </w:rPr>
        <w:t xml:space="preserve"> übernimmt</w:t>
      </w:r>
      <w:r w:rsidR="00E91C72" w:rsidRPr="007310A7">
        <w:rPr>
          <w:color w:val="000000" w:themeColor="text1"/>
        </w:rPr>
        <w:t xml:space="preserve"> die </w:t>
      </w:r>
      <w:proofErr w:type="spellStart"/>
      <w:r w:rsidR="00E91C72" w:rsidRPr="007310A7">
        <w:rPr>
          <w:color w:val="000000" w:themeColor="text1"/>
        </w:rPr>
        <w:t>heteronomative</w:t>
      </w:r>
      <w:proofErr w:type="spellEnd"/>
      <w:r w:rsidR="00E91C72" w:rsidRPr="007310A7">
        <w:rPr>
          <w:color w:val="000000" w:themeColor="text1"/>
        </w:rPr>
        <w:t xml:space="preserve"> Perspektive ihrer Gynäkologin auf ihren Körper, </w:t>
      </w:r>
      <w:r w:rsidRPr="007310A7">
        <w:rPr>
          <w:color w:val="000000" w:themeColor="text1"/>
        </w:rPr>
        <w:t xml:space="preserve">da </w:t>
      </w:r>
      <w:r w:rsidR="00E91C72" w:rsidRPr="007310A7">
        <w:rPr>
          <w:color w:val="000000" w:themeColor="text1"/>
        </w:rPr>
        <w:t xml:space="preserve">ihr keine alternativen </w:t>
      </w:r>
      <w:r w:rsidRPr="007310A7">
        <w:rPr>
          <w:color w:val="000000" w:themeColor="text1"/>
        </w:rPr>
        <w:t>Deutungs</w:t>
      </w:r>
      <w:r w:rsidR="00E91C72" w:rsidRPr="007310A7">
        <w:rPr>
          <w:color w:val="000000" w:themeColor="text1"/>
        </w:rPr>
        <w:t xml:space="preserve">weisen </w:t>
      </w:r>
      <w:r w:rsidRPr="007310A7">
        <w:rPr>
          <w:color w:val="000000" w:themeColor="text1"/>
        </w:rPr>
        <w:t>– und entsprechenden Handlungsalternativen – zur Verfügung stehen</w:t>
      </w:r>
      <w:r w:rsidR="00E91C72" w:rsidRPr="007310A7">
        <w:rPr>
          <w:color w:val="000000" w:themeColor="text1"/>
        </w:rPr>
        <w:t xml:space="preserve">, die non-normative Sexualitäten zulassen oder affirmieren. </w:t>
      </w:r>
    </w:p>
    <w:p w14:paraId="65E73AD1" w14:textId="471BBC1C" w:rsidR="00E91C72" w:rsidRPr="007310A7" w:rsidRDefault="00E91C72" w:rsidP="00381335">
      <w:pPr>
        <w:spacing w:before="480" w:after="120" w:line="360" w:lineRule="auto"/>
        <w:jc w:val="both"/>
        <w:rPr>
          <w:bCs/>
          <w:i/>
          <w:iCs/>
          <w:color w:val="000000" w:themeColor="text1"/>
        </w:rPr>
      </w:pPr>
      <w:r w:rsidRPr="007310A7">
        <w:rPr>
          <w:bCs/>
          <w:i/>
          <w:iCs/>
          <w:color w:val="000000" w:themeColor="text1"/>
        </w:rPr>
        <w:t xml:space="preserve">Trauma, Stigma und </w:t>
      </w:r>
      <w:r w:rsidR="008557B7" w:rsidRPr="007310A7">
        <w:rPr>
          <w:bCs/>
          <w:i/>
          <w:iCs/>
          <w:color w:val="000000" w:themeColor="text1"/>
        </w:rPr>
        <w:t xml:space="preserve">sich entziehende Erinnerungen </w:t>
      </w:r>
    </w:p>
    <w:p w14:paraId="0BFB4012" w14:textId="234DCD7F" w:rsidR="00E91C72" w:rsidRPr="007310A7" w:rsidRDefault="00E91C72" w:rsidP="0078702F">
      <w:pPr>
        <w:spacing w:line="360" w:lineRule="auto"/>
        <w:jc w:val="both"/>
        <w:rPr>
          <w:color w:val="000000" w:themeColor="text1"/>
        </w:rPr>
      </w:pPr>
      <w:r w:rsidRPr="007310A7">
        <w:rPr>
          <w:color w:val="000000" w:themeColor="text1"/>
        </w:rPr>
        <w:t xml:space="preserve">Valeries Beschreibung des Handlungsverlaufes ab dem </w:t>
      </w:r>
      <w:proofErr w:type="spellStart"/>
      <w:r w:rsidRPr="007310A7">
        <w:rPr>
          <w:color w:val="000000" w:themeColor="text1"/>
        </w:rPr>
        <w:t>Gynäkologiebesuch</w:t>
      </w:r>
      <w:proofErr w:type="spellEnd"/>
      <w:r w:rsidRPr="007310A7">
        <w:rPr>
          <w:color w:val="000000" w:themeColor="text1"/>
        </w:rPr>
        <w:t xml:space="preserve"> ist von Erinnerungsschwierigkeiten geprägt, die sich auch paraverbal </w:t>
      </w:r>
      <w:r w:rsidR="008557B7" w:rsidRPr="007310A7">
        <w:rPr>
          <w:color w:val="000000" w:themeColor="text1"/>
        </w:rPr>
        <w:t xml:space="preserve">in mehrfachen Pausen und Abbrüchen </w:t>
      </w:r>
      <w:r w:rsidRPr="007310A7">
        <w:rPr>
          <w:color w:val="000000" w:themeColor="text1"/>
        </w:rPr>
        <w:t>äußern:</w:t>
      </w:r>
    </w:p>
    <w:p w14:paraId="5F267AEF" w14:textId="0D11A050" w:rsidR="00E91C72" w:rsidRPr="007310A7" w:rsidRDefault="00E91C72" w:rsidP="00A56C0B">
      <w:pPr>
        <w:spacing w:before="240" w:after="240" w:line="360" w:lineRule="auto"/>
        <w:ind w:left="567" w:right="509"/>
        <w:jc w:val="both"/>
        <w:rPr>
          <w:color w:val="000000" w:themeColor="text1"/>
          <w:sz w:val="22"/>
          <w:szCs w:val="22"/>
        </w:rPr>
      </w:pPr>
      <w:r w:rsidRPr="007310A7">
        <w:rPr>
          <w:color w:val="000000" w:themeColor="text1"/>
          <w:sz w:val="22"/>
          <w:szCs w:val="22"/>
        </w:rPr>
        <w:lastRenderedPageBreak/>
        <w:t xml:space="preserve">„aber=ja wie des dann so </w:t>
      </w:r>
      <w:proofErr w:type="spellStart"/>
      <w:r w:rsidRPr="007310A7">
        <w:rPr>
          <w:color w:val="000000" w:themeColor="text1"/>
          <w:sz w:val="22"/>
          <w:szCs w:val="22"/>
        </w:rPr>
        <w:t>is</w:t>
      </w:r>
      <w:proofErr w:type="spellEnd"/>
      <w:r w:rsidRPr="007310A7">
        <w:rPr>
          <w:color w:val="000000" w:themeColor="text1"/>
          <w:sz w:val="22"/>
          <w:szCs w:val="22"/>
        </w:rPr>
        <w:t xml:space="preserve">, sie hat dann eins=zwei Überweisungen glaub ich </w:t>
      </w:r>
      <w:proofErr w:type="spellStart"/>
      <w:r w:rsidRPr="007310A7">
        <w:rPr>
          <w:b/>
          <w:color w:val="000000" w:themeColor="text1"/>
          <w:sz w:val="22"/>
          <w:szCs w:val="22"/>
        </w:rPr>
        <w:t>ausgeste:llt</w:t>
      </w:r>
      <w:proofErr w:type="spellEnd"/>
      <w:r w:rsidRPr="007310A7">
        <w:rPr>
          <w:color w:val="000000" w:themeColor="text1"/>
          <w:sz w:val="22"/>
          <w:szCs w:val="22"/>
        </w:rPr>
        <w:t>,</w:t>
      </w:r>
      <w:r w:rsidRPr="007310A7">
        <w:rPr>
          <w:b/>
          <w:color w:val="000000" w:themeColor="text1"/>
          <w:sz w:val="22"/>
          <w:szCs w:val="22"/>
        </w:rPr>
        <w:t xml:space="preserve"> </w:t>
      </w:r>
      <w:r w:rsidRPr="007310A7">
        <w:rPr>
          <w:color w:val="000000" w:themeColor="text1"/>
          <w:sz w:val="22"/>
          <w:szCs w:val="22"/>
        </w:rPr>
        <w:t xml:space="preserve">u:nd dann warn wir in </w:t>
      </w:r>
      <w:r w:rsidRPr="007310A7">
        <w:rPr>
          <w:b/>
          <w:color w:val="000000" w:themeColor="text1"/>
          <w:sz w:val="22"/>
          <w:szCs w:val="22"/>
        </w:rPr>
        <w:t>zwei=drei</w:t>
      </w:r>
      <w:r w:rsidRPr="007310A7">
        <w:rPr>
          <w:color w:val="000000" w:themeColor="text1"/>
          <w:sz w:val="22"/>
          <w:szCs w:val="22"/>
        </w:rPr>
        <w:t xml:space="preserve"> verschiedenen Kliniken und (1) ((atmet ein)) ja, also es gab auf jeden Fall m- mehrere </w:t>
      </w:r>
      <w:r w:rsidRPr="007310A7">
        <w:rPr>
          <w:b/>
          <w:color w:val="000000" w:themeColor="text1"/>
          <w:sz w:val="22"/>
          <w:szCs w:val="22"/>
        </w:rPr>
        <w:t>Methoden</w:t>
      </w:r>
      <w:r w:rsidRPr="007310A7">
        <w:rPr>
          <w:color w:val="000000" w:themeColor="text1"/>
          <w:sz w:val="22"/>
          <w:szCs w:val="22"/>
        </w:rPr>
        <w:t xml:space="preserve"> (2) wie man das </w:t>
      </w:r>
      <w:r w:rsidRPr="007310A7">
        <w:rPr>
          <w:b/>
          <w:color w:val="000000" w:themeColor="text1"/>
          <w:sz w:val="22"/>
          <w:szCs w:val="22"/>
        </w:rPr>
        <w:t>macht</w:t>
      </w:r>
      <w:r w:rsidRPr="007310A7">
        <w:rPr>
          <w:color w:val="000000" w:themeColor="text1"/>
          <w:sz w:val="22"/>
          <w:szCs w:val="22"/>
        </w:rPr>
        <w:t xml:space="preserve">, ähm (2) </w:t>
      </w:r>
      <w:r w:rsidRPr="007310A7">
        <w:rPr>
          <w:b/>
          <w:color w:val="000000" w:themeColor="text1"/>
          <w:sz w:val="22"/>
          <w:szCs w:val="22"/>
        </w:rPr>
        <w:t>ja</w:t>
      </w:r>
      <w:r w:rsidRPr="007310A7">
        <w:rPr>
          <w:color w:val="000000" w:themeColor="text1"/>
          <w:sz w:val="22"/>
          <w:szCs w:val="22"/>
        </w:rPr>
        <w:t xml:space="preserve">, und i- wir </w:t>
      </w:r>
      <w:proofErr w:type="spellStart"/>
      <w:r w:rsidRPr="007310A7">
        <w:rPr>
          <w:color w:val="000000" w:themeColor="text1"/>
          <w:sz w:val="22"/>
          <w:szCs w:val="22"/>
        </w:rPr>
        <w:t>ham</w:t>
      </w:r>
      <w:proofErr w:type="spellEnd"/>
      <w:r w:rsidRPr="007310A7">
        <w:rPr>
          <w:color w:val="000000" w:themeColor="text1"/>
          <w:sz w:val="22"/>
          <w:szCs w:val="22"/>
        </w:rPr>
        <w:t xml:space="preserve"> uns (1) auf jeden Fall auch drei </w:t>
      </w:r>
      <w:r w:rsidRPr="007310A7">
        <w:rPr>
          <w:b/>
          <w:color w:val="000000" w:themeColor="text1"/>
          <w:sz w:val="22"/>
          <w:szCs w:val="22"/>
        </w:rPr>
        <w:t>angehört</w:t>
      </w:r>
      <w:r w:rsidRPr="007310A7">
        <w:rPr>
          <w:color w:val="000000" w:themeColor="text1"/>
          <w:sz w:val="22"/>
          <w:szCs w:val="22"/>
        </w:rPr>
        <w:t>, in drei verschiedenen Städten, drei verschiedenen Kliniken</w:t>
      </w:r>
      <w:r w:rsidR="002135A8" w:rsidRPr="007310A7">
        <w:rPr>
          <w:color w:val="000000" w:themeColor="text1"/>
          <w:sz w:val="22"/>
          <w:szCs w:val="22"/>
        </w:rPr>
        <w:t xml:space="preserve"> (1)</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u:nd (</w:t>
      </w:r>
      <w:r w:rsidR="008557B7" w:rsidRPr="007310A7">
        <w:rPr>
          <w:color w:val="000000" w:themeColor="text1"/>
          <w:sz w:val="22"/>
          <w:szCs w:val="22"/>
        </w:rPr>
        <w:t>4</w:t>
      </w:r>
      <w:r w:rsidRPr="007310A7">
        <w:rPr>
          <w:color w:val="000000" w:themeColor="text1"/>
          <w:sz w:val="22"/>
          <w:szCs w:val="22"/>
        </w:rPr>
        <w:t xml:space="preserve">) </w:t>
      </w:r>
      <w:r w:rsidRPr="007310A7">
        <w:rPr>
          <w:b/>
          <w:color w:val="000000" w:themeColor="text1"/>
          <w:sz w:val="22"/>
          <w:szCs w:val="22"/>
        </w:rPr>
        <w:t>ja</w:t>
      </w:r>
      <w:r w:rsidRPr="007310A7">
        <w:rPr>
          <w:color w:val="000000" w:themeColor="text1"/>
          <w:sz w:val="22"/>
          <w:szCs w:val="22"/>
        </w:rPr>
        <w:t xml:space="preserve"> also, ehrlich=gesagt </w:t>
      </w:r>
      <w:proofErr w:type="spellStart"/>
      <w:r w:rsidRPr="007310A7">
        <w:rPr>
          <w:color w:val="000000" w:themeColor="text1"/>
          <w:sz w:val="22"/>
          <w:szCs w:val="22"/>
        </w:rPr>
        <w:t>erinner</w:t>
      </w:r>
      <w:proofErr w:type="spellEnd"/>
      <w:r w:rsidRPr="007310A7">
        <w:rPr>
          <w:color w:val="000000" w:themeColor="text1"/>
          <w:sz w:val="22"/>
          <w:szCs w:val="22"/>
        </w:rPr>
        <w:t xml:space="preserve"> ich mich gar </w:t>
      </w:r>
      <w:proofErr w:type="spellStart"/>
      <w:r w:rsidRPr="007310A7">
        <w:rPr>
          <w:color w:val="000000" w:themeColor="text1"/>
          <w:sz w:val="22"/>
          <w:szCs w:val="22"/>
        </w:rPr>
        <w:t>nich</w:t>
      </w:r>
      <w:proofErr w:type="spellEnd"/>
      <w:r w:rsidRPr="007310A7">
        <w:rPr>
          <w:color w:val="000000" w:themeColor="text1"/>
          <w:sz w:val="22"/>
          <w:szCs w:val="22"/>
        </w:rPr>
        <w:t xml:space="preserve"> mehr so: an diese Zeit“</w:t>
      </w:r>
    </w:p>
    <w:p w14:paraId="5B2C36D7" w14:textId="41D964FD" w:rsidR="00E91C72" w:rsidRPr="007310A7" w:rsidRDefault="00E91C72" w:rsidP="0078702F">
      <w:pPr>
        <w:spacing w:line="360" w:lineRule="auto"/>
        <w:jc w:val="both"/>
        <w:rPr>
          <w:color w:val="000000" w:themeColor="text1"/>
        </w:rPr>
      </w:pPr>
      <w:r w:rsidRPr="007310A7">
        <w:rPr>
          <w:color w:val="000000" w:themeColor="text1"/>
        </w:rPr>
        <w:t xml:space="preserve">Es handelt es sich um einen Zeitraum von circa </w:t>
      </w:r>
      <w:r w:rsidR="002135A8" w:rsidRPr="007310A7">
        <w:rPr>
          <w:color w:val="000000" w:themeColor="text1"/>
        </w:rPr>
        <w:t>zwei</w:t>
      </w:r>
      <w:r w:rsidRPr="007310A7">
        <w:rPr>
          <w:color w:val="000000" w:themeColor="text1"/>
        </w:rPr>
        <w:t xml:space="preserve"> Jahren an den Valerie sich auch nach mehreren unterstützenden Nachfragen nicht genau erinnern kann. Als sie versucht ihren Krankenhausaufenthalt nach der Vagin</w:t>
      </w:r>
      <w:r w:rsidR="002135A8" w:rsidRPr="007310A7">
        <w:rPr>
          <w:color w:val="000000" w:themeColor="text1"/>
        </w:rPr>
        <w:t>al</w:t>
      </w:r>
      <w:r w:rsidRPr="007310A7">
        <w:rPr>
          <w:color w:val="000000" w:themeColor="text1"/>
        </w:rPr>
        <w:t>-OP detaillierter zu beschreiben werden ebenfalls Erinnerungslücken deutlich. Konkret erin</w:t>
      </w:r>
      <w:r w:rsidR="007C460A" w:rsidRPr="007310A7">
        <w:rPr>
          <w:color w:val="000000" w:themeColor="text1"/>
        </w:rPr>
        <w:t>nert sie</w:t>
      </w:r>
      <w:r w:rsidRPr="007310A7">
        <w:rPr>
          <w:color w:val="000000" w:themeColor="text1"/>
        </w:rPr>
        <w:t>, dass der post-operative Aufenthalt drei Wochen dauert:</w:t>
      </w:r>
    </w:p>
    <w:p w14:paraId="2E31EE05" w14:textId="3BED9A30" w:rsidR="00E91C72" w:rsidRPr="007310A7" w:rsidRDefault="00E91C72" w:rsidP="00A56C0B">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„und also da hab ich </w:t>
      </w:r>
      <w:proofErr w:type="spellStart"/>
      <w:proofErr w:type="gramStart"/>
      <w:r w:rsidRPr="007310A7">
        <w:rPr>
          <w:b/>
          <w:color w:val="000000" w:themeColor="text1"/>
          <w:sz w:val="22"/>
          <w:szCs w:val="22"/>
        </w:rPr>
        <w:t>su:per</w:t>
      </w:r>
      <w:proofErr w:type="spellEnd"/>
      <w:proofErr w:type="gramEnd"/>
      <w:r w:rsidRPr="007310A7">
        <w:rPr>
          <w:b/>
          <w:color w:val="000000" w:themeColor="text1"/>
          <w:sz w:val="22"/>
          <w:szCs w:val="22"/>
        </w:rPr>
        <w:t xml:space="preserve"> </w:t>
      </w:r>
      <w:proofErr w:type="spellStart"/>
      <w:r w:rsidRPr="007310A7">
        <w:rPr>
          <w:b/>
          <w:color w:val="000000" w:themeColor="text1"/>
          <w:sz w:val="22"/>
          <w:szCs w:val="22"/>
        </w:rPr>
        <w:t>vi:el</w:t>
      </w:r>
      <w:proofErr w:type="spellEnd"/>
      <w:r w:rsidRPr="007310A7">
        <w:rPr>
          <w:b/>
          <w:color w:val="000000" w:themeColor="text1"/>
          <w:sz w:val="22"/>
          <w:szCs w:val="22"/>
        </w:rPr>
        <w:t xml:space="preserve"> verdrängt </w:t>
      </w:r>
      <w:r w:rsidRPr="007310A7">
        <w:rPr>
          <w:color w:val="000000" w:themeColor="text1"/>
          <w:sz w:val="22"/>
          <w:szCs w:val="22"/>
        </w:rPr>
        <w:t>also weil, auch, also=</w:t>
      </w:r>
      <w:r w:rsidRPr="007310A7">
        <w:rPr>
          <w:b/>
          <w:color w:val="000000" w:themeColor="text1"/>
          <w:sz w:val="22"/>
          <w:szCs w:val="22"/>
        </w:rPr>
        <w:t>jetzt</w:t>
      </w:r>
      <w:r w:rsidRPr="007310A7">
        <w:rPr>
          <w:color w:val="000000" w:themeColor="text1"/>
          <w:sz w:val="22"/>
          <w:szCs w:val="22"/>
        </w:rPr>
        <w:t xml:space="preserve"> kann mich auch- ((atmet ein)) also ich kann mich </w:t>
      </w:r>
      <w:r w:rsidRPr="007310A7">
        <w:rPr>
          <w:b/>
          <w:color w:val="000000" w:themeColor="text1"/>
          <w:sz w:val="22"/>
          <w:szCs w:val="22"/>
        </w:rPr>
        <w:t xml:space="preserve">NICHT daran erinnern </w:t>
      </w:r>
      <w:r w:rsidRPr="007310A7">
        <w:rPr>
          <w:color w:val="000000" w:themeColor="text1"/>
          <w:sz w:val="22"/>
          <w:szCs w:val="22"/>
        </w:rPr>
        <w:t xml:space="preserve">(1) wie ich mich da </w:t>
      </w:r>
      <w:proofErr w:type="spellStart"/>
      <w:r w:rsidRPr="007310A7">
        <w:rPr>
          <w:b/>
          <w:color w:val="000000" w:themeColor="text1"/>
          <w:sz w:val="22"/>
          <w:szCs w:val="22"/>
        </w:rPr>
        <w:t>gefü:hlt</w:t>
      </w:r>
      <w:proofErr w:type="spellEnd"/>
      <w:r w:rsidRPr="007310A7">
        <w:rPr>
          <w:color w:val="000000" w:themeColor="text1"/>
          <w:sz w:val="22"/>
          <w:szCs w:val="22"/>
        </w:rPr>
        <w:t xml:space="preserve"> hab, oder was da so </w:t>
      </w:r>
      <w:proofErr w:type="spellStart"/>
      <w:r w:rsidRPr="007310A7">
        <w:rPr>
          <w:b/>
          <w:color w:val="000000" w:themeColor="text1"/>
          <w:sz w:val="22"/>
          <w:szCs w:val="22"/>
        </w:rPr>
        <w:t>wa:r</w:t>
      </w:r>
      <w:proofErr w:type="spellEnd"/>
      <w:r w:rsidRPr="007310A7">
        <w:rPr>
          <w:b/>
          <w:color w:val="000000" w:themeColor="text1"/>
          <w:sz w:val="22"/>
          <w:szCs w:val="22"/>
        </w:rPr>
        <w:t>“</w:t>
      </w:r>
    </w:p>
    <w:p w14:paraId="442995F9" w14:textId="26325DF1" w:rsidR="00E91C72" w:rsidRPr="007310A7" w:rsidRDefault="00E91C72" w:rsidP="0078702F">
      <w:pPr>
        <w:spacing w:line="360" w:lineRule="auto"/>
        <w:jc w:val="both"/>
        <w:rPr>
          <w:color w:val="000000" w:themeColor="text1"/>
        </w:rPr>
      </w:pPr>
      <w:r w:rsidRPr="007310A7">
        <w:rPr>
          <w:color w:val="000000" w:themeColor="text1"/>
        </w:rPr>
        <w:t xml:space="preserve">Was Valerie als einen Verdrängungsvorgang beschreibt, lässt sich </w:t>
      </w:r>
      <w:r w:rsidR="002135A8" w:rsidRPr="007310A7">
        <w:rPr>
          <w:color w:val="000000" w:themeColor="text1"/>
        </w:rPr>
        <w:t xml:space="preserve">erneut </w:t>
      </w:r>
      <w:r w:rsidRPr="007310A7">
        <w:rPr>
          <w:color w:val="000000" w:themeColor="text1"/>
        </w:rPr>
        <w:t xml:space="preserve">als dissoziative Reaktion auf </w:t>
      </w:r>
      <w:r w:rsidR="002135A8" w:rsidRPr="007310A7">
        <w:rPr>
          <w:color w:val="000000" w:themeColor="text1"/>
        </w:rPr>
        <w:t xml:space="preserve">die erlebte </w:t>
      </w:r>
      <w:r w:rsidRPr="007310A7">
        <w:rPr>
          <w:color w:val="000000" w:themeColor="text1"/>
        </w:rPr>
        <w:t xml:space="preserve">Traumatisierung begreifen: Valeries Erinnerungsschwierigkeiten </w:t>
      </w:r>
      <w:r w:rsidR="00F604D8" w:rsidRPr="007310A7">
        <w:rPr>
          <w:color w:val="000000" w:themeColor="text1"/>
        </w:rPr>
        <w:t xml:space="preserve">sowie die wiederholte Thematisierung ihrer (scheinbaren) Gefühllosigkeit werden </w:t>
      </w:r>
      <w:r w:rsidRPr="007310A7">
        <w:rPr>
          <w:color w:val="000000" w:themeColor="text1"/>
        </w:rPr>
        <w:t xml:space="preserve">bereits </w:t>
      </w:r>
      <w:r w:rsidR="00F604D8" w:rsidRPr="007310A7">
        <w:rPr>
          <w:color w:val="000000" w:themeColor="text1"/>
        </w:rPr>
        <w:t xml:space="preserve">im Kontext </w:t>
      </w:r>
      <w:r w:rsidRPr="007310A7">
        <w:rPr>
          <w:color w:val="000000" w:themeColor="text1"/>
        </w:rPr>
        <w:t>frü</w:t>
      </w:r>
      <w:r w:rsidR="00F604D8" w:rsidRPr="007310A7">
        <w:rPr>
          <w:color w:val="000000" w:themeColor="text1"/>
        </w:rPr>
        <w:t>her</w:t>
      </w:r>
      <w:r w:rsidRPr="007310A7">
        <w:rPr>
          <w:color w:val="000000" w:themeColor="text1"/>
        </w:rPr>
        <w:t xml:space="preserve"> Medikalisierungserfahrungen </w:t>
      </w:r>
      <w:r w:rsidR="00F604D8" w:rsidRPr="007310A7">
        <w:rPr>
          <w:color w:val="000000" w:themeColor="text1"/>
        </w:rPr>
        <w:t xml:space="preserve">deutlich </w:t>
      </w:r>
      <w:r w:rsidRPr="007310A7">
        <w:rPr>
          <w:color w:val="000000" w:themeColor="text1"/>
        </w:rPr>
        <w:t xml:space="preserve">und ziehen sich durch </w:t>
      </w:r>
      <w:r w:rsidR="002135A8" w:rsidRPr="007310A7">
        <w:rPr>
          <w:color w:val="000000" w:themeColor="text1"/>
        </w:rPr>
        <w:t>den rekonstruierten Fall</w:t>
      </w:r>
      <w:r w:rsidRPr="007310A7">
        <w:rPr>
          <w:color w:val="000000" w:themeColor="text1"/>
        </w:rPr>
        <w:t xml:space="preserve">. </w:t>
      </w:r>
      <w:r w:rsidR="002135A8" w:rsidRPr="007310A7">
        <w:rPr>
          <w:color w:val="000000" w:themeColor="text1"/>
        </w:rPr>
        <w:t xml:space="preserve">Ebenfalls setzt sich die biographisch etablierte und sozial </w:t>
      </w:r>
      <w:r w:rsidRPr="007310A7">
        <w:rPr>
          <w:color w:val="000000" w:themeColor="text1"/>
        </w:rPr>
        <w:t xml:space="preserve">isolierende </w:t>
      </w:r>
      <w:r w:rsidR="002135A8" w:rsidRPr="007310A7">
        <w:rPr>
          <w:color w:val="000000" w:themeColor="text1"/>
        </w:rPr>
        <w:t xml:space="preserve">Strategie des </w:t>
      </w:r>
      <w:r w:rsidRPr="007310A7">
        <w:rPr>
          <w:color w:val="000000" w:themeColor="text1"/>
        </w:rPr>
        <w:t>Stigma-Management</w:t>
      </w:r>
      <w:r w:rsidR="002135A8" w:rsidRPr="007310A7">
        <w:rPr>
          <w:color w:val="000000" w:themeColor="text1"/>
        </w:rPr>
        <w:t xml:space="preserve">s im Anschluss an den Eingriff fort, die </w:t>
      </w:r>
      <w:r w:rsidRPr="007310A7">
        <w:rPr>
          <w:color w:val="000000" w:themeColor="text1"/>
        </w:rPr>
        <w:t>eine emotionale Verarbeitung zusätzlich erschwert. Wie zentral die Geheimhaltung ihrer Intergeschlechtlichkeit bzw. deren Medikalisierung für sie zum Zeitpunkt der Operation ist beschreibt sie in der folgenden Sequenz:</w:t>
      </w:r>
    </w:p>
    <w:p w14:paraId="51F7EB7C" w14:textId="26255B9E" w:rsidR="00E91C72" w:rsidRPr="007310A7" w:rsidRDefault="00E91C72" w:rsidP="008938C0">
      <w:pPr>
        <w:spacing w:before="240" w:after="240" w:line="360" w:lineRule="auto"/>
        <w:ind w:left="567" w:right="509"/>
        <w:jc w:val="both"/>
        <w:rPr>
          <w:color w:val="000000" w:themeColor="text1"/>
          <w:sz w:val="28"/>
          <w:szCs w:val="28"/>
        </w:rPr>
      </w:pPr>
      <w:r w:rsidRPr="007310A7">
        <w:rPr>
          <w:color w:val="000000" w:themeColor="text1"/>
          <w:sz w:val="22"/>
          <w:szCs w:val="22"/>
        </w:rPr>
        <w:t xml:space="preserve">„ähm, zu der </w:t>
      </w:r>
      <w:r w:rsidRPr="007310A7">
        <w:rPr>
          <w:b/>
          <w:color w:val="000000" w:themeColor="text1"/>
          <w:sz w:val="22"/>
          <w:szCs w:val="22"/>
        </w:rPr>
        <w:t>Zeit</w:t>
      </w:r>
      <w:r w:rsidRPr="007310A7">
        <w:rPr>
          <w:color w:val="000000" w:themeColor="text1"/>
          <w:sz w:val="22"/>
          <w:szCs w:val="22"/>
        </w:rPr>
        <w:t xml:space="preserve">, ähm, ich wollte einfach </w:t>
      </w:r>
      <w:proofErr w:type="spellStart"/>
      <w:proofErr w:type="gramStart"/>
      <w:r w:rsidRPr="007310A7">
        <w:rPr>
          <w:color w:val="000000" w:themeColor="text1"/>
          <w:sz w:val="22"/>
          <w:szCs w:val="22"/>
        </w:rPr>
        <w:t>nu:r</w:t>
      </w:r>
      <w:proofErr w:type="spellEnd"/>
      <w:proofErr w:type="gramEnd"/>
      <w:r w:rsidRPr="007310A7">
        <w:rPr>
          <w:color w:val="000000" w:themeColor="text1"/>
          <w:sz w:val="22"/>
          <w:szCs w:val="22"/>
        </w:rPr>
        <w:t xml:space="preserve">, das es schnell </w:t>
      </w:r>
      <w:r w:rsidRPr="007310A7">
        <w:rPr>
          <w:b/>
          <w:color w:val="000000" w:themeColor="text1"/>
          <w:sz w:val="22"/>
          <w:szCs w:val="22"/>
        </w:rPr>
        <w:t xml:space="preserve">vorbeigeht </w:t>
      </w:r>
      <w:r w:rsidRPr="007310A7">
        <w:rPr>
          <w:color w:val="000000" w:themeColor="text1"/>
          <w:sz w:val="22"/>
          <w:szCs w:val="22"/>
        </w:rPr>
        <w:t>und das ich schnell wieder m- in=</w:t>
      </w:r>
      <w:proofErr w:type="spellStart"/>
      <w:r w:rsidRPr="007310A7">
        <w:rPr>
          <w:color w:val="000000" w:themeColor="text1"/>
          <w:sz w:val="22"/>
          <w:szCs w:val="22"/>
        </w:rPr>
        <w:t>meim</w:t>
      </w:r>
      <w:proofErr w:type="spellEnd"/>
      <w:r w:rsidRPr="007310A7">
        <w:rPr>
          <w:color w:val="000000" w:themeColor="text1"/>
          <w:sz w:val="22"/>
          <w:szCs w:val="22"/>
        </w:rPr>
        <w:t xml:space="preserve"> </w:t>
      </w:r>
      <w:proofErr w:type="spellStart"/>
      <w:r w:rsidRPr="007310A7">
        <w:rPr>
          <w:b/>
          <w:color w:val="000000" w:themeColor="text1"/>
          <w:sz w:val="22"/>
          <w:szCs w:val="22"/>
        </w:rPr>
        <w:t>Allta:g</w:t>
      </w:r>
      <w:proofErr w:type="spellEnd"/>
      <w:r w:rsidRPr="007310A7">
        <w:rPr>
          <w:color w:val="000000" w:themeColor="text1"/>
          <w:sz w:val="22"/>
          <w:szCs w:val="22"/>
        </w:rPr>
        <w:t xml:space="preserve"> bin ((atmet ein)) damit es </w:t>
      </w:r>
      <w:proofErr w:type="spellStart"/>
      <w:r w:rsidRPr="007310A7">
        <w:rPr>
          <w:color w:val="000000" w:themeColor="text1"/>
          <w:sz w:val="22"/>
          <w:szCs w:val="22"/>
        </w:rPr>
        <w:t>nich</w:t>
      </w:r>
      <w:proofErr w:type="spellEnd"/>
      <w:r w:rsidRPr="007310A7">
        <w:rPr>
          <w:color w:val="000000" w:themeColor="text1"/>
          <w:sz w:val="22"/>
          <w:szCs w:val="22"/>
        </w:rPr>
        <w:t xml:space="preserve"> so:, </w:t>
      </w:r>
      <w:r w:rsidRPr="007310A7">
        <w:rPr>
          <w:b/>
          <w:color w:val="000000" w:themeColor="text1"/>
          <w:sz w:val="22"/>
          <w:szCs w:val="22"/>
        </w:rPr>
        <w:t>ja</w:t>
      </w:r>
      <w:r w:rsidRPr="007310A7">
        <w:rPr>
          <w:color w:val="000000" w:themeColor="text1"/>
          <w:sz w:val="22"/>
          <w:szCs w:val="22"/>
        </w:rPr>
        <w:t xml:space="preserve"> </w:t>
      </w:r>
      <w:proofErr w:type="spellStart"/>
      <w:r w:rsidRPr="007310A7">
        <w:rPr>
          <w:color w:val="000000" w:themeColor="text1"/>
          <w:sz w:val="22"/>
          <w:szCs w:val="22"/>
        </w:rPr>
        <w:t>nich</w:t>
      </w:r>
      <w:proofErr w:type="spellEnd"/>
      <w:r w:rsidRPr="007310A7">
        <w:rPr>
          <w:color w:val="000000" w:themeColor="text1"/>
          <w:sz w:val="22"/>
          <w:szCs w:val="22"/>
        </w:rPr>
        <w:t xml:space="preserve"> so </w:t>
      </w:r>
      <w:r w:rsidRPr="007310A7">
        <w:rPr>
          <w:b/>
          <w:color w:val="000000" w:themeColor="text1"/>
          <w:sz w:val="22"/>
          <w:szCs w:val="22"/>
        </w:rPr>
        <w:t>auffällt</w:t>
      </w:r>
      <w:r w:rsidRPr="007310A7">
        <w:rPr>
          <w:color w:val="000000" w:themeColor="text1"/>
          <w:sz w:val="22"/>
          <w:szCs w:val="22"/>
        </w:rPr>
        <w:t xml:space="preserve">, das ich lange </w:t>
      </w:r>
      <w:r w:rsidRPr="007310A7">
        <w:rPr>
          <w:b/>
          <w:color w:val="000000" w:themeColor="text1"/>
          <w:sz w:val="22"/>
          <w:szCs w:val="22"/>
        </w:rPr>
        <w:t>weg</w:t>
      </w:r>
      <w:r w:rsidRPr="007310A7">
        <w:rPr>
          <w:color w:val="000000" w:themeColor="text1"/>
          <w:sz w:val="22"/>
          <w:szCs w:val="22"/>
        </w:rPr>
        <w:t xml:space="preserve"> bin (2)“</w:t>
      </w:r>
    </w:p>
    <w:p w14:paraId="5D0261DF" w14:textId="6071A62D" w:rsidR="00E91C72" w:rsidRPr="007310A7" w:rsidRDefault="00E91C72" w:rsidP="0078702F">
      <w:pPr>
        <w:spacing w:line="360" w:lineRule="auto"/>
        <w:jc w:val="both"/>
        <w:rPr>
          <w:color w:val="000000" w:themeColor="text1"/>
        </w:rPr>
      </w:pPr>
      <w:r w:rsidRPr="007310A7">
        <w:rPr>
          <w:color w:val="000000" w:themeColor="text1"/>
        </w:rPr>
        <w:t xml:space="preserve">In der Konsequenz bedeutet die Geheimhaltungsstrategie, dass Valerie – wie bereits in ihrer Kindheit – mit ihren Erlebnissen und Belastungen alleine bleibt und </w:t>
      </w:r>
      <w:r w:rsidRPr="007310A7">
        <w:rPr>
          <w:color w:val="000000" w:themeColor="text1"/>
        </w:rPr>
        <w:lastRenderedPageBreak/>
        <w:t>kaum Unterstützung und emotionale Zuwendung erfährt. Ihr Einsamkeitserleben im Zuge dieser Erfahrung wird in der folgenden Sequenz</w:t>
      </w:r>
      <w:r w:rsidR="008539D2" w:rsidRPr="007310A7">
        <w:rPr>
          <w:color w:val="000000" w:themeColor="text1"/>
        </w:rPr>
        <w:t xml:space="preserve"> besonders</w:t>
      </w:r>
      <w:r w:rsidRPr="007310A7">
        <w:rPr>
          <w:color w:val="000000" w:themeColor="text1"/>
        </w:rPr>
        <w:t xml:space="preserve"> deutlich:</w:t>
      </w:r>
    </w:p>
    <w:p w14:paraId="02CE4002" w14:textId="77777777" w:rsidR="00E91C72" w:rsidRPr="007310A7" w:rsidRDefault="00E91C72" w:rsidP="008938C0">
      <w:pPr>
        <w:spacing w:before="240" w:after="240" w:line="360" w:lineRule="auto"/>
        <w:ind w:left="567" w:right="509"/>
        <w:jc w:val="both"/>
        <w:rPr>
          <w:color w:val="000000" w:themeColor="text1"/>
          <w:sz w:val="22"/>
          <w:szCs w:val="22"/>
        </w:rPr>
      </w:pPr>
      <w:r w:rsidRPr="007310A7">
        <w:rPr>
          <w:color w:val="000000" w:themeColor="text1"/>
          <w:sz w:val="22"/>
          <w:szCs w:val="22"/>
        </w:rPr>
        <w:t xml:space="preserve">„die Zeit </w:t>
      </w:r>
      <w:proofErr w:type="spellStart"/>
      <w:r w:rsidRPr="007310A7">
        <w:rPr>
          <w:b/>
          <w:color w:val="000000" w:themeColor="text1"/>
          <w:sz w:val="22"/>
          <w:szCs w:val="22"/>
        </w:rPr>
        <w:t>dana:ch</w:t>
      </w:r>
      <w:proofErr w:type="spellEnd"/>
      <w:r w:rsidRPr="007310A7">
        <w:rPr>
          <w:color w:val="000000" w:themeColor="text1"/>
          <w:sz w:val="22"/>
          <w:szCs w:val="22"/>
        </w:rPr>
        <w:t xml:space="preserve"> war </w:t>
      </w:r>
      <w:r w:rsidRPr="007310A7">
        <w:rPr>
          <w:b/>
          <w:color w:val="000000" w:themeColor="text1"/>
          <w:sz w:val="22"/>
          <w:szCs w:val="22"/>
        </w:rPr>
        <w:t xml:space="preserve">sehr </w:t>
      </w:r>
      <w:proofErr w:type="spellStart"/>
      <w:r w:rsidRPr="007310A7">
        <w:rPr>
          <w:b/>
          <w:color w:val="000000" w:themeColor="text1"/>
          <w:sz w:val="22"/>
          <w:szCs w:val="22"/>
        </w:rPr>
        <w:t>sehr</w:t>
      </w:r>
      <w:proofErr w:type="spellEnd"/>
      <w:r w:rsidRPr="007310A7">
        <w:rPr>
          <w:b/>
          <w:color w:val="000000" w:themeColor="text1"/>
          <w:sz w:val="22"/>
          <w:szCs w:val="22"/>
        </w:rPr>
        <w:t xml:space="preserve"> schmerzhaft </w:t>
      </w:r>
      <w:r w:rsidRPr="007310A7">
        <w:rPr>
          <w:color w:val="000000" w:themeColor="text1"/>
          <w:sz w:val="22"/>
          <w:szCs w:val="22"/>
        </w:rPr>
        <w:t xml:space="preserve">(1) ähm (2) </w:t>
      </w:r>
      <w:proofErr w:type="gramStart"/>
      <w:r w:rsidRPr="007310A7">
        <w:rPr>
          <w:color w:val="000000" w:themeColor="text1"/>
          <w:sz w:val="22"/>
          <w:szCs w:val="22"/>
        </w:rPr>
        <w:t>u:nd</w:t>
      </w:r>
      <w:proofErr w:type="gramEnd"/>
      <w:r w:rsidRPr="007310A7">
        <w:rPr>
          <w:color w:val="000000" w:themeColor="text1"/>
          <w:sz w:val="22"/>
          <w:szCs w:val="22"/>
        </w:rPr>
        <w:t xml:space="preserve"> (1) ja=also da war ich </w:t>
      </w:r>
      <w:r w:rsidRPr="007310A7">
        <w:rPr>
          <w:b/>
          <w:color w:val="000000" w:themeColor="text1"/>
          <w:sz w:val="22"/>
          <w:szCs w:val="22"/>
        </w:rPr>
        <w:t>viel</w:t>
      </w:r>
      <w:r w:rsidRPr="007310A7">
        <w:rPr>
          <w:color w:val="000000" w:themeColor="text1"/>
          <w:sz w:val="22"/>
          <w:szCs w:val="22"/>
        </w:rPr>
        <w:t xml:space="preserve">, </w:t>
      </w:r>
      <w:r w:rsidRPr="007310A7">
        <w:rPr>
          <w:b/>
          <w:color w:val="000000" w:themeColor="text1"/>
          <w:sz w:val="22"/>
          <w:szCs w:val="22"/>
        </w:rPr>
        <w:t xml:space="preserve">allein </w:t>
      </w:r>
      <w:r w:rsidRPr="007310A7">
        <w:rPr>
          <w:color w:val="000000" w:themeColor="text1"/>
          <w:sz w:val="22"/>
          <w:szCs w:val="22"/>
        </w:rPr>
        <w:t xml:space="preserve">(1) ähm ((spricht abgehackt)) mit, mir, selbst, und, wahr auch in </w:t>
      </w:r>
      <w:proofErr w:type="spellStart"/>
      <w:r w:rsidRPr="007310A7">
        <w:rPr>
          <w:color w:val="000000" w:themeColor="text1"/>
          <w:sz w:val="22"/>
          <w:szCs w:val="22"/>
        </w:rPr>
        <w:t>ner</w:t>
      </w:r>
      <w:proofErr w:type="spellEnd"/>
      <w:r w:rsidRPr="007310A7">
        <w:rPr>
          <w:color w:val="000000" w:themeColor="text1"/>
          <w:sz w:val="22"/>
          <w:szCs w:val="22"/>
        </w:rPr>
        <w:t xml:space="preserve"> </w:t>
      </w:r>
      <w:r w:rsidRPr="007310A7">
        <w:rPr>
          <w:b/>
          <w:color w:val="000000" w:themeColor="text1"/>
          <w:sz w:val="22"/>
          <w:szCs w:val="22"/>
        </w:rPr>
        <w:t>andren Stadt</w:t>
      </w:r>
      <w:r w:rsidRPr="007310A7">
        <w:rPr>
          <w:color w:val="000000" w:themeColor="text1"/>
          <w:sz w:val="22"/>
          <w:szCs w:val="22"/>
        </w:rPr>
        <w:t xml:space="preserve"> also meine Eltern waren auch </w:t>
      </w:r>
      <w:proofErr w:type="spellStart"/>
      <w:r w:rsidRPr="007310A7">
        <w:rPr>
          <w:color w:val="000000" w:themeColor="text1"/>
          <w:sz w:val="22"/>
          <w:szCs w:val="22"/>
        </w:rPr>
        <w:t>nich</w:t>
      </w:r>
      <w:proofErr w:type="spellEnd"/>
      <w:r w:rsidRPr="007310A7">
        <w:rPr>
          <w:color w:val="000000" w:themeColor="text1"/>
          <w:sz w:val="22"/>
          <w:szCs w:val="22"/>
        </w:rPr>
        <w:t xml:space="preserve"> so oft </w:t>
      </w:r>
      <w:r w:rsidRPr="007310A7">
        <w:rPr>
          <w:b/>
          <w:color w:val="000000" w:themeColor="text1"/>
          <w:sz w:val="22"/>
          <w:szCs w:val="22"/>
        </w:rPr>
        <w:t>da:</w:t>
      </w:r>
      <w:r w:rsidRPr="007310A7">
        <w:rPr>
          <w:color w:val="000000" w:themeColor="text1"/>
          <w:sz w:val="22"/>
          <w:szCs w:val="22"/>
        </w:rPr>
        <w:t xml:space="preserve"> (2) und des hab ich aber auch, </w:t>
      </w:r>
      <w:proofErr w:type="spellStart"/>
      <w:r w:rsidRPr="007310A7">
        <w:rPr>
          <w:b/>
          <w:color w:val="000000" w:themeColor="text1"/>
          <w:sz w:val="22"/>
          <w:szCs w:val="22"/>
        </w:rPr>
        <w:t>extre:mst</w:t>
      </w:r>
      <w:proofErr w:type="spellEnd"/>
      <w:r w:rsidRPr="007310A7">
        <w:rPr>
          <w:color w:val="000000" w:themeColor="text1"/>
          <w:sz w:val="22"/>
          <w:szCs w:val="22"/>
        </w:rPr>
        <w:t xml:space="preserve">, </w:t>
      </w:r>
      <w:proofErr w:type="spellStart"/>
      <w:r w:rsidRPr="007310A7">
        <w:rPr>
          <w:b/>
          <w:color w:val="000000" w:themeColor="text1"/>
          <w:sz w:val="22"/>
          <w:szCs w:val="22"/>
        </w:rPr>
        <w:t>verdrä:ngt</w:t>
      </w:r>
      <w:proofErr w:type="spellEnd"/>
      <w:r w:rsidRPr="007310A7">
        <w:rPr>
          <w:b/>
          <w:color w:val="000000" w:themeColor="text1"/>
          <w:sz w:val="22"/>
          <w:szCs w:val="22"/>
        </w:rPr>
        <w:t>“</w:t>
      </w:r>
    </w:p>
    <w:p w14:paraId="5D26607A" w14:textId="77777777" w:rsidR="00E91C72" w:rsidRPr="007310A7" w:rsidRDefault="00E91C72" w:rsidP="00381335">
      <w:pPr>
        <w:spacing w:before="480" w:after="120" w:line="360" w:lineRule="auto"/>
        <w:jc w:val="both"/>
        <w:rPr>
          <w:bCs/>
          <w:i/>
          <w:iCs/>
          <w:color w:val="000000" w:themeColor="text1"/>
        </w:rPr>
      </w:pPr>
      <w:r w:rsidRPr="007310A7">
        <w:rPr>
          <w:bCs/>
          <w:i/>
          <w:iCs/>
          <w:color w:val="000000" w:themeColor="text1"/>
        </w:rPr>
        <w:t>Abitur und Auszug aus dem Elternhaus</w:t>
      </w:r>
    </w:p>
    <w:p w14:paraId="620828A6" w14:textId="51026692" w:rsidR="00FD12DE" w:rsidRPr="007310A7" w:rsidRDefault="00E91C72" w:rsidP="0078702F">
      <w:pPr>
        <w:spacing w:line="360" w:lineRule="auto"/>
        <w:jc w:val="both"/>
        <w:rPr>
          <w:color w:val="000000" w:themeColor="text1"/>
        </w:rPr>
      </w:pPr>
      <w:r w:rsidRPr="007310A7">
        <w:rPr>
          <w:color w:val="000000" w:themeColor="text1"/>
        </w:rPr>
        <w:t xml:space="preserve">Kurz nach dem geschlechtsverändernden Eingriff absolviert Valerie das Abitur. Eine aus der zeitlichen Nähe zwischen Eingriff und Schulabschluss resultierende Belastung thematisiert sie nicht. Ausgehend von ihren biographischen Daten kommt es zu keiner gesundheitlich bedingten Verzögerung des Abschlusses. Unmittelbar nach dem Abitur zieht Valerie mit </w:t>
      </w:r>
      <w:r w:rsidR="002F1549" w:rsidRPr="007310A7">
        <w:rPr>
          <w:color w:val="000000" w:themeColor="text1"/>
        </w:rPr>
        <w:t xml:space="preserve">18 </w:t>
      </w:r>
      <w:r w:rsidRPr="007310A7">
        <w:rPr>
          <w:color w:val="000000" w:themeColor="text1"/>
        </w:rPr>
        <w:t>Jahren von zu Hause aus und beginnt eine Berufsausbildung. Diese Entscheidung begründet sie selbst damit, dass sie „</w:t>
      </w:r>
      <w:r w:rsidRPr="007310A7">
        <w:rPr>
          <w:b/>
          <w:color w:val="000000" w:themeColor="text1"/>
        </w:rPr>
        <w:t>früh</w:t>
      </w:r>
      <w:r w:rsidRPr="007310A7">
        <w:rPr>
          <w:color w:val="000000" w:themeColor="text1"/>
        </w:rPr>
        <w:t xml:space="preserve"> </w:t>
      </w:r>
      <w:proofErr w:type="spellStart"/>
      <w:r w:rsidRPr="007310A7">
        <w:rPr>
          <w:color w:val="000000" w:themeColor="text1"/>
        </w:rPr>
        <w:t>zu hause</w:t>
      </w:r>
      <w:proofErr w:type="spellEnd"/>
      <w:r w:rsidRPr="007310A7">
        <w:rPr>
          <w:color w:val="000000" w:themeColor="text1"/>
        </w:rPr>
        <w:t xml:space="preserve"> </w:t>
      </w:r>
      <w:r w:rsidRPr="007310A7">
        <w:rPr>
          <w:b/>
          <w:color w:val="000000" w:themeColor="text1"/>
        </w:rPr>
        <w:t>weg</w:t>
      </w:r>
      <w:r w:rsidRPr="007310A7">
        <w:rPr>
          <w:color w:val="000000" w:themeColor="text1"/>
        </w:rPr>
        <w:t xml:space="preserve"> und </w:t>
      </w:r>
      <w:r w:rsidRPr="007310A7">
        <w:rPr>
          <w:b/>
          <w:color w:val="000000" w:themeColor="text1"/>
        </w:rPr>
        <w:t>arbeiten</w:t>
      </w:r>
      <w:r w:rsidRPr="007310A7">
        <w:rPr>
          <w:color w:val="000000" w:themeColor="text1"/>
        </w:rPr>
        <w:t xml:space="preserve"> und </w:t>
      </w:r>
      <w:r w:rsidRPr="007310A7">
        <w:rPr>
          <w:b/>
          <w:color w:val="000000" w:themeColor="text1"/>
        </w:rPr>
        <w:t>ausziehen</w:t>
      </w:r>
      <w:r w:rsidRPr="007310A7">
        <w:rPr>
          <w:color w:val="000000" w:themeColor="text1"/>
        </w:rPr>
        <w:t xml:space="preserve">“ wollte. </w:t>
      </w:r>
      <w:r w:rsidR="002F1549" w:rsidRPr="007310A7">
        <w:rPr>
          <w:color w:val="000000" w:themeColor="text1"/>
        </w:rPr>
        <w:t xml:space="preserve">Valeries Auszug </w:t>
      </w:r>
      <w:r w:rsidRPr="007310A7">
        <w:rPr>
          <w:color w:val="000000" w:themeColor="text1"/>
        </w:rPr>
        <w:t>lässt sich zum einen als Ausdruck eines für die Adoleszenz</w:t>
      </w:r>
      <w:r w:rsidR="002F1549" w:rsidRPr="007310A7">
        <w:rPr>
          <w:rStyle w:val="Funotenzeichen"/>
          <w:color w:val="000000" w:themeColor="text1"/>
        </w:rPr>
        <w:footnoteReference w:id="179"/>
      </w:r>
      <w:r w:rsidRPr="007310A7">
        <w:rPr>
          <w:color w:val="000000" w:themeColor="text1"/>
        </w:rPr>
        <w:t xml:space="preserve"> charakteristischen Wunsches nach Unabhängigkeit verstehen. </w:t>
      </w:r>
      <w:r w:rsidR="00367B3F" w:rsidRPr="007310A7">
        <w:rPr>
          <w:color w:val="000000" w:themeColor="text1"/>
        </w:rPr>
        <w:t xml:space="preserve">Dies ist ebenfalls als eine Realisierung von Handlungsmacht zu verstehen. </w:t>
      </w:r>
      <w:r w:rsidRPr="007310A7">
        <w:rPr>
          <w:color w:val="000000" w:themeColor="text1"/>
        </w:rPr>
        <w:t xml:space="preserve">Zum anderen ist </w:t>
      </w:r>
      <w:r w:rsidR="00367B3F" w:rsidRPr="007310A7">
        <w:rPr>
          <w:color w:val="000000" w:themeColor="text1"/>
        </w:rPr>
        <w:t xml:space="preserve">Valeries </w:t>
      </w:r>
      <w:r w:rsidRPr="007310A7">
        <w:rPr>
          <w:color w:val="000000" w:themeColor="text1"/>
        </w:rPr>
        <w:t xml:space="preserve">Bedürfnis nach räumlicher Distanz und finanzieller Unabhängigkeit auch vor dem Hintergrund der </w:t>
      </w:r>
      <w:r w:rsidR="002F1549" w:rsidRPr="007310A7">
        <w:rPr>
          <w:color w:val="000000" w:themeColor="text1"/>
        </w:rPr>
        <w:t xml:space="preserve">wirkmächtigen </w:t>
      </w:r>
      <w:r w:rsidRPr="007310A7">
        <w:rPr>
          <w:color w:val="000000" w:themeColor="text1"/>
        </w:rPr>
        <w:t>familialen Loyalitätsbindung und de</w:t>
      </w:r>
      <w:r w:rsidR="00367B3F" w:rsidRPr="007310A7">
        <w:rPr>
          <w:color w:val="000000" w:themeColor="text1"/>
        </w:rPr>
        <w:t>s</w:t>
      </w:r>
      <w:r w:rsidR="002F1549" w:rsidRPr="007310A7">
        <w:rPr>
          <w:color w:val="000000" w:themeColor="text1"/>
        </w:rPr>
        <w:t xml:space="preserve"> skizzierten Differenzerleben</w:t>
      </w:r>
      <w:r w:rsidR="00367B3F" w:rsidRPr="007310A7">
        <w:rPr>
          <w:color w:val="000000" w:themeColor="text1"/>
        </w:rPr>
        <w:t>s</w:t>
      </w:r>
      <w:r w:rsidR="002F1549" w:rsidRPr="007310A7">
        <w:rPr>
          <w:color w:val="000000" w:themeColor="text1"/>
        </w:rPr>
        <w:t xml:space="preserve"> im Bezug auf ihre Familie </w:t>
      </w:r>
      <w:r w:rsidRPr="007310A7">
        <w:rPr>
          <w:color w:val="000000" w:themeColor="text1"/>
        </w:rPr>
        <w:t>zu verstehen. Mit King und Schwab</w:t>
      </w:r>
      <w:r w:rsidR="00FD452C" w:rsidRPr="007310A7">
        <w:rPr>
          <w:color w:val="000000" w:themeColor="text1"/>
        </w:rPr>
        <w:t xml:space="preserve"> </w:t>
      </w:r>
      <w:r w:rsidR="00FD452C" w:rsidRPr="007310A7">
        <w:rPr>
          <w:color w:val="000000" w:themeColor="text1"/>
        </w:rPr>
        <w:fldChar w:fldCharType="begin"/>
      </w:r>
      <w:r w:rsidR="00FD452C" w:rsidRPr="007310A7">
        <w:rPr>
          <w:color w:val="000000" w:themeColor="text1"/>
        </w:rPr>
        <w:instrText xml:space="preserve"> ADDIN ZOTERO_ITEM CSL_CITATION {"citationID":"HNKrzgbv","properties":{"unsorted":false,"formattedCitation":"(2000)","plainCitation":"(2000)","noteIndex":0},"citationItems":[{"id":1019,"uris":["http://zotero.org/users/local/owKliTIb/items/C9CK5744"],"itemData":{"id":1019,"type":"chapter","container-title":"Adoleszenz und padagogische Praxis","page":"209-232","publisher-place":"Freiburg","title":"Flucht und Asylsuche als Entwicklungsbedingungen der Adoleszenz.","author":[{"family":"King","given":"Vera"},{"family":"Schwab","given":"A."}],"editor":[{"literal":"King"},{"literal":"Muller"}],"issued":{"date-parts":[["2000"]]}},"suppress-author":true}],"schema":"https://github.com/citation-style-language/schema/raw/master/csl-citation.json"} </w:instrText>
      </w:r>
      <w:r w:rsidR="00FD452C" w:rsidRPr="007310A7">
        <w:rPr>
          <w:color w:val="000000" w:themeColor="text1"/>
        </w:rPr>
        <w:fldChar w:fldCharType="separate"/>
      </w:r>
      <w:r w:rsidR="00FD452C" w:rsidRPr="007310A7">
        <w:rPr>
          <w:rFonts w:ascii="Cambria" w:hAnsi="Cambria"/>
          <w:color w:val="000000" w:themeColor="text1"/>
        </w:rPr>
        <w:t>(2000)</w:t>
      </w:r>
      <w:r w:rsidR="00FD452C" w:rsidRPr="007310A7">
        <w:rPr>
          <w:color w:val="000000" w:themeColor="text1"/>
        </w:rPr>
        <w:fldChar w:fldCharType="end"/>
      </w:r>
      <w:r w:rsidRPr="007310A7">
        <w:rPr>
          <w:color w:val="000000" w:themeColor="text1"/>
        </w:rPr>
        <w:t xml:space="preserve"> lässt sich die Adoleszenz migrierter Personen als verdoppelte Transformationsanforderung bezeichnen: Da sich in dieser Lebensphase nicht nur das Verhältnis zum Elternhaus</w:t>
      </w:r>
      <w:r w:rsidR="005A7DC0" w:rsidRPr="007310A7">
        <w:rPr>
          <w:color w:val="000000" w:themeColor="text1"/>
        </w:rPr>
        <w:t>,</w:t>
      </w:r>
      <w:r w:rsidRPr="007310A7">
        <w:rPr>
          <w:color w:val="000000" w:themeColor="text1"/>
        </w:rPr>
        <w:t xml:space="preserve"> sondern auch der Umgang mit der eigenen Migration bzw. der der Eltern grundlegend verändern kann. Valerie beginnt in dieser Umbruchsphase eine Ausbildung, vermutlich innerhalb eines dualen Modells, in dem sie zugleich beginn</w:t>
      </w:r>
      <w:r w:rsidR="00FD12DE" w:rsidRPr="007310A7">
        <w:rPr>
          <w:color w:val="000000" w:themeColor="text1"/>
        </w:rPr>
        <w:t xml:space="preserve">t </w:t>
      </w:r>
      <w:r w:rsidRPr="007310A7">
        <w:rPr>
          <w:color w:val="000000" w:themeColor="text1"/>
        </w:rPr>
        <w:t xml:space="preserve">zu arbeiten und </w:t>
      </w:r>
      <w:r w:rsidR="00FD12DE" w:rsidRPr="007310A7">
        <w:rPr>
          <w:color w:val="000000" w:themeColor="text1"/>
        </w:rPr>
        <w:t xml:space="preserve">durch das verdiente Geld eine eigene Wohnung </w:t>
      </w:r>
      <w:r w:rsidR="00367B3F" w:rsidRPr="007310A7">
        <w:rPr>
          <w:color w:val="000000" w:themeColor="text1"/>
        </w:rPr>
        <w:t>an</w:t>
      </w:r>
      <w:r w:rsidR="00FD12DE" w:rsidRPr="007310A7">
        <w:rPr>
          <w:color w:val="000000" w:themeColor="text1"/>
        </w:rPr>
        <w:t>mieten kann.</w:t>
      </w:r>
    </w:p>
    <w:p w14:paraId="0515612A" w14:textId="03ABF1A7" w:rsidR="00E91C72" w:rsidRPr="007310A7" w:rsidRDefault="00FD12DE" w:rsidP="0078702F">
      <w:pPr>
        <w:spacing w:line="360" w:lineRule="auto"/>
        <w:jc w:val="both"/>
        <w:rPr>
          <w:color w:val="000000" w:themeColor="text1"/>
        </w:rPr>
      </w:pPr>
      <w:r w:rsidRPr="007310A7">
        <w:rPr>
          <w:color w:val="000000" w:themeColor="text1"/>
        </w:rPr>
        <w:lastRenderedPageBreak/>
        <w:t>In der räumlichen und ökonomischen</w:t>
      </w:r>
      <w:r w:rsidR="004F6AAD" w:rsidRPr="007310A7">
        <w:rPr>
          <w:color w:val="000000" w:themeColor="text1"/>
        </w:rPr>
        <w:t xml:space="preserve"> </w:t>
      </w:r>
      <w:r w:rsidR="00367B3F" w:rsidRPr="007310A7">
        <w:rPr>
          <w:color w:val="000000" w:themeColor="text1"/>
        </w:rPr>
        <w:t>Entwicklung</w:t>
      </w:r>
      <w:r w:rsidRPr="007310A7">
        <w:rPr>
          <w:color w:val="000000" w:themeColor="text1"/>
        </w:rPr>
        <w:t xml:space="preserve"> der Biographin deutet sich </w:t>
      </w:r>
      <w:r w:rsidR="00367B3F" w:rsidRPr="007310A7">
        <w:rPr>
          <w:color w:val="000000" w:themeColor="text1"/>
        </w:rPr>
        <w:t xml:space="preserve">jedoch ebenfalls </w:t>
      </w:r>
      <w:r w:rsidRPr="007310A7">
        <w:rPr>
          <w:color w:val="000000" w:themeColor="text1"/>
        </w:rPr>
        <w:t xml:space="preserve">eine gewisse Ambivalenz an: Valerie verlässt </w:t>
      </w:r>
      <w:r w:rsidR="00E91C72" w:rsidRPr="007310A7">
        <w:rPr>
          <w:color w:val="000000" w:themeColor="text1"/>
        </w:rPr>
        <w:t>zwar ihr Elternhaus, nicht jedoch die Region, in der ihre</w:t>
      </w:r>
      <w:r w:rsidR="00367B3F" w:rsidRPr="007310A7">
        <w:rPr>
          <w:color w:val="000000" w:themeColor="text1"/>
        </w:rPr>
        <w:t xml:space="preserve"> Familie lebt</w:t>
      </w:r>
      <w:r w:rsidR="00E91C72" w:rsidRPr="007310A7">
        <w:rPr>
          <w:color w:val="000000" w:themeColor="text1"/>
        </w:rPr>
        <w:t>, so dass regelmäßige Besuche weiterhin möglich sind</w:t>
      </w:r>
      <w:r w:rsidR="00367B3F" w:rsidRPr="007310A7">
        <w:rPr>
          <w:color w:val="000000" w:themeColor="text1"/>
        </w:rPr>
        <w:t xml:space="preserve"> und erfolgen</w:t>
      </w:r>
      <w:r w:rsidR="00E91C72" w:rsidRPr="007310A7">
        <w:rPr>
          <w:color w:val="000000" w:themeColor="text1"/>
        </w:rPr>
        <w:t xml:space="preserve">. </w:t>
      </w:r>
      <w:r w:rsidR="00367B3F" w:rsidRPr="007310A7">
        <w:rPr>
          <w:color w:val="000000" w:themeColor="text1"/>
        </w:rPr>
        <w:t xml:space="preserve">Auch verfolgt sie – wie ihre Eltern und Brüder – zunächst keinen akademischen Bildungsweg. </w:t>
      </w:r>
      <w:r w:rsidR="00E91C72" w:rsidRPr="007310A7">
        <w:rPr>
          <w:color w:val="000000" w:themeColor="text1"/>
        </w:rPr>
        <w:t xml:space="preserve">Somit zeigt sich in Valeries </w:t>
      </w:r>
      <w:r w:rsidR="00367B3F" w:rsidRPr="007310A7">
        <w:rPr>
          <w:color w:val="000000" w:themeColor="text1"/>
        </w:rPr>
        <w:t xml:space="preserve">Auszug und </w:t>
      </w:r>
      <w:r w:rsidR="00E91C72" w:rsidRPr="007310A7">
        <w:rPr>
          <w:color w:val="000000" w:themeColor="text1"/>
        </w:rPr>
        <w:t xml:space="preserve">Berufseinstieg die Gleichzeitigkeit von Nähe und Distanz im Verhältnis zu ihren Eltern, die auch </w:t>
      </w:r>
      <w:r w:rsidR="00367B3F" w:rsidRPr="007310A7">
        <w:rPr>
          <w:color w:val="000000" w:themeColor="text1"/>
        </w:rPr>
        <w:t xml:space="preserve">ihre </w:t>
      </w:r>
      <w:r w:rsidR="00E91C72" w:rsidRPr="007310A7">
        <w:rPr>
          <w:color w:val="000000" w:themeColor="text1"/>
        </w:rPr>
        <w:t>Thematisierung des</w:t>
      </w:r>
      <w:r w:rsidR="00367B3F" w:rsidRPr="007310A7">
        <w:rPr>
          <w:color w:val="000000" w:themeColor="text1"/>
        </w:rPr>
        <w:t xml:space="preserve"> elterlichen</w:t>
      </w:r>
      <w:r w:rsidR="00E91C72" w:rsidRPr="007310A7">
        <w:rPr>
          <w:color w:val="000000" w:themeColor="text1"/>
        </w:rPr>
        <w:t xml:space="preserve"> Umgangs mit ihrer Intergeschlechtlichkeit charakterisiert.</w:t>
      </w:r>
    </w:p>
    <w:p w14:paraId="49E373E6" w14:textId="1281BFF0" w:rsidR="00E91C72" w:rsidRPr="007310A7" w:rsidRDefault="00C56560" w:rsidP="00C56560">
      <w:pPr>
        <w:spacing w:before="480" w:after="240"/>
        <w:rPr>
          <w:bCs/>
          <w:i/>
          <w:iCs/>
          <w:color w:val="000000" w:themeColor="text1"/>
        </w:rPr>
      </w:pPr>
      <w:r>
        <w:rPr>
          <w:bCs/>
          <w:i/>
          <w:iCs/>
          <w:color w:val="000000" w:themeColor="text1"/>
        </w:rPr>
        <w:t xml:space="preserve">Dritter geschlechtsverändernder </w:t>
      </w:r>
      <w:r w:rsidR="00E91C72" w:rsidRPr="007310A7">
        <w:rPr>
          <w:bCs/>
          <w:i/>
          <w:iCs/>
          <w:color w:val="000000" w:themeColor="text1"/>
        </w:rPr>
        <w:t>Eingriff im jungen Erwachsenenalter</w:t>
      </w:r>
    </w:p>
    <w:p w14:paraId="3C0E408A" w14:textId="5A1EB55D" w:rsidR="00E91C72" w:rsidRPr="007310A7" w:rsidRDefault="00E91C72" w:rsidP="0078702F">
      <w:pPr>
        <w:spacing w:line="360" w:lineRule="auto"/>
        <w:jc w:val="both"/>
        <w:rPr>
          <w:color w:val="000000" w:themeColor="text1"/>
        </w:rPr>
      </w:pPr>
      <w:r w:rsidRPr="007310A7">
        <w:rPr>
          <w:color w:val="000000" w:themeColor="text1"/>
        </w:rPr>
        <w:t xml:space="preserve">Valerie unterzieht sich noch während ihrer Berufsausbildung einer weiteren Operation zum </w:t>
      </w:r>
      <w:r w:rsidR="005C350A" w:rsidRPr="007310A7">
        <w:rPr>
          <w:color w:val="000000" w:themeColor="text1"/>
        </w:rPr>
        <w:t xml:space="preserve">sog. </w:t>
      </w:r>
      <w:r w:rsidRPr="007310A7">
        <w:rPr>
          <w:color w:val="000000" w:themeColor="text1"/>
        </w:rPr>
        <w:t>Brustaufbau:</w:t>
      </w:r>
    </w:p>
    <w:p w14:paraId="5B64BDF1" w14:textId="77777777" w:rsidR="00E91C72" w:rsidRPr="007310A7" w:rsidRDefault="00E91C72" w:rsidP="00FD452C">
      <w:pPr>
        <w:spacing w:before="240" w:after="240" w:line="360" w:lineRule="auto"/>
        <w:ind w:left="567" w:right="509"/>
        <w:jc w:val="both"/>
        <w:rPr>
          <w:b/>
          <w:color w:val="000000" w:themeColor="text1"/>
          <w:sz w:val="22"/>
          <w:szCs w:val="22"/>
        </w:rPr>
      </w:pPr>
      <w:r w:rsidRPr="007310A7">
        <w:rPr>
          <w:color w:val="000000" w:themeColor="text1"/>
          <w:sz w:val="22"/>
          <w:szCs w:val="22"/>
        </w:rPr>
        <w:t>„</w:t>
      </w:r>
      <w:proofErr w:type="spellStart"/>
      <w:r w:rsidRPr="007310A7">
        <w:rPr>
          <w:color w:val="000000" w:themeColor="text1"/>
          <w:sz w:val="22"/>
          <w:szCs w:val="22"/>
        </w:rPr>
        <w:t>u:nd</w:t>
      </w:r>
      <w:proofErr w:type="spellEnd"/>
      <w:r w:rsidRPr="007310A7">
        <w:rPr>
          <w:color w:val="000000" w:themeColor="text1"/>
          <w:sz w:val="22"/>
          <w:szCs w:val="22"/>
        </w:rPr>
        <w:t xml:space="preserve"> genau ich hab dann mit </w:t>
      </w:r>
      <w:proofErr w:type="spellStart"/>
      <w:r w:rsidRPr="007310A7">
        <w:rPr>
          <w:b/>
          <w:color w:val="000000" w:themeColor="text1"/>
          <w:sz w:val="22"/>
          <w:szCs w:val="22"/>
        </w:rPr>
        <w:t>neunze:hn</w:t>
      </w:r>
      <w:proofErr w:type="spellEnd"/>
      <w:r w:rsidRPr="007310A7">
        <w:rPr>
          <w:color w:val="000000" w:themeColor="text1"/>
          <w:sz w:val="22"/>
          <w:szCs w:val="22"/>
        </w:rPr>
        <w:t xml:space="preserve"> hab ich </w:t>
      </w:r>
      <w:proofErr w:type="spellStart"/>
      <w:r w:rsidRPr="007310A7">
        <w:rPr>
          <w:color w:val="000000" w:themeColor="text1"/>
          <w:sz w:val="22"/>
          <w:szCs w:val="22"/>
        </w:rPr>
        <w:t>ei:ne</w:t>
      </w:r>
      <w:proofErr w:type="spellEnd"/>
      <w:r w:rsidRPr="007310A7">
        <w:rPr>
          <w:color w:val="000000" w:themeColor="text1"/>
          <w:sz w:val="22"/>
          <w:szCs w:val="22"/>
        </w:rPr>
        <w:t xml:space="preserve"> Brustvergrößerung noch bekommen die hat mir die Krankenkasse </w:t>
      </w:r>
      <w:proofErr w:type="spellStart"/>
      <w:r w:rsidRPr="007310A7">
        <w:rPr>
          <w:b/>
          <w:color w:val="000000" w:themeColor="text1"/>
          <w:sz w:val="22"/>
          <w:szCs w:val="22"/>
        </w:rPr>
        <w:t>beza:hlt</w:t>
      </w:r>
      <w:proofErr w:type="spellEnd"/>
      <w:r w:rsidRPr="007310A7">
        <w:rPr>
          <w:color w:val="000000" w:themeColor="text1"/>
          <w:sz w:val="22"/>
          <w:szCs w:val="22"/>
        </w:rPr>
        <w:t xml:space="preserve"> (2) ähm ((räuspern)) ja </w:t>
      </w:r>
      <w:proofErr w:type="spellStart"/>
      <w:r w:rsidRPr="007310A7">
        <w:rPr>
          <w:color w:val="000000" w:themeColor="text1"/>
          <w:sz w:val="22"/>
          <w:szCs w:val="22"/>
        </w:rPr>
        <w:t>un</w:t>
      </w:r>
      <w:proofErr w:type="spellEnd"/>
      <w:r w:rsidRPr="007310A7">
        <w:rPr>
          <w:color w:val="000000" w:themeColor="text1"/>
          <w:sz w:val="22"/>
          <w:szCs w:val="22"/>
        </w:rPr>
        <w:t xml:space="preserve">=weil ich einfach sehr </w:t>
      </w:r>
      <w:r w:rsidRPr="007310A7">
        <w:rPr>
          <w:b/>
          <w:color w:val="000000" w:themeColor="text1"/>
          <w:sz w:val="22"/>
          <w:szCs w:val="22"/>
        </w:rPr>
        <w:t>groß</w:t>
      </w:r>
      <w:r w:rsidRPr="007310A7">
        <w:rPr>
          <w:color w:val="000000" w:themeColor="text1"/>
          <w:sz w:val="22"/>
          <w:szCs w:val="22"/>
        </w:rPr>
        <w:t xml:space="preserve"> bin und (1) also wirklich ja ((lachend)) sehr </w:t>
      </w:r>
      <w:r w:rsidRPr="007310A7">
        <w:rPr>
          <w:b/>
          <w:color w:val="000000" w:themeColor="text1"/>
          <w:sz w:val="22"/>
          <w:szCs w:val="22"/>
        </w:rPr>
        <w:t>wenig</w:t>
      </w:r>
      <w:r w:rsidRPr="007310A7">
        <w:rPr>
          <w:color w:val="000000" w:themeColor="text1"/>
          <w:sz w:val="22"/>
          <w:szCs w:val="22"/>
        </w:rPr>
        <w:t xml:space="preserve"> </w:t>
      </w:r>
      <w:r w:rsidRPr="007310A7">
        <w:rPr>
          <w:b/>
          <w:color w:val="000000" w:themeColor="text1"/>
          <w:sz w:val="22"/>
          <w:szCs w:val="22"/>
        </w:rPr>
        <w:t>hatte</w:t>
      </w:r>
      <w:r w:rsidRPr="007310A7">
        <w:rPr>
          <w:color w:val="000000" w:themeColor="text1"/>
          <w:sz w:val="22"/>
          <w:szCs w:val="22"/>
        </w:rPr>
        <w:t xml:space="preserve"> und, ja einen das natürlich als Teenie irgendwie (1) ((atmet ein)) dann doch </w:t>
      </w:r>
      <w:proofErr w:type="spellStart"/>
      <w:r w:rsidRPr="007310A7">
        <w:rPr>
          <w:b/>
          <w:color w:val="000000" w:themeColor="text1"/>
          <w:sz w:val="22"/>
          <w:szCs w:val="22"/>
        </w:rPr>
        <w:t>bela:stet</w:t>
      </w:r>
      <w:proofErr w:type="spellEnd"/>
      <w:r w:rsidRPr="007310A7">
        <w:rPr>
          <w:color w:val="000000" w:themeColor="text1"/>
          <w:sz w:val="22"/>
          <w:szCs w:val="22"/>
        </w:rPr>
        <w:t xml:space="preserve"> und wenn es dann heißt die Krankenkasse übernimmt die Kosten, dann (1) ja, sagt man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nein</w:t>
      </w:r>
      <w:r w:rsidRPr="007310A7">
        <w:rPr>
          <w:color w:val="000000" w:themeColor="text1"/>
          <w:sz w:val="22"/>
          <w:szCs w:val="22"/>
        </w:rPr>
        <w:t xml:space="preserve"> ((atmet ein)) würd ich jetzt im Umkehrschluss </w:t>
      </w:r>
      <w:proofErr w:type="spellStart"/>
      <w:r w:rsidRPr="007310A7">
        <w:rPr>
          <w:color w:val="000000" w:themeColor="text1"/>
          <w:sz w:val="22"/>
          <w:szCs w:val="22"/>
        </w:rPr>
        <w:t>nich</w:t>
      </w:r>
      <w:proofErr w:type="spellEnd"/>
      <w:r w:rsidRPr="007310A7">
        <w:rPr>
          <w:color w:val="000000" w:themeColor="text1"/>
          <w:sz w:val="22"/>
          <w:szCs w:val="22"/>
        </w:rPr>
        <w:t xml:space="preserve"> noch </w:t>
      </w:r>
      <w:r w:rsidRPr="007310A7">
        <w:rPr>
          <w:b/>
          <w:color w:val="000000" w:themeColor="text1"/>
          <w:sz w:val="22"/>
          <w:szCs w:val="22"/>
        </w:rPr>
        <w:t>mal</w:t>
      </w:r>
      <w:r w:rsidRPr="007310A7">
        <w:rPr>
          <w:color w:val="000000" w:themeColor="text1"/>
          <w:sz w:val="22"/>
          <w:szCs w:val="22"/>
        </w:rPr>
        <w:t xml:space="preserve"> machen also da hab ich super oft </w:t>
      </w:r>
      <w:proofErr w:type="spellStart"/>
      <w:r w:rsidRPr="007310A7">
        <w:rPr>
          <w:b/>
          <w:color w:val="000000" w:themeColor="text1"/>
          <w:sz w:val="22"/>
          <w:szCs w:val="22"/>
        </w:rPr>
        <w:t>Proble:me</w:t>
      </w:r>
      <w:proofErr w:type="spellEnd"/>
      <w:r w:rsidRPr="007310A7">
        <w:rPr>
          <w:color w:val="000000" w:themeColor="text1"/>
          <w:sz w:val="22"/>
          <w:szCs w:val="22"/>
        </w:rPr>
        <w:t xml:space="preserve"> mit also die sind oft </w:t>
      </w:r>
      <w:r w:rsidRPr="007310A7">
        <w:rPr>
          <w:b/>
          <w:color w:val="000000" w:themeColor="text1"/>
          <w:sz w:val="22"/>
          <w:szCs w:val="22"/>
        </w:rPr>
        <w:t>entzündet</w:t>
      </w:r>
      <w:r w:rsidRPr="007310A7">
        <w:rPr>
          <w:color w:val="000000" w:themeColor="text1"/>
          <w:sz w:val="22"/>
          <w:szCs w:val="22"/>
        </w:rPr>
        <w:t xml:space="preserve">, also die Implantate und ((atmet ein)) es sieht einfach </w:t>
      </w:r>
      <w:proofErr w:type="spellStart"/>
      <w:r w:rsidRPr="007310A7">
        <w:rPr>
          <w:b/>
          <w:color w:val="000000" w:themeColor="text1"/>
          <w:sz w:val="22"/>
          <w:szCs w:val="22"/>
        </w:rPr>
        <w:t>kü:nstlich</w:t>
      </w:r>
      <w:proofErr w:type="spellEnd"/>
      <w:r w:rsidRPr="007310A7">
        <w:rPr>
          <w:color w:val="000000" w:themeColor="text1"/>
          <w:sz w:val="22"/>
          <w:szCs w:val="22"/>
        </w:rPr>
        <w:t xml:space="preserve"> und </w:t>
      </w:r>
      <w:proofErr w:type="spellStart"/>
      <w:r w:rsidRPr="007310A7">
        <w:rPr>
          <w:color w:val="000000" w:themeColor="text1"/>
          <w:sz w:val="22"/>
          <w:szCs w:val="22"/>
        </w:rPr>
        <w:t>nich</w:t>
      </w:r>
      <w:proofErr w:type="spellEnd"/>
      <w:r w:rsidRPr="007310A7">
        <w:rPr>
          <w:color w:val="000000" w:themeColor="text1"/>
          <w:sz w:val="22"/>
          <w:szCs w:val="22"/>
        </w:rPr>
        <w:t xml:space="preserve"> so </w:t>
      </w:r>
      <w:proofErr w:type="spellStart"/>
      <w:r w:rsidRPr="007310A7">
        <w:rPr>
          <w:color w:val="000000" w:themeColor="text1"/>
          <w:sz w:val="22"/>
          <w:szCs w:val="22"/>
        </w:rPr>
        <w:t>schö:n</w:t>
      </w:r>
      <w:proofErr w:type="spellEnd"/>
      <w:r w:rsidRPr="007310A7">
        <w:rPr>
          <w:color w:val="000000" w:themeColor="text1"/>
          <w:sz w:val="22"/>
          <w:szCs w:val="22"/>
        </w:rPr>
        <w:t xml:space="preserve"> aus und ((spricht schneller)) damals war man einfach so unsicher und hat </w:t>
      </w:r>
      <w:proofErr w:type="spellStart"/>
      <w:r w:rsidRPr="007310A7">
        <w:rPr>
          <w:color w:val="000000" w:themeColor="text1"/>
          <w:sz w:val="22"/>
          <w:szCs w:val="22"/>
        </w:rPr>
        <w:t>irgendwi:e</w:t>
      </w:r>
      <w:proofErr w:type="spellEnd"/>
      <w:r w:rsidRPr="007310A7">
        <w:rPr>
          <w:color w:val="000000" w:themeColor="text1"/>
          <w:sz w:val="22"/>
          <w:szCs w:val="22"/>
        </w:rPr>
        <w:t xml:space="preserve">, alles </w:t>
      </w:r>
      <w:r w:rsidRPr="007310A7">
        <w:rPr>
          <w:b/>
          <w:color w:val="000000" w:themeColor="text1"/>
          <w:sz w:val="22"/>
          <w:szCs w:val="22"/>
        </w:rPr>
        <w:t>gemacht</w:t>
      </w:r>
      <w:r w:rsidRPr="007310A7">
        <w:rPr>
          <w:color w:val="000000" w:themeColor="text1"/>
          <w:sz w:val="22"/>
          <w:szCs w:val="22"/>
        </w:rPr>
        <w:t xml:space="preserve">, um, ja ich </w:t>
      </w:r>
      <w:proofErr w:type="spellStart"/>
      <w:r w:rsidRPr="007310A7">
        <w:rPr>
          <w:color w:val="000000" w:themeColor="text1"/>
          <w:sz w:val="22"/>
          <w:szCs w:val="22"/>
        </w:rPr>
        <w:t>sach</w:t>
      </w:r>
      <w:proofErr w:type="spellEnd"/>
      <w:r w:rsidRPr="007310A7">
        <w:rPr>
          <w:color w:val="000000" w:themeColor="text1"/>
          <w:sz w:val="22"/>
          <w:szCs w:val="22"/>
        </w:rPr>
        <w:t xml:space="preserve"> mal </w:t>
      </w:r>
      <w:r w:rsidRPr="007310A7">
        <w:rPr>
          <w:b/>
          <w:color w:val="000000" w:themeColor="text1"/>
          <w:sz w:val="22"/>
          <w:szCs w:val="22"/>
        </w:rPr>
        <w:t>normal</w:t>
      </w:r>
      <w:r w:rsidRPr="007310A7">
        <w:rPr>
          <w:color w:val="000000" w:themeColor="text1"/>
          <w:sz w:val="22"/>
          <w:szCs w:val="22"/>
        </w:rPr>
        <w:t xml:space="preserve"> ähm zu sein ((lachend)) unauffällig zu sein ähm (1) ja (1) mittlerweile ist man bisschen älter und bisschen selbstbewusster“</w:t>
      </w:r>
    </w:p>
    <w:p w14:paraId="6CD7B76F" w14:textId="506ED609" w:rsidR="005C350A" w:rsidRPr="007310A7" w:rsidRDefault="00E91C72" w:rsidP="0078702F">
      <w:pPr>
        <w:spacing w:line="360" w:lineRule="auto"/>
        <w:jc w:val="both"/>
        <w:rPr>
          <w:color w:val="000000" w:themeColor="text1"/>
        </w:rPr>
      </w:pPr>
      <w:r w:rsidRPr="007310A7">
        <w:rPr>
          <w:color w:val="000000" w:themeColor="text1"/>
        </w:rPr>
        <w:t xml:space="preserve">In der Sequenz wird deutlich, dass </w:t>
      </w:r>
      <w:r w:rsidR="005C350A" w:rsidRPr="007310A7">
        <w:rPr>
          <w:color w:val="000000" w:themeColor="text1"/>
        </w:rPr>
        <w:t xml:space="preserve">sich </w:t>
      </w:r>
      <w:r w:rsidRPr="007310A7">
        <w:rPr>
          <w:color w:val="000000" w:themeColor="text1"/>
        </w:rPr>
        <w:t xml:space="preserve">Valerie </w:t>
      </w:r>
      <w:r w:rsidR="005C350A" w:rsidRPr="007310A7">
        <w:rPr>
          <w:color w:val="000000" w:themeColor="text1"/>
        </w:rPr>
        <w:t xml:space="preserve">heute – </w:t>
      </w:r>
      <w:r w:rsidRPr="007310A7">
        <w:rPr>
          <w:color w:val="000000" w:themeColor="text1"/>
        </w:rPr>
        <w:t xml:space="preserve">anders als bei </w:t>
      </w:r>
      <w:r w:rsidR="005C350A" w:rsidRPr="007310A7">
        <w:rPr>
          <w:color w:val="000000" w:themeColor="text1"/>
        </w:rPr>
        <w:t xml:space="preserve">der </w:t>
      </w:r>
      <w:r w:rsidRPr="007310A7">
        <w:rPr>
          <w:color w:val="000000" w:themeColor="text1"/>
        </w:rPr>
        <w:t>Vagin</w:t>
      </w:r>
      <w:r w:rsidR="005C350A" w:rsidRPr="007310A7">
        <w:rPr>
          <w:color w:val="000000" w:themeColor="text1"/>
        </w:rPr>
        <w:t>al-OP –</w:t>
      </w:r>
      <w:r w:rsidRPr="007310A7">
        <w:rPr>
          <w:color w:val="000000" w:themeColor="text1"/>
        </w:rPr>
        <w:t xml:space="preserve"> deutlich von dem Eingriff distanziert und ihn</w:t>
      </w:r>
      <w:r w:rsidR="005C350A" w:rsidRPr="007310A7">
        <w:rPr>
          <w:color w:val="000000" w:themeColor="text1"/>
        </w:rPr>
        <w:t xml:space="preserve"> bewusst</w:t>
      </w:r>
      <w:r w:rsidRPr="007310A7">
        <w:rPr>
          <w:color w:val="000000" w:themeColor="text1"/>
        </w:rPr>
        <w:t xml:space="preserve"> in Zusammenhang mit </w:t>
      </w:r>
      <w:r w:rsidR="005C350A" w:rsidRPr="007310A7">
        <w:rPr>
          <w:color w:val="000000" w:themeColor="text1"/>
        </w:rPr>
        <w:t xml:space="preserve">einem gehegten Normalitäts-Wunsch </w:t>
      </w:r>
      <w:r w:rsidRPr="007310A7">
        <w:rPr>
          <w:color w:val="000000" w:themeColor="text1"/>
        </w:rPr>
        <w:t xml:space="preserve">stellt. </w:t>
      </w:r>
      <w:r w:rsidR="005C350A" w:rsidRPr="007310A7">
        <w:rPr>
          <w:color w:val="000000" w:themeColor="text1"/>
        </w:rPr>
        <w:t>Die gewählt</w:t>
      </w:r>
      <w:r w:rsidRPr="007310A7">
        <w:rPr>
          <w:color w:val="000000" w:themeColor="text1"/>
        </w:rPr>
        <w:t xml:space="preserve">e Brust-Vergrößerung </w:t>
      </w:r>
      <w:r w:rsidR="005C350A" w:rsidRPr="007310A7">
        <w:rPr>
          <w:color w:val="000000" w:themeColor="text1"/>
        </w:rPr>
        <w:t xml:space="preserve">führt sie </w:t>
      </w:r>
      <w:r w:rsidRPr="007310A7">
        <w:rPr>
          <w:color w:val="000000" w:themeColor="text1"/>
        </w:rPr>
        <w:t xml:space="preserve">auf ihre altersbedingte Unsicherheit zurück. Die Formulierung „sagt man </w:t>
      </w:r>
      <w:proofErr w:type="spellStart"/>
      <w:r w:rsidRPr="007310A7">
        <w:rPr>
          <w:color w:val="000000" w:themeColor="text1"/>
        </w:rPr>
        <w:t>nich</w:t>
      </w:r>
      <w:proofErr w:type="spellEnd"/>
      <w:r w:rsidRPr="007310A7">
        <w:rPr>
          <w:color w:val="000000" w:themeColor="text1"/>
        </w:rPr>
        <w:t xml:space="preserve"> </w:t>
      </w:r>
      <w:r w:rsidRPr="007310A7">
        <w:rPr>
          <w:b/>
          <w:color w:val="000000" w:themeColor="text1"/>
        </w:rPr>
        <w:t>nein</w:t>
      </w:r>
      <w:r w:rsidRPr="007310A7">
        <w:rPr>
          <w:color w:val="000000" w:themeColor="text1"/>
        </w:rPr>
        <w:t xml:space="preserve">“ legt </w:t>
      </w:r>
      <w:r w:rsidR="005C350A" w:rsidRPr="007310A7">
        <w:rPr>
          <w:color w:val="000000" w:themeColor="text1"/>
        </w:rPr>
        <w:t>n</w:t>
      </w:r>
      <w:r w:rsidRPr="007310A7">
        <w:rPr>
          <w:color w:val="000000" w:themeColor="text1"/>
        </w:rPr>
        <w:t xml:space="preserve">ahe, dass Valerie </w:t>
      </w:r>
      <w:r w:rsidR="005C350A" w:rsidRPr="007310A7">
        <w:rPr>
          <w:color w:val="000000" w:themeColor="text1"/>
        </w:rPr>
        <w:t>erneut</w:t>
      </w:r>
      <w:r w:rsidRPr="007310A7">
        <w:rPr>
          <w:color w:val="000000" w:themeColor="text1"/>
        </w:rPr>
        <w:t xml:space="preserve"> von </w:t>
      </w:r>
      <w:r w:rsidR="005C350A" w:rsidRPr="007310A7">
        <w:rPr>
          <w:color w:val="000000" w:themeColor="text1"/>
        </w:rPr>
        <w:t xml:space="preserve">außen mit einem </w:t>
      </w:r>
      <w:r w:rsidRPr="007310A7">
        <w:rPr>
          <w:color w:val="000000" w:themeColor="text1"/>
        </w:rPr>
        <w:t>geschlechtsverändernden Eingriff konfrontiert</w:t>
      </w:r>
      <w:r w:rsidR="005C350A" w:rsidRPr="007310A7">
        <w:rPr>
          <w:color w:val="000000" w:themeColor="text1"/>
        </w:rPr>
        <w:t xml:space="preserve"> wird</w:t>
      </w:r>
      <w:r w:rsidRPr="007310A7">
        <w:rPr>
          <w:color w:val="000000" w:themeColor="text1"/>
        </w:rPr>
        <w:t xml:space="preserve">. </w:t>
      </w:r>
      <w:r w:rsidR="005C350A" w:rsidRPr="007310A7">
        <w:rPr>
          <w:color w:val="000000" w:themeColor="text1"/>
        </w:rPr>
        <w:t>Allerdings lässt sich basierend auf dem erhobenen Material nicht rekonstruieren durch wen bzw. was. I</w:t>
      </w:r>
      <w:r w:rsidRPr="007310A7">
        <w:rPr>
          <w:color w:val="000000" w:themeColor="text1"/>
        </w:rPr>
        <w:t xml:space="preserve">hre Einwilligung </w:t>
      </w:r>
      <w:r w:rsidR="005C350A" w:rsidRPr="007310A7">
        <w:rPr>
          <w:color w:val="000000" w:themeColor="text1"/>
        </w:rPr>
        <w:t xml:space="preserve">zu dem Eingriff erfolgt nicht durch </w:t>
      </w:r>
      <w:r w:rsidRPr="007310A7">
        <w:rPr>
          <w:color w:val="000000" w:themeColor="text1"/>
        </w:rPr>
        <w:t xml:space="preserve">ein </w:t>
      </w:r>
      <w:r w:rsidR="005C350A" w:rsidRPr="007310A7">
        <w:rPr>
          <w:color w:val="000000" w:themeColor="text1"/>
        </w:rPr>
        <w:t>explizites ‚</w:t>
      </w:r>
      <w:r w:rsidRPr="007310A7">
        <w:rPr>
          <w:color w:val="000000" w:themeColor="text1"/>
        </w:rPr>
        <w:t>ja’</w:t>
      </w:r>
      <w:r w:rsidR="005C350A" w:rsidRPr="007310A7">
        <w:rPr>
          <w:color w:val="000000" w:themeColor="text1"/>
        </w:rPr>
        <w:t>,</w:t>
      </w:r>
      <w:r w:rsidRPr="007310A7">
        <w:rPr>
          <w:color w:val="000000" w:themeColor="text1"/>
        </w:rPr>
        <w:t xml:space="preserve"> sondern mittels eines </w:t>
      </w:r>
      <w:r w:rsidR="005C350A" w:rsidRPr="007310A7">
        <w:rPr>
          <w:color w:val="000000" w:themeColor="text1"/>
        </w:rPr>
        <w:t>N</w:t>
      </w:r>
      <w:r w:rsidRPr="007310A7">
        <w:rPr>
          <w:color w:val="000000" w:themeColor="text1"/>
        </w:rPr>
        <w:t>icht</w:t>
      </w:r>
      <w:r w:rsidR="005C350A" w:rsidRPr="007310A7">
        <w:rPr>
          <w:color w:val="000000" w:themeColor="text1"/>
        </w:rPr>
        <w:t>-</w:t>
      </w:r>
      <w:r w:rsidR="005C350A" w:rsidRPr="007310A7">
        <w:rPr>
          <w:color w:val="000000" w:themeColor="text1"/>
        </w:rPr>
        <w:lastRenderedPageBreak/>
        <w:t>N</w:t>
      </w:r>
      <w:r w:rsidRPr="007310A7">
        <w:rPr>
          <w:color w:val="000000" w:themeColor="text1"/>
        </w:rPr>
        <w:t>ein</w:t>
      </w:r>
      <w:r w:rsidR="005C350A" w:rsidRPr="007310A7">
        <w:rPr>
          <w:color w:val="000000" w:themeColor="text1"/>
        </w:rPr>
        <w:t>-</w:t>
      </w:r>
      <w:r w:rsidRPr="007310A7">
        <w:rPr>
          <w:color w:val="000000" w:themeColor="text1"/>
        </w:rPr>
        <w:t xml:space="preserve">Sagens. </w:t>
      </w:r>
      <w:r w:rsidR="005C350A" w:rsidRPr="007310A7">
        <w:rPr>
          <w:color w:val="000000" w:themeColor="text1"/>
        </w:rPr>
        <w:t xml:space="preserve">Dabei „bekommt“ sie die </w:t>
      </w:r>
      <w:r w:rsidRPr="007310A7">
        <w:rPr>
          <w:color w:val="000000" w:themeColor="text1"/>
        </w:rPr>
        <w:t xml:space="preserve">Brustvergrößerung von </w:t>
      </w:r>
      <w:r w:rsidR="005C350A" w:rsidRPr="007310A7">
        <w:rPr>
          <w:color w:val="000000" w:themeColor="text1"/>
        </w:rPr>
        <w:t xml:space="preserve">ihrer </w:t>
      </w:r>
      <w:r w:rsidRPr="007310A7">
        <w:rPr>
          <w:color w:val="000000" w:themeColor="text1"/>
        </w:rPr>
        <w:t>Krankenkasse</w:t>
      </w:r>
      <w:r w:rsidR="005C350A" w:rsidRPr="007310A7">
        <w:rPr>
          <w:color w:val="000000" w:themeColor="text1"/>
        </w:rPr>
        <w:t xml:space="preserve">, </w:t>
      </w:r>
      <w:r w:rsidRPr="007310A7">
        <w:rPr>
          <w:color w:val="000000" w:themeColor="text1"/>
        </w:rPr>
        <w:t xml:space="preserve">wobei hier die Wortwahl erneut ein </w:t>
      </w:r>
      <w:r w:rsidR="005C350A" w:rsidRPr="007310A7">
        <w:rPr>
          <w:color w:val="000000" w:themeColor="text1"/>
        </w:rPr>
        <w:t xml:space="preserve">verdinglichtes </w:t>
      </w:r>
      <w:r w:rsidRPr="007310A7">
        <w:rPr>
          <w:color w:val="000000" w:themeColor="text1"/>
        </w:rPr>
        <w:t xml:space="preserve">Verhältnis zum </w:t>
      </w:r>
      <w:r w:rsidR="005C350A" w:rsidRPr="007310A7">
        <w:rPr>
          <w:color w:val="000000" w:themeColor="text1"/>
        </w:rPr>
        <w:t xml:space="preserve">ihrem </w:t>
      </w:r>
      <w:r w:rsidRPr="007310A7">
        <w:rPr>
          <w:color w:val="000000" w:themeColor="text1"/>
        </w:rPr>
        <w:t xml:space="preserve">eigenen Körper und dessen Modifikationen </w:t>
      </w:r>
      <w:r w:rsidR="005C350A" w:rsidRPr="007310A7">
        <w:rPr>
          <w:color w:val="000000" w:themeColor="text1"/>
        </w:rPr>
        <w:t>nahelegt</w:t>
      </w:r>
      <w:r w:rsidRPr="007310A7">
        <w:rPr>
          <w:color w:val="000000" w:themeColor="text1"/>
        </w:rPr>
        <w:t xml:space="preserve">. </w:t>
      </w:r>
      <w:r w:rsidR="005C350A" w:rsidRPr="007310A7">
        <w:rPr>
          <w:color w:val="000000" w:themeColor="text1"/>
        </w:rPr>
        <w:t xml:space="preserve">Dabei </w:t>
      </w:r>
      <w:r w:rsidRPr="007310A7">
        <w:rPr>
          <w:color w:val="000000" w:themeColor="text1"/>
        </w:rPr>
        <w:t xml:space="preserve">deutet ihr Lachen und die distanzierte Sprechweise über sich als Teenager an, dass </w:t>
      </w:r>
      <w:r w:rsidR="005C350A" w:rsidRPr="007310A7">
        <w:rPr>
          <w:color w:val="000000" w:themeColor="text1"/>
        </w:rPr>
        <w:t>auch mit dieser Erfahrung belastende, oder sogar traumatische Erlebnisse verknüpft sind.</w:t>
      </w:r>
    </w:p>
    <w:p w14:paraId="64EBF11A" w14:textId="2C3F33AB" w:rsidR="00E91C72" w:rsidRPr="007310A7" w:rsidRDefault="00E91C72" w:rsidP="0078702F">
      <w:pPr>
        <w:spacing w:line="360" w:lineRule="auto"/>
        <w:jc w:val="both"/>
        <w:rPr>
          <w:color w:val="000000" w:themeColor="text1"/>
        </w:rPr>
      </w:pPr>
      <w:r w:rsidRPr="007310A7">
        <w:rPr>
          <w:color w:val="000000" w:themeColor="text1"/>
        </w:rPr>
        <w:t xml:space="preserve">An dieser Sequenz wird erneut deutlich, dass </w:t>
      </w:r>
      <w:r w:rsidR="005C350A" w:rsidRPr="007310A7">
        <w:rPr>
          <w:color w:val="000000" w:themeColor="text1"/>
        </w:rPr>
        <w:t xml:space="preserve">Valerie aus biographischen Gründen verinnerlichte vergeschlechtlichte Normalitäts-Anforderungen </w:t>
      </w:r>
      <w:r w:rsidRPr="007310A7">
        <w:rPr>
          <w:color w:val="000000" w:themeColor="text1"/>
        </w:rPr>
        <w:t xml:space="preserve">durch körperliche Modifikationen zu </w:t>
      </w:r>
      <w:r w:rsidR="005C350A" w:rsidRPr="007310A7">
        <w:rPr>
          <w:color w:val="000000" w:themeColor="text1"/>
        </w:rPr>
        <w:t xml:space="preserve">erfüllen </w:t>
      </w:r>
      <w:r w:rsidRPr="007310A7">
        <w:rPr>
          <w:color w:val="000000" w:themeColor="text1"/>
        </w:rPr>
        <w:t xml:space="preserve">versucht. </w:t>
      </w:r>
      <w:r w:rsidR="005C350A" w:rsidRPr="007310A7">
        <w:rPr>
          <w:color w:val="000000" w:themeColor="text1"/>
        </w:rPr>
        <w:t xml:space="preserve">Gleichzeitig deuten sich hier die erlebten Limitationen dieser Strategie an. </w:t>
      </w:r>
      <w:r w:rsidRPr="007310A7">
        <w:rPr>
          <w:color w:val="000000" w:themeColor="text1"/>
        </w:rPr>
        <w:t xml:space="preserve">Da es nicht möglich war, Valerie in einem Zweitinterview </w:t>
      </w:r>
      <w:r w:rsidR="005C350A" w:rsidRPr="007310A7">
        <w:rPr>
          <w:color w:val="000000" w:themeColor="text1"/>
        </w:rPr>
        <w:t xml:space="preserve">tiefergehend </w:t>
      </w:r>
      <w:r w:rsidRPr="007310A7">
        <w:rPr>
          <w:color w:val="000000" w:themeColor="text1"/>
        </w:rPr>
        <w:t>zu dem Eingriff zu befragen, bleibt offen welchen Einfluss ärztliche oder elterliche Vorgaben auf ihre Entscheidung hatten.</w:t>
      </w:r>
      <w:r w:rsidR="005C350A" w:rsidRPr="007310A7">
        <w:rPr>
          <w:color w:val="000000" w:themeColor="text1"/>
        </w:rPr>
        <w:t xml:space="preserve"> </w:t>
      </w:r>
    </w:p>
    <w:p w14:paraId="73524B7B" w14:textId="77777777" w:rsidR="00E91C72" w:rsidRPr="007310A7" w:rsidRDefault="00E91C72" w:rsidP="00381335">
      <w:pPr>
        <w:spacing w:before="480" w:after="120" w:line="360" w:lineRule="auto"/>
        <w:jc w:val="both"/>
        <w:rPr>
          <w:bCs/>
          <w:i/>
          <w:iCs/>
          <w:color w:val="000000" w:themeColor="text1"/>
        </w:rPr>
      </w:pPr>
      <w:r w:rsidRPr="007310A7">
        <w:rPr>
          <w:bCs/>
          <w:i/>
          <w:iCs/>
          <w:color w:val="000000" w:themeColor="text1"/>
        </w:rPr>
        <w:t>Studium und akademischer Bildungsaufstieg</w:t>
      </w:r>
    </w:p>
    <w:p w14:paraId="5F34EE74" w14:textId="7FD67907" w:rsidR="00E91C72" w:rsidRPr="007310A7" w:rsidRDefault="00E91C72" w:rsidP="0078702F">
      <w:pPr>
        <w:spacing w:line="360" w:lineRule="auto"/>
        <w:jc w:val="both"/>
        <w:rPr>
          <w:color w:val="000000" w:themeColor="text1"/>
        </w:rPr>
      </w:pPr>
      <w:r w:rsidRPr="007310A7">
        <w:rPr>
          <w:color w:val="000000" w:themeColor="text1"/>
        </w:rPr>
        <w:t>Vermutlich direkt im Anschluss an ihre Ausbildung beginnt Valerie ein Bachelor</w:t>
      </w:r>
      <w:r w:rsidR="005C350A" w:rsidRPr="007310A7">
        <w:rPr>
          <w:color w:val="000000" w:themeColor="text1"/>
        </w:rPr>
        <w:t>-Studium</w:t>
      </w:r>
      <w:r w:rsidRPr="007310A7">
        <w:rPr>
          <w:color w:val="000000" w:themeColor="text1"/>
        </w:rPr>
        <w:t xml:space="preserve">. Die genauen Umstände ihrer Studienentscheidung und Fachwahl thematisiert sie </w:t>
      </w:r>
      <w:r w:rsidR="005C350A" w:rsidRPr="007310A7">
        <w:rPr>
          <w:color w:val="000000" w:themeColor="text1"/>
        </w:rPr>
        <w:t xml:space="preserve">jedoch </w:t>
      </w:r>
      <w:r w:rsidRPr="007310A7">
        <w:rPr>
          <w:color w:val="000000" w:themeColor="text1"/>
        </w:rPr>
        <w:t>nicht. Ihre gesamte Bildungskarriere, die auch eine soziale Aufstiegsgeschichte ist</w:t>
      </w:r>
      <w:r w:rsidR="005C350A" w:rsidRPr="007310A7">
        <w:rPr>
          <w:color w:val="000000" w:themeColor="text1"/>
        </w:rPr>
        <w:t>,</w:t>
      </w:r>
      <w:r w:rsidRPr="007310A7">
        <w:rPr>
          <w:color w:val="000000" w:themeColor="text1"/>
        </w:rPr>
        <w:t xml:space="preserve"> fasst sie in wenigen Worten zusammen:</w:t>
      </w:r>
    </w:p>
    <w:p w14:paraId="59964BF2" w14:textId="4CE8B0B4" w:rsidR="00E91C72" w:rsidRPr="007310A7" w:rsidRDefault="00E91C72" w:rsidP="00FD452C">
      <w:pPr>
        <w:spacing w:before="240" w:after="240" w:line="360" w:lineRule="auto"/>
        <w:ind w:left="720"/>
        <w:jc w:val="both"/>
        <w:rPr>
          <w:color w:val="000000" w:themeColor="text1"/>
          <w:sz w:val="22"/>
          <w:szCs w:val="22"/>
        </w:rPr>
      </w:pPr>
      <w:r w:rsidRPr="007310A7">
        <w:rPr>
          <w:color w:val="000000" w:themeColor="text1"/>
          <w:sz w:val="22"/>
          <w:szCs w:val="22"/>
        </w:rPr>
        <w:t xml:space="preserve">„ja hab dann mein </w:t>
      </w:r>
      <w:proofErr w:type="spellStart"/>
      <w:proofErr w:type="gramStart"/>
      <w:r w:rsidRPr="007310A7">
        <w:rPr>
          <w:b/>
          <w:color w:val="000000" w:themeColor="text1"/>
          <w:sz w:val="22"/>
          <w:szCs w:val="22"/>
        </w:rPr>
        <w:t>Ba:chelor</w:t>
      </w:r>
      <w:proofErr w:type="spellEnd"/>
      <w:proofErr w:type="gramEnd"/>
      <w:r w:rsidRPr="007310A7">
        <w:rPr>
          <w:color w:val="000000" w:themeColor="text1"/>
          <w:sz w:val="22"/>
          <w:szCs w:val="22"/>
        </w:rPr>
        <w:t xml:space="preserve"> </w:t>
      </w:r>
      <w:proofErr w:type="spellStart"/>
      <w:r w:rsidRPr="007310A7">
        <w:rPr>
          <w:color w:val="000000" w:themeColor="text1"/>
          <w:sz w:val="22"/>
          <w:szCs w:val="22"/>
        </w:rPr>
        <w:t>gema:cht</w:t>
      </w:r>
      <w:proofErr w:type="spellEnd"/>
      <w:r w:rsidRPr="007310A7">
        <w:rPr>
          <w:color w:val="000000" w:themeColor="text1"/>
          <w:sz w:val="22"/>
          <w:szCs w:val="22"/>
        </w:rPr>
        <w:t xml:space="preserve">, hab dann zwei Jahre </w:t>
      </w:r>
      <w:proofErr w:type="spellStart"/>
      <w:r w:rsidRPr="007310A7">
        <w:rPr>
          <w:b/>
          <w:color w:val="000000" w:themeColor="text1"/>
          <w:sz w:val="22"/>
          <w:szCs w:val="22"/>
        </w:rPr>
        <w:t>gea:rbeitet</w:t>
      </w:r>
      <w:proofErr w:type="spellEnd"/>
      <w:r w:rsidRPr="007310A7">
        <w:rPr>
          <w:color w:val="000000" w:themeColor="text1"/>
          <w:sz w:val="22"/>
          <w:szCs w:val="22"/>
        </w:rPr>
        <w:t xml:space="preserve">, hab dann noch </w:t>
      </w:r>
      <w:proofErr w:type="spellStart"/>
      <w:r w:rsidRPr="007310A7">
        <w:rPr>
          <w:color w:val="000000" w:themeColor="text1"/>
          <w:sz w:val="22"/>
          <w:szCs w:val="22"/>
        </w:rPr>
        <w:t>ma</w:t>
      </w:r>
      <w:proofErr w:type="spellEnd"/>
      <w:r w:rsidRPr="007310A7">
        <w:rPr>
          <w:color w:val="000000" w:themeColor="text1"/>
          <w:sz w:val="22"/>
          <w:szCs w:val="22"/>
        </w:rPr>
        <w:t xml:space="preserve"> den </w:t>
      </w:r>
      <w:proofErr w:type="spellStart"/>
      <w:r w:rsidRPr="007310A7">
        <w:rPr>
          <w:b/>
          <w:color w:val="000000" w:themeColor="text1"/>
          <w:sz w:val="22"/>
          <w:szCs w:val="22"/>
        </w:rPr>
        <w:t>Ma:ster</w:t>
      </w:r>
      <w:proofErr w:type="spellEnd"/>
      <w:r w:rsidRPr="007310A7">
        <w:rPr>
          <w:color w:val="000000" w:themeColor="text1"/>
          <w:sz w:val="22"/>
          <w:szCs w:val="22"/>
        </w:rPr>
        <w:t xml:space="preserve"> gemacht (1) u:nd ((atmet ein)) arbeite jetzt seit Januar </w:t>
      </w:r>
      <w:r w:rsidR="005C350A" w:rsidRPr="007310A7">
        <w:rPr>
          <w:color w:val="000000" w:themeColor="text1"/>
          <w:sz w:val="22"/>
          <w:szCs w:val="22"/>
        </w:rPr>
        <w:t xml:space="preserve">(…) </w:t>
      </w:r>
      <w:r w:rsidRPr="007310A7">
        <w:rPr>
          <w:color w:val="000000" w:themeColor="text1"/>
          <w:sz w:val="22"/>
          <w:szCs w:val="22"/>
        </w:rPr>
        <w:t>an der Uni,</w:t>
      </w:r>
      <w:r w:rsidRPr="007310A7">
        <w:rPr>
          <w:b/>
          <w:color w:val="000000" w:themeColor="text1"/>
          <w:sz w:val="22"/>
          <w:szCs w:val="22"/>
        </w:rPr>
        <w:t>“</w:t>
      </w:r>
    </w:p>
    <w:p w14:paraId="2CFC8A0F" w14:textId="77777777" w:rsidR="005C350A" w:rsidRPr="007310A7" w:rsidRDefault="00E91C72" w:rsidP="0078702F">
      <w:pPr>
        <w:spacing w:line="360" w:lineRule="auto"/>
        <w:jc w:val="both"/>
        <w:rPr>
          <w:color w:val="000000" w:themeColor="text1"/>
        </w:rPr>
      </w:pPr>
      <w:r>
        <w:rPr>
          <w:color w:val="000000" w:themeColor="text1"/>
        </w:rPr>
        <w:t xml:space="preserve">Die Knappheit in der Valerie über ihren akademischen Werdegang spricht </w:t>
      </w:r>
      <w:r>
        <w:rPr>
          <w:color w:val="000000" w:themeColor="text1"/>
        </w:rPr>
        <w:t xml:space="preserve">und auf meine diesbezüglichen Nachfragen reagiert </w:t>
      </w:r>
      <w:r>
        <w:rPr>
          <w:color w:val="000000" w:themeColor="text1"/>
        </w:rPr>
        <w:t xml:space="preserve">legen </w:t>
      </w:r>
      <w:r>
        <w:rPr>
          <w:color w:val="000000" w:themeColor="text1"/>
        </w:rPr>
        <w:t xml:space="preserve">n</w:t>
      </w:r>
      <w:r>
        <w:rPr>
          <w:color w:val="000000" w:themeColor="text1"/>
        </w:rPr>
        <w:t xml:space="preserve">ahe, dass dieser biographische Erfahrungsbereich </w:t>
      </w:r>
      <w:r>
        <w:rPr>
          <w:color w:val="000000" w:themeColor="text1"/>
        </w:rPr>
        <w:t xml:space="preserve">kaum </w:t>
      </w:r>
      <w:r>
        <w:rPr>
          <w:color w:val="000000" w:themeColor="text1"/>
        </w:rPr>
        <w:t xml:space="preserve">in ihre restliche</w:t>
      </w:r>
      <w:r>
        <w:rPr>
          <w:color w:val="000000" w:themeColor="text1"/>
        </w:rPr>
        <w:t xml:space="preserve">, durch Medikalisierung geprägte</w:t>
      </w:r>
      <w:r>
        <w:rPr>
          <w:color w:val="000000" w:themeColor="text1"/>
        </w:rPr>
        <w:t xml:space="preserve"> Biographie integrierbar ist. Ihr Bildungserfolg bedeutet sowohl im Verhältnis zu ihren Eltern als auch zu ihren Brüdern ein Verlassen ihres Herkunftsmilieus und somit eine weitere Distanzierung. Letztere wird zwar von Valerie gesucht, sie bleibt jedoch auf Grund ihrer Gebundenheit </w:t>
      </w:r>
      <w:r>
        <w:rPr>
          <w:color w:val="000000" w:themeColor="text1"/>
        </w:rPr>
        <w:t xml:space="preserve">– und erlebten </w:t>
      </w:r>
      <w:proofErr w:type="spellStart"/>
      <w:del w:id="1000160" w:author="Claude Lektorat" w:date="2026-06-30T12:18:05Z">
        <w:r>
          <w:rPr>
            <w:color w:val="000000" w:themeColor="text1"/>
          </w:rPr>
          <w:delText xml:space="preserve">Verwantwortlichkeit</w:delText>
        </w:r>
      </w:del>
      <w:ins w:id="1000161" w:author="Claude Lektorat" w:date="2026-06-30T12:18:05Z">
        <w:r>
          <w:rPr>
            <w:color w:val="000000" w:themeColor="text1"/>
          </w:rPr>
          <w:t xml:space="preserve">Verantwortlichkeit</w:t>
        </w:r>
      </w:ins>
      <w:proofErr w:type="spellEnd"/>
      <w:r>
        <w:rPr>
          <w:color w:val="000000" w:themeColor="text1"/>
        </w:rPr>
        <w:t xml:space="preserve"> – </w:t>
      </w:r>
      <w:r>
        <w:rPr>
          <w:color w:val="000000" w:themeColor="text1"/>
        </w:rPr>
        <w:t xml:space="preserve">ambivalent. </w:t>
      </w:r>
    </w:p>
    <w:p w14:paraId="0C245672" w14:textId="402D646C" w:rsidR="00E91C72" w:rsidRPr="007310A7" w:rsidRDefault="00E91C72" w:rsidP="0078702F">
      <w:pPr>
        <w:spacing w:line="360" w:lineRule="auto"/>
        <w:jc w:val="both"/>
        <w:rPr>
          <w:color w:val="000000" w:themeColor="text1"/>
        </w:rPr>
      </w:pPr>
      <w:r w:rsidRPr="007310A7">
        <w:rPr>
          <w:color w:val="000000" w:themeColor="text1"/>
        </w:rPr>
        <w:t xml:space="preserve">Ausgehend von dem tradierten Narrativ, dass die Eltern für </w:t>
      </w:r>
      <w:r w:rsidR="005C350A" w:rsidRPr="007310A7">
        <w:rPr>
          <w:color w:val="000000" w:themeColor="text1"/>
        </w:rPr>
        <w:t xml:space="preserve">ihre </w:t>
      </w:r>
      <w:r w:rsidRPr="007310A7">
        <w:rPr>
          <w:color w:val="000000" w:themeColor="text1"/>
        </w:rPr>
        <w:t>medizinische Versorgun</w:t>
      </w:r>
      <w:r w:rsidR="005C350A" w:rsidRPr="007310A7">
        <w:rPr>
          <w:color w:val="000000" w:themeColor="text1"/>
        </w:rPr>
        <w:t>g</w:t>
      </w:r>
      <w:r w:rsidRPr="007310A7">
        <w:rPr>
          <w:color w:val="000000" w:themeColor="text1"/>
        </w:rPr>
        <w:t xml:space="preserve"> migriert sind lie</w:t>
      </w:r>
      <w:r w:rsidR="007C460A" w:rsidRPr="007310A7">
        <w:rPr>
          <w:color w:val="000000" w:themeColor="text1"/>
        </w:rPr>
        <w:t xml:space="preserve">gt </w:t>
      </w:r>
      <w:r w:rsidR="00B3255C" w:rsidRPr="007310A7">
        <w:rPr>
          <w:color w:val="000000" w:themeColor="text1"/>
        </w:rPr>
        <w:t>nahe</w:t>
      </w:r>
      <w:r w:rsidR="007C460A" w:rsidRPr="007310A7">
        <w:rPr>
          <w:color w:val="000000" w:themeColor="text1"/>
        </w:rPr>
        <w:t>, dass Valeries familiale</w:t>
      </w:r>
      <w:r w:rsidRPr="007310A7">
        <w:rPr>
          <w:color w:val="000000" w:themeColor="text1"/>
        </w:rPr>
        <w:t xml:space="preserve"> Delegation stärker an ihre </w:t>
      </w:r>
      <w:r w:rsidR="005C350A" w:rsidRPr="007310A7">
        <w:rPr>
          <w:color w:val="000000" w:themeColor="text1"/>
        </w:rPr>
        <w:t>G</w:t>
      </w:r>
      <w:r w:rsidRPr="007310A7">
        <w:rPr>
          <w:color w:val="000000" w:themeColor="text1"/>
        </w:rPr>
        <w:t xml:space="preserve">eschlechtlichkeit und weniger stark an ihren beruflichen Werdegang gekoppelt ist. </w:t>
      </w:r>
      <w:r w:rsidR="005C350A" w:rsidRPr="007310A7">
        <w:rPr>
          <w:color w:val="000000" w:themeColor="text1"/>
        </w:rPr>
        <w:t xml:space="preserve">Vor dem Hintergrund der Familiengeschichte mütterlicherseits ist jedoch auch </w:t>
      </w:r>
      <w:r w:rsidR="005C350A" w:rsidRPr="007310A7">
        <w:rPr>
          <w:color w:val="000000" w:themeColor="text1"/>
        </w:rPr>
        <w:lastRenderedPageBreak/>
        <w:t xml:space="preserve">ein </w:t>
      </w:r>
      <w:r w:rsidRPr="007310A7">
        <w:rPr>
          <w:color w:val="000000" w:themeColor="text1"/>
        </w:rPr>
        <w:t>Auftrag zum beruflichen Aufstieg</w:t>
      </w:r>
      <w:r w:rsidR="005C350A" w:rsidRPr="007310A7">
        <w:rPr>
          <w:color w:val="000000" w:themeColor="text1"/>
        </w:rPr>
        <w:t xml:space="preserve"> denkbar </w:t>
      </w:r>
      <w:r w:rsidR="001B7D43" w:rsidRPr="007310A7">
        <w:rPr>
          <w:color w:val="000000" w:themeColor="text1"/>
        </w:rPr>
        <w:fldChar w:fldCharType="begin"/>
      </w:r>
      <w:r w:rsidR="001B7D43" w:rsidRPr="007310A7">
        <w:rPr>
          <w:color w:val="000000" w:themeColor="text1"/>
        </w:rPr>
        <w:instrText xml:space="preserve"> ADDIN ZOTERO_ITEM CSL_CITATION {"citationID":"cLwzAZIY","properties":{"unsorted":false,"formattedCitation":"(vgl. auch King und Koller 2009)","plainCitation":"(vgl. auch King und Koller 2009)","noteIndex":0},"citationItems":[{"id":1380,"uris":["http://zotero.org/users/local/owKliTIb/items/QLTAUWWS"],"itemData":{"id":1380,"type":"book","collection-title":"SpringerLink Bücher","DOI":"10.1007/978-3-531-91459-6","edition":"2., erweiterte Auflage","ISBN":"978-3-531-16471-7","language":"ger","number-of-pages":"281","publisher":"VS Verlag für Sozialwissenschaften","publisher-place":"Wiesbaden","source":"K10plus ISBN","title":"Adoleszenz — Migration — Bildung: Bildungsprozesse Jugendlicher und junger Erwachsener mit Migrationshintergrund","title-short":"Adoleszenz — Migration — Bildung","editor":[{"family":"King","given":"Vera"},{"family":"Koller","given":"Hans-Christoph"}],"issued":{"date-parts":[["2009"]]}},"prefix":"vgl. auch"}],"schema":"https://github.com/citation-style-language/schema/raw/master/csl-citation.json"} </w:instrText>
      </w:r>
      <w:r w:rsidR="001B7D43" w:rsidRPr="007310A7">
        <w:rPr>
          <w:color w:val="000000" w:themeColor="text1"/>
        </w:rPr>
        <w:fldChar w:fldCharType="separate"/>
      </w:r>
      <w:r w:rsidR="001B7D43" w:rsidRPr="007310A7">
        <w:rPr>
          <w:rFonts w:ascii="Cambria" w:hAnsi="Cambria"/>
          <w:color w:val="000000" w:themeColor="text1"/>
        </w:rPr>
        <w:t>(vgl. auch King und Koller 2009)</w:t>
      </w:r>
      <w:r w:rsidR="001B7D43" w:rsidRPr="007310A7">
        <w:rPr>
          <w:color w:val="000000" w:themeColor="text1"/>
        </w:rPr>
        <w:fldChar w:fldCharType="end"/>
      </w:r>
      <w:r w:rsidR="001B7D43" w:rsidRPr="007310A7">
        <w:rPr>
          <w:color w:val="000000" w:themeColor="text1"/>
        </w:rPr>
        <w:t>.</w:t>
      </w:r>
      <w:r w:rsidRPr="007310A7">
        <w:rPr>
          <w:color w:val="000000" w:themeColor="text1"/>
        </w:rPr>
        <w:t xml:space="preserve"> </w:t>
      </w:r>
      <w:r w:rsidR="005C350A" w:rsidRPr="007310A7">
        <w:rPr>
          <w:color w:val="000000" w:themeColor="text1"/>
        </w:rPr>
        <w:t xml:space="preserve">Deutlich wird, dass die Biographin in der Sphäre des Schulischen und Beruflichen durchgehend handlungsmächtig bleibt, was als Gegengewicht zu ihren fremdbestimmenden und traumatischen Erfahrungen als intergeschlechtliche Person interpretierbar ist. Diese Strategie setzt jedoch eine Trennung der verschiedenen Lebens- und Erfahrungsbereiche voraus, was sich auf der Präsentationsebenen in den </w:t>
      </w:r>
      <w:r w:rsidRPr="007310A7">
        <w:rPr>
          <w:color w:val="000000" w:themeColor="text1"/>
        </w:rPr>
        <w:t>bereits diskutierten thematisch</w:t>
      </w:r>
      <w:r w:rsidR="005C350A" w:rsidRPr="007310A7">
        <w:rPr>
          <w:color w:val="000000" w:themeColor="text1"/>
        </w:rPr>
        <w:t xml:space="preserve"> getrennten</w:t>
      </w:r>
      <w:r w:rsidRPr="007310A7">
        <w:rPr>
          <w:color w:val="000000" w:themeColor="text1"/>
        </w:rPr>
        <w:t xml:space="preserve"> Felde</w:t>
      </w:r>
      <w:r w:rsidR="005C350A" w:rsidRPr="007310A7">
        <w:rPr>
          <w:color w:val="000000" w:themeColor="text1"/>
        </w:rPr>
        <w:t>rn</w:t>
      </w:r>
      <w:r w:rsidRPr="007310A7">
        <w:rPr>
          <w:color w:val="000000" w:themeColor="text1"/>
        </w:rPr>
        <w:t xml:space="preserve"> </w:t>
      </w:r>
      <w:r w:rsidR="005C350A" w:rsidRPr="007310A7">
        <w:rPr>
          <w:color w:val="000000" w:themeColor="text1"/>
        </w:rPr>
        <w:t xml:space="preserve">von Valeries </w:t>
      </w:r>
      <w:r w:rsidRPr="007310A7">
        <w:rPr>
          <w:color w:val="000000" w:themeColor="text1"/>
        </w:rPr>
        <w:t>Eingang</w:t>
      </w:r>
      <w:r w:rsidR="005C350A" w:rsidRPr="007310A7">
        <w:rPr>
          <w:color w:val="000000" w:themeColor="text1"/>
        </w:rPr>
        <w:t>serzählung zeigt.</w:t>
      </w:r>
    </w:p>
    <w:p w14:paraId="45F216A5" w14:textId="6DF402F5" w:rsidR="00E91C72" w:rsidRPr="007310A7" w:rsidRDefault="00E91C72" w:rsidP="00381335">
      <w:pPr>
        <w:spacing w:before="480" w:after="120" w:line="360" w:lineRule="auto"/>
        <w:jc w:val="both"/>
        <w:rPr>
          <w:bCs/>
          <w:i/>
          <w:iCs/>
          <w:color w:val="000000" w:themeColor="text1"/>
        </w:rPr>
      </w:pPr>
      <w:r w:rsidRPr="007310A7">
        <w:rPr>
          <w:bCs/>
          <w:i/>
          <w:iCs/>
          <w:color w:val="000000" w:themeColor="text1"/>
        </w:rPr>
        <w:t xml:space="preserve">Partnerschaft </w:t>
      </w:r>
      <w:r w:rsidR="00FD390E" w:rsidRPr="007310A7">
        <w:rPr>
          <w:bCs/>
          <w:i/>
          <w:iCs/>
          <w:color w:val="000000" w:themeColor="text1"/>
        </w:rPr>
        <w:t xml:space="preserve">im </w:t>
      </w:r>
      <w:r w:rsidR="00B3255C" w:rsidRPr="007310A7">
        <w:rPr>
          <w:bCs/>
          <w:i/>
          <w:iCs/>
          <w:color w:val="000000" w:themeColor="text1"/>
        </w:rPr>
        <w:t xml:space="preserve">Spannungsfeld </w:t>
      </w:r>
      <w:r w:rsidR="00FD390E" w:rsidRPr="007310A7">
        <w:rPr>
          <w:bCs/>
          <w:i/>
          <w:iCs/>
          <w:color w:val="000000" w:themeColor="text1"/>
        </w:rPr>
        <w:t>ver</w:t>
      </w:r>
      <w:r w:rsidRPr="007310A7">
        <w:rPr>
          <w:bCs/>
          <w:i/>
          <w:iCs/>
          <w:color w:val="000000" w:themeColor="text1"/>
        </w:rPr>
        <w:t>geschlechtlich</w:t>
      </w:r>
      <w:r w:rsidR="00FD390E" w:rsidRPr="007310A7">
        <w:rPr>
          <w:bCs/>
          <w:i/>
          <w:iCs/>
          <w:color w:val="000000" w:themeColor="text1"/>
        </w:rPr>
        <w:t>t</w:t>
      </w:r>
      <w:r w:rsidRPr="007310A7">
        <w:rPr>
          <w:bCs/>
          <w:i/>
          <w:iCs/>
          <w:color w:val="000000" w:themeColor="text1"/>
        </w:rPr>
        <w:t>er Normen</w:t>
      </w:r>
    </w:p>
    <w:p w14:paraId="1D58BBC9" w14:textId="36F9CE5E" w:rsidR="00E91C72" w:rsidRPr="007310A7" w:rsidRDefault="00E91C72" w:rsidP="0078702F">
      <w:pPr>
        <w:spacing w:line="360" w:lineRule="auto"/>
        <w:jc w:val="both"/>
        <w:rPr>
          <w:color w:val="000000" w:themeColor="text1"/>
        </w:rPr>
      </w:pPr>
      <w:r w:rsidRPr="007310A7">
        <w:rPr>
          <w:color w:val="000000" w:themeColor="text1"/>
        </w:rPr>
        <w:t xml:space="preserve">Valerie ist Mitte zwanzig als sie ihren zweiten festen Partner kennenlernt. Er ist zu diesem Zeitpunkt bereits berufstätig, während Valerie ihr Masterstudium absolviert und vermutlich in ihrer Studienstadt in Norddeutschland lebt. Sie bezeichnet den Beginn der Beziehung als „sehr </w:t>
      </w:r>
      <w:r w:rsidRPr="007310A7">
        <w:rPr>
          <w:b/>
          <w:color w:val="000000" w:themeColor="text1"/>
        </w:rPr>
        <w:t>schnell</w:t>
      </w:r>
      <w:r w:rsidRPr="007310A7">
        <w:rPr>
          <w:color w:val="000000" w:themeColor="text1"/>
        </w:rPr>
        <w:t xml:space="preserve"> sehr </w:t>
      </w:r>
      <w:proofErr w:type="spellStart"/>
      <w:r w:rsidRPr="007310A7">
        <w:rPr>
          <w:b/>
          <w:color w:val="000000" w:themeColor="text1"/>
        </w:rPr>
        <w:t>close</w:t>
      </w:r>
      <w:proofErr w:type="spellEnd"/>
      <w:r w:rsidRPr="007310A7">
        <w:rPr>
          <w:color w:val="000000" w:themeColor="text1"/>
        </w:rPr>
        <w:t xml:space="preserve"> (1) und fast schon n bisschen </w:t>
      </w:r>
      <w:proofErr w:type="spellStart"/>
      <w:r w:rsidRPr="007310A7">
        <w:rPr>
          <w:b/>
          <w:color w:val="000000" w:themeColor="text1"/>
        </w:rPr>
        <w:t>love</w:t>
      </w:r>
      <w:proofErr w:type="spellEnd"/>
      <w:r w:rsidRPr="007310A7">
        <w:rPr>
          <w:b/>
          <w:color w:val="000000" w:themeColor="text1"/>
        </w:rPr>
        <w:t xml:space="preserve"> </w:t>
      </w:r>
      <w:proofErr w:type="spellStart"/>
      <w:r w:rsidRPr="007310A7">
        <w:rPr>
          <w:b/>
          <w:color w:val="000000" w:themeColor="text1"/>
        </w:rPr>
        <w:t>bombing</w:t>
      </w:r>
      <w:proofErr w:type="spellEnd"/>
      <w:r w:rsidRPr="007310A7">
        <w:rPr>
          <w:b/>
          <w:color w:val="000000" w:themeColor="text1"/>
        </w:rPr>
        <w:t xml:space="preserve">“.  </w:t>
      </w:r>
      <w:r w:rsidRPr="007310A7">
        <w:rPr>
          <w:color w:val="000000" w:themeColor="text1"/>
        </w:rPr>
        <w:t xml:space="preserve">Hier deutet die Formulierung </w:t>
      </w:r>
      <w:proofErr w:type="spellStart"/>
      <w:r w:rsidRPr="007310A7">
        <w:rPr>
          <w:color w:val="000000" w:themeColor="text1"/>
        </w:rPr>
        <w:t>love</w:t>
      </w:r>
      <w:proofErr w:type="spellEnd"/>
      <w:r w:rsidRPr="007310A7">
        <w:rPr>
          <w:color w:val="000000" w:themeColor="text1"/>
        </w:rPr>
        <w:t xml:space="preserve"> </w:t>
      </w:r>
      <w:proofErr w:type="spellStart"/>
      <w:r w:rsidRPr="007310A7">
        <w:rPr>
          <w:color w:val="000000" w:themeColor="text1"/>
        </w:rPr>
        <w:t>bombing</w:t>
      </w:r>
      <w:proofErr w:type="spellEnd"/>
      <w:r w:rsidRPr="007310A7">
        <w:rPr>
          <w:rStyle w:val="Funotenzeichen"/>
          <w:color w:val="000000" w:themeColor="text1"/>
        </w:rPr>
        <w:footnoteReference w:id="180"/>
      </w:r>
      <w:r w:rsidRPr="007310A7">
        <w:rPr>
          <w:color w:val="000000" w:themeColor="text1"/>
        </w:rPr>
        <w:t xml:space="preserve"> an, dass es sich für Valerie zumindest retrospektiv, um eine wenig selbstbestimmte Beziehungsaufnahme handelt.</w:t>
      </w:r>
    </w:p>
    <w:p w14:paraId="7028C5B0" w14:textId="77777777" w:rsidR="00E91C72" w:rsidRPr="007310A7" w:rsidRDefault="00E91C72" w:rsidP="0078702F">
      <w:pPr>
        <w:spacing w:line="360" w:lineRule="auto"/>
        <w:jc w:val="both"/>
        <w:rPr>
          <w:color w:val="000000" w:themeColor="text1"/>
        </w:rPr>
      </w:pPr>
      <w:r w:rsidRPr="007310A7">
        <w:rPr>
          <w:color w:val="000000" w:themeColor="text1"/>
        </w:rPr>
        <w:t>Nach einem halben Jahr Beziehung spricht ihr Partner das erste Mal über gemeinsame Kinder:</w:t>
      </w:r>
    </w:p>
    <w:p w14:paraId="74D7669D" w14:textId="77777777" w:rsidR="00E91C72" w:rsidRPr="007310A7" w:rsidRDefault="00E91C72" w:rsidP="00DD0B99">
      <w:pPr>
        <w:spacing w:before="240" w:after="240" w:line="360" w:lineRule="auto"/>
        <w:ind w:left="567" w:right="509"/>
        <w:jc w:val="both"/>
        <w:rPr>
          <w:color w:val="000000" w:themeColor="text1"/>
          <w:sz w:val="22"/>
          <w:szCs w:val="22"/>
        </w:rPr>
      </w:pPr>
      <w:r w:rsidRPr="007310A7">
        <w:rPr>
          <w:color w:val="000000" w:themeColor="text1"/>
          <w:sz w:val="22"/>
          <w:szCs w:val="22"/>
        </w:rPr>
        <w:t xml:space="preserve">„ja ich glaub ((lachend)) irgendwann, </w:t>
      </w:r>
      <w:proofErr w:type="spellStart"/>
      <w:r w:rsidRPr="007310A7">
        <w:rPr>
          <w:color w:val="000000" w:themeColor="text1"/>
          <w:sz w:val="22"/>
          <w:szCs w:val="22"/>
        </w:rPr>
        <w:t>is</w:t>
      </w:r>
      <w:proofErr w:type="spellEnd"/>
      <w:r w:rsidRPr="007310A7">
        <w:rPr>
          <w:color w:val="000000" w:themeColor="text1"/>
          <w:sz w:val="22"/>
          <w:szCs w:val="22"/>
        </w:rPr>
        <w:t xml:space="preserve"> das </w:t>
      </w:r>
      <w:r w:rsidRPr="007310A7">
        <w:rPr>
          <w:b/>
          <w:color w:val="000000" w:themeColor="text1"/>
          <w:sz w:val="22"/>
          <w:szCs w:val="22"/>
        </w:rPr>
        <w:t>zwangsweise</w:t>
      </w:r>
      <w:r w:rsidRPr="007310A7">
        <w:rPr>
          <w:color w:val="000000" w:themeColor="text1"/>
          <w:sz w:val="22"/>
          <w:szCs w:val="22"/>
        </w:rPr>
        <w:t xml:space="preserve"> dann </w:t>
      </w:r>
      <w:r w:rsidRPr="007310A7">
        <w:rPr>
          <w:b/>
          <w:color w:val="000000" w:themeColor="text1"/>
          <w:sz w:val="22"/>
          <w:szCs w:val="22"/>
        </w:rPr>
        <w:t>Thema:</w:t>
      </w:r>
      <w:r w:rsidRPr="007310A7">
        <w:rPr>
          <w:color w:val="000000" w:themeColor="text1"/>
          <w:sz w:val="22"/>
          <w:szCs w:val="22"/>
        </w:rPr>
        <w:t xml:space="preserve"> ((atmet ein)) und er hat schon </w:t>
      </w:r>
      <w:proofErr w:type="spellStart"/>
      <w:r w:rsidRPr="007310A7">
        <w:rPr>
          <w:color w:val="000000" w:themeColor="text1"/>
          <w:sz w:val="22"/>
          <w:szCs w:val="22"/>
        </w:rPr>
        <w:t>gesacht</w:t>
      </w:r>
      <w:proofErr w:type="spellEnd"/>
      <w:r w:rsidRPr="007310A7">
        <w:rPr>
          <w:color w:val="000000" w:themeColor="text1"/>
          <w:sz w:val="22"/>
          <w:szCs w:val="22"/>
        </w:rPr>
        <w:t xml:space="preserve"> er würde gerne, irgendwann </w:t>
      </w:r>
      <w:proofErr w:type="spellStart"/>
      <w:proofErr w:type="gramStart"/>
      <w:r w:rsidRPr="007310A7">
        <w:rPr>
          <w:b/>
          <w:color w:val="000000" w:themeColor="text1"/>
          <w:sz w:val="22"/>
          <w:szCs w:val="22"/>
        </w:rPr>
        <w:t>heira:ten</w:t>
      </w:r>
      <w:proofErr w:type="spellEnd"/>
      <w:proofErr w:type="gramEnd"/>
      <w:r w:rsidRPr="007310A7">
        <w:rPr>
          <w:color w:val="000000" w:themeColor="text1"/>
          <w:sz w:val="22"/>
          <w:szCs w:val="22"/>
        </w:rPr>
        <w:t xml:space="preserve"> und (1) er hätte gerne </w:t>
      </w:r>
      <w:r w:rsidRPr="007310A7">
        <w:rPr>
          <w:b/>
          <w:color w:val="000000" w:themeColor="text1"/>
          <w:sz w:val="22"/>
          <w:szCs w:val="22"/>
        </w:rPr>
        <w:t xml:space="preserve">Kinder </w:t>
      </w:r>
      <w:r w:rsidRPr="007310A7">
        <w:rPr>
          <w:color w:val="000000" w:themeColor="text1"/>
          <w:sz w:val="22"/>
          <w:szCs w:val="22"/>
        </w:rPr>
        <w:t>((atmet ein))</w:t>
      </w:r>
      <w:r w:rsidRPr="007310A7">
        <w:rPr>
          <w:b/>
          <w:color w:val="000000" w:themeColor="text1"/>
          <w:sz w:val="22"/>
          <w:szCs w:val="22"/>
        </w:rPr>
        <w:t xml:space="preserve"> </w:t>
      </w:r>
      <w:r w:rsidRPr="007310A7">
        <w:rPr>
          <w:color w:val="000000" w:themeColor="text1"/>
          <w:sz w:val="22"/>
          <w:szCs w:val="22"/>
        </w:rPr>
        <w:t xml:space="preserve">u:nd er könne sich </w:t>
      </w:r>
      <w:r w:rsidRPr="007310A7">
        <w:rPr>
          <w:b/>
          <w:color w:val="000000" w:themeColor="text1"/>
          <w:sz w:val="22"/>
          <w:szCs w:val="22"/>
        </w:rPr>
        <w:t>das,</w:t>
      </w:r>
      <w:r w:rsidRPr="007310A7">
        <w:rPr>
          <w:color w:val="000000" w:themeColor="text1"/>
          <w:sz w:val="22"/>
          <w:szCs w:val="22"/>
        </w:rPr>
        <w:t xml:space="preserve"> auch gut mit mir </w:t>
      </w:r>
      <w:proofErr w:type="spellStart"/>
      <w:r w:rsidRPr="007310A7">
        <w:rPr>
          <w:b/>
          <w:color w:val="000000" w:themeColor="text1"/>
          <w:sz w:val="22"/>
          <w:szCs w:val="22"/>
        </w:rPr>
        <w:t>vo:rstellen</w:t>
      </w:r>
      <w:proofErr w:type="spellEnd"/>
      <w:r w:rsidRPr="007310A7">
        <w:rPr>
          <w:b/>
          <w:color w:val="000000" w:themeColor="text1"/>
          <w:sz w:val="22"/>
          <w:szCs w:val="22"/>
        </w:rPr>
        <w:t xml:space="preserve"> </w:t>
      </w:r>
      <w:r w:rsidRPr="007310A7">
        <w:rPr>
          <w:color w:val="000000" w:themeColor="text1"/>
          <w:sz w:val="22"/>
          <w:szCs w:val="22"/>
        </w:rPr>
        <w:t>(1) //</w:t>
      </w:r>
      <w:proofErr w:type="spellStart"/>
      <w:r w:rsidRPr="007310A7">
        <w:rPr>
          <w:color w:val="000000" w:themeColor="text1"/>
          <w:sz w:val="22"/>
          <w:szCs w:val="22"/>
        </w:rPr>
        <w:t>mhm</w:t>
      </w:r>
      <w:proofErr w:type="spellEnd"/>
      <w:r w:rsidRPr="007310A7">
        <w:rPr>
          <w:color w:val="000000" w:themeColor="text1"/>
          <w:sz w:val="22"/>
          <w:szCs w:val="22"/>
        </w:rPr>
        <w:t xml:space="preserve">// u:nd das hat er auch, </w:t>
      </w:r>
      <w:r w:rsidRPr="007310A7">
        <w:rPr>
          <w:b/>
          <w:color w:val="000000" w:themeColor="text1"/>
          <w:sz w:val="22"/>
          <w:szCs w:val="22"/>
        </w:rPr>
        <w:t>sehr</w:t>
      </w:r>
      <w:r w:rsidRPr="007310A7">
        <w:rPr>
          <w:color w:val="000000" w:themeColor="text1"/>
          <w:sz w:val="22"/>
          <w:szCs w:val="22"/>
        </w:rPr>
        <w:t>=</w:t>
      </w:r>
      <w:r w:rsidRPr="007310A7">
        <w:rPr>
          <w:b/>
          <w:color w:val="000000" w:themeColor="text1"/>
          <w:sz w:val="22"/>
          <w:szCs w:val="22"/>
        </w:rPr>
        <w:t>sehr</w:t>
      </w:r>
      <w:r w:rsidRPr="007310A7">
        <w:rPr>
          <w:color w:val="000000" w:themeColor="text1"/>
          <w:sz w:val="22"/>
          <w:szCs w:val="22"/>
        </w:rPr>
        <w:t xml:space="preserve"> früh schon </w:t>
      </w:r>
      <w:proofErr w:type="spellStart"/>
      <w:r w:rsidRPr="007310A7">
        <w:rPr>
          <w:b/>
          <w:color w:val="000000" w:themeColor="text1"/>
          <w:sz w:val="22"/>
          <w:szCs w:val="22"/>
        </w:rPr>
        <w:t>gesacht</w:t>
      </w:r>
      <w:proofErr w:type="spellEnd"/>
      <w:r w:rsidRPr="007310A7">
        <w:rPr>
          <w:b/>
          <w:color w:val="000000" w:themeColor="text1"/>
          <w:sz w:val="22"/>
          <w:szCs w:val="22"/>
        </w:rPr>
        <w:t xml:space="preserve">“ </w:t>
      </w:r>
    </w:p>
    <w:p w14:paraId="417F5E7D" w14:textId="1DD87A69" w:rsidR="00E91C72" w:rsidRPr="007310A7" w:rsidRDefault="00FB7FA0" w:rsidP="0078702F">
      <w:pPr>
        <w:spacing w:line="360" w:lineRule="auto"/>
        <w:jc w:val="both"/>
        <w:rPr>
          <w:color w:val="000000" w:themeColor="text1"/>
        </w:rPr>
      </w:pPr>
      <w:r w:rsidRPr="007310A7">
        <w:rPr>
          <w:color w:val="000000" w:themeColor="text1"/>
        </w:rPr>
        <w:t xml:space="preserve">Die Sequenz legt nahe, dass Valerie die Interaktion als überwiegend fremdbestimmt erlebt. </w:t>
      </w:r>
      <w:r w:rsidR="00E91C72" w:rsidRPr="007310A7">
        <w:rPr>
          <w:color w:val="000000" w:themeColor="text1"/>
        </w:rPr>
        <w:t xml:space="preserve">Sie selbst </w:t>
      </w:r>
      <w:r w:rsidRPr="007310A7">
        <w:rPr>
          <w:color w:val="000000" w:themeColor="text1"/>
        </w:rPr>
        <w:t xml:space="preserve">scheint </w:t>
      </w:r>
      <w:r w:rsidR="00E91C72" w:rsidRPr="007310A7">
        <w:rPr>
          <w:color w:val="000000" w:themeColor="text1"/>
        </w:rPr>
        <w:t>de</w:t>
      </w:r>
      <w:r w:rsidRPr="007310A7">
        <w:rPr>
          <w:color w:val="000000" w:themeColor="text1"/>
        </w:rPr>
        <w:t xml:space="preserve">m Verlauf </w:t>
      </w:r>
      <w:r w:rsidR="00E91C72" w:rsidRPr="007310A7">
        <w:rPr>
          <w:color w:val="000000" w:themeColor="text1"/>
        </w:rPr>
        <w:t>passiv ausgeliefert und taucht auch sprachlich als handelndes Ich nicht auf</w:t>
      </w:r>
      <w:r w:rsidRPr="007310A7">
        <w:rPr>
          <w:color w:val="000000" w:themeColor="text1"/>
        </w:rPr>
        <w:t xml:space="preserve">: Ihr </w:t>
      </w:r>
      <w:r w:rsidR="00E91C72" w:rsidRPr="007310A7">
        <w:rPr>
          <w:color w:val="000000" w:themeColor="text1"/>
        </w:rPr>
        <w:t>Freund</w:t>
      </w:r>
      <w:r w:rsidRPr="007310A7">
        <w:rPr>
          <w:color w:val="000000" w:themeColor="text1"/>
        </w:rPr>
        <w:t xml:space="preserve"> bestimmt</w:t>
      </w:r>
      <w:r w:rsidR="00E91C72" w:rsidRPr="007310A7">
        <w:rPr>
          <w:color w:val="000000" w:themeColor="text1"/>
        </w:rPr>
        <w:t xml:space="preserve"> das Thema Heirat </w:t>
      </w:r>
      <w:r w:rsidRPr="007310A7">
        <w:rPr>
          <w:color w:val="000000" w:themeColor="text1"/>
        </w:rPr>
        <w:t xml:space="preserve">sowie </w:t>
      </w:r>
      <w:r w:rsidR="00E91C72" w:rsidRPr="007310A7">
        <w:rPr>
          <w:color w:val="000000" w:themeColor="text1"/>
        </w:rPr>
        <w:t xml:space="preserve">gemeinsame Kinder, was sie in die Situation bringt, darauf reagieren zu müssen. Hier lässt sich eine Parallele zu Valeries Erleben im Kontext ihrer </w:t>
      </w:r>
      <w:r w:rsidRPr="007310A7">
        <w:rPr>
          <w:color w:val="000000" w:themeColor="text1"/>
        </w:rPr>
        <w:lastRenderedPageBreak/>
        <w:t xml:space="preserve">intergeschlechtlichen Variation </w:t>
      </w:r>
      <w:r w:rsidR="00E91C72" w:rsidRPr="007310A7">
        <w:rPr>
          <w:color w:val="000000" w:themeColor="text1"/>
        </w:rPr>
        <w:t xml:space="preserve">ziehen, die als ‚Defekt’ korrigiert werden muss, um eine von außen vorgegebene, heteronormative Form von Sexualität und Partnerschaft zu ermöglichen. </w:t>
      </w:r>
      <w:r w:rsidRPr="007310A7">
        <w:rPr>
          <w:color w:val="000000" w:themeColor="text1"/>
        </w:rPr>
        <w:t xml:space="preserve">Im weiteren Verlauf informiert Valerie </w:t>
      </w:r>
      <w:r w:rsidR="00E91C72" w:rsidRPr="007310A7">
        <w:rPr>
          <w:color w:val="000000" w:themeColor="text1"/>
        </w:rPr>
        <w:t xml:space="preserve">ihren </w:t>
      </w:r>
      <w:r w:rsidRPr="007310A7">
        <w:rPr>
          <w:color w:val="000000" w:themeColor="text1"/>
        </w:rPr>
        <w:t xml:space="preserve">Partner </w:t>
      </w:r>
      <w:r w:rsidR="00E91C72" w:rsidRPr="007310A7">
        <w:rPr>
          <w:color w:val="000000" w:themeColor="text1"/>
        </w:rPr>
        <w:t xml:space="preserve">zwar über die </w:t>
      </w:r>
      <w:r w:rsidRPr="007310A7">
        <w:rPr>
          <w:color w:val="000000" w:themeColor="text1"/>
        </w:rPr>
        <w:t>„</w:t>
      </w:r>
      <w:r w:rsidR="00E91C72" w:rsidRPr="007310A7">
        <w:rPr>
          <w:color w:val="000000" w:themeColor="text1"/>
        </w:rPr>
        <w:t>Schwierigkeit</w:t>
      </w:r>
      <w:r w:rsidRPr="007310A7">
        <w:rPr>
          <w:color w:val="000000" w:themeColor="text1"/>
        </w:rPr>
        <w:t>“</w:t>
      </w:r>
      <w:r w:rsidR="00E91C72" w:rsidRPr="007310A7">
        <w:rPr>
          <w:color w:val="000000" w:themeColor="text1"/>
        </w:rPr>
        <w:t xml:space="preserve"> biologische Kinder zu bekommen, jedoch ohne detaillierter mit ihm über ihre körpergeschlechtliche Besonderheit zu sprechen:</w:t>
      </w:r>
    </w:p>
    <w:p w14:paraId="3A5137BD" w14:textId="5C64865B" w:rsidR="00E91C72" w:rsidRPr="007310A7" w:rsidRDefault="00E91C72" w:rsidP="00DD0B99">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„und, also ich hab ihm </w:t>
      </w:r>
      <w:r w:rsidRPr="007310A7">
        <w:rPr>
          <w:b/>
          <w:color w:val="000000" w:themeColor="text1"/>
          <w:sz w:val="22"/>
          <w:szCs w:val="22"/>
        </w:rPr>
        <w:t>damals</w:t>
      </w:r>
      <w:r w:rsidRPr="007310A7">
        <w:rPr>
          <w:color w:val="000000" w:themeColor="text1"/>
          <w:sz w:val="22"/>
          <w:szCs w:val="22"/>
        </w:rPr>
        <w:t xml:space="preserve"> (2) dann, </w:t>
      </w:r>
      <w:proofErr w:type="spellStart"/>
      <w:r w:rsidRPr="007310A7">
        <w:rPr>
          <w:color w:val="000000" w:themeColor="text1"/>
          <w:sz w:val="22"/>
          <w:szCs w:val="22"/>
        </w:rPr>
        <w:t>gesacht</w:t>
      </w:r>
      <w:proofErr w:type="spellEnd"/>
      <w:r w:rsidRPr="007310A7">
        <w:rPr>
          <w:color w:val="000000" w:themeColor="text1"/>
          <w:sz w:val="22"/>
          <w:szCs w:val="22"/>
        </w:rPr>
        <w:t xml:space="preserve"> hey das wird vielleicht=n bisschen </w:t>
      </w:r>
      <w:r w:rsidRPr="007310A7">
        <w:rPr>
          <w:b/>
          <w:color w:val="000000" w:themeColor="text1"/>
          <w:sz w:val="22"/>
          <w:szCs w:val="22"/>
        </w:rPr>
        <w:t xml:space="preserve">schwierig </w:t>
      </w:r>
      <w:r w:rsidRPr="007310A7">
        <w:rPr>
          <w:color w:val="000000" w:themeColor="text1"/>
          <w:sz w:val="22"/>
          <w:szCs w:val="22"/>
        </w:rPr>
        <w:t>(1)</w:t>
      </w:r>
      <w:r w:rsidRPr="007310A7">
        <w:rPr>
          <w:b/>
          <w:color w:val="000000" w:themeColor="text1"/>
          <w:sz w:val="22"/>
          <w:szCs w:val="22"/>
        </w:rPr>
        <w:t xml:space="preserve"> </w:t>
      </w:r>
      <w:r w:rsidRPr="007310A7">
        <w:rPr>
          <w:color w:val="000000" w:themeColor="text1"/>
          <w:sz w:val="22"/>
          <w:szCs w:val="22"/>
        </w:rPr>
        <w:t xml:space="preserve">weil ich so=n </w:t>
      </w:r>
      <w:r w:rsidRPr="007310A7">
        <w:rPr>
          <w:b/>
          <w:color w:val="000000" w:themeColor="text1"/>
          <w:sz w:val="22"/>
          <w:szCs w:val="22"/>
        </w:rPr>
        <w:t>hormonelles</w:t>
      </w:r>
      <w:r w:rsidRPr="007310A7">
        <w:rPr>
          <w:color w:val="000000" w:themeColor="text1"/>
          <w:sz w:val="22"/>
          <w:szCs w:val="22"/>
        </w:rPr>
        <w:t xml:space="preserve"> </w:t>
      </w:r>
      <w:r w:rsidRPr="007310A7">
        <w:rPr>
          <w:b/>
          <w:color w:val="000000" w:themeColor="text1"/>
          <w:sz w:val="22"/>
          <w:szCs w:val="22"/>
        </w:rPr>
        <w:t>Ungleichgewicht</w:t>
      </w:r>
      <w:r w:rsidRPr="007310A7">
        <w:rPr>
          <w:color w:val="000000" w:themeColor="text1"/>
          <w:sz w:val="22"/>
          <w:szCs w:val="22"/>
        </w:rPr>
        <w:t xml:space="preserve"> hab ((atmet ein)) </w:t>
      </w:r>
      <w:proofErr w:type="gramStart"/>
      <w:r w:rsidRPr="007310A7">
        <w:rPr>
          <w:color w:val="000000" w:themeColor="text1"/>
          <w:sz w:val="22"/>
          <w:szCs w:val="22"/>
        </w:rPr>
        <w:t>u:nd</w:t>
      </w:r>
      <w:proofErr w:type="gramEnd"/>
      <w:r w:rsidRPr="007310A7">
        <w:rPr>
          <w:color w:val="000000" w:themeColor="text1"/>
          <w:sz w:val="22"/>
          <w:szCs w:val="22"/>
        </w:rPr>
        <w:t xml:space="preserve">=also ich hab so (1) </w:t>
      </w:r>
      <w:r w:rsidRPr="007310A7">
        <w:rPr>
          <w:b/>
          <w:color w:val="000000" w:themeColor="text1"/>
          <w:sz w:val="22"/>
          <w:szCs w:val="22"/>
        </w:rPr>
        <w:t>Halbwahrheit</w:t>
      </w:r>
      <w:r w:rsidRPr="007310A7">
        <w:rPr>
          <w:color w:val="000000" w:themeColor="text1"/>
          <w:sz w:val="22"/>
          <w:szCs w:val="22"/>
        </w:rPr>
        <w:t xml:space="preserve"> </w:t>
      </w:r>
      <w:r w:rsidRPr="007310A7">
        <w:rPr>
          <w:b/>
          <w:color w:val="000000" w:themeColor="text1"/>
          <w:sz w:val="22"/>
          <w:szCs w:val="22"/>
        </w:rPr>
        <w:t>erzählt</w:t>
      </w:r>
      <w:r w:rsidRPr="007310A7">
        <w:rPr>
          <w:color w:val="000000" w:themeColor="text1"/>
          <w:sz w:val="22"/>
          <w:szCs w:val="22"/>
        </w:rPr>
        <w:t xml:space="preserve"> weil ich dachte, irgendwann (2) </w:t>
      </w:r>
      <w:proofErr w:type="spellStart"/>
      <w:r w:rsidRPr="007310A7">
        <w:rPr>
          <w:color w:val="000000" w:themeColor="text1"/>
          <w:sz w:val="22"/>
          <w:szCs w:val="22"/>
        </w:rPr>
        <w:t>is</w:t>
      </w:r>
      <w:proofErr w:type="spellEnd"/>
      <w:r w:rsidRPr="007310A7">
        <w:rPr>
          <w:color w:val="000000" w:themeColor="text1"/>
          <w:sz w:val="22"/>
          <w:szCs w:val="22"/>
        </w:rPr>
        <w:t xml:space="preserve"> es schon </w:t>
      </w:r>
      <w:proofErr w:type="spellStart"/>
      <w:r w:rsidRPr="007310A7">
        <w:rPr>
          <w:b/>
          <w:color w:val="000000" w:themeColor="text1"/>
          <w:sz w:val="22"/>
          <w:szCs w:val="22"/>
        </w:rPr>
        <w:t>fa:ir</w:t>
      </w:r>
      <w:proofErr w:type="spellEnd"/>
      <w:r w:rsidRPr="007310A7">
        <w:rPr>
          <w:color w:val="000000" w:themeColor="text1"/>
          <w:sz w:val="22"/>
          <w:szCs w:val="22"/>
        </w:rPr>
        <w:t xml:space="preserve"> es jemandem zu </w:t>
      </w:r>
      <w:r w:rsidRPr="007310A7">
        <w:rPr>
          <w:b/>
          <w:color w:val="000000" w:themeColor="text1"/>
          <w:sz w:val="22"/>
          <w:szCs w:val="22"/>
        </w:rPr>
        <w:t>sagen</w:t>
      </w:r>
      <w:r w:rsidRPr="007310A7">
        <w:rPr>
          <w:color w:val="000000" w:themeColor="text1"/>
          <w:sz w:val="22"/>
          <w:szCs w:val="22"/>
        </w:rPr>
        <w:t xml:space="preserve">, ab einem gewissen </w:t>
      </w:r>
      <w:r w:rsidRPr="007310A7">
        <w:rPr>
          <w:b/>
          <w:color w:val="000000" w:themeColor="text1"/>
          <w:sz w:val="22"/>
          <w:szCs w:val="22"/>
        </w:rPr>
        <w:t>Alter“</w:t>
      </w:r>
    </w:p>
    <w:p w14:paraId="5A9DD1F8" w14:textId="3F295DA8" w:rsidR="00E91C72" w:rsidRPr="007310A7" w:rsidRDefault="00E91C72" w:rsidP="0078702F">
      <w:pPr>
        <w:spacing w:line="360" w:lineRule="auto"/>
        <w:jc w:val="both"/>
        <w:rPr>
          <w:color w:val="000000" w:themeColor="text1"/>
        </w:rPr>
      </w:pPr>
      <w:r>
        <w:rPr>
          <w:color w:val="000000" w:themeColor="text1"/>
        </w:rPr>
        <w:t xml:space="preserve">Hier wird deutlich, dass Valerie die </w:t>
      </w:r>
      <w:r>
        <w:rPr>
          <w:color w:val="000000" w:themeColor="text1"/>
        </w:rPr>
        <w:t xml:space="preserve">jahrelang etablierte </w:t>
      </w:r>
      <w:r>
        <w:rPr>
          <w:color w:val="000000" w:themeColor="text1"/>
        </w:rPr>
        <w:t xml:space="preserve">Geheimhaltung</w:t>
      </w:r>
      <w:r>
        <w:rPr>
          <w:color w:val="000000" w:themeColor="text1"/>
        </w:rPr>
        <w:t xml:space="preserve"> ihrer Variation</w:t>
      </w:r>
      <w:r>
        <w:rPr>
          <w:color w:val="000000" w:themeColor="text1"/>
        </w:rPr>
        <w:t xml:space="preserve"> in ihrer Partnerschaft fortsetzt. </w:t>
      </w:r>
      <w:r>
        <w:rPr>
          <w:color w:val="000000" w:themeColor="text1"/>
        </w:rPr>
        <w:t xml:space="preserve">Gleichzeitig deutet sich an, dass </w:t>
      </w:r>
      <w:r>
        <w:rPr>
          <w:color w:val="000000" w:themeColor="text1"/>
        </w:rPr>
        <w:t xml:space="preserve">sie die </w:t>
      </w:r>
      <w:r>
        <w:rPr>
          <w:color w:val="000000" w:themeColor="text1"/>
        </w:rPr>
        <w:t xml:space="preserve">Bedarfe und Perspektive </w:t>
      </w:r>
      <w:r>
        <w:rPr>
          <w:color w:val="000000" w:themeColor="text1"/>
        </w:rPr>
        <w:t xml:space="preserve">ihres Partner</w:t>
      </w:r>
      <w:r>
        <w:rPr>
          <w:color w:val="000000" w:themeColor="text1"/>
        </w:rPr>
        <w:t xml:space="preserve">s</w:t>
      </w:r>
      <w:r>
        <w:rPr>
          <w:color w:val="000000" w:themeColor="text1"/>
        </w:rPr>
        <w:t xml:space="preserve"> </w:t>
      </w:r>
      <w:r>
        <w:rPr>
          <w:color w:val="000000" w:themeColor="text1"/>
        </w:rPr>
        <w:t xml:space="preserve">– ähnlich wie in der Vergangenheit die ihrer Eltern – ü</w:t>
      </w:r>
      <w:r>
        <w:rPr>
          <w:color w:val="000000" w:themeColor="text1"/>
        </w:rPr>
        <w:t xml:space="preserve">ber </w:t>
      </w:r>
      <w:r>
        <w:rPr>
          <w:color w:val="000000" w:themeColor="text1"/>
        </w:rPr>
        <w:t xml:space="preserve">die </w:t>
      </w:r>
      <w:r>
        <w:rPr>
          <w:color w:val="000000" w:themeColor="text1"/>
        </w:rPr>
        <w:t xml:space="preserve">eigenen</w:t>
      </w:r>
      <w:r>
        <w:rPr>
          <w:color w:val="000000" w:themeColor="text1"/>
        </w:rPr>
        <w:t xml:space="preserve"> stellt</w:t>
      </w:r>
      <w:r>
        <w:rPr>
          <w:color w:val="000000" w:themeColor="text1"/>
        </w:rPr>
        <w:t xml:space="preserve">. </w:t>
      </w:r>
      <w:r>
        <w:rPr>
          <w:color w:val="000000" w:themeColor="text1"/>
        </w:rPr>
        <w:t xml:space="preserve">Durch den gewählten Begriff der Fairness bekommt die Beziehung zudem </w:t>
      </w:r>
      <w:r>
        <w:rPr>
          <w:color w:val="000000" w:themeColor="text1"/>
        </w:rPr>
        <w:t xml:space="preserve">einen pragmatischen</w:t>
      </w:r>
      <w:r>
        <w:rPr>
          <w:color w:val="000000" w:themeColor="text1"/>
        </w:rPr>
        <w:t xml:space="preserve">, mit einem Tauschgeschäft oder Vertragsabschluss vergleichbaren,</w:t>
      </w:r>
      <w:r>
        <w:rPr>
          <w:color w:val="000000" w:themeColor="text1"/>
        </w:rPr>
        <w:t xml:space="preserve"> Charakter verliehen</w:t>
      </w:r>
      <w:ins w:id="1000162" w:author="Claude Lektorat" w:date="2026-06-30T12:18:05Z">
        <w:r>
          <w:rPr>
            <w:color w:val="000000" w:themeColor="text1"/>
          </w:rPr>
          <w:t xml:space="preserve">.</w:t>
        </w:r>
      </w:ins>
      <w:r>
        <w:rPr>
          <w:color w:val="000000" w:themeColor="text1"/>
        </w:rPr>
        <w:t xml:space="preserve"> </w:t>
      </w:r>
      <w:r>
        <w:rPr>
          <w:color w:val="000000" w:themeColor="text1"/>
        </w:rPr>
        <w:t xml:space="preserve">Dies lässt sich ebenfalls vor dem Hintergrund </w:t>
      </w:r>
      <w:r>
        <w:rPr>
          <w:color w:val="000000" w:themeColor="text1"/>
        </w:rPr>
        <w:t xml:space="preserve">von </w:t>
      </w:r>
      <w:r>
        <w:rPr>
          <w:color w:val="000000" w:themeColor="text1"/>
        </w:rPr>
        <w:t xml:space="preserve">Valeries </w:t>
      </w:r>
      <w:r>
        <w:rPr>
          <w:color w:val="000000" w:themeColor="text1"/>
        </w:rPr>
        <w:t xml:space="preserve">biographischer Erfahrungsaufschichtung </w:t>
      </w:r>
      <w:r>
        <w:rPr>
          <w:color w:val="000000" w:themeColor="text1"/>
        </w:rPr>
        <w:t xml:space="preserve">verstehen: Da ihre Eltern </w:t>
      </w:r>
      <w:r>
        <w:rPr>
          <w:color w:val="000000" w:themeColor="text1"/>
        </w:rPr>
        <w:t xml:space="preserve">gemäß des </w:t>
      </w:r>
      <w:r>
        <w:rPr>
          <w:color w:val="000000" w:themeColor="text1"/>
        </w:rPr>
        <w:t xml:space="preserve">Familiennarrativ</w:t>
      </w:r>
      <w:r>
        <w:rPr>
          <w:color w:val="000000" w:themeColor="text1"/>
        </w:rPr>
        <w:t xml:space="preserve">s </w:t>
      </w:r>
      <w:r>
        <w:rPr>
          <w:color w:val="000000" w:themeColor="text1"/>
        </w:rPr>
        <w:t xml:space="preserve">für sie nach Deutschland gekommen sind, ist sie diesen gegenüber verpflichtet und</w:t>
      </w:r>
      <w:r>
        <w:rPr>
          <w:color w:val="000000" w:themeColor="text1"/>
        </w:rPr>
        <w:t xml:space="preserve"> </w:t>
      </w:r>
      <w:proofErr w:type="gramStart"/>
      <w:r>
        <w:rPr>
          <w:color w:val="000000" w:themeColor="text1"/>
        </w:rPr>
        <w:t xml:space="preserve">muss </w:t>
      </w:r>
      <w:r>
        <w:rPr>
          <w:color w:val="000000" w:themeColor="text1"/>
        </w:rPr>
        <w:t xml:space="preserve"> die</w:t>
      </w:r>
      <w:proofErr w:type="gramEnd"/>
      <w:r>
        <w:rPr>
          <w:color w:val="000000" w:themeColor="text1"/>
        </w:rPr>
        <w:t xml:space="preserve"> in Kauf genommenen Entbehrungen gewissermaßen </w:t>
      </w:r>
      <w:r>
        <w:rPr>
          <w:color w:val="000000" w:themeColor="text1"/>
        </w:rPr>
        <w:t xml:space="preserve">an sie </w:t>
      </w:r>
      <w:r>
        <w:rPr>
          <w:color w:val="000000" w:themeColor="text1"/>
        </w:rPr>
        <w:t xml:space="preserve">zurückzahlen.</w:t>
      </w:r>
    </w:p>
    <w:p w14:paraId="738CF92C" w14:textId="77777777" w:rsidR="00E91C72" w:rsidRPr="007310A7" w:rsidRDefault="00E91C72" w:rsidP="00381335">
      <w:pPr>
        <w:spacing w:before="480" w:after="120" w:line="360" w:lineRule="auto"/>
        <w:jc w:val="both"/>
        <w:rPr>
          <w:bCs/>
          <w:i/>
          <w:iCs/>
          <w:color w:val="000000" w:themeColor="text1"/>
          <w:sz w:val="28"/>
          <w:szCs w:val="28"/>
        </w:rPr>
      </w:pPr>
      <w:r w:rsidRPr="007310A7">
        <w:rPr>
          <w:bCs/>
          <w:i/>
          <w:iCs/>
          <w:color w:val="000000" w:themeColor="text1"/>
        </w:rPr>
        <w:t>Biographische Umbrüche und Eintritt in eine neue Wir-Gruppe</w:t>
      </w:r>
    </w:p>
    <w:p w14:paraId="6CF0AB7F" w14:textId="01BBC791" w:rsidR="00E91C72" w:rsidRPr="007310A7" w:rsidRDefault="00E91C72" w:rsidP="0078702F">
      <w:pPr>
        <w:spacing w:line="360" w:lineRule="auto"/>
        <w:jc w:val="both"/>
        <w:rPr>
          <w:color w:val="000000" w:themeColor="text1"/>
        </w:rPr>
      </w:pPr>
      <w:r w:rsidRPr="007310A7">
        <w:rPr>
          <w:color w:val="000000" w:themeColor="text1"/>
        </w:rPr>
        <w:t xml:space="preserve">Noch während der Arbeit an ihrer Masterarbeit beginnt Valerie ein Praktikum in </w:t>
      </w:r>
      <w:r w:rsidR="007B013B" w:rsidRPr="007310A7">
        <w:rPr>
          <w:color w:val="000000" w:themeColor="text1"/>
        </w:rPr>
        <w:t xml:space="preserve">Süddeutschland, in </w:t>
      </w:r>
      <w:r w:rsidRPr="007310A7">
        <w:rPr>
          <w:color w:val="000000" w:themeColor="text1"/>
        </w:rPr>
        <w:t xml:space="preserve">der Stadt in der auch ihr </w:t>
      </w:r>
      <w:r w:rsidR="007B013B" w:rsidRPr="007310A7">
        <w:rPr>
          <w:color w:val="000000" w:themeColor="text1"/>
        </w:rPr>
        <w:t xml:space="preserve">aktueller </w:t>
      </w:r>
      <w:r w:rsidR="00F27F26" w:rsidRPr="007310A7">
        <w:rPr>
          <w:color w:val="000000" w:themeColor="text1"/>
        </w:rPr>
        <w:t xml:space="preserve">Freund </w:t>
      </w:r>
      <w:r w:rsidRPr="007310A7">
        <w:rPr>
          <w:color w:val="000000" w:themeColor="text1"/>
        </w:rPr>
        <w:t>lebt</w:t>
      </w:r>
      <w:r w:rsidR="007B013B" w:rsidRPr="007310A7">
        <w:rPr>
          <w:color w:val="000000" w:themeColor="text1"/>
        </w:rPr>
        <w:t xml:space="preserve">. </w:t>
      </w:r>
      <w:r w:rsidRPr="007310A7">
        <w:rPr>
          <w:color w:val="000000" w:themeColor="text1"/>
        </w:rPr>
        <w:t>Die Entscheidung in die Stadt ihres Partners zu ziehen</w:t>
      </w:r>
      <w:r w:rsidR="00F27F26" w:rsidRPr="007310A7">
        <w:rPr>
          <w:color w:val="000000" w:themeColor="text1"/>
        </w:rPr>
        <w:t>,</w:t>
      </w:r>
      <w:r w:rsidRPr="007310A7">
        <w:rPr>
          <w:color w:val="000000" w:themeColor="text1"/>
        </w:rPr>
        <w:t xml:space="preserve"> </w:t>
      </w:r>
      <w:r w:rsidR="007B013B" w:rsidRPr="007310A7">
        <w:rPr>
          <w:color w:val="000000" w:themeColor="text1"/>
        </w:rPr>
        <w:t xml:space="preserve">führt erstmals zu einer erheblichen </w:t>
      </w:r>
      <w:r w:rsidRPr="007310A7">
        <w:rPr>
          <w:color w:val="000000" w:themeColor="text1"/>
        </w:rPr>
        <w:t xml:space="preserve">räumliche Distanzierung </w:t>
      </w:r>
      <w:r w:rsidR="007B013B" w:rsidRPr="007310A7">
        <w:rPr>
          <w:color w:val="000000" w:themeColor="text1"/>
        </w:rPr>
        <w:t xml:space="preserve">zu </w:t>
      </w:r>
      <w:r w:rsidRPr="007310A7">
        <w:rPr>
          <w:color w:val="000000" w:themeColor="text1"/>
        </w:rPr>
        <w:t xml:space="preserve">ihrer Familie. </w:t>
      </w:r>
      <w:r w:rsidR="007B013B" w:rsidRPr="007310A7">
        <w:rPr>
          <w:color w:val="000000" w:themeColor="text1"/>
        </w:rPr>
        <w:t xml:space="preserve">So </w:t>
      </w:r>
      <w:r w:rsidRPr="007310A7">
        <w:rPr>
          <w:color w:val="000000" w:themeColor="text1"/>
        </w:rPr>
        <w:t xml:space="preserve">liegt </w:t>
      </w:r>
      <w:r w:rsidR="007B013B" w:rsidRPr="007310A7">
        <w:rPr>
          <w:color w:val="000000" w:themeColor="text1"/>
        </w:rPr>
        <w:t xml:space="preserve">jetzt </w:t>
      </w:r>
      <w:r w:rsidRPr="007310A7">
        <w:rPr>
          <w:color w:val="000000" w:themeColor="text1"/>
        </w:rPr>
        <w:t>eine mehrstündige Fahrtstrecke zwischen Valerie und ihren Eltern, die</w:t>
      </w:r>
      <w:r w:rsidR="007B013B" w:rsidRPr="007310A7">
        <w:rPr>
          <w:color w:val="000000" w:themeColor="text1"/>
        </w:rPr>
        <w:t xml:space="preserve"> zu selteneren Besuchen führt</w:t>
      </w:r>
      <w:r w:rsidRPr="007310A7">
        <w:rPr>
          <w:color w:val="000000" w:themeColor="text1"/>
        </w:rPr>
        <w:t xml:space="preserve">. </w:t>
      </w:r>
      <w:r w:rsidR="007B013B" w:rsidRPr="007310A7">
        <w:rPr>
          <w:color w:val="000000" w:themeColor="text1"/>
        </w:rPr>
        <w:t xml:space="preserve"> Ein mögliches </w:t>
      </w:r>
      <w:r w:rsidRPr="007310A7">
        <w:rPr>
          <w:color w:val="000000" w:themeColor="text1"/>
        </w:rPr>
        <w:t xml:space="preserve">Spannungsfeld zwischen beruflicher und partnerschaftlicher </w:t>
      </w:r>
      <w:r w:rsidR="005D1479" w:rsidRPr="007310A7">
        <w:rPr>
          <w:color w:val="000000" w:themeColor="text1"/>
        </w:rPr>
        <w:t xml:space="preserve">bzw. familialer Ebene </w:t>
      </w:r>
      <w:r w:rsidRPr="007310A7">
        <w:rPr>
          <w:color w:val="000000" w:themeColor="text1"/>
        </w:rPr>
        <w:t xml:space="preserve">wird von Valerie auf Präsentationsebene in Richtung der beruflichen, </w:t>
      </w:r>
      <w:r w:rsidR="005D1479" w:rsidRPr="007310A7">
        <w:rPr>
          <w:color w:val="000000" w:themeColor="text1"/>
        </w:rPr>
        <w:t xml:space="preserve">erfolgsorientierten </w:t>
      </w:r>
      <w:r w:rsidRPr="007310A7">
        <w:rPr>
          <w:color w:val="000000" w:themeColor="text1"/>
        </w:rPr>
        <w:t xml:space="preserve">Lebensgestaltung aufgelöst. </w:t>
      </w:r>
      <w:r w:rsidR="005D1479" w:rsidRPr="007310A7">
        <w:rPr>
          <w:color w:val="000000" w:themeColor="text1"/>
        </w:rPr>
        <w:t>So nennt sie im Interview die Erforderlichkeit des in Süddeutschland absolvierten Praktikums als einzigen Grund ihres Umzugs.</w:t>
      </w:r>
    </w:p>
    <w:p w14:paraId="01D1CC7E" w14:textId="0D3890E6" w:rsidR="00E91C72" w:rsidRPr="007310A7" w:rsidRDefault="00E91C72" w:rsidP="00DD0B99">
      <w:pPr>
        <w:spacing w:before="240" w:line="360" w:lineRule="auto"/>
        <w:jc w:val="both"/>
        <w:rPr>
          <w:b/>
          <w:color w:val="000000" w:themeColor="text1"/>
        </w:rPr>
      </w:pPr>
      <w:r w:rsidRPr="007310A7">
        <w:rPr>
          <w:color w:val="000000" w:themeColor="text1"/>
        </w:rPr>
        <w:lastRenderedPageBreak/>
        <w:t xml:space="preserve">Im Zuge </w:t>
      </w:r>
      <w:r w:rsidR="00C85B9D" w:rsidRPr="007310A7">
        <w:rPr>
          <w:color w:val="000000" w:themeColor="text1"/>
        </w:rPr>
        <w:t xml:space="preserve">ihres </w:t>
      </w:r>
      <w:r w:rsidRPr="007310A7">
        <w:rPr>
          <w:color w:val="000000" w:themeColor="text1"/>
        </w:rPr>
        <w:t>Umzugs nach Stuttgart entscheidet Valerie sich</w:t>
      </w:r>
      <w:r w:rsidR="00C85B9D" w:rsidRPr="007310A7">
        <w:rPr>
          <w:color w:val="000000" w:themeColor="text1"/>
        </w:rPr>
        <w:t>,</w:t>
      </w:r>
      <w:r w:rsidRPr="007310A7">
        <w:rPr>
          <w:color w:val="000000" w:themeColor="text1"/>
        </w:rPr>
        <w:t xml:space="preserve"> eine neue Frauenärztin</w:t>
      </w:r>
      <w:r w:rsidR="00C85B9D" w:rsidRPr="007310A7">
        <w:rPr>
          <w:color w:val="000000" w:themeColor="text1"/>
        </w:rPr>
        <w:t xml:space="preserve"> aufzusuchen</w:t>
      </w:r>
      <w:r w:rsidRPr="007310A7">
        <w:rPr>
          <w:color w:val="000000" w:themeColor="text1"/>
        </w:rPr>
        <w:t xml:space="preserve">. </w:t>
      </w:r>
      <w:r w:rsidR="00C85B9D" w:rsidRPr="007310A7">
        <w:rPr>
          <w:color w:val="000000" w:themeColor="text1"/>
        </w:rPr>
        <w:t xml:space="preserve">Zuvor </w:t>
      </w:r>
      <w:r w:rsidRPr="007310A7">
        <w:rPr>
          <w:color w:val="000000" w:themeColor="text1"/>
        </w:rPr>
        <w:t xml:space="preserve">fordert sie ihre Behandlungsunterlagen </w:t>
      </w:r>
      <w:r w:rsidR="00C85B9D" w:rsidRPr="007310A7">
        <w:rPr>
          <w:color w:val="000000" w:themeColor="text1"/>
        </w:rPr>
        <w:t xml:space="preserve">von ihrer vorherigen Gynäkologin aus ihrem Heimatdorf </w:t>
      </w:r>
      <w:r w:rsidRPr="007310A7">
        <w:rPr>
          <w:color w:val="000000" w:themeColor="text1"/>
        </w:rPr>
        <w:t>an</w:t>
      </w:r>
      <w:r w:rsidR="00C85B9D" w:rsidRPr="007310A7">
        <w:rPr>
          <w:color w:val="000000" w:themeColor="text1"/>
        </w:rPr>
        <w:t xml:space="preserve">. In diesem Zuge </w:t>
      </w:r>
      <w:r w:rsidRPr="007310A7">
        <w:rPr>
          <w:color w:val="000000" w:themeColor="text1"/>
        </w:rPr>
        <w:t>erfährt</w:t>
      </w:r>
      <w:r w:rsidR="00C85B9D" w:rsidRPr="007310A7">
        <w:rPr>
          <w:color w:val="000000" w:themeColor="text1"/>
        </w:rPr>
        <w:t xml:space="preserve"> sie</w:t>
      </w:r>
      <w:r w:rsidRPr="007310A7">
        <w:rPr>
          <w:color w:val="000000" w:themeColor="text1"/>
        </w:rPr>
        <w:t xml:space="preserve"> erstmals von </w:t>
      </w:r>
      <w:r w:rsidR="00C85B9D" w:rsidRPr="007310A7">
        <w:rPr>
          <w:color w:val="000000" w:themeColor="text1"/>
        </w:rPr>
        <w:t xml:space="preserve">ihrer vollständigen </w:t>
      </w:r>
      <w:r w:rsidRPr="007310A7">
        <w:rPr>
          <w:color w:val="000000" w:themeColor="text1"/>
        </w:rPr>
        <w:t>Diagnose</w:t>
      </w:r>
      <w:r w:rsidR="00C85B9D" w:rsidRPr="007310A7">
        <w:rPr>
          <w:color w:val="000000" w:themeColor="text1"/>
        </w:rPr>
        <w:t xml:space="preserve"> und intergeschlechtlichen Variation. </w:t>
      </w:r>
      <w:r w:rsidRPr="007310A7">
        <w:rPr>
          <w:color w:val="000000" w:themeColor="text1"/>
        </w:rPr>
        <w:t xml:space="preserve">Valerie beschreibt die Situation in der sie ihre Befunde </w:t>
      </w:r>
      <w:r w:rsidR="00C85B9D" w:rsidRPr="007310A7">
        <w:rPr>
          <w:color w:val="000000" w:themeColor="text1"/>
        </w:rPr>
        <w:t xml:space="preserve">erhält </w:t>
      </w:r>
      <w:r w:rsidRPr="007310A7">
        <w:rPr>
          <w:color w:val="000000" w:themeColor="text1"/>
        </w:rPr>
        <w:t xml:space="preserve">und erstmals </w:t>
      </w:r>
      <w:r w:rsidR="00C85B9D" w:rsidRPr="007310A7">
        <w:rPr>
          <w:color w:val="000000" w:themeColor="text1"/>
        </w:rPr>
        <w:t>liest folgendermaßen:</w:t>
      </w:r>
    </w:p>
    <w:p w14:paraId="2825B6E7" w14:textId="714D86E4" w:rsidR="00E91C72" w:rsidRPr="007310A7" w:rsidRDefault="00E91C72" w:rsidP="00DD0B99">
      <w:pPr>
        <w:spacing w:before="240" w:after="240" w:line="360" w:lineRule="auto"/>
        <w:ind w:left="567" w:right="509"/>
        <w:jc w:val="both"/>
        <w:rPr>
          <w:color w:val="000000" w:themeColor="text1"/>
          <w:sz w:val="22"/>
          <w:szCs w:val="22"/>
        </w:rPr>
      </w:pPr>
      <w:r w:rsidRPr="007310A7">
        <w:rPr>
          <w:color w:val="000000" w:themeColor="text1"/>
          <w:sz w:val="22"/>
          <w:szCs w:val="22"/>
        </w:rPr>
        <w:t>„</w:t>
      </w:r>
      <w:proofErr w:type="spellStart"/>
      <w:r w:rsidRPr="007310A7">
        <w:rPr>
          <w:color w:val="000000" w:themeColor="text1"/>
          <w:sz w:val="22"/>
          <w:szCs w:val="22"/>
        </w:rPr>
        <w:t>mhm</w:t>
      </w:r>
      <w:proofErr w:type="spellEnd"/>
      <w:r w:rsidRPr="007310A7">
        <w:rPr>
          <w:color w:val="000000" w:themeColor="text1"/>
          <w:sz w:val="22"/>
          <w:szCs w:val="22"/>
        </w:rPr>
        <w:t xml:space="preserve"> ja ich hab halt, alle Berichte angefordert, von meiner Frauenärztin damals ähm (1) für den </w:t>
      </w:r>
      <w:r w:rsidRPr="007310A7">
        <w:rPr>
          <w:b/>
          <w:color w:val="000000" w:themeColor="text1"/>
          <w:sz w:val="22"/>
          <w:szCs w:val="22"/>
        </w:rPr>
        <w:t>Umzug</w:t>
      </w:r>
      <w:r w:rsidRPr="007310A7">
        <w:rPr>
          <w:color w:val="000000" w:themeColor="text1"/>
          <w:sz w:val="22"/>
          <w:szCs w:val="22"/>
        </w:rPr>
        <w:t xml:space="preserve">, also ich hab- (1) ich hab schon </w:t>
      </w:r>
      <w:proofErr w:type="spellStart"/>
      <w:r w:rsidRPr="007310A7">
        <w:rPr>
          <w:color w:val="000000" w:themeColor="text1"/>
          <w:sz w:val="22"/>
          <w:szCs w:val="22"/>
        </w:rPr>
        <w:t>nich</w:t>
      </w:r>
      <w:proofErr w:type="spellEnd"/>
      <w:r w:rsidRPr="007310A7">
        <w:rPr>
          <w:color w:val="000000" w:themeColor="text1"/>
          <w:sz w:val="22"/>
          <w:szCs w:val="22"/>
        </w:rPr>
        <w:t xml:space="preserve"> mehr in meiner </w:t>
      </w:r>
      <w:r w:rsidRPr="007310A7">
        <w:rPr>
          <w:b/>
          <w:color w:val="000000" w:themeColor="text1"/>
          <w:sz w:val="22"/>
          <w:szCs w:val="22"/>
        </w:rPr>
        <w:t>Heimatstadt</w:t>
      </w:r>
      <w:r w:rsidRPr="007310A7">
        <w:rPr>
          <w:color w:val="000000" w:themeColor="text1"/>
          <w:sz w:val="22"/>
          <w:szCs w:val="22"/>
        </w:rPr>
        <w:t xml:space="preserve"> </w:t>
      </w:r>
      <w:proofErr w:type="spellStart"/>
      <w:r w:rsidRPr="007310A7">
        <w:rPr>
          <w:b/>
          <w:color w:val="000000" w:themeColor="text1"/>
          <w:sz w:val="22"/>
          <w:szCs w:val="22"/>
        </w:rPr>
        <w:t>gewo:hnt</w:t>
      </w:r>
      <w:proofErr w:type="spellEnd"/>
      <w:r w:rsidRPr="007310A7">
        <w:rPr>
          <w:color w:val="000000" w:themeColor="text1"/>
          <w:sz w:val="22"/>
          <w:szCs w:val="22"/>
        </w:rPr>
        <w:t xml:space="preserve">, </w:t>
      </w:r>
      <w:proofErr w:type="spellStart"/>
      <w:r w:rsidRPr="007310A7">
        <w:rPr>
          <w:color w:val="000000" w:themeColor="text1"/>
          <w:sz w:val="22"/>
          <w:szCs w:val="22"/>
        </w:rPr>
        <w:t>abe:r</w:t>
      </w:r>
      <w:proofErr w:type="spellEnd"/>
      <w:r w:rsidRPr="007310A7">
        <w:rPr>
          <w:color w:val="000000" w:themeColor="text1"/>
          <w:sz w:val="22"/>
          <w:szCs w:val="22"/>
        </w:rPr>
        <w:t xml:space="preserve"> (1) ich bin halt </w:t>
      </w:r>
      <w:proofErr w:type="spellStart"/>
      <w:r w:rsidRPr="007310A7">
        <w:rPr>
          <w:color w:val="000000" w:themeColor="text1"/>
          <w:sz w:val="22"/>
          <w:szCs w:val="22"/>
        </w:rPr>
        <w:t>ein mal</w:t>
      </w:r>
      <w:proofErr w:type="spellEnd"/>
      <w:r w:rsidRPr="007310A7">
        <w:rPr>
          <w:color w:val="000000" w:themeColor="text1"/>
          <w:sz w:val="22"/>
          <w:szCs w:val="22"/>
        </w:rPr>
        <w:t xml:space="preserve"> im </w:t>
      </w:r>
      <w:r w:rsidRPr="007310A7">
        <w:rPr>
          <w:b/>
          <w:color w:val="000000" w:themeColor="text1"/>
          <w:sz w:val="22"/>
          <w:szCs w:val="22"/>
        </w:rPr>
        <w:t>Jahr</w:t>
      </w:r>
      <w:r w:rsidRPr="007310A7">
        <w:rPr>
          <w:color w:val="000000" w:themeColor="text1"/>
          <w:sz w:val="22"/>
          <w:szCs w:val="22"/>
        </w:rPr>
        <w:t xml:space="preserve"> dennoch immer zu ihr </w:t>
      </w:r>
      <w:proofErr w:type="spellStart"/>
      <w:r w:rsidRPr="007310A7">
        <w:rPr>
          <w:color w:val="000000" w:themeColor="text1"/>
          <w:sz w:val="22"/>
          <w:szCs w:val="22"/>
        </w:rPr>
        <w:t>gefa:hren</w:t>
      </w:r>
      <w:proofErr w:type="spellEnd"/>
      <w:r w:rsidRPr="007310A7">
        <w:rPr>
          <w:color w:val="000000" w:themeColor="text1"/>
          <w:sz w:val="22"/>
          <w:szCs w:val="22"/>
        </w:rPr>
        <w:t xml:space="preserve"> (1) //</w:t>
      </w:r>
      <w:proofErr w:type="spellStart"/>
      <w:r w:rsidRPr="007310A7">
        <w:rPr>
          <w:color w:val="000000" w:themeColor="text1"/>
          <w:sz w:val="22"/>
          <w:szCs w:val="22"/>
        </w:rPr>
        <w:t>mhm</w:t>
      </w:r>
      <w:proofErr w:type="spellEnd"/>
      <w:r w:rsidRPr="007310A7">
        <w:rPr>
          <w:color w:val="000000" w:themeColor="text1"/>
          <w:sz w:val="22"/>
          <w:szCs w:val="22"/>
        </w:rPr>
        <w:t xml:space="preserve">// weil ich halt immer dort war, ähm seit </w:t>
      </w:r>
      <w:r w:rsidRPr="007310A7">
        <w:rPr>
          <w:b/>
          <w:color w:val="000000" w:themeColor="text1"/>
          <w:sz w:val="22"/>
          <w:szCs w:val="22"/>
        </w:rPr>
        <w:t>Kind</w:t>
      </w:r>
      <w:r w:rsidRPr="007310A7">
        <w:rPr>
          <w:color w:val="000000" w:themeColor="text1"/>
          <w:sz w:val="22"/>
          <w:szCs w:val="22"/>
        </w:rPr>
        <w:t xml:space="preserve">-, seit ich n </w:t>
      </w:r>
      <w:r w:rsidRPr="007310A7">
        <w:rPr>
          <w:b/>
          <w:color w:val="000000" w:themeColor="text1"/>
          <w:sz w:val="22"/>
          <w:szCs w:val="22"/>
        </w:rPr>
        <w:t>Kind</w:t>
      </w:r>
      <w:r w:rsidRPr="007310A7">
        <w:rPr>
          <w:color w:val="000000" w:themeColor="text1"/>
          <w:sz w:val="22"/>
          <w:szCs w:val="22"/>
        </w:rPr>
        <w:t xml:space="preserve"> war ((atmet ein)) und ja </w:t>
      </w:r>
      <w:r w:rsidR="00325671" w:rsidRPr="007310A7">
        <w:rPr>
          <w:color w:val="000000" w:themeColor="text1"/>
          <w:sz w:val="22"/>
          <w:szCs w:val="22"/>
        </w:rPr>
        <w:t xml:space="preserve">Süddeutschland </w:t>
      </w:r>
      <w:r w:rsidRPr="007310A7">
        <w:rPr>
          <w:color w:val="000000" w:themeColor="text1"/>
          <w:sz w:val="22"/>
          <w:szCs w:val="22"/>
        </w:rPr>
        <w:t xml:space="preserve">war dann jetzt eben so weit </w:t>
      </w:r>
      <w:r w:rsidRPr="007310A7">
        <w:rPr>
          <w:b/>
          <w:color w:val="000000" w:themeColor="text1"/>
          <w:sz w:val="22"/>
          <w:szCs w:val="22"/>
        </w:rPr>
        <w:t>weg</w:t>
      </w:r>
      <w:r w:rsidRPr="007310A7">
        <w:rPr>
          <w:color w:val="000000" w:themeColor="text1"/>
          <w:sz w:val="22"/>
          <w:szCs w:val="22"/>
        </w:rPr>
        <w:t xml:space="preserve"> und (1) ja ich brauchte natürlich immer das </w:t>
      </w:r>
      <w:r w:rsidRPr="007310A7">
        <w:rPr>
          <w:b/>
          <w:color w:val="000000" w:themeColor="text1"/>
          <w:sz w:val="22"/>
          <w:szCs w:val="22"/>
        </w:rPr>
        <w:t>Rezept</w:t>
      </w:r>
      <w:r w:rsidRPr="007310A7">
        <w:rPr>
          <w:color w:val="000000" w:themeColor="text1"/>
          <w:sz w:val="22"/>
          <w:szCs w:val="22"/>
        </w:rPr>
        <w:t xml:space="preserve"> ((atmet ein)) u:nd, genau ((spricht schneller)) dann bin ich halt </w:t>
      </w:r>
      <w:proofErr w:type="spellStart"/>
      <w:r w:rsidRPr="007310A7">
        <w:rPr>
          <w:b/>
          <w:color w:val="000000" w:themeColor="text1"/>
          <w:sz w:val="22"/>
          <w:szCs w:val="22"/>
        </w:rPr>
        <w:t>hingefa:hrn</w:t>
      </w:r>
      <w:proofErr w:type="spellEnd"/>
      <w:r w:rsidRPr="007310A7">
        <w:rPr>
          <w:color w:val="000000" w:themeColor="text1"/>
          <w:sz w:val="22"/>
          <w:szCs w:val="22"/>
        </w:rPr>
        <w:t xml:space="preserve"> hab alle Berichte </w:t>
      </w:r>
      <w:proofErr w:type="spellStart"/>
      <w:r w:rsidRPr="007310A7">
        <w:rPr>
          <w:b/>
          <w:color w:val="000000" w:themeColor="text1"/>
          <w:sz w:val="22"/>
          <w:szCs w:val="22"/>
        </w:rPr>
        <w:t>abgeho:lt</w:t>
      </w:r>
      <w:proofErr w:type="spellEnd"/>
      <w:r w:rsidRPr="007310A7">
        <w:rPr>
          <w:color w:val="000000" w:themeColor="text1"/>
          <w:sz w:val="22"/>
          <w:szCs w:val="22"/>
        </w:rPr>
        <w:t xml:space="preserve"> u:nd ähm (1) ja ich war vorher kurz bei meinen </w:t>
      </w:r>
      <w:proofErr w:type="spellStart"/>
      <w:r w:rsidRPr="007310A7">
        <w:rPr>
          <w:b/>
          <w:color w:val="000000" w:themeColor="text1"/>
          <w:sz w:val="22"/>
          <w:szCs w:val="22"/>
        </w:rPr>
        <w:t>Elte:rn</w:t>
      </w:r>
      <w:proofErr w:type="spellEnd"/>
      <w:r w:rsidRPr="007310A7">
        <w:rPr>
          <w:color w:val="000000" w:themeColor="text1"/>
          <w:sz w:val="22"/>
          <w:szCs w:val="22"/>
        </w:rPr>
        <w:t xml:space="preserve"> ((atmet ein)) u:nd bin dann in den </w:t>
      </w:r>
      <w:r w:rsidRPr="007310A7">
        <w:rPr>
          <w:b/>
          <w:color w:val="000000" w:themeColor="text1"/>
          <w:sz w:val="22"/>
          <w:szCs w:val="22"/>
        </w:rPr>
        <w:t>Zug gestiegen</w:t>
      </w:r>
      <w:r w:rsidRPr="007310A7">
        <w:rPr>
          <w:color w:val="000000" w:themeColor="text1"/>
          <w:sz w:val="22"/>
          <w:szCs w:val="22"/>
        </w:rPr>
        <w:t xml:space="preserve">, bin dann zurück </w:t>
      </w:r>
      <w:proofErr w:type="spellStart"/>
      <w:r w:rsidRPr="007310A7">
        <w:rPr>
          <w:color w:val="000000" w:themeColor="text1"/>
          <w:sz w:val="22"/>
          <w:szCs w:val="22"/>
        </w:rPr>
        <w:t>gefa:hrn</w:t>
      </w:r>
      <w:proofErr w:type="spellEnd"/>
      <w:r w:rsidRPr="007310A7">
        <w:rPr>
          <w:color w:val="000000" w:themeColor="text1"/>
          <w:sz w:val="22"/>
          <w:szCs w:val="22"/>
        </w:rPr>
        <w:t xml:space="preserve"> ä:hm (1) also wo ich damals </w:t>
      </w:r>
      <w:r w:rsidRPr="007310A7">
        <w:rPr>
          <w:b/>
          <w:color w:val="000000" w:themeColor="text1"/>
          <w:sz w:val="22"/>
          <w:szCs w:val="22"/>
        </w:rPr>
        <w:t>studiert</w:t>
      </w:r>
      <w:r w:rsidRPr="007310A7">
        <w:rPr>
          <w:color w:val="000000" w:themeColor="text1"/>
          <w:sz w:val="22"/>
          <w:szCs w:val="22"/>
        </w:rPr>
        <w:t xml:space="preserve"> hatte (1) und ja, ((lachend)) da hab ich dann die Befunde </w:t>
      </w:r>
      <w:r w:rsidRPr="007310A7">
        <w:rPr>
          <w:b/>
          <w:color w:val="000000" w:themeColor="text1"/>
          <w:sz w:val="22"/>
          <w:szCs w:val="22"/>
        </w:rPr>
        <w:t>gelesen</w:t>
      </w:r>
      <w:r w:rsidRPr="007310A7">
        <w:rPr>
          <w:color w:val="000000" w:themeColor="text1"/>
          <w:sz w:val="22"/>
          <w:szCs w:val="22"/>
        </w:rPr>
        <w:t xml:space="preserve"> im </w:t>
      </w:r>
      <w:r w:rsidRPr="007310A7">
        <w:rPr>
          <w:b/>
          <w:color w:val="000000" w:themeColor="text1"/>
          <w:sz w:val="22"/>
          <w:szCs w:val="22"/>
        </w:rPr>
        <w:t>Zug</w:t>
      </w:r>
      <w:r w:rsidRPr="007310A7">
        <w:rPr>
          <w:color w:val="000000" w:themeColor="text1"/>
          <w:sz w:val="22"/>
          <w:szCs w:val="22"/>
        </w:rPr>
        <w:t xml:space="preserve"> ((atmet ein)) u:nd ja, war halt, </w:t>
      </w:r>
      <w:r w:rsidRPr="007310A7">
        <w:rPr>
          <w:b/>
          <w:color w:val="000000" w:themeColor="text1"/>
          <w:sz w:val="22"/>
          <w:szCs w:val="22"/>
        </w:rPr>
        <w:t>totaler Schock“</w:t>
      </w:r>
    </w:p>
    <w:p w14:paraId="2DEF4671" w14:textId="47BB4CDC" w:rsidR="00E91C72" w:rsidRPr="007310A7" w:rsidRDefault="00517B6C" w:rsidP="0078702F">
      <w:pPr>
        <w:spacing w:line="360" w:lineRule="auto"/>
        <w:jc w:val="both"/>
        <w:rPr>
          <w:color w:val="000000" w:themeColor="text1"/>
        </w:rPr>
      </w:pPr>
      <w:r w:rsidRPr="007310A7">
        <w:rPr>
          <w:color w:val="000000" w:themeColor="text1"/>
        </w:rPr>
        <w:t xml:space="preserve">Hier wird eindrücklich nachvollziehbar wie herausfordernd es für Valerie sein muss, </w:t>
      </w:r>
      <w:r w:rsidR="00E91C72" w:rsidRPr="007310A7">
        <w:rPr>
          <w:color w:val="000000" w:themeColor="text1"/>
        </w:rPr>
        <w:t xml:space="preserve">erstmals selbst in ihre </w:t>
      </w:r>
      <w:r w:rsidRPr="007310A7">
        <w:rPr>
          <w:color w:val="000000" w:themeColor="text1"/>
        </w:rPr>
        <w:t xml:space="preserve">medizinischen Unterlagen </w:t>
      </w:r>
      <w:r w:rsidR="00E91C72" w:rsidRPr="007310A7">
        <w:rPr>
          <w:color w:val="000000" w:themeColor="text1"/>
        </w:rPr>
        <w:t xml:space="preserve">zu schauen. Sie gewinnt dadurch </w:t>
      </w:r>
      <w:r w:rsidRPr="007310A7">
        <w:rPr>
          <w:color w:val="000000" w:themeColor="text1"/>
        </w:rPr>
        <w:t xml:space="preserve">jedoch an Wissen und sukzessive auch an </w:t>
      </w:r>
      <w:r w:rsidR="00E91C72" w:rsidRPr="007310A7">
        <w:rPr>
          <w:color w:val="000000" w:themeColor="text1"/>
        </w:rPr>
        <w:t>Deutungsmacht über ihren Körper und ihre Geschichte</w:t>
      </w:r>
      <w:r w:rsidRPr="007310A7">
        <w:rPr>
          <w:color w:val="000000" w:themeColor="text1"/>
        </w:rPr>
        <w:t>. Naheliegend ist, dass die mittlerweile starke räumliche Distanz von ihren Eltern sowie ihrem Heimatort und der dort ansässigen Gynäkologin diesen emanzipativen Prozess begünstigen.</w:t>
      </w:r>
    </w:p>
    <w:p w14:paraId="4F6E3949" w14:textId="6592AEC0" w:rsidR="00E91C72" w:rsidRPr="007310A7" w:rsidRDefault="00E91C72" w:rsidP="00517B6C">
      <w:pPr>
        <w:spacing w:before="240" w:line="360" w:lineRule="auto"/>
        <w:jc w:val="both"/>
        <w:rPr>
          <w:color w:val="000000" w:themeColor="text1"/>
        </w:rPr>
      </w:pPr>
      <w:r w:rsidRPr="007310A7">
        <w:rPr>
          <w:color w:val="000000" w:themeColor="text1"/>
        </w:rPr>
        <w:t>Unterstützung bei de</w:t>
      </w:r>
      <w:r w:rsidR="00517B6C" w:rsidRPr="007310A7">
        <w:rPr>
          <w:color w:val="000000" w:themeColor="text1"/>
        </w:rPr>
        <w:t xml:space="preserve">n ersten Schritten ihres </w:t>
      </w:r>
      <w:r w:rsidRPr="007310A7">
        <w:rPr>
          <w:color w:val="000000" w:themeColor="text1"/>
        </w:rPr>
        <w:t>Auseinandersetzungsprozess</w:t>
      </w:r>
      <w:r w:rsidR="00517B6C" w:rsidRPr="007310A7">
        <w:rPr>
          <w:color w:val="000000" w:themeColor="text1"/>
        </w:rPr>
        <w:t>es</w:t>
      </w:r>
      <w:r w:rsidRPr="007310A7">
        <w:rPr>
          <w:color w:val="000000" w:themeColor="text1"/>
        </w:rPr>
        <w:t xml:space="preserve"> mit </w:t>
      </w:r>
      <w:r w:rsidR="00517B6C" w:rsidRPr="007310A7">
        <w:rPr>
          <w:color w:val="000000" w:themeColor="text1"/>
        </w:rPr>
        <w:t xml:space="preserve">der neu erfahrenen </w:t>
      </w:r>
      <w:r w:rsidRPr="007310A7">
        <w:rPr>
          <w:color w:val="000000" w:themeColor="text1"/>
        </w:rPr>
        <w:t xml:space="preserve">Diagnose bekommt Valerie durch </w:t>
      </w:r>
      <w:r w:rsidR="00517B6C" w:rsidRPr="007310A7">
        <w:rPr>
          <w:color w:val="000000" w:themeColor="text1"/>
        </w:rPr>
        <w:t xml:space="preserve">eine </w:t>
      </w:r>
      <w:r w:rsidRPr="007310A7">
        <w:rPr>
          <w:color w:val="000000" w:themeColor="text1"/>
        </w:rPr>
        <w:t xml:space="preserve">intergeschlechtliche Selbsthilfegruppe. Diese kontaktiert sie </w:t>
      </w:r>
      <w:r w:rsidR="00517B6C" w:rsidRPr="007310A7">
        <w:rPr>
          <w:color w:val="000000" w:themeColor="text1"/>
        </w:rPr>
        <w:t xml:space="preserve">unmittelbar </w:t>
      </w:r>
      <w:r w:rsidRPr="007310A7">
        <w:rPr>
          <w:color w:val="000000" w:themeColor="text1"/>
        </w:rPr>
        <w:t xml:space="preserve">nachdem sie bei </w:t>
      </w:r>
      <w:r w:rsidR="00517B6C" w:rsidRPr="007310A7">
        <w:rPr>
          <w:color w:val="000000" w:themeColor="text1"/>
        </w:rPr>
        <w:t xml:space="preserve">ihrer </w:t>
      </w:r>
      <w:r w:rsidRPr="007310A7">
        <w:rPr>
          <w:color w:val="000000" w:themeColor="text1"/>
        </w:rPr>
        <w:t>Internet</w:t>
      </w:r>
      <w:r w:rsidR="00517B6C" w:rsidRPr="007310A7">
        <w:rPr>
          <w:color w:val="000000" w:themeColor="text1"/>
        </w:rPr>
        <w:t>-</w:t>
      </w:r>
      <w:r w:rsidRPr="007310A7">
        <w:rPr>
          <w:color w:val="000000" w:themeColor="text1"/>
        </w:rPr>
        <w:t xml:space="preserve">Recherche </w:t>
      </w:r>
      <w:r w:rsidR="00517B6C" w:rsidRPr="007310A7">
        <w:rPr>
          <w:color w:val="000000" w:themeColor="text1"/>
        </w:rPr>
        <w:t xml:space="preserve">im Zusammenhang mit ihrer Diagnose </w:t>
      </w:r>
      <w:r w:rsidRPr="007310A7">
        <w:rPr>
          <w:color w:val="000000" w:themeColor="text1"/>
        </w:rPr>
        <w:t xml:space="preserve">auf die Webseite der Gruppe stößt. Valerie berichtet ausführlich von der Situation, </w:t>
      </w:r>
      <w:r w:rsidR="00517B6C" w:rsidRPr="007310A7">
        <w:rPr>
          <w:color w:val="000000" w:themeColor="text1"/>
        </w:rPr>
        <w:t xml:space="preserve">in der </w:t>
      </w:r>
      <w:r w:rsidRPr="007310A7">
        <w:rPr>
          <w:color w:val="000000" w:themeColor="text1"/>
        </w:rPr>
        <w:t xml:space="preserve">sie die </w:t>
      </w:r>
      <w:r w:rsidR="00517B6C" w:rsidRPr="007310A7">
        <w:rPr>
          <w:color w:val="000000" w:themeColor="text1"/>
        </w:rPr>
        <w:t>Internet-</w:t>
      </w:r>
      <w:r w:rsidRPr="007310A7">
        <w:rPr>
          <w:color w:val="000000" w:themeColor="text1"/>
        </w:rPr>
        <w:t>Seite das erste Mal besucht:</w:t>
      </w:r>
    </w:p>
    <w:p w14:paraId="42CD3664" w14:textId="049C4699" w:rsidR="00E91C72" w:rsidRPr="007310A7" w:rsidRDefault="00E91C72" w:rsidP="00DD0B99">
      <w:pPr>
        <w:spacing w:before="240" w:after="240" w:line="360" w:lineRule="auto"/>
        <w:ind w:left="567" w:right="509"/>
        <w:jc w:val="both"/>
        <w:rPr>
          <w:color w:val="000000" w:themeColor="text1"/>
          <w:sz w:val="22"/>
          <w:szCs w:val="22"/>
        </w:rPr>
      </w:pPr>
      <w:r w:rsidRPr="007310A7">
        <w:rPr>
          <w:color w:val="000000" w:themeColor="text1"/>
          <w:sz w:val="22"/>
          <w:szCs w:val="22"/>
        </w:rPr>
        <w:t xml:space="preserve">„da standen auch schon viele </w:t>
      </w:r>
      <w:r w:rsidRPr="007310A7">
        <w:rPr>
          <w:b/>
          <w:color w:val="000000" w:themeColor="text1"/>
          <w:sz w:val="22"/>
          <w:szCs w:val="22"/>
        </w:rPr>
        <w:t>verschiedene</w:t>
      </w:r>
      <w:r w:rsidRPr="007310A7">
        <w:rPr>
          <w:color w:val="000000" w:themeColor="text1"/>
          <w:sz w:val="22"/>
          <w:szCs w:val="22"/>
        </w:rPr>
        <w:t xml:space="preserve"> Be, richte auf deren </w:t>
      </w:r>
      <w:r w:rsidRPr="007310A7">
        <w:rPr>
          <w:b/>
          <w:color w:val="000000" w:themeColor="text1"/>
          <w:sz w:val="22"/>
          <w:szCs w:val="22"/>
        </w:rPr>
        <w:t>Homepage</w:t>
      </w:r>
      <w:r w:rsidRPr="007310A7">
        <w:rPr>
          <w:color w:val="000000" w:themeColor="text1"/>
          <w:sz w:val="22"/>
          <w:szCs w:val="22"/>
        </w:rPr>
        <w:t xml:space="preserve"> ähm (1) wie=s Leuten </w:t>
      </w:r>
      <w:proofErr w:type="spellStart"/>
      <w:r w:rsidRPr="007310A7">
        <w:rPr>
          <w:b/>
          <w:color w:val="000000" w:themeColor="text1"/>
          <w:sz w:val="22"/>
          <w:szCs w:val="22"/>
        </w:rPr>
        <w:t>gi:ng</w:t>
      </w:r>
      <w:proofErr w:type="spellEnd"/>
      <w:r w:rsidRPr="007310A7">
        <w:rPr>
          <w:color w:val="000000" w:themeColor="text1"/>
          <w:sz w:val="22"/>
          <w:szCs w:val="22"/>
        </w:rPr>
        <w:t xml:space="preserve"> und was für </w:t>
      </w:r>
      <w:r w:rsidRPr="007310A7">
        <w:rPr>
          <w:b/>
          <w:color w:val="000000" w:themeColor="text1"/>
          <w:sz w:val="22"/>
          <w:szCs w:val="22"/>
        </w:rPr>
        <w:t>Erfahrungen</w:t>
      </w:r>
      <w:r w:rsidRPr="007310A7">
        <w:rPr>
          <w:color w:val="000000" w:themeColor="text1"/>
          <w:sz w:val="22"/>
          <w:szCs w:val="22"/>
        </w:rPr>
        <w:t xml:space="preserve">, sie gemacht </w:t>
      </w:r>
      <w:proofErr w:type="spellStart"/>
      <w:r w:rsidRPr="007310A7">
        <w:rPr>
          <w:b/>
          <w:color w:val="000000" w:themeColor="text1"/>
          <w:sz w:val="22"/>
          <w:szCs w:val="22"/>
        </w:rPr>
        <w:t>ha:ben</w:t>
      </w:r>
      <w:proofErr w:type="spellEnd"/>
      <w:r w:rsidRPr="007310A7">
        <w:rPr>
          <w:color w:val="000000" w:themeColor="text1"/>
          <w:sz w:val="22"/>
          <w:szCs w:val="22"/>
        </w:rPr>
        <w:t xml:space="preserve"> </w:t>
      </w:r>
      <w:r w:rsidRPr="007310A7">
        <w:rPr>
          <w:color w:val="000000" w:themeColor="text1"/>
          <w:sz w:val="22"/>
          <w:szCs w:val="22"/>
        </w:rPr>
        <w:lastRenderedPageBreak/>
        <w:t xml:space="preserve">(1) u:nd ((atmet ein)) </w:t>
      </w:r>
      <w:r w:rsidRPr="007310A7">
        <w:rPr>
          <w:b/>
          <w:color w:val="000000" w:themeColor="text1"/>
          <w:sz w:val="22"/>
          <w:szCs w:val="22"/>
        </w:rPr>
        <w:t>ja,</w:t>
      </w:r>
      <w:r w:rsidRPr="007310A7">
        <w:rPr>
          <w:color w:val="000000" w:themeColor="text1"/>
          <w:sz w:val="22"/>
          <w:szCs w:val="22"/>
        </w:rPr>
        <w:t xml:space="preserve"> also ich, konnte mich halt </w:t>
      </w:r>
      <w:r w:rsidRPr="007310A7">
        <w:rPr>
          <w:b/>
          <w:color w:val="000000" w:themeColor="text1"/>
          <w:sz w:val="22"/>
          <w:szCs w:val="22"/>
        </w:rPr>
        <w:t>eins zu eins</w:t>
      </w:r>
      <w:r w:rsidRPr="007310A7">
        <w:rPr>
          <w:color w:val="000000" w:themeColor="text1"/>
          <w:sz w:val="22"/>
          <w:szCs w:val="22"/>
        </w:rPr>
        <w:t xml:space="preserve"> in all dem </w:t>
      </w:r>
      <w:r w:rsidRPr="007310A7">
        <w:rPr>
          <w:b/>
          <w:color w:val="000000" w:themeColor="text1"/>
          <w:sz w:val="22"/>
          <w:szCs w:val="22"/>
        </w:rPr>
        <w:t xml:space="preserve">wiederfinden </w:t>
      </w:r>
      <w:r w:rsidRPr="007310A7">
        <w:rPr>
          <w:color w:val="000000" w:themeColor="text1"/>
          <w:sz w:val="22"/>
          <w:szCs w:val="22"/>
        </w:rPr>
        <w:t xml:space="preserve">u:nd (1) das war </w:t>
      </w:r>
      <w:proofErr w:type="spellStart"/>
      <w:r w:rsidRPr="007310A7">
        <w:rPr>
          <w:color w:val="000000" w:themeColor="text1"/>
          <w:sz w:val="22"/>
          <w:szCs w:val="22"/>
        </w:rPr>
        <w:t>naürlich</w:t>
      </w:r>
      <w:proofErr w:type="spellEnd"/>
      <w:r w:rsidRPr="007310A7">
        <w:rPr>
          <w:color w:val="000000" w:themeColor="text1"/>
          <w:sz w:val="22"/>
          <w:szCs w:val="22"/>
        </w:rPr>
        <w:t xml:space="preserve"> auch erst mal=n super </w:t>
      </w:r>
      <w:r w:rsidRPr="007310A7">
        <w:rPr>
          <w:b/>
          <w:color w:val="000000" w:themeColor="text1"/>
          <w:sz w:val="22"/>
          <w:szCs w:val="22"/>
        </w:rPr>
        <w:t>Trost</w:t>
      </w:r>
      <w:r w:rsidRPr="007310A7">
        <w:rPr>
          <w:color w:val="000000" w:themeColor="text1"/>
          <w:sz w:val="22"/>
          <w:szCs w:val="22"/>
        </w:rPr>
        <w:t xml:space="preserve"> weil also=man (1) ((spricht schneller)) </w:t>
      </w:r>
      <w:proofErr w:type="spellStart"/>
      <w:r w:rsidRPr="007310A7">
        <w:rPr>
          <w:b/>
          <w:color w:val="000000" w:themeColor="text1"/>
          <w:sz w:val="22"/>
          <w:szCs w:val="22"/>
        </w:rPr>
        <w:t>ge:ht</w:t>
      </w:r>
      <w:proofErr w:type="spellEnd"/>
      <w:r w:rsidRPr="007310A7">
        <w:rPr>
          <w:color w:val="000000" w:themeColor="text1"/>
          <w:sz w:val="22"/>
          <w:szCs w:val="22"/>
        </w:rPr>
        <w:t xml:space="preserve"> so durch=s ganze </w:t>
      </w:r>
      <w:proofErr w:type="spellStart"/>
      <w:r w:rsidRPr="007310A7">
        <w:rPr>
          <w:b/>
          <w:color w:val="000000" w:themeColor="text1"/>
          <w:sz w:val="22"/>
          <w:szCs w:val="22"/>
        </w:rPr>
        <w:t>Lebe:n</w:t>
      </w:r>
      <w:proofErr w:type="spellEnd"/>
      <w:r w:rsidRPr="007310A7">
        <w:rPr>
          <w:b/>
          <w:color w:val="000000" w:themeColor="text1"/>
          <w:sz w:val="22"/>
          <w:szCs w:val="22"/>
        </w:rPr>
        <w:t xml:space="preserve"> </w:t>
      </w:r>
      <w:r w:rsidRPr="007310A7">
        <w:rPr>
          <w:color w:val="000000" w:themeColor="text1"/>
          <w:sz w:val="22"/>
          <w:szCs w:val="22"/>
        </w:rPr>
        <w:t xml:space="preserve">und denkt man </w:t>
      </w:r>
      <w:proofErr w:type="spellStart"/>
      <w:r w:rsidRPr="007310A7">
        <w:rPr>
          <w:color w:val="000000" w:themeColor="text1"/>
          <w:sz w:val="22"/>
          <w:szCs w:val="22"/>
        </w:rPr>
        <w:t>is</w:t>
      </w:r>
      <w:proofErr w:type="spellEnd"/>
      <w:r w:rsidRPr="007310A7">
        <w:rPr>
          <w:color w:val="000000" w:themeColor="text1"/>
          <w:sz w:val="22"/>
          <w:szCs w:val="22"/>
        </w:rPr>
        <w:t xml:space="preserve"> </w:t>
      </w:r>
      <w:r w:rsidRPr="007310A7">
        <w:rPr>
          <w:b/>
          <w:color w:val="000000" w:themeColor="text1"/>
          <w:sz w:val="22"/>
          <w:szCs w:val="22"/>
        </w:rPr>
        <w:t>allein</w:t>
      </w:r>
      <w:r w:rsidRPr="007310A7">
        <w:rPr>
          <w:color w:val="000000" w:themeColor="text1"/>
          <w:sz w:val="22"/>
          <w:szCs w:val="22"/>
        </w:rPr>
        <w:t xml:space="preserve"> und man </w:t>
      </w:r>
      <w:r w:rsidRPr="007310A7">
        <w:rPr>
          <w:b/>
          <w:color w:val="000000" w:themeColor="text1"/>
          <w:sz w:val="22"/>
          <w:szCs w:val="22"/>
        </w:rPr>
        <w:t>darf</w:t>
      </w:r>
      <w:r w:rsidRPr="007310A7">
        <w:rPr>
          <w:color w:val="000000" w:themeColor="text1"/>
          <w:sz w:val="22"/>
          <w:szCs w:val="22"/>
        </w:rPr>
        <w:t xml:space="preserve"> , mit niemand darüber </w:t>
      </w:r>
      <w:r w:rsidRPr="007310A7">
        <w:rPr>
          <w:b/>
          <w:color w:val="000000" w:themeColor="text1"/>
          <w:sz w:val="22"/>
          <w:szCs w:val="22"/>
        </w:rPr>
        <w:t>sprechen</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((atmet ein)) und=ja auf </w:t>
      </w:r>
      <w:proofErr w:type="spellStart"/>
      <w:r w:rsidRPr="007310A7">
        <w:rPr>
          <w:color w:val="000000" w:themeColor="text1"/>
          <w:sz w:val="22"/>
          <w:szCs w:val="22"/>
        </w:rPr>
        <w:t>ein mal</w:t>
      </w:r>
      <w:proofErr w:type="spellEnd"/>
      <w:r w:rsidRPr="007310A7">
        <w:rPr>
          <w:color w:val="000000" w:themeColor="text1"/>
          <w:sz w:val="22"/>
          <w:szCs w:val="22"/>
        </w:rPr>
        <w:t xml:space="preserve"> sieht man hey da geht=s noch </w:t>
      </w:r>
      <w:r w:rsidRPr="007310A7">
        <w:rPr>
          <w:b/>
          <w:color w:val="000000" w:themeColor="text1"/>
          <w:sz w:val="22"/>
          <w:szCs w:val="22"/>
        </w:rPr>
        <w:t>hunderten</w:t>
      </w:r>
      <w:r w:rsidRPr="007310A7">
        <w:rPr>
          <w:color w:val="000000" w:themeColor="text1"/>
          <w:sz w:val="22"/>
          <w:szCs w:val="22"/>
        </w:rPr>
        <w:t xml:space="preserve"> von Leuten </w:t>
      </w:r>
      <w:r w:rsidRPr="007310A7">
        <w:rPr>
          <w:b/>
          <w:color w:val="000000" w:themeColor="text1"/>
          <w:sz w:val="22"/>
          <w:szCs w:val="22"/>
        </w:rPr>
        <w:t>genau=so</w:t>
      </w:r>
      <w:r w:rsidRPr="007310A7">
        <w:rPr>
          <w:color w:val="000000" w:themeColor="text1"/>
          <w:sz w:val="22"/>
          <w:szCs w:val="22"/>
        </w:rPr>
        <w:t xml:space="preserve"> und das </w:t>
      </w:r>
      <w:proofErr w:type="spellStart"/>
      <w:r w:rsidRPr="007310A7">
        <w:rPr>
          <w:color w:val="000000" w:themeColor="text1"/>
          <w:sz w:val="22"/>
          <w:szCs w:val="22"/>
        </w:rPr>
        <w:t>is</w:t>
      </w:r>
      <w:proofErr w:type="spellEnd"/>
      <w:r w:rsidRPr="007310A7">
        <w:rPr>
          <w:color w:val="000000" w:themeColor="text1"/>
          <w:sz w:val="22"/>
          <w:szCs w:val="22"/>
        </w:rPr>
        <w:t xml:space="preserve"> erst mal n sehr, sehr erleichterndes Gefühl“</w:t>
      </w:r>
    </w:p>
    <w:p w14:paraId="53FFC6A5" w14:textId="2ED0B4CB" w:rsidR="00E91C72" w:rsidRPr="007310A7" w:rsidRDefault="00E91C72" w:rsidP="0078702F">
      <w:pPr>
        <w:spacing w:line="360" w:lineRule="auto"/>
        <w:jc w:val="both"/>
        <w:rPr>
          <w:color w:val="000000" w:themeColor="text1"/>
        </w:rPr>
      </w:pPr>
      <w:r w:rsidRPr="007310A7">
        <w:rPr>
          <w:color w:val="000000" w:themeColor="text1"/>
        </w:rPr>
        <w:t xml:space="preserve">Valeries Gefühle von Erleichterung und erstmaliger Zugehörigkeit in Verbindung mit ihrer Variation werden in der Sequenz </w:t>
      </w:r>
      <w:r w:rsidR="00325671" w:rsidRPr="007310A7">
        <w:rPr>
          <w:color w:val="000000" w:themeColor="text1"/>
        </w:rPr>
        <w:t xml:space="preserve">eindrücklich </w:t>
      </w:r>
      <w:r w:rsidRPr="007310A7">
        <w:rPr>
          <w:color w:val="000000" w:themeColor="text1"/>
        </w:rPr>
        <w:t xml:space="preserve">deutlich. Wenn auch zunächst digital bietet die Präsenz der Selbsthilfe-Organisation ihr eine neue Wir-Gruppe. Sie nimmt per </w:t>
      </w:r>
      <w:r w:rsidR="00325671" w:rsidRPr="007310A7">
        <w:rPr>
          <w:color w:val="000000" w:themeColor="text1"/>
        </w:rPr>
        <w:t xml:space="preserve">Mail </w:t>
      </w:r>
      <w:r w:rsidRPr="007310A7">
        <w:rPr>
          <w:color w:val="000000" w:themeColor="text1"/>
        </w:rPr>
        <w:t>Kontakt mit der Gruppe auf und erhält zahlreiche Zuschriften anderer intergeschlechtlicher</w:t>
      </w:r>
      <w:r w:rsidR="00325671" w:rsidRPr="007310A7">
        <w:rPr>
          <w:color w:val="000000" w:themeColor="text1"/>
        </w:rPr>
        <w:t xml:space="preserve"> Frauen</w:t>
      </w:r>
      <w:r w:rsidRPr="007310A7">
        <w:rPr>
          <w:color w:val="000000" w:themeColor="text1"/>
        </w:rPr>
        <w:t xml:space="preserve">, die sie als unterstützend erlebt. Mit einer Person in ihrem Alter beginnt sie einen Kontakt mittels </w:t>
      </w:r>
      <w:r w:rsidR="00325671" w:rsidRPr="007310A7">
        <w:rPr>
          <w:color w:val="000000" w:themeColor="text1"/>
        </w:rPr>
        <w:t>E-</w:t>
      </w:r>
      <w:r w:rsidRPr="007310A7">
        <w:rPr>
          <w:color w:val="000000" w:themeColor="text1"/>
        </w:rPr>
        <w:t>Mails und Telefongesprächen, der sich über mehrere Monate intensiviert und zu einer stabilen Freundschaftsbeziehung wird. Der Prozess, der in Valerie mit dem Lesen ihrer alten Arztberichte angestoßen und durch den Kontakt zur Selbsthilfegruppe intensiviert wird lässt sich als emanzipativer Bildungs- und Transformationsprozess verstehen</w:t>
      </w:r>
      <w:r w:rsidR="00DD0B99" w:rsidRPr="007310A7">
        <w:rPr>
          <w:color w:val="000000" w:themeColor="text1"/>
        </w:rPr>
        <w:t xml:space="preserve"> </w:t>
      </w:r>
      <w:r w:rsidR="003629EA" w:rsidRPr="007310A7">
        <w:rPr>
          <w:color w:val="000000" w:themeColor="text1"/>
        </w:rPr>
        <w:fldChar w:fldCharType="begin"/>
      </w:r>
      <w:r w:rsidR="00F370E7">
        <w:rPr>
          <w:color w:val="000000" w:themeColor="text1"/>
        </w:rPr>
        <w:instrText xml:space="preserve"> ADDIN ZOTERO_ITEM CSL_CITATION {"citationID":"6A61snh4","properties":{"unsorted":false,"formattedCitation":"(vgl. auch Preves 2003)","plainCitation":"(vgl. auch Preves 2003)","dontUpdate":true,"noteIndex":0},"citationItems":[{"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E."}],"issued":{"date-parts":[["2003"]]}},"prefix":"vgl. auch"}],"schema":"https://github.com/citation-style-language/schema/raw/master/csl-citation.json"} </w:instrText>
      </w:r>
      <w:r w:rsidR="003629EA" w:rsidRPr="007310A7">
        <w:rPr>
          <w:color w:val="000000" w:themeColor="text1"/>
        </w:rPr>
        <w:fldChar w:fldCharType="separate"/>
      </w:r>
      <w:r w:rsidR="003629EA" w:rsidRPr="007310A7">
        <w:rPr>
          <w:rFonts w:ascii="Cambria" w:hAnsi="Cambria"/>
          <w:color w:val="000000" w:themeColor="text1"/>
        </w:rPr>
        <w:t xml:space="preserve">(vgl. </w:t>
      </w:r>
      <w:proofErr w:type="spellStart"/>
      <w:r w:rsidR="003629EA" w:rsidRPr="007310A7">
        <w:rPr>
          <w:rFonts w:ascii="Cambria" w:hAnsi="Cambria"/>
          <w:color w:val="000000" w:themeColor="text1"/>
        </w:rPr>
        <w:t>Preves</w:t>
      </w:r>
      <w:proofErr w:type="spellEnd"/>
      <w:r w:rsidR="003629EA" w:rsidRPr="007310A7">
        <w:rPr>
          <w:rFonts w:ascii="Cambria" w:hAnsi="Cambria"/>
          <w:color w:val="000000" w:themeColor="text1"/>
        </w:rPr>
        <w:t xml:space="preserve"> 2003</w:t>
      </w:r>
      <w:r w:rsidR="00325671" w:rsidRPr="007310A7">
        <w:rPr>
          <w:rFonts w:ascii="Cambria" w:hAnsi="Cambria"/>
          <w:color w:val="000000" w:themeColor="text1"/>
        </w:rPr>
        <w:t>, siehe auch 3.1.3</w:t>
      </w:r>
      <w:r w:rsidR="003629EA" w:rsidRPr="007310A7">
        <w:rPr>
          <w:rFonts w:ascii="Cambria" w:hAnsi="Cambria"/>
          <w:color w:val="000000" w:themeColor="text1"/>
        </w:rPr>
        <w:t>)</w:t>
      </w:r>
      <w:r w:rsidR="003629EA" w:rsidRPr="007310A7">
        <w:rPr>
          <w:color w:val="000000" w:themeColor="text1"/>
        </w:rPr>
        <w:fldChar w:fldCharType="end"/>
      </w:r>
      <w:r w:rsidRPr="007310A7">
        <w:rPr>
          <w:color w:val="000000" w:themeColor="text1"/>
        </w:rPr>
        <w:t>. Der relationale Charakter dieses Prozesses wird an Hand der Rolle der Gruppe</w:t>
      </w:r>
      <w:r w:rsidR="00325671" w:rsidRPr="007310A7">
        <w:rPr>
          <w:color w:val="000000" w:themeColor="text1"/>
        </w:rPr>
        <w:t>,</w:t>
      </w:r>
      <w:r w:rsidRPr="007310A7">
        <w:rPr>
          <w:color w:val="000000" w:themeColor="text1"/>
        </w:rPr>
        <w:t xml:space="preserve"> aber auch hinsichtlich der besonderen Rolle einer einzelnen </w:t>
      </w:r>
      <w:r w:rsidR="00325671" w:rsidRPr="007310A7">
        <w:rPr>
          <w:color w:val="000000" w:themeColor="text1"/>
        </w:rPr>
        <w:t>Nah-</w:t>
      </w:r>
      <w:r w:rsidRPr="007310A7">
        <w:rPr>
          <w:color w:val="000000" w:themeColor="text1"/>
        </w:rPr>
        <w:t xml:space="preserve">Beziehung deutlich. Ebenfalls setzt sich Valerie vermittelt durch die neuen Beziehungen erstmals mit dem Konzept der Intergeschlechtlichkeit auseinander und übernimmt diesen teilweise im Interview als Selbstbezeichnung. Aus </w:t>
      </w:r>
      <w:proofErr w:type="spellStart"/>
      <w:r w:rsidR="00325671" w:rsidRPr="007310A7">
        <w:rPr>
          <w:color w:val="000000" w:themeColor="text1"/>
        </w:rPr>
        <w:t>transitionsanalytischer</w:t>
      </w:r>
      <w:proofErr w:type="spellEnd"/>
      <w:r w:rsidR="00325671" w:rsidRPr="007310A7">
        <w:rPr>
          <w:color w:val="000000" w:themeColor="text1"/>
        </w:rPr>
        <w:t xml:space="preserve"> </w:t>
      </w:r>
      <w:r w:rsidRPr="007310A7">
        <w:rPr>
          <w:color w:val="000000" w:themeColor="text1"/>
        </w:rPr>
        <w:t>Perspektive</w:t>
      </w:r>
      <w:r w:rsidR="00325671" w:rsidRPr="007310A7">
        <w:rPr>
          <w:color w:val="000000" w:themeColor="text1"/>
        </w:rPr>
        <w:t xml:space="preserve"> (siehe 3.4)</w:t>
      </w:r>
      <w:r w:rsidRPr="007310A7">
        <w:rPr>
          <w:color w:val="000000" w:themeColor="text1"/>
        </w:rPr>
        <w:t xml:space="preserve"> lässt sich diese </w:t>
      </w:r>
      <w:r w:rsidR="00325671" w:rsidRPr="007310A7">
        <w:rPr>
          <w:color w:val="000000" w:themeColor="text1"/>
        </w:rPr>
        <w:t>Lebensp</w:t>
      </w:r>
      <w:r w:rsidRPr="007310A7">
        <w:rPr>
          <w:color w:val="000000" w:themeColor="text1"/>
        </w:rPr>
        <w:t xml:space="preserve">hase </w:t>
      </w:r>
      <w:r w:rsidR="00325671" w:rsidRPr="007310A7">
        <w:rPr>
          <w:color w:val="000000" w:themeColor="text1"/>
        </w:rPr>
        <w:t xml:space="preserve">der Biographin </w:t>
      </w:r>
      <w:r w:rsidRPr="007310A7">
        <w:rPr>
          <w:color w:val="000000" w:themeColor="text1"/>
        </w:rPr>
        <w:t>als ermächtigender</w:t>
      </w:r>
      <w:r w:rsidR="00325671" w:rsidRPr="007310A7">
        <w:rPr>
          <w:color w:val="000000" w:themeColor="text1"/>
        </w:rPr>
        <w:t>, sich Teile der eigenen Geschichte aneignender</w:t>
      </w:r>
      <w:r w:rsidRPr="007310A7">
        <w:rPr>
          <w:color w:val="000000" w:themeColor="text1"/>
        </w:rPr>
        <w:t xml:space="preserve"> </w:t>
      </w:r>
      <w:r w:rsidR="00325671" w:rsidRPr="007310A7">
        <w:rPr>
          <w:color w:val="000000" w:themeColor="text1"/>
        </w:rPr>
        <w:t xml:space="preserve">Prozess </w:t>
      </w:r>
      <w:r w:rsidRPr="007310A7">
        <w:rPr>
          <w:color w:val="000000" w:themeColor="text1"/>
        </w:rPr>
        <w:t>des</w:t>
      </w:r>
      <w:r w:rsidR="00325671" w:rsidRPr="007310A7">
        <w:rPr>
          <w:color w:val="000000" w:themeColor="text1"/>
        </w:rPr>
        <w:t xml:space="preserve"> Inter* Werdens</w:t>
      </w:r>
      <w:r w:rsidRPr="007310A7">
        <w:rPr>
          <w:color w:val="000000" w:themeColor="text1"/>
        </w:rPr>
        <w:t xml:space="preserve"> bezeichnen. </w:t>
      </w:r>
    </w:p>
    <w:p w14:paraId="16749317" w14:textId="7A28C70C" w:rsidR="00E91C72" w:rsidRPr="007310A7" w:rsidRDefault="00325671" w:rsidP="0078702F">
      <w:pPr>
        <w:spacing w:line="360" w:lineRule="auto"/>
        <w:jc w:val="both"/>
        <w:rPr>
          <w:color w:val="000000" w:themeColor="text1"/>
        </w:rPr>
      </w:pPr>
      <w:r w:rsidRPr="007310A7">
        <w:rPr>
          <w:color w:val="000000" w:themeColor="text1"/>
        </w:rPr>
        <w:t xml:space="preserve">Gleichzeitig </w:t>
      </w:r>
      <w:r w:rsidR="00E91C72" w:rsidRPr="007310A7">
        <w:rPr>
          <w:color w:val="000000" w:themeColor="text1"/>
        </w:rPr>
        <w:t>lässt sich in d</w:t>
      </w:r>
      <w:r w:rsidRPr="007310A7">
        <w:rPr>
          <w:color w:val="000000" w:themeColor="text1"/>
        </w:rPr>
        <w:t>ieser</w:t>
      </w:r>
      <w:r w:rsidR="00E91C72" w:rsidRPr="007310A7">
        <w:rPr>
          <w:color w:val="000000" w:themeColor="text1"/>
        </w:rPr>
        <w:t xml:space="preserve"> transformativen Entwicklung</w:t>
      </w:r>
      <w:r w:rsidRPr="007310A7">
        <w:rPr>
          <w:color w:val="000000" w:themeColor="text1"/>
        </w:rPr>
        <w:t>sphase</w:t>
      </w:r>
      <w:r w:rsidR="00E91C72" w:rsidRPr="007310A7">
        <w:rPr>
          <w:color w:val="000000" w:themeColor="text1"/>
        </w:rPr>
        <w:t xml:space="preserve"> auch eine </w:t>
      </w:r>
      <w:r w:rsidRPr="007310A7">
        <w:rPr>
          <w:color w:val="000000" w:themeColor="text1"/>
        </w:rPr>
        <w:t xml:space="preserve">Kontinuität </w:t>
      </w:r>
      <w:r w:rsidR="00E91C72" w:rsidRPr="007310A7">
        <w:rPr>
          <w:color w:val="000000" w:themeColor="text1"/>
        </w:rPr>
        <w:t xml:space="preserve">von in Valeries Biographie </w:t>
      </w:r>
      <w:r w:rsidRPr="007310A7">
        <w:rPr>
          <w:color w:val="000000" w:themeColor="text1"/>
        </w:rPr>
        <w:t xml:space="preserve">verwurzelten </w:t>
      </w:r>
      <w:r w:rsidR="00E91C72" w:rsidRPr="007310A7">
        <w:rPr>
          <w:color w:val="000000" w:themeColor="text1"/>
        </w:rPr>
        <w:t>Bearbeitungsstrategien erkennen.  Valerie beschreibt die Mitglieder der Selbsthilfegruppe sehr homogen und die Erfahrung</w:t>
      </w:r>
      <w:r w:rsidRPr="007310A7">
        <w:rPr>
          <w:color w:val="000000" w:themeColor="text1"/>
        </w:rPr>
        <w:t>en</w:t>
      </w:r>
      <w:r w:rsidR="00E91C72" w:rsidRPr="007310A7">
        <w:rPr>
          <w:color w:val="000000" w:themeColor="text1"/>
        </w:rPr>
        <w:t xml:space="preserve"> der anderen </w:t>
      </w:r>
      <w:r w:rsidRPr="007310A7">
        <w:rPr>
          <w:color w:val="000000" w:themeColor="text1"/>
        </w:rPr>
        <w:t xml:space="preserve">Frauen </w:t>
      </w:r>
      <w:r w:rsidR="00E91C72" w:rsidRPr="007310A7">
        <w:rPr>
          <w:color w:val="000000" w:themeColor="text1"/>
        </w:rPr>
        <w:t>als „</w:t>
      </w:r>
      <w:proofErr w:type="spellStart"/>
      <w:r w:rsidR="00E91C72" w:rsidRPr="007310A7">
        <w:rPr>
          <w:color w:val="000000" w:themeColor="text1"/>
        </w:rPr>
        <w:t>genau so</w:t>
      </w:r>
      <w:proofErr w:type="spellEnd"/>
      <w:r w:rsidR="00E91C72" w:rsidRPr="007310A7">
        <w:rPr>
          <w:color w:val="000000" w:themeColor="text1"/>
        </w:rPr>
        <w:t>“ wie die ihre</w:t>
      </w:r>
      <w:r w:rsidRPr="007310A7">
        <w:rPr>
          <w:color w:val="000000" w:themeColor="text1"/>
        </w:rPr>
        <w:t xml:space="preserve"> eigenen</w:t>
      </w:r>
      <w:r w:rsidR="00E91C72" w:rsidRPr="007310A7">
        <w:rPr>
          <w:color w:val="000000" w:themeColor="text1"/>
        </w:rPr>
        <w:t>. Dadurch, dass für Valerie das neue Wir-Gefühl im Mittelpunkt steht</w:t>
      </w:r>
      <w:r w:rsidRPr="007310A7">
        <w:rPr>
          <w:color w:val="000000" w:themeColor="text1"/>
        </w:rPr>
        <w:t>,</w:t>
      </w:r>
      <w:r w:rsidR="00E91C72" w:rsidRPr="007310A7">
        <w:rPr>
          <w:color w:val="000000" w:themeColor="text1"/>
        </w:rPr>
        <w:t xml:space="preserve"> tritt die Besonderheit ihrer persönlichen Geschichte – dass sie intergeschlechtlich ist und zugleich durch ihre Migrations- und relativen sozi</w:t>
      </w:r>
      <w:r w:rsidRPr="007310A7">
        <w:rPr>
          <w:color w:val="000000" w:themeColor="text1"/>
        </w:rPr>
        <w:t>o-</w:t>
      </w:r>
      <w:r w:rsidR="00E91C72" w:rsidRPr="007310A7">
        <w:rPr>
          <w:color w:val="000000" w:themeColor="text1"/>
        </w:rPr>
        <w:t xml:space="preserve">ökonomischen Entbehrungserfahrungen geprägt ist – in den Hintergrund. Hier lässt sich eine Parallele zu Valeries Erfahrungen und Anpassungsstrategien in ihrer Kindheit und Jugend ziehen. </w:t>
      </w:r>
      <w:r w:rsidR="00E91C72" w:rsidRPr="007310A7">
        <w:rPr>
          <w:color w:val="000000" w:themeColor="text1"/>
        </w:rPr>
        <w:lastRenderedPageBreak/>
        <w:t>Auch hier hat sie sich der weitgehend homogenen Gruppe ohne Migrationsgeschichte angepasst.</w:t>
      </w:r>
    </w:p>
    <w:p w14:paraId="38E0A7A6" w14:textId="76FE50B8" w:rsidR="00E91C72" w:rsidRPr="007310A7" w:rsidRDefault="00E91C72" w:rsidP="00DD0B99">
      <w:pPr>
        <w:spacing w:before="240" w:line="360" w:lineRule="auto"/>
        <w:jc w:val="both"/>
        <w:rPr>
          <w:color w:val="000000" w:themeColor="text1"/>
        </w:rPr>
      </w:pPr>
      <w:r w:rsidRPr="007310A7">
        <w:rPr>
          <w:color w:val="000000" w:themeColor="text1"/>
        </w:rPr>
        <w:t xml:space="preserve">Eine weitere biographische Kontinuität zeigt sich in der Wortwahl zur Beschreibung der intergeschlechtlichen Variationen der anderen Gruppenmitglieder. Hier </w:t>
      </w:r>
      <w:r w:rsidR="003C4E6B" w:rsidRPr="007310A7">
        <w:rPr>
          <w:color w:val="000000" w:themeColor="text1"/>
        </w:rPr>
        <w:t>deutet sich an</w:t>
      </w:r>
      <w:r w:rsidRPr="007310A7">
        <w:rPr>
          <w:color w:val="000000" w:themeColor="text1"/>
        </w:rPr>
        <w:t xml:space="preserve">, dass sie die Terminologie des eigenen „Defekts“ </w:t>
      </w:r>
      <w:proofErr w:type="spellStart"/>
      <w:r w:rsidRPr="007310A7">
        <w:rPr>
          <w:color w:val="000000" w:themeColor="text1"/>
        </w:rPr>
        <w:t>so weit</w:t>
      </w:r>
      <w:proofErr w:type="spellEnd"/>
      <w:r w:rsidRPr="007310A7">
        <w:rPr>
          <w:color w:val="000000" w:themeColor="text1"/>
        </w:rPr>
        <w:t xml:space="preserve"> </w:t>
      </w:r>
      <w:r w:rsidR="003C4E6B" w:rsidRPr="007310A7">
        <w:rPr>
          <w:color w:val="000000" w:themeColor="text1"/>
        </w:rPr>
        <w:t xml:space="preserve">verinnerlicht </w:t>
      </w:r>
      <w:r w:rsidRPr="007310A7">
        <w:rPr>
          <w:color w:val="000000" w:themeColor="text1"/>
        </w:rPr>
        <w:t xml:space="preserve">hat, dass diese sich auch auf die Wahrnehmung anderer Personen auswirkt: </w:t>
      </w:r>
    </w:p>
    <w:p w14:paraId="2DCC1138" w14:textId="00108187" w:rsidR="00E91C72" w:rsidRPr="007310A7" w:rsidRDefault="00E91C72" w:rsidP="00DD0B99">
      <w:pPr>
        <w:spacing w:before="240" w:after="240" w:line="360" w:lineRule="auto"/>
        <w:ind w:left="567" w:right="509"/>
        <w:jc w:val="both"/>
        <w:rPr>
          <w:b/>
          <w:color w:val="000000" w:themeColor="text1"/>
        </w:rPr>
      </w:pPr>
      <w:r w:rsidRPr="007310A7">
        <w:rPr>
          <w:color w:val="000000" w:themeColor="text1"/>
          <w:sz w:val="22"/>
          <w:szCs w:val="22"/>
        </w:rPr>
        <w:t xml:space="preserve">„da gibt’s ja auch ganz viele verschiedene, ähm, </w:t>
      </w:r>
      <w:proofErr w:type="spellStart"/>
      <w:proofErr w:type="gramStart"/>
      <w:r w:rsidRPr="007310A7">
        <w:rPr>
          <w:b/>
          <w:color w:val="000000" w:themeColor="text1"/>
          <w:sz w:val="22"/>
          <w:szCs w:val="22"/>
        </w:rPr>
        <w:t>Geschlechte:r</w:t>
      </w:r>
      <w:proofErr w:type="spellEnd"/>
      <w:proofErr w:type="gramEnd"/>
      <w:r w:rsidRPr="007310A7">
        <w:rPr>
          <w:b/>
          <w:color w:val="000000" w:themeColor="text1"/>
          <w:sz w:val="22"/>
          <w:szCs w:val="22"/>
        </w:rPr>
        <w:t xml:space="preserve"> </w:t>
      </w:r>
      <w:r w:rsidRPr="007310A7">
        <w:rPr>
          <w:color w:val="000000" w:themeColor="text1"/>
          <w:sz w:val="22"/>
          <w:szCs w:val="22"/>
        </w:rPr>
        <w:t>(1)</w:t>
      </w:r>
      <w:r w:rsidRPr="007310A7">
        <w:rPr>
          <w:b/>
          <w:color w:val="000000" w:themeColor="text1"/>
          <w:sz w:val="22"/>
          <w:szCs w:val="22"/>
        </w:rPr>
        <w:t xml:space="preserve"> Entwicklungen </w:t>
      </w:r>
      <w:r w:rsidRPr="007310A7">
        <w:rPr>
          <w:color w:val="000000" w:themeColor="text1"/>
          <w:sz w:val="22"/>
          <w:szCs w:val="22"/>
        </w:rPr>
        <w:t xml:space="preserve">(1) oder, ganz viele </w:t>
      </w:r>
      <w:r w:rsidRPr="007310A7">
        <w:rPr>
          <w:b/>
          <w:color w:val="000000" w:themeColor="text1"/>
          <w:sz w:val="22"/>
          <w:szCs w:val="22"/>
        </w:rPr>
        <w:t>verschiedene</w:t>
      </w:r>
      <w:r w:rsidRPr="007310A7">
        <w:rPr>
          <w:color w:val="000000" w:themeColor="text1"/>
          <w:sz w:val="22"/>
          <w:szCs w:val="22"/>
        </w:rPr>
        <w:t xml:space="preserve"> ((atmet ein)) ja, </w:t>
      </w:r>
      <w:proofErr w:type="spellStart"/>
      <w:r w:rsidRPr="007310A7">
        <w:rPr>
          <w:color w:val="000000" w:themeColor="text1"/>
          <w:sz w:val="22"/>
          <w:szCs w:val="22"/>
        </w:rPr>
        <w:t>Syn</w:t>
      </w:r>
      <w:proofErr w:type="spellEnd"/>
      <w:r w:rsidRPr="007310A7">
        <w:rPr>
          <w:color w:val="000000" w:themeColor="text1"/>
          <w:sz w:val="22"/>
          <w:szCs w:val="22"/>
        </w:rPr>
        <w:t xml:space="preserve">- </w:t>
      </w:r>
      <w:r w:rsidRPr="007310A7">
        <w:rPr>
          <w:b/>
          <w:color w:val="000000" w:themeColor="text1"/>
          <w:sz w:val="22"/>
          <w:szCs w:val="22"/>
        </w:rPr>
        <w:t>Syndrome</w:t>
      </w:r>
      <w:r w:rsidRPr="007310A7">
        <w:rPr>
          <w:color w:val="000000" w:themeColor="text1"/>
          <w:sz w:val="22"/>
          <w:szCs w:val="22"/>
        </w:rPr>
        <w:t xml:space="preserve">, und (1) ja: </w:t>
      </w:r>
      <w:r w:rsidRPr="007310A7">
        <w:rPr>
          <w:b/>
          <w:color w:val="000000" w:themeColor="text1"/>
          <w:sz w:val="22"/>
          <w:szCs w:val="22"/>
        </w:rPr>
        <w:t>Defekte</w:t>
      </w:r>
      <w:r w:rsidRPr="007310A7">
        <w:rPr>
          <w:color w:val="000000" w:themeColor="text1"/>
          <w:sz w:val="22"/>
          <w:szCs w:val="22"/>
        </w:rPr>
        <w:t xml:space="preserve"> in dem Sinne (2) ähm ((atmet ein)) </w:t>
      </w:r>
      <w:r w:rsidRPr="007310A7">
        <w:rPr>
          <w:b/>
          <w:color w:val="000000" w:themeColor="text1"/>
          <w:sz w:val="22"/>
          <w:szCs w:val="22"/>
        </w:rPr>
        <w:t>ja</w:t>
      </w:r>
      <w:r w:rsidRPr="007310A7">
        <w:rPr>
          <w:color w:val="000000" w:themeColor="text1"/>
          <w:sz w:val="22"/>
          <w:szCs w:val="22"/>
        </w:rPr>
        <w:t>“</w:t>
      </w:r>
    </w:p>
    <w:p w14:paraId="63479874" w14:textId="341C2C22" w:rsidR="00E91C72" w:rsidRPr="007310A7" w:rsidRDefault="00E91C72" w:rsidP="0078702F">
      <w:pPr>
        <w:spacing w:line="360" w:lineRule="auto"/>
        <w:jc w:val="both"/>
        <w:rPr>
          <w:color w:val="000000" w:themeColor="text1"/>
        </w:rPr>
      </w:pPr>
      <w:r>
        <w:rPr>
          <w:color w:val="000000" w:themeColor="text1"/>
        </w:rPr>
        <w:t xml:space="preserve">In der obigen Beschreibung mischt sich ein </w:t>
      </w:r>
      <w:r>
        <w:rPr>
          <w:color w:val="000000" w:themeColor="text1"/>
        </w:rPr>
        <w:t xml:space="preserve">neues </w:t>
      </w:r>
      <w:r>
        <w:rPr>
          <w:color w:val="000000" w:themeColor="text1"/>
        </w:rPr>
        <w:t xml:space="preserve">affirmatives Verständnis von Intergeschlechtlichkeit im Sinne </w:t>
      </w:r>
      <w:r>
        <w:rPr>
          <w:color w:val="000000" w:themeColor="text1"/>
        </w:rPr>
        <w:t xml:space="preserve">von nicht per se behandlungsbedürftiger </w:t>
      </w:r>
      <w:r>
        <w:rPr>
          <w:color w:val="000000" w:themeColor="text1"/>
        </w:rPr>
        <w:t xml:space="preserve">Varianz </w:t>
      </w:r>
      <w:r>
        <w:rPr>
          <w:color w:val="000000" w:themeColor="text1"/>
        </w:rPr>
        <w:t xml:space="preserve">mit </w:t>
      </w:r>
      <w:r>
        <w:rPr>
          <w:color w:val="000000" w:themeColor="text1"/>
        </w:rPr>
        <w:t xml:space="preserve">eine</w:t>
      </w:r>
      <w:r>
        <w:rPr>
          <w:color w:val="000000" w:themeColor="text1"/>
        </w:rPr>
        <w:t xml:space="preserve">r defizitären</w:t>
      </w:r>
      <w:r>
        <w:rPr>
          <w:color w:val="000000" w:themeColor="text1"/>
        </w:rPr>
        <w:t xml:space="preserve">, an der medizinischen Terminologie orientierte</w:t>
      </w:r>
      <w:r>
        <w:rPr>
          <w:color w:val="000000" w:themeColor="text1"/>
        </w:rPr>
        <w:t xml:space="preserve">n Perspektive</w:t>
      </w:r>
      <w:r>
        <w:rPr>
          <w:color w:val="000000" w:themeColor="text1"/>
        </w:rPr>
        <w:t xml:space="preserve">. Hier wird </w:t>
      </w:r>
      <w:r>
        <w:rPr>
          <w:color w:val="000000" w:themeColor="text1"/>
        </w:rPr>
        <w:t xml:space="preserve">einerseits </w:t>
      </w:r>
      <w:r>
        <w:rPr>
          <w:color w:val="000000" w:themeColor="text1"/>
        </w:rPr>
        <w:t xml:space="preserve">der </w:t>
      </w:r>
      <w:r>
        <w:rPr>
          <w:color w:val="000000" w:themeColor="text1"/>
        </w:rPr>
        <w:t xml:space="preserve">Valerie </w:t>
      </w:r>
      <w:r>
        <w:rPr>
          <w:color w:val="000000" w:themeColor="text1"/>
        </w:rPr>
        <w:t xml:space="preserve">biographisch vermittelte Einfluss des in der Medizin vorherrschenden pathologischen Paradigmas deutlich, das angeborene </w:t>
      </w:r>
      <w:r>
        <w:rPr>
          <w:color w:val="000000" w:themeColor="text1"/>
        </w:rPr>
        <w:t xml:space="preserve">geschlechtliche </w:t>
      </w:r>
      <w:r>
        <w:rPr>
          <w:color w:val="000000" w:themeColor="text1"/>
        </w:rPr>
        <w:t xml:space="preserve">Variationen nicht als Form </w:t>
      </w:r>
      <w:r>
        <w:rPr>
          <w:color w:val="000000" w:themeColor="text1"/>
        </w:rPr>
        <w:t xml:space="preserve">von </w:t>
      </w:r>
      <w:r>
        <w:rPr>
          <w:color w:val="000000" w:themeColor="text1"/>
        </w:rPr>
        <w:t xml:space="preserve">Diversität, sondern als </w:t>
      </w:r>
      <w:r>
        <w:rPr>
          <w:i/>
          <w:iCs/>
          <w:color w:val="000000" w:themeColor="text1"/>
        </w:rPr>
        <w:t xml:space="preserve">Fehlbildung</w:t>
      </w:r>
      <w:r>
        <w:rPr>
          <w:i/>
          <w:iCs/>
          <w:color w:val="000000" w:themeColor="text1"/>
        </w:rPr>
        <w:t xml:space="preserve">en</w:t>
      </w:r>
      <w:r>
        <w:rPr>
          <w:color w:val="000000" w:themeColor="text1"/>
        </w:rPr>
        <w:t xml:space="preserve"> und dementsprechend als behandlungsbedürftig versteht</w:t>
      </w:r>
      <w:r>
        <w:rPr>
          <w:color w:val="000000" w:themeColor="text1"/>
        </w:rPr>
        <w:t xml:space="preserve"> </w:t>
      </w:r>
      <w:r w:rsidR="00DD0B99" w:rsidRPr="007310A7">
        <w:rPr>
          <w:color w:val="000000" w:themeColor="text1"/>
        </w:rPr>
        <w:fldChar w:fldCharType="begin"/>
      </w:r>
      <w:r w:rsidR="00F370E7">
        <w:rPr>
          <w:color w:val="000000" w:themeColor="text1"/>
        </w:rPr>
        <w:instrText xml:space="preserve"> ADDIN ZOTERO_ITEM CSL_CITATION {"citationID":"YwvC1J7W","properties":{"unsorted":false,"formattedCitation":"(vgl. z.B. Chapman 2023)","plainCitation":"(vgl. z.B. Chapman 2023)","dontUpdate":true,"noteIndex":0},"citationItems":[{"id":69,"uris":["http://zotero.org/users/local/owKliTIb/items/3HYPBFU8"],"itemData":{"id":69,"type":"book","publisher":"Pluto Press","title":"Empire of Normality: Neurodiversity and Capitalism","author":[{"family":"Chapman","given":"R."}],"issued":{"date-parts":[["2023"]]}},"prefix":"vgl. z.B."}],"schema":"https://github.com/citation-style-language/schema/raw/master/csl-citation.json"} </w:instrText>
      </w:r>
      <w:r w:rsidR="00DD0B99" w:rsidRPr="007310A7">
        <w:rPr>
          <w:color w:val="000000" w:themeColor="text1"/>
        </w:rPr>
        <w:fldChar w:fldCharType="separate"/>
      </w:r>
      <w:r>
        <w:rPr>
          <w:rFonts w:ascii="Cambria" w:hAnsi="Cambria"/>
          <w:color w:val="000000" w:themeColor="text1"/>
        </w:rPr>
        <w:t xml:space="preserve">(</w:t>
      </w:r>
      <w:r>
        <w:rPr>
          <w:rFonts w:ascii="Cambria" w:hAnsi="Cambria"/>
          <w:color w:val="000000" w:themeColor="text1"/>
        </w:rPr>
        <w:t xml:space="preserve">siehe </w:t>
      </w:r>
      <w:r>
        <w:rPr>
          <w:rFonts w:ascii="Cambria" w:hAnsi="Cambria"/>
          <w:color w:val="000000" w:themeColor="text1"/>
        </w:rPr>
        <w:t xml:space="preserve">auch </w:t>
      </w:r>
      <w:r>
        <w:rPr>
          <w:rFonts w:ascii="Cambria" w:hAnsi="Cambria"/>
          <w:color w:val="000000" w:themeColor="text1"/>
        </w:rPr>
        <w:t xml:space="preserve">6.1</w:t>
      </w:r>
      <w:r>
        <w:rPr>
          <w:rFonts w:ascii="Cambria" w:hAnsi="Cambria"/>
          <w:color w:val="000000" w:themeColor="text1"/>
        </w:rPr>
        <w:t xml:space="preserve">)</w:t>
      </w:r>
      <w:r w:rsidR="00DD0B99" w:rsidRPr="007310A7">
        <w:rPr>
          <w:color w:val="000000" w:themeColor="text1"/>
        </w:rPr>
        <w:fldChar w:fldCharType="end"/>
      </w:r>
      <w:r w:rsidRPr="007310A7">
        <w:rPr>
          <w:rStyle w:val="Funotenzeichen"/>
          <w:color w:val="000000" w:themeColor="text1"/>
        </w:rPr>
        <w:footnoteReference w:id="181"/>
      </w:r>
      <w:r>
        <w:rPr>
          <w:color w:val="000000" w:themeColor="text1"/>
        </w:rPr>
        <w:t xml:space="preserve">. </w:t>
      </w:r>
      <w:r>
        <w:rPr>
          <w:color w:val="000000" w:themeColor="text1"/>
        </w:rPr>
        <w:t xml:space="preserve">Andererseits charakterisiert die Mischung von </w:t>
      </w:r>
      <w:proofErr w:type="spellStart"/>
      <w:r>
        <w:rPr>
          <w:color w:val="000000" w:themeColor="text1"/>
        </w:rPr>
        <w:t xml:space="preserve">tendentiell</w:t>
      </w:r>
      <w:proofErr w:type="spellEnd"/>
      <w:r>
        <w:rPr>
          <w:color w:val="000000" w:themeColor="text1"/>
        </w:rPr>
        <w:t xml:space="preserve"> pathologisierender Terminologie</w:t>
      </w:r>
      <w:r>
        <w:rPr>
          <w:color w:val="000000" w:themeColor="text1"/>
        </w:rPr>
        <w:t xml:space="preserve"> </w:t>
      </w:r>
      <w:r>
        <w:rPr>
          <w:color w:val="000000" w:themeColor="text1"/>
        </w:rPr>
        <w:t xml:space="preserve">mit Diversitäts-affirmativen, erfahrungsbezogenen Intergeschlechts-Perspektiven auch den Diskurs der Selbsthilfegruppe, der sich Valerie anschließt. Es liegt </w:t>
      </w:r>
      <w:r>
        <w:rPr>
          <w:color w:val="000000" w:themeColor="text1"/>
        </w:rPr>
        <w:t xml:space="preserve">n</w:t>
      </w:r>
      <w:r>
        <w:rPr>
          <w:color w:val="000000" w:themeColor="text1"/>
        </w:rPr>
        <w:t xml:space="preserve">ahe</w:t>
      </w:r>
      <w:r>
        <w:rPr>
          <w:color w:val="000000" w:themeColor="text1"/>
        </w:rPr>
        <w:t xml:space="preserve">,</w:t>
      </w:r>
      <w:r>
        <w:rPr>
          <w:color w:val="000000" w:themeColor="text1"/>
        </w:rPr>
        <w:t xml:space="preserve"> dass gerade diese </w:t>
      </w:r>
      <w:r>
        <w:rPr>
          <w:color w:val="000000" w:themeColor="text1"/>
        </w:rPr>
        <w:t xml:space="preserve">Verbindung von diskursiven Zugängen </w:t>
      </w:r>
      <w:r>
        <w:rPr>
          <w:color w:val="000000" w:themeColor="text1"/>
        </w:rPr>
        <w:t xml:space="preserve">die Gruppe für Valerie anschlussfähig macht. </w:t>
      </w:r>
      <w:r>
        <w:rPr>
          <w:color w:val="000000" w:themeColor="text1"/>
        </w:rPr>
        <w:t xml:space="preserve">Gleichzeitig</w:t>
      </w:r>
      <w:r>
        <w:rPr>
          <w:color w:val="000000" w:themeColor="text1"/>
        </w:rPr>
        <w:t xml:space="preserve"> wird </w:t>
      </w:r>
      <w:r>
        <w:rPr>
          <w:color w:val="000000" w:themeColor="text1"/>
        </w:rPr>
        <w:t xml:space="preserve">an Hand der obigen Sequenz </w:t>
      </w:r>
      <w:r>
        <w:rPr>
          <w:color w:val="000000" w:themeColor="text1"/>
        </w:rPr>
        <w:t xml:space="preserve">deutlich</w:t>
      </w:r>
      <w:r>
        <w:rPr>
          <w:color w:val="000000" w:themeColor="text1"/>
        </w:rPr>
        <w:t xml:space="preserve">, dass </w:t>
      </w:r>
      <w:r>
        <w:rPr>
          <w:color w:val="000000" w:themeColor="text1"/>
        </w:rPr>
        <w:t xml:space="preserve">eine </w:t>
      </w:r>
      <w:proofErr w:type="spellStart"/>
      <w:del w:id="1000163" w:author="Claude Lektorat" w:date="2026-06-30T12:18:05Z">
        <w:r>
          <w:rPr>
            <w:color w:val="000000" w:themeColor="text1"/>
          </w:rPr>
          <w:delText xml:space="preserve">patholgisierende</w:delText>
        </w:r>
      </w:del>
      <w:ins w:id="1000164" w:author="Claude Lektorat" w:date="2026-06-30T12:18:05Z">
        <w:r>
          <w:rPr>
            <w:color w:val="000000" w:themeColor="text1"/>
          </w:rPr>
          <w:t xml:space="preserve">pathologisierende</w:t>
        </w:r>
      </w:ins>
      <w:proofErr w:type="spellEnd"/>
      <w:r>
        <w:rPr>
          <w:color w:val="000000" w:themeColor="text1"/>
        </w:rPr>
        <w:t xml:space="preserve"> (Selbst-)Perspektive </w:t>
      </w:r>
      <w:r>
        <w:rPr>
          <w:color w:val="000000" w:themeColor="text1"/>
        </w:rPr>
        <w:t xml:space="preserve">für </w:t>
      </w:r>
      <w:r>
        <w:rPr>
          <w:color w:val="000000" w:themeColor="text1"/>
        </w:rPr>
        <w:t xml:space="preserve">die Biographin </w:t>
      </w:r>
      <w:r>
        <w:rPr>
          <w:color w:val="000000" w:themeColor="text1"/>
        </w:rPr>
        <w:t xml:space="preserve">nicht mehr </w:t>
      </w:r>
      <w:r>
        <w:rPr>
          <w:color w:val="000000" w:themeColor="text1"/>
        </w:rPr>
        <w:t xml:space="preserve">alternativlos </w:t>
      </w:r>
      <w:r>
        <w:rPr>
          <w:color w:val="000000" w:themeColor="text1"/>
        </w:rPr>
        <w:t xml:space="preserve">gegeben ist.</w:t>
      </w:r>
    </w:p>
    <w:p w14:paraId="2D2C7E81" w14:textId="08940637" w:rsidR="00E91C72" w:rsidRPr="007310A7" w:rsidRDefault="00E91C72" w:rsidP="00DD0B99">
      <w:pPr>
        <w:spacing w:before="240" w:line="360" w:lineRule="auto"/>
        <w:jc w:val="both"/>
        <w:rPr>
          <w:color w:val="000000" w:themeColor="text1"/>
        </w:rPr>
      </w:pPr>
      <w:r w:rsidRPr="007310A7">
        <w:rPr>
          <w:color w:val="000000" w:themeColor="text1"/>
        </w:rPr>
        <w:t>Ebenfalls macht Valerie im Zuge der Begegnung mit ihrer neuen Frauenärztin erstmals die Erfahrung, dass medizinische Räume und Behandler*innen für sie unterstützend sein können</w:t>
      </w:r>
      <w:r w:rsidR="003C4E6B" w:rsidRPr="007310A7">
        <w:rPr>
          <w:color w:val="000000" w:themeColor="text1"/>
        </w:rPr>
        <w:t>:</w:t>
      </w:r>
    </w:p>
    <w:p w14:paraId="0FB2AE4A" w14:textId="7359951C" w:rsidR="00E91C72" w:rsidRPr="007310A7" w:rsidRDefault="00E91C72" w:rsidP="00DD0B99">
      <w:pPr>
        <w:spacing w:before="240" w:after="240" w:line="360" w:lineRule="auto"/>
        <w:ind w:left="567" w:right="509"/>
        <w:jc w:val="both"/>
        <w:rPr>
          <w:color w:val="000000" w:themeColor="text1"/>
          <w:sz w:val="22"/>
          <w:szCs w:val="22"/>
        </w:rPr>
      </w:pPr>
      <w:r w:rsidRPr="007310A7">
        <w:rPr>
          <w:color w:val="000000" w:themeColor="text1"/>
          <w:sz w:val="22"/>
          <w:szCs w:val="22"/>
        </w:rPr>
        <w:t xml:space="preserve">„ähm, also war (1) ne super Erfahrung (1) und ich hab damals halt auch erzählt das es mir </w:t>
      </w:r>
      <w:proofErr w:type="spellStart"/>
      <w:proofErr w:type="gramStart"/>
      <w:r w:rsidRPr="007310A7">
        <w:rPr>
          <w:color w:val="000000" w:themeColor="text1"/>
          <w:sz w:val="22"/>
          <w:szCs w:val="22"/>
        </w:rPr>
        <w:t>momenta:n</w:t>
      </w:r>
      <w:proofErr w:type="spellEnd"/>
      <w:proofErr w:type="gramEnd"/>
      <w:r w:rsidRPr="007310A7">
        <w:rPr>
          <w:color w:val="000000" w:themeColor="text1"/>
          <w:sz w:val="22"/>
          <w:szCs w:val="22"/>
        </w:rPr>
        <w:t xml:space="preserve">, ja (1) </w:t>
      </w:r>
      <w:proofErr w:type="spellStart"/>
      <w:r w:rsidRPr="007310A7">
        <w:rPr>
          <w:b/>
          <w:color w:val="000000" w:themeColor="text1"/>
          <w:sz w:val="22"/>
          <w:szCs w:val="22"/>
        </w:rPr>
        <w:t>menta:l</w:t>
      </w:r>
      <w:proofErr w:type="spellEnd"/>
      <w:r w:rsidRPr="007310A7">
        <w:rPr>
          <w:color w:val="000000" w:themeColor="text1"/>
          <w:sz w:val="22"/>
          <w:szCs w:val="22"/>
        </w:rPr>
        <w:t xml:space="preserve"> oft </w:t>
      </w:r>
      <w:proofErr w:type="spellStart"/>
      <w:r w:rsidRPr="007310A7">
        <w:rPr>
          <w:color w:val="000000" w:themeColor="text1"/>
          <w:sz w:val="22"/>
          <w:szCs w:val="22"/>
        </w:rPr>
        <w:t>nich</w:t>
      </w:r>
      <w:proofErr w:type="spellEnd"/>
      <w:r w:rsidRPr="007310A7">
        <w:rPr>
          <w:color w:val="000000" w:themeColor="text1"/>
          <w:sz w:val="22"/>
          <w:szCs w:val="22"/>
        </w:rPr>
        <w:t xml:space="preserve"> so gut </w:t>
      </w:r>
      <w:proofErr w:type="spellStart"/>
      <w:r w:rsidRPr="007310A7">
        <w:rPr>
          <w:color w:val="000000" w:themeColor="text1"/>
          <w:sz w:val="22"/>
          <w:szCs w:val="22"/>
        </w:rPr>
        <w:t>ge:ht</w:t>
      </w:r>
      <w:proofErr w:type="spellEnd"/>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w:t>
      </w:r>
      <w:r w:rsidRPr="007310A7">
        <w:rPr>
          <w:color w:val="000000" w:themeColor="text1"/>
          <w:sz w:val="22"/>
          <w:szCs w:val="22"/>
        </w:rPr>
        <w:lastRenderedPageBreak/>
        <w:t xml:space="preserve">also=es war natürlich auch </w:t>
      </w:r>
      <w:r w:rsidRPr="007310A7">
        <w:rPr>
          <w:b/>
          <w:color w:val="000000" w:themeColor="text1"/>
          <w:sz w:val="22"/>
          <w:szCs w:val="22"/>
        </w:rPr>
        <w:t>lock down</w:t>
      </w:r>
      <w:r w:rsidRPr="007310A7">
        <w:rPr>
          <w:color w:val="000000" w:themeColor="text1"/>
          <w:sz w:val="22"/>
          <w:szCs w:val="22"/>
        </w:rPr>
        <w:t xml:space="preserve"> und </w:t>
      </w:r>
      <w:r w:rsidRPr="007310A7">
        <w:rPr>
          <w:b/>
          <w:color w:val="000000" w:themeColor="text1"/>
          <w:sz w:val="22"/>
          <w:szCs w:val="22"/>
        </w:rPr>
        <w:t>neue Stadt</w:t>
      </w:r>
      <w:r w:rsidRPr="007310A7">
        <w:rPr>
          <w:color w:val="000000" w:themeColor="text1"/>
          <w:sz w:val="22"/>
          <w:szCs w:val="22"/>
        </w:rPr>
        <w:t xml:space="preserve"> und ((atmet ein)) </w:t>
      </w:r>
      <w:r w:rsidRPr="007310A7">
        <w:rPr>
          <w:b/>
          <w:color w:val="000000" w:themeColor="text1"/>
          <w:sz w:val="22"/>
          <w:szCs w:val="22"/>
        </w:rPr>
        <w:t>ja:</w:t>
      </w:r>
      <w:r w:rsidRPr="007310A7">
        <w:rPr>
          <w:color w:val="000000" w:themeColor="text1"/>
          <w:sz w:val="22"/>
          <w:szCs w:val="22"/>
        </w:rPr>
        <w:t xml:space="preserve">, aber irgendwie </w:t>
      </w:r>
      <w:proofErr w:type="spellStart"/>
      <w:r w:rsidRPr="007310A7">
        <w:rPr>
          <w:color w:val="000000" w:themeColor="text1"/>
          <w:sz w:val="22"/>
          <w:szCs w:val="22"/>
        </w:rPr>
        <w:t>hatt</w:t>
      </w:r>
      <w:proofErr w:type="spellEnd"/>
      <w:r w:rsidRPr="007310A7">
        <w:rPr>
          <w:color w:val="000000" w:themeColor="text1"/>
          <w:sz w:val="22"/>
          <w:szCs w:val="22"/>
        </w:rPr>
        <w:t xml:space="preserve"> ich auch oft das </w:t>
      </w:r>
      <w:proofErr w:type="spellStart"/>
      <w:r w:rsidRPr="007310A7">
        <w:rPr>
          <w:color w:val="000000" w:themeColor="text1"/>
          <w:sz w:val="22"/>
          <w:szCs w:val="22"/>
        </w:rPr>
        <w:t>Gefü:hl</w:t>
      </w:r>
      <w:proofErr w:type="spellEnd"/>
      <w:r w:rsidRPr="007310A7">
        <w:rPr>
          <w:color w:val="000000" w:themeColor="text1"/>
          <w:sz w:val="22"/>
          <w:szCs w:val="22"/>
        </w:rPr>
        <w:t xml:space="preserve"> das es an meinen </w:t>
      </w:r>
      <w:r w:rsidRPr="007310A7">
        <w:rPr>
          <w:b/>
          <w:color w:val="000000" w:themeColor="text1"/>
          <w:sz w:val="22"/>
          <w:szCs w:val="22"/>
        </w:rPr>
        <w:t>Hormonen</w:t>
      </w:r>
      <w:r w:rsidRPr="007310A7">
        <w:rPr>
          <w:color w:val="000000" w:themeColor="text1"/>
          <w:sz w:val="22"/>
          <w:szCs w:val="22"/>
        </w:rPr>
        <w:t xml:space="preserve"> </w:t>
      </w:r>
      <w:proofErr w:type="spellStart"/>
      <w:r w:rsidRPr="007310A7">
        <w:rPr>
          <w:color w:val="000000" w:themeColor="text1"/>
          <w:sz w:val="22"/>
          <w:szCs w:val="22"/>
        </w:rPr>
        <w:t>li:egt</w:t>
      </w:r>
      <w:proofErr w:type="spellEnd"/>
      <w:r w:rsidRPr="007310A7">
        <w:rPr>
          <w:color w:val="000000" w:themeColor="text1"/>
          <w:sz w:val="22"/>
          <w:szCs w:val="22"/>
        </w:rPr>
        <w:t xml:space="preserve">, weil ich hab ne, ja: (1) sehr </w:t>
      </w:r>
      <w:r w:rsidRPr="007310A7">
        <w:rPr>
          <w:b/>
          <w:color w:val="000000" w:themeColor="text1"/>
          <w:sz w:val="22"/>
          <w:szCs w:val="22"/>
        </w:rPr>
        <w:t>alte</w:t>
      </w:r>
      <w:r w:rsidRPr="007310A7">
        <w:rPr>
          <w:color w:val="000000" w:themeColor="text1"/>
          <w:sz w:val="22"/>
          <w:szCs w:val="22"/>
        </w:rPr>
        <w:t xml:space="preserve"> Pille genommen die ich seit zehn </w:t>
      </w:r>
      <w:proofErr w:type="spellStart"/>
      <w:r w:rsidRPr="007310A7">
        <w:rPr>
          <w:color w:val="000000" w:themeColor="text1"/>
          <w:sz w:val="22"/>
          <w:szCs w:val="22"/>
        </w:rPr>
        <w:t>Jahrn</w:t>
      </w:r>
      <w:proofErr w:type="spellEnd"/>
      <w:r w:rsidRPr="007310A7">
        <w:rPr>
          <w:color w:val="000000" w:themeColor="text1"/>
          <w:sz w:val="22"/>
          <w:szCs w:val="22"/>
        </w:rPr>
        <w:t xml:space="preserve"> genommen hab“</w:t>
      </w:r>
    </w:p>
    <w:p w14:paraId="0C758456" w14:textId="3F343F80" w:rsidR="00E91C72" w:rsidRPr="007310A7" w:rsidRDefault="00E91C72" w:rsidP="0078702F">
      <w:pPr>
        <w:spacing w:line="360" w:lineRule="auto"/>
        <w:jc w:val="both"/>
        <w:rPr>
          <w:color w:val="000000" w:themeColor="text1"/>
        </w:rPr>
      </w:pPr>
      <w:r w:rsidRPr="007310A7">
        <w:rPr>
          <w:color w:val="000000" w:themeColor="text1"/>
        </w:rPr>
        <w:t xml:space="preserve">Valerie erlebt, dass sie sich einer Ärztin gegenüber mit ihren Problemen mitteilen und dadurch eine positive Veränderung ihrer eigenen Situation erreicht. Durch den </w:t>
      </w:r>
      <w:r w:rsidR="003C4E6B" w:rsidRPr="007310A7">
        <w:rPr>
          <w:color w:val="000000" w:themeColor="text1"/>
        </w:rPr>
        <w:t xml:space="preserve">auch als emotional </w:t>
      </w:r>
      <w:r w:rsidRPr="007310A7">
        <w:rPr>
          <w:color w:val="000000" w:themeColor="text1"/>
        </w:rPr>
        <w:t>unterstützend erlebten Kontakt ist es ihr möglich sich mitzuteilen und in ihre</w:t>
      </w:r>
      <w:r w:rsidR="00E253D1" w:rsidRPr="007310A7">
        <w:rPr>
          <w:color w:val="000000" w:themeColor="text1"/>
        </w:rPr>
        <w:t>m</w:t>
      </w:r>
      <w:r w:rsidRPr="007310A7">
        <w:rPr>
          <w:color w:val="000000" w:themeColor="text1"/>
        </w:rPr>
        <w:t xml:space="preserve"> Erfahrungswissen validiert zu werden. Nach dem ersten Gespräch mit ihrer Frauenärztin wird sie von ihr in eine spezialisierte Klinik überwiesen:</w:t>
      </w:r>
    </w:p>
    <w:p w14:paraId="46E94115" w14:textId="4D13903C" w:rsidR="00E91C72" w:rsidRPr="007310A7" w:rsidRDefault="00E91C72" w:rsidP="00DD0B99">
      <w:pPr>
        <w:spacing w:before="240" w:after="240" w:line="360" w:lineRule="auto"/>
        <w:ind w:left="567" w:right="509"/>
        <w:jc w:val="both"/>
        <w:rPr>
          <w:color w:val="000000" w:themeColor="text1"/>
          <w:sz w:val="22"/>
          <w:szCs w:val="22"/>
        </w:rPr>
      </w:pPr>
      <w:r w:rsidRPr="007310A7">
        <w:rPr>
          <w:color w:val="000000" w:themeColor="text1"/>
          <w:sz w:val="22"/>
          <w:szCs w:val="22"/>
        </w:rPr>
        <w:t>„also, ja, zum Spezialisten</w:t>
      </w:r>
      <w:r w:rsidRPr="007310A7">
        <w:rPr>
          <w:b/>
          <w:color w:val="000000" w:themeColor="text1"/>
          <w:sz w:val="22"/>
          <w:szCs w:val="22"/>
        </w:rPr>
        <w:t xml:space="preserve"> </w:t>
      </w:r>
      <w:r w:rsidRPr="007310A7">
        <w:rPr>
          <w:color w:val="000000" w:themeColor="text1"/>
          <w:sz w:val="22"/>
          <w:szCs w:val="22"/>
        </w:rPr>
        <w:t>((atmet ein)) und=ja ((lachend))</w:t>
      </w:r>
      <w:r w:rsidRPr="007310A7">
        <w:rPr>
          <w:b/>
          <w:color w:val="000000" w:themeColor="text1"/>
          <w:sz w:val="22"/>
          <w:szCs w:val="22"/>
        </w:rPr>
        <w:t xml:space="preserve"> </w:t>
      </w:r>
      <w:r w:rsidRPr="007310A7">
        <w:rPr>
          <w:color w:val="000000" w:themeColor="text1"/>
          <w:sz w:val="22"/>
          <w:szCs w:val="22"/>
        </w:rPr>
        <w:t xml:space="preserve">die war </w:t>
      </w:r>
      <w:r w:rsidRPr="007310A7">
        <w:rPr>
          <w:b/>
          <w:color w:val="000000" w:themeColor="text1"/>
          <w:sz w:val="22"/>
          <w:szCs w:val="22"/>
        </w:rPr>
        <w:t>noch</w:t>
      </w:r>
      <w:r w:rsidRPr="007310A7">
        <w:rPr>
          <w:color w:val="000000" w:themeColor="text1"/>
          <w:sz w:val="22"/>
          <w:szCs w:val="22"/>
        </w:rPr>
        <w:t xml:space="preserve"> </w:t>
      </w:r>
      <w:proofErr w:type="spellStart"/>
      <w:r w:rsidRPr="007310A7">
        <w:rPr>
          <w:b/>
          <w:color w:val="000000" w:themeColor="text1"/>
          <w:sz w:val="22"/>
          <w:szCs w:val="22"/>
        </w:rPr>
        <w:t>li:eber</w:t>
      </w:r>
      <w:proofErr w:type="spellEnd"/>
      <w:r w:rsidRPr="007310A7">
        <w:rPr>
          <w:color w:val="000000" w:themeColor="text1"/>
          <w:sz w:val="22"/>
          <w:szCs w:val="22"/>
        </w:rPr>
        <w:t>, die</w:t>
      </w:r>
      <w:r w:rsidRPr="007310A7">
        <w:rPr>
          <w:b/>
          <w:color w:val="000000" w:themeColor="text1"/>
          <w:sz w:val="22"/>
          <w:szCs w:val="22"/>
        </w:rPr>
        <w:t xml:space="preserve"> Ärztin </w:t>
      </w:r>
      <w:r w:rsidRPr="007310A7">
        <w:rPr>
          <w:color w:val="000000" w:themeColor="text1"/>
          <w:sz w:val="22"/>
          <w:szCs w:val="22"/>
        </w:rPr>
        <w:t xml:space="preserve">ähm ((lacht) also die war wirklich=auch, die hat mir auch, ne </w:t>
      </w:r>
      <w:r w:rsidRPr="007310A7">
        <w:rPr>
          <w:b/>
          <w:color w:val="000000" w:themeColor="text1"/>
          <w:sz w:val="22"/>
          <w:szCs w:val="22"/>
        </w:rPr>
        <w:t>Therapeutin</w:t>
      </w:r>
      <w:r w:rsidRPr="007310A7">
        <w:rPr>
          <w:color w:val="000000" w:themeColor="text1"/>
          <w:sz w:val="22"/>
          <w:szCs w:val="22"/>
        </w:rPr>
        <w:t xml:space="preserve"> empfohlen bei der ich jetzt=auch </w:t>
      </w:r>
      <w:r w:rsidRPr="007310A7">
        <w:rPr>
          <w:b/>
          <w:color w:val="000000" w:themeColor="text1"/>
          <w:sz w:val="22"/>
          <w:szCs w:val="22"/>
        </w:rPr>
        <w:t>bin</w:t>
      </w:r>
      <w:r w:rsidRPr="007310A7">
        <w:rPr>
          <w:color w:val="000000" w:themeColor="text1"/>
          <w:sz w:val="22"/>
          <w:szCs w:val="22"/>
        </w:rPr>
        <w:t xml:space="preserve">, und ähm, mit der hab ich das erste Mal eigentlich auch </w:t>
      </w:r>
      <w:proofErr w:type="spellStart"/>
      <w:r w:rsidRPr="007310A7">
        <w:rPr>
          <w:color w:val="000000" w:themeColor="text1"/>
          <w:sz w:val="22"/>
          <w:szCs w:val="22"/>
        </w:rPr>
        <w:t>übe:r</w:t>
      </w:r>
      <w:proofErr w:type="spellEnd"/>
      <w:r w:rsidRPr="007310A7">
        <w:rPr>
          <w:color w:val="000000" w:themeColor="text1"/>
          <w:sz w:val="22"/>
          <w:szCs w:val="22"/>
        </w:rPr>
        <w:t xml:space="preserve"> ((atmet ein)) (1) ja über diese </w:t>
      </w:r>
      <w:r w:rsidRPr="007310A7">
        <w:rPr>
          <w:b/>
          <w:color w:val="000000" w:themeColor="text1"/>
          <w:sz w:val="22"/>
          <w:szCs w:val="22"/>
        </w:rPr>
        <w:t>ganze</w:t>
      </w:r>
      <w:r w:rsidRPr="007310A7">
        <w:rPr>
          <w:color w:val="000000" w:themeColor="text1"/>
          <w:sz w:val="22"/>
          <w:szCs w:val="22"/>
        </w:rPr>
        <w:t xml:space="preserve">, </w:t>
      </w:r>
      <w:r w:rsidRPr="007310A7">
        <w:rPr>
          <w:b/>
          <w:color w:val="000000" w:themeColor="text1"/>
          <w:sz w:val="22"/>
          <w:szCs w:val="22"/>
        </w:rPr>
        <w:t>Belastung</w:t>
      </w:r>
      <w:r w:rsidRPr="007310A7">
        <w:rPr>
          <w:color w:val="000000" w:themeColor="text1"/>
          <w:sz w:val="22"/>
          <w:szCs w:val="22"/>
        </w:rPr>
        <w:t xml:space="preserve"> </w:t>
      </w:r>
      <w:proofErr w:type="spellStart"/>
      <w:r w:rsidRPr="007310A7">
        <w:rPr>
          <w:color w:val="000000" w:themeColor="text1"/>
          <w:sz w:val="22"/>
          <w:szCs w:val="22"/>
        </w:rPr>
        <w:t>gespro:chen</w:t>
      </w:r>
      <w:proofErr w:type="spellEnd"/>
      <w:r w:rsidRPr="007310A7">
        <w:rPr>
          <w:color w:val="000000" w:themeColor="text1"/>
          <w:sz w:val="22"/>
          <w:szCs w:val="22"/>
        </w:rPr>
        <w:t xml:space="preserve"> (1) ä:hm abseits (2) </w:t>
      </w:r>
      <w:proofErr w:type="spellStart"/>
      <w:r w:rsidRPr="007310A7">
        <w:rPr>
          <w:color w:val="000000" w:themeColor="text1"/>
          <w:sz w:val="22"/>
          <w:szCs w:val="22"/>
        </w:rPr>
        <w:t>de:r</w:t>
      </w:r>
      <w:proofErr w:type="spellEnd"/>
      <w:r w:rsidRPr="007310A7">
        <w:rPr>
          <w:color w:val="000000" w:themeColor="text1"/>
          <w:sz w:val="22"/>
          <w:szCs w:val="22"/>
        </w:rPr>
        <w:t xml:space="preserve">, </w:t>
      </w:r>
      <w:r w:rsidRPr="007310A7">
        <w:rPr>
          <w:b/>
          <w:color w:val="000000" w:themeColor="text1"/>
          <w:sz w:val="22"/>
          <w:szCs w:val="22"/>
        </w:rPr>
        <w:t>medizinischen</w:t>
      </w:r>
      <w:r w:rsidRPr="007310A7">
        <w:rPr>
          <w:color w:val="000000" w:themeColor="text1"/>
          <w:sz w:val="22"/>
          <w:szCs w:val="22"/>
        </w:rPr>
        <w:t xml:space="preserve"> </w:t>
      </w:r>
      <w:proofErr w:type="spellStart"/>
      <w:r w:rsidRPr="007310A7">
        <w:rPr>
          <w:color w:val="000000" w:themeColor="text1"/>
          <w:sz w:val="22"/>
          <w:szCs w:val="22"/>
        </w:rPr>
        <w:t>Hintergrü:nde</w:t>
      </w:r>
      <w:proofErr w:type="spellEnd"/>
      <w:r w:rsidRPr="007310A7">
        <w:rPr>
          <w:color w:val="000000" w:themeColor="text1"/>
          <w:sz w:val="22"/>
          <w:szCs w:val="22"/>
        </w:rPr>
        <w:t xml:space="preserve">, also gar </w:t>
      </w:r>
      <w:proofErr w:type="spellStart"/>
      <w:r w:rsidRPr="007310A7">
        <w:rPr>
          <w:color w:val="000000" w:themeColor="text1"/>
          <w:sz w:val="22"/>
          <w:szCs w:val="22"/>
        </w:rPr>
        <w:t>nich</w:t>
      </w:r>
      <w:proofErr w:type="spellEnd"/>
      <w:r w:rsidRPr="007310A7">
        <w:rPr>
          <w:color w:val="000000" w:themeColor="text1"/>
          <w:sz w:val="22"/>
          <w:szCs w:val="22"/>
        </w:rPr>
        <w:t xml:space="preserve"> so:, viel über </w:t>
      </w:r>
      <w:proofErr w:type="spellStart"/>
      <w:r w:rsidRPr="007310A7">
        <w:rPr>
          <w:b/>
          <w:color w:val="000000" w:themeColor="text1"/>
          <w:sz w:val="22"/>
          <w:szCs w:val="22"/>
        </w:rPr>
        <w:t>Hormo:ne</w:t>
      </w:r>
      <w:proofErr w:type="spellEnd"/>
      <w:r w:rsidRPr="007310A7">
        <w:rPr>
          <w:color w:val="000000" w:themeColor="text1"/>
          <w:sz w:val="22"/>
          <w:szCs w:val="22"/>
        </w:rPr>
        <w:t xml:space="preserve"> und </w:t>
      </w:r>
      <w:r w:rsidRPr="007310A7">
        <w:rPr>
          <w:b/>
          <w:color w:val="000000" w:themeColor="text1"/>
          <w:sz w:val="22"/>
          <w:szCs w:val="22"/>
        </w:rPr>
        <w:t>Tabletten</w:t>
      </w:r>
      <w:r w:rsidRPr="007310A7">
        <w:rPr>
          <w:color w:val="000000" w:themeColor="text1"/>
          <w:sz w:val="22"/>
          <w:szCs w:val="22"/>
        </w:rPr>
        <w:t xml:space="preserve"> (1) u:nd ((atmet ein)) </w:t>
      </w:r>
      <w:proofErr w:type="spellStart"/>
      <w:r w:rsidRPr="007310A7">
        <w:rPr>
          <w:b/>
          <w:color w:val="000000" w:themeColor="text1"/>
          <w:sz w:val="22"/>
          <w:szCs w:val="22"/>
        </w:rPr>
        <w:t>Krankhe:it</w:t>
      </w:r>
      <w:proofErr w:type="spellEnd"/>
      <w:r w:rsidRPr="007310A7">
        <w:rPr>
          <w:b/>
          <w:color w:val="000000" w:themeColor="text1"/>
          <w:sz w:val="22"/>
          <w:szCs w:val="22"/>
        </w:rPr>
        <w:t xml:space="preserve"> </w:t>
      </w:r>
      <w:r w:rsidRPr="007310A7">
        <w:rPr>
          <w:color w:val="000000" w:themeColor="text1"/>
          <w:sz w:val="22"/>
          <w:szCs w:val="22"/>
        </w:rPr>
        <w:t xml:space="preserve">((spricht schneller)) also sie war wirklich so, ja aber wie geht’s </w:t>
      </w:r>
      <w:r w:rsidRPr="007310A7">
        <w:rPr>
          <w:b/>
          <w:color w:val="000000" w:themeColor="text1"/>
          <w:sz w:val="22"/>
          <w:szCs w:val="22"/>
        </w:rPr>
        <w:t>ihnen</w:t>
      </w:r>
      <w:r w:rsidRPr="007310A7">
        <w:rPr>
          <w:color w:val="000000" w:themeColor="text1"/>
          <w:sz w:val="22"/>
          <w:szCs w:val="22"/>
        </w:rPr>
        <w:t xml:space="preserve"> denn damit und wie </w:t>
      </w:r>
      <w:r w:rsidRPr="007310A7">
        <w:rPr>
          <w:b/>
          <w:color w:val="000000" w:themeColor="text1"/>
          <w:sz w:val="22"/>
          <w:szCs w:val="22"/>
        </w:rPr>
        <w:t>fühlen</w:t>
      </w:r>
      <w:r w:rsidRPr="007310A7">
        <w:rPr>
          <w:color w:val="000000" w:themeColor="text1"/>
          <w:sz w:val="22"/>
          <w:szCs w:val="22"/>
        </w:rPr>
        <w:t xml:space="preserve"> sie sich </w:t>
      </w:r>
      <w:r w:rsidRPr="007310A7">
        <w:rPr>
          <w:b/>
          <w:color w:val="000000" w:themeColor="text1"/>
          <w:sz w:val="22"/>
          <w:szCs w:val="22"/>
        </w:rPr>
        <w:t>damit</w:t>
      </w:r>
      <w:r w:rsidRPr="007310A7">
        <w:rPr>
          <w:color w:val="000000" w:themeColor="text1"/>
          <w:sz w:val="22"/>
          <w:szCs w:val="22"/>
        </w:rPr>
        <w:t xml:space="preserve"> und wie gehen sie damit um ((atmet ein)) und also das war man gar </w:t>
      </w:r>
      <w:proofErr w:type="spellStart"/>
      <w:r w:rsidRPr="007310A7">
        <w:rPr>
          <w:color w:val="000000" w:themeColor="text1"/>
          <w:sz w:val="22"/>
          <w:szCs w:val="22"/>
        </w:rPr>
        <w:t>nich</w:t>
      </w:r>
      <w:proofErr w:type="spellEnd"/>
      <w:r w:rsidRPr="007310A7">
        <w:rPr>
          <w:color w:val="000000" w:themeColor="text1"/>
          <w:sz w:val="22"/>
          <w:szCs w:val="22"/>
        </w:rPr>
        <w:t xml:space="preserve"> </w:t>
      </w:r>
      <w:proofErr w:type="spellStart"/>
      <w:r w:rsidRPr="007310A7">
        <w:rPr>
          <w:b/>
          <w:color w:val="000000" w:themeColor="text1"/>
          <w:sz w:val="22"/>
          <w:szCs w:val="22"/>
        </w:rPr>
        <w:t>gewo:hnt</w:t>
      </w:r>
      <w:proofErr w:type="spellEnd"/>
      <w:r w:rsidRPr="007310A7">
        <w:rPr>
          <w:b/>
          <w:color w:val="000000" w:themeColor="text1"/>
          <w:sz w:val="22"/>
          <w:szCs w:val="22"/>
        </w:rPr>
        <w:t>“</w:t>
      </w:r>
    </w:p>
    <w:p w14:paraId="5AC372CB" w14:textId="10BD2822" w:rsidR="001B4D35" w:rsidRPr="007310A7" w:rsidRDefault="00E91C72" w:rsidP="0078702F">
      <w:pPr>
        <w:spacing w:line="360" w:lineRule="auto"/>
        <w:jc w:val="both"/>
        <w:rPr>
          <w:color w:val="000000" w:themeColor="text1"/>
        </w:rPr>
      </w:pPr>
      <w:r w:rsidRPr="007310A7">
        <w:rPr>
          <w:color w:val="000000" w:themeColor="text1"/>
        </w:rPr>
        <w:t xml:space="preserve">In der obigen Sequenz werden mehrere Dinge deutlich: </w:t>
      </w:r>
      <w:r w:rsidR="003C4E6B" w:rsidRPr="007310A7">
        <w:rPr>
          <w:color w:val="000000" w:themeColor="text1"/>
        </w:rPr>
        <w:t>z</w:t>
      </w:r>
      <w:r w:rsidRPr="007310A7">
        <w:rPr>
          <w:color w:val="000000" w:themeColor="text1"/>
        </w:rPr>
        <w:t>um einen wie sehr Valerie auf Ärzt*innen angewiesen ist, die ihr einen</w:t>
      </w:r>
      <w:r w:rsidR="00EC3149" w:rsidRPr="007310A7">
        <w:rPr>
          <w:color w:val="000000" w:themeColor="text1"/>
        </w:rPr>
        <w:t xml:space="preserve"> </w:t>
      </w:r>
      <w:r w:rsidR="00FB4C94" w:rsidRPr="007310A7">
        <w:rPr>
          <w:color w:val="000000" w:themeColor="text1"/>
        </w:rPr>
        <w:t>Möglichkeitsr</w:t>
      </w:r>
      <w:r w:rsidRPr="007310A7">
        <w:rPr>
          <w:color w:val="000000" w:themeColor="text1"/>
        </w:rPr>
        <w:t>aum eröffnen</w:t>
      </w:r>
      <w:r w:rsidR="00FB4C94" w:rsidRPr="007310A7">
        <w:rPr>
          <w:color w:val="000000" w:themeColor="text1"/>
        </w:rPr>
        <w:t>,</w:t>
      </w:r>
      <w:r w:rsidRPr="007310A7">
        <w:rPr>
          <w:color w:val="000000" w:themeColor="text1"/>
        </w:rPr>
        <w:t xml:space="preserve"> um über Belastungen und Gefühle im Zusammenhang mit ihrer </w:t>
      </w:r>
      <w:r w:rsidR="00FB4C94" w:rsidRPr="007310A7">
        <w:rPr>
          <w:color w:val="000000" w:themeColor="text1"/>
        </w:rPr>
        <w:t xml:space="preserve">Variation </w:t>
      </w:r>
      <w:r w:rsidRPr="007310A7">
        <w:rPr>
          <w:color w:val="000000" w:themeColor="text1"/>
        </w:rPr>
        <w:t>zu sprechen. Dies lässt sich im Zusammenhang mit ihren vorherigen medizinischen Erfahrungen verstehen, in den</w:t>
      </w:r>
      <w:r w:rsidR="00EC3149" w:rsidRPr="007310A7">
        <w:rPr>
          <w:color w:val="000000" w:themeColor="text1"/>
        </w:rPr>
        <w:t>en</w:t>
      </w:r>
      <w:r w:rsidRPr="007310A7">
        <w:rPr>
          <w:color w:val="000000" w:themeColor="text1"/>
        </w:rPr>
        <w:t xml:space="preserve"> ihre subjektive Perspektive</w:t>
      </w:r>
      <w:r w:rsidR="00EC3149" w:rsidRPr="007310A7">
        <w:rPr>
          <w:color w:val="000000" w:themeColor="text1"/>
        </w:rPr>
        <w:t xml:space="preserve"> den normativen vergeschlechtlichten Anforderungen immer wieder untergeordnet wurde</w:t>
      </w:r>
      <w:r w:rsidRPr="007310A7">
        <w:rPr>
          <w:color w:val="000000" w:themeColor="text1"/>
        </w:rPr>
        <w:t xml:space="preserve">. Da Ärzt*innen ab Valeries früher Kindheit eine unhinterfragte Machtposition einnehmen ist es ihr auch im Erwachsenenalter </w:t>
      </w:r>
      <w:r w:rsidR="00EC3149" w:rsidRPr="007310A7">
        <w:rPr>
          <w:color w:val="000000" w:themeColor="text1"/>
        </w:rPr>
        <w:t xml:space="preserve">nur schwer </w:t>
      </w:r>
      <w:r w:rsidRPr="007310A7">
        <w:rPr>
          <w:color w:val="000000" w:themeColor="text1"/>
        </w:rPr>
        <w:t xml:space="preserve">möglich diese von sich aus zu hinterfragen. </w:t>
      </w:r>
    </w:p>
    <w:p w14:paraId="33A6D9B6" w14:textId="374C0D1C" w:rsidR="00E91C72" w:rsidRPr="007310A7" w:rsidRDefault="00E91C72" w:rsidP="0078702F">
      <w:pPr>
        <w:spacing w:line="360" w:lineRule="auto"/>
        <w:jc w:val="both"/>
        <w:rPr>
          <w:color w:val="000000" w:themeColor="text1"/>
        </w:rPr>
      </w:pPr>
      <w:r w:rsidRPr="007310A7">
        <w:rPr>
          <w:color w:val="000000" w:themeColor="text1"/>
        </w:rPr>
        <w:t xml:space="preserve">Die Relevanz, die dieses Machtgefälle bis heute für </w:t>
      </w:r>
      <w:r w:rsidR="001B4D35" w:rsidRPr="007310A7">
        <w:rPr>
          <w:color w:val="000000" w:themeColor="text1"/>
        </w:rPr>
        <w:t xml:space="preserve">die Biographin </w:t>
      </w:r>
      <w:r w:rsidRPr="007310A7">
        <w:rPr>
          <w:color w:val="000000" w:themeColor="text1"/>
        </w:rPr>
        <w:t xml:space="preserve">hat, zeigt sich </w:t>
      </w:r>
      <w:r w:rsidR="003C4E6B" w:rsidRPr="007310A7">
        <w:rPr>
          <w:color w:val="000000" w:themeColor="text1"/>
        </w:rPr>
        <w:t xml:space="preserve">nicht zuletzt </w:t>
      </w:r>
      <w:r w:rsidRPr="007310A7">
        <w:rPr>
          <w:color w:val="000000" w:themeColor="text1"/>
        </w:rPr>
        <w:t xml:space="preserve">darin, dass sie ihre </w:t>
      </w:r>
      <w:r w:rsidR="00533B21" w:rsidRPr="007310A7">
        <w:rPr>
          <w:color w:val="000000" w:themeColor="text1"/>
        </w:rPr>
        <w:t xml:space="preserve">früheren </w:t>
      </w:r>
      <w:r w:rsidRPr="007310A7">
        <w:rPr>
          <w:color w:val="000000" w:themeColor="text1"/>
        </w:rPr>
        <w:t xml:space="preserve">Behandler*innen bzw. deren Verhalten im Interview </w:t>
      </w:r>
      <w:r w:rsidR="003C4E6B" w:rsidRPr="007310A7">
        <w:rPr>
          <w:color w:val="000000" w:themeColor="text1"/>
        </w:rPr>
        <w:t xml:space="preserve">kaum </w:t>
      </w:r>
      <w:r w:rsidRPr="007310A7">
        <w:rPr>
          <w:color w:val="000000" w:themeColor="text1"/>
        </w:rPr>
        <w:t xml:space="preserve">kritisiert. So äußert sie zu keinem Zeitpunkt ihre Unzufriedenheit in Bezug auf ihre erste Frauenärztin und </w:t>
      </w:r>
      <w:r w:rsidR="00EC3149" w:rsidRPr="007310A7">
        <w:rPr>
          <w:color w:val="000000" w:themeColor="text1"/>
        </w:rPr>
        <w:t xml:space="preserve">die pragmatisch-distanzierten </w:t>
      </w:r>
      <w:r w:rsidRPr="007310A7">
        <w:rPr>
          <w:color w:val="000000" w:themeColor="text1"/>
        </w:rPr>
        <w:lastRenderedPageBreak/>
        <w:t>Umgangsweise</w:t>
      </w:r>
      <w:r w:rsidR="003C4E6B" w:rsidRPr="007310A7">
        <w:rPr>
          <w:color w:val="000000" w:themeColor="text1"/>
        </w:rPr>
        <w:t>n</w:t>
      </w:r>
      <w:r w:rsidRPr="007310A7">
        <w:rPr>
          <w:color w:val="000000" w:themeColor="text1"/>
        </w:rPr>
        <w:t xml:space="preserve"> der </w:t>
      </w:r>
      <w:r w:rsidR="00EC3149" w:rsidRPr="007310A7">
        <w:rPr>
          <w:color w:val="000000" w:themeColor="text1"/>
        </w:rPr>
        <w:t xml:space="preserve">sie operierenden </w:t>
      </w:r>
      <w:r w:rsidRPr="007310A7">
        <w:rPr>
          <w:color w:val="000000" w:themeColor="text1"/>
        </w:rPr>
        <w:t>Chirurg*innen</w:t>
      </w:r>
      <w:r w:rsidR="00EC3149" w:rsidRPr="007310A7">
        <w:rPr>
          <w:color w:val="000000" w:themeColor="text1"/>
        </w:rPr>
        <w:t xml:space="preserve">. </w:t>
      </w:r>
      <w:r w:rsidRPr="007310A7">
        <w:rPr>
          <w:color w:val="000000" w:themeColor="text1"/>
        </w:rPr>
        <w:t xml:space="preserve">Lediglich </w:t>
      </w:r>
      <w:r w:rsidR="00EC3149" w:rsidRPr="007310A7">
        <w:rPr>
          <w:color w:val="000000" w:themeColor="text1"/>
        </w:rPr>
        <w:t xml:space="preserve">im </w:t>
      </w:r>
      <w:r w:rsidRPr="007310A7">
        <w:rPr>
          <w:color w:val="000000" w:themeColor="text1"/>
        </w:rPr>
        <w:t xml:space="preserve">Kontrast </w:t>
      </w:r>
      <w:r w:rsidR="00EC3149" w:rsidRPr="007310A7">
        <w:rPr>
          <w:color w:val="000000" w:themeColor="text1"/>
        </w:rPr>
        <w:t xml:space="preserve">mit </w:t>
      </w:r>
      <w:r w:rsidRPr="007310A7">
        <w:rPr>
          <w:color w:val="000000" w:themeColor="text1"/>
        </w:rPr>
        <w:t>der</w:t>
      </w:r>
      <w:r w:rsidR="00EC3149" w:rsidRPr="007310A7">
        <w:rPr>
          <w:color w:val="000000" w:themeColor="text1"/>
        </w:rPr>
        <w:t xml:space="preserve"> Evaluierung</w:t>
      </w:r>
      <w:r w:rsidRPr="007310A7">
        <w:rPr>
          <w:color w:val="000000" w:themeColor="text1"/>
        </w:rPr>
        <w:t>, dass sie mit ihrer neuen Frauenärztin eine „super Erfahrung“ ha</w:t>
      </w:r>
      <w:r w:rsidR="00EC3149" w:rsidRPr="007310A7">
        <w:rPr>
          <w:color w:val="000000" w:themeColor="text1"/>
        </w:rPr>
        <w:t>be</w:t>
      </w:r>
      <w:r w:rsidRPr="007310A7">
        <w:rPr>
          <w:color w:val="000000" w:themeColor="text1"/>
        </w:rPr>
        <w:t xml:space="preserve"> und die Ärztin in der Klinik noch „lieber“ sei</w:t>
      </w:r>
      <w:r w:rsidR="001B4D35" w:rsidRPr="007310A7">
        <w:rPr>
          <w:color w:val="000000" w:themeColor="text1"/>
        </w:rPr>
        <w:t>,</w:t>
      </w:r>
      <w:r w:rsidRPr="007310A7">
        <w:rPr>
          <w:color w:val="000000" w:themeColor="text1"/>
        </w:rPr>
        <w:t xml:space="preserve"> lassen darauf schließen,</w:t>
      </w:r>
      <w:r w:rsidR="001B4D35" w:rsidRPr="007310A7">
        <w:rPr>
          <w:color w:val="000000" w:themeColor="text1"/>
        </w:rPr>
        <w:t xml:space="preserve"> </w:t>
      </w:r>
      <w:r w:rsidRPr="007310A7">
        <w:rPr>
          <w:color w:val="000000" w:themeColor="text1"/>
        </w:rPr>
        <w:t xml:space="preserve">wie </w:t>
      </w:r>
      <w:r w:rsidR="001B4D35" w:rsidRPr="007310A7">
        <w:rPr>
          <w:color w:val="000000" w:themeColor="text1"/>
        </w:rPr>
        <w:t xml:space="preserve">belastend </w:t>
      </w:r>
      <w:r w:rsidRPr="007310A7">
        <w:rPr>
          <w:color w:val="000000" w:themeColor="text1"/>
        </w:rPr>
        <w:t xml:space="preserve">Valerie </w:t>
      </w:r>
      <w:r w:rsidR="00FA75BA" w:rsidRPr="007310A7">
        <w:rPr>
          <w:color w:val="000000" w:themeColor="text1"/>
        </w:rPr>
        <w:t xml:space="preserve">vorherige </w:t>
      </w:r>
      <w:r w:rsidRPr="007310A7">
        <w:rPr>
          <w:color w:val="000000" w:themeColor="text1"/>
        </w:rPr>
        <w:t>medizinische Interaktionen erlebt</w:t>
      </w:r>
      <w:r w:rsidR="00FA75BA" w:rsidRPr="007310A7">
        <w:rPr>
          <w:color w:val="000000" w:themeColor="text1"/>
        </w:rPr>
        <w:t xml:space="preserve"> hat</w:t>
      </w:r>
      <w:r w:rsidRPr="007310A7">
        <w:rPr>
          <w:color w:val="000000" w:themeColor="text1"/>
        </w:rPr>
        <w:t xml:space="preserve">. </w:t>
      </w:r>
    </w:p>
    <w:p w14:paraId="60B46E7B" w14:textId="77777777" w:rsidR="00E91C72" w:rsidRPr="007310A7" w:rsidRDefault="00E91C72" w:rsidP="00381335">
      <w:pPr>
        <w:spacing w:before="480" w:after="120" w:line="360" w:lineRule="auto"/>
        <w:jc w:val="both"/>
        <w:rPr>
          <w:bCs/>
          <w:i/>
          <w:iCs/>
          <w:color w:val="000000" w:themeColor="text1"/>
        </w:rPr>
      </w:pPr>
      <w:r w:rsidRPr="007310A7">
        <w:rPr>
          <w:bCs/>
          <w:i/>
          <w:iCs/>
          <w:color w:val="000000" w:themeColor="text1"/>
        </w:rPr>
        <w:t>Sprechen über Intergeschlechtlichkeit und ein beruflicher Neuanfang</w:t>
      </w:r>
    </w:p>
    <w:p w14:paraId="5286A464" w14:textId="5B4332C7" w:rsidR="00E91C72" w:rsidRPr="007310A7" w:rsidRDefault="00E91C72" w:rsidP="0078702F">
      <w:pPr>
        <w:spacing w:line="360" w:lineRule="auto"/>
        <w:jc w:val="both"/>
        <w:rPr>
          <w:color w:val="000000" w:themeColor="text1"/>
        </w:rPr>
      </w:pPr>
      <w:r w:rsidRPr="007310A7">
        <w:rPr>
          <w:color w:val="000000" w:themeColor="text1"/>
        </w:rPr>
        <w:t xml:space="preserve">Unterstützt durch die Berichte anderer intergeschlechtlicher Personen entscheidet Valerie sich, ihrer Freundin Simone von ihrer Variation zu erzählen. Sie ist die erste und bis zum Zeitpunkt des Interviews einzige Person aus Valeries sozialem Umfeld mit der sie über ihre </w:t>
      </w:r>
      <w:r w:rsidR="00A54B58" w:rsidRPr="007310A7">
        <w:rPr>
          <w:color w:val="000000" w:themeColor="text1"/>
        </w:rPr>
        <w:t xml:space="preserve">intergeschlechtliche Variation </w:t>
      </w:r>
      <w:r w:rsidRPr="007310A7">
        <w:rPr>
          <w:color w:val="000000" w:themeColor="text1"/>
        </w:rPr>
        <w:t>spricht. Das Gespräch findet per Telefon statt und wird von Valerie als sehr emotional beschrieben:</w:t>
      </w:r>
    </w:p>
    <w:p w14:paraId="2390F2E0" w14:textId="7F223A3D" w:rsidR="00E91C72" w:rsidRPr="007310A7" w:rsidRDefault="00E91C72" w:rsidP="00DD0B99">
      <w:pPr>
        <w:spacing w:before="240" w:after="240" w:line="360" w:lineRule="auto"/>
        <w:ind w:left="567" w:right="509"/>
        <w:jc w:val="both"/>
        <w:rPr>
          <w:color w:val="000000" w:themeColor="text1"/>
          <w:sz w:val="22"/>
          <w:szCs w:val="22"/>
        </w:rPr>
      </w:pPr>
      <w:r w:rsidRPr="007310A7">
        <w:rPr>
          <w:color w:val="000000" w:themeColor="text1"/>
          <w:sz w:val="22"/>
          <w:szCs w:val="22"/>
        </w:rPr>
        <w:t xml:space="preserve">ja wir </w:t>
      </w:r>
      <w:proofErr w:type="spellStart"/>
      <w:r w:rsidRPr="007310A7">
        <w:rPr>
          <w:color w:val="000000" w:themeColor="text1"/>
          <w:sz w:val="22"/>
          <w:szCs w:val="22"/>
        </w:rPr>
        <w:t>ham</w:t>
      </w:r>
      <w:proofErr w:type="spellEnd"/>
      <w:r w:rsidRPr="007310A7">
        <w:rPr>
          <w:color w:val="000000" w:themeColor="text1"/>
          <w:sz w:val="22"/>
          <w:szCs w:val="22"/>
        </w:rPr>
        <w:t xml:space="preserve"> irgendwie über viele Situationen gesprochen (1) die irgendwie </w:t>
      </w:r>
      <w:proofErr w:type="spellStart"/>
      <w:r w:rsidRPr="007310A7">
        <w:rPr>
          <w:b/>
          <w:color w:val="000000" w:themeColor="text1"/>
          <w:sz w:val="22"/>
          <w:szCs w:val="22"/>
        </w:rPr>
        <w:t>unangene:hm</w:t>
      </w:r>
      <w:proofErr w:type="spellEnd"/>
      <w:r w:rsidRPr="007310A7">
        <w:rPr>
          <w:color w:val="000000" w:themeColor="text1"/>
          <w:sz w:val="22"/>
          <w:szCs w:val="22"/>
        </w:rPr>
        <w:t xml:space="preserve"> </w:t>
      </w:r>
      <w:proofErr w:type="spellStart"/>
      <w:r w:rsidRPr="007310A7">
        <w:rPr>
          <w:color w:val="000000" w:themeColor="text1"/>
          <w:sz w:val="22"/>
          <w:szCs w:val="22"/>
        </w:rPr>
        <w:t>wa:ren</w:t>
      </w:r>
      <w:proofErr w:type="spellEnd"/>
      <w:r w:rsidRPr="007310A7">
        <w:rPr>
          <w:color w:val="000000" w:themeColor="text1"/>
          <w:sz w:val="22"/>
          <w:szCs w:val="22"/>
        </w:rPr>
        <w:t xml:space="preserve">, wenn=s irgendwie um </w:t>
      </w:r>
      <w:proofErr w:type="spellStart"/>
      <w:r w:rsidRPr="007310A7">
        <w:rPr>
          <w:b/>
          <w:color w:val="000000" w:themeColor="text1"/>
          <w:sz w:val="22"/>
          <w:szCs w:val="22"/>
        </w:rPr>
        <w:t>Menstruatio:n</w:t>
      </w:r>
      <w:proofErr w:type="spellEnd"/>
      <w:r w:rsidRPr="007310A7">
        <w:rPr>
          <w:color w:val="000000" w:themeColor="text1"/>
          <w:sz w:val="22"/>
          <w:szCs w:val="22"/>
        </w:rPr>
        <w:t xml:space="preserve"> ging und ich so </w:t>
      </w:r>
      <w:proofErr w:type="spellStart"/>
      <w:r w:rsidRPr="007310A7">
        <w:rPr>
          <w:b/>
          <w:color w:val="000000" w:themeColor="text1"/>
          <w:sz w:val="22"/>
          <w:szCs w:val="22"/>
        </w:rPr>
        <w:t>geta:n</w:t>
      </w:r>
      <w:proofErr w:type="spellEnd"/>
      <w:r w:rsidRPr="007310A7">
        <w:rPr>
          <w:color w:val="000000" w:themeColor="text1"/>
          <w:sz w:val="22"/>
          <w:szCs w:val="22"/>
        </w:rPr>
        <w:t xml:space="preserve"> hab als ob ich </w:t>
      </w:r>
      <w:r w:rsidRPr="007310A7">
        <w:rPr>
          <w:b/>
          <w:color w:val="000000" w:themeColor="text1"/>
          <w:sz w:val="22"/>
          <w:szCs w:val="22"/>
        </w:rPr>
        <w:t>weiß</w:t>
      </w:r>
      <w:r w:rsidRPr="007310A7">
        <w:rPr>
          <w:color w:val="000000" w:themeColor="text1"/>
          <w:sz w:val="22"/>
          <w:szCs w:val="22"/>
        </w:rPr>
        <w:t xml:space="preserve"> worum=s </w:t>
      </w:r>
      <w:proofErr w:type="spellStart"/>
      <w:r w:rsidRPr="007310A7">
        <w:rPr>
          <w:b/>
          <w:color w:val="000000" w:themeColor="text1"/>
          <w:sz w:val="22"/>
          <w:szCs w:val="22"/>
        </w:rPr>
        <w:t>ge:ht</w:t>
      </w:r>
      <w:proofErr w:type="spellEnd"/>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und ähm (2) ja, ich glaub (1) ihr tat es (1) ganz (1) doll </w:t>
      </w:r>
      <w:r w:rsidRPr="007310A7">
        <w:rPr>
          <w:b/>
          <w:color w:val="000000" w:themeColor="text1"/>
          <w:sz w:val="22"/>
          <w:szCs w:val="22"/>
        </w:rPr>
        <w:t xml:space="preserve">leid </w:t>
      </w:r>
      <w:r w:rsidRPr="007310A7">
        <w:rPr>
          <w:color w:val="000000" w:themeColor="text1"/>
          <w:sz w:val="22"/>
          <w:szCs w:val="22"/>
        </w:rPr>
        <w:t xml:space="preserve">(1) und </w:t>
      </w:r>
      <w:proofErr w:type="spellStart"/>
      <w:r w:rsidRPr="007310A7">
        <w:rPr>
          <w:color w:val="000000" w:themeColor="text1"/>
          <w:sz w:val="22"/>
          <w:szCs w:val="22"/>
        </w:rPr>
        <w:t>äh:m</w:t>
      </w:r>
      <w:proofErr w:type="spellEnd"/>
      <w:r w:rsidRPr="007310A7">
        <w:rPr>
          <w:color w:val="000000" w:themeColor="text1"/>
          <w:sz w:val="22"/>
          <w:szCs w:val="22"/>
        </w:rPr>
        <w:t xml:space="preserve"> ((atmet ein)) also </w:t>
      </w:r>
      <w:proofErr w:type="spellStart"/>
      <w:r w:rsidRPr="007310A7">
        <w:rPr>
          <w:b/>
          <w:color w:val="000000" w:themeColor="text1"/>
          <w:sz w:val="22"/>
          <w:szCs w:val="22"/>
        </w:rPr>
        <w:t>si:e</w:t>
      </w:r>
      <w:proofErr w:type="spellEnd"/>
      <w:r w:rsidRPr="007310A7">
        <w:rPr>
          <w:color w:val="000000" w:themeColor="text1"/>
          <w:sz w:val="22"/>
          <w:szCs w:val="22"/>
        </w:rPr>
        <w:t xml:space="preserve"> hat sich so:=n bisschen (1) ja=</w:t>
      </w:r>
      <w:r w:rsidRPr="007310A7">
        <w:rPr>
          <w:b/>
          <w:color w:val="000000" w:themeColor="text1"/>
          <w:sz w:val="22"/>
          <w:szCs w:val="22"/>
        </w:rPr>
        <w:t>hilflos</w:t>
      </w:r>
      <w:r w:rsidRPr="007310A7">
        <w:rPr>
          <w:color w:val="000000" w:themeColor="text1"/>
          <w:sz w:val="22"/>
          <w:szCs w:val="22"/>
        </w:rPr>
        <w:t xml:space="preserve"> glaub ich </w:t>
      </w:r>
      <w:proofErr w:type="spellStart"/>
      <w:r w:rsidRPr="007310A7">
        <w:rPr>
          <w:b/>
          <w:color w:val="000000" w:themeColor="text1"/>
          <w:sz w:val="22"/>
          <w:szCs w:val="22"/>
        </w:rPr>
        <w:t>gefü:hlt</w:t>
      </w:r>
      <w:proofErr w:type="spellEnd"/>
      <w:r w:rsidRPr="007310A7">
        <w:rPr>
          <w:b/>
          <w:color w:val="000000" w:themeColor="text1"/>
          <w:sz w:val="22"/>
          <w:szCs w:val="22"/>
        </w:rPr>
        <w:t xml:space="preserve"> </w:t>
      </w:r>
      <w:r w:rsidRPr="007310A7">
        <w:rPr>
          <w:color w:val="000000" w:themeColor="text1"/>
          <w:sz w:val="22"/>
          <w:szCs w:val="22"/>
        </w:rPr>
        <w:t xml:space="preserve">dass sie mich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unterstützt</w:t>
      </w:r>
      <w:r w:rsidRPr="007310A7">
        <w:rPr>
          <w:color w:val="000000" w:themeColor="text1"/>
          <w:sz w:val="22"/>
          <w:szCs w:val="22"/>
        </w:rPr>
        <w:t xml:space="preserve"> hat ((lacht, spricht schneller)) aber konnte sie ja natürlich </w:t>
      </w:r>
      <w:proofErr w:type="spellStart"/>
      <w:r w:rsidRPr="007310A7">
        <w:rPr>
          <w:color w:val="000000" w:themeColor="text1"/>
          <w:sz w:val="22"/>
          <w:szCs w:val="22"/>
        </w:rPr>
        <w:t>nich</w:t>
      </w:r>
      <w:proofErr w:type="spellEnd"/>
      <w:r w:rsidRPr="007310A7">
        <w:rPr>
          <w:color w:val="000000" w:themeColor="text1"/>
          <w:sz w:val="22"/>
          <w:szCs w:val="22"/>
        </w:rPr>
        <w:t xml:space="preserve"> (1) und=ja=aber es war=n sehr </w:t>
      </w:r>
      <w:r w:rsidRPr="007310A7">
        <w:rPr>
          <w:b/>
          <w:color w:val="000000" w:themeColor="text1"/>
          <w:sz w:val="22"/>
          <w:szCs w:val="22"/>
        </w:rPr>
        <w:t xml:space="preserve">schönes </w:t>
      </w:r>
      <w:proofErr w:type="spellStart"/>
      <w:r w:rsidRPr="007310A7">
        <w:rPr>
          <w:b/>
          <w:color w:val="000000" w:themeColor="text1"/>
          <w:sz w:val="22"/>
          <w:szCs w:val="22"/>
        </w:rPr>
        <w:t>Gesprä:ch</w:t>
      </w:r>
      <w:proofErr w:type="spellEnd"/>
      <w:r w:rsidRPr="007310A7">
        <w:rPr>
          <w:b/>
          <w:color w:val="000000" w:themeColor="text1"/>
          <w:sz w:val="22"/>
          <w:szCs w:val="22"/>
        </w:rPr>
        <w:t xml:space="preserve"> </w:t>
      </w:r>
      <w:r w:rsidRPr="007310A7">
        <w:rPr>
          <w:color w:val="000000" w:themeColor="text1"/>
          <w:sz w:val="22"/>
          <w:szCs w:val="22"/>
        </w:rPr>
        <w:t xml:space="preserve">also: ich hab viel </w:t>
      </w:r>
      <w:r w:rsidRPr="007310A7">
        <w:rPr>
          <w:b/>
          <w:color w:val="000000" w:themeColor="text1"/>
          <w:sz w:val="22"/>
          <w:szCs w:val="22"/>
        </w:rPr>
        <w:t>geweint</w:t>
      </w:r>
      <w:r w:rsidRPr="007310A7">
        <w:rPr>
          <w:color w:val="000000" w:themeColor="text1"/>
          <w:sz w:val="22"/>
          <w:szCs w:val="22"/>
        </w:rPr>
        <w:t xml:space="preserve"> ((bewegt)) sie hat viel </w:t>
      </w:r>
      <w:r w:rsidRPr="007310A7">
        <w:rPr>
          <w:b/>
          <w:color w:val="000000" w:themeColor="text1"/>
          <w:sz w:val="22"/>
          <w:szCs w:val="22"/>
        </w:rPr>
        <w:t>geweint</w:t>
      </w:r>
      <w:r w:rsidR="00EC3149" w:rsidRPr="007310A7">
        <w:rPr>
          <w:color w:val="000000" w:themeColor="text1"/>
          <w:sz w:val="22"/>
          <w:szCs w:val="22"/>
        </w:rPr>
        <w:t>“</w:t>
      </w:r>
    </w:p>
    <w:p w14:paraId="5F36F30F" w14:textId="0C65D0C3" w:rsidR="00E91C72" w:rsidRPr="007310A7" w:rsidRDefault="00E91C72" w:rsidP="0078702F">
      <w:pPr>
        <w:spacing w:line="360" w:lineRule="auto"/>
        <w:jc w:val="both"/>
        <w:rPr>
          <w:color w:val="000000" w:themeColor="text1"/>
        </w:rPr>
      </w:pPr>
      <w:r w:rsidRPr="007310A7">
        <w:rPr>
          <w:color w:val="000000" w:themeColor="text1"/>
        </w:rPr>
        <w:t xml:space="preserve">In dieser Sequenz spricht Valerie zum ersten Mal explizit über Situationen, die ihr </w:t>
      </w:r>
      <w:r w:rsidR="00EC3149" w:rsidRPr="007310A7">
        <w:rPr>
          <w:color w:val="000000" w:themeColor="text1"/>
        </w:rPr>
        <w:t xml:space="preserve">als Jugendliche </w:t>
      </w:r>
      <w:r w:rsidRPr="007310A7">
        <w:rPr>
          <w:color w:val="000000" w:themeColor="text1"/>
        </w:rPr>
        <w:t>ein Gefühl der Andersartigkeit und fehlende</w:t>
      </w:r>
      <w:r w:rsidR="00A54B58" w:rsidRPr="007310A7">
        <w:rPr>
          <w:color w:val="000000" w:themeColor="text1"/>
        </w:rPr>
        <w:t>n</w:t>
      </w:r>
      <w:r w:rsidRPr="007310A7">
        <w:rPr>
          <w:color w:val="000000" w:themeColor="text1"/>
        </w:rPr>
        <w:t xml:space="preserve"> Zugehörigkeit</w:t>
      </w:r>
      <w:r w:rsidR="00EC3149" w:rsidRPr="007310A7">
        <w:rPr>
          <w:color w:val="000000" w:themeColor="text1"/>
        </w:rPr>
        <w:t xml:space="preserve"> vermitteln</w:t>
      </w:r>
      <w:r w:rsidRPr="007310A7">
        <w:rPr>
          <w:color w:val="000000" w:themeColor="text1"/>
        </w:rPr>
        <w:t xml:space="preserve">. Auch paraverbal </w:t>
      </w:r>
      <w:r w:rsidR="00A54B58" w:rsidRPr="007310A7">
        <w:rPr>
          <w:color w:val="000000" w:themeColor="text1"/>
        </w:rPr>
        <w:t>deutet sich an</w:t>
      </w:r>
      <w:r w:rsidRPr="007310A7">
        <w:rPr>
          <w:color w:val="000000" w:themeColor="text1"/>
        </w:rPr>
        <w:t xml:space="preserve">, dass dies für sie nach wie vor </w:t>
      </w:r>
      <w:r w:rsidR="00EC3149" w:rsidRPr="007310A7">
        <w:rPr>
          <w:color w:val="000000" w:themeColor="text1"/>
        </w:rPr>
        <w:t xml:space="preserve">emotional herausfordernd </w:t>
      </w:r>
      <w:r w:rsidRPr="007310A7">
        <w:rPr>
          <w:color w:val="000000" w:themeColor="text1"/>
        </w:rPr>
        <w:t>ist. In der Beschreibung des Gesprächs ist sie immer wieder auf die Gefühle und Reaktionen ihrer Freundin fokussiert</w:t>
      </w:r>
      <w:r w:rsidR="00A54B58" w:rsidRPr="007310A7">
        <w:rPr>
          <w:color w:val="000000" w:themeColor="text1"/>
        </w:rPr>
        <w:t>, die ihre eigenen zu rechtfertigen scheinen</w:t>
      </w:r>
      <w:r w:rsidRPr="007310A7">
        <w:rPr>
          <w:color w:val="000000" w:themeColor="text1"/>
        </w:rPr>
        <w:t xml:space="preserve">. Durch das gemeinsame Weinen, dass sie sprachlich als Ich-Aussage formuliert </w:t>
      </w:r>
      <w:r w:rsidR="00864276" w:rsidRPr="007310A7">
        <w:rPr>
          <w:color w:val="000000" w:themeColor="text1"/>
        </w:rPr>
        <w:t xml:space="preserve">werden </w:t>
      </w:r>
      <w:r w:rsidRPr="007310A7">
        <w:rPr>
          <w:color w:val="000000" w:themeColor="text1"/>
        </w:rPr>
        <w:t>ihr</w:t>
      </w:r>
      <w:r w:rsidR="00EC3149" w:rsidRPr="007310A7">
        <w:rPr>
          <w:color w:val="000000" w:themeColor="text1"/>
        </w:rPr>
        <w:t>e</w:t>
      </w:r>
      <w:r w:rsidRPr="007310A7">
        <w:rPr>
          <w:color w:val="000000" w:themeColor="text1"/>
        </w:rPr>
        <w:t xml:space="preserve"> Perspektive und Körperlichkeit in der Sequenz dennoch präsent. </w:t>
      </w:r>
    </w:p>
    <w:p w14:paraId="5A1761A3" w14:textId="37478521" w:rsidR="00E91C72" w:rsidRPr="007310A7" w:rsidRDefault="00E91C72" w:rsidP="00EC3149">
      <w:pPr>
        <w:spacing w:before="240" w:line="360" w:lineRule="auto"/>
        <w:jc w:val="both"/>
        <w:rPr>
          <w:color w:val="000000" w:themeColor="text1"/>
        </w:rPr>
      </w:pPr>
      <w:r w:rsidRPr="007310A7">
        <w:rPr>
          <w:color w:val="000000" w:themeColor="text1"/>
        </w:rPr>
        <w:t>Etwas zur selben Zeit des Gesprächs beginnt Valerie auf Empfehlung ihrer</w:t>
      </w:r>
      <w:r w:rsidR="00EC3149" w:rsidRPr="007310A7">
        <w:rPr>
          <w:color w:val="000000" w:themeColor="text1"/>
        </w:rPr>
        <w:t xml:space="preserve"> neuen</w:t>
      </w:r>
      <w:r w:rsidRPr="007310A7">
        <w:rPr>
          <w:color w:val="000000" w:themeColor="text1"/>
        </w:rPr>
        <w:t xml:space="preserve"> Ärztin eine Psychotherapie. Diese findet online und zunächst </w:t>
      </w:r>
      <w:proofErr w:type="spellStart"/>
      <w:r w:rsidRPr="007310A7">
        <w:rPr>
          <w:color w:val="000000" w:themeColor="text1"/>
        </w:rPr>
        <w:t>ein Mal</w:t>
      </w:r>
      <w:proofErr w:type="spellEnd"/>
      <w:r w:rsidRPr="007310A7">
        <w:rPr>
          <w:color w:val="000000" w:themeColor="text1"/>
        </w:rPr>
        <w:t xml:space="preserve"> im Monat statt:</w:t>
      </w:r>
    </w:p>
    <w:p w14:paraId="5E6F3B01" w14:textId="77777777" w:rsidR="00E91C72" w:rsidRPr="007310A7" w:rsidRDefault="00E91C72" w:rsidP="00DD0B99">
      <w:pPr>
        <w:spacing w:before="240" w:after="240" w:line="360" w:lineRule="auto"/>
        <w:ind w:left="567" w:right="509"/>
        <w:jc w:val="both"/>
        <w:rPr>
          <w:color w:val="000000" w:themeColor="text1"/>
          <w:sz w:val="22"/>
          <w:szCs w:val="22"/>
        </w:rPr>
      </w:pPr>
      <w:r w:rsidRPr="007310A7">
        <w:rPr>
          <w:color w:val="000000" w:themeColor="text1"/>
          <w:sz w:val="22"/>
          <w:szCs w:val="22"/>
        </w:rPr>
        <w:lastRenderedPageBreak/>
        <w:t xml:space="preserve">„wir fangen jetzt an des im </w:t>
      </w:r>
      <w:r w:rsidRPr="007310A7">
        <w:rPr>
          <w:b/>
          <w:color w:val="000000" w:themeColor="text1"/>
          <w:sz w:val="22"/>
          <w:szCs w:val="22"/>
        </w:rPr>
        <w:t>zwei Wochen</w:t>
      </w:r>
      <w:r w:rsidRPr="007310A7">
        <w:rPr>
          <w:color w:val="000000" w:themeColor="text1"/>
          <w:sz w:val="22"/>
          <w:szCs w:val="22"/>
        </w:rPr>
        <w:t xml:space="preserve"> Takt zu machen, und ((atmet ein)) ja (1) dann, in der </w:t>
      </w:r>
      <w:r w:rsidRPr="007310A7">
        <w:rPr>
          <w:b/>
          <w:color w:val="000000" w:themeColor="text1"/>
          <w:sz w:val="22"/>
          <w:szCs w:val="22"/>
        </w:rPr>
        <w:t>Hoffnung</w:t>
      </w:r>
      <w:r w:rsidRPr="007310A7">
        <w:rPr>
          <w:color w:val="000000" w:themeColor="text1"/>
          <w:sz w:val="22"/>
          <w:szCs w:val="22"/>
        </w:rPr>
        <w:t xml:space="preserve"> des </w:t>
      </w:r>
      <w:proofErr w:type="spellStart"/>
      <w:r w:rsidRPr="007310A7">
        <w:rPr>
          <w:b/>
          <w:color w:val="000000" w:themeColor="text1"/>
          <w:sz w:val="22"/>
          <w:szCs w:val="22"/>
        </w:rPr>
        <w:t>ein mal</w:t>
      </w:r>
      <w:proofErr w:type="spellEnd"/>
      <w:r w:rsidRPr="007310A7">
        <w:rPr>
          <w:color w:val="000000" w:themeColor="text1"/>
          <w:sz w:val="22"/>
          <w:szCs w:val="22"/>
        </w:rPr>
        <w:t xml:space="preserve"> die Woche zu machen, deswegen ich hatte noch gar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so viele</w:t>
      </w:r>
      <w:r w:rsidRPr="007310A7">
        <w:rPr>
          <w:color w:val="000000" w:themeColor="text1"/>
          <w:sz w:val="22"/>
          <w:szCs w:val="22"/>
        </w:rPr>
        <w:t xml:space="preserve"> Therapiestunden erst </w:t>
      </w:r>
      <w:r w:rsidRPr="007310A7">
        <w:rPr>
          <w:b/>
          <w:color w:val="000000" w:themeColor="text1"/>
          <w:sz w:val="22"/>
          <w:szCs w:val="22"/>
        </w:rPr>
        <w:t>drei</w:t>
      </w:r>
      <w:r w:rsidRPr="007310A7">
        <w:rPr>
          <w:color w:val="000000" w:themeColor="text1"/>
          <w:sz w:val="22"/>
          <w:szCs w:val="22"/>
        </w:rPr>
        <w:t xml:space="preserve"> oder </w:t>
      </w:r>
      <w:r w:rsidRPr="007310A7">
        <w:rPr>
          <w:b/>
          <w:color w:val="000000" w:themeColor="text1"/>
          <w:sz w:val="22"/>
          <w:szCs w:val="22"/>
        </w:rPr>
        <w:t>vier</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((atmet ein)) ähm (1</w:t>
      </w:r>
      <w:proofErr w:type="gramStart"/>
      <w:r w:rsidRPr="007310A7">
        <w:rPr>
          <w:color w:val="000000" w:themeColor="text1"/>
          <w:sz w:val="22"/>
          <w:szCs w:val="22"/>
        </w:rPr>
        <w:t>)</w:t>
      </w:r>
      <w:proofErr w:type="gramEnd"/>
      <w:r w:rsidRPr="007310A7">
        <w:rPr>
          <w:color w:val="000000" w:themeColor="text1"/>
          <w:sz w:val="22"/>
          <w:szCs w:val="22"/>
        </w:rPr>
        <w:t xml:space="preserve"> weil sie mich halt unbedingt ähm ((spricht abgehackt)) </w:t>
      </w:r>
      <w:r w:rsidRPr="007310A7">
        <w:rPr>
          <w:b/>
          <w:color w:val="000000" w:themeColor="text1"/>
          <w:sz w:val="22"/>
          <w:szCs w:val="22"/>
        </w:rPr>
        <w:t>dazwischen</w:t>
      </w:r>
      <w:r w:rsidRPr="007310A7">
        <w:rPr>
          <w:color w:val="000000" w:themeColor="text1"/>
          <w:sz w:val="22"/>
          <w:szCs w:val="22"/>
        </w:rPr>
        <w:t xml:space="preserve">, </w:t>
      </w:r>
      <w:r w:rsidRPr="007310A7">
        <w:rPr>
          <w:b/>
          <w:color w:val="000000" w:themeColor="text1"/>
          <w:sz w:val="22"/>
          <w:szCs w:val="22"/>
        </w:rPr>
        <w:t>quetschen</w:t>
      </w:r>
      <w:r w:rsidRPr="007310A7">
        <w:rPr>
          <w:color w:val="000000" w:themeColor="text1"/>
          <w:sz w:val="22"/>
          <w:szCs w:val="22"/>
        </w:rPr>
        <w:t xml:space="preserve">, </w:t>
      </w:r>
      <w:r w:rsidRPr="007310A7">
        <w:rPr>
          <w:b/>
          <w:color w:val="000000" w:themeColor="text1"/>
          <w:sz w:val="22"/>
          <w:szCs w:val="22"/>
        </w:rPr>
        <w:t>wollte</w:t>
      </w:r>
      <w:r w:rsidRPr="007310A7">
        <w:rPr>
          <w:color w:val="000000" w:themeColor="text1"/>
          <w:sz w:val="22"/>
          <w:szCs w:val="22"/>
        </w:rPr>
        <w:t xml:space="preserve">, und mir </w:t>
      </w:r>
      <w:proofErr w:type="spellStart"/>
      <w:r w:rsidRPr="007310A7">
        <w:rPr>
          <w:color w:val="000000" w:themeColor="text1"/>
          <w:sz w:val="22"/>
          <w:szCs w:val="22"/>
        </w:rPr>
        <w:t>nen</w:t>
      </w:r>
      <w:proofErr w:type="spellEnd"/>
      <w:r w:rsidRPr="007310A7">
        <w:rPr>
          <w:color w:val="000000" w:themeColor="text1"/>
          <w:sz w:val="22"/>
          <w:szCs w:val="22"/>
        </w:rPr>
        <w:t xml:space="preserve"> Platz anbieten wollte (2)“</w:t>
      </w:r>
    </w:p>
    <w:p w14:paraId="2AB6D5C1" w14:textId="45FB2DC7" w:rsidR="00E91C72" w:rsidRPr="007310A7" w:rsidRDefault="00E91C72" w:rsidP="0078702F">
      <w:pPr>
        <w:spacing w:line="360" w:lineRule="auto"/>
        <w:jc w:val="both"/>
        <w:rPr>
          <w:color w:val="000000" w:themeColor="text1"/>
        </w:rPr>
      </w:pPr>
      <w:r w:rsidRPr="007310A7">
        <w:rPr>
          <w:color w:val="000000" w:themeColor="text1"/>
        </w:rPr>
        <w:t xml:space="preserve">Auffällig ist, dass Valerie nicht über ihren eigenen Wunsch nach Therapie spricht, sondern </w:t>
      </w:r>
      <w:r w:rsidR="00EC3149" w:rsidRPr="007310A7">
        <w:rPr>
          <w:color w:val="000000" w:themeColor="text1"/>
        </w:rPr>
        <w:t xml:space="preserve">diese </w:t>
      </w:r>
      <w:r w:rsidRPr="007310A7">
        <w:rPr>
          <w:color w:val="000000" w:themeColor="text1"/>
        </w:rPr>
        <w:t xml:space="preserve">mit dem Wunsch der Therapeutin begründe. Handlungsmacht </w:t>
      </w:r>
      <w:r w:rsidR="00EC3149" w:rsidRPr="007310A7">
        <w:rPr>
          <w:color w:val="000000" w:themeColor="text1"/>
        </w:rPr>
        <w:t xml:space="preserve">wird hier wie in biographisch früheren Erfahrungen primär von ihrer </w:t>
      </w:r>
      <w:r w:rsidRPr="007310A7">
        <w:rPr>
          <w:color w:val="000000" w:themeColor="text1"/>
        </w:rPr>
        <w:t>Behandler</w:t>
      </w:r>
      <w:r w:rsidR="00EC3149" w:rsidRPr="007310A7">
        <w:rPr>
          <w:color w:val="000000" w:themeColor="text1"/>
        </w:rPr>
        <w:t>in</w:t>
      </w:r>
      <w:r w:rsidRPr="007310A7">
        <w:rPr>
          <w:color w:val="000000" w:themeColor="text1"/>
        </w:rPr>
        <w:t xml:space="preserve"> </w:t>
      </w:r>
      <w:r w:rsidR="00EC3149" w:rsidRPr="007310A7">
        <w:rPr>
          <w:color w:val="000000" w:themeColor="text1"/>
        </w:rPr>
        <w:t xml:space="preserve">ausgeübt. Gleichzeitig liegt </w:t>
      </w:r>
      <w:proofErr w:type="spellStart"/>
      <w:r w:rsidR="00EC3149" w:rsidRPr="007310A7">
        <w:rPr>
          <w:color w:val="000000" w:themeColor="text1"/>
        </w:rPr>
        <w:t>Nahe</w:t>
      </w:r>
      <w:proofErr w:type="spellEnd"/>
      <w:r w:rsidR="00EC3149" w:rsidRPr="007310A7">
        <w:rPr>
          <w:color w:val="000000" w:themeColor="text1"/>
        </w:rPr>
        <w:t xml:space="preserve">, dass der von Valerie angenommene Behandlungswunsch ihrer Therapeutin für sie hilfreich ist, um diese </w:t>
      </w:r>
      <w:r w:rsidRPr="007310A7">
        <w:rPr>
          <w:color w:val="000000" w:themeColor="text1"/>
        </w:rPr>
        <w:t>Therapiebeziehung</w:t>
      </w:r>
      <w:r w:rsidR="00EC3149" w:rsidRPr="007310A7">
        <w:rPr>
          <w:color w:val="000000" w:themeColor="text1"/>
        </w:rPr>
        <w:t xml:space="preserve">, ausgedrückt durch ein „Wir“, überhaupt </w:t>
      </w:r>
      <w:r w:rsidRPr="007310A7">
        <w:rPr>
          <w:color w:val="000000" w:themeColor="text1"/>
        </w:rPr>
        <w:t>einzugehen</w:t>
      </w:r>
      <w:r w:rsidR="00EC3149" w:rsidRPr="007310A7">
        <w:rPr>
          <w:color w:val="000000" w:themeColor="text1"/>
        </w:rPr>
        <w:t>,</w:t>
      </w:r>
      <w:r w:rsidRPr="007310A7">
        <w:rPr>
          <w:color w:val="000000" w:themeColor="text1"/>
        </w:rPr>
        <w:t xml:space="preserve"> und </w:t>
      </w:r>
      <w:r w:rsidR="00EC3149" w:rsidRPr="007310A7">
        <w:rPr>
          <w:color w:val="000000" w:themeColor="text1"/>
        </w:rPr>
        <w:t xml:space="preserve">erstmals in einen emotional responsiven Kontakt </w:t>
      </w:r>
      <w:r w:rsidRPr="007310A7">
        <w:rPr>
          <w:color w:val="000000" w:themeColor="text1"/>
        </w:rPr>
        <w:t xml:space="preserve">über ihre </w:t>
      </w:r>
      <w:r w:rsidR="00EC3149" w:rsidRPr="007310A7">
        <w:rPr>
          <w:color w:val="000000" w:themeColor="text1"/>
        </w:rPr>
        <w:t xml:space="preserve">Erfahrungen zu sprechen. </w:t>
      </w:r>
    </w:p>
    <w:p w14:paraId="1C41F220" w14:textId="290E0569" w:rsidR="00E91C72" w:rsidRPr="007310A7" w:rsidRDefault="00E91C72" w:rsidP="00AD7B2F">
      <w:pPr>
        <w:spacing w:before="240" w:line="360" w:lineRule="auto"/>
        <w:jc w:val="both"/>
        <w:rPr>
          <w:color w:val="000000" w:themeColor="text1"/>
        </w:rPr>
      </w:pPr>
      <w:r w:rsidRPr="007310A7">
        <w:rPr>
          <w:color w:val="000000" w:themeColor="text1"/>
        </w:rPr>
        <w:t xml:space="preserve">Zeitlich parallel zu </w:t>
      </w:r>
      <w:r w:rsidR="00EC3149" w:rsidRPr="007310A7">
        <w:rPr>
          <w:color w:val="000000" w:themeColor="text1"/>
        </w:rPr>
        <w:t xml:space="preserve">diesen Entwicklungen </w:t>
      </w:r>
      <w:r w:rsidRPr="007310A7">
        <w:rPr>
          <w:color w:val="000000" w:themeColor="text1"/>
        </w:rPr>
        <w:t xml:space="preserve">kommt es zu </w:t>
      </w:r>
      <w:r w:rsidR="00EC3149" w:rsidRPr="007310A7">
        <w:rPr>
          <w:color w:val="000000" w:themeColor="text1"/>
        </w:rPr>
        <w:t xml:space="preserve">zunehmenden </w:t>
      </w:r>
      <w:r w:rsidRPr="007310A7">
        <w:rPr>
          <w:color w:val="000000" w:themeColor="text1"/>
        </w:rPr>
        <w:t xml:space="preserve">Beziehungskonflikten zwischen Valerie und ihrem Partner. Im Interview </w:t>
      </w:r>
      <w:r w:rsidR="00EC3149" w:rsidRPr="007310A7">
        <w:rPr>
          <w:color w:val="000000" w:themeColor="text1"/>
        </w:rPr>
        <w:t xml:space="preserve">erwähnt </w:t>
      </w:r>
      <w:r w:rsidRPr="007310A7">
        <w:rPr>
          <w:color w:val="000000" w:themeColor="text1"/>
        </w:rPr>
        <w:t xml:space="preserve">sie </w:t>
      </w:r>
      <w:r w:rsidR="00EC3149" w:rsidRPr="007310A7">
        <w:rPr>
          <w:color w:val="000000" w:themeColor="text1"/>
        </w:rPr>
        <w:t>zunächst nur kurz</w:t>
      </w:r>
      <w:r w:rsidRPr="007310A7">
        <w:rPr>
          <w:color w:val="000000" w:themeColor="text1"/>
        </w:rPr>
        <w:t xml:space="preserve">, dass </w:t>
      </w:r>
      <w:r w:rsidR="00EC3149" w:rsidRPr="007310A7">
        <w:rPr>
          <w:color w:val="000000" w:themeColor="text1"/>
        </w:rPr>
        <w:t xml:space="preserve">dies mit ihrer damaligen zeitlichen Unverfügbarkeit im Zusammenhang stünde, womit sie sich implizit die Verantwortung für die entstandene Konflikte zuzuschreiben scheint. Auf meine </w:t>
      </w:r>
      <w:r w:rsidRPr="007310A7">
        <w:rPr>
          <w:color w:val="000000" w:themeColor="text1"/>
        </w:rPr>
        <w:t>Nachfrage</w:t>
      </w:r>
      <w:r w:rsidR="00EC3149" w:rsidRPr="007310A7">
        <w:rPr>
          <w:color w:val="000000" w:themeColor="text1"/>
        </w:rPr>
        <w:t xml:space="preserve"> hin deutet sie an</w:t>
      </w:r>
      <w:r w:rsidRPr="007310A7">
        <w:rPr>
          <w:color w:val="000000" w:themeColor="text1"/>
        </w:rPr>
        <w:t xml:space="preserve">, dass ihr Partner zu dieser Zeit Affären bzw. </w:t>
      </w:r>
      <w:r w:rsidR="00EC3149" w:rsidRPr="007310A7">
        <w:rPr>
          <w:color w:val="000000" w:themeColor="text1"/>
        </w:rPr>
        <w:t xml:space="preserve">mit ihr </w:t>
      </w:r>
      <w:r w:rsidR="00485BBD" w:rsidRPr="007310A7">
        <w:rPr>
          <w:color w:val="000000" w:themeColor="text1"/>
        </w:rPr>
        <w:t xml:space="preserve">unabgesprochene </w:t>
      </w:r>
      <w:r w:rsidRPr="007310A7">
        <w:rPr>
          <w:color w:val="000000" w:themeColor="text1"/>
        </w:rPr>
        <w:t xml:space="preserve">Parallelbeziehungen eingeht. Letzteres wird von Valerie indirekt legitimiert, </w:t>
      </w:r>
      <w:r w:rsidR="00EC3149" w:rsidRPr="007310A7">
        <w:rPr>
          <w:color w:val="000000" w:themeColor="text1"/>
        </w:rPr>
        <w:t xml:space="preserve">als dass </w:t>
      </w:r>
      <w:r w:rsidRPr="007310A7">
        <w:rPr>
          <w:color w:val="000000" w:themeColor="text1"/>
        </w:rPr>
        <w:t xml:space="preserve">sie ihren Partner als Person beschreibt „der </w:t>
      </w:r>
      <w:r w:rsidRPr="007310A7">
        <w:rPr>
          <w:b/>
          <w:color w:val="000000" w:themeColor="text1"/>
        </w:rPr>
        <w:t>sehr</w:t>
      </w:r>
      <w:r w:rsidRPr="007310A7">
        <w:rPr>
          <w:color w:val="000000" w:themeColor="text1"/>
        </w:rPr>
        <w:t xml:space="preserve"> viel </w:t>
      </w:r>
      <w:r w:rsidRPr="007310A7">
        <w:rPr>
          <w:b/>
          <w:color w:val="000000" w:themeColor="text1"/>
        </w:rPr>
        <w:t>Aufmerksamkeit</w:t>
      </w:r>
      <w:r w:rsidRPr="007310A7">
        <w:rPr>
          <w:color w:val="000000" w:themeColor="text1"/>
        </w:rPr>
        <w:t xml:space="preserve"> braucht ähm (1) und wenn er die </w:t>
      </w:r>
      <w:proofErr w:type="spellStart"/>
      <w:r w:rsidRPr="007310A7">
        <w:rPr>
          <w:color w:val="000000" w:themeColor="text1"/>
        </w:rPr>
        <w:t>nich</w:t>
      </w:r>
      <w:proofErr w:type="spellEnd"/>
      <w:r w:rsidRPr="007310A7">
        <w:rPr>
          <w:color w:val="000000" w:themeColor="text1"/>
        </w:rPr>
        <w:t xml:space="preserve"> bekommt, holt der sich die auch, </w:t>
      </w:r>
      <w:r w:rsidRPr="007310A7">
        <w:rPr>
          <w:b/>
          <w:color w:val="000000" w:themeColor="text1"/>
        </w:rPr>
        <w:t>woanders</w:t>
      </w:r>
      <w:r w:rsidRPr="007310A7">
        <w:rPr>
          <w:color w:val="000000" w:themeColor="text1"/>
        </w:rPr>
        <w:t xml:space="preserve">“. Auch wenn </w:t>
      </w:r>
      <w:r w:rsidR="00EC3149" w:rsidRPr="007310A7">
        <w:rPr>
          <w:color w:val="000000" w:themeColor="text1"/>
        </w:rPr>
        <w:t xml:space="preserve">Valerie dieses Verhalten </w:t>
      </w:r>
      <w:r w:rsidRPr="007310A7">
        <w:rPr>
          <w:color w:val="000000" w:themeColor="text1"/>
        </w:rPr>
        <w:t>mehrfach mit ihrer</w:t>
      </w:r>
      <w:r w:rsidR="00EC3149" w:rsidRPr="007310A7">
        <w:rPr>
          <w:color w:val="000000" w:themeColor="text1"/>
        </w:rPr>
        <w:t xml:space="preserve"> </w:t>
      </w:r>
      <w:proofErr w:type="gramStart"/>
      <w:r w:rsidR="00EC3149" w:rsidRPr="007310A7">
        <w:rPr>
          <w:color w:val="000000" w:themeColor="text1"/>
        </w:rPr>
        <w:t xml:space="preserve">eigenen </w:t>
      </w:r>
      <w:r w:rsidRPr="007310A7">
        <w:rPr>
          <w:color w:val="000000" w:themeColor="text1"/>
        </w:rPr>
        <w:t xml:space="preserve"> „</w:t>
      </w:r>
      <w:proofErr w:type="gramEnd"/>
      <w:r w:rsidRPr="007310A7">
        <w:rPr>
          <w:color w:val="000000" w:themeColor="text1"/>
        </w:rPr>
        <w:t xml:space="preserve">Bindungsangst“ und „Manipulation“ begründet, </w:t>
      </w:r>
      <w:r w:rsidR="00EC3149" w:rsidRPr="007310A7">
        <w:rPr>
          <w:color w:val="000000" w:themeColor="text1"/>
        </w:rPr>
        <w:t xml:space="preserve">zeichnet sich ein zumindest emotional gewaltvolles Verhalten ihres Partners in den Beschreibungen ab. </w:t>
      </w:r>
      <w:r w:rsidRPr="007310A7">
        <w:rPr>
          <w:color w:val="000000" w:themeColor="text1"/>
        </w:rPr>
        <w:t xml:space="preserve">Dabei </w:t>
      </w:r>
      <w:r w:rsidR="00EC3149" w:rsidRPr="007310A7">
        <w:rPr>
          <w:color w:val="000000" w:themeColor="text1"/>
        </w:rPr>
        <w:t xml:space="preserve">korrespondiert </w:t>
      </w:r>
      <w:r w:rsidRPr="007310A7">
        <w:rPr>
          <w:color w:val="000000" w:themeColor="text1"/>
        </w:rPr>
        <w:t>es</w:t>
      </w:r>
      <w:r w:rsidR="00EC3149" w:rsidRPr="007310A7">
        <w:rPr>
          <w:color w:val="000000" w:themeColor="text1"/>
        </w:rPr>
        <w:t xml:space="preserve"> mit</w:t>
      </w:r>
      <w:r w:rsidRPr="007310A7">
        <w:rPr>
          <w:color w:val="000000" w:themeColor="text1"/>
        </w:rPr>
        <w:t xml:space="preserve"> der bereits herausgearbeiteten </w:t>
      </w:r>
      <w:r w:rsidR="00EC3149" w:rsidRPr="007310A7">
        <w:rPr>
          <w:color w:val="000000" w:themeColor="text1"/>
        </w:rPr>
        <w:t xml:space="preserve">Umgangsweise der Biographin mit nahen, Familien-ähnlichen Beziehungen, </w:t>
      </w:r>
      <w:r w:rsidRPr="007310A7">
        <w:rPr>
          <w:color w:val="000000" w:themeColor="text1"/>
        </w:rPr>
        <w:t xml:space="preserve">dass </w:t>
      </w:r>
      <w:r w:rsidR="00EC3149" w:rsidRPr="007310A7">
        <w:rPr>
          <w:color w:val="000000" w:themeColor="text1"/>
        </w:rPr>
        <w:t xml:space="preserve">sie primär die Verantwortung für den Verlauf </w:t>
      </w:r>
      <w:r w:rsidRPr="007310A7">
        <w:rPr>
          <w:color w:val="000000" w:themeColor="text1"/>
        </w:rPr>
        <w:t xml:space="preserve">der Beziehung </w:t>
      </w:r>
      <w:r w:rsidR="00EC3149" w:rsidRPr="007310A7">
        <w:rPr>
          <w:color w:val="000000" w:themeColor="text1"/>
        </w:rPr>
        <w:t>übernimmt.</w:t>
      </w:r>
    </w:p>
    <w:p w14:paraId="28F27BFC" w14:textId="30BB34A7" w:rsidR="00E91C72" w:rsidRPr="007310A7" w:rsidRDefault="00E91C72" w:rsidP="0078702F">
      <w:pPr>
        <w:spacing w:line="360" w:lineRule="auto"/>
        <w:jc w:val="both"/>
        <w:rPr>
          <w:color w:val="000000" w:themeColor="text1"/>
        </w:rPr>
      </w:pPr>
      <w:r w:rsidRPr="007310A7">
        <w:rPr>
          <w:color w:val="000000" w:themeColor="text1"/>
        </w:rPr>
        <w:t xml:space="preserve">Mit ihrem Partner spricht Valerie </w:t>
      </w:r>
      <w:r w:rsidR="00EC3149" w:rsidRPr="007310A7">
        <w:rPr>
          <w:color w:val="000000" w:themeColor="text1"/>
        </w:rPr>
        <w:t xml:space="preserve">bis zum Ende </w:t>
      </w:r>
      <w:r w:rsidRPr="007310A7">
        <w:rPr>
          <w:color w:val="000000" w:themeColor="text1"/>
        </w:rPr>
        <w:t xml:space="preserve">nicht über ihre Variation. Dies ist vor dem </w:t>
      </w:r>
      <w:r w:rsidR="00EC3149" w:rsidRPr="007310A7">
        <w:rPr>
          <w:color w:val="000000" w:themeColor="text1"/>
        </w:rPr>
        <w:t xml:space="preserve">biographischen </w:t>
      </w:r>
      <w:r w:rsidRPr="007310A7">
        <w:rPr>
          <w:color w:val="000000" w:themeColor="text1"/>
        </w:rPr>
        <w:t xml:space="preserve">Hintergrund nachvollziehbar, dass </w:t>
      </w:r>
      <w:r w:rsidR="00EC3149" w:rsidRPr="007310A7">
        <w:rPr>
          <w:color w:val="000000" w:themeColor="text1"/>
        </w:rPr>
        <w:t xml:space="preserve">sie </w:t>
      </w:r>
      <w:r w:rsidRPr="007310A7">
        <w:rPr>
          <w:color w:val="000000" w:themeColor="text1"/>
        </w:rPr>
        <w:t xml:space="preserve">heterosexuelle Beziehung und Sexualität </w:t>
      </w:r>
      <w:r w:rsidR="00EC3149" w:rsidRPr="007310A7">
        <w:rPr>
          <w:color w:val="000000" w:themeColor="text1"/>
        </w:rPr>
        <w:t xml:space="preserve">als primär normative Kontexte kennengelernt hat, die ein Verstecken ihrer Besonderheit erforderlich machen. </w:t>
      </w:r>
      <w:r w:rsidRPr="007310A7">
        <w:rPr>
          <w:color w:val="000000" w:themeColor="text1"/>
        </w:rPr>
        <w:t>Über die Trennung spricht Valerie im Interview nur sehr knapp:</w:t>
      </w:r>
    </w:p>
    <w:p w14:paraId="6D7780BC" w14:textId="296C5B26" w:rsidR="00E91C72" w:rsidRPr="007310A7" w:rsidRDefault="00E91C72" w:rsidP="00AD7B2F">
      <w:pPr>
        <w:spacing w:before="240" w:after="240" w:line="360" w:lineRule="auto"/>
        <w:ind w:left="567" w:right="509"/>
        <w:jc w:val="both"/>
        <w:rPr>
          <w:color w:val="000000" w:themeColor="text1"/>
          <w:sz w:val="22"/>
          <w:szCs w:val="22"/>
        </w:rPr>
      </w:pPr>
      <w:r w:rsidRPr="007310A7">
        <w:rPr>
          <w:color w:val="000000" w:themeColor="text1"/>
          <w:sz w:val="22"/>
          <w:szCs w:val="22"/>
        </w:rPr>
        <w:lastRenderedPageBreak/>
        <w:t xml:space="preserve">„also ich hab mich dann auch </w:t>
      </w:r>
      <w:proofErr w:type="spellStart"/>
      <w:proofErr w:type="gramStart"/>
      <w:r w:rsidRPr="007310A7">
        <w:rPr>
          <w:b/>
          <w:color w:val="000000" w:themeColor="text1"/>
          <w:sz w:val="22"/>
          <w:szCs w:val="22"/>
        </w:rPr>
        <w:t>beruf:lich</w:t>
      </w:r>
      <w:proofErr w:type="spellEnd"/>
      <w:proofErr w:type="gramEnd"/>
      <w:r w:rsidRPr="007310A7">
        <w:rPr>
          <w:color w:val="000000" w:themeColor="text1"/>
          <w:sz w:val="22"/>
          <w:szCs w:val="22"/>
        </w:rPr>
        <w:t xml:space="preserve"> (1) ähm also=weil- </w:t>
      </w:r>
      <w:r w:rsidRPr="007310A7">
        <w:rPr>
          <w:b/>
          <w:color w:val="000000" w:themeColor="text1"/>
          <w:sz w:val="22"/>
          <w:szCs w:val="22"/>
        </w:rPr>
        <w:t>er</w:t>
      </w:r>
      <w:r w:rsidRPr="007310A7">
        <w:rPr>
          <w:color w:val="000000" w:themeColor="text1"/>
          <w:sz w:val="22"/>
          <w:szCs w:val="22"/>
        </w:rPr>
        <w:t xml:space="preserve"> kommt auch aus</w:t>
      </w:r>
      <w:r w:rsidR="00EC3149" w:rsidRPr="007310A7">
        <w:rPr>
          <w:b/>
          <w:color w:val="000000" w:themeColor="text1"/>
          <w:sz w:val="22"/>
          <w:szCs w:val="22"/>
        </w:rPr>
        <w:t xml:space="preserve"> Süddeutschland</w:t>
      </w:r>
      <w:r w:rsidRPr="007310A7">
        <w:rPr>
          <w:b/>
          <w:color w:val="000000" w:themeColor="text1"/>
          <w:sz w:val="22"/>
          <w:szCs w:val="22"/>
        </w:rPr>
        <w:t xml:space="preserve"> </w:t>
      </w:r>
      <w:r w:rsidRPr="007310A7">
        <w:rPr>
          <w:color w:val="000000" w:themeColor="text1"/>
          <w:sz w:val="22"/>
          <w:szCs w:val="22"/>
        </w:rPr>
        <w:t xml:space="preserve">((atmet ein)) und </w:t>
      </w:r>
      <w:r w:rsidRPr="007310A7">
        <w:rPr>
          <w:b/>
          <w:color w:val="000000" w:themeColor="text1"/>
          <w:sz w:val="22"/>
          <w:szCs w:val="22"/>
        </w:rPr>
        <w:t>wohnt</w:t>
      </w:r>
      <w:r w:rsidRPr="007310A7">
        <w:rPr>
          <w:color w:val="000000" w:themeColor="text1"/>
          <w:sz w:val="22"/>
          <w:szCs w:val="22"/>
        </w:rPr>
        <w:t xml:space="preserve"> da auch noch, ((spricht schneller)) und dann hab ich irgendwann auch </w:t>
      </w:r>
      <w:proofErr w:type="spellStart"/>
      <w:r w:rsidRPr="007310A7">
        <w:rPr>
          <w:color w:val="000000" w:themeColor="text1"/>
          <w:sz w:val="22"/>
          <w:szCs w:val="22"/>
        </w:rPr>
        <w:t>gesacht</w:t>
      </w:r>
      <w:proofErr w:type="spellEnd"/>
      <w:r w:rsidRPr="007310A7">
        <w:rPr>
          <w:color w:val="000000" w:themeColor="text1"/>
          <w:sz w:val="22"/>
          <w:szCs w:val="22"/>
        </w:rPr>
        <w:t xml:space="preserve"> ja ich zieh nach </w:t>
      </w:r>
      <w:r w:rsidR="006B1CAC">
        <w:rPr>
          <w:b/>
          <w:bCs/>
          <w:color w:val="000000" w:themeColor="text1"/>
          <w:sz w:val="22"/>
          <w:szCs w:val="22"/>
        </w:rPr>
        <w:t xml:space="preserve">Ostdeutschland </w:t>
      </w:r>
      <w:r w:rsidRPr="007310A7">
        <w:rPr>
          <w:color w:val="000000" w:themeColor="text1"/>
          <w:sz w:val="22"/>
          <w:szCs w:val="22"/>
        </w:rPr>
        <w:t xml:space="preserve">(1) und, dann </w:t>
      </w:r>
      <w:proofErr w:type="spellStart"/>
      <w:r w:rsidRPr="007310A7">
        <w:rPr>
          <w:color w:val="000000" w:themeColor="text1"/>
          <w:sz w:val="22"/>
          <w:szCs w:val="22"/>
        </w:rPr>
        <w:t>ham</w:t>
      </w:r>
      <w:proofErr w:type="spellEnd"/>
      <w:r w:rsidRPr="007310A7">
        <w:rPr>
          <w:color w:val="000000" w:themeColor="text1"/>
          <w:sz w:val="22"/>
          <w:szCs w:val="22"/>
        </w:rPr>
        <w:t xml:space="preserve"> wir uns letztendlich auch deswegen </w:t>
      </w:r>
      <w:r w:rsidRPr="007310A7">
        <w:rPr>
          <w:b/>
          <w:color w:val="000000" w:themeColor="text1"/>
          <w:sz w:val="22"/>
          <w:szCs w:val="22"/>
        </w:rPr>
        <w:t>getrennt“</w:t>
      </w:r>
    </w:p>
    <w:p w14:paraId="22FF40DA" w14:textId="4F3FF85A" w:rsidR="00EC3149" w:rsidRPr="007310A7" w:rsidRDefault="00E91C72" w:rsidP="0078702F">
      <w:pPr>
        <w:pStyle w:val="p1"/>
        <w:spacing w:before="0" w:beforeAutospacing="0" w:after="0" w:afterAutospacing="0" w:line="360" w:lineRule="auto"/>
        <w:jc w:val="both"/>
        <w:rPr>
          <w:rFonts w:asciiTheme="minorHAnsi" w:hAnsiTheme="minorHAnsi" w:cs="Times New Roman"/>
          <w:color w:val="000000" w:themeColor="text1"/>
          <w:sz w:val="24"/>
          <w:szCs w:val="24"/>
        </w:rPr>
      </w:pPr>
      <w:r w:rsidRPr="007310A7">
        <w:rPr>
          <w:rFonts w:asciiTheme="minorHAnsi" w:hAnsiTheme="minorHAnsi" w:cs="Times New Roman"/>
          <w:color w:val="000000" w:themeColor="text1"/>
          <w:sz w:val="24"/>
          <w:szCs w:val="24"/>
        </w:rPr>
        <w:t xml:space="preserve">Die knappe Darstellung des Beziehungsendes legt nahe, dass Valerie das Thema nicht vertiefen will oder kann. Ihre Ich-Aussage bezüglich </w:t>
      </w:r>
      <w:r w:rsidR="00EC3149" w:rsidRPr="007310A7">
        <w:rPr>
          <w:rFonts w:asciiTheme="minorHAnsi" w:hAnsiTheme="minorHAnsi" w:cs="Times New Roman"/>
          <w:color w:val="000000" w:themeColor="text1"/>
          <w:sz w:val="24"/>
          <w:szCs w:val="24"/>
        </w:rPr>
        <w:t xml:space="preserve">ihres </w:t>
      </w:r>
      <w:r w:rsidRPr="007310A7">
        <w:rPr>
          <w:rFonts w:asciiTheme="minorHAnsi" w:hAnsiTheme="minorHAnsi" w:cs="Times New Roman"/>
          <w:color w:val="000000" w:themeColor="text1"/>
          <w:sz w:val="24"/>
          <w:szCs w:val="24"/>
        </w:rPr>
        <w:t xml:space="preserve">Umzugs </w:t>
      </w:r>
      <w:r w:rsidR="00EC3149" w:rsidRPr="007310A7">
        <w:rPr>
          <w:rFonts w:asciiTheme="minorHAnsi" w:hAnsiTheme="minorHAnsi" w:cs="Times New Roman"/>
          <w:color w:val="000000" w:themeColor="text1"/>
          <w:sz w:val="24"/>
          <w:szCs w:val="24"/>
        </w:rPr>
        <w:t xml:space="preserve">weist auf </w:t>
      </w:r>
      <w:r w:rsidRPr="007310A7">
        <w:rPr>
          <w:rFonts w:asciiTheme="minorHAnsi" w:hAnsiTheme="minorHAnsi" w:cs="Times New Roman"/>
          <w:color w:val="000000" w:themeColor="text1"/>
          <w:sz w:val="24"/>
          <w:szCs w:val="24"/>
        </w:rPr>
        <w:t>eine Wiederherstellung von Handlungsmacht durch die vermutlich alleine getroffen</w:t>
      </w:r>
      <w:r w:rsidR="00EC3149" w:rsidRPr="007310A7">
        <w:rPr>
          <w:rFonts w:asciiTheme="minorHAnsi" w:hAnsiTheme="minorHAnsi" w:cs="Times New Roman"/>
          <w:color w:val="000000" w:themeColor="text1"/>
          <w:sz w:val="24"/>
          <w:szCs w:val="24"/>
        </w:rPr>
        <w:t xml:space="preserve">e </w:t>
      </w:r>
      <w:r w:rsidRPr="007310A7">
        <w:rPr>
          <w:rFonts w:asciiTheme="minorHAnsi" w:hAnsiTheme="minorHAnsi" w:cs="Times New Roman"/>
          <w:color w:val="000000" w:themeColor="text1"/>
          <w:sz w:val="24"/>
          <w:szCs w:val="24"/>
        </w:rPr>
        <w:t>Entscheidung</w:t>
      </w:r>
      <w:r w:rsidR="00EC3149" w:rsidRPr="007310A7">
        <w:rPr>
          <w:rFonts w:asciiTheme="minorHAnsi" w:hAnsiTheme="minorHAnsi" w:cs="Times New Roman"/>
          <w:color w:val="000000" w:themeColor="text1"/>
          <w:sz w:val="24"/>
          <w:szCs w:val="24"/>
        </w:rPr>
        <w:t xml:space="preserve"> hin</w:t>
      </w:r>
      <w:r w:rsidRPr="007310A7">
        <w:rPr>
          <w:rFonts w:asciiTheme="minorHAnsi" w:hAnsiTheme="minorHAnsi" w:cs="Times New Roman"/>
          <w:color w:val="000000" w:themeColor="text1"/>
          <w:sz w:val="24"/>
          <w:szCs w:val="24"/>
        </w:rPr>
        <w:t xml:space="preserve">. </w:t>
      </w:r>
      <w:r w:rsidR="00EC3149" w:rsidRPr="007310A7">
        <w:rPr>
          <w:rFonts w:asciiTheme="minorHAnsi" w:hAnsiTheme="minorHAnsi" w:cs="Times New Roman"/>
          <w:color w:val="000000" w:themeColor="text1"/>
          <w:sz w:val="24"/>
          <w:szCs w:val="24"/>
        </w:rPr>
        <w:t>D</w:t>
      </w:r>
      <w:r w:rsidRPr="007310A7">
        <w:rPr>
          <w:rFonts w:asciiTheme="minorHAnsi" w:hAnsiTheme="minorHAnsi" w:cs="Times New Roman"/>
          <w:color w:val="000000" w:themeColor="text1"/>
          <w:sz w:val="24"/>
          <w:szCs w:val="24"/>
        </w:rPr>
        <w:t>ass</w:t>
      </w:r>
      <w:r w:rsidR="000A42ED" w:rsidRPr="007310A7">
        <w:rPr>
          <w:rFonts w:asciiTheme="minorHAnsi" w:hAnsiTheme="minorHAnsi" w:cs="Times New Roman"/>
          <w:color w:val="000000" w:themeColor="text1"/>
          <w:sz w:val="24"/>
          <w:szCs w:val="24"/>
        </w:rPr>
        <w:t xml:space="preserve"> sie</w:t>
      </w:r>
      <w:r w:rsidRPr="007310A7">
        <w:rPr>
          <w:rFonts w:asciiTheme="minorHAnsi" w:hAnsiTheme="minorHAnsi" w:cs="Times New Roman"/>
          <w:color w:val="000000" w:themeColor="text1"/>
          <w:sz w:val="24"/>
          <w:szCs w:val="24"/>
        </w:rPr>
        <w:t xml:space="preserve"> </w:t>
      </w:r>
      <w:r w:rsidR="00EC3149" w:rsidRPr="007310A7">
        <w:rPr>
          <w:rFonts w:asciiTheme="minorHAnsi" w:hAnsiTheme="minorHAnsi" w:cs="Times New Roman"/>
          <w:color w:val="000000" w:themeColor="text1"/>
          <w:sz w:val="24"/>
          <w:szCs w:val="24"/>
        </w:rPr>
        <w:t xml:space="preserve">in Folge </w:t>
      </w:r>
      <w:r w:rsidRPr="007310A7">
        <w:rPr>
          <w:rFonts w:asciiTheme="minorHAnsi" w:hAnsiTheme="minorHAnsi" w:cs="Times New Roman"/>
          <w:color w:val="000000" w:themeColor="text1"/>
          <w:sz w:val="24"/>
          <w:szCs w:val="24"/>
        </w:rPr>
        <w:t>eine Universität</w:t>
      </w:r>
      <w:r w:rsidR="006B1CAC">
        <w:rPr>
          <w:rFonts w:asciiTheme="minorHAnsi" w:hAnsiTheme="minorHAnsi" w:cs="Times New Roman"/>
          <w:color w:val="000000" w:themeColor="text1"/>
          <w:sz w:val="24"/>
          <w:szCs w:val="24"/>
        </w:rPr>
        <w:t>sstelle</w:t>
      </w:r>
      <w:r w:rsidRPr="007310A7">
        <w:rPr>
          <w:rFonts w:asciiTheme="minorHAnsi" w:hAnsiTheme="minorHAnsi" w:cs="Times New Roman"/>
          <w:color w:val="000000" w:themeColor="text1"/>
          <w:sz w:val="24"/>
          <w:szCs w:val="24"/>
        </w:rPr>
        <w:t xml:space="preserve"> annimmt und</w:t>
      </w:r>
      <w:r w:rsidR="006B1CAC">
        <w:rPr>
          <w:rFonts w:asciiTheme="minorHAnsi" w:hAnsiTheme="minorHAnsi" w:cs="Times New Roman"/>
          <w:color w:val="000000" w:themeColor="text1"/>
          <w:sz w:val="24"/>
          <w:szCs w:val="24"/>
        </w:rPr>
        <w:t xml:space="preserve">, unterstützt durch ihren neuen Chef, </w:t>
      </w:r>
      <w:r w:rsidRPr="007310A7">
        <w:rPr>
          <w:rFonts w:asciiTheme="minorHAnsi" w:hAnsiTheme="minorHAnsi" w:cs="Times New Roman"/>
          <w:color w:val="000000" w:themeColor="text1"/>
          <w:sz w:val="24"/>
          <w:szCs w:val="24"/>
        </w:rPr>
        <w:t xml:space="preserve">ihre akademischen Laufbahn </w:t>
      </w:r>
      <w:r w:rsidR="00EC3149" w:rsidRPr="007310A7">
        <w:rPr>
          <w:rFonts w:asciiTheme="minorHAnsi" w:hAnsiTheme="minorHAnsi" w:cs="Times New Roman"/>
          <w:color w:val="000000" w:themeColor="text1"/>
          <w:sz w:val="24"/>
          <w:szCs w:val="24"/>
        </w:rPr>
        <w:t>weiterverfolgt, untermauert</w:t>
      </w:r>
      <w:r w:rsidRPr="007310A7">
        <w:rPr>
          <w:rFonts w:asciiTheme="minorHAnsi" w:hAnsiTheme="minorHAnsi" w:cs="Times New Roman"/>
          <w:color w:val="000000" w:themeColor="text1"/>
          <w:sz w:val="24"/>
          <w:szCs w:val="24"/>
        </w:rPr>
        <w:t xml:space="preserve">, wie stark Bildung und </w:t>
      </w:r>
      <w:r w:rsidR="00EC3149" w:rsidRPr="007310A7">
        <w:rPr>
          <w:rFonts w:asciiTheme="minorHAnsi" w:hAnsiTheme="minorHAnsi" w:cs="Times New Roman"/>
          <w:color w:val="000000" w:themeColor="text1"/>
          <w:sz w:val="24"/>
          <w:szCs w:val="24"/>
        </w:rPr>
        <w:t xml:space="preserve">beruflicher Erfolg </w:t>
      </w:r>
      <w:r w:rsidRPr="007310A7">
        <w:rPr>
          <w:rFonts w:asciiTheme="minorHAnsi" w:hAnsiTheme="minorHAnsi" w:cs="Times New Roman"/>
          <w:color w:val="000000" w:themeColor="text1"/>
          <w:sz w:val="24"/>
          <w:szCs w:val="24"/>
        </w:rPr>
        <w:t xml:space="preserve">in Valeries Biographie mit Handlungsmacht verknüpft sind. Dabei </w:t>
      </w:r>
      <w:r w:rsidR="00EC3149" w:rsidRPr="007310A7">
        <w:rPr>
          <w:rFonts w:asciiTheme="minorHAnsi" w:hAnsiTheme="minorHAnsi" w:cs="Times New Roman"/>
          <w:color w:val="000000" w:themeColor="text1"/>
          <w:sz w:val="24"/>
          <w:szCs w:val="24"/>
        </w:rPr>
        <w:t xml:space="preserve">ermöglichen </w:t>
      </w:r>
      <w:r w:rsidRPr="007310A7">
        <w:rPr>
          <w:rFonts w:asciiTheme="minorHAnsi" w:hAnsiTheme="minorHAnsi" w:cs="Times New Roman"/>
          <w:color w:val="000000" w:themeColor="text1"/>
          <w:sz w:val="24"/>
          <w:szCs w:val="24"/>
        </w:rPr>
        <w:t>berufliche Entscheidungen sowohl räumliche als auch sozi</w:t>
      </w:r>
      <w:r w:rsidR="00EC3149" w:rsidRPr="007310A7">
        <w:rPr>
          <w:rFonts w:asciiTheme="minorHAnsi" w:hAnsiTheme="minorHAnsi" w:cs="Times New Roman"/>
          <w:color w:val="000000" w:themeColor="text1"/>
          <w:sz w:val="24"/>
          <w:szCs w:val="24"/>
        </w:rPr>
        <w:t>ale</w:t>
      </w:r>
      <w:r w:rsidRPr="007310A7">
        <w:rPr>
          <w:rFonts w:asciiTheme="minorHAnsi" w:hAnsiTheme="minorHAnsi" w:cs="Times New Roman"/>
          <w:color w:val="000000" w:themeColor="text1"/>
          <w:sz w:val="24"/>
          <w:szCs w:val="24"/>
        </w:rPr>
        <w:t xml:space="preserve"> Distanzierung</w:t>
      </w:r>
      <w:r w:rsidR="00EC3149" w:rsidRPr="007310A7">
        <w:rPr>
          <w:rFonts w:asciiTheme="minorHAnsi" w:hAnsiTheme="minorHAnsi" w:cs="Times New Roman"/>
          <w:color w:val="000000" w:themeColor="text1"/>
          <w:sz w:val="24"/>
          <w:szCs w:val="24"/>
        </w:rPr>
        <w:t xml:space="preserve"> aus belasteten Beziehungen</w:t>
      </w:r>
      <w:r w:rsidRPr="007310A7">
        <w:rPr>
          <w:rFonts w:asciiTheme="minorHAnsi" w:hAnsiTheme="minorHAnsi" w:cs="Times New Roman"/>
          <w:color w:val="000000" w:themeColor="text1"/>
          <w:sz w:val="24"/>
          <w:szCs w:val="24"/>
        </w:rPr>
        <w:t xml:space="preserve">. </w:t>
      </w:r>
      <w:r w:rsidR="00EC3149" w:rsidRPr="007310A7">
        <w:rPr>
          <w:rFonts w:asciiTheme="minorHAnsi" w:hAnsiTheme="minorHAnsi" w:cs="Times New Roman"/>
          <w:color w:val="000000" w:themeColor="text1"/>
          <w:sz w:val="24"/>
          <w:szCs w:val="24"/>
        </w:rPr>
        <w:t xml:space="preserve">In Bezug auf Valeries familiale Situation </w:t>
      </w:r>
      <w:r w:rsidRPr="007310A7">
        <w:rPr>
          <w:rFonts w:asciiTheme="minorHAnsi" w:hAnsiTheme="minorHAnsi" w:cs="Times New Roman"/>
          <w:color w:val="000000" w:themeColor="text1"/>
          <w:sz w:val="24"/>
          <w:szCs w:val="24"/>
        </w:rPr>
        <w:t xml:space="preserve">wird die Parallele </w:t>
      </w:r>
      <w:r w:rsidR="00EC3149" w:rsidRPr="007310A7">
        <w:rPr>
          <w:rFonts w:asciiTheme="minorHAnsi" w:hAnsiTheme="minorHAnsi" w:cs="Times New Roman"/>
          <w:color w:val="000000" w:themeColor="text1"/>
          <w:sz w:val="24"/>
          <w:szCs w:val="24"/>
        </w:rPr>
        <w:t>–</w:t>
      </w:r>
      <w:r w:rsidRPr="007310A7">
        <w:rPr>
          <w:rFonts w:asciiTheme="minorHAnsi" w:hAnsiTheme="minorHAnsi" w:cs="Times New Roman"/>
          <w:color w:val="000000" w:themeColor="text1"/>
          <w:sz w:val="24"/>
          <w:szCs w:val="24"/>
        </w:rPr>
        <w:t xml:space="preserve"> Distanzierung bzw. Selbstschutz in Beziehungen durch Arbeit und Bildungsaufstieg </w:t>
      </w:r>
      <w:r w:rsidR="00EC3149" w:rsidRPr="007310A7">
        <w:rPr>
          <w:rFonts w:asciiTheme="minorHAnsi" w:hAnsiTheme="minorHAnsi" w:cs="Times New Roman"/>
          <w:color w:val="000000" w:themeColor="text1"/>
          <w:sz w:val="24"/>
          <w:szCs w:val="24"/>
        </w:rPr>
        <w:t>–</w:t>
      </w:r>
      <w:r w:rsidRPr="007310A7">
        <w:rPr>
          <w:rFonts w:asciiTheme="minorHAnsi" w:hAnsiTheme="minorHAnsi" w:cs="Times New Roman"/>
          <w:color w:val="000000" w:themeColor="text1"/>
          <w:sz w:val="24"/>
          <w:szCs w:val="24"/>
        </w:rPr>
        <w:t xml:space="preserve"> deutlich. </w:t>
      </w:r>
    </w:p>
    <w:p w14:paraId="3D1C73DB" w14:textId="64277247" w:rsidR="00E91C72" w:rsidRPr="007310A7" w:rsidRDefault="007F74C5" w:rsidP="0078702F">
      <w:pPr>
        <w:pStyle w:val="p1"/>
        <w:spacing w:before="0" w:beforeAutospacing="0" w:after="0" w:afterAutospacing="0" w:line="360" w:lineRule="auto"/>
        <w:jc w:val="both"/>
        <w:rPr>
          <w:rFonts w:asciiTheme="minorHAnsi" w:hAnsiTheme="minorHAnsi" w:cs="Times New Roman"/>
          <w:color w:val="000000" w:themeColor="text1"/>
          <w:sz w:val="24"/>
          <w:szCs w:val="24"/>
        </w:rPr>
      </w:pPr>
      <w:r w:rsidRPr="007310A7">
        <w:rPr>
          <w:rFonts w:asciiTheme="minorHAnsi" w:hAnsiTheme="minorHAnsi"/>
          <w:color w:val="000000" w:themeColor="text1"/>
          <w:sz w:val="24"/>
          <w:szCs w:val="24"/>
        </w:rPr>
        <w:t xml:space="preserve">Während </w:t>
      </w:r>
      <w:r w:rsidR="00EC3149" w:rsidRPr="007310A7">
        <w:rPr>
          <w:rFonts w:asciiTheme="minorHAnsi" w:hAnsiTheme="minorHAnsi"/>
          <w:color w:val="000000" w:themeColor="text1"/>
          <w:sz w:val="24"/>
          <w:szCs w:val="24"/>
        </w:rPr>
        <w:t xml:space="preserve">Professionalisierung </w:t>
      </w:r>
      <w:r w:rsidRPr="007310A7">
        <w:rPr>
          <w:rFonts w:asciiTheme="minorHAnsi" w:hAnsiTheme="minorHAnsi"/>
          <w:color w:val="000000" w:themeColor="text1"/>
          <w:sz w:val="24"/>
          <w:szCs w:val="24"/>
        </w:rPr>
        <w:t xml:space="preserve">einerseits eine </w:t>
      </w:r>
      <w:r w:rsidR="00951281" w:rsidRPr="007310A7">
        <w:rPr>
          <w:rFonts w:asciiTheme="minorHAnsi" w:hAnsiTheme="minorHAnsi"/>
          <w:color w:val="000000" w:themeColor="text1"/>
          <w:sz w:val="24"/>
          <w:szCs w:val="24"/>
        </w:rPr>
        <w:t xml:space="preserve">biographisch </w:t>
      </w:r>
      <w:r w:rsidRPr="007310A7">
        <w:rPr>
          <w:rFonts w:asciiTheme="minorHAnsi" w:hAnsiTheme="minorHAnsi"/>
          <w:color w:val="000000" w:themeColor="text1"/>
          <w:sz w:val="24"/>
          <w:szCs w:val="24"/>
        </w:rPr>
        <w:t xml:space="preserve">etablierte Strategie zur Ausübung </w:t>
      </w:r>
      <w:r w:rsidR="00E91C72" w:rsidRPr="007310A7">
        <w:rPr>
          <w:rFonts w:asciiTheme="minorHAnsi" w:hAnsiTheme="minorHAnsi"/>
          <w:color w:val="000000" w:themeColor="text1"/>
          <w:sz w:val="24"/>
          <w:szCs w:val="24"/>
        </w:rPr>
        <w:t xml:space="preserve">von </w:t>
      </w:r>
      <w:r w:rsidR="006B1CAC">
        <w:rPr>
          <w:rFonts w:asciiTheme="minorHAnsi" w:hAnsiTheme="minorHAnsi"/>
          <w:color w:val="000000" w:themeColor="text1"/>
          <w:sz w:val="24"/>
          <w:szCs w:val="24"/>
        </w:rPr>
        <w:t xml:space="preserve">(relationaler) </w:t>
      </w:r>
      <w:r w:rsidR="00EC3149" w:rsidRPr="007310A7">
        <w:rPr>
          <w:rFonts w:asciiTheme="minorHAnsi" w:hAnsiTheme="minorHAnsi"/>
          <w:color w:val="000000" w:themeColor="text1"/>
          <w:sz w:val="24"/>
          <w:szCs w:val="24"/>
        </w:rPr>
        <w:t xml:space="preserve">Agency </w:t>
      </w:r>
      <w:r w:rsidRPr="007310A7">
        <w:rPr>
          <w:rFonts w:asciiTheme="minorHAnsi" w:hAnsiTheme="minorHAnsi"/>
          <w:color w:val="000000" w:themeColor="text1"/>
          <w:sz w:val="24"/>
          <w:szCs w:val="24"/>
        </w:rPr>
        <w:t>darstellt</w:t>
      </w:r>
      <w:r w:rsidR="00951281" w:rsidRPr="007310A7">
        <w:rPr>
          <w:rFonts w:asciiTheme="minorHAnsi" w:hAnsiTheme="minorHAnsi"/>
          <w:color w:val="000000" w:themeColor="text1"/>
          <w:sz w:val="24"/>
          <w:szCs w:val="24"/>
        </w:rPr>
        <w:t>, deute</w:t>
      </w:r>
      <w:r w:rsidR="00EC3149" w:rsidRPr="007310A7">
        <w:rPr>
          <w:rFonts w:asciiTheme="minorHAnsi" w:hAnsiTheme="minorHAnsi"/>
          <w:color w:val="000000" w:themeColor="text1"/>
          <w:sz w:val="24"/>
          <w:szCs w:val="24"/>
        </w:rPr>
        <w:t xml:space="preserve">n sich </w:t>
      </w:r>
      <w:r w:rsidR="00EC3149" w:rsidRPr="007310A7">
        <w:rPr>
          <w:rFonts w:asciiTheme="minorHAnsi" w:hAnsiTheme="minorHAnsi" w:cs="Times New Roman"/>
          <w:color w:val="000000" w:themeColor="text1"/>
          <w:sz w:val="24"/>
          <w:szCs w:val="24"/>
        </w:rPr>
        <w:t>anderseits auch daraus für die Biographin resultierende Begrenzungen von</w:t>
      </w:r>
      <w:r w:rsidR="00951281" w:rsidRPr="007310A7">
        <w:rPr>
          <w:rFonts w:asciiTheme="minorHAnsi" w:hAnsiTheme="minorHAnsi" w:cs="Times New Roman"/>
          <w:color w:val="000000" w:themeColor="text1"/>
          <w:sz w:val="24"/>
          <w:szCs w:val="24"/>
        </w:rPr>
        <w:t xml:space="preserve"> </w:t>
      </w:r>
      <w:r w:rsidR="00E91C72" w:rsidRPr="007310A7">
        <w:rPr>
          <w:rFonts w:asciiTheme="minorHAnsi" w:hAnsiTheme="minorHAnsi" w:cs="Times New Roman"/>
          <w:color w:val="000000" w:themeColor="text1"/>
          <w:sz w:val="24"/>
          <w:szCs w:val="24"/>
        </w:rPr>
        <w:t>Handlungsmöglichkeiten</w:t>
      </w:r>
      <w:r w:rsidR="00EC3149" w:rsidRPr="007310A7">
        <w:rPr>
          <w:rFonts w:asciiTheme="minorHAnsi" w:hAnsiTheme="minorHAnsi" w:cs="Times New Roman"/>
          <w:color w:val="000000" w:themeColor="text1"/>
          <w:sz w:val="24"/>
          <w:szCs w:val="24"/>
        </w:rPr>
        <w:t xml:space="preserve"> an</w:t>
      </w:r>
      <w:r w:rsidR="00951281" w:rsidRPr="007310A7">
        <w:rPr>
          <w:rFonts w:asciiTheme="minorHAnsi" w:hAnsiTheme="minorHAnsi" w:cs="Times New Roman"/>
          <w:color w:val="000000" w:themeColor="text1"/>
          <w:sz w:val="24"/>
          <w:szCs w:val="24"/>
        </w:rPr>
        <w:t xml:space="preserve">. Zwar </w:t>
      </w:r>
      <w:r w:rsidR="00E91C72" w:rsidRPr="007310A7">
        <w:rPr>
          <w:rFonts w:asciiTheme="minorHAnsi" w:hAnsiTheme="minorHAnsi" w:cs="Times New Roman"/>
          <w:color w:val="000000" w:themeColor="text1"/>
          <w:sz w:val="24"/>
          <w:szCs w:val="24"/>
        </w:rPr>
        <w:t xml:space="preserve">spricht ihr trotz mehrerer </w:t>
      </w:r>
      <w:r w:rsidR="00951281" w:rsidRPr="007310A7">
        <w:rPr>
          <w:rFonts w:asciiTheme="minorHAnsi" w:hAnsiTheme="minorHAnsi" w:cs="Times New Roman"/>
          <w:color w:val="000000" w:themeColor="text1"/>
          <w:sz w:val="24"/>
          <w:szCs w:val="24"/>
        </w:rPr>
        <w:t xml:space="preserve">gravierender </w:t>
      </w:r>
      <w:r w:rsidR="00E91C72" w:rsidRPr="007310A7">
        <w:rPr>
          <w:rFonts w:asciiTheme="minorHAnsi" w:hAnsiTheme="minorHAnsi" w:cs="Times New Roman"/>
          <w:color w:val="000000" w:themeColor="text1"/>
          <w:sz w:val="24"/>
          <w:szCs w:val="24"/>
        </w:rPr>
        <w:t xml:space="preserve">Eingriffe </w:t>
      </w:r>
      <w:r w:rsidR="00951281" w:rsidRPr="007310A7">
        <w:rPr>
          <w:rFonts w:asciiTheme="minorHAnsi" w:hAnsiTheme="minorHAnsi" w:cs="Times New Roman"/>
          <w:color w:val="000000" w:themeColor="text1"/>
          <w:sz w:val="24"/>
          <w:szCs w:val="24"/>
        </w:rPr>
        <w:t xml:space="preserve">lückenloser beruflicher </w:t>
      </w:r>
      <w:r w:rsidR="00E91C72" w:rsidRPr="007310A7">
        <w:rPr>
          <w:rFonts w:asciiTheme="minorHAnsi" w:hAnsiTheme="minorHAnsi" w:cs="Times New Roman"/>
          <w:color w:val="000000" w:themeColor="text1"/>
          <w:sz w:val="24"/>
          <w:szCs w:val="24"/>
        </w:rPr>
        <w:t>Lebenslauf dafür, dass</w:t>
      </w:r>
      <w:r w:rsidR="00951281" w:rsidRPr="007310A7">
        <w:rPr>
          <w:rFonts w:asciiTheme="minorHAnsi" w:hAnsiTheme="minorHAnsi" w:cs="Times New Roman"/>
          <w:color w:val="000000" w:themeColor="text1"/>
          <w:sz w:val="24"/>
          <w:szCs w:val="24"/>
        </w:rPr>
        <w:t xml:space="preserve"> Valerie die Funktionalitätsanforderungen von Erwerbsarbeit kontinuierlich erfüll</w:t>
      </w:r>
      <w:r w:rsidR="00EC3149" w:rsidRPr="007310A7">
        <w:rPr>
          <w:rFonts w:asciiTheme="minorHAnsi" w:hAnsiTheme="minorHAnsi" w:cs="Times New Roman"/>
          <w:color w:val="000000" w:themeColor="text1"/>
          <w:sz w:val="24"/>
          <w:szCs w:val="24"/>
        </w:rPr>
        <w:t>en kann</w:t>
      </w:r>
      <w:r w:rsidR="00E91C72" w:rsidRPr="007310A7">
        <w:rPr>
          <w:rFonts w:asciiTheme="minorHAnsi" w:hAnsiTheme="minorHAnsi" w:cs="Times New Roman"/>
          <w:color w:val="000000" w:themeColor="text1"/>
          <w:sz w:val="24"/>
          <w:szCs w:val="24"/>
        </w:rPr>
        <w:t xml:space="preserve">. Gleichzeitig </w:t>
      </w:r>
      <w:r w:rsidR="00951281" w:rsidRPr="007310A7">
        <w:rPr>
          <w:rFonts w:asciiTheme="minorHAnsi" w:hAnsiTheme="minorHAnsi" w:cs="Times New Roman"/>
          <w:color w:val="000000" w:themeColor="text1"/>
          <w:sz w:val="24"/>
          <w:szCs w:val="24"/>
        </w:rPr>
        <w:t xml:space="preserve">liegt </w:t>
      </w:r>
      <w:r w:rsidR="00EC3149" w:rsidRPr="007310A7">
        <w:rPr>
          <w:rFonts w:asciiTheme="minorHAnsi" w:hAnsiTheme="minorHAnsi" w:cs="Times New Roman"/>
          <w:color w:val="000000" w:themeColor="text1"/>
          <w:sz w:val="24"/>
          <w:szCs w:val="24"/>
        </w:rPr>
        <w:t>nahe</w:t>
      </w:r>
      <w:r w:rsidR="00951281" w:rsidRPr="007310A7">
        <w:rPr>
          <w:rFonts w:asciiTheme="minorHAnsi" w:hAnsiTheme="minorHAnsi" w:cs="Times New Roman"/>
          <w:color w:val="000000" w:themeColor="text1"/>
          <w:sz w:val="24"/>
          <w:szCs w:val="24"/>
        </w:rPr>
        <w:t xml:space="preserve">, dass das unbedingte Erfüllen dieser Anforderungen </w:t>
      </w:r>
      <w:r w:rsidR="00E91C72" w:rsidRPr="007310A7">
        <w:rPr>
          <w:rFonts w:asciiTheme="minorHAnsi" w:hAnsiTheme="minorHAnsi" w:cs="Times New Roman"/>
          <w:color w:val="000000" w:themeColor="text1"/>
          <w:sz w:val="24"/>
          <w:szCs w:val="24"/>
        </w:rPr>
        <w:t xml:space="preserve">wenig persönlichen Spielraum und Zeit für </w:t>
      </w:r>
      <w:r w:rsidR="00EC3149" w:rsidRPr="007310A7">
        <w:rPr>
          <w:rFonts w:asciiTheme="minorHAnsi" w:hAnsiTheme="minorHAnsi" w:cs="Times New Roman"/>
          <w:color w:val="000000" w:themeColor="text1"/>
          <w:sz w:val="24"/>
          <w:szCs w:val="24"/>
        </w:rPr>
        <w:t xml:space="preserve">Regeneration </w:t>
      </w:r>
      <w:r w:rsidR="000A42ED" w:rsidRPr="007310A7">
        <w:rPr>
          <w:rFonts w:asciiTheme="minorHAnsi" w:hAnsiTheme="minorHAnsi" w:cs="Times New Roman"/>
          <w:color w:val="000000" w:themeColor="text1"/>
          <w:sz w:val="24"/>
          <w:szCs w:val="24"/>
        </w:rPr>
        <w:t>einerseits</w:t>
      </w:r>
      <w:r w:rsidR="006B1CAC">
        <w:rPr>
          <w:rFonts w:asciiTheme="minorHAnsi" w:hAnsiTheme="minorHAnsi" w:cs="Times New Roman"/>
          <w:color w:val="000000" w:themeColor="text1"/>
          <w:sz w:val="24"/>
          <w:szCs w:val="24"/>
        </w:rPr>
        <w:t>,</w:t>
      </w:r>
      <w:r w:rsidR="000A42ED" w:rsidRPr="007310A7">
        <w:rPr>
          <w:rFonts w:asciiTheme="minorHAnsi" w:hAnsiTheme="minorHAnsi" w:cs="Times New Roman"/>
          <w:color w:val="000000" w:themeColor="text1"/>
          <w:sz w:val="24"/>
          <w:szCs w:val="24"/>
        </w:rPr>
        <w:t xml:space="preserve"> </w:t>
      </w:r>
      <w:r w:rsidR="00EC3149" w:rsidRPr="007310A7">
        <w:rPr>
          <w:rFonts w:asciiTheme="minorHAnsi" w:hAnsiTheme="minorHAnsi" w:cs="Times New Roman"/>
          <w:color w:val="000000" w:themeColor="text1"/>
          <w:sz w:val="24"/>
          <w:szCs w:val="24"/>
        </w:rPr>
        <w:t xml:space="preserve">sowie </w:t>
      </w:r>
      <w:r w:rsidR="00E91C72" w:rsidRPr="007310A7">
        <w:rPr>
          <w:rFonts w:asciiTheme="minorHAnsi" w:hAnsiTheme="minorHAnsi" w:cs="Times New Roman"/>
          <w:color w:val="000000" w:themeColor="text1"/>
          <w:sz w:val="24"/>
          <w:szCs w:val="24"/>
        </w:rPr>
        <w:t xml:space="preserve">eine intensivere Auseinandersetzung mit </w:t>
      </w:r>
      <w:r w:rsidR="00EC3149" w:rsidRPr="007310A7">
        <w:rPr>
          <w:rFonts w:asciiTheme="minorHAnsi" w:hAnsiTheme="minorHAnsi" w:cs="Times New Roman"/>
          <w:color w:val="000000" w:themeColor="text1"/>
          <w:sz w:val="24"/>
          <w:szCs w:val="24"/>
        </w:rPr>
        <w:t xml:space="preserve">den vielfach belastenden biographischen Erfahrungen </w:t>
      </w:r>
      <w:r w:rsidR="000A42ED" w:rsidRPr="007310A7">
        <w:rPr>
          <w:rFonts w:asciiTheme="minorHAnsi" w:hAnsiTheme="minorHAnsi" w:cs="Times New Roman"/>
          <w:color w:val="000000" w:themeColor="text1"/>
          <w:sz w:val="24"/>
          <w:szCs w:val="24"/>
        </w:rPr>
        <w:t xml:space="preserve">andererseits </w:t>
      </w:r>
      <w:r w:rsidR="00EC3149" w:rsidRPr="007310A7">
        <w:rPr>
          <w:rFonts w:asciiTheme="minorHAnsi" w:hAnsiTheme="minorHAnsi" w:cs="Times New Roman"/>
          <w:color w:val="000000" w:themeColor="text1"/>
          <w:sz w:val="24"/>
          <w:szCs w:val="24"/>
        </w:rPr>
        <w:t>zulässt.</w:t>
      </w:r>
    </w:p>
    <w:p w14:paraId="289D32BC" w14:textId="17C26DB8" w:rsidR="00E91C72" w:rsidRPr="007310A7" w:rsidRDefault="00A52258" w:rsidP="00216B74">
      <w:pPr>
        <w:pStyle w:val="berschrift3"/>
        <w:spacing w:before="480" w:after="240"/>
        <w:rPr>
          <w:rFonts w:asciiTheme="minorHAnsi" w:hAnsiTheme="minorHAnsi"/>
          <w:b/>
          <w:color w:val="000000" w:themeColor="text1"/>
        </w:rPr>
      </w:pPr>
      <w:bookmarkStart w:id="67" w:name="_Toc233288800"/>
      <w:r w:rsidRPr="007310A7">
        <w:rPr>
          <w:rFonts w:asciiTheme="minorHAnsi" w:hAnsiTheme="minorHAnsi"/>
          <w:b/>
          <w:color w:val="000000" w:themeColor="text1"/>
        </w:rPr>
        <w:t xml:space="preserve">7.2.4. </w:t>
      </w:r>
      <w:r w:rsidR="00E91C72" w:rsidRPr="007310A7">
        <w:rPr>
          <w:rFonts w:asciiTheme="minorHAnsi" w:hAnsiTheme="minorHAnsi"/>
          <w:b/>
          <w:color w:val="000000" w:themeColor="text1"/>
        </w:rPr>
        <w:t xml:space="preserve">Kontrastierung </w:t>
      </w:r>
      <w:r w:rsidR="00AA2FFC">
        <w:rPr>
          <w:rFonts w:asciiTheme="minorHAnsi" w:hAnsiTheme="minorHAnsi"/>
          <w:b/>
          <w:color w:val="000000" w:themeColor="text1"/>
        </w:rPr>
        <w:t xml:space="preserve">von </w:t>
      </w:r>
      <w:r w:rsidR="00E91C72" w:rsidRPr="007310A7">
        <w:rPr>
          <w:rFonts w:asciiTheme="minorHAnsi" w:hAnsiTheme="minorHAnsi"/>
          <w:b/>
          <w:color w:val="000000" w:themeColor="text1"/>
        </w:rPr>
        <w:t xml:space="preserve">erlebter </w:t>
      </w:r>
      <w:r w:rsidR="00AA2FFC">
        <w:rPr>
          <w:rFonts w:asciiTheme="minorHAnsi" w:hAnsiTheme="minorHAnsi"/>
          <w:b/>
          <w:color w:val="000000" w:themeColor="text1"/>
        </w:rPr>
        <w:t xml:space="preserve">und erzählter </w:t>
      </w:r>
      <w:r w:rsidR="00E91C72" w:rsidRPr="007310A7">
        <w:rPr>
          <w:rFonts w:asciiTheme="minorHAnsi" w:hAnsiTheme="minorHAnsi"/>
          <w:b/>
          <w:color w:val="000000" w:themeColor="text1"/>
        </w:rPr>
        <w:t>Lebensgeschichte</w:t>
      </w:r>
      <w:bookmarkEnd w:id="67"/>
    </w:p>
    <w:p w14:paraId="4C59613C" w14:textId="2D62EC16" w:rsidR="00E91C72" w:rsidRPr="007310A7" w:rsidRDefault="00E91C72" w:rsidP="0078702F">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In der Rekonstruktion </w:t>
      </w:r>
      <w:r w:rsidR="00B62221" w:rsidRPr="007310A7">
        <w:rPr>
          <w:rFonts w:eastAsia="Times New Roman" w:cs="Times New Roman"/>
          <w:color w:val="000000" w:themeColor="text1"/>
        </w:rPr>
        <w:t xml:space="preserve">der Fallgeschichte </w:t>
      </w:r>
      <w:r w:rsidRPr="007310A7">
        <w:rPr>
          <w:rFonts w:eastAsia="Times New Roman" w:cs="Times New Roman"/>
          <w:color w:val="000000" w:themeColor="text1"/>
        </w:rPr>
        <w:t xml:space="preserve">wird deutlich, dass </w:t>
      </w:r>
      <w:r w:rsidR="004C6D2E" w:rsidRPr="007310A7">
        <w:rPr>
          <w:rFonts w:eastAsia="Times New Roman" w:cs="Times New Roman"/>
          <w:color w:val="000000" w:themeColor="text1"/>
        </w:rPr>
        <w:t xml:space="preserve">die </w:t>
      </w:r>
      <w:r w:rsidR="00EC3149" w:rsidRPr="007310A7">
        <w:rPr>
          <w:rFonts w:eastAsia="Times New Roman" w:cs="Times New Roman"/>
          <w:color w:val="000000" w:themeColor="text1"/>
        </w:rPr>
        <w:t xml:space="preserve">Trennung </w:t>
      </w:r>
      <w:r w:rsidRPr="007310A7">
        <w:rPr>
          <w:rFonts w:eastAsia="Times New Roman" w:cs="Times New Roman"/>
          <w:color w:val="000000" w:themeColor="text1"/>
        </w:rPr>
        <w:t xml:space="preserve">von Lebensbereichen Valerie ermöglicht </w:t>
      </w:r>
      <w:r w:rsidR="004C6D2E" w:rsidRPr="007310A7">
        <w:rPr>
          <w:rFonts w:eastAsia="Times New Roman" w:cs="Times New Roman"/>
          <w:color w:val="000000" w:themeColor="text1"/>
        </w:rPr>
        <w:t xml:space="preserve">in vielen Interaktions-Kontexten </w:t>
      </w:r>
      <w:r w:rsidRPr="007310A7">
        <w:rPr>
          <w:rFonts w:eastAsia="Times New Roman" w:cs="Times New Roman"/>
          <w:color w:val="000000" w:themeColor="text1"/>
        </w:rPr>
        <w:t xml:space="preserve">Stigmatisierung </w:t>
      </w:r>
      <w:r w:rsidR="004C6D2E" w:rsidRPr="007310A7">
        <w:rPr>
          <w:rFonts w:eastAsia="Times New Roman" w:cs="Times New Roman"/>
          <w:color w:val="000000" w:themeColor="text1"/>
        </w:rPr>
        <w:t xml:space="preserve">zu vermeiden </w:t>
      </w:r>
      <w:r w:rsidR="00B62221" w:rsidRPr="007310A7">
        <w:rPr>
          <w:rFonts w:eastAsia="Times New Roman" w:cs="Times New Roman"/>
          <w:color w:val="000000" w:themeColor="text1"/>
        </w:rPr>
        <w:t xml:space="preserve">und </w:t>
      </w:r>
      <w:r w:rsidR="004C6D2E" w:rsidRPr="007310A7">
        <w:rPr>
          <w:rFonts w:eastAsia="Times New Roman" w:cs="Times New Roman"/>
          <w:color w:val="000000" w:themeColor="text1"/>
        </w:rPr>
        <w:t xml:space="preserve">einen </w:t>
      </w:r>
      <w:r w:rsidR="00B62221" w:rsidRPr="007310A7">
        <w:rPr>
          <w:rFonts w:eastAsia="Times New Roman" w:cs="Times New Roman"/>
          <w:i/>
          <w:iCs/>
          <w:color w:val="000000" w:themeColor="text1"/>
        </w:rPr>
        <w:t>normalen</w:t>
      </w:r>
      <w:r w:rsidR="00B62221" w:rsidRPr="007310A7">
        <w:rPr>
          <w:rFonts w:eastAsia="Times New Roman" w:cs="Times New Roman"/>
          <w:color w:val="000000" w:themeColor="text1"/>
        </w:rPr>
        <w:t xml:space="preserve"> </w:t>
      </w:r>
      <w:r w:rsidR="004C6D2E" w:rsidRPr="007310A7">
        <w:rPr>
          <w:rFonts w:eastAsia="Times New Roman" w:cs="Times New Roman"/>
          <w:color w:val="000000" w:themeColor="text1"/>
        </w:rPr>
        <w:t>sozio-ökonomischen und beruflichen Etablierungsprozess zu vollziehen</w:t>
      </w:r>
      <w:r w:rsidRPr="007310A7">
        <w:rPr>
          <w:rFonts w:eastAsia="Times New Roman" w:cs="Times New Roman"/>
          <w:color w:val="000000" w:themeColor="text1"/>
        </w:rPr>
        <w:t xml:space="preserve">. Dadurch kann sie </w:t>
      </w:r>
      <w:r w:rsidR="004C6D2E" w:rsidRPr="007310A7">
        <w:rPr>
          <w:rFonts w:eastAsia="Times New Roman" w:cs="Times New Roman"/>
          <w:color w:val="000000" w:themeColor="text1"/>
        </w:rPr>
        <w:t xml:space="preserve">in bestimmten Bereichen ihres Lebens </w:t>
      </w:r>
      <w:r w:rsidR="00C817EA" w:rsidRPr="007310A7">
        <w:rPr>
          <w:rFonts w:eastAsia="Times New Roman" w:cs="Times New Roman"/>
          <w:color w:val="000000" w:themeColor="text1"/>
        </w:rPr>
        <w:t>H</w:t>
      </w:r>
      <w:r w:rsidRPr="007310A7">
        <w:rPr>
          <w:rFonts w:eastAsia="Times New Roman" w:cs="Times New Roman"/>
          <w:color w:val="000000" w:themeColor="text1"/>
        </w:rPr>
        <w:t>andlungsm</w:t>
      </w:r>
      <w:r w:rsidR="00C817EA" w:rsidRPr="007310A7">
        <w:rPr>
          <w:rFonts w:eastAsia="Times New Roman" w:cs="Times New Roman"/>
          <w:color w:val="000000" w:themeColor="text1"/>
        </w:rPr>
        <w:t>acht ausüben</w:t>
      </w:r>
      <w:r w:rsidRPr="007310A7">
        <w:rPr>
          <w:rFonts w:eastAsia="Times New Roman" w:cs="Times New Roman"/>
          <w:color w:val="000000" w:themeColor="text1"/>
        </w:rPr>
        <w:t>. Die</w:t>
      </w:r>
      <w:r w:rsidR="004C6D2E" w:rsidRPr="007310A7">
        <w:rPr>
          <w:rFonts w:eastAsia="Times New Roman" w:cs="Times New Roman"/>
          <w:color w:val="000000" w:themeColor="text1"/>
        </w:rPr>
        <w:t>se</w:t>
      </w:r>
      <w:r w:rsidRPr="007310A7">
        <w:rPr>
          <w:rFonts w:eastAsia="Times New Roman" w:cs="Times New Roman"/>
          <w:color w:val="000000" w:themeColor="text1"/>
        </w:rPr>
        <w:t xml:space="preserve"> Aufteilung spiegelt sich auf der Präsentationsebene in der Trennung der zwei thematischen Felder</w:t>
      </w:r>
      <w:r w:rsidR="004904CD" w:rsidRPr="007310A7">
        <w:rPr>
          <w:rFonts w:eastAsia="Times New Roman" w:cs="Times New Roman"/>
          <w:color w:val="000000" w:themeColor="text1"/>
        </w:rPr>
        <w:t xml:space="preserve"> – Biographie im Kontext der (intergeschlechtlichen) Diagnose</w:t>
      </w:r>
      <w:r w:rsidR="004904CD" w:rsidRPr="007310A7">
        <w:rPr>
          <w:rFonts w:eastAsia="Times New Roman" w:cs="Times New Roman"/>
          <w:i/>
          <w:iCs/>
          <w:color w:val="000000" w:themeColor="text1"/>
        </w:rPr>
        <w:t xml:space="preserve"> </w:t>
      </w:r>
      <w:r w:rsidRPr="007310A7">
        <w:rPr>
          <w:rFonts w:eastAsia="Times New Roman" w:cs="Times New Roman"/>
          <w:color w:val="000000" w:themeColor="text1"/>
        </w:rPr>
        <w:t xml:space="preserve">und beruflicher Werdegang </w:t>
      </w:r>
      <w:r w:rsidR="004904CD" w:rsidRPr="007310A7">
        <w:rPr>
          <w:rFonts w:eastAsia="Times New Roman" w:cs="Times New Roman"/>
          <w:color w:val="000000" w:themeColor="text1"/>
        </w:rPr>
        <w:t xml:space="preserve">– </w:t>
      </w:r>
      <w:r w:rsidRPr="007310A7">
        <w:rPr>
          <w:rFonts w:eastAsia="Times New Roman" w:cs="Times New Roman"/>
          <w:color w:val="000000" w:themeColor="text1"/>
        </w:rPr>
        <w:lastRenderedPageBreak/>
        <w:t xml:space="preserve">innerhalb der Eingangserzählung. Dabei verhindert das </w:t>
      </w:r>
      <w:r w:rsidR="004C6D2E" w:rsidRPr="007310A7">
        <w:rPr>
          <w:rFonts w:eastAsia="Times New Roman" w:cs="Times New Roman"/>
          <w:color w:val="000000" w:themeColor="text1"/>
        </w:rPr>
        <w:t xml:space="preserve">von Valerie übernommene </w:t>
      </w:r>
      <w:r w:rsidRPr="007310A7">
        <w:rPr>
          <w:rFonts w:eastAsia="Times New Roman" w:cs="Times New Roman"/>
          <w:color w:val="000000" w:themeColor="text1"/>
        </w:rPr>
        <w:t xml:space="preserve">elterliche Narrativ </w:t>
      </w:r>
      <w:r w:rsidRPr="007310A7">
        <w:rPr>
          <w:rFonts w:eastAsia="Times New Roman" w:cs="Times New Roman"/>
          <w:i/>
          <w:iCs/>
          <w:color w:val="000000" w:themeColor="text1"/>
        </w:rPr>
        <w:t>Migration auf Grund meines körperlichen Defekts</w:t>
      </w:r>
      <w:r w:rsidRPr="007310A7">
        <w:rPr>
          <w:rFonts w:eastAsia="Times New Roman" w:cs="Times New Roman"/>
          <w:color w:val="000000" w:themeColor="text1"/>
        </w:rPr>
        <w:t xml:space="preserve"> jedoch sowohl eine </w:t>
      </w:r>
      <w:r w:rsidR="00B96858" w:rsidRPr="007310A7">
        <w:rPr>
          <w:rFonts w:eastAsia="Times New Roman" w:cs="Times New Roman"/>
          <w:color w:val="000000" w:themeColor="text1"/>
        </w:rPr>
        <w:t xml:space="preserve">persönliche </w:t>
      </w:r>
      <w:r w:rsidRPr="007310A7">
        <w:rPr>
          <w:rFonts w:eastAsia="Times New Roman" w:cs="Times New Roman"/>
          <w:color w:val="000000" w:themeColor="text1"/>
        </w:rPr>
        <w:t xml:space="preserve">Thematisierung der erlebten Migrationsgeschichte als auch </w:t>
      </w:r>
      <w:r w:rsidR="00C817EA" w:rsidRPr="007310A7">
        <w:rPr>
          <w:rFonts w:eastAsia="Times New Roman" w:cs="Times New Roman"/>
          <w:color w:val="000000" w:themeColor="text1"/>
        </w:rPr>
        <w:t xml:space="preserve">überwiegend </w:t>
      </w:r>
      <w:r w:rsidRPr="007310A7">
        <w:rPr>
          <w:rFonts w:eastAsia="Times New Roman" w:cs="Times New Roman"/>
          <w:color w:val="000000" w:themeColor="text1"/>
        </w:rPr>
        <w:t xml:space="preserve">die Auseinandersetzung mit </w:t>
      </w:r>
      <w:r w:rsidR="00C817EA" w:rsidRPr="007310A7">
        <w:rPr>
          <w:rFonts w:eastAsia="Times New Roman" w:cs="Times New Roman"/>
          <w:color w:val="000000" w:themeColor="text1"/>
        </w:rPr>
        <w:t xml:space="preserve">durchlebten </w:t>
      </w:r>
      <w:r w:rsidR="004C6D2E" w:rsidRPr="007310A7">
        <w:rPr>
          <w:rFonts w:eastAsia="Times New Roman" w:cs="Times New Roman"/>
          <w:color w:val="000000" w:themeColor="text1"/>
        </w:rPr>
        <w:t xml:space="preserve">traumatischen </w:t>
      </w:r>
      <w:r w:rsidR="00C817EA" w:rsidRPr="007310A7">
        <w:rPr>
          <w:rFonts w:eastAsia="Times New Roman" w:cs="Times New Roman"/>
          <w:color w:val="000000" w:themeColor="text1"/>
        </w:rPr>
        <w:t>Behandlungs</w:t>
      </w:r>
      <w:r w:rsidR="004C6D2E" w:rsidRPr="007310A7">
        <w:rPr>
          <w:rFonts w:eastAsia="Times New Roman" w:cs="Times New Roman"/>
          <w:color w:val="000000" w:themeColor="text1"/>
        </w:rPr>
        <w:t>e</w:t>
      </w:r>
      <w:r w:rsidRPr="007310A7">
        <w:rPr>
          <w:rFonts w:eastAsia="Times New Roman" w:cs="Times New Roman"/>
          <w:color w:val="000000" w:themeColor="text1"/>
        </w:rPr>
        <w:t xml:space="preserve">rfahrungen. Während sie ihre Migrationserfahrung auf der Präsentationsebene überwiegend ausspart, spricht sie über ihre Intergeschlechtlichkeit vor allem mittels Übernahme der </w:t>
      </w:r>
      <w:r w:rsidR="004C6D2E" w:rsidRPr="007310A7">
        <w:rPr>
          <w:rFonts w:eastAsia="Times New Roman" w:cs="Times New Roman"/>
          <w:color w:val="000000" w:themeColor="text1"/>
        </w:rPr>
        <w:t xml:space="preserve">Terminologie des medizinischen Spezialdiskurses </w:t>
      </w:r>
      <w:r w:rsidRPr="007310A7">
        <w:rPr>
          <w:rFonts w:eastAsia="Times New Roman" w:cs="Times New Roman"/>
          <w:color w:val="000000" w:themeColor="text1"/>
        </w:rPr>
        <w:t>und in Bezugnahme auf die an sie gestellten geschlechtlich</w:t>
      </w:r>
      <w:r w:rsidR="004C6D2E" w:rsidRPr="007310A7">
        <w:rPr>
          <w:rFonts w:eastAsia="Times New Roman" w:cs="Times New Roman"/>
          <w:color w:val="000000" w:themeColor="text1"/>
        </w:rPr>
        <w:t>-normativen</w:t>
      </w:r>
      <w:r w:rsidRPr="007310A7">
        <w:rPr>
          <w:rFonts w:eastAsia="Times New Roman" w:cs="Times New Roman"/>
          <w:color w:val="000000" w:themeColor="text1"/>
        </w:rPr>
        <w:t xml:space="preserve"> Anforderungen. Dabei verhindert </w:t>
      </w:r>
      <w:r w:rsidR="004C6D2E" w:rsidRPr="007310A7">
        <w:rPr>
          <w:rFonts w:eastAsia="Times New Roman" w:cs="Times New Roman"/>
          <w:color w:val="000000" w:themeColor="text1"/>
        </w:rPr>
        <w:t xml:space="preserve">eine </w:t>
      </w:r>
      <w:r w:rsidRPr="007310A7">
        <w:rPr>
          <w:rFonts w:eastAsia="Times New Roman" w:cs="Times New Roman"/>
          <w:color w:val="000000" w:themeColor="text1"/>
        </w:rPr>
        <w:t xml:space="preserve">durch </w:t>
      </w:r>
      <w:r w:rsidR="004C6D2E" w:rsidRPr="007310A7">
        <w:rPr>
          <w:rFonts w:eastAsia="Times New Roman" w:cs="Times New Roman"/>
          <w:color w:val="000000" w:themeColor="text1"/>
        </w:rPr>
        <w:t xml:space="preserve">das </w:t>
      </w:r>
      <w:r w:rsidRPr="007310A7">
        <w:rPr>
          <w:rFonts w:eastAsia="Times New Roman" w:cs="Times New Roman"/>
          <w:color w:val="000000" w:themeColor="text1"/>
        </w:rPr>
        <w:t xml:space="preserve">familiale </w:t>
      </w:r>
      <w:r w:rsidR="004C6D2E" w:rsidRPr="007310A7">
        <w:rPr>
          <w:rFonts w:eastAsia="Times New Roman" w:cs="Times New Roman"/>
          <w:color w:val="000000" w:themeColor="text1"/>
        </w:rPr>
        <w:t xml:space="preserve">Narrativ mitbedingte </w:t>
      </w:r>
      <w:r w:rsidRPr="007310A7">
        <w:rPr>
          <w:rFonts w:eastAsia="Times New Roman" w:cs="Times New Roman"/>
          <w:color w:val="000000" w:themeColor="text1"/>
        </w:rPr>
        <w:t xml:space="preserve">Loyalitätsbindung an ihre Eltern, dass sie </w:t>
      </w:r>
      <w:r w:rsidR="004C6D2E" w:rsidRPr="007310A7">
        <w:rPr>
          <w:rFonts w:eastAsia="Times New Roman" w:cs="Times New Roman"/>
          <w:color w:val="000000" w:themeColor="text1"/>
        </w:rPr>
        <w:t xml:space="preserve">deren Umgang mit ihr und ihrer Variation </w:t>
      </w:r>
      <w:proofErr w:type="spellStart"/>
      <w:r w:rsidR="004C6D2E" w:rsidRPr="007310A7">
        <w:rPr>
          <w:rFonts w:eastAsia="Times New Roman" w:cs="Times New Roman"/>
          <w:color w:val="000000" w:themeColor="text1"/>
        </w:rPr>
        <w:t>be</w:t>
      </w:r>
      <w:proofErr w:type="spellEnd"/>
      <w:r w:rsidR="004C6D2E" w:rsidRPr="007310A7">
        <w:rPr>
          <w:rFonts w:eastAsia="Times New Roman" w:cs="Times New Roman"/>
          <w:color w:val="000000" w:themeColor="text1"/>
        </w:rPr>
        <w:t>- bzw. hinterfrag</w:t>
      </w:r>
      <w:r w:rsidR="00C817EA" w:rsidRPr="007310A7">
        <w:rPr>
          <w:rFonts w:eastAsia="Times New Roman" w:cs="Times New Roman"/>
          <w:color w:val="000000" w:themeColor="text1"/>
        </w:rPr>
        <w:t>t</w:t>
      </w:r>
      <w:r w:rsidR="004C6D2E" w:rsidRPr="007310A7">
        <w:rPr>
          <w:rFonts w:eastAsia="Times New Roman" w:cs="Times New Roman"/>
          <w:color w:val="000000" w:themeColor="text1"/>
        </w:rPr>
        <w:t xml:space="preserve">. </w:t>
      </w:r>
      <w:r w:rsidRPr="007310A7">
        <w:rPr>
          <w:rFonts w:eastAsia="Times New Roman" w:cs="Times New Roman"/>
          <w:color w:val="000000" w:themeColor="text1"/>
        </w:rPr>
        <w:t xml:space="preserve">Letzteres </w:t>
      </w:r>
      <w:r w:rsidR="004C6D2E" w:rsidRPr="007310A7">
        <w:rPr>
          <w:rFonts w:eastAsia="Times New Roman" w:cs="Times New Roman"/>
          <w:color w:val="000000" w:themeColor="text1"/>
        </w:rPr>
        <w:t xml:space="preserve">limitiert </w:t>
      </w:r>
      <w:r w:rsidR="00C817EA" w:rsidRPr="007310A7">
        <w:rPr>
          <w:rFonts w:eastAsia="Times New Roman" w:cs="Times New Roman"/>
          <w:color w:val="000000" w:themeColor="text1"/>
        </w:rPr>
        <w:t xml:space="preserve">die Biographin in </w:t>
      </w:r>
      <w:r w:rsidR="004C6D2E" w:rsidRPr="007310A7">
        <w:rPr>
          <w:rFonts w:eastAsia="Times New Roman" w:cs="Times New Roman"/>
          <w:color w:val="000000" w:themeColor="text1"/>
        </w:rPr>
        <w:t>eine</w:t>
      </w:r>
      <w:r w:rsidR="00C817EA" w:rsidRPr="007310A7">
        <w:rPr>
          <w:rFonts w:eastAsia="Times New Roman" w:cs="Times New Roman"/>
          <w:color w:val="000000" w:themeColor="text1"/>
        </w:rPr>
        <w:t>r</w:t>
      </w:r>
      <w:r w:rsidR="004C6D2E" w:rsidRPr="007310A7">
        <w:rPr>
          <w:rFonts w:eastAsia="Times New Roman" w:cs="Times New Roman"/>
          <w:color w:val="000000" w:themeColor="text1"/>
        </w:rPr>
        <w:t xml:space="preserve"> transformative</w:t>
      </w:r>
      <w:r w:rsidR="00C817EA" w:rsidRPr="007310A7">
        <w:rPr>
          <w:rFonts w:eastAsia="Times New Roman" w:cs="Times New Roman"/>
          <w:color w:val="000000" w:themeColor="text1"/>
        </w:rPr>
        <w:t>n</w:t>
      </w:r>
      <w:r w:rsidR="004C6D2E" w:rsidRPr="007310A7">
        <w:rPr>
          <w:rFonts w:eastAsia="Times New Roman" w:cs="Times New Roman"/>
          <w:color w:val="000000" w:themeColor="text1"/>
        </w:rPr>
        <w:t xml:space="preserve"> Bearbeitung etablierter Handlungsstrategien. Dies </w:t>
      </w:r>
      <w:r w:rsidR="00C817EA" w:rsidRPr="007310A7">
        <w:rPr>
          <w:rFonts w:eastAsia="Times New Roman" w:cs="Times New Roman"/>
          <w:color w:val="000000" w:themeColor="text1"/>
        </w:rPr>
        <w:t xml:space="preserve">beeinflusst </w:t>
      </w:r>
      <w:r w:rsidR="004C6D2E" w:rsidRPr="007310A7">
        <w:rPr>
          <w:rFonts w:eastAsia="Times New Roman" w:cs="Times New Roman"/>
          <w:color w:val="000000" w:themeColor="text1"/>
        </w:rPr>
        <w:t xml:space="preserve">ebenfalls </w:t>
      </w:r>
      <w:r w:rsidR="00C817EA" w:rsidRPr="007310A7">
        <w:rPr>
          <w:rFonts w:eastAsia="Times New Roman" w:cs="Times New Roman"/>
          <w:color w:val="000000" w:themeColor="text1"/>
        </w:rPr>
        <w:t xml:space="preserve">Valeries </w:t>
      </w:r>
      <w:r w:rsidR="004C6D2E" w:rsidRPr="007310A7">
        <w:rPr>
          <w:rFonts w:eastAsia="Times New Roman" w:cs="Times New Roman"/>
          <w:color w:val="000000" w:themeColor="text1"/>
        </w:rPr>
        <w:t xml:space="preserve">Navigation von Paar-Beziehungen, die durch </w:t>
      </w:r>
      <w:r w:rsidR="00C817EA" w:rsidRPr="007310A7">
        <w:rPr>
          <w:rFonts w:eastAsia="Times New Roman" w:cs="Times New Roman"/>
          <w:color w:val="000000" w:themeColor="text1"/>
        </w:rPr>
        <w:t xml:space="preserve">den </w:t>
      </w:r>
      <w:r w:rsidR="004C6D2E" w:rsidRPr="007310A7">
        <w:rPr>
          <w:rFonts w:eastAsia="Times New Roman" w:cs="Times New Roman"/>
          <w:color w:val="000000" w:themeColor="text1"/>
        </w:rPr>
        <w:t>biographisch erlernten Umgang mit ihrer Intergeschlechtlichkeit strukturiert</w:t>
      </w:r>
      <w:r w:rsidR="00C817EA" w:rsidRPr="007310A7">
        <w:rPr>
          <w:rFonts w:eastAsia="Times New Roman" w:cs="Times New Roman"/>
          <w:color w:val="000000" w:themeColor="text1"/>
        </w:rPr>
        <w:t xml:space="preserve"> sind</w:t>
      </w:r>
      <w:r w:rsidR="004C6D2E" w:rsidRPr="007310A7">
        <w:rPr>
          <w:rFonts w:eastAsia="Times New Roman" w:cs="Times New Roman"/>
          <w:color w:val="000000" w:themeColor="text1"/>
        </w:rPr>
        <w:t xml:space="preserve">: einerseits in Form von Strategien des Stigma-Managements zur Verhinderung von Diskreditierung </w:t>
      </w:r>
      <w:r w:rsidR="00C817EA" w:rsidRPr="007310A7">
        <w:rPr>
          <w:rFonts w:eastAsia="Times New Roman" w:cs="Times New Roman"/>
          <w:color w:val="000000" w:themeColor="text1"/>
        </w:rPr>
        <w:t>u</w:t>
      </w:r>
      <w:r w:rsidR="004C6D2E" w:rsidRPr="007310A7">
        <w:rPr>
          <w:rFonts w:eastAsia="Times New Roman" w:cs="Times New Roman"/>
          <w:color w:val="000000" w:themeColor="text1"/>
        </w:rPr>
        <w:t>nd andererseits durch gesteigerte Verpflichtungsgefühle und Verantwortungsübernahme, wodurch eigene Bedürfnisse und Grenzen in den Hintergrund geraten.</w:t>
      </w:r>
    </w:p>
    <w:p w14:paraId="1BF41F21" w14:textId="54973610" w:rsidR="00132E2C" w:rsidRPr="007310A7" w:rsidRDefault="00E91C72" w:rsidP="0078702F">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Im beruflichen </w:t>
      </w:r>
      <w:r w:rsidR="004C6D2E" w:rsidRPr="007310A7">
        <w:rPr>
          <w:rFonts w:eastAsia="Times New Roman" w:cs="Times New Roman"/>
          <w:color w:val="000000" w:themeColor="text1"/>
        </w:rPr>
        <w:t xml:space="preserve">Handlungskontext </w:t>
      </w:r>
      <w:r w:rsidRPr="007310A7">
        <w:rPr>
          <w:rFonts w:eastAsia="Times New Roman" w:cs="Times New Roman"/>
          <w:color w:val="000000" w:themeColor="text1"/>
        </w:rPr>
        <w:t xml:space="preserve">kann Valerie weitgehend selbstbestimmt handeln und sich auf der Präsentationsebene auch sprachlich stärker ins Zentrum rücken. </w:t>
      </w:r>
      <w:r w:rsidR="004C6D2E" w:rsidRPr="007310A7">
        <w:rPr>
          <w:rFonts w:eastAsia="Times New Roman" w:cs="Times New Roman"/>
          <w:color w:val="000000" w:themeColor="text1"/>
        </w:rPr>
        <w:t xml:space="preserve">Gleichzeitig ermöglicht Valerie das Verfolgen ihrer beruflichen Karriere </w:t>
      </w:r>
      <w:r w:rsidR="004904CD" w:rsidRPr="007310A7">
        <w:rPr>
          <w:rFonts w:eastAsia="Times New Roman" w:cs="Times New Roman"/>
          <w:color w:val="000000" w:themeColor="text1"/>
        </w:rPr>
        <w:t>eine Distanzierung von</w:t>
      </w:r>
      <w:r w:rsidR="004C6D2E" w:rsidRPr="007310A7">
        <w:rPr>
          <w:rFonts w:eastAsia="Times New Roman" w:cs="Times New Roman"/>
          <w:color w:val="000000" w:themeColor="text1"/>
        </w:rPr>
        <w:t xml:space="preserve"> für sie problematischen Beziehungen </w:t>
      </w:r>
      <w:r w:rsidR="004904CD" w:rsidRPr="007310A7">
        <w:rPr>
          <w:rFonts w:eastAsia="Times New Roman" w:cs="Times New Roman"/>
          <w:color w:val="000000" w:themeColor="text1"/>
        </w:rPr>
        <w:t xml:space="preserve">und in Folge eine erstmals selbstbestimmtere Auseinandersetzung mit ihrer </w:t>
      </w:r>
      <w:r w:rsidR="00B96858" w:rsidRPr="007310A7">
        <w:rPr>
          <w:rFonts w:eastAsia="Times New Roman" w:cs="Times New Roman"/>
          <w:color w:val="000000" w:themeColor="text1"/>
        </w:rPr>
        <w:t xml:space="preserve">medizinischen </w:t>
      </w:r>
      <w:r w:rsidR="004904CD" w:rsidRPr="007310A7">
        <w:rPr>
          <w:rFonts w:eastAsia="Times New Roman" w:cs="Times New Roman"/>
          <w:color w:val="000000" w:themeColor="text1"/>
        </w:rPr>
        <w:t xml:space="preserve">Geschichte. </w:t>
      </w:r>
      <w:r w:rsidRPr="007310A7">
        <w:rPr>
          <w:rFonts w:eastAsia="Times New Roman" w:cs="Times New Roman"/>
          <w:color w:val="000000" w:themeColor="text1"/>
        </w:rPr>
        <w:t>Dies</w:t>
      </w:r>
      <w:r w:rsidR="004C6D2E" w:rsidRPr="007310A7">
        <w:rPr>
          <w:rFonts w:eastAsia="Times New Roman" w:cs="Times New Roman"/>
          <w:color w:val="000000" w:themeColor="text1"/>
        </w:rPr>
        <w:t>e mit einem Bildungsaufstieg einhergehende Etablierung im Beruflichen</w:t>
      </w:r>
      <w:r w:rsidRPr="007310A7">
        <w:rPr>
          <w:rFonts w:eastAsia="Times New Roman" w:cs="Times New Roman"/>
          <w:color w:val="000000" w:themeColor="text1"/>
        </w:rPr>
        <w:t xml:space="preserve"> kann </w:t>
      </w:r>
      <w:r w:rsidR="004904CD" w:rsidRPr="007310A7">
        <w:rPr>
          <w:rFonts w:eastAsia="Times New Roman" w:cs="Times New Roman"/>
          <w:color w:val="000000" w:themeColor="text1"/>
        </w:rPr>
        <w:t xml:space="preserve">insofern </w:t>
      </w:r>
      <w:r w:rsidRPr="007310A7">
        <w:rPr>
          <w:rFonts w:eastAsia="Times New Roman" w:cs="Times New Roman"/>
          <w:color w:val="000000" w:themeColor="text1"/>
        </w:rPr>
        <w:t xml:space="preserve">als </w:t>
      </w:r>
      <w:r w:rsidR="004C6D2E" w:rsidRPr="007310A7">
        <w:rPr>
          <w:rFonts w:eastAsia="Times New Roman" w:cs="Times New Roman"/>
          <w:color w:val="000000" w:themeColor="text1"/>
        </w:rPr>
        <w:t xml:space="preserve">Gegengewicht und Umgangsweise mit </w:t>
      </w:r>
      <w:r w:rsidR="00C817EA" w:rsidRPr="007310A7">
        <w:rPr>
          <w:rFonts w:eastAsia="Times New Roman" w:cs="Times New Roman"/>
          <w:color w:val="000000" w:themeColor="text1"/>
        </w:rPr>
        <w:t xml:space="preserve">erlebten </w:t>
      </w:r>
      <w:r w:rsidRPr="007310A7">
        <w:rPr>
          <w:rFonts w:eastAsia="Times New Roman" w:cs="Times New Roman"/>
          <w:color w:val="000000" w:themeColor="text1"/>
        </w:rPr>
        <w:t>Fremdbestimmungserfahrungen</w:t>
      </w:r>
      <w:r w:rsidR="004C6D2E" w:rsidRPr="007310A7">
        <w:rPr>
          <w:rFonts w:eastAsia="Times New Roman" w:cs="Times New Roman"/>
          <w:color w:val="000000" w:themeColor="text1"/>
        </w:rPr>
        <w:t xml:space="preserve"> </w:t>
      </w:r>
      <w:r w:rsidRPr="007310A7">
        <w:rPr>
          <w:rFonts w:eastAsia="Times New Roman" w:cs="Times New Roman"/>
          <w:color w:val="000000" w:themeColor="text1"/>
        </w:rPr>
        <w:t xml:space="preserve">verstanden werden. Jedoch </w:t>
      </w:r>
      <w:r w:rsidR="004C6D2E" w:rsidRPr="007310A7">
        <w:rPr>
          <w:rFonts w:eastAsia="Times New Roman" w:cs="Times New Roman"/>
          <w:color w:val="000000" w:themeColor="text1"/>
        </w:rPr>
        <w:t xml:space="preserve">basiert diese Umgangsform </w:t>
      </w:r>
      <w:r w:rsidRPr="007310A7">
        <w:rPr>
          <w:rFonts w:eastAsia="Times New Roman" w:cs="Times New Roman"/>
          <w:color w:val="000000" w:themeColor="text1"/>
        </w:rPr>
        <w:t>auf de</w:t>
      </w:r>
      <w:r w:rsidR="00B96858" w:rsidRPr="007310A7">
        <w:rPr>
          <w:rFonts w:eastAsia="Times New Roman" w:cs="Times New Roman"/>
          <w:color w:val="000000" w:themeColor="text1"/>
        </w:rPr>
        <w:t>m</w:t>
      </w:r>
      <w:r w:rsidRPr="007310A7">
        <w:rPr>
          <w:rFonts w:eastAsia="Times New Roman" w:cs="Times New Roman"/>
          <w:color w:val="000000" w:themeColor="text1"/>
        </w:rPr>
        <w:t xml:space="preserve"> verinnerlichten Verstecken </w:t>
      </w:r>
      <w:r w:rsidR="004904CD" w:rsidRPr="007310A7">
        <w:rPr>
          <w:rFonts w:eastAsia="Times New Roman" w:cs="Times New Roman"/>
          <w:color w:val="000000" w:themeColor="text1"/>
        </w:rPr>
        <w:t xml:space="preserve">ihrer </w:t>
      </w:r>
      <w:r w:rsidR="004C6D2E" w:rsidRPr="007310A7">
        <w:rPr>
          <w:rFonts w:eastAsia="Times New Roman" w:cs="Times New Roman"/>
          <w:color w:val="000000" w:themeColor="text1"/>
        </w:rPr>
        <w:t>Besonderheit</w:t>
      </w:r>
      <w:r w:rsidR="004904CD" w:rsidRPr="007310A7">
        <w:rPr>
          <w:rFonts w:eastAsia="Times New Roman" w:cs="Times New Roman"/>
          <w:color w:val="000000" w:themeColor="text1"/>
        </w:rPr>
        <w:t xml:space="preserve"> </w:t>
      </w:r>
      <w:r w:rsidR="00B96858" w:rsidRPr="007310A7">
        <w:rPr>
          <w:rFonts w:eastAsia="Times New Roman" w:cs="Times New Roman"/>
          <w:color w:val="000000" w:themeColor="text1"/>
        </w:rPr>
        <w:t>und der kontinuierlichen Trennung von</w:t>
      </w:r>
      <w:r w:rsidR="004904CD" w:rsidRPr="007310A7">
        <w:rPr>
          <w:rFonts w:eastAsia="Times New Roman" w:cs="Times New Roman"/>
          <w:color w:val="000000" w:themeColor="text1"/>
        </w:rPr>
        <w:t xml:space="preserve"> biographisch</w:t>
      </w:r>
      <w:r w:rsidR="00B96858" w:rsidRPr="007310A7">
        <w:rPr>
          <w:rFonts w:eastAsia="Times New Roman" w:cs="Times New Roman"/>
          <w:color w:val="000000" w:themeColor="text1"/>
        </w:rPr>
        <w:t>en Handlungs- und Erlebensb</w:t>
      </w:r>
      <w:r w:rsidR="004904CD" w:rsidRPr="007310A7">
        <w:rPr>
          <w:rFonts w:eastAsia="Times New Roman" w:cs="Times New Roman"/>
          <w:color w:val="000000" w:themeColor="text1"/>
        </w:rPr>
        <w:t>ereichen</w:t>
      </w:r>
      <w:r w:rsidRPr="007310A7">
        <w:rPr>
          <w:rFonts w:eastAsia="Times New Roman" w:cs="Times New Roman"/>
          <w:color w:val="000000" w:themeColor="text1"/>
        </w:rPr>
        <w:t xml:space="preserve">. </w:t>
      </w:r>
    </w:p>
    <w:p w14:paraId="2ED5A13C" w14:textId="566C6214" w:rsidR="00E91C72" w:rsidRPr="007310A7" w:rsidRDefault="00132E2C" w:rsidP="00132E2C">
      <w:pPr>
        <w:rPr>
          <w:rFonts w:eastAsia="Times New Roman" w:cs="Times New Roman"/>
          <w:color w:val="000000" w:themeColor="text1"/>
        </w:rPr>
      </w:pPr>
      <w:r w:rsidRPr="007310A7">
        <w:rPr>
          <w:rFonts w:eastAsia="Times New Roman" w:cs="Times New Roman"/>
          <w:color w:val="000000" w:themeColor="text1"/>
        </w:rPr>
        <w:br w:type="page"/>
      </w:r>
    </w:p>
    <w:p w14:paraId="163137DC" w14:textId="24A91220" w:rsidR="00631021" w:rsidRPr="007310A7" w:rsidRDefault="00A52258" w:rsidP="00381335">
      <w:pPr>
        <w:pStyle w:val="berschrift2"/>
        <w:spacing w:before="480" w:after="360"/>
        <w:rPr>
          <w:rFonts w:asciiTheme="minorHAnsi" w:hAnsiTheme="minorHAnsi"/>
          <w:b/>
          <w:color w:val="000000" w:themeColor="text1"/>
          <w:sz w:val="24"/>
          <w:szCs w:val="24"/>
        </w:rPr>
      </w:pPr>
      <w:bookmarkStart w:id="68" w:name="_Toc233288801"/>
      <w:r w:rsidRPr="007310A7">
        <w:rPr>
          <w:rFonts w:asciiTheme="minorHAnsi" w:hAnsiTheme="minorHAnsi"/>
          <w:b/>
          <w:color w:val="000000" w:themeColor="text1"/>
          <w:sz w:val="24"/>
          <w:szCs w:val="24"/>
        </w:rPr>
        <w:lastRenderedPageBreak/>
        <w:t xml:space="preserve">7.3. </w:t>
      </w:r>
      <w:r w:rsidR="00631021" w:rsidRPr="007310A7">
        <w:rPr>
          <w:rFonts w:asciiTheme="minorHAnsi" w:hAnsiTheme="minorHAnsi"/>
          <w:b/>
          <w:color w:val="000000" w:themeColor="text1"/>
          <w:sz w:val="24"/>
          <w:szCs w:val="24"/>
        </w:rPr>
        <w:t xml:space="preserve">Der Fall von Alex: </w:t>
      </w:r>
      <w:r w:rsidR="00F05CB4">
        <w:rPr>
          <w:rFonts w:asciiTheme="minorHAnsi" w:hAnsiTheme="minorHAnsi"/>
          <w:b/>
          <w:color w:val="000000" w:themeColor="text1"/>
          <w:sz w:val="24"/>
          <w:szCs w:val="24"/>
        </w:rPr>
        <w:t>Selbst-O</w:t>
      </w:r>
      <w:r w:rsidR="000B0325" w:rsidRPr="007310A7">
        <w:rPr>
          <w:rFonts w:asciiTheme="minorHAnsi" w:hAnsiTheme="minorHAnsi"/>
          <w:b/>
          <w:color w:val="000000" w:themeColor="text1"/>
          <w:sz w:val="24"/>
          <w:szCs w:val="24"/>
        </w:rPr>
        <w:t xml:space="preserve">bjektivierung </w:t>
      </w:r>
      <w:r w:rsidR="00631021" w:rsidRPr="007310A7">
        <w:rPr>
          <w:rFonts w:asciiTheme="minorHAnsi" w:hAnsiTheme="minorHAnsi"/>
          <w:b/>
          <w:color w:val="000000" w:themeColor="text1"/>
          <w:sz w:val="24"/>
          <w:szCs w:val="24"/>
        </w:rPr>
        <w:t>als Überlebensstrategie</w:t>
      </w:r>
      <w:bookmarkEnd w:id="68"/>
    </w:p>
    <w:p w14:paraId="43B156DD" w14:textId="38BF62DD" w:rsidR="008542A7" w:rsidRPr="007310A7" w:rsidRDefault="008542A7" w:rsidP="005B76CF">
      <w:pPr>
        <w:spacing w:line="360" w:lineRule="auto"/>
        <w:jc w:val="both"/>
        <w:rPr>
          <w:bCs/>
          <w:color w:val="000000" w:themeColor="text1"/>
        </w:rPr>
      </w:pPr>
      <w:r w:rsidRPr="007310A7">
        <w:rPr>
          <w:bCs/>
          <w:color w:val="000000" w:themeColor="text1"/>
        </w:rPr>
        <w:t xml:space="preserve">Der Kontakt zu Alex wird mir über einen als Multiplikator und Gatekeeper fungierenden Arzt aus einem medizinischen Schwerpunkt-Zentrum für </w:t>
      </w:r>
      <w:r w:rsidRPr="007310A7">
        <w:rPr>
          <w:bCs/>
          <w:i/>
          <w:iCs/>
          <w:color w:val="000000" w:themeColor="text1"/>
        </w:rPr>
        <w:t>Varianten der Geschlechtsentwicklung</w:t>
      </w:r>
      <w:r w:rsidRPr="007310A7">
        <w:rPr>
          <w:bCs/>
          <w:color w:val="000000" w:themeColor="text1"/>
        </w:rPr>
        <w:t xml:space="preserve"> vermittelt. Dabei stellt er mir Alex als einen seiner Patienten vor, der „ganz wild darauf“ sei</w:t>
      </w:r>
      <w:r w:rsidR="007510DA">
        <w:rPr>
          <w:bCs/>
          <w:color w:val="000000" w:themeColor="text1"/>
        </w:rPr>
        <w:t>,</w:t>
      </w:r>
      <w:r w:rsidRPr="007310A7">
        <w:rPr>
          <w:bCs/>
          <w:color w:val="000000" w:themeColor="text1"/>
        </w:rPr>
        <w:t xml:space="preserve"> an wissenschaftlichen Studien teilzunehmen. Als ich das erste Mal mit Alex spreche lebt er in Süddeutschland, arbeitet mehrmals die Woche </w:t>
      </w:r>
      <w:r w:rsidR="00E56723">
        <w:rPr>
          <w:bCs/>
          <w:color w:val="000000" w:themeColor="text1"/>
        </w:rPr>
        <w:t xml:space="preserve">in einer Autowerkstatt </w:t>
      </w:r>
      <w:r w:rsidRPr="007310A7">
        <w:rPr>
          <w:bCs/>
          <w:color w:val="000000" w:themeColor="text1"/>
        </w:rPr>
        <w:t xml:space="preserve">und ist </w:t>
      </w:r>
      <w:r w:rsidR="000B0325" w:rsidRPr="007310A7">
        <w:rPr>
          <w:bCs/>
          <w:color w:val="000000" w:themeColor="text1"/>
        </w:rPr>
        <w:t>20</w:t>
      </w:r>
      <w:r w:rsidRPr="007310A7">
        <w:rPr>
          <w:bCs/>
          <w:color w:val="000000" w:themeColor="text1"/>
        </w:rPr>
        <w:t xml:space="preserve"> Jahre alt.</w:t>
      </w:r>
    </w:p>
    <w:p w14:paraId="11536BF1" w14:textId="3B298A74" w:rsidR="00631021" w:rsidRPr="007310A7" w:rsidRDefault="00A52258" w:rsidP="00216B74">
      <w:pPr>
        <w:pStyle w:val="berschrift3"/>
        <w:spacing w:before="480" w:after="240"/>
        <w:rPr>
          <w:rFonts w:asciiTheme="minorHAnsi" w:hAnsiTheme="minorHAnsi"/>
          <w:b/>
          <w:color w:val="000000" w:themeColor="text1"/>
        </w:rPr>
      </w:pPr>
      <w:bookmarkStart w:id="69" w:name="_Toc233288802"/>
      <w:r w:rsidRPr="007310A7">
        <w:rPr>
          <w:rFonts w:asciiTheme="minorHAnsi" w:hAnsiTheme="minorHAnsi"/>
          <w:b/>
          <w:color w:val="000000" w:themeColor="text1"/>
        </w:rPr>
        <w:t xml:space="preserve">7.3.1. </w:t>
      </w:r>
      <w:r w:rsidR="00631021" w:rsidRPr="007310A7">
        <w:rPr>
          <w:rFonts w:asciiTheme="minorHAnsi" w:hAnsiTheme="minorHAnsi"/>
          <w:b/>
          <w:color w:val="000000" w:themeColor="text1"/>
        </w:rPr>
        <w:t>Die Interviewsituation</w:t>
      </w:r>
      <w:bookmarkEnd w:id="69"/>
    </w:p>
    <w:p w14:paraId="44054368" w14:textId="29218FCF" w:rsidR="00631021" w:rsidRPr="007310A7" w:rsidRDefault="00631021" w:rsidP="00A80622">
      <w:pPr>
        <w:spacing w:line="360" w:lineRule="auto"/>
        <w:jc w:val="both"/>
        <w:rPr>
          <w:color w:val="000000" w:themeColor="text1"/>
        </w:rPr>
      </w:pPr>
      <w:r w:rsidRPr="007310A7">
        <w:rPr>
          <w:color w:val="000000" w:themeColor="text1"/>
        </w:rPr>
        <w:t xml:space="preserve">Etwa eine Woche </w:t>
      </w:r>
      <w:r w:rsidR="008542A7" w:rsidRPr="007310A7">
        <w:rPr>
          <w:color w:val="000000" w:themeColor="text1"/>
        </w:rPr>
        <w:t xml:space="preserve">nach dem skizzierten Gespräch </w:t>
      </w:r>
      <w:r w:rsidRPr="007310A7">
        <w:rPr>
          <w:color w:val="000000" w:themeColor="text1"/>
        </w:rPr>
        <w:t xml:space="preserve">bekomme ich einen Telefonanruf von Alex, wobei er innerhalb </w:t>
      </w:r>
      <w:r w:rsidR="008542A7" w:rsidRPr="007310A7">
        <w:rPr>
          <w:color w:val="000000" w:themeColor="text1"/>
        </w:rPr>
        <w:t xml:space="preserve">meiner </w:t>
      </w:r>
      <w:r w:rsidRPr="007310A7">
        <w:rPr>
          <w:color w:val="000000" w:themeColor="text1"/>
        </w:rPr>
        <w:t>Studie die erste Person ist, die mich direkt anruft. Ich bin zunächst etwas überrascht darüber, wie jung Alex Stimme klingt. Seine Art zu sprechen wirkt jedoch souverän und seine humorvollen, zum Teil etwas sarkastisch</w:t>
      </w:r>
      <w:r w:rsidR="008542A7" w:rsidRPr="007310A7">
        <w:rPr>
          <w:color w:val="000000" w:themeColor="text1"/>
        </w:rPr>
        <w:t xml:space="preserve">en </w:t>
      </w:r>
      <w:r w:rsidRPr="007310A7">
        <w:rPr>
          <w:color w:val="000000" w:themeColor="text1"/>
        </w:rPr>
        <w:t xml:space="preserve">Bemerkungen passen eher zu einem deutlich älteren Erwachsenen. Gleichzeitig entsteht in mir der Eindruck einer </w:t>
      </w:r>
      <w:r w:rsidR="008542A7" w:rsidRPr="007310A7">
        <w:rPr>
          <w:color w:val="000000" w:themeColor="text1"/>
        </w:rPr>
        <w:t xml:space="preserve">gewissen </w:t>
      </w:r>
      <w:r w:rsidRPr="007310A7">
        <w:rPr>
          <w:color w:val="000000" w:themeColor="text1"/>
        </w:rPr>
        <w:t>emotionalen Distanz: ein Eindruck, der mich auch im weiteren Interviewverlauf begleiten</w:t>
      </w:r>
      <w:r w:rsidR="008542A7" w:rsidRPr="007310A7">
        <w:rPr>
          <w:color w:val="000000" w:themeColor="text1"/>
        </w:rPr>
        <w:t xml:space="preserve"> wird</w:t>
      </w:r>
      <w:r w:rsidRPr="007310A7">
        <w:rPr>
          <w:color w:val="000000" w:themeColor="text1"/>
        </w:rPr>
        <w:t>. Sein genaues Alter teilt er mir nicht mit, auf Nachfrage gibt er nur an volljährig zu sein. Wie finden schnell einen für uns beide möglichen Termin zum Vorgespräch, was Alex mit der Information über sein</w:t>
      </w:r>
      <w:r w:rsidR="008542A7" w:rsidRPr="007310A7">
        <w:rPr>
          <w:color w:val="000000" w:themeColor="text1"/>
        </w:rPr>
        <w:t>en</w:t>
      </w:r>
      <w:r w:rsidRPr="007310A7">
        <w:rPr>
          <w:color w:val="000000" w:themeColor="text1"/>
        </w:rPr>
        <w:t xml:space="preserve"> aktuelle</w:t>
      </w:r>
      <w:r w:rsidR="008542A7" w:rsidRPr="007310A7">
        <w:rPr>
          <w:color w:val="000000" w:themeColor="text1"/>
        </w:rPr>
        <w:t xml:space="preserve">n Alltag </w:t>
      </w:r>
      <w:r w:rsidRPr="007310A7">
        <w:rPr>
          <w:color w:val="000000" w:themeColor="text1"/>
        </w:rPr>
        <w:t>rahmt, dass er gerade an zwei Tagen arbeiten müsse und sonst immer Zeit habe.</w:t>
      </w:r>
    </w:p>
    <w:p w14:paraId="18F7D72F" w14:textId="2F9DD678" w:rsidR="00631021" w:rsidRPr="007310A7" w:rsidRDefault="00631021" w:rsidP="00A80622">
      <w:pPr>
        <w:spacing w:line="360" w:lineRule="auto"/>
        <w:jc w:val="both"/>
        <w:rPr>
          <w:color w:val="000000" w:themeColor="text1"/>
        </w:rPr>
      </w:pPr>
      <w:r w:rsidRPr="007310A7">
        <w:rPr>
          <w:color w:val="000000" w:themeColor="text1"/>
        </w:rPr>
        <w:t xml:space="preserve">Zu unserem vereinbarten Gesprächstermin meldet sich Alex zunächst anders als abgesprochen nicht, so dass ich ihn unter der im Rahmen seines ersten Anrufs abgespeicherten Festnetznummer anrufe. Ans Telefon geht eine Person, die sich später als Alex Mutter herausstellt. Nachdem seine Mutter ihn ans Telefon ruft, frage ich Alex, ob es ihm weiterhin passt das Vorgespräch zu führen. Er bejaht meine Frage und erklärt, dass er noch mit </w:t>
      </w:r>
      <w:r w:rsidR="008542A7" w:rsidRPr="007310A7">
        <w:rPr>
          <w:color w:val="000000" w:themeColor="text1"/>
        </w:rPr>
        <w:t>F</w:t>
      </w:r>
      <w:r w:rsidRPr="007310A7">
        <w:rPr>
          <w:color w:val="000000" w:themeColor="text1"/>
        </w:rPr>
        <w:t>ragen für d</w:t>
      </w:r>
      <w:r w:rsidR="008542A7" w:rsidRPr="007310A7">
        <w:rPr>
          <w:color w:val="000000" w:themeColor="text1"/>
        </w:rPr>
        <w:t>ie</w:t>
      </w:r>
      <w:r w:rsidRPr="007310A7">
        <w:rPr>
          <w:color w:val="000000" w:themeColor="text1"/>
        </w:rPr>
        <w:t xml:space="preserve"> Führerschein</w:t>
      </w:r>
      <w:r w:rsidR="008542A7" w:rsidRPr="007310A7">
        <w:rPr>
          <w:color w:val="000000" w:themeColor="text1"/>
        </w:rPr>
        <w:t>prüfung</w:t>
      </w:r>
      <w:r w:rsidRPr="007310A7">
        <w:rPr>
          <w:color w:val="000000" w:themeColor="text1"/>
        </w:rPr>
        <w:t xml:space="preserve"> beschäftigt gewesen sei. Mir fällt auf, dass dies in einem gewissen Widerspruch zu der Aussage über seine kaum eingeschränkte zeitliche Verfügbarkeit aus dem ersten Gespräch steht. Alex scheint sich zunächst an meine Erwartungen und Interessen als Interviewer anzupassen</w:t>
      </w:r>
      <w:r w:rsidR="00132E2C" w:rsidRPr="007310A7">
        <w:rPr>
          <w:color w:val="000000" w:themeColor="text1"/>
        </w:rPr>
        <w:t xml:space="preserve">, </w:t>
      </w:r>
      <w:r w:rsidRPr="007310A7">
        <w:rPr>
          <w:color w:val="000000" w:themeColor="text1"/>
        </w:rPr>
        <w:t xml:space="preserve">sich dann jedoch auch meinem ‚Zugriff’ zu entziehen. </w:t>
      </w:r>
    </w:p>
    <w:p w14:paraId="7706D6D9" w14:textId="10E7767D" w:rsidR="00631021" w:rsidRPr="007310A7" w:rsidRDefault="00631021" w:rsidP="00A80622">
      <w:pPr>
        <w:spacing w:line="360" w:lineRule="auto"/>
        <w:jc w:val="both"/>
        <w:rPr>
          <w:color w:val="000000" w:themeColor="text1"/>
        </w:rPr>
      </w:pPr>
      <w:r w:rsidRPr="007310A7">
        <w:rPr>
          <w:color w:val="000000" w:themeColor="text1"/>
        </w:rPr>
        <w:t xml:space="preserve">Im Laufe des Interviewprozesses entsteht in mir zunehmend der Eindruck, dass es sich hierbei um eine </w:t>
      </w:r>
      <w:r w:rsidR="00132E2C" w:rsidRPr="007310A7">
        <w:rPr>
          <w:color w:val="000000" w:themeColor="text1"/>
        </w:rPr>
        <w:t>S</w:t>
      </w:r>
      <w:r w:rsidRPr="007310A7">
        <w:rPr>
          <w:color w:val="000000" w:themeColor="text1"/>
        </w:rPr>
        <w:t xml:space="preserve">chutz-Strategie </w:t>
      </w:r>
      <w:r w:rsidR="00132E2C" w:rsidRPr="007310A7">
        <w:rPr>
          <w:color w:val="000000" w:themeColor="text1"/>
        </w:rPr>
        <w:t xml:space="preserve">des Biographen </w:t>
      </w:r>
      <w:r w:rsidRPr="007310A7">
        <w:rPr>
          <w:color w:val="000000" w:themeColor="text1"/>
        </w:rPr>
        <w:t xml:space="preserve">im Kontext wiederholt </w:t>
      </w:r>
      <w:r w:rsidRPr="007310A7">
        <w:rPr>
          <w:color w:val="000000" w:themeColor="text1"/>
        </w:rPr>
        <w:lastRenderedPageBreak/>
        <w:t>erlebter Grenzüberschreitungen handelt. Diese werde ich zu einem späteren Zeitpunkt meiner Auswertung als beginnenden, wenn auch in vielfacher Hinsicht erschwerten</w:t>
      </w:r>
      <w:r w:rsidR="00132E2C" w:rsidRPr="007310A7">
        <w:rPr>
          <w:color w:val="000000" w:themeColor="text1"/>
        </w:rPr>
        <w:t xml:space="preserve"> Entwicklungs</w:t>
      </w:r>
      <w:r w:rsidRPr="007310A7">
        <w:rPr>
          <w:color w:val="000000" w:themeColor="text1"/>
        </w:rPr>
        <w:t>-Prozess verstehen, der dem Biographen erste Gestaltungen in Beziehungen ermöglicht. Die o.g. Selbstschutz-Strategie zeigt sich ebenfalls, als wir über den Rahmen des Interviews sprechen. Alex schlägt ein – im Kontext biographisch-narrativer Interviewführung eher ungewöhnliches – telefonisches an Stelle eines Online-Formats vor. Letzteres begründet er mit der schlechten Internetverbindung der ländlichen Gegend, in der er wohnt. Ein Gespräch in Präsenz</w:t>
      </w:r>
      <w:r w:rsidR="00132E2C" w:rsidRPr="007310A7">
        <w:rPr>
          <w:color w:val="000000" w:themeColor="text1"/>
        </w:rPr>
        <w:t xml:space="preserve"> kommt für ihn nicht in Frage</w:t>
      </w:r>
      <w:r w:rsidRPr="007310A7">
        <w:rPr>
          <w:color w:val="000000" w:themeColor="text1"/>
        </w:rPr>
        <w:t xml:space="preserve">, was jedoch auch </w:t>
      </w:r>
      <w:r w:rsidR="00132E2C" w:rsidRPr="007310A7">
        <w:rPr>
          <w:color w:val="000000" w:themeColor="text1"/>
        </w:rPr>
        <w:t xml:space="preserve">im Zusammenhang </w:t>
      </w:r>
      <w:r w:rsidRPr="007310A7">
        <w:rPr>
          <w:color w:val="000000" w:themeColor="text1"/>
        </w:rPr>
        <w:t>der teilweise zum damaligen Zeitpunkt präsenten Einschränkungen im Zuge der Covid-19 Pandemie zu verstehen ist. Auch hier scheinen es zwar erneut die unveränderbaren äußeren Umstände zu sein, die die Rahmung unserer Interaktion bestimmen und nicht seine eigenen Bedürfnisse. Dennoch vollzieht Alex eine weitere Grenzziehung, die ich</w:t>
      </w:r>
      <w:r w:rsidR="00132E2C" w:rsidRPr="007310A7">
        <w:rPr>
          <w:color w:val="000000" w:themeColor="text1"/>
        </w:rPr>
        <w:t xml:space="preserve"> später</w:t>
      </w:r>
      <w:r w:rsidRPr="007310A7">
        <w:rPr>
          <w:color w:val="000000" w:themeColor="text1"/>
        </w:rPr>
        <w:t xml:space="preserve"> im Kontext seiner vielfachen biographischen Fremdbestimmungs-, Beschämungs- und Gewalterfahrungen verstehe.</w:t>
      </w:r>
    </w:p>
    <w:p w14:paraId="5C6D4C8D" w14:textId="4F6FEFB9" w:rsidR="00631021" w:rsidRPr="007310A7" w:rsidRDefault="00631021" w:rsidP="000B0325">
      <w:pPr>
        <w:spacing w:before="240" w:line="360" w:lineRule="auto"/>
        <w:jc w:val="both"/>
        <w:rPr>
          <w:color w:val="000000" w:themeColor="text1"/>
        </w:rPr>
      </w:pPr>
      <w:r w:rsidRPr="007310A7">
        <w:rPr>
          <w:color w:val="000000" w:themeColor="text1"/>
        </w:rPr>
        <w:t xml:space="preserve">Im Vorgespräch präsentiert sich Alex routiniert und erwähnt, dass er schon an mehreren medizinischen Studien teilgenommen habe. Fragen habe er daher keine. Ich frage mich, ob es Alex bewusst ist, dass es sich bei meinem Forschungsprojekt nicht um eine </w:t>
      </w:r>
      <w:r w:rsidR="00132E2C" w:rsidRPr="007310A7">
        <w:rPr>
          <w:color w:val="000000" w:themeColor="text1"/>
        </w:rPr>
        <w:t xml:space="preserve">im engeren Sinn </w:t>
      </w:r>
      <w:r w:rsidRPr="007310A7">
        <w:rPr>
          <w:color w:val="000000" w:themeColor="text1"/>
        </w:rPr>
        <w:t>medizinische Studie handelt, möchte ihm weitere Informationen dazu jedoch nicht aufdrängen, zumal er angibt meine Aufklärungsunterlagen für die Intervieweinwilligung noch nicht gelesen zu haben. Ich verstehe seine Haltung als einen weiteren Ausdruck von Selbstbehauptung</w:t>
      </w:r>
      <w:r w:rsidR="00132E2C" w:rsidRPr="007310A7">
        <w:rPr>
          <w:color w:val="000000" w:themeColor="text1"/>
        </w:rPr>
        <w:t xml:space="preserve">, </w:t>
      </w:r>
      <w:r w:rsidRPr="007310A7">
        <w:rPr>
          <w:color w:val="000000" w:themeColor="text1"/>
        </w:rPr>
        <w:t>vermischt mit einer Ebene des Nicht-Wissen-Wollens</w:t>
      </w:r>
      <w:r w:rsidR="000B0325" w:rsidRPr="007310A7">
        <w:rPr>
          <w:color w:val="000000" w:themeColor="text1"/>
        </w:rPr>
        <w:t>,</w:t>
      </w:r>
      <w:r w:rsidRPr="007310A7">
        <w:rPr>
          <w:color w:val="000000" w:themeColor="text1"/>
        </w:rPr>
        <w:t xml:space="preserve"> die sich im Zuge der Fallrekonstruktion als </w:t>
      </w:r>
      <w:r w:rsidR="000B0325" w:rsidRPr="007310A7">
        <w:rPr>
          <w:color w:val="000000" w:themeColor="text1"/>
        </w:rPr>
        <w:t xml:space="preserve">Struktur-relevant </w:t>
      </w:r>
      <w:r w:rsidRPr="007310A7">
        <w:rPr>
          <w:color w:val="000000" w:themeColor="text1"/>
        </w:rPr>
        <w:t xml:space="preserve">herausstellen wird. Vor Ende des Gesprächs fragt mich Alex, ob es notwendig sei, dass er mir seine </w:t>
      </w:r>
      <w:r w:rsidR="000B0325" w:rsidRPr="007310A7">
        <w:rPr>
          <w:color w:val="000000" w:themeColor="text1"/>
        </w:rPr>
        <w:t xml:space="preserve">früheren </w:t>
      </w:r>
      <w:r w:rsidRPr="007310A7">
        <w:rPr>
          <w:color w:val="000000" w:themeColor="text1"/>
        </w:rPr>
        <w:t xml:space="preserve">Arztbriefe schickt. Ich sage ihm, dass er mir diese gerne schicken kann, es aber keine Voraussetzung für das Interview sei. Daraufhin berichtet er hörbar verärgert, dass in einem der Arztbriefe stünde, dass seine Eltern ihn als </w:t>
      </w:r>
      <w:r w:rsidR="000B0325" w:rsidRPr="007310A7">
        <w:rPr>
          <w:color w:val="000000" w:themeColor="text1"/>
        </w:rPr>
        <w:t>„</w:t>
      </w:r>
      <w:r w:rsidRPr="007310A7">
        <w:rPr>
          <w:color w:val="000000" w:themeColor="text1"/>
        </w:rPr>
        <w:t>Mädchen gewollt</w:t>
      </w:r>
      <w:r w:rsidR="000B0325" w:rsidRPr="007310A7">
        <w:rPr>
          <w:color w:val="000000" w:themeColor="text1"/>
        </w:rPr>
        <w:t>“</w:t>
      </w:r>
      <w:r w:rsidRPr="007310A7">
        <w:rPr>
          <w:color w:val="000000" w:themeColor="text1"/>
        </w:rPr>
        <w:t xml:space="preserve"> hätten, das sei aber eine glatte Lüge. Seine Eltern seien aus dieser Klinik dann auch </w:t>
      </w:r>
      <w:r w:rsidR="00132E2C" w:rsidRPr="007310A7">
        <w:rPr>
          <w:color w:val="000000" w:themeColor="text1"/>
        </w:rPr>
        <w:t>„</w:t>
      </w:r>
      <w:r w:rsidRPr="007310A7">
        <w:rPr>
          <w:color w:val="000000" w:themeColor="text1"/>
        </w:rPr>
        <w:t>abgehauen</w:t>
      </w:r>
      <w:r w:rsidR="00132E2C" w:rsidRPr="007310A7">
        <w:rPr>
          <w:color w:val="000000" w:themeColor="text1"/>
        </w:rPr>
        <w:t>“</w:t>
      </w:r>
      <w:r w:rsidRPr="007310A7">
        <w:rPr>
          <w:color w:val="000000" w:themeColor="text1"/>
        </w:rPr>
        <w:t xml:space="preserve">. Er bietet an, mir seine Arztbriefe </w:t>
      </w:r>
      <w:r w:rsidR="000B0325" w:rsidRPr="007310A7">
        <w:rPr>
          <w:color w:val="000000" w:themeColor="text1"/>
        </w:rPr>
        <w:t xml:space="preserve">im Verlauf </w:t>
      </w:r>
      <w:r w:rsidRPr="007310A7">
        <w:rPr>
          <w:color w:val="000000" w:themeColor="text1"/>
        </w:rPr>
        <w:t xml:space="preserve">per Post zu schicken. Er wüsste zwar, dass sein Vater die Arztbriefe irgendwo aufbewahre, würde aber lieber seinen Arzt darum </w:t>
      </w:r>
      <w:r w:rsidRPr="007310A7">
        <w:rPr>
          <w:color w:val="000000" w:themeColor="text1"/>
        </w:rPr>
        <w:lastRenderedPageBreak/>
        <w:t>bitten, sie ihm noch mal zuzuschicken. Für die Aufklärungsunterlagen gibt er mir die E-Mail-Adresse seines Vaters.</w:t>
      </w:r>
    </w:p>
    <w:p w14:paraId="681E91AA" w14:textId="2069FB66" w:rsidR="00631021" w:rsidRPr="007310A7" w:rsidRDefault="00631021" w:rsidP="00A80622">
      <w:pPr>
        <w:spacing w:line="360" w:lineRule="auto"/>
        <w:jc w:val="both"/>
        <w:rPr>
          <w:color w:val="000000" w:themeColor="text1"/>
        </w:rPr>
      </w:pPr>
      <w:r w:rsidRPr="007310A7">
        <w:rPr>
          <w:color w:val="000000" w:themeColor="text1"/>
        </w:rPr>
        <w:t xml:space="preserve">Alex wird mir im weiteren Verlauf die Arztbriefe aus seiner Kindheit nicht schicken. </w:t>
      </w:r>
      <w:r w:rsidR="000B0325" w:rsidRPr="007310A7">
        <w:rPr>
          <w:color w:val="000000" w:themeColor="text1"/>
        </w:rPr>
        <w:t xml:space="preserve">Er </w:t>
      </w:r>
      <w:r w:rsidRPr="007310A7">
        <w:rPr>
          <w:color w:val="000000" w:themeColor="text1"/>
        </w:rPr>
        <w:t>versucht hier zwar teilweise auf meine angenommenen Relevanzsetzungen als – ärztlich gelesener – Forschender einzugehen, gleichzeitig berührt mein Forschungsanliegen gewissermaßen neuralgische Punkte</w:t>
      </w:r>
      <w:r w:rsidR="000B0325" w:rsidRPr="007310A7">
        <w:rPr>
          <w:color w:val="000000" w:themeColor="text1"/>
        </w:rPr>
        <w:t xml:space="preserve"> sowohl hinsichtlich etablierter biographischer Strategien als auch in Bezug auf seine familiale Situation</w:t>
      </w:r>
      <w:r w:rsidRPr="007310A7">
        <w:rPr>
          <w:color w:val="000000" w:themeColor="text1"/>
        </w:rPr>
        <w:t>. Wie sich im weiteren Interviewverlauf herausstellt</w:t>
      </w:r>
      <w:r w:rsidR="000B0325" w:rsidRPr="007310A7">
        <w:rPr>
          <w:color w:val="000000" w:themeColor="text1"/>
        </w:rPr>
        <w:t xml:space="preserve">, kennt Alex </w:t>
      </w:r>
      <w:r w:rsidRPr="007310A7">
        <w:rPr>
          <w:color w:val="000000" w:themeColor="text1"/>
        </w:rPr>
        <w:t xml:space="preserve">lediglich die Interpretationen seines Vaters bzw. seiner Behandler*innen hinsichtlich dieser Dokumente und </w:t>
      </w:r>
      <w:r w:rsidR="000B0325" w:rsidRPr="007310A7">
        <w:rPr>
          <w:color w:val="000000" w:themeColor="text1"/>
        </w:rPr>
        <w:t xml:space="preserve">damit </w:t>
      </w:r>
      <w:r w:rsidRPr="007310A7">
        <w:rPr>
          <w:color w:val="000000" w:themeColor="text1"/>
        </w:rPr>
        <w:t xml:space="preserve">seiner medizinischen Geschichte. </w:t>
      </w:r>
      <w:r w:rsidR="000B0325" w:rsidRPr="007310A7">
        <w:rPr>
          <w:color w:val="000000" w:themeColor="text1"/>
        </w:rPr>
        <w:t xml:space="preserve">Dabei </w:t>
      </w:r>
      <w:r w:rsidRPr="007310A7">
        <w:rPr>
          <w:color w:val="000000" w:themeColor="text1"/>
        </w:rPr>
        <w:t xml:space="preserve">deutet sich </w:t>
      </w:r>
      <w:r w:rsidR="00132E2C" w:rsidRPr="007310A7">
        <w:rPr>
          <w:color w:val="000000" w:themeColor="text1"/>
        </w:rPr>
        <w:t xml:space="preserve">bereits </w:t>
      </w:r>
      <w:r w:rsidRPr="007310A7">
        <w:rPr>
          <w:color w:val="000000" w:themeColor="text1"/>
        </w:rPr>
        <w:t xml:space="preserve">an, dass </w:t>
      </w:r>
      <w:r w:rsidR="000B0325" w:rsidRPr="007310A7">
        <w:rPr>
          <w:color w:val="000000" w:themeColor="text1"/>
        </w:rPr>
        <w:t>der selbstinitiierten Aneignung von Wissen – außerhalb familiale</w:t>
      </w:r>
      <w:r w:rsidR="00B20166" w:rsidRPr="007310A7">
        <w:rPr>
          <w:color w:val="000000" w:themeColor="text1"/>
        </w:rPr>
        <w:t>r</w:t>
      </w:r>
      <w:r w:rsidR="000B0325" w:rsidRPr="007310A7">
        <w:rPr>
          <w:color w:val="000000" w:themeColor="text1"/>
        </w:rPr>
        <w:t xml:space="preserve"> Deutungen und Wissensbestände – für Alex </w:t>
      </w:r>
      <w:r w:rsidRPr="007310A7">
        <w:rPr>
          <w:color w:val="000000" w:themeColor="text1"/>
        </w:rPr>
        <w:t xml:space="preserve">eine destabilisierende und </w:t>
      </w:r>
      <w:r w:rsidR="000B0325" w:rsidRPr="007310A7">
        <w:rPr>
          <w:color w:val="000000" w:themeColor="text1"/>
        </w:rPr>
        <w:t xml:space="preserve">potentiell </w:t>
      </w:r>
      <w:r w:rsidRPr="007310A7">
        <w:rPr>
          <w:color w:val="000000" w:themeColor="text1"/>
        </w:rPr>
        <w:t xml:space="preserve">bedrohliche Wirkung zukommt. In diesen Zusammenhang ordne ich den weiteren Verlauf ein, in dem ich die o.g. Arztbriefe nicht </w:t>
      </w:r>
      <w:r w:rsidR="00132E2C" w:rsidRPr="007310A7">
        <w:rPr>
          <w:color w:val="000000" w:themeColor="text1"/>
        </w:rPr>
        <w:t xml:space="preserve">erhalte </w:t>
      </w:r>
      <w:r w:rsidRPr="007310A7">
        <w:rPr>
          <w:color w:val="000000" w:themeColor="text1"/>
        </w:rPr>
        <w:t xml:space="preserve">und somit innerhalb meiner Auswertungen nicht berücksichtigen kann. Gleichzeitig sind die nicht erhaltenen Arztbriefe als eine weitere Grenzziehung verstehbar, </w:t>
      </w:r>
      <w:r w:rsidR="00132E2C" w:rsidRPr="007310A7">
        <w:rPr>
          <w:color w:val="000000" w:themeColor="text1"/>
        </w:rPr>
        <w:t xml:space="preserve">durch die Alex </w:t>
      </w:r>
      <w:r w:rsidR="00B20166" w:rsidRPr="007310A7">
        <w:rPr>
          <w:color w:val="000000" w:themeColor="text1"/>
        </w:rPr>
        <w:t xml:space="preserve">eigene Relevanzen </w:t>
      </w:r>
      <w:r w:rsidRPr="007310A7">
        <w:rPr>
          <w:color w:val="000000" w:themeColor="text1"/>
        </w:rPr>
        <w:t>über mein Forschungsanliegen stellt.</w:t>
      </w:r>
    </w:p>
    <w:p w14:paraId="2C82304F" w14:textId="5E02F49E" w:rsidR="00631021" w:rsidRPr="007310A7" w:rsidRDefault="00631021" w:rsidP="00AD7B2F">
      <w:pPr>
        <w:spacing w:before="240" w:line="360" w:lineRule="auto"/>
        <w:jc w:val="both"/>
        <w:rPr>
          <w:color w:val="000000" w:themeColor="text1"/>
        </w:rPr>
      </w:pPr>
      <w:r w:rsidRPr="007310A7">
        <w:rPr>
          <w:color w:val="000000" w:themeColor="text1"/>
        </w:rPr>
        <w:t xml:space="preserve">Vor dem Hintergrund, dass auch dem durch meine Studie hervor gebrachten Wissen ein potentiell bedrohlicher Charakter zukommt, verstehe ich den weiteren Interviewverlauf. Insgesamt führe ich mit Alex drei Interviews, wobei nach dem ersten circa zweistündigen Interview zunehmend kürzere Gespräche folgen, </w:t>
      </w:r>
      <w:r w:rsidR="00132E2C" w:rsidRPr="007310A7">
        <w:rPr>
          <w:color w:val="000000" w:themeColor="text1"/>
        </w:rPr>
        <w:t>dass</w:t>
      </w:r>
      <w:r w:rsidRPr="007310A7">
        <w:rPr>
          <w:color w:val="000000" w:themeColor="text1"/>
        </w:rPr>
        <w:t xml:space="preserve"> zweite und dritte Interview beendet Alex einmal nach 50 und </w:t>
      </w:r>
      <w:r w:rsidR="00C817EA" w:rsidRPr="007310A7">
        <w:rPr>
          <w:color w:val="000000" w:themeColor="text1"/>
        </w:rPr>
        <w:t>einmal</w:t>
      </w:r>
      <w:r w:rsidRPr="007310A7">
        <w:rPr>
          <w:color w:val="000000" w:themeColor="text1"/>
        </w:rPr>
        <w:t xml:space="preserve"> nach ca. 20 Minuten jeweils mit der Begründung, dass es Essen gäbe und er danach nicht weitersprechen könne. Das zweite Interview beendet Alex zudem mit der Aussage, dass man </w:t>
      </w:r>
      <w:r w:rsidR="00132E2C" w:rsidRPr="007310A7">
        <w:rPr>
          <w:color w:val="000000" w:themeColor="text1"/>
        </w:rPr>
        <w:t>„</w:t>
      </w:r>
      <w:r w:rsidRPr="007310A7">
        <w:rPr>
          <w:color w:val="000000" w:themeColor="text1"/>
        </w:rPr>
        <w:t>keine alten Wunden aufreißen</w:t>
      </w:r>
      <w:r w:rsidR="00132E2C" w:rsidRPr="007310A7">
        <w:rPr>
          <w:color w:val="000000" w:themeColor="text1"/>
        </w:rPr>
        <w:t>“</w:t>
      </w:r>
      <w:r w:rsidRPr="007310A7">
        <w:rPr>
          <w:color w:val="000000" w:themeColor="text1"/>
        </w:rPr>
        <w:t xml:space="preserve"> solle. Das dritte Interview findet erst nach zwei Terminverschiebungen statt: beide Male im Zusammenhang mit </w:t>
      </w:r>
      <w:r w:rsidR="00132E2C" w:rsidRPr="007310A7">
        <w:rPr>
          <w:color w:val="000000" w:themeColor="text1"/>
        </w:rPr>
        <w:t xml:space="preserve">einer neu diagnostizierten schwerwiegenden Erkrankung </w:t>
      </w:r>
      <w:r w:rsidRPr="007310A7">
        <w:rPr>
          <w:color w:val="000000" w:themeColor="text1"/>
        </w:rPr>
        <w:t xml:space="preserve">seines Vaters, den Alex von der </w:t>
      </w:r>
      <w:r w:rsidR="00132E2C" w:rsidRPr="007310A7">
        <w:rPr>
          <w:color w:val="000000" w:themeColor="text1"/>
        </w:rPr>
        <w:t xml:space="preserve">Klinik </w:t>
      </w:r>
      <w:r w:rsidRPr="007310A7">
        <w:rPr>
          <w:color w:val="000000" w:themeColor="text1"/>
        </w:rPr>
        <w:t xml:space="preserve">abholt. Ich erlebe die immer kürzeren und zum Teil kurzfristig abgesagten Interviewtermine als eine Art Handel, wo Alex unter Bezugnahme auf die äußeren durch sein Familienleben gestalteten Bedingungen bereit ist einzelne Fragen, wenn auch eingeschränkt, zu beantworten. Letzteres verstehe ich im Kontext der durch die </w:t>
      </w:r>
      <w:r w:rsidR="00132E2C" w:rsidRPr="007310A7">
        <w:rPr>
          <w:color w:val="000000" w:themeColor="text1"/>
        </w:rPr>
        <w:t>E</w:t>
      </w:r>
      <w:r w:rsidRPr="007310A7">
        <w:rPr>
          <w:color w:val="000000" w:themeColor="text1"/>
        </w:rPr>
        <w:t xml:space="preserve">rkrankung des Vaters </w:t>
      </w:r>
      <w:r w:rsidR="00132E2C" w:rsidRPr="007310A7">
        <w:rPr>
          <w:color w:val="000000" w:themeColor="text1"/>
        </w:rPr>
        <w:t xml:space="preserve">bereits destabilisierten </w:t>
      </w:r>
      <w:r w:rsidRPr="007310A7">
        <w:rPr>
          <w:color w:val="000000" w:themeColor="text1"/>
        </w:rPr>
        <w:t xml:space="preserve">familialen Situation, </w:t>
      </w:r>
      <w:r w:rsidRPr="007310A7">
        <w:rPr>
          <w:color w:val="000000" w:themeColor="text1"/>
        </w:rPr>
        <w:lastRenderedPageBreak/>
        <w:t xml:space="preserve">in der er gewissermaßen dosiert in welchem Ausmaß weitere, sowohl für ihn als auch für seine </w:t>
      </w:r>
      <w:r w:rsidR="00132E2C" w:rsidRPr="007310A7">
        <w:rPr>
          <w:color w:val="000000" w:themeColor="text1"/>
        </w:rPr>
        <w:t>Familien-</w:t>
      </w:r>
      <w:r w:rsidRPr="007310A7">
        <w:rPr>
          <w:color w:val="000000" w:themeColor="text1"/>
        </w:rPr>
        <w:t xml:space="preserve">Beziehungen </w:t>
      </w:r>
      <w:r w:rsidR="00132E2C" w:rsidRPr="007310A7">
        <w:rPr>
          <w:color w:val="000000" w:themeColor="text1"/>
        </w:rPr>
        <w:t>belastende</w:t>
      </w:r>
      <w:r w:rsidR="00805038" w:rsidRPr="007310A7">
        <w:rPr>
          <w:color w:val="000000" w:themeColor="text1"/>
        </w:rPr>
        <w:t>,</w:t>
      </w:r>
      <w:r w:rsidR="00132E2C" w:rsidRPr="007310A7">
        <w:rPr>
          <w:color w:val="000000" w:themeColor="text1"/>
        </w:rPr>
        <w:t xml:space="preserve"> </w:t>
      </w:r>
      <w:r w:rsidRPr="007310A7">
        <w:rPr>
          <w:color w:val="000000" w:themeColor="text1"/>
        </w:rPr>
        <w:t>Inhalte thematisiert werden können. Zunehmend entsteht für mich der Eindruck, dass Alex sich in einer krisenhaften Situation befindet, die ich durch eine weitere Befragung familial etablierter Deutungs- und Umgangsweisen nicht verstärken möchte. Daher biete ich Alex nach dem dritten Interview an, dass er sich selbst bei mir melden kann, wenn er das wolle und Zeit für ein weiteres Gespräch findet, ich aktuell aber keine dringenden Fragen mehr an ihn habe. Alex meldet sich bei mir im weiteren Verlauf nicht mehr.</w:t>
      </w:r>
    </w:p>
    <w:p w14:paraId="07012773" w14:textId="55B9D040" w:rsidR="00631021" w:rsidRPr="007310A7" w:rsidRDefault="00A52258" w:rsidP="00D81DA9">
      <w:pPr>
        <w:pStyle w:val="berschrift3"/>
        <w:spacing w:before="480" w:after="240"/>
        <w:rPr>
          <w:rFonts w:asciiTheme="minorHAnsi" w:hAnsiTheme="minorHAnsi"/>
          <w:color w:val="000000" w:themeColor="text1"/>
        </w:rPr>
      </w:pPr>
      <w:bookmarkStart w:id="70" w:name="_Toc233288803"/>
      <w:r w:rsidRPr="007310A7">
        <w:rPr>
          <w:rFonts w:asciiTheme="minorHAnsi" w:hAnsiTheme="minorHAnsi"/>
          <w:b/>
          <w:color w:val="000000" w:themeColor="text1"/>
        </w:rPr>
        <w:t xml:space="preserve">7.3.2. </w:t>
      </w:r>
      <w:r w:rsidR="00631021" w:rsidRPr="007310A7">
        <w:rPr>
          <w:rFonts w:asciiTheme="minorHAnsi" w:hAnsiTheme="minorHAnsi"/>
          <w:b/>
          <w:color w:val="000000" w:themeColor="text1"/>
        </w:rPr>
        <w:t>Die Präsentation der Lebensgeschichte</w:t>
      </w:r>
      <w:bookmarkEnd w:id="70"/>
    </w:p>
    <w:p w14:paraId="574B967E" w14:textId="4CFCC6E1" w:rsidR="00631021" w:rsidRPr="007310A7" w:rsidRDefault="00631021" w:rsidP="00A80622">
      <w:pPr>
        <w:spacing w:line="360" w:lineRule="auto"/>
        <w:jc w:val="both"/>
        <w:rPr>
          <w:color w:val="000000" w:themeColor="text1"/>
        </w:rPr>
      </w:pPr>
      <w:r w:rsidRPr="007310A7">
        <w:rPr>
          <w:color w:val="000000" w:themeColor="text1"/>
        </w:rPr>
        <w:t xml:space="preserve">Alex beginnt seine lebensgeschichtliche Präsentation mit der Einschränkung „ich weiß nicht </w:t>
      </w:r>
      <w:r w:rsidR="00132E2C" w:rsidRPr="007310A7">
        <w:rPr>
          <w:color w:val="000000" w:themeColor="text1"/>
        </w:rPr>
        <w:t>allzu</w:t>
      </w:r>
      <w:r w:rsidRPr="007310A7">
        <w:rPr>
          <w:color w:val="000000" w:themeColor="text1"/>
        </w:rPr>
        <w:t xml:space="preserve"> viel, nur das was meine Eltern mir erzählt haben“. Damit macht er von Beginn an deutlich, dass er in seinen Erzählungen auf die Perspektive und Hilfe seiner Eltern angewiesen ist. Hier wird einerseits die bereits in den Vorgesprächen präsente Haltung deutlich, mir entgegenzukommen und es für mich bzw. innerhalb der Interviewsituation ‚richtig’ zu machen. Andererseits stellt Alex sein Wissen und seine Fähigkeit mir über sich zu erzählen als durch die Eltern eingeschränkt dar. Im weiteren Verlauf der Selbstpräsentation zeigt sich das thematische Feld </w:t>
      </w:r>
      <w:r w:rsidRPr="007310A7">
        <w:rPr>
          <w:i/>
          <w:iCs/>
          <w:color w:val="000000" w:themeColor="text1"/>
        </w:rPr>
        <w:t>Ich war immer auf die Hilfe anderer angewiesen</w:t>
      </w:r>
      <w:r w:rsidR="00EA5F23" w:rsidRPr="007310A7">
        <w:rPr>
          <w:i/>
          <w:iCs/>
          <w:color w:val="000000" w:themeColor="text1"/>
        </w:rPr>
        <w:t>:</w:t>
      </w:r>
      <w:r w:rsidRPr="007310A7">
        <w:rPr>
          <w:i/>
          <w:iCs/>
          <w:color w:val="000000" w:themeColor="text1"/>
        </w:rPr>
        <w:t xml:space="preserve"> in dem was ich über mich weiß</w:t>
      </w:r>
      <w:r w:rsidR="00EA5F23" w:rsidRPr="007310A7">
        <w:rPr>
          <w:i/>
          <w:iCs/>
          <w:color w:val="000000" w:themeColor="text1"/>
        </w:rPr>
        <w:t xml:space="preserve"> und </w:t>
      </w:r>
      <w:r w:rsidRPr="007310A7">
        <w:rPr>
          <w:i/>
          <w:iCs/>
          <w:color w:val="000000" w:themeColor="text1"/>
        </w:rPr>
        <w:t>in meinem Alltag</w:t>
      </w:r>
      <w:r w:rsidRPr="007310A7">
        <w:rPr>
          <w:color w:val="000000" w:themeColor="text1"/>
        </w:rPr>
        <w:t>. Diese anderen sind in</w:t>
      </w:r>
      <w:r w:rsidR="00EA5F23" w:rsidRPr="007310A7">
        <w:rPr>
          <w:color w:val="000000" w:themeColor="text1"/>
        </w:rPr>
        <w:t xml:space="preserve"> seiner Darstellung in</w:t>
      </w:r>
      <w:r w:rsidRPr="007310A7">
        <w:rPr>
          <w:color w:val="000000" w:themeColor="text1"/>
        </w:rPr>
        <w:t xml:space="preserve"> erster Linie seine Eltern, aber auch andere Erwachsene in pädagogischer oder helfender Funktion: ein Psychologe, Erzieherinnen im Kindergarten und später Alex‘ Lehrer</w:t>
      </w:r>
      <w:r w:rsidR="00EA5F23" w:rsidRPr="007310A7">
        <w:rPr>
          <w:color w:val="000000" w:themeColor="text1"/>
        </w:rPr>
        <w:t>I</w:t>
      </w:r>
      <w:r w:rsidRPr="007310A7">
        <w:rPr>
          <w:color w:val="000000" w:themeColor="text1"/>
        </w:rPr>
        <w:t xml:space="preserve">nnen in der Schule. Vor allem weibliche Personen werden entweder als „nett“ oder „streng“ präsentiert, was nahelegt, dass es sich hier um kindliche </w:t>
      </w:r>
      <w:r w:rsidR="00EA5F23" w:rsidRPr="007310A7">
        <w:rPr>
          <w:color w:val="000000" w:themeColor="text1"/>
        </w:rPr>
        <w:t xml:space="preserve">– </w:t>
      </w:r>
      <w:r w:rsidRPr="007310A7">
        <w:rPr>
          <w:color w:val="000000" w:themeColor="text1"/>
        </w:rPr>
        <w:t xml:space="preserve">bzw. </w:t>
      </w:r>
      <w:r w:rsidR="00EA5F23" w:rsidRPr="007310A7">
        <w:rPr>
          <w:color w:val="000000" w:themeColor="text1"/>
        </w:rPr>
        <w:t xml:space="preserve">frühere </w:t>
      </w:r>
      <w:r w:rsidRPr="007310A7">
        <w:rPr>
          <w:color w:val="000000" w:themeColor="text1"/>
        </w:rPr>
        <w:t>kindgerechte Einordnungen</w:t>
      </w:r>
      <w:r w:rsidR="00EA5F23" w:rsidRPr="007310A7">
        <w:rPr>
          <w:color w:val="000000" w:themeColor="text1"/>
        </w:rPr>
        <w:t xml:space="preserve"> durch Erwachsene – h</w:t>
      </w:r>
      <w:r w:rsidRPr="007310A7">
        <w:rPr>
          <w:color w:val="000000" w:themeColor="text1"/>
        </w:rPr>
        <w:t xml:space="preserve">andelt. </w:t>
      </w:r>
      <w:r w:rsidR="002E45A5" w:rsidRPr="007310A7">
        <w:rPr>
          <w:color w:val="000000" w:themeColor="text1"/>
        </w:rPr>
        <w:t>D</w:t>
      </w:r>
      <w:r w:rsidRPr="007310A7">
        <w:rPr>
          <w:color w:val="000000" w:themeColor="text1"/>
        </w:rPr>
        <w:t xml:space="preserve">ifferenzierter und als handlungsmächtig werden nur männliche Personen, insbesondere Alex‘ Vater und ein Klassenlehrer dargestellt, was auf ein </w:t>
      </w:r>
      <w:r w:rsidR="00610B9E" w:rsidRPr="007310A7">
        <w:rPr>
          <w:color w:val="000000" w:themeColor="text1"/>
        </w:rPr>
        <w:t xml:space="preserve">familial tradiertes </w:t>
      </w:r>
      <w:r w:rsidRPr="007310A7">
        <w:rPr>
          <w:color w:val="000000" w:themeColor="text1"/>
        </w:rPr>
        <w:t>hegemoniale</w:t>
      </w:r>
      <w:r w:rsidR="00610B9E" w:rsidRPr="007310A7">
        <w:rPr>
          <w:color w:val="000000" w:themeColor="text1"/>
        </w:rPr>
        <w:t>s</w:t>
      </w:r>
      <w:r w:rsidRPr="007310A7">
        <w:rPr>
          <w:color w:val="000000" w:themeColor="text1"/>
        </w:rPr>
        <w:t xml:space="preserve"> Männlichkeits</w:t>
      </w:r>
      <w:r w:rsidR="00610B9E" w:rsidRPr="007310A7">
        <w:rPr>
          <w:color w:val="000000" w:themeColor="text1"/>
        </w:rPr>
        <w:t>bild</w:t>
      </w:r>
      <w:r w:rsidRPr="007310A7">
        <w:rPr>
          <w:color w:val="000000" w:themeColor="text1"/>
        </w:rPr>
        <w:t xml:space="preserve"> hinweist.</w:t>
      </w:r>
    </w:p>
    <w:p w14:paraId="09D950D8" w14:textId="3C6304D2" w:rsidR="00631021" w:rsidRPr="007310A7" w:rsidRDefault="00631021" w:rsidP="00A80622">
      <w:pPr>
        <w:spacing w:line="360" w:lineRule="auto"/>
        <w:jc w:val="both"/>
        <w:rPr>
          <w:color w:val="000000" w:themeColor="text1"/>
        </w:rPr>
      </w:pPr>
      <w:r w:rsidRPr="007310A7">
        <w:rPr>
          <w:color w:val="000000" w:themeColor="text1"/>
        </w:rPr>
        <w:t xml:space="preserve">Die </w:t>
      </w:r>
      <w:r w:rsidR="002E45A5" w:rsidRPr="007310A7">
        <w:rPr>
          <w:color w:val="000000" w:themeColor="text1"/>
        </w:rPr>
        <w:t xml:space="preserve">männlichen </w:t>
      </w:r>
      <w:r w:rsidRPr="007310A7">
        <w:rPr>
          <w:color w:val="000000" w:themeColor="text1"/>
        </w:rPr>
        <w:t xml:space="preserve">Ärzte, die nach Alex‘ Geburt bemerken, dass etwas an ihm „anders“ sei, präsentiert er einerseits als mächtig, andererseits individualisiert er ihren Umgang mit seiner Variation als entweder „arrogant“ oder „überfordert“. </w:t>
      </w:r>
      <w:r w:rsidR="002E45A5" w:rsidRPr="007310A7">
        <w:rPr>
          <w:color w:val="000000" w:themeColor="text1"/>
        </w:rPr>
        <w:t xml:space="preserve">Anschließend führt er eine Ärztin ein, die ihn </w:t>
      </w:r>
      <w:r w:rsidRPr="007310A7">
        <w:rPr>
          <w:color w:val="000000" w:themeColor="text1"/>
        </w:rPr>
        <w:t>als Jungen „erkannt“ habe</w:t>
      </w:r>
      <w:r w:rsidR="002E45A5" w:rsidRPr="007310A7">
        <w:rPr>
          <w:color w:val="000000" w:themeColor="text1"/>
        </w:rPr>
        <w:t xml:space="preserve">, womit er </w:t>
      </w:r>
      <w:r w:rsidR="002E45A5" w:rsidRPr="007310A7">
        <w:rPr>
          <w:color w:val="000000" w:themeColor="text1"/>
        </w:rPr>
        <w:lastRenderedPageBreak/>
        <w:t xml:space="preserve">implizit Vertreter*innen des medizinischen Systems als </w:t>
      </w:r>
      <w:r w:rsidRPr="007310A7">
        <w:rPr>
          <w:color w:val="000000" w:themeColor="text1"/>
        </w:rPr>
        <w:t xml:space="preserve">Instanz und Autorität über Fragen der Geschlechtszugehörigkeit dargestellt. Durch den Begriff des </w:t>
      </w:r>
      <w:r w:rsidRPr="00955479">
        <w:rPr>
          <w:color w:val="000000" w:themeColor="text1"/>
        </w:rPr>
        <w:t>Erkennens</w:t>
      </w:r>
      <w:r w:rsidRPr="007310A7">
        <w:rPr>
          <w:color w:val="000000" w:themeColor="text1"/>
        </w:rPr>
        <w:t xml:space="preserve"> unterstreicht Alex, dass es an seiner männlichen </w:t>
      </w:r>
      <w:r w:rsidR="002E45A5" w:rsidRPr="007310A7">
        <w:rPr>
          <w:color w:val="000000" w:themeColor="text1"/>
        </w:rPr>
        <w:t>Geschlechtsi</w:t>
      </w:r>
      <w:r w:rsidRPr="007310A7">
        <w:rPr>
          <w:color w:val="000000" w:themeColor="text1"/>
        </w:rPr>
        <w:t>dentität</w:t>
      </w:r>
      <w:r w:rsidR="002E45A5" w:rsidRPr="007310A7">
        <w:rPr>
          <w:color w:val="000000" w:themeColor="text1"/>
        </w:rPr>
        <w:t xml:space="preserve"> –</w:t>
      </w:r>
      <w:r w:rsidRPr="007310A7">
        <w:rPr>
          <w:color w:val="000000" w:themeColor="text1"/>
        </w:rPr>
        <w:t xml:space="preserve"> auch wenn </w:t>
      </w:r>
      <w:r w:rsidR="002E45A5" w:rsidRPr="007310A7">
        <w:rPr>
          <w:color w:val="000000" w:themeColor="text1"/>
        </w:rPr>
        <w:t xml:space="preserve">es hier </w:t>
      </w:r>
      <w:r w:rsidRPr="007310A7">
        <w:rPr>
          <w:color w:val="000000" w:themeColor="text1"/>
        </w:rPr>
        <w:t>ärztliche</w:t>
      </w:r>
      <w:r w:rsidR="002E45A5" w:rsidRPr="007310A7">
        <w:rPr>
          <w:color w:val="000000" w:themeColor="text1"/>
        </w:rPr>
        <w:t>r</w:t>
      </w:r>
      <w:r w:rsidRPr="007310A7">
        <w:rPr>
          <w:color w:val="000000" w:themeColor="text1"/>
        </w:rPr>
        <w:t xml:space="preserve"> </w:t>
      </w:r>
      <w:r w:rsidR="002E45A5" w:rsidRPr="007310A7">
        <w:rPr>
          <w:color w:val="000000" w:themeColor="text1"/>
        </w:rPr>
        <w:t xml:space="preserve">Expertise bedarf – </w:t>
      </w:r>
      <w:r w:rsidRPr="007310A7">
        <w:rPr>
          <w:color w:val="000000" w:themeColor="text1"/>
        </w:rPr>
        <w:t>keinen Zweifel gibt. Somit lässt sich das thematische Feld der Angewiesenheit auf</w:t>
      </w:r>
      <w:r w:rsidR="002E45A5" w:rsidRPr="007310A7">
        <w:rPr>
          <w:color w:val="000000" w:themeColor="text1"/>
        </w:rPr>
        <w:t xml:space="preserve"> andere</w:t>
      </w:r>
      <w:r w:rsidRPr="007310A7">
        <w:rPr>
          <w:color w:val="000000" w:themeColor="text1"/>
        </w:rPr>
        <w:t xml:space="preserve">, um den Aspekt der geschlechtlichen Identität erweitern. Wie bereits im Vorgespräch betont Alex erneut, dass es entgegen der Aussagen eines Arztbriefes „Quatsch“ sei, dass seine Eltern ihn „als Mädchen gewollt“ hätten. Hier wird deutlich, dass Alex sich insbesondere bei Kritik von außen schützend vor seine Eltern stellt und diese als intakte Einheit präsentiert. Die behandelnden Ärzt*innen werden zwar partiell kritisiert, jedoch nur dann, wenn sie seine geschlechtliche Identität als Junge oder aber die Perspektive seiner Eltern in Frage stellen. Die Tatsache, dass er in seiner frühen Kindheit mehrere zum Teil schwerwiegende operative Eingriffe </w:t>
      </w:r>
      <w:r w:rsidR="002E45A5" w:rsidRPr="007310A7">
        <w:rPr>
          <w:color w:val="000000" w:themeColor="text1"/>
        </w:rPr>
        <w:t xml:space="preserve">zur </w:t>
      </w:r>
      <w:r w:rsidRPr="007310A7">
        <w:rPr>
          <w:color w:val="000000" w:themeColor="text1"/>
        </w:rPr>
        <w:t xml:space="preserve">Angleichung an </w:t>
      </w:r>
      <w:r w:rsidR="002E45A5" w:rsidRPr="007310A7">
        <w:rPr>
          <w:color w:val="000000" w:themeColor="text1"/>
        </w:rPr>
        <w:t xml:space="preserve">ein </w:t>
      </w:r>
      <w:r w:rsidRPr="007310A7">
        <w:rPr>
          <w:color w:val="000000" w:themeColor="text1"/>
        </w:rPr>
        <w:t>männlich</w:t>
      </w:r>
      <w:r w:rsidR="002E45A5" w:rsidRPr="007310A7">
        <w:rPr>
          <w:color w:val="000000" w:themeColor="text1"/>
        </w:rPr>
        <w:t xml:space="preserve">es Körperbild durchlebt, </w:t>
      </w:r>
      <w:r w:rsidRPr="007310A7">
        <w:rPr>
          <w:color w:val="000000" w:themeColor="text1"/>
        </w:rPr>
        <w:t xml:space="preserve">stellt Alex in seiner Eingangspräsentation als selbstverständlich und unhinterfragt dar. </w:t>
      </w:r>
    </w:p>
    <w:p w14:paraId="0752EC41" w14:textId="17904FCB" w:rsidR="00631021" w:rsidRPr="007310A7" w:rsidRDefault="00631021" w:rsidP="00AD7B2F">
      <w:pPr>
        <w:spacing w:before="240" w:line="360" w:lineRule="auto"/>
        <w:jc w:val="both"/>
        <w:rPr>
          <w:color w:val="000000" w:themeColor="text1"/>
        </w:rPr>
      </w:pPr>
      <w:r w:rsidRPr="007310A7">
        <w:rPr>
          <w:color w:val="000000" w:themeColor="text1"/>
        </w:rPr>
        <w:t>Auf den ersten Teil seiner biographischen</w:t>
      </w:r>
      <w:r w:rsidR="002E45A5" w:rsidRPr="007310A7">
        <w:rPr>
          <w:color w:val="000000" w:themeColor="text1"/>
        </w:rPr>
        <w:t xml:space="preserve"> Präsentation</w:t>
      </w:r>
      <w:r w:rsidRPr="007310A7">
        <w:rPr>
          <w:color w:val="000000" w:themeColor="text1"/>
        </w:rPr>
        <w:t xml:space="preserve">, den er selbst als Krankengeschichte rahmt, folgt eine Aufzählung von Ausgrenzungs- und Gewalterfahrungen, überwiegend durch Gleichaltrige. Letzteres begründet Alex damit, dass er sich auf Grund seiner frühen Krankenhausaufenthalte besser mit Erwachsenen verstünde als mit Kindern, die er in einer späteren Sequenz als </w:t>
      </w:r>
      <w:r w:rsidR="00761E5E" w:rsidRPr="007310A7">
        <w:rPr>
          <w:color w:val="000000" w:themeColor="text1"/>
        </w:rPr>
        <w:t>„</w:t>
      </w:r>
      <w:r w:rsidRPr="007310A7">
        <w:rPr>
          <w:color w:val="000000" w:themeColor="text1"/>
        </w:rPr>
        <w:t>grausam</w:t>
      </w:r>
      <w:r w:rsidR="00761E5E" w:rsidRPr="007310A7">
        <w:rPr>
          <w:color w:val="000000" w:themeColor="text1"/>
        </w:rPr>
        <w:t>“</w:t>
      </w:r>
      <w:r w:rsidRPr="007310A7">
        <w:rPr>
          <w:color w:val="000000" w:themeColor="text1"/>
        </w:rPr>
        <w:t xml:space="preserve"> bezeichnet. Da er hier in </w:t>
      </w:r>
      <w:r w:rsidR="002E45A5" w:rsidRPr="007310A7">
        <w:rPr>
          <w:color w:val="000000" w:themeColor="text1"/>
        </w:rPr>
        <w:t xml:space="preserve">der </w:t>
      </w:r>
      <w:r w:rsidRPr="007310A7">
        <w:rPr>
          <w:color w:val="000000" w:themeColor="text1"/>
        </w:rPr>
        <w:t xml:space="preserve">Präsenz-Form spricht liegt </w:t>
      </w:r>
      <w:r w:rsidR="00132E2C" w:rsidRPr="007310A7">
        <w:rPr>
          <w:color w:val="000000" w:themeColor="text1"/>
        </w:rPr>
        <w:t>nahe</w:t>
      </w:r>
      <w:r w:rsidRPr="007310A7">
        <w:rPr>
          <w:color w:val="000000" w:themeColor="text1"/>
        </w:rPr>
        <w:t>, dass er sich</w:t>
      </w:r>
      <w:r w:rsidR="002E45A5" w:rsidRPr="007310A7">
        <w:rPr>
          <w:color w:val="000000" w:themeColor="text1"/>
        </w:rPr>
        <w:t xml:space="preserve"> gegenwärtig noch in seiner Kindheit verortet</w:t>
      </w:r>
      <w:r w:rsidRPr="007310A7">
        <w:rPr>
          <w:color w:val="000000" w:themeColor="text1"/>
        </w:rPr>
        <w:t xml:space="preserve">. Er präsentiert eine von Leid geprägte Biographie, die er einerseits durch </w:t>
      </w:r>
      <w:r w:rsidR="00D72FE5" w:rsidRPr="007310A7">
        <w:rPr>
          <w:color w:val="000000" w:themeColor="text1"/>
        </w:rPr>
        <w:t xml:space="preserve">die </w:t>
      </w:r>
      <w:r w:rsidRPr="007310A7">
        <w:rPr>
          <w:color w:val="000000" w:themeColor="text1"/>
        </w:rPr>
        <w:t xml:space="preserve">hier </w:t>
      </w:r>
      <w:r w:rsidR="00D72FE5" w:rsidRPr="007310A7">
        <w:rPr>
          <w:color w:val="000000" w:themeColor="text1"/>
        </w:rPr>
        <w:t xml:space="preserve">gewissermaßen </w:t>
      </w:r>
      <w:r w:rsidRPr="007310A7">
        <w:rPr>
          <w:color w:val="000000" w:themeColor="text1"/>
        </w:rPr>
        <w:t>naturalisierte</w:t>
      </w:r>
      <w:r w:rsidR="00D72FE5" w:rsidRPr="007310A7">
        <w:rPr>
          <w:color w:val="000000" w:themeColor="text1"/>
        </w:rPr>
        <w:t xml:space="preserve">n Gewalt-Handlungen </w:t>
      </w:r>
      <w:r w:rsidRPr="007310A7">
        <w:rPr>
          <w:color w:val="000000" w:themeColor="text1"/>
        </w:rPr>
        <w:t>anderer Kinder, anderseits durch seine scheinbar mangelhafte Beziehungsfähigkeit zu Gleichaltrigen</w:t>
      </w:r>
      <w:r w:rsidR="00D72FE5" w:rsidRPr="007310A7">
        <w:rPr>
          <w:color w:val="000000" w:themeColor="text1"/>
        </w:rPr>
        <w:t xml:space="preserve"> begründet</w:t>
      </w:r>
      <w:r w:rsidRPr="007310A7">
        <w:rPr>
          <w:color w:val="000000" w:themeColor="text1"/>
        </w:rPr>
        <w:t xml:space="preserve">. Mehrfach entlastet er die </w:t>
      </w:r>
      <w:r w:rsidR="00D72FE5" w:rsidRPr="007310A7">
        <w:rPr>
          <w:color w:val="000000" w:themeColor="text1"/>
        </w:rPr>
        <w:t xml:space="preserve">zu unterschiedlichen Zeitpunkten seines Lebens präsenten </w:t>
      </w:r>
      <w:proofErr w:type="spellStart"/>
      <w:r w:rsidRPr="007310A7">
        <w:rPr>
          <w:color w:val="000000" w:themeColor="text1"/>
        </w:rPr>
        <w:t>Pädagog</w:t>
      </w:r>
      <w:proofErr w:type="spellEnd"/>
      <w:r w:rsidRPr="007310A7">
        <w:rPr>
          <w:color w:val="000000" w:themeColor="text1"/>
        </w:rPr>
        <w:t>*innen von ihrer Verantwort</w:t>
      </w:r>
      <w:r w:rsidR="00D72FE5" w:rsidRPr="007310A7">
        <w:rPr>
          <w:color w:val="000000" w:themeColor="text1"/>
        </w:rPr>
        <w:t xml:space="preserve">lichkeit </w:t>
      </w:r>
      <w:r w:rsidR="00761E5E" w:rsidRPr="007310A7">
        <w:rPr>
          <w:color w:val="000000" w:themeColor="text1"/>
        </w:rPr>
        <w:t xml:space="preserve">schützend </w:t>
      </w:r>
      <w:r w:rsidR="00D72FE5" w:rsidRPr="007310A7">
        <w:rPr>
          <w:color w:val="000000" w:themeColor="text1"/>
        </w:rPr>
        <w:t>einzugreifen</w:t>
      </w:r>
      <w:r w:rsidRPr="007310A7">
        <w:rPr>
          <w:color w:val="000000" w:themeColor="text1"/>
        </w:rPr>
        <w:t xml:space="preserve">, in dem er Schutz vor Gewalt als „nicht selbstverständlich“ rahmt. Somit lässt sich das thematische Feld um einen weiteren Aspekt ergänzen: Er ist auf die Hilfe bzw. den Schutz durch Erwachsene vor der Gewalt Gleichaltriger angewiesen, diese Unterstützung </w:t>
      </w:r>
      <w:r w:rsidR="00D72FE5" w:rsidRPr="007310A7">
        <w:rPr>
          <w:color w:val="000000" w:themeColor="text1"/>
        </w:rPr>
        <w:t>ist jedoch nicht selbstverständlich.</w:t>
      </w:r>
    </w:p>
    <w:p w14:paraId="2197063E" w14:textId="271F1FF2" w:rsidR="00631021" w:rsidRPr="007310A7" w:rsidRDefault="00A52258" w:rsidP="004D211A">
      <w:pPr>
        <w:pStyle w:val="berschrift3"/>
        <w:spacing w:before="480" w:after="240"/>
        <w:rPr>
          <w:rFonts w:asciiTheme="minorHAnsi" w:hAnsiTheme="minorHAnsi"/>
          <w:b/>
          <w:color w:val="000000" w:themeColor="text1"/>
        </w:rPr>
      </w:pPr>
      <w:bookmarkStart w:id="71" w:name="_Toc233288804"/>
      <w:r w:rsidRPr="007310A7">
        <w:rPr>
          <w:rFonts w:asciiTheme="minorHAnsi" w:hAnsiTheme="minorHAnsi"/>
          <w:b/>
          <w:color w:val="000000" w:themeColor="text1"/>
        </w:rPr>
        <w:lastRenderedPageBreak/>
        <w:t xml:space="preserve">7.3.3. </w:t>
      </w:r>
      <w:r w:rsidR="00631021" w:rsidRPr="007310A7">
        <w:rPr>
          <w:rFonts w:asciiTheme="minorHAnsi" w:hAnsiTheme="minorHAnsi"/>
          <w:b/>
          <w:color w:val="000000" w:themeColor="text1"/>
        </w:rPr>
        <w:t>Die erlebte Lebensgeschichte</w:t>
      </w:r>
      <w:bookmarkEnd w:id="71"/>
    </w:p>
    <w:p w14:paraId="21954710" w14:textId="687B2D1E" w:rsidR="00E35062" w:rsidRPr="007310A7" w:rsidRDefault="00631021" w:rsidP="00A80622">
      <w:pPr>
        <w:spacing w:line="360" w:lineRule="auto"/>
        <w:jc w:val="both"/>
        <w:rPr>
          <w:color w:val="000000" w:themeColor="text1"/>
        </w:rPr>
      </w:pPr>
      <w:r w:rsidRPr="007310A7">
        <w:rPr>
          <w:color w:val="000000" w:themeColor="text1"/>
        </w:rPr>
        <w:t>Alex</w:t>
      </w:r>
      <w:r w:rsidRPr="007310A7">
        <w:rPr>
          <w:color w:val="000000" w:themeColor="text1"/>
          <w:vertAlign w:val="subscript"/>
        </w:rPr>
        <w:t>‘</w:t>
      </w:r>
      <w:r w:rsidRPr="007310A7">
        <w:rPr>
          <w:color w:val="000000" w:themeColor="text1"/>
        </w:rPr>
        <w:t xml:space="preserve"> Eltern leben zum Zeitpunkt seiner Geburt</w:t>
      </w:r>
      <w:r w:rsidR="00E35062" w:rsidRPr="007310A7">
        <w:rPr>
          <w:color w:val="000000" w:themeColor="text1"/>
        </w:rPr>
        <w:t xml:space="preserve"> Anfang der 2000er Jahre</w:t>
      </w:r>
      <w:r w:rsidRPr="007310A7">
        <w:rPr>
          <w:color w:val="000000" w:themeColor="text1"/>
        </w:rPr>
        <w:t xml:space="preserve"> in einem katholisch geprägten Dorf in</w:t>
      </w:r>
      <w:r w:rsidR="00330DCA" w:rsidRPr="007310A7">
        <w:rPr>
          <w:color w:val="000000" w:themeColor="text1"/>
        </w:rPr>
        <w:t xml:space="preserve"> Süddeutschland</w:t>
      </w:r>
      <w:r w:rsidRPr="007310A7">
        <w:rPr>
          <w:color w:val="000000" w:themeColor="text1"/>
        </w:rPr>
        <w:t xml:space="preserve">, das als </w:t>
      </w:r>
      <w:r w:rsidR="004D211A">
        <w:rPr>
          <w:color w:val="000000" w:themeColor="text1"/>
        </w:rPr>
        <w:t>Kur</w:t>
      </w:r>
      <w:r w:rsidRPr="007310A7">
        <w:rPr>
          <w:color w:val="000000" w:themeColor="text1"/>
        </w:rPr>
        <w:t>ort gilt. Alex‘ Mutter arbeitet bis zu seiner Geburt in einem Geschäft für</w:t>
      </w:r>
      <w:r w:rsidR="004D211A">
        <w:rPr>
          <w:color w:val="000000" w:themeColor="text1"/>
        </w:rPr>
        <w:t xml:space="preserve"> Schwangerschaftsmode</w:t>
      </w:r>
      <w:r w:rsidRPr="007310A7">
        <w:rPr>
          <w:color w:val="000000" w:themeColor="text1"/>
        </w:rPr>
        <w:t xml:space="preserve">, sein Vater ist in einer selbstgegründeten </w:t>
      </w:r>
      <w:r w:rsidR="00BD74A4" w:rsidRPr="007310A7">
        <w:rPr>
          <w:color w:val="000000" w:themeColor="text1"/>
        </w:rPr>
        <w:t>F</w:t>
      </w:r>
      <w:r w:rsidRPr="007310A7">
        <w:rPr>
          <w:color w:val="000000" w:themeColor="text1"/>
        </w:rPr>
        <w:t>irma tätig.</w:t>
      </w:r>
    </w:p>
    <w:p w14:paraId="3CEEF9C4" w14:textId="4BBECBAD" w:rsidR="00E35062" w:rsidRPr="007310A7" w:rsidRDefault="00E35062" w:rsidP="00E35062">
      <w:pPr>
        <w:spacing w:before="480" w:after="120" w:line="360" w:lineRule="auto"/>
        <w:jc w:val="both"/>
        <w:rPr>
          <w:i/>
          <w:iCs/>
          <w:color w:val="000000" w:themeColor="text1"/>
        </w:rPr>
      </w:pPr>
      <w:r w:rsidRPr="007310A7">
        <w:rPr>
          <w:i/>
          <w:iCs/>
          <w:color w:val="000000" w:themeColor="text1"/>
        </w:rPr>
        <w:t>Der familiengeschichtliche Hintergrund</w:t>
      </w:r>
    </w:p>
    <w:p w14:paraId="3BBE0066" w14:textId="386DCC92" w:rsidR="00631021" w:rsidRPr="007310A7" w:rsidRDefault="00631021" w:rsidP="00A80622">
      <w:pPr>
        <w:spacing w:line="360" w:lineRule="auto"/>
        <w:jc w:val="both"/>
        <w:rPr>
          <w:color w:val="000000" w:themeColor="text1"/>
        </w:rPr>
      </w:pPr>
      <w:r w:rsidRPr="007310A7">
        <w:rPr>
          <w:color w:val="000000" w:themeColor="text1"/>
        </w:rPr>
        <w:t xml:space="preserve">Alex‘ Großeltern mütterlicherseits sind Rumäniendeutsche, am ehesten Siebenbürger Sachsen oder Banater Schwaben, die nach dem Sturz der kommunistischen Diktatur </w:t>
      </w:r>
      <w:proofErr w:type="spellStart"/>
      <w:r w:rsidRPr="007310A7">
        <w:rPr>
          <w:color w:val="000000" w:themeColor="text1"/>
        </w:rPr>
        <w:t>Ceaușescus</w:t>
      </w:r>
      <w:proofErr w:type="spellEnd"/>
      <w:r w:rsidRPr="007310A7">
        <w:rPr>
          <w:color w:val="000000" w:themeColor="text1"/>
        </w:rPr>
        <w:t xml:space="preserve"> nach Deutschland kommen. Es kann </w:t>
      </w:r>
      <w:r w:rsidR="003E500E" w:rsidRPr="007310A7">
        <w:rPr>
          <w:color w:val="000000" w:themeColor="text1"/>
        </w:rPr>
        <w:t xml:space="preserve">basierend auf </w:t>
      </w:r>
      <w:r w:rsidRPr="007310A7">
        <w:rPr>
          <w:color w:val="000000" w:themeColor="text1"/>
        </w:rPr>
        <w:t>d</w:t>
      </w:r>
      <w:r w:rsidR="003E500E" w:rsidRPr="007310A7">
        <w:rPr>
          <w:color w:val="000000" w:themeColor="text1"/>
        </w:rPr>
        <w:t>ieser</w:t>
      </w:r>
      <w:r w:rsidRPr="007310A7">
        <w:rPr>
          <w:color w:val="000000" w:themeColor="text1"/>
        </w:rPr>
        <w:t xml:space="preserve"> kollektiven Zugehörigkeit von einem konservativen Herkunftsmilieu und einer protestantischen Religionszugehörigkeit ausgegangen werden. Alex‘ Mutter, die in Rumänien eine deutsche Schule besucht und zweisprachig aufwächst, migriert Ende der achtziger Jahre als junge Erwachsene</w:t>
      </w:r>
      <w:r w:rsidR="003E500E" w:rsidRPr="007310A7">
        <w:rPr>
          <w:color w:val="000000" w:themeColor="text1"/>
        </w:rPr>
        <w:t xml:space="preserve"> nach Deutschland</w:t>
      </w:r>
      <w:r w:rsidRPr="007310A7">
        <w:rPr>
          <w:color w:val="000000" w:themeColor="text1"/>
        </w:rPr>
        <w:t xml:space="preserve">, ein Jahr später folgen ihre Eltern. Es liegt nahe, dass Alex‘ Familie mütterlicherseits sich im ländlichen Raum von Rheinland-Pfalz niederlässt. Auf Grund des unter Rumäniendeutschen gesprochenen Dialekts ist davon auszugehen, dass die Familie im dörflichen Kontext zunächst auffällt und eine Außenseiterposition einnimmt. Dabei spielt aller Wahrscheinlichkeit nach auch die evangelische Religionszugehörigkeit eine Rolle, die zu einem weiteren Abweichungsmerkmal in einer überwiegend katholischen Dorfgemeinschaft führt. Ein Ortswechsel der Familie mütterlicherseits nach der Aussiedlung ist nicht tradiert. Über die Erfahrungen der Familie in Rumänien und Motive für die Aussiedlung ist ebenfalls nichts bekannt. Allerdings ist auf Grund des soziokulturellen Kontexts der Rumäniendeutschen als ethnischer Minderheit innerhalb der Sowjetunion davon auszugehen, dass staatliche Repressalien durchlebt wurden. Letztere begannen nach 1945 mit der Etablierung einer kommunistischen Regierung in Rumänien. In Anbetracht des kollektivgeschichtlichen Hintergrundes der Rumäniendeutschen ist ebenfalls davon auszugehen, dass in Alex‘ Familie mütterlicherseits Einflüsse der NS-Ideologie wirksam waren, über </w:t>
      </w:r>
      <w:r w:rsidRPr="007310A7">
        <w:rPr>
          <w:color w:val="000000" w:themeColor="text1"/>
        </w:rPr>
        <w:lastRenderedPageBreak/>
        <w:t>eine konkrete Involviertheit mit dem nationalsozialistischen Regime in der Generation der Urgroßeltern ist jedoch nichts bekannt.</w:t>
      </w:r>
      <w:r w:rsidRPr="007310A7">
        <w:rPr>
          <w:rStyle w:val="Funotenzeichen"/>
          <w:color w:val="000000" w:themeColor="text1"/>
        </w:rPr>
        <w:t xml:space="preserve"> </w:t>
      </w:r>
      <w:r w:rsidRPr="007310A7">
        <w:rPr>
          <w:rStyle w:val="Funotenzeichen"/>
          <w:color w:val="000000" w:themeColor="text1"/>
        </w:rPr>
        <w:footnoteReference w:id="182"/>
      </w:r>
    </w:p>
    <w:p w14:paraId="032209DF" w14:textId="0E306FE5" w:rsidR="00631021" w:rsidRPr="007310A7" w:rsidRDefault="00631021" w:rsidP="00A80622">
      <w:pPr>
        <w:spacing w:line="360" w:lineRule="auto"/>
        <w:jc w:val="both"/>
        <w:rPr>
          <w:color w:val="000000" w:themeColor="text1"/>
        </w:rPr>
      </w:pPr>
      <w:r w:rsidRPr="007310A7">
        <w:rPr>
          <w:color w:val="000000" w:themeColor="text1"/>
        </w:rPr>
        <w:t xml:space="preserve">Alex Mutter absolviert eine Ausbildung zur Bürokauffrau und heiratet mit Alex‘ Vater einen Deutschen ohne Migrationsgeschichte, der in der ländlichen Region, in der das Paar lebt, </w:t>
      </w:r>
      <w:r w:rsidR="00F97558" w:rsidRPr="007310A7">
        <w:rPr>
          <w:color w:val="000000" w:themeColor="text1"/>
        </w:rPr>
        <w:t xml:space="preserve">vermutlich </w:t>
      </w:r>
      <w:r w:rsidRPr="007310A7">
        <w:rPr>
          <w:color w:val="000000" w:themeColor="text1"/>
        </w:rPr>
        <w:t xml:space="preserve">zu den Etablierten gehört. Dies spricht für ein gewisses Maß an Anpassung der Mutter an die örtlichen Strukturen und zumindest eine teilweise ermöglichte Etablierung vermittelt durch die Partnerschaft. Das Paar lebt zunächst in einem Dorf mit etwa 5000 Einwohnern, bevor sie vor Alex‘ Geburt in ein etwas </w:t>
      </w:r>
      <w:r w:rsidR="003E500E" w:rsidRPr="007310A7">
        <w:rPr>
          <w:color w:val="000000" w:themeColor="text1"/>
        </w:rPr>
        <w:t>größeres,</w:t>
      </w:r>
      <w:r w:rsidRPr="007310A7">
        <w:rPr>
          <w:color w:val="000000" w:themeColor="text1"/>
        </w:rPr>
        <w:t xml:space="preserve"> in der Nähe gelegenes Dorf ziehen. Soweit dies rekonstruierbar ist, werden die rumäniendeutsche Kultur und Traditionen in der Familie nicht explizit gelebt und somit auch nicht an Alex weitergegeben. Dies ist sowohl als Assimilations</w:t>
      </w:r>
      <w:r w:rsidR="00E201CB" w:rsidRPr="007310A7">
        <w:rPr>
          <w:color w:val="000000" w:themeColor="text1"/>
        </w:rPr>
        <w:t>bestreben</w:t>
      </w:r>
      <w:r w:rsidRPr="007310A7">
        <w:rPr>
          <w:color w:val="000000" w:themeColor="text1"/>
        </w:rPr>
        <w:t xml:space="preserve"> </w:t>
      </w:r>
      <w:r w:rsidR="003E500E" w:rsidRPr="007310A7">
        <w:rPr>
          <w:color w:val="000000" w:themeColor="text1"/>
        </w:rPr>
        <w:t xml:space="preserve">seiner Mutter </w:t>
      </w:r>
      <w:r w:rsidRPr="007310A7">
        <w:rPr>
          <w:color w:val="000000" w:themeColor="text1"/>
        </w:rPr>
        <w:t xml:space="preserve">als auch als Strategie des familialen Stigma-Managements </w:t>
      </w:r>
      <w:r w:rsidR="00FC3084" w:rsidRPr="007310A7">
        <w:rPr>
          <w:color w:val="000000" w:themeColor="text1"/>
        </w:rPr>
        <w:t>verstehbar</w:t>
      </w:r>
      <w:r w:rsidRPr="007310A7">
        <w:rPr>
          <w:color w:val="000000" w:themeColor="text1"/>
        </w:rPr>
        <w:t>.</w:t>
      </w:r>
    </w:p>
    <w:p w14:paraId="4317502C" w14:textId="77777777" w:rsidR="00667092" w:rsidRPr="007310A7" w:rsidRDefault="00631021" w:rsidP="00A80622">
      <w:pPr>
        <w:spacing w:line="360" w:lineRule="auto"/>
        <w:jc w:val="both"/>
        <w:rPr>
          <w:color w:val="000000" w:themeColor="text1"/>
        </w:rPr>
      </w:pPr>
      <w:r w:rsidRPr="007310A7">
        <w:rPr>
          <w:color w:val="000000" w:themeColor="text1"/>
        </w:rPr>
        <w:t xml:space="preserve">Über Alex‘ Vater ist ausgehend von den geführten Interviews lediglich bekannt, dass er in einer selbstgegründeten Firma arbeitet. </w:t>
      </w:r>
      <w:r w:rsidR="00667092" w:rsidRPr="007310A7">
        <w:rPr>
          <w:color w:val="000000" w:themeColor="text1"/>
        </w:rPr>
        <w:t xml:space="preserve">Eine Akademisierung deutet sich nicht an. </w:t>
      </w:r>
      <w:r w:rsidRPr="007310A7">
        <w:rPr>
          <w:color w:val="000000" w:themeColor="text1"/>
        </w:rPr>
        <w:t xml:space="preserve">Bis auf deren katholische Religionszugehörigkeit thematisiert Alex den familialen und soziokulturellen Hintergrund seines Vaters und seiner Großeltern väterlicherseits nicht. </w:t>
      </w:r>
    </w:p>
    <w:p w14:paraId="4BE1680F" w14:textId="2E9F3D0A" w:rsidR="00631021" w:rsidRPr="007310A7" w:rsidRDefault="00631021" w:rsidP="00A80622">
      <w:pPr>
        <w:spacing w:line="360" w:lineRule="auto"/>
        <w:jc w:val="both"/>
        <w:rPr>
          <w:color w:val="000000" w:themeColor="text1"/>
        </w:rPr>
      </w:pPr>
      <w:r w:rsidRPr="007310A7">
        <w:rPr>
          <w:color w:val="000000" w:themeColor="text1"/>
        </w:rPr>
        <w:t xml:space="preserve">Alex‘ Eltern bekommen ein Jahr vor seiner Geburt eine Tochter, die auf Grund einer Nabelschnur-Komplikation noch während der Geburt verstirbt. Alex‘ Mutter gerät im Zuge dessen ebenfalls in einen lebensbedrohlichen gesundheitlichen Zustand. </w:t>
      </w:r>
      <w:r w:rsidR="00F97558" w:rsidRPr="007310A7">
        <w:rPr>
          <w:color w:val="000000" w:themeColor="text1"/>
        </w:rPr>
        <w:t xml:space="preserve">Alex erwähnt im Interview, dass dies Konsequenz eines medizinischen Behandlungsfehlers gewesen sei. </w:t>
      </w:r>
      <w:r w:rsidRPr="007310A7">
        <w:rPr>
          <w:color w:val="000000" w:themeColor="text1"/>
        </w:rPr>
        <w:t>Ausgehend von der Literatur zu den Erfahrungen von Eltern und insbesondere Müttern, die ein Kind durch Geburtskomplikationen verlieren, kann hier von einer psychisch hochgradig belastenden und potentiell traumatischen Situation ausgegangen werden</w:t>
      </w:r>
      <w:r w:rsidR="00474A64" w:rsidRPr="007310A7">
        <w:rPr>
          <w:color w:val="000000" w:themeColor="text1"/>
        </w:rPr>
        <w:t xml:space="preserve"> </w:t>
      </w:r>
      <w:r w:rsidR="00474A64" w:rsidRPr="007310A7">
        <w:rPr>
          <w:color w:val="000000" w:themeColor="text1"/>
        </w:rPr>
        <w:fldChar w:fldCharType="begin"/>
      </w:r>
      <w:r w:rsidR="00F370E7">
        <w:rPr>
          <w:color w:val="000000" w:themeColor="text1"/>
        </w:rPr>
        <w:instrText xml:space="preserve"> ADDIN ZOTERO_ITEM CSL_CITATION {"citationID":"yWd2xVHx","properties":{"unsorted":false,"formattedCitation":"(vgl. z.B. Christiansen 2017)","plainCitation":"(vgl. z.B. Christiansen 2017)","dontUpdate":true,"noteIndex":0},"citationItems":[{"id":1063,"uris":["http://zotero.org/users/local/owKliTIb/items/9AYRXK49"],"itemData":{"id":1063,"type":"article-journal","container-title":"Clinical psychology review","DOI":"10.1016/j.cpr.2016.10.007","page":"60–74","publisher":"Elsevier BV","title":"Posttraumatic stress disorder in parents following infant death: A systematic review","volume":"51","author":[{"family":"Christiansen","given":"D. M."}],"issued":{"date-parts":[["2017"]]}},"prefix":"vgl. z.B."}],"schema":"https://github.com/citation-style-language/schema/raw/master/csl-citation.json"} </w:instrText>
      </w:r>
      <w:r w:rsidR="00474A64" w:rsidRPr="007310A7">
        <w:rPr>
          <w:color w:val="000000" w:themeColor="text1"/>
        </w:rPr>
        <w:fldChar w:fldCharType="separate"/>
      </w:r>
      <w:r w:rsidR="00474A64" w:rsidRPr="007310A7">
        <w:rPr>
          <w:rFonts w:ascii="Cambria" w:hAnsi="Cambria"/>
          <w:color w:val="000000" w:themeColor="text1"/>
        </w:rPr>
        <w:t>(vgl. Christiansen 2017)</w:t>
      </w:r>
      <w:r w:rsidR="00474A64" w:rsidRPr="007310A7">
        <w:rPr>
          <w:color w:val="000000" w:themeColor="text1"/>
        </w:rPr>
        <w:fldChar w:fldCharType="end"/>
      </w:r>
      <w:r w:rsidRPr="007310A7">
        <w:rPr>
          <w:color w:val="000000" w:themeColor="text1"/>
        </w:rPr>
        <w:t>. Über die familiäre Situation nach dem Tod des gemeinsamen Kindes ist lediglich bekannt, dass die Mutter – vermutlich zur Kompensation des Verlusts – eine Katze als Haustier in die Familie holt.</w:t>
      </w:r>
    </w:p>
    <w:p w14:paraId="2161DC33" w14:textId="1146C7DE" w:rsidR="00631021" w:rsidRPr="007310A7" w:rsidRDefault="00631021" w:rsidP="00667092">
      <w:pPr>
        <w:spacing w:before="240" w:line="360" w:lineRule="auto"/>
        <w:jc w:val="both"/>
        <w:rPr>
          <w:color w:val="000000" w:themeColor="text1"/>
        </w:rPr>
      </w:pPr>
      <w:r w:rsidRPr="007310A7">
        <w:rPr>
          <w:color w:val="000000" w:themeColor="text1"/>
        </w:rPr>
        <w:lastRenderedPageBreak/>
        <w:t xml:space="preserve">Es liegt </w:t>
      </w:r>
      <w:r w:rsidR="003E500E" w:rsidRPr="007310A7">
        <w:rPr>
          <w:color w:val="000000" w:themeColor="text1"/>
        </w:rPr>
        <w:t>nahe</w:t>
      </w:r>
      <w:r w:rsidRPr="007310A7">
        <w:rPr>
          <w:color w:val="000000" w:themeColor="text1"/>
        </w:rPr>
        <w:t xml:space="preserve">, dass zum Zeitpunkt </w:t>
      </w:r>
      <w:r w:rsidR="00667092" w:rsidRPr="007310A7">
        <w:rPr>
          <w:color w:val="000000" w:themeColor="text1"/>
        </w:rPr>
        <w:t xml:space="preserve">von Alex </w:t>
      </w:r>
      <w:r w:rsidRPr="007310A7">
        <w:rPr>
          <w:color w:val="000000" w:themeColor="text1"/>
        </w:rPr>
        <w:t>Geburt kaum oder gar kein Wissensvorrat zum Thema Intergeschlechtlichkeit innerhalb von Alex Familie besteht.</w:t>
      </w:r>
      <w:r w:rsidRPr="007310A7">
        <w:rPr>
          <w:rStyle w:val="Funotenzeichen"/>
          <w:color w:val="000000" w:themeColor="text1"/>
        </w:rPr>
        <w:footnoteReference w:id="183"/>
      </w:r>
      <w:r w:rsidRPr="007310A7">
        <w:rPr>
          <w:color w:val="000000" w:themeColor="text1"/>
        </w:rPr>
        <w:t xml:space="preserve"> Die Familie lebt in einer Wohnung in einer überwiegend katholischen Dorfgemeinschaft mit etwa 1000 Einwohnern. Alex‘ Großvater mütterlicherseits verstirbt eine Woche vor Alex‘ Geburt, woraufhin seine Großmutter kurze Zeit später bei Alex‘ Eltern miteinzieht. Die Familie zieht daraufhin erneut um, diesmal in eine größere Wohnung im selben Dorf. Auch wenn nichts Genaueres über die Beziehung zwischen Alex‘ Mutter und ihrem Vater bekannt ist, kann davon ausgegangen werden, dass dessen Tod zu einer Trauerreaktion und zumindest vorrübergehenden psycho-sozialen Belastung der Mutter vor Alex‘ Geburt führt. Ebenfalls ist durch den Zuzug der gerade erst verwitweten Großmutter </w:t>
      </w:r>
      <w:r w:rsidR="00C65E19" w:rsidRPr="007310A7">
        <w:rPr>
          <w:color w:val="000000" w:themeColor="text1"/>
        </w:rPr>
        <w:t>naheliegend</w:t>
      </w:r>
      <w:r w:rsidRPr="007310A7">
        <w:rPr>
          <w:color w:val="000000" w:themeColor="text1"/>
        </w:rPr>
        <w:t>, dass es zu Veränderungen und daraus resultierenden Aushandlungen in der famili</w:t>
      </w:r>
      <w:r w:rsidR="00C65E19" w:rsidRPr="007310A7">
        <w:rPr>
          <w:color w:val="000000" w:themeColor="text1"/>
        </w:rPr>
        <w:t>al</w:t>
      </w:r>
      <w:r w:rsidRPr="007310A7">
        <w:rPr>
          <w:color w:val="000000" w:themeColor="text1"/>
        </w:rPr>
        <w:t>en Konstellation sowie zwischen Alex‘ Eltern als Paar kommt. Somit wird Alex in ein komplexes, sich im Wandel befindendes und mit Verlust konfrontiertes Familiensystem hineingeboren</w:t>
      </w:r>
      <w:r w:rsidR="00C65E19" w:rsidRPr="007310A7">
        <w:rPr>
          <w:color w:val="000000" w:themeColor="text1"/>
        </w:rPr>
        <w:t xml:space="preserve">. Ausgehend von dem erst kurz zurückliegenden familialen Verlust seiner Schwester ist </w:t>
      </w:r>
      <w:r w:rsidRPr="007310A7">
        <w:rPr>
          <w:color w:val="000000" w:themeColor="text1"/>
        </w:rPr>
        <w:t>denkbar, dass Alex</w:t>
      </w:r>
      <w:r w:rsidR="00C65E19" w:rsidRPr="007310A7">
        <w:rPr>
          <w:color w:val="000000" w:themeColor="text1"/>
        </w:rPr>
        <w:t>‘</w:t>
      </w:r>
      <w:r w:rsidRPr="007310A7">
        <w:rPr>
          <w:color w:val="000000" w:themeColor="text1"/>
        </w:rPr>
        <w:t xml:space="preserve"> Heranwachsen durch Verlustängste seiner Eltern geprägt ist. Ebenfalls liegt </w:t>
      </w:r>
      <w:r w:rsidR="003E500E" w:rsidRPr="007310A7">
        <w:rPr>
          <w:color w:val="000000" w:themeColor="text1"/>
        </w:rPr>
        <w:t>nahe</w:t>
      </w:r>
      <w:r w:rsidRPr="007310A7">
        <w:rPr>
          <w:color w:val="000000" w:themeColor="text1"/>
        </w:rPr>
        <w:t xml:space="preserve">, dass der </w:t>
      </w:r>
      <w:r w:rsidR="00C65E19" w:rsidRPr="007310A7">
        <w:rPr>
          <w:color w:val="000000" w:themeColor="text1"/>
        </w:rPr>
        <w:t xml:space="preserve">vorherige </w:t>
      </w:r>
      <w:r w:rsidRPr="007310A7">
        <w:rPr>
          <w:color w:val="000000" w:themeColor="text1"/>
        </w:rPr>
        <w:t xml:space="preserve">Tod seiner Schwester Alex Positionierung innerhalb des Familiengefüges beeinflusst und im lebensgeschichtlichen Verlauf Imaginationen dazu begünstigt, inwiefern ihm die Rolle zukommt sie bzw. ihren Verlust zu ersetzen. </w:t>
      </w:r>
    </w:p>
    <w:p w14:paraId="7B4220B0" w14:textId="34F5722F" w:rsidR="00631021" w:rsidRPr="007310A7" w:rsidRDefault="00631021" w:rsidP="00E35062">
      <w:pPr>
        <w:spacing w:before="480" w:after="240"/>
        <w:jc w:val="both"/>
        <w:rPr>
          <w:bCs/>
          <w:i/>
          <w:iCs/>
          <w:color w:val="000000" w:themeColor="text1"/>
        </w:rPr>
      </w:pPr>
      <w:r w:rsidRPr="007310A7">
        <w:rPr>
          <w:bCs/>
          <w:i/>
          <w:iCs/>
          <w:color w:val="000000" w:themeColor="text1"/>
        </w:rPr>
        <w:t>Geburt als „Notfall“ und frühe geschlechtsnormierende Eingriffe</w:t>
      </w:r>
    </w:p>
    <w:p w14:paraId="32ECFB45" w14:textId="2D4FE2F7" w:rsidR="00631021" w:rsidRPr="007310A7" w:rsidRDefault="00631021" w:rsidP="00A80622">
      <w:pPr>
        <w:spacing w:line="360" w:lineRule="auto"/>
        <w:jc w:val="both"/>
        <w:rPr>
          <w:color w:val="000000" w:themeColor="text1"/>
        </w:rPr>
      </w:pPr>
      <w:r w:rsidRPr="007310A7">
        <w:rPr>
          <w:color w:val="000000" w:themeColor="text1"/>
        </w:rPr>
        <w:t xml:space="preserve">Alex wird Anfang der 2000er Jahre in einem Kreiskrankenhaus in der Nähe des familialen Wohnortes geboren. Ausgehend von den Diagnosen, die mir Alex im Interview mitteilt, ist davon auszugehen, dass er gesund, jedoch aus medizinischer Perspektive mit </w:t>
      </w:r>
      <w:r w:rsidR="002A0F67" w:rsidRPr="007310A7">
        <w:rPr>
          <w:color w:val="000000" w:themeColor="text1"/>
        </w:rPr>
        <w:t xml:space="preserve">sog. </w:t>
      </w:r>
      <w:r w:rsidRPr="007310A7">
        <w:rPr>
          <w:color w:val="000000" w:themeColor="text1"/>
        </w:rPr>
        <w:t>uneindeutigen Geschlechtsmerkmalen zur Welt kommt.</w:t>
      </w:r>
    </w:p>
    <w:p w14:paraId="48705F4E" w14:textId="1F91C32B" w:rsidR="00631021" w:rsidRPr="007310A7" w:rsidRDefault="00631021" w:rsidP="00A80622">
      <w:pPr>
        <w:spacing w:line="360" w:lineRule="auto"/>
        <w:jc w:val="both"/>
        <w:rPr>
          <w:rStyle w:val="s1"/>
          <w:rFonts w:eastAsia="Times New Roman" w:cs="Times New Roman"/>
          <w:color w:val="000000" w:themeColor="text1"/>
        </w:rPr>
      </w:pPr>
      <w:r w:rsidRPr="007310A7">
        <w:rPr>
          <w:color w:val="000000" w:themeColor="text1"/>
        </w:rPr>
        <w:t xml:space="preserve">In der Kinderheilkunde dominiert zum Zeitpunkt von Alex Geburt ein </w:t>
      </w:r>
      <w:r w:rsidR="00F07BF5" w:rsidRPr="007310A7">
        <w:rPr>
          <w:color w:val="000000" w:themeColor="text1"/>
        </w:rPr>
        <w:t xml:space="preserve">ausschließlich </w:t>
      </w:r>
      <w:r w:rsidRPr="007310A7">
        <w:rPr>
          <w:color w:val="000000" w:themeColor="text1"/>
        </w:rPr>
        <w:t xml:space="preserve">pathologisierendes Verständnis von Intergeschlechtlichkeit, so dass von der </w:t>
      </w:r>
      <w:r w:rsidRPr="007310A7">
        <w:rPr>
          <w:color w:val="000000" w:themeColor="text1"/>
        </w:rPr>
        <w:lastRenderedPageBreak/>
        <w:t xml:space="preserve">medizinischen Norm abweichende Geschlechtsmerkmale bei einem Neugeborenen als „psychosozialer Notfall“ </w:t>
      </w:r>
      <w:r w:rsidR="00C8272B" w:rsidRPr="007310A7">
        <w:rPr>
          <w:color w:val="000000" w:themeColor="text1"/>
        </w:rPr>
        <w:fldChar w:fldCharType="begin"/>
      </w:r>
      <w:r w:rsidR="000E368D" w:rsidRPr="007310A7">
        <w:rPr>
          <w:color w:val="000000" w:themeColor="text1"/>
        </w:rPr>
        <w:instrText xml:space="preserve"> ADDIN ZOTERO_ITEM CSL_CITATION {"citationID":"8RS3FeKX","properties":{"unsorted":true,"formattedCitation":"(Sinnecker, Gernot H. 2002, 193; vgl. auch Fausto-Sterling 2000, 3)","plainCitation":"(Sinnecker, Gernot H. 2002, 193; vgl. auch Fausto-Sterling 2000, 3)","dontUpdate":true,"noteIndex":0},"citationItems":[{"id":1382,"uris":["http://zotero.org/users/local/owKliTIb/items/A6FMW5KV"],"itemData":{"id":1382,"type":"chapter","container-title":"Kinder- und Jugendgynäkologie. Atlas und Leitfaden für die Praxis","edition":"1.","page":"171-195","publisher":"Schattauer, F.K. Verlag","publisher-place":"Stuttgart","title":"Intersexualität","author":[{"family":"Sinnecker, Gernot H.","given":"G."}],"editor":[{"family":"Wolf","given":"Alfred S."},{"family":"Mittag","given":"Judith E."}],"issued":{"date-parts":[["2002"]]}},"locator":"193","label":"page"},{"id":1383,"uris":["http://zotero.org/users/local/owKliTIb/items/URWU9KDW"],"itemData":{"id":1383,"type":"book","ISBN":"0-465-07714-5","publisher":"Basic books","title":"Sexing the body: Gender politics and the construction of sexuality","author":[{"family":"Fausto-Sterling","given":"Anne"}],"issued":{"date-parts":[["2000"]]}},"locator":"3","label":"page","prefix":"vgl. auch"}],"schema":"https://github.com/citation-style-language/schema/raw/master/csl-citation.json"} </w:instrText>
      </w:r>
      <w:r w:rsidR="00C8272B" w:rsidRPr="007310A7">
        <w:rPr>
          <w:color w:val="000000" w:themeColor="text1"/>
        </w:rPr>
        <w:fldChar w:fldCharType="separate"/>
      </w:r>
      <w:r w:rsidR="00C8272B" w:rsidRPr="007310A7">
        <w:rPr>
          <w:rFonts w:ascii="Cambria" w:hAnsi="Cambria"/>
          <w:color w:val="000000" w:themeColor="text1"/>
        </w:rPr>
        <w:t>(Sinnecker 2002, 193</w:t>
      </w:r>
      <w:r w:rsidR="005C7B88" w:rsidRPr="007310A7">
        <w:rPr>
          <w:rFonts w:ascii="Cambria" w:hAnsi="Cambria"/>
          <w:color w:val="000000" w:themeColor="text1"/>
        </w:rPr>
        <w:t xml:space="preserve">) </w:t>
      </w:r>
      <w:r w:rsidR="005C7B88" w:rsidRPr="007310A7">
        <w:rPr>
          <w:color w:val="000000" w:themeColor="text1"/>
        </w:rPr>
        <w:t>eingeordnet werden</w:t>
      </w:r>
      <w:r w:rsidR="00C8272B" w:rsidRPr="007310A7">
        <w:rPr>
          <w:rFonts w:ascii="Cambria" w:hAnsi="Cambria"/>
          <w:color w:val="000000" w:themeColor="text1"/>
        </w:rPr>
        <w:t xml:space="preserve"> </w:t>
      </w:r>
      <w:r w:rsidR="005C7B88" w:rsidRPr="007310A7">
        <w:rPr>
          <w:rFonts w:ascii="Cambria" w:hAnsi="Cambria"/>
          <w:color w:val="000000" w:themeColor="text1"/>
        </w:rPr>
        <w:t>(</w:t>
      </w:r>
      <w:r w:rsidR="00C8272B" w:rsidRPr="007310A7">
        <w:rPr>
          <w:rFonts w:ascii="Cambria" w:hAnsi="Cambria"/>
          <w:color w:val="000000" w:themeColor="text1"/>
        </w:rPr>
        <w:t>vgl. auch Fausto-Sterling 2000, 3)</w:t>
      </w:r>
      <w:r w:rsidR="00C8272B" w:rsidRPr="007310A7">
        <w:rPr>
          <w:color w:val="000000" w:themeColor="text1"/>
        </w:rPr>
        <w:fldChar w:fldCharType="end"/>
      </w:r>
      <w:r w:rsidRPr="007310A7">
        <w:rPr>
          <w:rStyle w:val="s1"/>
          <w:rFonts w:eastAsia="Times New Roman" w:cs="Times New Roman"/>
          <w:color w:val="000000" w:themeColor="text1"/>
        </w:rPr>
        <w:t>.</w:t>
      </w:r>
      <w:r w:rsidRPr="007310A7">
        <w:rPr>
          <w:rStyle w:val="Funotenzeichen"/>
          <w:color w:val="000000" w:themeColor="text1"/>
        </w:rPr>
        <w:footnoteReference w:id="184"/>
      </w:r>
      <w:r w:rsidRPr="007310A7">
        <w:rPr>
          <w:rStyle w:val="s1"/>
          <w:rFonts w:eastAsia="Times New Roman" w:cs="Times New Roman"/>
          <w:color w:val="000000" w:themeColor="text1"/>
        </w:rPr>
        <w:t xml:space="preserve"> Die medizinischen Leitlinien von 2002, die vermutlich </w:t>
      </w:r>
      <w:r w:rsidR="00924D77" w:rsidRPr="007310A7">
        <w:rPr>
          <w:rStyle w:val="s1"/>
          <w:rFonts w:eastAsia="Times New Roman" w:cs="Times New Roman"/>
          <w:color w:val="000000" w:themeColor="text1"/>
        </w:rPr>
        <w:t xml:space="preserve">kurz nach </w:t>
      </w:r>
      <w:r w:rsidRPr="007310A7">
        <w:rPr>
          <w:rStyle w:val="s1"/>
          <w:rFonts w:eastAsia="Times New Roman" w:cs="Times New Roman"/>
          <w:color w:val="000000" w:themeColor="text1"/>
        </w:rPr>
        <w:t>Alex‘ Geburt in Kraft</w:t>
      </w:r>
      <w:r w:rsidR="00924D77" w:rsidRPr="007310A7">
        <w:rPr>
          <w:rStyle w:val="s1"/>
          <w:rFonts w:eastAsia="Times New Roman" w:cs="Times New Roman"/>
          <w:color w:val="000000" w:themeColor="text1"/>
        </w:rPr>
        <w:t xml:space="preserve"> treten</w:t>
      </w:r>
      <w:r w:rsidRPr="007310A7">
        <w:rPr>
          <w:rStyle w:val="s1"/>
          <w:rFonts w:eastAsia="Times New Roman" w:cs="Times New Roman"/>
          <w:color w:val="000000" w:themeColor="text1"/>
        </w:rPr>
        <w:t>, empfehlen bei sog</w:t>
      </w:r>
      <w:r w:rsidR="00924D77" w:rsidRPr="007310A7">
        <w:rPr>
          <w:rStyle w:val="s1"/>
          <w:rFonts w:eastAsia="Times New Roman" w:cs="Times New Roman"/>
          <w:color w:val="000000" w:themeColor="text1"/>
        </w:rPr>
        <w:t>.</w:t>
      </w:r>
      <w:r w:rsidRPr="007310A7">
        <w:rPr>
          <w:rStyle w:val="s1"/>
          <w:rFonts w:eastAsia="Times New Roman" w:cs="Times New Roman"/>
          <w:color w:val="000000" w:themeColor="text1"/>
        </w:rPr>
        <w:t xml:space="preserve"> unklarer Geschlechtszuweisung eine ausführliche Differentialdiagnostik sowie </w:t>
      </w:r>
      <w:r w:rsidR="00924D77" w:rsidRPr="007310A7">
        <w:rPr>
          <w:rStyle w:val="s1"/>
          <w:rFonts w:eastAsia="Times New Roman" w:cs="Times New Roman"/>
          <w:color w:val="000000" w:themeColor="text1"/>
        </w:rPr>
        <w:t xml:space="preserve">ggf. </w:t>
      </w:r>
      <w:r w:rsidRPr="007310A7">
        <w:rPr>
          <w:rStyle w:val="s1"/>
          <w:rFonts w:eastAsia="Times New Roman" w:cs="Times New Roman"/>
          <w:color w:val="000000" w:themeColor="text1"/>
        </w:rPr>
        <w:t xml:space="preserve">einen Aufschub des Geschlechtseintrages </w:t>
      </w:r>
      <w:r w:rsidR="00924D77" w:rsidRPr="007310A7">
        <w:rPr>
          <w:rStyle w:val="s1"/>
          <w:rFonts w:eastAsia="Times New Roman" w:cs="Times New Roman"/>
          <w:color w:val="000000" w:themeColor="text1"/>
        </w:rPr>
        <w:t xml:space="preserve">um </w:t>
      </w:r>
      <w:r w:rsidRPr="007310A7">
        <w:rPr>
          <w:rStyle w:val="s1"/>
          <w:rFonts w:eastAsia="Times New Roman" w:cs="Times New Roman"/>
          <w:color w:val="000000" w:themeColor="text1"/>
        </w:rPr>
        <w:t>bis zu 12 Wochen</w:t>
      </w:r>
      <w:r w:rsidR="00F07BF5" w:rsidRPr="007310A7">
        <w:rPr>
          <w:rStyle w:val="s1"/>
          <w:rFonts w:eastAsia="Times New Roman" w:cs="Times New Roman"/>
          <w:color w:val="000000" w:themeColor="text1"/>
        </w:rPr>
        <w:t xml:space="preserve"> </w:t>
      </w:r>
      <w:r w:rsidR="00F07BF5" w:rsidRPr="007310A7">
        <w:rPr>
          <w:rStyle w:val="s1"/>
          <w:rFonts w:eastAsia="Times New Roman" w:cs="Times New Roman"/>
          <w:color w:val="000000" w:themeColor="text1"/>
        </w:rPr>
        <w:fldChar w:fldCharType="begin"/>
      </w:r>
      <w:r w:rsidR="00F370E7">
        <w:rPr>
          <w:rStyle w:val="s1"/>
          <w:rFonts w:eastAsia="Times New Roman" w:cs="Times New Roman"/>
          <w:color w:val="000000" w:themeColor="text1"/>
        </w:rPr>
        <w:instrText xml:space="preserve"> ADDIN ZOTERO_ITEM CSL_CITATION {"citationID":"NYlWdXhZ","properties":{"unsorted":false,"formattedCitation":"(Deutsche Gesellschaft f\\uc0\\u252{}r Kinderchirurgie 2002)","plainCitation":"(Deutsche Gesellschaft für Kinderchirurgie 2002)","dontUpdate":true,"noteIndex":0},"citationItems":[{"id":31,"uris":["http://zotero.org/users/local/owKliTIb/items/JTZRQK8J"],"itemData":{"id":31,"type":"document","title":"Leitlinien der Deutschen Gesellschaft für Kinderchirurgie: Intersexualität – Störungen der sexuellen Differenzierung","author":[{"literal":"Deutsche Gesellschaft für Kinderchirurgie"}],"issued":{"date-parts":[["2002"]]}}}],"schema":"https://github.com/citation-style-language/schema/raw/master/csl-citation.json"} </w:instrText>
      </w:r>
      <w:r w:rsidR="00F07BF5" w:rsidRPr="007310A7">
        <w:rPr>
          <w:rStyle w:val="s1"/>
          <w:rFonts w:eastAsia="Times New Roman" w:cs="Times New Roman"/>
          <w:color w:val="000000" w:themeColor="text1"/>
        </w:rPr>
        <w:fldChar w:fldCharType="separate"/>
      </w:r>
      <w:r w:rsidR="00F07BF5" w:rsidRPr="007310A7">
        <w:rPr>
          <w:rFonts w:ascii="Cambria" w:hAnsi="Cambria" w:cs="Times New Roman"/>
          <w:color w:val="000000" w:themeColor="text1"/>
        </w:rPr>
        <w:t>(vgl. D</w:t>
      </w:r>
      <w:r w:rsidR="008D741C" w:rsidRPr="007310A7">
        <w:rPr>
          <w:rFonts w:ascii="Cambria" w:hAnsi="Cambria" w:cs="Times New Roman"/>
          <w:color w:val="000000" w:themeColor="text1"/>
        </w:rPr>
        <w:t>GKC</w:t>
      </w:r>
      <w:r w:rsidR="00F07BF5" w:rsidRPr="007310A7">
        <w:rPr>
          <w:rFonts w:ascii="Cambria" w:hAnsi="Cambria" w:cs="Times New Roman"/>
          <w:color w:val="000000" w:themeColor="text1"/>
        </w:rPr>
        <w:t xml:space="preserve"> 2002)</w:t>
      </w:r>
      <w:r w:rsidR="00F07BF5"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w:t>
      </w:r>
      <w:r w:rsidRPr="007310A7">
        <w:rPr>
          <w:rStyle w:val="Funotenzeichen"/>
          <w:color w:val="000000" w:themeColor="text1"/>
        </w:rPr>
        <w:footnoteReference w:id="185"/>
      </w:r>
      <w:r w:rsidRPr="007310A7">
        <w:rPr>
          <w:rStyle w:val="s1"/>
          <w:rFonts w:eastAsia="Times New Roman" w:cs="Times New Roman"/>
          <w:color w:val="000000" w:themeColor="text1"/>
        </w:rPr>
        <w:t xml:space="preserve"> Die Diagnostik, die als eine umfassende </w:t>
      </w:r>
      <w:proofErr w:type="spellStart"/>
      <w:r w:rsidRPr="007310A7">
        <w:rPr>
          <w:rStyle w:val="s1"/>
          <w:rFonts w:eastAsia="Times New Roman" w:cs="Times New Roman"/>
          <w:color w:val="000000" w:themeColor="text1"/>
        </w:rPr>
        <w:t>Medikalisierungspraxis</w:t>
      </w:r>
      <w:proofErr w:type="spellEnd"/>
      <w:r w:rsidRPr="007310A7">
        <w:rPr>
          <w:rStyle w:val="s1"/>
          <w:rFonts w:eastAsia="Times New Roman" w:cs="Times New Roman"/>
          <w:color w:val="000000" w:themeColor="text1"/>
        </w:rPr>
        <w:t xml:space="preserve"> verstanden werden kann, zielt auf die Feststellung der geschlechtlichen Variation ab – in der Leitlinie als </w:t>
      </w:r>
      <w:r w:rsidRPr="007310A7">
        <w:rPr>
          <w:rStyle w:val="s1"/>
          <w:rFonts w:eastAsia="Times New Roman" w:cs="Times New Roman"/>
          <w:i/>
          <w:iCs/>
          <w:color w:val="000000" w:themeColor="text1"/>
        </w:rPr>
        <w:t>genitale Fehlbildung</w:t>
      </w:r>
      <w:r w:rsidRPr="007310A7">
        <w:rPr>
          <w:rStyle w:val="s1"/>
          <w:rFonts w:eastAsia="Times New Roman" w:cs="Times New Roman"/>
          <w:color w:val="000000" w:themeColor="text1"/>
        </w:rPr>
        <w:t xml:space="preserve"> bezeichnet – und dient als Entscheidungsgrundlage für eine chirurgische Angleichung der Geschlechtsmerkmale an das zugewiesene Geschlecht. Im Mittelpunkt dieses Procederes stehen eine möglichst schnelle Geschlechtszuweisung sowie frühe Durchführung </w:t>
      </w:r>
      <w:r w:rsidR="00924D77" w:rsidRPr="007310A7">
        <w:rPr>
          <w:rStyle w:val="s1"/>
          <w:rFonts w:eastAsia="Times New Roman" w:cs="Times New Roman"/>
          <w:color w:val="000000" w:themeColor="text1"/>
        </w:rPr>
        <w:t xml:space="preserve">geschlechtlich normanpassender </w:t>
      </w:r>
      <w:r w:rsidRPr="007310A7">
        <w:rPr>
          <w:rStyle w:val="s1"/>
          <w:rFonts w:eastAsia="Times New Roman" w:cs="Times New Roman"/>
          <w:color w:val="000000" w:themeColor="text1"/>
        </w:rPr>
        <w:t xml:space="preserve">Eingriffe. </w:t>
      </w:r>
    </w:p>
    <w:p w14:paraId="50C2D2E7" w14:textId="02F4BC80" w:rsidR="00631021" w:rsidRPr="007310A7" w:rsidRDefault="00631021" w:rsidP="00E73404">
      <w:pPr>
        <w:spacing w:before="240" w:line="360" w:lineRule="auto"/>
        <w:jc w:val="both"/>
        <w:rPr>
          <w:rStyle w:val="s1"/>
          <w:rFonts w:eastAsia="Times New Roman" w:cs="Times New Roman"/>
          <w:color w:val="000000" w:themeColor="text1"/>
        </w:rPr>
      </w:pPr>
      <w:r>
        <w:rPr>
          <w:rStyle w:val="s1"/>
          <w:rFonts w:eastAsia="Times New Roman" w:cs="Times New Roman"/>
          <w:color w:val="000000" w:themeColor="text1"/>
        </w:rPr>
        <w:t xml:space="preserve">Für Alex‘ Eltern bedeutet die Situation </w:t>
      </w:r>
      <w:r>
        <w:rPr>
          <w:rStyle w:val="s1"/>
          <w:rFonts w:eastAsia="Times New Roman" w:cs="Times New Roman"/>
          <w:color w:val="000000" w:themeColor="text1"/>
        </w:rPr>
        <w:t xml:space="preserve">im Zuge von Alex‘ Geburt </w:t>
      </w:r>
      <w:r>
        <w:rPr>
          <w:rStyle w:val="s1"/>
          <w:rFonts w:eastAsia="Times New Roman" w:cs="Times New Roman"/>
          <w:color w:val="000000" w:themeColor="text1"/>
        </w:rPr>
        <w:t xml:space="preserve">aller Wahrscheinlichkeit nach eine Situation von erheblichem psychischem Stress. Kramer beschreibt ausgehend von Interviews mit Eltern intergeschlechtlicher Kinder, dass insbesondere bei Eltern, die über kein vorbestehendes diesbezügliches (Erfahrungs-)Wissen verfügen, die Diagnose bzw. Vermutung von Intergeschlechtlichkeit einen Schock darstellt </w:t>
      </w:r>
      <w:r w:rsidR="00E73404" w:rsidRPr="007310A7">
        <w:rPr>
          <w:rStyle w:val="s1"/>
          <w:rFonts w:eastAsia="Times New Roman" w:cs="Times New Roman"/>
          <w:color w:val="000000" w:themeColor="text1"/>
        </w:rPr>
        <w:fldChar w:fldCharType="begin"/>
      </w:r>
      <w:r w:rsidR="00F370E7">
        <w:rPr>
          <w:rStyle w:val="s1"/>
          <w:rFonts w:eastAsia="Times New Roman" w:cs="Times New Roman"/>
          <w:color w:val="000000" w:themeColor="text1"/>
        </w:rPr>
        <w:instrText xml:space="preserve"> ADDIN ZOTERO_ITEM CSL_CITATION {"citationID":"R5hejpn1","properties":{"unsorted":false,"formattedCitation":"(vgl. Kr\\uc0\\u228{}mer 2021, 113\\uc0\\u8211{}14)","plainCitation":"(vgl. Krämer 2021, 113–14)","dontUpdate":true,"noteIndex":0},"citationItems":[{"id":209,"uris":["http://zotero.org/users/local/owKliTIb/items/3PEFNBFD","http://zotero.org/users/local/owKliTIb/items/3A2ZGMVW"],"itemData":{"id":209,"type":"book","publisher":"Springer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Kinder","author":[{"family":"Krämer","given":"Anike"}],"issued":{"date-parts":[["2021"]]}},"locator":"113-114","label":"page","prefix":"vgl."}],"schema":"https://github.com/citation-style-language/schema/raw/master/csl-citation.json"} </w:instrText>
      </w:r>
      <w:r w:rsidR="00E73404" w:rsidRPr="007310A7">
        <w:rPr>
          <w:rStyle w:val="s1"/>
          <w:rFonts w:eastAsia="Times New Roman" w:cs="Times New Roman"/>
          <w:color w:val="000000" w:themeColor="text1"/>
        </w:rPr>
        <w:fldChar w:fldCharType="separate"/>
      </w:r>
      <w:r>
        <w:rPr>
          <w:rFonts w:ascii="Cambria" w:hAnsi="Cambria" w:cs="Times New Roman"/>
          <w:color w:val="000000" w:themeColor="text1"/>
        </w:rPr>
        <w:t xml:space="preserve">(vgl. Krämer 2021, 113</w:t>
      </w:r>
      <w:r>
        <w:rPr>
          <w:rFonts w:ascii="Cambria" w:hAnsi="Cambria" w:cs="Times New Roman"/>
          <w:color w:val="000000" w:themeColor="text1"/>
        </w:rPr>
        <w:t xml:space="preserve">f.</w:t>
      </w:r>
      <w:r>
        <w:rPr>
          <w:rFonts w:ascii="Cambria" w:hAnsi="Cambria" w:cs="Times New Roman"/>
          <w:color w:val="000000" w:themeColor="text1"/>
        </w:rPr>
        <w:t xml:space="preserve">)</w:t>
      </w:r>
      <w:r w:rsidR="00E73404"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 Für Alex‘ Mutter, die bei ihrer ersten Geburt ein Kind verlor und selbst beinahe verstarb, kann dies</w:t>
      </w:r>
      <w:r>
        <w:rPr>
          <w:rStyle w:val="s1"/>
          <w:rFonts w:eastAsia="Times New Roman" w:cs="Times New Roman"/>
          <w:color w:val="000000" w:themeColor="text1"/>
        </w:rPr>
        <w:t xml:space="preserve"> zudem</w:t>
      </w:r>
      <w:r>
        <w:rPr>
          <w:rStyle w:val="s1"/>
          <w:rFonts w:eastAsia="Times New Roman" w:cs="Times New Roman"/>
          <w:color w:val="000000" w:themeColor="text1"/>
        </w:rPr>
        <w:t xml:space="preserve"> eine </w:t>
      </w:r>
      <w:proofErr w:type="spellStart"/>
      <w:r>
        <w:rPr>
          <w:rStyle w:val="s1"/>
          <w:rFonts w:eastAsia="Times New Roman" w:cs="Times New Roman"/>
          <w:color w:val="000000" w:themeColor="text1"/>
        </w:rPr>
        <w:t xml:space="preserve">retraumatisierende</w:t>
      </w:r>
      <w:proofErr w:type="spellEnd"/>
      <w:r>
        <w:rPr>
          <w:rStyle w:val="s1"/>
          <w:rFonts w:eastAsia="Times New Roman" w:cs="Times New Roman"/>
          <w:color w:val="000000" w:themeColor="text1"/>
        </w:rPr>
        <w:t xml:space="preserve"> Situation bedeuten, zumal sie damit konfrontiert</w:t>
      </w:r>
      <w:r>
        <w:rPr>
          <w:rStyle w:val="s1"/>
          <w:rFonts w:eastAsia="Times New Roman" w:cs="Times New Roman"/>
          <w:color w:val="000000" w:themeColor="text1"/>
        </w:rPr>
        <w:t xml:space="preserve">,</w:t>
      </w:r>
      <w:r>
        <w:rPr>
          <w:rStyle w:val="s1"/>
          <w:rFonts w:eastAsia="Times New Roman" w:cs="Times New Roman"/>
          <w:color w:val="000000" w:themeColor="text1"/>
        </w:rPr>
        <w:t xml:space="preserve"> ist erneut ein Kind bekommen zu haben, dass aus Sicht des medizinischen Systems nicht gesund bzw. behandlungsbedürftig ist. Denkbar ist, dass sie auf Grund der umfassenden Medikalisierung, die Alex ausgehend von seiner Variation unterworfen ist, auch mit der Angst erneut ihr Kind zu verlieren konfrontiert ist. Da Alex eine in der Kombination der Diagnosen sehr seltene geschlechtliche Besonderheit hat, liegt zudem nahe, dass die untersuchenden </w:t>
      </w:r>
      <w:proofErr w:type="spellStart"/>
      <w:del w:id="1000165" w:author="Claude Lektorat" w:date="2026-06-30T12:18:05Z">
        <w:r>
          <w:rPr>
            <w:rStyle w:val="s1"/>
            <w:rFonts w:eastAsia="Times New Roman" w:cs="Times New Roman"/>
            <w:color w:val="000000" w:themeColor="text1"/>
          </w:rPr>
          <w:delText xml:space="preserve">Ärzt</w:delText>
        </w:r>
      </w:del>
      <w:ins w:id="1000166" w:author="Claude Lektorat" w:date="2026-06-30T12:18:05Z">
        <w:r>
          <w:rPr>
            <w:rStyle w:val="s1"/>
            <w:rFonts w:eastAsia="Times New Roman" w:cs="Times New Roman"/>
            <w:color w:val="000000" w:themeColor="text1"/>
          </w:rPr>
          <w:t xml:space="preserve">ÄrztInnen</w:t>
        </w:r>
      </w:ins>
      <w:del w:id="1000167" w:author="Claude Lektorat" w:date="2026-06-30T12:18:05Z">
        <w:r>
          <w:rPr>
            <w:rStyle w:val="s1"/>
            <w:rFonts w:eastAsia="Times New Roman" w:cs="Times New Roman"/>
            <w:color w:val="000000" w:themeColor="text1"/>
          </w:rPr>
          <w:delText xml:space="preserve">I</w:delText>
        </w:r>
      </w:del>
      <w:del w:id="1000168" w:author="Claude Lektorat" w:date="2026-06-30T12:18:05Z">
        <w:r>
          <w:rPr>
            <w:rStyle w:val="s1"/>
            <w:rFonts w:eastAsia="Times New Roman" w:cs="Times New Roman"/>
            <w:color w:val="000000" w:themeColor="text1"/>
          </w:rPr>
          <w:delText xml:space="preserve">innen</w:delText>
        </w:r>
      </w:del>
      <w:proofErr w:type="spellEnd"/>
      <w:r>
        <w:rPr>
          <w:rStyle w:val="s1"/>
          <w:rFonts w:eastAsia="Times New Roman" w:cs="Times New Roman"/>
          <w:color w:val="000000" w:themeColor="text1"/>
        </w:rPr>
        <w:t xml:space="preserve"> innerhalb des medizinischen Paradigmas keine Sicherheiten in Bezug auf seine Variation und deren Auswirkungen vermitteln können. Dies ist insofern für die Eltern relevant, als dass sie </w:t>
      </w:r>
      <w:r>
        <w:rPr>
          <w:rStyle w:val="s1"/>
          <w:rFonts w:eastAsia="Times New Roman" w:cs="Times New Roman"/>
          <w:color w:val="000000" w:themeColor="text1"/>
        </w:rPr>
        <w:t xml:space="preserve">bereits ein Kind auf Grund einer medizinischen Komplikation verloren haben. Hier ist davon auszugehen, dass auch Unsicherheiten in Bezug auf die Verlässlichkeit und Kompetenz </w:t>
      </w:r>
      <w:r>
        <w:rPr>
          <w:rStyle w:val="s1"/>
          <w:rFonts w:eastAsia="Times New Roman" w:cs="Times New Roman"/>
          <w:color w:val="000000" w:themeColor="text1"/>
        </w:rPr>
        <w:t xml:space="preserve">der </w:t>
      </w:r>
      <w:r>
        <w:rPr>
          <w:rStyle w:val="s1"/>
          <w:rFonts w:eastAsia="Times New Roman" w:cs="Times New Roman"/>
          <w:color w:val="000000" w:themeColor="text1"/>
        </w:rPr>
        <w:t xml:space="preserve">Ärzt</w:t>
      </w:r>
      <w:r>
        <w:rPr>
          <w:rStyle w:val="s1"/>
          <w:rFonts w:eastAsia="Times New Roman" w:cs="Times New Roman"/>
          <w:color w:val="000000" w:themeColor="text1"/>
        </w:rPr>
        <w:t xml:space="preserve">I</w:t>
      </w:r>
      <w:r>
        <w:rPr>
          <w:rStyle w:val="s1"/>
          <w:rFonts w:eastAsia="Times New Roman" w:cs="Times New Roman"/>
          <w:color w:val="000000" w:themeColor="text1"/>
        </w:rPr>
        <w:t xml:space="preserve">nnen für die Eltern handlungsleitend sind. Zudem verfügen Alex Elter</w:t>
      </w:r>
      <w:r>
        <w:rPr>
          <w:rStyle w:val="s1"/>
          <w:rFonts w:eastAsia="Times New Roman" w:cs="Times New Roman"/>
          <w:color w:val="000000" w:themeColor="text1"/>
        </w:rPr>
        <w:t xml:space="preserve">n </w:t>
      </w:r>
      <w:r>
        <w:rPr>
          <w:rStyle w:val="s1"/>
          <w:rFonts w:eastAsia="Times New Roman" w:cs="Times New Roman"/>
          <w:color w:val="000000" w:themeColor="text1"/>
        </w:rPr>
        <w:t xml:space="preserve">für ihre aktuelle Situation, nämlich Eltern eines intergeschlechtlichen Kindes zu sein, noch über keinen aktiven Wissensvorrat, so dass auf „bestehende Wissensvorräte (.) zur Interpretation der neuen Situation“ </w:t>
      </w:r>
      <w:r w:rsidR="00E73404" w:rsidRPr="007310A7">
        <w:rPr>
          <w:rStyle w:val="s1"/>
          <w:rFonts w:eastAsia="Times New Roman" w:cs="Times New Roman"/>
          <w:color w:val="000000" w:themeColor="text1"/>
        </w:rPr>
        <w:fldChar w:fldCharType="begin"/>
      </w:r>
      <w:r w:rsidR="00E52A15" w:rsidRPr="007310A7">
        <w:rPr>
          <w:rStyle w:val="s1"/>
          <w:rFonts w:eastAsia="Times New Roman" w:cs="Times New Roman"/>
          <w:color w:val="000000" w:themeColor="text1"/>
        </w:rPr>
        <w:instrText xml:space="preserve"> ADDIN ZOTERO_ITEM CSL_CITATION {"citationID":"giahdTPc","properties":{"unsorted":false,"formattedCitation":"(Kr\\uc0\\u228{}mer 2021, 115)","plainCitation":"(Krämer 2021, 115)","noteIndex":0},"citationItems":[{"id":209,"uris":["http://zotero.org/users/local/owKliTIb/items/3PEFNBFD","http://zotero.org/users/local/owKliTIb/items/3A2ZGMVW"],"itemData":{"id":209,"type":"book","publisher":"Springer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Kinder","author":[{"family":"Krämer","given":"Anike"}],"issued":{"date-parts":[["2021"]]}},"locator":"115","label":"page"}],"schema":"https://github.com/citation-style-language/schema/raw/master/csl-citation.json"} </w:instrText>
      </w:r>
      <w:r w:rsidR="00E73404" w:rsidRPr="007310A7">
        <w:rPr>
          <w:rStyle w:val="s1"/>
          <w:rFonts w:eastAsia="Times New Roman" w:cs="Times New Roman"/>
          <w:color w:val="000000" w:themeColor="text1"/>
        </w:rPr>
        <w:fldChar w:fldCharType="separate"/>
      </w:r>
      <w:r>
        <w:rPr>
          <w:rFonts w:ascii="Cambria" w:hAnsi="Cambria" w:cs="Times New Roman"/>
          <w:color w:val="000000" w:themeColor="text1"/>
        </w:rPr>
        <w:t xml:space="preserve">(Krämer 2021, 115)</w:t>
      </w:r>
      <w:r w:rsidR="00E73404"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 zurückgegriffen werden muss</w:t>
      </w:r>
      <w:r>
        <w:rPr>
          <w:rStyle w:val="s1"/>
          <w:rFonts w:eastAsia="Times New Roman" w:cs="Times New Roman"/>
          <w:color w:val="000000" w:themeColor="text1"/>
        </w:rPr>
        <w:t xml:space="preserve">.</w:t>
      </w:r>
    </w:p>
    <w:p w14:paraId="76A23826" w14:textId="39D5F03F" w:rsidR="00631021" w:rsidRPr="007310A7" w:rsidRDefault="00631021" w:rsidP="00A80622">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Relevant ist hier ebenfalls, dass in einer frühen Phase nach der Geburt, in der zwischen Eltern und Neugeborenem in der Regel ein intensiver Bindungsprozess einsetzt, ein gleichzeitiges Prozedere der Medikalisierung und somit auch Objektivierung von Alex‘ Körper einsetzt</w:t>
      </w:r>
      <w:r w:rsidR="00001C1D" w:rsidRPr="007310A7">
        <w:rPr>
          <w:rStyle w:val="s1"/>
          <w:rFonts w:eastAsia="Times New Roman" w:cs="Times New Roman"/>
          <w:color w:val="000000" w:themeColor="text1"/>
        </w:rPr>
        <w:t xml:space="preserve"> </w:t>
      </w:r>
      <w:r w:rsidR="00001C1D" w:rsidRPr="007310A7">
        <w:rPr>
          <w:rStyle w:val="s1"/>
          <w:rFonts w:eastAsia="Times New Roman" w:cs="Times New Roman"/>
          <w:color w:val="000000" w:themeColor="text1"/>
        </w:rPr>
        <w:fldChar w:fldCharType="begin"/>
      </w:r>
      <w:r w:rsidR="00F370E7">
        <w:rPr>
          <w:rStyle w:val="s1"/>
          <w:rFonts w:eastAsia="Times New Roman" w:cs="Times New Roman"/>
          <w:color w:val="000000" w:themeColor="text1"/>
        </w:rPr>
        <w:instrText xml:space="preserve"> ADDIN ZOTERO_ITEM CSL_CITATION {"citationID":"VgZF6CdQ","properties":{"unsorted":false,"formattedCitation":"(Bowlby 1940)","plainCitation":"(Bowlby 1940)","dontUpdate":true,"noteIndex":0},"citationItems":[{"id":790,"uris":["http://zotero.org/users/local/owKliTIb/items/FKTFNXVD"],"itemData":{"id":790,"type":"article-journal","container-title":"International Journal of Psycho-Analysis","page":"1–25","title":"The influence of early environment in the development of neurosis and neurotic character","volume":"XXI","author":[{"family":"Bowlby","given":"John"}],"issued":{"date-parts":[["1940"]]}}}],"schema":"https://github.com/citation-style-language/schema/raw/master/csl-citation.json"} </w:instrText>
      </w:r>
      <w:r w:rsidR="00001C1D" w:rsidRPr="007310A7">
        <w:rPr>
          <w:rStyle w:val="s1"/>
          <w:rFonts w:eastAsia="Times New Roman" w:cs="Times New Roman"/>
          <w:color w:val="000000" w:themeColor="text1"/>
        </w:rPr>
        <w:fldChar w:fldCharType="separate"/>
      </w:r>
      <w:r w:rsidR="00852353" w:rsidRPr="007310A7">
        <w:rPr>
          <w:rFonts w:ascii="Cambria" w:hAnsi="Cambria"/>
          <w:color w:val="000000" w:themeColor="text1"/>
        </w:rPr>
        <w:t>(vgl. z.B. Bowlby 1940)</w:t>
      </w:r>
      <w:r w:rsidR="00001C1D"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Ausgehend von Studien über die Erfahrungen von Eltern, deren Kind mit einer körperlichen Erkrankung oder Behinderung geboren wird, liegt nahe, dass Ängste und Unsicherheiten bereits früh die Beziehung zwischen Alex und seinen Eltern mit prägen</w:t>
      </w:r>
      <w:r w:rsidR="00181C04" w:rsidRPr="007310A7">
        <w:rPr>
          <w:rStyle w:val="s1"/>
          <w:rFonts w:eastAsia="Times New Roman" w:cs="Times New Roman"/>
          <w:color w:val="000000" w:themeColor="text1"/>
        </w:rPr>
        <w:t xml:space="preserve"> </w:t>
      </w:r>
      <w:r w:rsidR="00181C04" w:rsidRPr="007310A7">
        <w:rPr>
          <w:rStyle w:val="s1"/>
          <w:rFonts w:eastAsia="Times New Roman" w:cs="Times New Roman"/>
          <w:color w:val="000000" w:themeColor="text1"/>
        </w:rPr>
        <w:fldChar w:fldCharType="begin"/>
      </w:r>
      <w:r w:rsidR="00AE2EDC" w:rsidRPr="007310A7">
        <w:rPr>
          <w:rStyle w:val="s1"/>
          <w:rFonts w:eastAsia="Times New Roman" w:cs="Times New Roman"/>
          <w:color w:val="000000" w:themeColor="text1"/>
        </w:rPr>
        <w:instrText xml:space="preserve"> ADDIN ZOTERO_ITEM CSL_CITATION {"citationID":"FUDroKc1","properties":{"unsorted":false,"formattedCitation":"(Alexander u.\\uc0\\u160{}a. 2024)","plainCitation":"(Alexander u. a. 2024)","dontUpdate":true,"noteIndex":0},"citationItems":[{"id":1053,"uris":["http://zotero.org/users/local/owKliTIb/items/93QITSUX"],"itemData":{"id":1053,"type":"article-journal","container-title":"Journal of Occupational Therapy, Schools, &amp; EarlyIntervention","DOI":"10.1080/19411243.2023.2177237","issue":"2","page":"228-258","publisher":"Informa UK Limited","title":"Attachment security in children with disability or developmental delay: Systematicreview of quality and interventions","volume":"17","author":[{"family":"Alexander","given":"Stacey L."},{"family":"Frederico","given":"Margarita"},{"family":"Long","given":"Maureen"},{"family":"Vicendese","given":"Don"}],"issued":{"date-parts":[["2024"]]}}}],"schema":"https://github.com/citation-style-language/schema/raw/master/csl-citation.json"} </w:instrText>
      </w:r>
      <w:r w:rsidR="00181C04" w:rsidRPr="007310A7">
        <w:rPr>
          <w:rStyle w:val="s1"/>
          <w:rFonts w:eastAsia="Times New Roman" w:cs="Times New Roman"/>
          <w:color w:val="000000" w:themeColor="text1"/>
        </w:rPr>
        <w:fldChar w:fldCharType="separate"/>
      </w:r>
      <w:r w:rsidR="00181C04" w:rsidRPr="007310A7">
        <w:rPr>
          <w:rFonts w:ascii="Cambria" w:hAnsi="Cambria" w:cs="Times New Roman"/>
          <w:color w:val="000000" w:themeColor="text1"/>
        </w:rPr>
        <w:t>(</w:t>
      </w:r>
      <w:r w:rsidR="00852353" w:rsidRPr="007310A7">
        <w:rPr>
          <w:rFonts w:ascii="Cambria" w:hAnsi="Cambria" w:cs="Times New Roman"/>
          <w:color w:val="000000" w:themeColor="text1"/>
        </w:rPr>
        <w:t xml:space="preserve">vgl. </w:t>
      </w:r>
      <w:r w:rsidR="00181C04" w:rsidRPr="007310A7">
        <w:rPr>
          <w:rFonts w:ascii="Cambria" w:hAnsi="Cambria" w:cs="Times New Roman"/>
          <w:color w:val="000000" w:themeColor="text1"/>
        </w:rPr>
        <w:t>Alexander et al. 2024)</w:t>
      </w:r>
      <w:r w:rsidR="00181C04"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Wright stellt ausgehend von einer qualitativen Interviewstudie fest, dass es nicht die Diagnose des Kindes per se, sondern vor allem die Art der ärztlichen Kommunikation und der Umgang mit den emotionalen und sozialen Bedarfen der Eltern ist, der sich auf die Bindungsentwicklung auswirkt</w:t>
      </w:r>
      <w:r w:rsidR="00181C04" w:rsidRPr="007310A7">
        <w:rPr>
          <w:rStyle w:val="s1"/>
          <w:rFonts w:eastAsia="Times New Roman" w:cs="Times New Roman"/>
          <w:color w:val="000000" w:themeColor="text1"/>
        </w:rPr>
        <w:t xml:space="preserve"> </w:t>
      </w:r>
      <w:r w:rsidR="00A13A08" w:rsidRPr="007310A7">
        <w:rPr>
          <w:rStyle w:val="s1"/>
          <w:rFonts w:eastAsia="Times New Roman" w:cs="Times New Roman"/>
          <w:color w:val="000000" w:themeColor="text1"/>
        </w:rPr>
        <w:fldChar w:fldCharType="begin"/>
      </w:r>
      <w:r w:rsidR="000E368D" w:rsidRPr="007310A7">
        <w:rPr>
          <w:rStyle w:val="s1"/>
          <w:rFonts w:eastAsia="Times New Roman" w:cs="Times New Roman"/>
          <w:color w:val="000000" w:themeColor="text1"/>
        </w:rPr>
        <w:instrText xml:space="preserve"> ADDIN ZOTERO_ITEM CSL_CITATION {"citationID":"YacrzBYw","properties":{"unsorted":true,"formattedCitation":"(vgl. z.B. Joyce Ann Wright 2002; Joyce A. Wright 2008)","plainCitation":"(vgl. z.B. Joyce Ann Wright 2002; Joyce A. Wright 2008)","dontUpdate":true,"noteIndex":0},"citationItems":[{"id":1386,"uris":["http://zotero.org/users/local/owKliTIb/items/TCFUZJ7N"],"itemData":{"id":1386,"type":"thesis","ISBN":"0-493-95458-9","publisher":"Widener University School of Nursing","title":"Self-transcendence: A phenomenological perspective of the mother's experience of having a child with a disability","author":[{"family":"Wright","given":"Joyce Ann"}],"issued":{"date-parts":[["2002"]]}},"prefix":"vgl. z.B."},{"id":1385,"uris":["http://zotero.org/users/local/owKliTIb/items/DYAXNQQG"],"itemData":{"id":1385,"type":"article-journal","abstract":"The birth of an infant with a disability is often perceived as the loss of a \"perfect\" baby and is typically an unanticipated event for the mother and family.  Mothers may experience self-blame for the disability; therefore, sensitive  communication is crucial. A private setting is recommended, with a minimum of  health-care professionals in attendance when the diagnosis is revealed. The  perinatal educator can guide the mother through the early emotional phases of  processing and accepting the new information by offering support and  incorporating timely information and interventions. The perinatal educator can  also inform and prepare other expectant couples in the childbirth class and  encourage them to support the mother and father in celebrating the forthcoming  birth. The objective of nursing care for a mother whose infant is newly diagnosed  with a disability is to facilitate a positive outcome for her and to promote  optimal infant bonding. In all communication and information, replacing the term  \"disabled infant\" with \"infant with a disability\" is emphasized in order to  recognize the infant first and the disability second.","container-title":"The Journal of perinatal education","DOI":"10.1624/105812408X324543","ISSN":"1058-1243 1548-8519","issue":"3","journalAbbreviation":"J Perinat Educ","language":"eng","page":"27-32","PMID":"19436417","PMCID":"PMC2517190","publisher-place":"United States","title":"Prenatal and postnatal diagnosis of infant disability: breaking the news to mothers.","volume":"17","author":[{"family":"Wright","given":"Joyce A."}],"issued":{"date-parts":[["2008"]],"season":"Summer"}}}],"schema":"https://github.com/citation-style-language/schema/raw/master/csl-citation.json"} </w:instrText>
      </w:r>
      <w:r w:rsidR="00A13A08" w:rsidRPr="007310A7">
        <w:rPr>
          <w:rStyle w:val="s1"/>
          <w:rFonts w:eastAsia="Times New Roman" w:cs="Times New Roman"/>
          <w:color w:val="000000" w:themeColor="text1"/>
        </w:rPr>
        <w:fldChar w:fldCharType="separate"/>
      </w:r>
      <w:r w:rsidR="00A13A08" w:rsidRPr="007310A7">
        <w:rPr>
          <w:rFonts w:ascii="Cambria" w:hAnsi="Cambria"/>
          <w:color w:val="000000" w:themeColor="text1"/>
        </w:rPr>
        <w:t>(vgl. Wright 2002; Wright 2008)</w:t>
      </w:r>
      <w:r w:rsidR="00A13A08"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Betont wird vor allem die Wichtigkeit einer positiven, dem Kind und den Eltern gegenüber</w:t>
      </w:r>
      <w:r w:rsidR="00526BF0"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empathischen Haltung der verantwortlichen Ärzt*innen. Hier wird offensichtlich, dass der Umgang mit der Geburt eines intergeschlechtlichen Kindes als medizinischer Notfall auf zwei Ebenen hochgradig problematisch ist: einerseits auf Grund der Pathologisierung, welche die geschlechtliche Variation de facto zur Krankheit erklärt und andererseits auf Grund der scheinbar unmittelbaren medizinischen Handlungsnotwendigkeit, die emotionale und soziale Bedarfe dieser unterordnet</w:t>
      </w:r>
      <w:r w:rsidR="007C591E" w:rsidRPr="007310A7">
        <w:rPr>
          <w:rStyle w:val="s1"/>
          <w:rFonts w:eastAsia="Times New Roman" w:cs="Times New Roman"/>
          <w:color w:val="000000" w:themeColor="text1"/>
        </w:rPr>
        <w:t xml:space="preserve"> (vgl. auch </w:t>
      </w:r>
      <w:proofErr w:type="spellStart"/>
      <w:r w:rsidR="007C591E" w:rsidRPr="007310A7">
        <w:rPr>
          <w:rStyle w:val="s1"/>
          <w:rFonts w:eastAsia="Times New Roman" w:cs="Times New Roman"/>
          <w:color w:val="000000" w:themeColor="text1"/>
        </w:rPr>
        <w:t>Roen</w:t>
      </w:r>
      <w:proofErr w:type="spellEnd"/>
      <w:r w:rsidR="007C591E" w:rsidRPr="007310A7">
        <w:rPr>
          <w:rStyle w:val="s1"/>
          <w:rFonts w:eastAsia="Times New Roman" w:cs="Times New Roman"/>
          <w:color w:val="000000" w:themeColor="text1"/>
        </w:rPr>
        <w:t xml:space="preserve"> 2019)</w:t>
      </w:r>
      <w:r w:rsidRPr="007310A7">
        <w:rPr>
          <w:rStyle w:val="s1"/>
          <w:rFonts w:eastAsia="Times New Roman" w:cs="Times New Roman"/>
          <w:color w:val="000000" w:themeColor="text1"/>
        </w:rPr>
        <w:t xml:space="preserve">. </w:t>
      </w:r>
      <w:r w:rsidRPr="007310A7">
        <w:rPr>
          <w:color w:val="000000" w:themeColor="text1"/>
        </w:rPr>
        <w:t>Während es aus ärztlicher Sicht vor allem die unklare Geschlechtszuweisung ist, die als Notfall gerahmt wird, liegt nahe, dass Alex‘ Eltern auf Grund des bereits erlebten Verlustes bereit sind alle medizinischen Maßnahmen in Anspruch zu nehmen.</w:t>
      </w:r>
      <w:r w:rsidR="007C591E"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Unklar bleibt in Alex‘ Fall, ob es irgendeine Form psycho-sozialer Unterstützung für die Familie gibt, die ihnen dabei hilft einen Umgang mit den Belastungen zu finden.</w:t>
      </w:r>
    </w:p>
    <w:p w14:paraId="679AE4D0" w14:textId="4DA566A0" w:rsidR="00631021" w:rsidRPr="007310A7" w:rsidRDefault="00631021" w:rsidP="00181C04">
      <w:pPr>
        <w:spacing w:before="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lastRenderedPageBreak/>
        <w:t>Kurz nach der Geburt folgt für Alex und seine Eltern ein erster Klinikaufenthalt in einer spezialisierten kinderchirurgischen Abteilung eines großen Universitätsklinikums. Es ist basierend auf den geführten Interviews nicht bekannt, ob Alex‘ Eltern eine mit intergeschlechtlichen Variationen vertraute Klinik empfohlen bekommen oder diese selbst auswählen. Durch Recherche lässt sich rekonstruieren, dass die Abteilung zu diesem Zeitpunkt von einem Chefarzt geleitet wird, der zu sog</w:t>
      </w:r>
      <w:r w:rsidR="007C591E" w:rsidRPr="007310A7">
        <w:rPr>
          <w:rStyle w:val="s1"/>
          <w:rFonts w:eastAsia="Times New Roman" w:cs="Times New Roman"/>
          <w:color w:val="000000" w:themeColor="text1"/>
        </w:rPr>
        <w:t>.</w:t>
      </w:r>
      <w:r w:rsidRPr="007310A7">
        <w:rPr>
          <w:rStyle w:val="s1"/>
          <w:rFonts w:eastAsia="Times New Roman" w:cs="Times New Roman"/>
          <w:color w:val="000000" w:themeColor="text1"/>
        </w:rPr>
        <w:t xml:space="preserve"> </w:t>
      </w:r>
      <w:r w:rsidRPr="007310A7">
        <w:rPr>
          <w:rStyle w:val="s1"/>
          <w:rFonts w:eastAsia="Times New Roman" w:cs="Times New Roman"/>
          <w:iCs/>
          <w:color w:val="000000" w:themeColor="text1"/>
        </w:rPr>
        <w:t>genitalen Fehlbildungen</w:t>
      </w:r>
      <w:r w:rsidRPr="007310A7">
        <w:rPr>
          <w:rStyle w:val="s1"/>
          <w:rFonts w:eastAsia="Times New Roman" w:cs="Times New Roman"/>
          <w:color w:val="000000" w:themeColor="text1"/>
        </w:rPr>
        <w:t xml:space="preserve"> publiziert und intergeschlechtliche Kinder aus dem Paradigma der </w:t>
      </w:r>
      <w:r w:rsidRPr="007310A7">
        <w:rPr>
          <w:rStyle w:val="s1"/>
          <w:rFonts w:eastAsia="Times New Roman" w:cs="Times New Roman"/>
          <w:i/>
          <w:iCs/>
          <w:color w:val="000000" w:themeColor="text1"/>
        </w:rPr>
        <w:t xml:space="preserve">optimal </w:t>
      </w:r>
      <w:proofErr w:type="spellStart"/>
      <w:r w:rsidRPr="007310A7">
        <w:rPr>
          <w:rStyle w:val="s1"/>
          <w:rFonts w:eastAsia="Times New Roman" w:cs="Times New Roman"/>
          <w:i/>
          <w:iCs/>
          <w:color w:val="000000" w:themeColor="text1"/>
        </w:rPr>
        <w:t>gender</w:t>
      </w:r>
      <w:proofErr w:type="spellEnd"/>
      <w:r w:rsidRPr="007310A7">
        <w:rPr>
          <w:rStyle w:val="s1"/>
          <w:rFonts w:eastAsia="Times New Roman" w:cs="Times New Roman"/>
          <w:i/>
          <w:iCs/>
          <w:color w:val="000000" w:themeColor="text1"/>
        </w:rPr>
        <w:t xml:space="preserve"> </w:t>
      </w:r>
      <w:proofErr w:type="spellStart"/>
      <w:r w:rsidRPr="007310A7">
        <w:rPr>
          <w:rStyle w:val="s1"/>
          <w:rFonts w:eastAsia="Times New Roman" w:cs="Times New Roman"/>
          <w:i/>
          <w:iCs/>
          <w:color w:val="000000" w:themeColor="text1"/>
        </w:rPr>
        <w:t>policy</w:t>
      </w:r>
      <w:proofErr w:type="spellEnd"/>
      <w:r w:rsidR="004F172F"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behandelt</w:t>
      </w:r>
      <w:r w:rsidR="004F172F" w:rsidRPr="007310A7">
        <w:rPr>
          <w:rStyle w:val="s1"/>
          <w:rFonts w:eastAsia="Times New Roman" w:cs="Times New Roman"/>
          <w:color w:val="000000" w:themeColor="text1"/>
        </w:rPr>
        <w:t xml:space="preserve"> (siehe auch 6.1.2)</w:t>
      </w:r>
      <w:r w:rsidRPr="007310A7">
        <w:rPr>
          <w:rStyle w:val="s1"/>
          <w:rFonts w:eastAsia="Times New Roman" w:cs="Times New Roman"/>
          <w:color w:val="000000" w:themeColor="text1"/>
        </w:rPr>
        <w:t xml:space="preserve">. Dabei wird in der Klinik bereits seit mehreren Jahrzehnten ein Umgang mit intergeschlechtlichen Kindern praktiziert, der die chirurgische </w:t>
      </w:r>
      <w:proofErr w:type="spellStart"/>
      <w:r w:rsidRPr="007310A7">
        <w:rPr>
          <w:rStyle w:val="s1"/>
          <w:rFonts w:eastAsia="Times New Roman" w:cs="Times New Roman"/>
          <w:color w:val="000000" w:themeColor="text1"/>
        </w:rPr>
        <w:t>Vereindeutigung</w:t>
      </w:r>
      <w:proofErr w:type="spellEnd"/>
      <w:r w:rsidRPr="007310A7">
        <w:rPr>
          <w:rStyle w:val="s1"/>
          <w:rFonts w:eastAsia="Times New Roman" w:cs="Times New Roman"/>
          <w:color w:val="000000" w:themeColor="text1"/>
        </w:rPr>
        <w:t xml:space="preserve"> von Genitalien in den Mittelpunkt der </w:t>
      </w:r>
      <w:r w:rsidR="007C591E" w:rsidRPr="007310A7">
        <w:rPr>
          <w:rStyle w:val="s1"/>
          <w:rFonts w:eastAsia="Times New Roman" w:cs="Times New Roman"/>
          <w:color w:val="000000" w:themeColor="text1"/>
        </w:rPr>
        <w:t>ärztlichen P</w:t>
      </w:r>
      <w:r w:rsidRPr="007310A7">
        <w:rPr>
          <w:rStyle w:val="s1"/>
          <w:rFonts w:eastAsia="Times New Roman" w:cs="Times New Roman"/>
          <w:color w:val="000000" w:themeColor="text1"/>
        </w:rPr>
        <w:t xml:space="preserve">raxis stellt. </w:t>
      </w:r>
    </w:p>
    <w:p w14:paraId="56F07ABA" w14:textId="131DCCCF" w:rsidR="00631021" w:rsidRPr="007310A7" w:rsidRDefault="00631021" w:rsidP="00A80622">
      <w:pPr>
        <w:tabs>
          <w:tab w:val="left" w:pos="3280"/>
        </w:tabs>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Vor diesem Hintergrund ist davon auszugehen, dass in der ersten Klinik eine rasche geschlechtliche Zuordnung und operative </w:t>
      </w:r>
      <w:proofErr w:type="spellStart"/>
      <w:r w:rsidRPr="007310A7">
        <w:rPr>
          <w:rStyle w:val="s1"/>
          <w:rFonts w:eastAsia="Times New Roman" w:cs="Times New Roman"/>
          <w:color w:val="000000" w:themeColor="text1"/>
        </w:rPr>
        <w:t>Vereindeutigung</w:t>
      </w:r>
      <w:proofErr w:type="spellEnd"/>
      <w:r w:rsidRPr="007310A7">
        <w:rPr>
          <w:rStyle w:val="s1"/>
          <w:rFonts w:eastAsia="Times New Roman" w:cs="Times New Roman"/>
          <w:color w:val="000000" w:themeColor="text1"/>
        </w:rPr>
        <w:t xml:space="preserve"> von Alex Geschlechtsmerkmalen angestrebt wird.</w:t>
      </w:r>
      <w:r w:rsidR="00AA7C19"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Ausgehend von Alex‘ Berichten über seine frühen Medikalisierungserfahrungen liegt nahe, dass eine weibliche Zuordnung </w:t>
      </w:r>
      <w:r w:rsidR="00084C6C" w:rsidRPr="007310A7">
        <w:rPr>
          <w:rStyle w:val="s1"/>
          <w:rFonts w:eastAsia="Times New Roman" w:cs="Times New Roman"/>
          <w:color w:val="000000" w:themeColor="text1"/>
        </w:rPr>
        <w:t xml:space="preserve">sowie feminisierende Eingriffe </w:t>
      </w:r>
      <w:r w:rsidRPr="007310A7">
        <w:rPr>
          <w:rStyle w:val="s1"/>
          <w:rFonts w:eastAsia="Times New Roman" w:cs="Times New Roman"/>
          <w:color w:val="000000" w:themeColor="text1"/>
        </w:rPr>
        <w:t>zumindest initial vorgesehen</w:t>
      </w:r>
      <w:r w:rsidR="00084C6C" w:rsidRPr="007310A7">
        <w:rPr>
          <w:rStyle w:val="s1"/>
          <w:rFonts w:eastAsia="Times New Roman" w:cs="Times New Roman"/>
          <w:color w:val="000000" w:themeColor="text1"/>
        </w:rPr>
        <w:t xml:space="preserve"> sind</w:t>
      </w:r>
      <w:r w:rsidRPr="007310A7">
        <w:rPr>
          <w:rStyle w:val="s1"/>
          <w:rFonts w:eastAsia="Times New Roman" w:cs="Times New Roman"/>
          <w:color w:val="000000" w:themeColor="text1"/>
        </w:rPr>
        <w:t xml:space="preserve">. </w:t>
      </w:r>
      <w:r w:rsidR="008B4992" w:rsidRPr="007310A7">
        <w:rPr>
          <w:rStyle w:val="s1"/>
          <w:rFonts w:eastAsia="Times New Roman" w:cs="Times New Roman"/>
          <w:color w:val="000000" w:themeColor="text1"/>
        </w:rPr>
        <w:t>Dies entspricht dem damalig herrschenden Behandlungsparadigma bei sog. uneindeutigen Genitalien (siehe 6.1.</w:t>
      </w:r>
      <w:r w:rsidR="0069673A" w:rsidRPr="007310A7">
        <w:rPr>
          <w:rStyle w:val="s1"/>
          <w:rFonts w:eastAsia="Times New Roman" w:cs="Times New Roman"/>
          <w:color w:val="000000" w:themeColor="text1"/>
        </w:rPr>
        <w:t>2</w:t>
      </w:r>
      <w:r w:rsidR="008B4992"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Er berichtet ausgehend von den Erzählungen seines Vaters über den ersten ihn behandelnden Arzt: „</w:t>
      </w:r>
      <w:proofErr w:type="spellStart"/>
      <w:proofErr w:type="gramStart"/>
      <w:r w:rsidRPr="007310A7">
        <w:rPr>
          <w:rStyle w:val="s1"/>
          <w:rFonts w:eastAsia="Times New Roman" w:cs="Times New Roman"/>
          <w:color w:val="000000" w:themeColor="text1"/>
        </w:rPr>
        <w:t>de:r</w:t>
      </w:r>
      <w:proofErr w:type="spellEnd"/>
      <w:proofErr w:type="gramEnd"/>
      <w:r w:rsidRPr="007310A7">
        <w:rPr>
          <w:rStyle w:val="s1"/>
          <w:rFonts w:eastAsia="Times New Roman" w:cs="Times New Roman"/>
          <w:color w:val="000000" w:themeColor="text1"/>
        </w:rPr>
        <w:t xml:space="preserve"> </w:t>
      </w:r>
      <w:proofErr w:type="spellStart"/>
      <w:r w:rsidRPr="007310A7">
        <w:rPr>
          <w:rStyle w:val="s1"/>
          <w:rFonts w:eastAsia="Times New Roman" w:cs="Times New Roman"/>
          <w:color w:val="000000" w:themeColor="text1"/>
        </w:rPr>
        <w:t>mei:nte</w:t>
      </w:r>
      <w:proofErr w:type="spellEnd"/>
      <w:r w:rsidRPr="007310A7">
        <w:rPr>
          <w:rStyle w:val="s1"/>
          <w:rFonts w:eastAsia="Times New Roman" w:cs="Times New Roman"/>
          <w:color w:val="000000" w:themeColor="text1"/>
        </w:rPr>
        <w:t xml:space="preserve">, </w:t>
      </w:r>
      <w:proofErr w:type="spellStart"/>
      <w:r w:rsidRPr="007310A7">
        <w:rPr>
          <w:rStyle w:val="s1"/>
          <w:rFonts w:eastAsia="Times New Roman" w:cs="Times New Roman"/>
          <w:b/>
          <w:color w:val="000000" w:themeColor="text1"/>
        </w:rPr>
        <w:t>rela:tiv</w:t>
      </w:r>
      <w:proofErr w:type="spellEnd"/>
      <w:r w:rsidRPr="007310A7">
        <w:rPr>
          <w:rStyle w:val="s1"/>
          <w:rFonts w:eastAsia="Times New Roman" w:cs="Times New Roman"/>
          <w:b/>
          <w:color w:val="000000" w:themeColor="text1"/>
        </w:rPr>
        <w:t xml:space="preserve"> schnell</w:t>
      </w:r>
      <w:r w:rsidRPr="007310A7">
        <w:rPr>
          <w:rStyle w:val="s1"/>
          <w:rFonts w:eastAsia="Times New Roman" w:cs="Times New Roman"/>
          <w:color w:val="000000" w:themeColor="text1"/>
        </w:rPr>
        <w:t xml:space="preserve"> (1) den soll man als </w:t>
      </w:r>
      <w:r w:rsidRPr="007310A7">
        <w:rPr>
          <w:rStyle w:val="s1"/>
          <w:rFonts w:eastAsia="Times New Roman" w:cs="Times New Roman"/>
          <w:b/>
          <w:color w:val="000000" w:themeColor="text1"/>
        </w:rPr>
        <w:t>Mädchen</w:t>
      </w:r>
      <w:r w:rsidRPr="007310A7">
        <w:rPr>
          <w:rStyle w:val="s1"/>
          <w:rFonts w:eastAsia="Times New Roman" w:cs="Times New Roman"/>
          <w:color w:val="000000" w:themeColor="text1"/>
        </w:rPr>
        <w:t xml:space="preserve"> operieren“. Inwiefern dies durchgeführt wird, lässt sich aus dem Interviewmaterial nicht abschließend rekonstruieren. Alex berichtet weiter: </w:t>
      </w:r>
    </w:p>
    <w:p w14:paraId="5B2ABFAE" w14:textId="40E077B9" w:rsidR="00631021" w:rsidRPr="007310A7" w:rsidRDefault="00631021" w:rsidP="00AE2EDC">
      <w:pPr>
        <w:tabs>
          <w:tab w:val="left" w:pos="3280"/>
        </w:tabs>
        <w:spacing w:before="240" w:after="240" w:line="360" w:lineRule="auto"/>
        <w:ind w:left="567" w:right="509"/>
        <w:jc w:val="both"/>
        <w:rPr>
          <w:rStyle w:val="s1"/>
          <w:rFonts w:eastAsia="Times New Roman" w:cs="Times New Roman"/>
          <w:color w:val="000000" w:themeColor="text1"/>
          <w:sz w:val="22"/>
          <w:szCs w:val="22"/>
        </w:rPr>
      </w:pPr>
      <w:r w:rsidRPr="007310A7">
        <w:rPr>
          <w:rStyle w:val="s1"/>
          <w:rFonts w:eastAsia="Times New Roman" w:cs="Times New Roman"/>
          <w:color w:val="000000" w:themeColor="text1"/>
          <w:sz w:val="22"/>
          <w:szCs w:val="22"/>
        </w:rPr>
        <w:t xml:space="preserve">„dann hat mein Vater mich </w:t>
      </w:r>
      <w:proofErr w:type="spellStart"/>
      <w:proofErr w:type="gramStart"/>
      <w:r w:rsidRPr="007310A7">
        <w:rPr>
          <w:rStyle w:val="s1"/>
          <w:rFonts w:eastAsia="Times New Roman" w:cs="Times New Roman"/>
          <w:color w:val="000000" w:themeColor="text1"/>
          <w:sz w:val="22"/>
          <w:szCs w:val="22"/>
        </w:rPr>
        <w:t>re:lativ</w:t>
      </w:r>
      <w:proofErr w:type="spellEnd"/>
      <w:proofErr w:type="gramEnd"/>
      <w:r w:rsidRPr="007310A7">
        <w:rPr>
          <w:rStyle w:val="s1"/>
          <w:rFonts w:eastAsia="Times New Roman" w:cs="Times New Roman"/>
          <w:color w:val="000000" w:themeColor="text1"/>
          <w:sz w:val="22"/>
          <w:szCs w:val="22"/>
        </w:rPr>
        <w:t xml:space="preserve"> schnell </w:t>
      </w:r>
      <w:r w:rsidRPr="007310A7">
        <w:rPr>
          <w:rStyle w:val="s1"/>
          <w:rFonts w:eastAsia="Times New Roman" w:cs="Times New Roman"/>
          <w:b/>
          <w:color w:val="000000" w:themeColor="text1"/>
          <w:sz w:val="22"/>
          <w:szCs w:val="22"/>
        </w:rPr>
        <w:t xml:space="preserve">gepackt </w:t>
      </w:r>
      <w:r w:rsidRPr="007310A7">
        <w:rPr>
          <w:rStyle w:val="s1"/>
          <w:rFonts w:eastAsia="Times New Roman" w:cs="Times New Roman"/>
          <w:color w:val="000000" w:themeColor="text1"/>
          <w:sz w:val="22"/>
          <w:szCs w:val="22"/>
        </w:rPr>
        <w:t>(1)</w:t>
      </w:r>
      <w:r w:rsidRPr="007310A7">
        <w:rPr>
          <w:rStyle w:val="s1"/>
          <w:rFonts w:eastAsia="Times New Roman" w:cs="Times New Roman"/>
          <w:b/>
          <w:color w:val="000000" w:themeColor="text1"/>
          <w:sz w:val="22"/>
          <w:szCs w:val="22"/>
        </w:rPr>
        <w:t xml:space="preserve"> </w:t>
      </w:r>
      <w:r w:rsidRPr="007310A7">
        <w:rPr>
          <w:rStyle w:val="s1"/>
          <w:rFonts w:eastAsia="Times New Roman" w:cs="Times New Roman"/>
          <w:color w:val="000000" w:themeColor="text1"/>
          <w:sz w:val="22"/>
          <w:szCs w:val="22"/>
        </w:rPr>
        <w:t xml:space="preserve">weil=die, wollten ihnen das Sorgerecht </w:t>
      </w:r>
      <w:proofErr w:type="spellStart"/>
      <w:r w:rsidRPr="007310A7">
        <w:rPr>
          <w:rStyle w:val="s1"/>
          <w:rFonts w:eastAsia="Times New Roman" w:cs="Times New Roman"/>
          <w:b/>
          <w:color w:val="000000" w:themeColor="text1"/>
          <w:sz w:val="22"/>
          <w:szCs w:val="22"/>
        </w:rPr>
        <w:t>entziehn</w:t>
      </w:r>
      <w:proofErr w:type="spellEnd"/>
      <w:r w:rsidRPr="007310A7">
        <w:rPr>
          <w:rStyle w:val="s1"/>
          <w:rFonts w:eastAsia="Times New Roman" w:cs="Times New Roman"/>
          <w:color w:val="000000" w:themeColor="text1"/>
          <w:sz w:val="22"/>
          <w:szCs w:val="22"/>
        </w:rPr>
        <w:t xml:space="preserve"> lassen (1) um ihren </w:t>
      </w:r>
      <w:r w:rsidRPr="007310A7">
        <w:rPr>
          <w:rStyle w:val="s1"/>
          <w:rFonts w:eastAsia="Times New Roman" w:cs="Times New Roman"/>
          <w:b/>
          <w:color w:val="000000" w:themeColor="text1"/>
          <w:sz w:val="22"/>
          <w:szCs w:val="22"/>
        </w:rPr>
        <w:t>Willen</w:t>
      </w:r>
      <w:r w:rsidRPr="007310A7">
        <w:rPr>
          <w:rStyle w:val="s1"/>
          <w:rFonts w:eastAsia="Times New Roman" w:cs="Times New Roman"/>
          <w:color w:val="000000" w:themeColor="text1"/>
          <w:sz w:val="22"/>
          <w:szCs w:val="22"/>
        </w:rPr>
        <w:t xml:space="preserve"> </w:t>
      </w:r>
      <w:proofErr w:type="spellStart"/>
      <w:r w:rsidRPr="007310A7">
        <w:rPr>
          <w:rStyle w:val="s1"/>
          <w:rFonts w:eastAsia="Times New Roman" w:cs="Times New Roman"/>
          <w:color w:val="000000" w:themeColor="text1"/>
          <w:sz w:val="22"/>
          <w:szCs w:val="22"/>
        </w:rPr>
        <w:t>da durch</w:t>
      </w:r>
      <w:proofErr w:type="spellEnd"/>
      <w:r w:rsidRPr="007310A7">
        <w:rPr>
          <w:rStyle w:val="s1"/>
          <w:rFonts w:eastAsia="Times New Roman" w:cs="Times New Roman"/>
          <w:color w:val="000000" w:themeColor="text1"/>
          <w:sz w:val="22"/>
          <w:szCs w:val="22"/>
        </w:rPr>
        <w:t xml:space="preserve"> zu </w:t>
      </w:r>
      <w:proofErr w:type="spellStart"/>
      <w:r w:rsidRPr="007310A7">
        <w:rPr>
          <w:rStyle w:val="s1"/>
          <w:rFonts w:eastAsia="Times New Roman" w:cs="Times New Roman"/>
          <w:b/>
          <w:color w:val="000000" w:themeColor="text1"/>
          <w:sz w:val="22"/>
          <w:szCs w:val="22"/>
        </w:rPr>
        <w:t>krie:gen</w:t>
      </w:r>
      <w:proofErr w:type="spellEnd"/>
      <w:r w:rsidRPr="007310A7">
        <w:rPr>
          <w:rStyle w:val="s1"/>
          <w:rFonts w:eastAsia="Times New Roman" w:cs="Times New Roman"/>
          <w:color w:val="000000" w:themeColor="text1"/>
          <w:sz w:val="22"/>
          <w:szCs w:val="22"/>
        </w:rPr>
        <w:t xml:space="preserve"> (2) und sind nach </w:t>
      </w:r>
      <w:r w:rsidR="00526BF0" w:rsidRPr="007310A7">
        <w:rPr>
          <w:rStyle w:val="s1"/>
          <w:rFonts w:eastAsia="Times New Roman" w:cs="Times New Roman"/>
          <w:bCs/>
          <w:color w:val="000000" w:themeColor="text1"/>
          <w:sz w:val="22"/>
          <w:szCs w:val="22"/>
        </w:rPr>
        <w:t>(Stadt in Süddeutschland)</w:t>
      </w:r>
      <w:r w:rsidR="00526BF0" w:rsidRPr="007310A7">
        <w:rPr>
          <w:rStyle w:val="s1"/>
          <w:rFonts w:eastAsia="Times New Roman" w:cs="Times New Roman"/>
          <w:b/>
          <w:color w:val="000000" w:themeColor="text1"/>
          <w:sz w:val="22"/>
          <w:szCs w:val="22"/>
        </w:rPr>
        <w:t xml:space="preserve"> </w:t>
      </w:r>
      <w:r w:rsidRPr="007310A7">
        <w:rPr>
          <w:rStyle w:val="s1"/>
          <w:rFonts w:eastAsia="Times New Roman" w:cs="Times New Roman"/>
          <w:color w:val="000000" w:themeColor="text1"/>
          <w:sz w:val="22"/>
          <w:szCs w:val="22"/>
        </w:rPr>
        <w:t>in die Kinder Klinik“</w:t>
      </w:r>
    </w:p>
    <w:p w14:paraId="66D0D36A" w14:textId="691AF9A0" w:rsidR="00631021" w:rsidRPr="007310A7" w:rsidRDefault="00631021" w:rsidP="00B86204">
      <w:pPr>
        <w:tabs>
          <w:tab w:val="left" w:pos="3280"/>
        </w:tabs>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Auch wenn es sich hier um Fremderzähltes handelt, ist davon auszugehen, dass zumindest Alex’ Vater sich den Empfehlungen des Chefarztes widersetzt.</w:t>
      </w:r>
      <w:r w:rsidRPr="007310A7">
        <w:rPr>
          <w:rStyle w:val="Funotenzeichen"/>
          <w:color w:val="000000" w:themeColor="text1"/>
        </w:rPr>
        <w:footnoteReference w:id="186"/>
      </w:r>
      <w:r w:rsidRPr="007310A7">
        <w:rPr>
          <w:rStyle w:val="s1"/>
          <w:rFonts w:eastAsia="Times New Roman" w:cs="Times New Roman"/>
          <w:color w:val="000000" w:themeColor="text1"/>
        </w:rPr>
        <w:t xml:space="preserve"> Diese für Eltern intergeschlechtlicher Kinder zu dem Zeitpunkt durchaus ungewöhnliche Widerständigkeit gegenüber einer ärztlichen Autoritätsperson ist zum einen vor dem Hintergrund negativer Erfahrungen mit dem medizinischen Hilfesystem zu verstehen. Hier </w:t>
      </w:r>
      <w:r w:rsidRPr="007310A7">
        <w:rPr>
          <w:color w:val="000000" w:themeColor="text1"/>
        </w:rPr>
        <w:t xml:space="preserve">ist denkbar, dass Alex‘ Eltern die weibliche </w:t>
      </w:r>
      <w:r w:rsidRPr="007310A7">
        <w:rPr>
          <w:color w:val="000000" w:themeColor="text1"/>
        </w:rPr>
        <w:lastRenderedPageBreak/>
        <w:t xml:space="preserve">Geschlechtszuweisung als drohende medizinische Unterversorgung einordnen und daher eine Klinik suchen, die bereit ist die chirurgisch kompliziertere Angleichung an das männliche Geschlecht vorzunehmen. Zum anderen können in der Familie präsente hegemoniale Männlichkeitsvorstellungen </w:t>
      </w:r>
      <w:r w:rsidR="00526BF0" w:rsidRPr="007310A7">
        <w:rPr>
          <w:color w:val="000000" w:themeColor="text1"/>
        </w:rPr>
        <w:t xml:space="preserve">hier </w:t>
      </w:r>
      <w:r w:rsidRPr="007310A7">
        <w:rPr>
          <w:color w:val="000000" w:themeColor="text1"/>
        </w:rPr>
        <w:t>handlungsrelevant sein. Denkbar ist beispielsweise eine traditionsgeleitete Erwartung, dass Alex später beruflich zum männlichen Nachfolger seines Vaters wird und dessen Firma übernimmt.</w:t>
      </w:r>
    </w:p>
    <w:p w14:paraId="744B7A32" w14:textId="488BF62B" w:rsidR="00631021" w:rsidRPr="007310A7" w:rsidRDefault="00631021" w:rsidP="00B86204">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Unter nicht genau rekonstruierbaren Umständen verlassen Alex und seine Eltern die erste Klinik und suchen </w:t>
      </w:r>
      <w:r w:rsidR="00526BF0" w:rsidRPr="007310A7">
        <w:rPr>
          <w:rStyle w:val="s1"/>
          <w:rFonts w:eastAsia="Times New Roman" w:cs="Times New Roman"/>
          <w:color w:val="000000" w:themeColor="text1"/>
        </w:rPr>
        <w:t xml:space="preserve">eine </w:t>
      </w:r>
      <w:r w:rsidRPr="007310A7">
        <w:rPr>
          <w:rStyle w:val="s1"/>
          <w:rFonts w:eastAsia="Times New Roman" w:cs="Times New Roman"/>
          <w:color w:val="000000" w:themeColor="text1"/>
        </w:rPr>
        <w:t>etwas kleinere</w:t>
      </w:r>
      <w:r w:rsidR="00950111"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Universitätsklinik auf. Entscheidend ist hier, dass die Eltern die </w:t>
      </w:r>
      <w:r w:rsidR="002C6484" w:rsidRPr="007310A7">
        <w:rPr>
          <w:rStyle w:val="s1"/>
          <w:rFonts w:eastAsia="Times New Roman" w:cs="Times New Roman"/>
          <w:color w:val="000000" w:themeColor="text1"/>
        </w:rPr>
        <w:t xml:space="preserve">vorherige </w:t>
      </w:r>
      <w:r w:rsidRPr="007310A7">
        <w:rPr>
          <w:rStyle w:val="s1"/>
          <w:rFonts w:eastAsia="Times New Roman" w:cs="Times New Roman"/>
          <w:color w:val="000000" w:themeColor="text1"/>
        </w:rPr>
        <w:t>hochgradig spezialisierte Klinik verlassen und somit nicht der ersten ärztlichen Handlungsempfehlung folgen. Die obige Sequenz und Thematisierung eines Sorgerechtsentzugs legen nahe, dass die Positionierung der Eltern zu Autoritätskonflikten mit den medizinischen Behandler</w:t>
      </w:r>
      <w:r w:rsidR="002C6484" w:rsidRPr="007310A7">
        <w:rPr>
          <w:rStyle w:val="s1"/>
          <w:rFonts w:eastAsia="Times New Roman" w:cs="Times New Roman"/>
          <w:color w:val="000000" w:themeColor="text1"/>
        </w:rPr>
        <w:t>I</w:t>
      </w:r>
      <w:r w:rsidRPr="007310A7">
        <w:rPr>
          <w:rStyle w:val="s1"/>
          <w:rFonts w:eastAsia="Times New Roman" w:cs="Times New Roman"/>
          <w:color w:val="000000" w:themeColor="text1"/>
        </w:rPr>
        <w:t xml:space="preserve">nnen führen. Da der Entzug der Gesundheitsfürsorge, um die es hier am ehesten geht, am Ende einer Reihe von durch das Jugendamt </w:t>
      </w:r>
      <w:r w:rsidR="002A10DF" w:rsidRPr="007310A7">
        <w:rPr>
          <w:rStyle w:val="s1"/>
          <w:rFonts w:eastAsia="Times New Roman" w:cs="Times New Roman"/>
          <w:color w:val="000000" w:themeColor="text1"/>
        </w:rPr>
        <w:t xml:space="preserve">durchsetzbarer </w:t>
      </w:r>
      <w:r w:rsidRPr="007310A7">
        <w:rPr>
          <w:rStyle w:val="s1"/>
          <w:rFonts w:eastAsia="Times New Roman" w:cs="Times New Roman"/>
          <w:color w:val="000000" w:themeColor="text1"/>
        </w:rPr>
        <w:t>Auflagen steht, lässt sich zumindest sagen, dass die Eltern hier mit einer weiteren handlungsmächtigen Institution konfrontiert sind.</w:t>
      </w:r>
      <w:r w:rsidRPr="007310A7">
        <w:rPr>
          <w:rStyle w:val="Funotenzeichen"/>
          <w:color w:val="000000" w:themeColor="text1"/>
        </w:rPr>
        <w:footnoteReference w:id="187"/>
      </w:r>
      <w:r w:rsidRPr="007310A7">
        <w:rPr>
          <w:rStyle w:val="s1"/>
          <w:rFonts w:eastAsia="Times New Roman" w:cs="Times New Roman"/>
          <w:color w:val="000000" w:themeColor="text1"/>
        </w:rPr>
        <w:t xml:space="preserve"> Denkbar ist auch, dass zum Zeitpunkt des ersten Klinikaufenthalts noch keine direkte Involvierung des Jugendamts erfolgt ist, so dass ein Wechsel den Eltern ermöglicht</w:t>
      </w:r>
      <w:r w:rsidR="002A10DF" w:rsidRPr="007310A7">
        <w:rPr>
          <w:rStyle w:val="s1"/>
          <w:rFonts w:eastAsia="Times New Roman" w:cs="Times New Roman"/>
          <w:color w:val="000000" w:themeColor="text1"/>
        </w:rPr>
        <w:t>,</w:t>
      </w:r>
      <w:r w:rsidRPr="007310A7">
        <w:rPr>
          <w:rStyle w:val="s1"/>
          <w:rFonts w:eastAsia="Times New Roman" w:cs="Times New Roman"/>
          <w:color w:val="000000" w:themeColor="text1"/>
        </w:rPr>
        <w:t xml:space="preserve"> sich den drohenden Anordnungen zu entziehen.</w:t>
      </w:r>
    </w:p>
    <w:p w14:paraId="0BA96B7C" w14:textId="18DE7AD9" w:rsidR="00631021" w:rsidRPr="007310A7" w:rsidRDefault="00631021" w:rsidP="00C33F2A">
      <w:pPr>
        <w:spacing w:before="240" w:line="360" w:lineRule="auto"/>
        <w:jc w:val="both"/>
        <w:rPr>
          <w:rStyle w:val="s1"/>
          <w:color w:val="000000" w:themeColor="text1"/>
        </w:rPr>
      </w:pPr>
      <w:r w:rsidRPr="007310A7">
        <w:rPr>
          <w:rStyle w:val="s1"/>
          <w:rFonts w:eastAsia="Times New Roman" w:cs="Times New Roman"/>
          <w:color w:val="000000" w:themeColor="text1"/>
        </w:rPr>
        <w:t>Auf der Präsentationsebene hinsichtlich seiner ersten Medikalisierungserfahrungen zeigt sich, dass Alex deutliche Kritik an dem Verhalten der Ärzt</w:t>
      </w:r>
      <w:r w:rsidR="002D3F95" w:rsidRPr="007310A7">
        <w:rPr>
          <w:rStyle w:val="s1"/>
          <w:rFonts w:eastAsia="Times New Roman" w:cs="Times New Roman"/>
          <w:color w:val="000000" w:themeColor="text1"/>
        </w:rPr>
        <w:t>I</w:t>
      </w:r>
      <w:r w:rsidRPr="007310A7">
        <w:rPr>
          <w:rStyle w:val="s1"/>
          <w:rFonts w:eastAsia="Times New Roman" w:cs="Times New Roman"/>
          <w:color w:val="000000" w:themeColor="text1"/>
        </w:rPr>
        <w:t>nnen</w:t>
      </w:r>
      <w:r w:rsidR="002D3F95" w:rsidRPr="007310A7">
        <w:rPr>
          <w:rStyle w:val="s1"/>
          <w:rFonts w:eastAsia="Times New Roman" w:cs="Times New Roman"/>
          <w:color w:val="000000" w:themeColor="text1"/>
        </w:rPr>
        <w:t xml:space="preserve"> übt</w:t>
      </w:r>
      <w:r w:rsidRPr="007310A7">
        <w:rPr>
          <w:rStyle w:val="s1"/>
          <w:rFonts w:eastAsia="Times New Roman" w:cs="Times New Roman"/>
          <w:color w:val="000000" w:themeColor="text1"/>
        </w:rPr>
        <w:t xml:space="preserve"> und sich zugleich eindeutig auf der Seite seiner Eltern positioniert. Er erwähnt einen weiteren Arztbrief, in dem stünde, dass das seine Eltern ihn „als </w:t>
      </w:r>
      <w:r w:rsidRPr="007310A7">
        <w:rPr>
          <w:rStyle w:val="s1"/>
          <w:rFonts w:eastAsia="Times New Roman" w:cs="Times New Roman"/>
          <w:b/>
          <w:color w:val="000000" w:themeColor="text1"/>
        </w:rPr>
        <w:t>Mädchen</w:t>
      </w:r>
      <w:r w:rsidRPr="007310A7">
        <w:rPr>
          <w:rStyle w:val="s1"/>
          <w:rFonts w:eastAsia="Times New Roman" w:cs="Times New Roman"/>
          <w:color w:val="000000" w:themeColor="text1"/>
        </w:rPr>
        <w:t xml:space="preserve"> gewollt“ hätten, was er als „</w:t>
      </w:r>
      <w:proofErr w:type="spellStart"/>
      <w:proofErr w:type="gramStart"/>
      <w:r w:rsidRPr="007310A7">
        <w:rPr>
          <w:rStyle w:val="s1"/>
          <w:rFonts w:eastAsia="Times New Roman" w:cs="Times New Roman"/>
          <w:color w:val="000000" w:themeColor="text1"/>
        </w:rPr>
        <w:t>tota:ler</w:t>
      </w:r>
      <w:proofErr w:type="spellEnd"/>
      <w:proofErr w:type="gramEnd"/>
      <w:r w:rsidRPr="007310A7">
        <w:rPr>
          <w:rStyle w:val="s1"/>
          <w:rFonts w:eastAsia="Times New Roman" w:cs="Times New Roman"/>
          <w:color w:val="000000" w:themeColor="text1"/>
        </w:rPr>
        <w:t xml:space="preserve"> </w:t>
      </w:r>
      <w:r w:rsidRPr="007310A7">
        <w:rPr>
          <w:rStyle w:val="s1"/>
          <w:rFonts w:eastAsia="Times New Roman" w:cs="Times New Roman"/>
          <w:b/>
          <w:color w:val="000000" w:themeColor="text1"/>
        </w:rPr>
        <w:t>Schwachsinn</w:t>
      </w:r>
      <w:r w:rsidRPr="007310A7">
        <w:rPr>
          <w:rStyle w:val="s1"/>
          <w:rFonts w:eastAsia="Times New Roman" w:cs="Times New Roman"/>
          <w:color w:val="000000" w:themeColor="text1"/>
        </w:rPr>
        <w:t xml:space="preserve">“ evaluiert. </w:t>
      </w:r>
      <w:r w:rsidR="00A96EA9" w:rsidRPr="007310A7">
        <w:rPr>
          <w:rStyle w:val="s1"/>
          <w:rFonts w:eastAsia="Times New Roman" w:cs="Times New Roman"/>
          <w:color w:val="000000" w:themeColor="text1"/>
        </w:rPr>
        <w:t xml:space="preserve">Da sich im weiteren Interview-Verlauf allerdings andeutet, dass Alex </w:t>
      </w:r>
      <w:r w:rsidRPr="007310A7">
        <w:rPr>
          <w:rStyle w:val="s1"/>
          <w:rFonts w:eastAsia="Times New Roman" w:cs="Times New Roman"/>
          <w:color w:val="000000" w:themeColor="text1"/>
        </w:rPr>
        <w:t xml:space="preserve">seine Arztbriefe selbst </w:t>
      </w:r>
      <w:r w:rsidR="00A96EA9" w:rsidRPr="007310A7">
        <w:rPr>
          <w:rStyle w:val="s1"/>
          <w:rFonts w:eastAsia="Times New Roman" w:cs="Times New Roman"/>
          <w:color w:val="000000" w:themeColor="text1"/>
        </w:rPr>
        <w:t xml:space="preserve">nicht </w:t>
      </w:r>
      <w:r w:rsidRPr="007310A7">
        <w:rPr>
          <w:rStyle w:val="s1"/>
          <w:rFonts w:eastAsia="Times New Roman" w:cs="Times New Roman"/>
          <w:color w:val="000000" w:themeColor="text1"/>
        </w:rPr>
        <w:t>gelesen hat</w:t>
      </w:r>
      <w:r w:rsidR="00A96EA9" w:rsidRPr="007310A7">
        <w:rPr>
          <w:rStyle w:val="s1"/>
          <w:rFonts w:eastAsia="Times New Roman" w:cs="Times New Roman"/>
          <w:color w:val="000000" w:themeColor="text1"/>
        </w:rPr>
        <w:t>,</w:t>
      </w:r>
      <w:r w:rsidRPr="007310A7">
        <w:rPr>
          <w:rStyle w:val="s1"/>
          <w:rFonts w:eastAsia="Times New Roman" w:cs="Times New Roman"/>
          <w:color w:val="000000" w:themeColor="text1"/>
        </w:rPr>
        <w:t xml:space="preserve"> </w:t>
      </w:r>
      <w:r w:rsidR="00A96EA9" w:rsidRPr="007310A7">
        <w:rPr>
          <w:rStyle w:val="s1"/>
          <w:rFonts w:eastAsia="Times New Roman" w:cs="Times New Roman"/>
          <w:color w:val="000000" w:themeColor="text1"/>
        </w:rPr>
        <w:t xml:space="preserve">ist er hier </w:t>
      </w:r>
      <w:r w:rsidRPr="007310A7">
        <w:rPr>
          <w:rStyle w:val="s1"/>
          <w:rFonts w:eastAsia="Times New Roman" w:cs="Times New Roman"/>
          <w:color w:val="000000" w:themeColor="text1"/>
        </w:rPr>
        <w:t xml:space="preserve">überwiegend auf das Narrativ seiner Eltern angewiesen. Letzteres </w:t>
      </w:r>
      <w:r w:rsidR="00A96EA9" w:rsidRPr="007310A7">
        <w:rPr>
          <w:rStyle w:val="s1"/>
          <w:rFonts w:eastAsia="Times New Roman" w:cs="Times New Roman"/>
          <w:color w:val="000000" w:themeColor="text1"/>
        </w:rPr>
        <w:t xml:space="preserve">wird durch den </w:t>
      </w:r>
      <w:r w:rsidRPr="007310A7">
        <w:rPr>
          <w:rStyle w:val="s1"/>
          <w:rFonts w:eastAsia="Times New Roman" w:cs="Times New Roman"/>
          <w:color w:val="000000" w:themeColor="text1"/>
        </w:rPr>
        <w:t xml:space="preserve">Beginn </w:t>
      </w:r>
      <w:r w:rsidR="00A96EA9" w:rsidRPr="007310A7">
        <w:rPr>
          <w:rStyle w:val="s1"/>
          <w:rFonts w:eastAsia="Times New Roman" w:cs="Times New Roman"/>
          <w:color w:val="000000" w:themeColor="text1"/>
        </w:rPr>
        <w:t xml:space="preserve">seiner </w:t>
      </w:r>
      <w:r w:rsidRPr="007310A7">
        <w:rPr>
          <w:rStyle w:val="s1"/>
          <w:rFonts w:eastAsia="Times New Roman" w:cs="Times New Roman"/>
          <w:color w:val="000000" w:themeColor="text1"/>
        </w:rPr>
        <w:t xml:space="preserve">Eingangspräsentation </w:t>
      </w:r>
      <w:r w:rsidRPr="007310A7">
        <w:rPr>
          <w:color w:val="000000" w:themeColor="text1"/>
        </w:rPr>
        <w:t xml:space="preserve">“ich </w:t>
      </w:r>
      <w:proofErr w:type="spellStart"/>
      <w:proofErr w:type="gramStart"/>
      <w:r w:rsidRPr="007310A7">
        <w:rPr>
          <w:b/>
          <w:color w:val="000000" w:themeColor="text1"/>
        </w:rPr>
        <w:t>we:iß</w:t>
      </w:r>
      <w:proofErr w:type="spellEnd"/>
      <w:proofErr w:type="gramEnd"/>
      <w:r w:rsidRPr="007310A7">
        <w:rPr>
          <w:color w:val="000000" w:themeColor="text1"/>
        </w:rPr>
        <w:t xml:space="preserve"> jetzt=nicht </w:t>
      </w:r>
      <w:proofErr w:type="spellStart"/>
      <w:r w:rsidRPr="007310A7">
        <w:rPr>
          <w:b/>
          <w:color w:val="000000" w:themeColor="text1"/>
        </w:rPr>
        <w:t>all zu</w:t>
      </w:r>
      <w:proofErr w:type="spellEnd"/>
      <w:r w:rsidRPr="007310A7">
        <w:rPr>
          <w:b/>
          <w:color w:val="000000" w:themeColor="text1"/>
        </w:rPr>
        <w:t xml:space="preserve"> viel</w:t>
      </w:r>
      <w:r w:rsidRPr="007310A7">
        <w:rPr>
          <w:color w:val="000000" w:themeColor="text1"/>
        </w:rPr>
        <w:t xml:space="preserve"> von </w:t>
      </w:r>
      <w:r w:rsidRPr="007310A7">
        <w:rPr>
          <w:b/>
          <w:color w:val="000000" w:themeColor="text1"/>
        </w:rPr>
        <w:t>früher</w:t>
      </w:r>
      <w:r w:rsidRPr="007310A7">
        <w:rPr>
          <w:color w:val="000000" w:themeColor="text1"/>
        </w:rPr>
        <w:t xml:space="preserve"> (1) ich=</w:t>
      </w:r>
      <w:r w:rsidRPr="007310A7">
        <w:rPr>
          <w:b/>
          <w:color w:val="000000" w:themeColor="text1"/>
        </w:rPr>
        <w:t>kann</w:t>
      </w:r>
      <w:r w:rsidRPr="007310A7">
        <w:rPr>
          <w:color w:val="000000" w:themeColor="text1"/>
        </w:rPr>
        <w:t xml:space="preserve"> jetzt </w:t>
      </w:r>
      <w:proofErr w:type="spellStart"/>
      <w:r w:rsidRPr="007310A7">
        <w:rPr>
          <w:b/>
          <w:color w:val="000000" w:themeColor="text1"/>
        </w:rPr>
        <w:t>se:lber</w:t>
      </w:r>
      <w:proofErr w:type="spellEnd"/>
      <w:r w:rsidRPr="007310A7">
        <w:rPr>
          <w:color w:val="000000" w:themeColor="text1"/>
        </w:rPr>
        <w:t xml:space="preserve"> nur </w:t>
      </w:r>
      <w:proofErr w:type="spellStart"/>
      <w:r w:rsidRPr="007310A7">
        <w:rPr>
          <w:color w:val="000000" w:themeColor="text1"/>
        </w:rPr>
        <w:t>sa:gen</w:t>
      </w:r>
      <w:proofErr w:type="spellEnd"/>
      <w:r w:rsidRPr="007310A7">
        <w:rPr>
          <w:color w:val="000000" w:themeColor="text1"/>
        </w:rPr>
        <w:t xml:space="preserve"> was mir meine </w:t>
      </w:r>
      <w:r w:rsidRPr="007310A7">
        <w:rPr>
          <w:b/>
          <w:color w:val="000000" w:themeColor="text1"/>
        </w:rPr>
        <w:t>Eltern</w:t>
      </w:r>
      <w:r w:rsidRPr="007310A7">
        <w:rPr>
          <w:color w:val="000000" w:themeColor="text1"/>
        </w:rPr>
        <w:t xml:space="preserve"> </w:t>
      </w:r>
      <w:r w:rsidRPr="007310A7">
        <w:rPr>
          <w:color w:val="000000" w:themeColor="text1"/>
        </w:rPr>
        <w:lastRenderedPageBreak/>
        <w:t>zum=Beispiel=erzählt haben“</w:t>
      </w:r>
      <w:r w:rsidR="00A96EA9" w:rsidRPr="007310A7">
        <w:rPr>
          <w:color w:val="000000" w:themeColor="text1"/>
        </w:rPr>
        <w:t xml:space="preserve"> untermauert</w:t>
      </w:r>
      <w:r w:rsidRPr="007310A7">
        <w:rPr>
          <w:color w:val="000000" w:themeColor="text1"/>
        </w:rPr>
        <w:t xml:space="preserve">. Deutlich wird, dass für Alex weniger im Zentrum steht, was es für ihn </w:t>
      </w:r>
      <w:r w:rsidR="00DC7C88" w:rsidRPr="007310A7">
        <w:rPr>
          <w:color w:val="000000" w:themeColor="text1"/>
        </w:rPr>
        <w:t xml:space="preserve">selbst </w:t>
      </w:r>
      <w:r w:rsidRPr="007310A7">
        <w:rPr>
          <w:color w:val="000000" w:themeColor="text1"/>
        </w:rPr>
        <w:t xml:space="preserve">bedeutet haben könnte diese frühen </w:t>
      </w:r>
      <w:r w:rsidR="00FD4FBC" w:rsidRPr="007310A7">
        <w:rPr>
          <w:color w:val="000000" w:themeColor="text1"/>
        </w:rPr>
        <w:t>Eingriffs</w:t>
      </w:r>
      <w:r w:rsidRPr="007310A7">
        <w:rPr>
          <w:color w:val="000000" w:themeColor="text1"/>
        </w:rPr>
        <w:t>erfahrungen</w:t>
      </w:r>
      <w:r w:rsidR="00DC7C88" w:rsidRPr="007310A7">
        <w:rPr>
          <w:color w:val="000000" w:themeColor="text1"/>
        </w:rPr>
        <w:t xml:space="preserve"> zu machen</w:t>
      </w:r>
      <w:r w:rsidRPr="007310A7">
        <w:rPr>
          <w:color w:val="000000" w:themeColor="text1"/>
        </w:rPr>
        <w:t xml:space="preserve">, sondern viel mehr </w:t>
      </w:r>
      <w:r w:rsidR="00FD4FBC" w:rsidRPr="007310A7">
        <w:rPr>
          <w:color w:val="000000" w:themeColor="text1"/>
        </w:rPr>
        <w:t xml:space="preserve">relevant ist, </w:t>
      </w:r>
      <w:r w:rsidRPr="007310A7">
        <w:rPr>
          <w:color w:val="000000" w:themeColor="text1"/>
        </w:rPr>
        <w:t xml:space="preserve">die Perspektive seiner Eltern gegenüber </w:t>
      </w:r>
      <w:r w:rsidR="00DC7C88" w:rsidRPr="007310A7">
        <w:rPr>
          <w:color w:val="000000" w:themeColor="text1"/>
        </w:rPr>
        <w:t xml:space="preserve">seiner </w:t>
      </w:r>
      <w:r w:rsidRPr="007310A7">
        <w:rPr>
          <w:color w:val="000000" w:themeColor="text1"/>
        </w:rPr>
        <w:t>Behandler</w:t>
      </w:r>
      <w:r w:rsidR="00DC7C88" w:rsidRPr="007310A7">
        <w:rPr>
          <w:color w:val="000000" w:themeColor="text1"/>
        </w:rPr>
        <w:t>I</w:t>
      </w:r>
      <w:r w:rsidRPr="007310A7">
        <w:rPr>
          <w:color w:val="000000" w:themeColor="text1"/>
        </w:rPr>
        <w:t>nnen zu stärken.</w:t>
      </w:r>
      <w:r w:rsidR="0022387E" w:rsidRPr="007310A7">
        <w:rPr>
          <w:color w:val="000000" w:themeColor="text1"/>
        </w:rPr>
        <w:t xml:space="preserve"> </w:t>
      </w:r>
      <w:r w:rsidRPr="007310A7">
        <w:rPr>
          <w:color w:val="000000" w:themeColor="text1"/>
        </w:rPr>
        <w:t xml:space="preserve">Gleichzeitig werden Weiblichkeitszuschreibungen hier zu einer </w:t>
      </w:r>
      <w:r w:rsidR="0022387E" w:rsidRPr="007310A7">
        <w:rPr>
          <w:color w:val="000000" w:themeColor="text1"/>
        </w:rPr>
        <w:t xml:space="preserve">Art </w:t>
      </w:r>
      <w:r w:rsidRPr="007310A7">
        <w:rPr>
          <w:color w:val="000000" w:themeColor="text1"/>
        </w:rPr>
        <w:t xml:space="preserve">Bedrohung, vor der die Eltern </w:t>
      </w:r>
      <w:r w:rsidR="0022387E" w:rsidRPr="007310A7">
        <w:rPr>
          <w:color w:val="000000" w:themeColor="text1"/>
        </w:rPr>
        <w:t xml:space="preserve">und eine spätere Behandlerin </w:t>
      </w:r>
      <w:r w:rsidRPr="007310A7">
        <w:rPr>
          <w:color w:val="000000" w:themeColor="text1"/>
        </w:rPr>
        <w:t xml:space="preserve">ihn schützen. Dies wird zusätzlich durch die Formulierung, dass sein Vater ihn „gepackt“ habe, um mit ihm in </w:t>
      </w:r>
      <w:r w:rsidR="0022387E" w:rsidRPr="007310A7">
        <w:rPr>
          <w:color w:val="000000" w:themeColor="text1"/>
        </w:rPr>
        <w:t xml:space="preserve">die </w:t>
      </w:r>
      <w:r w:rsidRPr="007310A7">
        <w:rPr>
          <w:color w:val="000000" w:themeColor="text1"/>
        </w:rPr>
        <w:t xml:space="preserve">andere Klinik zu fahren, hervorgehoben. Dieses Rettungsnarrativ zentriert sich auf den Vater </w:t>
      </w:r>
      <w:r w:rsidR="0022387E" w:rsidRPr="007310A7">
        <w:rPr>
          <w:color w:val="000000" w:themeColor="text1"/>
        </w:rPr>
        <w:t xml:space="preserve">und </w:t>
      </w:r>
      <w:r w:rsidRPr="007310A7">
        <w:rPr>
          <w:color w:val="000000" w:themeColor="text1"/>
        </w:rPr>
        <w:t xml:space="preserve">hebt damit die Dimension </w:t>
      </w:r>
      <w:r w:rsidR="0022387E" w:rsidRPr="007310A7">
        <w:rPr>
          <w:color w:val="000000" w:themeColor="text1"/>
        </w:rPr>
        <w:t xml:space="preserve">einer handlungsmächtigen Männlichkeit </w:t>
      </w:r>
      <w:r w:rsidRPr="007310A7">
        <w:rPr>
          <w:color w:val="000000" w:themeColor="text1"/>
        </w:rPr>
        <w:t>hervor</w:t>
      </w:r>
      <w:r w:rsidR="0022387E" w:rsidRPr="007310A7">
        <w:rPr>
          <w:color w:val="000000" w:themeColor="text1"/>
        </w:rPr>
        <w:t xml:space="preserve">. Dabei hat </w:t>
      </w:r>
      <w:r w:rsidRPr="007310A7">
        <w:rPr>
          <w:color w:val="000000" w:themeColor="text1"/>
        </w:rPr>
        <w:t xml:space="preserve">der Vater </w:t>
      </w:r>
      <w:r w:rsidR="0022387E" w:rsidRPr="007310A7">
        <w:rPr>
          <w:color w:val="000000" w:themeColor="text1"/>
        </w:rPr>
        <w:t>durch sein Eingreifen auch Alex‘ Männlichkeit ‚gerettet‘</w:t>
      </w:r>
      <w:r w:rsidRPr="007310A7">
        <w:rPr>
          <w:color w:val="000000" w:themeColor="text1"/>
        </w:rPr>
        <w:t xml:space="preserve">. Die Mutter bleibt </w:t>
      </w:r>
      <w:r w:rsidR="0022387E" w:rsidRPr="007310A7">
        <w:rPr>
          <w:color w:val="000000" w:themeColor="text1"/>
        </w:rPr>
        <w:t xml:space="preserve">hier </w:t>
      </w:r>
      <w:r w:rsidRPr="007310A7">
        <w:rPr>
          <w:color w:val="000000" w:themeColor="text1"/>
        </w:rPr>
        <w:t xml:space="preserve">unerwähnt, wobei diese vermutlich überwiegend Zeit mit Alex während der Krankenhausaufenthalte verbracht hat. Eine mögliche Erklärung für die Dethematisierung kann neben einem familial </w:t>
      </w:r>
      <w:r w:rsidR="0022387E" w:rsidRPr="007310A7">
        <w:rPr>
          <w:color w:val="000000" w:themeColor="text1"/>
        </w:rPr>
        <w:t>ver</w:t>
      </w:r>
      <w:r w:rsidRPr="007310A7">
        <w:rPr>
          <w:color w:val="000000" w:themeColor="text1"/>
        </w:rPr>
        <w:t xml:space="preserve">geschlechtlichen </w:t>
      </w:r>
      <w:r w:rsidR="0022387E" w:rsidRPr="007310A7">
        <w:rPr>
          <w:color w:val="000000" w:themeColor="text1"/>
        </w:rPr>
        <w:t xml:space="preserve">Zuschreibung </w:t>
      </w:r>
      <w:r w:rsidRPr="007310A7">
        <w:rPr>
          <w:color w:val="000000" w:themeColor="text1"/>
        </w:rPr>
        <w:t>von Handlungsmacht auch darin liegen, dass es für Mutter vor dem Hintergrund der gemachten Erfahrung relevanter ist, dass Alex körperlich gesund und somit nicht in unmittelbarer Gefahr sind. Denkbar ist in diesem Kontext auch, dass zwischen Mutter und Vater Uneinigkeiten bezüglich des Umgangs mit Alex Intergeschlechtlichkeit</w:t>
      </w:r>
      <w:r w:rsidR="0022387E" w:rsidRPr="007310A7">
        <w:rPr>
          <w:color w:val="000000" w:themeColor="text1"/>
        </w:rPr>
        <w:t xml:space="preserve"> bestehen, über die es jedoch keinen familialen Dialog gibt</w:t>
      </w:r>
      <w:r w:rsidRPr="007310A7">
        <w:rPr>
          <w:color w:val="000000" w:themeColor="text1"/>
        </w:rPr>
        <w:t>.</w:t>
      </w:r>
    </w:p>
    <w:p w14:paraId="2A603ACB" w14:textId="420F1F3E" w:rsidR="00631021" w:rsidRPr="007310A7" w:rsidRDefault="00FD57FF" w:rsidP="00C33F2A">
      <w:pPr>
        <w:spacing w:before="240" w:line="360" w:lineRule="auto"/>
        <w:jc w:val="both"/>
        <w:rPr>
          <w:rStyle w:val="s1"/>
          <w:rFonts w:eastAsia="Times New Roman" w:cs="Times New Roman"/>
          <w:color w:val="000000" w:themeColor="text1"/>
        </w:rPr>
      </w:pPr>
      <w:r>
        <w:rPr>
          <w:rStyle w:val="s1"/>
          <w:rFonts w:eastAsia="Times New Roman" w:cs="Times New Roman"/>
          <w:color w:val="000000" w:themeColor="text1"/>
        </w:rPr>
        <w:t xml:space="preserve">Ob in der </w:t>
      </w:r>
      <w:r>
        <w:rPr>
          <w:rStyle w:val="s1"/>
          <w:rFonts w:eastAsia="Times New Roman" w:cs="Times New Roman"/>
          <w:color w:val="000000" w:themeColor="text1"/>
        </w:rPr>
        <w:t xml:space="preserve">zweiten Klinik, die Alex aufnimmt</w:t>
      </w:r>
      <w:ins w:id="1000169" w:author="Claude Lektorat" w:date="2026-06-30T12:18:05Z">
        <w:r>
          <w:rPr>
            <w:rStyle w:val="s1"/>
            <w:rFonts w:eastAsia="Times New Roman" w:cs="Times New Roman"/>
            <w:color w:val="000000" w:themeColor="text1"/>
          </w:rPr>
          <w:t xml:space="preserve">,</w:t>
        </w:r>
      </w:ins>
      <w:r>
        <w:rPr>
          <w:rStyle w:val="s1"/>
          <w:rFonts w:eastAsia="Times New Roman" w:cs="Times New Roman"/>
          <w:color w:val="000000" w:themeColor="text1"/>
        </w:rPr>
        <w:t xml:space="preserve"> ein</w:t>
      </w:r>
      <w:r>
        <w:rPr>
          <w:rStyle w:val="s1"/>
          <w:rFonts w:eastAsia="Times New Roman" w:cs="Times New Roman"/>
          <w:color w:val="000000" w:themeColor="text1"/>
        </w:rPr>
        <w:t xml:space="preserve"> chirurgischer Eingriff durchgeführt</w:t>
      </w:r>
      <w:r>
        <w:rPr>
          <w:rStyle w:val="s1"/>
          <w:rFonts w:eastAsia="Times New Roman" w:cs="Times New Roman"/>
          <w:color w:val="000000" w:themeColor="text1"/>
        </w:rPr>
        <w:t xml:space="preserve"> wird</w:t>
      </w:r>
      <w:r>
        <w:rPr>
          <w:rStyle w:val="s1"/>
          <w:rFonts w:eastAsia="Times New Roman" w:cs="Times New Roman"/>
          <w:color w:val="000000" w:themeColor="text1"/>
        </w:rPr>
        <w:t xml:space="preserve"> lässt sich ausgehend von den geführten Interviews nicht rekonstruieren</w:t>
      </w:r>
      <w:r>
        <w:rPr>
          <w:rStyle w:val="s1"/>
          <w:rFonts w:eastAsia="Times New Roman" w:cs="Times New Roman"/>
          <w:color w:val="000000" w:themeColor="text1"/>
        </w:rPr>
        <w:t xml:space="preserve">. Es folgt </w:t>
      </w:r>
      <w:r>
        <w:rPr>
          <w:rStyle w:val="s1"/>
          <w:rFonts w:eastAsia="Times New Roman" w:cs="Times New Roman"/>
          <w:color w:val="000000" w:themeColor="text1"/>
        </w:rPr>
        <w:t xml:space="preserve">daran anschließend </w:t>
      </w:r>
      <w:r>
        <w:rPr>
          <w:rStyle w:val="s1"/>
          <w:rFonts w:eastAsia="Times New Roman" w:cs="Times New Roman"/>
          <w:color w:val="000000" w:themeColor="text1"/>
        </w:rPr>
        <w:t xml:space="preserve">ein </w:t>
      </w:r>
      <w:r>
        <w:rPr>
          <w:rStyle w:val="s1"/>
          <w:rFonts w:eastAsia="Times New Roman" w:cs="Times New Roman"/>
          <w:color w:val="000000" w:themeColor="text1"/>
        </w:rPr>
        <w:t xml:space="preserve">halbjähriger </w:t>
      </w:r>
      <w:r>
        <w:rPr>
          <w:rStyle w:val="s1"/>
          <w:rFonts w:eastAsia="Times New Roman" w:cs="Times New Roman"/>
          <w:color w:val="000000" w:themeColor="text1"/>
        </w:rPr>
        <w:t xml:space="preserve">Aufenthalt in einer dritten Universitätsklinik, die diesmal deutlich weiter vom Wohnort der Familie entfernt ist. Hier w</w:t>
      </w:r>
      <w:r>
        <w:rPr>
          <w:rStyle w:val="s1"/>
          <w:rFonts w:eastAsia="Times New Roman" w:cs="Times New Roman"/>
          <w:color w:val="000000" w:themeColor="text1"/>
        </w:rPr>
        <w:t xml:space="preserve">ird mindestens eine</w:t>
      </w:r>
      <w:r>
        <w:rPr>
          <w:rStyle w:val="s1"/>
          <w:rFonts w:eastAsia="Times New Roman" w:cs="Times New Roman"/>
          <w:color w:val="000000" w:themeColor="text1"/>
        </w:rPr>
        <w:t xml:space="preserve"> umfangreiche Operation durchgeführt, die einer </w:t>
      </w:r>
      <w:r>
        <w:rPr>
          <w:rStyle w:val="s1"/>
          <w:rFonts w:eastAsia="Times New Roman" w:cs="Times New Roman"/>
          <w:color w:val="000000" w:themeColor="text1"/>
        </w:rPr>
        <w:t xml:space="preserve">Anpassung </w:t>
      </w:r>
      <w:r>
        <w:rPr>
          <w:rStyle w:val="s1"/>
          <w:rFonts w:eastAsia="Times New Roman" w:cs="Times New Roman"/>
          <w:color w:val="000000" w:themeColor="text1"/>
        </w:rPr>
        <w:t xml:space="preserve">an </w:t>
      </w:r>
      <w:r>
        <w:rPr>
          <w:rStyle w:val="s1"/>
          <w:rFonts w:eastAsia="Times New Roman" w:cs="Times New Roman"/>
          <w:color w:val="000000" w:themeColor="text1"/>
        </w:rPr>
        <w:t xml:space="preserve">die </w:t>
      </w:r>
      <w:r>
        <w:rPr>
          <w:rStyle w:val="s1"/>
          <w:rFonts w:eastAsia="Times New Roman" w:cs="Times New Roman"/>
          <w:color w:val="000000" w:themeColor="text1"/>
        </w:rPr>
        <w:t xml:space="preserve">männliche Körper</w:t>
      </w:r>
      <w:r>
        <w:rPr>
          <w:rStyle w:val="s1"/>
          <w:rFonts w:eastAsia="Times New Roman" w:cs="Times New Roman"/>
          <w:color w:val="000000" w:themeColor="text1"/>
        </w:rPr>
        <w:t xml:space="preserve">norm</w:t>
      </w:r>
      <w:r>
        <w:rPr>
          <w:rStyle w:val="s1"/>
          <w:rFonts w:eastAsia="Times New Roman" w:cs="Times New Roman"/>
          <w:color w:val="000000" w:themeColor="text1"/>
        </w:rPr>
        <w:t xml:space="preserve"> dien</w:t>
      </w:r>
      <w:r>
        <w:rPr>
          <w:rStyle w:val="s1"/>
          <w:rFonts w:eastAsia="Times New Roman" w:cs="Times New Roman"/>
          <w:color w:val="000000" w:themeColor="text1"/>
        </w:rPr>
        <w:t xml:space="preserve">t</w:t>
      </w:r>
      <w:r>
        <w:rPr>
          <w:rStyle w:val="s1"/>
          <w:rFonts w:eastAsia="Times New Roman" w:cs="Times New Roman"/>
          <w:color w:val="000000" w:themeColor="text1"/>
        </w:rPr>
        <w:t xml:space="preserve">. Ausgehend von Alex Variation und den erhaltenen Diagnosen ist denkbar, dass es sich hier um eine chirurgische ‚Korrektur’ einer </w:t>
      </w:r>
      <w:r>
        <w:rPr>
          <w:rStyle w:val="s1"/>
          <w:rFonts w:eastAsia="Times New Roman" w:cs="Times New Roman"/>
          <w:color w:val="000000" w:themeColor="text1"/>
        </w:rPr>
        <w:t xml:space="preserve">sog. </w:t>
      </w:r>
      <w:r>
        <w:rPr>
          <w:rStyle w:val="s1"/>
          <w:rFonts w:eastAsia="Times New Roman" w:cs="Times New Roman"/>
          <w:color w:val="000000" w:themeColor="text1"/>
        </w:rPr>
        <w:t xml:space="preserve">Hypospadie bzw. „</w:t>
      </w:r>
      <w:proofErr w:type="spellStart"/>
      <w:r>
        <w:rPr>
          <w:rStyle w:val="s1"/>
          <w:rFonts w:eastAsia="Times New Roman" w:cs="Times New Roman"/>
          <w:color w:val="000000" w:themeColor="text1"/>
        </w:rPr>
        <w:t xml:space="preserve">maskulinisierende</w:t>
      </w:r>
      <w:proofErr w:type="spellEnd"/>
      <w:r>
        <w:rPr>
          <w:rStyle w:val="s1"/>
          <w:rFonts w:eastAsia="Times New Roman" w:cs="Times New Roman"/>
          <w:color w:val="000000" w:themeColor="text1"/>
        </w:rPr>
        <w:t xml:space="preserve"> geschlechtsangleichende Eingriffe“</w:t>
      </w:r>
      <w:r>
        <w:rPr>
          <w:rStyle w:val="s1"/>
          <w:rFonts w:eastAsia="Times New Roman" w:cs="Times New Roman"/>
          <w:color w:val="000000" w:themeColor="text1"/>
        </w:rPr>
        <w:t xml:space="preserve"> </w:t>
      </w:r>
      <w:r w:rsidR="00C33F2A" w:rsidRPr="007310A7">
        <w:rPr>
          <w:rStyle w:val="s1"/>
          <w:rFonts w:eastAsia="Times New Roman" w:cs="Times New Roman"/>
          <w:color w:val="000000" w:themeColor="text1"/>
        </w:rPr>
        <w:fldChar w:fldCharType="begin"/>
      </w:r>
      <w:r w:rsidR="003A686B" w:rsidRPr="007310A7">
        <w:rPr>
          <w:rStyle w:val="s1"/>
          <w:rFonts w:eastAsia="Times New Roman" w:cs="Times New Roman"/>
          <w:color w:val="000000" w:themeColor="text1"/>
        </w:rPr>
        <w:instrText xml:space="preserve"> ADDIN ZOTERO_ITEM CSL_CITATION {"citationID":"DT4bNWnH","properties":{"unsorted":false,"formattedCitation":"(Long u.\\uc0\\u160{}a. 2021 eigene \\uc0\\u220{}bersetzung)","plainCitation":"(Long u. a. 2021 eigene Übersetzung)","dontUpdate":true,"noteIndex":0},"citationItems":[{"id":1083,"uris":["http://zotero.org/users/local/owKliTIb/items/245DXULW"],"itemData":{"id":1083,"type":"article-journal","container-title":"Journal of pediatric urology","DOI":"10.1016/j.jpurol.2021.02.006","issue":"3","page":"379–386","publisher":"Elsevier BV","title":"Post-operative complications following masculinizing genitoplasty in moderate to severe genital atypia: results from a multicenter, observational prospective cohort study","volume":"17","author":[{"family":"Long","given":"C. J."},{"family":"Van Batavia","given":"J."},{"family":"Wisniewski","given":"A. B."},{"family":"Aston","given":"C. E."},{"family":"Baskin","given":"L."},{"family":"Cheng","given":"E. Y."},{"family":"Lakshmanan","given":"Y."},{"family":"Meyer","given":"T."},{"family":"Kropp","given":"B."},{"family":"Palmer","given":"B."},{"family":"Nokoff","given":"N. J."},{"family":"Paradis","given":"A."},{"family":"Van der Brink","given":"B."},{"family":"Scott Reyes","given":"K. J."},{"family":"Yerkes","given":"E."},{"family":"Poppas","given":"D. P."},{"family":"Mullins","given":"L. L."},{"family":"Kolon","given":"T. F."}],"issued":{"date-parts":[["2021"]]}},"suffix":"eigene Übersetzung"}],"schema":"https://github.com/citation-style-language/schema/raw/master/csl-citation.json"} </w:instrText>
      </w:r>
      <w:r w:rsidR="00C33F2A" w:rsidRPr="007310A7">
        <w:rPr>
          <w:rStyle w:val="s1"/>
          <w:rFonts w:eastAsia="Times New Roman" w:cs="Times New Roman"/>
          <w:color w:val="000000" w:themeColor="text1"/>
        </w:rPr>
        <w:fldChar w:fldCharType="separate"/>
      </w:r>
      <w:r>
        <w:rPr>
          <w:rFonts w:ascii="Cambria" w:hAnsi="Cambria" w:cs="Times New Roman"/>
          <w:color w:val="000000" w:themeColor="text1"/>
        </w:rPr>
        <w:t xml:space="preserve">(Long et al. 2021 eigene Übers</w:t>
      </w:r>
      <w:r>
        <w:rPr>
          <w:rFonts w:ascii="Cambria" w:hAnsi="Cambria" w:cs="Times New Roman"/>
          <w:color w:val="000000" w:themeColor="text1"/>
        </w:rPr>
        <w:t xml:space="preserve">.</w:t>
      </w:r>
      <w:r>
        <w:rPr>
          <w:rFonts w:ascii="Cambria" w:hAnsi="Cambria" w:cs="Times New Roman"/>
          <w:color w:val="000000" w:themeColor="text1"/>
        </w:rPr>
        <w:t xml:space="preserve">)</w:t>
      </w:r>
      <w:r w:rsidR="00C33F2A"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 handelt</w:t>
      </w:r>
      <w:r>
        <w:rPr>
          <w:rStyle w:val="s1"/>
          <w:rFonts w:eastAsia="Times New Roman" w:cs="Times New Roman"/>
          <w:color w:val="000000" w:themeColor="text1"/>
        </w:rPr>
        <w:t xml:space="preserve">.</w:t>
      </w:r>
      <w:r w:rsidR="00631021" w:rsidRPr="007310A7">
        <w:rPr>
          <w:rStyle w:val="Funotenzeichen"/>
          <w:color w:val="000000" w:themeColor="text1"/>
        </w:rPr>
        <w:footnoteReference w:id="188"/>
      </w:r>
      <w:r>
        <w:rPr>
          <w:rStyle w:val="s1"/>
          <w:rFonts w:eastAsia="Times New Roman" w:cs="Times New Roman"/>
          <w:color w:val="000000" w:themeColor="text1"/>
        </w:rPr>
        <w:t xml:space="preserve"> Offen bleib wie alt Alex zu </w:t>
      </w:r>
      <w:r>
        <w:rPr>
          <w:rStyle w:val="s1"/>
          <w:rFonts w:eastAsia="Times New Roman" w:cs="Times New Roman"/>
          <w:color w:val="000000" w:themeColor="text1"/>
        </w:rPr>
        <w:t xml:space="preserve">diesem Zeitpunkt ist, da er dies selbst nicht sicher sagen kann. Ausgehend von den damaligen Leitlinien ist davon auszugehen, dass er unter drei Jahren ist (siehe 6.1.3).</w:t>
      </w:r>
    </w:p>
    <w:p w14:paraId="48BC5124" w14:textId="2FC79568" w:rsidR="00631021" w:rsidRPr="007310A7" w:rsidRDefault="00631021" w:rsidP="00B86204">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Alex‘ Mutter, die nach seiner Geburt ihre Erwerbstätigkeit aufgibt, begleitet ihn während des langen post</w:t>
      </w:r>
      <w:r w:rsidR="00375E83" w:rsidRPr="007310A7">
        <w:rPr>
          <w:rStyle w:val="s1"/>
          <w:rFonts w:eastAsia="Times New Roman" w:cs="Times New Roman"/>
          <w:color w:val="000000" w:themeColor="text1"/>
        </w:rPr>
        <w:t>-</w:t>
      </w:r>
      <w:r w:rsidRPr="007310A7">
        <w:rPr>
          <w:rStyle w:val="s1"/>
          <w:rFonts w:eastAsia="Times New Roman" w:cs="Times New Roman"/>
          <w:color w:val="000000" w:themeColor="text1"/>
        </w:rPr>
        <w:t>operativen Klinikaufenthaltes. Ob Alex Vater in dieser Zeit auch bei ihm ist, bleibt unklar. Alex</w:t>
      </w:r>
      <w:r w:rsidR="00375E83" w:rsidRPr="007310A7">
        <w:rPr>
          <w:rStyle w:val="s1"/>
          <w:rFonts w:eastAsia="Times New Roman" w:cs="Times New Roman"/>
          <w:color w:val="000000" w:themeColor="text1"/>
        </w:rPr>
        <w:t xml:space="preserve"> beschreibt</w:t>
      </w:r>
      <w:r w:rsidRPr="007310A7">
        <w:rPr>
          <w:rStyle w:val="s1"/>
          <w:rFonts w:eastAsia="Times New Roman" w:cs="Times New Roman"/>
          <w:color w:val="000000" w:themeColor="text1"/>
        </w:rPr>
        <w:t xml:space="preserve">, dass sein Vater </w:t>
      </w:r>
      <w:r w:rsidR="00375E83" w:rsidRPr="007310A7">
        <w:rPr>
          <w:rStyle w:val="s1"/>
          <w:rFonts w:eastAsia="Times New Roman" w:cs="Times New Roman"/>
          <w:color w:val="000000" w:themeColor="text1"/>
        </w:rPr>
        <w:t xml:space="preserve">in dieser Zeit Kontakt </w:t>
      </w:r>
      <w:r w:rsidRPr="007310A7">
        <w:rPr>
          <w:rStyle w:val="s1"/>
          <w:rFonts w:eastAsia="Times New Roman" w:cs="Times New Roman"/>
          <w:color w:val="000000" w:themeColor="text1"/>
        </w:rPr>
        <w:t xml:space="preserve">mit einer vermutlich </w:t>
      </w:r>
      <w:r w:rsidR="00375E83" w:rsidRPr="007310A7">
        <w:rPr>
          <w:rStyle w:val="s1"/>
          <w:rFonts w:eastAsia="Times New Roman" w:cs="Times New Roman"/>
          <w:color w:val="000000" w:themeColor="text1"/>
        </w:rPr>
        <w:t>inter*</w:t>
      </w:r>
      <w:r w:rsidRPr="007310A7">
        <w:rPr>
          <w:rStyle w:val="s1"/>
          <w:rFonts w:eastAsia="Times New Roman" w:cs="Times New Roman"/>
          <w:color w:val="000000" w:themeColor="text1"/>
        </w:rPr>
        <w:t xml:space="preserve">aktivistisch engagierten Person aufnimmt. In der </w:t>
      </w:r>
      <w:r w:rsidR="00FD57FF" w:rsidRPr="007310A7">
        <w:rPr>
          <w:rStyle w:val="s1"/>
          <w:rFonts w:eastAsia="Times New Roman" w:cs="Times New Roman"/>
          <w:color w:val="000000" w:themeColor="text1"/>
        </w:rPr>
        <w:t>Feinanalyse der S</w:t>
      </w:r>
      <w:r w:rsidRPr="007310A7">
        <w:rPr>
          <w:rStyle w:val="s1"/>
          <w:rFonts w:eastAsia="Times New Roman" w:cs="Times New Roman"/>
          <w:color w:val="000000" w:themeColor="text1"/>
        </w:rPr>
        <w:t>equenz</w:t>
      </w:r>
      <w:r w:rsidR="00FD57FF"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deutet sich </w:t>
      </w:r>
      <w:r w:rsidR="00375E83" w:rsidRPr="007310A7">
        <w:rPr>
          <w:rStyle w:val="s1"/>
          <w:rFonts w:eastAsia="Times New Roman" w:cs="Times New Roman"/>
          <w:color w:val="000000" w:themeColor="text1"/>
        </w:rPr>
        <w:t xml:space="preserve">erstmals </w:t>
      </w:r>
      <w:r w:rsidRPr="007310A7">
        <w:rPr>
          <w:rStyle w:val="s1"/>
          <w:rFonts w:eastAsia="Times New Roman" w:cs="Times New Roman"/>
          <w:color w:val="000000" w:themeColor="text1"/>
        </w:rPr>
        <w:t xml:space="preserve">an, dass es sich bei </w:t>
      </w:r>
      <w:r w:rsidR="00375E83" w:rsidRPr="007310A7">
        <w:rPr>
          <w:rStyle w:val="s1"/>
          <w:rFonts w:eastAsia="Times New Roman" w:cs="Times New Roman"/>
          <w:color w:val="000000" w:themeColor="text1"/>
        </w:rPr>
        <w:t xml:space="preserve">der </w:t>
      </w:r>
      <w:r w:rsidRPr="007310A7">
        <w:rPr>
          <w:rStyle w:val="s1"/>
          <w:rFonts w:eastAsia="Times New Roman" w:cs="Times New Roman"/>
          <w:color w:val="000000" w:themeColor="text1"/>
        </w:rPr>
        <w:t xml:space="preserve">Operation in der dritten Klinik nicht um </w:t>
      </w:r>
      <w:r w:rsidR="00375E83" w:rsidRPr="007310A7">
        <w:rPr>
          <w:rStyle w:val="s1"/>
          <w:rFonts w:eastAsia="Times New Roman" w:cs="Times New Roman"/>
          <w:color w:val="000000" w:themeColor="text1"/>
        </w:rPr>
        <w:t xml:space="preserve">Alex </w:t>
      </w:r>
      <w:r w:rsidRPr="007310A7">
        <w:rPr>
          <w:rStyle w:val="s1"/>
          <w:rFonts w:eastAsia="Times New Roman" w:cs="Times New Roman"/>
          <w:color w:val="000000" w:themeColor="text1"/>
        </w:rPr>
        <w:t xml:space="preserve">ersten </w:t>
      </w:r>
      <w:r w:rsidR="00375E83" w:rsidRPr="007310A7">
        <w:rPr>
          <w:rStyle w:val="s1"/>
          <w:rFonts w:eastAsia="Times New Roman" w:cs="Times New Roman"/>
          <w:color w:val="000000" w:themeColor="text1"/>
        </w:rPr>
        <w:t xml:space="preserve">geschlechtsverändernden </w:t>
      </w:r>
      <w:r w:rsidRPr="007310A7">
        <w:rPr>
          <w:rStyle w:val="s1"/>
          <w:rFonts w:eastAsia="Times New Roman" w:cs="Times New Roman"/>
          <w:color w:val="000000" w:themeColor="text1"/>
        </w:rPr>
        <w:t>Eingriff handelt:</w:t>
      </w:r>
    </w:p>
    <w:p w14:paraId="39A17D0D" w14:textId="6370BB67" w:rsidR="00631021" w:rsidRPr="007310A7" w:rsidRDefault="00631021" w:rsidP="00BA07D6">
      <w:pPr>
        <w:spacing w:before="240" w:after="240" w:line="360" w:lineRule="auto"/>
        <w:ind w:left="567" w:right="509"/>
        <w:jc w:val="both"/>
        <w:rPr>
          <w:rStyle w:val="s1"/>
          <w:rFonts w:eastAsia="Times New Roman" w:cs="Times New Roman"/>
          <w:color w:val="000000" w:themeColor="text1"/>
          <w:sz w:val="22"/>
          <w:szCs w:val="22"/>
        </w:rPr>
      </w:pPr>
      <w:r w:rsidRPr="007310A7">
        <w:rPr>
          <w:color w:val="000000" w:themeColor="text1"/>
          <w:sz w:val="22"/>
          <w:szCs w:val="22"/>
        </w:rPr>
        <w:t xml:space="preserve">„er hatte da auch </w:t>
      </w:r>
      <w:proofErr w:type="spellStart"/>
      <w:proofErr w:type="gramStart"/>
      <w:r w:rsidRPr="007310A7">
        <w:rPr>
          <w:b/>
          <w:color w:val="000000" w:themeColor="text1"/>
          <w:sz w:val="22"/>
          <w:szCs w:val="22"/>
        </w:rPr>
        <w:t>jemande:n</w:t>
      </w:r>
      <w:proofErr w:type="spellEnd"/>
      <w:proofErr w:type="gramEnd"/>
      <w:r w:rsidRPr="007310A7">
        <w:rPr>
          <w:color w:val="000000" w:themeColor="text1"/>
          <w:sz w:val="22"/>
          <w:szCs w:val="22"/>
        </w:rPr>
        <w:t xml:space="preserve"> (2) der g- für </w:t>
      </w:r>
      <w:proofErr w:type="spellStart"/>
      <w:r w:rsidRPr="007310A7">
        <w:rPr>
          <w:b/>
          <w:color w:val="000000" w:themeColor="text1"/>
          <w:sz w:val="22"/>
          <w:szCs w:val="22"/>
        </w:rPr>
        <w:t>Le:ute</w:t>
      </w:r>
      <w:proofErr w:type="spellEnd"/>
      <w:r w:rsidRPr="007310A7">
        <w:rPr>
          <w:color w:val="000000" w:themeColor="text1"/>
          <w:sz w:val="22"/>
          <w:szCs w:val="22"/>
        </w:rPr>
        <w:t xml:space="preserve"> (1) </w:t>
      </w:r>
      <w:r w:rsidRPr="007310A7">
        <w:rPr>
          <w:b/>
          <w:color w:val="000000" w:themeColor="text1"/>
          <w:sz w:val="22"/>
          <w:szCs w:val="22"/>
        </w:rPr>
        <w:t>wie mich</w:t>
      </w:r>
      <w:r w:rsidRPr="007310A7">
        <w:rPr>
          <w:color w:val="000000" w:themeColor="text1"/>
          <w:sz w:val="22"/>
          <w:szCs w:val="22"/>
        </w:rPr>
        <w:t xml:space="preserve"> </w:t>
      </w:r>
      <w:r w:rsidRPr="007310A7">
        <w:rPr>
          <w:b/>
          <w:color w:val="000000" w:themeColor="text1"/>
          <w:sz w:val="22"/>
          <w:szCs w:val="22"/>
        </w:rPr>
        <w:t xml:space="preserve">gekämpft </w:t>
      </w:r>
      <w:r w:rsidRPr="007310A7">
        <w:rPr>
          <w:color w:val="000000" w:themeColor="text1"/>
          <w:sz w:val="22"/>
          <w:szCs w:val="22"/>
        </w:rPr>
        <w:t>hat, weil ihm als Kind ((spricht deutlich schneller, leise)) des=gleiche=wiederfahrn=is=das=die=Ärzte=sich=einfach=über=die=Eltern=</w:t>
      </w:r>
      <w:r w:rsidRPr="007310A7">
        <w:rPr>
          <w:b/>
          <w:color w:val="000000" w:themeColor="text1"/>
          <w:sz w:val="22"/>
          <w:szCs w:val="22"/>
        </w:rPr>
        <w:t>hinweg=gesetzt</w:t>
      </w:r>
      <w:r w:rsidRPr="007310A7">
        <w:rPr>
          <w:color w:val="000000" w:themeColor="text1"/>
          <w:sz w:val="22"/>
          <w:szCs w:val="22"/>
        </w:rPr>
        <w:t>=haben=und=</w:t>
      </w:r>
      <w:r w:rsidRPr="007310A7">
        <w:rPr>
          <w:b/>
          <w:color w:val="000000" w:themeColor="text1"/>
          <w:sz w:val="22"/>
          <w:szCs w:val="22"/>
        </w:rPr>
        <w:t>operiert</w:t>
      </w:r>
      <w:r w:rsidRPr="007310A7">
        <w:rPr>
          <w:color w:val="000000" w:themeColor="text1"/>
          <w:sz w:val="22"/>
          <w:szCs w:val="22"/>
        </w:rPr>
        <w:t>=</w:t>
      </w:r>
      <w:r w:rsidRPr="007310A7">
        <w:rPr>
          <w:b/>
          <w:color w:val="000000" w:themeColor="text1"/>
          <w:sz w:val="22"/>
          <w:szCs w:val="22"/>
        </w:rPr>
        <w:t>haben</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(12)“</w:t>
      </w:r>
    </w:p>
    <w:p w14:paraId="34C281C3" w14:textId="74B48322" w:rsidR="00FD57FF" w:rsidRPr="007310A7" w:rsidRDefault="00FD57FF" w:rsidP="00B86204">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Die Sequenz legt nahe, </w:t>
      </w:r>
      <w:r w:rsidR="00631021" w:rsidRPr="007310A7">
        <w:rPr>
          <w:rStyle w:val="s1"/>
          <w:rFonts w:eastAsia="Times New Roman" w:cs="Times New Roman"/>
          <w:color w:val="000000" w:themeColor="text1"/>
        </w:rPr>
        <w:t xml:space="preserve">dass nicht nur die </w:t>
      </w:r>
      <w:r w:rsidR="00375E83" w:rsidRPr="007310A7">
        <w:rPr>
          <w:rStyle w:val="s1"/>
          <w:rFonts w:eastAsia="Times New Roman" w:cs="Times New Roman"/>
          <w:color w:val="000000" w:themeColor="text1"/>
        </w:rPr>
        <w:t xml:space="preserve">o.g. </w:t>
      </w:r>
      <w:r w:rsidR="00631021" w:rsidRPr="007310A7">
        <w:rPr>
          <w:rStyle w:val="s1"/>
          <w:rFonts w:eastAsia="Times New Roman" w:cs="Times New Roman"/>
          <w:color w:val="000000" w:themeColor="text1"/>
        </w:rPr>
        <w:t xml:space="preserve">Person, sondern auch </w:t>
      </w:r>
      <w:r w:rsidRPr="007310A7">
        <w:rPr>
          <w:rStyle w:val="s1"/>
          <w:rFonts w:eastAsia="Times New Roman" w:cs="Times New Roman"/>
          <w:color w:val="000000" w:themeColor="text1"/>
        </w:rPr>
        <w:t xml:space="preserve">Alex </w:t>
      </w:r>
      <w:r w:rsidR="00631021" w:rsidRPr="007310A7">
        <w:rPr>
          <w:rStyle w:val="s1"/>
          <w:rFonts w:eastAsia="Times New Roman" w:cs="Times New Roman"/>
          <w:color w:val="000000" w:themeColor="text1"/>
        </w:rPr>
        <w:t xml:space="preserve">selbst und seine </w:t>
      </w:r>
      <w:r w:rsidRPr="007310A7">
        <w:rPr>
          <w:rStyle w:val="s1"/>
          <w:rFonts w:eastAsia="Times New Roman" w:cs="Times New Roman"/>
          <w:color w:val="000000" w:themeColor="text1"/>
        </w:rPr>
        <w:t xml:space="preserve">Eltern </w:t>
      </w:r>
      <w:r w:rsidR="00631021" w:rsidRPr="007310A7">
        <w:rPr>
          <w:rStyle w:val="s1"/>
          <w:rFonts w:eastAsia="Times New Roman" w:cs="Times New Roman"/>
          <w:color w:val="000000" w:themeColor="text1"/>
        </w:rPr>
        <w:t>diese Erfahrung gemacht haben.</w:t>
      </w:r>
      <w:r w:rsidRPr="007310A7">
        <w:rPr>
          <w:rStyle w:val="s1"/>
          <w:rFonts w:eastAsia="Times New Roman" w:cs="Times New Roman"/>
          <w:color w:val="000000" w:themeColor="text1"/>
        </w:rPr>
        <w:t xml:space="preserve"> Dass Alex dies nicht weiter ausführt, kann </w:t>
      </w:r>
      <w:r w:rsidR="00631021" w:rsidRPr="007310A7">
        <w:rPr>
          <w:rStyle w:val="s1"/>
          <w:rFonts w:eastAsia="Times New Roman" w:cs="Times New Roman"/>
          <w:color w:val="000000" w:themeColor="text1"/>
        </w:rPr>
        <w:t xml:space="preserve">mit </w:t>
      </w:r>
      <w:r w:rsidRPr="007310A7">
        <w:rPr>
          <w:rStyle w:val="s1"/>
          <w:rFonts w:eastAsia="Times New Roman" w:cs="Times New Roman"/>
          <w:color w:val="000000" w:themeColor="text1"/>
        </w:rPr>
        <w:t xml:space="preserve">seiner eigenen </w:t>
      </w:r>
      <w:r w:rsidR="00631021" w:rsidRPr="007310A7">
        <w:rPr>
          <w:rStyle w:val="s1"/>
          <w:rFonts w:eastAsia="Times New Roman" w:cs="Times New Roman"/>
          <w:color w:val="000000" w:themeColor="text1"/>
        </w:rPr>
        <w:t xml:space="preserve">Ungewissheit im Zuge familialer </w:t>
      </w:r>
      <w:proofErr w:type="spellStart"/>
      <w:r w:rsidR="00631021" w:rsidRPr="007310A7">
        <w:rPr>
          <w:rStyle w:val="s1"/>
          <w:rFonts w:eastAsia="Times New Roman" w:cs="Times New Roman"/>
          <w:color w:val="000000" w:themeColor="text1"/>
        </w:rPr>
        <w:t>Dethematisierungen</w:t>
      </w:r>
      <w:proofErr w:type="spellEnd"/>
      <w:r w:rsidR="00631021"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zusammenhängen. </w:t>
      </w:r>
      <w:r w:rsidR="00631021" w:rsidRPr="007310A7">
        <w:rPr>
          <w:rStyle w:val="s1"/>
          <w:rFonts w:eastAsia="Times New Roman" w:cs="Times New Roman"/>
          <w:color w:val="000000" w:themeColor="text1"/>
        </w:rPr>
        <w:t xml:space="preserve">Dabei zeigt sich </w:t>
      </w:r>
      <w:r w:rsidRPr="007310A7">
        <w:rPr>
          <w:rStyle w:val="s1"/>
          <w:rFonts w:eastAsia="Times New Roman" w:cs="Times New Roman"/>
          <w:color w:val="000000" w:themeColor="text1"/>
        </w:rPr>
        <w:t xml:space="preserve">seine </w:t>
      </w:r>
      <w:r w:rsidR="00631021" w:rsidRPr="007310A7">
        <w:rPr>
          <w:rStyle w:val="s1"/>
          <w:rFonts w:eastAsia="Times New Roman" w:cs="Times New Roman"/>
          <w:color w:val="000000" w:themeColor="text1"/>
        </w:rPr>
        <w:t xml:space="preserve">Schwierigkeit über diesen möglichen Eingriff zu sprechen auch paraverbal durch </w:t>
      </w:r>
      <w:r w:rsidRPr="007310A7">
        <w:rPr>
          <w:rStyle w:val="s1"/>
          <w:rFonts w:eastAsia="Times New Roman" w:cs="Times New Roman"/>
          <w:color w:val="000000" w:themeColor="text1"/>
        </w:rPr>
        <w:t xml:space="preserve">einen Wechsel zwischen </w:t>
      </w:r>
      <w:r w:rsidR="00375E83" w:rsidRPr="007310A7">
        <w:rPr>
          <w:rStyle w:val="s1"/>
          <w:rFonts w:eastAsia="Times New Roman" w:cs="Times New Roman"/>
          <w:color w:val="000000" w:themeColor="text1"/>
        </w:rPr>
        <w:t xml:space="preserve">teilweise langen </w:t>
      </w:r>
      <w:r w:rsidRPr="007310A7">
        <w:rPr>
          <w:rStyle w:val="s1"/>
          <w:rFonts w:eastAsia="Times New Roman" w:cs="Times New Roman"/>
          <w:color w:val="000000" w:themeColor="text1"/>
        </w:rPr>
        <w:t xml:space="preserve">Pausen und </w:t>
      </w:r>
      <w:r w:rsidR="00631021" w:rsidRPr="007310A7">
        <w:rPr>
          <w:rStyle w:val="s1"/>
          <w:rFonts w:eastAsia="Times New Roman" w:cs="Times New Roman"/>
          <w:color w:val="000000" w:themeColor="text1"/>
        </w:rPr>
        <w:t>sehr schnelle</w:t>
      </w:r>
      <w:r w:rsidRPr="007310A7">
        <w:rPr>
          <w:rStyle w:val="s1"/>
          <w:rFonts w:eastAsia="Times New Roman" w:cs="Times New Roman"/>
          <w:color w:val="000000" w:themeColor="text1"/>
        </w:rPr>
        <w:t>m</w:t>
      </w:r>
      <w:r w:rsidR="00631021" w:rsidRPr="007310A7">
        <w:rPr>
          <w:rStyle w:val="s1"/>
          <w:rFonts w:eastAsia="Times New Roman" w:cs="Times New Roman"/>
          <w:color w:val="000000" w:themeColor="text1"/>
        </w:rPr>
        <w:t xml:space="preserve"> leise</w:t>
      </w:r>
      <w:r w:rsidRPr="007310A7">
        <w:rPr>
          <w:rStyle w:val="s1"/>
          <w:rFonts w:eastAsia="Times New Roman" w:cs="Times New Roman"/>
          <w:color w:val="000000" w:themeColor="text1"/>
        </w:rPr>
        <w:t>n</w:t>
      </w:r>
      <w:r w:rsidR="00631021" w:rsidRPr="007310A7">
        <w:rPr>
          <w:rStyle w:val="s1"/>
          <w:rFonts w:eastAsia="Times New Roman" w:cs="Times New Roman"/>
          <w:color w:val="000000" w:themeColor="text1"/>
        </w:rPr>
        <w:t xml:space="preserve"> Sprechen. </w:t>
      </w:r>
    </w:p>
    <w:p w14:paraId="2D12C29D" w14:textId="6F9FCBC0" w:rsidR="006024C0" w:rsidRPr="007310A7" w:rsidRDefault="00631021" w:rsidP="00B86204">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In </w:t>
      </w:r>
      <w:r w:rsidR="00FD57FF" w:rsidRPr="007310A7">
        <w:rPr>
          <w:rStyle w:val="s1"/>
          <w:rFonts w:eastAsia="Times New Roman" w:cs="Times New Roman"/>
          <w:color w:val="000000" w:themeColor="text1"/>
        </w:rPr>
        <w:t xml:space="preserve">weiteren </w:t>
      </w:r>
      <w:r w:rsidRPr="007310A7">
        <w:rPr>
          <w:rStyle w:val="s1"/>
          <w:rFonts w:eastAsia="Times New Roman" w:cs="Times New Roman"/>
          <w:color w:val="000000" w:themeColor="text1"/>
        </w:rPr>
        <w:t>Feinanalyse</w:t>
      </w:r>
      <w:r w:rsidR="00FD57FF" w:rsidRPr="007310A7">
        <w:rPr>
          <w:rStyle w:val="s1"/>
          <w:rFonts w:eastAsia="Times New Roman" w:cs="Times New Roman"/>
          <w:color w:val="000000" w:themeColor="text1"/>
        </w:rPr>
        <w:t>n</w:t>
      </w:r>
      <w:r w:rsidRPr="007310A7">
        <w:rPr>
          <w:rStyle w:val="s1"/>
          <w:rFonts w:eastAsia="Times New Roman" w:cs="Times New Roman"/>
          <w:color w:val="000000" w:themeColor="text1"/>
        </w:rPr>
        <w:t xml:space="preserve"> wird </w:t>
      </w:r>
      <w:r w:rsidR="00FD57FF" w:rsidRPr="007310A7">
        <w:rPr>
          <w:rStyle w:val="s1"/>
          <w:rFonts w:eastAsia="Times New Roman" w:cs="Times New Roman"/>
          <w:color w:val="000000" w:themeColor="text1"/>
        </w:rPr>
        <w:t xml:space="preserve">zudem </w:t>
      </w:r>
      <w:r w:rsidRPr="007310A7">
        <w:rPr>
          <w:rStyle w:val="s1"/>
          <w:rFonts w:eastAsia="Times New Roman" w:cs="Times New Roman"/>
          <w:color w:val="000000" w:themeColor="text1"/>
        </w:rPr>
        <w:t xml:space="preserve">deutlich, dass Alex bezüglich seiner frühen Behandlungserfahrungen überwiegend die Perspektive seines Vaters </w:t>
      </w:r>
      <w:r w:rsidR="00FD57FF" w:rsidRPr="007310A7">
        <w:rPr>
          <w:rStyle w:val="s1"/>
          <w:rFonts w:eastAsia="Times New Roman" w:cs="Times New Roman"/>
          <w:color w:val="000000" w:themeColor="text1"/>
        </w:rPr>
        <w:t>ein</w:t>
      </w:r>
      <w:r w:rsidRPr="007310A7">
        <w:rPr>
          <w:rStyle w:val="s1"/>
          <w:rFonts w:eastAsia="Times New Roman" w:cs="Times New Roman"/>
          <w:color w:val="000000" w:themeColor="text1"/>
        </w:rPr>
        <w:t xml:space="preserve">nimmt, </w:t>
      </w:r>
      <w:r w:rsidR="00FD57FF" w:rsidRPr="007310A7">
        <w:rPr>
          <w:rStyle w:val="s1"/>
          <w:rFonts w:eastAsia="Times New Roman" w:cs="Times New Roman"/>
          <w:color w:val="000000" w:themeColor="text1"/>
        </w:rPr>
        <w:t xml:space="preserve">und primär </w:t>
      </w:r>
      <w:r w:rsidRPr="007310A7">
        <w:rPr>
          <w:rStyle w:val="s1"/>
          <w:rFonts w:eastAsia="Times New Roman" w:cs="Times New Roman"/>
          <w:color w:val="000000" w:themeColor="text1"/>
        </w:rPr>
        <w:t xml:space="preserve">über dessen Erinnerungen </w:t>
      </w:r>
      <w:r w:rsidR="00FD57FF" w:rsidRPr="007310A7">
        <w:rPr>
          <w:rStyle w:val="s1"/>
          <w:rFonts w:eastAsia="Times New Roman" w:cs="Times New Roman"/>
          <w:color w:val="000000" w:themeColor="text1"/>
        </w:rPr>
        <w:t xml:space="preserve">und Belastungen </w:t>
      </w:r>
      <w:r w:rsidRPr="007310A7">
        <w:rPr>
          <w:rStyle w:val="s1"/>
          <w:rFonts w:eastAsia="Times New Roman" w:cs="Times New Roman"/>
          <w:color w:val="000000" w:themeColor="text1"/>
        </w:rPr>
        <w:t>spricht. Es sind nicht seine eigenen Gefühle und Bedürfnisse, die er thematisiert, sondern die seines Vaters. Davon ausgehend liegt nahe, dass eine Auseinandersetzung mit der möglichen oder faktischen Machtlosigkeit des Vaters gegenüber den damals behandelnden Ärzt</w:t>
      </w:r>
      <w:r w:rsidR="00FD57FF" w:rsidRPr="007310A7">
        <w:rPr>
          <w:rStyle w:val="s1"/>
          <w:rFonts w:eastAsia="Times New Roman" w:cs="Times New Roman"/>
          <w:color w:val="000000" w:themeColor="text1"/>
        </w:rPr>
        <w:t>I</w:t>
      </w:r>
      <w:r w:rsidRPr="007310A7">
        <w:rPr>
          <w:rStyle w:val="s1"/>
          <w:rFonts w:eastAsia="Times New Roman" w:cs="Times New Roman"/>
          <w:color w:val="000000" w:themeColor="text1"/>
        </w:rPr>
        <w:t xml:space="preserve">nnen extrem bedrohlich und </w:t>
      </w:r>
      <w:r w:rsidR="00FD57FF" w:rsidRPr="007310A7">
        <w:rPr>
          <w:rStyle w:val="s1"/>
          <w:rFonts w:eastAsia="Times New Roman" w:cs="Times New Roman"/>
          <w:color w:val="000000" w:themeColor="text1"/>
        </w:rPr>
        <w:t xml:space="preserve">daher </w:t>
      </w:r>
      <w:r w:rsidRPr="007310A7">
        <w:rPr>
          <w:rStyle w:val="s1"/>
          <w:rFonts w:eastAsia="Times New Roman" w:cs="Times New Roman"/>
          <w:color w:val="000000" w:themeColor="text1"/>
        </w:rPr>
        <w:t xml:space="preserve">ein Hinterfragen des väterlichen bzw. familialen Narratives nicht möglich ist. Dabei zeigt sich </w:t>
      </w:r>
      <w:r w:rsidR="00FD57FF" w:rsidRPr="007310A7">
        <w:rPr>
          <w:rStyle w:val="s1"/>
          <w:rFonts w:eastAsia="Times New Roman" w:cs="Times New Roman"/>
          <w:color w:val="000000" w:themeColor="text1"/>
        </w:rPr>
        <w:t>eindrücklich</w:t>
      </w:r>
      <w:r w:rsidRPr="007310A7">
        <w:rPr>
          <w:rStyle w:val="s1"/>
          <w:rFonts w:eastAsia="Times New Roman" w:cs="Times New Roman"/>
          <w:color w:val="000000" w:themeColor="text1"/>
        </w:rPr>
        <w:t xml:space="preserve">, wie tiefgreifend die Ungewissheit ist, mit der Alex in Bezug auf seine </w:t>
      </w:r>
      <w:r w:rsidR="00FD57FF" w:rsidRPr="007310A7">
        <w:rPr>
          <w:rStyle w:val="s1"/>
          <w:rFonts w:eastAsia="Times New Roman" w:cs="Times New Roman"/>
          <w:color w:val="000000" w:themeColor="text1"/>
        </w:rPr>
        <w:t xml:space="preserve">medizinische </w:t>
      </w:r>
      <w:r w:rsidRPr="007310A7">
        <w:rPr>
          <w:rStyle w:val="s1"/>
          <w:rFonts w:eastAsia="Times New Roman" w:cs="Times New Roman"/>
          <w:color w:val="000000" w:themeColor="text1"/>
        </w:rPr>
        <w:t xml:space="preserve">Biographie konfrontiert ist. </w:t>
      </w:r>
      <w:r w:rsidR="00375E83" w:rsidRPr="007310A7">
        <w:rPr>
          <w:rStyle w:val="s1"/>
          <w:rFonts w:eastAsia="Times New Roman" w:cs="Times New Roman"/>
          <w:color w:val="000000" w:themeColor="text1"/>
        </w:rPr>
        <w:t>Gleichzeitig</w:t>
      </w:r>
      <w:r w:rsidRPr="007310A7">
        <w:rPr>
          <w:rStyle w:val="s1"/>
          <w:rFonts w:eastAsia="Times New Roman" w:cs="Times New Roman"/>
          <w:color w:val="000000" w:themeColor="text1"/>
        </w:rPr>
        <w:t xml:space="preserve"> liegt eine von früh an erlernte Ausrichtung an den </w:t>
      </w:r>
      <w:r w:rsidRPr="007310A7">
        <w:rPr>
          <w:rStyle w:val="s1"/>
          <w:rFonts w:eastAsia="Times New Roman" w:cs="Times New Roman"/>
          <w:color w:val="000000" w:themeColor="text1"/>
        </w:rPr>
        <w:lastRenderedPageBreak/>
        <w:t xml:space="preserve">Bedarfen </w:t>
      </w:r>
      <w:r w:rsidR="008A752E" w:rsidRPr="007310A7">
        <w:rPr>
          <w:rStyle w:val="s1"/>
          <w:rFonts w:eastAsia="Times New Roman" w:cs="Times New Roman"/>
          <w:color w:val="000000" w:themeColor="text1"/>
        </w:rPr>
        <w:t xml:space="preserve">und Perspektiven </w:t>
      </w:r>
      <w:r w:rsidRPr="007310A7">
        <w:rPr>
          <w:rStyle w:val="s1"/>
          <w:rFonts w:eastAsia="Times New Roman" w:cs="Times New Roman"/>
          <w:color w:val="000000" w:themeColor="text1"/>
        </w:rPr>
        <w:t>seiner Eltern nahe, die impliziert sein</w:t>
      </w:r>
      <w:r w:rsidR="00E01E83" w:rsidRPr="007310A7">
        <w:rPr>
          <w:rStyle w:val="s1"/>
          <w:rFonts w:eastAsia="Times New Roman" w:cs="Times New Roman"/>
          <w:color w:val="000000" w:themeColor="text1"/>
        </w:rPr>
        <w:t xml:space="preserve"> eigenes Erleben </w:t>
      </w:r>
      <w:r w:rsidRPr="007310A7">
        <w:rPr>
          <w:rStyle w:val="s1"/>
          <w:rFonts w:eastAsia="Times New Roman" w:cs="Times New Roman"/>
          <w:color w:val="000000" w:themeColor="text1"/>
        </w:rPr>
        <w:t xml:space="preserve">in den Hintergrund zu stellen. Dadurch gerät auch </w:t>
      </w:r>
      <w:r w:rsidR="008A752E" w:rsidRPr="007310A7">
        <w:rPr>
          <w:rStyle w:val="s1"/>
          <w:rFonts w:eastAsia="Times New Roman" w:cs="Times New Roman"/>
          <w:color w:val="000000" w:themeColor="text1"/>
        </w:rPr>
        <w:t xml:space="preserve">an dieser Stelle des </w:t>
      </w:r>
      <w:r w:rsidRPr="007310A7">
        <w:rPr>
          <w:rStyle w:val="s1"/>
          <w:rFonts w:eastAsia="Times New Roman" w:cs="Times New Roman"/>
          <w:color w:val="000000" w:themeColor="text1"/>
        </w:rPr>
        <w:t>Interview</w:t>
      </w:r>
      <w:r w:rsidR="008A752E" w:rsidRPr="007310A7">
        <w:rPr>
          <w:rStyle w:val="s1"/>
          <w:rFonts w:eastAsia="Times New Roman" w:cs="Times New Roman"/>
          <w:color w:val="000000" w:themeColor="text1"/>
        </w:rPr>
        <w:t xml:space="preserve">s </w:t>
      </w:r>
      <w:r w:rsidRPr="007310A7">
        <w:rPr>
          <w:rStyle w:val="s1"/>
          <w:rFonts w:eastAsia="Times New Roman" w:cs="Times New Roman"/>
          <w:color w:val="000000" w:themeColor="text1"/>
        </w:rPr>
        <w:t xml:space="preserve">in den Hintergrund, dass Alex‘ früheste Kindheit von hochgradig belastenden Eingriffen, Schmerzen und langen Aufenthalten außerhalb der vertrauten familiären Umgebung geprägt ist. </w:t>
      </w:r>
    </w:p>
    <w:p w14:paraId="5D0FB04B" w14:textId="46F079DC" w:rsidR="00631021" w:rsidRPr="007310A7" w:rsidRDefault="00631021" w:rsidP="00B86204">
      <w:pPr>
        <w:spacing w:line="360" w:lineRule="auto"/>
        <w:jc w:val="both"/>
        <w:rPr>
          <w:rStyle w:val="s1"/>
          <w:rFonts w:eastAsia="Times New Roman" w:cs="Times New Roman"/>
          <w:color w:val="000000" w:themeColor="text1"/>
        </w:rPr>
      </w:pPr>
      <w:r>
        <w:rPr>
          <w:rStyle w:val="s1"/>
          <w:rFonts w:eastAsia="Times New Roman" w:cs="Times New Roman"/>
          <w:color w:val="000000" w:themeColor="text1"/>
        </w:rPr>
        <w:t xml:space="preserve">Die </w:t>
      </w:r>
      <w:r>
        <w:rPr>
          <w:rStyle w:val="s1"/>
          <w:rFonts w:eastAsia="Times New Roman" w:cs="Times New Roman"/>
          <w:color w:val="000000" w:themeColor="text1"/>
        </w:rPr>
        <w:t xml:space="preserve">genauen </w:t>
      </w:r>
      <w:r>
        <w:rPr>
          <w:rStyle w:val="s1"/>
          <w:rFonts w:eastAsia="Times New Roman" w:cs="Times New Roman"/>
          <w:color w:val="000000" w:themeColor="text1"/>
        </w:rPr>
        <w:t xml:space="preserve">Motive und </w:t>
      </w:r>
      <w:r>
        <w:rPr>
          <w:rStyle w:val="s1"/>
          <w:rFonts w:eastAsia="Times New Roman" w:cs="Times New Roman"/>
          <w:color w:val="000000" w:themeColor="text1"/>
        </w:rPr>
        <w:t xml:space="preserve">Hintergründe der Entscheidung </w:t>
      </w:r>
      <w:r>
        <w:rPr>
          <w:rStyle w:val="s1"/>
          <w:rFonts w:eastAsia="Times New Roman" w:cs="Times New Roman"/>
          <w:color w:val="000000" w:themeColor="text1"/>
        </w:rPr>
        <w:t xml:space="preserve">von Alex‘ Eltern </w:t>
      </w:r>
      <w:r>
        <w:rPr>
          <w:rStyle w:val="s1"/>
          <w:rFonts w:eastAsia="Times New Roman" w:cs="Times New Roman"/>
          <w:color w:val="000000" w:themeColor="text1"/>
        </w:rPr>
        <w:t xml:space="preserve">für </w:t>
      </w:r>
      <w:r>
        <w:rPr>
          <w:rStyle w:val="s1"/>
          <w:rFonts w:eastAsia="Times New Roman" w:cs="Times New Roman"/>
          <w:color w:val="000000" w:themeColor="text1"/>
        </w:rPr>
        <w:t xml:space="preserve">tiefgreifende geschlechtsverändernde Eingriffe </w:t>
      </w:r>
      <w:r>
        <w:rPr>
          <w:rStyle w:val="s1"/>
          <w:rFonts w:eastAsia="Times New Roman" w:cs="Times New Roman"/>
          <w:color w:val="000000" w:themeColor="text1"/>
        </w:rPr>
        <w:t xml:space="preserve">lassen sich ausgehend vom </w:t>
      </w:r>
      <w:r>
        <w:rPr>
          <w:rStyle w:val="s1"/>
          <w:rFonts w:eastAsia="Times New Roman" w:cs="Times New Roman"/>
          <w:color w:val="000000" w:themeColor="text1"/>
        </w:rPr>
        <w:t xml:space="preserve">erhobenen </w:t>
      </w:r>
      <w:r>
        <w:rPr>
          <w:rStyle w:val="s1"/>
          <w:rFonts w:eastAsia="Times New Roman" w:cs="Times New Roman"/>
          <w:color w:val="000000" w:themeColor="text1"/>
        </w:rPr>
        <w:t xml:space="preserve">Interview</w:t>
      </w:r>
      <w:r>
        <w:rPr>
          <w:rStyle w:val="s1"/>
          <w:rFonts w:eastAsia="Times New Roman" w:cs="Times New Roman"/>
          <w:color w:val="000000" w:themeColor="text1"/>
        </w:rPr>
        <w:t xml:space="preserve">-M</w:t>
      </w:r>
      <w:r>
        <w:rPr>
          <w:rStyle w:val="s1"/>
          <w:rFonts w:eastAsia="Times New Roman" w:cs="Times New Roman"/>
          <w:color w:val="000000" w:themeColor="text1"/>
        </w:rPr>
        <w:t xml:space="preserve">aterial nicht rekonstruieren. </w:t>
      </w:r>
      <w:r>
        <w:rPr>
          <w:rStyle w:val="s1"/>
          <w:rFonts w:eastAsia="Times New Roman" w:cs="Times New Roman"/>
          <w:color w:val="000000" w:themeColor="text1"/>
        </w:rPr>
        <w:t xml:space="preserve">Im familialen Kontext kann die Entscheidung vor dem Hintergrund etablierter Strategien des Stigma-Managements interpretiert werden.</w:t>
      </w:r>
      <w:r w:rsidR="006024C0" w:rsidRPr="007310A7">
        <w:rPr>
          <w:rStyle w:val="Funotenzeichen"/>
          <w:rFonts w:eastAsia="Times New Roman" w:cs="Times New Roman"/>
          <w:color w:val="000000" w:themeColor="text1"/>
        </w:rPr>
        <w:footnoteReference w:id="189"/>
      </w:r>
      <w:r>
        <w:rPr>
          <w:rStyle w:val="s1"/>
          <w:rFonts w:eastAsia="Times New Roman" w:cs="Times New Roman"/>
          <w:color w:val="000000" w:themeColor="text1"/>
        </w:rPr>
        <w:t xml:space="preserve"> </w:t>
      </w:r>
      <w:r>
        <w:rPr>
          <w:rStyle w:val="s1"/>
          <w:rFonts w:eastAsia="Times New Roman" w:cs="Times New Roman"/>
          <w:color w:val="000000" w:themeColor="text1"/>
        </w:rPr>
        <w:t xml:space="preserve">Dabei ist denkbar</w:t>
      </w:r>
      <w:r>
        <w:rPr>
          <w:rStyle w:val="s1"/>
          <w:rFonts w:eastAsia="Times New Roman" w:cs="Times New Roman"/>
          <w:color w:val="000000" w:themeColor="text1"/>
        </w:rPr>
        <w:t xml:space="preserve">, dass auch der </w:t>
      </w:r>
      <w:proofErr w:type="spellStart"/>
      <w:r>
        <w:rPr>
          <w:rStyle w:val="s1"/>
          <w:rFonts w:eastAsia="Times New Roman" w:cs="Times New Roman"/>
          <w:color w:val="000000" w:themeColor="text1"/>
        </w:rPr>
        <w:t xml:space="preserve">diskreditierbare</w:t>
      </w:r>
      <w:proofErr w:type="spellEnd"/>
      <w:r>
        <w:rPr>
          <w:rStyle w:val="s1"/>
          <w:rFonts w:eastAsia="Times New Roman" w:cs="Times New Roman"/>
          <w:color w:val="000000" w:themeColor="text1"/>
        </w:rPr>
        <w:t xml:space="preserve"> Status von Alex‘ Mutter und Großmutter als post-sowjetische Aussiedlerinnen eine Rolle </w:t>
      </w:r>
      <w:r>
        <w:rPr>
          <w:rStyle w:val="s1"/>
          <w:rFonts w:eastAsia="Times New Roman" w:cs="Times New Roman"/>
          <w:color w:val="000000" w:themeColor="text1"/>
        </w:rPr>
        <w:t xml:space="preserve">für die </w:t>
      </w:r>
      <w:r>
        <w:rPr>
          <w:rStyle w:val="s1"/>
          <w:rFonts w:eastAsia="Times New Roman" w:cs="Times New Roman"/>
          <w:color w:val="000000" w:themeColor="text1"/>
        </w:rPr>
        <w:t xml:space="preserve">Durchführung </w:t>
      </w:r>
      <w:r>
        <w:rPr>
          <w:rStyle w:val="s1"/>
          <w:rFonts w:eastAsia="Times New Roman" w:cs="Times New Roman"/>
          <w:color w:val="000000" w:themeColor="text1"/>
        </w:rPr>
        <w:t xml:space="preserve">normierender Eingriffe </w:t>
      </w:r>
      <w:r>
        <w:rPr>
          <w:rStyle w:val="s1"/>
          <w:rFonts w:eastAsia="Times New Roman" w:cs="Times New Roman"/>
          <w:color w:val="000000" w:themeColor="text1"/>
        </w:rPr>
        <w:t xml:space="preserve">spielt, so dass weitere Kategorisierungen und Ausgrenzungsprozesse vermieden werden sollen. In diesem Zusammenhang würden Alex‘</w:t>
      </w:r>
      <w:r>
        <w:rPr>
          <w:rStyle w:val="s1"/>
          <w:rFonts w:eastAsia="Times New Roman" w:cs="Times New Roman"/>
          <w:color w:val="000000" w:themeColor="text1"/>
        </w:rPr>
        <w:t xml:space="preserve"> </w:t>
      </w:r>
      <w:r>
        <w:rPr>
          <w:rStyle w:val="s1"/>
          <w:rFonts w:eastAsia="Times New Roman" w:cs="Times New Roman"/>
          <w:color w:val="000000" w:themeColor="text1"/>
        </w:rPr>
        <w:t xml:space="preserve">Operationen auch der Herstellung von Normalität in Angesicht einer verurteilenden Mehrheitsgesellschaft dienen.</w:t>
      </w:r>
      <w:r>
        <w:rPr>
          <w:rStyle w:val="s1"/>
          <w:rFonts w:eastAsia="Times New Roman" w:cs="Times New Roman"/>
          <w:color w:val="000000" w:themeColor="text1"/>
        </w:rPr>
        <w:t xml:space="preserve"> Jedoch muss ebenfalls berücksichtigt werden</w:t>
      </w:r>
      <w:r>
        <w:rPr>
          <w:rStyle w:val="s1"/>
          <w:rFonts w:eastAsia="Times New Roman" w:cs="Times New Roman"/>
          <w:color w:val="000000" w:themeColor="text1"/>
        </w:rPr>
        <w:t xml:space="preserve">, dass d</w:t>
      </w:r>
      <w:r>
        <w:rPr>
          <w:rStyle w:val="s1"/>
          <w:rFonts w:eastAsia="Times New Roman" w:cs="Times New Roman"/>
          <w:color w:val="000000" w:themeColor="text1"/>
        </w:rPr>
        <w:t xml:space="preserve">en</w:t>
      </w:r>
      <w:r>
        <w:rPr>
          <w:rStyle w:val="s1"/>
          <w:rFonts w:eastAsia="Times New Roman" w:cs="Times New Roman"/>
          <w:color w:val="000000" w:themeColor="text1"/>
        </w:rPr>
        <w:t xml:space="preserve"> Eltern vor dem Hintergrund des damal</w:t>
      </w:r>
      <w:r>
        <w:rPr>
          <w:rStyle w:val="s1"/>
          <w:rFonts w:eastAsia="Times New Roman" w:cs="Times New Roman"/>
          <w:color w:val="000000" w:themeColor="text1"/>
        </w:rPr>
        <w:t xml:space="preserve">igen </w:t>
      </w:r>
      <w:r>
        <w:rPr>
          <w:rStyle w:val="s1"/>
          <w:rFonts w:eastAsia="Times New Roman" w:cs="Times New Roman"/>
          <w:color w:val="000000" w:themeColor="text1"/>
        </w:rPr>
        <w:t xml:space="preserve">Behandlungsparadigmas</w:t>
      </w:r>
      <w:r>
        <w:rPr>
          <w:rStyle w:val="s1"/>
          <w:rFonts w:eastAsia="Times New Roman" w:cs="Times New Roman"/>
          <w:color w:val="000000" w:themeColor="text1"/>
        </w:rPr>
        <w:t xml:space="preserve"> </w:t>
      </w:r>
      <w:r>
        <w:rPr>
          <w:rStyle w:val="s1"/>
          <w:rFonts w:eastAsia="Times New Roman" w:cs="Times New Roman"/>
          <w:color w:val="000000" w:themeColor="text1"/>
        </w:rPr>
        <w:t xml:space="preserve">kaum nicht-medizinische </w:t>
      </w:r>
      <w:r>
        <w:rPr>
          <w:rStyle w:val="s1"/>
          <w:rFonts w:eastAsia="Times New Roman" w:cs="Times New Roman"/>
          <w:color w:val="000000" w:themeColor="text1"/>
        </w:rPr>
        <w:t xml:space="preserve">Handlungsalternativen </w:t>
      </w:r>
      <w:r>
        <w:rPr>
          <w:rStyle w:val="s1"/>
          <w:rFonts w:eastAsia="Times New Roman" w:cs="Times New Roman"/>
          <w:color w:val="000000" w:themeColor="text1"/>
        </w:rPr>
        <w:t xml:space="preserve">zur Verfügung stehen </w:t>
      </w:r>
      <w:r w:rsidR="0097722C" w:rsidRPr="007310A7">
        <w:rPr>
          <w:rStyle w:val="s1"/>
          <w:rFonts w:eastAsia="Times New Roman" w:cs="Times New Roman"/>
          <w:color w:val="000000" w:themeColor="text1"/>
        </w:rPr>
        <w:fldChar w:fldCharType="begin"/>
      </w:r>
      <w:r w:rsidR="00F370E7">
        <w:rPr>
          <w:rStyle w:val="s1"/>
          <w:rFonts w:eastAsia="Times New Roman" w:cs="Times New Roman"/>
          <w:color w:val="000000" w:themeColor="text1"/>
        </w:rPr>
        <w:instrText xml:space="preserve"> ADDIN ZOTERO_ITEM CSL_CITATION {"citationID":"2CA9zb7g","properties":{"unsorted":false,"formattedCitation":"(vgl. AWMF 2002, Ranke 1999, zitiert nach Kl\\uc0\\u246{}ppel 2010, 25)","plainCitation":"(vgl. AWMF 2002, Ranke 1999, zitiert nach Klöppel 2010, 25)","dontUpdate":true,"noteIndex":0},"citationItems":[{"id":855,"uris":["http://zotero.org/users/local/owKliTIb/items/9P2YM8AS"],"itemData":{"id":855,"type":"book","publisher":"transcript","publisher-place":"Bielefeld","title":"XXOXY ungelöst. Hermaphroditismus, Sex und Gender in der deutschen Medizin","author":[{"family":"Klöppel","given":"Ulrike"}],"issued":{"date-parts":[["2010"]]}},"locator":"25","label":"page","prefix":"vgl. AWMF 2002, Ranke 1999, zitiert nach"}],"schema":"https://github.com/citation-style-language/schema/raw/master/csl-citation.json"} </w:instrText>
      </w:r>
      <w:r w:rsidR="0097722C" w:rsidRPr="007310A7">
        <w:rPr>
          <w:rStyle w:val="s1"/>
          <w:rFonts w:eastAsia="Times New Roman" w:cs="Times New Roman"/>
          <w:color w:val="000000" w:themeColor="text1"/>
        </w:rPr>
        <w:fldChar w:fldCharType="separate"/>
      </w:r>
      <w:r>
        <w:rPr>
          <w:rFonts w:ascii="Cambria" w:hAnsi="Cambria" w:cs="Times New Roman"/>
          <w:color w:val="000000" w:themeColor="text1"/>
        </w:rPr>
        <w:t xml:space="preserve">(vgl. </w:t>
      </w:r>
      <w:r>
        <w:rPr>
          <w:rFonts w:ascii="Cambria" w:hAnsi="Cambria" w:cs="Times New Roman"/>
          <w:color w:val="000000" w:themeColor="text1"/>
        </w:rPr>
        <w:t xml:space="preserve">DGKC </w:t>
      </w:r>
      <w:r>
        <w:rPr>
          <w:rFonts w:ascii="Cambria" w:hAnsi="Cambria" w:cs="Times New Roman"/>
          <w:color w:val="000000" w:themeColor="text1"/>
        </w:rPr>
        <w:t xml:space="preserve">2002</w:t>
      </w:r>
      <w:del w:id="1000170" w:author="Claude Lektorat" w:date="2026-06-30T12:18:05Z">
        <w:r>
          <w:rPr>
            <w:rFonts w:ascii="Cambria" w:hAnsi="Cambria" w:cs="Times New Roman"/>
            <w:color w:val="000000" w:themeColor="text1"/>
          </w:rPr>
          <w:delText xml:space="preserve">,</w:delText>
        </w:r>
      </w:del>
      <w:ins w:id="1000171" w:author="Claude Lektorat" w:date="2026-06-30T12:18:05Z">
        <w:r>
          <w:rPr>
            <w:rFonts w:ascii="Cambria" w:hAnsi="Cambria" w:cs="Times New Roman"/>
            <w:color w:val="000000" w:themeColor="text1"/>
          </w:rPr>
          <w:t xml:space="preserve">;</w:t>
        </w:r>
      </w:ins>
      <w:r>
        <w:rPr>
          <w:rFonts w:ascii="Cambria" w:hAnsi="Cambria" w:cs="Times New Roman"/>
          <w:color w:val="000000" w:themeColor="text1"/>
        </w:rPr>
        <w:t xml:space="preserve"> Ranke 1999, zitiert nach Klöppel 2010, 25)</w:t>
      </w:r>
      <w:r w:rsidR="0097722C" w:rsidRPr="007310A7">
        <w:rPr>
          <w:rStyle w:val="s1"/>
          <w:rFonts w:eastAsia="Times New Roman" w:cs="Times New Roman"/>
          <w:color w:val="000000" w:themeColor="text1"/>
        </w:rPr>
        <w:fldChar w:fldCharType="end"/>
      </w:r>
      <w:r>
        <w:rPr>
          <w:rStyle w:val="s1"/>
          <w:rFonts w:eastAsia="Times New Roman" w:cs="Times New Roman"/>
          <w:color w:val="000000" w:themeColor="text1"/>
        </w:rPr>
        <w:t xml:space="preserve">. </w:t>
      </w:r>
    </w:p>
    <w:p w14:paraId="00A34FD2" w14:textId="04954392" w:rsidR="00631021" w:rsidRPr="007310A7" w:rsidRDefault="00751F36" w:rsidP="00397893">
      <w:pPr>
        <w:spacing w:before="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Hinsichtlich Alex‘ weiteren Behandlungsverlaufs liegt </w:t>
      </w:r>
      <w:r w:rsidR="00375E83" w:rsidRPr="007310A7">
        <w:rPr>
          <w:rStyle w:val="s1"/>
          <w:rFonts w:eastAsia="Times New Roman" w:cs="Times New Roman"/>
          <w:color w:val="000000" w:themeColor="text1"/>
        </w:rPr>
        <w:t>nahe</w:t>
      </w:r>
      <w:r w:rsidR="00631021" w:rsidRPr="007310A7">
        <w:rPr>
          <w:rStyle w:val="s1"/>
          <w:rFonts w:eastAsia="Times New Roman" w:cs="Times New Roman"/>
          <w:color w:val="000000" w:themeColor="text1"/>
        </w:rPr>
        <w:t xml:space="preserve">, dass die dritte </w:t>
      </w:r>
      <w:r w:rsidRPr="007310A7">
        <w:rPr>
          <w:rStyle w:val="s1"/>
          <w:rFonts w:eastAsia="Times New Roman" w:cs="Times New Roman"/>
          <w:color w:val="000000" w:themeColor="text1"/>
        </w:rPr>
        <w:t xml:space="preserve">aufgesuchte </w:t>
      </w:r>
      <w:r w:rsidR="00631021" w:rsidRPr="007310A7">
        <w:rPr>
          <w:rStyle w:val="s1"/>
          <w:rFonts w:eastAsia="Times New Roman" w:cs="Times New Roman"/>
          <w:color w:val="000000" w:themeColor="text1"/>
        </w:rPr>
        <w:t xml:space="preserve">Klinik weniger stark an der </w:t>
      </w:r>
      <w:r w:rsidR="00631021" w:rsidRPr="007310A7">
        <w:rPr>
          <w:rStyle w:val="s1"/>
          <w:rFonts w:eastAsia="Times New Roman" w:cs="Times New Roman"/>
          <w:i/>
          <w:color w:val="000000" w:themeColor="text1"/>
        </w:rPr>
        <w:t xml:space="preserve">optimal </w:t>
      </w:r>
      <w:proofErr w:type="spellStart"/>
      <w:r w:rsidR="00631021" w:rsidRPr="007310A7">
        <w:rPr>
          <w:rStyle w:val="s1"/>
          <w:rFonts w:eastAsia="Times New Roman" w:cs="Times New Roman"/>
          <w:i/>
          <w:color w:val="000000" w:themeColor="text1"/>
        </w:rPr>
        <w:t>gender</w:t>
      </w:r>
      <w:proofErr w:type="spellEnd"/>
      <w:r w:rsidR="00631021" w:rsidRPr="007310A7">
        <w:rPr>
          <w:rStyle w:val="s1"/>
          <w:rFonts w:eastAsia="Times New Roman" w:cs="Times New Roman"/>
          <w:i/>
          <w:color w:val="000000" w:themeColor="text1"/>
        </w:rPr>
        <w:t xml:space="preserve"> </w:t>
      </w:r>
      <w:proofErr w:type="spellStart"/>
      <w:r w:rsidR="00631021" w:rsidRPr="007310A7">
        <w:rPr>
          <w:rStyle w:val="s1"/>
          <w:rFonts w:eastAsia="Times New Roman" w:cs="Times New Roman"/>
          <w:i/>
          <w:color w:val="000000" w:themeColor="text1"/>
        </w:rPr>
        <w:t>policy</w:t>
      </w:r>
      <w:proofErr w:type="spellEnd"/>
      <w:r w:rsidR="00631021" w:rsidRPr="007310A7">
        <w:rPr>
          <w:rStyle w:val="s1"/>
          <w:rFonts w:eastAsia="Times New Roman" w:cs="Times New Roman"/>
          <w:color w:val="000000" w:themeColor="text1"/>
        </w:rPr>
        <w:t xml:space="preserve"> ausgerichtet ist als die vorherigen. </w:t>
      </w:r>
      <w:r w:rsidR="00375E83" w:rsidRPr="007310A7">
        <w:rPr>
          <w:rStyle w:val="s1"/>
          <w:rFonts w:eastAsia="Times New Roman" w:cs="Times New Roman"/>
          <w:color w:val="000000" w:themeColor="text1"/>
        </w:rPr>
        <w:t xml:space="preserve">Naheliegend ist, dass durch die in </w:t>
      </w:r>
      <w:r w:rsidR="00375E83" w:rsidRPr="007310A7">
        <w:rPr>
          <w:rStyle w:val="s1"/>
          <w:rFonts w:eastAsia="Times New Roman" w:cs="Times New Roman"/>
          <w:i/>
          <w:iCs/>
          <w:color w:val="000000" w:themeColor="text1"/>
        </w:rPr>
        <w:t>Kapitel 6</w:t>
      </w:r>
      <w:r w:rsidR="00375E83" w:rsidRPr="007310A7">
        <w:rPr>
          <w:rStyle w:val="s1"/>
          <w:rFonts w:eastAsia="Times New Roman" w:cs="Times New Roman"/>
          <w:color w:val="000000" w:themeColor="text1"/>
        </w:rPr>
        <w:t xml:space="preserve"> thematisierten Veränderungen des medizinischen Diskurses in den 2000er Jahren bereits eine Abkehr von den </w:t>
      </w:r>
      <w:proofErr w:type="spellStart"/>
      <w:r w:rsidR="00375E83" w:rsidRPr="007310A7">
        <w:rPr>
          <w:rStyle w:val="s1"/>
          <w:rFonts w:eastAsia="Times New Roman" w:cs="Times New Roman"/>
          <w:color w:val="000000" w:themeColor="text1"/>
        </w:rPr>
        <w:t>Baltimorer</w:t>
      </w:r>
      <w:proofErr w:type="spellEnd"/>
      <w:r w:rsidR="00375E83" w:rsidRPr="007310A7">
        <w:rPr>
          <w:rStyle w:val="s1"/>
          <w:rFonts w:eastAsia="Times New Roman" w:cs="Times New Roman"/>
          <w:color w:val="000000" w:themeColor="text1"/>
        </w:rPr>
        <w:t xml:space="preserve"> Behandlungs-Empfehlungen stattgefunden hat. </w:t>
      </w:r>
      <w:r w:rsidR="00631021" w:rsidRPr="007310A7">
        <w:rPr>
          <w:rStyle w:val="s1"/>
          <w:rFonts w:eastAsia="Times New Roman" w:cs="Times New Roman"/>
          <w:color w:val="000000" w:themeColor="text1"/>
        </w:rPr>
        <w:t xml:space="preserve">Alex‘ Darstellung der ihn </w:t>
      </w:r>
      <w:r w:rsidRPr="007310A7">
        <w:rPr>
          <w:rStyle w:val="s1"/>
          <w:rFonts w:eastAsia="Times New Roman" w:cs="Times New Roman"/>
          <w:color w:val="000000" w:themeColor="text1"/>
        </w:rPr>
        <w:t xml:space="preserve">dort </w:t>
      </w:r>
      <w:r w:rsidR="00631021" w:rsidRPr="007310A7">
        <w:rPr>
          <w:rStyle w:val="s1"/>
          <w:rFonts w:eastAsia="Times New Roman" w:cs="Times New Roman"/>
          <w:color w:val="000000" w:themeColor="text1"/>
        </w:rPr>
        <w:t xml:space="preserve">operierenden Oberärztin </w:t>
      </w:r>
      <w:r w:rsidRPr="007310A7">
        <w:rPr>
          <w:rStyle w:val="s1"/>
          <w:rFonts w:eastAsia="Times New Roman" w:cs="Times New Roman"/>
          <w:color w:val="000000" w:themeColor="text1"/>
        </w:rPr>
        <w:t xml:space="preserve">ist durch ein </w:t>
      </w:r>
      <w:r w:rsidR="00631021" w:rsidRPr="007310A7">
        <w:rPr>
          <w:rStyle w:val="s1"/>
          <w:rFonts w:eastAsia="Times New Roman" w:cs="Times New Roman"/>
          <w:color w:val="000000" w:themeColor="text1"/>
        </w:rPr>
        <w:t>Dankbarkeits</w:t>
      </w:r>
      <w:r w:rsidRPr="007310A7">
        <w:rPr>
          <w:rStyle w:val="s1"/>
          <w:rFonts w:eastAsia="Times New Roman" w:cs="Times New Roman"/>
          <w:color w:val="000000" w:themeColor="text1"/>
        </w:rPr>
        <w:t xml:space="preserve">- und </w:t>
      </w:r>
      <w:r w:rsidR="00A505A4" w:rsidRPr="007310A7">
        <w:rPr>
          <w:rStyle w:val="s1"/>
          <w:rFonts w:eastAsia="Times New Roman" w:cs="Times New Roman"/>
          <w:color w:val="000000" w:themeColor="text1"/>
        </w:rPr>
        <w:t xml:space="preserve">latentes </w:t>
      </w:r>
      <w:r w:rsidRPr="007310A7">
        <w:rPr>
          <w:rStyle w:val="s1"/>
          <w:rFonts w:eastAsia="Times New Roman" w:cs="Times New Roman"/>
          <w:color w:val="000000" w:themeColor="text1"/>
        </w:rPr>
        <w:t>Verpflichtungs-</w:t>
      </w:r>
      <w:r w:rsidR="00A505A4" w:rsidRPr="007310A7">
        <w:rPr>
          <w:rStyle w:val="s1"/>
          <w:rFonts w:eastAsia="Times New Roman" w:cs="Times New Roman"/>
          <w:color w:val="000000" w:themeColor="text1"/>
        </w:rPr>
        <w:t>Motiv</w:t>
      </w:r>
      <w:r w:rsidRPr="007310A7">
        <w:rPr>
          <w:rStyle w:val="s1"/>
          <w:rFonts w:eastAsia="Times New Roman" w:cs="Times New Roman"/>
          <w:color w:val="000000" w:themeColor="text1"/>
        </w:rPr>
        <w:t xml:space="preserve"> geprägt</w:t>
      </w:r>
      <w:r w:rsidR="00631021" w:rsidRPr="007310A7">
        <w:rPr>
          <w:rStyle w:val="s1"/>
          <w:rFonts w:eastAsia="Times New Roman" w:cs="Times New Roman"/>
          <w:color w:val="000000" w:themeColor="text1"/>
        </w:rPr>
        <w:t>:</w:t>
      </w:r>
    </w:p>
    <w:p w14:paraId="0B2C767E" w14:textId="5AAEF3ED" w:rsidR="00631021" w:rsidRPr="007310A7" w:rsidRDefault="00631021" w:rsidP="003A686B">
      <w:pPr>
        <w:spacing w:before="240" w:after="240" w:line="360" w:lineRule="auto"/>
        <w:ind w:left="567" w:right="509"/>
        <w:rPr>
          <w:rStyle w:val="s1"/>
          <w:color w:val="000000" w:themeColor="text1"/>
          <w:sz w:val="22"/>
          <w:szCs w:val="22"/>
        </w:rPr>
      </w:pPr>
      <w:r w:rsidRPr="007310A7">
        <w:rPr>
          <w:rFonts w:ascii="Monospaced" w:eastAsia="Monospaced" w:hAnsi="Monospaced" w:cs="Monospaced"/>
          <w:color w:val="000000" w:themeColor="text1"/>
          <w:sz w:val="22"/>
          <w:szCs w:val="22"/>
        </w:rPr>
        <w:t xml:space="preserve">„ich </w:t>
      </w:r>
      <w:proofErr w:type="gramStart"/>
      <w:r w:rsidRPr="007310A7">
        <w:rPr>
          <w:rFonts w:ascii="Monospaced" w:eastAsia="Monospaced" w:hAnsi="Monospaced" w:cs="Monospaced"/>
          <w:color w:val="000000" w:themeColor="text1"/>
          <w:sz w:val="22"/>
          <w:szCs w:val="22"/>
        </w:rPr>
        <w:t>hab</w:t>
      </w:r>
      <w:proofErr w:type="gramEnd"/>
      <w:r w:rsidRPr="007310A7">
        <w:rPr>
          <w:rFonts w:ascii="Monospaced" w:eastAsia="Monospaced" w:hAnsi="Monospaced" w:cs="Monospaced"/>
          <w:color w:val="000000" w:themeColor="text1"/>
          <w:sz w:val="22"/>
          <w:szCs w:val="22"/>
        </w:rPr>
        <w:t xml:space="preserve"> ihr=ja=auch sehr viel zu verdanken (6) (...)</w:t>
      </w:r>
      <w:r w:rsidRPr="007310A7">
        <w:rPr>
          <w:color w:val="000000" w:themeColor="text1"/>
          <w:sz w:val="22"/>
          <w:szCs w:val="22"/>
        </w:rPr>
        <w:t xml:space="preserve"> </w:t>
      </w:r>
      <w:r w:rsidRPr="007310A7">
        <w:rPr>
          <w:rFonts w:ascii="Monospaced" w:eastAsia="Monospaced" w:hAnsi="Monospaced" w:cs="Monospaced"/>
          <w:color w:val="000000" w:themeColor="text1"/>
          <w:sz w:val="22"/>
          <w:szCs w:val="22"/>
        </w:rPr>
        <w:t xml:space="preserve">die hat immerhin sofort meine Persönlichkeit als männlich </w:t>
      </w:r>
      <w:r w:rsidRPr="007310A7">
        <w:rPr>
          <w:rFonts w:ascii="Monospaced" w:eastAsia="Monospaced" w:hAnsi="Monospaced" w:cs="Monospaced"/>
          <w:b/>
          <w:color w:val="000000" w:themeColor="text1"/>
          <w:sz w:val="22"/>
          <w:szCs w:val="22"/>
        </w:rPr>
        <w:t xml:space="preserve">beurteilen können </w:t>
      </w:r>
      <w:r w:rsidRPr="007310A7">
        <w:rPr>
          <w:rFonts w:ascii="Monospaced" w:eastAsia="Monospaced" w:hAnsi="Monospaced" w:cs="Monospaced"/>
          <w:color w:val="000000" w:themeColor="text1"/>
          <w:sz w:val="22"/>
          <w:szCs w:val="22"/>
        </w:rPr>
        <w:t xml:space="preserve">und hat für die damalige </w:t>
      </w:r>
      <w:proofErr w:type="spellStart"/>
      <w:r w:rsidRPr="007310A7">
        <w:rPr>
          <w:rFonts w:ascii="Monospaced" w:eastAsia="Monospaced" w:hAnsi="Monospaced" w:cs="Monospaced"/>
          <w:b/>
          <w:color w:val="000000" w:themeColor="text1"/>
          <w:sz w:val="22"/>
          <w:szCs w:val="22"/>
        </w:rPr>
        <w:t>Zei:t</w:t>
      </w:r>
      <w:proofErr w:type="spellEnd"/>
      <w:r w:rsidRPr="007310A7">
        <w:rPr>
          <w:rFonts w:ascii="Monospaced" w:eastAsia="Monospaced" w:hAnsi="Monospaced" w:cs="Monospaced"/>
          <w:color w:val="000000" w:themeColor="text1"/>
          <w:sz w:val="22"/>
          <w:szCs w:val="22"/>
        </w:rPr>
        <w:t xml:space="preserve"> was psychologisch möglich war eigentlich des Beste draus gemacht was ging (2)“</w:t>
      </w:r>
    </w:p>
    <w:p w14:paraId="4881E22F" w14:textId="4536CE56" w:rsidR="00631021" w:rsidRPr="007310A7" w:rsidRDefault="00631021" w:rsidP="00B86204">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lastRenderedPageBreak/>
        <w:t xml:space="preserve">Die Definitionsmacht des medizinischen Handlungssystems wird </w:t>
      </w:r>
      <w:r w:rsidR="00751F36" w:rsidRPr="007310A7">
        <w:rPr>
          <w:rStyle w:val="s1"/>
          <w:rFonts w:eastAsia="Times New Roman" w:cs="Times New Roman"/>
          <w:color w:val="000000" w:themeColor="text1"/>
        </w:rPr>
        <w:t xml:space="preserve">hier von Alex deutlich hervorgehoben. </w:t>
      </w:r>
      <w:r w:rsidRPr="007310A7">
        <w:rPr>
          <w:rStyle w:val="s1"/>
          <w:rFonts w:eastAsia="Times New Roman" w:cs="Times New Roman"/>
          <w:color w:val="000000" w:themeColor="text1"/>
        </w:rPr>
        <w:t xml:space="preserve">Diese scheint für ihn </w:t>
      </w:r>
      <w:r w:rsidR="00751F36" w:rsidRPr="007310A7">
        <w:rPr>
          <w:rStyle w:val="s1"/>
          <w:rFonts w:eastAsia="Times New Roman" w:cs="Times New Roman"/>
          <w:color w:val="000000" w:themeColor="text1"/>
        </w:rPr>
        <w:t xml:space="preserve">vor dem Hintergrund seiner frühen, tiefgreifenden Medikalisierungserfahrungen eine </w:t>
      </w:r>
      <w:r w:rsidRPr="007310A7">
        <w:rPr>
          <w:rStyle w:val="s1"/>
          <w:rFonts w:eastAsia="Times New Roman" w:cs="Times New Roman"/>
          <w:color w:val="000000" w:themeColor="text1"/>
        </w:rPr>
        <w:t xml:space="preserve">unhinterfragte </w:t>
      </w:r>
      <w:r w:rsidR="00751F36" w:rsidRPr="007310A7">
        <w:rPr>
          <w:rStyle w:val="s1"/>
          <w:rFonts w:eastAsia="Times New Roman" w:cs="Times New Roman"/>
          <w:color w:val="000000" w:themeColor="text1"/>
        </w:rPr>
        <w:t xml:space="preserve">Gegebenheit </w:t>
      </w:r>
      <w:r w:rsidRPr="007310A7">
        <w:rPr>
          <w:rStyle w:val="s1"/>
          <w:rFonts w:eastAsia="Times New Roman" w:cs="Times New Roman"/>
          <w:color w:val="000000" w:themeColor="text1"/>
        </w:rPr>
        <w:t>darzustellen.</w:t>
      </w:r>
      <w:r w:rsidR="00751F36" w:rsidRPr="007310A7">
        <w:rPr>
          <w:rStyle w:val="s1"/>
          <w:rFonts w:eastAsia="Times New Roman" w:cs="Times New Roman"/>
          <w:color w:val="000000" w:themeColor="text1"/>
        </w:rPr>
        <w:t xml:space="preserve"> Dabei </w:t>
      </w:r>
      <w:r w:rsidRPr="007310A7">
        <w:rPr>
          <w:rStyle w:val="s1"/>
          <w:rFonts w:eastAsia="Times New Roman" w:cs="Times New Roman"/>
          <w:color w:val="000000" w:themeColor="text1"/>
        </w:rPr>
        <w:t>verknüpfen sich in seiner Argumentation seine männliche Geschlechts</w:t>
      </w:r>
      <w:r w:rsidR="00BB5BD2" w:rsidRPr="007310A7">
        <w:rPr>
          <w:rStyle w:val="s1"/>
          <w:rFonts w:eastAsia="Times New Roman" w:cs="Times New Roman"/>
          <w:color w:val="000000" w:themeColor="text1"/>
        </w:rPr>
        <w:t>zugehörigkeit</w:t>
      </w:r>
      <w:r w:rsidRPr="007310A7">
        <w:rPr>
          <w:rStyle w:val="s1"/>
          <w:rFonts w:eastAsia="Times New Roman" w:cs="Times New Roman"/>
          <w:color w:val="000000" w:themeColor="text1"/>
        </w:rPr>
        <w:t xml:space="preserve"> und die chirurgischen Eingriffe</w:t>
      </w:r>
      <w:r w:rsidR="00751F36"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Die durchgeführte </w:t>
      </w:r>
      <w:r w:rsidR="00751F36" w:rsidRPr="007310A7">
        <w:rPr>
          <w:rStyle w:val="s1"/>
          <w:rFonts w:eastAsia="Times New Roman" w:cs="Times New Roman"/>
          <w:color w:val="000000" w:themeColor="text1"/>
        </w:rPr>
        <w:t>vermännlichende</w:t>
      </w:r>
      <w:r w:rsidRPr="007310A7">
        <w:rPr>
          <w:rStyle w:val="s1"/>
          <w:rFonts w:eastAsia="Times New Roman" w:cs="Times New Roman"/>
          <w:color w:val="000000" w:themeColor="text1"/>
        </w:rPr>
        <w:t xml:space="preserve"> Operation beschreibt er mit den Worten „eine </w:t>
      </w:r>
      <w:proofErr w:type="spellStart"/>
      <w:proofErr w:type="gramStart"/>
      <w:r w:rsidRPr="007310A7">
        <w:rPr>
          <w:rStyle w:val="s1"/>
          <w:rFonts w:eastAsia="Times New Roman" w:cs="Times New Roman"/>
          <w:b/>
          <w:color w:val="000000" w:themeColor="text1"/>
        </w:rPr>
        <w:t>ri:esige</w:t>
      </w:r>
      <w:proofErr w:type="spellEnd"/>
      <w:proofErr w:type="gramEnd"/>
      <w:r w:rsidRPr="007310A7">
        <w:rPr>
          <w:rStyle w:val="s1"/>
          <w:rFonts w:eastAsia="Times New Roman" w:cs="Times New Roman"/>
          <w:b/>
          <w:color w:val="000000" w:themeColor="text1"/>
        </w:rPr>
        <w:t xml:space="preserve"> </w:t>
      </w:r>
      <w:proofErr w:type="spellStart"/>
      <w:r w:rsidRPr="007310A7">
        <w:rPr>
          <w:rStyle w:val="s1"/>
          <w:rFonts w:eastAsia="Times New Roman" w:cs="Times New Roman"/>
          <w:b/>
          <w:color w:val="000000" w:themeColor="text1"/>
        </w:rPr>
        <w:t>OPe</w:t>
      </w:r>
      <w:proofErr w:type="spellEnd"/>
      <w:r w:rsidRPr="007310A7">
        <w:rPr>
          <w:rStyle w:val="s1"/>
          <w:rFonts w:eastAsia="Times New Roman" w:cs="Times New Roman"/>
          <w:color w:val="000000" w:themeColor="text1"/>
        </w:rPr>
        <w:t xml:space="preserve">“. Dabei gibt er in der Beschreibung erneut eine </w:t>
      </w:r>
      <w:r w:rsidR="00751F36" w:rsidRPr="007310A7">
        <w:rPr>
          <w:rStyle w:val="s1"/>
          <w:rFonts w:eastAsia="Times New Roman" w:cs="Times New Roman"/>
          <w:color w:val="000000" w:themeColor="text1"/>
        </w:rPr>
        <w:t xml:space="preserve">Darstellung </w:t>
      </w:r>
      <w:r w:rsidRPr="007310A7">
        <w:rPr>
          <w:rStyle w:val="s1"/>
          <w:rFonts w:eastAsia="Times New Roman" w:cs="Times New Roman"/>
          <w:color w:val="000000" w:themeColor="text1"/>
        </w:rPr>
        <w:t xml:space="preserve">seines Vaters wieder: </w:t>
      </w:r>
    </w:p>
    <w:p w14:paraId="5735703C" w14:textId="77777777" w:rsidR="00631021" w:rsidRPr="007310A7" w:rsidRDefault="00631021" w:rsidP="003A686B">
      <w:pPr>
        <w:spacing w:before="240" w:after="240" w:line="360" w:lineRule="auto"/>
        <w:ind w:left="567" w:right="509"/>
        <w:jc w:val="both"/>
        <w:rPr>
          <w:rStyle w:val="s1"/>
          <w:rFonts w:eastAsia="Times New Roman" w:cs="Times New Roman"/>
          <w:color w:val="000000" w:themeColor="text1"/>
          <w:sz w:val="22"/>
          <w:szCs w:val="22"/>
        </w:rPr>
      </w:pPr>
      <w:r w:rsidRPr="007310A7">
        <w:rPr>
          <w:color w:val="000000" w:themeColor="text1"/>
          <w:sz w:val="22"/>
          <w:szCs w:val="22"/>
        </w:rPr>
        <w:t xml:space="preserve">„aber nach den </w:t>
      </w:r>
      <w:proofErr w:type="spellStart"/>
      <w:r w:rsidRPr="007310A7">
        <w:rPr>
          <w:color w:val="000000" w:themeColor="text1"/>
          <w:sz w:val="22"/>
          <w:szCs w:val="22"/>
        </w:rPr>
        <w:t>achzehn</w:t>
      </w:r>
      <w:proofErr w:type="spellEnd"/>
      <w:r w:rsidRPr="007310A7">
        <w:rPr>
          <w:color w:val="000000" w:themeColor="text1"/>
          <w:sz w:val="22"/>
          <w:szCs w:val="22"/>
        </w:rPr>
        <w:t xml:space="preserve"> Stunden kam, die </w:t>
      </w:r>
      <w:r w:rsidRPr="007310A7">
        <w:rPr>
          <w:b/>
          <w:color w:val="000000" w:themeColor="text1"/>
          <w:sz w:val="22"/>
          <w:szCs w:val="22"/>
        </w:rPr>
        <w:t>Frau Doktor</w:t>
      </w:r>
      <w:r w:rsidRPr="007310A7">
        <w:rPr>
          <w:color w:val="000000" w:themeColor="text1"/>
          <w:sz w:val="22"/>
          <w:szCs w:val="22"/>
        </w:rPr>
        <w:t xml:space="preserve"> </w:t>
      </w:r>
      <w:r w:rsidRPr="007310A7">
        <w:rPr>
          <w:b/>
          <w:color w:val="000000" w:themeColor="text1"/>
          <w:sz w:val="22"/>
          <w:szCs w:val="22"/>
        </w:rPr>
        <w:t xml:space="preserve">KOMPLETT </w:t>
      </w:r>
      <w:r w:rsidRPr="007310A7">
        <w:rPr>
          <w:color w:val="000000" w:themeColor="text1"/>
          <w:sz w:val="22"/>
          <w:szCs w:val="22"/>
        </w:rPr>
        <w:t>(1)</w:t>
      </w:r>
      <w:r w:rsidRPr="007310A7">
        <w:rPr>
          <w:b/>
          <w:color w:val="000000" w:themeColor="text1"/>
          <w:sz w:val="22"/>
          <w:szCs w:val="22"/>
        </w:rPr>
        <w:t xml:space="preserve"> erschöpft raus </w:t>
      </w:r>
      <w:r w:rsidRPr="007310A7">
        <w:rPr>
          <w:color w:val="000000" w:themeColor="text1"/>
          <w:sz w:val="22"/>
          <w:szCs w:val="22"/>
        </w:rPr>
        <w:t>((lachend, schneller))</w:t>
      </w:r>
      <w:r w:rsidRPr="007310A7">
        <w:rPr>
          <w:b/>
          <w:color w:val="000000" w:themeColor="text1"/>
          <w:sz w:val="22"/>
          <w:szCs w:val="22"/>
        </w:rPr>
        <w:t xml:space="preserve"> </w:t>
      </w:r>
      <w:r w:rsidRPr="007310A7">
        <w:rPr>
          <w:color w:val="000000" w:themeColor="text1"/>
          <w:sz w:val="22"/>
          <w:szCs w:val="22"/>
        </w:rPr>
        <w:t xml:space="preserve">und hat einfach nur noch nach </w:t>
      </w:r>
      <w:proofErr w:type="spellStart"/>
      <w:r w:rsidRPr="007310A7">
        <w:rPr>
          <w:color w:val="000000" w:themeColor="text1"/>
          <w:sz w:val="22"/>
          <w:szCs w:val="22"/>
        </w:rPr>
        <w:t>ner</w:t>
      </w:r>
      <w:proofErr w:type="spellEnd"/>
      <w:r w:rsidRPr="007310A7">
        <w:rPr>
          <w:color w:val="000000" w:themeColor="text1"/>
          <w:sz w:val="22"/>
          <w:szCs w:val="22"/>
        </w:rPr>
        <w:t xml:space="preserve"> Zigarette gefragt“</w:t>
      </w:r>
    </w:p>
    <w:p w14:paraId="30943C7F" w14:textId="38F9ADED" w:rsidR="00631021" w:rsidRPr="007310A7" w:rsidRDefault="00631021" w:rsidP="00B86204">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Auffällig ist, dass </w:t>
      </w:r>
      <w:r w:rsidR="00BB5BD2" w:rsidRPr="007310A7">
        <w:rPr>
          <w:rStyle w:val="s1"/>
          <w:rFonts w:eastAsia="Times New Roman" w:cs="Times New Roman"/>
          <w:color w:val="000000" w:themeColor="text1"/>
        </w:rPr>
        <w:t xml:space="preserve">in der übernommenen Darstellung des Vaters </w:t>
      </w:r>
      <w:r w:rsidRPr="007310A7">
        <w:rPr>
          <w:rStyle w:val="s1"/>
          <w:rFonts w:eastAsia="Times New Roman" w:cs="Times New Roman"/>
          <w:color w:val="000000" w:themeColor="text1"/>
        </w:rPr>
        <w:t>die Ärztin im Mittelpunkt steht und erneut nicht Alex</w:t>
      </w:r>
      <w:r w:rsidR="00BB5BD2" w:rsidRPr="007310A7">
        <w:rPr>
          <w:rStyle w:val="s1"/>
          <w:rFonts w:eastAsia="Times New Roman" w:cs="Times New Roman"/>
          <w:color w:val="000000" w:themeColor="text1"/>
        </w:rPr>
        <w:t>‘ Befinden bzw.</w:t>
      </w:r>
      <w:r w:rsidRPr="007310A7">
        <w:rPr>
          <w:rStyle w:val="s1"/>
          <w:rFonts w:eastAsia="Times New Roman" w:cs="Times New Roman"/>
          <w:color w:val="000000" w:themeColor="text1"/>
        </w:rPr>
        <w:t xml:space="preserve"> imaginiertes Erleben</w:t>
      </w:r>
      <w:r w:rsidR="00BB5BD2" w:rsidRPr="007310A7">
        <w:rPr>
          <w:rStyle w:val="s1"/>
          <w:rFonts w:eastAsia="Times New Roman" w:cs="Times New Roman"/>
          <w:color w:val="000000" w:themeColor="text1"/>
        </w:rPr>
        <w:t xml:space="preserve"> als Kleinkind</w:t>
      </w:r>
      <w:r w:rsidRPr="007310A7">
        <w:rPr>
          <w:rStyle w:val="s1"/>
          <w:rFonts w:eastAsia="Times New Roman" w:cs="Times New Roman"/>
          <w:color w:val="000000" w:themeColor="text1"/>
        </w:rPr>
        <w:t>. Ausgehend von den Erfahrungsberichten intergeschlechtlicher Personen, die ähnliche Eingriffe in einem späteren Alter erlebten und von diesen erinnernd berichten können, lässt sich zumindest erahnen, welche Belastungen diese Eingriffe für Alex bedeuteten.</w:t>
      </w:r>
      <w:r w:rsidRPr="007310A7">
        <w:rPr>
          <w:rStyle w:val="Funotenzeichen"/>
          <w:color w:val="000000" w:themeColor="text1"/>
        </w:rPr>
        <w:footnoteReference w:id="190"/>
      </w:r>
      <w:r w:rsidRPr="007310A7">
        <w:rPr>
          <w:rStyle w:val="s1"/>
          <w:rFonts w:eastAsia="Times New Roman" w:cs="Times New Roman"/>
          <w:color w:val="000000" w:themeColor="text1"/>
        </w:rPr>
        <w:t xml:space="preserve"> Aus der Bindungs- und Trauma</w:t>
      </w:r>
      <w:r w:rsidR="005D51CC" w:rsidRPr="007310A7">
        <w:rPr>
          <w:rStyle w:val="s1"/>
          <w:rFonts w:eastAsia="Times New Roman" w:cs="Times New Roman"/>
          <w:color w:val="000000" w:themeColor="text1"/>
        </w:rPr>
        <w:t>-F</w:t>
      </w:r>
      <w:r w:rsidRPr="007310A7">
        <w:rPr>
          <w:rStyle w:val="s1"/>
          <w:rFonts w:eastAsia="Times New Roman" w:cs="Times New Roman"/>
          <w:color w:val="000000" w:themeColor="text1"/>
        </w:rPr>
        <w:t>orschung ist zudem bekannt, dass schwerwiegende medizinische Eingriffe und lange Hospitalisierungszeiten im frühkindlichen Alter, gerade weil sie in einer vorsprachlichen Phase der Entwicklungen stattfinden, sich tiefgreifend auf die psychische Entwicklung auswirken und sich im Körpergedächtnis des betroffenen Kindes einschreiben</w:t>
      </w:r>
      <w:r w:rsidR="003A686B" w:rsidRPr="007310A7">
        <w:rPr>
          <w:rStyle w:val="s1"/>
          <w:rFonts w:eastAsia="Times New Roman" w:cs="Times New Roman"/>
          <w:color w:val="000000" w:themeColor="text1"/>
        </w:rPr>
        <w:t xml:space="preserve"> </w:t>
      </w:r>
      <w:r w:rsidR="003A686B" w:rsidRPr="007310A7">
        <w:rPr>
          <w:rStyle w:val="s1"/>
          <w:rFonts w:eastAsia="Times New Roman" w:cs="Times New Roman"/>
          <w:color w:val="000000" w:themeColor="text1"/>
        </w:rPr>
        <w:fldChar w:fldCharType="begin"/>
      </w:r>
      <w:r w:rsidR="003A686B" w:rsidRPr="007310A7">
        <w:rPr>
          <w:rStyle w:val="s1"/>
          <w:rFonts w:eastAsia="Times New Roman" w:cs="Times New Roman"/>
          <w:color w:val="000000" w:themeColor="text1"/>
        </w:rPr>
        <w:instrText xml:space="preserve"> ADDIN ZOTERO_ITEM CSL_CITATION {"citationID":"0eLnTDoV","properties":{"unsorted":false,"formattedCitation":"(vgl. De Young, Kenardy, und Cobham 2011)","plainCitation":"(vgl. De Young, Kenardy, und Cobham 2011)","dontUpdate":true,"noteIndex":0},"citationItems":[{"id":1065,"uris":["http://zotero.org/users/local/owKliTIb/items/Y22JT6HZ"],"itemData":{"id":1065,"type":"article-journal","container-title":"Clin Child Fam Psychol Rev","DOI":"10.1007/s10567-011-0094-3","issue":"3","page":"231–250","publisher":"Springer Science and Business Media LLC","title":"Trauma in Early Childhood: A Neglected Population","volume":"14","author":[{"family":"Young","given":"A.C.","non-dropping-particle":"de"},{"family":"Kenardy","given":"J.A."},{"family":"Cobham","given":"V.E."}],"issued":{"date-parts":[["2011"]]}},"prefix":"vgl."}],"schema":"https://github.com/citation-style-language/schema/raw/master/csl-citation.json"} </w:instrText>
      </w:r>
      <w:r w:rsidR="003A686B" w:rsidRPr="007310A7">
        <w:rPr>
          <w:rStyle w:val="s1"/>
          <w:rFonts w:eastAsia="Times New Roman" w:cs="Times New Roman"/>
          <w:color w:val="000000" w:themeColor="text1"/>
        </w:rPr>
        <w:fldChar w:fldCharType="separate"/>
      </w:r>
      <w:r w:rsidR="003A686B" w:rsidRPr="007310A7">
        <w:rPr>
          <w:rFonts w:ascii="Cambria" w:hAnsi="Cambria"/>
          <w:color w:val="000000" w:themeColor="text1"/>
        </w:rPr>
        <w:t>(vgl. De Young et al. 2011)</w:t>
      </w:r>
      <w:r w:rsidR="003A686B" w:rsidRPr="007310A7">
        <w:rPr>
          <w:rStyle w:val="s1"/>
          <w:rFonts w:eastAsia="Times New Roman" w:cs="Times New Roman"/>
          <w:color w:val="000000" w:themeColor="text1"/>
        </w:rPr>
        <w:fldChar w:fldCharType="end"/>
      </w:r>
      <w:r w:rsidR="003A686B" w:rsidRPr="007310A7">
        <w:rPr>
          <w:rStyle w:val="s1"/>
          <w:rFonts w:eastAsia="Times New Roman" w:cs="Times New Roman"/>
          <w:color w:val="000000" w:themeColor="text1"/>
        </w:rPr>
        <w:t>.</w:t>
      </w:r>
    </w:p>
    <w:p w14:paraId="75523180" w14:textId="49A2B013" w:rsidR="00A74136" w:rsidRPr="007310A7" w:rsidRDefault="00631021" w:rsidP="005D51CC">
      <w:pPr>
        <w:spacing w:before="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Auch wenn nicht abschließend rekonstruierbar ist</w:t>
      </w:r>
      <w:r w:rsidR="005D51CC" w:rsidRPr="007310A7">
        <w:rPr>
          <w:rStyle w:val="s1"/>
          <w:rFonts w:eastAsia="Times New Roman" w:cs="Times New Roman"/>
          <w:color w:val="000000" w:themeColor="text1"/>
        </w:rPr>
        <w:t xml:space="preserve"> welche Informationen Alex über seine Eingriffe zur Verfügung stehen</w:t>
      </w:r>
      <w:r w:rsidR="00165A95" w:rsidRPr="007310A7">
        <w:rPr>
          <w:rStyle w:val="s1"/>
          <w:rFonts w:eastAsia="Times New Roman" w:cs="Times New Roman"/>
          <w:color w:val="000000" w:themeColor="text1"/>
        </w:rPr>
        <w:t>,</w:t>
      </w:r>
      <w:r w:rsidR="005D51CC"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wird deutlich, dass er auf keinen </w:t>
      </w:r>
      <w:r w:rsidR="00A74136" w:rsidRPr="007310A7">
        <w:rPr>
          <w:rStyle w:val="s1"/>
          <w:rFonts w:eastAsia="Times New Roman" w:cs="Times New Roman"/>
          <w:color w:val="000000" w:themeColor="text1"/>
        </w:rPr>
        <w:t xml:space="preserve">von seinen Eltern unabhängigen </w:t>
      </w:r>
      <w:r w:rsidRPr="007310A7">
        <w:rPr>
          <w:rStyle w:val="s1"/>
          <w:rFonts w:eastAsia="Times New Roman" w:cs="Times New Roman"/>
          <w:color w:val="000000" w:themeColor="text1"/>
        </w:rPr>
        <w:t>Modus der Thematisierung zurückgreifen kann</w:t>
      </w:r>
      <w:r w:rsidR="005D51CC" w:rsidRPr="007310A7">
        <w:rPr>
          <w:rStyle w:val="s1"/>
          <w:rFonts w:eastAsia="Times New Roman" w:cs="Times New Roman"/>
          <w:color w:val="000000" w:themeColor="text1"/>
        </w:rPr>
        <w:t>:</w:t>
      </w:r>
      <w:r w:rsidRPr="007310A7">
        <w:rPr>
          <w:rStyle w:val="s1"/>
          <w:rFonts w:eastAsia="Times New Roman" w:cs="Times New Roman"/>
          <w:color w:val="000000" w:themeColor="text1"/>
        </w:rPr>
        <w:t xml:space="preserve"> sei es basierend auf Berichten anderer </w:t>
      </w:r>
      <w:r w:rsidR="005D51CC" w:rsidRPr="007310A7">
        <w:rPr>
          <w:rStyle w:val="s1"/>
          <w:rFonts w:eastAsia="Times New Roman" w:cs="Times New Roman"/>
          <w:color w:val="000000" w:themeColor="text1"/>
        </w:rPr>
        <w:t xml:space="preserve">intergeschlechtlicher Menschen </w:t>
      </w:r>
      <w:r w:rsidRPr="007310A7">
        <w:rPr>
          <w:rStyle w:val="s1"/>
          <w:rFonts w:eastAsia="Times New Roman" w:cs="Times New Roman"/>
          <w:color w:val="000000" w:themeColor="text1"/>
        </w:rPr>
        <w:t xml:space="preserve">oder in Form </w:t>
      </w:r>
      <w:r w:rsidR="00207363" w:rsidRPr="007310A7">
        <w:rPr>
          <w:rStyle w:val="s1"/>
          <w:rFonts w:eastAsia="Times New Roman" w:cs="Times New Roman"/>
          <w:color w:val="000000" w:themeColor="text1"/>
        </w:rPr>
        <w:t xml:space="preserve">von </w:t>
      </w:r>
      <w:r w:rsidRPr="007310A7">
        <w:rPr>
          <w:rStyle w:val="s1"/>
          <w:rFonts w:eastAsia="Times New Roman" w:cs="Times New Roman"/>
          <w:color w:val="000000" w:themeColor="text1"/>
        </w:rPr>
        <w:t>Imaginationen</w:t>
      </w:r>
      <w:r w:rsidR="00A74136" w:rsidRPr="007310A7">
        <w:rPr>
          <w:rStyle w:val="s1"/>
          <w:rFonts w:eastAsia="Times New Roman" w:cs="Times New Roman"/>
          <w:color w:val="000000" w:themeColor="text1"/>
        </w:rPr>
        <w:t xml:space="preserve"> über das Erlebte</w:t>
      </w:r>
      <w:r w:rsidRPr="007310A7">
        <w:rPr>
          <w:rStyle w:val="s1"/>
          <w:rFonts w:eastAsia="Times New Roman" w:cs="Times New Roman"/>
          <w:color w:val="000000" w:themeColor="text1"/>
        </w:rPr>
        <w:t xml:space="preserve">. </w:t>
      </w:r>
      <w:r w:rsidR="005D51CC" w:rsidRPr="007310A7">
        <w:rPr>
          <w:rStyle w:val="s1"/>
          <w:rFonts w:eastAsia="Times New Roman" w:cs="Times New Roman"/>
          <w:color w:val="000000" w:themeColor="text1"/>
        </w:rPr>
        <w:t xml:space="preserve">Er bleibt </w:t>
      </w:r>
      <w:r w:rsidRPr="007310A7">
        <w:rPr>
          <w:rStyle w:val="s1"/>
          <w:rFonts w:eastAsia="Times New Roman" w:cs="Times New Roman"/>
          <w:color w:val="000000" w:themeColor="text1"/>
        </w:rPr>
        <w:t>auf d</w:t>
      </w:r>
      <w:r w:rsidR="00A74136" w:rsidRPr="007310A7">
        <w:rPr>
          <w:rStyle w:val="s1"/>
          <w:rFonts w:eastAsia="Times New Roman" w:cs="Times New Roman"/>
          <w:color w:val="000000" w:themeColor="text1"/>
        </w:rPr>
        <w:t>as familial</w:t>
      </w:r>
      <w:r w:rsidR="00985122" w:rsidRPr="007310A7">
        <w:rPr>
          <w:rStyle w:val="s1"/>
          <w:rFonts w:eastAsia="Times New Roman" w:cs="Times New Roman"/>
          <w:color w:val="000000" w:themeColor="text1"/>
        </w:rPr>
        <w:t xml:space="preserve">e Narrativ </w:t>
      </w:r>
      <w:r w:rsidRPr="007310A7">
        <w:rPr>
          <w:rStyle w:val="s1"/>
          <w:rFonts w:eastAsia="Times New Roman" w:cs="Times New Roman"/>
          <w:color w:val="000000" w:themeColor="text1"/>
        </w:rPr>
        <w:t>angewiesen</w:t>
      </w:r>
      <w:r w:rsidR="005D51CC" w:rsidRPr="007310A7">
        <w:rPr>
          <w:rStyle w:val="s1"/>
          <w:rFonts w:eastAsia="Times New Roman" w:cs="Times New Roman"/>
          <w:color w:val="000000" w:themeColor="text1"/>
        </w:rPr>
        <w:t xml:space="preserve">, </w:t>
      </w:r>
      <w:r w:rsidR="00985122" w:rsidRPr="007310A7">
        <w:rPr>
          <w:rStyle w:val="s1"/>
          <w:rFonts w:eastAsia="Times New Roman" w:cs="Times New Roman"/>
          <w:color w:val="000000" w:themeColor="text1"/>
        </w:rPr>
        <w:t xml:space="preserve">das </w:t>
      </w:r>
      <w:r w:rsidR="005D51CC" w:rsidRPr="007310A7">
        <w:rPr>
          <w:rStyle w:val="s1"/>
          <w:rFonts w:eastAsia="Times New Roman" w:cs="Times New Roman"/>
          <w:color w:val="000000" w:themeColor="text1"/>
        </w:rPr>
        <w:t xml:space="preserve">sowohl sein Erleben als auch denkbare alternative Handlungsverläufe </w:t>
      </w:r>
      <w:proofErr w:type="spellStart"/>
      <w:r w:rsidR="005D51CC" w:rsidRPr="007310A7">
        <w:rPr>
          <w:rStyle w:val="s1"/>
          <w:rFonts w:eastAsia="Times New Roman" w:cs="Times New Roman"/>
          <w:color w:val="000000" w:themeColor="text1"/>
        </w:rPr>
        <w:t>dethematisier</w:t>
      </w:r>
      <w:r w:rsidR="00985122" w:rsidRPr="007310A7">
        <w:rPr>
          <w:rStyle w:val="s1"/>
          <w:rFonts w:eastAsia="Times New Roman" w:cs="Times New Roman"/>
          <w:color w:val="000000" w:themeColor="text1"/>
        </w:rPr>
        <w:t>t</w:t>
      </w:r>
      <w:proofErr w:type="spellEnd"/>
      <w:r w:rsidRPr="007310A7">
        <w:rPr>
          <w:rStyle w:val="s1"/>
          <w:rFonts w:eastAsia="Times New Roman" w:cs="Times New Roman"/>
          <w:color w:val="000000" w:themeColor="text1"/>
        </w:rPr>
        <w:t>.</w:t>
      </w:r>
    </w:p>
    <w:p w14:paraId="05BD30F5" w14:textId="465DCB6B" w:rsidR="00631021" w:rsidRPr="007310A7" w:rsidRDefault="0079429A" w:rsidP="00A74136">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lastRenderedPageBreak/>
        <w:t xml:space="preserve">Alex selbst </w:t>
      </w:r>
      <w:r w:rsidR="00631021" w:rsidRPr="007310A7">
        <w:rPr>
          <w:rStyle w:val="s1"/>
          <w:rFonts w:eastAsia="Times New Roman" w:cs="Times New Roman"/>
          <w:color w:val="000000" w:themeColor="text1"/>
        </w:rPr>
        <w:t>begründet sein Nicht-Wissen</w:t>
      </w:r>
      <w:r w:rsidRPr="007310A7">
        <w:rPr>
          <w:rStyle w:val="s1"/>
          <w:rFonts w:eastAsia="Times New Roman" w:cs="Times New Roman"/>
          <w:color w:val="000000" w:themeColor="text1"/>
        </w:rPr>
        <w:t xml:space="preserve"> über d</w:t>
      </w:r>
      <w:r w:rsidR="00A74136" w:rsidRPr="007310A7">
        <w:rPr>
          <w:rStyle w:val="s1"/>
          <w:rFonts w:eastAsia="Times New Roman" w:cs="Times New Roman"/>
          <w:color w:val="000000" w:themeColor="text1"/>
        </w:rPr>
        <w:t>ie</w:t>
      </w:r>
      <w:r w:rsidRPr="007310A7">
        <w:rPr>
          <w:rStyle w:val="s1"/>
          <w:rFonts w:eastAsia="Times New Roman" w:cs="Times New Roman"/>
          <w:color w:val="000000" w:themeColor="text1"/>
        </w:rPr>
        <w:t xml:space="preserve"> </w:t>
      </w:r>
      <w:r w:rsidR="00A74136" w:rsidRPr="007310A7">
        <w:rPr>
          <w:rStyle w:val="s1"/>
          <w:rFonts w:eastAsia="Times New Roman" w:cs="Times New Roman"/>
          <w:color w:val="000000" w:themeColor="text1"/>
        </w:rPr>
        <w:t xml:space="preserve">frühen Eingriffe </w:t>
      </w:r>
      <w:r w:rsidR="00631021" w:rsidRPr="007310A7">
        <w:rPr>
          <w:rStyle w:val="s1"/>
          <w:rFonts w:eastAsia="Times New Roman" w:cs="Times New Roman"/>
          <w:color w:val="000000" w:themeColor="text1"/>
        </w:rPr>
        <w:t>damit, dass die Arztbriefe sich in der Klinik befänden</w:t>
      </w:r>
      <w:r w:rsidRPr="007310A7">
        <w:rPr>
          <w:rStyle w:val="s1"/>
          <w:rFonts w:eastAsia="Times New Roman" w:cs="Times New Roman"/>
          <w:color w:val="000000" w:themeColor="text1"/>
        </w:rPr>
        <w:t xml:space="preserve"> </w:t>
      </w:r>
      <w:r w:rsidR="00631021" w:rsidRPr="007310A7">
        <w:rPr>
          <w:rStyle w:val="s1"/>
          <w:rFonts w:eastAsia="Times New Roman" w:cs="Times New Roman"/>
          <w:color w:val="000000" w:themeColor="text1"/>
        </w:rPr>
        <w:t xml:space="preserve">und „nicht so einfach“ anzufordern seien. Die Eltern hätten ihm daher erläutert, was er „bei einem neuen Arzt als ersten sagen“ müsse. </w:t>
      </w:r>
      <w:r w:rsidR="00207363" w:rsidRPr="007310A7">
        <w:rPr>
          <w:rStyle w:val="s1"/>
          <w:rFonts w:eastAsia="Times New Roman" w:cs="Times New Roman"/>
          <w:color w:val="000000" w:themeColor="text1"/>
        </w:rPr>
        <w:t xml:space="preserve">In Folge </w:t>
      </w:r>
      <w:r w:rsidR="00631021" w:rsidRPr="007310A7">
        <w:rPr>
          <w:rStyle w:val="s1"/>
          <w:rFonts w:eastAsia="Times New Roman" w:cs="Times New Roman"/>
          <w:color w:val="000000" w:themeColor="text1"/>
        </w:rPr>
        <w:t>listet Alex Diagnosen und Eingriffe auf und fügt hinzu, dass seine „anderen körperlichen Probleme“ laut seine</w:t>
      </w:r>
      <w:r w:rsidR="00207363" w:rsidRPr="007310A7">
        <w:rPr>
          <w:rStyle w:val="s1"/>
          <w:rFonts w:eastAsia="Times New Roman" w:cs="Times New Roman"/>
          <w:color w:val="000000" w:themeColor="text1"/>
        </w:rPr>
        <w:t>r</w:t>
      </w:r>
      <w:r w:rsidR="00631021" w:rsidRPr="007310A7">
        <w:rPr>
          <w:rStyle w:val="s1"/>
          <w:rFonts w:eastAsia="Times New Roman" w:cs="Times New Roman"/>
          <w:color w:val="000000" w:themeColor="text1"/>
        </w:rPr>
        <w:t xml:space="preserve"> Eltern unwichtig seien. Das Ausmaß von Alex epistemischer </w:t>
      </w:r>
      <w:r w:rsidR="00207363" w:rsidRPr="007310A7">
        <w:rPr>
          <w:rStyle w:val="s1"/>
          <w:rFonts w:eastAsia="Times New Roman" w:cs="Times New Roman"/>
          <w:color w:val="000000" w:themeColor="text1"/>
        </w:rPr>
        <w:t xml:space="preserve">Abhängigkeit </w:t>
      </w:r>
      <w:r w:rsidR="00631021" w:rsidRPr="007310A7">
        <w:rPr>
          <w:rStyle w:val="s1"/>
          <w:rFonts w:eastAsia="Times New Roman" w:cs="Times New Roman"/>
          <w:color w:val="000000" w:themeColor="text1"/>
        </w:rPr>
        <w:t xml:space="preserve">wird hier </w:t>
      </w:r>
      <w:r w:rsidR="00207363" w:rsidRPr="007310A7">
        <w:rPr>
          <w:rStyle w:val="s1"/>
          <w:rFonts w:eastAsia="Times New Roman" w:cs="Times New Roman"/>
          <w:color w:val="000000" w:themeColor="text1"/>
        </w:rPr>
        <w:t>besonders</w:t>
      </w:r>
      <w:r w:rsidR="00631021" w:rsidRPr="007310A7">
        <w:rPr>
          <w:rStyle w:val="s1"/>
          <w:rFonts w:eastAsia="Times New Roman" w:cs="Times New Roman"/>
          <w:color w:val="000000" w:themeColor="text1"/>
        </w:rPr>
        <w:t xml:space="preserve"> deutlich. Dabei scheint </w:t>
      </w:r>
      <w:r w:rsidR="00207363" w:rsidRPr="007310A7">
        <w:rPr>
          <w:rStyle w:val="s1"/>
          <w:rFonts w:eastAsia="Times New Roman" w:cs="Times New Roman"/>
          <w:color w:val="000000" w:themeColor="text1"/>
        </w:rPr>
        <w:t xml:space="preserve">er </w:t>
      </w:r>
      <w:r w:rsidR="00631021" w:rsidRPr="007310A7">
        <w:rPr>
          <w:rStyle w:val="s1"/>
          <w:rFonts w:eastAsia="Times New Roman" w:cs="Times New Roman"/>
          <w:color w:val="000000" w:themeColor="text1"/>
        </w:rPr>
        <w:t>sich –</w:t>
      </w:r>
      <w:r w:rsidR="00207363" w:rsidRPr="007310A7">
        <w:rPr>
          <w:rStyle w:val="s1"/>
          <w:rFonts w:eastAsia="Times New Roman" w:cs="Times New Roman"/>
          <w:color w:val="000000" w:themeColor="text1"/>
        </w:rPr>
        <w:t xml:space="preserve"> sowohl </w:t>
      </w:r>
      <w:r w:rsidR="00631021" w:rsidRPr="007310A7">
        <w:rPr>
          <w:rStyle w:val="s1"/>
          <w:rFonts w:eastAsia="Times New Roman" w:cs="Times New Roman"/>
          <w:color w:val="000000" w:themeColor="text1"/>
        </w:rPr>
        <w:t xml:space="preserve">im Bezug auf seine </w:t>
      </w:r>
      <w:r w:rsidR="00207363" w:rsidRPr="007310A7">
        <w:rPr>
          <w:rStyle w:val="s1"/>
          <w:rFonts w:eastAsia="Times New Roman" w:cs="Times New Roman"/>
          <w:color w:val="000000" w:themeColor="text1"/>
        </w:rPr>
        <w:t xml:space="preserve">medizinischen Bedarfe als auch hinsichtlich seiner </w:t>
      </w:r>
      <w:r w:rsidR="00631021" w:rsidRPr="007310A7">
        <w:rPr>
          <w:rStyle w:val="s1"/>
          <w:rFonts w:eastAsia="Times New Roman" w:cs="Times New Roman"/>
          <w:color w:val="000000" w:themeColor="text1"/>
        </w:rPr>
        <w:t xml:space="preserve">Lebensgeschichte </w:t>
      </w:r>
      <w:r w:rsidR="00207363" w:rsidRPr="007310A7">
        <w:rPr>
          <w:rStyle w:val="s1"/>
          <w:rFonts w:eastAsia="Times New Roman" w:cs="Times New Roman"/>
          <w:color w:val="000000" w:themeColor="text1"/>
        </w:rPr>
        <w:t xml:space="preserve">– </w:t>
      </w:r>
      <w:r w:rsidR="00631021" w:rsidRPr="007310A7">
        <w:rPr>
          <w:rStyle w:val="s1"/>
          <w:rFonts w:eastAsia="Times New Roman" w:cs="Times New Roman"/>
          <w:color w:val="000000" w:themeColor="text1"/>
        </w:rPr>
        <w:t xml:space="preserve">nach wie vor in der Position eines Kindes zu befinden. Hier liegt nahe, dass es sowohl für ihn als auch für seine Eltern bedrohlich wäre, diese Position zu verlassen, </w:t>
      </w:r>
      <w:r w:rsidR="00207363" w:rsidRPr="007310A7">
        <w:rPr>
          <w:rStyle w:val="s1"/>
          <w:rFonts w:eastAsia="Times New Roman" w:cs="Times New Roman"/>
          <w:color w:val="000000" w:themeColor="text1"/>
        </w:rPr>
        <w:t xml:space="preserve">in dem er </w:t>
      </w:r>
      <w:r w:rsidR="00631021" w:rsidRPr="007310A7">
        <w:rPr>
          <w:rStyle w:val="s1"/>
          <w:rFonts w:eastAsia="Times New Roman" w:cs="Times New Roman"/>
          <w:color w:val="000000" w:themeColor="text1"/>
        </w:rPr>
        <w:t xml:space="preserve">sich selbst Wissen </w:t>
      </w:r>
      <w:r w:rsidR="00207363" w:rsidRPr="007310A7">
        <w:rPr>
          <w:rStyle w:val="s1"/>
          <w:rFonts w:eastAsia="Times New Roman" w:cs="Times New Roman"/>
          <w:color w:val="000000" w:themeColor="text1"/>
        </w:rPr>
        <w:t xml:space="preserve">aneignet </w:t>
      </w:r>
      <w:r w:rsidR="00631021" w:rsidRPr="007310A7">
        <w:rPr>
          <w:rStyle w:val="s1"/>
          <w:rFonts w:eastAsia="Times New Roman" w:cs="Times New Roman"/>
          <w:color w:val="000000" w:themeColor="text1"/>
        </w:rPr>
        <w:t>bzw. tradierte Narrative</w:t>
      </w:r>
      <w:r w:rsidR="00207363" w:rsidRPr="007310A7">
        <w:rPr>
          <w:rStyle w:val="s1"/>
          <w:rFonts w:eastAsia="Times New Roman" w:cs="Times New Roman"/>
          <w:color w:val="000000" w:themeColor="text1"/>
        </w:rPr>
        <w:t xml:space="preserve"> hinterfragt</w:t>
      </w:r>
      <w:r w:rsidR="00631021" w:rsidRPr="007310A7">
        <w:rPr>
          <w:rStyle w:val="s1"/>
          <w:rFonts w:eastAsia="Times New Roman" w:cs="Times New Roman"/>
          <w:color w:val="000000" w:themeColor="text1"/>
        </w:rPr>
        <w:t xml:space="preserve">. </w:t>
      </w:r>
      <w:r w:rsidR="00813945" w:rsidRPr="007310A7">
        <w:rPr>
          <w:rStyle w:val="s1"/>
          <w:rFonts w:eastAsia="Times New Roman" w:cs="Times New Roman"/>
          <w:color w:val="000000" w:themeColor="text1"/>
        </w:rPr>
        <w:t xml:space="preserve">Außerfamiliales </w:t>
      </w:r>
      <w:r w:rsidR="00631021" w:rsidRPr="007310A7">
        <w:rPr>
          <w:rStyle w:val="s1"/>
          <w:rFonts w:eastAsia="Times New Roman" w:cs="Times New Roman"/>
          <w:color w:val="000000" w:themeColor="text1"/>
        </w:rPr>
        <w:t>Wissen bzw. Wissen</w:t>
      </w:r>
      <w:r w:rsidR="00813945" w:rsidRPr="007310A7">
        <w:rPr>
          <w:rStyle w:val="s1"/>
          <w:rFonts w:eastAsia="Times New Roman" w:cs="Times New Roman"/>
          <w:color w:val="000000" w:themeColor="text1"/>
        </w:rPr>
        <w:t>-W</w:t>
      </w:r>
      <w:r w:rsidR="00631021" w:rsidRPr="007310A7">
        <w:rPr>
          <w:rStyle w:val="s1"/>
          <w:rFonts w:eastAsia="Times New Roman" w:cs="Times New Roman"/>
          <w:color w:val="000000" w:themeColor="text1"/>
        </w:rPr>
        <w:t>ollen hat hier einen primär destabilisierenden und dadurch bedrohlichen Charakter. Ebenfalls</w:t>
      </w:r>
      <w:r w:rsidR="00813945" w:rsidRPr="007310A7">
        <w:rPr>
          <w:rStyle w:val="s1"/>
          <w:rFonts w:eastAsia="Times New Roman" w:cs="Times New Roman"/>
          <w:color w:val="000000" w:themeColor="text1"/>
        </w:rPr>
        <w:t xml:space="preserve"> deutet sich an</w:t>
      </w:r>
      <w:r w:rsidR="00631021" w:rsidRPr="007310A7">
        <w:rPr>
          <w:rStyle w:val="s1"/>
          <w:rFonts w:eastAsia="Times New Roman" w:cs="Times New Roman"/>
          <w:color w:val="000000" w:themeColor="text1"/>
        </w:rPr>
        <w:t xml:space="preserve">, dass Alex sich zumindest in der Interviewsituation nicht mit den negativen Folgen – wie wiederkehrenden Harnwegsinfekten und chirurgischen Komplikationen, die er an anderer Stelle erwähnt – der erlebten Eingriffe konfrontieren, sondern vielmehr deren positive Resultate in den Fokus rücken möchte. Hier zeigt sich </w:t>
      </w:r>
      <w:r w:rsidR="00724F32" w:rsidRPr="007310A7">
        <w:rPr>
          <w:rStyle w:val="s1"/>
          <w:rFonts w:eastAsia="Times New Roman" w:cs="Times New Roman"/>
          <w:color w:val="000000" w:themeColor="text1"/>
        </w:rPr>
        <w:t xml:space="preserve">eine </w:t>
      </w:r>
      <w:r w:rsidR="00813945" w:rsidRPr="007310A7">
        <w:rPr>
          <w:rStyle w:val="s1"/>
          <w:rFonts w:eastAsia="Times New Roman" w:cs="Times New Roman"/>
          <w:color w:val="000000" w:themeColor="text1"/>
        </w:rPr>
        <w:t xml:space="preserve">biographisch </w:t>
      </w:r>
      <w:r w:rsidR="00631021" w:rsidRPr="007310A7">
        <w:rPr>
          <w:rStyle w:val="s1"/>
          <w:rFonts w:eastAsia="Times New Roman" w:cs="Times New Roman"/>
          <w:color w:val="000000" w:themeColor="text1"/>
        </w:rPr>
        <w:t xml:space="preserve">etablierte </w:t>
      </w:r>
      <w:r w:rsidR="00813945" w:rsidRPr="007310A7">
        <w:rPr>
          <w:rStyle w:val="s1"/>
          <w:rFonts w:eastAsia="Times New Roman" w:cs="Times New Roman"/>
          <w:color w:val="000000" w:themeColor="text1"/>
        </w:rPr>
        <w:t>S</w:t>
      </w:r>
      <w:r w:rsidR="00631021" w:rsidRPr="007310A7">
        <w:rPr>
          <w:rStyle w:val="s1"/>
          <w:rFonts w:eastAsia="Times New Roman" w:cs="Times New Roman"/>
          <w:color w:val="000000" w:themeColor="text1"/>
        </w:rPr>
        <w:t xml:space="preserve">trategie des sich </w:t>
      </w:r>
      <w:r w:rsidR="00724F32" w:rsidRPr="007310A7">
        <w:rPr>
          <w:rStyle w:val="s1"/>
          <w:rFonts w:eastAsia="Times New Roman" w:cs="Times New Roman"/>
          <w:color w:val="000000" w:themeColor="text1"/>
        </w:rPr>
        <w:t xml:space="preserve">mit dem Erlebten </w:t>
      </w:r>
      <w:r w:rsidR="00631021" w:rsidRPr="007310A7">
        <w:rPr>
          <w:rStyle w:val="s1"/>
          <w:rFonts w:eastAsia="Times New Roman" w:cs="Times New Roman"/>
          <w:color w:val="000000" w:themeColor="text1"/>
        </w:rPr>
        <w:t xml:space="preserve">Arrangierens </w:t>
      </w:r>
      <w:r w:rsidR="00813945" w:rsidRPr="007310A7">
        <w:rPr>
          <w:rStyle w:val="s1"/>
          <w:rFonts w:eastAsia="Times New Roman" w:cs="Times New Roman"/>
          <w:color w:val="000000" w:themeColor="text1"/>
        </w:rPr>
        <w:t>bzw. Abfindens zu</w:t>
      </w:r>
      <w:r w:rsidR="00631021" w:rsidRPr="007310A7">
        <w:rPr>
          <w:rStyle w:val="s1"/>
          <w:rFonts w:eastAsia="Times New Roman" w:cs="Times New Roman"/>
          <w:color w:val="000000" w:themeColor="text1"/>
        </w:rPr>
        <w:t xml:space="preserve"> Gunsten der Stabilisierung familialer Beziehungen</w:t>
      </w:r>
      <w:r w:rsidR="00813945" w:rsidRPr="007310A7">
        <w:rPr>
          <w:rStyle w:val="s1"/>
          <w:rFonts w:eastAsia="Times New Roman" w:cs="Times New Roman"/>
          <w:color w:val="000000" w:themeColor="text1"/>
        </w:rPr>
        <w:t>.</w:t>
      </w:r>
    </w:p>
    <w:p w14:paraId="5227F711" w14:textId="61D1F94A" w:rsidR="00631021" w:rsidRPr="007310A7" w:rsidRDefault="00375E83" w:rsidP="0076341B">
      <w:pPr>
        <w:spacing w:before="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In Folge des skizzierten Eingriffs verbleibt Alex </w:t>
      </w:r>
      <w:r w:rsidR="00631021" w:rsidRPr="007310A7">
        <w:rPr>
          <w:rStyle w:val="s1"/>
          <w:rFonts w:eastAsia="Times New Roman" w:cs="Times New Roman"/>
          <w:color w:val="000000" w:themeColor="text1"/>
        </w:rPr>
        <w:t>ein halbes Jahr</w:t>
      </w:r>
      <w:r w:rsidRPr="007310A7">
        <w:rPr>
          <w:rStyle w:val="s1"/>
          <w:rFonts w:eastAsia="Times New Roman" w:cs="Times New Roman"/>
          <w:color w:val="000000" w:themeColor="text1"/>
        </w:rPr>
        <w:t xml:space="preserve"> in der Klinik.</w:t>
      </w:r>
      <w:r w:rsidR="00631021"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Ursachen für die Länge des Aufenthalts thematisiert er </w:t>
      </w:r>
      <w:r w:rsidR="00631021" w:rsidRPr="007310A7">
        <w:rPr>
          <w:rStyle w:val="s1"/>
          <w:rFonts w:eastAsia="Times New Roman" w:cs="Times New Roman"/>
          <w:color w:val="000000" w:themeColor="text1"/>
        </w:rPr>
        <w:t xml:space="preserve">nicht. </w:t>
      </w:r>
      <w:r w:rsidRPr="007310A7">
        <w:rPr>
          <w:rStyle w:val="s1"/>
          <w:rFonts w:eastAsia="Times New Roman" w:cs="Times New Roman"/>
          <w:color w:val="000000" w:themeColor="text1"/>
        </w:rPr>
        <w:t xml:space="preserve">Auch hier liegt </w:t>
      </w:r>
      <w:r w:rsidR="00826657" w:rsidRPr="007310A7">
        <w:rPr>
          <w:rStyle w:val="s1"/>
          <w:rFonts w:eastAsia="Times New Roman" w:cs="Times New Roman"/>
          <w:color w:val="000000" w:themeColor="text1"/>
        </w:rPr>
        <w:t>nahe</w:t>
      </w:r>
      <w:r w:rsidRPr="007310A7">
        <w:rPr>
          <w:rStyle w:val="s1"/>
          <w:rFonts w:eastAsia="Times New Roman" w:cs="Times New Roman"/>
          <w:color w:val="000000" w:themeColor="text1"/>
        </w:rPr>
        <w:t xml:space="preserve">, dass er dies nicht sicher weiß. </w:t>
      </w:r>
      <w:r w:rsidR="00631021" w:rsidRPr="007310A7">
        <w:rPr>
          <w:rStyle w:val="s1"/>
          <w:rFonts w:eastAsia="Times New Roman" w:cs="Times New Roman"/>
          <w:color w:val="000000" w:themeColor="text1"/>
        </w:rPr>
        <w:t>Dafür spricht er</w:t>
      </w:r>
      <w:r w:rsidR="00826657" w:rsidRPr="007310A7">
        <w:rPr>
          <w:rStyle w:val="s1"/>
          <w:rFonts w:eastAsia="Times New Roman" w:cs="Times New Roman"/>
          <w:color w:val="000000" w:themeColor="text1"/>
        </w:rPr>
        <w:t xml:space="preserve"> ausführlicher</w:t>
      </w:r>
      <w:r w:rsidR="00631021" w:rsidRPr="007310A7">
        <w:rPr>
          <w:rStyle w:val="s1"/>
          <w:rFonts w:eastAsia="Times New Roman" w:cs="Times New Roman"/>
          <w:color w:val="000000" w:themeColor="text1"/>
        </w:rPr>
        <w:t xml:space="preserve"> über den Kontakt mit de</w:t>
      </w:r>
      <w:r w:rsidR="00826657" w:rsidRPr="007310A7">
        <w:rPr>
          <w:rStyle w:val="s1"/>
          <w:rFonts w:eastAsia="Times New Roman" w:cs="Times New Roman"/>
          <w:color w:val="000000" w:themeColor="text1"/>
        </w:rPr>
        <w:t>n</w:t>
      </w:r>
      <w:r w:rsidR="00631021" w:rsidRPr="007310A7">
        <w:rPr>
          <w:rStyle w:val="s1"/>
          <w:rFonts w:eastAsia="Times New Roman" w:cs="Times New Roman"/>
          <w:color w:val="000000" w:themeColor="text1"/>
        </w:rPr>
        <w:t xml:space="preserve"> nicht-ärztlichen</w:t>
      </w:r>
      <w:r w:rsidR="00826657" w:rsidRPr="007310A7">
        <w:rPr>
          <w:rStyle w:val="s1"/>
          <w:rFonts w:eastAsia="Times New Roman" w:cs="Times New Roman"/>
          <w:color w:val="000000" w:themeColor="text1"/>
        </w:rPr>
        <w:t xml:space="preserve"> </w:t>
      </w:r>
      <w:proofErr w:type="spellStart"/>
      <w:r w:rsidR="00826657" w:rsidRPr="007310A7">
        <w:rPr>
          <w:rStyle w:val="s1"/>
          <w:rFonts w:eastAsia="Times New Roman" w:cs="Times New Roman"/>
          <w:color w:val="000000" w:themeColor="text1"/>
        </w:rPr>
        <w:t>Kliniks</w:t>
      </w:r>
      <w:proofErr w:type="spellEnd"/>
      <w:r w:rsidR="00826657" w:rsidRPr="007310A7">
        <w:rPr>
          <w:rStyle w:val="s1"/>
          <w:rFonts w:eastAsia="Times New Roman" w:cs="Times New Roman"/>
          <w:color w:val="000000" w:themeColor="text1"/>
        </w:rPr>
        <w:t>-Mitarbeitenden</w:t>
      </w:r>
      <w:r w:rsidR="00631021" w:rsidRPr="007310A7">
        <w:rPr>
          <w:rStyle w:val="s1"/>
          <w:rFonts w:eastAsia="Times New Roman" w:cs="Times New Roman"/>
          <w:color w:val="000000" w:themeColor="text1"/>
        </w:rPr>
        <w:t>.</w:t>
      </w:r>
      <w:r w:rsidR="00826657" w:rsidRPr="007310A7">
        <w:rPr>
          <w:rStyle w:val="s1"/>
          <w:rFonts w:eastAsia="Times New Roman" w:cs="Times New Roman"/>
          <w:color w:val="000000" w:themeColor="text1"/>
        </w:rPr>
        <w:t xml:space="preserve"> Hier thematisiert er sowohl das „strenge“ Pflegepersonal als auch – in einer längeren Sequenz – </w:t>
      </w:r>
      <w:r w:rsidR="00631021" w:rsidRPr="007310A7">
        <w:rPr>
          <w:rStyle w:val="s1"/>
          <w:rFonts w:eastAsia="Times New Roman" w:cs="Times New Roman"/>
          <w:color w:val="000000" w:themeColor="text1"/>
        </w:rPr>
        <w:t xml:space="preserve">einen „netten Psychologen“, der ihn </w:t>
      </w:r>
      <w:r w:rsidR="005D51CC" w:rsidRPr="007310A7">
        <w:rPr>
          <w:rStyle w:val="s1"/>
          <w:rFonts w:eastAsia="Times New Roman" w:cs="Times New Roman"/>
          <w:color w:val="000000" w:themeColor="text1"/>
        </w:rPr>
        <w:t>„</w:t>
      </w:r>
      <w:proofErr w:type="gramStart"/>
      <w:r w:rsidR="00631021" w:rsidRPr="007310A7">
        <w:rPr>
          <w:rStyle w:val="s1"/>
          <w:rFonts w:eastAsia="Times New Roman" w:cs="Times New Roman"/>
          <w:color w:val="000000" w:themeColor="text1"/>
        </w:rPr>
        <w:t>gern gehabt</w:t>
      </w:r>
      <w:proofErr w:type="gramEnd"/>
      <w:r w:rsidR="005D51CC" w:rsidRPr="007310A7">
        <w:rPr>
          <w:rStyle w:val="s1"/>
          <w:rFonts w:eastAsia="Times New Roman" w:cs="Times New Roman"/>
          <w:color w:val="000000" w:themeColor="text1"/>
        </w:rPr>
        <w:t>“</w:t>
      </w:r>
      <w:r w:rsidR="00631021" w:rsidRPr="007310A7">
        <w:rPr>
          <w:rStyle w:val="s1"/>
          <w:rFonts w:eastAsia="Times New Roman" w:cs="Times New Roman"/>
          <w:color w:val="000000" w:themeColor="text1"/>
        </w:rPr>
        <w:t xml:space="preserve"> habe. </w:t>
      </w:r>
      <w:r w:rsidRPr="007310A7">
        <w:rPr>
          <w:rStyle w:val="s1"/>
          <w:rFonts w:eastAsia="Times New Roman" w:cs="Times New Roman"/>
          <w:color w:val="000000" w:themeColor="text1"/>
        </w:rPr>
        <w:t>Naheliegend ist, dass es</w:t>
      </w:r>
      <w:r w:rsidR="00826657" w:rsidRPr="007310A7">
        <w:rPr>
          <w:rStyle w:val="s1"/>
          <w:rFonts w:eastAsia="Times New Roman" w:cs="Times New Roman"/>
          <w:color w:val="000000" w:themeColor="text1"/>
        </w:rPr>
        <w:t xml:space="preserve"> sich</w:t>
      </w:r>
      <w:r w:rsidRPr="007310A7">
        <w:rPr>
          <w:rStyle w:val="s1"/>
          <w:rFonts w:eastAsia="Times New Roman" w:cs="Times New Roman"/>
          <w:color w:val="000000" w:themeColor="text1"/>
        </w:rPr>
        <w:t xml:space="preserve"> </w:t>
      </w:r>
      <w:r w:rsidR="00826657" w:rsidRPr="007310A7">
        <w:rPr>
          <w:rStyle w:val="s1"/>
          <w:rFonts w:eastAsia="Times New Roman" w:cs="Times New Roman"/>
          <w:color w:val="000000" w:themeColor="text1"/>
        </w:rPr>
        <w:t xml:space="preserve">dabei </w:t>
      </w:r>
      <w:r w:rsidR="00631021" w:rsidRPr="007310A7">
        <w:rPr>
          <w:rStyle w:val="s1"/>
          <w:rFonts w:eastAsia="Times New Roman" w:cs="Times New Roman"/>
          <w:color w:val="000000" w:themeColor="text1"/>
        </w:rPr>
        <w:t xml:space="preserve">um </w:t>
      </w:r>
      <w:r w:rsidRPr="007310A7">
        <w:rPr>
          <w:rStyle w:val="s1"/>
          <w:rFonts w:eastAsia="Times New Roman" w:cs="Times New Roman"/>
          <w:color w:val="000000" w:themeColor="text1"/>
        </w:rPr>
        <w:t xml:space="preserve">Evaluationen </w:t>
      </w:r>
      <w:r w:rsidR="00631021" w:rsidRPr="007310A7">
        <w:rPr>
          <w:rStyle w:val="s1"/>
          <w:rFonts w:eastAsia="Times New Roman" w:cs="Times New Roman"/>
          <w:color w:val="000000" w:themeColor="text1"/>
        </w:rPr>
        <w:t xml:space="preserve">handelt, die die Perspektive </w:t>
      </w:r>
      <w:r w:rsidRPr="007310A7">
        <w:rPr>
          <w:rStyle w:val="s1"/>
          <w:rFonts w:eastAsia="Times New Roman" w:cs="Times New Roman"/>
          <w:color w:val="000000" w:themeColor="text1"/>
        </w:rPr>
        <w:t xml:space="preserve">bzw. Darstellungen seiner </w:t>
      </w:r>
      <w:r w:rsidR="00631021" w:rsidRPr="007310A7">
        <w:rPr>
          <w:rStyle w:val="s1"/>
          <w:rFonts w:eastAsia="Times New Roman" w:cs="Times New Roman"/>
          <w:color w:val="000000" w:themeColor="text1"/>
        </w:rPr>
        <w:t xml:space="preserve">Eltern widerspiegeln. Alex betont </w:t>
      </w:r>
      <w:r w:rsidR="00826657" w:rsidRPr="007310A7">
        <w:rPr>
          <w:rStyle w:val="s1"/>
          <w:rFonts w:eastAsia="Times New Roman" w:cs="Times New Roman"/>
          <w:color w:val="000000" w:themeColor="text1"/>
        </w:rPr>
        <w:t xml:space="preserve">im Kontext seines Klinikaufenthalts </w:t>
      </w:r>
      <w:r w:rsidR="00631021" w:rsidRPr="007310A7">
        <w:rPr>
          <w:rStyle w:val="s1"/>
          <w:rFonts w:eastAsia="Times New Roman" w:cs="Times New Roman"/>
          <w:color w:val="000000" w:themeColor="text1"/>
        </w:rPr>
        <w:t>mehrmals, dass seine Eltern ihn beschützt hätten und er insgesamt gut behandelt worden sei. Hier</w:t>
      </w:r>
      <w:r w:rsidR="00826657" w:rsidRPr="007310A7">
        <w:rPr>
          <w:rStyle w:val="s1"/>
          <w:rFonts w:eastAsia="Times New Roman" w:cs="Times New Roman"/>
          <w:color w:val="000000" w:themeColor="text1"/>
        </w:rPr>
        <w:t xml:space="preserve"> zeigt seine Darstellungsweise</w:t>
      </w:r>
      <w:r w:rsidR="00631021" w:rsidRPr="007310A7">
        <w:rPr>
          <w:rStyle w:val="s1"/>
          <w:rFonts w:eastAsia="Times New Roman" w:cs="Times New Roman"/>
          <w:color w:val="000000" w:themeColor="text1"/>
        </w:rPr>
        <w:t xml:space="preserve">, dass er </w:t>
      </w:r>
      <w:r w:rsidR="00826657" w:rsidRPr="007310A7">
        <w:rPr>
          <w:rStyle w:val="s1"/>
          <w:rFonts w:eastAsia="Times New Roman" w:cs="Times New Roman"/>
          <w:color w:val="000000" w:themeColor="text1"/>
        </w:rPr>
        <w:t xml:space="preserve">belastende </w:t>
      </w:r>
      <w:r w:rsidR="00631021" w:rsidRPr="007310A7">
        <w:rPr>
          <w:rStyle w:val="s1"/>
          <w:rFonts w:eastAsia="Times New Roman" w:cs="Times New Roman"/>
          <w:color w:val="000000" w:themeColor="text1"/>
        </w:rPr>
        <w:t xml:space="preserve">Erfahrungen abschwächt, in der er darauf positive </w:t>
      </w:r>
      <w:r w:rsidR="00826657" w:rsidRPr="007310A7">
        <w:rPr>
          <w:rStyle w:val="s1"/>
          <w:rFonts w:eastAsia="Times New Roman" w:cs="Times New Roman"/>
          <w:color w:val="000000" w:themeColor="text1"/>
        </w:rPr>
        <w:t xml:space="preserve">Bewertungen </w:t>
      </w:r>
      <w:r w:rsidR="00631021" w:rsidRPr="007310A7">
        <w:rPr>
          <w:rStyle w:val="s1"/>
          <w:rFonts w:eastAsia="Times New Roman" w:cs="Times New Roman"/>
          <w:color w:val="000000" w:themeColor="text1"/>
        </w:rPr>
        <w:t xml:space="preserve">folgen lässt. </w:t>
      </w:r>
      <w:r w:rsidR="00826657" w:rsidRPr="007310A7">
        <w:rPr>
          <w:rStyle w:val="s1"/>
          <w:rFonts w:eastAsia="Times New Roman" w:cs="Times New Roman"/>
          <w:color w:val="000000" w:themeColor="text1"/>
        </w:rPr>
        <w:t>D</w:t>
      </w:r>
      <w:r w:rsidR="00631021" w:rsidRPr="007310A7">
        <w:rPr>
          <w:rStyle w:val="s1"/>
          <w:rFonts w:eastAsia="Times New Roman" w:cs="Times New Roman"/>
          <w:color w:val="000000" w:themeColor="text1"/>
        </w:rPr>
        <w:t xml:space="preserve">ie dichotome Einteilung </w:t>
      </w:r>
      <w:r w:rsidR="00826657" w:rsidRPr="007310A7">
        <w:rPr>
          <w:rStyle w:val="s1"/>
          <w:rFonts w:eastAsia="Times New Roman" w:cs="Times New Roman"/>
          <w:color w:val="000000" w:themeColor="text1"/>
        </w:rPr>
        <w:t xml:space="preserve">des </w:t>
      </w:r>
      <w:r w:rsidR="00631021" w:rsidRPr="007310A7">
        <w:rPr>
          <w:rStyle w:val="s1"/>
          <w:rFonts w:eastAsia="Times New Roman" w:cs="Times New Roman"/>
          <w:color w:val="000000" w:themeColor="text1"/>
        </w:rPr>
        <w:t>Klinikp</w:t>
      </w:r>
      <w:r w:rsidR="00826657" w:rsidRPr="007310A7">
        <w:rPr>
          <w:rStyle w:val="s1"/>
          <w:rFonts w:eastAsia="Times New Roman" w:cs="Times New Roman"/>
          <w:color w:val="000000" w:themeColor="text1"/>
        </w:rPr>
        <w:t>ersonals</w:t>
      </w:r>
      <w:r w:rsidR="00631021" w:rsidRPr="007310A7">
        <w:rPr>
          <w:rStyle w:val="s1"/>
          <w:rFonts w:eastAsia="Times New Roman" w:cs="Times New Roman"/>
          <w:color w:val="000000" w:themeColor="text1"/>
        </w:rPr>
        <w:t xml:space="preserve"> in </w:t>
      </w:r>
      <w:r w:rsidR="00826657" w:rsidRPr="007310A7">
        <w:rPr>
          <w:rStyle w:val="s1"/>
          <w:rFonts w:eastAsia="Times New Roman" w:cs="Times New Roman"/>
          <w:color w:val="000000" w:themeColor="text1"/>
        </w:rPr>
        <w:t>„</w:t>
      </w:r>
      <w:r w:rsidR="00631021" w:rsidRPr="007310A7">
        <w:rPr>
          <w:rStyle w:val="s1"/>
          <w:rFonts w:eastAsia="Times New Roman" w:cs="Times New Roman"/>
          <w:color w:val="000000" w:themeColor="text1"/>
        </w:rPr>
        <w:t>nett</w:t>
      </w:r>
      <w:r w:rsidR="00826657" w:rsidRPr="007310A7">
        <w:rPr>
          <w:rStyle w:val="s1"/>
          <w:rFonts w:eastAsia="Times New Roman" w:cs="Times New Roman"/>
          <w:color w:val="000000" w:themeColor="text1"/>
        </w:rPr>
        <w:t>“</w:t>
      </w:r>
      <w:r w:rsidR="00631021" w:rsidRPr="007310A7">
        <w:rPr>
          <w:rStyle w:val="s1"/>
          <w:rFonts w:eastAsia="Times New Roman" w:cs="Times New Roman"/>
          <w:color w:val="000000" w:themeColor="text1"/>
        </w:rPr>
        <w:t xml:space="preserve"> und </w:t>
      </w:r>
      <w:r w:rsidR="00826657" w:rsidRPr="007310A7">
        <w:rPr>
          <w:rStyle w:val="s1"/>
          <w:rFonts w:eastAsia="Times New Roman" w:cs="Times New Roman"/>
          <w:color w:val="000000" w:themeColor="text1"/>
        </w:rPr>
        <w:t>„</w:t>
      </w:r>
      <w:r w:rsidR="00631021" w:rsidRPr="007310A7">
        <w:rPr>
          <w:rStyle w:val="s1"/>
          <w:rFonts w:eastAsia="Times New Roman" w:cs="Times New Roman"/>
          <w:color w:val="000000" w:themeColor="text1"/>
        </w:rPr>
        <w:t>streng</w:t>
      </w:r>
      <w:r w:rsidR="00826657" w:rsidRPr="007310A7">
        <w:rPr>
          <w:rStyle w:val="s1"/>
          <w:rFonts w:eastAsia="Times New Roman" w:cs="Times New Roman"/>
          <w:color w:val="000000" w:themeColor="text1"/>
        </w:rPr>
        <w:t>“</w:t>
      </w:r>
      <w:r w:rsidR="00631021" w:rsidRPr="007310A7">
        <w:rPr>
          <w:rStyle w:val="s1"/>
          <w:rFonts w:eastAsia="Times New Roman" w:cs="Times New Roman"/>
          <w:color w:val="000000" w:themeColor="text1"/>
        </w:rPr>
        <w:t xml:space="preserve"> verhindert eine Auseinandersetzung</w:t>
      </w:r>
      <w:r w:rsidR="00826657" w:rsidRPr="007310A7">
        <w:rPr>
          <w:rStyle w:val="s1"/>
          <w:rFonts w:eastAsia="Times New Roman" w:cs="Times New Roman"/>
          <w:color w:val="000000" w:themeColor="text1"/>
        </w:rPr>
        <w:t xml:space="preserve"> sowohl mit den gemachten Erfahrungen als auch mit dem eigenen Nicht-Wissen</w:t>
      </w:r>
      <w:r w:rsidR="00631021" w:rsidRPr="007310A7">
        <w:rPr>
          <w:rStyle w:val="s1"/>
          <w:rFonts w:eastAsia="Times New Roman" w:cs="Times New Roman"/>
          <w:color w:val="000000" w:themeColor="text1"/>
        </w:rPr>
        <w:t xml:space="preserve">. Dies kann als </w:t>
      </w:r>
      <w:r w:rsidR="00631021" w:rsidRPr="007310A7">
        <w:rPr>
          <w:rStyle w:val="s1"/>
          <w:rFonts w:eastAsia="Times New Roman" w:cs="Times New Roman"/>
          <w:color w:val="000000" w:themeColor="text1"/>
        </w:rPr>
        <w:lastRenderedPageBreak/>
        <w:t xml:space="preserve">Selbstschutz-Strategie verstanden werden, die verhindert, dass er </w:t>
      </w:r>
      <w:r w:rsidR="00826657" w:rsidRPr="007310A7">
        <w:rPr>
          <w:rStyle w:val="s1"/>
          <w:rFonts w:eastAsia="Times New Roman" w:cs="Times New Roman"/>
          <w:color w:val="000000" w:themeColor="text1"/>
        </w:rPr>
        <w:t xml:space="preserve">Belastendem und innerfamilial konflikthaften Themen </w:t>
      </w:r>
      <w:r w:rsidR="00631021" w:rsidRPr="007310A7">
        <w:rPr>
          <w:rStyle w:val="s1"/>
          <w:rFonts w:eastAsia="Times New Roman" w:cs="Times New Roman"/>
          <w:color w:val="000000" w:themeColor="text1"/>
        </w:rPr>
        <w:t xml:space="preserve">mehr Raum gibt. Damit schützt Alex nicht nur sich selbst, sondern auch seine Eltern und </w:t>
      </w:r>
      <w:r w:rsidR="00826657" w:rsidRPr="007310A7">
        <w:rPr>
          <w:rStyle w:val="s1"/>
          <w:rFonts w:eastAsia="Times New Roman" w:cs="Times New Roman"/>
          <w:color w:val="000000" w:themeColor="text1"/>
        </w:rPr>
        <w:t xml:space="preserve">damaligen </w:t>
      </w:r>
      <w:r w:rsidR="00631021" w:rsidRPr="007310A7">
        <w:rPr>
          <w:rStyle w:val="s1"/>
          <w:rFonts w:eastAsia="Times New Roman" w:cs="Times New Roman"/>
          <w:color w:val="000000" w:themeColor="text1"/>
        </w:rPr>
        <w:t>Behandler</w:t>
      </w:r>
      <w:r w:rsidR="00826657" w:rsidRPr="007310A7">
        <w:rPr>
          <w:rStyle w:val="s1"/>
          <w:rFonts w:eastAsia="Times New Roman" w:cs="Times New Roman"/>
          <w:color w:val="000000" w:themeColor="text1"/>
        </w:rPr>
        <w:t>I</w:t>
      </w:r>
      <w:r w:rsidR="00631021" w:rsidRPr="007310A7">
        <w:rPr>
          <w:rStyle w:val="s1"/>
          <w:rFonts w:eastAsia="Times New Roman" w:cs="Times New Roman"/>
          <w:color w:val="000000" w:themeColor="text1"/>
        </w:rPr>
        <w:t xml:space="preserve">nnen vor einer möglichen Kritik, sowohl durch sich selbst als auch durch mich als Interviewer. </w:t>
      </w:r>
    </w:p>
    <w:p w14:paraId="51AAB222" w14:textId="713D5432" w:rsidR="00631021" w:rsidRPr="007310A7" w:rsidRDefault="00631021" w:rsidP="000F4702">
      <w:pPr>
        <w:spacing w:before="480" w:after="240"/>
        <w:jc w:val="both"/>
        <w:rPr>
          <w:bCs/>
          <w:i/>
          <w:iCs/>
          <w:color w:val="000000" w:themeColor="text1"/>
        </w:rPr>
      </w:pPr>
      <w:r w:rsidRPr="007310A7">
        <w:rPr>
          <w:bCs/>
          <w:i/>
          <w:iCs/>
          <w:color w:val="000000" w:themeColor="text1"/>
        </w:rPr>
        <w:t>Zwang und Gewalterfahrungen im Kindergarten</w:t>
      </w:r>
    </w:p>
    <w:p w14:paraId="0FC09546" w14:textId="1649C8D6" w:rsidR="00631021" w:rsidRPr="007310A7" w:rsidRDefault="00631021" w:rsidP="00B86204">
      <w:pPr>
        <w:spacing w:line="360" w:lineRule="auto"/>
        <w:jc w:val="both"/>
        <w:rPr>
          <w:color w:val="000000" w:themeColor="text1"/>
        </w:rPr>
      </w:pPr>
      <w:r w:rsidRPr="007310A7">
        <w:rPr>
          <w:color w:val="000000" w:themeColor="text1"/>
        </w:rPr>
        <w:t>Alex kommt als Kleinkind in einen Kindergarten</w:t>
      </w:r>
      <w:r w:rsidR="00E37FD1" w:rsidRPr="007310A7">
        <w:rPr>
          <w:color w:val="000000" w:themeColor="text1"/>
        </w:rPr>
        <w:t xml:space="preserve"> des </w:t>
      </w:r>
      <w:r w:rsidRPr="007310A7">
        <w:rPr>
          <w:color w:val="000000" w:themeColor="text1"/>
        </w:rPr>
        <w:t>Ortsteil</w:t>
      </w:r>
      <w:r w:rsidR="00E37FD1" w:rsidRPr="007310A7">
        <w:rPr>
          <w:color w:val="000000" w:themeColor="text1"/>
        </w:rPr>
        <w:t>s</w:t>
      </w:r>
      <w:r w:rsidRPr="007310A7">
        <w:rPr>
          <w:color w:val="000000" w:themeColor="text1"/>
        </w:rPr>
        <w:t xml:space="preserve">, in dem er mit seinen Eltern und seiner Großmutter wohnt. Er </w:t>
      </w:r>
      <w:r w:rsidR="00E37FD1" w:rsidRPr="007310A7">
        <w:rPr>
          <w:color w:val="000000" w:themeColor="text1"/>
        </w:rPr>
        <w:t>erwähnt zunächst</w:t>
      </w:r>
      <w:r w:rsidRPr="007310A7">
        <w:rPr>
          <w:color w:val="000000" w:themeColor="text1"/>
        </w:rPr>
        <w:t xml:space="preserve">, dass er dort </w:t>
      </w:r>
      <w:r w:rsidR="00E37FD1" w:rsidRPr="007310A7">
        <w:rPr>
          <w:color w:val="000000" w:themeColor="text1"/>
        </w:rPr>
        <w:t>„</w:t>
      </w:r>
      <w:r w:rsidRPr="007310A7">
        <w:rPr>
          <w:color w:val="000000" w:themeColor="text1"/>
        </w:rPr>
        <w:t>Probleme</w:t>
      </w:r>
      <w:r w:rsidR="00E37FD1" w:rsidRPr="007310A7">
        <w:rPr>
          <w:color w:val="000000" w:themeColor="text1"/>
        </w:rPr>
        <w:t>“</w:t>
      </w:r>
      <w:r w:rsidRPr="007310A7">
        <w:rPr>
          <w:color w:val="000000" w:themeColor="text1"/>
        </w:rPr>
        <w:t xml:space="preserve"> gehabt habe, die er auf Nachfrage mit der folgenden Argumentation begründet:</w:t>
      </w:r>
    </w:p>
    <w:p w14:paraId="1C53930C" w14:textId="77777777" w:rsidR="00631021" w:rsidRPr="007310A7" w:rsidRDefault="00631021" w:rsidP="00122047">
      <w:pPr>
        <w:spacing w:before="240" w:after="240" w:line="360" w:lineRule="auto"/>
        <w:ind w:left="720"/>
        <w:jc w:val="both"/>
        <w:rPr>
          <w:color w:val="000000" w:themeColor="text1"/>
          <w:sz w:val="22"/>
          <w:szCs w:val="22"/>
        </w:rPr>
      </w:pPr>
      <w:r w:rsidRPr="007310A7">
        <w:rPr>
          <w:rFonts w:eastAsia="Monospaced" w:cs="Monospaced"/>
          <w:color w:val="000000" w:themeColor="text1"/>
          <w:sz w:val="22"/>
          <w:szCs w:val="22"/>
        </w:rPr>
        <w:t xml:space="preserve">„((lautes Seufzen)) ich war halt, </w:t>
      </w:r>
      <w:r w:rsidRPr="007310A7">
        <w:rPr>
          <w:rFonts w:eastAsia="Monospaced" w:cs="Monospaced"/>
          <w:b/>
          <w:color w:val="000000" w:themeColor="text1"/>
          <w:sz w:val="22"/>
          <w:szCs w:val="22"/>
        </w:rPr>
        <w:t>verhaltensauffällig</w:t>
      </w:r>
      <w:r w:rsidRPr="007310A7">
        <w:rPr>
          <w:rFonts w:eastAsia="Monospaced" w:cs="Monospaced"/>
          <w:color w:val="000000" w:themeColor="text1"/>
          <w:sz w:val="22"/>
          <w:szCs w:val="22"/>
        </w:rPr>
        <w:t>, sag=ich=jetzt=mal=</w:t>
      </w:r>
      <w:r w:rsidRPr="007310A7">
        <w:rPr>
          <w:rFonts w:eastAsia="Monospaced" w:cs="Monospaced"/>
          <w:b/>
          <w:color w:val="000000" w:themeColor="text1"/>
          <w:sz w:val="22"/>
          <w:szCs w:val="22"/>
        </w:rPr>
        <w:t>so</w:t>
      </w:r>
      <w:r w:rsidRPr="007310A7">
        <w:rPr>
          <w:rFonts w:eastAsia="Monospaced" w:cs="Monospaced"/>
          <w:color w:val="000000" w:themeColor="text1"/>
          <w:sz w:val="22"/>
          <w:szCs w:val="22"/>
        </w:rPr>
        <w:t xml:space="preserve">, es war, </w:t>
      </w:r>
      <w:proofErr w:type="spellStart"/>
      <w:proofErr w:type="gramStart"/>
      <w:r w:rsidRPr="007310A7">
        <w:rPr>
          <w:rFonts w:eastAsia="Monospaced" w:cs="Monospaced"/>
          <w:color w:val="000000" w:themeColor="text1"/>
          <w:sz w:val="22"/>
          <w:szCs w:val="22"/>
        </w:rPr>
        <w:t>ehe:r</w:t>
      </w:r>
      <w:proofErr w:type="spellEnd"/>
      <w:proofErr w:type="gramEnd"/>
      <w:r w:rsidRPr="007310A7">
        <w:rPr>
          <w:rFonts w:eastAsia="Monospaced" w:cs="Monospaced"/>
          <w:color w:val="000000" w:themeColor="text1"/>
          <w:sz w:val="22"/>
          <w:szCs w:val="22"/>
        </w:rPr>
        <w:t xml:space="preserve"> ((spricht schneller)) glaub ich auch nichts anderes zu </w:t>
      </w:r>
      <w:r w:rsidRPr="007310A7">
        <w:rPr>
          <w:rFonts w:eastAsia="Monospaced" w:cs="Monospaced"/>
          <w:b/>
          <w:color w:val="000000" w:themeColor="text1"/>
          <w:sz w:val="22"/>
          <w:szCs w:val="22"/>
        </w:rPr>
        <w:t>erwarten</w:t>
      </w:r>
      <w:r w:rsidRPr="007310A7">
        <w:rPr>
          <w:rFonts w:eastAsia="Monospaced" w:cs="Monospaced"/>
          <w:color w:val="000000" w:themeColor="text1"/>
          <w:sz w:val="22"/>
          <w:szCs w:val="22"/>
        </w:rPr>
        <w:t xml:space="preserve"> wenn man den Umgang mit Kindern eher, </w:t>
      </w:r>
      <w:r w:rsidRPr="007310A7">
        <w:rPr>
          <w:rFonts w:eastAsia="Monospaced" w:cs="Monospaced"/>
          <w:b/>
          <w:color w:val="000000" w:themeColor="text1"/>
          <w:sz w:val="22"/>
          <w:szCs w:val="22"/>
        </w:rPr>
        <w:t>schlecht</w:t>
      </w:r>
      <w:r w:rsidRPr="007310A7">
        <w:rPr>
          <w:rFonts w:eastAsia="Monospaced" w:cs="Monospaced"/>
          <w:color w:val="000000" w:themeColor="text1"/>
          <w:sz w:val="22"/>
          <w:szCs w:val="22"/>
        </w:rPr>
        <w:t xml:space="preserve"> (1) </w:t>
      </w:r>
      <w:r w:rsidRPr="007310A7">
        <w:rPr>
          <w:rFonts w:eastAsia="Monospaced" w:cs="Monospaced"/>
          <w:b/>
          <w:color w:val="000000" w:themeColor="text1"/>
          <w:sz w:val="22"/>
          <w:szCs w:val="22"/>
        </w:rPr>
        <w:t>gewöhnt</w:t>
      </w:r>
      <w:r w:rsidRPr="007310A7">
        <w:rPr>
          <w:rFonts w:eastAsia="Monospaced" w:cs="Monospaced"/>
          <w:color w:val="000000" w:themeColor="text1"/>
          <w:sz w:val="22"/>
          <w:szCs w:val="22"/>
        </w:rPr>
        <w:t xml:space="preserve"> ist (2) das man halt </w:t>
      </w:r>
      <w:r w:rsidRPr="007310A7">
        <w:rPr>
          <w:rFonts w:eastAsia="Monospaced" w:cs="Monospaced"/>
          <w:b/>
          <w:color w:val="000000" w:themeColor="text1"/>
          <w:sz w:val="22"/>
          <w:szCs w:val="22"/>
        </w:rPr>
        <w:t>einfach</w:t>
      </w:r>
      <w:r w:rsidRPr="007310A7">
        <w:rPr>
          <w:rFonts w:eastAsia="Monospaced" w:cs="Monospaced"/>
          <w:color w:val="000000" w:themeColor="text1"/>
          <w:sz w:val="22"/>
          <w:szCs w:val="22"/>
        </w:rPr>
        <w:t xml:space="preserve"> (1) </w:t>
      </w:r>
      <w:proofErr w:type="spellStart"/>
      <w:r w:rsidRPr="007310A7">
        <w:rPr>
          <w:rFonts w:eastAsia="Monospaced" w:cs="Monospaced"/>
          <w:b/>
          <w:color w:val="000000" w:themeColor="text1"/>
          <w:sz w:val="22"/>
          <w:szCs w:val="22"/>
        </w:rPr>
        <w:t>ignorante:r</w:t>
      </w:r>
      <w:proofErr w:type="spellEnd"/>
      <w:r w:rsidRPr="007310A7">
        <w:rPr>
          <w:rFonts w:eastAsia="Monospaced" w:cs="Monospaced"/>
          <w:color w:val="000000" w:themeColor="text1"/>
          <w:sz w:val="22"/>
          <w:szCs w:val="22"/>
        </w:rPr>
        <w:t>, vorgeht nicht=wirklich=teilen=möchte und so in die Richtung“</w:t>
      </w:r>
    </w:p>
    <w:p w14:paraId="38E59E13" w14:textId="337E4CD6" w:rsidR="00631021" w:rsidRPr="007310A7" w:rsidRDefault="00631021" w:rsidP="00B86204">
      <w:pPr>
        <w:spacing w:line="360" w:lineRule="auto"/>
        <w:jc w:val="both"/>
        <w:rPr>
          <w:color w:val="000000" w:themeColor="text1"/>
        </w:rPr>
      </w:pPr>
      <w:r w:rsidRPr="007310A7">
        <w:rPr>
          <w:color w:val="000000" w:themeColor="text1"/>
        </w:rPr>
        <w:t>Hier</w:t>
      </w:r>
      <w:r w:rsidR="00E37FD1" w:rsidRPr="007310A7">
        <w:rPr>
          <w:color w:val="000000" w:themeColor="text1"/>
        </w:rPr>
        <w:t xml:space="preserve"> wird deutlich</w:t>
      </w:r>
      <w:r w:rsidRPr="007310A7">
        <w:rPr>
          <w:color w:val="000000" w:themeColor="text1"/>
        </w:rPr>
        <w:t xml:space="preserve">, dass Alex auf eine </w:t>
      </w:r>
      <w:r w:rsidR="00E37FD1" w:rsidRPr="007310A7">
        <w:rPr>
          <w:color w:val="000000" w:themeColor="text1"/>
        </w:rPr>
        <w:t xml:space="preserve">sowohl </w:t>
      </w:r>
      <w:r w:rsidRPr="007310A7">
        <w:rPr>
          <w:color w:val="000000" w:themeColor="text1"/>
        </w:rPr>
        <w:t xml:space="preserve">distanzierende Art </w:t>
      </w:r>
      <w:r w:rsidR="00E37FD1" w:rsidRPr="007310A7">
        <w:rPr>
          <w:color w:val="000000" w:themeColor="text1"/>
        </w:rPr>
        <w:t xml:space="preserve">als auch tendenziell abwertende, pathologisierende Art über sich als Kind </w:t>
      </w:r>
      <w:r w:rsidRPr="007310A7">
        <w:rPr>
          <w:color w:val="000000" w:themeColor="text1"/>
        </w:rPr>
        <w:t>spricht</w:t>
      </w:r>
      <w:r w:rsidR="00E37FD1" w:rsidRPr="007310A7">
        <w:rPr>
          <w:color w:val="000000" w:themeColor="text1"/>
        </w:rPr>
        <w:t xml:space="preserve">. Denkbar ist ausgehend von der oben skizzierten Struktur, dass er erneut die Perspektive und Zuschreibungen seiner Eltern und/oder ErzieherInnen übernimmt. </w:t>
      </w:r>
      <w:r w:rsidRPr="007310A7">
        <w:rPr>
          <w:color w:val="000000" w:themeColor="text1"/>
        </w:rPr>
        <w:t xml:space="preserve">Dabei nimmt </w:t>
      </w:r>
      <w:r w:rsidR="00E37FD1" w:rsidRPr="007310A7">
        <w:rPr>
          <w:color w:val="000000" w:themeColor="text1"/>
        </w:rPr>
        <w:t xml:space="preserve">er </w:t>
      </w:r>
      <w:r w:rsidRPr="007310A7">
        <w:rPr>
          <w:color w:val="000000" w:themeColor="text1"/>
        </w:rPr>
        <w:t xml:space="preserve">in zweifacher Hinsicht eine Bewertung vor: Zum einen ist er derjenige, der sich falsch verhält, und zum anderen ist dieses Fehlverhalten bereits determiniert durch die Konsequenzen seiner frühen Behandlungserfahrungen. Der Umgang mit ihm seitens anderer Kinder, und auch seitens der verantwortlichen Erziehungspersonen wird dadurch vollständig </w:t>
      </w:r>
      <w:proofErr w:type="spellStart"/>
      <w:r w:rsidRPr="007310A7">
        <w:rPr>
          <w:color w:val="000000" w:themeColor="text1"/>
        </w:rPr>
        <w:t>dethematisiert</w:t>
      </w:r>
      <w:proofErr w:type="spellEnd"/>
      <w:r w:rsidRPr="007310A7">
        <w:rPr>
          <w:color w:val="000000" w:themeColor="text1"/>
        </w:rPr>
        <w:t xml:space="preserve">. Auf weitere Nachfrage hin schildert er folgende Situation: </w:t>
      </w:r>
    </w:p>
    <w:p w14:paraId="546F4E47" w14:textId="605DFADA" w:rsidR="00631021" w:rsidRPr="007310A7" w:rsidRDefault="00631021" w:rsidP="00122047">
      <w:pPr>
        <w:spacing w:before="240" w:after="240" w:line="360" w:lineRule="auto"/>
        <w:ind w:left="567" w:right="509"/>
        <w:jc w:val="both"/>
        <w:rPr>
          <w:rFonts w:ascii="Cambria" w:eastAsia="Monospaced" w:hAnsi="Cambria" w:cs="Monospaced"/>
          <w:color w:val="000000" w:themeColor="text1"/>
          <w:sz w:val="22"/>
          <w:szCs w:val="22"/>
        </w:rPr>
      </w:pPr>
      <w:r w:rsidRPr="007310A7">
        <w:rPr>
          <w:rFonts w:ascii="Cambria" w:eastAsia="Monospaced" w:hAnsi="Cambria" w:cs="Monospaced"/>
          <w:color w:val="000000" w:themeColor="text1"/>
          <w:sz w:val="22"/>
          <w:szCs w:val="22"/>
        </w:rPr>
        <w:t>„e-es ist halt auch schon=n bisschen</w:t>
      </w:r>
      <w:r w:rsidRPr="007310A7">
        <w:rPr>
          <w:rFonts w:ascii="Cambria" w:eastAsia="Monospaced" w:hAnsi="Cambria" w:cs="Monospaced"/>
          <w:b/>
          <w:color w:val="000000" w:themeColor="text1"/>
          <w:sz w:val="22"/>
          <w:szCs w:val="22"/>
        </w:rPr>
        <w:t>,</w:t>
      </w:r>
      <w:r w:rsidRPr="007310A7">
        <w:rPr>
          <w:rFonts w:ascii="Cambria" w:eastAsia="Monospaced" w:hAnsi="Cambria" w:cs="Monospaced"/>
          <w:color w:val="000000" w:themeColor="text1"/>
          <w:sz w:val="22"/>
          <w:szCs w:val="22"/>
        </w:rPr>
        <w:t xml:space="preserve"> ich </w:t>
      </w:r>
      <w:proofErr w:type="spellStart"/>
      <w:r w:rsidRPr="007310A7">
        <w:rPr>
          <w:rFonts w:ascii="Cambria" w:eastAsia="Monospaced" w:hAnsi="Cambria" w:cs="Monospaced"/>
          <w:color w:val="000000" w:themeColor="text1"/>
          <w:sz w:val="22"/>
          <w:szCs w:val="22"/>
        </w:rPr>
        <w:t>erinner</w:t>
      </w:r>
      <w:proofErr w:type="spellEnd"/>
      <w:r w:rsidRPr="007310A7">
        <w:rPr>
          <w:rFonts w:ascii="Cambria" w:eastAsia="Monospaced" w:hAnsi="Cambria" w:cs="Monospaced"/>
          <w:color w:val="000000" w:themeColor="text1"/>
          <w:sz w:val="22"/>
          <w:szCs w:val="22"/>
        </w:rPr>
        <w:t xml:space="preserve"> mich eher an ein </w:t>
      </w:r>
      <w:r w:rsidRPr="007310A7">
        <w:rPr>
          <w:rFonts w:ascii="Cambria" w:eastAsia="Monospaced" w:hAnsi="Cambria" w:cs="Monospaced"/>
          <w:b/>
          <w:color w:val="000000" w:themeColor="text1"/>
          <w:sz w:val="22"/>
          <w:szCs w:val="22"/>
        </w:rPr>
        <w:t>Vorfall</w:t>
      </w:r>
      <w:r w:rsidRPr="007310A7">
        <w:rPr>
          <w:rFonts w:ascii="Cambria" w:eastAsia="Monospaced" w:hAnsi="Cambria" w:cs="Monospaced"/>
          <w:color w:val="000000" w:themeColor="text1"/>
          <w:sz w:val="22"/>
          <w:szCs w:val="22"/>
        </w:rPr>
        <w:t xml:space="preserve"> weil davon bin ich auch </w:t>
      </w:r>
      <w:r w:rsidRPr="007310A7">
        <w:rPr>
          <w:rFonts w:ascii="Cambria" w:eastAsia="Monospaced" w:hAnsi="Cambria" w:cs="Monospaced"/>
          <w:b/>
          <w:color w:val="000000" w:themeColor="text1"/>
          <w:sz w:val="22"/>
          <w:szCs w:val="22"/>
        </w:rPr>
        <w:t>gezeichnet (1)</w:t>
      </w:r>
      <w:r w:rsidRPr="007310A7">
        <w:rPr>
          <w:rFonts w:ascii="Cambria" w:eastAsia="Monospaced" w:hAnsi="Cambria" w:cs="Monospaced"/>
          <w:color w:val="000000" w:themeColor="text1"/>
          <w:sz w:val="22"/>
          <w:szCs w:val="22"/>
        </w:rPr>
        <w:t xml:space="preserve">//ja// da haben mich </w:t>
      </w:r>
      <w:r w:rsidRPr="007310A7">
        <w:rPr>
          <w:rFonts w:ascii="Cambria" w:eastAsia="Monospaced" w:hAnsi="Cambria" w:cs="Monospaced"/>
          <w:b/>
          <w:color w:val="000000" w:themeColor="text1"/>
          <w:sz w:val="22"/>
          <w:szCs w:val="22"/>
        </w:rPr>
        <w:t>zwei</w:t>
      </w:r>
      <w:r w:rsidRPr="007310A7">
        <w:rPr>
          <w:rFonts w:ascii="Cambria" w:eastAsia="Monospaced" w:hAnsi="Cambria" w:cs="Monospaced"/>
          <w:color w:val="000000" w:themeColor="text1"/>
          <w:sz w:val="22"/>
          <w:szCs w:val="22"/>
        </w:rPr>
        <w:t xml:space="preserve"> auf den </w:t>
      </w:r>
      <w:proofErr w:type="spellStart"/>
      <w:r w:rsidRPr="007310A7">
        <w:rPr>
          <w:rFonts w:ascii="Cambria" w:eastAsia="Monospaced" w:hAnsi="Cambria" w:cs="Monospaced"/>
          <w:b/>
          <w:color w:val="000000" w:themeColor="text1"/>
          <w:sz w:val="22"/>
          <w:szCs w:val="22"/>
        </w:rPr>
        <w:t>Bo:den</w:t>
      </w:r>
      <w:proofErr w:type="spellEnd"/>
      <w:r w:rsidRPr="007310A7">
        <w:rPr>
          <w:rFonts w:ascii="Cambria" w:eastAsia="Monospaced" w:hAnsi="Cambria" w:cs="Monospaced"/>
          <w:b/>
          <w:color w:val="000000" w:themeColor="text1"/>
          <w:sz w:val="22"/>
          <w:szCs w:val="22"/>
        </w:rPr>
        <w:t xml:space="preserve"> gedrückt</w:t>
      </w:r>
      <w:r w:rsidRPr="007310A7">
        <w:rPr>
          <w:rFonts w:ascii="Cambria" w:eastAsia="Monospaced" w:hAnsi="Cambria" w:cs="Monospaced"/>
          <w:color w:val="000000" w:themeColor="text1"/>
          <w:sz w:val="22"/>
          <w:szCs w:val="22"/>
        </w:rPr>
        <w:t xml:space="preserve"> (1) u:nd ein anderer hat mir ein Holz, Bau Klotz auf den Kopf fallen lassen (3)“ (...) ((lachend)) da </w:t>
      </w:r>
      <w:proofErr w:type="spellStart"/>
      <w:r w:rsidRPr="007310A7">
        <w:rPr>
          <w:rFonts w:ascii="Cambria" w:eastAsia="Monospaced" w:hAnsi="Cambria" w:cs="Monospaced"/>
          <w:color w:val="000000" w:themeColor="text1"/>
          <w:sz w:val="22"/>
          <w:szCs w:val="22"/>
        </w:rPr>
        <w:t>wurd</w:t>
      </w:r>
      <w:proofErr w:type="spellEnd"/>
      <w:r w:rsidRPr="007310A7">
        <w:rPr>
          <w:rFonts w:ascii="Cambria" w:eastAsia="Monospaced" w:hAnsi="Cambria" w:cs="Monospaced"/>
          <w:color w:val="000000" w:themeColor="text1"/>
          <w:sz w:val="22"/>
          <w:szCs w:val="22"/>
        </w:rPr>
        <w:t xml:space="preserve"> ich dann mit dem </w:t>
      </w:r>
      <w:r w:rsidRPr="007310A7">
        <w:rPr>
          <w:rFonts w:ascii="Cambria" w:eastAsia="Monospaced" w:hAnsi="Cambria" w:cs="Monospaced"/>
          <w:b/>
          <w:color w:val="000000" w:themeColor="text1"/>
          <w:sz w:val="22"/>
          <w:szCs w:val="22"/>
        </w:rPr>
        <w:t>Krankenwagen</w:t>
      </w:r>
      <w:r w:rsidRPr="007310A7">
        <w:rPr>
          <w:rFonts w:ascii="Cambria" w:eastAsia="Monospaced" w:hAnsi="Cambria" w:cs="Monospaced"/>
          <w:color w:val="000000" w:themeColor="text1"/>
          <w:sz w:val="22"/>
          <w:szCs w:val="22"/>
        </w:rPr>
        <w:t xml:space="preserve"> ins </w:t>
      </w:r>
      <w:r w:rsidRPr="007310A7">
        <w:rPr>
          <w:rFonts w:ascii="Cambria" w:eastAsia="Monospaced" w:hAnsi="Cambria" w:cs="Monospaced"/>
          <w:b/>
          <w:color w:val="000000" w:themeColor="text1"/>
          <w:sz w:val="22"/>
          <w:szCs w:val="22"/>
        </w:rPr>
        <w:t xml:space="preserve">Kranken Haus gebracht </w:t>
      </w:r>
      <w:r w:rsidRPr="007310A7">
        <w:rPr>
          <w:rFonts w:ascii="Cambria" w:eastAsia="Monospaced" w:hAnsi="Cambria" w:cs="Monospaced"/>
          <w:color w:val="000000" w:themeColor="text1"/>
          <w:sz w:val="22"/>
          <w:szCs w:val="22"/>
        </w:rPr>
        <w:t xml:space="preserve">(2) und ((seufzen)) ja=letzten=Endes haben die sich </w:t>
      </w:r>
      <w:r w:rsidRPr="007310A7">
        <w:rPr>
          <w:rFonts w:ascii="Cambria" w:eastAsia="Monospaced" w:hAnsi="Cambria" w:cs="Monospaced"/>
          <w:color w:val="000000" w:themeColor="text1"/>
          <w:sz w:val="22"/>
          <w:szCs w:val="22"/>
        </w:rPr>
        <w:lastRenderedPageBreak/>
        <w:t xml:space="preserve">zwar alle </w:t>
      </w:r>
      <w:r w:rsidRPr="007310A7">
        <w:rPr>
          <w:rFonts w:ascii="Cambria" w:eastAsia="Monospaced" w:hAnsi="Cambria" w:cs="Monospaced"/>
          <w:b/>
          <w:color w:val="000000" w:themeColor="text1"/>
          <w:sz w:val="22"/>
          <w:szCs w:val="22"/>
        </w:rPr>
        <w:t xml:space="preserve">entschuldigt </w:t>
      </w:r>
      <w:r w:rsidRPr="007310A7">
        <w:rPr>
          <w:rFonts w:ascii="Cambria" w:eastAsia="Monospaced" w:hAnsi="Cambria" w:cs="Monospaced"/>
          <w:color w:val="000000" w:themeColor="text1"/>
          <w:sz w:val="22"/>
          <w:szCs w:val="22"/>
        </w:rPr>
        <w:t xml:space="preserve">(2) mit einem war ich auch noch ne Weile </w:t>
      </w:r>
      <w:proofErr w:type="spellStart"/>
      <w:r w:rsidRPr="007310A7">
        <w:rPr>
          <w:rFonts w:ascii="Cambria" w:eastAsia="Monospaced" w:hAnsi="Cambria" w:cs="Monospaced"/>
          <w:color w:val="000000" w:themeColor="text1"/>
          <w:sz w:val="22"/>
          <w:szCs w:val="22"/>
        </w:rPr>
        <w:t>befreudet</w:t>
      </w:r>
      <w:proofErr w:type="spellEnd"/>
      <w:r w:rsidRPr="007310A7">
        <w:rPr>
          <w:rFonts w:ascii="Cambria" w:eastAsia="Monospaced" w:hAnsi="Cambria" w:cs="Monospaced"/>
          <w:color w:val="000000" w:themeColor="text1"/>
          <w:sz w:val="22"/>
          <w:szCs w:val="22"/>
        </w:rPr>
        <w:t xml:space="preserve"> </w:t>
      </w:r>
      <w:r w:rsidRPr="007310A7">
        <w:rPr>
          <w:rFonts w:ascii="Cambria" w:eastAsia="Monospaced" w:hAnsi="Cambria" w:cs="Monospaced"/>
          <w:b/>
          <w:color w:val="000000" w:themeColor="text1"/>
          <w:sz w:val="22"/>
          <w:szCs w:val="22"/>
        </w:rPr>
        <w:t>danach</w:t>
      </w:r>
      <w:r w:rsidRPr="007310A7">
        <w:rPr>
          <w:rFonts w:ascii="Cambria" w:eastAsia="Monospaced" w:hAnsi="Cambria" w:cs="Monospaced"/>
          <w:color w:val="000000" w:themeColor="text1"/>
          <w:sz w:val="22"/>
          <w:szCs w:val="22"/>
        </w:rPr>
        <w:t xml:space="preserve"> u:nd, ja (1) des war eigentlich alles (2)“</w:t>
      </w:r>
    </w:p>
    <w:p w14:paraId="7AAE0924" w14:textId="6A7834E3" w:rsidR="001529F1" w:rsidRPr="007310A7" w:rsidRDefault="00631021" w:rsidP="00B86204">
      <w:pPr>
        <w:spacing w:line="360" w:lineRule="auto"/>
        <w:jc w:val="both"/>
        <w:rPr>
          <w:color w:val="000000" w:themeColor="text1"/>
        </w:rPr>
      </w:pPr>
      <w:r w:rsidRPr="007310A7">
        <w:rPr>
          <w:color w:val="000000" w:themeColor="text1"/>
        </w:rPr>
        <w:t xml:space="preserve">Hier handelt es sich um eine der wenigen Stellen im Interview, wo Alex nicht argumentiert bzw. evaluiert, sondern eine konkrete Situation schildert. Jedoch bleibt dies so knapp, dass vor allem der Verweis auf die Krankenhausbehandlung die </w:t>
      </w:r>
      <w:proofErr w:type="spellStart"/>
      <w:r w:rsidRPr="007310A7">
        <w:rPr>
          <w:color w:val="000000" w:themeColor="text1"/>
        </w:rPr>
        <w:t>Gewaltförmigkeit</w:t>
      </w:r>
      <w:proofErr w:type="spellEnd"/>
      <w:r w:rsidRPr="007310A7">
        <w:rPr>
          <w:color w:val="000000" w:themeColor="text1"/>
        </w:rPr>
        <w:t xml:space="preserve"> </w:t>
      </w:r>
      <w:r w:rsidR="001529F1" w:rsidRPr="007310A7">
        <w:rPr>
          <w:color w:val="000000" w:themeColor="text1"/>
        </w:rPr>
        <w:t xml:space="preserve">und seine damit einhergehende Verletzung </w:t>
      </w:r>
      <w:r w:rsidRPr="007310A7">
        <w:rPr>
          <w:color w:val="000000" w:themeColor="text1"/>
        </w:rPr>
        <w:t>verdeutlich</w:t>
      </w:r>
      <w:r w:rsidR="001529F1" w:rsidRPr="007310A7">
        <w:rPr>
          <w:color w:val="000000" w:themeColor="text1"/>
        </w:rPr>
        <w:t>en</w:t>
      </w:r>
      <w:r w:rsidRPr="007310A7">
        <w:rPr>
          <w:color w:val="000000" w:themeColor="text1"/>
        </w:rPr>
        <w:t>. Alex spricht an dieser Stelle weder über die Reaktion seiner Erzieher</w:t>
      </w:r>
      <w:r w:rsidR="001529F1" w:rsidRPr="007310A7">
        <w:rPr>
          <w:color w:val="000000" w:themeColor="text1"/>
        </w:rPr>
        <w:t>I</w:t>
      </w:r>
      <w:r w:rsidRPr="007310A7">
        <w:rPr>
          <w:color w:val="000000" w:themeColor="text1"/>
        </w:rPr>
        <w:t>nnen noch über die seiner Eltern. Auch seine eigene</w:t>
      </w:r>
      <w:r w:rsidR="001529F1" w:rsidRPr="007310A7">
        <w:rPr>
          <w:color w:val="000000" w:themeColor="text1"/>
        </w:rPr>
        <w:t xml:space="preserve">s Erleben wird </w:t>
      </w:r>
      <w:r w:rsidRPr="007310A7">
        <w:rPr>
          <w:color w:val="000000" w:themeColor="text1"/>
        </w:rPr>
        <w:t xml:space="preserve">nur paraverbal durch Seufzen und zum Teil </w:t>
      </w:r>
      <w:r w:rsidR="001529F1" w:rsidRPr="007310A7">
        <w:rPr>
          <w:color w:val="000000" w:themeColor="text1"/>
        </w:rPr>
        <w:t xml:space="preserve">unpassend </w:t>
      </w:r>
      <w:r w:rsidRPr="007310A7">
        <w:rPr>
          <w:color w:val="000000" w:themeColor="text1"/>
        </w:rPr>
        <w:t xml:space="preserve">wirkendes Lachen deutlich. </w:t>
      </w:r>
      <w:r w:rsidR="001529F1" w:rsidRPr="007310A7">
        <w:rPr>
          <w:color w:val="000000" w:themeColor="text1"/>
        </w:rPr>
        <w:t xml:space="preserve">Wie in den bereits rekonstruierten Fällen liegt hier ebenfalls nahe, dass letzteres eine traumatisch bedingte Umgangsweise widerspiegelt. </w:t>
      </w:r>
    </w:p>
    <w:p w14:paraId="1A4C92FB" w14:textId="588B2B41" w:rsidR="00631021" w:rsidRPr="007310A7" w:rsidRDefault="00631021" w:rsidP="00B86204">
      <w:pPr>
        <w:spacing w:line="360" w:lineRule="auto"/>
        <w:jc w:val="both"/>
        <w:rPr>
          <w:color w:val="000000" w:themeColor="text1"/>
        </w:rPr>
      </w:pPr>
      <w:r w:rsidRPr="007310A7">
        <w:rPr>
          <w:color w:val="000000" w:themeColor="text1"/>
        </w:rPr>
        <w:t xml:space="preserve">Auch auf Nachfrage kann </w:t>
      </w:r>
      <w:r w:rsidR="001529F1" w:rsidRPr="007310A7">
        <w:rPr>
          <w:color w:val="000000" w:themeColor="text1"/>
        </w:rPr>
        <w:t xml:space="preserve">Alex </w:t>
      </w:r>
      <w:r w:rsidRPr="007310A7">
        <w:rPr>
          <w:color w:val="000000" w:themeColor="text1"/>
        </w:rPr>
        <w:t xml:space="preserve">sich nicht erinnern, ob </w:t>
      </w:r>
      <w:r w:rsidR="001529F1" w:rsidRPr="007310A7">
        <w:rPr>
          <w:color w:val="000000" w:themeColor="text1"/>
        </w:rPr>
        <w:t xml:space="preserve">er mit </w:t>
      </w:r>
      <w:r w:rsidRPr="007310A7">
        <w:rPr>
          <w:color w:val="000000" w:themeColor="text1"/>
        </w:rPr>
        <w:t>seine</w:t>
      </w:r>
      <w:r w:rsidR="001529F1" w:rsidRPr="007310A7">
        <w:rPr>
          <w:color w:val="000000" w:themeColor="text1"/>
        </w:rPr>
        <w:t>n</w:t>
      </w:r>
      <w:r w:rsidRPr="007310A7">
        <w:rPr>
          <w:color w:val="000000" w:themeColor="text1"/>
        </w:rPr>
        <w:t xml:space="preserve"> Eltern über die Erfahrung</w:t>
      </w:r>
      <w:r w:rsidR="001529F1" w:rsidRPr="007310A7">
        <w:rPr>
          <w:color w:val="000000" w:themeColor="text1"/>
        </w:rPr>
        <w:t xml:space="preserve"> gesprochen hat. Als hilfreich oder unterstützend erinnert er sie hier in jedem Fall nicht. </w:t>
      </w:r>
      <w:r w:rsidRPr="007310A7">
        <w:rPr>
          <w:color w:val="000000" w:themeColor="text1"/>
        </w:rPr>
        <w:t xml:space="preserve">In seinem Bericht wechselt Alex schnell zu den beiden Kindern, die ihn verletzen, und schafft durch deren Entschuldigung und die Erwähnung der Freundschaft eine Art </w:t>
      </w:r>
      <w:r w:rsidR="001529F1" w:rsidRPr="007310A7">
        <w:rPr>
          <w:color w:val="000000" w:themeColor="text1"/>
        </w:rPr>
        <w:t>‚</w:t>
      </w:r>
      <w:r w:rsidRPr="007310A7">
        <w:rPr>
          <w:color w:val="000000" w:themeColor="text1"/>
        </w:rPr>
        <w:t>gutes Ende</w:t>
      </w:r>
      <w:r w:rsidR="001529F1" w:rsidRPr="007310A7">
        <w:rPr>
          <w:color w:val="000000" w:themeColor="text1"/>
        </w:rPr>
        <w:t>‘</w:t>
      </w:r>
      <w:r w:rsidRPr="007310A7">
        <w:rPr>
          <w:color w:val="000000" w:themeColor="text1"/>
        </w:rPr>
        <w:t xml:space="preserve"> der Geschichte. Es liegt nahe, dass die </w:t>
      </w:r>
      <w:r w:rsidR="001529F1" w:rsidRPr="007310A7">
        <w:rPr>
          <w:color w:val="000000" w:themeColor="text1"/>
        </w:rPr>
        <w:t>Darstellung</w:t>
      </w:r>
      <w:r w:rsidRPr="007310A7">
        <w:rPr>
          <w:color w:val="000000" w:themeColor="text1"/>
        </w:rPr>
        <w:t xml:space="preserve">sweise </w:t>
      </w:r>
      <w:r w:rsidR="001529F1" w:rsidRPr="007310A7">
        <w:rPr>
          <w:color w:val="000000" w:themeColor="text1"/>
        </w:rPr>
        <w:t xml:space="preserve">und Beendung </w:t>
      </w:r>
      <w:r w:rsidRPr="007310A7">
        <w:rPr>
          <w:color w:val="000000" w:themeColor="text1"/>
        </w:rPr>
        <w:t>der Sequenz erneut die Funktion</w:t>
      </w:r>
      <w:r w:rsidR="001529F1" w:rsidRPr="007310A7">
        <w:rPr>
          <w:color w:val="000000" w:themeColor="text1"/>
        </w:rPr>
        <w:t xml:space="preserve"> haben</w:t>
      </w:r>
      <w:r w:rsidRPr="007310A7">
        <w:rPr>
          <w:color w:val="000000" w:themeColor="text1"/>
        </w:rPr>
        <w:t>, die Drastik der zuvor geschilderten Szene abzuschwächen. Zudem fungieren die negativen Selbst</w:t>
      </w:r>
      <w:r w:rsidR="00A93422" w:rsidRPr="007310A7">
        <w:rPr>
          <w:color w:val="000000" w:themeColor="text1"/>
        </w:rPr>
        <w:t>be</w:t>
      </w:r>
      <w:r w:rsidRPr="007310A7">
        <w:rPr>
          <w:color w:val="000000" w:themeColor="text1"/>
        </w:rPr>
        <w:t xml:space="preserve">schreibungen </w:t>
      </w:r>
      <w:r w:rsidR="0005342B" w:rsidRPr="007310A7">
        <w:rPr>
          <w:color w:val="000000" w:themeColor="text1"/>
        </w:rPr>
        <w:t xml:space="preserve">zu Beginn </w:t>
      </w:r>
      <w:r w:rsidRPr="007310A7">
        <w:rPr>
          <w:color w:val="000000" w:themeColor="text1"/>
        </w:rPr>
        <w:t xml:space="preserve">der Sequenz gewissermaßen als Rechtfertigung des gewaltvollen Verhaltens ihm gegenüber. Hier </w:t>
      </w:r>
      <w:r w:rsidR="0005342B" w:rsidRPr="007310A7">
        <w:rPr>
          <w:color w:val="000000" w:themeColor="text1"/>
        </w:rPr>
        <w:t xml:space="preserve">zeigt sich, </w:t>
      </w:r>
      <w:r w:rsidRPr="007310A7">
        <w:rPr>
          <w:color w:val="000000" w:themeColor="text1"/>
        </w:rPr>
        <w:t xml:space="preserve">dass Alex die Folgen seiner Medikalisierung </w:t>
      </w:r>
      <w:r w:rsidR="0005342B" w:rsidRPr="007310A7">
        <w:rPr>
          <w:color w:val="000000" w:themeColor="text1"/>
        </w:rPr>
        <w:t xml:space="preserve">mit </w:t>
      </w:r>
      <w:r w:rsidRPr="007310A7">
        <w:rPr>
          <w:color w:val="000000" w:themeColor="text1"/>
        </w:rPr>
        <w:t>negativ</w:t>
      </w:r>
      <w:r w:rsidR="0005342B" w:rsidRPr="007310A7">
        <w:rPr>
          <w:color w:val="000000" w:themeColor="text1"/>
        </w:rPr>
        <w:t xml:space="preserve">en, </w:t>
      </w:r>
      <w:r w:rsidR="00A93422" w:rsidRPr="007310A7">
        <w:rPr>
          <w:color w:val="000000" w:themeColor="text1"/>
        </w:rPr>
        <w:t xml:space="preserve">ihm vermutlich initial fremdzugeschriebenen </w:t>
      </w:r>
      <w:r w:rsidR="0005342B" w:rsidRPr="007310A7">
        <w:rPr>
          <w:color w:val="000000" w:themeColor="text1"/>
        </w:rPr>
        <w:t xml:space="preserve">Charakterzügen in Zusammenhang stellt und beides als Legitimation für erfahrene </w:t>
      </w:r>
      <w:r w:rsidRPr="007310A7">
        <w:rPr>
          <w:color w:val="000000" w:themeColor="text1"/>
        </w:rPr>
        <w:t xml:space="preserve">Ausgrenzung und Gewalt </w:t>
      </w:r>
      <w:r w:rsidR="0005342B" w:rsidRPr="007310A7">
        <w:rPr>
          <w:color w:val="000000" w:themeColor="text1"/>
        </w:rPr>
        <w:t>anführt.</w:t>
      </w:r>
    </w:p>
    <w:p w14:paraId="137A5170" w14:textId="2E883C66" w:rsidR="00631021" w:rsidRPr="007310A7" w:rsidRDefault="00631021" w:rsidP="00122047">
      <w:pPr>
        <w:spacing w:before="240" w:line="360" w:lineRule="auto"/>
        <w:jc w:val="both"/>
        <w:rPr>
          <w:color w:val="000000" w:themeColor="text1"/>
        </w:rPr>
      </w:pPr>
      <w:r w:rsidRPr="007310A7">
        <w:rPr>
          <w:color w:val="000000" w:themeColor="text1"/>
        </w:rPr>
        <w:t>Alex ist vier Jahre, als seine Eltern von der ländlichen Umgebung ins Zentrum des Dorfes ziehen und eine Doppelhaushälfte kaufen, die sie in der Folgezeit abbezahlen. Für Alex bedeutet das nicht nur den Wechsel des Wohnorts, sondern auch einen Wechsel des Kindergartens</w:t>
      </w:r>
      <w:r w:rsidR="00A93422" w:rsidRPr="007310A7">
        <w:rPr>
          <w:color w:val="000000" w:themeColor="text1"/>
        </w:rPr>
        <w:t xml:space="preserve">. </w:t>
      </w:r>
      <w:r w:rsidRPr="007310A7">
        <w:rPr>
          <w:color w:val="000000" w:themeColor="text1"/>
        </w:rPr>
        <w:t>Seine Zeit im neuen Kindergarten beschreibt Alex zunächst als positiv und hebt eine Erzieherin hervor, die „immer=sehr=</w:t>
      </w:r>
      <w:r w:rsidRPr="007310A7">
        <w:rPr>
          <w:b/>
          <w:color w:val="000000" w:themeColor="text1"/>
        </w:rPr>
        <w:t>nett</w:t>
      </w:r>
      <w:r w:rsidRPr="007310A7">
        <w:rPr>
          <w:color w:val="000000" w:themeColor="text1"/>
        </w:rPr>
        <w:t xml:space="preserve">“ zu ihm </w:t>
      </w:r>
      <w:r w:rsidR="00A93422" w:rsidRPr="007310A7">
        <w:rPr>
          <w:color w:val="000000" w:themeColor="text1"/>
        </w:rPr>
        <w:t xml:space="preserve">gewesen </w:t>
      </w:r>
      <w:r w:rsidRPr="007310A7">
        <w:rPr>
          <w:color w:val="000000" w:themeColor="text1"/>
        </w:rPr>
        <w:t>sei. Auf Nachfrage beschreibt er sie als „weltoffen“ und gibt an, dass es mit ihr „interessante Events“ und Ausflüge gegeben hätte. Auch hier fällt wieder auf, dass Alex eine distanziert</w:t>
      </w:r>
      <w:r w:rsidR="00A93422" w:rsidRPr="007310A7">
        <w:rPr>
          <w:color w:val="000000" w:themeColor="text1"/>
        </w:rPr>
        <w:t xml:space="preserve">e, evaluierende </w:t>
      </w:r>
      <w:r w:rsidRPr="007310A7">
        <w:rPr>
          <w:color w:val="000000" w:themeColor="text1"/>
        </w:rPr>
        <w:t>Sprache verwendet,</w:t>
      </w:r>
      <w:r w:rsidR="00A93422" w:rsidRPr="007310A7">
        <w:rPr>
          <w:color w:val="000000" w:themeColor="text1"/>
        </w:rPr>
        <w:t xml:space="preserve"> die Rückschlüsse auf sein damaliges Erleben deutlich erschwert</w:t>
      </w:r>
      <w:r w:rsidRPr="007310A7">
        <w:rPr>
          <w:color w:val="000000" w:themeColor="text1"/>
        </w:rPr>
        <w:t>. Kurz</w:t>
      </w:r>
      <w:r w:rsidR="00A93422" w:rsidRPr="007310A7">
        <w:rPr>
          <w:color w:val="000000" w:themeColor="text1"/>
        </w:rPr>
        <w:t xml:space="preserve"> nach dem </w:t>
      </w:r>
      <w:r w:rsidR="00A93422" w:rsidRPr="007310A7">
        <w:rPr>
          <w:color w:val="000000" w:themeColor="text1"/>
        </w:rPr>
        <w:lastRenderedPageBreak/>
        <w:t xml:space="preserve">Kindergarten-Wechsel </w:t>
      </w:r>
      <w:r w:rsidRPr="007310A7">
        <w:rPr>
          <w:color w:val="000000" w:themeColor="text1"/>
        </w:rPr>
        <w:t xml:space="preserve">bekommt Alex eine neue Erzieherin, die er erneut als „streng“ bezeichnet und mit der es „sehr viele Probleme“ gegeben hätte. Alex evaluiert diese Zeit mit den Worten „von da an ging es stetig bergab“. Auf eine Erzählung lässt er sich auch auf Nachfrage nicht ein, und evaluiert stattdessen „((seufzend)) ich </w:t>
      </w:r>
      <w:proofErr w:type="spellStart"/>
      <w:r w:rsidRPr="007310A7">
        <w:rPr>
          <w:color w:val="000000" w:themeColor="text1"/>
        </w:rPr>
        <w:t>wurd</w:t>
      </w:r>
      <w:proofErr w:type="spellEnd"/>
      <w:r w:rsidRPr="007310A7">
        <w:rPr>
          <w:color w:val="000000" w:themeColor="text1"/>
        </w:rPr>
        <w:t xml:space="preserve"> </w:t>
      </w:r>
      <w:proofErr w:type="spellStart"/>
      <w:proofErr w:type="gramStart"/>
      <w:r w:rsidRPr="007310A7">
        <w:rPr>
          <w:color w:val="000000" w:themeColor="text1"/>
        </w:rPr>
        <w:t>scho:n</w:t>
      </w:r>
      <w:proofErr w:type="spellEnd"/>
      <w:proofErr w:type="gramEnd"/>
      <w:r w:rsidRPr="007310A7">
        <w:rPr>
          <w:color w:val="000000" w:themeColor="text1"/>
        </w:rPr>
        <w:t xml:space="preserve">, </w:t>
      </w:r>
      <w:r w:rsidRPr="007310A7">
        <w:rPr>
          <w:rFonts w:ascii="Monospaced" w:eastAsia="Monospaced" w:hAnsi="Monospaced" w:cs="Monospaced"/>
          <w:color w:val="000000" w:themeColor="text1"/>
        </w:rPr>
        <w:t xml:space="preserve">relativ hart </w:t>
      </w:r>
      <w:r w:rsidRPr="007310A7">
        <w:rPr>
          <w:rFonts w:ascii="Monospaced" w:eastAsia="Monospaced" w:hAnsi="Monospaced" w:cs="Monospaced"/>
          <w:b/>
          <w:color w:val="000000" w:themeColor="text1"/>
        </w:rPr>
        <w:t>rangenommen</w:t>
      </w:r>
      <w:r w:rsidRPr="007310A7">
        <w:rPr>
          <w:rFonts w:ascii="Monospaced" w:eastAsia="Monospaced" w:hAnsi="Monospaced" w:cs="Monospaced"/>
          <w:color w:val="000000" w:themeColor="text1"/>
        </w:rPr>
        <w:t>“</w:t>
      </w:r>
      <w:r w:rsidRPr="007310A7">
        <w:rPr>
          <w:rStyle w:val="Funotenzeichen"/>
          <w:color w:val="000000" w:themeColor="text1"/>
        </w:rPr>
        <w:footnoteReference w:id="191"/>
      </w:r>
      <w:r w:rsidRPr="007310A7">
        <w:rPr>
          <w:color w:val="000000" w:themeColor="text1"/>
        </w:rPr>
        <w:t xml:space="preserve">. Auch hier </w:t>
      </w:r>
      <w:r w:rsidR="00A93422" w:rsidRPr="007310A7">
        <w:rPr>
          <w:color w:val="000000" w:themeColor="text1"/>
        </w:rPr>
        <w:t xml:space="preserve">liegt </w:t>
      </w:r>
      <w:proofErr w:type="spellStart"/>
      <w:r w:rsidR="00A93422" w:rsidRPr="007310A7">
        <w:rPr>
          <w:color w:val="000000" w:themeColor="text1"/>
        </w:rPr>
        <w:t>Nahe</w:t>
      </w:r>
      <w:proofErr w:type="spellEnd"/>
      <w:r w:rsidR="00A93422" w:rsidRPr="007310A7">
        <w:rPr>
          <w:color w:val="000000" w:themeColor="text1"/>
        </w:rPr>
        <w:t xml:space="preserve">, </w:t>
      </w:r>
      <w:r w:rsidRPr="007310A7">
        <w:rPr>
          <w:color w:val="000000" w:themeColor="text1"/>
        </w:rPr>
        <w:t>dass</w:t>
      </w:r>
      <w:r w:rsidR="00A93422" w:rsidRPr="007310A7">
        <w:rPr>
          <w:color w:val="000000" w:themeColor="text1"/>
        </w:rPr>
        <w:t xml:space="preserve"> Alex distanzierte Darstellungsweise eine Art Selbstschutz-Strategie darstellt. Dabei </w:t>
      </w:r>
      <w:r w:rsidRPr="007310A7">
        <w:rPr>
          <w:color w:val="000000" w:themeColor="text1"/>
        </w:rPr>
        <w:t xml:space="preserve">legt das ausführliche Sprechen über die </w:t>
      </w:r>
      <w:r w:rsidR="00A93422" w:rsidRPr="007310A7">
        <w:rPr>
          <w:color w:val="000000" w:themeColor="text1"/>
        </w:rPr>
        <w:t xml:space="preserve">damaligen Erfahrungen </w:t>
      </w:r>
      <w:r w:rsidRPr="007310A7">
        <w:rPr>
          <w:color w:val="000000" w:themeColor="text1"/>
        </w:rPr>
        <w:t xml:space="preserve">nahe, dass es sich hier </w:t>
      </w:r>
      <w:r w:rsidR="00A93422" w:rsidRPr="007310A7">
        <w:rPr>
          <w:color w:val="000000" w:themeColor="text1"/>
        </w:rPr>
        <w:t xml:space="preserve">nach wie vor um eine emotional </w:t>
      </w:r>
      <w:r w:rsidRPr="007310A7">
        <w:rPr>
          <w:color w:val="000000" w:themeColor="text1"/>
        </w:rPr>
        <w:t xml:space="preserve">relevante </w:t>
      </w:r>
      <w:r w:rsidR="00A93422" w:rsidRPr="007310A7">
        <w:rPr>
          <w:color w:val="000000" w:themeColor="text1"/>
        </w:rPr>
        <w:t xml:space="preserve">– und vermutlich hochgradig belastende – </w:t>
      </w:r>
      <w:r w:rsidRPr="007310A7">
        <w:rPr>
          <w:color w:val="000000" w:themeColor="text1"/>
        </w:rPr>
        <w:t xml:space="preserve">Phase seines Lebens handelt. Dafür spricht auch eine weitere Sequenz: </w:t>
      </w:r>
    </w:p>
    <w:p w14:paraId="5B7833E8" w14:textId="64938BAB" w:rsidR="00631021" w:rsidRPr="007310A7" w:rsidRDefault="00A93422" w:rsidP="00122047">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„((spricht schnell)) </w:t>
      </w:r>
      <w:r w:rsidR="00631021" w:rsidRPr="007310A7">
        <w:rPr>
          <w:rFonts w:eastAsia="Monospaced" w:cs="Monospaced"/>
          <w:color w:val="000000" w:themeColor="text1"/>
          <w:sz w:val="22"/>
          <w:szCs w:val="22"/>
        </w:rPr>
        <w:t xml:space="preserve">äh man hat vergessen mich </w:t>
      </w:r>
      <w:r w:rsidR="00631021" w:rsidRPr="007310A7">
        <w:rPr>
          <w:rFonts w:eastAsia="Monospaced" w:cs="Monospaced"/>
          <w:b/>
          <w:color w:val="000000" w:themeColor="text1"/>
          <w:sz w:val="22"/>
          <w:szCs w:val="22"/>
        </w:rPr>
        <w:t xml:space="preserve">abzuholen </w:t>
      </w:r>
      <w:r w:rsidR="00631021" w:rsidRPr="007310A7">
        <w:rPr>
          <w:rFonts w:eastAsia="Monospaced" w:cs="Monospaced"/>
          <w:color w:val="000000" w:themeColor="text1"/>
          <w:sz w:val="22"/>
          <w:szCs w:val="22"/>
        </w:rPr>
        <w:t>ich wohn ja direkt neben dem-</w:t>
      </w:r>
      <w:proofErr w:type="spellStart"/>
      <w:r w:rsidR="00631021" w:rsidRPr="007310A7">
        <w:rPr>
          <w:rFonts w:eastAsia="Monospaced" w:cs="Monospaced"/>
          <w:color w:val="000000" w:themeColor="text1"/>
          <w:sz w:val="22"/>
          <w:szCs w:val="22"/>
        </w:rPr>
        <w:t>prak</w:t>
      </w:r>
      <w:proofErr w:type="spellEnd"/>
      <w:r w:rsidR="00631021" w:rsidRPr="007310A7">
        <w:rPr>
          <w:rFonts w:eastAsia="Monospaced" w:cs="Monospaced"/>
          <w:color w:val="000000" w:themeColor="text1"/>
          <w:sz w:val="22"/>
          <w:szCs w:val="22"/>
        </w:rPr>
        <w:t xml:space="preserve">-praktisch direkt neben dem Kindergarten des sind keine </w:t>
      </w:r>
      <w:proofErr w:type="spellStart"/>
      <w:r w:rsidR="00631021" w:rsidRPr="007310A7">
        <w:rPr>
          <w:rFonts w:eastAsia="Monospaced" w:cs="Monospaced"/>
          <w:color w:val="000000" w:themeColor="text1"/>
          <w:sz w:val="22"/>
          <w:szCs w:val="22"/>
        </w:rPr>
        <w:t>fufzig</w:t>
      </w:r>
      <w:proofErr w:type="spellEnd"/>
      <w:r w:rsidR="00631021" w:rsidRPr="007310A7">
        <w:rPr>
          <w:rFonts w:eastAsia="Monospaced" w:cs="Monospaced"/>
          <w:color w:val="000000" w:themeColor="text1"/>
          <w:sz w:val="22"/>
          <w:szCs w:val="22"/>
        </w:rPr>
        <w:t xml:space="preserve"> Meter bis dorthin, ja und dann bin ich halt selber nach Hause gelaufen //oke:// dann war ich-dann war ich Zuhause die wollte mich auf (n=Garten) wieder </w:t>
      </w:r>
      <w:r w:rsidR="00631021" w:rsidRPr="007310A7">
        <w:rPr>
          <w:rFonts w:eastAsia="Monospaced" w:cs="Monospaced"/>
          <w:b/>
          <w:color w:val="000000" w:themeColor="text1"/>
          <w:sz w:val="22"/>
          <w:szCs w:val="22"/>
        </w:rPr>
        <w:t>mitnehmen</w:t>
      </w:r>
      <w:r w:rsidR="00631021" w:rsidRPr="007310A7">
        <w:rPr>
          <w:rFonts w:eastAsia="Monospaced" w:cs="Monospaced"/>
          <w:color w:val="000000" w:themeColor="text1"/>
          <w:sz w:val="22"/>
          <w:szCs w:val="22"/>
        </w:rPr>
        <w:t xml:space="preserve"> das ich dort </w:t>
      </w:r>
      <w:r w:rsidR="00631021" w:rsidRPr="007310A7">
        <w:rPr>
          <w:rFonts w:eastAsia="Monospaced" w:cs="Monospaced"/>
          <w:b/>
          <w:color w:val="000000" w:themeColor="text1"/>
          <w:sz w:val="22"/>
          <w:szCs w:val="22"/>
        </w:rPr>
        <w:t>strafsitze</w:t>
      </w:r>
      <w:r w:rsidRPr="007310A7">
        <w:rPr>
          <w:rFonts w:eastAsia="Monospaced" w:cs="Monospaced"/>
          <w:b/>
          <w:color w:val="000000" w:themeColor="text1"/>
          <w:sz w:val="22"/>
          <w:szCs w:val="22"/>
        </w:rPr>
        <w:t>“</w:t>
      </w:r>
    </w:p>
    <w:p w14:paraId="28630D3D" w14:textId="77777777" w:rsidR="00631021" w:rsidRPr="007310A7" w:rsidRDefault="00631021" w:rsidP="00B86204">
      <w:pPr>
        <w:spacing w:line="360" w:lineRule="auto"/>
        <w:jc w:val="both"/>
        <w:rPr>
          <w:color w:val="000000" w:themeColor="text1"/>
        </w:rPr>
      </w:pPr>
      <w:r w:rsidRPr="007310A7">
        <w:rPr>
          <w:color w:val="000000" w:themeColor="text1"/>
        </w:rPr>
        <w:t>Hier wird deutlich, dass sich für Alex die Abwesenheit seiner Eltern, die ihn nicht abholen, mit dem als bestrafend erlebten Verhalten seiner Erzieherin verschränken. Gleichzeitig deutet er in einer anderen Sequenz an, dass sich diese Erfahrung für ihn wiederholt:</w:t>
      </w:r>
    </w:p>
    <w:p w14:paraId="3B9E54E5" w14:textId="0B621403" w:rsidR="00631021" w:rsidRPr="007310A7" w:rsidRDefault="00631021" w:rsidP="00122047">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„vor allem=auch gegen Ende: (1) wenn die meisten schon</w:t>
      </w:r>
      <w:r w:rsidRPr="007310A7">
        <w:rPr>
          <w:rFonts w:eastAsia="Monospaced" w:cs="Monospaced"/>
          <w:b/>
          <w:color w:val="000000" w:themeColor="text1"/>
          <w:sz w:val="22"/>
          <w:szCs w:val="22"/>
        </w:rPr>
        <w:t xml:space="preserve"> weg waren</w:t>
      </w:r>
      <w:r w:rsidRPr="007310A7">
        <w:rPr>
          <w:rFonts w:eastAsia="Monospaced" w:cs="Monospaced"/>
          <w:color w:val="000000" w:themeColor="text1"/>
          <w:sz w:val="22"/>
          <w:szCs w:val="22"/>
        </w:rPr>
        <w:t>, ich war</w:t>
      </w:r>
      <w:r w:rsidR="00A93422"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meischtens</w:t>
      </w:r>
      <w:proofErr w:type="spellEnd"/>
      <w:r w:rsidRPr="007310A7">
        <w:rPr>
          <w:rFonts w:eastAsia="Monospaced" w:cs="Monospaced"/>
          <w:color w:val="000000" w:themeColor="text1"/>
          <w:sz w:val="22"/>
          <w:szCs w:val="22"/>
        </w:rPr>
        <w:t xml:space="preserve"> deutlich </w:t>
      </w:r>
      <w:r w:rsidRPr="007310A7">
        <w:rPr>
          <w:rFonts w:eastAsia="Monospaced" w:cs="Monospaced"/>
          <w:b/>
          <w:color w:val="000000" w:themeColor="text1"/>
          <w:sz w:val="22"/>
          <w:szCs w:val="22"/>
        </w:rPr>
        <w:t>länger dort</w:t>
      </w:r>
      <w:r w:rsidRPr="007310A7">
        <w:rPr>
          <w:rFonts w:eastAsia="Monospaced" w:cs="Monospaced"/>
          <w:color w:val="000000" w:themeColor="text1"/>
          <w:sz w:val="22"/>
          <w:szCs w:val="22"/>
        </w:rPr>
        <w:t xml:space="preserve"> (3) </w:t>
      </w:r>
      <w:proofErr w:type="gramStart"/>
      <w:r w:rsidRPr="007310A7">
        <w:rPr>
          <w:rFonts w:eastAsia="Monospaced" w:cs="Monospaced"/>
          <w:color w:val="000000" w:themeColor="text1"/>
          <w:sz w:val="22"/>
          <w:szCs w:val="22"/>
        </w:rPr>
        <w:t>u:nd</w:t>
      </w:r>
      <w:proofErr w:type="gramEnd"/>
      <w:r w:rsidRPr="007310A7">
        <w:rPr>
          <w:rFonts w:eastAsia="Monospaced" w:cs="Monospaced"/>
          <w:color w:val="000000" w:themeColor="text1"/>
          <w:sz w:val="22"/>
          <w:szCs w:val="22"/>
        </w:rPr>
        <w:t xml:space="preserve"> (1) vergleichsweise, zu </w:t>
      </w:r>
      <w:r w:rsidRPr="007310A7">
        <w:rPr>
          <w:rFonts w:eastAsia="Monospaced" w:cs="Monospaced"/>
          <w:b/>
          <w:color w:val="000000" w:themeColor="text1"/>
          <w:sz w:val="22"/>
          <w:szCs w:val="22"/>
        </w:rPr>
        <w:t xml:space="preserve">anderen Gruppen, </w:t>
      </w:r>
      <w:proofErr w:type="spellStart"/>
      <w:r w:rsidRPr="007310A7">
        <w:rPr>
          <w:rFonts w:eastAsia="Monospaced" w:cs="Monospaced"/>
          <w:color w:val="000000" w:themeColor="text1"/>
          <w:sz w:val="22"/>
          <w:szCs w:val="22"/>
        </w:rPr>
        <w:t>wa:r</w:t>
      </w:r>
      <w:proofErr w:type="spellEnd"/>
      <w:r w:rsidRPr="007310A7">
        <w:rPr>
          <w:rFonts w:eastAsia="Monospaced" w:cs="Monospaced"/>
          <w:color w:val="000000" w:themeColor="text1"/>
          <w:sz w:val="22"/>
          <w:szCs w:val="22"/>
        </w:rPr>
        <w:t xml:space="preserve"> ich sozusagen in der Hölle ((atmet aus))“</w:t>
      </w:r>
    </w:p>
    <w:p w14:paraId="57713F69" w14:textId="6D5F27F5" w:rsidR="00631021" w:rsidRPr="007310A7" w:rsidRDefault="00631021" w:rsidP="00B86204">
      <w:pPr>
        <w:spacing w:line="360" w:lineRule="auto"/>
        <w:jc w:val="both"/>
        <w:rPr>
          <w:color w:val="000000" w:themeColor="text1"/>
        </w:rPr>
      </w:pPr>
      <w:r w:rsidRPr="007310A7">
        <w:rPr>
          <w:color w:val="000000" w:themeColor="text1"/>
        </w:rPr>
        <w:t>Ausgehend von der obigen</w:t>
      </w:r>
      <w:r w:rsidR="00A93422" w:rsidRPr="007310A7">
        <w:rPr>
          <w:color w:val="000000" w:themeColor="text1"/>
        </w:rPr>
        <w:t>, erstmals sehr</w:t>
      </w:r>
      <w:r w:rsidRPr="007310A7">
        <w:rPr>
          <w:color w:val="000000" w:themeColor="text1"/>
        </w:rPr>
        <w:t xml:space="preserve"> drastischen Wortwahl liegt nahe, dass Alex noch </w:t>
      </w:r>
      <w:r w:rsidR="00A93422" w:rsidRPr="007310A7">
        <w:rPr>
          <w:color w:val="000000" w:themeColor="text1"/>
        </w:rPr>
        <w:t xml:space="preserve">deutlich </w:t>
      </w:r>
      <w:r w:rsidRPr="007310A7">
        <w:rPr>
          <w:color w:val="000000" w:themeColor="text1"/>
        </w:rPr>
        <w:t>mehr belastende Erfahrungen in seiner Kindergartenzeit</w:t>
      </w:r>
      <w:r w:rsidR="00A93422" w:rsidRPr="007310A7">
        <w:rPr>
          <w:color w:val="000000" w:themeColor="text1"/>
        </w:rPr>
        <w:t xml:space="preserve"> macht</w:t>
      </w:r>
      <w:r w:rsidRPr="007310A7">
        <w:rPr>
          <w:color w:val="000000" w:themeColor="text1"/>
        </w:rPr>
        <w:t xml:space="preserve">, die er </w:t>
      </w:r>
      <w:r w:rsidR="00A93422" w:rsidRPr="007310A7">
        <w:rPr>
          <w:color w:val="000000" w:themeColor="text1"/>
        </w:rPr>
        <w:t xml:space="preserve">jedoch entweder </w:t>
      </w:r>
      <w:r w:rsidRPr="007310A7">
        <w:rPr>
          <w:color w:val="000000" w:themeColor="text1"/>
        </w:rPr>
        <w:t>nicht thematisieren kann oder will. Entscheidend ist, dass er keine Hilfe durch eine familiale oder anderweitige Bezugsperson bekommt, um der „Hölle“ zu entkommen. Dafür spricht auch folgende Sequenz:</w:t>
      </w:r>
    </w:p>
    <w:p w14:paraId="778D684D" w14:textId="77777777" w:rsidR="00631021" w:rsidRPr="007310A7" w:rsidRDefault="00631021" w:rsidP="00122047">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lastRenderedPageBreak/>
        <w:t xml:space="preserve">„ich glaub meine Eltern </w:t>
      </w:r>
      <w:r w:rsidRPr="007310A7">
        <w:rPr>
          <w:rFonts w:eastAsia="Monospaced" w:cs="Monospaced"/>
          <w:b/>
          <w:color w:val="000000" w:themeColor="text1"/>
          <w:sz w:val="22"/>
          <w:szCs w:val="22"/>
        </w:rPr>
        <w:t>wussten</w:t>
      </w:r>
      <w:r w:rsidRPr="007310A7">
        <w:rPr>
          <w:rFonts w:eastAsia="Monospaced" w:cs="Monospaced"/>
          <w:color w:val="000000" w:themeColor="text1"/>
          <w:sz w:val="22"/>
          <w:szCs w:val="22"/>
        </w:rPr>
        <w:t xml:space="preserve"> </w:t>
      </w:r>
      <w:proofErr w:type="spellStart"/>
      <w:proofErr w:type="gramStart"/>
      <w:r w:rsidRPr="007310A7">
        <w:rPr>
          <w:rFonts w:eastAsia="Monospaced" w:cs="Monospaced"/>
          <w:color w:val="000000" w:themeColor="text1"/>
          <w:sz w:val="22"/>
          <w:szCs w:val="22"/>
        </w:rPr>
        <w:t>zwa:r</w:t>
      </w:r>
      <w:proofErr w:type="spellEnd"/>
      <w:proofErr w:type="gramEnd"/>
      <w:r w:rsidRPr="007310A7">
        <w:rPr>
          <w:rFonts w:eastAsia="Monospaced" w:cs="Monospaced"/>
          <w:color w:val="000000" w:themeColor="text1"/>
          <w:sz w:val="22"/>
          <w:szCs w:val="22"/>
        </w:rPr>
        <w:t xml:space="preserve">, dass die ganz </w:t>
      </w:r>
      <w:proofErr w:type="spellStart"/>
      <w:r w:rsidRPr="007310A7">
        <w:rPr>
          <w:rFonts w:eastAsia="Monospaced" w:cs="Monospaced"/>
          <w:color w:val="000000" w:themeColor="text1"/>
          <w:sz w:val="22"/>
          <w:szCs w:val="22"/>
        </w:rPr>
        <w:t>schö:n</w:t>
      </w:r>
      <w:proofErr w:type="spellEnd"/>
      <w:r w:rsidRPr="007310A7">
        <w:rPr>
          <w:rFonts w:eastAsia="Monospaced" w:cs="Monospaced"/>
          <w:color w:val="000000" w:themeColor="text1"/>
          <w:sz w:val="22"/>
          <w:szCs w:val="22"/>
        </w:rPr>
        <w:t xml:space="preserve">, </w:t>
      </w:r>
      <w:r w:rsidRPr="007310A7">
        <w:rPr>
          <w:rFonts w:eastAsia="Monospaced" w:cs="Monospaced"/>
          <w:b/>
          <w:color w:val="000000" w:themeColor="text1"/>
          <w:sz w:val="22"/>
          <w:szCs w:val="22"/>
        </w:rPr>
        <w:t>streng</w:t>
      </w:r>
      <w:r w:rsidRPr="007310A7">
        <w:rPr>
          <w:rFonts w:eastAsia="Monospaced" w:cs="Monospaced"/>
          <w:color w:val="000000" w:themeColor="text1"/>
          <w:sz w:val="22"/>
          <w:szCs w:val="22"/>
        </w:rPr>
        <w:t xml:space="preserve"> ((leiser)) blöd drauf sind (2) allerdings (1) hab ich an solche Gespräche (1) relativ keine Erinnerungen </w:t>
      </w:r>
      <w:r w:rsidRPr="007310A7">
        <w:rPr>
          <w:rFonts w:eastAsia="Monospaced" w:cs="Monospaced"/>
          <w:b/>
          <w:color w:val="000000" w:themeColor="text1"/>
          <w:sz w:val="22"/>
          <w:szCs w:val="22"/>
        </w:rPr>
        <w:t>mehr</w:t>
      </w:r>
      <w:r w:rsidRPr="007310A7">
        <w:rPr>
          <w:rFonts w:eastAsia="Monospaced" w:cs="Monospaced"/>
          <w:color w:val="000000" w:themeColor="text1"/>
          <w:sz w:val="22"/>
          <w:szCs w:val="22"/>
        </w:rPr>
        <w:t xml:space="preserve"> ob=s sowas </w:t>
      </w:r>
      <w:r w:rsidRPr="007310A7">
        <w:rPr>
          <w:rFonts w:eastAsia="Monospaced" w:cs="Monospaced"/>
          <w:b/>
          <w:color w:val="000000" w:themeColor="text1"/>
          <w:sz w:val="22"/>
          <w:szCs w:val="22"/>
        </w:rPr>
        <w:t>überhaupt</w:t>
      </w:r>
      <w:r w:rsidRPr="007310A7">
        <w:rPr>
          <w:rFonts w:eastAsia="Monospaced" w:cs="Monospaced"/>
          <w:color w:val="000000" w:themeColor="text1"/>
          <w:sz w:val="22"/>
          <w:szCs w:val="22"/>
        </w:rPr>
        <w:t xml:space="preserve"> gab“</w:t>
      </w:r>
    </w:p>
    <w:p w14:paraId="72BE604D" w14:textId="6236B4A9" w:rsidR="00631021" w:rsidRPr="007310A7" w:rsidRDefault="00631021" w:rsidP="00B86204">
      <w:pPr>
        <w:spacing w:line="360" w:lineRule="auto"/>
        <w:jc w:val="both"/>
        <w:rPr>
          <w:color w:val="000000" w:themeColor="text1"/>
        </w:rPr>
      </w:pPr>
      <w:r w:rsidRPr="007310A7">
        <w:rPr>
          <w:color w:val="000000" w:themeColor="text1"/>
        </w:rPr>
        <w:t xml:space="preserve">Die Abwesenheit seiner Eltern und deren Nicht-Eingreifen werden von Alex nicht benannt. Auch hier ist davon auszugehen, dass er seine Eltern vor </w:t>
      </w:r>
      <w:r w:rsidR="00BB6343" w:rsidRPr="007310A7">
        <w:rPr>
          <w:color w:val="000000" w:themeColor="text1"/>
        </w:rPr>
        <w:t xml:space="preserve">potentieller </w:t>
      </w:r>
      <w:r w:rsidRPr="007310A7">
        <w:rPr>
          <w:color w:val="000000" w:themeColor="text1"/>
        </w:rPr>
        <w:t>Kritik – sowohl seiner eigenen als auch meiner – zu schützen</w:t>
      </w:r>
      <w:r w:rsidR="00BB6343" w:rsidRPr="007310A7">
        <w:rPr>
          <w:color w:val="000000" w:themeColor="text1"/>
        </w:rPr>
        <w:t xml:space="preserve"> versucht</w:t>
      </w:r>
      <w:r w:rsidRPr="007310A7">
        <w:rPr>
          <w:color w:val="000000" w:themeColor="text1"/>
        </w:rPr>
        <w:t xml:space="preserve">. </w:t>
      </w:r>
      <w:r w:rsidR="00BB6343" w:rsidRPr="007310A7">
        <w:rPr>
          <w:color w:val="000000" w:themeColor="text1"/>
        </w:rPr>
        <w:t xml:space="preserve">Unter Berücksichtigung </w:t>
      </w:r>
      <w:r w:rsidRPr="007310A7">
        <w:rPr>
          <w:color w:val="000000" w:themeColor="text1"/>
        </w:rPr>
        <w:t xml:space="preserve">des </w:t>
      </w:r>
      <w:r w:rsidR="00BB6343" w:rsidRPr="007310A7">
        <w:rPr>
          <w:color w:val="000000" w:themeColor="text1"/>
        </w:rPr>
        <w:t xml:space="preserve">skizzierten </w:t>
      </w:r>
      <w:r w:rsidRPr="007310A7">
        <w:rPr>
          <w:color w:val="000000" w:themeColor="text1"/>
        </w:rPr>
        <w:t>Rettungsnarratives</w:t>
      </w:r>
      <w:r w:rsidR="00BB6343" w:rsidRPr="007310A7">
        <w:rPr>
          <w:color w:val="000000" w:themeColor="text1"/>
        </w:rPr>
        <w:t xml:space="preserve"> sowie der von Alex ausführlich thematisierten Belastungen seines Vaters liegt </w:t>
      </w:r>
      <w:proofErr w:type="spellStart"/>
      <w:r w:rsidR="00BB6343" w:rsidRPr="007310A7">
        <w:rPr>
          <w:color w:val="000000" w:themeColor="text1"/>
        </w:rPr>
        <w:t>Nahe</w:t>
      </w:r>
      <w:proofErr w:type="spellEnd"/>
      <w:r w:rsidRPr="007310A7">
        <w:rPr>
          <w:color w:val="000000" w:themeColor="text1"/>
        </w:rPr>
        <w:t>, das</w:t>
      </w:r>
      <w:r w:rsidR="00BB6343" w:rsidRPr="007310A7">
        <w:rPr>
          <w:color w:val="000000" w:themeColor="text1"/>
        </w:rPr>
        <w:t xml:space="preserve">s hier </w:t>
      </w:r>
      <w:r w:rsidRPr="007310A7">
        <w:rPr>
          <w:color w:val="000000" w:themeColor="text1"/>
        </w:rPr>
        <w:t>eine starke Loyalitätsbindung verhindert</w:t>
      </w:r>
      <w:r w:rsidR="00BB6343" w:rsidRPr="007310A7">
        <w:rPr>
          <w:color w:val="000000" w:themeColor="text1"/>
        </w:rPr>
        <w:t>, dass Alex</w:t>
      </w:r>
      <w:r w:rsidRPr="007310A7">
        <w:rPr>
          <w:color w:val="000000" w:themeColor="text1"/>
        </w:rPr>
        <w:t xml:space="preserve"> </w:t>
      </w:r>
      <w:r w:rsidR="00BB6343" w:rsidRPr="007310A7">
        <w:rPr>
          <w:color w:val="000000" w:themeColor="text1"/>
        </w:rPr>
        <w:t>die Rolle seiner Eltern kritischer reflektiert.</w:t>
      </w:r>
    </w:p>
    <w:p w14:paraId="0C815054" w14:textId="6862248E" w:rsidR="00631021" w:rsidRPr="007310A7" w:rsidRDefault="00631021" w:rsidP="00B86204">
      <w:pPr>
        <w:spacing w:line="360" w:lineRule="auto"/>
        <w:jc w:val="both"/>
        <w:rPr>
          <w:color w:val="000000" w:themeColor="text1"/>
        </w:rPr>
      </w:pPr>
      <w:r w:rsidRPr="007310A7">
        <w:rPr>
          <w:color w:val="000000" w:themeColor="text1"/>
        </w:rPr>
        <w:t>Auf der Präsentationsebene fällt</w:t>
      </w:r>
      <w:r w:rsidR="00BB6343" w:rsidRPr="007310A7">
        <w:rPr>
          <w:color w:val="000000" w:themeColor="text1"/>
        </w:rPr>
        <w:t xml:space="preserve"> zudem</w:t>
      </w:r>
      <w:r w:rsidRPr="007310A7">
        <w:rPr>
          <w:color w:val="000000" w:themeColor="text1"/>
        </w:rPr>
        <w:t xml:space="preserve"> auf, dass das</w:t>
      </w:r>
      <w:r w:rsidR="00BB6343" w:rsidRPr="007310A7">
        <w:rPr>
          <w:color w:val="000000" w:themeColor="text1"/>
        </w:rPr>
        <w:t xml:space="preserve"> deutlich gewordene</w:t>
      </w:r>
      <w:r w:rsidRPr="007310A7">
        <w:rPr>
          <w:color w:val="000000" w:themeColor="text1"/>
        </w:rPr>
        <w:t xml:space="preserve"> Leid</w:t>
      </w:r>
      <w:r w:rsidR="00BB6343" w:rsidRPr="007310A7">
        <w:rPr>
          <w:color w:val="000000" w:themeColor="text1"/>
        </w:rPr>
        <w:t xml:space="preserve"> in Alex‘ Kindergartenzeit </w:t>
      </w:r>
      <w:r w:rsidRPr="007310A7">
        <w:rPr>
          <w:color w:val="000000" w:themeColor="text1"/>
        </w:rPr>
        <w:t xml:space="preserve">im Kontrast zu der Evaluierung der Erzieherin als „streng“ steht. Da dies auch </w:t>
      </w:r>
      <w:r w:rsidR="00BB6343" w:rsidRPr="007310A7">
        <w:rPr>
          <w:color w:val="000000" w:themeColor="text1"/>
        </w:rPr>
        <w:t xml:space="preserve">Alex‘ </w:t>
      </w:r>
      <w:r w:rsidRPr="007310A7">
        <w:rPr>
          <w:color w:val="000000" w:themeColor="text1"/>
        </w:rPr>
        <w:t>verwendete Wortwahl im Bezug auf</w:t>
      </w:r>
      <w:r w:rsidR="00BB6343" w:rsidRPr="007310A7">
        <w:rPr>
          <w:color w:val="000000" w:themeColor="text1"/>
        </w:rPr>
        <w:t xml:space="preserve"> die</w:t>
      </w:r>
      <w:r w:rsidRPr="007310A7">
        <w:rPr>
          <w:color w:val="000000" w:themeColor="text1"/>
        </w:rPr>
        <w:t xml:space="preserve"> Pflegekräfte während seine</w:t>
      </w:r>
      <w:r w:rsidR="00BB6343" w:rsidRPr="007310A7">
        <w:rPr>
          <w:color w:val="000000" w:themeColor="text1"/>
        </w:rPr>
        <w:t>s</w:t>
      </w:r>
      <w:r w:rsidRPr="007310A7">
        <w:rPr>
          <w:color w:val="000000" w:themeColor="text1"/>
        </w:rPr>
        <w:t xml:space="preserve"> frühen Krankenhausaufenthalte</w:t>
      </w:r>
      <w:r w:rsidR="00BB6343" w:rsidRPr="007310A7">
        <w:rPr>
          <w:color w:val="000000" w:themeColor="text1"/>
        </w:rPr>
        <w:t>s</w:t>
      </w:r>
      <w:r w:rsidRPr="007310A7">
        <w:rPr>
          <w:color w:val="000000" w:themeColor="text1"/>
        </w:rPr>
        <w:t xml:space="preserve"> ist, </w:t>
      </w:r>
      <w:r w:rsidR="00BB6343" w:rsidRPr="007310A7">
        <w:rPr>
          <w:color w:val="000000" w:themeColor="text1"/>
        </w:rPr>
        <w:t xml:space="preserve">lässt sich </w:t>
      </w:r>
      <w:r w:rsidRPr="007310A7">
        <w:rPr>
          <w:color w:val="000000" w:themeColor="text1"/>
        </w:rPr>
        <w:t xml:space="preserve">diese Einordnung </w:t>
      </w:r>
      <w:r w:rsidR="00BB6343" w:rsidRPr="007310A7">
        <w:rPr>
          <w:color w:val="000000" w:themeColor="text1"/>
        </w:rPr>
        <w:t xml:space="preserve">als </w:t>
      </w:r>
      <w:r w:rsidRPr="007310A7">
        <w:rPr>
          <w:color w:val="000000" w:themeColor="text1"/>
        </w:rPr>
        <w:t>Relativierung von extrem belastenden Erfahrungen</w:t>
      </w:r>
      <w:r w:rsidR="00BB6343" w:rsidRPr="007310A7">
        <w:rPr>
          <w:color w:val="000000" w:themeColor="text1"/>
        </w:rPr>
        <w:t xml:space="preserve"> interpretieren</w:t>
      </w:r>
      <w:r w:rsidRPr="007310A7">
        <w:rPr>
          <w:color w:val="000000" w:themeColor="text1"/>
        </w:rPr>
        <w:t xml:space="preserve">. Dabei wird „streng“ zu einer Art Platzhalter-Bezeichnung, die </w:t>
      </w:r>
      <w:proofErr w:type="spellStart"/>
      <w:r w:rsidRPr="007310A7">
        <w:rPr>
          <w:color w:val="000000" w:themeColor="text1"/>
        </w:rPr>
        <w:t>dethematisiert</w:t>
      </w:r>
      <w:proofErr w:type="spellEnd"/>
      <w:r w:rsidRPr="007310A7">
        <w:rPr>
          <w:color w:val="000000" w:themeColor="text1"/>
        </w:rPr>
        <w:t xml:space="preserve">, als wie gewaltvoll Alex bestimmte Phasen seines Lebens erlebt hat. Dennoch ist es Alex, anders </w:t>
      </w:r>
      <w:r w:rsidR="00AA4A76" w:rsidRPr="007310A7">
        <w:rPr>
          <w:color w:val="000000" w:themeColor="text1"/>
        </w:rPr>
        <w:t xml:space="preserve">als </w:t>
      </w:r>
      <w:r w:rsidRPr="007310A7">
        <w:rPr>
          <w:color w:val="000000" w:themeColor="text1"/>
        </w:rPr>
        <w:t xml:space="preserve">an vielen Stellen des Interviews, in Bezug auf seine Kindergartenzeit möglich </w:t>
      </w:r>
      <w:r w:rsidR="00AA4A76" w:rsidRPr="007310A7">
        <w:rPr>
          <w:color w:val="000000" w:themeColor="text1"/>
        </w:rPr>
        <w:t xml:space="preserve">belastende Erfahrungen </w:t>
      </w:r>
      <w:r w:rsidRPr="007310A7">
        <w:rPr>
          <w:color w:val="000000" w:themeColor="text1"/>
        </w:rPr>
        <w:t xml:space="preserve">zu schildern ohne </w:t>
      </w:r>
      <w:r w:rsidR="00AA4A76" w:rsidRPr="007310A7">
        <w:rPr>
          <w:color w:val="000000" w:themeColor="text1"/>
        </w:rPr>
        <w:t xml:space="preserve">diese </w:t>
      </w:r>
      <w:r w:rsidRPr="007310A7">
        <w:rPr>
          <w:color w:val="000000" w:themeColor="text1"/>
        </w:rPr>
        <w:t xml:space="preserve">unmittelbar abzuschwächen. So schiebt er in der obigen Sequenz auch ein „blöd“ als eine, vermutlich dem kindlichen Erleben nahe Einordnung seiner Erzieherin nach. </w:t>
      </w:r>
    </w:p>
    <w:p w14:paraId="2E882EAB" w14:textId="77777777" w:rsidR="00631021" w:rsidRPr="007310A7" w:rsidRDefault="00631021" w:rsidP="00122047">
      <w:pPr>
        <w:spacing w:before="240" w:line="360" w:lineRule="auto"/>
        <w:jc w:val="both"/>
        <w:rPr>
          <w:color w:val="000000" w:themeColor="text1"/>
        </w:rPr>
      </w:pPr>
      <w:r w:rsidRPr="007310A7">
        <w:rPr>
          <w:color w:val="000000" w:themeColor="text1"/>
        </w:rPr>
        <w:t>Alex beschreibt, dass auch seine Angst auf öffentliche Toiletten zu gehen in der Kindergartenzeit beginnt:</w:t>
      </w:r>
    </w:p>
    <w:p w14:paraId="13AA7A8B" w14:textId="77777777" w:rsidR="00631021" w:rsidRPr="007310A7" w:rsidRDefault="00631021" w:rsidP="00122047">
      <w:pPr>
        <w:spacing w:before="240" w:after="240" w:line="360" w:lineRule="auto"/>
        <w:ind w:left="567" w:right="509"/>
        <w:jc w:val="both"/>
        <w:rPr>
          <w:rFonts w:ascii="Cambria" w:eastAsia="Monospaced" w:hAnsi="Cambria" w:cs="Monospaced"/>
          <w:color w:val="000000" w:themeColor="text1"/>
          <w:sz w:val="22"/>
          <w:szCs w:val="22"/>
        </w:rPr>
      </w:pPr>
      <w:r w:rsidRPr="007310A7">
        <w:rPr>
          <w:rFonts w:eastAsia="Monospaced" w:cs="Monospaced"/>
          <w:color w:val="000000" w:themeColor="text1"/>
          <w:sz w:val="22"/>
          <w:szCs w:val="22"/>
        </w:rPr>
        <w:t xml:space="preserve">„((spricht schnell)) ich weiß nur dass ich zum Beispiel auch </w:t>
      </w:r>
      <w:r w:rsidRPr="007310A7">
        <w:rPr>
          <w:rFonts w:eastAsia="Monospaced" w:cs="Monospaced"/>
          <w:b/>
          <w:color w:val="000000" w:themeColor="text1"/>
          <w:sz w:val="22"/>
          <w:szCs w:val="22"/>
        </w:rPr>
        <w:t>Angst</w:t>
      </w:r>
      <w:r w:rsidRPr="007310A7">
        <w:rPr>
          <w:rFonts w:eastAsia="Monospaced" w:cs="Monospaced"/>
          <w:color w:val="000000" w:themeColor="text1"/>
          <w:sz w:val="22"/>
          <w:szCs w:val="22"/>
        </w:rPr>
        <w:t xml:space="preserve"> hatte dort aufs </w:t>
      </w:r>
      <w:r w:rsidRPr="007310A7">
        <w:rPr>
          <w:rFonts w:eastAsia="Monospaced" w:cs="Monospaced"/>
          <w:b/>
          <w:color w:val="000000" w:themeColor="text1"/>
          <w:sz w:val="22"/>
          <w:szCs w:val="22"/>
        </w:rPr>
        <w:t>Klo</w:t>
      </w:r>
      <w:r w:rsidRPr="007310A7">
        <w:rPr>
          <w:rFonts w:eastAsia="Monospaced" w:cs="Monospaced"/>
          <w:color w:val="000000" w:themeColor="text1"/>
          <w:sz w:val="22"/>
          <w:szCs w:val="22"/>
        </w:rPr>
        <w:t xml:space="preserve"> zu gehen im </w:t>
      </w:r>
      <w:r w:rsidRPr="007310A7">
        <w:rPr>
          <w:rFonts w:eastAsia="Monospaced" w:cs="Monospaced"/>
          <w:b/>
          <w:color w:val="000000" w:themeColor="text1"/>
          <w:sz w:val="22"/>
          <w:szCs w:val="22"/>
        </w:rPr>
        <w:t>Kindergarten</w:t>
      </w:r>
      <w:r w:rsidRPr="007310A7">
        <w:rPr>
          <w:rFonts w:eastAsia="Monospaced" w:cs="Monospaced"/>
          <w:color w:val="000000" w:themeColor="text1"/>
          <w:sz w:val="22"/>
          <w:szCs w:val="22"/>
        </w:rPr>
        <w:t xml:space="preserve"> im (2) in (Dorf 1) warn –warn=s halt n </w:t>
      </w:r>
      <w:r w:rsidRPr="007310A7">
        <w:rPr>
          <w:rFonts w:eastAsia="Monospaced" w:cs="Monospaced"/>
          <w:b/>
          <w:color w:val="000000" w:themeColor="text1"/>
          <w:sz w:val="22"/>
          <w:szCs w:val="22"/>
        </w:rPr>
        <w:t>Duzend</w:t>
      </w:r>
      <w:r w:rsidRPr="007310A7">
        <w:rPr>
          <w:rFonts w:eastAsia="Monospaced" w:cs="Monospaced"/>
          <w:color w:val="000000" w:themeColor="text1"/>
          <w:sz w:val="22"/>
          <w:szCs w:val="22"/>
        </w:rPr>
        <w:t xml:space="preserve"> oder ne na=ja vielleicht zwei duzend Toiletten </w:t>
      </w:r>
      <w:r w:rsidRPr="007310A7">
        <w:rPr>
          <w:rFonts w:eastAsia="Monospaced" w:cs="Monospaced"/>
          <w:b/>
          <w:color w:val="000000" w:themeColor="text1"/>
          <w:sz w:val="22"/>
          <w:szCs w:val="22"/>
        </w:rPr>
        <w:t>in einem Raum</w:t>
      </w:r>
      <w:r w:rsidRPr="007310A7">
        <w:rPr>
          <w:rFonts w:eastAsia="Monospaced" w:cs="Monospaced"/>
          <w:color w:val="000000" w:themeColor="text1"/>
          <w:sz w:val="22"/>
          <w:szCs w:val="22"/>
        </w:rPr>
        <w:t xml:space="preserve"> (1) mit Türen wo man einfach-, wenn man sich auf die Zehenspitzen stellt auch als Kind einfach </w:t>
      </w:r>
      <w:r w:rsidRPr="007310A7">
        <w:rPr>
          <w:rFonts w:eastAsia="Monospaced" w:cs="Monospaced"/>
          <w:b/>
          <w:color w:val="000000" w:themeColor="text1"/>
          <w:sz w:val="22"/>
          <w:szCs w:val="22"/>
        </w:rPr>
        <w:t>hinüberschauen</w:t>
      </w:r>
      <w:r w:rsidRPr="007310A7">
        <w:rPr>
          <w:rFonts w:eastAsia="Monospaced" w:cs="Monospaced"/>
          <w:color w:val="000000" w:themeColor="text1"/>
          <w:sz w:val="22"/>
          <w:szCs w:val="22"/>
        </w:rPr>
        <w:t xml:space="preserve"> kann (3) //ja// ob=des </w:t>
      </w:r>
      <w:r w:rsidRPr="007310A7">
        <w:rPr>
          <w:rFonts w:eastAsia="Monospaced" w:cs="Monospaced"/>
          <w:b/>
          <w:color w:val="000000" w:themeColor="text1"/>
          <w:sz w:val="22"/>
          <w:szCs w:val="22"/>
        </w:rPr>
        <w:t>heutzutage</w:t>
      </w:r>
      <w:r w:rsidRPr="007310A7">
        <w:rPr>
          <w:rFonts w:eastAsia="Monospaced" w:cs="Monospaced"/>
          <w:color w:val="000000" w:themeColor="text1"/>
          <w:sz w:val="22"/>
          <w:szCs w:val="22"/>
        </w:rPr>
        <w:t xml:space="preserve"> noch </w:t>
      </w:r>
      <w:r w:rsidRPr="007310A7">
        <w:rPr>
          <w:rFonts w:eastAsia="Monospaced" w:cs="Monospaced"/>
          <w:b/>
          <w:color w:val="000000" w:themeColor="text1"/>
          <w:sz w:val="22"/>
          <w:szCs w:val="22"/>
        </w:rPr>
        <w:t>immer</w:t>
      </w:r>
      <w:r w:rsidRPr="007310A7">
        <w:rPr>
          <w:rFonts w:eastAsia="Monospaced" w:cs="Monospaced"/>
          <w:color w:val="000000" w:themeColor="text1"/>
          <w:sz w:val="22"/>
          <w:szCs w:val="22"/>
        </w:rPr>
        <w:t xml:space="preserve"> so ist </w:t>
      </w:r>
      <w:r w:rsidRPr="007310A7">
        <w:rPr>
          <w:rFonts w:eastAsia="Monospaced" w:cs="Monospaced"/>
          <w:b/>
          <w:color w:val="000000" w:themeColor="text1"/>
          <w:sz w:val="22"/>
          <w:szCs w:val="22"/>
        </w:rPr>
        <w:t>weiß ich nicht</w:t>
      </w:r>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abe:r</w:t>
      </w:r>
      <w:proofErr w:type="spellEnd"/>
      <w:r w:rsidRPr="007310A7">
        <w:rPr>
          <w:rFonts w:eastAsia="Monospaced" w:cs="Monospaced"/>
          <w:color w:val="000000" w:themeColor="text1"/>
          <w:sz w:val="22"/>
          <w:szCs w:val="22"/>
        </w:rPr>
        <w:t xml:space="preserve"> (1) damals wollt ich ja eigentlich noch nie dort aufs </w:t>
      </w:r>
      <w:r w:rsidRPr="007310A7">
        <w:rPr>
          <w:rFonts w:eastAsia="Monospaced" w:cs="Monospaced"/>
          <w:b/>
          <w:color w:val="000000" w:themeColor="text1"/>
          <w:sz w:val="22"/>
          <w:szCs w:val="22"/>
        </w:rPr>
        <w:t xml:space="preserve">Klo gehen </w:t>
      </w:r>
      <w:r w:rsidRPr="007310A7">
        <w:rPr>
          <w:rFonts w:ascii="Cambria" w:eastAsia="Monospaced" w:hAnsi="Cambria" w:cs="Monospaced"/>
          <w:color w:val="000000" w:themeColor="text1"/>
          <w:sz w:val="22"/>
          <w:szCs w:val="22"/>
        </w:rPr>
        <w:t>(3) das hat sich ja=auch teilweise gut mit, durch die Schulzeit gezogen“</w:t>
      </w:r>
    </w:p>
    <w:p w14:paraId="41F1872A" w14:textId="3F35BA43" w:rsidR="00631021" w:rsidRPr="007310A7" w:rsidRDefault="00DE0897" w:rsidP="00B86204">
      <w:pPr>
        <w:spacing w:line="360" w:lineRule="auto"/>
        <w:jc w:val="both"/>
        <w:rPr>
          <w:color w:val="000000" w:themeColor="text1"/>
        </w:rPr>
      </w:pPr>
      <w:r w:rsidRPr="007310A7">
        <w:rPr>
          <w:color w:val="000000" w:themeColor="text1"/>
        </w:rPr>
        <w:t xml:space="preserve">Hier </w:t>
      </w:r>
      <w:r w:rsidR="00631021" w:rsidRPr="007310A7">
        <w:rPr>
          <w:color w:val="000000" w:themeColor="text1"/>
        </w:rPr>
        <w:t xml:space="preserve">wird deutlich, dass Alex‘ Erleben seines stigmatisierten Anders-Seins </w:t>
      </w:r>
      <w:r w:rsidRPr="007310A7">
        <w:rPr>
          <w:color w:val="000000" w:themeColor="text1"/>
        </w:rPr>
        <w:t xml:space="preserve">bereits </w:t>
      </w:r>
      <w:r w:rsidR="00631021" w:rsidRPr="007310A7">
        <w:rPr>
          <w:color w:val="000000" w:themeColor="text1"/>
        </w:rPr>
        <w:t xml:space="preserve">in der Kindergartenzeit beginnt. Es liegt nahe, dass die wiederholten </w:t>
      </w:r>
      <w:r w:rsidRPr="007310A7">
        <w:rPr>
          <w:color w:val="000000" w:themeColor="text1"/>
        </w:rPr>
        <w:t>nicht-selbst-</w:t>
      </w:r>
      <w:r w:rsidRPr="007310A7">
        <w:rPr>
          <w:color w:val="000000" w:themeColor="text1"/>
        </w:rPr>
        <w:lastRenderedPageBreak/>
        <w:t xml:space="preserve">eingewilligten </w:t>
      </w:r>
      <w:r w:rsidR="00631021" w:rsidRPr="007310A7">
        <w:rPr>
          <w:color w:val="000000" w:themeColor="text1"/>
        </w:rPr>
        <w:t>Behandlungen und Untersuchungen im Genitalbereich sich mit Erfahrungen mangelnder Privatsphäre und Selbstbestimmung</w:t>
      </w:r>
      <w:r w:rsidRPr="007310A7">
        <w:rPr>
          <w:color w:val="000000" w:themeColor="text1"/>
        </w:rPr>
        <w:t xml:space="preserve"> im Kindergarten</w:t>
      </w:r>
      <w:r w:rsidR="00631021" w:rsidRPr="007310A7">
        <w:rPr>
          <w:color w:val="000000" w:themeColor="text1"/>
        </w:rPr>
        <w:t xml:space="preserve"> verschränken und zu einem allgegenwärtigen Gefühl de</w:t>
      </w:r>
      <w:r w:rsidRPr="007310A7">
        <w:rPr>
          <w:color w:val="000000" w:themeColor="text1"/>
        </w:rPr>
        <w:t xml:space="preserve">r potentiellen Grenzverletzung </w:t>
      </w:r>
      <w:r w:rsidR="00631021" w:rsidRPr="007310A7">
        <w:rPr>
          <w:color w:val="000000" w:themeColor="text1"/>
        </w:rPr>
        <w:t xml:space="preserve">führen. In einer weiteren Sequenz kommt er auf die Toilettenerfahrung im Kindergarten zurück und nennt diese beispielhaft als verdichtete Situation, wo er erstmalig bemerkt habe „anders“ zu sein. Beides sind Erfahrungen, über die er mit </w:t>
      </w:r>
      <w:r w:rsidRPr="007310A7">
        <w:rPr>
          <w:color w:val="000000" w:themeColor="text1"/>
        </w:rPr>
        <w:t xml:space="preserve">seinen </w:t>
      </w:r>
      <w:r w:rsidR="00631021" w:rsidRPr="007310A7">
        <w:rPr>
          <w:color w:val="000000" w:themeColor="text1"/>
        </w:rPr>
        <w:t>Eltern oder Erzieher</w:t>
      </w:r>
      <w:r w:rsidRPr="007310A7">
        <w:rPr>
          <w:color w:val="000000" w:themeColor="text1"/>
        </w:rPr>
        <w:t>I</w:t>
      </w:r>
      <w:r w:rsidR="00631021" w:rsidRPr="007310A7">
        <w:rPr>
          <w:color w:val="000000" w:themeColor="text1"/>
        </w:rPr>
        <w:t>nnen nicht spr</w:t>
      </w:r>
      <w:r w:rsidRPr="007310A7">
        <w:rPr>
          <w:color w:val="000000" w:themeColor="text1"/>
        </w:rPr>
        <w:t>icht</w:t>
      </w:r>
      <w:r w:rsidR="00631021" w:rsidRPr="007310A7">
        <w:rPr>
          <w:color w:val="000000" w:themeColor="text1"/>
        </w:rPr>
        <w:t>.</w:t>
      </w:r>
    </w:p>
    <w:p w14:paraId="69DB3BEF" w14:textId="77777777" w:rsidR="00631021" w:rsidRPr="007310A7" w:rsidRDefault="00631021" w:rsidP="00B86204">
      <w:pPr>
        <w:spacing w:line="360" w:lineRule="auto"/>
        <w:jc w:val="both"/>
        <w:rPr>
          <w:color w:val="000000" w:themeColor="text1"/>
        </w:rPr>
      </w:pPr>
      <w:r w:rsidRPr="007310A7">
        <w:rPr>
          <w:color w:val="000000" w:themeColor="text1"/>
        </w:rPr>
        <w:t>An der obigen Sequenz wird ebenfalls deutlich, dass Alex bereits früh ein zumindest implizites Wissen über seine geschlechtliche Variation hat, gleichzeitig wird er von Beginn an mit den Folgen seiner geschlechtsangleichenden Eingriffe konfrontiert. In einer anderen Sequenz beschreibt Alex „mal 10 Minuten oder länger ohne das was kommt“ auf dem Klo zu sitzen, eine Beeinträchtigung die mit einer Harnröhrenverengung als Folge der geschlechtsverändernden Eingriffe zu erklären ist.</w:t>
      </w:r>
      <w:r w:rsidRPr="007310A7">
        <w:rPr>
          <w:rStyle w:val="Funotenzeichen"/>
          <w:color w:val="000000" w:themeColor="text1"/>
        </w:rPr>
        <w:footnoteReference w:id="192"/>
      </w:r>
      <w:r w:rsidRPr="007310A7">
        <w:rPr>
          <w:color w:val="000000" w:themeColor="text1"/>
        </w:rPr>
        <w:t xml:space="preserve"> Hier wird auch deutlich, dass die im medizinischen Behandlungsparadigma vertretene Vorstellung durch frühe operative Eingriffe Stigmatisierung zu verhindern in Alex‘ Fall nicht zutrifft. Vielmehr sind es die Folgen seiner Eingriffe, die ihm sein Anders-Sein besonders präsent machen.</w:t>
      </w:r>
      <w:r w:rsidRPr="007310A7">
        <w:rPr>
          <w:rStyle w:val="Funotenzeichen"/>
          <w:color w:val="000000" w:themeColor="text1"/>
        </w:rPr>
        <w:footnoteReference w:id="193"/>
      </w:r>
      <w:r w:rsidRPr="007310A7">
        <w:rPr>
          <w:color w:val="000000" w:themeColor="text1"/>
        </w:rPr>
        <w:t xml:space="preserve"> Entscheidend ist ebenfalls, dass Alex keine Möglichkeiten hat diese Erfahrungen des Anders-Seins und der körperlichen Beschwerden zu thematisieren. Es liegt nahe, dass er dadurch bereits früh das Stigma sowohl seiner Variation als auch der OP-Folgen empfindet und verinnerlicht. Ebenfalls verbindet er sein Anders-Sein mit der Erfahrung einer körperlichen Beeinträchtigung und somit überwiegend negativ. Es fehlen frühe positive Erfahrungen, die ihm ermöglichen seine Variation als unproblematisch zu erleben.</w:t>
      </w:r>
    </w:p>
    <w:p w14:paraId="1A972C53" w14:textId="63979214" w:rsidR="00631021" w:rsidRPr="007310A7" w:rsidRDefault="00631021" w:rsidP="00B86204">
      <w:pPr>
        <w:spacing w:line="360" w:lineRule="auto"/>
        <w:jc w:val="both"/>
        <w:rPr>
          <w:color w:val="000000" w:themeColor="text1"/>
        </w:rPr>
      </w:pPr>
      <w:r w:rsidRPr="007310A7">
        <w:rPr>
          <w:color w:val="000000" w:themeColor="text1"/>
        </w:rPr>
        <w:t xml:space="preserve">Auf der Präsentationsebene zeigt sich, dass Alex diese schwierigen Erfahrungen in der Gegenwart kaum hinter- bzw. befragt. Auch Kritik hinsichtlich des Umgangs sowohl seiner Eltern als auch seiner Erzieher*innen mit seiner Variation äußert er nicht. Dadurch bekommen sowohl sein Allein-Sein als auch seine Stigmatisierungserfahrungen als intergeschlechtliches Kind in Alex‘ Darstellungen etwas </w:t>
      </w:r>
      <w:r w:rsidRPr="007310A7">
        <w:rPr>
          <w:color w:val="000000" w:themeColor="text1"/>
        </w:rPr>
        <w:lastRenderedPageBreak/>
        <w:t>Schicksalhaftes, das nicht anders hätte sein können. Da er in anderen Kontexten, wie dem Verhalten seiner Erzieherin, die nicht direkt mit seiner Variation verbunden sind, durchaus Kritik äußern kann, liegt nahe, dass dies für ihn weniger problematisch und potentiell bedrohlich ist, als wenn es um seine Intergeschlechtlichkeit geht.</w:t>
      </w:r>
    </w:p>
    <w:p w14:paraId="3B858E69" w14:textId="245FF4DA" w:rsidR="00631021" w:rsidRPr="007310A7" w:rsidRDefault="00631021" w:rsidP="00122047">
      <w:pPr>
        <w:spacing w:before="480" w:after="240"/>
        <w:jc w:val="both"/>
        <w:rPr>
          <w:bCs/>
          <w:i/>
          <w:iCs/>
          <w:color w:val="000000" w:themeColor="text1"/>
        </w:rPr>
      </w:pPr>
      <w:r w:rsidRPr="007310A7">
        <w:rPr>
          <w:bCs/>
          <w:i/>
          <w:iCs/>
          <w:color w:val="000000" w:themeColor="text1"/>
        </w:rPr>
        <w:t>Ausgrenzung</w:t>
      </w:r>
      <w:r w:rsidR="00870CAE" w:rsidRPr="007310A7">
        <w:rPr>
          <w:bCs/>
          <w:i/>
          <w:iCs/>
          <w:color w:val="000000" w:themeColor="text1"/>
        </w:rPr>
        <w:t xml:space="preserve">, </w:t>
      </w:r>
      <w:r w:rsidRPr="007310A7">
        <w:rPr>
          <w:bCs/>
          <w:i/>
          <w:iCs/>
          <w:color w:val="000000" w:themeColor="text1"/>
        </w:rPr>
        <w:t>Gewalt</w:t>
      </w:r>
      <w:r w:rsidR="00870CAE" w:rsidRPr="007310A7">
        <w:rPr>
          <w:bCs/>
          <w:i/>
          <w:iCs/>
          <w:color w:val="000000" w:themeColor="text1"/>
        </w:rPr>
        <w:t xml:space="preserve"> und </w:t>
      </w:r>
      <w:r w:rsidR="00381335">
        <w:rPr>
          <w:bCs/>
          <w:i/>
          <w:iCs/>
          <w:color w:val="000000" w:themeColor="text1"/>
        </w:rPr>
        <w:t xml:space="preserve">Institutionalisierung </w:t>
      </w:r>
      <w:r w:rsidRPr="007310A7">
        <w:rPr>
          <w:bCs/>
          <w:i/>
          <w:iCs/>
          <w:color w:val="000000" w:themeColor="text1"/>
        </w:rPr>
        <w:t>in der Grundschulzeit</w:t>
      </w:r>
    </w:p>
    <w:p w14:paraId="791D82F5" w14:textId="1D5C6B25" w:rsidR="00631021" w:rsidRPr="007310A7" w:rsidRDefault="00631021" w:rsidP="00122047">
      <w:pPr>
        <w:spacing w:before="240" w:line="360" w:lineRule="auto"/>
        <w:jc w:val="both"/>
        <w:rPr>
          <w:color w:val="000000" w:themeColor="text1"/>
        </w:rPr>
      </w:pPr>
      <w:r w:rsidRPr="007310A7">
        <w:rPr>
          <w:color w:val="000000" w:themeColor="text1"/>
        </w:rPr>
        <w:t xml:space="preserve">Nach seiner Kindergartenzeit besucht Alex eine Grundschule, die nur wenige Meter vom Haus der Familie entfernt ist. Hier beginnen </w:t>
      </w:r>
      <w:r w:rsidR="00DE0897" w:rsidRPr="007310A7">
        <w:rPr>
          <w:color w:val="000000" w:themeColor="text1"/>
        </w:rPr>
        <w:t xml:space="preserve">systematische </w:t>
      </w:r>
      <w:r w:rsidRPr="007310A7">
        <w:rPr>
          <w:color w:val="000000" w:themeColor="text1"/>
        </w:rPr>
        <w:t>Ausgrenzung und zum Teil körperliche Gewalterfahrungen durch Mitschüler</w:t>
      </w:r>
      <w:r w:rsidR="00DE0897" w:rsidRPr="007310A7">
        <w:rPr>
          <w:color w:val="000000" w:themeColor="text1"/>
        </w:rPr>
        <w:t>Innen</w:t>
      </w:r>
      <w:r w:rsidRPr="007310A7">
        <w:rPr>
          <w:color w:val="000000" w:themeColor="text1"/>
        </w:rPr>
        <w:t xml:space="preserve">. Es lässt sich nicht rekonstruieren, inwiefern andere Kinder von Alex geschlechtlicher Variation wissen. Denkbar ist, dass Alex auf Grund der OP-Folgen und den daraus resultierenden körperlichen Beeinträchtigungen für die anderen Kinder </w:t>
      </w:r>
      <w:r w:rsidR="00DE0897" w:rsidRPr="007310A7">
        <w:rPr>
          <w:color w:val="000000" w:themeColor="text1"/>
        </w:rPr>
        <w:t xml:space="preserve">schnell </w:t>
      </w:r>
      <w:r w:rsidRPr="007310A7">
        <w:rPr>
          <w:color w:val="000000" w:themeColor="text1"/>
        </w:rPr>
        <w:t xml:space="preserve">als </w:t>
      </w:r>
      <w:r w:rsidR="00DE0897" w:rsidRPr="007310A7">
        <w:rPr>
          <w:color w:val="000000" w:themeColor="text1"/>
        </w:rPr>
        <w:t>„</w:t>
      </w:r>
      <w:r w:rsidRPr="007310A7">
        <w:rPr>
          <w:color w:val="000000" w:themeColor="text1"/>
        </w:rPr>
        <w:t>anders</w:t>
      </w:r>
      <w:r w:rsidR="00DE0897" w:rsidRPr="007310A7">
        <w:rPr>
          <w:color w:val="000000" w:themeColor="text1"/>
        </w:rPr>
        <w:t>“</w:t>
      </w:r>
      <w:r w:rsidRPr="007310A7">
        <w:rPr>
          <w:color w:val="000000" w:themeColor="text1"/>
        </w:rPr>
        <w:t xml:space="preserve"> </w:t>
      </w:r>
      <w:r w:rsidR="00DE0897" w:rsidRPr="007310A7">
        <w:rPr>
          <w:color w:val="000000" w:themeColor="text1"/>
        </w:rPr>
        <w:t xml:space="preserve">eingeordnet </w:t>
      </w:r>
      <w:r w:rsidRPr="007310A7">
        <w:rPr>
          <w:color w:val="000000" w:themeColor="text1"/>
        </w:rPr>
        <w:t>wird. In diesem Zusammenhang spricht Alex über seine erste Klassenlehrerin, die ihn nicht nur nicht schützt, sondern die</w:t>
      </w:r>
      <w:r w:rsidR="00DE0897" w:rsidRPr="007310A7">
        <w:rPr>
          <w:color w:val="000000" w:themeColor="text1"/>
        </w:rPr>
        <w:t xml:space="preserve"> erfahrene Gewalt</w:t>
      </w:r>
      <w:r w:rsidRPr="007310A7">
        <w:rPr>
          <w:color w:val="000000" w:themeColor="text1"/>
        </w:rPr>
        <w:t xml:space="preserve"> noch verstärkt:</w:t>
      </w:r>
    </w:p>
    <w:p w14:paraId="3DCC407B" w14:textId="77777777" w:rsidR="00631021" w:rsidRPr="007310A7" w:rsidRDefault="00631021" w:rsidP="00122047">
      <w:pPr>
        <w:spacing w:before="240" w:after="240" w:line="360" w:lineRule="auto"/>
        <w:ind w:left="567" w:right="509"/>
        <w:jc w:val="both"/>
        <w:rPr>
          <w:color w:val="000000" w:themeColor="text1"/>
          <w:sz w:val="22"/>
          <w:szCs w:val="22"/>
        </w:rPr>
      </w:pPr>
      <w:r w:rsidRPr="007310A7">
        <w:rPr>
          <w:color w:val="000000" w:themeColor="text1"/>
          <w:sz w:val="22"/>
          <w:szCs w:val="22"/>
        </w:rPr>
        <w:t xml:space="preserve">„Da hatte ich, in den, ersten </w:t>
      </w:r>
      <w:r w:rsidRPr="007310A7">
        <w:rPr>
          <w:b/>
          <w:color w:val="000000" w:themeColor="text1"/>
          <w:sz w:val="22"/>
          <w:szCs w:val="22"/>
        </w:rPr>
        <w:t>zwei Jahren</w:t>
      </w:r>
      <w:r w:rsidRPr="007310A7">
        <w:rPr>
          <w:color w:val="000000" w:themeColor="text1"/>
          <w:sz w:val="22"/>
          <w:szCs w:val="22"/>
        </w:rPr>
        <w:t xml:space="preserve"> eine </w:t>
      </w:r>
      <w:r w:rsidRPr="007310A7">
        <w:rPr>
          <w:b/>
          <w:color w:val="000000" w:themeColor="text1"/>
          <w:sz w:val="22"/>
          <w:szCs w:val="22"/>
        </w:rPr>
        <w:t>Lehrerin</w:t>
      </w:r>
      <w:r w:rsidRPr="007310A7">
        <w:rPr>
          <w:color w:val="000000" w:themeColor="text1"/>
          <w:sz w:val="22"/>
          <w:szCs w:val="22"/>
        </w:rPr>
        <w:t xml:space="preserve"> (1) die war auch relativ=streng mit der hat ich nu:r </w:t>
      </w:r>
      <w:r w:rsidRPr="007310A7">
        <w:rPr>
          <w:b/>
          <w:color w:val="000000" w:themeColor="text1"/>
          <w:sz w:val="22"/>
          <w:szCs w:val="22"/>
        </w:rPr>
        <w:t>Proble:me</w:t>
      </w:r>
      <w:r w:rsidRPr="007310A7">
        <w:rPr>
          <w:color w:val="000000" w:themeColor="text1"/>
          <w:sz w:val="22"/>
          <w:szCs w:val="22"/>
        </w:rPr>
        <w:t xml:space="preserve"> (4) die: (1) ich=wurde=halt in der Schule schon (1) </w:t>
      </w:r>
      <w:r w:rsidRPr="007310A7">
        <w:rPr>
          <w:b/>
          <w:color w:val="000000" w:themeColor="text1"/>
          <w:sz w:val="22"/>
          <w:szCs w:val="22"/>
        </w:rPr>
        <w:t>gemobbt</w:t>
      </w:r>
      <w:r w:rsidRPr="007310A7">
        <w:rPr>
          <w:color w:val="000000" w:themeColor="text1"/>
          <w:sz w:val="22"/>
          <w:szCs w:val="22"/>
        </w:rPr>
        <w:t xml:space="preserve"> in der </w:t>
      </w:r>
      <w:r w:rsidRPr="007310A7">
        <w:rPr>
          <w:b/>
          <w:color w:val="000000" w:themeColor="text1"/>
          <w:sz w:val="22"/>
          <w:szCs w:val="22"/>
        </w:rPr>
        <w:t>ersten</w:t>
      </w:r>
      <w:r w:rsidRPr="007310A7">
        <w:rPr>
          <w:color w:val="000000" w:themeColor="text1"/>
          <w:sz w:val="22"/>
          <w:szCs w:val="22"/>
        </w:rPr>
        <w:t xml:space="preserve"> Klasse, auch </w:t>
      </w:r>
      <w:r w:rsidRPr="007310A7">
        <w:rPr>
          <w:b/>
          <w:color w:val="000000" w:themeColor="text1"/>
          <w:sz w:val="22"/>
          <w:szCs w:val="22"/>
        </w:rPr>
        <w:t>verprügelt</w:t>
      </w:r>
      <w:r w:rsidRPr="007310A7">
        <w:rPr>
          <w:color w:val="000000" w:themeColor="text1"/>
          <w:sz w:val="22"/>
          <w:szCs w:val="22"/>
        </w:rPr>
        <w:t xml:space="preserve"> (2) //ja// (1) abe:r, tatsächlich (1) wurde </w:t>
      </w:r>
      <w:r w:rsidRPr="007310A7">
        <w:rPr>
          <w:b/>
          <w:color w:val="000000" w:themeColor="text1"/>
          <w:sz w:val="22"/>
          <w:szCs w:val="22"/>
        </w:rPr>
        <w:t>ich</w:t>
      </w:r>
      <w:r w:rsidRPr="007310A7">
        <w:rPr>
          <w:color w:val="000000" w:themeColor="text1"/>
          <w:sz w:val="22"/>
          <w:szCs w:val="22"/>
        </w:rPr>
        <w:t xml:space="preserve"> (1) v- aus der </w:t>
      </w:r>
      <w:r w:rsidRPr="007310A7">
        <w:rPr>
          <w:b/>
          <w:color w:val="000000" w:themeColor="text1"/>
          <w:sz w:val="22"/>
          <w:szCs w:val="22"/>
        </w:rPr>
        <w:t>Schule:</w:t>
      </w:r>
      <w:r w:rsidRPr="007310A7">
        <w:rPr>
          <w:color w:val="000000" w:themeColor="text1"/>
          <w:sz w:val="22"/>
          <w:szCs w:val="22"/>
        </w:rPr>
        <w:t xml:space="preserve"> (1) halt  </w:t>
      </w:r>
      <w:r w:rsidRPr="007310A7">
        <w:rPr>
          <w:b/>
          <w:color w:val="000000" w:themeColor="text1"/>
          <w:sz w:val="22"/>
          <w:szCs w:val="22"/>
        </w:rPr>
        <w:t>suspendi:ert</w:t>
      </w:r>
      <w:r w:rsidRPr="007310A7">
        <w:rPr>
          <w:color w:val="000000" w:themeColor="text1"/>
          <w:sz w:val="22"/>
          <w:szCs w:val="22"/>
        </w:rPr>
        <w:t xml:space="preserve"> aber der Schläger halt </w:t>
      </w:r>
      <w:r w:rsidRPr="007310A7">
        <w:rPr>
          <w:b/>
          <w:color w:val="000000" w:themeColor="text1"/>
          <w:sz w:val="22"/>
          <w:szCs w:val="22"/>
        </w:rPr>
        <w:t xml:space="preserve">nich </w:t>
      </w:r>
      <w:r w:rsidRPr="007310A7">
        <w:rPr>
          <w:color w:val="000000" w:themeColor="text1"/>
          <w:sz w:val="22"/>
          <w:szCs w:val="22"/>
        </w:rPr>
        <w:t xml:space="preserve">(3) meine </w:t>
      </w:r>
      <w:r w:rsidRPr="007310A7">
        <w:rPr>
          <w:b/>
          <w:color w:val="000000" w:themeColor="text1"/>
          <w:sz w:val="22"/>
          <w:szCs w:val="22"/>
        </w:rPr>
        <w:t>Eltern, glauben,</w:t>
      </w:r>
      <w:r w:rsidRPr="007310A7">
        <w:rPr>
          <w:color w:val="000000" w:themeColor="text1"/>
          <w:sz w:val="22"/>
          <w:szCs w:val="22"/>
        </w:rPr>
        <w:t xml:space="preserve"> das liegt eben an </w:t>
      </w:r>
      <w:r w:rsidRPr="007310A7">
        <w:rPr>
          <w:b/>
          <w:color w:val="000000" w:themeColor="text1"/>
          <w:sz w:val="22"/>
          <w:szCs w:val="22"/>
        </w:rPr>
        <w:t>ihr,</w:t>
      </w:r>
      <w:r w:rsidRPr="007310A7">
        <w:rPr>
          <w:color w:val="000000" w:themeColor="text1"/>
          <w:sz w:val="22"/>
          <w:szCs w:val="22"/>
        </w:rPr>
        <w:t xml:space="preserve"> we:il (3) weiß=nich ihre </w:t>
      </w:r>
      <w:r w:rsidRPr="007310A7">
        <w:rPr>
          <w:b/>
          <w:color w:val="000000" w:themeColor="text1"/>
          <w:sz w:val="22"/>
          <w:szCs w:val="22"/>
        </w:rPr>
        <w:t>Tochter</w:t>
      </w:r>
      <w:r w:rsidRPr="007310A7">
        <w:rPr>
          <w:color w:val="000000" w:themeColor="text1"/>
          <w:sz w:val="22"/>
          <w:szCs w:val="22"/>
        </w:rPr>
        <w:t xml:space="preserve"> oder i- ja=ihre=Tochter hat sich als </w:t>
      </w:r>
      <w:r w:rsidRPr="007310A7">
        <w:rPr>
          <w:b/>
          <w:color w:val="000000" w:themeColor="text1"/>
          <w:sz w:val="22"/>
          <w:szCs w:val="22"/>
        </w:rPr>
        <w:t>trans,</w:t>
      </w:r>
      <w:r w:rsidRPr="007310A7">
        <w:rPr>
          <w:color w:val="000000" w:themeColor="text1"/>
          <w:sz w:val="22"/>
          <w:szCs w:val="22"/>
        </w:rPr>
        <w:t xml:space="preserve"> ge </w:t>
      </w:r>
      <w:r w:rsidRPr="007310A7">
        <w:rPr>
          <w:b/>
          <w:color w:val="000000" w:themeColor="text1"/>
          <w:sz w:val="22"/>
          <w:szCs w:val="22"/>
        </w:rPr>
        <w:t xml:space="preserve">outet </w:t>
      </w:r>
      <w:r w:rsidRPr="007310A7">
        <w:rPr>
          <w:color w:val="000000" w:themeColor="text1"/>
          <w:sz w:val="22"/>
          <w:szCs w:val="22"/>
        </w:rPr>
        <w:t>(2)</w:t>
      </w:r>
      <w:r w:rsidRPr="007310A7">
        <w:rPr>
          <w:b/>
          <w:color w:val="000000" w:themeColor="text1"/>
          <w:sz w:val="22"/>
          <w:szCs w:val="22"/>
        </w:rPr>
        <w:t xml:space="preserve"> </w:t>
      </w:r>
      <w:r w:rsidRPr="007310A7">
        <w:rPr>
          <w:color w:val="000000" w:themeColor="text1"/>
          <w:sz w:val="22"/>
          <w:szCs w:val="22"/>
        </w:rPr>
        <w:t xml:space="preserve">und damit is sie anscheind ni:e, ganz zurecht (1) </w:t>
      </w:r>
      <w:r w:rsidRPr="007310A7">
        <w:rPr>
          <w:b/>
          <w:color w:val="000000" w:themeColor="text1"/>
          <w:sz w:val="22"/>
          <w:szCs w:val="22"/>
        </w:rPr>
        <w:t>gekommen</w:t>
      </w:r>
      <w:r w:rsidRPr="007310A7">
        <w:rPr>
          <w:color w:val="000000" w:themeColor="text1"/>
          <w:sz w:val="22"/>
          <w:szCs w:val="22"/>
        </w:rPr>
        <w:t xml:space="preserve"> (3) u:nd (1) </w:t>
      </w:r>
      <w:r w:rsidRPr="007310A7">
        <w:rPr>
          <w:b/>
          <w:color w:val="000000" w:themeColor="text1"/>
          <w:sz w:val="22"/>
          <w:szCs w:val="22"/>
        </w:rPr>
        <w:t xml:space="preserve">JA </w:t>
      </w:r>
      <w:r w:rsidRPr="007310A7">
        <w:rPr>
          <w:color w:val="000000" w:themeColor="text1"/>
          <w:sz w:val="22"/>
          <w:szCs w:val="22"/>
        </w:rPr>
        <w:t xml:space="preserve">((seufzend)) man vermutet so bisschen das das mit meiner </w:t>
      </w:r>
      <w:r w:rsidRPr="007310A7">
        <w:rPr>
          <w:b/>
          <w:color w:val="000000" w:themeColor="text1"/>
          <w:sz w:val="22"/>
          <w:szCs w:val="22"/>
        </w:rPr>
        <w:t>Kra:nken Geschi:chte</w:t>
      </w:r>
      <w:r w:rsidRPr="007310A7">
        <w:rPr>
          <w:color w:val="000000" w:themeColor="text1"/>
          <w:sz w:val="22"/>
          <w:szCs w:val="22"/>
        </w:rPr>
        <w:t xml:space="preserve"> (1) ((spricht schneller)) mit gespielt hat dass sie einfach mal so: (2) komplett bescheuert zu mir drauf war“</w:t>
      </w:r>
    </w:p>
    <w:p w14:paraId="67B9AF9E" w14:textId="77777777" w:rsidR="00DE0897" w:rsidRPr="007310A7" w:rsidRDefault="00631021" w:rsidP="00B86204">
      <w:pPr>
        <w:spacing w:line="360" w:lineRule="auto"/>
        <w:jc w:val="both"/>
        <w:rPr>
          <w:color w:val="000000" w:themeColor="text1"/>
        </w:rPr>
      </w:pPr>
      <w:r w:rsidRPr="007310A7">
        <w:rPr>
          <w:color w:val="000000" w:themeColor="text1"/>
        </w:rPr>
        <w:t>Alex verwendet hier erneut die Terminologie der strengen – als Gegensatz zur netten – Autoritätsperson</w:t>
      </w:r>
      <w:r w:rsidR="00DE0897" w:rsidRPr="007310A7">
        <w:rPr>
          <w:color w:val="000000" w:themeColor="text1"/>
        </w:rPr>
        <w:t xml:space="preserve"> und stellt die Perspektive seiner Eltern ins Zentrum. Diese </w:t>
      </w:r>
      <w:r w:rsidRPr="007310A7">
        <w:rPr>
          <w:color w:val="000000" w:themeColor="text1"/>
        </w:rPr>
        <w:t>erklären das Verhalten der Lehrerin als eine Form der Transphobie, was in doppelter Hinsicht erklärungsbedürftig ist</w:t>
      </w:r>
      <w:r w:rsidR="00DE0897" w:rsidRPr="007310A7">
        <w:rPr>
          <w:color w:val="000000" w:themeColor="text1"/>
        </w:rPr>
        <w:t>:</w:t>
      </w:r>
      <w:r w:rsidRPr="007310A7">
        <w:rPr>
          <w:color w:val="000000" w:themeColor="text1"/>
        </w:rPr>
        <w:t xml:space="preserve"> Zum einen stellt sich die Frage, inwiefern Alex als Kind einen Zusammenhang zwischen transgeschlechtlicher Identität und Intergeschlechtlichkeit herstellen kann. Zum anderen </w:t>
      </w:r>
      <w:r w:rsidR="00DE0897" w:rsidRPr="007310A7">
        <w:rPr>
          <w:color w:val="000000" w:themeColor="text1"/>
        </w:rPr>
        <w:t xml:space="preserve">wird </w:t>
      </w:r>
      <w:r w:rsidRPr="007310A7">
        <w:rPr>
          <w:color w:val="000000" w:themeColor="text1"/>
        </w:rPr>
        <w:t xml:space="preserve">dadurch eine </w:t>
      </w:r>
      <w:r w:rsidR="00DE0897" w:rsidRPr="007310A7">
        <w:rPr>
          <w:color w:val="000000" w:themeColor="text1"/>
        </w:rPr>
        <w:t xml:space="preserve">Art </w:t>
      </w:r>
      <w:r w:rsidRPr="007310A7">
        <w:rPr>
          <w:color w:val="000000" w:themeColor="text1"/>
        </w:rPr>
        <w:lastRenderedPageBreak/>
        <w:t>Rechtfertigung des</w:t>
      </w:r>
      <w:r w:rsidR="00DE0897" w:rsidRPr="007310A7">
        <w:rPr>
          <w:color w:val="000000" w:themeColor="text1"/>
        </w:rPr>
        <w:t>, aus ihrer eigenen Geschichte heraus verstandenen,</w:t>
      </w:r>
      <w:r w:rsidRPr="007310A7">
        <w:rPr>
          <w:color w:val="000000" w:themeColor="text1"/>
        </w:rPr>
        <w:t xml:space="preserve"> Verhaltens der Lehrerin</w:t>
      </w:r>
      <w:r w:rsidR="00DE0897" w:rsidRPr="007310A7">
        <w:rPr>
          <w:color w:val="000000" w:themeColor="text1"/>
        </w:rPr>
        <w:t xml:space="preserve"> vorgenommen</w:t>
      </w:r>
      <w:r w:rsidRPr="007310A7">
        <w:rPr>
          <w:color w:val="000000" w:themeColor="text1"/>
        </w:rPr>
        <w:t>.</w:t>
      </w:r>
      <w:r w:rsidR="00DE0897" w:rsidRPr="007310A7">
        <w:rPr>
          <w:rStyle w:val="Funotenzeichen"/>
          <w:color w:val="000000" w:themeColor="text1"/>
        </w:rPr>
        <w:footnoteReference w:id="194"/>
      </w:r>
      <w:r w:rsidR="00DE0897" w:rsidRPr="007310A7">
        <w:rPr>
          <w:color w:val="000000" w:themeColor="text1"/>
        </w:rPr>
        <w:t xml:space="preserve"> </w:t>
      </w:r>
      <w:r w:rsidRPr="007310A7">
        <w:rPr>
          <w:color w:val="000000" w:themeColor="text1"/>
        </w:rPr>
        <w:t xml:space="preserve">Zudem verschiebt sich hier der Fokus von Alex‘ Erleben hin zur möglichen Perspektive und Motivlage der Lehrerin. Es liegt unter Berücksichtigung der bisherigen Rekonstruktion nahe, dass dies eine etablierte </w:t>
      </w:r>
      <w:r w:rsidR="00DE0897" w:rsidRPr="007310A7">
        <w:rPr>
          <w:color w:val="000000" w:themeColor="text1"/>
        </w:rPr>
        <w:t xml:space="preserve">familiale Umgangsweise mit </w:t>
      </w:r>
      <w:r w:rsidRPr="007310A7">
        <w:rPr>
          <w:color w:val="000000" w:themeColor="text1"/>
        </w:rPr>
        <w:t>Alex‘ Belastungs</w:t>
      </w:r>
      <w:r w:rsidR="00DE0897" w:rsidRPr="007310A7">
        <w:rPr>
          <w:color w:val="000000" w:themeColor="text1"/>
        </w:rPr>
        <w:t>- und Gewalt</w:t>
      </w:r>
      <w:r w:rsidRPr="007310A7">
        <w:rPr>
          <w:color w:val="000000" w:themeColor="text1"/>
        </w:rPr>
        <w:t>erfahrungen</w:t>
      </w:r>
      <w:r w:rsidR="00DE0897" w:rsidRPr="007310A7">
        <w:rPr>
          <w:color w:val="000000" w:themeColor="text1"/>
        </w:rPr>
        <w:t xml:space="preserve"> darstellt</w:t>
      </w:r>
      <w:r w:rsidRPr="007310A7">
        <w:rPr>
          <w:color w:val="000000" w:themeColor="text1"/>
        </w:rPr>
        <w:t xml:space="preserve">. Da mit den Eltern selbst keine Interviews geführt wurden, lässt sich hier nur hypothetisch vermuten, dass dadurch Schuld- und Überforderungsgefühle vermieden werden. </w:t>
      </w:r>
    </w:p>
    <w:p w14:paraId="2C6A3BBB" w14:textId="5641DB10" w:rsidR="00631021" w:rsidRPr="007310A7" w:rsidRDefault="00631021" w:rsidP="00DE0897">
      <w:pPr>
        <w:spacing w:before="240" w:line="360" w:lineRule="auto"/>
        <w:jc w:val="both"/>
        <w:rPr>
          <w:color w:val="000000" w:themeColor="text1"/>
        </w:rPr>
      </w:pPr>
      <w:r w:rsidRPr="007310A7">
        <w:rPr>
          <w:color w:val="000000" w:themeColor="text1"/>
        </w:rPr>
        <w:t xml:space="preserve">Auf </w:t>
      </w:r>
      <w:r w:rsidR="00DE0897" w:rsidRPr="007310A7">
        <w:rPr>
          <w:color w:val="000000" w:themeColor="text1"/>
        </w:rPr>
        <w:t xml:space="preserve">meine </w:t>
      </w:r>
      <w:r w:rsidRPr="007310A7">
        <w:rPr>
          <w:color w:val="000000" w:themeColor="text1"/>
        </w:rPr>
        <w:t xml:space="preserve">Nachfrage </w:t>
      </w:r>
      <w:r w:rsidR="00DE0897" w:rsidRPr="007310A7">
        <w:rPr>
          <w:color w:val="000000" w:themeColor="text1"/>
        </w:rPr>
        <w:t xml:space="preserve">zu </w:t>
      </w:r>
      <w:r w:rsidRPr="007310A7">
        <w:rPr>
          <w:color w:val="000000" w:themeColor="text1"/>
        </w:rPr>
        <w:t>seine</w:t>
      </w:r>
      <w:r w:rsidR="00DE0897" w:rsidRPr="007310A7">
        <w:rPr>
          <w:color w:val="000000" w:themeColor="text1"/>
        </w:rPr>
        <w:t>n</w:t>
      </w:r>
      <w:r w:rsidRPr="007310A7">
        <w:rPr>
          <w:color w:val="000000" w:themeColor="text1"/>
        </w:rPr>
        <w:t xml:space="preserve"> Mobbing-Erfahrungen berichtet Alex</w:t>
      </w:r>
      <w:r w:rsidR="00DE0897" w:rsidRPr="007310A7">
        <w:rPr>
          <w:color w:val="000000" w:themeColor="text1"/>
        </w:rPr>
        <w:t xml:space="preserve"> weiter</w:t>
      </w:r>
      <w:r w:rsidRPr="007310A7">
        <w:rPr>
          <w:color w:val="000000" w:themeColor="text1"/>
        </w:rPr>
        <w:t>:</w:t>
      </w:r>
    </w:p>
    <w:p w14:paraId="5951B36A" w14:textId="6C57CF02" w:rsidR="00631021" w:rsidRPr="007310A7" w:rsidRDefault="00631021" w:rsidP="00122047">
      <w:pPr>
        <w:spacing w:before="240" w:after="240" w:line="360" w:lineRule="auto"/>
        <w:ind w:left="567" w:right="509"/>
        <w:jc w:val="both"/>
        <w:rPr>
          <w:rFonts w:eastAsia="Monospaced" w:cs="Monospaced"/>
          <w:color w:val="000000" w:themeColor="text1"/>
          <w:sz w:val="22"/>
          <w:szCs w:val="22"/>
        </w:rPr>
      </w:pPr>
      <w:r w:rsidRPr="007310A7">
        <w:rPr>
          <w:rFonts w:eastAsia="Monospaced" w:cs="Monospaced"/>
          <w:color w:val="000000" w:themeColor="text1"/>
          <w:sz w:val="22"/>
          <w:szCs w:val="22"/>
        </w:rPr>
        <w:t xml:space="preserve">„ich hatte, </w:t>
      </w:r>
      <w:r w:rsidRPr="007310A7">
        <w:rPr>
          <w:rFonts w:eastAsia="Monospaced" w:cs="Monospaced"/>
          <w:b/>
          <w:color w:val="000000" w:themeColor="text1"/>
          <w:sz w:val="22"/>
          <w:szCs w:val="22"/>
        </w:rPr>
        <w:t>Angst</w:t>
      </w:r>
      <w:r w:rsidRPr="007310A7">
        <w:rPr>
          <w:rFonts w:eastAsia="Monospaced" w:cs="Monospaced"/>
          <w:color w:val="000000" w:themeColor="text1"/>
          <w:sz w:val="22"/>
          <w:szCs w:val="22"/>
        </w:rPr>
        <w:t xml:space="preserve"> in die Schule zu gehen=ich wollte relativ, nicht mehr da=hin (3) ähm=pff (2) gene- generell hat sie eher die ((leiser)) </w:t>
      </w:r>
      <w:r w:rsidRPr="007310A7">
        <w:rPr>
          <w:rFonts w:eastAsia="Monospaced" w:cs="Monospaced"/>
          <w:b/>
          <w:color w:val="000000" w:themeColor="text1"/>
          <w:sz w:val="22"/>
          <w:szCs w:val="22"/>
        </w:rPr>
        <w:t>Mobber</w:t>
      </w:r>
      <w:r w:rsidRPr="007310A7">
        <w:rPr>
          <w:rFonts w:eastAsia="Monospaced" w:cs="Monospaced"/>
          <w:color w:val="000000" w:themeColor="text1"/>
          <w:sz w:val="22"/>
          <w:szCs w:val="22"/>
        </w:rPr>
        <w:t xml:space="preserve"> in Schutz genommen als </w:t>
      </w:r>
      <w:r w:rsidRPr="007310A7">
        <w:rPr>
          <w:rFonts w:eastAsia="Monospaced" w:cs="Monospaced"/>
          <w:b/>
          <w:color w:val="000000" w:themeColor="text1"/>
          <w:sz w:val="22"/>
          <w:szCs w:val="22"/>
        </w:rPr>
        <w:t xml:space="preserve">mich </w:t>
      </w:r>
      <w:r w:rsidRPr="007310A7">
        <w:rPr>
          <w:rFonts w:eastAsia="Monospaced" w:cs="Monospaced"/>
          <w:color w:val="000000" w:themeColor="text1"/>
          <w:sz w:val="22"/>
          <w:szCs w:val="22"/>
        </w:rPr>
        <w:t xml:space="preserve">(2) also da war jemand mit </w:t>
      </w:r>
      <w:r w:rsidR="00DE0897" w:rsidRPr="007310A7">
        <w:rPr>
          <w:rFonts w:eastAsia="Monospaced" w:cs="Monospaced"/>
          <w:b/>
          <w:color w:val="000000" w:themeColor="text1"/>
          <w:sz w:val="22"/>
          <w:szCs w:val="22"/>
        </w:rPr>
        <w:t xml:space="preserve">ADHS </w:t>
      </w:r>
      <w:r w:rsidRPr="007310A7">
        <w:rPr>
          <w:rFonts w:eastAsia="Monospaced" w:cs="Monospaced"/>
          <w:color w:val="000000" w:themeColor="text1"/>
          <w:sz w:val="22"/>
          <w:szCs w:val="22"/>
        </w:rPr>
        <w:t xml:space="preserve">der hat mich auch öfter </w:t>
      </w:r>
      <w:proofErr w:type="spellStart"/>
      <w:proofErr w:type="gramStart"/>
      <w:r w:rsidRPr="007310A7">
        <w:rPr>
          <w:rFonts w:eastAsia="Monospaced" w:cs="Monospaced"/>
          <w:b/>
          <w:color w:val="000000" w:themeColor="text1"/>
          <w:sz w:val="22"/>
          <w:szCs w:val="22"/>
        </w:rPr>
        <w:t>geschla:gen</w:t>
      </w:r>
      <w:proofErr w:type="spellEnd"/>
      <w:proofErr w:type="gramEnd"/>
      <w:r w:rsidRPr="007310A7">
        <w:rPr>
          <w:rFonts w:eastAsia="Monospaced" w:cs="Monospaced"/>
          <w:color w:val="000000" w:themeColor="text1"/>
          <w:sz w:val="22"/>
          <w:szCs w:val="22"/>
        </w:rPr>
        <w:t xml:space="preserve"> </w:t>
      </w:r>
      <w:proofErr w:type="spellStart"/>
      <w:r w:rsidRPr="007310A7">
        <w:rPr>
          <w:rFonts w:eastAsia="Monospaced" w:cs="Monospaced"/>
          <w:b/>
          <w:color w:val="000000" w:themeColor="text1"/>
          <w:sz w:val="22"/>
          <w:szCs w:val="22"/>
        </w:rPr>
        <w:t>gebi:ssen</w:t>
      </w:r>
      <w:proofErr w:type="spellEnd"/>
      <w:r w:rsidRPr="007310A7">
        <w:rPr>
          <w:rFonts w:eastAsia="Monospaced" w:cs="Monospaced"/>
          <w:b/>
          <w:color w:val="000000" w:themeColor="text1"/>
          <w:sz w:val="22"/>
          <w:szCs w:val="22"/>
        </w:rPr>
        <w:t xml:space="preserve">, </w:t>
      </w:r>
      <w:proofErr w:type="spellStart"/>
      <w:r w:rsidRPr="007310A7">
        <w:rPr>
          <w:rFonts w:eastAsia="Monospaced" w:cs="Monospaced"/>
          <w:b/>
          <w:color w:val="000000" w:themeColor="text1"/>
          <w:sz w:val="22"/>
          <w:szCs w:val="22"/>
        </w:rPr>
        <w:t>getre:ten</w:t>
      </w:r>
      <w:proofErr w:type="spellEnd"/>
      <w:r w:rsidRPr="007310A7">
        <w:rPr>
          <w:rFonts w:eastAsia="Monospaced" w:cs="Monospaced"/>
          <w:b/>
          <w:color w:val="000000" w:themeColor="text1"/>
          <w:sz w:val="22"/>
          <w:szCs w:val="22"/>
        </w:rPr>
        <w:t xml:space="preserve">=was </w:t>
      </w:r>
      <w:r w:rsidRPr="007310A7">
        <w:rPr>
          <w:rFonts w:eastAsia="Monospaced" w:cs="Monospaced"/>
          <w:color w:val="000000" w:themeColor="text1"/>
          <w:sz w:val="22"/>
          <w:szCs w:val="22"/>
        </w:rPr>
        <w:t xml:space="preserve">auch </w:t>
      </w:r>
      <w:r w:rsidRPr="007310A7">
        <w:rPr>
          <w:rFonts w:eastAsia="Monospaced" w:cs="Monospaced"/>
          <w:b/>
          <w:color w:val="000000" w:themeColor="text1"/>
          <w:sz w:val="22"/>
          <w:szCs w:val="22"/>
        </w:rPr>
        <w:t>immer</w:t>
      </w:r>
      <w:r w:rsidRPr="007310A7">
        <w:rPr>
          <w:rFonts w:eastAsia="Monospaced" w:cs="Monospaced"/>
          <w:color w:val="000000" w:themeColor="text1"/>
          <w:sz w:val="22"/>
          <w:szCs w:val="22"/>
        </w:rPr>
        <w:t xml:space="preserve"> (1) und ich musste nach </w:t>
      </w:r>
      <w:r w:rsidRPr="007310A7">
        <w:rPr>
          <w:rFonts w:eastAsia="Monospaced" w:cs="Monospaced"/>
          <w:b/>
          <w:color w:val="000000" w:themeColor="text1"/>
          <w:sz w:val="22"/>
          <w:szCs w:val="22"/>
        </w:rPr>
        <w:t>Hause</w:t>
      </w:r>
      <w:r w:rsidRPr="007310A7">
        <w:rPr>
          <w:rFonts w:eastAsia="Monospaced" w:cs="Monospaced"/>
          <w:color w:val="000000" w:themeColor="text1"/>
          <w:sz w:val="22"/>
          <w:szCs w:val="22"/>
        </w:rPr>
        <w:t xml:space="preserve"> gehen und sie hat den in der Schule </w:t>
      </w:r>
      <w:proofErr w:type="spellStart"/>
      <w:r w:rsidRPr="007310A7">
        <w:rPr>
          <w:rFonts w:eastAsia="Monospaced" w:cs="Monospaced"/>
          <w:color w:val="000000" w:themeColor="text1"/>
          <w:sz w:val="22"/>
          <w:szCs w:val="22"/>
        </w:rPr>
        <w:t>gela:ssen</w:t>
      </w:r>
      <w:proofErr w:type="spellEnd"/>
      <w:r w:rsidRPr="007310A7">
        <w:rPr>
          <w:rFonts w:eastAsia="Monospaced" w:cs="Monospaced"/>
          <w:color w:val="000000" w:themeColor="text1"/>
          <w:sz w:val="22"/>
          <w:szCs w:val="22"/>
        </w:rPr>
        <w:t xml:space="preserve"> (2) </w:t>
      </w:r>
    </w:p>
    <w:p w14:paraId="3A207A97" w14:textId="2C1737FA" w:rsidR="00631021" w:rsidRPr="007310A7" w:rsidRDefault="00631021" w:rsidP="00B86204">
      <w:pPr>
        <w:spacing w:line="360" w:lineRule="auto"/>
        <w:jc w:val="both"/>
        <w:rPr>
          <w:color w:val="000000" w:themeColor="text1"/>
        </w:rPr>
      </w:pPr>
      <w:r w:rsidRPr="007310A7">
        <w:rPr>
          <w:color w:val="000000" w:themeColor="text1"/>
        </w:rPr>
        <w:t xml:space="preserve">Hier bleibt </w:t>
      </w:r>
      <w:r w:rsidR="00DE0897" w:rsidRPr="007310A7">
        <w:rPr>
          <w:color w:val="000000" w:themeColor="text1"/>
        </w:rPr>
        <w:t xml:space="preserve">Alex‘ Bericht </w:t>
      </w:r>
      <w:r w:rsidRPr="007310A7">
        <w:rPr>
          <w:color w:val="000000" w:themeColor="text1"/>
        </w:rPr>
        <w:t>knapp, ohne dass er sich auf eine Erzählung einlässt. In den Pausen und seinem Suchen nach Worten wird die Belastung durch das Geschehene jedoch deutlich. Ebenfalls bezieht sich auf die verurteilenden Einschätzungen anderen Personen und nennt hier eine Frau aus seinem Dorf, der er auf einer Zugfahrt begegnet sowie heutige Arbeitskolleg*</w:t>
      </w:r>
      <w:r w:rsidR="00DE0897" w:rsidRPr="007310A7">
        <w:rPr>
          <w:color w:val="000000" w:themeColor="text1"/>
        </w:rPr>
        <w:t>i</w:t>
      </w:r>
      <w:r w:rsidRPr="007310A7">
        <w:rPr>
          <w:color w:val="000000" w:themeColor="text1"/>
        </w:rPr>
        <w:t xml:space="preserve">nnen von einem Werkstoffhof, diese würden die Lehrerin als „komplett irre“ bezeichnen. Hier wird </w:t>
      </w:r>
      <w:r w:rsidR="00AF29C2" w:rsidRPr="007310A7">
        <w:rPr>
          <w:color w:val="000000" w:themeColor="text1"/>
        </w:rPr>
        <w:t xml:space="preserve">zwar </w:t>
      </w:r>
      <w:r w:rsidRPr="007310A7">
        <w:rPr>
          <w:color w:val="000000" w:themeColor="text1"/>
        </w:rPr>
        <w:t xml:space="preserve">deutlich, dass er in seiner Beurteilung auf die Sichtweisen anderer Personen angewiesen ist. Dies </w:t>
      </w:r>
      <w:r w:rsidR="00AF29C2" w:rsidRPr="007310A7">
        <w:rPr>
          <w:color w:val="000000" w:themeColor="text1"/>
        </w:rPr>
        <w:t xml:space="preserve">ermöglicht ihm jedoch – im Kontext seiner Arbeit – eine erste </w:t>
      </w:r>
      <w:r w:rsidRPr="007310A7">
        <w:rPr>
          <w:color w:val="000000" w:themeColor="text1"/>
        </w:rPr>
        <w:t>Unabhängigkeit von der Perspektive seiner Eltern.</w:t>
      </w:r>
    </w:p>
    <w:p w14:paraId="0B0BCBE0" w14:textId="5D8C3B53" w:rsidR="00631021" w:rsidRPr="007310A7" w:rsidRDefault="00631021" w:rsidP="00B86204">
      <w:pPr>
        <w:spacing w:line="360" w:lineRule="auto"/>
        <w:jc w:val="both"/>
        <w:rPr>
          <w:color w:val="000000" w:themeColor="text1"/>
        </w:rPr>
      </w:pPr>
      <w:r w:rsidRPr="007310A7">
        <w:rPr>
          <w:color w:val="000000" w:themeColor="text1"/>
        </w:rPr>
        <w:t xml:space="preserve">Auf der Ebene der biographischen Daten zeigt sich, dass </w:t>
      </w:r>
      <w:r w:rsidR="006F5B82" w:rsidRPr="007310A7">
        <w:rPr>
          <w:color w:val="000000" w:themeColor="text1"/>
        </w:rPr>
        <w:t xml:space="preserve">weder Alex‘ </w:t>
      </w:r>
      <w:r w:rsidRPr="007310A7">
        <w:rPr>
          <w:color w:val="000000" w:themeColor="text1"/>
        </w:rPr>
        <w:t>Eltern noch pädagogische Personen</w:t>
      </w:r>
      <w:r w:rsidR="006F5B82" w:rsidRPr="007310A7">
        <w:rPr>
          <w:color w:val="000000" w:themeColor="text1"/>
        </w:rPr>
        <w:t xml:space="preserve"> </w:t>
      </w:r>
      <w:r w:rsidRPr="007310A7">
        <w:rPr>
          <w:color w:val="000000" w:themeColor="text1"/>
        </w:rPr>
        <w:t xml:space="preserve">die im Schulkontext </w:t>
      </w:r>
      <w:r w:rsidR="006F5B82" w:rsidRPr="007310A7">
        <w:rPr>
          <w:color w:val="000000" w:themeColor="text1"/>
        </w:rPr>
        <w:t>erfahrene Gewalt unterbinden</w:t>
      </w:r>
      <w:r w:rsidRPr="007310A7">
        <w:rPr>
          <w:color w:val="000000" w:themeColor="text1"/>
        </w:rPr>
        <w:t xml:space="preserve">. </w:t>
      </w:r>
      <w:r w:rsidR="006F5B82" w:rsidRPr="007310A7">
        <w:rPr>
          <w:color w:val="000000" w:themeColor="text1"/>
        </w:rPr>
        <w:t xml:space="preserve">Der Fokus auf die Lehrerin in Alex Darstellung lenkt dabei nicht nur von Alex‘ Erleben, sondern auch von dem (Nicht-)Handeln der Eltern ab. Es liegt daher nahe, dass Alex‘ bereits herausgearbeitete Umgangsweise mit hoch-belastenden </w:t>
      </w:r>
      <w:r w:rsidR="006F5B82" w:rsidRPr="007310A7">
        <w:rPr>
          <w:color w:val="000000" w:themeColor="text1"/>
        </w:rPr>
        <w:lastRenderedPageBreak/>
        <w:t xml:space="preserve">Erfahrungen – seine Eltern in jedem Fall vor Kritik zu schützen – erneut die Darstellung strukturiert. </w:t>
      </w:r>
      <w:r w:rsidRPr="007310A7">
        <w:rPr>
          <w:color w:val="000000" w:themeColor="text1"/>
        </w:rPr>
        <w:t xml:space="preserve">Zwar </w:t>
      </w:r>
      <w:r w:rsidR="006F5B82" w:rsidRPr="007310A7">
        <w:rPr>
          <w:color w:val="000000" w:themeColor="text1"/>
        </w:rPr>
        <w:t xml:space="preserve">erwähnt </w:t>
      </w:r>
      <w:r w:rsidRPr="007310A7">
        <w:rPr>
          <w:color w:val="000000" w:themeColor="text1"/>
        </w:rPr>
        <w:t xml:space="preserve">Alex </w:t>
      </w:r>
      <w:r w:rsidR="006F5B82" w:rsidRPr="007310A7">
        <w:rPr>
          <w:color w:val="000000" w:themeColor="text1"/>
        </w:rPr>
        <w:t xml:space="preserve">knapp ein damaliges </w:t>
      </w:r>
      <w:r w:rsidRPr="007310A7">
        <w:rPr>
          <w:color w:val="000000" w:themeColor="text1"/>
        </w:rPr>
        <w:t>Gespräch seiner Eltern mit dem Schul-</w:t>
      </w:r>
      <w:r w:rsidR="006F5B82" w:rsidRPr="007310A7">
        <w:rPr>
          <w:color w:val="000000" w:themeColor="text1"/>
        </w:rPr>
        <w:t>Dir</w:t>
      </w:r>
      <w:r w:rsidRPr="007310A7">
        <w:rPr>
          <w:color w:val="000000" w:themeColor="text1"/>
        </w:rPr>
        <w:t>ektor, jedoch seien diese</w:t>
      </w:r>
      <w:r w:rsidR="006F5B82" w:rsidRPr="007310A7">
        <w:rPr>
          <w:color w:val="000000" w:themeColor="text1"/>
        </w:rPr>
        <w:t xml:space="preserve"> von ihm </w:t>
      </w:r>
      <w:r w:rsidRPr="007310A7">
        <w:rPr>
          <w:color w:val="000000" w:themeColor="text1"/>
        </w:rPr>
        <w:t>„abgewimmelt“ worden. Hier lässt sich</w:t>
      </w:r>
      <w:r w:rsidR="006F5B82" w:rsidRPr="007310A7">
        <w:rPr>
          <w:color w:val="000000" w:themeColor="text1"/>
        </w:rPr>
        <w:t xml:space="preserve"> bezüglich der Formulierung „abgewimmelt“</w:t>
      </w:r>
      <w:r w:rsidRPr="007310A7">
        <w:rPr>
          <w:color w:val="000000" w:themeColor="text1"/>
        </w:rPr>
        <w:t xml:space="preserve"> die Hypothese aufstellen, dass </w:t>
      </w:r>
      <w:r w:rsidR="006F5B82" w:rsidRPr="007310A7">
        <w:rPr>
          <w:color w:val="000000" w:themeColor="text1"/>
        </w:rPr>
        <w:t xml:space="preserve">elterliche Ohnmachts-Erfahrungen – oder auch deren geringes Engagement – </w:t>
      </w:r>
      <w:proofErr w:type="spellStart"/>
      <w:r w:rsidR="006F5B82" w:rsidRPr="007310A7">
        <w:rPr>
          <w:color w:val="000000" w:themeColor="text1"/>
        </w:rPr>
        <w:t>dethematisiert</w:t>
      </w:r>
      <w:proofErr w:type="spellEnd"/>
      <w:r w:rsidR="006F5B82" w:rsidRPr="007310A7">
        <w:rPr>
          <w:color w:val="000000" w:themeColor="text1"/>
        </w:rPr>
        <w:t xml:space="preserve"> werden muss.</w:t>
      </w:r>
    </w:p>
    <w:p w14:paraId="2DFF21D6" w14:textId="430E50C9" w:rsidR="00631021" w:rsidRPr="007310A7" w:rsidRDefault="006F5B82" w:rsidP="00122047">
      <w:pPr>
        <w:spacing w:before="240" w:line="360" w:lineRule="auto"/>
        <w:jc w:val="both"/>
        <w:rPr>
          <w:color w:val="000000" w:themeColor="text1"/>
        </w:rPr>
      </w:pPr>
      <w:r w:rsidRPr="007310A7">
        <w:rPr>
          <w:color w:val="000000" w:themeColor="text1"/>
        </w:rPr>
        <w:t xml:space="preserve">Bereits vor </w:t>
      </w:r>
      <w:r w:rsidR="00631021" w:rsidRPr="007310A7">
        <w:rPr>
          <w:color w:val="000000" w:themeColor="text1"/>
        </w:rPr>
        <w:t xml:space="preserve">seiner Grundschulzeit </w:t>
      </w:r>
      <w:r w:rsidRPr="007310A7">
        <w:rPr>
          <w:color w:val="000000" w:themeColor="text1"/>
        </w:rPr>
        <w:t xml:space="preserve">ist Alex im </w:t>
      </w:r>
      <w:r w:rsidR="00631021" w:rsidRPr="007310A7">
        <w:rPr>
          <w:color w:val="000000" w:themeColor="text1"/>
        </w:rPr>
        <w:t>regelmäßig</w:t>
      </w:r>
      <w:r w:rsidRPr="007310A7">
        <w:rPr>
          <w:color w:val="000000" w:themeColor="text1"/>
        </w:rPr>
        <w:t>en</w:t>
      </w:r>
      <w:r w:rsidR="00631021" w:rsidRPr="007310A7">
        <w:rPr>
          <w:color w:val="000000" w:themeColor="text1"/>
        </w:rPr>
        <w:t xml:space="preserve"> Kontakt mit einem Psychologen:</w:t>
      </w:r>
    </w:p>
    <w:p w14:paraId="3AA8C8F6" w14:textId="173E0AF6" w:rsidR="00631021" w:rsidRPr="007310A7" w:rsidRDefault="00631021" w:rsidP="00122047">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„seitdem ich </w:t>
      </w:r>
      <w:proofErr w:type="spellStart"/>
      <w:r w:rsidRPr="007310A7">
        <w:rPr>
          <w:rFonts w:eastAsia="Monospaced" w:cs="Monospaced"/>
          <w:color w:val="000000" w:themeColor="text1"/>
          <w:sz w:val="22"/>
          <w:szCs w:val="22"/>
        </w:rPr>
        <w:t>ich</w:t>
      </w:r>
      <w:proofErr w:type="spellEnd"/>
      <w:r w:rsidRPr="007310A7">
        <w:rPr>
          <w:rFonts w:eastAsia="Monospaced" w:cs="Monospaced"/>
          <w:color w:val="000000" w:themeColor="text1"/>
          <w:sz w:val="22"/>
          <w:szCs w:val="22"/>
        </w:rPr>
        <w:t xml:space="preserve"> ‚vier war’ hab ich ein Psychologen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xml:space="preserve">// ‚wenn=wenn’ da hab ich bis </w:t>
      </w:r>
      <w:r w:rsidRPr="007310A7">
        <w:rPr>
          <w:rFonts w:eastAsia="Monospaced" w:cs="Monospaced"/>
          <w:b/>
          <w:color w:val="000000" w:themeColor="text1"/>
          <w:sz w:val="22"/>
          <w:szCs w:val="22"/>
        </w:rPr>
        <w:t>heute</w:t>
      </w:r>
      <w:r w:rsidRPr="007310A7">
        <w:rPr>
          <w:rFonts w:eastAsia="Monospaced" w:cs="Monospaced"/>
          <w:color w:val="000000" w:themeColor="text1"/>
          <w:sz w:val="22"/>
          <w:szCs w:val="22"/>
        </w:rPr>
        <w:t xml:space="preserve"> noch Termine, ich glaub ich hab zu keinem </w:t>
      </w:r>
      <w:r w:rsidRPr="007310A7">
        <w:rPr>
          <w:rFonts w:eastAsia="Monospaced" w:cs="Monospaced"/>
          <w:b/>
          <w:color w:val="000000" w:themeColor="text1"/>
          <w:sz w:val="22"/>
          <w:szCs w:val="22"/>
        </w:rPr>
        <w:t>Außenstehenden</w:t>
      </w:r>
      <w:r w:rsidRPr="007310A7">
        <w:rPr>
          <w:rFonts w:eastAsia="Monospaced" w:cs="Monospaced"/>
          <w:color w:val="000000" w:themeColor="text1"/>
          <w:sz w:val="22"/>
          <w:szCs w:val="22"/>
        </w:rPr>
        <w:t xml:space="preserve"> außer der Familie so=n engen Kontakt, prinzich- prinzipiell kann man sagen der zählt zur </w:t>
      </w:r>
      <w:r w:rsidRPr="007310A7">
        <w:rPr>
          <w:rFonts w:eastAsia="Monospaced" w:cs="Monospaced"/>
          <w:b/>
          <w:color w:val="000000" w:themeColor="text1"/>
          <w:sz w:val="22"/>
          <w:szCs w:val="22"/>
        </w:rPr>
        <w:t>Familie</w:t>
      </w:r>
      <w:r w:rsidRPr="007310A7">
        <w:rPr>
          <w:rFonts w:eastAsia="Monospaced" w:cs="Monospaced"/>
          <w:color w:val="000000" w:themeColor="text1"/>
          <w:sz w:val="22"/>
          <w:szCs w:val="22"/>
        </w:rPr>
        <w:t xml:space="preserve"> </w:t>
      </w:r>
      <w:proofErr w:type="gramStart"/>
      <w:r w:rsidRPr="007310A7">
        <w:rPr>
          <w:rFonts w:eastAsia="Monospaced" w:cs="Monospaced"/>
          <w:color w:val="000000" w:themeColor="text1"/>
          <w:sz w:val="22"/>
          <w:szCs w:val="22"/>
        </w:rPr>
        <w:t>//</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w:t>
      </w:r>
      <w:proofErr w:type="gramEnd"/>
      <w:r w:rsidRPr="007310A7">
        <w:rPr>
          <w:rFonts w:eastAsia="Monospaced" w:cs="Monospaced"/>
          <w:color w:val="000000" w:themeColor="text1"/>
          <w:sz w:val="22"/>
          <w:szCs w:val="22"/>
        </w:rPr>
        <w:t>10)“</w:t>
      </w:r>
    </w:p>
    <w:p w14:paraId="71EA04DF" w14:textId="77777777" w:rsidR="006F5B82" w:rsidRPr="007310A7" w:rsidRDefault="006F5B82" w:rsidP="00B86204">
      <w:pPr>
        <w:spacing w:line="360" w:lineRule="auto"/>
        <w:jc w:val="both"/>
        <w:rPr>
          <w:color w:val="000000" w:themeColor="text1"/>
        </w:rPr>
      </w:pPr>
      <w:r w:rsidRPr="007310A7">
        <w:rPr>
          <w:color w:val="000000" w:themeColor="text1"/>
        </w:rPr>
        <w:t xml:space="preserve">Inwiefern </w:t>
      </w:r>
      <w:r w:rsidR="00631021" w:rsidRPr="007310A7">
        <w:rPr>
          <w:color w:val="000000" w:themeColor="text1"/>
        </w:rPr>
        <w:t>dieser von Alex‘ Gewalterfahrungen in der Schule weiß, bleibt unklar.</w:t>
      </w:r>
      <w:r w:rsidRPr="007310A7">
        <w:rPr>
          <w:color w:val="000000" w:themeColor="text1"/>
        </w:rPr>
        <w:t xml:space="preserve"> Auch wie die Beziehung zwischen Alex und seinem Psychologen strukturiert und inhaltlich gestaltet ist lässt sich ausgehend vom rekonstruierten Material nicht sagen. Jedoch deutet sich an, dass ihm von Alex – sowie vermutlich von Alex‘ Eltern – der Status eines Familienmitgliedes zugeschrieben wird. </w:t>
      </w:r>
    </w:p>
    <w:p w14:paraId="3CE063EE" w14:textId="0C1432B3" w:rsidR="00631021" w:rsidRPr="007310A7" w:rsidRDefault="006F5B82" w:rsidP="00B86204">
      <w:pPr>
        <w:spacing w:line="360" w:lineRule="auto"/>
        <w:jc w:val="both"/>
        <w:rPr>
          <w:color w:val="000000" w:themeColor="text1"/>
        </w:rPr>
      </w:pPr>
      <w:r w:rsidRPr="007310A7">
        <w:rPr>
          <w:color w:val="000000" w:themeColor="text1"/>
        </w:rPr>
        <w:t xml:space="preserve">Ebenfalls während Alex‘ Grundschulzeit </w:t>
      </w:r>
      <w:r w:rsidR="00A83CD9" w:rsidRPr="007310A7">
        <w:rPr>
          <w:color w:val="000000" w:themeColor="text1"/>
        </w:rPr>
        <w:t xml:space="preserve">durchläuft er </w:t>
      </w:r>
      <w:r w:rsidR="00631021" w:rsidRPr="007310A7">
        <w:rPr>
          <w:color w:val="000000" w:themeColor="text1"/>
        </w:rPr>
        <w:t xml:space="preserve">psychologische Untersuchungen und </w:t>
      </w:r>
      <w:r w:rsidR="00A83CD9" w:rsidRPr="007310A7">
        <w:rPr>
          <w:color w:val="000000" w:themeColor="text1"/>
        </w:rPr>
        <w:t>hat „</w:t>
      </w:r>
      <w:r w:rsidR="00631021" w:rsidRPr="007310A7">
        <w:rPr>
          <w:color w:val="000000" w:themeColor="text1"/>
        </w:rPr>
        <w:t xml:space="preserve">Kontakte in Richtung Psychiatrie“, </w:t>
      </w:r>
      <w:r w:rsidR="00A83CD9" w:rsidRPr="007310A7">
        <w:rPr>
          <w:color w:val="000000" w:themeColor="text1"/>
        </w:rPr>
        <w:t xml:space="preserve">wobei er </w:t>
      </w:r>
      <w:r w:rsidR="00631021" w:rsidRPr="007310A7">
        <w:rPr>
          <w:color w:val="000000" w:themeColor="text1"/>
        </w:rPr>
        <w:t>u.a. einen Intelligenztext</w:t>
      </w:r>
      <w:r w:rsidR="00A83CD9" w:rsidRPr="007310A7">
        <w:rPr>
          <w:color w:val="000000" w:themeColor="text1"/>
        </w:rPr>
        <w:t xml:space="preserve"> absolviert</w:t>
      </w:r>
      <w:r w:rsidR="00631021" w:rsidRPr="007310A7">
        <w:rPr>
          <w:color w:val="000000" w:themeColor="text1"/>
        </w:rPr>
        <w:t xml:space="preserve">. Denkbar ist hier, dass er in einem </w:t>
      </w:r>
      <w:r w:rsidR="00631021" w:rsidRPr="007310A7">
        <w:rPr>
          <w:iCs/>
          <w:color w:val="000000" w:themeColor="text1"/>
        </w:rPr>
        <w:t>Sozialpsychiatrischen Zentrum</w:t>
      </w:r>
      <w:r w:rsidR="00631021" w:rsidRPr="007310A7">
        <w:rPr>
          <w:color w:val="000000" w:themeColor="text1"/>
        </w:rPr>
        <w:t xml:space="preserve"> für Kinder mit</w:t>
      </w:r>
      <w:r w:rsidRPr="007310A7">
        <w:rPr>
          <w:color w:val="000000" w:themeColor="text1"/>
        </w:rPr>
        <w:t xml:space="preserve"> sog.</w:t>
      </w:r>
      <w:r w:rsidR="00631021" w:rsidRPr="007310A7">
        <w:rPr>
          <w:color w:val="000000" w:themeColor="text1"/>
        </w:rPr>
        <w:t xml:space="preserve"> besonderem Unterstützungsbedarf</w:t>
      </w:r>
      <w:r w:rsidRPr="007310A7">
        <w:rPr>
          <w:color w:val="000000" w:themeColor="text1"/>
        </w:rPr>
        <w:t xml:space="preserve"> untersucht </w:t>
      </w:r>
      <w:r w:rsidR="00631021" w:rsidRPr="007310A7">
        <w:rPr>
          <w:color w:val="000000" w:themeColor="text1"/>
        </w:rPr>
        <w:t xml:space="preserve">wird. </w:t>
      </w:r>
      <w:r w:rsidR="00A83CD9" w:rsidRPr="007310A7">
        <w:rPr>
          <w:color w:val="000000" w:themeColor="text1"/>
        </w:rPr>
        <w:t>Für den weiteren Verlauf ist relevant</w:t>
      </w:r>
      <w:r w:rsidR="00631021" w:rsidRPr="007310A7">
        <w:rPr>
          <w:color w:val="000000" w:themeColor="text1"/>
        </w:rPr>
        <w:t xml:space="preserve">, dass </w:t>
      </w:r>
      <w:r w:rsidR="00A83CD9" w:rsidRPr="007310A7">
        <w:rPr>
          <w:color w:val="000000" w:themeColor="text1"/>
        </w:rPr>
        <w:t xml:space="preserve">Alex erstmals eine psychologische bzw. psychiatrische Medikalisierung erlebt und seine </w:t>
      </w:r>
      <w:r w:rsidR="00631021" w:rsidRPr="007310A7">
        <w:rPr>
          <w:color w:val="000000" w:themeColor="text1"/>
        </w:rPr>
        <w:t>geschlechtliche Variation</w:t>
      </w:r>
      <w:r w:rsidR="00A83CD9" w:rsidRPr="007310A7">
        <w:rPr>
          <w:color w:val="000000" w:themeColor="text1"/>
        </w:rPr>
        <w:t xml:space="preserve"> in Folge</w:t>
      </w:r>
      <w:r w:rsidR="00631021" w:rsidRPr="007310A7">
        <w:rPr>
          <w:color w:val="000000" w:themeColor="text1"/>
        </w:rPr>
        <w:t xml:space="preserve"> in den Kontext einer Behinderung</w:t>
      </w:r>
      <w:r w:rsidR="00A83CD9" w:rsidRPr="007310A7">
        <w:rPr>
          <w:color w:val="000000" w:themeColor="text1"/>
        </w:rPr>
        <w:t xml:space="preserve"> gestellt wird</w:t>
      </w:r>
      <w:r w:rsidR="00631021" w:rsidRPr="007310A7">
        <w:rPr>
          <w:color w:val="000000" w:themeColor="text1"/>
        </w:rPr>
        <w:t xml:space="preserve">. Dies ist einerseits als eine Institutionalisierung </w:t>
      </w:r>
      <w:r w:rsidR="00A83CD9" w:rsidRPr="007310A7">
        <w:rPr>
          <w:color w:val="000000" w:themeColor="text1"/>
        </w:rPr>
        <w:t xml:space="preserve">– und potentielle Ermöglichung – </w:t>
      </w:r>
      <w:r w:rsidR="00631021" w:rsidRPr="007310A7">
        <w:rPr>
          <w:color w:val="000000" w:themeColor="text1"/>
        </w:rPr>
        <w:t>von psycho-sozialer Hilfe</w:t>
      </w:r>
      <w:r w:rsidR="00397DF6" w:rsidRPr="007310A7">
        <w:rPr>
          <w:color w:val="000000" w:themeColor="text1"/>
        </w:rPr>
        <w:t xml:space="preserve"> im Zuge der Beantragung </w:t>
      </w:r>
      <w:r w:rsidR="00EE6A2F" w:rsidRPr="007310A7">
        <w:rPr>
          <w:color w:val="000000" w:themeColor="text1"/>
        </w:rPr>
        <w:t xml:space="preserve">staatlicher Leistungen im Kontext von </w:t>
      </w:r>
      <w:r w:rsidR="00397DF6" w:rsidRPr="007310A7">
        <w:rPr>
          <w:color w:val="000000" w:themeColor="text1"/>
        </w:rPr>
        <w:t>Behinderung</w:t>
      </w:r>
      <w:r w:rsidR="00631021" w:rsidRPr="007310A7">
        <w:rPr>
          <w:color w:val="000000" w:themeColor="text1"/>
        </w:rPr>
        <w:t xml:space="preserve"> zu verstehen.</w:t>
      </w:r>
      <w:r w:rsidR="00EE6A2F" w:rsidRPr="007310A7">
        <w:rPr>
          <w:rStyle w:val="Funotenzeichen"/>
          <w:color w:val="000000" w:themeColor="text1"/>
        </w:rPr>
        <w:footnoteReference w:id="195"/>
      </w:r>
      <w:r w:rsidR="00631021" w:rsidRPr="007310A7">
        <w:rPr>
          <w:color w:val="000000" w:themeColor="text1"/>
        </w:rPr>
        <w:t xml:space="preserve"> </w:t>
      </w:r>
      <w:r w:rsidR="00EE6A2F" w:rsidRPr="007310A7">
        <w:rPr>
          <w:color w:val="000000" w:themeColor="text1"/>
        </w:rPr>
        <w:t xml:space="preserve">Dies </w:t>
      </w:r>
      <w:r w:rsidR="003A612C" w:rsidRPr="007310A7">
        <w:rPr>
          <w:color w:val="000000" w:themeColor="text1"/>
        </w:rPr>
        <w:t xml:space="preserve">ermöglicht, dass Alex im Verlauf eine Schulbegleitung </w:t>
      </w:r>
      <w:r w:rsidR="0052576F" w:rsidRPr="007310A7">
        <w:rPr>
          <w:color w:val="000000" w:themeColor="text1"/>
        </w:rPr>
        <w:t xml:space="preserve">zugeteilt </w:t>
      </w:r>
      <w:r w:rsidR="003A612C" w:rsidRPr="007310A7">
        <w:rPr>
          <w:color w:val="000000" w:themeColor="text1"/>
        </w:rPr>
        <w:lastRenderedPageBreak/>
        <w:t>bekommt.</w:t>
      </w:r>
      <w:r w:rsidR="0052576F" w:rsidRPr="007310A7">
        <w:rPr>
          <w:color w:val="000000" w:themeColor="text1"/>
        </w:rPr>
        <w:t xml:space="preserve"> </w:t>
      </w:r>
      <w:r w:rsidR="00631021" w:rsidRPr="007310A7">
        <w:rPr>
          <w:color w:val="000000" w:themeColor="text1"/>
        </w:rPr>
        <w:t xml:space="preserve">Aus einer sozialkonstruktivistischen Perspektive wird Alex‘ Intergeschlechtlichkeit </w:t>
      </w:r>
      <w:r w:rsidR="00A83CD9" w:rsidRPr="007310A7">
        <w:rPr>
          <w:color w:val="000000" w:themeColor="text1"/>
        </w:rPr>
        <w:t xml:space="preserve">dadurch jedoch </w:t>
      </w:r>
      <w:r w:rsidR="00631021" w:rsidRPr="007310A7">
        <w:rPr>
          <w:color w:val="000000" w:themeColor="text1"/>
        </w:rPr>
        <w:t>als Behinderung hervorgebracht</w:t>
      </w:r>
      <w:r w:rsidR="00EF56D5" w:rsidRPr="007310A7">
        <w:rPr>
          <w:color w:val="000000" w:themeColor="text1"/>
        </w:rPr>
        <w:t>,</w:t>
      </w:r>
      <w:r w:rsidR="00CA5725" w:rsidRPr="007310A7">
        <w:rPr>
          <w:color w:val="000000" w:themeColor="text1"/>
        </w:rPr>
        <w:t xml:space="preserve"> ohne einen Zusammenhang mit </w:t>
      </w:r>
      <w:r w:rsidR="00EF56D5" w:rsidRPr="007310A7">
        <w:rPr>
          <w:color w:val="000000" w:themeColor="text1"/>
        </w:rPr>
        <w:t xml:space="preserve">den erlebten geschlechtlich </w:t>
      </w:r>
      <w:r w:rsidR="00CA5725" w:rsidRPr="007310A7">
        <w:rPr>
          <w:color w:val="000000" w:themeColor="text1"/>
        </w:rPr>
        <w:t>normierenden Eingriffen herzustellen.</w:t>
      </w:r>
      <w:r w:rsidR="00631021" w:rsidRPr="007310A7">
        <w:rPr>
          <w:rStyle w:val="Funotenzeichen"/>
          <w:color w:val="000000" w:themeColor="text1"/>
        </w:rPr>
        <w:footnoteReference w:id="196"/>
      </w:r>
      <w:r w:rsidR="00631021" w:rsidRPr="007310A7">
        <w:rPr>
          <w:color w:val="000000" w:themeColor="text1"/>
        </w:rPr>
        <w:t xml:space="preserve"> </w:t>
      </w:r>
    </w:p>
    <w:p w14:paraId="408FC26C" w14:textId="77777777" w:rsidR="00870CAE" w:rsidRPr="007310A7" w:rsidRDefault="00870CAE" w:rsidP="00B86204">
      <w:pPr>
        <w:spacing w:line="360" w:lineRule="auto"/>
        <w:jc w:val="both"/>
        <w:rPr>
          <w:color w:val="000000" w:themeColor="text1"/>
        </w:rPr>
      </w:pPr>
    </w:p>
    <w:p w14:paraId="0940814E" w14:textId="5C54850B" w:rsidR="00870CAE" w:rsidRPr="007310A7" w:rsidRDefault="00870CAE" w:rsidP="00381335">
      <w:pPr>
        <w:spacing w:line="360" w:lineRule="auto"/>
        <w:jc w:val="both"/>
        <w:rPr>
          <w:i/>
          <w:iCs/>
          <w:color w:val="000000" w:themeColor="text1"/>
        </w:rPr>
      </w:pPr>
      <w:r w:rsidRPr="007310A7">
        <w:rPr>
          <w:i/>
          <w:iCs/>
          <w:color w:val="000000" w:themeColor="text1"/>
        </w:rPr>
        <w:t>Mobbing</w:t>
      </w:r>
      <w:r w:rsidR="00861192" w:rsidRPr="007310A7">
        <w:rPr>
          <w:i/>
          <w:iCs/>
          <w:color w:val="000000" w:themeColor="text1"/>
        </w:rPr>
        <w:t>-Erfahrungen</w:t>
      </w:r>
      <w:r w:rsidRPr="007310A7">
        <w:rPr>
          <w:i/>
          <w:iCs/>
          <w:color w:val="000000" w:themeColor="text1"/>
        </w:rPr>
        <w:t xml:space="preserve"> im Kontext von „Pflege“ und „Aufmerksamkeit“ </w:t>
      </w:r>
    </w:p>
    <w:p w14:paraId="07667802" w14:textId="7423AC8C" w:rsidR="00631021" w:rsidRPr="007310A7" w:rsidRDefault="00870CAE" w:rsidP="00381335">
      <w:pPr>
        <w:spacing w:before="120" w:line="360" w:lineRule="auto"/>
        <w:jc w:val="both"/>
        <w:rPr>
          <w:color w:val="000000" w:themeColor="text1"/>
        </w:rPr>
      </w:pPr>
      <w:r w:rsidRPr="007310A7">
        <w:rPr>
          <w:color w:val="000000" w:themeColor="text1"/>
        </w:rPr>
        <w:t xml:space="preserve">Alex </w:t>
      </w:r>
      <w:r w:rsidR="00861192" w:rsidRPr="007310A7">
        <w:rPr>
          <w:color w:val="000000" w:themeColor="text1"/>
        </w:rPr>
        <w:t xml:space="preserve">erwähnt im Kontext der </w:t>
      </w:r>
      <w:r w:rsidRPr="007310A7">
        <w:rPr>
          <w:color w:val="000000" w:themeColor="text1"/>
        </w:rPr>
        <w:t>anhaltenden Mobbing-Erfahrungen mehrfach sein</w:t>
      </w:r>
      <w:r w:rsidR="00861192" w:rsidRPr="007310A7">
        <w:rPr>
          <w:color w:val="000000" w:themeColor="text1"/>
        </w:rPr>
        <w:t>e</w:t>
      </w:r>
      <w:r w:rsidRPr="007310A7">
        <w:rPr>
          <w:color w:val="000000" w:themeColor="text1"/>
        </w:rPr>
        <w:t xml:space="preserve"> </w:t>
      </w:r>
      <w:r w:rsidR="00861192" w:rsidRPr="007310A7">
        <w:rPr>
          <w:color w:val="000000" w:themeColor="text1"/>
        </w:rPr>
        <w:t>Bedarfe nach „Aufmerksamkeit“ und „Pflege“. Auf meine Nachfrage hin erläutert er:</w:t>
      </w:r>
    </w:p>
    <w:p w14:paraId="59AC0224" w14:textId="77777777" w:rsidR="00631021" w:rsidRPr="007310A7" w:rsidRDefault="00631021" w:rsidP="005866E8">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„Also Aufmerksamkeit heißt einfach ich brauch mehr </w:t>
      </w:r>
      <w:r w:rsidRPr="007310A7">
        <w:rPr>
          <w:rFonts w:eastAsia="Monospaced" w:cs="Monospaced"/>
          <w:b/>
          <w:color w:val="000000" w:themeColor="text1"/>
          <w:sz w:val="22"/>
          <w:szCs w:val="22"/>
        </w:rPr>
        <w:t>Pflege</w:t>
      </w:r>
      <w:r w:rsidRPr="007310A7">
        <w:rPr>
          <w:rFonts w:eastAsia="Monospaced" w:cs="Monospaced"/>
          <w:color w:val="000000" w:themeColor="text1"/>
          <w:sz w:val="22"/>
          <w:szCs w:val="22"/>
        </w:rPr>
        <w:t xml:space="preserve"> (2) so gesagt (2) zum Beispiel eben dass ich beim </w:t>
      </w:r>
      <w:proofErr w:type="spellStart"/>
      <w:proofErr w:type="gramStart"/>
      <w:r w:rsidRPr="007310A7">
        <w:rPr>
          <w:rFonts w:eastAsia="Monospaced" w:cs="Monospaced"/>
          <w:b/>
          <w:color w:val="000000" w:themeColor="text1"/>
          <w:sz w:val="22"/>
          <w:szCs w:val="22"/>
        </w:rPr>
        <w:t>Schwi:mmen</w:t>
      </w:r>
      <w:proofErr w:type="spellEnd"/>
      <w:proofErr w:type="gramEnd"/>
      <w:r w:rsidRPr="007310A7">
        <w:rPr>
          <w:rFonts w:eastAsia="Monospaced" w:cs="Monospaced"/>
          <w:color w:val="000000" w:themeColor="text1"/>
          <w:sz w:val="22"/>
          <w:szCs w:val="22"/>
        </w:rPr>
        <w:t xml:space="preserve"> ne extra Umkleide bekommen hab nur für mich (2) das man immer wieder </w:t>
      </w:r>
      <w:proofErr w:type="spellStart"/>
      <w:r w:rsidRPr="007310A7">
        <w:rPr>
          <w:rFonts w:eastAsia="Monospaced" w:cs="Monospaced"/>
          <w:color w:val="000000" w:themeColor="text1"/>
          <w:sz w:val="22"/>
          <w:szCs w:val="22"/>
        </w:rPr>
        <w:t>me:hr</w:t>
      </w:r>
      <w:proofErr w:type="spellEnd"/>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nen</w:t>
      </w:r>
      <w:proofErr w:type="spellEnd"/>
      <w:r w:rsidRPr="007310A7">
        <w:rPr>
          <w:rFonts w:eastAsia="Monospaced" w:cs="Monospaced"/>
          <w:color w:val="000000" w:themeColor="text1"/>
          <w:sz w:val="22"/>
          <w:szCs w:val="22"/>
        </w:rPr>
        <w:t xml:space="preserve"> Auge auf mich </w:t>
      </w:r>
      <w:r w:rsidRPr="007310A7">
        <w:rPr>
          <w:rFonts w:eastAsia="Monospaced" w:cs="Monospaced"/>
          <w:b/>
          <w:color w:val="000000" w:themeColor="text1"/>
          <w:sz w:val="22"/>
          <w:szCs w:val="22"/>
        </w:rPr>
        <w:t>hatte“</w:t>
      </w:r>
    </w:p>
    <w:p w14:paraId="0B15FACB" w14:textId="7834C653" w:rsidR="00631021" w:rsidRPr="007310A7" w:rsidRDefault="00631021" w:rsidP="00B86204">
      <w:pPr>
        <w:spacing w:line="360" w:lineRule="auto"/>
        <w:jc w:val="both"/>
        <w:rPr>
          <w:color w:val="000000" w:themeColor="text1"/>
        </w:rPr>
      </w:pPr>
      <w:r w:rsidRPr="007310A7">
        <w:rPr>
          <w:color w:val="000000" w:themeColor="text1"/>
        </w:rPr>
        <w:t xml:space="preserve">Auf Nachfrage wird deutlich, dass dieser „Aufmerksamkeit“ in Form einer eigenen Umkleide verbale </w:t>
      </w:r>
      <w:r w:rsidR="008402AA" w:rsidRPr="007310A7">
        <w:rPr>
          <w:color w:val="000000" w:themeColor="text1"/>
        </w:rPr>
        <w:t xml:space="preserve">Diskreditierungen </w:t>
      </w:r>
      <w:r w:rsidRPr="007310A7">
        <w:rPr>
          <w:color w:val="000000" w:themeColor="text1"/>
        </w:rPr>
        <w:t>vorausgegangen</w:t>
      </w:r>
      <w:r w:rsidR="008402AA" w:rsidRPr="007310A7">
        <w:rPr>
          <w:color w:val="000000" w:themeColor="text1"/>
        </w:rPr>
        <w:t xml:space="preserve"> ist</w:t>
      </w:r>
      <w:r w:rsidRPr="007310A7">
        <w:rPr>
          <w:color w:val="000000" w:themeColor="text1"/>
        </w:rPr>
        <w:t>:</w:t>
      </w:r>
    </w:p>
    <w:p w14:paraId="5488E53D" w14:textId="1C236AE9" w:rsidR="00631021" w:rsidRPr="007310A7" w:rsidRDefault="00631021" w:rsidP="005866E8">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„Also des war in der </w:t>
      </w:r>
      <w:r w:rsidRPr="007310A7">
        <w:rPr>
          <w:rFonts w:eastAsia="Monospaced" w:cs="Monospaced"/>
          <w:b/>
          <w:color w:val="000000" w:themeColor="text1"/>
          <w:sz w:val="22"/>
          <w:szCs w:val="22"/>
        </w:rPr>
        <w:t xml:space="preserve">dritten Klasse </w:t>
      </w:r>
      <w:r w:rsidRPr="007310A7">
        <w:rPr>
          <w:rFonts w:eastAsia="Monospaced" w:cs="Monospaced"/>
          <w:color w:val="000000" w:themeColor="text1"/>
          <w:sz w:val="22"/>
          <w:szCs w:val="22"/>
        </w:rPr>
        <w:t xml:space="preserve">da war meine Mutter noch </w:t>
      </w:r>
      <w:r w:rsidRPr="007310A7">
        <w:rPr>
          <w:rFonts w:eastAsia="Monospaced" w:cs="Monospaced"/>
          <w:b/>
          <w:color w:val="000000" w:themeColor="text1"/>
          <w:sz w:val="22"/>
          <w:szCs w:val="22"/>
        </w:rPr>
        <w:t>Begleitperson</w:t>
      </w:r>
      <w:r w:rsidRPr="007310A7">
        <w:rPr>
          <w:rFonts w:eastAsia="Monospaced" w:cs="Monospaced"/>
          <w:color w:val="000000" w:themeColor="text1"/>
          <w:sz w:val="22"/>
          <w:szCs w:val="22"/>
        </w:rPr>
        <w:t xml:space="preserve"> beim </w:t>
      </w:r>
      <w:r w:rsidRPr="007310A7">
        <w:rPr>
          <w:rFonts w:eastAsia="Monospaced" w:cs="Monospaced"/>
          <w:b/>
          <w:color w:val="000000" w:themeColor="text1"/>
          <w:sz w:val="22"/>
          <w:szCs w:val="22"/>
        </w:rPr>
        <w:t xml:space="preserve">Schwimmen, </w:t>
      </w:r>
      <w:r w:rsidRPr="007310A7">
        <w:rPr>
          <w:rFonts w:eastAsia="Monospaced" w:cs="Monospaced"/>
          <w:color w:val="000000" w:themeColor="text1"/>
          <w:sz w:val="22"/>
          <w:szCs w:val="22"/>
        </w:rPr>
        <w:t>also</w:t>
      </w:r>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 xml:space="preserve">die ist dann halt mit uns nach </w:t>
      </w:r>
      <w:r w:rsidRPr="007310A7">
        <w:rPr>
          <w:rFonts w:eastAsia="Monospaced" w:cs="Monospaced"/>
          <w:b/>
          <w:color w:val="000000" w:themeColor="text1"/>
          <w:sz w:val="22"/>
          <w:szCs w:val="22"/>
        </w:rPr>
        <w:t>Kleinstadt 1 gefahren</w:t>
      </w:r>
      <w:r w:rsidRPr="007310A7">
        <w:rPr>
          <w:rFonts w:eastAsia="Monospaced" w:cs="Monospaced"/>
          <w:color w:val="000000" w:themeColor="text1"/>
          <w:sz w:val="22"/>
          <w:szCs w:val="22"/>
        </w:rPr>
        <w:t>, //da war der Schwimmunterricht?// ja //</w:t>
      </w:r>
      <w:proofErr w:type="spellStart"/>
      <w:r w:rsidRPr="007310A7">
        <w:rPr>
          <w:rFonts w:eastAsia="Monospaced" w:cs="Monospaced"/>
          <w:color w:val="000000" w:themeColor="text1"/>
          <w:sz w:val="22"/>
          <w:szCs w:val="22"/>
        </w:rPr>
        <w:t>mhmh</w:t>
      </w:r>
      <w:proofErr w:type="spellEnd"/>
      <w:r w:rsidRPr="007310A7">
        <w:rPr>
          <w:rFonts w:eastAsia="Monospaced" w:cs="Monospaced"/>
          <w:color w:val="000000" w:themeColor="text1"/>
          <w:sz w:val="22"/>
          <w:szCs w:val="22"/>
        </w:rPr>
        <w:t xml:space="preserve">// u:nd da war ich </w:t>
      </w:r>
      <w:r w:rsidRPr="007310A7">
        <w:rPr>
          <w:rFonts w:eastAsia="Monospaced" w:cs="Monospaced"/>
          <w:b/>
          <w:color w:val="000000" w:themeColor="text1"/>
          <w:sz w:val="22"/>
          <w:szCs w:val="22"/>
        </w:rPr>
        <w:t>einmal</w:t>
      </w:r>
      <w:r w:rsidRPr="007310A7">
        <w:rPr>
          <w:rFonts w:eastAsia="Monospaced" w:cs="Monospaced"/>
          <w:color w:val="000000" w:themeColor="text1"/>
          <w:sz w:val="22"/>
          <w:szCs w:val="22"/>
        </w:rPr>
        <w:t xml:space="preserve"> in der </w:t>
      </w:r>
      <w:proofErr w:type="spellStart"/>
      <w:r w:rsidRPr="007310A7">
        <w:rPr>
          <w:rFonts w:eastAsia="Monospaced" w:cs="Monospaced"/>
          <w:color w:val="000000" w:themeColor="text1"/>
          <w:sz w:val="22"/>
          <w:szCs w:val="22"/>
        </w:rPr>
        <w:t>Umkle:ide</w:t>
      </w:r>
      <w:proofErr w:type="spellEnd"/>
      <w:r w:rsidRPr="007310A7">
        <w:rPr>
          <w:rFonts w:eastAsia="Monospaced" w:cs="Monospaced"/>
          <w:color w:val="000000" w:themeColor="text1"/>
          <w:sz w:val="22"/>
          <w:szCs w:val="22"/>
        </w:rPr>
        <w:t xml:space="preserve"> für </w:t>
      </w:r>
      <w:r w:rsidRPr="007310A7">
        <w:rPr>
          <w:rFonts w:eastAsia="Monospaced" w:cs="Monospaced"/>
          <w:b/>
          <w:color w:val="000000" w:themeColor="text1"/>
          <w:sz w:val="22"/>
          <w:szCs w:val="22"/>
        </w:rPr>
        <w:t>Jungs</w:t>
      </w:r>
      <w:r w:rsidRPr="007310A7">
        <w:rPr>
          <w:rFonts w:eastAsia="Monospaced" w:cs="Monospaced"/>
          <w:color w:val="000000" w:themeColor="text1"/>
          <w:sz w:val="22"/>
          <w:szCs w:val="22"/>
        </w:rPr>
        <w:t xml:space="preserve"> , u:nd ja da </w:t>
      </w:r>
      <w:proofErr w:type="spellStart"/>
      <w:r w:rsidRPr="007310A7">
        <w:rPr>
          <w:rFonts w:eastAsia="Monospaced" w:cs="Monospaced"/>
          <w:color w:val="000000" w:themeColor="text1"/>
          <w:sz w:val="22"/>
          <w:szCs w:val="22"/>
        </w:rPr>
        <w:t>isch</w:t>
      </w:r>
      <w:proofErr w:type="spellEnd"/>
      <w:r w:rsidRPr="007310A7">
        <w:rPr>
          <w:rFonts w:eastAsia="Monospaced" w:cs="Monospaced"/>
          <w:color w:val="000000" w:themeColor="text1"/>
          <w:sz w:val="22"/>
          <w:szCs w:val="22"/>
        </w:rPr>
        <w:t xml:space="preserve"> halt dann auch der blöde Kommentar </w:t>
      </w:r>
      <w:r w:rsidRPr="007310A7">
        <w:rPr>
          <w:rFonts w:eastAsia="Monospaced" w:cs="Monospaced"/>
          <w:b/>
          <w:color w:val="000000" w:themeColor="text1"/>
          <w:sz w:val="22"/>
          <w:szCs w:val="22"/>
        </w:rPr>
        <w:t xml:space="preserve">gefallen, </w:t>
      </w:r>
      <w:r w:rsidRPr="007310A7">
        <w:rPr>
          <w:rFonts w:eastAsia="Monospaced" w:cs="Monospaced"/>
          <w:color w:val="000000" w:themeColor="text1"/>
          <w:sz w:val="22"/>
          <w:szCs w:val="22"/>
        </w:rPr>
        <w:t xml:space="preserve">und (Hauptsache) meine Mutter hat=s dann versucht alles mit den Handtüchern </w:t>
      </w:r>
      <w:r w:rsidRPr="007310A7">
        <w:rPr>
          <w:rFonts w:eastAsia="Monospaced" w:cs="Monospaced"/>
          <w:b/>
          <w:color w:val="000000" w:themeColor="text1"/>
          <w:sz w:val="22"/>
          <w:szCs w:val="22"/>
        </w:rPr>
        <w:t>abzudecken</w:t>
      </w:r>
      <w:r w:rsidRPr="007310A7">
        <w:rPr>
          <w:rFonts w:eastAsia="Monospaced" w:cs="Monospaced"/>
          <w:color w:val="000000" w:themeColor="text1"/>
          <w:sz w:val="22"/>
          <w:szCs w:val="22"/>
        </w:rPr>
        <w:t xml:space="preserve"> war aber nicht schnell genug //</w:t>
      </w:r>
      <w:proofErr w:type="spellStart"/>
      <w:r w:rsidRPr="007310A7">
        <w:rPr>
          <w:rFonts w:eastAsia="Monospaced" w:cs="Monospaced"/>
          <w:color w:val="000000" w:themeColor="text1"/>
          <w:sz w:val="22"/>
          <w:szCs w:val="22"/>
        </w:rPr>
        <w:t>mhmh</w:t>
      </w:r>
      <w:proofErr w:type="spellEnd"/>
      <w:r w:rsidRPr="007310A7">
        <w:rPr>
          <w:rFonts w:eastAsia="Monospaced" w:cs="Monospaced"/>
          <w:color w:val="000000" w:themeColor="text1"/>
          <w:sz w:val="22"/>
          <w:szCs w:val="22"/>
        </w:rPr>
        <w:t xml:space="preserve">// (2) u:nd ((seufzt)) ja seitdem war ich im Prinzip nie wieder in der </w:t>
      </w:r>
      <w:proofErr w:type="spellStart"/>
      <w:r w:rsidRPr="007310A7">
        <w:rPr>
          <w:rFonts w:eastAsia="Monospaced" w:cs="Monospaced"/>
          <w:color w:val="000000" w:themeColor="text1"/>
          <w:sz w:val="22"/>
          <w:szCs w:val="22"/>
        </w:rPr>
        <w:t>Jungsumkleide</w:t>
      </w:r>
      <w:proofErr w:type="spellEnd"/>
      <w:r w:rsidRPr="007310A7">
        <w:rPr>
          <w:rFonts w:eastAsia="Monospaced" w:cs="Monospaced"/>
          <w:color w:val="000000" w:themeColor="text1"/>
          <w:sz w:val="22"/>
          <w:szCs w:val="22"/>
        </w:rPr>
        <w:t xml:space="preserve"> //ja// (7) des war so ziemlich alles, Wesentliche daran ((lacht))“</w:t>
      </w:r>
    </w:p>
    <w:p w14:paraId="04758035" w14:textId="77777777" w:rsidR="00631021" w:rsidRPr="007310A7" w:rsidRDefault="00631021" w:rsidP="00631021">
      <w:pPr>
        <w:jc w:val="both"/>
        <w:rPr>
          <w:color w:val="000000" w:themeColor="text1"/>
        </w:rPr>
      </w:pPr>
      <w:r w:rsidRPr="007310A7">
        <w:rPr>
          <w:color w:val="000000" w:themeColor="text1"/>
        </w:rPr>
        <w:t>Auf dieselbe Situation geht er noch in einer weiteren Sequenz ein:</w:t>
      </w:r>
    </w:p>
    <w:p w14:paraId="40017FC8" w14:textId="77777777" w:rsidR="00631021" w:rsidRPr="007310A7" w:rsidRDefault="00631021" w:rsidP="005866E8">
      <w:pPr>
        <w:spacing w:before="240" w:after="240" w:line="360" w:lineRule="auto"/>
        <w:ind w:left="567" w:right="509"/>
        <w:jc w:val="both"/>
        <w:rPr>
          <w:color w:val="000000" w:themeColor="text1"/>
          <w:sz w:val="22"/>
          <w:szCs w:val="22"/>
        </w:rPr>
      </w:pPr>
      <w:r w:rsidRPr="007310A7">
        <w:rPr>
          <w:color w:val="000000" w:themeColor="text1"/>
          <w:sz w:val="22"/>
          <w:szCs w:val="22"/>
        </w:rPr>
        <w:lastRenderedPageBreak/>
        <w:t>„</w:t>
      </w:r>
      <w:proofErr w:type="spellStart"/>
      <w:proofErr w:type="gramStart"/>
      <w:r w:rsidRPr="007310A7">
        <w:rPr>
          <w:color w:val="000000" w:themeColor="text1"/>
          <w:sz w:val="22"/>
          <w:szCs w:val="22"/>
        </w:rPr>
        <w:t>u:nd</w:t>
      </w:r>
      <w:proofErr w:type="spellEnd"/>
      <w:proofErr w:type="gramEnd"/>
      <w:r w:rsidRPr="007310A7">
        <w:rPr>
          <w:color w:val="000000" w:themeColor="text1"/>
          <w:sz w:val="22"/>
          <w:szCs w:val="22"/>
        </w:rPr>
        <w:t xml:space="preserve"> </w:t>
      </w:r>
      <w:r w:rsidRPr="007310A7">
        <w:rPr>
          <w:b/>
          <w:color w:val="000000" w:themeColor="text1"/>
          <w:sz w:val="22"/>
          <w:szCs w:val="22"/>
        </w:rPr>
        <w:t>JA</w:t>
      </w:r>
      <w:r w:rsidRPr="007310A7">
        <w:rPr>
          <w:color w:val="000000" w:themeColor="text1"/>
          <w:sz w:val="22"/>
          <w:szCs w:val="22"/>
        </w:rPr>
        <w:t xml:space="preserve"> ((seufzend)) da hat (zum) Beispiel im </w:t>
      </w:r>
      <w:r w:rsidRPr="007310A7">
        <w:rPr>
          <w:b/>
          <w:color w:val="000000" w:themeColor="text1"/>
          <w:sz w:val="22"/>
          <w:szCs w:val="22"/>
        </w:rPr>
        <w:t>Schwimm</w:t>
      </w:r>
      <w:r w:rsidRPr="007310A7">
        <w:rPr>
          <w:color w:val="000000" w:themeColor="text1"/>
          <w:sz w:val="22"/>
          <w:szCs w:val="22"/>
        </w:rPr>
        <w:t xml:space="preserve"> </w:t>
      </w:r>
      <w:r w:rsidRPr="007310A7">
        <w:rPr>
          <w:b/>
          <w:color w:val="000000" w:themeColor="text1"/>
          <w:sz w:val="22"/>
          <w:szCs w:val="22"/>
        </w:rPr>
        <w:t xml:space="preserve">Unterricht </w:t>
      </w:r>
      <w:proofErr w:type="spellStart"/>
      <w:r w:rsidRPr="007310A7">
        <w:rPr>
          <w:b/>
          <w:color w:val="000000" w:themeColor="text1"/>
          <w:sz w:val="22"/>
          <w:szCs w:val="22"/>
        </w:rPr>
        <w:t>bego:nnen</w:t>
      </w:r>
      <w:proofErr w:type="spellEnd"/>
      <w:r w:rsidRPr="007310A7">
        <w:rPr>
          <w:b/>
          <w:color w:val="000000" w:themeColor="text1"/>
          <w:sz w:val="22"/>
          <w:szCs w:val="22"/>
        </w:rPr>
        <w:t xml:space="preserve"> (3) </w:t>
      </w:r>
      <w:r w:rsidRPr="007310A7">
        <w:rPr>
          <w:color w:val="000000" w:themeColor="text1"/>
          <w:sz w:val="22"/>
          <w:szCs w:val="22"/>
        </w:rPr>
        <w:t xml:space="preserve">was natürlich </w:t>
      </w:r>
      <w:proofErr w:type="spellStart"/>
      <w:r w:rsidRPr="007310A7">
        <w:rPr>
          <w:color w:val="000000" w:themeColor="text1"/>
          <w:sz w:val="22"/>
          <w:szCs w:val="22"/>
        </w:rPr>
        <w:t>au:ch</w:t>
      </w:r>
      <w:proofErr w:type="spellEnd"/>
      <w:r w:rsidRPr="007310A7">
        <w:rPr>
          <w:color w:val="000000" w:themeColor="text1"/>
          <w:sz w:val="22"/>
          <w:szCs w:val="22"/>
        </w:rPr>
        <w:t xml:space="preserve"> (1), </w:t>
      </w:r>
      <w:proofErr w:type="spellStart"/>
      <w:r w:rsidRPr="007310A7">
        <w:rPr>
          <w:b/>
          <w:color w:val="000000" w:themeColor="text1"/>
          <w:sz w:val="22"/>
          <w:szCs w:val="22"/>
        </w:rPr>
        <w:t>kri:tisch</w:t>
      </w:r>
      <w:proofErr w:type="spellEnd"/>
      <w:r w:rsidRPr="007310A7">
        <w:rPr>
          <w:color w:val="000000" w:themeColor="text1"/>
          <w:sz w:val="22"/>
          <w:szCs w:val="22"/>
        </w:rPr>
        <w:t xml:space="preserve"> </w:t>
      </w:r>
      <w:proofErr w:type="spellStart"/>
      <w:r w:rsidRPr="007310A7">
        <w:rPr>
          <w:color w:val="000000" w:themeColor="text1"/>
          <w:sz w:val="22"/>
          <w:szCs w:val="22"/>
        </w:rPr>
        <w:t>is</w:t>
      </w:r>
      <w:proofErr w:type="spellEnd"/>
      <w:r w:rsidRPr="007310A7">
        <w:rPr>
          <w:color w:val="000000" w:themeColor="text1"/>
          <w:sz w:val="22"/>
          <w:szCs w:val="22"/>
        </w:rPr>
        <w:t xml:space="preserve"> ((spricht schneller)) ich war nur </w:t>
      </w:r>
      <w:r w:rsidRPr="007310A7">
        <w:rPr>
          <w:b/>
          <w:color w:val="000000" w:themeColor="text1"/>
          <w:sz w:val="22"/>
          <w:szCs w:val="22"/>
        </w:rPr>
        <w:t>EIN</w:t>
      </w:r>
      <w:r w:rsidRPr="007310A7">
        <w:rPr>
          <w:color w:val="000000" w:themeColor="text1"/>
          <w:sz w:val="22"/>
          <w:szCs w:val="22"/>
        </w:rPr>
        <w:t xml:space="preserve"> </w:t>
      </w:r>
      <w:r w:rsidRPr="007310A7">
        <w:rPr>
          <w:b/>
          <w:color w:val="000000" w:themeColor="text1"/>
          <w:sz w:val="22"/>
          <w:szCs w:val="22"/>
        </w:rPr>
        <w:t>MAL</w:t>
      </w:r>
      <w:r w:rsidRPr="007310A7">
        <w:rPr>
          <w:color w:val="000000" w:themeColor="text1"/>
          <w:sz w:val="22"/>
          <w:szCs w:val="22"/>
        </w:rPr>
        <w:t xml:space="preserve"> in </w:t>
      </w:r>
      <w:proofErr w:type="spellStart"/>
      <w:r w:rsidRPr="007310A7">
        <w:rPr>
          <w:color w:val="000000" w:themeColor="text1"/>
          <w:sz w:val="22"/>
          <w:szCs w:val="22"/>
        </w:rPr>
        <w:t>de:r</w:t>
      </w:r>
      <w:proofErr w:type="spellEnd"/>
      <w:r w:rsidRPr="007310A7">
        <w:rPr>
          <w:color w:val="000000" w:themeColor="text1"/>
          <w:sz w:val="22"/>
          <w:szCs w:val="22"/>
        </w:rPr>
        <w:t xml:space="preserve">, </w:t>
      </w:r>
      <w:r w:rsidRPr="007310A7">
        <w:rPr>
          <w:b/>
          <w:color w:val="000000" w:themeColor="text1"/>
          <w:sz w:val="22"/>
          <w:szCs w:val="22"/>
        </w:rPr>
        <w:t>Jungs</w:t>
      </w:r>
      <w:r w:rsidRPr="007310A7">
        <w:rPr>
          <w:color w:val="000000" w:themeColor="text1"/>
          <w:sz w:val="22"/>
          <w:szCs w:val="22"/>
        </w:rPr>
        <w:t xml:space="preserve"> Umkleide (bis) </w:t>
      </w:r>
      <w:proofErr w:type="spellStart"/>
      <w:r w:rsidRPr="007310A7">
        <w:rPr>
          <w:color w:val="000000" w:themeColor="text1"/>
          <w:sz w:val="22"/>
          <w:szCs w:val="22"/>
        </w:rPr>
        <w:t>is</w:t>
      </w:r>
      <w:proofErr w:type="spellEnd"/>
      <w:r w:rsidRPr="007310A7">
        <w:rPr>
          <w:color w:val="000000" w:themeColor="text1"/>
          <w:sz w:val="22"/>
          <w:szCs w:val="22"/>
        </w:rPr>
        <w:t xml:space="preserve">-, da </w:t>
      </w:r>
      <w:proofErr w:type="spellStart"/>
      <w:r w:rsidRPr="007310A7">
        <w:rPr>
          <w:color w:val="000000" w:themeColor="text1"/>
          <w:sz w:val="22"/>
          <w:szCs w:val="22"/>
        </w:rPr>
        <w:t>is</w:t>
      </w:r>
      <w:proofErr w:type="spellEnd"/>
      <w:r w:rsidRPr="007310A7">
        <w:rPr>
          <w:color w:val="000000" w:themeColor="text1"/>
          <w:sz w:val="22"/>
          <w:szCs w:val="22"/>
        </w:rPr>
        <w:t xml:space="preserve"> halt auch gleich n blöder </w:t>
      </w:r>
      <w:proofErr w:type="spellStart"/>
      <w:r w:rsidRPr="007310A7">
        <w:rPr>
          <w:b/>
          <w:color w:val="000000" w:themeColor="text1"/>
          <w:sz w:val="22"/>
          <w:szCs w:val="22"/>
        </w:rPr>
        <w:t>Kommenta:r</w:t>
      </w:r>
      <w:proofErr w:type="spellEnd"/>
      <w:r w:rsidRPr="007310A7">
        <w:rPr>
          <w:color w:val="000000" w:themeColor="text1"/>
          <w:sz w:val="22"/>
          <w:szCs w:val="22"/>
        </w:rPr>
        <w:t xml:space="preserve"> </w:t>
      </w:r>
      <w:proofErr w:type="spellStart"/>
      <w:r w:rsidRPr="007310A7">
        <w:rPr>
          <w:b/>
          <w:color w:val="000000" w:themeColor="text1"/>
          <w:sz w:val="22"/>
          <w:szCs w:val="22"/>
        </w:rPr>
        <w:t>gefa:llen</w:t>
      </w:r>
      <w:proofErr w:type="spellEnd"/>
      <w:r w:rsidRPr="007310A7">
        <w:rPr>
          <w:b/>
          <w:color w:val="000000" w:themeColor="text1"/>
          <w:sz w:val="22"/>
          <w:szCs w:val="22"/>
        </w:rPr>
        <w:t xml:space="preserve"> </w:t>
      </w:r>
      <w:r w:rsidRPr="007310A7">
        <w:rPr>
          <w:color w:val="000000" w:themeColor="text1"/>
          <w:sz w:val="22"/>
          <w:szCs w:val="22"/>
        </w:rPr>
        <w:t>(2)“</w:t>
      </w:r>
    </w:p>
    <w:p w14:paraId="70542B9E" w14:textId="06960C02" w:rsidR="00631021" w:rsidRPr="007310A7" w:rsidRDefault="00631021" w:rsidP="00B86204">
      <w:pPr>
        <w:spacing w:line="360" w:lineRule="auto"/>
        <w:jc w:val="both"/>
        <w:rPr>
          <w:color w:val="000000" w:themeColor="text1"/>
        </w:rPr>
      </w:pPr>
      <w:r w:rsidRPr="007310A7">
        <w:rPr>
          <w:color w:val="000000" w:themeColor="text1"/>
        </w:rPr>
        <w:t xml:space="preserve">Entscheidend für die Rekonstruktion ist nicht nur die körperbezogene Abwertung durch seine Mitschüler, sondern auch, dass sich in Alex‘ Erleben die Erfahrung der Medikalisierung und Kategorisierung als ‚pflegebedürftig’ mit geschlechtsbezogener Stigmatisierung und Ausgrenzung verbinden. Dadurch entsteht eine Verwobenheit mehrerer Dimensionen des Anders-Seins, die für ihn kaum entwirrbar ist. </w:t>
      </w:r>
      <w:r w:rsidR="002228C1" w:rsidRPr="007310A7">
        <w:rPr>
          <w:color w:val="000000" w:themeColor="text1"/>
        </w:rPr>
        <w:t xml:space="preserve">Zudem </w:t>
      </w:r>
      <w:r w:rsidRPr="007310A7">
        <w:rPr>
          <w:color w:val="000000" w:themeColor="text1"/>
        </w:rPr>
        <w:t>trägt Alex‘ Mutter in der geschilderten Szene zumindest implizit zu seiner Stigmatisierung bei: Sie vermittelt ihm ebenfalls, dass sein Körper versteckt werden muss. Für Alex bleibt hier die Wahrnehmung, dass es nicht seine Mitschüler sind, die ein Problem darstellen, sondern</w:t>
      </w:r>
      <w:r w:rsidR="002228C1" w:rsidRPr="007310A7">
        <w:rPr>
          <w:color w:val="000000" w:themeColor="text1"/>
        </w:rPr>
        <w:t xml:space="preserve"> er selbst</w:t>
      </w:r>
      <w:r w:rsidRPr="007310A7">
        <w:rPr>
          <w:color w:val="000000" w:themeColor="text1"/>
        </w:rPr>
        <w:t xml:space="preserve">. </w:t>
      </w:r>
      <w:r w:rsidRPr="007310A7">
        <w:rPr>
          <w:rStyle w:val="Funotenzeichen"/>
          <w:color w:val="000000" w:themeColor="text1"/>
        </w:rPr>
        <w:footnoteReference w:id="197"/>
      </w:r>
      <w:r w:rsidRPr="007310A7">
        <w:rPr>
          <w:color w:val="000000" w:themeColor="text1"/>
        </w:rPr>
        <w:t xml:space="preserve"> </w:t>
      </w:r>
      <w:r w:rsidR="003A612C" w:rsidRPr="007310A7">
        <w:rPr>
          <w:color w:val="000000" w:themeColor="text1"/>
        </w:rPr>
        <w:t xml:space="preserve">Sein </w:t>
      </w:r>
      <w:r w:rsidR="002228C1" w:rsidRPr="007310A7">
        <w:rPr>
          <w:color w:val="000000" w:themeColor="text1"/>
        </w:rPr>
        <w:t>obiges Lachen bei der Schilderung der vermutlich hochbelastenden Erfahrung</w:t>
      </w:r>
      <w:r w:rsidR="003A612C" w:rsidRPr="007310A7">
        <w:rPr>
          <w:color w:val="000000" w:themeColor="text1"/>
        </w:rPr>
        <w:t>(en)</w:t>
      </w:r>
      <w:r w:rsidR="002228C1" w:rsidRPr="007310A7">
        <w:rPr>
          <w:color w:val="000000" w:themeColor="text1"/>
        </w:rPr>
        <w:t xml:space="preserve"> </w:t>
      </w:r>
      <w:r w:rsidR="003A612C" w:rsidRPr="007310A7">
        <w:rPr>
          <w:color w:val="000000" w:themeColor="text1"/>
        </w:rPr>
        <w:t xml:space="preserve">in der Umkleidekabine </w:t>
      </w:r>
      <w:r w:rsidR="002228C1" w:rsidRPr="007310A7">
        <w:rPr>
          <w:color w:val="000000" w:themeColor="text1"/>
        </w:rPr>
        <w:t>legt dabei eine dissoziative Bewältigungsstrategie im Kontext auf einander folgender Traumatisierungen nahe.</w:t>
      </w:r>
    </w:p>
    <w:p w14:paraId="6716EDC5" w14:textId="5E06BED5" w:rsidR="00631021" w:rsidRPr="007310A7" w:rsidRDefault="00875449" w:rsidP="00861192">
      <w:pPr>
        <w:spacing w:before="240" w:line="360" w:lineRule="auto"/>
        <w:jc w:val="both"/>
        <w:rPr>
          <w:color w:val="000000" w:themeColor="text1"/>
        </w:rPr>
      </w:pPr>
      <w:r w:rsidRPr="007310A7">
        <w:rPr>
          <w:color w:val="000000" w:themeColor="text1"/>
        </w:rPr>
        <w:t xml:space="preserve">In der weiteren Rekonstruktion wird deutlich, </w:t>
      </w:r>
      <w:r w:rsidR="00631021" w:rsidRPr="007310A7">
        <w:rPr>
          <w:color w:val="000000" w:themeColor="text1"/>
        </w:rPr>
        <w:t xml:space="preserve">dass Alex‘ Kategorisierung als behindert bzw. </w:t>
      </w:r>
      <w:r w:rsidRPr="007310A7">
        <w:rPr>
          <w:color w:val="000000" w:themeColor="text1"/>
        </w:rPr>
        <w:t xml:space="preserve">institutionell Unterstützungs-bedürftig für ihn kaum hilfreich ist, sondern </w:t>
      </w:r>
      <w:r w:rsidR="00631021" w:rsidRPr="007310A7">
        <w:rPr>
          <w:color w:val="000000" w:themeColor="text1"/>
        </w:rPr>
        <w:t xml:space="preserve">zu weiterer sozialer Stigmatisierung auch seitens des Lehrpersonals führt. Alex‘ Rahmung seiner Ausgrenzungs-Erfahrungen als Aufmerksamkeits- und Pflegebedarf zeigt, dass er hier </w:t>
      </w:r>
      <w:r w:rsidR="00A10536" w:rsidRPr="007310A7">
        <w:rPr>
          <w:color w:val="000000" w:themeColor="text1"/>
        </w:rPr>
        <w:t xml:space="preserve">erneut </w:t>
      </w:r>
      <w:r w:rsidR="00631021" w:rsidRPr="007310A7">
        <w:rPr>
          <w:color w:val="000000" w:themeColor="text1"/>
        </w:rPr>
        <w:t xml:space="preserve">eine pathologisierende Fremdperspektive auf sich einnimmt. An dieser Perspektive sind mehrere Aspekte charakteristisch: Der Begriff der Pflege </w:t>
      </w:r>
      <w:proofErr w:type="spellStart"/>
      <w:r w:rsidR="00631021" w:rsidRPr="007310A7">
        <w:rPr>
          <w:color w:val="000000" w:themeColor="text1"/>
        </w:rPr>
        <w:t>dethematisiert</w:t>
      </w:r>
      <w:proofErr w:type="spellEnd"/>
      <w:r w:rsidR="00631021" w:rsidRPr="007310A7">
        <w:rPr>
          <w:color w:val="000000" w:themeColor="text1"/>
        </w:rPr>
        <w:t xml:space="preserve"> sowohl die sozialen Bedingungen, unter denen Alex aufwächst und die immer wieder zu seinem Ausschluss und Gewalt gegen ihn führen als auch seine geschlechtsangleichenden Eingriffe. Dadurch kommt es zu einer Essentialisierung und Individualisierung seiner Situation, als wäre </w:t>
      </w:r>
      <w:r w:rsidR="00A10536" w:rsidRPr="007310A7">
        <w:rPr>
          <w:color w:val="000000" w:themeColor="text1"/>
        </w:rPr>
        <w:t xml:space="preserve">dieser Pflegebedarf </w:t>
      </w:r>
      <w:r w:rsidR="00631021" w:rsidRPr="007310A7">
        <w:rPr>
          <w:color w:val="000000" w:themeColor="text1"/>
        </w:rPr>
        <w:t>ein inhärentes Merkmal seiner Pers</w:t>
      </w:r>
      <w:r w:rsidR="00A10536" w:rsidRPr="007310A7">
        <w:rPr>
          <w:color w:val="000000" w:themeColor="text1"/>
        </w:rPr>
        <w:t>önlichkeit</w:t>
      </w:r>
      <w:r w:rsidR="00631021" w:rsidRPr="007310A7">
        <w:rPr>
          <w:color w:val="000000" w:themeColor="text1"/>
        </w:rPr>
        <w:t xml:space="preserve">. Hier lassen sich Parallelen zu dem medizinischen Modell der Behinderung ziehen, das </w:t>
      </w:r>
      <w:r w:rsidR="00631021" w:rsidRPr="007310A7">
        <w:rPr>
          <w:color w:val="000000" w:themeColor="text1"/>
        </w:rPr>
        <w:lastRenderedPageBreak/>
        <w:t>letztere als eine defizitäre körperliche oder psychische Eigenschaft unabhängig von sozialen und politischen Bedingungen versteht</w:t>
      </w:r>
      <w:r w:rsidR="009E089E" w:rsidRPr="007310A7">
        <w:rPr>
          <w:color w:val="000000" w:themeColor="text1"/>
        </w:rPr>
        <w:t xml:space="preserve"> </w:t>
      </w:r>
      <w:r w:rsidR="00A91B80" w:rsidRPr="007310A7">
        <w:rPr>
          <w:color w:val="000000" w:themeColor="text1"/>
        </w:rPr>
        <w:fldChar w:fldCharType="begin"/>
      </w:r>
      <w:r w:rsidR="00B14180" w:rsidRPr="007310A7">
        <w:rPr>
          <w:color w:val="000000" w:themeColor="text1"/>
        </w:rPr>
        <w:instrText xml:space="preserve"> ADDIN ZOTERO_ITEM CSL_CITATION {"citationID":"krLAOXQu","properties":{"unsorted":false,"formattedCitation":"(vgl. z.B. Egen 2020)","plainCitation":"(vgl. z.B. Egen 2020)","noteIndex":0},"citationItems":[{"id":1395,"uris":["http://zotero.org/users/local/owKliTIb/items/NEX492KD"],"itemData":{"id":1395,"type":"chapter","DOI":"10.14361/9783839453339-005","ISBN":"978-3-8376-5333-5","page":"23-26","title":"1.1 Medizinisches Modell von Behinderung","author":[{"family":"Egen","given":"Christoph"}],"issued":{"date-parts":[["2020",7]]}},"prefix":"vgl. z.B."}],"schema":"https://github.com/citation-style-language/schema/raw/master/csl-citation.json"} </w:instrText>
      </w:r>
      <w:r w:rsidR="00A91B80" w:rsidRPr="007310A7">
        <w:rPr>
          <w:color w:val="000000" w:themeColor="text1"/>
        </w:rPr>
        <w:fldChar w:fldCharType="separate"/>
      </w:r>
      <w:r w:rsidR="00B14180" w:rsidRPr="007310A7">
        <w:rPr>
          <w:rFonts w:ascii="Cambria" w:hAnsi="Cambria"/>
          <w:color w:val="000000" w:themeColor="text1"/>
        </w:rPr>
        <w:t>(vgl. z.B. Egen 2020)</w:t>
      </w:r>
      <w:r w:rsidR="00A91B80" w:rsidRPr="007310A7">
        <w:rPr>
          <w:color w:val="000000" w:themeColor="text1"/>
        </w:rPr>
        <w:fldChar w:fldCharType="end"/>
      </w:r>
      <w:r w:rsidR="00631021" w:rsidRPr="007310A7">
        <w:rPr>
          <w:color w:val="000000" w:themeColor="text1"/>
        </w:rPr>
        <w:t xml:space="preserve">. Gleichzeitig verdeutlicht sich </w:t>
      </w:r>
      <w:r w:rsidR="001C55BA" w:rsidRPr="007310A7">
        <w:rPr>
          <w:color w:val="000000" w:themeColor="text1"/>
        </w:rPr>
        <w:t xml:space="preserve">im Kontext seiner Mobbingerfahrungen </w:t>
      </w:r>
      <w:r w:rsidR="00A10536" w:rsidRPr="007310A7">
        <w:rPr>
          <w:color w:val="000000" w:themeColor="text1"/>
        </w:rPr>
        <w:t xml:space="preserve">Alex‘ </w:t>
      </w:r>
      <w:r w:rsidR="00631021" w:rsidRPr="007310A7">
        <w:rPr>
          <w:color w:val="000000" w:themeColor="text1"/>
        </w:rPr>
        <w:t xml:space="preserve">Strategie der </w:t>
      </w:r>
      <w:proofErr w:type="spellStart"/>
      <w:r w:rsidR="00631021" w:rsidRPr="007310A7">
        <w:rPr>
          <w:color w:val="000000" w:themeColor="text1"/>
        </w:rPr>
        <w:t>Selbstresponsibilisierung</w:t>
      </w:r>
      <w:proofErr w:type="spellEnd"/>
      <w:r w:rsidR="00631021" w:rsidRPr="007310A7">
        <w:rPr>
          <w:color w:val="000000" w:themeColor="text1"/>
        </w:rPr>
        <w:t xml:space="preserve">: </w:t>
      </w:r>
      <w:r w:rsidR="00A10536" w:rsidRPr="007310A7">
        <w:rPr>
          <w:color w:val="000000" w:themeColor="text1"/>
        </w:rPr>
        <w:t>W</w:t>
      </w:r>
      <w:r w:rsidR="00631021" w:rsidRPr="007310A7">
        <w:rPr>
          <w:color w:val="000000" w:themeColor="text1"/>
        </w:rPr>
        <w:t xml:space="preserve">ie bereits in den Argumentationen über seine Kindergartenzeit präsentiert sich Alex hier als </w:t>
      </w:r>
      <w:r w:rsidR="00861192" w:rsidRPr="007310A7">
        <w:rPr>
          <w:color w:val="000000" w:themeColor="text1"/>
        </w:rPr>
        <w:t xml:space="preserve">per se </w:t>
      </w:r>
      <w:r w:rsidR="00631021" w:rsidRPr="007310A7">
        <w:rPr>
          <w:color w:val="000000" w:themeColor="text1"/>
        </w:rPr>
        <w:t>schwierig</w:t>
      </w:r>
      <w:r w:rsidR="001C55BA" w:rsidRPr="007310A7">
        <w:rPr>
          <w:color w:val="000000" w:themeColor="text1"/>
        </w:rPr>
        <w:t xml:space="preserve"> und bedürftig</w:t>
      </w:r>
      <w:r w:rsidR="00631021" w:rsidRPr="007310A7">
        <w:rPr>
          <w:color w:val="000000" w:themeColor="text1"/>
        </w:rPr>
        <w:t xml:space="preserve">, wodurch </w:t>
      </w:r>
      <w:r w:rsidR="00861192" w:rsidRPr="007310A7">
        <w:rPr>
          <w:color w:val="000000" w:themeColor="text1"/>
        </w:rPr>
        <w:t>er sowohl die erfahrene Gewalt als auch die dafür verantwortlichen Personen aus dem Fokus rückt.</w:t>
      </w:r>
    </w:p>
    <w:p w14:paraId="7717E27B" w14:textId="21F8AB27" w:rsidR="00631021" w:rsidRPr="007310A7" w:rsidRDefault="00631021" w:rsidP="00B86204">
      <w:pPr>
        <w:spacing w:line="360" w:lineRule="auto"/>
        <w:jc w:val="both"/>
        <w:rPr>
          <w:color w:val="000000" w:themeColor="text1"/>
        </w:rPr>
      </w:pPr>
      <w:r w:rsidRPr="007310A7">
        <w:rPr>
          <w:color w:val="000000" w:themeColor="text1"/>
        </w:rPr>
        <w:t>Dies</w:t>
      </w:r>
      <w:r w:rsidR="00861192" w:rsidRPr="007310A7">
        <w:rPr>
          <w:color w:val="000000" w:themeColor="text1"/>
        </w:rPr>
        <w:t xml:space="preserve">e Umgangsweise ist </w:t>
      </w:r>
      <w:r w:rsidRPr="007310A7">
        <w:rPr>
          <w:color w:val="000000" w:themeColor="text1"/>
        </w:rPr>
        <w:t>au</w:t>
      </w:r>
      <w:r w:rsidR="00861192" w:rsidRPr="007310A7">
        <w:rPr>
          <w:color w:val="000000" w:themeColor="text1"/>
        </w:rPr>
        <w:t>s</w:t>
      </w:r>
      <w:r w:rsidRPr="007310A7">
        <w:rPr>
          <w:color w:val="000000" w:themeColor="text1"/>
        </w:rPr>
        <w:t xml:space="preserve"> einer diskursanalytischen Perspektive auch in den Kontext medialer</w:t>
      </w:r>
      <w:r w:rsidR="00861192" w:rsidRPr="007310A7">
        <w:rPr>
          <w:color w:val="000000" w:themeColor="text1"/>
        </w:rPr>
        <w:t xml:space="preserve"> und öffentlich geführter </w:t>
      </w:r>
      <w:r w:rsidRPr="007310A7">
        <w:rPr>
          <w:color w:val="000000" w:themeColor="text1"/>
        </w:rPr>
        <w:t>Debatten über Mobbing zu stellen, die während Alex Kindheit dominant sind.</w:t>
      </w:r>
      <w:r w:rsidRPr="007310A7">
        <w:rPr>
          <w:rStyle w:val="Funotenzeichen"/>
          <w:color w:val="000000" w:themeColor="text1"/>
        </w:rPr>
        <w:t xml:space="preserve"> </w:t>
      </w:r>
      <w:r w:rsidRPr="007310A7">
        <w:rPr>
          <w:rStyle w:val="Funotenzeichen"/>
          <w:color w:val="000000" w:themeColor="text1"/>
        </w:rPr>
        <w:footnoteReference w:id="198"/>
      </w:r>
      <w:r w:rsidRPr="007310A7">
        <w:rPr>
          <w:color w:val="000000" w:themeColor="text1"/>
        </w:rPr>
        <w:t xml:space="preserve"> </w:t>
      </w:r>
      <w:r w:rsidR="00861192" w:rsidRPr="007310A7">
        <w:rPr>
          <w:color w:val="000000" w:themeColor="text1"/>
        </w:rPr>
        <w:t xml:space="preserve">In diesen </w:t>
      </w:r>
      <w:r w:rsidRPr="007310A7">
        <w:rPr>
          <w:color w:val="000000" w:themeColor="text1"/>
        </w:rPr>
        <w:t xml:space="preserve">wird Mobbing überwiegend durch </w:t>
      </w:r>
      <w:r w:rsidR="00861192" w:rsidRPr="007310A7">
        <w:rPr>
          <w:color w:val="000000" w:themeColor="text1"/>
        </w:rPr>
        <w:t xml:space="preserve">negative </w:t>
      </w:r>
      <w:r w:rsidRPr="007310A7">
        <w:rPr>
          <w:color w:val="000000" w:themeColor="text1"/>
        </w:rPr>
        <w:t xml:space="preserve">Eigenschaften der Opfer erklärt, wodurch Täter*innen sowie </w:t>
      </w:r>
      <w:r w:rsidR="00861192" w:rsidRPr="007310A7">
        <w:rPr>
          <w:color w:val="000000" w:themeColor="text1"/>
        </w:rPr>
        <w:t xml:space="preserve">der soziale Kontext der </w:t>
      </w:r>
      <w:r w:rsidRPr="007310A7">
        <w:rPr>
          <w:color w:val="000000" w:themeColor="text1"/>
        </w:rPr>
        <w:t xml:space="preserve">Ausgrenzung und Gewalt ermöglicht, aus dem Fokus </w:t>
      </w:r>
      <w:r w:rsidR="00861192" w:rsidRPr="007310A7">
        <w:rPr>
          <w:color w:val="000000" w:themeColor="text1"/>
        </w:rPr>
        <w:t xml:space="preserve">gerückt </w:t>
      </w:r>
      <w:r w:rsidRPr="007310A7">
        <w:rPr>
          <w:color w:val="000000" w:themeColor="text1"/>
        </w:rPr>
        <w:t>werden.</w:t>
      </w:r>
      <w:r w:rsidRPr="007310A7">
        <w:rPr>
          <w:rStyle w:val="Funotenzeichen"/>
          <w:color w:val="000000" w:themeColor="text1"/>
        </w:rPr>
        <w:footnoteReference w:id="199"/>
      </w:r>
      <w:r w:rsidRPr="007310A7">
        <w:rPr>
          <w:color w:val="000000" w:themeColor="text1"/>
        </w:rPr>
        <w:t xml:space="preserve"> </w:t>
      </w:r>
      <w:r w:rsidR="00861192" w:rsidRPr="007310A7">
        <w:rPr>
          <w:color w:val="000000" w:themeColor="text1"/>
        </w:rPr>
        <w:t xml:space="preserve">Eine ähnliche </w:t>
      </w:r>
      <w:r w:rsidRPr="007310A7">
        <w:rPr>
          <w:color w:val="000000" w:themeColor="text1"/>
        </w:rPr>
        <w:t xml:space="preserve">Täter-Opfer-Umkehr findet sich auch in Alex‘ Selbstpräsentation. Denkbar ist hier, dass er das Narrativ der </w:t>
      </w:r>
      <w:r w:rsidR="00861192" w:rsidRPr="007310A7">
        <w:rPr>
          <w:color w:val="000000" w:themeColor="text1"/>
        </w:rPr>
        <w:t xml:space="preserve">eigenen </w:t>
      </w:r>
      <w:r w:rsidRPr="007310A7">
        <w:rPr>
          <w:color w:val="000000" w:themeColor="text1"/>
        </w:rPr>
        <w:t>Verhaltensauffälligkeit früh von beteiligten Erwachsenen übernimmt</w:t>
      </w:r>
      <w:r w:rsidR="00861192" w:rsidRPr="007310A7">
        <w:rPr>
          <w:color w:val="000000" w:themeColor="text1"/>
        </w:rPr>
        <w:t xml:space="preserve">. Dieses </w:t>
      </w:r>
      <w:proofErr w:type="spellStart"/>
      <w:r w:rsidR="00861192" w:rsidRPr="007310A7">
        <w:rPr>
          <w:color w:val="000000" w:themeColor="text1"/>
        </w:rPr>
        <w:t>dethematisiert</w:t>
      </w:r>
      <w:proofErr w:type="spellEnd"/>
      <w:r w:rsidR="00861192" w:rsidRPr="007310A7">
        <w:rPr>
          <w:color w:val="000000" w:themeColor="text1"/>
        </w:rPr>
        <w:t xml:space="preserve"> nicht nur die erlebte Gewalt, sondern auch Alex‘ (medikalisierte) </w:t>
      </w:r>
      <w:r w:rsidRPr="007310A7">
        <w:rPr>
          <w:color w:val="000000" w:themeColor="text1"/>
        </w:rPr>
        <w:t>Intergeschlechtlichkeit</w:t>
      </w:r>
      <w:r w:rsidR="00861192" w:rsidRPr="007310A7">
        <w:rPr>
          <w:color w:val="000000" w:themeColor="text1"/>
        </w:rPr>
        <w:t xml:space="preserve">, was in der Konsequenz verhindert das schulische Mobbing in einen strukturellen Kontext von </w:t>
      </w:r>
      <w:r w:rsidRPr="007310A7">
        <w:rPr>
          <w:color w:val="000000" w:themeColor="text1"/>
        </w:rPr>
        <w:t>Inter</w:t>
      </w:r>
      <w:r w:rsidR="00861192" w:rsidRPr="007310A7">
        <w:rPr>
          <w:color w:val="000000" w:themeColor="text1"/>
        </w:rPr>
        <w:t>* und Queer-F</w:t>
      </w:r>
      <w:r w:rsidRPr="007310A7">
        <w:rPr>
          <w:color w:val="000000" w:themeColor="text1"/>
        </w:rPr>
        <w:t>eindlichkeit</w:t>
      </w:r>
      <w:r w:rsidR="00861192" w:rsidRPr="007310A7">
        <w:rPr>
          <w:color w:val="000000" w:themeColor="text1"/>
        </w:rPr>
        <w:t xml:space="preserve"> zu stellen.</w:t>
      </w:r>
      <w:r w:rsidR="00861192" w:rsidRPr="007310A7">
        <w:rPr>
          <w:rStyle w:val="Funotenzeichen"/>
          <w:color w:val="000000" w:themeColor="text1"/>
        </w:rPr>
        <w:footnoteReference w:id="200"/>
      </w:r>
      <w:r w:rsidRPr="007310A7">
        <w:rPr>
          <w:color w:val="000000" w:themeColor="text1"/>
        </w:rPr>
        <w:t xml:space="preserve"> </w:t>
      </w:r>
      <w:r w:rsidR="00861192" w:rsidRPr="007310A7">
        <w:rPr>
          <w:color w:val="000000" w:themeColor="text1"/>
        </w:rPr>
        <w:t xml:space="preserve">Dadurch wird </w:t>
      </w:r>
      <w:r w:rsidRPr="007310A7">
        <w:rPr>
          <w:color w:val="000000" w:themeColor="text1"/>
        </w:rPr>
        <w:lastRenderedPageBreak/>
        <w:t>Alex‘ Opfer-Erfahrung individualisiert</w:t>
      </w:r>
      <w:r w:rsidR="00861192" w:rsidRPr="007310A7">
        <w:rPr>
          <w:color w:val="000000" w:themeColor="text1"/>
        </w:rPr>
        <w:t xml:space="preserve"> und zugleich die Verantwortlichkeit seines Umfeldes sowie seiner Bezugspersonen in den Hintergrund gerückt</w:t>
      </w:r>
      <w:r w:rsidRPr="007310A7">
        <w:rPr>
          <w:color w:val="000000" w:themeColor="text1"/>
        </w:rPr>
        <w:t xml:space="preserve">. </w:t>
      </w:r>
    </w:p>
    <w:p w14:paraId="037D62A1" w14:textId="212C74F4" w:rsidR="00631021" w:rsidRPr="007310A7" w:rsidRDefault="007A47A2" w:rsidP="007A47A2">
      <w:pPr>
        <w:spacing w:before="240" w:line="360" w:lineRule="auto"/>
        <w:jc w:val="both"/>
        <w:rPr>
          <w:color w:val="000000" w:themeColor="text1"/>
        </w:rPr>
      </w:pPr>
      <w:r w:rsidRPr="007310A7">
        <w:rPr>
          <w:color w:val="000000" w:themeColor="text1"/>
        </w:rPr>
        <w:t xml:space="preserve">Eine Unterbrechung der Mobbing- und Gewalterfahrungen deutet sich erst als Alex </w:t>
      </w:r>
      <w:r w:rsidR="00631021" w:rsidRPr="007310A7">
        <w:rPr>
          <w:color w:val="000000" w:themeColor="text1"/>
        </w:rPr>
        <w:t>einen neuen Klassenlehrer</w:t>
      </w:r>
      <w:r w:rsidRPr="007310A7">
        <w:rPr>
          <w:color w:val="000000" w:themeColor="text1"/>
        </w:rPr>
        <w:t xml:space="preserve"> bekommt:</w:t>
      </w:r>
    </w:p>
    <w:p w14:paraId="5B62D1E5" w14:textId="77777777" w:rsidR="00631021" w:rsidRPr="007310A7" w:rsidRDefault="00631021" w:rsidP="00B47094">
      <w:pPr>
        <w:spacing w:before="240" w:after="240" w:line="360" w:lineRule="auto"/>
        <w:ind w:left="567" w:right="509"/>
        <w:jc w:val="both"/>
        <w:rPr>
          <w:color w:val="000000" w:themeColor="text1"/>
          <w:sz w:val="22"/>
          <w:szCs w:val="22"/>
        </w:rPr>
      </w:pPr>
      <w:r w:rsidRPr="007310A7">
        <w:rPr>
          <w:color w:val="000000" w:themeColor="text1"/>
          <w:sz w:val="22"/>
          <w:szCs w:val="22"/>
        </w:rPr>
        <w:t xml:space="preserve">„In der (1) </w:t>
      </w:r>
      <w:r w:rsidRPr="007310A7">
        <w:rPr>
          <w:b/>
          <w:color w:val="000000" w:themeColor="text1"/>
          <w:sz w:val="22"/>
          <w:szCs w:val="22"/>
        </w:rPr>
        <w:t>dritten</w:t>
      </w:r>
      <w:r w:rsidRPr="007310A7">
        <w:rPr>
          <w:color w:val="000000" w:themeColor="text1"/>
          <w:sz w:val="22"/>
          <w:szCs w:val="22"/>
        </w:rPr>
        <w:t xml:space="preserve"> und </w:t>
      </w:r>
      <w:r w:rsidRPr="007310A7">
        <w:rPr>
          <w:b/>
          <w:color w:val="000000" w:themeColor="text1"/>
          <w:sz w:val="22"/>
          <w:szCs w:val="22"/>
        </w:rPr>
        <w:t>vierten</w:t>
      </w:r>
      <w:r w:rsidRPr="007310A7">
        <w:rPr>
          <w:color w:val="000000" w:themeColor="text1"/>
          <w:sz w:val="22"/>
          <w:szCs w:val="22"/>
        </w:rPr>
        <w:t xml:space="preserve"> Klasse da hab ich n, </w:t>
      </w:r>
      <w:r w:rsidRPr="007310A7">
        <w:rPr>
          <w:b/>
          <w:color w:val="000000" w:themeColor="text1"/>
          <w:sz w:val="22"/>
          <w:szCs w:val="22"/>
        </w:rPr>
        <w:t>männlichen</w:t>
      </w:r>
      <w:r w:rsidRPr="007310A7">
        <w:rPr>
          <w:color w:val="000000" w:themeColor="text1"/>
          <w:sz w:val="22"/>
          <w:szCs w:val="22"/>
        </w:rPr>
        <w:t xml:space="preserve"> Klassenlehrer bekommen der s- relativ nett war ich hab=sogar=</w:t>
      </w:r>
      <w:r w:rsidRPr="007310A7">
        <w:rPr>
          <w:b/>
          <w:color w:val="000000" w:themeColor="text1"/>
          <w:sz w:val="22"/>
          <w:szCs w:val="22"/>
        </w:rPr>
        <w:t>heute</w:t>
      </w:r>
      <w:r w:rsidRPr="007310A7">
        <w:rPr>
          <w:color w:val="000000" w:themeColor="text1"/>
          <w:sz w:val="22"/>
          <w:szCs w:val="22"/>
        </w:rPr>
        <w:t xml:space="preserve">=noch </w:t>
      </w:r>
      <w:r w:rsidRPr="007310A7">
        <w:rPr>
          <w:b/>
          <w:color w:val="000000" w:themeColor="text1"/>
          <w:sz w:val="22"/>
          <w:szCs w:val="22"/>
        </w:rPr>
        <w:t>Kontakt</w:t>
      </w:r>
      <w:r w:rsidRPr="007310A7">
        <w:rPr>
          <w:color w:val="000000" w:themeColor="text1"/>
          <w:sz w:val="22"/>
          <w:szCs w:val="22"/>
        </w:rPr>
        <w:t xml:space="preserve"> mit </w:t>
      </w:r>
      <w:r w:rsidRPr="007310A7">
        <w:rPr>
          <w:b/>
          <w:color w:val="000000" w:themeColor="text1"/>
          <w:sz w:val="22"/>
          <w:szCs w:val="22"/>
        </w:rPr>
        <w:t>dem</w:t>
      </w:r>
      <w:r w:rsidRPr="007310A7">
        <w:rPr>
          <w:color w:val="000000" w:themeColor="text1"/>
          <w:sz w:val="22"/>
          <w:szCs w:val="22"/>
        </w:rPr>
        <w:t xml:space="preserve"> //ja// (2) </w:t>
      </w:r>
      <w:proofErr w:type="gramStart"/>
      <w:r w:rsidRPr="007310A7">
        <w:rPr>
          <w:color w:val="000000" w:themeColor="text1"/>
          <w:sz w:val="22"/>
          <w:szCs w:val="22"/>
        </w:rPr>
        <w:t>u:nd</w:t>
      </w:r>
      <w:proofErr w:type="gramEnd"/>
      <w:r w:rsidRPr="007310A7">
        <w:rPr>
          <w:color w:val="000000" w:themeColor="text1"/>
          <w:sz w:val="22"/>
          <w:szCs w:val="22"/>
        </w:rPr>
        <w:t xml:space="preserve"> (1) der war </w:t>
      </w:r>
      <w:r w:rsidRPr="007310A7">
        <w:rPr>
          <w:b/>
          <w:color w:val="000000" w:themeColor="text1"/>
          <w:sz w:val="22"/>
          <w:szCs w:val="22"/>
        </w:rPr>
        <w:t xml:space="preserve">komplett </w:t>
      </w:r>
      <w:proofErr w:type="spellStart"/>
      <w:r w:rsidRPr="007310A7">
        <w:rPr>
          <w:b/>
          <w:color w:val="000000" w:themeColor="text1"/>
          <w:sz w:val="22"/>
          <w:szCs w:val="22"/>
        </w:rPr>
        <w:t>verstä:ndnisvoll</w:t>
      </w:r>
      <w:proofErr w:type="spellEnd"/>
      <w:r w:rsidRPr="007310A7">
        <w:rPr>
          <w:color w:val="000000" w:themeColor="text1"/>
          <w:sz w:val="22"/>
          <w:szCs w:val="22"/>
        </w:rPr>
        <w:t xml:space="preserve"> (1) </w:t>
      </w:r>
      <w:proofErr w:type="spellStart"/>
      <w:r w:rsidRPr="007310A7">
        <w:rPr>
          <w:color w:val="000000" w:themeColor="text1"/>
          <w:sz w:val="22"/>
          <w:szCs w:val="22"/>
        </w:rPr>
        <w:t>se:hr</w:t>
      </w:r>
      <w:proofErr w:type="spellEnd"/>
      <w:r w:rsidRPr="007310A7">
        <w:rPr>
          <w:color w:val="000000" w:themeColor="text1"/>
          <w:sz w:val="22"/>
          <w:szCs w:val="22"/>
        </w:rPr>
        <w:t xml:space="preserve"> </w:t>
      </w:r>
      <w:r w:rsidRPr="007310A7">
        <w:rPr>
          <w:b/>
          <w:color w:val="000000" w:themeColor="text1"/>
          <w:sz w:val="22"/>
          <w:szCs w:val="22"/>
        </w:rPr>
        <w:t>offen</w:t>
      </w:r>
      <w:r w:rsidRPr="007310A7">
        <w:rPr>
          <w:color w:val="000000" w:themeColor="text1"/>
          <w:sz w:val="22"/>
          <w:szCs w:val="22"/>
        </w:rPr>
        <w:t xml:space="preserve">, </w:t>
      </w:r>
      <w:proofErr w:type="spellStart"/>
      <w:r w:rsidRPr="007310A7">
        <w:rPr>
          <w:color w:val="000000" w:themeColor="text1"/>
          <w:sz w:val="22"/>
          <w:szCs w:val="22"/>
        </w:rPr>
        <w:t>se:hr</w:t>
      </w:r>
      <w:proofErr w:type="spellEnd"/>
      <w:r w:rsidRPr="007310A7">
        <w:rPr>
          <w:b/>
          <w:color w:val="000000" w:themeColor="text1"/>
          <w:sz w:val="22"/>
          <w:szCs w:val="22"/>
        </w:rPr>
        <w:t xml:space="preserve"> nett“</w:t>
      </w:r>
    </w:p>
    <w:p w14:paraId="1ED4C3D3" w14:textId="0121EFC7" w:rsidR="00631021" w:rsidRPr="007310A7" w:rsidRDefault="00631021" w:rsidP="00B86204">
      <w:pPr>
        <w:spacing w:line="360" w:lineRule="auto"/>
        <w:jc w:val="both"/>
        <w:rPr>
          <w:color w:val="000000" w:themeColor="text1"/>
        </w:rPr>
      </w:pPr>
      <w:r w:rsidRPr="007310A7">
        <w:rPr>
          <w:color w:val="000000" w:themeColor="text1"/>
        </w:rPr>
        <w:t xml:space="preserve">Diese Zeit evaluiert er als „für mich ganz </w:t>
      </w:r>
      <w:r w:rsidRPr="007310A7">
        <w:rPr>
          <w:b/>
          <w:color w:val="000000" w:themeColor="text1"/>
        </w:rPr>
        <w:t>gut</w:t>
      </w:r>
      <w:r w:rsidRPr="007310A7">
        <w:rPr>
          <w:color w:val="000000" w:themeColor="text1"/>
        </w:rPr>
        <w:t xml:space="preserve">“. Nahe liegt, dass dies eine der seltenen Phasen in Alex Schulzeit ist, in der Unterstützung und zumindest relativen Schutz vor Angriffen erlebt. Gleichzeitig ist dies auch die Zeit, in der er </w:t>
      </w:r>
      <w:r w:rsidR="007A47A2" w:rsidRPr="007310A7">
        <w:rPr>
          <w:color w:val="000000" w:themeColor="text1"/>
        </w:rPr>
        <w:t xml:space="preserve">weiterhin </w:t>
      </w:r>
      <w:r w:rsidRPr="007310A7">
        <w:rPr>
          <w:color w:val="000000" w:themeColor="text1"/>
        </w:rPr>
        <w:t>Erniedrigungen durch seine Mitschüler im Zuge des Schwimmunterrichts ausgesetzt ist. Hier überwiegt in seiner Wahrnehmung dennoch das Positive:</w:t>
      </w:r>
    </w:p>
    <w:p w14:paraId="54672824" w14:textId="77777777" w:rsidR="00631021" w:rsidRPr="007310A7" w:rsidRDefault="00631021" w:rsidP="00B47094">
      <w:pPr>
        <w:spacing w:before="240" w:after="240" w:line="360" w:lineRule="auto"/>
        <w:ind w:left="567" w:right="509"/>
        <w:jc w:val="both"/>
        <w:rPr>
          <w:color w:val="000000" w:themeColor="text1"/>
          <w:sz w:val="22"/>
          <w:szCs w:val="22"/>
        </w:rPr>
      </w:pPr>
      <w:r w:rsidRPr="007310A7">
        <w:rPr>
          <w:color w:val="000000" w:themeColor="text1"/>
          <w:sz w:val="22"/>
          <w:szCs w:val="22"/>
        </w:rPr>
        <w:t xml:space="preserve">„ich hab </w:t>
      </w:r>
      <w:r w:rsidRPr="007310A7">
        <w:rPr>
          <w:b/>
          <w:color w:val="000000" w:themeColor="text1"/>
          <w:sz w:val="22"/>
          <w:szCs w:val="22"/>
        </w:rPr>
        <w:t>prinzipiell</w:t>
      </w:r>
      <w:r w:rsidRPr="007310A7">
        <w:rPr>
          <w:color w:val="000000" w:themeColor="text1"/>
          <w:sz w:val="22"/>
          <w:szCs w:val="22"/>
        </w:rPr>
        <w:t xml:space="preserve"> dann </w:t>
      </w:r>
      <w:r w:rsidRPr="007310A7">
        <w:rPr>
          <w:b/>
          <w:color w:val="000000" w:themeColor="text1"/>
          <w:sz w:val="22"/>
          <w:szCs w:val="22"/>
        </w:rPr>
        <w:t xml:space="preserve">durchgehend </w:t>
      </w:r>
      <w:r w:rsidRPr="007310A7">
        <w:rPr>
          <w:color w:val="000000" w:themeColor="text1"/>
          <w:sz w:val="22"/>
          <w:szCs w:val="22"/>
        </w:rPr>
        <w:t xml:space="preserve">ne </w:t>
      </w:r>
      <w:proofErr w:type="spellStart"/>
      <w:r w:rsidRPr="007310A7">
        <w:rPr>
          <w:color w:val="000000" w:themeColor="text1"/>
          <w:sz w:val="22"/>
          <w:szCs w:val="22"/>
        </w:rPr>
        <w:t>eig</w:t>
      </w:r>
      <w:proofErr w:type="spellEnd"/>
      <w:r w:rsidRPr="007310A7">
        <w:rPr>
          <w:color w:val="000000" w:themeColor="text1"/>
          <w:sz w:val="22"/>
          <w:szCs w:val="22"/>
        </w:rPr>
        <w:t xml:space="preserve">- n eigener Raum zum Umziehen </w:t>
      </w:r>
      <w:r w:rsidRPr="007310A7">
        <w:rPr>
          <w:b/>
          <w:color w:val="000000" w:themeColor="text1"/>
          <w:sz w:val="22"/>
          <w:szCs w:val="22"/>
        </w:rPr>
        <w:t>bekommen</w:t>
      </w:r>
      <w:r w:rsidRPr="007310A7">
        <w:rPr>
          <w:color w:val="000000" w:themeColor="text1"/>
          <w:sz w:val="22"/>
          <w:szCs w:val="22"/>
        </w:rPr>
        <w:t xml:space="preserve"> (1) //ja// also da hat die Schule wirklich </w:t>
      </w:r>
      <w:r w:rsidRPr="007310A7">
        <w:rPr>
          <w:b/>
          <w:color w:val="000000" w:themeColor="text1"/>
          <w:sz w:val="22"/>
          <w:szCs w:val="22"/>
        </w:rPr>
        <w:t xml:space="preserve">Rücksicht genommen </w:t>
      </w:r>
      <w:r w:rsidRPr="007310A7">
        <w:rPr>
          <w:color w:val="000000" w:themeColor="text1"/>
          <w:sz w:val="22"/>
          <w:szCs w:val="22"/>
        </w:rPr>
        <w:t xml:space="preserve">(2) was (1) </w:t>
      </w:r>
      <w:proofErr w:type="spellStart"/>
      <w:r w:rsidRPr="007310A7">
        <w:rPr>
          <w:color w:val="000000" w:themeColor="text1"/>
          <w:sz w:val="22"/>
          <w:szCs w:val="22"/>
        </w:rPr>
        <w:t>nich</w:t>
      </w:r>
      <w:proofErr w:type="spellEnd"/>
      <w:r w:rsidRPr="007310A7">
        <w:rPr>
          <w:color w:val="000000" w:themeColor="text1"/>
          <w:sz w:val="22"/>
          <w:szCs w:val="22"/>
        </w:rPr>
        <w:t xml:space="preserve"> selbst verständlich </w:t>
      </w:r>
      <w:proofErr w:type="spellStart"/>
      <w:r w:rsidRPr="007310A7">
        <w:rPr>
          <w:color w:val="000000" w:themeColor="text1"/>
          <w:sz w:val="22"/>
          <w:szCs w:val="22"/>
        </w:rPr>
        <w:t>is</w:t>
      </w:r>
      <w:proofErr w:type="spellEnd"/>
      <w:r w:rsidRPr="007310A7">
        <w:rPr>
          <w:color w:val="000000" w:themeColor="text1"/>
          <w:sz w:val="22"/>
          <w:szCs w:val="22"/>
        </w:rPr>
        <w:t xml:space="preserve"> (1) </w:t>
      </w:r>
      <w:r w:rsidRPr="007310A7">
        <w:rPr>
          <w:b/>
          <w:color w:val="000000" w:themeColor="text1"/>
          <w:sz w:val="22"/>
          <w:szCs w:val="22"/>
        </w:rPr>
        <w:t>leider</w:t>
      </w:r>
      <w:r w:rsidRPr="007310A7">
        <w:rPr>
          <w:color w:val="000000" w:themeColor="text1"/>
          <w:sz w:val="22"/>
          <w:szCs w:val="22"/>
        </w:rPr>
        <w:t xml:space="preserve"> (3) </w:t>
      </w:r>
      <w:proofErr w:type="gramStart"/>
      <w:r w:rsidRPr="007310A7">
        <w:rPr>
          <w:color w:val="000000" w:themeColor="text1"/>
          <w:sz w:val="22"/>
          <w:szCs w:val="22"/>
        </w:rPr>
        <w:t>u:nd</w:t>
      </w:r>
      <w:proofErr w:type="gramEnd"/>
      <w:r w:rsidRPr="007310A7">
        <w:rPr>
          <w:color w:val="000000" w:themeColor="text1"/>
          <w:sz w:val="22"/>
          <w:szCs w:val="22"/>
        </w:rPr>
        <w:t xml:space="preserve"> ich hab mich eigentlich mit=m, Teil der Mitschüler relativ </w:t>
      </w:r>
      <w:r w:rsidRPr="007310A7">
        <w:rPr>
          <w:b/>
          <w:color w:val="000000" w:themeColor="text1"/>
          <w:sz w:val="22"/>
          <w:szCs w:val="22"/>
        </w:rPr>
        <w:t>gut</w:t>
      </w:r>
      <w:r w:rsidRPr="007310A7">
        <w:rPr>
          <w:color w:val="000000" w:themeColor="text1"/>
          <w:sz w:val="22"/>
          <w:szCs w:val="22"/>
        </w:rPr>
        <w:t xml:space="preserve"> verstanden (1) ne Zeit </w:t>
      </w:r>
      <w:proofErr w:type="spellStart"/>
      <w:r w:rsidRPr="007310A7">
        <w:rPr>
          <w:color w:val="000000" w:themeColor="text1"/>
          <w:sz w:val="22"/>
          <w:szCs w:val="22"/>
        </w:rPr>
        <w:t>la:ng</w:t>
      </w:r>
      <w:proofErr w:type="spellEnd"/>
      <w:r w:rsidRPr="007310A7">
        <w:rPr>
          <w:color w:val="000000" w:themeColor="text1"/>
          <w:sz w:val="22"/>
          <w:szCs w:val="22"/>
        </w:rPr>
        <w:t xml:space="preserve">, dann kam halt wieder n bisschen </w:t>
      </w:r>
      <w:r w:rsidRPr="007310A7">
        <w:rPr>
          <w:b/>
          <w:color w:val="000000" w:themeColor="text1"/>
          <w:sz w:val="22"/>
          <w:szCs w:val="22"/>
        </w:rPr>
        <w:t>Mobbing</w:t>
      </w:r>
      <w:r w:rsidRPr="007310A7">
        <w:rPr>
          <w:color w:val="000000" w:themeColor="text1"/>
          <w:sz w:val="22"/>
          <w:szCs w:val="22"/>
        </w:rPr>
        <w:t xml:space="preserve">, </w:t>
      </w:r>
      <w:proofErr w:type="spellStart"/>
      <w:r w:rsidRPr="007310A7">
        <w:rPr>
          <w:b/>
          <w:color w:val="000000" w:themeColor="text1"/>
          <w:sz w:val="22"/>
          <w:szCs w:val="22"/>
        </w:rPr>
        <w:t>Proble:me</w:t>
      </w:r>
      <w:proofErr w:type="spellEnd"/>
      <w:r w:rsidRPr="007310A7">
        <w:rPr>
          <w:color w:val="000000" w:themeColor="text1"/>
          <w:sz w:val="22"/>
          <w:szCs w:val="22"/>
        </w:rPr>
        <w:t xml:space="preserve"> (2) aber eher so nebenbei (2) </w:t>
      </w:r>
      <w:r w:rsidRPr="007310A7">
        <w:rPr>
          <w:b/>
          <w:color w:val="000000" w:themeColor="text1"/>
          <w:sz w:val="22"/>
          <w:szCs w:val="22"/>
        </w:rPr>
        <w:t>später</w:t>
      </w:r>
      <w:r w:rsidRPr="007310A7">
        <w:rPr>
          <w:color w:val="000000" w:themeColor="text1"/>
          <w:sz w:val="22"/>
          <w:szCs w:val="22"/>
        </w:rPr>
        <w:t xml:space="preserve"> wieder </w:t>
      </w:r>
      <w:proofErr w:type="spellStart"/>
      <w:r w:rsidRPr="007310A7">
        <w:rPr>
          <w:b/>
          <w:color w:val="000000" w:themeColor="text1"/>
          <w:sz w:val="22"/>
          <w:szCs w:val="22"/>
        </w:rPr>
        <w:t>problema:tischer</w:t>
      </w:r>
      <w:proofErr w:type="spellEnd"/>
      <w:r w:rsidRPr="007310A7">
        <w:rPr>
          <w:color w:val="000000" w:themeColor="text1"/>
          <w:sz w:val="22"/>
          <w:szCs w:val="22"/>
        </w:rPr>
        <w:t>“</w:t>
      </w:r>
    </w:p>
    <w:p w14:paraId="6EC1120E" w14:textId="194741AA" w:rsidR="00631021" w:rsidRPr="007310A7" w:rsidRDefault="00631021" w:rsidP="00B86204">
      <w:pPr>
        <w:spacing w:line="360" w:lineRule="auto"/>
        <w:jc w:val="both"/>
        <w:rPr>
          <w:color w:val="000000" w:themeColor="text1"/>
        </w:rPr>
      </w:pPr>
      <w:r w:rsidRPr="007310A7">
        <w:rPr>
          <w:color w:val="000000" w:themeColor="text1"/>
        </w:rPr>
        <w:t xml:space="preserve">In dieser Sequenz wird deutlich, </w:t>
      </w:r>
      <w:r w:rsidR="007A47A2" w:rsidRPr="007310A7">
        <w:rPr>
          <w:color w:val="000000" w:themeColor="text1"/>
        </w:rPr>
        <w:t xml:space="preserve">dass </w:t>
      </w:r>
      <w:r w:rsidRPr="007310A7">
        <w:rPr>
          <w:color w:val="000000" w:themeColor="text1"/>
        </w:rPr>
        <w:t xml:space="preserve">Alex‘ belastende Erfahrung aus einer Gesamtsicht bewertet, wo nur die schlimmsten Gewalterfahrungen als solche benannt werden. Dies ist im Sinne einer Umgangs- und vermutlich auch Überlebensstrategie in Bezug auf traumatische Erfahrungen verstehbar. </w:t>
      </w:r>
    </w:p>
    <w:p w14:paraId="6949B990" w14:textId="1514A3E5" w:rsidR="00631021" w:rsidRPr="007310A7" w:rsidRDefault="007A47A2" w:rsidP="00B47094">
      <w:pPr>
        <w:spacing w:before="480" w:after="240"/>
        <w:jc w:val="both"/>
        <w:rPr>
          <w:bCs/>
          <w:i/>
          <w:iCs/>
          <w:color w:val="000000" w:themeColor="text1"/>
        </w:rPr>
      </w:pPr>
      <w:r w:rsidRPr="007310A7">
        <w:rPr>
          <w:bCs/>
          <w:i/>
          <w:iCs/>
          <w:color w:val="000000" w:themeColor="text1"/>
        </w:rPr>
        <w:t xml:space="preserve">Fortgesetzte </w:t>
      </w:r>
      <w:r w:rsidR="00631021" w:rsidRPr="007310A7">
        <w:rPr>
          <w:bCs/>
          <w:i/>
          <w:iCs/>
          <w:color w:val="000000" w:themeColor="text1"/>
        </w:rPr>
        <w:t>Medikalisierung während der Schulzeit</w:t>
      </w:r>
    </w:p>
    <w:p w14:paraId="386A5B43" w14:textId="65754A71" w:rsidR="00631021" w:rsidRPr="007310A7" w:rsidRDefault="00631021" w:rsidP="00B86204">
      <w:pPr>
        <w:spacing w:line="360" w:lineRule="auto"/>
        <w:jc w:val="both"/>
        <w:rPr>
          <w:color w:val="000000" w:themeColor="text1"/>
        </w:rPr>
      </w:pPr>
      <w:r w:rsidRPr="007310A7">
        <w:rPr>
          <w:color w:val="000000" w:themeColor="text1"/>
        </w:rPr>
        <w:t>In Alex‘ Schulzeit setzen sich ebenfalls regelmäßige ärztliche Untersuchungen fort, über die</w:t>
      </w:r>
      <w:r w:rsidR="007A47A2" w:rsidRPr="007310A7">
        <w:rPr>
          <w:color w:val="000000" w:themeColor="text1"/>
        </w:rPr>
        <w:t xml:space="preserve"> er</w:t>
      </w:r>
      <w:r w:rsidRPr="007310A7">
        <w:rPr>
          <w:color w:val="000000" w:themeColor="text1"/>
        </w:rPr>
        <w:t xml:space="preserve"> </w:t>
      </w:r>
      <w:r w:rsidR="007A47A2" w:rsidRPr="007310A7">
        <w:rPr>
          <w:color w:val="000000" w:themeColor="text1"/>
        </w:rPr>
        <w:t xml:space="preserve">im Interview </w:t>
      </w:r>
      <w:r w:rsidRPr="007310A7">
        <w:rPr>
          <w:color w:val="000000" w:themeColor="text1"/>
        </w:rPr>
        <w:t xml:space="preserve">fragmentarisch spricht und </w:t>
      </w:r>
      <w:r w:rsidR="007A47A2" w:rsidRPr="007310A7">
        <w:rPr>
          <w:color w:val="000000" w:themeColor="text1"/>
        </w:rPr>
        <w:t xml:space="preserve">auch </w:t>
      </w:r>
      <w:r w:rsidRPr="007310A7">
        <w:rPr>
          <w:color w:val="000000" w:themeColor="text1"/>
        </w:rPr>
        <w:t>nur bruchstückhaft erinnern kann. Entscheidend für Alex‘ Erleben ist, dass es zu Grenzüberschreitungen kommt, vor denen er erneut nicht geschützt wird:</w:t>
      </w:r>
    </w:p>
    <w:p w14:paraId="0F0C7074" w14:textId="6CF2E2D5" w:rsidR="00631021" w:rsidRPr="007310A7" w:rsidRDefault="00631021" w:rsidP="00B47094">
      <w:pPr>
        <w:spacing w:before="240" w:after="240" w:line="360" w:lineRule="auto"/>
        <w:ind w:left="567" w:right="509"/>
        <w:jc w:val="both"/>
        <w:rPr>
          <w:rFonts w:eastAsia="Monospaced" w:cs="Monospaced"/>
          <w:color w:val="000000" w:themeColor="text1"/>
          <w:sz w:val="22"/>
          <w:szCs w:val="22"/>
        </w:rPr>
      </w:pPr>
      <w:r w:rsidRPr="007310A7">
        <w:rPr>
          <w:rFonts w:eastAsia="Monospaced" w:cs="Monospaced"/>
          <w:color w:val="000000" w:themeColor="text1"/>
          <w:sz w:val="22"/>
          <w:szCs w:val="22"/>
        </w:rPr>
        <w:lastRenderedPageBreak/>
        <w:t xml:space="preserve">„Fällt mir jetzt </w:t>
      </w:r>
      <w:proofErr w:type="spellStart"/>
      <w:r w:rsidRPr="007310A7">
        <w:rPr>
          <w:rFonts w:eastAsia="Monospaced" w:cs="Monospaced"/>
          <w:b/>
          <w:color w:val="000000" w:themeColor="text1"/>
          <w:sz w:val="22"/>
          <w:szCs w:val="22"/>
        </w:rPr>
        <w:t>gra:de</w:t>
      </w:r>
      <w:proofErr w:type="spellEnd"/>
      <w:r w:rsidRPr="007310A7">
        <w:rPr>
          <w:rFonts w:eastAsia="Monospaced" w:cs="Monospaced"/>
          <w:color w:val="000000" w:themeColor="text1"/>
          <w:sz w:val="22"/>
          <w:szCs w:val="22"/>
        </w:rPr>
        <w:t xml:space="preserve">- (1) //ja// äh=da=fällt mir jetzt grade noch was </w:t>
      </w:r>
      <w:r w:rsidRPr="007310A7">
        <w:rPr>
          <w:rFonts w:eastAsia="Monospaced" w:cs="Monospaced"/>
          <w:b/>
          <w:color w:val="000000" w:themeColor="text1"/>
          <w:sz w:val="22"/>
          <w:szCs w:val="22"/>
        </w:rPr>
        <w:t xml:space="preserve">ein: </w:t>
      </w:r>
      <w:r w:rsidRPr="007310A7">
        <w:rPr>
          <w:rFonts w:eastAsia="Monospaced" w:cs="Monospaced"/>
          <w:color w:val="000000" w:themeColor="text1"/>
          <w:sz w:val="22"/>
          <w:szCs w:val="22"/>
        </w:rPr>
        <w:t>//</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auch noch, mit der Frau D</w:t>
      </w:r>
      <w:r w:rsidR="00BD2B33" w:rsidRPr="007310A7">
        <w:rPr>
          <w:rFonts w:eastAsia="Monospaced" w:cs="Monospaced"/>
          <w:color w:val="000000" w:themeColor="text1"/>
          <w:sz w:val="22"/>
          <w:szCs w:val="22"/>
        </w:rPr>
        <w:t xml:space="preserve">oktor Müller </w:t>
      </w:r>
      <w:r w:rsidRPr="007310A7">
        <w:rPr>
          <w:rFonts w:eastAsia="Monospaced" w:cs="Monospaced"/>
          <w:color w:val="000000" w:themeColor="text1"/>
          <w:sz w:val="22"/>
          <w:szCs w:val="22"/>
        </w:rPr>
        <w:t xml:space="preserve">war=s </w:t>
      </w:r>
      <w:r w:rsidRPr="007310A7">
        <w:rPr>
          <w:rFonts w:eastAsia="Monospaced" w:cs="Monospaced"/>
          <w:b/>
          <w:color w:val="000000" w:themeColor="text1"/>
          <w:sz w:val="22"/>
          <w:szCs w:val="22"/>
        </w:rPr>
        <w:t>glaub=ich</w:t>
      </w:r>
      <w:r w:rsidRPr="007310A7">
        <w:rPr>
          <w:rFonts w:eastAsia="Monospaced" w:cs="Monospaced"/>
          <w:color w:val="000000" w:themeColor="text1"/>
          <w:sz w:val="22"/>
          <w:szCs w:val="22"/>
        </w:rPr>
        <w:t>, da hat sie mich</w:t>
      </w:r>
      <w:r w:rsidRPr="007310A7">
        <w:rPr>
          <w:rFonts w:eastAsia="Monospaced" w:cs="Monospaced"/>
          <w:b/>
          <w:color w:val="000000" w:themeColor="text1"/>
          <w:sz w:val="22"/>
          <w:szCs w:val="22"/>
        </w:rPr>
        <w:t xml:space="preserve"> </w:t>
      </w:r>
      <w:proofErr w:type="spellStart"/>
      <w:r w:rsidRPr="007310A7">
        <w:rPr>
          <w:rFonts w:eastAsia="Monospaced" w:cs="Monospaced"/>
          <w:b/>
          <w:color w:val="000000" w:themeColor="text1"/>
          <w:sz w:val="22"/>
          <w:szCs w:val="22"/>
        </w:rPr>
        <w:t>gefra:gt</w:t>
      </w:r>
      <w:proofErr w:type="spellEnd"/>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 xml:space="preserve">(1) ob, </w:t>
      </w:r>
      <w:r w:rsidRPr="007310A7">
        <w:rPr>
          <w:rFonts w:eastAsia="Monospaced" w:cs="Monospaced"/>
          <w:b/>
          <w:color w:val="000000" w:themeColor="text1"/>
          <w:sz w:val="22"/>
          <w:szCs w:val="22"/>
        </w:rPr>
        <w:t xml:space="preserve">zwei </w:t>
      </w:r>
      <w:proofErr w:type="spellStart"/>
      <w:r w:rsidRPr="007310A7">
        <w:rPr>
          <w:rFonts w:eastAsia="Monospaced" w:cs="Monospaced"/>
          <w:b/>
          <w:color w:val="000000" w:themeColor="text1"/>
          <w:sz w:val="22"/>
          <w:szCs w:val="22"/>
        </w:rPr>
        <w:t>Stude:nten</w:t>
      </w:r>
      <w:proofErr w:type="spellEnd"/>
      <w:r w:rsidRPr="007310A7">
        <w:rPr>
          <w:rFonts w:eastAsia="Monospaced" w:cs="Monospaced"/>
          <w:color w:val="000000" w:themeColor="text1"/>
          <w:sz w:val="22"/>
          <w:szCs w:val="22"/>
        </w:rPr>
        <w:t xml:space="preserve"> (1) mit reinkommen </w:t>
      </w:r>
      <w:r w:rsidRPr="007310A7">
        <w:rPr>
          <w:rFonts w:eastAsia="Monospaced" w:cs="Monospaced"/>
          <w:b/>
          <w:color w:val="000000" w:themeColor="text1"/>
          <w:sz w:val="22"/>
          <w:szCs w:val="22"/>
        </w:rPr>
        <w:t>dürfen</w:t>
      </w:r>
      <w:r w:rsidRPr="007310A7">
        <w:rPr>
          <w:rFonts w:eastAsia="Monospaced" w:cs="Monospaced"/>
          <w:color w:val="000000" w:themeColor="text1"/>
          <w:sz w:val="22"/>
          <w:szCs w:val="22"/>
        </w:rPr>
        <w:t xml:space="preserve">  ((leiser)) in=s=Untersuchungszimmer die Untersuchungen, </w:t>
      </w:r>
      <w:r w:rsidRPr="007310A7">
        <w:rPr>
          <w:rFonts w:eastAsia="Monospaced" w:cs="Monospaced"/>
          <w:b/>
          <w:color w:val="000000" w:themeColor="text1"/>
          <w:sz w:val="22"/>
          <w:szCs w:val="22"/>
        </w:rPr>
        <w:t>durchführen</w:t>
      </w:r>
      <w:r w:rsidRPr="007310A7">
        <w:rPr>
          <w:rFonts w:eastAsia="Monospaced" w:cs="Monospaced"/>
          <w:color w:val="000000" w:themeColor="text1"/>
          <w:sz w:val="22"/>
          <w:szCs w:val="22"/>
        </w:rPr>
        <w:t xml:space="preserve"> </w:t>
      </w:r>
      <w:r w:rsidRPr="007310A7">
        <w:rPr>
          <w:rFonts w:eastAsia="Monospaced" w:cs="Monospaced"/>
          <w:b/>
          <w:color w:val="000000" w:themeColor="text1"/>
          <w:sz w:val="22"/>
          <w:szCs w:val="22"/>
        </w:rPr>
        <w:t xml:space="preserve">können </w:t>
      </w:r>
      <w:r w:rsidRPr="007310A7">
        <w:rPr>
          <w:rFonts w:eastAsia="Monospaced" w:cs="Monospaced"/>
          <w:color w:val="000000" w:themeColor="text1"/>
          <w:sz w:val="22"/>
          <w:szCs w:val="22"/>
        </w:rPr>
        <w:t>(2)</w:t>
      </w:r>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da: (1) sagt man als Kind halt trotzdem</w:t>
      </w:r>
      <w:r w:rsidRPr="007310A7">
        <w:rPr>
          <w:rFonts w:eastAsia="Monospaced" w:cs="Monospaced"/>
          <w:b/>
          <w:color w:val="000000" w:themeColor="text1"/>
          <w:sz w:val="22"/>
          <w:szCs w:val="22"/>
        </w:rPr>
        <w:t xml:space="preserve"> ja: </w:t>
      </w:r>
      <w:r w:rsidRPr="007310A7">
        <w:rPr>
          <w:rFonts w:eastAsia="Monospaced" w:cs="Monospaced"/>
          <w:color w:val="000000" w:themeColor="text1"/>
          <w:sz w:val="22"/>
          <w:szCs w:val="22"/>
        </w:rPr>
        <w:t xml:space="preserve">und hat keine Ahnung was es eigentlich </w:t>
      </w:r>
      <w:r w:rsidRPr="007310A7">
        <w:rPr>
          <w:rFonts w:eastAsia="Monospaced" w:cs="Monospaced"/>
          <w:b/>
          <w:color w:val="000000" w:themeColor="text1"/>
          <w:sz w:val="22"/>
          <w:szCs w:val="22"/>
        </w:rPr>
        <w:t>bedeutet</w:t>
      </w:r>
      <w:r w:rsidRPr="007310A7">
        <w:rPr>
          <w:rFonts w:eastAsia="Monospaced" w:cs="Monospaced"/>
          <w:color w:val="000000" w:themeColor="text1"/>
          <w:sz w:val="22"/>
          <w:szCs w:val="22"/>
        </w:rPr>
        <w:t xml:space="preserve"> //mmh// ((spricht schneller))) aber letzten Endes kommt man sich so vor- des hab ich auch dem Dr.</w:t>
      </w:r>
      <w:r w:rsidR="00BD2B33" w:rsidRPr="007310A7">
        <w:rPr>
          <w:rFonts w:eastAsia="Monospaced" w:cs="Monospaced"/>
          <w:color w:val="000000" w:themeColor="text1"/>
          <w:sz w:val="22"/>
          <w:szCs w:val="22"/>
        </w:rPr>
        <w:t xml:space="preserve"> Schmidt</w:t>
      </w:r>
      <w:r w:rsidRPr="007310A7">
        <w:rPr>
          <w:rFonts w:eastAsia="Monospaced" w:cs="Monospaced"/>
          <w:color w:val="000000" w:themeColor="text1"/>
          <w:sz w:val="22"/>
          <w:szCs w:val="22"/>
        </w:rPr>
        <w:t xml:space="preserve"> noch gesagt-wie in so=</w:t>
      </w:r>
      <w:proofErr w:type="spellStart"/>
      <w:r w:rsidRPr="007310A7">
        <w:rPr>
          <w:rFonts w:eastAsia="Monospaced" w:cs="Monospaced"/>
          <w:color w:val="000000" w:themeColor="text1"/>
          <w:sz w:val="22"/>
          <w:szCs w:val="22"/>
        </w:rPr>
        <w:t>nem</w:t>
      </w:r>
      <w:proofErr w:type="spellEnd"/>
      <w:r w:rsidRPr="007310A7">
        <w:rPr>
          <w:rFonts w:eastAsia="Monospaced" w:cs="Monospaced"/>
          <w:color w:val="000000" w:themeColor="text1"/>
          <w:sz w:val="22"/>
          <w:szCs w:val="22"/>
        </w:rPr>
        <w:t xml:space="preserve"> </w:t>
      </w:r>
      <w:r w:rsidRPr="007310A7">
        <w:rPr>
          <w:rFonts w:eastAsia="Monospaced" w:cs="Monospaced"/>
          <w:b/>
          <w:color w:val="000000" w:themeColor="text1"/>
          <w:sz w:val="22"/>
          <w:szCs w:val="22"/>
        </w:rPr>
        <w:t xml:space="preserve">Zoo: </w:t>
      </w:r>
      <w:proofErr w:type="spellStart"/>
      <w:r w:rsidRPr="007310A7">
        <w:rPr>
          <w:rFonts w:eastAsia="Monospaced" w:cs="Monospaced"/>
          <w:b/>
          <w:color w:val="000000" w:themeColor="text1"/>
          <w:sz w:val="22"/>
          <w:szCs w:val="22"/>
        </w:rPr>
        <w:t>Durchga:ng</w:t>
      </w:r>
      <w:proofErr w:type="spellEnd"/>
      <w:r w:rsidRPr="007310A7">
        <w:rPr>
          <w:rFonts w:eastAsia="Monospaced" w:cs="Monospaced"/>
          <w:color w:val="000000" w:themeColor="text1"/>
          <w:sz w:val="22"/>
          <w:szCs w:val="22"/>
        </w:rPr>
        <w:t xml:space="preserve"> (1) ((lachend)) wo man die </w:t>
      </w:r>
      <w:r w:rsidRPr="007310A7">
        <w:rPr>
          <w:rFonts w:eastAsia="Monospaced" w:cs="Monospaced"/>
          <w:b/>
          <w:color w:val="000000" w:themeColor="text1"/>
          <w:sz w:val="22"/>
          <w:szCs w:val="22"/>
        </w:rPr>
        <w:t>Haupt Attraktion</w:t>
      </w:r>
      <w:r w:rsidRPr="007310A7">
        <w:rPr>
          <w:rFonts w:eastAsia="Monospaced" w:cs="Monospaced"/>
          <w:color w:val="000000" w:themeColor="text1"/>
          <w:sz w:val="22"/>
          <w:szCs w:val="22"/>
        </w:rPr>
        <w:t xml:space="preserve"> ist (3) //ja// keine Ahnung ob des dazu, beigetragen hat zwei </w:t>
      </w:r>
      <w:r w:rsidRPr="007310A7">
        <w:rPr>
          <w:rFonts w:eastAsia="Monospaced" w:cs="Monospaced"/>
          <w:b/>
          <w:color w:val="000000" w:themeColor="text1"/>
          <w:sz w:val="22"/>
          <w:szCs w:val="22"/>
        </w:rPr>
        <w:t>Topchirurgen</w:t>
      </w:r>
      <w:r w:rsidRPr="007310A7">
        <w:rPr>
          <w:rFonts w:eastAsia="Monospaced" w:cs="Monospaced"/>
          <w:color w:val="000000" w:themeColor="text1"/>
          <w:sz w:val="22"/>
          <w:szCs w:val="22"/>
        </w:rPr>
        <w:t xml:space="preserve"> auszubilden oder </w:t>
      </w:r>
      <w:proofErr w:type="spellStart"/>
      <w:r w:rsidRPr="007310A7">
        <w:rPr>
          <w:rFonts w:eastAsia="Monospaced" w:cs="Monospaced"/>
          <w:b/>
          <w:color w:val="000000" w:themeColor="text1"/>
          <w:sz w:val="22"/>
          <w:szCs w:val="22"/>
        </w:rPr>
        <w:t>nich</w:t>
      </w:r>
      <w:proofErr w:type="spellEnd"/>
      <w:r w:rsidRPr="007310A7">
        <w:rPr>
          <w:rFonts w:eastAsia="Monospaced" w:cs="Monospaced"/>
          <w:color w:val="000000" w:themeColor="text1"/>
          <w:sz w:val="22"/>
          <w:szCs w:val="22"/>
        </w:rPr>
        <w:t xml:space="preserve"> (2)“ </w:t>
      </w:r>
    </w:p>
    <w:p w14:paraId="26B17A27" w14:textId="5C47F21C" w:rsidR="00631021" w:rsidRPr="007310A7" w:rsidRDefault="00631021" w:rsidP="00B86204">
      <w:pPr>
        <w:spacing w:line="360" w:lineRule="auto"/>
        <w:jc w:val="both"/>
        <w:rPr>
          <w:color w:val="000000" w:themeColor="text1"/>
        </w:rPr>
      </w:pPr>
      <w:r w:rsidRPr="007310A7">
        <w:rPr>
          <w:color w:val="000000" w:themeColor="text1"/>
        </w:rPr>
        <w:t xml:space="preserve">Alex’ überwiegend emotionslos vorgetragene und teilweise ironisch wirkende Darstellung spricht </w:t>
      </w:r>
      <w:r w:rsidR="00BD2B33" w:rsidRPr="007310A7">
        <w:rPr>
          <w:color w:val="000000" w:themeColor="text1"/>
        </w:rPr>
        <w:t xml:space="preserve">erneut </w:t>
      </w:r>
      <w:r w:rsidRPr="007310A7">
        <w:rPr>
          <w:color w:val="000000" w:themeColor="text1"/>
        </w:rPr>
        <w:t xml:space="preserve">für eine traumatisch bedingte, dissoziative Umgangsstrategie mit dem Erlebten, mittels der die überwältigende emotionale Komponente der Fremdbestimmungserfahrung abgespalten wird (siehe </w:t>
      </w:r>
      <w:r w:rsidRPr="007310A7">
        <w:rPr>
          <w:i/>
          <w:color w:val="000000" w:themeColor="text1"/>
        </w:rPr>
        <w:t>2.3.3</w:t>
      </w:r>
      <w:r w:rsidRPr="007310A7">
        <w:rPr>
          <w:color w:val="000000" w:themeColor="text1"/>
        </w:rPr>
        <w:t xml:space="preserve">). Hierfür spricht </w:t>
      </w:r>
      <w:r w:rsidR="00BD2B33" w:rsidRPr="007310A7">
        <w:rPr>
          <w:color w:val="000000" w:themeColor="text1"/>
        </w:rPr>
        <w:t xml:space="preserve">wieder </w:t>
      </w:r>
      <w:r w:rsidRPr="007310A7">
        <w:rPr>
          <w:color w:val="000000" w:themeColor="text1"/>
        </w:rPr>
        <w:t>das mit der Belastung der Erfahrung im Kontrast stehende Lachen</w:t>
      </w:r>
      <w:r w:rsidR="00683DEB" w:rsidRPr="007310A7">
        <w:rPr>
          <w:color w:val="000000" w:themeColor="text1"/>
        </w:rPr>
        <w:t>.</w:t>
      </w:r>
      <w:r w:rsidRPr="007310A7">
        <w:rPr>
          <w:color w:val="000000" w:themeColor="text1"/>
        </w:rPr>
        <w:t xml:space="preserve"> Gleichzeitig legt der pointierte Vergleich seiner Erfahrungen mit der Betrachtung von Zoo-Tieren im zweiten Teil der Sequenz Nahe, dass Humor ebenfalls eine - im Zuge dieser überfordernden und emotional unbegleiteten Erfahrungen entwickelte –</w:t>
      </w:r>
      <w:r w:rsidR="00BD2B33" w:rsidRPr="007310A7">
        <w:rPr>
          <w:color w:val="000000" w:themeColor="text1"/>
        </w:rPr>
        <w:t xml:space="preserve"> </w:t>
      </w:r>
      <w:r w:rsidRPr="007310A7">
        <w:rPr>
          <w:color w:val="000000" w:themeColor="text1"/>
        </w:rPr>
        <w:t>Umgangsstrategie des Biographen darstellt.</w:t>
      </w:r>
      <w:r w:rsidRPr="007310A7">
        <w:rPr>
          <w:rStyle w:val="Funotenzeichen"/>
          <w:color w:val="000000" w:themeColor="text1"/>
        </w:rPr>
        <w:footnoteReference w:id="201"/>
      </w:r>
      <w:r w:rsidRPr="007310A7">
        <w:rPr>
          <w:color w:val="000000" w:themeColor="text1"/>
        </w:rPr>
        <w:t xml:space="preserve"> </w:t>
      </w:r>
    </w:p>
    <w:p w14:paraId="01A80150" w14:textId="6C16CF68" w:rsidR="00631021" w:rsidRPr="007310A7" w:rsidRDefault="00631021" w:rsidP="00B86204">
      <w:pPr>
        <w:spacing w:line="360" w:lineRule="auto"/>
        <w:jc w:val="both"/>
        <w:rPr>
          <w:color w:val="000000" w:themeColor="text1"/>
        </w:rPr>
      </w:pPr>
      <w:r w:rsidRPr="007310A7">
        <w:rPr>
          <w:color w:val="000000" w:themeColor="text1"/>
        </w:rPr>
        <w:t>Unklar bleibt bei dieser Situation, wo Alex‘ Eltern sind - zumal diese mit in die Untersuchungen hätten einwilligen müssen - und warum sie ihn nicht schützen können. Sequenzanalytisch fällt auf, dass Alex vor dieser Schilderung hervorhebt, wie viel er der zuvor genannten Chirurgin zu „verdanken“ habe. Dabei scheinen die hier thematisierten fremdbestimmenden Untersuchungserfahrungen nicht in Alex‘ Gesamtevaluierung der Ärztin mit einzufließen. Es liegt nahe, dass sich ähnlich wie zu seinen Eltern auch mit ihr eine starke Loyalitätsbindung entwickelt hat, da ihn diese zumindest gemäß des familialen Narratives davor gerettet habe ‚</w:t>
      </w:r>
      <w:proofErr w:type="spellStart"/>
      <w:r w:rsidRPr="007310A7">
        <w:rPr>
          <w:color w:val="000000" w:themeColor="text1"/>
        </w:rPr>
        <w:t>umoperiert</w:t>
      </w:r>
      <w:proofErr w:type="spellEnd"/>
      <w:r w:rsidRPr="007310A7">
        <w:rPr>
          <w:color w:val="000000" w:themeColor="text1"/>
        </w:rPr>
        <w:t xml:space="preserve">’ zu werden. Gleichzeitig scheint die Erfahrung für ihn so relevant, dass er sie Personen, die er als ärztliche Autoritätspersonen wahrnimmt, erzählt. Denkbar ist hier, dass er sich eine Validierung und möglicherweise auch eine Bewertung des Geschehenen wünscht, die er selbst ohne eine unterstützende </w:t>
      </w:r>
      <w:r w:rsidRPr="007310A7">
        <w:rPr>
          <w:color w:val="000000" w:themeColor="text1"/>
        </w:rPr>
        <w:lastRenderedPageBreak/>
        <w:t>Außenperspektive nicht vornehmen kann.</w:t>
      </w:r>
      <w:r w:rsidR="00BD2B33" w:rsidRPr="007310A7">
        <w:rPr>
          <w:color w:val="000000" w:themeColor="text1"/>
        </w:rPr>
        <w:t xml:space="preserve"> </w:t>
      </w:r>
      <w:r w:rsidRPr="007310A7">
        <w:rPr>
          <w:color w:val="000000" w:themeColor="text1"/>
        </w:rPr>
        <w:t>In der Abfolge der nächsten Sequenz zeigt sich eine vorsichtige Annäherung des Biographen an Erinnerungen über weitere hochgradig belastende, grenzüberschreitende Erfahrungen in medizinischen Räumen:</w:t>
      </w:r>
    </w:p>
    <w:p w14:paraId="334C4862" w14:textId="77777777" w:rsidR="00631021" w:rsidRPr="007310A7" w:rsidRDefault="00631021" w:rsidP="00683DEB">
      <w:pPr>
        <w:spacing w:before="240" w:after="240" w:line="360" w:lineRule="auto"/>
        <w:ind w:left="720"/>
        <w:jc w:val="both"/>
        <w:rPr>
          <w:color w:val="000000" w:themeColor="text1"/>
          <w:sz w:val="22"/>
          <w:szCs w:val="22"/>
        </w:rPr>
      </w:pPr>
      <w:r w:rsidRPr="007310A7">
        <w:rPr>
          <w:rFonts w:ascii="Monospaced" w:eastAsia="Monospaced" w:hAnsi="Monospaced" w:cs="Monospaced"/>
          <w:color w:val="000000" w:themeColor="text1"/>
          <w:sz w:val="22"/>
          <w:szCs w:val="22"/>
        </w:rPr>
        <w:t xml:space="preserve">„Ja (2) ich weiß zwar nur, </w:t>
      </w:r>
      <w:proofErr w:type="gramStart"/>
      <w:r w:rsidRPr="007310A7">
        <w:rPr>
          <w:rFonts w:ascii="Monospaced" w:eastAsia="Monospaced" w:hAnsi="Monospaced" w:cs="Monospaced"/>
          <w:color w:val="000000" w:themeColor="text1"/>
          <w:sz w:val="22"/>
          <w:szCs w:val="22"/>
        </w:rPr>
        <w:t>das</w:t>
      </w:r>
      <w:proofErr w:type="gramEnd"/>
      <w:r w:rsidRPr="007310A7">
        <w:rPr>
          <w:rFonts w:ascii="Monospaced" w:eastAsia="Monospaced" w:hAnsi="Monospaced" w:cs="Monospaced"/>
          <w:color w:val="000000" w:themeColor="text1"/>
          <w:sz w:val="22"/>
          <w:szCs w:val="22"/>
        </w:rPr>
        <w:t xml:space="preserve"> es sich damals noch </w:t>
      </w:r>
      <w:r w:rsidRPr="007310A7">
        <w:rPr>
          <w:rFonts w:ascii="Monospaced" w:eastAsia="Monospaced" w:hAnsi="Monospaced" w:cs="Monospaced"/>
          <w:b/>
          <w:color w:val="000000" w:themeColor="text1"/>
          <w:sz w:val="22"/>
          <w:szCs w:val="22"/>
        </w:rPr>
        <w:t>komisch</w:t>
      </w:r>
      <w:r w:rsidRPr="007310A7">
        <w:rPr>
          <w:rFonts w:ascii="Monospaced" w:eastAsia="Monospaced" w:hAnsi="Monospaced" w:cs="Monospaced"/>
          <w:color w:val="000000" w:themeColor="text1"/>
          <w:sz w:val="22"/>
          <w:szCs w:val="22"/>
        </w:rPr>
        <w:t xml:space="preserve"> angefühlt hat aber mittlerweile bin ich so=was einfach </w:t>
      </w:r>
      <w:r w:rsidRPr="007310A7">
        <w:rPr>
          <w:rFonts w:ascii="Monospaced" w:eastAsia="Monospaced" w:hAnsi="Monospaced" w:cs="Monospaced"/>
          <w:b/>
          <w:color w:val="000000" w:themeColor="text1"/>
          <w:sz w:val="22"/>
          <w:szCs w:val="22"/>
        </w:rPr>
        <w:t>gewöhnt</w:t>
      </w:r>
      <w:r w:rsidRPr="007310A7">
        <w:rPr>
          <w:rFonts w:ascii="Monospaced" w:eastAsia="Monospaced" w:hAnsi="Monospaced" w:cs="Monospaced"/>
          <w:color w:val="000000" w:themeColor="text1"/>
          <w:sz w:val="22"/>
          <w:szCs w:val="22"/>
        </w:rPr>
        <w:t xml:space="preserve"> (2) wenn ich ne </w:t>
      </w:r>
      <w:r w:rsidRPr="007310A7">
        <w:rPr>
          <w:rFonts w:ascii="Monospaced" w:eastAsia="Monospaced" w:hAnsi="Monospaced" w:cs="Monospaced"/>
          <w:b/>
          <w:color w:val="000000" w:themeColor="text1"/>
          <w:sz w:val="22"/>
          <w:szCs w:val="22"/>
        </w:rPr>
        <w:t>Liste</w:t>
      </w:r>
      <w:r w:rsidRPr="007310A7">
        <w:rPr>
          <w:rFonts w:ascii="Monospaced" w:eastAsia="Monospaced" w:hAnsi="Monospaced" w:cs="Monospaced"/>
          <w:color w:val="000000" w:themeColor="text1"/>
          <w:sz w:val="22"/>
          <w:szCs w:val="22"/>
        </w:rPr>
        <w:t xml:space="preserve"> an Krankenhauspersonal und </w:t>
      </w:r>
      <w:proofErr w:type="spellStart"/>
      <w:r w:rsidRPr="007310A7">
        <w:rPr>
          <w:rFonts w:ascii="Monospaced" w:eastAsia="Monospaced" w:hAnsi="Monospaced" w:cs="Monospaced"/>
          <w:color w:val="000000" w:themeColor="text1"/>
          <w:sz w:val="22"/>
          <w:szCs w:val="22"/>
        </w:rPr>
        <w:t>Ärtztepersonal</w:t>
      </w:r>
      <w:proofErr w:type="spellEnd"/>
      <w:r w:rsidRPr="007310A7">
        <w:rPr>
          <w:rFonts w:ascii="Monospaced" w:eastAsia="Monospaced" w:hAnsi="Monospaced" w:cs="Monospaced"/>
          <w:color w:val="000000" w:themeColor="text1"/>
          <w:sz w:val="22"/>
          <w:szCs w:val="22"/>
        </w:rPr>
        <w:t xml:space="preserve"> machen </w:t>
      </w:r>
      <w:r w:rsidRPr="007310A7">
        <w:rPr>
          <w:rFonts w:ascii="Monospaced" w:eastAsia="Monospaced" w:hAnsi="Monospaced" w:cs="Monospaced"/>
          <w:b/>
          <w:color w:val="000000" w:themeColor="text1"/>
          <w:sz w:val="22"/>
          <w:szCs w:val="22"/>
        </w:rPr>
        <w:t xml:space="preserve">müsste </w:t>
      </w:r>
      <w:r w:rsidRPr="007310A7">
        <w:rPr>
          <w:rFonts w:ascii="Monospaced" w:eastAsia="Monospaced" w:hAnsi="Monospaced" w:cs="Monospaced"/>
          <w:color w:val="000000" w:themeColor="text1"/>
          <w:sz w:val="22"/>
          <w:szCs w:val="22"/>
        </w:rPr>
        <w:t>(1)</w:t>
      </w:r>
      <w:r w:rsidRPr="007310A7">
        <w:rPr>
          <w:rFonts w:ascii="Monospaced" w:eastAsia="Monospaced" w:hAnsi="Monospaced" w:cs="Monospaced"/>
          <w:b/>
          <w:color w:val="000000" w:themeColor="text1"/>
          <w:sz w:val="22"/>
          <w:szCs w:val="22"/>
        </w:rPr>
        <w:t xml:space="preserve"> </w:t>
      </w:r>
      <w:r w:rsidRPr="007310A7">
        <w:rPr>
          <w:rFonts w:ascii="Monospaced" w:eastAsia="Monospaced" w:hAnsi="Monospaced" w:cs="Monospaced"/>
          <w:color w:val="000000" w:themeColor="text1"/>
          <w:sz w:val="22"/>
          <w:szCs w:val="22"/>
        </w:rPr>
        <w:t xml:space="preserve">((spricht schneller)) da würden wahrscheinlich schon=mal über hundert Leute kommen die da: (1) </w:t>
      </w:r>
      <w:r w:rsidRPr="007310A7">
        <w:rPr>
          <w:rFonts w:ascii="Monospaced" w:eastAsia="Monospaced" w:hAnsi="Monospaced" w:cs="Monospaced"/>
          <w:b/>
          <w:color w:val="000000" w:themeColor="text1"/>
          <w:sz w:val="22"/>
          <w:szCs w:val="22"/>
        </w:rPr>
        <w:t>was gemacht</w:t>
      </w:r>
      <w:r w:rsidRPr="007310A7">
        <w:rPr>
          <w:rFonts w:ascii="Monospaced" w:eastAsia="Monospaced" w:hAnsi="Monospaced" w:cs="Monospaced"/>
          <w:color w:val="000000" w:themeColor="text1"/>
          <w:sz w:val="22"/>
          <w:szCs w:val="22"/>
        </w:rPr>
        <w:t xml:space="preserve"> haben“</w:t>
      </w:r>
    </w:p>
    <w:p w14:paraId="750C3870" w14:textId="13F0C42C" w:rsidR="00631021" w:rsidRPr="007310A7" w:rsidRDefault="00631021" w:rsidP="00B86204">
      <w:pPr>
        <w:spacing w:line="360" w:lineRule="auto"/>
        <w:jc w:val="both"/>
        <w:rPr>
          <w:color w:val="000000" w:themeColor="text1"/>
        </w:rPr>
      </w:pPr>
      <w:r w:rsidRPr="007310A7">
        <w:rPr>
          <w:color w:val="000000" w:themeColor="text1"/>
        </w:rPr>
        <w:t xml:space="preserve">Alex erneute geringe Emotionalität </w:t>
      </w:r>
      <w:r w:rsidR="00BD2B33" w:rsidRPr="007310A7">
        <w:rPr>
          <w:color w:val="000000" w:themeColor="text1"/>
        </w:rPr>
        <w:t xml:space="preserve">untermauert die skizzierte Interpretation der dissoziativen Umgangsweise. </w:t>
      </w:r>
      <w:r w:rsidRPr="007310A7">
        <w:rPr>
          <w:color w:val="000000" w:themeColor="text1"/>
        </w:rPr>
        <w:t>Die Erfahrung insbesondere in der Kindheit als Untersuchungs- und medizinisches Demonstrationsobjekt zu dienen machen viele intergeschlechtliche Menschen. In der Literatur werden diese Untersuchungspraktiken als medizinische Gewalt und im Fall von Genitaluntersuchungen auch als sexualisierte Gewalt eingeordnet</w:t>
      </w:r>
      <w:r w:rsidR="00683DEB" w:rsidRPr="007310A7">
        <w:rPr>
          <w:color w:val="000000" w:themeColor="text1"/>
        </w:rPr>
        <w:t xml:space="preserve"> </w:t>
      </w:r>
      <w:r w:rsidR="005304DA" w:rsidRPr="007310A7">
        <w:rPr>
          <w:color w:val="000000" w:themeColor="text1"/>
        </w:rPr>
        <w:fldChar w:fldCharType="begin"/>
      </w:r>
      <w:r w:rsidR="00F370E7">
        <w:rPr>
          <w:color w:val="000000" w:themeColor="text1"/>
        </w:rPr>
        <w:instrText xml:space="preserve"> ADDIN ZOTERO_ITEM CSL_CITATION {"citationID":"fHJHqmCh","properties":{"unsorted":false,"formattedCitation":"(vgl. Malatino 2019; Tosh 2013)","plainCitation":"(vgl. Malatino 2019; Tosh 2013)","dontUpdate":true,"noteIndex":0},"citationItems":[{"id":719,"uris":["http://zotero.org/users/local/owKliTIb/items/GUHKHZLC"],"itemData":{"id":719,"type":"book","publisher":"Nebraska","title":"Queer Embodiment: Monstrosity, Medical Violence, and Intersex Experience","author":[{"family":"Malatino","given":"Hil"}],"issued":{"date-parts":[["2019"]]}},"prefix":"vgl."},{"id":684,"uris":["http://zotero.org/users/local/owKliTIb/items/XS2UK27J"],"itemData":{"id":684,"type":"article-journal","container-title":"Intersectionalities","DOI":"10.48336/IJCLSY3161","title":"The (In)Visibility of Childhood Sexual Abuse: Psychiatric Theorizing of Transgenderism and Intersexuality","volume":"2","author":[{"family":"Tosh","given":"Jemma"}],"issued":{"date-parts":[["2013"]]}}}],"schema":"https://github.com/citation-style-language/schema/raw/master/csl-citation.json"} </w:instrText>
      </w:r>
      <w:r w:rsidR="005304DA" w:rsidRPr="007310A7">
        <w:rPr>
          <w:color w:val="000000" w:themeColor="text1"/>
        </w:rPr>
        <w:fldChar w:fldCharType="separate"/>
      </w:r>
      <w:r w:rsidR="00F42506" w:rsidRPr="007310A7">
        <w:rPr>
          <w:rFonts w:ascii="Cambria" w:hAnsi="Cambria"/>
          <w:color w:val="000000" w:themeColor="text1"/>
        </w:rPr>
        <w:t xml:space="preserve">(vgl. </w:t>
      </w:r>
      <w:proofErr w:type="spellStart"/>
      <w:r w:rsidR="00F42506" w:rsidRPr="007310A7">
        <w:rPr>
          <w:rFonts w:ascii="Cambria" w:hAnsi="Cambria"/>
          <w:color w:val="000000" w:themeColor="text1"/>
        </w:rPr>
        <w:t>Malatino</w:t>
      </w:r>
      <w:proofErr w:type="spellEnd"/>
      <w:r w:rsidR="00F42506" w:rsidRPr="007310A7">
        <w:rPr>
          <w:rFonts w:ascii="Cambria" w:hAnsi="Cambria"/>
          <w:color w:val="000000" w:themeColor="text1"/>
        </w:rPr>
        <w:t xml:space="preserve"> 2019; </w:t>
      </w:r>
      <w:proofErr w:type="spellStart"/>
      <w:r w:rsidR="00F42506" w:rsidRPr="007310A7">
        <w:rPr>
          <w:rFonts w:ascii="Cambria" w:hAnsi="Cambria"/>
          <w:color w:val="000000" w:themeColor="text1"/>
        </w:rPr>
        <w:t>Tosh</w:t>
      </w:r>
      <w:proofErr w:type="spellEnd"/>
      <w:r w:rsidR="00F42506" w:rsidRPr="007310A7">
        <w:rPr>
          <w:rFonts w:ascii="Cambria" w:hAnsi="Cambria"/>
          <w:color w:val="000000" w:themeColor="text1"/>
        </w:rPr>
        <w:t xml:space="preserve"> 2013</w:t>
      </w:r>
      <w:r w:rsidR="00BD2B33" w:rsidRPr="007310A7">
        <w:rPr>
          <w:rFonts w:ascii="Cambria" w:hAnsi="Cambria"/>
          <w:color w:val="000000" w:themeColor="text1"/>
        </w:rPr>
        <w:t>, siehe 3.3.4</w:t>
      </w:r>
      <w:r w:rsidR="00F42506" w:rsidRPr="007310A7">
        <w:rPr>
          <w:rFonts w:ascii="Cambria" w:hAnsi="Cambria"/>
          <w:color w:val="000000" w:themeColor="text1"/>
        </w:rPr>
        <w:t>)</w:t>
      </w:r>
      <w:r w:rsidR="005304DA" w:rsidRPr="007310A7">
        <w:rPr>
          <w:color w:val="000000" w:themeColor="text1"/>
        </w:rPr>
        <w:fldChar w:fldCharType="end"/>
      </w:r>
      <w:r w:rsidRPr="007310A7">
        <w:rPr>
          <w:color w:val="000000" w:themeColor="text1"/>
        </w:rPr>
        <w:t>.</w:t>
      </w:r>
    </w:p>
    <w:p w14:paraId="23E6923B" w14:textId="77777777" w:rsidR="00631021" w:rsidRPr="007310A7" w:rsidRDefault="00631021" w:rsidP="00683DEB">
      <w:pPr>
        <w:spacing w:before="480" w:after="240"/>
        <w:jc w:val="both"/>
        <w:rPr>
          <w:bCs/>
          <w:i/>
          <w:iCs/>
          <w:color w:val="000000" w:themeColor="text1"/>
        </w:rPr>
      </w:pPr>
      <w:r w:rsidRPr="007310A7">
        <w:rPr>
          <w:bCs/>
          <w:i/>
          <w:iCs/>
          <w:color w:val="000000" w:themeColor="text1"/>
        </w:rPr>
        <w:t>Hauptschule - Fortsetzung der Gewalt und partielle Anerkennungsräume</w:t>
      </w:r>
    </w:p>
    <w:p w14:paraId="7F2E7F56" w14:textId="6967B088" w:rsidR="00631021" w:rsidRPr="007310A7" w:rsidRDefault="00631021" w:rsidP="00B86204">
      <w:pPr>
        <w:spacing w:line="360" w:lineRule="auto"/>
        <w:jc w:val="both"/>
        <w:rPr>
          <w:color w:val="000000" w:themeColor="text1"/>
        </w:rPr>
      </w:pPr>
      <w:r w:rsidRPr="007310A7">
        <w:rPr>
          <w:color w:val="000000" w:themeColor="text1"/>
        </w:rPr>
        <w:t xml:space="preserve">Nach der 5. Klasse beginnt Alex eine Hauptschule in einem Nachbardorf zu besuchen. Diese Zeit in seinem Leben beschreibt Alex in der Eingangspräsentation mit den Worten „dann </w:t>
      </w:r>
      <w:proofErr w:type="spellStart"/>
      <w:r w:rsidRPr="007310A7">
        <w:rPr>
          <w:color w:val="000000" w:themeColor="text1"/>
        </w:rPr>
        <w:t>kamn</w:t>
      </w:r>
      <w:proofErr w:type="spellEnd"/>
      <w:r w:rsidRPr="007310A7">
        <w:rPr>
          <w:color w:val="000000" w:themeColor="text1"/>
        </w:rPr>
        <w:t xml:space="preserve"> halt wieder, en </w:t>
      </w:r>
      <w:proofErr w:type="spellStart"/>
      <w:r w:rsidRPr="007310A7">
        <w:rPr>
          <w:color w:val="000000" w:themeColor="text1"/>
        </w:rPr>
        <w:t>bissele</w:t>
      </w:r>
      <w:proofErr w:type="spellEnd"/>
      <w:r w:rsidRPr="007310A7">
        <w:rPr>
          <w:color w:val="000000" w:themeColor="text1"/>
        </w:rPr>
        <w:t xml:space="preserve">, </w:t>
      </w:r>
      <w:r w:rsidRPr="007310A7">
        <w:rPr>
          <w:b/>
          <w:color w:val="000000" w:themeColor="text1"/>
        </w:rPr>
        <w:t>Mobbing</w:t>
      </w:r>
      <w:r w:rsidRPr="007310A7">
        <w:rPr>
          <w:color w:val="000000" w:themeColor="text1"/>
        </w:rPr>
        <w:t xml:space="preserve">, </w:t>
      </w:r>
      <w:proofErr w:type="spellStart"/>
      <w:r w:rsidRPr="007310A7">
        <w:rPr>
          <w:b/>
          <w:color w:val="000000" w:themeColor="text1"/>
        </w:rPr>
        <w:t>Proble:me</w:t>
      </w:r>
      <w:proofErr w:type="spellEnd"/>
      <w:r w:rsidRPr="007310A7">
        <w:rPr>
          <w:color w:val="000000" w:themeColor="text1"/>
        </w:rPr>
        <w:t xml:space="preserve"> (2) aber eher so nebenbei (2) </w:t>
      </w:r>
      <w:r w:rsidRPr="007310A7">
        <w:rPr>
          <w:b/>
          <w:color w:val="000000" w:themeColor="text1"/>
        </w:rPr>
        <w:t>später</w:t>
      </w:r>
      <w:r w:rsidRPr="007310A7">
        <w:rPr>
          <w:color w:val="000000" w:themeColor="text1"/>
        </w:rPr>
        <w:t xml:space="preserve"> wieder m-, </w:t>
      </w:r>
      <w:proofErr w:type="spellStart"/>
      <w:proofErr w:type="gramStart"/>
      <w:r w:rsidRPr="007310A7">
        <w:rPr>
          <w:b/>
          <w:color w:val="000000" w:themeColor="text1"/>
        </w:rPr>
        <w:t>problema:tischer</w:t>
      </w:r>
      <w:proofErr w:type="spellEnd"/>
      <w:proofErr w:type="gramEnd"/>
      <w:r w:rsidRPr="007310A7">
        <w:rPr>
          <w:color w:val="000000" w:themeColor="text1"/>
        </w:rPr>
        <w:t>“. In der Hauptschule kommt es zu einer Trennung von ehemaligen Mitschüler*innen, gleichzeitig wird er mit ihm bisher unbekannten Kindern „</w:t>
      </w:r>
      <w:proofErr w:type="gramStart"/>
      <w:r w:rsidRPr="007310A7">
        <w:rPr>
          <w:color w:val="000000" w:themeColor="text1"/>
        </w:rPr>
        <w:t>zusammen getan</w:t>
      </w:r>
      <w:proofErr w:type="gramEnd"/>
      <w:r w:rsidRPr="007310A7">
        <w:rPr>
          <w:color w:val="000000" w:themeColor="text1"/>
        </w:rPr>
        <w:t>“. Er beschreibt dies folgendermaßen:</w:t>
      </w:r>
    </w:p>
    <w:p w14:paraId="39290FDB" w14:textId="77777777" w:rsidR="00631021" w:rsidRPr="007310A7" w:rsidRDefault="00631021" w:rsidP="005304DA">
      <w:pPr>
        <w:spacing w:before="240" w:after="240" w:line="360" w:lineRule="auto"/>
        <w:ind w:left="567" w:right="509"/>
        <w:jc w:val="both"/>
        <w:rPr>
          <w:color w:val="000000" w:themeColor="text1"/>
          <w:sz w:val="22"/>
          <w:szCs w:val="22"/>
        </w:rPr>
      </w:pPr>
      <w:r w:rsidRPr="007310A7">
        <w:rPr>
          <w:color w:val="000000" w:themeColor="text1"/>
          <w:sz w:val="22"/>
          <w:szCs w:val="22"/>
        </w:rPr>
        <w:t xml:space="preserve">„((seufzend)) </w:t>
      </w:r>
      <w:r w:rsidRPr="007310A7">
        <w:rPr>
          <w:b/>
          <w:color w:val="000000" w:themeColor="text1"/>
          <w:sz w:val="22"/>
          <w:szCs w:val="22"/>
        </w:rPr>
        <w:t>JA:H</w:t>
      </w:r>
      <w:r w:rsidRPr="007310A7">
        <w:rPr>
          <w:color w:val="000000" w:themeColor="text1"/>
          <w:sz w:val="22"/>
          <w:szCs w:val="22"/>
        </w:rPr>
        <w:t xml:space="preserve"> (1) da </w:t>
      </w:r>
      <w:proofErr w:type="spellStart"/>
      <w:r w:rsidRPr="007310A7">
        <w:rPr>
          <w:color w:val="000000" w:themeColor="text1"/>
          <w:sz w:val="22"/>
          <w:szCs w:val="22"/>
        </w:rPr>
        <w:t>ka:m</w:t>
      </w:r>
      <w:proofErr w:type="spellEnd"/>
      <w:r w:rsidRPr="007310A7">
        <w:rPr>
          <w:color w:val="000000" w:themeColor="text1"/>
          <w:sz w:val="22"/>
          <w:szCs w:val="22"/>
        </w:rPr>
        <w:t xml:space="preserve"> halt die </w:t>
      </w:r>
      <w:proofErr w:type="spellStart"/>
      <w:proofErr w:type="gramStart"/>
      <w:r w:rsidRPr="007310A7">
        <w:rPr>
          <w:b/>
          <w:color w:val="000000" w:themeColor="text1"/>
          <w:sz w:val="22"/>
          <w:szCs w:val="22"/>
        </w:rPr>
        <w:t>fü:nfte</w:t>
      </w:r>
      <w:proofErr w:type="spellEnd"/>
      <w:proofErr w:type="gramEnd"/>
      <w:r w:rsidRPr="007310A7">
        <w:rPr>
          <w:color w:val="000000" w:themeColor="text1"/>
          <w:sz w:val="22"/>
          <w:szCs w:val="22"/>
        </w:rPr>
        <w:t xml:space="preserve"> (1) </w:t>
      </w:r>
      <w:proofErr w:type="spellStart"/>
      <w:r w:rsidRPr="007310A7">
        <w:rPr>
          <w:color w:val="000000" w:themeColor="text1"/>
          <w:sz w:val="22"/>
          <w:szCs w:val="22"/>
        </w:rPr>
        <w:t>ei:n</w:t>
      </w:r>
      <w:proofErr w:type="spellEnd"/>
      <w:r w:rsidRPr="007310A7">
        <w:rPr>
          <w:color w:val="000000" w:themeColor="text1"/>
          <w:sz w:val="22"/>
          <w:szCs w:val="22"/>
        </w:rPr>
        <w:t xml:space="preserve"> </w:t>
      </w:r>
      <w:proofErr w:type="spellStart"/>
      <w:r w:rsidRPr="007310A7">
        <w:rPr>
          <w:b/>
          <w:color w:val="000000" w:themeColor="text1"/>
          <w:sz w:val="22"/>
          <w:szCs w:val="22"/>
        </w:rPr>
        <w:t>Te:il</w:t>
      </w:r>
      <w:proofErr w:type="spellEnd"/>
      <w:r w:rsidRPr="007310A7">
        <w:rPr>
          <w:color w:val="000000" w:themeColor="text1"/>
          <w:sz w:val="22"/>
          <w:szCs w:val="22"/>
        </w:rPr>
        <w:t xml:space="preserve"> (1) ((spricht schneller)) der Leute:, mit den ich mich gut verstanden hab </w:t>
      </w:r>
      <w:proofErr w:type="spellStart"/>
      <w:r w:rsidRPr="007310A7">
        <w:rPr>
          <w:color w:val="000000" w:themeColor="text1"/>
          <w:sz w:val="22"/>
          <w:szCs w:val="22"/>
        </w:rPr>
        <w:t>is</w:t>
      </w:r>
      <w:proofErr w:type="spellEnd"/>
      <w:r w:rsidRPr="007310A7">
        <w:rPr>
          <w:color w:val="000000" w:themeColor="text1"/>
          <w:sz w:val="22"/>
          <w:szCs w:val="22"/>
        </w:rPr>
        <w:t xml:space="preserve"> auf die </w:t>
      </w:r>
      <w:r w:rsidRPr="007310A7">
        <w:rPr>
          <w:b/>
          <w:color w:val="000000" w:themeColor="text1"/>
          <w:sz w:val="22"/>
          <w:szCs w:val="22"/>
        </w:rPr>
        <w:t>Realschule</w:t>
      </w:r>
      <w:r w:rsidRPr="007310A7">
        <w:rPr>
          <w:color w:val="000000" w:themeColor="text1"/>
          <w:sz w:val="22"/>
          <w:szCs w:val="22"/>
        </w:rPr>
        <w:t xml:space="preserve"> </w:t>
      </w:r>
      <w:r w:rsidRPr="007310A7">
        <w:rPr>
          <w:b/>
          <w:color w:val="000000" w:themeColor="text1"/>
          <w:sz w:val="22"/>
          <w:szCs w:val="22"/>
        </w:rPr>
        <w:t>gewechselt</w:t>
      </w:r>
      <w:r w:rsidRPr="007310A7">
        <w:rPr>
          <w:color w:val="000000" w:themeColor="text1"/>
          <w:sz w:val="22"/>
          <w:szCs w:val="22"/>
        </w:rPr>
        <w:t xml:space="preserve"> (1) während ich erst mal auf der Haupt Schule, </w:t>
      </w:r>
      <w:proofErr w:type="spellStart"/>
      <w:r w:rsidRPr="007310A7">
        <w:rPr>
          <w:b/>
          <w:color w:val="000000" w:themeColor="text1"/>
          <w:sz w:val="22"/>
          <w:szCs w:val="22"/>
        </w:rPr>
        <w:t>gebli:eben</w:t>
      </w:r>
      <w:proofErr w:type="spellEnd"/>
      <w:r w:rsidRPr="007310A7">
        <w:rPr>
          <w:color w:val="000000" w:themeColor="text1"/>
          <w:sz w:val="22"/>
          <w:szCs w:val="22"/>
        </w:rPr>
        <w:t xml:space="preserve"> bin“</w:t>
      </w:r>
    </w:p>
    <w:p w14:paraId="25AF91DB" w14:textId="50645538" w:rsidR="00631021" w:rsidRPr="007310A7" w:rsidRDefault="00631021" w:rsidP="00B86204">
      <w:pPr>
        <w:spacing w:line="360" w:lineRule="auto"/>
        <w:jc w:val="both"/>
        <w:rPr>
          <w:color w:val="000000" w:themeColor="text1"/>
        </w:rPr>
      </w:pPr>
      <w:r w:rsidRPr="007310A7">
        <w:rPr>
          <w:color w:val="000000" w:themeColor="text1"/>
        </w:rPr>
        <w:t xml:space="preserve">Es kommt somit zu Beginn der neuen Schulphase zu einem doppelten </w:t>
      </w:r>
      <w:r w:rsidR="00BD2B33" w:rsidRPr="007310A7">
        <w:rPr>
          <w:color w:val="000000" w:themeColor="text1"/>
        </w:rPr>
        <w:t>biographischen Bruch</w:t>
      </w:r>
      <w:r w:rsidRPr="007310A7">
        <w:rPr>
          <w:color w:val="000000" w:themeColor="text1"/>
        </w:rPr>
        <w:t xml:space="preserve">: Zum einen wird Alex auch von den Kindern getrennt, mit denen er sich zum Ende der Grundschule ‚gut versteht’. Zum andern hat er den täglichen </w:t>
      </w:r>
      <w:r w:rsidRPr="007310A7">
        <w:rPr>
          <w:color w:val="000000" w:themeColor="text1"/>
        </w:rPr>
        <w:lastRenderedPageBreak/>
        <w:t>Kontakt zu seinem Klassenlehrer, dem er vertraut und als Bezugsperson erlebt, nicht mehr. Die Belastung, die mit diesen Veränderungen eingeht, zeigt sich auch parasprachlich durch Seufzen, lang gedehnte Vokale, viele Pausen und schnelles Sprechen bei besonders schwierigen Erfahrungen. Ebenfalls zeigt sich das erlebte Ausgeliefertsein in den sprachlichen Passiv-Konstruktionen. Deutlich wird auch in der folgenden Sequenz, dass Alex‘ Ausschlusserfahrungen andauern:</w:t>
      </w:r>
    </w:p>
    <w:p w14:paraId="23E46AC8" w14:textId="3146B56E" w:rsidR="00631021" w:rsidRPr="007310A7" w:rsidRDefault="00631021" w:rsidP="005304DA">
      <w:pPr>
        <w:spacing w:before="240" w:after="240" w:line="360" w:lineRule="auto"/>
        <w:ind w:left="567" w:right="509"/>
        <w:jc w:val="both"/>
        <w:rPr>
          <w:color w:val="000000" w:themeColor="text1"/>
          <w:sz w:val="22"/>
          <w:szCs w:val="22"/>
        </w:rPr>
      </w:pPr>
      <w:r w:rsidRPr="007310A7">
        <w:rPr>
          <w:color w:val="000000" w:themeColor="text1"/>
          <w:sz w:val="22"/>
          <w:szCs w:val="22"/>
        </w:rPr>
        <w:t>„</w:t>
      </w:r>
      <w:proofErr w:type="spellStart"/>
      <w:r w:rsidRPr="007310A7">
        <w:rPr>
          <w:color w:val="000000" w:themeColor="text1"/>
          <w:sz w:val="22"/>
          <w:szCs w:val="22"/>
        </w:rPr>
        <w:t>i:n</w:t>
      </w:r>
      <w:proofErr w:type="spellEnd"/>
      <w:r w:rsidRPr="007310A7">
        <w:rPr>
          <w:color w:val="000000" w:themeColor="text1"/>
          <w:sz w:val="22"/>
          <w:szCs w:val="22"/>
        </w:rPr>
        <w:t xml:space="preserve"> </w:t>
      </w:r>
      <w:proofErr w:type="spellStart"/>
      <w:r w:rsidRPr="007310A7">
        <w:rPr>
          <w:color w:val="000000" w:themeColor="text1"/>
          <w:sz w:val="22"/>
          <w:szCs w:val="22"/>
        </w:rPr>
        <w:t>de:r</w:t>
      </w:r>
      <w:proofErr w:type="spellEnd"/>
      <w:r w:rsidRPr="007310A7">
        <w:rPr>
          <w:color w:val="000000" w:themeColor="text1"/>
          <w:sz w:val="22"/>
          <w:szCs w:val="22"/>
        </w:rPr>
        <w:t xml:space="preserve"> </w:t>
      </w:r>
      <w:proofErr w:type="spellStart"/>
      <w:r w:rsidRPr="007310A7">
        <w:rPr>
          <w:b/>
          <w:color w:val="000000" w:themeColor="text1"/>
          <w:sz w:val="22"/>
          <w:szCs w:val="22"/>
        </w:rPr>
        <w:t>fü:nften</w:t>
      </w:r>
      <w:proofErr w:type="spellEnd"/>
      <w:r w:rsidRPr="007310A7">
        <w:rPr>
          <w:b/>
          <w:color w:val="000000" w:themeColor="text1"/>
          <w:sz w:val="22"/>
          <w:szCs w:val="22"/>
        </w:rPr>
        <w:t xml:space="preserve"> </w:t>
      </w:r>
      <w:proofErr w:type="spellStart"/>
      <w:r w:rsidRPr="007310A7">
        <w:rPr>
          <w:b/>
          <w:color w:val="000000" w:themeColor="text1"/>
          <w:sz w:val="22"/>
          <w:szCs w:val="22"/>
        </w:rPr>
        <w:t>Kla:sse</w:t>
      </w:r>
      <w:proofErr w:type="spellEnd"/>
      <w:r w:rsidRPr="007310A7">
        <w:rPr>
          <w:b/>
          <w:color w:val="000000" w:themeColor="text1"/>
          <w:sz w:val="22"/>
          <w:szCs w:val="22"/>
        </w:rPr>
        <w:t>,</w:t>
      </w:r>
      <w:r w:rsidRPr="007310A7">
        <w:rPr>
          <w:color w:val="000000" w:themeColor="text1"/>
          <w:sz w:val="22"/>
          <w:szCs w:val="22"/>
        </w:rPr>
        <w:t xml:space="preserve"> da </w:t>
      </w:r>
      <w:proofErr w:type="spellStart"/>
      <w:r w:rsidRPr="007310A7">
        <w:rPr>
          <w:color w:val="000000" w:themeColor="text1"/>
          <w:sz w:val="22"/>
          <w:szCs w:val="22"/>
        </w:rPr>
        <w:t>ha:tten</w:t>
      </w:r>
      <w:proofErr w:type="spellEnd"/>
      <w:r w:rsidRPr="007310A7">
        <w:rPr>
          <w:color w:val="000000" w:themeColor="text1"/>
          <w:sz w:val="22"/>
          <w:szCs w:val="22"/>
        </w:rPr>
        <w:t xml:space="preserve"> wir </w:t>
      </w:r>
      <w:proofErr w:type="spellStart"/>
      <w:r w:rsidRPr="007310A7">
        <w:rPr>
          <w:b/>
          <w:color w:val="000000" w:themeColor="text1"/>
          <w:sz w:val="22"/>
          <w:szCs w:val="22"/>
        </w:rPr>
        <w:t>au:ch</w:t>
      </w:r>
      <w:proofErr w:type="spellEnd"/>
      <w:r w:rsidRPr="007310A7">
        <w:rPr>
          <w:color w:val="000000" w:themeColor="text1"/>
          <w:sz w:val="22"/>
          <w:szCs w:val="22"/>
        </w:rPr>
        <w:t xml:space="preserve"> (1), </w:t>
      </w:r>
      <w:proofErr w:type="spellStart"/>
      <w:r w:rsidRPr="007310A7">
        <w:rPr>
          <w:b/>
          <w:color w:val="000000" w:themeColor="text1"/>
          <w:sz w:val="22"/>
          <w:szCs w:val="22"/>
        </w:rPr>
        <w:t>ja:h</w:t>
      </w:r>
      <w:proofErr w:type="spellEnd"/>
      <w:r w:rsidRPr="007310A7">
        <w:rPr>
          <w:color w:val="000000" w:themeColor="text1"/>
          <w:sz w:val="22"/>
          <w:szCs w:val="22"/>
        </w:rPr>
        <w:t xml:space="preserve"> (2) Schwimmen kann man es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nenn</w:t>
      </w:r>
      <w:r w:rsidRPr="007310A7">
        <w:rPr>
          <w:color w:val="000000" w:themeColor="text1"/>
          <w:sz w:val="22"/>
          <w:szCs w:val="22"/>
        </w:rPr>
        <w:t xml:space="preserve"> immer wieder mal in=s </w:t>
      </w:r>
      <w:proofErr w:type="spellStart"/>
      <w:r w:rsidRPr="007310A7">
        <w:rPr>
          <w:b/>
          <w:color w:val="000000" w:themeColor="text1"/>
          <w:sz w:val="22"/>
          <w:szCs w:val="22"/>
        </w:rPr>
        <w:t>Fre:i</w:t>
      </w:r>
      <w:proofErr w:type="spellEnd"/>
      <w:r w:rsidRPr="007310A7">
        <w:rPr>
          <w:b/>
          <w:color w:val="000000" w:themeColor="text1"/>
          <w:sz w:val="22"/>
          <w:szCs w:val="22"/>
        </w:rPr>
        <w:t xml:space="preserve"> Bad</w:t>
      </w:r>
      <w:r w:rsidRPr="007310A7">
        <w:rPr>
          <w:color w:val="000000" w:themeColor="text1"/>
          <w:sz w:val="22"/>
          <w:szCs w:val="22"/>
        </w:rPr>
        <w:t xml:space="preserve">, ((schneller)) aber da bin ich erst gar </w:t>
      </w:r>
      <w:proofErr w:type="spellStart"/>
      <w:r w:rsidRPr="007310A7">
        <w:rPr>
          <w:color w:val="000000" w:themeColor="text1"/>
          <w:sz w:val="22"/>
          <w:szCs w:val="22"/>
        </w:rPr>
        <w:t>nich</w:t>
      </w:r>
      <w:proofErr w:type="spellEnd"/>
      <w:r w:rsidRPr="007310A7">
        <w:rPr>
          <w:color w:val="000000" w:themeColor="text1"/>
          <w:sz w:val="22"/>
          <w:szCs w:val="22"/>
        </w:rPr>
        <w:t xml:space="preserve"> in=s </w:t>
      </w:r>
      <w:r w:rsidRPr="007310A7">
        <w:rPr>
          <w:b/>
          <w:color w:val="000000" w:themeColor="text1"/>
          <w:sz w:val="22"/>
          <w:szCs w:val="22"/>
        </w:rPr>
        <w:t>Wasser,</w:t>
      </w:r>
      <w:r w:rsidRPr="007310A7">
        <w:rPr>
          <w:color w:val="000000" w:themeColor="text1"/>
          <w:sz w:val="22"/>
          <w:szCs w:val="22"/>
        </w:rPr>
        <w:t xml:space="preserve"> da hab ich mich gar </w:t>
      </w:r>
      <w:proofErr w:type="spellStart"/>
      <w:r w:rsidRPr="007310A7">
        <w:rPr>
          <w:color w:val="000000" w:themeColor="text1"/>
          <w:sz w:val="22"/>
          <w:szCs w:val="22"/>
        </w:rPr>
        <w:t>nich</w:t>
      </w:r>
      <w:proofErr w:type="spellEnd"/>
      <w:r w:rsidRPr="007310A7">
        <w:rPr>
          <w:color w:val="000000" w:themeColor="text1"/>
          <w:sz w:val="22"/>
          <w:szCs w:val="22"/>
        </w:rPr>
        <w:t xml:space="preserve"> erst </w:t>
      </w:r>
      <w:proofErr w:type="spellStart"/>
      <w:r w:rsidRPr="007310A7">
        <w:rPr>
          <w:color w:val="000000" w:themeColor="text1"/>
          <w:sz w:val="22"/>
          <w:szCs w:val="22"/>
        </w:rPr>
        <w:t>umgezo:gen</w:t>
      </w:r>
      <w:proofErr w:type="spellEnd"/>
      <w:r w:rsidRPr="007310A7">
        <w:rPr>
          <w:color w:val="000000" w:themeColor="text1"/>
          <w:sz w:val="22"/>
          <w:szCs w:val="22"/>
        </w:rPr>
        <w:t xml:space="preserve"> (2) </w:t>
      </w:r>
      <w:proofErr w:type="spellStart"/>
      <w:r w:rsidRPr="007310A7">
        <w:rPr>
          <w:color w:val="000000" w:themeColor="text1"/>
          <w:sz w:val="22"/>
          <w:szCs w:val="22"/>
        </w:rPr>
        <w:t>au:ch</w:t>
      </w:r>
      <w:proofErr w:type="spellEnd"/>
      <w:r w:rsidRPr="007310A7">
        <w:rPr>
          <w:color w:val="000000" w:themeColor="text1"/>
          <w:sz w:val="22"/>
          <w:szCs w:val="22"/>
        </w:rPr>
        <w:t xml:space="preserve"> wenn ich ne: </w:t>
      </w:r>
      <w:proofErr w:type="spellStart"/>
      <w:r w:rsidRPr="007310A7">
        <w:rPr>
          <w:b/>
          <w:color w:val="000000" w:themeColor="text1"/>
          <w:sz w:val="22"/>
          <w:szCs w:val="22"/>
        </w:rPr>
        <w:t>Mö:glichke:it</w:t>
      </w:r>
      <w:proofErr w:type="spellEnd"/>
      <w:r w:rsidRPr="007310A7">
        <w:rPr>
          <w:color w:val="000000" w:themeColor="text1"/>
          <w:sz w:val="22"/>
          <w:szCs w:val="22"/>
        </w:rPr>
        <w:t xml:space="preserve"> </w:t>
      </w:r>
      <w:proofErr w:type="spellStart"/>
      <w:r w:rsidRPr="007310A7">
        <w:rPr>
          <w:color w:val="000000" w:themeColor="text1"/>
          <w:sz w:val="22"/>
          <w:szCs w:val="22"/>
        </w:rPr>
        <w:t>geha:bt</w:t>
      </w:r>
      <w:proofErr w:type="spellEnd"/>
      <w:r w:rsidRPr="007310A7">
        <w:rPr>
          <w:color w:val="000000" w:themeColor="text1"/>
          <w:sz w:val="22"/>
          <w:szCs w:val="22"/>
        </w:rPr>
        <w:t xml:space="preserve"> </w:t>
      </w:r>
      <w:proofErr w:type="spellStart"/>
      <w:r w:rsidRPr="007310A7">
        <w:rPr>
          <w:b/>
          <w:color w:val="000000" w:themeColor="text1"/>
          <w:sz w:val="22"/>
          <w:szCs w:val="22"/>
        </w:rPr>
        <w:t>hä:tte</w:t>
      </w:r>
      <w:proofErr w:type="spellEnd"/>
      <w:r w:rsidRPr="007310A7">
        <w:rPr>
          <w:b/>
          <w:color w:val="000000" w:themeColor="text1"/>
          <w:sz w:val="22"/>
          <w:szCs w:val="22"/>
        </w:rPr>
        <w:t xml:space="preserve"> </w:t>
      </w:r>
      <w:r w:rsidRPr="007310A7">
        <w:rPr>
          <w:color w:val="000000" w:themeColor="text1"/>
          <w:sz w:val="22"/>
          <w:szCs w:val="22"/>
        </w:rPr>
        <w:t>(1)</w:t>
      </w:r>
      <w:r w:rsidRPr="007310A7">
        <w:rPr>
          <w:b/>
          <w:color w:val="000000" w:themeColor="text1"/>
          <w:sz w:val="22"/>
          <w:szCs w:val="22"/>
        </w:rPr>
        <w:t xml:space="preserve"> </w:t>
      </w:r>
      <w:r w:rsidRPr="007310A7">
        <w:rPr>
          <w:color w:val="000000" w:themeColor="text1"/>
          <w:sz w:val="22"/>
          <w:szCs w:val="22"/>
        </w:rPr>
        <w:t xml:space="preserve">da hat ich einfach keine </w:t>
      </w:r>
      <w:r w:rsidRPr="007310A7">
        <w:rPr>
          <w:b/>
          <w:color w:val="000000" w:themeColor="text1"/>
          <w:sz w:val="22"/>
          <w:szCs w:val="22"/>
        </w:rPr>
        <w:t>Lust</w:t>
      </w:r>
      <w:r w:rsidRPr="007310A7">
        <w:rPr>
          <w:color w:val="000000" w:themeColor="text1"/>
          <w:sz w:val="22"/>
          <w:szCs w:val="22"/>
        </w:rPr>
        <w:t xml:space="preserve"> </w:t>
      </w:r>
      <w:r w:rsidRPr="007310A7">
        <w:rPr>
          <w:b/>
          <w:color w:val="000000" w:themeColor="text1"/>
          <w:sz w:val="22"/>
          <w:szCs w:val="22"/>
        </w:rPr>
        <w:t>mehr</w:t>
      </w:r>
      <w:r w:rsidRPr="007310A7">
        <w:rPr>
          <w:color w:val="000000" w:themeColor="text1"/>
          <w:sz w:val="22"/>
          <w:szCs w:val="22"/>
        </w:rPr>
        <w:t xml:space="preserve"> (1) </w:t>
      </w:r>
      <w:proofErr w:type="spellStart"/>
      <w:r w:rsidRPr="007310A7">
        <w:rPr>
          <w:color w:val="000000" w:themeColor="text1"/>
          <w:sz w:val="22"/>
          <w:szCs w:val="22"/>
        </w:rPr>
        <w:t>we:il</w:t>
      </w:r>
      <w:proofErr w:type="spellEnd"/>
      <w:r w:rsidRPr="007310A7">
        <w:rPr>
          <w:color w:val="000000" w:themeColor="text1"/>
          <w:sz w:val="22"/>
          <w:szCs w:val="22"/>
        </w:rPr>
        <w:t xml:space="preserve"> zu </w:t>
      </w:r>
      <w:proofErr w:type="spellStart"/>
      <w:r w:rsidRPr="007310A7">
        <w:rPr>
          <w:color w:val="000000" w:themeColor="text1"/>
          <w:sz w:val="22"/>
          <w:szCs w:val="22"/>
        </w:rPr>
        <w:t>de:r</w:t>
      </w:r>
      <w:proofErr w:type="spellEnd"/>
      <w:r w:rsidRPr="007310A7">
        <w:rPr>
          <w:color w:val="000000" w:themeColor="text1"/>
          <w:sz w:val="22"/>
          <w:szCs w:val="22"/>
        </w:rPr>
        <w:t xml:space="preserve"> Zeit hab ich auch=n bisschen </w:t>
      </w:r>
      <w:r w:rsidRPr="007310A7">
        <w:rPr>
          <w:b/>
          <w:color w:val="000000" w:themeColor="text1"/>
          <w:sz w:val="22"/>
          <w:szCs w:val="22"/>
        </w:rPr>
        <w:t xml:space="preserve">zu </w:t>
      </w:r>
      <w:proofErr w:type="spellStart"/>
      <w:r w:rsidRPr="007310A7">
        <w:rPr>
          <w:b/>
          <w:color w:val="000000" w:themeColor="text1"/>
          <w:sz w:val="22"/>
          <w:szCs w:val="22"/>
        </w:rPr>
        <w:t>gele:gt</w:t>
      </w:r>
      <w:proofErr w:type="spellEnd"/>
      <w:r w:rsidRPr="007310A7">
        <w:rPr>
          <w:b/>
          <w:color w:val="000000" w:themeColor="text1"/>
          <w:sz w:val="22"/>
          <w:szCs w:val="22"/>
        </w:rPr>
        <w:t xml:space="preserve"> </w:t>
      </w:r>
      <w:r w:rsidRPr="007310A7">
        <w:rPr>
          <w:color w:val="000000" w:themeColor="text1"/>
          <w:sz w:val="22"/>
          <w:szCs w:val="22"/>
        </w:rPr>
        <w:t xml:space="preserve">(3) u:nd, ((seufzend)) Kinder in dem </w:t>
      </w:r>
      <w:r w:rsidRPr="007310A7">
        <w:rPr>
          <w:b/>
          <w:color w:val="000000" w:themeColor="text1"/>
          <w:sz w:val="22"/>
          <w:szCs w:val="22"/>
        </w:rPr>
        <w:t>Alter</w:t>
      </w:r>
      <w:r w:rsidRPr="007310A7">
        <w:rPr>
          <w:color w:val="000000" w:themeColor="text1"/>
          <w:sz w:val="22"/>
          <w:szCs w:val="22"/>
        </w:rPr>
        <w:t xml:space="preserve">, sind halt gern mal </w:t>
      </w:r>
      <w:r w:rsidRPr="007310A7">
        <w:rPr>
          <w:b/>
          <w:color w:val="000000" w:themeColor="text1"/>
          <w:sz w:val="22"/>
          <w:szCs w:val="22"/>
        </w:rPr>
        <w:t>grausam</w:t>
      </w:r>
      <w:r w:rsidRPr="007310A7">
        <w:rPr>
          <w:color w:val="000000" w:themeColor="text1"/>
          <w:sz w:val="22"/>
          <w:szCs w:val="22"/>
        </w:rPr>
        <w:t xml:space="preserve">“ (4) </w:t>
      </w:r>
    </w:p>
    <w:p w14:paraId="3B455FE1" w14:textId="10927D4B" w:rsidR="00631021" w:rsidRPr="007310A7" w:rsidRDefault="00631021" w:rsidP="00B86204">
      <w:pPr>
        <w:spacing w:line="360" w:lineRule="auto"/>
        <w:jc w:val="both"/>
        <w:rPr>
          <w:color w:val="000000" w:themeColor="text1"/>
        </w:rPr>
      </w:pPr>
      <w:r w:rsidRPr="007310A7">
        <w:rPr>
          <w:color w:val="000000" w:themeColor="text1"/>
        </w:rPr>
        <w:t xml:space="preserve">Auch hier wird deutlich, dass die Stigmatisierungserfahrungen sich in Alex‘ Leben fortsetzen. Dass er „keine Lust mehr“ hat sich umzuziehen, kann auch so verstanden werden, dass er kein Vertrauen mehr hat, vor Ausgrenzung und Gewalt geschützt zu werden. Zwar liegt hier sprachlich eine </w:t>
      </w:r>
      <w:proofErr w:type="spellStart"/>
      <w:r w:rsidRPr="007310A7">
        <w:rPr>
          <w:color w:val="000000" w:themeColor="text1"/>
        </w:rPr>
        <w:t>Agentivierung</w:t>
      </w:r>
      <w:proofErr w:type="spellEnd"/>
      <w:r w:rsidRPr="007310A7">
        <w:rPr>
          <w:color w:val="000000" w:themeColor="text1"/>
        </w:rPr>
        <w:t xml:space="preserve"> vor</w:t>
      </w:r>
      <w:r w:rsidR="0020776B" w:rsidRPr="007310A7">
        <w:rPr>
          <w:color w:val="000000" w:themeColor="text1"/>
        </w:rPr>
        <w:t>, j</w:t>
      </w:r>
      <w:r w:rsidRPr="007310A7">
        <w:rPr>
          <w:color w:val="000000" w:themeColor="text1"/>
        </w:rPr>
        <w:t xml:space="preserve">edoch macht die Rekonstruktion der Aufschichtung biographischer Erfahrungen deutlich, dass sich Erfahrungen von Machtlosigkeit und Fremdbestimmung in Alex‘ Schulalltag fortsetzen. </w:t>
      </w:r>
    </w:p>
    <w:p w14:paraId="6F7C0956" w14:textId="0D1DB25F" w:rsidR="00631021" w:rsidRPr="007310A7" w:rsidRDefault="00631021" w:rsidP="00B86204">
      <w:pPr>
        <w:spacing w:line="360" w:lineRule="auto"/>
        <w:jc w:val="both"/>
        <w:rPr>
          <w:color w:val="000000" w:themeColor="text1"/>
        </w:rPr>
      </w:pPr>
      <w:r w:rsidRPr="007310A7">
        <w:rPr>
          <w:color w:val="000000" w:themeColor="text1"/>
        </w:rPr>
        <w:t xml:space="preserve">Auffällig ist hier ebenfalls, dass Alex keine direkte Kritik übt, vielmehr wird das Verhalten der anderen Kinder durch deren Alter erklärt und dadurch quasi naturalisiert und als wenig beeinflussbar dargestellt. Auch die Rolle </w:t>
      </w:r>
      <w:r w:rsidR="0020776B" w:rsidRPr="007310A7">
        <w:rPr>
          <w:color w:val="000000" w:themeColor="text1"/>
        </w:rPr>
        <w:t xml:space="preserve">seiner </w:t>
      </w:r>
      <w:r w:rsidRPr="007310A7">
        <w:rPr>
          <w:color w:val="000000" w:themeColor="text1"/>
        </w:rPr>
        <w:t>Lehrer</w:t>
      </w:r>
      <w:r w:rsidR="0020776B" w:rsidRPr="007310A7">
        <w:rPr>
          <w:color w:val="000000" w:themeColor="text1"/>
        </w:rPr>
        <w:t>I</w:t>
      </w:r>
      <w:r w:rsidRPr="007310A7">
        <w:rPr>
          <w:color w:val="000000" w:themeColor="text1"/>
        </w:rPr>
        <w:t>nnen bleibt hier unerwähnt. In diesem Zusammenhang bekommt Alex‘ oben beschriebene Selbstzuschreibung von Handlungsmacht auch eine entschuldende Funktion sowohl für die Täte</w:t>
      </w:r>
      <w:r w:rsidR="0020776B" w:rsidRPr="007310A7">
        <w:rPr>
          <w:color w:val="000000" w:themeColor="text1"/>
        </w:rPr>
        <w:t>rI</w:t>
      </w:r>
      <w:r w:rsidRPr="007310A7">
        <w:rPr>
          <w:color w:val="000000" w:themeColor="text1"/>
        </w:rPr>
        <w:t>nnen als auch für sein Umfeld. Unklar bleibt bei der Übergangserfahrung zwischen Grund- und weiterführender Schule, wie Alex‘ Eltern sich verhalten und ob Alex Unterstützung</w:t>
      </w:r>
      <w:r w:rsidR="0020776B" w:rsidRPr="007310A7">
        <w:rPr>
          <w:color w:val="000000" w:themeColor="text1"/>
        </w:rPr>
        <w:t>sformen</w:t>
      </w:r>
      <w:r w:rsidRPr="007310A7">
        <w:rPr>
          <w:color w:val="000000" w:themeColor="text1"/>
        </w:rPr>
        <w:t xml:space="preserve"> angeboten werden, um den nächsthöheren Bildungsweg einzuschlagen.  </w:t>
      </w:r>
    </w:p>
    <w:p w14:paraId="047F16D7" w14:textId="77777777" w:rsidR="00631021" w:rsidRPr="007310A7" w:rsidRDefault="00631021" w:rsidP="00B86204">
      <w:pPr>
        <w:spacing w:line="360" w:lineRule="auto"/>
        <w:jc w:val="both"/>
        <w:rPr>
          <w:color w:val="000000" w:themeColor="text1"/>
        </w:rPr>
      </w:pPr>
      <w:r w:rsidRPr="007310A7">
        <w:rPr>
          <w:color w:val="000000" w:themeColor="text1"/>
        </w:rPr>
        <w:t xml:space="preserve">Auf der Präsentationsebene zeigt sich erneut die bereits rekonstruierte Struktur, dass Alex schwierige Erfahrungen zwar anspricht, diese anschließend jedoch wieder relativiert oder zumindest in ihrer belastenden Tragweite einschränkt. So </w:t>
      </w:r>
      <w:r w:rsidRPr="007310A7">
        <w:rPr>
          <w:color w:val="000000" w:themeColor="text1"/>
        </w:rPr>
        <w:lastRenderedPageBreak/>
        <w:t xml:space="preserve">fährt er nach der Sequenz über den Freibadbesuch und die Grausamkeit seiner Mitschüler*innen fort: </w:t>
      </w:r>
    </w:p>
    <w:p w14:paraId="6AF24413" w14:textId="77777777" w:rsidR="00631021" w:rsidRPr="007310A7" w:rsidRDefault="00631021" w:rsidP="005304DA">
      <w:pPr>
        <w:spacing w:before="240" w:after="240" w:line="360" w:lineRule="auto"/>
        <w:ind w:left="567" w:right="509"/>
        <w:jc w:val="both"/>
        <w:rPr>
          <w:color w:val="000000" w:themeColor="text1"/>
          <w:sz w:val="22"/>
          <w:szCs w:val="22"/>
        </w:rPr>
      </w:pPr>
      <w:r w:rsidRPr="007310A7">
        <w:rPr>
          <w:color w:val="000000" w:themeColor="text1"/>
          <w:sz w:val="22"/>
          <w:szCs w:val="22"/>
        </w:rPr>
        <w:t xml:space="preserve">aber des ging eigentlich, </w:t>
      </w:r>
      <w:r w:rsidRPr="007310A7">
        <w:rPr>
          <w:b/>
          <w:color w:val="000000" w:themeColor="text1"/>
          <w:sz w:val="22"/>
          <w:szCs w:val="22"/>
        </w:rPr>
        <w:t>noch</w:t>
      </w:r>
      <w:r w:rsidRPr="007310A7">
        <w:rPr>
          <w:color w:val="000000" w:themeColor="text1"/>
          <w:sz w:val="22"/>
          <w:szCs w:val="22"/>
        </w:rPr>
        <w:t xml:space="preserve"> (2) man hatte noch die </w:t>
      </w:r>
      <w:proofErr w:type="spellStart"/>
      <w:proofErr w:type="gramStart"/>
      <w:r w:rsidRPr="007310A7">
        <w:rPr>
          <w:b/>
          <w:color w:val="000000" w:themeColor="text1"/>
          <w:sz w:val="22"/>
          <w:szCs w:val="22"/>
        </w:rPr>
        <w:t>Le:ute</w:t>
      </w:r>
      <w:proofErr w:type="spellEnd"/>
      <w:proofErr w:type="gramEnd"/>
      <w:r w:rsidRPr="007310A7">
        <w:rPr>
          <w:color w:val="000000" w:themeColor="text1"/>
          <w:sz w:val="22"/>
          <w:szCs w:val="22"/>
        </w:rPr>
        <w:t xml:space="preserve"> übrig (1) die man kennt (1) die </w:t>
      </w:r>
      <w:proofErr w:type="spellStart"/>
      <w:r w:rsidRPr="007310A7">
        <w:rPr>
          <w:color w:val="000000" w:themeColor="text1"/>
          <w:sz w:val="22"/>
          <w:szCs w:val="22"/>
        </w:rPr>
        <w:t>nich</w:t>
      </w:r>
      <w:proofErr w:type="spellEnd"/>
      <w:r w:rsidRPr="007310A7">
        <w:rPr>
          <w:color w:val="000000" w:themeColor="text1"/>
          <w:sz w:val="22"/>
          <w:szCs w:val="22"/>
        </w:rPr>
        <w:t xml:space="preserve"> </w:t>
      </w:r>
      <w:r w:rsidRPr="007310A7">
        <w:rPr>
          <w:b/>
          <w:color w:val="000000" w:themeColor="text1"/>
          <w:sz w:val="22"/>
          <w:szCs w:val="22"/>
        </w:rPr>
        <w:t>weg</w:t>
      </w:r>
      <w:r w:rsidRPr="007310A7">
        <w:rPr>
          <w:color w:val="000000" w:themeColor="text1"/>
          <w:sz w:val="22"/>
          <w:szCs w:val="22"/>
        </w:rPr>
        <w:t xml:space="preserve"> gegangen sind“</w:t>
      </w:r>
    </w:p>
    <w:p w14:paraId="57047E21" w14:textId="419AF710" w:rsidR="00631021" w:rsidRPr="007310A7" w:rsidRDefault="00631021" w:rsidP="00B86204">
      <w:pPr>
        <w:spacing w:line="360" w:lineRule="auto"/>
        <w:jc w:val="both"/>
        <w:rPr>
          <w:color w:val="000000" w:themeColor="text1"/>
        </w:rPr>
      </w:pPr>
      <w:r w:rsidRPr="007310A7">
        <w:rPr>
          <w:color w:val="000000" w:themeColor="text1"/>
        </w:rPr>
        <w:t xml:space="preserve">Auch wenn Alex an dieser Stelle des Interviews nicht konkretisiert, wen er damit meint, liegt nahe, dass er sich hier auch auf eine Freundschaft bezieht, die während der fünften Klasse entsteht. Er lernt </w:t>
      </w:r>
      <w:r w:rsidR="0020776B" w:rsidRPr="007310A7">
        <w:rPr>
          <w:color w:val="000000" w:themeColor="text1"/>
        </w:rPr>
        <w:t xml:space="preserve">seinen </w:t>
      </w:r>
      <w:r w:rsidRPr="007310A7">
        <w:rPr>
          <w:color w:val="000000" w:themeColor="text1"/>
        </w:rPr>
        <w:t>neuen Freund während des Aufnahmetests für die Realschule kennen, den beide nicht bestehen. Im folgenden Jahr verbringen die beiden viel Zeit miteinander:</w:t>
      </w:r>
    </w:p>
    <w:p w14:paraId="3A9180D8" w14:textId="77777777" w:rsidR="00631021" w:rsidRPr="007310A7" w:rsidRDefault="00631021" w:rsidP="005304DA">
      <w:pPr>
        <w:spacing w:before="240" w:after="240" w:line="360" w:lineRule="auto"/>
        <w:ind w:left="567" w:right="509"/>
        <w:jc w:val="both"/>
        <w:rPr>
          <w:color w:val="000000" w:themeColor="text1"/>
          <w:sz w:val="22"/>
          <w:szCs w:val="22"/>
        </w:rPr>
      </w:pPr>
      <w:r w:rsidRPr="007310A7">
        <w:rPr>
          <w:color w:val="000000" w:themeColor="text1"/>
          <w:sz w:val="22"/>
          <w:szCs w:val="22"/>
        </w:rPr>
        <w:t xml:space="preserve">„in der </w:t>
      </w:r>
      <w:proofErr w:type="spellStart"/>
      <w:proofErr w:type="gramStart"/>
      <w:r w:rsidRPr="007310A7">
        <w:rPr>
          <w:b/>
          <w:color w:val="000000" w:themeColor="text1"/>
          <w:sz w:val="22"/>
          <w:szCs w:val="22"/>
        </w:rPr>
        <w:t>fü:nften</w:t>
      </w:r>
      <w:proofErr w:type="spellEnd"/>
      <w:proofErr w:type="gramEnd"/>
      <w:r w:rsidRPr="007310A7">
        <w:rPr>
          <w:color w:val="000000" w:themeColor="text1"/>
          <w:sz w:val="22"/>
          <w:szCs w:val="22"/>
        </w:rPr>
        <w:t xml:space="preserve"> (2) </w:t>
      </w:r>
      <w:proofErr w:type="spellStart"/>
      <w:r w:rsidRPr="007310A7">
        <w:rPr>
          <w:color w:val="000000" w:themeColor="text1"/>
          <w:sz w:val="22"/>
          <w:szCs w:val="22"/>
        </w:rPr>
        <w:t>ham</w:t>
      </w:r>
      <w:proofErr w:type="spellEnd"/>
      <w:r w:rsidRPr="007310A7">
        <w:rPr>
          <w:color w:val="000000" w:themeColor="text1"/>
          <w:sz w:val="22"/>
          <w:szCs w:val="22"/>
        </w:rPr>
        <w:t xml:space="preserve"> </w:t>
      </w:r>
      <w:proofErr w:type="spellStart"/>
      <w:r w:rsidRPr="007310A7">
        <w:rPr>
          <w:color w:val="000000" w:themeColor="text1"/>
          <w:sz w:val="22"/>
          <w:szCs w:val="22"/>
        </w:rPr>
        <w:t>wa</w:t>
      </w:r>
      <w:proofErr w:type="spellEnd"/>
      <w:r w:rsidRPr="007310A7">
        <w:rPr>
          <w:color w:val="000000" w:themeColor="text1"/>
          <w:sz w:val="22"/>
          <w:szCs w:val="22"/>
        </w:rPr>
        <w:t xml:space="preserve"> (1) </w:t>
      </w:r>
      <w:proofErr w:type="spellStart"/>
      <w:r w:rsidRPr="007310A7">
        <w:rPr>
          <w:b/>
          <w:color w:val="000000" w:themeColor="text1"/>
          <w:sz w:val="22"/>
          <w:szCs w:val="22"/>
        </w:rPr>
        <w:t>scho</w:t>
      </w:r>
      <w:proofErr w:type="spellEnd"/>
      <w:r w:rsidRPr="007310A7">
        <w:rPr>
          <w:b/>
          <w:color w:val="000000" w:themeColor="text1"/>
          <w:sz w:val="22"/>
          <w:szCs w:val="22"/>
        </w:rPr>
        <w:t>:</w:t>
      </w:r>
      <w:r w:rsidRPr="007310A7">
        <w:rPr>
          <w:color w:val="000000" w:themeColor="text1"/>
          <w:sz w:val="22"/>
          <w:szCs w:val="22"/>
        </w:rPr>
        <w:t xml:space="preserve">, einiges, wieder, </w:t>
      </w:r>
      <w:r w:rsidRPr="007310A7">
        <w:rPr>
          <w:b/>
          <w:color w:val="000000" w:themeColor="text1"/>
          <w:sz w:val="22"/>
          <w:szCs w:val="22"/>
        </w:rPr>
        <w:t>gemacht</w:t>
      </w:r>
      <w:r w:rsidRPr="007310A7">
        <w:rPr>
          <w:color w:val="000000" w:themeColor="text1"/>
          <w:sz w:val="22"/>
          <w:szCs w:val="22"/>
        </w:rPr>
        <w:t xml:space="preserve"> (1) war=</w:t>
      </w:r>
      <w:proofErr w:type="spellStart"/>
      <w:r w:rsidRPr="007310A7">
        <w:rPr>
          <w:color w:val="000000" w:themeColor="text1"/>
          <w:sz w:val="22"/>
          <w:szCs w:val="22"/>
        </w:rPr>
        <w:t>ma</w:t>
      </w:r>
      <w:proofErr w:type="spellEnd"/>
      <w:r w:rsidRPr="007310A7">
        <w:rPr>
          <w:color w:val="000000" w:themeColor="text1"/>
          <w:sz w:val="22"/>
          <w:szCs w:val="22"/>
        </w:rPr>
        <w:t xml:space="preserve"> halt-, des war ja noch i-, in </w:t>
      </w:r>
      <w:r w:rsidRPr="007310A7">
        <w:rPr>
          <w:b/>
          <w:color w:val="000000" w:themeColor="text1"/>
          <w:sz w:val="22"/>
          <w:szCs w:val="22"/>
        </w:rPr>
        <w:t xml:space="preserve">meinem Ort </w:t>
      </w:r>
      <w:r w:rsidRPr="007310A7">
        <w:rPr>
          <w:color w:val="000000" w:themeColor="text1"/>
          <w:sz w:val="22"/>
          <w:szCs w:val="22"/>
        </w:rPr>
        <w:t>(2)</w:t>
      </w:r>
      <w:r w:rsidRPr="007310A7">
        <w:rPr>
          <w:b/>
          <w:color w:val="000000" w:themeColor="text1"/>
          <w:sz w:val="22"/>
          <w:szCs w:val="22"/>
        </w:rPr>
        <w:t xml:space="preserve"> </w:t>
      </w:r>
      <w:r w:rsidRPr="007310A7">
        <w:rPr>
          <w:color w:val="000000" w:themeColor="text1"/>
          <w:sz w:val="22"/>
          <w:szCs w:val="22"/>
        </w:rPr>
        <w:t xml:space="preserve">der hat nämlich, dann (1) noch in, (Dorf 1) </w:t>
      </w:r>
      <w:proofErr w:type="spellStart"/>
      <w:r w:rsidRPr="007310A7">
        <w:rPr>
          <w:color w:val="000000" w:themeColor="text1"/>
          <w:sz w:val="22"/>
          <w:szCs w:val="22"/>
        </w:rPr>
        <w:t>gewo:hnt</w:t>
      </w:r>
      <w:proofErr w:type="spellEnd"/>
      <w:r w:rsidRPr="007310A7">
        <w:rPr>
          <w:color w:val="000000" w:themeColor="text1"/>
          <w:sz w:val="22"/>
          <w:szCs w:val="22"/>
        </w:rPr>
        <w:t xml:space="preserve"> (1) was ja auch=n Ortsteil, von, (Dorf 2) </w:t>
      </w:r>
      <w:proofErr w:type="spellStart"/>
      <w:r w:rsidRPr="007310A7">
        <w:rPr>
          <w:color w:val="000000" w:themeColor="text1"/>
          <w:sz w:val="22"/>
          <w:szCs w:val="22"/>
        </w:rPr>
        <w:t>is</w:t>
      </w:r>
      <w:proofErr w:type="spellEnd"/>
      <w:r w:rsidRPr="007310A7">
        <w:rPr>
          <w:color w:val="000000" w:themeColor="text1"/>
          <w:sz w:val="22"/>
          <w:szCs w:val="22"/>
        </w:rPr>
        <w:t xml:space="preserve"> (2) u:nd (1) na=ja ((spricht schneller)) da er, eigentlich immer </w:t>
      </w:r>
      <w:r w:rsidRPr="007310A7">
        <w:rPr>
          <w:b/>
          <w:color w:val="000000" w:themeColor="text1"/>
          <w:sz w:val="22"/>
          <w:szCs w:val="22"/>
        </w:rPr>
        <w:t>hier</w:t>
      </w:r>
      <w:r w:rsidRPr="007310A7">
        <w:rPr>
          <w:color w:val="000000" w:themeColor="text1"/>
          <w:sz w:val="22"/>
          <w:szCs w:val="22"/>
        </w:rPr>
        <w:t xml:space="preserve"> war, warn=</w:t>
      </w:r>
      <w:proofErr w:type="spellStart"/>
      <w:r w:rsidRPr="007310A7">
        <w:rPr>
          <w:color w:val="000000" w:themeColor="text1"/>
          <w:sz w:val="22"/>
          <w:szCs w:val="22"/>
        </w:rPr>
        <w:t>ma</w:t>
      </w:r>
      <w:proofErr w:type="spellEnd"/>
      <w:r w:rsidRPr="007310A7">
        <w:rPr>
          <w:color w:val="000000" w:themeColor="text1"/>
          <w:sz w:val="22"/>
          <w:szCs w:val="22"/>
        </w:rPr>
        <w:t xml:space="preserve"> öfter hier im Ort unterwegs (1)“</w:t>
      </w:r>
    </w:p>
    <w:p w14:paraId="166B9934" w14:textId="71050883" w:rsidR="00631021" w:rsidRPr="007310A7" w:rsidRDefault="00631021" w:rsidP="00B86204">
      <w:pPr>
        <w:spacing w:line="360" w:lineRule="auto"/>
        <w:jc w:val="both"/>
        <w:rPr>
          <w:color w:val="000000" w:themeColor="text1"/>
        </w:rPr>
      </w:pPr>
      <w:r w:rsidRPr="007310A7">
        <w:rPr>
          <w:color w:val="000000" w:themeColor="text1"/>
        </w:rPr>
        <w:t>Auffällig ist, dass es sich hier um die einzige Beziehung zu einem Gleichaltrigen handelt, über die Alex auf Nachfrage mehr erzählt. Auch wenn die Beziehung langfristig Brüche erfährt, ist es die einzige, innerhalb der sich Alex als intergeschlechtlich outet, so dass gerade in Anbetracht der erlebten Mobbingerfahrungen hier von einer verhältnismäßig großen Vertraulichkeit ausgegangen werden kann, zumal sein Freund diese Information nicht gegen ihn verwendet. Auch wenn Alex nur stockend über ihn spricht, liegt nahe, dass mit ihm eine Nähe und möglicherweise auch Intimität entsteht, die in anderen Beziehungen zu Gleichaltrigen nicht möglich ist. Dafür spricht, dass Alex hier das einzige Mal im Interview ansetzt um den Namen des Freundes zu nennen. Gleichzeitig wird Alex‘ Bedauern über das Ende bzw. Ausdünnen der Beziehung, mitbedingt durch den Ortswechsel zu Beginn der Hauptschule, hier besonders deutlich:</w:t>
      </w:r>
    </w:p>
    <w:p w14:paraId="313D25F4" w14:textId="2E567AB3" w:rsidR="00631021" w:rsidRPr="007310A7" w:rsidRDefault="00631021" w:rsidP="005304DA">
      <w:pPr>
        <w:spacing w:before="240" w:after="240" w:line="360" w:lineRule="auto"/>
        <w:ind w:left="567" w:right="509"/>
        <w:jc w:val="both"/>
        <w:rPr>
          <w:color w:val="000000" w:themeColor="text1"/>
          <w:sz w:val="22"/>
          <w:szCs w:val="22"/>
        </w:rPr>
      </w:pPr>
      <w:r w:rsidRPr="007310A7">
        <w:rPr>
          <w:b/>
          <w:color w:val="000000" w:themeColor="text1"/>
          <w:sz w:val="22"/>
          <w:szCs w:val="22"/>
        </w:rPr>
        <w:t xml:space="preserve">„der </w:t>
      </w:r>
      <w:r w:rsidRPr="007310A7">
        <w:rPr>
          <w:color w:val="000000" w:themeColor="text1"/>
          <w:sz w:val="22"/>
          <w:szCs w:val="22"/>
        </w:rPr>
        <w:t xml:space="preserve">Ha-, mein Freund hatte ja dann im andern, Ortsteil hier </w:t>
      </w:r>
      <w:r w:rsidRPr="007310A7">
        <w:rPr>
          <w:b/>
          <w:color w:val="000000" w:themeColor="text1"/>
          <w:sz w:val="22"/>
          <w:szCs w:val="22"/>
        </w:rPr>
        <w:t xml:space="preserve">gewohnt </w:t>
      </w:r>
      <w:r w:rsidRPr="007310A7">
        <w:rPr>
          <w:color w:val="000000" w:themeColor="text1"/>
          <w:sz w:val="22"/>
          <w:szCs w:val="22"/>
        </w:rPr>
        <w:t>//</w:t>
      </w:r>
      <w:proofErr w:type="spellStart"/>
      <w:r w:rsidRPr="007310A7">
        <w:rPr>
          <w:color w:val="000000" w:themeColor="text1"/>
          <w:sz w:val="22"/>
          <w:szCs w:val="22"/>
        </w:rPr>
        <w:t>mhm</w:t>
      </w:r>
      <w:proofErr w:type="spellEnd"/>
      <w:r w:rsidRPr="007310A7">
        <w:rPr>
          <w:color w:val="000000" w:themeColor="text1"/>
          <w:sz w:val="22"/>
          <w:szCs w:val="22"/>
        </w:rPr>
        <w:t xml:space="preserve">// </w:t>
      </w:r>
      <w:proofErr w:type="gramStart"/>
      <w:r w:rsidRPr="007310A7">
        <w:rPr>
          <w:color w:val="000000" w:themeColor="text1"/>
          <w:sz w:val="22"/>
          <w:szCs w:val="22"/>
        </w:rPr>
        <w:t>u:nd</w:t>
      </w:r>
      <w:proofErr w:type="gramEnd"/>
      <w:r w:rsidRPr="007310A7">
        <w:rPr>
          <w:color w:val="000000" w:themeColor="text1"/>
          <w:sz w:val="22"/>
          <w:szCs w:val="22"/>
        </w:rPr>
        <w:t xml:space="preserve"> ((seufzt)) </w:t>
      </w:r>
      <w:r w:rsidRPr="007310A7">
        <w:rPr>
          <w:b/>
          <w:color w:val="000000" w:themeColor="text1"/>
          <w:sz w:val="22"/>
          <w:szCs w:val="22"/>
        </w:rPr>
        <w:t>ja</w:t>
      </w:r>
      <w:r w:rsidRPr="007310A7">
        <w:rPr>
          <w:color w:val="000000" w:themeColor="text1"/>
          <w:sz w:val="22"/>
          <w:szCs w:val="22"/>
        </w:rPr>
        <w:t xml:space="preserve"> dann hat sich=s halt immer weniger </w:t>
      </w:r>
      <w:r w:rsidRPr="007310A7">
        <w:rPr>
          <w:b/>
          <w:color w:val="000000" w:themeColor="text1"/>
          <w:sz w:val="22"/>
          <w:szCs w:val="22"/>
        </w:rPr>
        <w:t xml:space="preserve">ergeben </w:t>
      </w:r>
      <w:r w:rsidRPr="007310A7">
        <w:rPr>
          <w:color w:val="000000" w:themeColor="text1"/>
          <w:sz w:val="22"/>
          <w:szCs w:val="22"/>
        </w:rPr>
        <w:t>(1)</w:t>
      </w:r>
      <w:r w:rsidRPr="007310A7">
        <w:rPr>
          <w:b/>
          <w:color w:val="000000" w:themeColor="text1"/>
          <w:sz w:val="22"/>
          <w:szCs w:val="22"/>
        </w:rPr>
        <w:t xml:space="preserve"> </w:t>
      </w:r>
      <w:r w:rsidRPr="007310A7">
        <w:rPr>
          <w:color w:val="000000" w:themeColor="text1"/>
          <w:sz w:val="22"/>
          <w:szCs w:val="22"/>
        </w:rPr>
        <w:t xml:space="preserve">u:nd, bis halt </w:t>
      </w:r>
      <w:r w:rsidRPr="007310A7">
        <w:rPr>
          <w:b/>
          <w:color w:val="000000" w:themeColor="text1"/>
          <w:sz w:val="22"/>
          <w:szCs w:val="22"/>
        </w:rPr>
        <w:t>heute</w:t>
      </w:r>
      <w:r w:rsidRPr="007310A7">
        <w:rPr>
          <w:color w:val="000000" w:themeColor="text1"/>
          <w:sz w:val="22"/>
          <w:szCs w:val="22"/>
        </w:rPr>
        <w:t xml:space="preserve"> (1) gar nichts mehr“</w:t>
      </w:r>
    </w:p>
    <w:p w14:paraId="3A610C83" w14:textId="3CE66E3F" w:rsidR="00631021" w:rsidRPr="007310A7" w:rsidRDefault="00631021" w:rsidP="00B86204">
      <w:pPr>
        <w:spacing w:line="360" w:lineRule="auto"/>
        <w:jc w:val="both"/>
        <w:rPr>
          <w:color w:val="000000" w:themeColor="text1"/>
        </w:rPr>
      </w:pPr>
      <w:r w:rsidRPr="007310A7">
        <w:rPr>
          <w:color w:val="000000" w:themeColor="text1"/>
        </w:rPr>
        <w:lastRenderedPageBreak/>
        <w:t>Den weiteren Verlauf seiner sozialen Erfahrungen im Schulalltag beschreibt Alex nur bruchstückhaft. So seien seine Schullandheimaufenthalte „</w:t>
      </w:r>
      <w:r w:rsidRPr="007310A7">
        <w:rPr>
          <w:bCs/>
          <w:color w:val="000000" w:themeColor="text1"/>
        </w:rPr>
        <w:t>kritisch</w:t>
      </w:r>
      <w:r w:rsidRPr="007310A7">
        <w:rPr>
          <w:color w:val="000000" w:themeColor="text1"/>
        </w:rPr>
        <w:t xml:space="preserve">“ gewesen, wobei er nur andeutet, wie belastend die Aufenthalte für ihn sind, während denen er sich ein Zimmer teilt und immer wieder an Harnwegsinfekten leidet. Alex betont zwar, dass während der Schullandheimaufenthalte die „Lehrer auch ein </w:t>
      </w:r>
      <w:r w:rsidRPr="007310A7">
        <w:rPr>
          <w:bCs/>
          <w:color w:val="000000" w:themeColor="text1"/>
        </w:rPr>
        <w:t>Auge</w:t>
      </w:r>
      <w:r w:rsidRPr="007310A7">
        <w:rPr>
          <w:color w:val="000000" w:themeColor="text1"/>
        </w:rPr>
        <w:t>“ auf ihn gehabt hätten. Das zeigt jedoch erneut, dass Alex die Gewalt gegen ihn als determiniert und deren Ausübung als kaum verhinderbar erlebt. Seine Lehrer</w:t>
      </w:r>
      <w:r w:rsidR="0020776B" w:rsidRPr="007310A7">
        <w:rPr>
          <w:color w:val="000000" w:themeColor="text1"/>
        </w:rPr>
        <w:t>I</w:t>
      </w:r>
      <w:r w:rsidRPr="007310A7">
        <w:rPr>
          <w:color w:val="000000" w:themeColor="text1"/>
        </w:rPr>
        <w:t xml:space="preserve">nnen können ihn nur vor deren Folgen schützen, diese jedoch nicht verhindern. Dadurch schreibt Alex auch den Lehrer*innen eine gewisse Machtlosigkeit in Anbetracht der Gewalt zu, während letztere einen essentiellen Charakter zu haben scheint. Ob bzw. inwiefern Alex‘ Lehrer*innen zumindest versuchen in das Mobbing einzugreifen lässt sich nicht rekonstruieren. In den biographischen Daten finden sich dafür keine Anhaltspunkte. Auf einer strukturellen Ebene wird erneut das Zusammenspiel zwischen sozialem Stigma bzw. Ausgrenzung, körperlicher Beeinträchtigung durch frühe geschlechtsangleichende Operationen und ausbleibender institutioneller Unterstützung deutlich. </w:t>
      </w:r>
    </w:p>
    <w:p w14:paraId="3829C90B" w14:textId="553B8C0F" w:rsidR="00631021" w:rsidRPr="007310A7" w:rsidRDefault="00631021" w:rsidP="00B86204">
      <w:pPr>
        <w:spacing w:line="360" w:lineRule="auto"/>
        <w:jc w:val="both"/>
        <w:rPr>
          <w:color w:val="000000" w:themeColor="text1"/>
        </w:rPr>
      </w:pPr>
      <w:r w:rsidRPr="007310A7">
        <w:rPr>
          <w:color w:val="000000" w:themeColor="text1"/>
        </w:rPr>
        <w:t xml:space="preserve">Zu Beginn der Hauptschule bekommt Alex eine neue Lehrerin, die er als nett, fürsorglich und „relativ </w:t>
      </w:r>
      <w:r w:rsidRPr="007310A7">
        <w:rPr>
          <w:bCs/>
          <w:color w:val="000000" w:themeColor="text1"/>
        </w:rPr>
        <w:t>offen</w:t>
      </w:r>
      <w:r w:rsidRPr="007310A7">
        <w:rPr>
          <w:color w:val="000000" w:themeColor="text1"/>
        </w:rPr>
        <w:t xml:space="preserve">, zu mir“ beschreibt, so dass es „da relativ wenig Probleme“ gegeben habe. </w:t>
      </w:r>
      <w:r w:rsidR="0020776B" w:rsidRPr="007310A7">
        <w:rPr>
          <w:color w:val="000000" w:themeColor="text1"/>
        </w:rPr>
        <w:t>D</w:t>
      </w:r>
      <w:r w:rsidRPr="007310A7">
        <w:rPr>
          <w:color w:val="000000" w:themeColor="text1"/>
        </w:rPr>
        <w:t>eutlich</w:t>
      </w:r>
      <w:r w:rsidR="0020776B" w:rsidRPr="007310A7">
        <w:rPr>
          <w:color w:val="000000" w:themeColor="text1"/>
        </w:rPr>
        <w:t xml:space="preserve"> wird</w:t>
      </w:r>
      <w:r w:rsidRPr="007310A7">
        <w:rPr>
          <w:color w:val="000000" w:themeColor="text1"/>
        </w:rPr>
        <w:t xml:space="preserve">, dass Alex diese Lehrerin in keinen inhaltlichen Zusammenhang mit seinen Ausgrenzungserfahrungen bringt und erneut keine Kritik übt. Es liegt nahe, dass hier </w:t>
      </w:r>
      <w:r w:rsidR="0020776B" w:rsidRPr="007310A7">
        <w:rPr>
          <w:color w:val="000000" w:themeColor="text1"/>
        </w:rPr>
        <w:t>–</w:t>
      </w:r>
      <w:r w:rsidRPr="007310A7">
        <w:rPr>
          <w:color w:val="000000" w:themeColor="text1"/>
        </w:rPr>
        <w:t xml:space="preserve"> </w:t>
      </w:r>
      <w:r w:rsidR="0020776B" w:rsidRPr="007310A7">
        <w:rPr>
          <w:color w:val="000000" w:themeColor="text1"/>
        </w:rPr>
        <w:t>a</w:t>
      </w:r>
      <w:r w:rsidRPr="007310A7">
        <w:rPr>
          <w:color w:val="000000" w:themeColor="text1"/>
        </w:rPr>
        <w:t xml:space="preserve">uch in Anbetracht der Erfahrungen mit seiner Grundschullehrerin </w:t>
      </w:r>
      <w:r w:rsidR="0020776B" w:rsidRPr="007310A7">
        <w:rPr>
          <w:color w:val="000000" w:themeColor="text1"/>
        </w:rPr>
        <w:t>–</w:t>
      </w:r>
      <w:r w:rsidRPr="007310A7">
        <w:rPr>
          <w:color w:val="000000" w:themeColor="text1"/>
        </w:rPr>
        <w:t xml:space="preserve"> seine Dankbarkeit dafür überwiegt, nicht noch zusätzliche Drangsalierungen zu erleben. Gleichzeitig wird deutlich, wie selbstverständlich es für ihn ist, dass Erwachsene ihm gegenüber „offen“ sein müssen, um sich ihm zuzuwenden oder ihn zumindest nicht abzulehnen. Auch Erzählungen über Lehrer</w:t>
      </w:r>
      <w:r w:rsidR="0020776B" w:rsidRPr="007310A7">
        <w:rPr>
          <w:color w:val="000000" w:themeColor="text1"/>
        </w:rPr>
        <w:t>I</w:t>
      </w:r>
      <w:r w:rsidRPr="007310A7">
        <w:rPr>
          <w:color w:val="000000" w:themeColor="text1"/>
        </w:rPr>
        <w:t>nnen, die Alex zu einem späteren Zeitpunkt in der Schule hat und deren Kontakt er als positiv und unterstützend erlebt, bleiben getrennt von seinen Berichten über das erfahrene Mobbing. Dadurch entschuldigt er diese zumindest implizit und stellt d</w:t>
      </w:r>
      <w:r w:rsidR="0020776B" w:rsidRPr="007310A7">
        <w:rPr>
          <w:color w:val="000000" w:themeColor="text1"/>
        </w:rPr>
        <w:t>ie</w:t>
      </w:r>
      <w:r w:rsidRPr="007310A7">
        <w:rPr>
          <w:color w:val="000000" w:themeColor="text1"/>
        </w:rPr>
        <w:t xml:space="preserve"> </w:t>
      </w:r>
      <w:r w:rsidR="0020776B" w:rsidRPr="007310A7">
        <w:rPr>
          <w:color w:val="000000" w:themeColor="text1"/>
        </w:rPr>
        <w:t>e</w:t>
      </w:r>
      <w:r w:rsidRPr="007310A7">
        <w:rPr>
          <w:color w:val="000000" w:themeColor="text1"/>
        </w:rPr>
        <w:t>rlebte</w:t>
      </w:r>
      <w:r w:rsidR="0020776B" w:rsidRPr="007310A7">
        <w:rPr>
          <w:color w:val="000000" w:themeColor="text1"/>
        </w:rPr>
        <w:t xml:space="preserve"> Gewalt</w:t>
      </w:r>
      <w:r w:rsidRPr="007310A7">
        <w:rPr>
          <w:color w:val="000000" w:themeColor="text1"/>
        </w:rPr>
        <w:t xml:space="preserve"> erneut als unveränderlich war. Dies ermöglicht ihm einerseits die positive Wahrnehmung </w:t>
      </w:r>
      <w:r w:rsidR="0020776B" w:rsidRPr="007310A7">
        <w:rPr>
          <w:color w:val="000000" w:themeColor="text1"/>
        </w:rPr>
        <w:t xml:space="preserve">einzelner </w:t>
      </w:r>
      <w:r w:rsidRPr="007310A7">
        <w:rPr>
          <w:color w:val="000000" w:themeColor="text1"/>
        </w:rPr>
        <w:t>LehrerInne</w:t>
      </w:r>
      <w:r w:rsidR="0020776B" w:rsidRPr="007310A7">
        <w:rPr>
          <w:color w:val="000000" w:themeColor="text1"/>
        </w:rPr>
        <w:t xml:space="preserve">n </w:t>
      </w:r>
      <w:r w:rsidRPr="007310A7">
        <w:rPr>
          <w:color w:val="000000" w:themeColor="text1"/>
        </w:rPr>
        <w:t xml:space="preserve">aufrechtzuerhalten und innere Konflikte oder Infragestellungen ihres pädagogischen Handelns – bzw. Nicht-Handelns – zu vermeiden. Dieser Umgang ähnelt dem mit seinen Eltern in Bezug auf seine Intergeschlechtlichkeit bzw. deren Medikalisierung, so dass hier </w:t>
      </w:r>
      <w:r w:rsidRPr="007310A7">
        <w:rPr>
          <w:color w:val="000000" w:themeColor="text1"/>
        </w:rPr>
        <w:lastRenderedPageBreak/>
        <w:t xml:space="preserve">von einer für den Fall charakteristischen </w:t>
      </w:r>
      <w:r w:rsidR="0020776B" w:rsidRPr="007310A7">
        <w:rPr>
          <w:color w:val="000000" w:themeColor="text1"/>
        </w:rPr>
        <w:t>Umgangs</w:t>
      </w:r>
      <w:r w:rsidRPr="007310A7">
        <w:rPr>
          <w:color w:val="000000" w:themeColor="text1"/>
        </w:rPr>
        <w:t xml:space="preserve">strategie auszugehen ist. Letztere kann auch als emotionale Überlebensstrategie in Anbetracht von sich wiederholender sozialer und körperlicher Gewalt verstanden werden. </w:t>
      </w:r>
      <w:r w:rsidR="0020776B" w:rsidRPr="007310A7">
        <w:rPr>
          <w:color w:val="000000" w:themeColor="text1"/>
        </w:rPr>
        <w:t xml:space="preserve">Dies ermöglicht ihm nahe Bezugspersonen als gute innere Objekte zu erhalten (vgl. Hirsch 2011, siehe auch 7.1). </w:t>
      </w:r>
      <w:r w:rsidRPr="007310A7">
        <w:rPr>
          <w:color w:val="000000" w:themeColor="text1"/>
        </w:rPr>
        <w:t>Dabei verhindert diese Strategie jedoch eine kritische Auseinandersetzung und Bearbeitung des Erlebten aus der Perspektive eines Erwachsenen.</w:t>
      </w:r>
    </w:p>
    <w:p w14:paraId="7EFD7D3B" w14:textId="77777777" w:rsidR="00631021" w:rsidRPr="007310A7" w:rsidRDefault="00631021" w:rsidP="005304DA">
      <w:pPr>
        <w:spacing w:before="240" w:line="360" w:lineRule="auto"/>
        <w:jc w:val="both"/>
        <w:rPr>
          <w:color w:val="000000" w:themeColor="text1"/>
        </w:rPr>
      </w:pPr>
      <w:r w:rsidRPr="007310A7">
        <w:rPr>
          <w:color w:val="000000" w:themeColor="text1"/>
        </w:rPr>
        <w:t>Im weiteren Verlauf der Hauptschulzeit erlebt Alex auch verbale und körperliche Gewalt durch einen Freund, den er bereits seit dem Kindergarten kennt. Diese Erfahrung hebt Alex im Interview besonders hervor:</w:t>
      </w:r>
    </w:p>
    <w:p w14:paraId="4C48EAA8" w14:textId="77777777" w:rsidR="00631021" w:rsidRPr="007310A7" w:rsidRDefault="00631021" w:rsidP="005304DA">
      <w:pPr>
        <w:spacing w:before="240" w:after="240" w:line="360" w:lineRule="auto"/>
        <w:ind w:left="567" w:right="509"/>
        <w:jc w:val="both"/>
        <w:rPr>
          <w:color w:val="000000" w:themeColor="text1"/>
          <w:sz w:val="22"/>
          <w:szCs w:val="22"/>
        </w:rPr>
      </w:pPr>
      <w:r w:rsidRPr="007310A7">
        <w:rPr>
          <w:color w:val="000000" w:themeColor="text1"/>
          <w:sz w:val="22"/>
          <w:szCs w:val="22"/>
        </w:rPr>
        <w:t xml:space="preserve">„als das Schuljahr der </w:t>
      </w:r>
      <w:proofErr w:type="spellStart"/>
      <w:proofErr w:type="gramStart"/>
      <w:r w:rsidRPr="007310A7">
        <w:rPr>
          <w:b/>
          <w:color w:val="000000" w:themeColor="text1"/>
          <w:sz w:val="22"/>
          <w:szCs w:val="22"/>
        </w:rPr>
        <w:t>sie:bten</w:t>
      </w:r>
      <w:proofErr w:type="spellEnd"/>
      <w:proofErr w:type="gramEnd"/>
      <w:r w:rsidRPr="007310A7">
        <w:rPr>
          <w:color w:val="000000" w:themeColor="text1"/>
          <w:sz w:val="22"/>
          <w:szCs w:val="22"/>
        </w:rPr>
        <w:t xml:space="preserve"> hat sich zum Ende geneigt (1) da hab ich so ziemlich (1) einen </w:t>
      </w:r>
      <w:proofErr w:type="spellStart"/>
      <w:r w:rsidRPr="007310A7">
        <w:rPr>
          <w:color w:val="000000" w:themeColor="text1"/>
          <w:sz w:val="22"/>
          <w:szCs w:val="22"/>
        </w:rPr>
        <w:t>de:r</w:t>
      </w:r>
      <w:proofErr w:type="spellEnd"/>
      <w:r w:rsidRPr="007310A7">
        <w:rPr>
          <w:color w:val="000000" w:themeColor="text1"/>
          <w:sz w:val="22"/>
          <w:szCs w:val="22"/>
        </w:rPr>
        <w:t xml:space="preserve">, </w:t>
      </w:r>
      <w:proofErr w:type="spellStart"/>
      <w:r w:rsidRPr="007310A7">
        <w:rPr>
          <w:b/>
          <w:color w:val="000000" w:themeColor="text1"/>
          <w:sz w:val="22"/>
          <w:szCs w:val="22"/>
        </w:rPr>
        <w:t>grö:ßten</w:t>
      </w:r>
      <w:proofErr w:type="spellEnd"/>
      <w:r w:rsidRPr="007310A7">
        <w:rPr>
          <w:color w:val="000000" w:themeColor="text1"/>
          <w:sz w:val="22"/>
          <w:szCs w:val="22"/>
        </w:rPr>
        <w:t xml:space="preserve"> (1) Schläge=in=s=Gesicht </w:t>
      </w:r>
      <w:r w:rsidRPr="007310A7">
        <w:rPr>
          <w:b/>
          <w:color w:val="000000" w:themeColor="text1"/>
          <w:sz w:val="22"/>
          <w:szCs w:val="22"/>
        </w:rPr>
        <w:t>bekommen</w:t>
      </w:r>
      <w:r w:rsidRPr="007310A7">
        <w:rPr>
          <w:color w:val="000000" w:themeColor="text1"/>
          <w:sz w:val="22"/>
          <w:szCs w:val="22"/>
        </w:rPr>
        <w:t xml:space="preserve"> da hat sich (1) </w:t>
      </w:r>
      <w:r w:rsidRPr="007310A7">
        <w:rPr>
          <w:b/>
          <w:color w:val="000000" w:themeColor="text1"/>
          <w:sz w:val="22"/>
          <w:szCs w:val="22"/>
        </w:rPr>
        <w:t>prinzipiell</w:t>
      </w:r>
      <w:r w:rsidRPr="007310A7">
        <w:rPr>
          <w:color w:val="000000" w:themeColor="text1"/>
          <w:sz w:val="22"/>
          <w:szCs w:val="22"/>
        </w:rPr>
        <w:t xml:space="preserve"> ((spricht schneller)) einer meiner </w:t>
      </w:r>
      <w:r w:rsidRPr="007310A7">
        <w:rPr>
          <w:b/>
          <w:color w:val="000000" w:themeColor="text1"/>
          <w:sz w:val="22"/>
          <w:szCs w:val="22"/>
        </w:rPr>
        <w:t>besten</w:t>
      </w:r>
      <w:r w:rsidRPr="007310A7">
        <w:rPr>
          <w:color w:val="000000" w:themeColor="text1"/>
          <w:sz w:val="22"/>
          <w:szCs w:val="22"/>
        </w:rPr>
        <w:t xml:space="preserve"> Freunde </w:t>
      </w:r>
      <w:r w:rsidRPr="007310A7">
        <w:rPr>
          <w:b/>
          <w:color w:val="000000" w:themeColor="text1"/>
          <w:sz w:val="22"/>
          <w:szCs w:val="22"/>
        </w:rPr>
        <w:t>gegen</w:t>
      </w:r>
      <w:r w:rsidRPr="007310A7">
        <w:rPr>
          <w:color w:val="000000" w:themeColor="text1"/>
          <w:sz w:val="22"/>
          <w:szCs w:val="22"/>
        </w:rPr>
        <w:t xml:space="preserve"> mich gewannt (1) und mich teilweise, jeden=Tag (1) </w:t>
      </w:r>
      <w:r w:rsidRPr="007310A7">
        <w:rPr>
          <w:b/>
          <w:color w:val="000000" w:themeColor="text1"/>
          <w:sz w:val="22"/>
          <w:szCs w:val="22"/>
        </w:rPr>
        <w:t xml:space="preserve">verprügelt </w:t>
      </w:r>
      <w:r w:rsidRPr="007310A7">
        <w:rPr>
          <w:color w:val="000000" w:themeColor="text1"/>
          <w:sz w:val="22"/>
          <w:szCs w:val="22"/>
        </w:rPr>
        <w:t xml:space="preserve">das haben die Lehrer aber leider, nicht wirklich </w:t>
      </w:r>
      <w:r w:rsidRPr="007310A7">
        <w:rPr>
          <w:b/>
          <w:color w:val="000000" w:themeColor="text1"/>
          <w:sz w:val="22"/>
          <w:szCs w:val="22"/>
        </w:rPr>
        <w:t xml:space="preserve">mit bekommen </w:t>
      </w:r>
      <w:r w:rsidRPr="007310A7">
        <w:rPr>
          <w:color w:val="000000" w:themeColor="text1"/>
          <w:sz w:val="22"/>
          <w:szCs w:val="22"/>
        </w:rPr>
        <w:t xml:space="preserve">(1) da hat die Schule dann schon n bisschen (1) schleppend (1) </w:t>
      </w:r>
      <w:proofErr w:type="spellStart"/>
      <w:r w:rsidRPr="007310A7">
        <w:rPr>
          <w:b/>
          <w:color w:val="000000" w:themeColor="text1"/>
          <w:sz w:val="22"/>
          <w:szCs w:val="22"/>
        </w:rPr>
        <w:t>re:agiert</w:t>
      </w:r>
      <w:proofErr w:type="spellEnd"/>
      <w:r w:rsidRPr="007310A7">
        <w:rPr>
          <w:color w:val="000000" w:themeColor="text1"/>
          <w:sz w:val="22"/>
          <w:szCs w:val="22"/>
        </w:rPr>
        <w:t xml:space="preserve"> “</w:t>
      </w:r>
    </w:p>
    <w:p w14:paraId="6B885454" w14:textId="61AC8C63" w:rsidR="00631021" w:rsidRPr="007310A7" w:rsidRDefault="00631021" w:rsidP="00B86204">
      <w:pPr>
        <w:spacing w:line="360" w:lineRule="auto"/>
        <w:jc w:val="both"/>
        <w:rPr>
          <w:color w:val="000000" w:themeColor="text1"/>
        </w:rPr>
      </w:pPr>
      <w:r w:rsidRPr="007310A7">
        <w:rPr>
          <w:color w:val="000000" w:themeColor="text1"/>
        </w:rPr>
        <w:t xml:space="preserve">Hier wird einerseits deutlich, dass die Gewalterfahrung durch eine ihm </w:t>
      </w:r>
      <w:r w:rsidR="0020776B" w:rsidRPr="007310A7">
        <w:rPr>
          <w:color w:val="000000" w:themeColor="text1"/>
        </w:rPr>
        <w:t>nahestehende</w:t>
      </w:r>
      <w:r w:rsidRPr="007310A7">
        <w:rPr>
          <w:color w:val="000000" w:themeColor="text1"/>
        </w:rPr>
        <w:t xml:space="preserve"> Person für Alex besonders belastend ist. Dies ist auch vor dem Hintergrund zu verstehen, dass es in Alex‘ Geschichte wiederholt Personen aus seinem nahen Umfeld bzw. mit einer pädagogischen Verantwortung waren, die Gewalt </w:t>
      </w:r>
      <w:r w:rsidR="0020776B" w:rsidRPr="007310A7">
        <w:rPr>
          <w:color w:val="000000" w:themeColor="text1"/>
        </w:rPr>
        <w:t xml:space="preserve">und/oder Zwang </w:t>
      </w:r>
      <w:r w:rsidRPr="007310A7">
        <w:rPr>
          <w:color w:val="000000" w:themeColor="text1"/>
        </w:rPr>
        <w:t xml:space="preserve">gegen ihn ausgeübt haben. Auch die Darstellungsweise, mit der er weniger die körperliche Gewalt, sondern den Vertrauensbruch durch den Freund in den Mittelpunkt stellt, legt nahe, dass die Beziehungsebene hier für Alex zentral ist. Auf meine Nachfrage bezüglich der erlebten </w:t>
      </w:r>
      <w:r w:rsidR="0020776B" w:rsidRPr="007310A7">
        <w:rPr>
          <w:color w:val="000000" w:themeColor="text1"/>
        </w:rPr>
        <w:t xml:space="preserve">körperlichen </w:t>
      </w:r>
      <w:r w:rsidRPr="007310A7">
        <w:rPr>
          <w:color w:val="000000" w:themeColor="text1"/>
        </w:rPr>
        <w:t>Gewalt reagiert er ausweichend:</w:t>
      </w:r>
    </w:p>
    <w:p w14:paraId="7FB1B76B" w14:textId="77777777" w:rsidR="00631021" w:rsidRPr="007310A7" w:rsidRDefault="00631021" w:rsidP="005304DA">
      <w:pPr>
        <w:spacing w:before="240" w:after="240" w:line="360" w:lineRule="auto"/>
        <w:ind w:left="567" w:right="509"/>
        <w:jc w:val="both"/>
        <w:rPr>
          <w:color w:val="000000" w:themeColor="text1"/>
          <w:sz w:val="22"/>
          <w:szCs w:val="22"/>
        </w:rPr>
      </w:pPr>
      <w:r w:rsidRPr="007310A7">
        <w:rPr>
          <w:color w:val="000000" w:themeColor="text1"/>
          <w:sz w:val="22"/>
          <w:szCs w:val="22"/>
        </w:rPr>
        <w:t xml:space="preserve">„es gab </w:t>
      </w:r>
      <w:r w:rsidRPr="007310A7">
        <w:rPr>
          <w:b/>
          <w:color w:val="000000" w:themeColor="text1"/>
          <w:sz w:val="22"/>
          <w:szCs w:val="22"/>
        </w:rPr>
        <w:t>prinzipiell</w:t>
      </w:r>
      <w:r w:rsidRPr="007310A7">
        <w:rPr>
          <w:color w:val="000000" w:themeColor="text1"/>
          <w:sz w:val="22"/>
          <w:szCs w:val="22"/>
        </w:rPr>
        <w:t xml:space="preserve"> keine richtigen Vor- (1) a:ch ((lauter)) </w:t>
      </w:r>
      <w:r w:rsidRPr="007310A7">
        <w:rPr>
          <w:b/>
          <w:color w:val="000000" w:themeColor="text1"/>
          <w:sz w:val="22"/>
          <w:szCs w:val="22"/>
        </w:rPr>
        <w:t>ich MUSS MAL WAS</w:t>
      </w:r>
      <w:r w:rsidRPr="007310A7">
        <w:rPr>
          <w:color w:val="000000" w:themeColor="text1"/>
          <w:sz w:val="22"/>
          <w:szCs w:val="22"/>
        </w:rPr>
        <w:t xml:space="preserve"> </w:t>
      </w:r>
      <w:r w:rsidRPr="007310A7">
        <w:rPr>
          <w:b/>
          <w:color w:val="000000" w:themeColor="text1"/>
          <w:sz w:val="22"/>
          <w:szCs w:val="22"/>
        </w:rPr>
        <w:t xml:space="preserve">TRINKEN </w:t>
      </w:r>
      <w:r w:rsidRPr="007310A7">
        <w:rPr>
          <w:color w:val="000000" w:themeColor="text1"/>
          <w:sz w:val="22"/>
          <w:szCs w:val="22"/>
        </w:rPr>
        <w:t>((lachend))</w:t>
      </w:r>
      <w:r w:rsidRPr="007310A7">
        <w:rPr>
          <w:b/>
          <w:color w:val="000000" w:themeColor="text1"/>
          <w:sz w:val="22"/>
          <w:szCs w:val="22"/>
        </w:rPr>
        <w:t xml:space="preserve"> </w:t>
      </w:r>
      <w:r w:rsidRPr="007310A7">
        <w:rPr>
          <w:color w:val="000000" w:themeColor="text1"/>
          <w:sz w:val="22"/>
          <w:szCs w:val="22"/>
        </w:rPr>
        <w:t xml:space="preserve">ich hab gleich </w:t>
      </w:r>
      <w:r w:rsidRPr="007310A7">
        <w:rPr>
          <w:b/>
          <w:color w:val="000000" w:themeColor="text1"/>
          <w:sz w:val="22"/>
          <w:szCs w:val="22"/>
        </w:rPr>
        <w:t>keine</w:t>
      </w:r>
      <w:r w:rsidRPr="007310A7">
        <w:rPr>
          <w:color w:val="000000" w:themeColor="text1"/>
          <w:sz w:val="22"/>
          <w:szCs w:val="22"/>
        </w:rPr>
        <w:t xml:space="preserve"> </w:t>
      </w:r>
      <w:r w:rsidRPr="007310A7">
        <w:rPr>
          <w:b/>
          <w:color w:val="000000" w:themeColor="text1"/>
          <w:sz w:val="22"/>
          <w:szCs w:val="22"/>
        </w:rPr>
        <w:t>STIMME</w:t>
      </w:r>
      <w:r w:rsidRPr="007310A7">
        <w:rPr>
          <w:color w:val="000000" w:themeColor="text1"/>
          <w:sz w:val="22"/>
          <w:szCs w:val="22"/>
        </w:rPr>
        <w:t xml:space="preserve"> mehr //ja genau// ((rascheln, schlucken)) (4) </w:t>
      </w:r>
      <w:r w:rsidRPr="007310A7">
        <w:rPr>
          <w:b/>
          <w:color w:val="000000" w:themeColor="text1"/>
          <w:sz w:val="22"/>
          <w:szCs w:val="22"/>
        </w:rPr>
        <w:t>MOMENT</w:t>
      </w:r>
      <w:r w:rsidRPr="007310A7">
        <w:rPr>
          <w:color w:val="000000" w:themeColor="text1"/>
          <w:sz w:val="22"/>
          <w:szCs w:val="22"/>
        </w:rPr>
        <w:t xml:space="preserve"> (5) ja, </w:t>
      </w:r>
      <w:r w:rsidRPr="007310A7">
        <w:rPr>
          <w:b/>
          <w:color w:val="000000" w:themeColor="text1"/>
          <w:sz w:val="22"/>
          <w:szCs w:val="22"/>
        </w:rPr>
        <w:t>so</w:t>
      </w:r>
      <w:r w:rsidRPr="007310A7">
        <w:rPr>
          <w:color w:val="000000" w:themeColor="text1"/>
          <w:sz w:val="22"/>
          <w:szCs w:val="22"/>
        </w:rPr>
        <w:t xml:space="preserve"> (1) ((lacht)) es gab eigentlich keine richtigen </w:t>
      </w:r>
      <w:proofErr w:type="spellStart"/>
      <w:r w:rsidRPr="007310A7">
        <w:rPr>
          <w:b/>
          <w:color w:val="000000" w:themeColor="text1"/>
          <w:sz w:val="22"/>
          <w:szCs w:val="22"/>
        </w:rPr>
        <w:t>Vor</w:t>
      </w:r>
      <w:proofErr w:type="spellEnd"/>
      <w:r w:rsidRPr="007310A7">
        <w:rPr>
          <w:b/>
          <w:color w:val="000000" w:themeColor="text1"/>
          <w:sz w:val="22"/>
          <w:szCs w:val="22"/>
        </w:rPr>
        <w:t xml:space="preserve"> Zeichen </w:t>
      </w:r>
      <w:r w:rsidRPr="007310A7">
        <w:rPr>
          <w:color w:val="000000" w:themeColor="text1"/>
          <w:sz w:val="22"/>
          <w:szCs w:val="22"/>
        </w:rPr>
        <w:t>(2)</w:t>
      </w:r>
      <w:r w:rsidRPr="007310A7">
        <w:rPr>
          <w:b/>
          <w:color w:val="000000" w:themeColor="text1"/>
          <w:sz w:val="22"/>
          <w:szCs w:val="22"/>
        </w:rPr>
        <w:t xml:space="preserve"> </w:t>
      </w:r>
      <w:r w:rsidRPr="007310A7">
        <w:rPr>
          <w:color w:val="000000" w:themeColor="text1"/>
          <w:sz w:val="22"/>
          <w:szCs w:val="22"/>
        </w:rPr>
        <w:t xml:space="preserve">es </w:t>
      </w:r>
      <w:r w:rsidRPr="007310A7">
        <w:rPr>
          <w:b/>
          <w:color w:val="000000" w:themeColor="text1"/>
          <w:sz w:val="22"/>
          <w:szCs w:val="22"/>
        </w:rPr>
        <w:t xml:space="preserve">hat halt </w:t>
      </w:r>
      <w:r w:rsidRPr="007310A7">
        <w:rPr>
          <w:color w:val="000000" w:themeColor="text1"/>
          <w:sz w:val="22"/>
          <w:szCs w:val="22"/>
        </w:rPr>
        <w:t xml:space="preserve">auf </w:t>
      </w:r>
      <w:proofErr w:type="spellStart"/>
      <w:r w:rsidRPr="007310A7">
        <w:rPr>
          <w:b/>
          <w:color w:val="000000" w:themeColor="text1"/>
          <w:sz w:val="22"/>
          <w:szCs w:val="22"/>
        </w:rPr>
        <w:t>ein mal</w:t>
      </w:r>
      <w:proofErr w:type="spellEnd"/>
      <w:r w:rsidRPr="007310A7">
        <w:rPr>
          <w:b/>
          <w:color w:val="000000" w:themeColor="text1"/>
          <w:sz w:val="22"/>
          <w:szCs w:val="22"/>
        </w:rPr>
        <w:t xml:space="preserve"> angefangen </w:t>
      </w:r>
      <w:r w:rsidRPr="007310A7">
        <w:rPr>
          <w:color w:val="000000" w:themeColor="text1"/>
          <w:sz w:val="22"/>
          <w:szCs w:val="22"/>
        </w:rPr>
        <w:t>//</w:t>
      </w:r>
      <w:proofErr w:type="spellStart"/>
      <w:r w:rsidRPr="007310A7">
        <w:rPr>
          <w:color w:val="000000" w:themeColor="text1"/>
          <w:sz w:val="22"/>
          <w:szCs w:val="22"/>
        </w:rPr>
        <w:t>mhm</w:t>
      </w:r>
      <w:proofErr w:type="spellEnd"/>
      <w:r w:rsidRPr="007310A7">
        <w:rPr>
          <w:color w:val="000000" w:themeColor="text1"/>
          <w:sz w:val="22"/>
          <w:szCs w:val="22"/>
        </w:rPr>
        <w:t xml:space="preserve">// und es hat mich auch </w:t>
      </w:r>
      <w:r w:rsidRPr="007310A7">
        <w:rPr>
          <w:b/>
          <w:color w:val="000000" w:themeColor="text1"/>
          <w:sz w:val="22"/>
          <w:szCs w:val="22"/>
        </w:rPr>
        <w:t xml:space="preserve">komplett überrascht </w:t>
      </w:r>
      <w:r w:rsidRPr="007310A7">
        <w:rPr>
          <w:color w:val="000000" w:themeColor="text1"/>
          <w:sz w:val="22"/>
          <w:szCs w:val="22"/>
        </w:rPr>
        <w:t>(1) //</w:t>
      </w:r>
      <w:proofErr w:type="spellStart"/>
      <w:r w:rsidRPr="007310A7">
        <w:rPr>
          <w:color w:val="000000" w:themeColor="text1"/>
          <w:sz w:val="22"/>
          <w:szCs w:val="22"/>
        </w:rPr>
        <w:t>mhm</w:t>
      </w:r>
      <w:proofErr w:type="spellEnd"/>
      <w:r w:rsidRPr="007310A7">
        <w:rPr>
          <w:color w:val="000000" w:themeColor="text1"/>
          <w:sz w:val="22"/>
          <w:szCs w:val="22"/>
        </w:rPr>
        <w:t xml:space="preserve">// (4) </w:t>
      </w:r>
      <w:proofErr w:type="gramStart"/>
      <w:r w:rsidRPr="007310A7">
        <w:rPr>
          <w:color w:val="000000" w:themeColor="text1"/>
          <w:sz w:val="22"/>
          <w:szCs w:val="22"/>
        </w:rPr>
        <w:t>u:nd</w:t>
      </w:r>
      <w:proofErr w:type="gramEnd"/>
      <w:r w:rsidRPr="007310A7">
        <w:rPr>
          <w:color w:val="000000" w:themeColor="text1"/>
          <w:sz w:val="22"/>
          <w:szCs w:val="22"/>
        </w:rPr>
        <w:t xml:space="preserve">, ((leiser)) ich weiß bis jetzt </w:t>
      </w:r>
      <w:r w:rsidRPr="007310A7">
        <w:rPr>
          <w:b/>
          <w:color w:val="000000" w:themeColor="text1"/>
          <w:sz w:val="22"/>
          <w:szCs w:val="22"/>
        </w:rPr>
        <w:t>nicht wirklich</w:t>
      </w:r>
      <w:r w:rsidRPr="007310A7">
        <w:rPr>
          <w:color w:val="000000" w:themeColor="text1"/>
          <w:sz w:val="22"/>
          <w:szCs w:val="22"/>
        </w:rPr>
        <w:t xml:space="preserve"> woran=s gelegen hat //ja// (2) (ich hab auch) nie nachgefragt“</w:t>
      </w:r>
    </w:p>
    <w:p w14:paraId="42174FED" w14:textId="2BDAC1D5" w:rsidR="00631021" w:rsidRPr="007310A7" w:rsidRDefault="00631021" w:rsidP="004A70F0">
      <w:pPr>
        <w:spacing w:line="360" w:lineRule="auto"/>
        <w:jc w:val="both"/>
        <w:rPr>
          <w:color w:val="000000" w:themeColor="text1"/>
        </w:rPr>
      </w:pPr>
      <w:r w:rsidRPr="007310A7">
        <w:rPr>
          <w:color w:val="000000" w:themeColor="text1"/>
        </w:rPr>
        <w:lastRenderedPageBreak/>
        <w:t xml:space="preserve">In dieser Sequenz zeigen sich </w:t>
      </w:r>
      <w:r w:rsidR="0020776B" w:rsidRPr="007310A7">
        <w:rPr>
          <w:color w:val="000000" w:themeColor="text1"/>
        </w:rPr>
        <w:t xml:space="preserve">die bereits identifizierten Charakteristika </w:t>
      </w:r>
      <w:r w:rsidRPr="007310A7">
        <w:rPr>
          <w:color w:val="000000" w:themeColor="text1"/>
        </w:rPr>
        <w:t>von Alex‘ Umgang</w:t>
      </w:r>
      <w:r w:rsidR="0020776B" w:rsidRPr="007310A7">
        <w:rPr>
          <w:color w:val="000000" w:themeColor="text1"/>
        </w:rPr>
        <w:t>s-</w:t>
      </w:r>
      <w:r w:rsidRPr="007310A7">
        <w:rPr>
          <w:color w:val="000000" w:themeColor="text1"/>
        </w:rPr>
        <w:t xml:space="preserve"> und Bewältigungsstrategie in Bezug auf </w:t>
      </w:r>
      <w:r w:rsidR="0020776B" w:rsidRPr="007310A7">
        <w:rPr>
          <w:color w:val="000000" w:themeColor="text1"/>
        </w:rPr>
        <w:t xml:space="preserve">hochbelastende </w:t>
      </w:r>
      <w:r w:rsidRPr="007310A7">
        <w:rPr>
          <w:color w:val="000000" w:themeColor="text1"/>
        </w:rPr>
        <w:t>Erle</w:t>
      </w:r>
      <w:r w:rsidR="0020776B" w:rsidRPr="007310A7">
        <w:rPr>
          <w:color w:val="000000" w:themeColor="text1"/>
        </w:rPr>
        <w:t>bnisse</w:t>
      </w:r>
      <w:r w:rsidRPr="007310A7">
        <w:rPr>
          <w:color w:val="000000" w:themeColor="text1"/>
        </w:rPr>
        <w:t xml:space="preserve">: Zunächst antwortet er argumentierend und analytisch. Dies lässt sich als Versuch das Unbegreifbare zumindest rational begreifbar zu machen verstehen. Gleichzeitig deutet er damit an, dass es für ihn möglich gewesen wäre Vorzeichen zu erkennen und die Gewalt zu verhindern. </w:t>
      </w:r>
      <w:r w:rsidR="0020776B" w:rsidRPr="007310A7">
        <w:rPr>
          <w:color w:val="000000" w:themeColor="text1"/>
        </w:rPr>
        <w:t xml:space="preserve">Damit schreibt er sich selbst Verantwortung für die erfahrene Gewalt zu. </w:t>
      </w:r>
      <w:r w:rsidRPr="007310A7">
        <w:rPr>
          <w:color w:val="000000" w:themeColor="text1"/>
        </w:rPr>
        <w:t xml:space="preserve">Daraufhin entsteht der einzige Moment im Interview, wo Alex </w:t>
      </w:r>
      <w:r w:rsidR="0020776B" w:rsidRPr="007310A7">
        <w:rPr>
          <w:color w:val="000000" w:themeColor="text1"/>
        </w:rPr>
        <w:t xml:space="preserve">ein </w:t>
      </w:r>
      <w:r w:rsidRPr="007310A7">
        <w:rPr>
          <w:color w:val="000000" w:themeColor="text1"/>
        </w:rPr>
        <w:t>körperliche</w:t>
      </w:r>
      <w:r w:rsidR="0020776B" w:rsidRPr="007310A7">
        <w:rPr>
          <w:color w:val="000000" w:themeColor="text1"/>
        </w:rPr>
        <w:t>s</w:t>
      </w:r>
      <w:r w:rsidRPr="007310A7">
        <w:rPr>
          <w:color w:val="000000" w:themeColor="text1"/>
        </w:rPr>
        <w:t xml:space="preserve"> Bedürfnis</w:t>
      </w:r>
      <w:r w:rsidR="0020776B" w:rsidRPr="007310A7">
        <w:rPr>
          <w:color w:val="000000" w:themeColor="text1"/>
        </w:rPr>
        <w:t xml:space="preserve"> – hier etwas zu trinken –</w:t>
      </w:r>
      <w:r w:rsidRPr="007310A7">
        <w:rPr>
          <w:color w:val="000000" w:themeColor="text1"/>
        </w:rPr>
        <w:t xml:space="preserve"> thematisiert bzw. sein Körper ganz konkret in den Interviewverlauf eingreift. Diese </w:t>
      </w:r>
      <w:proofErr w:type="spellStart"/>
      <w:r w:rsidRPr="007310A7">
        <w:rPr>
          <w:color w:val="000000" w:themeColor="text1"/>
        </w:rPr>
        <w:t>Verwiesenheit</w:t>
      </w:r>
      <w:proofErr w:type="spellEnd"/>
      <w:r w:rsidRPr="007310A7">
        <w:rPr>
          <w:color w:val="000000" w:themeColor="text1"/>
        </w:rPr>
        <w:t xml:space="preserve"> auf das Körperlich-Leibliche, die auch als Moment des </w:t>
      </w:r>
      <w:r w:rsidR="0020776B" w:rsidRPr="007310A7">
        <w:rPr>
          <w:color w:val="000000" w:themeColor="text1"/>
        </w:rPr>
        <w:t xml:space="preserve">potentiell </w:t>
      </w:r>
      <w:r w:rsidRPr="007310A7">
        <w:rPr>
          <w:color w:val="000000" w:themeColor="text1"/>
        </w:rPr>
        <w:t>Überwältigt</w:t>
      </w:r>
      <w:r w:rsidR="0020776B" w:rsidRPr="007310A7">
        <w:rPr>
          <w:color w:val="000000" w:themeColor="text1"/>
        </w:rPr>
        <w:t>-</w:t>
      </w:r>
      <w:r w:rsidRPr="007310A7">
        <w:rPr>
          <w:color w:val="000000" w:themeColor="text1"/>
        </w:rPr>
        <w:t xml:space="preserve">Seins in Anbetracht des Erinnerten interpretiert werden kann, versucht Alex sprachlich wieder einzuholen und kontrollierbar zu machen. </w:t>
      </w:r>
      <w:r w:rsidR="0020776B" w:rsidRPr="007310A7">
        <w:rPr>
          <w:color w:val="000000" w:themeColor="text1"/>
        </w:rPr>
        <w:t xml:space="preserve">Ebenfalls verdeutlicht sein hier mehrfaches </w:t>
      </w:r>
      <w:r w:rsidRPr="007310A7">
        <w:rPr>
          <w:color w:val="000000" w:themeColor="text1"/>
        </w:rPr>
        <w:t xml:space="preserve">Lachen </w:t>
      </w:r>
      <w:r w:rsidR="00AC23A1" w:rsidRPr="007310A7">
        <w:rPr>
          <w:color w:val="000000" w:themeColor="text1"/>
        </w:rPr>
        <w:t xml:space="preserve">die bereits skizzierte </w:t>
      </w:r>
      <w:r w:rsidR="0020776B" w:rsidRPr="007310A7">
        <w:rPr>
          <w:color w:val="000000" w:themeColor="text1"/>
        </w:rPr>
        <w:t xml:space="preserve">a.e. dissoziativ bedingte </w:t>
      </w:r>
      <w:r w:rsidR="00AC23A1" w:rsidRPr="007310A7">
        <w:rPr>
          <w:color w:val="000000" w:themeColor="text1"/>
        </w:rPr>
        <w:t>Umgangsweise mit den t</w:t>
      </w:r>
      <w:r w:rsidRPr="007310A7">
        <w:rPr>
          <w:color w:val="000000" w:themeColor="text1"/>
        </w:rPr>
        <w:t>raumatische</w:t>
      </w:r>
      <w:r w:rsidR="0020776B" w:rsidRPr="007310A7">
        <w:rPr>
          <w:color w:val="000000" w:themeColor="text1"/>
        </w:rPr>
        <w:t>n</w:t>
      </w:r>
      <w:r w:rsidR="00AC23A1" w:rsidRPr="007310A7">
        <w:rPr>
          <w:color w:val="000000" w:themeColor="text1"/>
        </w:rPr>
        <w:t xml:space="preserve"> Erfahrungen</w:t>
      </w:r>
      <w:r w:rsidRPr="007310A7">
        <w:rPr>
          <w:color w:val="000000" w:themeColor="text1"/>
        </w:rPr>
        <w:t>.</w:t>
      </w:r>
      <w:r w:rsidRPr="007310A7">
        <w:rPr>
          <w:rStyle w:val="Funotenzeichen"/>
          <w:color w:val="000000" w:themeColor="text1"/>
        </w:rPr>
        <w:footnoteReference w:id="202"/>
      </w:r>
      <w:r w:rsidRPr="007310A7">
        <w:rPr>
          <w:color w:val="000000" w:themeColor="text1"/>
        </w:rPr>
        <w:t xml:space="preserve"> Auf Nachfrage, ob er mit jemandem an der Schule über diese Erlebnisse gesprochen habe, verneint Alex. Auf weitere Nachfrage antwortet er:</w:t>
      </w:r>
    </w:p>
    <w:p w14:paraId="321CD0C9" w14:textId="57EB6067" w:rsidR="00631021" w:rsidRPr="007310A7" w:rsidRDefault="00631021" w:rsidP="005304DA">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„((langes seufzen)) höchstwahrscheinlich mit meinem Psychologen aber, er sagt meistens so ich </w:t>
      </w:r>
      <w:proofErr w:type="gramStart"/>
      <w:r w:rsidRPr="007310A7">
        <w:rPr>
          <w:rFonts w:eastAsia="Monospaced" w:cs="Monospaced"/>
          <w:color w:val="000000" w:themeColor="text1"/>
          <w:sz w:val="22"/>
          <w:szCs w:val="22"/>
        </w:rPr>
        <w:t>hab</w:t>
      </w:r>
      <w:proofErr w:type="gramEnd"/>
      <w:r w:rsidRPr="007310A7">
        <w:rPr>
          <w:rFonts w:eastAsia="Monospaced" w:cs="Monospaced"/>
          <w:color w:val="000000" w:themeColor="text1"/>
          <w:sz w:val="22"/>
          <w:szCs w:val="22"/>
        </w:rPr>
        <w:t xml:space="preserve"> so=n großen </w:t>
      </w:r>
      <w:r w:rsidRPr="007310A7">
        <w:rPr>
          <w:rFonts w:eastAsia="Monospaced" w:cs="Monospaced"/>
          <w:b/>
          <w:color w:val="000000" w:themeColor="text1"/>
          <w:sz w:val="22"/>
          <w:szCs w:val="22"/>
        </w:rPr>
        <w:t>Schutz wall</w:t>
      </w:r>
      <w:r w:rsidRPr="007310A7">
        <w:rPr>
          <w:rFonts w:eastAsia="Monospaced" w:cs="Monospaced"/>
          <w:color w:val="000000" w:themeColor="text1"/>
          <w:sz w:val="22"/>
          <w:szCs w:val="22"/>
        </w:rPr>
        <w:t xml:space="preserve"> entwickelt (1) wo des Meiste einfach spurlos abprallt“</w:t>
      </w:r>
    </w:p>
    <w:p w14:paraId="27FD1AC7" w14:textId="77777777" w:rsidR="00631021" w:rsidRPr="007310A7" w:rsidRDefault="00631021" w:rsidP="00631021">
      <w:pPr>
        <w:jc w:val="both"/>
        <w:rPr>
          <w:color w:val="000000" w:themeColor="text1"/>
        </w:rPr>
      </w:pPr>
      <w:r w:rsidRPr="007310A7">
        <w:rPr>
          <w:color w:val="000000" w:themeColor="text1"/>
        </w:rPr>
        <w:t>In einer Sequenz kurz darauf fährt er fort:</w:t>
      </w:r>
    </w:p>
    <w:p w14:paraId="33F90F5F" w14:textId="61D27845" w:rsidR="00631021" w:rsidRPr="007310A7" w:rsidRDefault="00631021" w:rsidP="005304DA">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„aber mit- Mo-, gegen </w:t>
      </w:r>
      <w:r w:rsidRPr="007310A7">
        <w:rPr>
          <w:rFonts w:eastAsia="Monospaced" w:cs="Monospaced"/>
          <w:b/>
          <w:color w:val="000000" w:themeColor="text1"/>
          <w:sz w:val="22"/>
          <w:szCs w:val="22"/>
        </w:rPr>
        <w:t>Mobbing</w:t>
      </w:r>
      <w:r w:rsidRPr="007310A7">
        <w:rPr>
          <w:rFonts w:eastAsia="Monospaced" w:cs="Monospaced"/>
          <w:color w:val="000000" w:themeColor="text1"/>
          <w:sz w:val="22"/>
          <w:szCs w:val="22"/>
        </w:rPr>
        <w:t xml:space="preserve"> können halt auch die </w:t>
      </w:r>
      <w:proofErr w:type="spellStart"/>
      <w:proofErr w:type="gramStart"/>
      <w:r w:rsidRPr="007310A7">
        <w:rPr>
          <w:rFonts w:eastAsia="Monospaced" w:cs="Monospaced"/>
          <w:b/>
          <w:color w:val="000000" w:themeColor="text1"/>
          <w:sz w:val="22"/>
          <w:szCs w:val="22"/>
        </w:rPr>
        <w:t>Psycholo:gen</w:t>
      </w:r>
      <w:proofErr w:type="spellEnd"/>
      <w:proofErr w:type="gramEnd"/>
      <w:r w:rsidRPr="007310A7">
        <w:rPr>
          <w:rFonts w:eastAsia="Monospaced" w:cs="Monospaced"/>
          <w:color w:val="000000" w:themeColor="text1"/>
          <w:sz w:val="22"/>
          <w:szCs w:val="22"/>
        </w:rPr>
        <w:t xml:space="preserve"> nichts unternehmen (1) man spricht zwar bisschen darüber wie man sich </w:t>
      </w:r>
      <w:proofErr w:type="spellStart"/>
      <w:r w:rsidRPr="007310A7">
        <w:rPr>
          <w:rFonts w:eastAsia="Monospaced" w:cs="Monospaced"/>
          <w:color w:val="000000" w:themeColor="text1"/>
          <w:sz w:val="22"/>
          <w:szCs w:val="22"/>
        </w:rPr>
        <w:t>stä:rken</w:t>
      </w:r>
      <w:proofErr w:type="spellEnd"/>
      <w:r w:rsidRPr="007310A7">
        <w:rPr>
          <w:rFonts w:eastAsia="Monospaced" w:cs="Monospaced"/>
          <w:color w:val="000000" w:themeColor="text1"/>
          <w:sz w:val="22"/>
          <w:szCs w:val="22"/>
        </w:rPr>
        <w:t xml:space="preserve"> kann (1) //</w:t>
      </w:r>
      <w:proofErr w:type="spellStart"/>
      <w:r w:rsidRPr="007310A7">
        <w:rPr>
          <w:rFonts w:eastAsia="Monospaced" w:cs="Monospaced"/>
          <w:color w:val="000000" w:themeColor="text1"/>
          <w:sz w:val="22"/>
          <w:szCs w:val="22"/>
        </w:rPr>
        <w:t>mhh</w:t>
      </w:r>
      <w:proofErr w:type="spellEnd"/>
      <w:r w:rsidRPr="007310A7">
        <w:rPr>
          <w:rFonts w:eastAsia="Monospaced" w:cs="Monospaced"/>
          <w:color w:val="000000" w:themeColor="text1"/>
          <w:sz w:val="22"/>
          <w:szCs w:val="22"/>
        </w:rPr>
        <w:t xml:space="preserve">// (2) aber </w:t>
      </w:r>
      <w:r w:rsidRPr="007310A7">
        <w:rPr>
          <w:rFonts w:eastAsia="Monospaced" w:cs="Monospaced"/>
          <w:b/>
          <w:color w:val="000000" w:themeColor="text1"/>
          <w:sz w:val="22"/>
          <w:szCs w:val="22"/>
        </w:rPr>
        <w:t>bringen</w:t>
      </w:r>
      <w:r w:rsidRPr="007310A7">
        <w:rPr>
          <w:rFonts w:eastAsia="Monospaced" w:cs="Monospaced"/>
          <w:color w:val="000000" w:themeColor="text1"/>
          <w:sz w:val="22"/>
          <w:szCs w:val="22"/>
        </w:rPr>
        <w:t xml:space="preserve"> tut=s halt auch nicht“</w:t>
      </w:r>
    </w:p>
    <w:p w14:paraId="58DAD31B" w14:textId="64AFA4EC" w:rsidR="00631021" w:rsidRPr="007310A7" w:rsidRDefault="00631021" w:rsidP="004A70F0">
      <w:pPr>
        <w:spacing w:line="360" w:lineRule="auto"/>
        <w:jc w:val="both"/>
        <w:rPr>
          <w:color w:val="000000" w:themeColor="text1"/>
        </w:rPr>
      </w:pPr>
      <w:r w:rsidRPr="007310A7">
        <w:rPr>
          <w:color w:val="000000" w:themeColor="text1"/>
        </w:rPr>
        <w:t xml:space="preserve">Beide Sequenzen machen deutlich, dass Alex Psycholog*innen zwar als </w:t>
      </w:r>
      <w:r w:rsidR="00C54FA0" w:rsidRPr="007310A7">
        <w:rPr>
          <w:color w:val="000000" w:themeColor="text1"/>
        </w:rPr>
        <w:t xml:space="preserve">verfügbare </w:t>
      </w:r>
      <w:r w:rsidRPr="007310A7">
        <w:rPr>
          <w:color w:val="000000" w:themeColor="text1"/>
        </w:rPr>
        <w:t xml:space="preserve">Gesprächspersonen erlebt, das Sprechen selbst jedoch als wenig hilfreich. Gleichzeitig entschuldigt und schützt er diese gewissermaßen auch vor Kritik – seiner </w:t>
      </w:r>
      <w:r w:rsidRPr="007310A7">
        <w:rPr>
          <w:color w:val="000000" w:themeColor="text1"/>
        </w:rPr>
        <w:lastRenderedPageBreak/>
        <w:t>und potentiell auch meiner – in dem er feststellt, dass diese ohnehin nichts gegen die Gewalt, der er ausgesetzt war, hätten tun können.</w:t>
      </w:r>
    </w:p>
    <w:p w14:paraId="5DE1AA51" w14:textId="4D418051" w:rsidR="00631021" w:rsidRPr="007310A7" w:rsidRDefault="00631021" w:rsidP="004A70F0">
      <w:pPr>
        <w:spacing w:line="360" w:lineRule="auto"/>
        <w:jc w:val="both"/>
        <w:rPr>
          <w:color w:val="000000" w:themeColor="text1"/>
        </w:rPr>
      </w:pPr>
      <w:r w:rsidRPr="007310A7">
        <w:rPr>
          <w:color w:val="000000" w:themeColor="text1"/>
        </w:rPr>
        <w:t xml:space="preserve">Auch seine damaligen Lehrer*innen nimmt er erneut in Schutz, indem er ihr ausbleibendes Eingreifen zumindest indirekt damit begründet, dass diese von der Gewalt nichts mitbekommen hätten. Gleichzeitig gibt er sich selbst dafür die Verantwortung: „aber ich hab mich halt auch </w:t>
      </w:r>
      <w:proofErr w:type="spellStart"/>
      <w:proofErr w:type="gramStart"/>
      <w:r w:rsidRPr="007310A7">
        <w:rPr>
          <w:b/>
          <w:color w:val="000000" w:themeColor="text1"/>
        </w:rPr>
        <w:t>ni:e</w:t>
      </w:r>
      <w:proofErr w:type="spellEnd"/>
      <w:proofErr w:type="gramEnd"/>
      <w:r w:rsidRPr="007310A7">
        <w:rPr>
          <w:color w:val="000000" w:themeColor="text1"/>
        </w:rPr>
        <w:t xml:space="preserve"> getraut was zu </w:t>
      </w:r>
      <w:proofErr w:type="spellStart"/>
      <w:r w:rsidRPr="007310A7">
        <w:rPr>
          <w:b/>
          <w:color w:val="000000" w:themeColor="text1"/>
        </w:rPr>
        <w:t>sa:gen</w:t>
      </w:r>
      <w:proofErr w:type="spellEnd"/>
      <w:r w:rsidRPr="007310A7">
        <w:rPr>
          <w:color w:val="000000" w:themeColor="text1"/>
        </w:rPr>
        <w:t xml:space="preserve">“. Alex‘ Entlastung seiner Lehrer*innen lässt sich auch vor dem Hintergrund seiner frühen Erfahrungen mit </w:t>
      </w:r>
      <w:r w:rsidR="00C54FA0" w:rsidRPr="007310A7">
        <w:rPr>
          <w:color w:val="000000" w:themeColor="text1"/>
        </w:rPr>
        <w:t xml:space="preserve">grenzverletzenden Pädagoginnen </w:t>
      </w:r>
      <w:r w:rsidRPr="007310A7">
        <w:rPr>
          <w:color w:val="000000" w:themeColor="text1"/>
        </w:rPr>
        <w:t xml:space="preserve">in seiner Kindergarten- und Grundschulzeit erklären. Dies zeigt sich auch in der </w:t>
      </w:r>
      <w:r w:rsidR="00C54FA0" w:rsidRPr="007310A7">
        <w:rPr>
          <w:color w:val="000000" w:themeColor="text1"/>
        </w:rPr>
        <w:t>folgenden Sequenz:</w:t>
      </w:r>
    </w:p>
    <w:p w14:paraId="538855E9" w14:textId="159B0D09" w:rsidR="00631021" w:rsidRPr="007310A7" w:rsidRDefault="00631021" w:rsidP="005304DA">
      <w:pPr>
        <w:spacing w:before="240" w:after="240" w:line="360" w:lineRule="auto"/>
        <w:ind w:left="567" w:right="509"/>
        <w:jc w:val="both"/>
        <w:rPr>
          <w:b/>
          <w:color w:val="000000" w:themeColor="text1"/>
          <w:sz w:val="22"/>
          <w:szCs w:val="22"/>
        </w:rPr>
      </w:pPr>
      <w:r w:rsidRPr="007310A7">
        <w:rPr>
          <w:color w:val="000000" w:themeColor="text1"/>
          <w:sz w:val="22"/>
          <w:szCs w:val="22"/>
        </w:rPr>
        <w:t xml:space="preserve">„also=ab=da:, hatte ich eigentlich wirklich nur=noch </w:t>
      </w:r>
      <w:proofErr w:type="spellStart"/>
      <w:r w:rsidRPr="007310A7">
        <w:rPr>
          <w:b/>
          <w:color w:val="000000" w:themeColor="text1"/>
          <w:sz w:val="22"/>
          <w:szCs w:val="22"/>
        </w:rPr>
        <w:t>gu:te</w:t>
      </w:r>
      <w:proofErr w:type="spellEnd"/>
      <w:r w:rsidRPr="007310A7">
        <w:rPr>
          <w:b/>
          <w:color w:val="000000" w:themeColor="text1"/>
          <w:sz w:val="22"/>
          <w:szCs w:val="22"/>
        </w:rPr>
        <w:t xml:space="preserve"> </w:t>
      </w:r>
      <w:proofErr w:type="spellStart"/>
      <w:r w:rsidRPr="007310A7">
        <w:rPr>
          <w:b/>
          <w:color w:val="000000" w:themeColor="text1"/>
          <w:sz w:val="22"/>
          <w:szCs w:val="22"/>
        </w:rPr>
        <w:t>Le:hrer</w:t>
      </w:r>
      <w:proofErr w:type="spellEnd"/>
      <w:r w:rsidRPr="007310A7">
        <w:rPr>
          <w:color w:val="000000" w:themeColor="text1"/>
          <w:sz w:val="22"/>
          <w:szCs w:val="22"/>
        </w:rPr>
        <w:t xml:space="preserve"> (1) </w:t>
      </w:r>
      <w:proofErr w:type="spellStart"/>
      <w:r w:rsidRPr="007310A7">
        <w:rPr>
          <w:color w:val="000000" w:themeColor="text1"/>
          <w:sz w:val="22"/>
          <w:szCs w:val="22"/>
        </w:rPr>
        <w:t>di:e</w:t>
      </w:r>
      <w:proofErr w:type="spellEnd"/>
      <w:r w:rsidRPr="007310A7">
        <w:rPr>
          <w:color w:val="000000" w:themeColor="text1"/>
          <w:sz w:val="22"/>
          <w:szCs w:val="22"/>
        </w:rPr>
        <w:t xml:space="preserve"> </w:t>
      </w:r>
      <w:r w:rsidRPr="007310A7">
        <w:rPr>
          <w:b/>
          <w:color w:val="000000" w:themeColor="text1"/>
          <w:sz w:val="22"/>
          <w:szCs w:val="22"/>
        </w:rPr>
        <w:t>aufgepasst</w:t>
      </w:r>
      <w:r w:rsidRPr="007310A7">
        <w:rPr>
          <w:color w:val="000000" w:themeColor="text1"/>
          <w:sz w:val="22"/>
          <w:szCs w:val="22"/>
        </w:rPr>
        <w:t xml:space="preserve"> </w:t>
      </w:r>
      <w:r w:rsidRPr="007310A7">
        <w:rPr>
          <w:b/>
          <w:color w:val="000000" w:themeColor="text1"/>
          <w:sz w:val="22"/>
          <w:szCs w:val="22"/>
        </w:rPr>
        <w:t>haben</w:t>
      </w:r>
      <w:r w:rsidRPr="007310A7">
        <w:rPr>
          <w:color w:val="000000" w:themeColor="text1"/>
          <w:sz w:val="22"/>
          <w:szCs w:val="22"/>
        </w:rPr>
        <w:t xml:space="preserve"> (2) also=</w:t>
      </w:r>
      <w:proofErr w:type="spellStart"/>
      <w:r w:rsidRPr="007310A7">
        <w:rPr>
          <w:color w:val="000000" w:themeColor="text1"/>
          <w:sz w:val="22"/>
          <w:szCs w:val="22"/>
        </w:rPr>
        <w:t>ve</w:t>
      </w:r>
      <w:proofErr w:type="spellEnd"/>
      <w:r w:rsidRPr="007310A7">
        <w:rPr>
          <w:color w:val="000000" w:themeColor="text1"/>
          <w:sz w:val="22"/>
          <w:szCs w:val="22"/>
        </w:rPr>
        <w:t xml:space="preserve">- </w:t>
      </w:r>
      <w:r w:rsidRPr="007310A7">
        <w:rPr>
          <w:b/>
          <w:color w:val="000000" w:themeColor="text1"/>
          <w:sz w:val="22"/>
          <w:szCs w:val="22"/>
        </w:rPr>
        <w:t>prinzipiell</w:t>
      </w:r>
      <w:r w:rsidRPr="007310A7">
        <w:rPr>
          <w:color w:val="000000" w:themeColor="text1"/>
          <w:sz w:val="22"/>
          <w:szCs w:val="22"/>
        </w:rPr>
        <w:t xml:space="preserve"> war=s ab der </w:t>
      </w:r>
      <w:proofErr w:type="spellStart"/>
      <w:r w:rsidRPr="007310A7">
        <w:rPr>
          <w:b/>
          <w:color w:val="000000" w:themeColor="text1"/>
          <w:sz w:val="22"/>
          <w:szCs w:val="22"/>
        </w:rPr>
        <w:t>vie:rte:n</w:t>
      </w:r>
      <w:proofErr w:type="spellEnd"/>
      <w:r w:rsidRPr="007310A7">
        <w:rPr>
          <w:color w:val="000000" w:themeColor="text1"/>
          <w:sz w:val="22"/>
          <w:szCs w:val="22"/>
        </w:rPr>
        <w:t xml:space="preserve">, eigentlich fast jeder Lehrer (1) </w:t>
      </w:r>
      <w:proofErr w:type="spellStart"/>
      <w:r w:rsidRPr="007310A7">
        <w:rPr>
          <w:color w:val="000000" w:themeColor="text1"/>
          <w:sz w:val="22"/>
          <w:szCs w:val="22"/>
        </w:rPr>
        <w:t>de:r</w:t>
      </w:r>
      <w:proofErr w:type="spellEnd"/>
      <w:r w:rsidRPr="007310A7">
        <w:rPr>
          <w:color w:val="000000" w:themeColor="text1"/>
          <w:sz w:val="22"/>
          <w:szCs w:val="22"/>
        </w:rPr>
        <w:t xml:space="preserve"> (2) </w:t>
      </w:r>
      <w:proofErr w:type="spellStart"/>
      <w:r w:rsidRPr="007310A7">
        <w:rPr>
          <w:color w:val="000000" w:themeColor="text1"/>
          <w:sz w:val="22"/>
          <w:szCs w:val="22"/>
        </w:rPr>
        <w:t>scho:n</w:t>
      </w:r>
      <w:proofErr w:type="spellEnd"/>
      <w:r w:rsidRPr="007310A7">
        <w:rPr>
          <w:color w:val="000000" w:themeColor="text1"/>
          <w:sz w:val="22"/>
          <w:szCs w:val="22"/>
        </w:rPr>
        <w:t xml:space="preserve">, ä:h (1) </w:t>
      </w:r>
      <w:r w:rsidRPr="007310A7">
        <w:rPr>
          <w:b/>
          <w:color w:val="000000" w:themeColor="text1"/>
          <w:sz w:val="22"/>
          <w:szCs w:val="22"/>
        </w:rPr>
        <w:t xml:space="preserve">auf gepasst hat </w:t>
      </w:r>
      <w:r w:rsidRPr="007310A7">
        <w:rPr>
          <w:color w:val="000000" w:themeColor="text1"/>
          <w:sz w:val="22"/>
          <w:szCs w:val="22"/>
        </w:rPr>
        <w:t>oder=</w:t>
      </w:r>
      <w:proofErr w:type="spellStart"/>
      <w:r w:rsidRPr="007310A7">
        <w:rPr>
          <w:color w:val="000000" w:themeColor="text1"/>
          <w:sz w:val="22"/>
          <w:szCs w:val="22"/>
        </w:rPr>
        <w:t>sch</w:t>
      </w:r>
      <w:proofErr w:type="spellEnd"/>
      <w:r w:rsidRPr="007310A7">
        <w:rPr>
          <w:color w:val="000000" w:themeColor="text1"/>
          <w:sz w:val="22"/>
          <w:szCs w:val="22"/>
        </w:rPr>
        <w:t xml:space="preserve"> relativ nett zu einem war //</w:t>
      </w:r>
      <w:proofErr w:type="spellStart"/>
      <w:r w:rsidRPr="007310A7">
        <w:rPr>
          <w:color w:val="000000" w:themeColor="text1"/>
          <w:sz w:val="22"/>
          <w:szCs w:val="22"/>
        </w:rPr>
        <w:t>mhm</w:t>
      </w:r>
      <w:proofErr w:type="spellEnd"/>
      <w:r w:rsidRPr="007310A7">
        <w:rPr>
          <w:color w:val="000000" w:themeColor="text1"/>
          <w:sz w:val="22"/>
          <w:szCs w:val="22"/>
        </w:rPr>
        <w:t xml:space="preserve">// weil=jeder=Lehrer=kennt=ja die </w:t>
      </w:r>
      <w:r w:rsidRPr="007310A7">
        <w:rPr>
          <w:b/>
          <w:color w:val="000000" w:themeColor="text1"/>
          <w:sz w:val="22"/>
          <w:szCs w:val="22"/>
        </w:rPr>
        <w:t xml:space="preserve">Geschichte: </w:t>
      </w:r>
      <w:r w:rsidRPr="007310A7">
        <w:rPr>
          <w:color w:val="000000" w:themeColor="text1"/>
          <w:sz w:val="22"/>
          <w:szCs w:val="22"/>
        </w:rPr>
        <w:t xml:space="preserve">(1) ((schneller, leiser)) </w:t>
      </w:r>
      <w:proofErr w:type="spellStart"/>
      <w:r w:rsidRPr="007310A7">
        <w:rPr>
          <w:color w:val="000000" w:themeColor="text1"/>
          <w:sz w:val="22"/>
          <w:szCs w:val="22"/>
        </w:rPr>
        <w:t>is</w:t>
      </w:r>
      <w:proofErr w:type="spellEnd"/>
      <w:r w:rsidRPr="007310A7">
        <w:rPr>
          <w:color w:val="000000" w:themeColor="text1"/>
          <w:sz w:val="22"/>
          <w:szCs w:val="22"/>
        </w:rPr>
        <w:t xml:space="preserve"> ja auch </w:t>
      </w:r>
      <w:proofErr w:type="spellStart"/>
      <w:r w:rsidRPr="007310A7">
        <w:rPr>
          <w:color w:val="000000" w:themeColor="text1"/>
          <w:sz w:val="22"/>
          <w:szCs w:val="22"/>
        </w:rPr>
        <w:t>nich</w:t>
      </w:r>
      <w:proofErr w:type="spellEnd"/>
      <w:r w:rsidRPr="007310A7">
        <w:rPr>
          <w:color w:val="000000" w:themeColor="text1"/>
          <w:sz w:val="22"/>
          <w:szCs w:val="22"/>
        </w:rPr>
        <w:t xml:space="preserve"> find ich jetzt=selbstverständlich, das die Lehrer, so </w:t>
      </w:r>
      <w:r w:rsidRPr="007310A7">
        <w:rPr>
          <w:b/>
          <w:color w:val="000000" w:themeColor="text1"/>
          <w:sz w:val="22"/>
          <w:szCs w:val="22"/>
        </w:rPr>
        <w:t xml:space="preserve">positiv darauf reagieren </w:t>
      </w:r>
      <w:r w:rsidRPr="007310A7">
        <w:rPr>
          <w:color w:val="000000" w:themeColor="text1"/>
          <w:sz w:val="22"/>
          <w:szCs w:val="22"/>
        </w:rPr>
        <w:t xml:space="preserve">(3) weil wie in di-, der </w:t>
      </w:r>
      <w:proofErr w:type="spellStart"/>
      <w:r w:rsidRPr="007310A7">
        <w:rPr>
          <w:color w:val="000000" w:themeColor="text1"/>
          <w:sz w:val="22"/>
          <w:szCs w:val="22"/>
        </w:rPr>
        <w:t>erste:n</w:t>
      </w:r>
      <w:proofErr w:type="spellEnd"/>
      <w:r w:rsidRPr="007310A7">
        <w:rPr>
          <w:color w:val="000000" w:themeColor="text1"/>
          <w:sz w:val="22"/>
          <w:szCs w:val="22"/>
        </w:rPr>
        <w:t xml:space="preserve">, oder zweiten Klasse hätte es auch </w:t>
      </w:r>
      <w:r w:rsidRPr="007310A7">
        <w:rPr>
          <w:b/>
          <w:color w:val="000000" w:themeColor="text1"/>
          <w:sz w:val="22"/>
          <w:szCs w:val="22"/>
        </w:rPr>
        <w:t>so:</w:t>
      </w:r>
      <w:r w:rsidRPr="007310A7">
        <w:rPr>
          <w:color w:val="000000" w:themeColor="text1"/>
          <w:sz w:val="22"/>
          <w:szCs w:val="22"/>
        </w:rPr>
        <w:t xml:space="preserve"> </w:t>
      </w:r>
      <w:r w:rsidRPr="007310A7">
        <w:rPr>
          <w:b/>
          <w:color w:val="000000" w:themeColor="text1"/>
          <w:sz w:val="22"/>
          <w:szCs w:val="22"/>
        </w:rPr>
        <w:t>kommen können</w:t>
      </w:r>
      <w:r w:rsidRPr="007310A7">
        <w:rPr>
          <w:color w:val="000000" w:themeColor="text1"/>
          <w:sz w:val="22"/>
          <w:szCs w:val="22"/>
        </w:rPr>
        <w:t xml:space="preserve"> (1) //</w:t>
      </w:r>
      <w:proofErr w:type="spellStart"/>
      <w:r w:rsidRPr="007310A7">
        <w:rPr>
          <w:color w:val="000000" w:themeColor="text1"/>
          <w:sz w:val="22"/>
          <w:szCs w:val="22"/>
        </w:rPr>
        <w:t>mhm</w:t>
      </w:r>
      <w:proofErr w:type="spellEnd"/>
      <w:r w:rsidRPr="007310A7">
        <w:rPr>
          <w:color w:val="000000" w:themeColor="text1"/>
          <w:sz w:val="22"/>
          <w:szCs w:val="22"/>
        </w:rPr>
        <w:t xml:space="preserve">// das die irgendwie ne </w:t>
      </w:r>
      <w:r w:rsidRPr="007310A7">
        <w:rPr>
          <w:b/>
          <w:color w:val="000000" w:themeColor="text1"/>
          <w:sz w:val="22"/>
          <w:szCs w:val="22"/>
        </w:rPr>
        <w:t>Abneigung</w:t>
      </w:r>
      <w:r w:rsidRPr="007310A7">
        <w:rPr>
          <w:color w:val="000000" w:themeColor="text1"/>
          <w:sz w:val="22"/>
          <w:szCs w:val="22"/>
        </w:rPr>
        <w:t xml:space="preserve"> entwickeln auf Grund </w:t>
      </w:r>
      <w:r w:rsidRPr="007310A7">
        <w:rPr>
          <w:b/>
          <w:color w:val="000000" w:themeColor="text1"/>
          <w:sz w:val="22"/>
          <w:szCs w:val="22"/>
        </w:rPr>
        <w:t>eigener Probleme</w:t>
      </w:r>
      <w:r w:rsidRPr="007310A7">
        <w:rPr>
          <w:color w:val="000000" w:themeColor="text1"/>
          <w:sz w:val="22"/>
          <w:szCs w:val="22"/>
        </w:rPr>
        <w:t xml:space="preserve">, mit dem </w:t>
      </w:r>
      <w:r w:rsidRPr="007310A7">
        <w:rPr>
          <w:b/>
          <w:color w:val="000000" w:themeColor="text1"/>
          <w:sz w:val="22"/>
          <w:szCs w:val="22"/>
        </w:rPr>
        <w:t xml:space="preserve">in der Richtung </w:t>
      </w:r>
      <w:r w:rsidRPr="007310A7">
        <w:rPr>
          <w:color w:val="000000" w:themeColor="text1"/>
          <w:sz w:val="22"/>
          <w:szCs w:val="22"/>
        </w:rPr>
        <w:t>//</w:t>
      </w:r>
      <w:proofErr w:type="spellStart"/>
      <w:r w:rsidRPr="007310A7">
        <w:rPr>
          <w:color w:val="000000" w:themeColor="text1"/>
          <w:sz w:val="22"/>
          <w:szCs w:val="22"/>
        </w:rPr>
        <w:t>mhm</w:t>
      </w:r>
      <w:proofErr w:type="spellEnd"/>
      <w:r w:rsidRPr="007310A7">
        <w:rPr>
          <w:color w:val="000000" w:themeColor="text1"/>
          <w:sz w:val="22"/>
          <w:szCs w:val="22"/>
        </w:rPr>
        <w:t xml:space="preserve">// (1) das kann ja </w:t>
      </w:r>
      <w:r w:rsidRPr="007310A7">
        <w:rPr>
          <w:b/>
          <w:color w:val="000000" w:themeColor="text1"/>
          <w:sz w:val="22"/>
          <w:szCs w:val="22"/>
        </w:rPr>
        <w:t>immer</w:t>
      </w:r>
      <w:r w:rsidRPr="007310A7">
        <w:rPr>
          <w:color w:val="000000" w:themeColor="text1"/>
          <w:sz w:val="22"/>
          <w:szCs w:val="22"/>
        </w:rPr>
        <w:t xml:space="preserve"> sein</w:t>
      </w:r>
      <w:r w:rsidR="00C54FA0" w:rsidRPr="007310A7">
        <w:rPr>
          <w:color w:val="000000" w:themeColor="text1"/>
          <w:sz w:val="22"/>
          <w:szCs w:val="22"/>
        </w:rPr>
        <w:t>“</w:t>
      </w:r>
    </w:p>
    <w:p w14:paraId="3D9C1258" w14:textId="64E4897A" w:rsidR="00631021" w:rsidRPr="007310A7" w:rsidRDefault="00631021" w:rsidP="004A70F0">
      <w:pPr>
        <w:spacing w:line="360" w:lineRule="auto"/>
        <w:jc w:val="both"/>
        <w:rPr>
          <w:color w:val="000000" w:themeColor="text1"/>
        </w:rPr>
      </w:pPr>
      <w:r w:rsidRPr="007310A7">
        <w:rPr>
          <w:color w:val="000000" w:themeColor="text1"/>
        </w:rPr>
        <w:t xml:space="preserve">Was Alex bleibend prägt, ist die Erfahrung, dass </w:t>
      </w:r>
      <w:r w:rsidR="00C54FA0" w:rsidRPr="007310A7">
        <w:rPr>
          <w:color w:val="000000" w:themeColor="text1"/>
        </w:rPr>
        <w:t xml:space="preserve">sich </w:t>
      </w:r>
      <w:r w:rsidRPr="007310A7">
        <w:rPr>
          <w:color w:val="000000" w:themeColor="text1"/>
        </w:rPr>
        <w:t>auch für ihn verantwortliche Erwachsene</w:t>
      </w:r>
      <w:r w:rsidR="00C54FA0" w:rsidRPr="007310A7">
        <w:rPr>
          <w:color w:val="000000" w:themeColor="text1"/>
        </w:rPr>
        <w:t xml:space="preserve"> an der systematischen Diskreditierung und Gewalt gegen ihn beteiligen können. </w:t>
      </w:r>
      <w:r w:rsidRPr="007310A7">
        <w:rPr>
          <w:color w:val="000000" w:themeColor="text1"/>
        </w:rPr>
        <w:t xml:space="preserve">Es ist davon auszugehen, dass </w:t>
      </w:r>
      <w:r w:rsidR="00C54FA0" w:rsidRPr="007310A7">
        <w:rPr>
          <w:color w:val="000000" w:themeColor="text1"/>
        </w:rPr>
        <w:t xml:space="preserve">auch </w:t>
      </w:r>
      <w:r w:rsidRPr="007310A7">
        <w:rPr>
          <w:color w:val="000000" w:themeColor="text1"/>
        </w:rPr>
        <w:t>seine Erfahrungen mit grenzüberschreitenden medizinischen Behandler</w:t>
      </w:r>
      <w:r w:rsidR="00C54FA0" w:rsidRPr="007310A7">
        <w:rPr>
          <w:color w:val="000000" w:themeColor="text1"/>
        </w:rPr>
        <w:t>I</w:t>
      </w:r>
      <w:r w:rsidRPr="007310A7">
        <w:rPr>
          <w:color w:val="000000" w:themeColor="text1"/>
        </w:rPr>
        <w:t xml:space="preserve">nnen diese Haltung mitgeprägt haben. Somit sind seine Erwartungen an pädagogisches Handeln während der Schulzeit entsprechend niedrig und reduzieren sich überwiegend darauf, dass </w:t>
      </w:r>
      <w:r w:rsidR="00C54FA0" w:rsidRPr="007310A7">
        <w:rPr>
          <w:color w:val="000000" w:themeColor="text1"/>
        </w:rPr>
        <w:t xml:space="preserve">seine </w:t>
      </w:r>
      <w:r w:rsidRPr="007310A7">
        <w:rPr>
          <w:color w:val="000000" w:themeColor="text1"/>
        </w:rPr>
        <w:t>Lehrer</w:t>
      </w:r>
      <w:r w:rsidR="00C54FA0" w:rsidRPr="007310A7">
        <w:rPr>
          <w:color w:val="000000" w:themeColor="text1"/>
        </w:rPr>
        <w:t>I</w:t>
      </w:r>
      <w:r w:rsidRPr="007310A7">
        <w:rPr>
          <w:color w:val="000000" w:themeColor="text1"/>
        </w:rPr>
        <w:t>nnen „keine Probleme mit mir“ haben. Damit im Zusammenhang stehend ist er immer wieder bereit</w:t>
      </w:r>
      <w:r w:rsidR="00C54FA0" w:rsidRPr="007310A7">
        <w:rPr>
          <w:color w:val="000000" w:themeColor="text1"/>
        </w:rPr>
        <w:t>,</w:t>
      </w:r>
      <w:r w:rsidRPr="007310A7">
        <w:rPr>
          <w:color w:val="000000" w:themeColor="text1"/>
        </w:rPr>
        <w:t xml:space="preserve"> sich selbst für Gewalt und ausbleibenden Schutz vor dieser verantwortlich zu machen. </w:t>
      </w:r>
    </w:p>
    <w:p w14:paraId="2D176E93" w14:textId="2ADF288C" w:rsidR="00631021" w:rsidRPr="007310A7" w:rsidRDefault="00631021" w:rsidP="005304DA">
      <w:pPr>
        <w:spacing w:before="480" w:after="240"/>
        <w:jc w:val="both"/>
        <w:rPr>
          <w:bCs/>
          <w:i/>
          <w:iCs/>
          <w:color w:val="000000" w:themeColor="text1"/>
        </w:rPr>
      </w:pPr>
      <w:r w:rsidRPr="007310A7">
        <w:rPr>
          <w:bCs/>
          <w:i/>
          <w:iCs/>
          <w:color w:val="000000" w:themeColor="text1"/>
        </w:rPr>
        <w:t>Schulsanität</w:t>
      </w:r>
      <w:r w:rsidR="00BA164B" w:rsidRPr="007310A7">
        <w:rPr>
          <w:bCs/>
          <w:i/>
          <w:iCs/>
          <w:color w:val="000000" w:themeColor="text1"/>
        </w:rPr>
        <w:t>sdienst</w:t>
      </w:r>
      <w:r w:rsidRPr="007310A7">
        <w:rPr>
          <w:bCs/>
          <w:i/>
          <w:iCs/>
          <w:color w:val="000000" w:themeColor="text1"/>
        </w:rPr>
        <w:t xml:space="preserve"> </w:t>
      </w:r>
      <w:r w:rsidR="00B60247">
        <w:rPr>
          <w:bCs/>
          <w:i/>
          <w:iCs/>
          <w:color w:val="000000" w:themeColor="text1"/>
        </w:rPr>
        <w:t xml:space="preserve">als relationaler </w:t>
      </w:r>
      <w:r w:rsidR="00E511EA">
        <w:rPr>
          <w:bCs/>
          <w:i/>
          <w:iCs/>
          <w:color w:val="000000" w:themeColor="text1"/>
        </w:rPr>
        <w:t xml:space="preserve">Handlungs- und </w:t>
      </w:r>
      <w:r w:rsidR="00B60247">
        <w:rPr>
          <w:bCs/>
          <w:i/>
          <w:iCs/>
          <w:color w:val="000000" w:themeColor="text1"/>
        </w:rPr>
        <w:t>Gestaltungsraum</w:t>
      </w:r>
    </w:p>
    <w:p w14:paraId="6664DDFE" w14:textId="5EB1F6F3" w:rsidR="00631021" w:rsidRPr="007310A7" w:rsidRDefault="00631021" w:rsidP="004A70F0">
      <w:pPr>
        <w:spacing w:line="360" w:lineRule="auto"/>
        <w:jc w:val="both"/>
        <w:rPr>
          <w:color w:val="000000" w:themeColor="text1"/>
        </w:rPr>
      </w:pPr>
      <w:r w:rsidRPr="007310A7">
        <w:rPr>
          <w:color w:val="000000" w:themeColor="text1"/>
        </w:rPr>
        <w:t xml:space="preserve">Alex‘ Schulzeit ist zwar </w:t>
      </w:r>
      <w:r w:rsidR="00C54FA0" w:rsidRPr="007310A7">
        <w:rPr>
          <w:color w:val="000000" w:themeColor="text1"/>
        </w:rPr>
        <w:t xml:space="preserve">nahezu durchgehend </w:t>
      </w:r>
      <w:r w:rsidRPr="007310A7">
        <w:rPr>
          <w:color w:val="000000" w:themeColor="text1"/>
        </w:rPr>
        <w:t>von Ausgrenzung und Gewalt bestimmt, jedoch nicht ausschließlich. In der fünften Klasse beginnt er ehrenamtlich als Schulsanitäter tätig zu werden</w:t>
      </w:r>
      <w:r w:rsidR="00C54FA0" w:rsidRPr="007310A7">
        <w:rPr>
          <w:color w:val="000000" w:themeColor="text1"/>
        </w:rPr>
        <w:t>:</w:t>
      </w:r>
    </w:p>
    <w:p w14:paraId="4BE8A2B9" w14:textId="77777777" w:rsidR="00631021" w:rsidRPr="007310A7" w:rsidRDefault="00631021" w:rsidP="003825B3">
      <w:pPr>
        <w:spacing w:before="240" w:after="240" w:line="360" w:lineRule="auto"/>
        <w:ind w:left="567" w:right="509"/>
        <w:jc w:val="both"/>
        <w:rPr>
          <w:color w:val="000000" w:themeColor="text1"/>
          <w:sz w:val="22"/>
          <w:szCs w:val="22"/>
        </w:rPr>
      </w:pPr>
      <w:r w:rsidRPr="007310A7">
        <w:rPr>
          <w:color w:val="000000" w:themeColor="text1"/>
          <w:sz w:val="22"/>
          <w:szCs w:val="22"/>
        </w:rPr>
        <w:lastRenderedPageBreak/>
        <w:t xml:space="preserve">„Des=hat sozusagen in der fünften Klasse </w:t>
      </w:r>
      <w:r w:rsidRPr="007310A7">
        <w:rPr>
          <w:b/>
          <w:color w:val="000000" w:themeColor="text1"/>
          <w:sz w:val="22"/>
          <w:szCs w:val="22"/>
        </w:rPr>
        <w:t>angefangen</w:t>
      </w:r>
      <w:r w:rsidRPr="007310A7">
        <w:rPr>
          <w:color w:val="000000" w:themeColor="text1"/>
          <w:sz w:val="22"/>
          <w:szCs w:val="22"/>
        </w:rPr>
        <w:t xml:space="preserve"> (1) da </w:t>
      </w:r>
      <w:proofErr w:type="spellStart"/>
      <w:r w:rsidRPr="007310A7">
        <w:rPr>
          <w:color w:val="000000" w:themeColor="text1"/>
          <w:sz w:val="22"/>
          <w:szCs w:val="22"/>
        </w:rPr>
        <w:t>warn</w:t>
      </w:r>
      <w:proofErr w:type="spellEnd"/>
      <w:r w:rsidRPr="007310A7">
        <w:rPr>
          <w:color w:val="000000" w:themeColor="text1"/>
          <w:sz w:val="22"/>
          <w:szCs w:val="22"/>
        </w:rPr>
        <w:t xml:space="preserve"> wir aber, nur </w:t>
      </w:r>
      <w:proofErr w:type="spellStart"/>
      <w:r w:rsidRPr="007310A7">
        <w:rPr>
          <w:b/>
          <w:color w:val="000000" w:themeColor="text1"/>
          <w:sz w:val="22"/>
          <w:szCs w:val="22"/>
        </w:rPr>
        <w:t>ei:n</w:t>
      </w:r>
      <w:proofErr w:type="spellEnd"/>
      <w:r w:rsidRPr="007310A7">
        <w:rPr>
          <w:b/>
          <w:color w:val="000000" w:themeColor="text1"/>
          <w:sz w:val="22"/>
          <w:szCs w:val="22"/>
        </w:rPr>
        <w:t xml:space="preserve"> </w:t>
      </w:r>
      <w:proofErr w:type="spellStart"/>
      <w:r w:rsidRPr="007310A7">
        <w:rPr>
          <w:b/>
          <w:color w:val="000000" w:themeColor="text1"/>
          <w:sz w:val="22"/>
          <w:szCs w:val="22"/>
        </w:rPr>
        <w:t>Ta:g</w:t>
      </w:r>
      <w:proofErr w:type="spellEnd"/>
      <w:r w:rsidRPr="007310A7">
        <w:rPr>
          <w:color w:val="000000" w:themeColor="text1"/>
          <w:sz w:val="22"/>
          <w:szCs w:val="22"/>
        </w:rPr>
        <w:t xml:space="preserve"> in der </w:t>
      </w:r>
      <w:proofErr w:type="spellStart"/>
      <w:r w:rsidRPr="007310A7">
        <w:rPr>
          <w:color w:val="000000" w:themeColor="text1"/>
          <w:sz w:val="22"/>
          <w:szCs w:val="22"/>
        </w:rPr>
        <w:t>Wo:che</w:t>
      </w:r>
      <w:proofErr w:type="spellEnd"/>
      <w:r w:rsidRPr="007310A7">
        <w:rPr>
          <w:color w:val="000000" w:themeColor="text1"/>
          <w:sz w:val="22"/>
          <w:szCs w:val="22"/>
        </w:rPr>
        <w:t xml:space="preserve"> (1) in der Haupt Schule </w:t>
      </w:r>
      <w:r w:rsidRPr="007310A7">
        <w:rPr>
          <w:b/>
          <w:color w:val="000000" w:themeColor="text1"/>
          <w:sz w:val="22"/>
          <w:szCs w:val="22"/>
        </w:rPr>
        <w:t>drüben</w:t>
      </w:r>
      <w:r w:rsidRPr="007310A7">
        <w:rPr>
          <w:color w:val="000000" w:themeColor="text1"/>
          <w:sz w:val="22"/>
          <w:szCs w:val="22"/>
        </w:rPr>
        <w:t>,</w:t>
      </w:r>
      <w:r w:rsidRPr="007310A7">
        <w:rPr>
          <w:b/>
          <w:color w:val="000000" w:themeColor="text1"/>
          <w:sz w:val="22"/>
          <w:szCs w:val="22"/>
        </w:rPr>
        <w:t xml:space="preserve"> </w:t>
      </w:r>
      <w:r w:rsidRPr="007310A7">
        <w:rPr>
          <w:color w:val="000000" w:themeColor="text1"/>
          <w:sz w:val="22"/>
          <w:szCs w:val="22"/>
        </w:rPr>
        <w:t xml:space="preserve">die andern vier Tage warn wir noch an der </w:t>
      </w:r>
      <w:r w:rsidRPr="007310A7">
        <w:rPr>
          <w:b/>
          <w:color w:val="000000" w:themeColor="text1"/>
          <w:sz w:val="22"/>
          <w:szCs w:val="22"/>
        </w:rPr>
        <w:t>Grund Schule</w:t>
      </w:r>
      <w:r w:rsidRPr="007310A7">
        <w:rPr>
          <w:color w:val="000000" w:themeColor="text1"/>
          <w:sz w:val="22"/>
          <w:szCs w:val="22"/>
        </w:rPr>
        <w:t xml:space="preserve"> (2) dann in der sechsten Klasse, hab ich die Ausbildung bekommen (1) als </w:t>
      </w:r>
      <w:proofErr w:type="spellStart"/>
      <w:r w:rsidRPr="007310A7">
        <w:rPr>
          <w:b/>
          <w:color w:val="000000" w:themeColor="text1"/>
          <w:sz w:val="22"/>
          <w:szCs w:val="22"/>
        </w:rPr>
        <w:t>Schul</w:t>
      </w:r>
      <w:proofErr w:type="spellEnd"/>
      <w:r w:rsidRPr="007310A7">
        <w:rPr>
          <w:color w:val="000000" w:themeColor="text1"/>
          <w:sz w:val="22"/>
          <w:szCs w:val="22"/>
        </w:rPr>
        <w:t xml:space="preserve"> </w:t>
      </w:r>
      <w:r w:rsidRPr="007310A7">
        <w:rPr>
          <w:b/>
          <w:color w:val="000000" w:themeColor="text1"/>
          <w:sz w:val="22"/>
          <w:szCs w:val="22"/>
        </w:rPr>
        <w:t>Sanitäter</w:t>
      </w:r>
      <w:r w:rsidRPr="007310A7">
        <w:rPr>
          <w:color w:val="000000" w:themeColor="text1"/>
          <w:sz w:val="22"/>
          <w:szCs w:val="22"/>
        </w:rPr>
        <w:t xml:space="preserve"> (1) und war noch, ja  (1) normal an den Plan gebunden (2) in der siebten Klasse war ich der </w:t>
      </w:r>
      <w:r w:rsidRPr="007310A7">
        <w:rPr>
          <w:b/>
          <w:color w:val="000000" w:themeColor="text1"/>
          <w:sz w:val="22"/>
          <w:szCs w:val="22"/>
        </w:rPr>
        <w:t>letzte</w:t>
      </w:r>
      <w:r w:rsidRPr="007310A7">
        <w:rPr>
          <w:color w:val="000000" w:themeColor="text1"/>
          <w:sz w:val="22"/>
          <w:szCs w:val="22"/>
        </w:rPr>
        <w:t xml:space="preserve"> weil alle andern haben die Schule </w:t>
      </w:r>
      <w:r w:rsidRPr="007310A7">
        <w:rPr>
          <w:b/>
          <w:color w:val="000000" w:themeColor="text1"/>
          <w:sz w:val="22"/>
          <w:szCs w:val="22"/>
        </w:rPr>
        <w:t>verlassen</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u:nd seit dem her war ich nur der einzige für Sanitäter und des </w:t>
      </w:r>
      <w:proofErr w:type="spellStart"/>
      <w:r w:rsidRPr="007310A7">
        <w:rPr>
          <w:color w:val="000000" w:themeColor="text1"/>
          <w:sz w:val="22"/>
          <w:szCs w:val="22"/>
        </w:rPr>
        <w:t>fü:r</w:t>
      </w:r>
      <w:proofErr w:type="spellEnd"/>
      <w:r w:rsidRPr="007310A7">
        <w:rPr>
          <w:color w:val="000000" w:themeColor="text1"/>
          <w:sz w:val="22"/>
          <w:szCs w:val="22"/>
        </w:rPr>
        <w:t xml:space="preserve"> (1) die restlichen </w:t>
      </w:r>
      <w:proofErr w:type="spellStart"/>
      <w:r w:rsidRPr="007310A7">
        <w:rPr>
          <w:b/>
          <w:color w:val="000000" w:themeColor="text1"/>
          <w:sz w:val="22"/>
          <w:szCs w:val="22"/>
        </w:rPr>
        <w:t>vi:er</w:t>
      </w:r>
      <w:proofErr w:type="spellEnd"/>
      <w:r w:rsidRPr="007310A7">
        <w:rPr>
          <w:b/>
          <w:color w:val="000000" w:themeColor="text1"/>
          <w:sz w:val="22"/>
          <w:szCs w:val="22"/>
        </w:rPr>
        <w:t xml:space="preserve"> Jahre</w:t>
      </w:r>
      <w:r w:rsidRPr="007310A7">
        <w:rPr>
          <w:color w:val="000000" w:themeColor="text1"/>
          <w:sz w:val="22"/>
          <w:szCs w:val="22"/>
        </w:rPr>
        <w:t>//</w:t>
      </w:r>
      <w:proofErr w:type="spellStart"/>
      <w:r w:rsidRPr="007310A7">
        <w:rPr>
          <w:color w:val="000000" w:themeColor="text1"/>
          <w:sz w:val="22"/>
          <w:szCs w:val="22"/>
        </w:rPr>
        <w:t>oke</w:t>
      </w:r>
      <w:proofErr w:type="spellEnd"/>
      <w:r w:rsidRPr="007310A7">
        <w:rPr>
          <w:color w:val="000000" w:themeColor="text1"/>
          <w:sz w:val="22"/>
          <w:szCs w:val="22"/>
        </w:rPr>
        <w:t xml:space="preserve">//und hab </w:t>
      </w:r>
      <w:proofErr w:type="spellStart"/>
      <w:r w:rsidRPr="007310A7">
        <w:rPr>
          <w:color w:val="000000" w:themeColor="text1"/>
          <w:sz w:val="22"/>
          <w:szCs w:val="22"/>
        </w:rPr>
        <w:t>des</w:t>
      </w:r>
      <w:proofErr w:type="spellEnd"/>
      <w:r w:rsidRPr="007310A7">
        <w:rPr>
          <w:color w:val="000000" w:themeColor="text1"/>
          <w:sz w:val="22"/>
          <w:szCs w:val="22"/>
        </w:rPr>
        <w:t xml:space="preserve"> dann </w:t>
      </w:r>
      <w:proofErr w:type="spellStart"/>
      <w:r w:rsidRPr="007310A7">
        <w:rPr>
          <w:color w:val="000000" w:themeColor="text1"/>
          <w:sz w:val="22"/>
          <w:szCs w:val="22"/>
        </w:rPr>
        <w:t>ha:lt</w:t>
      </w:r>
      <w:proofErr w:type="spellEnd"/>
      <w:r w:rsidRPr="007310A7">
        <w:rPr>
          <w:color w:val="000000" w:themeColor="text1"/>
          <w:sz w:val="22"/>
          <w:szCs w:val="22"/>
        </w:rPr>
        <w:t xml:space="preserve"> (1) jeden Tag jede Pause gemacht“</w:t>
      </w:r>
    </w:p>
    <w:p w14:paraId="359FF9E1" w14:textId="7E37D062" w:rsidR="00631021" w:rsidRPr="007310A7" w:rsidRDefault="00631021" w:rsidP="004A70F0">
      <w:pPr>
        <w:spacing w:line="360" w:lineRule="auto"/>
        <w:jc w:val="both"/>
        <w:rPr>
          <w:color w:val="000000" w:themeColor="text1"/>
        </w:rPr>
      </w:pPr>
      <w:r w:rsidRPr="007310A7">
        <w:rPr>
          <w:color w:val="000000" w:themeColor="text1"/>
        </w:rPr>
        <w:t>Hier zeigen sich Aspekte aus Alex‘ Alltag und Kompetenzen, die zuvor im Interview nicht thematisiert werden. Hier ist er der Handelnde, der</w:t>
      </w:r>
      <w:r w:rsidR="00C54FA0" w:rsidRPr="007310A7">
        <w:rPr>
          <w:color w:val="000000" w:themeColor="text1"/>
        </w:rPr>
        <w:t xml:space="preserve"> seinen</w:t>
      </w:r>
      <w:r w:rsidRPr="007310A7">
        <w:rPr>
          <w:color w:val="000000" w:themeColor="text1"/>
        </w:rPr>
        <w:t xml:space="preserve"> Mitschüler</w:t>
      </w:r>
      <w:r w:rsidR="00C54FA0" w:rsidRPr="007310A7">
        <w:rPr>
          <w:color w:val="000000" w:themeColor="text1"/>
        </w:rPr>
        <w:t>I</w:t>
      </w:r>
      <w:r w:rsidRPr="007310A7">
        <w:rPr>
          <w:color w:val="000000" w:themeColor="text1"/>
        </w:rPr>
        <w:t xml:space="preserve">nnen hilft und dieser Aufgabe qualifiziert und verlässlich über einen langen Zeitraum nachgeht. </w:t>
      </w:r>
      <w:r w:rsidR="00C54FA0" w:rsidRPr="007310A7">
        <w:rPr>
          <w:color w:val="000000" w:themeColor="text1"/>
        </w:rPr>
        <w:t xml:space="preserve">Dadurch </w:t>
      </w:r>
      <w:r w:rsidRPr="007310A7">
        <w:rPr>
          <w:color w:val="000000" w:themeColor="text1"/>
        </w:rPr>
        <w:t xml:space="preserve">kann </w:t>
      </w:r>
      <w:r w:rsidR="00C54FA0" w:rsidRPr="007310A7">
        <w:rPr>
          <w:color w:val="000000" w:themeColor="text1"/>
        </w:rPr>
        <w:t xml:space="preserve">er </w:t>
      </w:r>
      <w:r w:rsidRPr="007310A7">
        <w:rPr>
          <w:color w:val="000000" w:themeColor="text1"/>
        </w:rPr>
        <w:t xml:space="preserve">Handlungsmacht ausüben, die genau in dem Themenfeld lokalisiert ist, der Medizin, in dem er selbst immer wieder Fremdbestimmtheit erleben musste. Auf Grund dieses biographischen Bezugs ist davon auszugehen, dass seine Tätigkeit als Schulsanitäter auch eine Bewältigungsmöglichkeit seiner Behandlungserfahrungen darstellt. Auf der Präsentationsebene ist auffällig, dass Alex seine Zeit als Schulsanitäter in der Eingangserzählung ausspart und diese erst vermittelt durch den </w:t>
      </w:r>
      <w:r w:rsidRPr="007310A7">
        <w:rPr>
          <w:i/>
          <w:iCs/>
          <w:color w:val="000000" w:themeColor="text1"/>
        </w:rPr>
        <w:t>Zugzwang</w:t>
      </w:r>
      <w:r w:rsidRPr="007310A7">
        <w:rPr>
          <w:color w:val="000000" w:themeColor="text1"/>
        </w:rPr>
        <w:t xml:space="preserve"> einer anderen Erzählung erwähnt. Auf Nachfrage erzählt er ausführlich von mehreren Begebenheiten mit Mitschüler</w:t>
      </w:r>
      <w:r w:rsidR="00C54FA0" w:rsidRPr="007310A7">
        <w:rPr>
          <w:color w:val="000000" w:themeColor="text1"/>
        </w:rPr>
        <w:t>I</w:t>
      </w:r>
      <w:r w:rsidRPr="007310A7">
        <w:rPr>
          <w:color w:val="000000" w:themeColor="text1"/>
        </w:rPr>
        <w:t xml:space="preserve">nnen, denen er als Sanitäter hilft. Ebenfalls schildert er hier in einem fortlaufenden Erzählfluss zeitliche Abläufe. Hier zeigt sich, dass </w:t>
      </w:r>
      <w:r w:rsidR="00C54FA0" w:rsidRPr="007310A7">
        <w:rPr>
          <w:color w:val="000000" w:themeColor="text1"/>
        </w:rPr>
        <w:t>überwiegend Erfahrungen</w:t>
      </w:r>
      <w:r w:rsidRPr="007310A7">
        <w:rPr>
          <w:color w:val="000000" w:themeColor="text1"/>
        </w:rPr>
        <w:t>, in denen Selbstbestimmung und Ausübung von Handlungsmacht möglich</w:t>
      </w:r>
      <w:r w:rsidR="00C54FA0" w:rsidRPr="007310A7">
        <w:rPr>
          <w:color w:val="000000" w:themeColor="text1"/>
        </w:rPr>
        <w:t xml:space="preserve"> waren, für den Biographen erzählbar sind.</w:t>
      </w:r>
      <w:r w:rsidRPr="007310A7">
        <w:rPr>
          <w:color w:val="000000" w:themeColor="text1"/>
        </w:rPr>
        <w:t xml:space="preserve"> Letzteres korrespondiert mit Ergebnissen der Trauma- und Biographieforschung, demnach traumatische Erlebnisse sich entweder vollständig einem narrativen Zugang entziehen, oder zumindest aus dem zeitlich linearen</w:t>
      </w:r>
      <w:r w:rsidR="00C54FA0" w:rsidRPr="007310A7">
        <w:rPr>
          <w:color w:val="000000" w:themeColor="text1"/>
        </w:rPr>
        <w:t>,</w:t>
      </w:r>
      <w:r w:rsidRPr="007310A7">
        <w:rPr>
          <w:color w:val="000000" w:themeColor="text1"/>
        </w:rPr>
        <w:t xml:space="preserve"> biographischen Zusammenhang gerissen werden, was die Einordnung in ein Davor und ein Danach </w:t>
      </w:r>
      <w:proofErr w:type="spellStart"/>
      <w:r w:rsidRPr="007310A7">
        <w:rPr>
          <w:color w:val="000000" w:themeColor="text1"/>
        </w:rPr>
        <w:t>be</w:t>
      </w:r>
      <w:proofErr w:type="spellEnd"/>
      <w:r w:rsidRPr="007310A7">
        <w:rPr>
          <w:color w:val="000000" w:themeColor="text1"/>
        </w:rPr>
        <w:t>- bzw. verhindert</w:t>
      </w:r>
      <w:r w:rsidR="003825B3" w:rsidRPr="007310A7">
        <w:rPr>
          <w:color w:val="000000" w:themeColor="text1"/>
        </w:rPr>
        <w:t xml:space="preserve"> </w:t>
      </w:r>
      <w:r w:rsidR="00E44E97" w:rsidRPr="007310A7">
        <w:rPr>
          <w:color w:val="000000" w:themeColor="text1"/>
        </w:rPr>
        <w:fldChar w:fldCharType="begin"/>
      </w:r>
      <w:r w:rsidR="005A33D4" w:rsidRPr="007310A7">
        <w:rPr>
          <w:color w:val="000000" w:themeColor="text1"/>
        </w:rPr>
        <w:instrText xml:space="preserve"> ADDIN ZOTERO_ITEM CSL_CITATION {"citationID":"wpCOB5M3","properties":{"unsorted":true,"formattedCitation":"(vgl. Rosenthal 2021; Crespo und Fern\\uc0\\u225{}ndez-Lansac 2016)","plainCitation":"(vgl. Rosenthal 2021; Crespo und Fernández-Lansac 2016)","dontUpdate":true,"noteIndex":0},"citationItems":[{"id":1399,"uris":["http://zotero.org/users/local/owKliTIb/items/QKFS6SXH"],"itemData":{"id":1399,"type":"chapter","DOI":"10.1007/978-3-658-31637-2_13","ISBN":"978-3-658-31636-5","page":"267-285","title":"Erleben – Erinnern – Sprechen über die Vergangenheit. Zu den Anzeichen von Traumatisierungen in autobiographischen Texten","author":[{"family":"Rosenthal","given":"Gabriele"}],"issued":{"date-parts":[["2021",9]]}},"prefix":"vgl."},{"id":1400,"uris":["http://zotero.org/users/local/owKliTIb/items/DWD44SAZ"],"itemData":{"id":1400,"type":"article-journal","abstract":"This study presents a literature review of 22 studies published since 2004 that use linguistic procedures to evaluate narratives by persons who had suffered any  traumatic event. The aim is to analyze the features of traumatic memories and,  thus, how individuals construct and integrate their recall of what happened with  other autobiographical memories. It uses cognitive theoretical models of  posttraumatic stress disorder (PTSD) and their hypotheses about trauma memories  as a framework. Findings reveal that trauma narratives are dominated by  sensorial/perceptual and emotional details. The study of other narrative aspects  (i.e., fragmentation, length, temporal context, and references to self) provides  heterogeneous results. Results are discussed in light of the current state of  PTSD research, exploring the principal hypotheses that have been proposed in  cognitive theories to explain clinical findings.","container-title":"Psychological trauma : theory, research, practice and policy","DOI":"10.1037/tra0000041","ISSN":"1942-969X","issue":"2","journalAbbreviation":"Psychol Trauma","language":"eng","license":"(c) 2016 APA, all rights reserved).","page":"149-156","PMID":"25915647","publisher-place":"United States","title":"Memory and narrative of traumatic events: A literature review.","volume":"8","author":[{"family":"Crespo","given":"María"},{"family":"Fernández-Lansac","given":"Violeta"}],"issued":{"date-parts":[["2016",3]]}}}],"schema":"https://github.com/citation-style-language/schema/raw/master/csl-citation.json"} </w:instrText>
      </w:r>
      <w:r w:rsidR="00E44E97" w:rsidRPr="007310A7">
        <w:rPr>
          <w:color w:val="000000" w:themeColor="text1"/>
        </w:rPr>
        <w:fldChar w:fldCharType="separate"/>
      </w:r>
      <w:r w:rsidR="00E44E97" w:rsidRPr="007310A7">
        <w:rPr>
          <w:rFonts w:ascii="Cambria" w:hAnsi="Cambria" w:cs="Times New Roman"/>
          <w:color w:val="000000" w:themeColor="text1"/>
        </w:rPr>
        <w:t>(vgl. Rosenthal 2021; Crespo, Fernández-</w:t>
      </w:r>
      <w:proofErr w:type="spellStart"/>
      <w:r w:rsidR="00E44E97" w:rsidRPr="007310A7">
        <w:rPr>
          <w:rFonts w:ascii="Cambria" w:hAnsi="Cambria" w:cs="Times New Roman"/>
          <w:color w:val="000000" w:themeColor="text1"/>
        </w:rPr>
        <w:t>Lansac</w:t>
      </w:r>
      <w:proofErr w:type="spellEnd"/>
      <w:r w:rsidR="00E44E97" w:rsidRPr="007310A7">
        <w:rPr>
          <w:rFonts w:ascii="Cambria" w:hAnsi="Cambria" w:cs="Times New Roman"/>
          <w:color w:val="000000" w:themeColor="text1"/>
        </w:rPr>
        <w:t xml:space="preserve"> 2016)</w:t>
      </w:r>
      <w:r w:rsidR="00E44E97" w:rsidRPr="007310A7">
        <w:rPr>
          <w:color w:val="000000" w:themeColor="text1"/>
        </w:rPr>
        <w:fldChar w:fldCharType="end"/>
      </w:r>
      <w:r w:rsidR="00E44E97" w:rsidRPr="007310A7">
        <w:rPr>
          <w:color w:val="000000" w:themeColor="text1"/>
        </w:rPr>
        <w:t>.</w:t>
      </w:r>
    </w:p>
    <w:p w14:paraId="5541EDB3" w14:textId="21D46E1C" w:rsidR="00631021" w:rsidRPr="007310A7" w:rsidRDefault="00631021" w:rsidP="004A70F0">
      <w:pPr>
        <w:spacing w:line="360" w:lineRule="auto"/>
        <w:jc w:val="both"/>
        <w:rPr>
          <w:color w:val="000000" w:themeColor="text1"/>
        </w:rPr>
      </w:pPr>
      <w:r w:rsidRPr="007310A7">
        <w:rPr>
          <w:color w:val="000000" w:themeColor="text1"/>
        </w:rPr>
        <w:t xml:space="preserve">Im Rahmen seiner </w:t>
      </w:r>
      <w:r w:rsidR="00C54FA0" w:rsidRPr="007310A7">
        <w:rPr>
          <w:color w:val="000000" w:themeColor="text1"/>
        </w:rPr>
        <w:t xml:space="preserve">helfenden </w:t>
      </w:r>
      <w:r w:rsidRPr="007310A7">
        <w:rPr>
          <w:color w:val="000000" w:themeColor="text1"/>
        </w:rPr>
        <w:t xml:space="preserve">Tätigkeit ist Alex auch </w:t>
      </w:r>
      <w:r w:rsidR="00C54FA0" w:rsidRPr="007310A7">
        <w:rPr>
          <w:color w:val="000000" w:themeColor="text1"/>
        </w:rPr>
        <w:t xml:space="preserve">eine stärkere Gestaltung von </w:t>
      </w:r>
      <w:r w:rsidRPr="007310A7">
        <w:rPr>
          <w:color w:val="000000" w:themeColor="text1"/>
        </w:rPr>
        <w:t>Beziehungen möglich</w:t>
      </w:r>
      <w:r w:rsidR="00C54FA0" w:rsidRPr="007310A7">
        <w:rPr>
          <w:color w:val="000000" w:themeColor="text1"/>
        </w:rPr>
        <w:t xml:space="preserve">. Er berichtet wie </w:t>
      </w:r>
      <w:r w:rsidRPr="007310A7">
        <w:rPr>
          <w:color w:val="000000" w:themeColor="text1"/>
        </w:rPr>
        <w:t>sein Freund</w:t>
      </w:r>
      <w:r w:rsidR="00C54FA0" w:rsidRPr="007310A7">
        <w:rPr>
          <w:color w:val="000000" w:themeColor="text1"/>
        </w:rPr>
        <w:t xml:space="preserve"> ihn als Sanitäter begleitet</w:t>
      </w:r>
      <w:r w:rsidRPr="007310A7">
        <w:rPr>
          <w:color w:val="000000" w:themeColor="text1"/>
        </w:rPr>
        <w:t>:</w:t>
      </w:r>
    </w:p>
    <w:p w14:paraId="4EA1A760" w14:textId="1027C24C" w:rsidR="00631021" w:rsidRPr="007310A7" w:rsidRDefault="00631021" w:rsidP="003825B3">
      <w:pPr>
        <w:spacing w:before="240" w:after="240" w:line="360" w:lineRule="auto"/>
        <w:ind w:left="567" w:right="509"/>
        <w:jc w:val="both"/>
        <w:rPr>
          <w:color w:val="000000" w:themeColor="text1"/>
          <w:sz w:val="22"/>
          <w:szCs w:val="22"/>
        </w:rPr>
      </w:pPr>
      <w:r w:rsidRPr="007310A7">
        <w:rPr>
          <w:color w:val="000000" w:themeColor="text1"/>
          <w:sz w:val="22"/>
          <w:szCs w:val="22"/>
        </w:rPr>
        <w:t xml:space="preserve">„ich war ja: (1) </w:t>
      </w:r>
      <w:r w:rsidRPr="007310A7">
        <w:rPr>
          <w:b/>
          <w:color w:val="000000" w:themeColor="text1"/>
          <w:sz w:val="22"/>
          <w:szCs w:val="22"/>
        </w:rPr>
        <w:t>Schulsanitäter</w:t>
      </w:r>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xml:space="preserve">// </w:t>
      </w:r>
      <w:r w:rsidRPr="007310A7">
        <w:rPr>
          <w:b/>
          <w:color w:val="000000" w:themeColor="text1"/>
          <w:sz w:val="22"/>
          <w:szCs w:val="22"/>
        </w:rPr>
        <w:t>fünf</w:t>
      </w:r>
      <w:r w:rsidRPr="007310A7">
        <w:rPr>
          <w:color w:val="000000" w:themeColor="text1"/>
          <w:sz w:val="22"/>
          <w:szCs w:val="22"/>
        </w:rPr>
        <w:t xml:space="preserve"> </w:t>
      </w:r>
      <w:r w:rsidRPr="007310A7">
        <w:rPr>
          <w:b/>
          <w:color w:val="000000" w:themeColor="text1"/>
          <w:sz w:val="22"/>
          <w:szCs w:val="22"/>
        </w:rPr>
        <w:t>Jahre</w:t>
      </w:r>
      <w:r w:rsidRPr="007310A7">
        <w:rPr>
          <w:color w:val="000000" w:themeColor="text1"/>
          <w:sz w:val="22"/>
          <w:szCs w:val="22"/>
        </w:rPr>
        <w:t xml:space="preserve"> und da hat er mich schon </w:t>
      </w:r>
      <w:r w:rsidRPr="007310A7">
        <w:rPr>
          <w:b/>
          <w:color w:val="000000" w:themeColor="text1"/>
          <w:sz w:val="22"/>
          <w:szCs w:val="22"/>
        </w:rPr>
        <w:t>einige</w:t>
      </w:r>
      <w:r w:rsidRPr="007310A7">
        <w:rPr>
          <w:color w:val="000000" w:themeColor="text1"/>
          <w:sz w:val="22"/>
          <w:szCs w:val="22"/>
        </w:rPr>
        <w:t xml:space="preserve"> </w:t>
      </w:r>
      <w:r w:rsidRPr="007310A7">
        <w:rPr>
          <w:b/>
          <w:color w:val="000000" w:themeColor="text1"/>
          <w:sz w:val="22"/>
          <w:szCs w:val="22"/>
        </w:rPr>
        <w:t>Zeit</w:t>
      </w:r>
      <w:r w:rsidRPr="007310A7">
        <w:rPr>
          <w:color w:val="000000" w:themeColor="text1"/>
          <w:sz w:val="22"/>
          <w:szCs w:val="22"/>
        </w:rPr>
        <w:t xml:space="preserve">, immer wieder begleitet (3) noch auf den andern </w:t>
      </w:r>
      <w:r w:rsidRPr="007310A7">
        <w:rPr>
          <w:b/>
          <w:color w:val="000000" w:themeColor="text1"/>
          <w:sz w:val="22"/>
          <w:szCs w:val="22"/>
        </w:rPr>
        <w:t>Pausenhof</w:t>
      </w:r>
      <w:r w:rsidRPr="007310A7">
        <w:rPr>
          <w:color w:val="000000" w:themeColor="text1"/>
          <w:sz w:val="22"/>
          <w:szCs w:val="22"/>
        </w:rPr>
        <w:t xml:space="preserve"> (1)“</w:t>
      </w:r>
    </w:p>
    <w:p w14:paraId="2FC9EB05" w14:textId="1F09A6AC" w:rsidR="00631021" w:rsidRPr="007310A7" w:rsidRDefault="00631021" w:rsidP="004A70F0">
      <w:pPr>
        <w:spacing w:line="360" w:lineRule="auto"/>
        <w:jc w:val="both"/>
        <w:rPr>
          <w:color w:val="000000" w:themeColor="text1"/>
        </w:rPr>
      </w:pPr>
      <w:r w:rsidRPr="007310A7">
        <w:rPr>
          <w:color w:val="000000" w:themeColor="text1"/>
        </w:rPr>
        <w:lastRenderedPageBreak/>
        <w:t>Auch wenn Alex die</w:t>
      </w:r>
      <w:r w:rsidR="00C54FA0" w:rsidRPr="007310A7">
        <w:rPr>
          <w:color w:val="000000" w:themeColor="text1"/>
        </w:rPr>
        <w:t xml:space="preserve"> emotionale Relevanz dieser</w:t>
      </w:r>
      <w:r w:rsidRPr="007310A7">
        <w:rPr>
          <w:color w:val="000000" w:themeColor="text1"/>
        </w:rPr>
        <w:t xml:space="preserve"> Beziehung</w:t>
      </w:r>
      <w:r w:rsidR="00C54FA0" w:rsidRPr="007310A7">
        <w:rPr>
          <w:color w:val="000000" w:themeColor="text1"/>
        </w:rPr>
        <w:t xml:space="preserve"> – </w:t>
      </w:r>
      <w:r w:rsidRPr="007310A7">
        <w:rPr>
          <w:color w:val="000000" w:themeColor="text1"/>
        </w:rPr>
        <w:t>vermutlich geprägt durch seine gegenwärtige Perspektive</w:t>
      </w:r>
      <w:r w:rsidR="00C54FA0" w:rsidRPr="007310A7">
        <w:rPr>
          <w:color w:val="000000" w:themeColor="text1"/>
        </w:rPr>
        <w:t xml:space="preserve"> – </w:t>
      </w:r>
      <w:r w:rsidRPr="007310A7">
        <w:rPr>
          <w:color w:val="000000" w:themeColor="text1"/>
        </w:rPr>
        <w:t>eher</w:t>
      </w:r>
      <w:r w:rsidR="00C54FA0" w:rsidRPr="007310A7">
        <w:rPr>
          <w:color w:val="000000" w:themeColor="text1"/>
        </w:rPr>
        <w:t xml:space="preserve"> verringert,</w:t>
      </w:r>
      <w:r w:rsidRPr="007310A7">
        <w:rPr>
          <w:color w:val="000000" w:themeColor="text1"/>
        </w:rPr>
        <w:t xml:space="preserve"> </w:t>
      </w:r>
      <w:r w:rsidR="00C54FA0" w:rsidRPr="007310A7">
        <w:rPr>
          <w:color w:val="000000" w:themeColor="text1"/>
        </w:rPr>
        <w:t xml:space="preserve">deutet </w:t>
      </w:r>
      <w:r w:rsidRPr="007310A7">
        <w:rPr>
          <w:color w:val="000000" w:themeColor="text1"/>
        </w:rPr>
        <w:t xml:space="preserve">sich hier eine anhaltende Verbindung zwischen den beiden und erneut Alex‘ </w:t>
      </w:r>
      <w:r w:rsidR="00C54FA0" w:rsidRPr="007310A7">
        <w:rPr>
          <w:color w:val="000000" w:themeColor="text1"/>
        </w:rPr>
        <w:t xml:space="preserve">Ausübung von </w:t>
      </w:r>
      <w:r w:rsidRPr="007310A7">
        <w:rPr>
          <w:color w:val="000000" w:themeColor="text1"/>
        </w:rPr>
        <w:t>Handlungsmacht</w:t>
      </w:r>
      <w:r w:rsidR="00C54FA0" w:rsidRPr="007310A7">
        <w:rPr>
          <w:color w:val="000000" w:themeColor="text1"/>
        </w:rPr>
        <w:t xml:space="preserve"> an</w:t>
      </w:r>
      <w:r w:rsidRPr="007310A7">
        <w:rPr>
          <w:color w:val="000000" w:themeColor="text1"/>
        </w:rPr>
        <w:t xml:space="preserve">, die sich </w:t>
      </w:r>
      <w:r w:rsidR="00B60247" w:rsidRPr="007310A7">
        <w:rPr>
          <w:color w:val="000000" w:themeColor="text1"/>
        </w:rPr>
        <w:t>nicht zuletzt</w:t>
      </w:r>
      <w:r w:rsidR="00C54FA0" w:rsidRPr="007310A7">
        <w:rPr>
          <w:color w:val="000000" w:themeColor="text1"/>
        </w:rPr>
        <w:t xml:space="preserve"> </w:t>
      </w:r>
      <w:r w:rsidRPr="007310A7">
        <w:rPr>
          <w:color w:val="000000" w:themeColor="text1"/>
        </w:rPr>
        <w:t xml:space="preserve">sprachlich in </w:t>
      </w:r>
      <w:r w:rsidR="00C54FA0" w:rsidRPr="007310A7">
        <w:rPr>
          <w:color w:val="000000" w:themeColor="text1"/>
        </w:rPr>
        <w:t xml:space="preserve">der verwendeten </w:t>
      </w:r>
      <w:r w:rsidRPr="007310A7">
        <w:rPr>
          <w:color w:val="000000" w:themeColor="text1"/>
        </w:rPr>
        <w:t>Ich-Konstruktion</w:t>
      </w:r>
      <w:r w:rsidR="00C54FA0" w:rsidRPr="007310A7">
        <w:rPr>
          <w:color w:val="000000" w:themeColor="text1"/>
        </w:rPr>
        <w:t xml:space="preserve"> </w:t>
      </w:r>
      <w:r w:rsidR="00B60247" w:rsidRPr="007310A7">
        <w:rPr>
          <w:color w:val="000000" w:themeColor="text1"/>
        </w:rPr>
        <w:t>widerspiegelt</w:t>
      </w:r>
      <w:r w:rsidRPr="007310A7">
        <w:rPr>
          <w:color w:val="000000" w:themeColor="text1"/>
        </w:rPr>
        <w:t>.</w:t>
      </w:r>
    </w:p>
    <w:p w14:paraId="5E0E2126" w14:textId="362E25A6" w:rsidR="00631021" w:rsidRPr="007310A7" w:rsidRDefault="007A0016" w:rsidP="003825B3">
      <w:pPr>
        <w:spacing w:before="480" w:after="240"/>
        <w:jc w:val="both"/>
        <w:rPr>
          <w:bCs/>
          <w:i/>
          <w:iCs/>
          <w:color w:val="000000" w:themeColor="text1"/>
        </w:rPr>
      </w:pPr>
      <w:r w:rsidRPr="007310A7">
        <w:rPr>
          <w:bCs/>
          <w:i/>
          <w:iCs/>
          <w:color w:val="000000" w:themeColor="text1"/>
        </w:rPr>
        <w:t xml:space="preserve">Ende der Schulzeit zwischen Eingriffen und </w:t>
      </w:r>
      <w:r w:rsidR="00DA1B35" w:rsidRPr="007310A7">
        <w:rPr>
          <w:bCs/>
          <w:i/>
          <w:iCs/>
          <w:color w:val="000000" w:themeColor="text1"/>
        </w:rPr>
        <w:t xml:space="preserve">Navigation </w:t>
      </w:r>
      <w:r w:rsidR="00032C0A" w:rsidRPr="007310A7">
        <w:rPr>
          <w:bCs/>
          <w:i/>
          <w:iCs/>
          <w:color w:val="000000" w:themeColor="text1"/>
        </w:rPr>
        <w:t>normative</w:t>
      </w:r>
      <w:r w:rsidR="00DA1B35" w:rsidRPr="007310A7">
        <w:rPr>
          <w:bCs/>
          <w:i/>
          <w:iCs/>
          <w:color w:val="000000" w:themeColor="text1"/>
        </w:rPr>
        <w:t>r</w:t>
      </w:r>
      <w:r w:rsidR="00032C0A" w:rsidRPr="007310A7">
        <w:rPr>
          <w:bCs/>
          <w:i/>
          <w:iCs/>
          <w:color w:val="000000" w:themeColor="text1"/>
        </w:rPr>
        <w:t xml:space="preserve"> Anforderungen</w:t>
      </w:r>
    </w:p>
    <w:p w14:paraId="1BD8A700" w14:textId="77013DB6" w:rsidR="00631021" w:rsidRPr="007310A7" w:rsidRDefault="00631021" w:rsidP="004A70F0">
      <w:pPr>
        <w:spacing w:line="360" w:lineRule="auto"/>
        <w:jc w:val="both"/>
        <w:rPr>
          <w:color w:val="000000" w:themeColor="text1"/>
        </w:rPr>
      </w:pPr>
      <w:r w:rsidRPr="007310A7">
        <w:rPr>
          <w:color w:val="000000" w:themeColor="text1"/>
        </w:rPr>
        <w:t xml:space="preserve">Im letzten Schuljahr vor seinem Hauptschulabschluss </w:t>
      </w:r>
      <w:r w:rsidR="007A0016" w:rsidRPr="007310A7">
        <w:rPr>
          <w:color w:val="000000" w:themeColor="text1"/>
        </w:rPr>
        <w:t xml:space="preserve">erlebt </w:t>
      </w:r>
      <w:r w:rsidRPr="007310A7">
        <w:rPr>
          <w:color w:val="000000" w:themeColor="text1"/>
        </w:rPr>
        <w:t>Alex zwei medizinische Eingriffe:</w:t>
      </w:r>
    </w:p>
    <w:p w14:paraId="3A49E4C7" w14:textId="19CFA844" w:rsidR="00631021" w:rsidRPr="007310A7" w:rsidRDefault="00631021" w:rsidP="003825B3">
      <w:pPr>
        <w:spacing w:before="240" w:after="240" w:line="360" w:lineRule="auto"/>
        <w:ind w:left="567" w:right="509"/>
        <w:jc w:val="both"/>
        <w:rPr>
          <w:color w:val="000000" w:themeColor="text1"/>
        </w:rPr>
      </w:pPr>
      <w:r w:rsidRPr="007310A7">
        <w:rPr>
          <w:color w:val="000000" w:themeColor="text1"/>
          <w:sz w:val="22"/>
          <w:szCs w:val="22"/>
        </w:rPr>
        <w:t xml:space="preserve">„ich hatte da (1) am ersten </w:t>
      </w:r>
      <w:proofErr w:type="spellStart"/>
      <w:r w:rsidRPr="007310A7">
        <w:rPr>
          <w:color w:val="000000" w:themeColor="text1"/>
          <w:sz w:val="22"/>
          <w:szCs w:val="22"/>
        </w:rPr>
        <w:t>Schultach</w:t>
      </w:r>
      <w:proofErr w:type="spellEnd"/>
      <w:r w:rsidR="00C54FA0" w:rsidRPr="007310A7">
        <w:rPr>
          <w:color w:val="000000" w:themeColor="text1"/>
          <w:sz w:val="22"/>
          <w:szCs w:val="22"/>
        </w:rPr>
        <w:t xml:space="preserve"> </w:t>
      </w:r>
      <w:r w:rsidRPr="007310A7">
        <w:rPr>
          <w:color w:val="000000" w:themeColor="text1"/>
          <w:sz w:val="22"/>
          <w:szCs w:val="22"/>
        </w:rPr>
        <w:t xml:space="preserve">noch, die letzte OP von der Frau Dr. </w:t>
      </w:r>
      <w:r w:rsidR="00C54FA0" w:rsidRPr="007310A7">
        <w:rPr>
          <w:color w:val="000000" w:themeColor="text1"/>
          <w:sz w:val="22"/>
          <w:szCs w:val="22"/>
        </w:rPr>
        <w:t>Müller</w:t>
      </w:r>
      <w:r w:rsidRPr="007310A7">
        <w:rPr>
          <w:color w:val="000000" w:themeColor="text1"/>
          <w:sz w:val="22"/>
          <w:szCs w:val="22"/>
        </w:rPr>
        <w:t xml:space="preserve">, </w:t>
      </w:r>
      <w:proofErr w:type="spellStart"/>
      <w:proofErr w:type="gramStart"/>
      <w:r w:rsidRPr="007310A7">
        <w:rPr>
          <w:color w:val="000000" w:themeColor="text1"/>
          <w:sz w:val="22"/>
          <w:szCs w:val="22"/>
        </w:rPr>
        <w:t>beko:mmen</w:t>
      </w:r>
      <w:proofErr w:type="spellEnd"/>
      <w:proofErr w:type="gramEnd"/>
      <w:r w:rsidRPr="007310A7">
        <w:rPr>
          <w:color w:val="000000" w:themeColor="text1"/>
          <w:sz w:val="22"/>
          <w:szCs w:val="22"/>
        </w:rPr>
        <w:t xml:space="preserve">, die auch noch optisch </w:t>
      </w:r>
      <w:proofErr w:type="spellStart"/>
      <w:r w:rsidRPr="007310A7">
        <w:rPr>
          <w:color w:val="000000" w:themeColor="text1"/>
          <w:sz w:val="22"/>
          <w:szCs w:val="22"/>
        </w:rPr>
        <w:t>bissele</w:t>
      </w:r>
      <w:proofErr w:type="spellEnd"/>
      <w:r w:rsidRPr="007310A7">
        <w:rPr>
          <w:color w:val="000000" w:themeColor="text1"/>
          <w:sz w:val="22"/>
          <w:szCs w:val="22"/>
        </w:rPr>
        <w:t xml:space="preserve"> was </w:t>
      </w:r>
      <w:r w:rsidRPr="007310A7">
        <w:rPr>
          <w:b/>
          <w:color w:val="000000" w:themeColor="text1"/>
          <w:sz w:val="22"/>
          <w:szCs w:val="22"/>
        </w:rPr>
        <w:t>optimiert</w:t>
      </w:r>
      <w:r w:rsidRPr="007310A7">
        <w:rPr>
          <w:color w:val="000000" w:themeColor="text1"/>
          <w:sz w:val="22"/>
          <w:szCs w:val="22"/>
        </w:rPr>
        <w:t xml:space="preserve"> hat (1) und ne </w:t>
      </w:r>
      <w:r w:rsidRPr="007310A7">
        <w:rPr>
          <w:b/>
          <w:color w:val="000000" w:themeColor="text1"/>
          <w:sz w:val="22"/>
          <w:szCs w:val="22"/>
        </w:rPr>
        <w:t>Tasche</w:t>
      </w:r>
      <w:r w:rsidRPr="007310A7">
        <w:rPr>
          <w:color w:val="000000" w:themeColor="text1"/>
          <w:sz w:val="22"/>
          <w:szCs w:val="22"/>
        </w:rPr>
        <w:t xml:space="preserve"> </w:t>
      </w:r>
      <w:proofErr w:type="spellStart"/>
      <w:r w:rsidRPr="007310A7">
        <w:rPr>
          <w:color w:val="000000" w:themeColor="text1"/>
          <w:sz w:val="22"/>
          <w:szCs w:val="22"/>
        </w:rPr>
        <w:t>verschlo:ssen</w:t>
      </w:r>
      <w:proofErr w:type="spellEnd"/>
      <w:r w:rsidRPr="007310A7">
        <w:rPr>
          <w:color w:val="000000" w:themeColor="text1"/>
          <w:sz w:val="22"/>
          <w:szCs w:val="22"/>
        </w:rPr>
        <w:t xml:space="preserve"> hat //</w:t>
      </w:r>
      <w:proofErr w:type="spellStart"/>
      <w:r w:rsidRPr="007310A7">
        <w:rPr>
          <w:color w:val="000000" w:themeColor="text1"/>
          <w:sz w:val="22"/>
          <w:szCs w:val="22"/>
        </w:rPr>
        <w:t>mhm</w:t>
      </w:r>
      <w:proofErr w:type="spellEnd"/>
      <w:r w:rsidRPr="007310A7">
        <w:rPr>
          <w:color w:val="000000" w:themeColor="text1"/>
          <w:sz w:val="22"/>
          <w:szCs w:val="22"/>
        </w:rPr>
        <w:t xml:space="preserve">// da hat ich eh=schon einige </w:t>
      </w:r>
      <w:r w:rsidRPr="007310A7">
        <w:rPr>
          <w:b/>
          <w:color w:val="000000" w:themeColor="text1"/>
          <w:sz w:val="22"/>
          <w:szCs w:val="22"/>
        </w:rPr>
        <w:t>Fehltage</w:t>
      </w:r>
      <w:r w:rsidRPr="007310A7">
        <w:rPr>
          <w:color w:val="000000" w:themeColor="text1"/>
          <w:sz w:val="22"/>
          <w:szCs w:val="22"/>
        </w:rPr>
        <w:t xml:space="preserve"> (2) und dann (1) am ersten April ((schnell, leise)) das hört sich jetzt </w:t>
      </w:r>
      <w:proofErr w:type="spellStart"/>
      <w:r w:rsidRPr="007310A7">
        <w:rPr>
          <w:color w:val="000000" w:themeColor="text1"/>
          <w:sz w:val="22"/>
          <w:szCs w:val="22"/>
        </w:rPr>
        <w:t>bissi</w:t>
      </w:r>
      <w:proofErr w:type="spellEnd"/>
      <w:r w:rsidRPr="007310A7">
        <w:rPr>
          <w:color w:val="000000" w:themeColor="text1"/>
          <w:sz w:val="22"/>
          <w:szCs w:val="22"/>
        </w:rPr>
        <w:t xml:space="preserve"> blöd an, da hat ich n (1) Abszess, am </w:t>
      </w:r>
      <w:r w:rsidRPr="007310A7">
        <w:rPr>
          <w:b/>
          <w:color w:val="000000" w:themeColor="text1"/>
          <w:sz w:val="22"/>
          <w:szCs w:val="22"/>
        </w:rPr>
        <w:t>Steißbein</w:t>
      </w:r>
      <w:r w:rsidRPr="007310A7">
        <w:rPr>
          <w:color w:val="000000" w:themeColor="text1"/>
          <w:sz w:val="22"/>
          <w:szCs w:val="22"/>
        </w:rPr>
        <w:t xml:space="preserve"> //ja// der </w:t>
      </w:r>
      <w:proofErr w:type="spellStart"/>
      <w:r w:rsidRPr="007310A7">
        <w:rPr>
          <w:color w:val="000000" w:themeColor="text1"/>
          <w:sz w:val="22"/>
          <w:szCs w:val="22"/>
        </w:rPr>
        <w:t>wurd</w:t>
      </w:r>
      <w:proofErr w:type="spellEnd"/>
      <w:r w:rsidRPr="007310A7">
        <w:rPr>
          <w:color w:val="000000" w:themeColor="text1"/>
          <w:sz w:val="22"/>
          <w:szCs w:val="22"/>
        </w:rPr>
        <w:t xml:space="preserve"> mir dann, </w:t>
      </w:r>
      <w:r w:rsidRPr="007310A7">
        <w:rPr>
          <w:b/>
          <w:color w:val="000000" w:themeColor="text1"/>
          <w:sz w:val="22"/>
          <w:szCs w:val="22"/>
        </w:rPr>
        <w:t xml:space="preserve">auch noch, entfernt </w:t>
      </w:r>
      <w:r w:rsidRPr="007310A7">
        <w:rPr>
          <w:color w:val="000000" w:themeColor="text1"/>
          <w:sz w:val="22"/>
          <w:szCs w:val="22"/>
        </w:rPr>
        <w:t xml:space="preserve">(1) und letzten Endes hat ich über hundert ein und </w:t>
      </w:r>
      <w:proofErr w:type="spellStart"/>
      <w:r w:rsidRPr="007310A7">
        <w:rPr>
          <w:color w:val="000000" w:themeColor="text1"/>
          <w:sz w:val="22"/>
          <w:szCs w:val="22"/>
        </w:rPr>
        <w:t>fufzig</w:t>
      </w:r>
      <w:proofErr w:type="spellEnd"/>
      <w:r w:rsidRPr="007310A7">
        <w:rPr>
          <w:color w:val="000000" w:themeColor="text1"/>
          <w:sz w:val="22"/>
          <w:szCs w:val="22"/>
        </w:rPr>
        <w:t xml:space="preserve"> </w:t>
      </w:r>
      <w:r w:rsidRPr="007310A7">
        <w:rPr>
          <w:b/>
          <w:color w:val="000000" w:themeColor="text1"/>
          <w:sz w:val="22"/>
          <w:szCs w:val="22"/>
        </w:rPr>
        <w:t>Fehltage</w:t>
      </w:r>
      <w:r w:rsidRPr="007310A7">
        <w:rPr>
          <w:color w:val="000000" w:themeColor="text1"/>
        </w:rPr>
        <w:t>“</w:t>
      </w:r>
    </w:p>
    <w:p w14:paraId="3C3BCC7B" w14:textId="4B183214" w:rsidR="00631021" w:rsidRPr="007310A7" w:rsidRDefault="00631021" w:rsidP="004A70F0">
      <w:pPr>
        <w:spacing w:line="360" w:lineRule="auto"/>
        <w:jc w:val="both"/>
        <w:rPr>
          <w:color w:val="000000" w:themeColor="text1"/>
        </w:rPr>
      </w:pPr>
      <w:r w:rsidRPr="007310A7">
        <w:rPr>
          <w:color w:val="000000" w:themeColor="text1"/>
        </w:rPr>
        <w:t>Während der zweite genannte Eingriff als Entfernung eines Steißbein-</w:t>
      </w:r>
      <w:proofErr w:type="spellStart"/>
      <w:r w:rsidRPr="007310A7">
        <w:rPr>
          <w:color w:val="000000" w:themeColor="text1"/>
        </w:rPr>
        <w:t>Abzesses</w:t>
      </w:r>
      <w:proofErr w:type="spellEnd"/>
      <w:r w:rsidRPr="007310A7">
        <w:rPr>
          <w:color w:val="000000" w:themeColor="text1"/>
        </w:rPr>
        <w:t xml:space="preserve"> von Alex </w:t>
      </w:r>
      <w:r w:rsidR="00C54FA0" w:rsidRPr="007310A7">
        <w:rPr>
          <w:color w:val="000000" w:themeColor="text1"/>
        </w:rPr>
        <w:t xml:space="preserve">in Folge </w:t>
      </w:r>
      <w:r w:rsidRPr="007310A7">
        <w:rPr>
          <w:color w:val="000000" w:themeColor="text1"/>
        </w:rPr>
        <w:t>sehr konkret beschrieben ist, bleibt bei dem ersten offen, um was für einen medizinischen Eingriff es sich genau handelt. Nur aus dem bereits aus dem Interview bekannten Kontext, dass bei Alex ein</w:t>
      </w:r>
      <w:r w:rsidR="00C54FA0" w:rsidRPr="007310A7">
        <w:rPr>
          <w:color w:val="000000" w:themeColor="text1"/>
        </w:rPr>
        <w:t xml:space="preserve"> genitalverändernder Eingriff im Jugendalter </w:t>
      </w:r>
      <w:r w:rsidRPr="007310A7">
        <w:rPr>
          <w:color w:val="000000" w:themeColor="text1"/>
        </w:rPr>
        <w:t xml:space="preserve">durchgeführt wurde und diese OP von der in der obigen Sequenz genannten Ärztin durchgeführt wurde, lässt sich erschließen, dass es sich hier um </w:t>
      </w:r>
      <w:r w:rsidR="00C54FA0" w:rsidRPr="007310A7">
        <w:rPr>
          <w:color w:val="000000" w:themeColor="text1"/>
        </w:rPr>
        <w:t xml:space="preserve">eine solche OP </w:t>
      </w:r>
      <w:r w:rsidRPr="007310A7">
        <w:rPr>
          <w:color w:val="000000" w:themeColor="text1"/>
        </w:rPr>
        <w:t>handelt.</w:t>
      </w:r>
      <w:r w:rsidRPr="007310A7">
        <w:rPr>
          <w:rStyle w:val="Funotenzeichen"/>
          <w:color w:val="000000" w:themeColor="text1"/>
        </w:rPr>
        <w:footnoteReference w:id="203"/>
      </w:r>
      <w:r w:rsidRPr="007310A7">
        <w:rPr>
          <w:color w:val="000000" w:themeColor="text1"/>
        </w:rPr>
        <w:t xml:space="preserve"> An dieser Stelle wird eine Schwierigkeit deutlich, die sich durch das gesamte Interview zieht: Körpergeschlecht und speziell Genitalien werden zwar immer wieder von Alex und auch von mir auf Grund meiner Forschungsfragestellung thematisiert, gleichzeitig vermeidet Alex es, dies konkret zu benennen. Daher bleibt es sowohl in der Interaktion mit Alex als auch in den anderen Interviews häufig bei Andeutungen, wenn es um </w:t>
      </w:r>
      <w:r w:rsidR="00C54FA0" w:rsidRPr="007310A7">
        <w:rPr>
          <w:color w:val="000000" w:themeColor="text1"/>
        </w:rPr>
        <w:t xml:space="preserve">diese Themen </w:t>
      </w:r>
      <w:r w:rsidRPr="007310A7">
        <w:rPr>
          <w:color w:val="000000" w:themeColor="text1"/>
        </w:rPr>
        <w:t xml:space="preserve">geht. Nichtsdestotrotz lässt sich auch das Nicht-Ausgesprochene interpretieren. In einem </w:t>
      </w:r>
      <w:r w:rsidRPr="007310A7">
        <w:rPr>
          <w:color w:val="000000" w:themeColor="text1"/>
        </w:rPr>
        <w:lastRenderedPageBreak/>
        <w:t xml:space="preserve">gesamtgesellschaftlichen Kontext, in dem Genitalien im allgemeinen und Intergeschlechtlichkeit im speziellen tabuisiert sind, ist es selbst in einem verhältnismäßig </w:t>
      </w:r>
      <w:r w:rsidR="00E5182E" w:rsidRPr="007310A7">
        <w:rPr>
          <w:color w:val="000000" w:themeColor="text1"/>
        </w:rPr>
        <w:t>geschützten</w:t>
      </w:r>
      <w:r w:rsidR="00C54FA0" w:rsidRPr="007310A7">
        <w:rPr>
          <w:color w:val="000000" w:themeColor="text1"/>
        </w:rPr>
        <w:t xml:space="preserve"> </w:t>
      </w:r>
      <w:r w:rsidRPr="007310A7">
        <w:rPr>
          <w:color w:val="000000" w:themeColor="text1"/>
        </w:rPr>
        <w:t>Raum wie der Interview-Situation kaum möglich über diese zu sprechen.</w:t>
      </w:r>
      <w:r w:rsidR="0089608A" w:rsidRPr="007310A7">
        <w:rPr>
          <w:rStyle w:val="Funotenzeichen"/>
          <w:color w:val="000000" w:themeColor="text1"/>
        </w:rPr>
        <w:footnoteReference w:id="204"/>
      </w:r>
      <w:r w:rsidRPr="007310A7">
        <w:rPr>
          <w:color w:val="000000" w:themeColor="text1"/>
        </w:rPr>
        <w:t xml:space="preserve"> Auch wenn die </w:t>
      </w:r>
      <w:r w:rsidR="00C54FA0" w:rsidRPr="007310A7">
        <w:rPr>
          <w:color w:val="000000" w:themeColor="text1"/>
        </w:rPr>
        <w:t xml:space="preserve">Verwendung </w:t>
      </w:r>
      <w:r w:rsidRPr="007310A7">
        <w:rPr>
          <w:color w:val="000000" w:themeColor="text1"/>
        </w:rPr>
        <w:t xml:space="preserve">medizinischer Begriffe die </w:t>
      </w:r>
      <w:r w:rsidR="00C54FA0" w:rsidRPr="007310A7">
        <w:rPr>
          <w:color w:val="000000" w:themeColor="text1"/>
        </w:rPr>
        <w:t xml:space="preserve">Thematisierung </w:t>
      </w:r>
      <w:r w:rsidRPr="007310A7">
        <w:rPr>
          <w:color w:val="000000" w:themeColor="text1"/>
        </w:rPr>
        <w:t xml:space="preserve">für Alex </w:t>
      </w:r>
      <w:r w:rsidR="00C54FA0" w:rsidRPr="007310A7">
        <w:rPr>
          <w:color w:val="000000" w:themeColor="text1"/>
        </w:rPr>
        <w:t xml:space="preserve">zu </w:t>
      </w:r>
      <w:r w:rsidRPr="007310A7">
        <w:rPr>
          <w:color w:val="000000" w:themeColor="text1"/>
        </w:rPr>
        <w:t>erleichter</w:t>
      </w:r>
      <w:r w:rsidR="00C54FA0" w:rsidRPr="007310A7">
        <w:rPr>
          <w:color w:val="000000" w:themeColor="text1"/>
        </w:rPr>
        <w:t>n scheint</w:t>
      </w:r>
      <w:r w:rsidRPr="007310A7">
        <w:rPr>
          <w:color w:val="000000" w:themeColor="text1"/>
        </w:rPr>
        <w:t xml:space="preserve"> –</w:t>
      </w:r>
      <w:r w:rsidR="00C54FA0" w:rsidRPr="007310A7">
        <w:rPr>
          <w:color w:val="000000" w:themeColor="text1"/>
        </w:rPr>
        <w:t xml:space="preserve"> </w:t>
      </w:r>
      <w:r w:rsidRPr="007310A7">
        <w:rPr>
          <w:color w:val="000000" w:themeColor="text1"/>
        </w:rPr>
        <w:t>durch die Nennung einer Harnröhrenverlängerung oder einer „Tasche“ – so bleibt es nahezu unmöglich</w:t>
      </w:r>
      <w:r w:rsidR="00C54FA0" w:rsidRPr="007310A7">
        <w:rPr>
          <w:color w:val="000000" w:themeColor="text1"/>
        </w:rPr>
        <w:t xml:space="preserve"> zu erfassen</w:t>
      </w:r>
      <w:r w:rsidRPr="007310A7">
        <w:rPr>
          <w:color w:val="000000" w:themeColor="text1"/>
        </w:rPr>
        <w:t xml:space="preserve">, was geschlechtliche Variationen, Diagnosen und Eingriffe für sein Erleben </w:t>
      </w:r>
      <w:r w:rsidR="00C54FA0" w:rsidRPr="007310A7">
        <w:rPr>
          <w:color w:val="000000" w:themeColor="text1"/>
        </w:rPr>
        <w:t xml:space="preserve">und Empfinden </w:t>
      </w:r>
      <w:r w:rsidRPr="007310A7">
        <w:rPr>
          <w:color w:val="000000" w:themeColor="text1"/>
        </w:rPr>
        <w:t xml:space="preserve">bedeuten. Es kommt zu einer Dethematisierung </w:t>
      </w:r>
      <w:r w:rsidR="00C54FA0" w:rsidRPr="007310A7">
        <w:rPr>
          <w:color w:val="000000" w:themeColor="text1"/>
        </w:rPr>
        <w:t xml:space="preserve">sowohl </w:t>
      </w:r>
      <w:r w:rsidRPr="007310A7">
        <w:rPr>
          <w:color w:val="000000" w:themeColor="text1"/>
        </w:rPr>
        <w:t>des Körpergeschlechtlichen</w:t>
      </w:r>
      <w:r w:rsidR="00C54FA0" w:rsidRPr="007310A7">
        <w:rPr>
          <w:color w:val="000000" w:themeColor="text1"/>
        </w:rPr>
        <w:t xml:space="preserve"> als auch seines damit verbundenen Erlebens. </w:t>
      </w:r>
      <w:r w:rsidRPr="007310A7">
        <w:rPr>
          <w:color w:val="000000" w:themeColor="text1"/>
        </w:rPr>
        <w:t>Hier lässt sich die Hypothese aufstellen, dass dies</w:t>
      </w:r>
      <w:r w:rsidR="00A80C36" w:rsidRPr="007310A7">
        <w:rPr>
          <w:color w:val="000000" w:themeColor="text1"/>
        </w:rPr>
        <w:t xml:space="preserve"> </w:t>
      </w:r>
      <w:r w:rsidRPr="007310A7">
        <w:rPr>
          <w:color w:val="000000" w:themeColor="text1"/>
        </w:rPr>
        <w:t xml:space="preserve">auch eine Möglichkeit der </w:t>
      </w:r>
      <w:r w:rsidR="00C54FA0" w:rsidRPr="007310A7">
        <w:rPr>
          <w:color w:val="000000" w:themeColor="text1"/>
        </w:rPr>
        <w:t xml:space="preserve">schützenden </w:t>
      </w:r>
      <w:r w:rsidRPr="007310A7">
        <w:rPr>
          <w:color w:val="000000" w:themeColor="text1"/>
        </w:rPr>
        <w:t xml:space="preserve">Grenzziehung darstellt, in der er festlegt, </w:t>
      </w:r>
      <w:r w:rsidR="00A80C36" w:rsidRPr="007310A7">
        <w:rPr>
          <w:color w:val="000000" w:themeColor="text1"/>
        </w:rPr>
        <w:t>was für ihn thematisierbar bzw. aushaltbar ist und was nicht.</w:t>
      </w:r>
    </w:p>
    <w:p w14:paraId="5D2065A5" w14:textId="203799C7" w:rsidR="00631021" w:rsidRPr="007310A7" w:rsidRDefault="00631021" w:rsidP="004A70F0">
      <w:pPr>
        <w:spacing w:line="360" w:lineRule="auto"/>
        <w:jc w:val="both"/>
        <w:rPr>
          <w:color w:val="000000" w:themeColor="text1"/>
        </w:rPr>
      </w:pPr>
      <w:r w:rsidRPr="007310A7">
        <w:rPr>
          <w:color w:val="000000" w:themeColor="text1"/>
        </w:rPr>
        <w:t xml:space="preserve">In der Feinanalyse obiger Sequenz fällt die Formulierung die </w:t>
      </w:r>
      <w:r w:rsidR="00E5182E" w:rsidRPr="007310A7">
        <w:rPr>
          <w:color w:val="000000" w:themeColor="text1"/>
        </w:rPr>
        <w:t xml:space="preserve">genitalverändernde </w:t>
      </w:r>
      <w:r w:rsidRPr="007310A7">
        <w:rPr>
          <w:color w:val="000000" w:themeColor="text1"/>
        </w:rPr>
        <w:t>O</w:t>
      </w:r>
      <w:r w:rsidR="00E5182E" w:rsidRPr="007310A7">
        <w:rPr>
          <w:color w:val="000000" w:themeColor="text1"/>
        </w:rPr>
        <w:t>peration</w:t>
      </w:r>
      <w:r w:rsidRPr="007310A7">
        <w:rPr>
          <w:color w:val="000000" w:themeColor="text1"/>
        </w:rPr>
        <w:t xml:space="preserve"> zu „bekommen“ auf. Er </w:t>
      </w:r>
      <w:r w:rsidRPr="007310A7">
        <w:rPr>
          <w:iCs/>
          <w:color w:val="000000" w:themeColor="text1"/>
        </w:rPr>
        <w:t>bekommt</w:t>
      </w:r>
      <w:r w:rsidRPr="007310A7">
        <w:rPr>
          <w:color w:val="000000" w:themeColor="text1"/>
        </w:rPr>
        <w:t xml:space="preserve"> diese, wie man einen Gegenstand oder ein Geschenk bekommt. Diese Formulierung stellt einerseits die Bedeutung der genannten Behandlerin, die Alex bereits als kleines Kind operiert hat, in den Mittelpunkt. Andererseits kann </w:t>
      </w:r>
      <w:r w:rsidRPr="007310A7">
        <w:rPr>
          <w:iCs/>
          <w:color w:val="000000" w:themeColor="text1"/>
        </w:rPr>
        <w:t>bekommen</w:t>
      </w:r>
      <w:r w:rsidRPr="007310A7">
        <w:rPr>
          <w:color w:val="000000" w:themeColor="text1"/>
        </w:rPr>
        <w:t xml:space="preserve"> hier auch die Bedeutung von hinnehmen und dementsprechend akzeptieren haben.</w:t>
      </w:r>
      <w:r w:rsidRPr="007310A7">
        <w:rPr>
          <w:rStyle w:val="Funotenzeichen"/>
          <w:color w:val="000000" w:themeColor="text1"/>
        </w:rPr>
        <w:footnoteReference w:id="205"/>
      </w:r>
      <w:r w:rsidRPr="007310A7">
        <w:rPr>
          <w:color w:val="000000" w:themeColor="text1"/>
        </w:rPr>
        <w:t xml:space="preserve"> Besonders auffällig ist, dass Alex direkt im Anschluss für die Beschreibung seiner Abszess-Operation das alltagssprachlich üblichere Wort haben verwendet, das hier am ehesten einen für ihn bestehenden Sachverhalt ausdrückt </w:t>
      </w:r>
      <w:r w:rsidR="00EC3774" w:rsidRPr="007310A7">
        <w:rPr>
          <w:color w:val="000000" w:themeColor="text1"/>
        </w:rPr>
        <w:fldChar w:fldCharType="begin"/>
      </w:r>
      <w:r w:rsidR="00EC3774" w:rsidRPr="007310A7">
        <w:rPr>
          <w:color w:val="000000" w:themeColor="text1"/>
        </w:rPr>
        <w:instrText xml:space="preserve"> ADDIN ZOTERO_ITEM CSL_CITATION {"citationID":"efKODMdX","properties":{"unsorted":false,"formattedCitation":"(vgl. Duden 2025)","plainCitation":"(vgl. Duden 2025)","noteIndex":0},"citationItems":[{"id":1067,"uris":["http://zotero.org/users/local/owKliTIb/items/T6VIFWP5"],"itemData":{"id":1067,"type":"document","publisher":"Cornelsen Verlag","title":"Das Onlinewörterbuch","URL":"https://www.duden.de/synonyme/bekommen","author":[{"literal":"Duden"}],"issued":{"date-parts":[["2025"]]}},"prefix":"vgl."}],"schema":"https://github.com/citation-style-language/schema/raw/master/csl-citation.json"} </w:instrText>
      </w:r>
      <w:r w:rsidR="00EC3774" w:rsidRPr="007310A7">
        <w:rPr>
          <w:color w:val="000000" w:themeColor="text1"/>
        </w:rPr>
        <w:fldChar w:fldCharType="separate"/>
      </w:r>
      <w:r w:rsidR="00EC3774" w:rsidRPr="007310A7">
        <w:rPr>
          <w:rFonts w:ascii="Cambria" w:hAnsi="Cambria"/>
          <w:color w:val="000000" w:themeColor="text1"/>
        </w:rPr>
        <w:t>(vgl. Duden 2025)</w:t>
      </w:r>
      <w:r w:rsidR="00EC3774" w:rsidRPr="007310A7">
        <w:rPr>
          <w:color w:val="000000" w:themeColor="text1"/>
        </w:rPr>
        <w:fldChar w:fldCharType="end"/>
      </w:r>
      <w:r w:rsidRPr="007310A7">
        <w:rPr>
          <w:color w:val="000000" w:themeColor="text1"/>
        </w:rPr>
        <w:t xml:space="preserve">. Dabei werden beide Eingriffe als selbstverständlich und unhinterfragt in ihrer Notwendigkeit dargestellt. Bei einem Abszess liegt dies auf Grund der unmittelbaren medizinischen Behandlungsbedürftigkeit nahe. Bei der Genital-OP, deren genaueres Prozedere Alex nur vage umschreibt, lässt sich die von Alex vermutlich so erlebte Notwendigkeit erst im Kontext einer weiteren Sequenz erschließen, in der er erklärt, dass seine Behandlerin zum Zeitpunkt der Operation kurz davor ist in Rente zu gehen. Vor diesem Hintergrund liegt nahe, dass der Zeitpunkt der Durchführung des Eingriffs – während Alex‘ letztem Schuljahr und somit nahe am Abschluss seiner Schulzeit – </w:t>
      </w:r>
      <w:r w:rsidRPr="007310A7">
        <w:rPr>
          <w:color w:val="000000" w:themeColor="text1"/>
        </w:rPr>
        <w:lastRenderedPageBreak/>
        <w:t>überwiegend an den Bedingungen des Behandlungssystems ausgerichtet sind und kaum an seinen eigenen Bedarfen.</w:t>
      </w:r>
    </w:p>
    <w:p w14:paraId="72949C71" w14:textId="41AB3A08" w:rsidR="00631021" w:rsidRPr="007310A7" w:rsidRDefault="00631021" w:rsidP="00EC3774">
      <w:pPr>
        <w:spacing w:before="240" w:line="360" w:lineRule="auto"/>
        <w:jc w:val="both"/>
        <w:rPr>
          <w:color w:val="000000" w:themeColor="text1"/>
        </w:rPr>
      </w:pPr>
      <w:r w:rsidRPr="007310A7">
        <w:rPr>
          <w:color w:val="000000" w:themeColor="text1"/>
        </w:rPr>
        <w:t>Auf meine Frage hin, wann ihm der Eingriff erstmals vorgeschlagen wurde und wie</w:t>
      </w:r>
      <w:r w:rsidR="00300EFB" w:rsidRPr="007310A7">
        <w:rPr>
          <w:color w:val="000000" w:themeColor="text1"/>
        </w:rPr>
        <w:t xml:space="preserve"> es</w:t>
      </w:r>
      <w:r w:rsidRPr="007310A7">
        <w:rPr>
          <w:color w:val="000000" w:themeColor="text1"/>
        </w:rPr>
        <w:t xml:space="preserve"> dan</w:t>
      </w:r>
      <w:r w:rsidR="00300EFB" w:rsidRPr="007310A7">
        <w:rPr>
          <w:color w:val="000000" w:themeColor="text1"/>
        </w:rPr>
        <w:t xml:space="preserve">ach </w:t>
      </w:r>
      <w:r w:rsidRPr="007310A7">
        <w:rPr>
          <w:color w:val="000000" w:themeColor="text1"/>
        </w:rPr>
        <w:t>weiterging, antwortet Alex:</w:t>
      </w:r>
    </w:p>
    <w:p w14:paraId="7764E8B4" w14:textId="7E10EA65" w:rsidR="00631021" w:rsidRPr="007310A7" w:rsidRDefault="00631021" w:rsidP="00EC3774">
      <w:pPr>
        <w:spacing w:before="240" w:after="240" w:line="360" w:lineRule="auto"/>
        <w:ind w:left="567" w:right="509"/>
        <w:jc w:val="both"/>
        <w:rPr>
          <w:color w:val="000000" w:themeColor="text1"/>
          <w:sz w:val="22"/>
          <w:szCs w:val="22"/>
        </w:rPr>
      </w:pPr>
      <w:r w:rsidRPr="007310A7">
        <w:rPr>
          <w:color w:val="000000" w:themeColor="text1"/>
          <w:sz w:val="22"/>
          <w:szCs w:val="22"/>
        </w:rPr>
        <w:t xml:space="preserve">„wann genau des, </w:t>
      </w:r>
      <w:proofErr w:type="spellStart"/>
      <w:proofErr w:type="gramStart"/>
      <w:r w:rsidRPr="007310A7">
        <w:rPr>
          <w:color w:val="000000" w:themeColor="text1"/>
          <w:sz w:val="22"/>
          <w:szCs w:val="22"/>
        </w:rPr>
        <w:t>ka:nn</w:t>
      </w:r>
      <w:proofErr w:type="spellEnd"/>
      <w:proofErr w:type="gramEnd"/>
      <w:r w:rsidRPr="007310A7">
        <w:rPr>
          <w:color w:val="000000" w:themeColor="text1"/>
          <w:sz w:val="22"/>
          <w:szCs w:val="22"/>
        </w:rPr>
        <w:t xml:space="preserve"> kann ich </w:t>
      </w:r>
      <w:proofErr w:type="spellStart"/>
      <w:r w:rsidRPr="007310A7">
        <w:rPr>
          <w:b/>
          <w:color w:val="000000" w:themeColor="text1"/>
          <w:sz w:val="22"/>
          <w:szCs w:val="22"/>
        </w:rPr>
        <w:t>ni:cht</w:t>
      </w:r>
      <w:proofErr w:type="spellEnd"/>
      <w:r w:rsidRPr="007310A7">
        <w:rPr>
          <w:b/>
          <w:color w:val="000000" w:themeColor="text1"/>
          <w:sz w:val="22"/>
          <w:szCs w:val="22"/>
        </w:rPr>
        <w:t xml:space="preserve"> </w:t>
      </w:r>
      <w:proofErr w:type="spellStart"/>
      <w:r w:rsidRPr="007310A7">
        <w:rPr>
          <w:b/>
          <w:color w:val="000000" w:themeColor="text1"/>
          <w:sz w:val="22"/>
          <w:szCs w:val="22"/>
        </w:rPr>
        <w:t>sa:gen</w:t>
      </w:r>
      <w:proofErr w:type="spellEnd"/>
      <w:r w:rsidRPr="007310A7">
        <w:rPr>
          <w:b/>
          <w:color w:val="000000" w:themeColor="text1"/>
          <w:sz w:val="22"/>
          <w:szCs w:val="22"/>
        </w:rPr>
        <w:t xml:space="preserve"> </w:t>
      </w:r>
      <w:r w:rsidRPr="007310A7">
        <w:rPr>
          <w:color w:val="000000" w:themeColor="text1"/>
          <w:sz w:val="22"/>
          <w:szCs w:val="22"/>
        </w:rPr>
        <w:t xml:space="preserve">(1) allerdings ging es eher, um, eine </w:t>
      </w:r>
      <w:proofErr w:type="spellStart"/>
      <w:r w:rsidRPr="007310A7">
        <w:rPr>
          <w:b/>
          <w:color w:val="000000" w:themeColor="text1"/>
          <w:sz w:val="22"/>
          <w:szCs w:val="22"/>
        </w:rPr>
        <w:t>Fa:lte</w:t>
      </w:r>
      <w:proofErr w:type="spellEnd"/>
      <w:r w:rsidRPr="007310A7">
        <w:rPr>
          <w:color w:val="000000" w:themeColor="text1"/>
          <w:sz w:val="22"/>
          <w:szCs w:val="22"/>
        </w:rPr>
        <w:t xml:space="preserve">, wo </w:t>
      </w:r>
      <w:proofErr w:type="spellStart"/>
      <w:r w:rsidRPr="007310A7">
        <w:rPr>
          <w:color w:val="000000" w:themeColor="text1"/>
          <w:sz w:val="22"/>
          <w:szCs w:val="22"/>
        </w:rPr>
        <w:t>si:ch</w:t>
      </w:r>
      <w:proofErr w:type="spellEnd"/>
      <w:r w:rsidRPr="007310A7">
        <w:rPr>
          <w:color w:val="000000" w:themeColor="text1"/>
          <w:sz w:val="22"/>
          <w:szCs w:val="22"/>
        </w:rPr>
        <w:t xml:space="preserve"> (1) </w:t>
      </w:r>
      <w:proofErr w:type="spellStart"/>
      <w:r w:rsidRPr="007310A7">
        <w:rPr>
          <w:color w:val="000000" w:themeColor="text1"/>
          <w:sz w:val="22"/>
          <w:szCs w:val="22"/>
        </w:rPr>
        <w:t>vi:el</w:t>
      </w:r>
      <w:proofErr w:type="spellEnd"/>
      <w:r w:rsidRPr="007310A7">
        <w:rPr>
          <w:color w:val="000000" w:themeColor="text1"/>
          <w:sz w:val="22"/>
          <w:szCs w:val="22"/>
        </w:rPr>
        <w:t xml:space="preserve"> (weißes) Sekret=angesammelt=hat, und, </w:t>
      </w:r>
      <w:proofErr w:type="spellStart"/>
      <w:r w:rsidRPr="007310A7">
        <w:rPr>
          <w:color w:val="000000" w:themeColor="text1"/>
          <w:sz w:val="22"/>
          <w:szCs w:val="22"/>
        </w:rPr>
        <w:t>wa:s</w:t>
      </w:r>
      <w:proofErr w:type="spellEnd"/>
      <w:r w:rsidRPr="007310A7">
        <w:rPr>
          <w:color w:val="000000" w:themeColor="text1"/>
          <w:sz w:val="22"/>
          <w:szCs w:val="22"/>
        </w:rPr>
        <w:t xml:space="preserve"> auch, oft zu </w:t>
      </w:r>
      <w:proofErr w:type="spellStart"/>
      <w:r w:rsidRPr="007310A7">
        <w:rPr>
          <w:color w:val="000000" w:themeColor="text1"/>
          <w:sz w:val="22"/>
          <w:szCs w:val="22"/>
        </w:rPr>
        <w:t>Entzü:ndungen</w:t>
      </w:r>
      <w:proofErr w:type="spellEnd"/>
      <w:r w:rsidRPr="007310A7">
        <w:rPr>
          <w:color w:val="000000" w:themeColor="text1"/>
          <w:sz w:val="22"/>
          <w:szCs w:val="22"/>
        </w:rPr>
        <w:t xml:space="preserve"> </w:t>
      </w:r>
      <w:proofErr w:type="spellStart"/>
      <w:r w:rsidRPr="007310A7">
        <w:rPr>
          <w:color w:val="000000" w:themeColor="text1"/>
          <w:sz w:val="22"/>
          <w:szCs w:val="22"/>
        </w:rPr>
        <w:t>gefü:hrt</w:t>
      </w:r>
      <w:proofErr w:type="spellEnd"/>
      <w:r w:rsidRPr="007310A7">
        <w:rPr>
          <w:color w:val="000000" w:themeColor="text1"/>
          <w:sz w:val="22"/>
          <w:szCs w:val="22"/>
        </w:rPr>
        <w:t xml:space="preserve"> hat (2) u:nd ((atmet aus)) </w:t>
      </w:r>
      <w:proofErr w:type="spellStart"/>
      <w:r w:rsidRPr="007310A7">
        <w:rPr>
          <w:b/>
          <w:color w:val="000000" w:themeColor="text1"/>
          <w:sz w:val="22"/>
          <w:szCs w:val="22"/>
        </w:rPr>
        <w:t>gestu:nken</w:t>
      </w:r>
      <w:proofErr w:type="spellEnd"/>
      <w:r w:rsidRPr="007310A7">
        <w:rPr>
          <w:color w:val="000000" w:themeColor="text1"/>
          <w:sz w:val="22"/>
          <w:szCs w:val="22"/>
        </w:rPr>
        <w:t xml:space="preserve"> hat und=alles=andere, //</w:t>
      </w:r>
      <w:proofErr w:type="spellStart"/>
      <w:r w:rsidRPr="007310A7">
        <w:rPr>
          <w:color w:val="000000" w:themeColor="text1"/>
          <w:sz w:val="22"/>
          <w:szCs w:val="22"/>
        </w:rPr>
        <w:t>mhm</w:t>
      </w:r>
      <w:proofErr w:type="spellEnd"/>
      <w:r w:rsidRPr="007310A7">
        <w:rPr>
          <w:color w:val="000000" w:themeColor="text1"/>
          <w:sz w:val="22"/>
          <w:szCs w:val="22"/>
        </w:rPr>
        <w:t xml:space="preserve">// die Tasche wurde halt einfach </w:t>
      </w:r>
      <w:r w:rsidRPr="007310A7">
        <w:rPr>
          <w:b/>
          <w:color w:val="000000" w:themeColor="text1"/>
          <w:sz w:val="22"/>
          <w:szCs w:val="22"/>
        </w:rPr>
        <w:t>zugenäht</w:t>
      </w:r>
      <w:r w:rsidRPr="007310A7">
        <w:rPr>
          <w:color w:val="000000" w:themeColor="text1"/>
          <w:sz w:val="22"/>
          <w:szCs w:val="22"/>
        </w:rPr>
        <w:t xml:space="preserve"> (2) und, des war eigentlich groß </w:t>
      </w:r>
      <w:r w:rsidRPr="007310A7">
        <w:rPr>
          <w:b/>
          <w:color w:val="000000" w:themeColor="text1"/>
          <w:sz w:val="22"/>
          <w:szCs w:val="22"/>
        </w:rPr>
        <w:t xml:space="preserve">alles </w:t>
      </w:r>
      <w:r w:rsidRPr="007310A7">
        <w:rPr>
          <w:color w:val="000000" w:themeColor="text1"/>
          <w:sz w:val="22"/>
          <w:szCs w:val="22"/>
        </w:rPr>
        <w:t xml:space="preserve">((spricht schneller, leise)) ob sie </w:t>
      </w:r>
      <w:r w:rsidRPr="007310A7">
        <w:rPr>
          <w:b/>
          <w:color w:val="000000" w:themeColor="text1"/>
          <w:sz w:val="22"/>
          <w:szCs w:val="22"/>
        </w:rPr>
        <w:t>sonst</w:t>
      </w:r>
      <w:r w:rsidRPr="007310A7">
        <w:rPr>
          <w:color w:val="000000" w:themeColor="text1"/>
          <w:sz w:val="22"/>
          <w:szCs w:val="22"/>
        </w:rPr>
        <w:t xml:space="preserve"> noch was gemacht </w:t>
      </w:r>
      <w:proofErr w:type="spellStart"/>
      <w:r w:rsidRPr="007310A7">
        <w:rPr>
          <w:color w:val="000000" w:themeColor="text1"/>
          <w:sz w:val="22"/>
          <w:szCs w:val="22"/>
        </w:rPr>
        <w:t>ham</w:t>
      </w:r>
      <w:proofErr w:type="spellEnd"/>
      <w:r w:rsidRPr="007310A7">
        <w:rPr>
          <w:color w:val="000000" w:themeColor="text1"/>
          <w:sz w:val="22"/>
          <w:szCs w:val="22"/>
        </w:rPr>
        <w:t xml:space="preserve"> weiß ich </w:t>
      </w:r>
      <w:proofErr w:type="spellStart"/>
      <w:r w:rsidRPr="007310A7">
        <w:rPr>
          <w:color w:val="000000" w:themeColor="text1"/>
          <w:sz w:val="22"/>
          <w:szCs w:val="22"/>
        </w:rPr>
        <w:t>nich</w:t>
      </w:r>
      <w:proofErr w:type="spellEnd"/>
      <w:r w:rsidRPr="007310A7">
        <w:rPr>
          <w:color w:val="000000" w:themeColor="text1"/>
          <w:sz w:val="22"/>
          <w:szCs w:val="22"/>
        </w:rPr>
        <w:t xml:space="preserve">, aber </w:t>
      </w:r>
      <w:bookmarkStart w:id="72" w:name="_Hlk232854476"/>
      <w:r w:rsidRPr="007310A7">
        <w:rPr>
          <w:color w:val="000000" w:themeColor="text1"/>
          <w:sz w:val="22"/>
          <w:szCs w:val="22"/>
        </w:rPr>
        <w:t>es ging eigentlich nur um die Tasche, (ursprünglich)</w:t>
      </w:r>
      <w:bookmarkEnd w:id="72"/>
      <w:r w:rsidRPr="007310A7">
        <w:rPr>
          <w:color w:val="000000" w:themeColor="text1"/>
          <w:sz w:val="22"/>
          <w:szCs w:val="22"/>
        </w:rPr>
        <w:t xml:space="preserve"> //</w:t>
      </w:r>
      <w:proofErr w:type="spellStart"/>
      <w:r w:rsidRPr="007310A7">
        <w:rPr>
          <w:color w:val="000000" w:themeColor="text1"/>
          <w:sz w:val="22"/>
          <w:szCs w:val="22"/>
        </w:rPr>
        <w:t>mhm</w:t>
      </w:r>
      <w:proofErr w:type="spellEnd"/>
      <w:r w:rsidRPr="007310A7">
        <w:rPr>
          <w:color w:val="000000" w:themeColor="text1"/>
          <w:sz w:val="22"/>
          <w:szCs w:val="22"/>
        </w:rPr>
        <w:t>// (3)“</w:t>
      </w:r>
    </w:p>
    <w:p w14:paraId="3BC565B1" w14:textId="26E4DD01" w:rsidR="00631021" w:rsidRPr="007310A7" w:rsidRDefault="00631021" w:rsidP="004A70F0">
      <w:pPr>
        <w:spacing w:line="360" w:lineRule="auto"/>
        <w:jc w:val="both"/>
        <w:rPr>
          <w:color w:val="000000" w:themeColor="text1"/>
        </w:rPr>
      </w:pPr>
      <w:r w:rsidRPr="007310A7">
        <w:rPr>
          <w:color w:val="000000" w:themeColor="text1"/>
        </w:rPr>
        <w:t>Alex</w:t>
      </w:r>
      <w:r w:rsidR="00B22EC5" w:rsidRPr="007310A7">
        <w:rPr>
          <w:color w:val="000000" w:themeColor="text1"/>
        </w:rPr>
        <w:t xml:space="preserve"> kann sich weder an den Zeitpunkt des Eingriffs, noch an die begleitenden Umstände sowie den damit verbundenen Handlungsverlauf erinnern. </w:t>
      </w:r>
      <w:r w:rsidRPr="007310A7">
        <w:rPr>
          <w:color w:val="000000" w:themeColor="text1"/>
        </w:rPr>
        <w:t xml:space="preserve">An Stelle einer Narration oder eines Berichts argumentiert er </w:t>
      </w:r>
      <w:r w:rsidR="003F5D6A" w:rsidRPr="007310A7">
        <w:rPr>
          <w:color w:val="000000" w:themeColor="text1"/>
        </w:rPr>
        <w:t xml:space="preserve">in medizinischer, objektivierender Terminologie </w:t>
      </w:r>
      <w:r w:rsidRPr="007310A7">
        <w:rPr>
          <w:color w:val="000000" w:themeColor="text1"/>
        </w:rPr>
        <w:t>für die Notwendigkeit de</w:t>
      </w:r>
      <w:r w:rsidR="003F5D6A" w:rsidRPr="007310A7">
        <w:rPr>
          <w:color w:val="000000" w:themeColor="text1"/>
        </w:rPr>
        <w:t>r OP</w:t>
      </w:r>
      <w:r w:rsidRPr="007310A7">
        <w:rPr>
          <w:color w:val="000000" w:themeColor="text1"/>
        </w:rPr>
        <w:t xml:space="preserve">. </w:t>
      </w:r>
      <w:r w:rsidR="00A61985" w:rsidRPr="007310A7">
        <w:rPr>
          <w:color w:val="000000" w:themeColor="text1"/>
        </w:rPr>
        <w:t xml:space="preserve">Als Akteur taucht er dabei nicht auf. </w:t>
      </w:r>
      <w:r w:rsidRPr="007310A7">
        <w:rPr>
          <w:color w:val="000000" w:themeColor="text1"/>
        </w:rPr>
        <w:t xml:space="preserve">Hier liegt nahe, dass </w:t>
      </w:r>
      <w:r w:rsidR="003F5D6A" w:rsidRPr="007310A7">
        <w:rPr>
          <w:color w:val="000000" w:themeColor="text1"/>
        </w:rPr>
        <w:t xml:space="preserve">Alex auf Grund der damit verbundenen Belastung </w:t>
      </w:r>
      <w:r w:rsidRPr="007310A7">
        <w:rPr>
          <w:color w:val="000000" w:themeColor="text1"/>
        </w:rPr>
        <w:t xml:space="preserve">über konkrete Situationen </w:t>
      </w:r>
      <w:r w:rsidR="003F5D6A" w:rsidRPr="007310A7">
        <w:rPr>
          <w:color w:val="000000" w:themeColor="text1"/>
        </w:rPr>
        <w:t xml:space="preserve">und sein damit einhergehendes Erleben </w:t>
      </w:r>
      <w:r w:rsidRPr="007310A7">
        <w:rPr>
          <w:color w:val="000000" w:themeColor="text1"/>
        </w:rPr>
        <w:t>nicht sprechen kan</w:t>
      </w:r>
      <w:r w:rsidR="003F5D6A" w:rsidRPr="007310A7">
        <w:rPr>
          <w:color w:val="000000" w:themeColor="text1"/>
        </w:rPr>
        <w:t xml:space="preserve">n. </w:t>
      </w:r>
      <w:r w:rsidR="00F346ED" w:rsidRPr="007310A7">
        <w:rPr>
          <w:color w:val="000000" w:themeColor="text1"/>
        </w:rPr>
        <w:t xml:space="preserve">Letztere Interpretation wird </w:t>
      </w:r>
      <w:r w:rsidR="003F5D6A" w:rsidRPr="007310A7">
        <w:rPr>
          <w:color w:val="000000" w:themeColor="text1"/>
        </w:rPr>
        <w:t xml:space="preserve">durch die </w:t>
      </w:r>
      <w:r w:rsidR="00F346ED" w:rsidRPr="007310A7">
        <w:rPr>
          <w:color w:val="000000" w:themeColor="text1"/>
        </w:rPr>
        <w:t xml:space="preserve">Kontrastierung </w:t>
      </w:r>
      <w:r w:rsidRPr="007310A7">
        <w:rPr>
          <w:color w:val="000000" w:themeColor="text1"/>
        </w:rPr>
        <w:t>mit einer späteren Sequenz im Interview</w:t>
      </w:r>
      <w:r w:rsidR="003F5D6A" w:rsidRPr="007310A7">
        <w:rPr>
          <w:color w:val="000000" w:themeColor="text1"/>
        </w:rPr>
        <w:t xml:space="preserve"> gestützt</w:t>
      </w:r>
      <w:r w:rsidRPr="007310A7">
        <w:rPr>
          <w:color w:val="000000" w:themeColor="text1"/>
        </w:rPr>
        <w:t xml:space="preserve">, in der er sehr detailliert über </w:t>
      </w:r>
      <w:r w:rsidR="003F5D6A" w:rsidRPr="007310A7">
        <w:rPr>
          <w:color w:val="000000" w:themeColor="text1"/>
        </w:rPr>
        <w:t xml:space="preserve">einen </w:t>
      </w:r>
      <w:r w:rsidR="00F346ED" w:rsidRPr="007310A7">
        <w:rPr>
          <w:color w:val="000000" w:themeColor="text1"/>
        </w:rPr>
        <w:t>Abszess-</w:t>
      </w:r>
      <w:r w:rsidRPr="007310A7">
        <w:rPr>
          <w:color w:val="000000" w:themeColor="text1"/>
        </w:rPr>
        <w:t>Eingriff spricht, den er im selben Jahr erlebt</w:t>
      </w:r>
      <w:r w:rsidR="00F346ED" w:rsidRPr="007310A7">
        <w:rPr>
          <w:color w:val="000000" w:themeColor="text1"/>
        </w:rPr>
        <w:t>:</w:t>
      </w:r>
    </w:p>
    <w:p w14:paraId="51730EAF" w14:textId="71B8EC72" w:rsidR="00631021" w:rsidRPr="007310A7" w:rsidRDefault="00631021" w:rsidP="00EC3774">
      <w:pPr>
        <w:spacing w:before="240" w:after="240" w:line="360" w:lineRule="auto"/>
        <w:ind w:left="567" w:right="509"/>
        <w:jc w:val="both"/>
        <w:rPr>
          <w:color w:val="000000" w:themeColor="text1"/>
          <w:sz w:val="22"/>
          <w:szCs w:val="22"/>
        </w:rPr>
      </w:pPr>
      <w:r w:rsidRPr="007310A7">
        <w:rPr>
          <w:color w:val="000000" w:themeColor="text1"/>
          <w:sz w:val="22"/>
          <w:szCs w:val="22"/>
        </w:rPr>
        <w:t xml:space="preserve">„des war </w:t>
      </w:r>
      <w:proofErr w:type="spellStart"/>
      <w:r w:rsidRPr="007310A7">
        <w:rPr>
          <w:color w:val="000000" w:themeColor="text1"/>
          <w:sz w:val="22"/>
          <w:szCs w:val="22"/>
        </w:rPr>
        <w:t>se:hr</w:t>
      </w:r>
      <w:proofErr w:type="spellEnd"/>
      <w:r w:rsidRPr="007310A7">
        <w:rPr>
          <w:b/>
          <w:color w:val="000000" w:themeColor="text1"/>
          <w:sz w:val="22"/>
          <w:szCs w:val="22"/>
        </w:rPr>
        <w:t xml:space="preserve"> früh morgens</w:t>
      </w:r>
      <w:r w:rsidRPr="007310A7">
        <w:rPr>
          <w:color w:val="000000" w:themeColor="text1"/>
          <w:sz w:val="22"/>
          <w:szCs w:val="22"/>
        </w:rPr>
        <w:t xml:space="preserve">, da bin ich mit meinem </w:t>
      </w:r>
      <w:r w:rsidRPr="007310A7">
        <w:rPr>
          <w:b/>
          <w:color w:val="000000" w:themeColor="text1"/>
          <w:sz w:val="22"/>
          <w:szCs w:val="22"/>
        </w:rPr>
        <w:t>Vater rein</w:t>
      </w:r>
      <w:r w:rsidRPr="007310A7">
        <w:rPr>
          <w:color w:val="000000" w:themeColor="text1"/>
          <w:sz w:val="22"/>
          <w:szCs w:val="22"/>
        </w:rPr>
        <w:t xml:space="preserve">, die haben uns dann=von=der Notaufnahme (1) in die Kinderchirurgie Station, weitergeschickt, in so=n Untersuchungszimmer, die haben davor </w:t>
      </w:r>
      <w:proofErr w:type="spellStart"/>
      <w:r w:rsidRPr="007310A7">
        <w:rPr>
          <w:color w:val="000000" w:themeColor="text1"/>
          <w:sz w:val="22"/>
          <w:szCs w:val="22"/>
        </w:rPr>
        <w:t>nen</w:t>
      </w:r>
      <w:proofErr w:type="spellEnd"/>
      <w:r w:rsidRPr="007310A7">
        <w:rPr>
          <w:color w:val="000000" w:themeColor="text1"/>
          <w:sz w:val="22"/>
          <w:szCs w:val="22"/>
        </w:rPr>
        <w:t xml:space="preserve"> </w:t>
      </w:r>
      <w:r w:rsidRPr="007310A7">
        <w:rPr>
          <w:b/>
          <w:color w:val="000000" w:themeColor="text1"/>
          <w:sz w:val="22"/>
          <w:szCs w:val="22"/>
        </w:rPr>
        <w:t>Ultraschall</w:t>
      </w:r>
      <w:r w:rsidRPr="007310A7">
        <w:rPr>
          <w:color w:val="000000" w:themeColor="text1"/>
          <w:sz w:val="22"/>
          <w:szCs w:val="22"/>
        </w:rPr>
        <w:t xml:space="preserve"> gemacht, ursprünglich wollten, </w:t>
      </w:r>
      <w:r w:rsidRPr="007310A7">
        <w:rPr>
          <w:b/>
          <w:color w:val="000000" w:themeColor="text1"/>
          <w:sz w:val="22"/>
          <w:szCs w:val="22"/>
        </w:rPr>
        <w:t xml:space="preserve">wollte ich </w:t>
      </w:r>
      <w:r w:rsidRPr="007310A7">
        <w:rPr>
          <w:color w:val="000000" w:themeColor="text1"/>
          <w:sz w:val="22"/>
          <w:szCs w:val="22"/>
        </w:rPr>
        <w:t xml:space="preserve">(1) oder-, ((schneller)) es gab (zwei Optionen) ne </w:t>
      </w:r>
      <w:proofErr w:type="spellStart"/>
      <w:r w:rsidRPr="007310A7">
        <w:rPr>
          <w:b/>
          <w:color w:val="000000" w:themeColor="text1"/>
          <w:sz w:val="22"/>
          <w:szCs w:val="22"/>
        </w:rPr>
        <w:t>OPe</w:t>
      </w:r>
      <w:proofErr w:type="spellEnd"/>
      <w:r w:rsidRPr="007310A7">
        <w:rPr>
          <w:b/>
          <w:color w:val="000000" w:themeColor="text1"/>
          <w:sz w:val="22"/>
          <w:szCs w:val="22"/>
        </w:rPr>
        <w:t>:</w:t>
      </w:r>
      <w:r w:rsidRPr="007310A7">
        <w:rPr>
          <w:color w:val="000000" w:themeColor="text1"/>
          <w:sz w:val="22"/>
          <w:szCs w:val="22"/>
        </w:rPr>
        <w:t xml:space="preserve"> oder direkt da noch vor Ort raus zu </w:t>
      </w:r>
      <w:proofErr w:type="spellStart"/>
      <w:r w:rsidRPr="007310A7">
        <w:rPr>
          <w:b/>
          <w:color w:val="000000" w:themeColor="text1"/>
          <w:sz w:val="22"/>
          <w:szCs w:val="22"/>
        </w:rPr>
        <w:t>schneide:n</w:t>
      </w:r>
      <w:proofErr w:type="spellEnd"/>
      <w:r w:rsidRPr="007310A7">
        <w:rPr>
          <w:b/>
          <w:color w:val="000000" w:themeColor="text1"/>
          <w:sz w:val="22"/>
          <w:szCs w:val="22"/>
        </w:rPr>
        <w:t xml:space="preserve"> </w:t>
      </w:r>
      <w:r w:rsidRPr="007310A7">
        <w:rPr>
          <w:color w:val="000000" w:themeColor="text1"/>
          <w:sz w:val="22"/>
          <w:szCs w:val="22"/>
        </w:rPr>
        <w:t xml:space="preserve">wollt ich das da direkt vor Ort noch w-, </w:t>
      </w:r>
      <w:r w:rsidRPr="007310A7">
        <w:rPr>
          <w:b/>
          <w:color w:val="000000" w:themeColor="text1"/>
          <w:sz w:val="22"/>
          <w:szCs w:val="22"/>
        </w:rPr>
        <w:t xml:space="preserve">weg machen (2) </w:t>
      </w:r>
      <w:r w:rsidRPr="007310A7">
        <w:rPr>
          <w:color w:val="000000" w:themeColor="text1"/>
          <w:sz w:val="22"/>
          <w:szCs w:val="22"/>
        </w:rPr>
        <w:t xml:space="preserve">was sich dann aber </w:t>
      </w:r>
      <w:proofErr w:type="spellStart"/>
      <w:r w:rsidRPr="007310A7">
        <w:rPr>
          <w:color w:val="000000" w:themeColor="text1"/>
          <w:sz w:val="22"/>
          <w:szCs w:val="22"/>
        </w:rPr>
        <w:t>nich</w:t>
      </w:r>
      <w:proofErr w:type="spellEnd"/>
      <w:r w:rsidRPr="007310A7">
        <w:rPr>
          <w:color w:val="000000" w:themeColor="text1"/>
          <w:sz w:val="22"/>
          <w:szCs w:val="22"/>
        </w:rPr>
        <w:t xml:space="preserve"> </w:t>
      </w:r>
      <w:proofErr w:type="spellStart"/>
      <w:r w:rsidRPr="007310A7">
        <w:rPr>
          <w:color w:val="000000" w:themeColor="text1"/>
          <w:sz w:val="22"/>
          <w:szCs w:val="22"/>
        </w:rPr>
        <w:t>me:hr</w:t>
      </w:r>
      <w:proofErr w:type="spellEnd"/>
      <w:r w:rsidRPr="007310A7">
        <w:rPr>
          <w:color w:val="000000" w:themeColor="text1"/>
          <w:sz w:val="22"/>
          <w:szCs w:val="22"/>
        </w:rPr>
        <w:t>,</w:t>
      </w:r>
      <w:r w:rsidRPr="007310A7">
        <w:rPr>
          <w:b/>
          <w:color w:val="000000" w:themeColor="text1"/>
          <w:sz w:val="22"/>
          <w:szCs w:val="22"/>
        </w:rPr>
        <w:t xml:space="preserve"> </w:t>
      </w:r>
      <w:r w:rsidRPr="007310A7">
        <w:rPr>
          <w:color w:val="000000" w:themeColor="text1"/>
          <w:sz w:val="22"/>
          <w:szCs w:val="22"/>
        </w:rPr>
        <w:t xml:space="preserve">als möglich erwiesen hat nach dem </w:t>
      </w:r>
      <w:r w:rsidRPr="007310A7">
        <w:rPr>
          <w:b/>
          <w:color w:val="000000" w:themeColor="text1"/>
          <w:sz w:val="22"/>
          <w:szCs w:val="22"/>
        </w:rPr>
        <w:t xml:space="preserve">Ultra </w:t>
      </w:r>
      <w:proofErr w:type="spellStart"/>
      <w:r w:rsidRPr="007310A7">
        <w:rPr>
          <w:b/>
          <w:color w:val="000000" w:themeColor="text1"/>
          <w:sz w:val="22"/>
          <w:szCs w:val="22"/>
        </w:rPr>
        <w:t>schall</w:t>
      </w:r>
      <w:proofErr w:type="spellEnd"/>
      <w:r w:rsidRPr="007310A7">
        <w:rPr>
          <w:color w:val="000000" w:themeColor="text1"/>
          <w:sz w:val="22"/>
          <w:szCs w:val="22"/>
        </w:rPr>
        <w:t xml:space="preserve">, weil es </w:t>
      </w:r>
      <w:proofErr w:type="spellStart"/>
      <w:r w:rsidRPr="007310A7">
        <w:rPr>
          <w:color w:val="000000" w:themeColor="text1"/>
          <w:sz w:val="22"/>
          <w:szCs w:val="22"/>
        </w:rPr>
        <w:t>vi:el</w:t>
      </w:r>
      <w:proofErr w:type="spellEnd"/>
      <w:r w:rsidRPr="007310A7">
        <w:rPr>
          <w:color w:val="000000" w:themeColor="text1"/>
          <w:sz w:val="22"/>
          <w:szCs w:val="22"/>
        </w:rPr>
        <w:t xml:space="preserve"> zu </w:t>
      </w:r>
      <w:r w:rsidRPr="007310A7">
        <w:rPr>
          <w:b/>
          <w:color w:val="000000" w:themeColor="text1"/>
          <w:sz w:val="22"/>
          <w:szCs w:val="22"/>
        </w:rPr>
        <w:t>fest</w:t>
      </w:r>
      <w:r w:rsidRPr="007310A7">
        <w:rPr>
          <w:color w:val="000000" w:themeColor="text1"/>
          <w:sz w:val="22"/>
          <w:szCs w:val="22"/>
        </w:rPr>
        <w:t xml:space="preserve"> </w:t>
      </w:r>
      <w:proofErr w:type="spellStart"/>
      <w:r w:rsidRPr="007310A7">
        <w:rPr>
          <w:b/>
          <w:color w:val="000000" w:themeColor="text1"/>
          <w:sz w:val="22"/>
          <w:szCs w:val="22"/>
        </w:rPr>
        <w:t>gewo:rden</w:t>
      </w:r>
      <w:proofErr w:type="spellEnd"/>
      <w:r w:rsidRPr="007310A7">
        <w:rPr>
          <w:b/>
          <w:color w:val="000000" w:themeColor="text1"/>
          <w:sz w:val="22"/>
          <w:szCs w:val="22"/>
        </w:rPr>
        <w:t xml:space="preserve"> </w:t>
      </w:r>
      <w:proofErr w:type="spellStart"/>
      <w:r w:rsidRPr="007310A7">
        <w:rPr>
          <w:b/>
          <w:color w:val="000000" w:themeColor="text1"/>
          <w:sz w:val="22"/>
          <w:szCs w:val="22"/>
        </w:rPr>
        <w:t>is</w:t>
      </w:r>
      <w:proofErr w:type="spellEnd"/>
      <w:r w:rsidRPr="007310A7">
        <w:rPr>
          <w:color w:val="000000" w:themeColor="text1"/>
          <w:sz w:val="22"/>
          <w:szCs w:val="22"/>
        </w:rPr>
        <w:t xml:space="preserve">, durch das Mittel was es eigentlich </w:t>
      </w:r>
      <w:r w:rsidRPr="007310A7">
        <w:rPr>
          <w:b/>
          <w:color w:val="000000" w:themeColor="text1"/>
          <w:sz w:val="22"/>
          <w:szCs w:val="22"/>
        </w:rPr>
        <w:t>rausziehen</w:t>
      </w:r>
      <w:r w:rsidRPr="007310A7">
        <w:rPr>
          <w:color w:val="000000" w:themeColor="text1"/>
          <w:sz w:val="22"/>
          <w:szCs w:val="22"/>
        </w:rPr>
        <w:t xml:space="preserve"> sollte //ja// das heißt es war nur noch die </w:t>
      </w:r>
      <w:proofErr w:type="spellStart"/>
      <w:r w:rsidRPr="007310A7">
        <w:rPr>
          <w:color w:val="000000" w:themeColor="text1"/>
          <w:sz w:val="22"/>
          <w:szCs w:val="22"/>
        </w:rPr>
        <w:t>OPe</w:t>
      </w:r>
      <w:proofErr w:type="spellEnd"/>
      <w:r w:rsidRPr="007310A7">
        <w:rPr>
          <w:color w:val="000000" w:themeColor="text1"/>
          <w:sz w:val="22"/>
          <w:szCs w:val="22"/>
        </w:rPr>
        <w:t>: übrig (1) u:nd (4) ((</w:t>
      </w:r>
      <w:r w:rsidR="00F346ED" w:rsidRPr="007310A7">
        <w:rPr>
          <w:color w:val="000000" w:themeColor="text1"/>
          <w:sz w:val="22"/>
          <w:szCs w:val="22"/>
        </w:rPr>
        <w:t>s</w:t>
      </w:r>
      <w:r w:rsidRPr="007310A7">
        <w:rPr>
          <w:color w:val="000000" w:themeColor="text1"/>
          <w:sz w:val="22"/>
          <w:szCs w:val="22"/>
        </w:rPr>
        <w:t xml:space="preserve">eufzend)) wo ich noch auf die </w:t>
      </w:r>
      <w:proofErr w:type="spellStart"/>
      <w:r w:rsidRPr="007310A7">
        <w:rPr>
          <w:b/>
          <w:color w:val="000000" w:themeColor="text1"/>
          <w:sz w:val="22"/>
          <w:szCs w:val="22"/>
        </w:rPr>
        <w:t>OPe</w:t>
      </w:r>
      <w:proofErr w:type="spellEnd"/>
      <w:r w:rsidRPr="007310A7">
        <w:rPr>
          <w:b/>
          <w:color w:val="000000" w:themeColor="text1"/>
          <w:sz w:val="22"/>
          <w:szCs w:val="22"/>
        </w:rPr>
        <w:t>:</w:t>
      </w:r>
      <w:r w:rsidRPr="007310A7">
        <w:rPr>
          <w:color w:val="000000" w:themeColor="text1"/>
          <w:sz w:val="22"/>
          <w:szCs w:val="22"/>
        </w:rPr>
        <w:t xml:space="preserve"> gewartet hab, bin ich aufm Stuhl im Patientenzimmer eingeschlafen“</w:t>
      </w:r>
    </w:p>
    <w:p w14:paraId="46525693" w14:textId="550F376A" w:rsidR="00B22EC5" w:rsidRPr="007310A7" w:rsidRDefault="00631021" w:rsidP="004A70F0">
      <w:pPr>
        <w:spacing w:line="360" w:lineRule="auto"/>
        <w:jc w:val="both"/>
        <w:rPr>
          <w:color w:val="000000" w:themeColor="text1"/>
        </w:rPr>
      </w:pPr>
      <w:r w:rsidRPr="007310A7">
        <w:rPr>
          <w:color w:val="000000" w:themeColor="text1"/>
        </w:rPr>
        <w:lastRenderedPageBreak/>
        <w:t xml:space="preserve">Hier erinnert er sich präzise und erzählt detailliert den Ablauf von Beginn der Beschwerden bis zur OP im Krankenhaus </w:t>
      </w:r>
      <w:r w:rsidR="007A3B74" w:rsidRPr="007310A7">
        <w:rPr>
          <w:color w:val="000000" w:themeColor="text1"/>
        </w:rPr>
        <w:t xml:space="preserve">sowie in </w:t>
      </w:r>
      <w:r w:rsidRPr="007310A7">
        <w:rPr>
          <w:color w:val="000000" w:themeColor="text1"/>
        </w:rPr>
        <w:t xml:space="preserve">einer weiteren Sequenz </w:t>
      </w:r>
      <w:r w:rsidR="00F346ED" w:rsidRPr="007310A7">
        <w:rPr>
          <w:color w:val="000000" w:themeColor="text1"/>
        </w:rPr>
        <w:t xml:space="preserve">von der </w:t>
      </w:r>
      <w:r w:rsidR="007A3B74" w:rsidRPr="007310A7">
        <w:rPr>
          <w:color w:val="000000" w:themeColor="text1"/>
        </w:rPr>
        <w:t xml:space="preserve">darauffolgenden </w:t>
      </w:r>
      <w:r w:rsidRPr="007310A7">
        <w:rPr>
          <w:color w:val="000000" w:themeColor="text1"/>
        </w:rPr>
        <w:t xml:space="preserve">Nachbehandlung. Ebenfalls kann er sich </w:t>
      </w:r>
      <w:r w:rsidR="007A3B74" w:rsidRPr="007310A7">
        <w:rPr>
          <w:color w:val="000000" w:themeColor="text1"/>
        </w:rPr>
        <w:t xml:space="preserve">genau </w:t>
      </w:r>
      <w:r w:rsidRPr="007310A7">
        <w:rPr>
          <w:color w:val="000000" w:themeColor="text1"/>
        </w:rPr>
        <w:t xml:space="preserve">erinnern, dass er und sein Vater gemeinsam aufgeklärt wurden </w:t>
      </w:r>
      <w:r w:rsidR="007A3B74" w:rsidRPr="007310A7">
        <w:rPr>
          <w:color w:val="000000" w:themeColor="text1"/>
        </w:rPr>
        <w:t xml:space="preserve">bzw. </w:t>
      </w:r>
      <w:r w:rsidRPr="007310A7">
        <w:rPr>
          <w:color w:val="000000" w:themeColor="text1"/>
        </w:rPr>
        <w:t xml:space="preserve">die Aufklärung </w:t>
      </w:r>
      <w:r w:rsidR="00F346ED" w:rsidRPr="007310A7">
        <w:rPr>
          <w:color w:val="000000" w:themeColor="text1"/>
        </w:rPr>
        <w:t xml:space="preserve">gemeinsam </w:t>
      </w:r>
      <w:r w:rsidRPr="007310A7">
        <w:rPr>
          <w:color w:val="000000" w:themeColor="text1"/>
        </w:rPr>
        <w:t>unterschr</w:t>
      </w:r>
      <w:r w:rsidR="007A3B74" w:rsidRPr="007310A7">
        <w:rPr>
          <w:color w:val="000000" w:themeColor="text1"/>
        </w:rPr>
        <w:t>eiben</w:t>
      </w:r>
      <w:r w:rsidRPr="007310A7">
        <w:rPr>
          <w:color w:val="000000" w:themeColor="text1"/>
        </w:rPr>
        <w:t>.</w:t>
      </w:r>
      <w:r w:rsidR="005B47D6" w:rsidRPr="007310A7">
        <w:rPr>
          <w:color w:val="000000" w:themeColor="text1"/>
        </w:rPr>
        <w:t xml:space="preserve"> Es liegt </w:t>
      </w:r>
      <w:r w:rsidR="00B22EC5" w:rsidRPr="007310A7">
        <w:rPr>
          <w:color w:val="000000" w:themeColor="text1"/>
        </w:rPr>
        <w:t>nahe</w:t>
      </w:r>
      <w:r w:rsidR="005B47D6" w:rsidRPr="007310A7">
        <w:rPr>
          <w:color w:val="000000" w:themeColor="text1"/>
        </w:rPr>
        <w:t>, dass der Biograph</w:t>
      </w:r>
      <w:r w:rsidR="007A3B74" w:rsidRPr="007310A7">
        <w:rPr>
          <w:color w:val="000000" w:themeColor="text1"/>
        </w:rPr>
        <w:t xml:space="preserve"> hier</w:t>
      </w:r>
      <w:r w:rsidR="005B47D6" w:rsidRPr="007310A7">
        <w:rPr>
          <w:color w:val="000000" w:themeColor="text1"/>
        </w:rPr>
        <w:t xml:space="preserve"> im Vergleich zu dem in </w:t>
      </w:r>
      <w:r w:rsidR="00B22EC5" w:rsidRPr="007310A7">
        <w:rPr>
          <w:color w:val="000000" w:themeColor="text1"/>
        </w:rPr>
        <w:t>derselben</w:t>
      </w:r>
      <w:r w:rsidR="005B47D6" w:rsidRPr="007310A7">
        <w:rPr>
          <w:color w:val="000000" w:themeColor="text1"/>
        </w:rPr>
        <w:t xml:space="preserve"> Zeit durchgeführten Genital-Eingriff nicht auf eine Schutzstrategie der Dissoziation – bzw. des dissoziativ bedingten Vergessens – angewiesen ist.</w:t>
      </w:r>
    </w:p>
    <w:p w14:paraId="20B209FB" w14:textId="1F1E7000" w:rsidR="000F6B79" w:rsidRPr="007310A7" w:rsidRDefault="00631021" w:rsidP="004A70F0">
      <w:pPr>
        <w:spacing w:line="360" w:lineRule="auto"/>
        <w:jc w:val="both"/>
        <w:rPr>
          <w:color w:val="000000" w:themeColor="text1"/>
        </w:rPr>
      </w:pPr>
      <w:r w:rsidRPr="007310A7">
        <w:rPr>
          <w:color w:val="000000" w:themeColor="text1"/>
        </w:rPr>
        <w:t xml:space="preserve">Im </w:t>
      </w:r>
      <w:r w:rsidR="007A3B74" w:rsidRPr="007310A7">
        <w:rPr>
          <w:color w:val="000000" w:themeColor="text1"/>
        </w:rPr>
        <w:t xml:space="preserve">Kontrast zur Erzählung über die Abszess-Behandlung stehen </w:t>
      </w:r>
      <w:r w:rsidRPr="007310A7">
        <w:rPr>
          <w:color w:val="000000" w:themeColor="text1"/>
        </w:rPr>
        <w:t>die paraverbalen Charakteristika der Sequenz</w:t>
      </w:r>
      <w:r w:rsidR="00B22EC5" w:rsidRPr="007310A7">
        <w:rPr>
          <w:color w:val="000000" w:themeColor="text1"/>
        </w:rPr>
        <w:t xml:space="preserve">, in der Alex über seinen Variations- und </w:t>
      </w:r>
      <w:r w:rsidRPr="007310A7">
        <w:rPr>
          <w:color w:val="000000" w:themeColor="text1"/>
        </w:rPr>
        <w:t>ge</w:t>
      </w:r>
      <w:r w:rsidR="007A3B74" w:rsidRPr="007310A7">
        <w:rPr>
          <w:color w:val="000000" w:themeColor="text1"/>
        </w:rPr>
        <w:t>nital</w:t>
      </w:r>
      <w:r w:rsidRPr="007310A7">
        <w:rPr>
          <w:color w:val="000000" w:themeColor="text1"/>
        </w:rPr>
        <w:t>bezogenen Eingriff</w:t>
      </w:r>
      <w:r w:rsidR="00B22EC5" w:rsidRPr="007310A7">
        <w:rPr>
          <w:color w:val="000000" w:themeColor="text1"/>
        </w:rPr>
        <w:t xml:space="preserve"> spricht</w:t>
      </w:r>
      <w:r w:rsidR="007A3B74" w:rsidRPr="007310A7">
        <w:rPr>
          <w:color w:val="000000" w:themeColor="text1"/>
        </w:rPr>
        <w:t>.</w:t>
      </w:r>
      <w:r w:rsidRPr="007310A7">
        <w:rPr>
          <w:color w:val="000000" w:themeColor="text1"/>
        </w:rPr>
        <w:t xml:space="preserve"> </w:t>
      </w:r>
      <w:r w:rsidR="007A3B74" w:rsidRPr="007310A7">
        <w:rPr>
          <w:color w:val="000000" w:themeColor="text1"/>
        </w:rPr>
        <w:t>I</w:t>
      </w:r>
      <w:r w:rsidRPr="007310A7">
        <w:rPr>
          <w:color w:val="000000" w:themeColor="text1"/>
        </w:rPr>
        <w:t xml:space="preserve">n Form von Pausen, Atmen und langgedehnten Vokalen vermittelt sich </w:t>
      </w:r>
      <w:r w:rsidR="007A3B74" w:rsidRPr="007310A7">
        <w:rPr>
          <w:color w:val="000000" w:themeColor="text1"/>
        </w:rPr>
        <w:t>Alex‘ Schwierigkeit</w:t>
      </w:r>
      <w:r w:rsidRPr="007310A7">
        <w:rPr>
          <w:color w:val="000000" w:themeColor="text1"/>
        </w:rPr>
        <w:t>, auf die gestellte</w:t>
      </w:r>
      <w:r w:rsidR="00B22EC5" w:rsidRPr="007310A7">
        <w:rPr>
          <w:color w:val="000000" w:themeColor="text1"/>
        </w:rPr>
        <w:t>n</w:t>
      </w:r>
      <w:r w:rsidRPr="007310A7">
        <w:rPr>
          <w:color w:val="000000" w:themeColor="text1"/>
        </w:rPr>
        <w:t xml:space="preserve"> Frage</w:t>
      </w:r>
      <w:r w:rsidR="00B22EC5" w:rsidRPr="007310A7">
        <w:rPr>
          <w:color w:val="000000" w:themeColor="text1"/>
        </w:rPr>
        <w:t>n</w:t>
      </w:r>
      <w:r w:rsidRPr="007310A7">
        <w:rPr>
          <w:color w:val="000000" w:themeColor="text1"/>
        </w:rPr>
        <w:t xml:space="preserve"> zu antworten. Dabei spricht er überwiegend in der dritten Person und verwendet medizinisches Fachvokabular, was </w:t>
      </w:r>
      <w:r w:rsidR="00B22EC5" w:rsidRPr="007310A7">
        <w:rPr>
          <w:color w:val="000000" w:themeColor="text1"/>
        </w:rPr>
        <w:t xml:space="preserve">ausgehend von der bisherigen Rekonstruktion </w:t>
      </w:r>
      <w:r w:rsidRPr="007310A7">
        <w:rPr>
          <w:color w:val="000000" w:themeColor="text1"/>
        </w:rPr>
        <w:t xml:space="preserve">für eine Perspektivübernahme </w:t>
      </w:r>
      <w:r w:rsidR="00B22EC5" w:rsidRPr="007310A7">
        <w:rPr>
          <w:color w:val="000000" w:themeColor="text1"/>
        </w:rPr>
        <w:t xml:space="preserve">seiner </w:t>
      </w:r>
      <w:r w:rsidRPr="007310A7">
        <w:rPr>
          <w:color w:val="000000" w:themeColor="text1"/>
        </w:rPr>
        <w:t>medizinischen Behandler</w:t>
      </w:r>
      <w:r w:rsidR="00F346ED" w:rsidRPr="007310A7">
        <w:rPr>
          <w:color w:val="000000" w:themeColor="text1"/>
        </w:rPr>
        <w:t>i</w:t>
      </w:r>
      <w:r w:rsidRPr="007310A7">
        <w:rPr>
          <w:color w:val="000000" w:themeColor="text1"/>
        </w:rPr>
        <w:t>n spricht. Dadurch bleiben seine eigene Wahrnehmung</w:t>
      </w:r>
      <w:r w:rsidR="00F346ED" w:rsidRPr="007310A7">
        <w:rPr>
          <w:color w:val="000000" w:themeColor="text1"/>
        </w:rPr>
        <w:t xml:space="preserve"> sowie sein körperliches Erleben</w:t>
      </w:r>
      <w:r w:rsidRPr="007310A7">
        <w:rPr>
          <w:color w:val="000000" w:themeColor="text1"/>
        </w:rPr>
        <w:t xml:space="preserve"> im Hintergrund. Zugleich bekommt sein Körper auf sprachlicher Ebene des Status eines Objekts. Es liegt nahe, dass die Übernahme der professionalisierten</w:t>
      </w:r>
      <w:r w:rsidR="00F346ED" w:rsidRPr="007310A7">
        <w:rPr>
          <w:color w:val="000000" w:themeColor="text1"/>
        </w:rPr>
        <w:t xml:space="preserve"> medizinischen</w:t>
      </w:r>
      <w:r w:rsidRPr="007310A7">
        <w:rPr>
          <w:color w:val="000000" w:themeColor="text1"/>
        </w:rPr>
        <w:t xml:space="preserve"> </w:t>
      </w:r>
      <w:r w:rsidR="00F346ED" w:rsidRPr="007310A7">
        <w:rPr>
          <w:color w:val="000000" w:themeColor="text1"/>
        </w:rPr>
        <w:t>P</w:t>
      </w:r>
      <w:r w:rsidRPr="007310A7">
        <w:rPr>
          <w:color w:val="000000" w:themeColor="text1"/>
        </w:rPr>
        <w:t xml:space="preserve">erspektive auf sich und seinen Körper sowohl Ausdruck der starken Loyalitätsbindung </w:t>
      </w:r>
      <w:r w:rsidR="00F346ED" w:rsidRPr="007310A7">
        <w:rPr>
          <w:color w:val="000000" w:themeColor="text1"/>
        </w:rPr>
        <w:t>gegenüber</w:t>
      </w:r>
      <w:r w:rsidRPr="007310A7">
        <w:rPr>
          <w:color w:val="000000" w:themeColor="text1"/>
        </w:rPr>
        <w:t xml:space="preserve"> </w:t>
      </w:r>
      <w:r w:rsidR="00F346ED" w:rsidRPr="007310A7">
        <w:rPr>
          <w:color w:val="000000" w:themeColor="text1"/>
        </w:rPr>
        <w:t xml:space="preserve">seiner </w:t>
      </w:r>
      <w:r w:rsidRPr="007310A7">
        <w:rPr>
          <w:color w:val="000000" w:themeColor="text1"/>
        </w:rPr>
        <w:t>ärztliche</w:t>
      </w:r>
      <w:r w:rsidR="00F346ED" w:rsidRPr="007310A7">
        <w:rPr>
          <w:color w:val="000000" w:themeColor="text1"/>
        </w:rPr>
        <w:t xml:space="preserve">n Behandlerin </w:t>
      </w:r>
      <w:r w:rsidRPr="007310A7">
        <w:rPr>
          <w:color w:val="000000" w:themeColor="text1"/>
        </w:rPr>
        <w:t xml:space="preserve">ist als auch der emotionalen Distanzierung von </w:t>
      </w:r>
      <w:r w:rsidR="00F346ED" w:rsidRPr="007310A7">
        <w:rPr>
          <w:color w:val="000000" w:themeColor="text1"/>
        </w:rPr>
        <w:t xml:space="preserve">hochgradig </w:t>
      </w:r>
      <w:r w:rsidRPr="007310A7">
        <w:rPr>
          <w:color w:val="000000" w:themeColor="text1"/>
        </w:rPr>
        <w:t xml:space="preserve">belastenden Erfahrungen dient. </w:t>
      </w:r>
      <w:r w:rsidR="000F6B79" w:rsidRPr="007310A7">
        <w:rPr>
          <w:color w:val="000000" w:themeColor="text1"/>
        </w:rPr>
        <w:t xml:space="preserve">Ebenfalls ist ausgehend von den bereits vorgenommenen Interpretationen davon auszugehen, dass dies dem familial etablierten Sprachgebrauch im Bezug auf Alex Variation und Medikalisierung entspricht. </w:t>
      </w:r>
    </w:p>
    <w:p w14:paraId="5AAC19AD" w14:textId="43CDD1DF" w:rsidR="000F6B79" w:rsidRPr="007310A7" w:rsidRDefault="00631021" w:rsidP="004A70F0">
      <w:pPr>
        <w:spacing w:line="360" w:lineRule="auto"/>
        <w:jc w:val="both"/>
        <w:rPr>
          <w:color w:val="000000" w:themeColor="text1"/>
        </w:rPr>
      </w:pPr>
      <w:r>
        <w:rPr>
          <w:color w:val="000000" w:themeColor="text1"/>
        </w:rPr>
        <w:t xml:space="preserve">Dabei ähnelt Alex‘ Präsentation des Eingriffs im Jugendalter den Präsentationen der Behandlungen, die er im frühen Kindesalter erlebt hat und bei denen er auf Grund seines damaligen Alters überwiegend auf Fremderzählungen angewiesen ist: In beiden Fällen taucht er als handelndes und erlebendes Subjekt nicht auf. Dies ist einerseits dadurch verstehbar, dass er innerhalb des medizinischen Handlungssystems kaum eigene Entscheidungsmöglichkeiten hat</w:t>
      </w:r>
      <w:r>
        <w:rPr>
          <w:color w:val="000000" w:themeColor="text1"/>
        </w:rPr>
        <w:t xml:space="preserve">te und hat</w:t>
      </w:r>
      <w:r>
        <w:rPr>
          <w:color w:val="000000" w:themeColor="text1"/>
        </w:rPr>
        <w:t xml:space="preserve">. So erinnert er sich nicht, ob er selbst über den Eingriff aufgeklärt wurde bzw. eine Aufklärung (mit)unterschrieben hat. Auch wenn dies ausgehend vom Interview</w:t>
      </w:r>
      <w:r>
        <w:rPr>
          <w:color w:val="000000" w:themeColor="text1"/>
        </w:rPr>
        <w:t xml:space="preserve"> mit dem Biographen </w:t>
      </w:r>
      <w:r>
        <w:rPr>
          <w:color w:val="000000" w:themeColor="text1"/>
        </w:rPr>
        <w:t xml:space="preserve">nur angenommen werden kann, so liegt zumindest </w:t>
      </w:r>
      <w:r>
        <w:rPr>
          <w:color w:val="000000" w:themeColor="text1"/>
        </w:rPr>
        <w:t xml:space="preserve">sehr </w:t>
      </w:r>
      <w:r>
        <w:rPr>
          <w:color w:val="000000" w:themeColor="text1"/>
        </w:rPr>
        <w:t xml:space="preserve">nahe, dass er von den handelnden Akteur</w:t>
      </w:r>
      <w:r>
        <w:rPr>
          <w:color w:val="000000" w:themeColor="text1"/>
        </w:rPr>
        <w:t xml:space="preserve">I</w:t>
      </w:r>
      <w:r>
        <w:rPr>
          <w:color w:val="000000" w:themeColor="text1"/>
        </w:rPr>
        <w:t xml:space="preserve">nnen nicht in den Entscheidungsprozess eingebunden </w:t>
      </w:r>
      <w:r>
        <w:rPr>
          <w:color w:val="000000" w:themeColor="text1"/>
        </w:rPr>
        <w:t xml:space="preserve">wird</w:t>
      </w:r>
      <w:r>
        <w:rPr>
          <w:color w:val="000000" w:themeColor="text1"/>
        </w:rPr>
        <w:t xml:space="preserve">. Ebenfalls deutet sich an, dass Alex erneut im Ungewissen darüber ist, was im Zuge seiner geschlechtsverändernden Eingriffe konkret gemacht wurde. Dies liegt </w:t>
      </w:r>
      <w:r>
        <w:rPr>
          <w:color w:val="000000" w:themeColor="text1"/>
        </w:rPr>
        <w:t xml:space="preserve">auch </w:t>
      </w:r>
      <w:r>
        <w:rPr>
          <w:color w:val="000000" w:themeColor="text1"/>
        </w:rPr>
        <w:t xml:space="preserve">in der Kontrastierung mit </w:t>
      </w:r>
      <w:r>
        <w:rPr>
          <w:color w:val="000000" w:themeColor="text1"/>
        </w:rPr>
        <w:t xml:space="preserve">der Sequenz der Eingangspräsentation</w:t>
      </w:r>
      <w:r>
        <w:rPr>
          <w:color w:val="000000" w:themeColor="text1"/>
        </w:rPr>
        <w:t xml:space="preserve"> nahe</w:t>
      </w:r>
      <w:r>
        <w:rPr>
          <w:color w:val="000000" w:themeColor="text1"/>
        </w:rPr>
        <w:t xml:space="preserve">, in der Alex den Eingriff </w:t>
      </w:r>
      <w:r>
        <w:rPr>
          <w:color w:val="000000" w:themeColor="text1"/>
        </w:rPr>
        <w:t xml:space="preserve">zunächst </w:t>
      </w:r>
      <w:r>
        <w:rPr>
          <w:color w:val="000000" w:themeColor="text1"/>
        </w:rPr>
        <w:t xml:space="preserve">mit de</w:t>
      </w:r>
      <w:r>
        <w:rPr>
          <w:color w:val="000000" w:themeColor="text1"/>
        </w:rPr>
        <w:t xml:space="preserve">m Ziel </w:t>
      </w:r>
      <w:r>
        <w:rPr>
          <w:color w:val="000000" w:themeColor="text1"/>
        </w:rPr>
        <w:t xml:space="preserve">„</w:t>
      </w:r>
      <w:proofErr w:type="spellStart"/>
      <w:r>
        <w:rPr>
          <w:color w:val="000000" w:themeColor="text1"/>
        </w:rPr>
        <w:t xml:space="preserve">bissele</w:t>
      </w:r>
      <w:proofErr w:type="spellEnd"/>
      <w:r>
        <w:rPr>
          <w:color w:val="000000" w:themeColor="text1"/>
        </w:rPr>
        <w:t xml:space="preserve"> was optisch zu optimieren“ einführt</w:t>
      </w:r>
      <w:r>
        <w:rPr>
          <w:color w:val="000000" w:themeColor="text1"/>
        </w:rPr>
        <w:t xml:space="preserve">. Im Nachfrageteil führt er dies auch auf meine Nachfrage hin nicht aus, wobei seine </w:t>
      </w:r>
      <w:proofErr w:type="spellStart"/>
      <w:del w:id="1000172" w:author="Claude Lektorat" w:date="2026-06-30T12:18:05Z">
        <w:r>
          <w:rPr>
            <w:color w:val="000000" w:themeColor="text1"/>
          </w:rPr>
          <w:delText xml:space="preserve">Formulierunng</w:delText>
        </w:r>
      </w:del>
      <w:ins w:id="1000173" w:author="Claude Lektorat" w:date="2026-06-30T12:18:05Z">
        <w:r>
          <w:rPr>
            <w:color w:val="000000" w:themeColor="text1"/>
          </w:rPr>
          <w:t xml:space="preserve">Formulierung</w:t>
        </w:r>
      </w:ins>
      <w:proofErr w:type="spellEnd"/>
      <w:r>
        <w:rPr>
          <w:color w:val="000000" w:themeColor="text1"/>
        </w:rPr>
        <w:t xml:space="preserve"> „es ging eigentlich nur um die Tasche, ursprünglich“ eine Ausweitung </w:t>
      </w:r>
      <w:proofErr w:type="spellStart"/>
      <w:del w:id="1000174" w:author="Claude Lektorat" w:date="2026-06-30T12:18:05Z">
        <w:r>
          <w:rPr>
            <w:color w:val="000000" w:themeColor="text1"/>
          </w:rPr>
          <w:delText xml:space="preserve">desr</w:delText>
        </w:r>
      </w:del>
      <w:ins w:id="1000175" w:author="Claude Lektorat" w:date="2026-06-30T12:18:05Z">
        <w:r>
          <w:rPr>
            <w:color w:val="000000" w:themeColor="text1"/>
          </w:rPr>
          <w:t xml:space="preserve">der</w:t>
        </w:r>
      </w:ins>
      <w:proofErr w:type="spellEnd"/>
      <w:r>
        <w:rPr>
          <w:color w:val="000000" w:themeColor="text1"/>
        </w:rPr>
        <w:t xml:space="preserve"> Operation andeutet über die er möglicherweise nicht komplett informiert ist.</w:t>
      </w:r>
    </w:p>
    <w:p w14:paraId="349A7E65" w14:textId="56730BE0" w:rsidR="00631021" w:rsidRPr="007310A7" w:rsidRDefault="00631021" w:rsidP="000F6B79">
      <w:pPr>
        <w:spacing w:before="240" w:line="360" w:lineRule="auto"/>
        <w:jc w:val="both"/>
        <w:rPr>
          <w:color w:val="000000" w:themeColor="text1"/>
        </w:rPr>
      </w:pPr>
      <w:r w:rsidRPr="007310A7">
        <w:rPr>
          <w:color w:val="000000" w:themeColor="text1"/>
        </w:rPr>
        <w:t xml:space="preserve">In einer weiteren Sequenz über den geschlechtsbezogenen Eingriff werden Alex‘ Übernahme der Außenperspektive, seine Erinnerungsschwierigkeiten und auch </w:t>
      </w:r>
      <w:r w:rsidR="006D04A5" w:rsidRPr="007310A7">
        <w:rPr>
          <w:color w:val="000000" w:themeColor="text1"/>
        </w:rPr>
        <w:t>s</w:t>
      </w:r>
      <w:r w:rsidRPr="007310A7">
        <w:rPr>
          <w:color w:val="000000" w:themeColor="text1"/>
        </w:rPr>
        <w:t>eine geringe Involvierung in den Handlungsablauf noch deutlicher:</w:t>
      </w:r>
    </w:p>
    <w:p w14:paraId="79E42EA0" w14:textId="015778EB" w:rsidR="00631021" w:rsidRPr="007310A7" w:rsidRDefault="00631021" w:rsidP="00EC3774">
      <w:pPr>
        <w:spacing w:before="240" w:after="240" w:line="360" w:lineRule="auto"/>
        <w:ind w:left="567" w:right="509"/>
        <w:jc w:val="both"/>
        <w:rPr>
          <w:color w:val="000000" w:themeColor="text1"/>
          <w:sz w:val="22"/>
          <w:szCs w:val="22"/>
        </w:rPr>
      </w:pPr>
      <w:r w:rsidRPr="007310A7">
        <w:rPr>
          <w:color w:val="000000" w:themeColor="text1"/>
          <w:sz w:val="22"/>
          <w:szCs w:val="22"/>
        </w:rPr>
        <w:t xml:space="preserve">„((schnell, leise)) also es war ja eigentlich </w:t>
      </w:r>
      <w:proofErr w:type="spellStart"/>
      <w:proofErr w:type="gramStart"/>
      <w:r w:rsidRPr="007310A7">
        <w:rPr>
          <w:color w:val="000000" w:themeColor="text1"/>
          <w:sz w:val="22"/>
          <w:szCs w:val="22"/>
        </w:rPr>
        <w:t>kla:r</w:t>
      </w:r>
      <w:proofErr w:type="spellEnd"/>
      <w:proofErr w:type="gramEnd"/>
      <w:r w:rsidRPr="007310A7">
        <w:rPr>
          <w:color w:val="000000" w:themeColor="text1"/>
          <w:sz w:val="22"/>
          <w:szCs w:val="22"/>
        </w:rPr>
        <w:t xml:space="preserve"> das die Tasche </w:t>
      </w:r>
      <w:r w:rsidRPr="007310A7">
        <w:rPr>
          <w:b/>
          <w:color w:val="000000" w:themeColor="text1"/>
          <w:sz w:val="22"/>
          <w:szCs w:val="22"/>
        </w:rPr>
        <w:t>weg muss</w:t>
      </w:r>
      <w:r w:rsidRPr="007310A7">
        <w:rPr>
          <w:color w:val="000000" w:themeColor="text1"/>
          <w:sz w:val="22"/>
          <w:szCs w:val="22"/>
        </w:rPr>
        <w:t xml:space="preserve"> (1) weil die e- nur für </w:t>
      </w:r>
      <w:proofErr w:type="spellStart"/>
      <w:r w:rsidRPr="007310A7">
        <w:rPr>
          <w:b/>
          <w:color w:val="000000" w:themeColor="text1"/>
          <w:sz w:val="22"/>
          <w:szCs w:val="22"/>
        </w:rPr>
        <w:t>Proble:me</w:t>
      </w:r>
      <w:proofErr w:type="spellEnd"/>
      <w:r w:rsidRPr="007310A7">
        <w:rPr>
          <w:color w:val="000000" w:themeColor="text1"/>
          <w:sz w:val="22"/>
          <w:szCs w:val="22"/>
        </w:rPr>
        <w:t xml:space="preserve"> </w:t>
      </w:r>
      <w:proofErr w:type="spellStart"/>
      <w:r w:rsidRPr="007310A7">
        <w:rPr>
          <w:color w:val="000000" w:themeColor="text1"/>
          <w:sz w:val="22"/>
          <w:szCs w:val="22"/>
        </w:rPr>
        <w:t>geso:rgt</w:t>
      </w:r>
      <w:proofErr w:type="spellEnd"/>
      <w:r w:rsidRPr="007310A7">
        <w:rPr>
          <w:color w:val="000000" w:themeColor="text1"/>
          <w:sz w:val="22"/>
          <w:szCs w:val="22"/>
        </w:rPr>
        <w:t xml:space="preserve"> hat (2) u:nd, ich bin mir jetzt </w:t>
      </w:r>
      <w:proofErr w:type="spellStart"/>
      <w:r w:rsidRPr="007310A7">
        <w:rPr>
          <w:color w:val="000000" w:themeColor="text1"/>
          <w:sz w:val="22"/>
          <w:szCs w:val="22"/>
        </w:rPr>
        <w:t>nich</w:t>
      </w:r>
      <w:proofErr w:type="spellEnd"/>
      <w:r w:rsidRPr="007310A7">
        <w:rPr>
          <w:color w:val="000000" w:themeColor="text1"/>
          <w:sz w:val="22"/>
          <w:szCs w:val="22"/>
        </w:rPr>
        <w:t xml:space="preserve"> sicher ob der (Schub) noch o- aus der </w:t>
      </w:r>
      <w:r w:rsidRPr="007310A7">
        <w:rPr>
          <w:b/>
          <w:color w:val="000000" w:themeColor="text1"/>
          <w:sz w:val="22"/>
          <w:szCs w:val="22"/>
        </w:rPr>
        <w:t>Endokrinologie</w:t>
      </w:r>
      <w:r w:rsidRPr="007310A7">
        <w:rPr>
          <w:color w:val="000000" w:themeColor="text1"/>
          <w:sz w:val="22"/>
          <w:szCs w:val="22"/>
        </w:rPr>
        <w:t xml:space="preserve"> von meiner </w:t>
      </w:r>
      <w:r w:rsidRPr="007310A7">
        <w:rPr>
          <w:b/>
          <w:color w:val="000000" w:themeColor="text1"/>
          <w:sz w:val="22"/>
          <w:szCs w:val="22"/>
        </w:rPr>
        <w:t>alten</w:t>
      </w:r>
      <w:r w:rsidRPr="007310A7">
        <w:rPr>
          <w:color w:val="000000" w:themeColor="text1"/>
          <w:sz w:val="22"/>
          <w:szCs w:val="22"/>
        </w:rPr>
        <w:t xml:space="preserve"> Ärztin kam oder </w:t>
      </w:r>
      <w:r w:rsidRPr="007310A7">
        <w:rPr>
          <w:b/>
          <w:color w:val="000000" w:themeColor="text1"/>
          <w:sz w:val="22"/>
          <w:szCs w:val="22"/>
        </w:rPr>
        <w:t>direkt</w:t>
      </w:r>
      <w:r w:rsidRPr="007310A7">
        <w:rPr>
          <w:color w:val="000000" w:themeColor="text1"/>
          <w:sz w:val="22"/>
          <w:szCs w:val="22"/>
        </w:rPr>
        <w:t xml:space="preserve"> von der Frau Doktor (2) //</w:t>
      </w:r>
      <w:proofErr w:type="spellStart"/>
      <w:r w:rsidRPr="007310A7">
        <w:rPr>
          <w:color w:val="000000" w:themeColor="text1"/>
          <w:sz w:val="22"/>
          <w:szCs w:val="22"/>
        </w:rPr>
        <w:t>mhm</w:t>
      </w:r>
      <w:proofErr w:type="spellEnd"/>
      <w:r w:rsidRPr="007310A7">
        <w:rPr>
          <w:color w:val="000000" w:themeColor="text1"/>
          <w:sz w:val="22"/>
          <w:szCs w:val="22"/>
        </w:rPr>
        <w:t xml:space="preserve">// (2) die mich ja dann auch </w:t>
      </w:r>
      <w:proofErr w:type="spellStart"/>
      <w:r w:rsidRPr="007310A7">
        <w:rPr>
          <w:color w:val="000000" w:themeColor="text1"/>
          <w:sz w:val="22"/>
          <w:szCs w:val="22"/>
        </w:rPr>
        <w:t>operi:ert</w:t>
      </w:r>
      <w:proofErr w:type="spellEnd"/>
      <w:r w:rsidRPr="007310A7">
        <w:rPr>
          <w:color w:val="000000" w:themeColor="text1"/>
          <w:sz w:val="22"/>
          <w:szCs w:val="22"/>
        </w:rPr>
        <w:t xml:space="preserve"> hat (3) aber wann</w:t>
      </w:r>
      <w:r w:rsidR="007A3B74" w:rsidRPr="007310A7">
        <w:rPr>
          <w:color w:val="000000" w:themeColor="text1"/>
          <w:sz w:val="22"/>
          <w:szCs w:val="22"/>
        </w:rPr>
        <w:t xml:space="preserve">, </w:t>
      </w:r>
      <w:r w:rsidRPr="007310A7">
        <w:rPr>
          <w:color w:val="000000" w:themeColor="text1"/>
          <w:sz w:val="22"/>
          <w:szCs w:val="22"/>
        </w:rPr>
        <w:t xml:space="preserve">und, wie des genau war, weiß ich </w:t>
      </w:r>
      <w:proofErr w:type="spellStart"/>
      <w:r w:rsidRPr="007310A7">
        <w:rPr>
          <w:color w:val="000000" w:themeColor="text1"/>
          <w:sz w:val="22"/>
          <w:szCs w:val="22"/>
        </w:rPr>
        <w:t>nich</w:t>
      </w:r>
      <w:proofErr w:type="spellEnd"/>
      <w:r w:rsidRPr="007310A7">
        <w:rPr>
          <w:color w:val="000000" w:themeColor="text1"/>
          <w:sz w:val="22"/>
          <w:szCs w:val="22"/>
        </w:rPr>
        <w:t xml:space="preserve"> mehr (5)“ </w:t>
      </w:r>
    </w:p>
    <w:p w14:paraId="725A85E5" w14:textId="660D51A5" w:rsidR="00631021" w:rsidRPr="007310A7" w:rsidRDefault="00631021" w:rsidP="004A70F0">
      <w:pPr>
        <w:spacing w:line="360" w:lineRule="auto"/>
        <w:jc w:val="both"/>
        <w:rPr>
          <w:color w:val="000000" w:themeColor="text1"/>
        </w:rPr>
      </w:pPr>
      <w:r w:rsidRPr="007310A7">
        <w:rPr>
          <w:color w:val="000000" w:themeColor="text1"/>
        </w:rPr>
        <w:t xml:space="preserve">Alex </w:t>
      </w:r>
      <w:r w:rsidR="006D04A5" w:rsidRPr="007310A7">
        <w:rPr>
          <w:color w:val="000000" w:themeColor="text1"/>
        </w:rPr>
        <w:t xml:space="preserve">ausbleibende </w:t>
      </w:r>
      <w:r w:rsidRPr="007310A7">
        <w:rPr>
          <w:color w:val="000000" w:themeColor="text1"/>
        </w:rPr>
        <w:t xml:space="preserve">Involvierung lässt sich auch als Form der Infantilisierung verstehen: </w:t>
      </w:r>
      <w:r w:rsidR="006D04A5" w:rsidRPr="007310A7">
        <w:rPr>
          <w:color w:val="000000" w:themeColor="text1"/>
        </w:rPr>
        <w:t>E</w:t>
      </w:r>
      <w:r w:rsidRPr="007310A7">
        <w:rPr>
          <w:color w:val="000000" w:themeColor="text1"/>
        </w:rPr>
        <w:t xml:space="preserve">r wird wie ein Kind behandelt, über dessen Kopf hinweg Erwachsene entscheiden. Gleichzeitig wird ein elektiver, also plan- und wählbarer medizinischer Eingriff, der keine überlebenssichernde Funktion hat, zur </w:t>
      </w:r>
      <w:r w:rsidR="006D04A5" w:rsidRPr="007310A7">
        <w:rPr>
          <w:color w:val="000000" w:themeColor="text1"/>
        </w:rPr>
        <w:t xml:space="preserve">scheinbar </w:t>
      </w:r>
      <w:proofErr w:type="spellStart"/>
      <w:r w:rsidRPr="007310A7">
        <w:rPr>
          <w:color w:val="000000" w:themeColor="text1"/>
        </w:rPr>
        <w:t>unhinterfragbaren</w:t>
      </w:r>
      <w:proofErr w:type="spellEnd"/>
      <w:r w:rsidRPr="007310A7">
        <w:rPr>
          <w:color w:val="000000" w:themeColor="text1"/>
        </w:rPr>
        <w:t xml:space="preserve"> Notwendigkeit. Dadurch wird Alex‘ eigene Handlungsmächtigkeit negiert, wobei deren Abwesenheit in seinem Erleben – zumindest im Zusammenhang mit seiner Intergeschlechtlichkeit – für ihn zur Selbstverständlichkeit geworden zu sein scheint. Hier greifen institutionelle und familiäre Konstellationen, die im Wesentlichen an seiner Stelle entscheiden und handeln, ineinander. Gleichzeitig wird deutlich, dass die frühe Medikalisierung und geschlechtliche Angleichung von Alex‘ Körper zu einer Verkettung von Komplikationen und Folgebehandlungen führt, die die Entscheidung gegen bestimmte Eingriffe im Jugend- und Erwachsenenalter verhindert </w:t>
      </w:r>
      <w:r w:rsidR="00335B78" w:rsidRPr="007310A7">
        <w:rPr>
          <w:color w:val="000000" w:themeColor="text1"/>
        </w:rPr>
        <w:t xml:space="preserve">bzw. hochgradig </w:t>
      </w:r>
      <w:r w:rsidRPr="007310A7">
        <w:rPr>
          <w:color w:val="000000" w:themeColor="text1"/>
        </w:rPr>
        <w:t xml:space="preserve">erschwert. In Zusammenschau mit der Sequenz über seinen Eingriff zur Abszessentfernung liegt zudem nahe, dass sowohl Alex eingeschränkte Erinnerung als auch seine Schwierigkeit die geschlechtsbezogene Behandlung zeitlich in einen Handlungsablauf einzubetten durch die </w:t>
      </w:r>
      <w:r w:rsidRPr="007310A7">
        <w:rPr>
          <w:color w:val="000000" w:themeColor="text1"/>
        </w:rPr>
        <w:lastRenderedPageBreak/>
        <w:t xml:space="preserve">bereits diskutierten extrem belastenden Erfahrungen im Zusammenhang mit der </w:t>
      </w:r>
      <w:r w:rsidR="005D4B31" w:rsidRPr="007310A7">
        <w:rPr>
          <w:color w:val="000000" w:themeColor="text1"/>
        </w:rPr>
        <w:t xml:space="preserve">frühen </w:t>
      </w:r>
      <w:r w:rsidRPr="007310A7">
        <w:rPr>
          <w:color w:val="000000" w:themeColor="text1"/>
        </w:rPr>
        <w:t>Medikalisierung seiner Intergeschlechtlichkeit bedingt sind.</w:t>
      </w:r>
    </w:p>
    <w:p w14:paraId="591A33EC" w14:textId="3E12FF4F" w:rsidR="00631021" w:rsidRPr="007310A7" w:rsidRDefault="00631021" w:rsidP="00EC3774">
      <w:pPr>
        <w:spacing w:before="240" w:line="360" w:lineRule="auto"/>
        <w:jc w:val="both"/>
        <w:rPr>
          <w:color w:val="000000" w:themeColor="text1"/>
        </w:rPr>
      </w:pPr>
      <w:r>
        <w:rPr>
          <w:color w:val="000000" w:themeColor="text1"/>
        </w:rPr>
        <w:t xml:space="preserve">Die beiden diskutierten Eingriffe erlebt Alex in seinem letzten Schuljahr, der zehnten Klasse. </w:t>
      </w:r>
      <w:r>
        <w:rPr>
          <w:color w:val="000000" w:themeColor="text1"/>
        </w:rPr>
        <w:t xml:space="preserve">Trotz über</w:t>
      </w:r>
      <w:r>
        <w:rPr>
          <w:color w:val="000000" w:themeColor="text1"/>
        </w:rPr>
        <w:t xml:space="preserve"> </w:t>
      </w:r>
      <w:r>
        <w:rPr>
          <w:color w:val="000000" w:themeColor="text1"/>
        </w:rPr>
        <w:t xml:space="preserve">150 krankheitsbedingten </w:t>
      </w:r>
      <w:r>
        <w:rPr>
          <w:color w:val="000000" w:themeColor="text1"/>
        </w:rPr>
        <w:t xml:space="preserve">Fehltage</w:t>
      </w:r>
      <w:r>
        <w:rPr>
          <w:color w:val="000000" w:themeColor="text1"/>
        </w:rPr>
        <w:t xml:space="preserve">n</w:t>
      </w:r>
      <w:r>
        <w:rPr>
          <w:color w:val="000000" w:themeColor="text1"/>
        </w:rPr>
        <w:t xml:space="preserve">, absolviert er den Hauptschulabschluss mit einem guten </w:t>
      </w:r>
      <w:del w:id="1000176" w:author="Claude Lektorat" w:date="2026-06-30T12:18:05Z">
        <w:r>
          <w:rPr>
            <w:color w:val="000000" w:themeColor="text1"/>
          </w:rPr>
          <w:delText xml:space="preserve">Notendurschnitt</w:delText>
        </w:r>
      </w:del>
      <w:ins w:id="1000177" w:author="Claude Lektorat" w:date="2026-06-30T12:18:05Z">
        <w:r>
          <w:rPr>
            <w:color w:val="000000" w:themeColor="text1"/>
          </w:rPr>
          <w:t xml:space="preserve">Notendurchschnitt</w:t>
        </w:r>
      </w:ins>
      <w:r>
        <w:rPr>
          <w:color w:val="000000" w:themeColor="text1"/>
        </w:rPr>
        <w:t xml:space="preserve">. Somit prägen Medikalisierung bzw. deren Folgen das Ende von Alex‘ Schulzeit und somit auch den institutionell vorgesehenen Übergang in Ausbildung oder Erwerbsarbeit. Diesbezüglich deutet Alex an, dass er </w:t>
      </w:r>
      <w:r>
        <w:rPr>
          <w:color w:val="000000" w:themeColor="text1"/>
        </w:rPr>
        <w:t xml:space="preserve">s</w:t>
      </w:r>
      <w:r>
        <w:rPr>
          <w:color w:val="000000" w:themeColor="text1"/>
        </w:rPr>
        <w:t xml:space="preserve">eitens seiner Lehrer</w:t>
      </w:r>
      <w:r>
        <w:rPr>
          <w:color w:val="000000" w:themeColor="text1"/>
        </w:rPr>
        <w:t xml:space="preserve">I</w:t>
      </w:r>
      <w:r>
        <w:rPr>
          <w:color w:val="000000" w:themeColor="text1"/>
        </w:rPr>
        <w:t xml:space="preserve">nnen Verständnis erfährt, von Verwandten jedoch unter Zeitdruck gesetzt wird, sich möglichst schnell für einen Berufsweg zu entscheiden. Anhaltspunkte dafür, dass Alex in dieser Veränderungssituation </w:t>
      </w:r>
      <w:r>
        <w:rPr>
          <w:color w:val="000000" w:themeColor="text1"/>
        </w:rPr>
        <w:t xml:space="preserve">familiale </w:t>
      </w:r>
      <w:r>
        <w:rPr>
          <w:color w:val="000000" w:themeColor="text1"/>
        </w:rPr>
        <w:t xml:space="preserve">Unterstützung erfährt</w:t>
      </w:r>
      <w:r>
        <w:rPr>
          <w:color w:val="000000" w:themeColor="text1"/>
        </w:rPr>
        <w:t xml:space="preserve">, liegen nicht vor</w:t>
      </w:r>
      <w:r>
        <w:rPr>
          <w:color w:val="000000" w:themeColor="text1"/>
        </w:rPr>
        <w:t xml:space="preserve">.</w:t>
      </w:r>
    </w:p>
    <w:p w14:paraId="5D46D5E0" w14:textId="19E446E2" w:rsidR="00631021" w:rsidRPr="007310A7" w:rsidRDefault="00597D81" w:rsidP="004A70F0">
      <w:pPr>
        <w:spacing w:line="360" w:lineRule="auto"/>
        <w:jc w:val="both"/>
        <w:rPr>
          <w:rStyle w:val="s1"/>
          <w:color w:val="000000" w:themeColor="text1"/>
        </w:rPr>
      </w:pPr>
      <w:r>
        <w:rPr>
          <w:color w:val="000000" w:themeColor="text1"/>
        </w:rPr>
        <w:t xml:space="preserve">Dabei ist naheliegend, dass die skizzierte Umbruchssituation für Alex mit besonderen Herausforderungen einhergeht. In der Forschungsliteratur, die d</w:t>
      </w:r>
      <w:r>
        <w:rPr>
          <w:color w:val="000000" w:themeColor="text1"/>
        </w:rPr>
        <w:t xml:space="preserve">en Übergang </w:t>
      </w:r>
      <w:r>
        <w:rPr>
          <w:color w:val="000000" w:themeColor="text1"/>
        </w:rPr>
        <w:t xml:space="preserve">von Jugend in Erwachsenenalter als </w:t>
      </w:r>
      <w:proofErr w:type="spellStart"/>
      <w:r>
        <w:rPr>
          <w:i/>
          <w:color w:val="000000" w:themeColor="text1"/>
        </w:rPr>
        <w:t xml:space="preserve">emerging</w:t>
      </w:r>
      <w:proofErr w:type="spellEnd"/>
      <w:r>
        <w:rPr>
          <w:i/>
          <w:color w:val="000000" w:themeColor="text1"/>
        </w:rPr>
        <w:t xml:space="preserve"> </w:t>
      </w:r>
      <w:proofErr w:type="spellStart"/>
      <w:del w:id="1000178" w:author="Claude Lektorat" w:date="2026-06-30T12:18:05Z">
        <w:r>
          <w:rPr>
            <w:i/>
            <w:color w:val="000000" w:themeColor="text1"/>
          </w:rPr>
          <w:delText xml:space="preserve">adulthod</w:delText>
        </w:r>
      </w:del>
      <w:ins w:id="1000179" w:author="Claude Lektorat" w:date="2026-06-30T12:18:05Z">
        <w:r>
          <w:rPr>
            <w:i/>
            <w:color w:val="000000" w:themeColor="text1"/>
          </w:rPr>
          <w:t xml:space="preserve">adulthood</w:t>
        </w:r>
      </w:ins>
      <w:proofErr w:type="spellEnd"/>
      <w:r>
        <w:rPr>
          <w:color w:val="000000" w:themeColor="text1"/>
        </w:rPr>
        <w:t xml:space="preserve"> diskutiert</w:t>
      </w:r>
      <w:r>
        <w:rPr>
          <w:color w:val="000000" w:themeColor="text1"/>
        </w:rPr>
        <w:t xml:space="preserve">, wird davon ausgegangen, dass </w:t>
      </w:r>
      <w:r>
        <w:rPr>
          <w:color w:val="000000" w:themeColor="text1"/>
        </w:rPr>
        <w:t xml:space="preserve">dieser </w:t>
      </w:r>
      <w:r>
        <w:rPr>
          <w:color w:val="000000" w:themeColor="text1"/>
        </w:rPr>
        <w:t xml:space="preserve">für Jugendliche mit einer </w:t>
      </w:r>
      <w:r>
        <w:rPr>
          <w:color w:val="000000" w:themeColor="text1"/>
        </w:rPr>
        <w:t xml:space="preserve">Behinderung und/oder </w:t>
      </w:r>
      <w:r>
        <w:rPr>
          <w:color w:val="000000" w:themeColor="text1"/>
        </w:rPr>
        <w:t xml:space="preserve">chronischen Erkrankung länger und komplexer verläuft als für Jugendliche ohne </w:t>
      </w:r>
      <w:r>
        <w:rPr>
          <w:color w:val="000000" w:themeColor="text1"/>
        </w:rPr>
        <w:t xml:space="preserve">eine solche </w:t>
      </w:r>
      <w:r w:rsidR="00EC3774" w:rsidRPr="007310A7">
        <w:rPr>
          <w:color w:val="000000" w:themeColor="text1"/>
        </w:rPr>
        <w:fldChar w:fldCharType="begin"/>
      </w:r>
      <w:r w:rsidR="00EC3774" w:rsidRPr="007310A7">
        <w:rPr>
          <w:color w:val="000000" w:themeColor="text1"/>
        </w:rPr>
        <w:instrText xml:space="preserve"> ADDIN ZOTERO_ITEM CSL_CITATION {"citationID":"XC54DIqH","properties":{"unsorted":false,"formattedCitation":"(vgl. Steinberg 2020)","plainCitation":"(vgl. Steinberg 2020)","noteIndex":0},"citationItems":[{"id":1101,"uris":["http://zotero.org/users/local/owKliTIb/items/7ZZUN2QS"],"itemData":{"id":1101,"type":"article-journal","container-title":"Advances in life course research","DOI":"10.1016/j.alcr.2020.100325","page":"100325","publisher":"Elsevier BV","title":"Distance and acceptance: Identity formation in young adults with chronic health conditions","volume":"44","author":[{"family":"Steinberg","given":"H."}],"issued":{"date-parts":[["2020"]]}},"prefix":"vgl."}],"schema":"https://github.com/citation-style-language/schema/raw/master/csl-citation.json"} </w:instrText>
      </w:r>
      <w:r w:rsidR="00EC3774" w:rsidRPr="007310A7">
        <w:rPr>
          <w:color w:val="000000" w:themeColor="text1"/>
        </w:rPr>
        <w:fldChar w:fldCharType="separate"/>
      </w:r>
      <w:r>
        <w:rPr>
          <w:rFonts w:ascii="Cambria" w:hAnsi="Cambria"/>
          <w:color w:val="000000" w:themeColor="text1"/>
        </w:rPr>
        <w:t xml:space="preserve">(vgl. Steinberg 2020)</w:t>
      </w:r>
      <w:r w:rsidR="00EC3774" w:rsidRPr="007310A7">
        <w:rPr>
          <w:color w:val="000000" w:themeColor="text1"/>
        </w:rPr>
        <w:fldChar w:fldCharType="end"/>
      </w:r>
      <w:r>
        <w:rPr>
          <w:color w:val="000000" w:themeColor="text1"/>
        </w:rPr>
        <w:t xml:space="preserve">.</w:t>
      </w:r>
      <w:r w:rsidR="00631021" w:rsidRPr="007310A7">
        <w:rPr>
          <w:rStyle w:val="Funotenzeichen"/>
          <w:color w:val="000000" w:themeColor="text1"/>
        </w:rPr>
        <w:footnoteReference w:id="206"/>
      </w:r>
      <w:r>
        <w:rPr>
          <w:color w:val="000000" w:themeColor="text1"/>
        </w:rPr>
        <w:t xml:space="preserve"> </w:t>
      </w:r>
      <w:r>
        <w:rPr>
          <w:rStyle w:val="s1"/>
          <w:rFonts w:eastAsia="Times New Roman" w:cs="Times New Roman"/>
          <w:color w:val="000000" w:themeColor="text1"/>
        </w:rPr>
        <w:t xml:space="preserve">Während in der Literatur über die Identitätsbildung Jugendlicher mit chronischen Erkrankungen ideale Typen der </w:t>
      </w:r>
      <w:r>
        <w:rPr>
          <w:rStyle w:val="s1"/>
          <w:rFonts w:eastAsia="Times New Roman" w:cs="Times New Roman"/>
          <w:color w:val="000000" w:themeColor="text1"/>
        </w:rPr>
        <w:t xml:space="preserve">Krankheits-</w:t>
      </w:r>
      <w:r>
        <w:rPr>
          <w:rStyle w:val="s1"/>
          <w:rFonts w:eastAsia="Times New Roman" w:cs="Times New Roman"/>
          <w:color w:val="000000" w:themeColor="text1"/>
        </w:rPr>
        <w:t xml:space="preserve">Akzeptanz und</w:t>
      </w:r>
      <w:r>
        <w:rPr>
          <w:rStyle w:val="s1"/>
          <w:rFonts w:eastAsia="Times New Roman" w:cs="Times New Roman"/>
          <w:color w:val="000000" w:themeColor="text1"/>
        </w:rPr>
        <w:t xml:space="preserve"> damit einhergehenden</w:t>
      </w:r>
      <w:r>
        <w:rPr>
          <w:rStyle w:val="s1"/>
          <w:rFonts w:eastAsia="Times New Roman" w:cs="Times New Roman"/>
          <w:color w:val="000000" w:themeColor="text1"/>
        </w:rPr>
        <w:t xml:space="preserve"> Distanzierung </w:t>
      </w:r>
      <w:r>
        <w:rPr>
          <w:rStyle w:val="s1"/>
          <w:rFonts w:eastAsia="Times New Roman" w:cs="Times New Roman"/>
          <w:color w:val="000000" w:themeColor="text1"/>
        </w:rPr>
        <w:t xml:space="preserve">von sozialem Stigma </w:t>
      </w:r>
      <w:r>
        <w:rPr>
          <w:rStyle w:val="s1"/>
          <w:rFonts w:eastAsia="Times New Roman" w:cs="Times New Roman"/>
          <w:color w:val="000000" w:themeColor="text1"/>
        </w:rPr>
        <w:t xml:space="preserve">beschrieben werden, zeigt sich in der Rekonstruktion von Alex‘ Geschichte, dass diese eindeutigen Identitätstypen</w:t>
      </w:r>
      <w:r>
        <w:rPr>
          <w:rStyle w:val="s1"/>
          <w:rFonts w:eastAsia="Times New Roman" w:cs="Times New Roman"/>
          <w:color w:val="000000" w:themeColor="text1"/>
        </w:rPr>
        <w:t xml:space="preserve">,</w:t>
      </w:r>
      <w:r>
        <w:rPr>
          <w:rStyle w:val="s1"/>
          <w:rFonts w:eastAsia="Times New Roman" w:cs="Times New Roman"/>
          <w:color w:val="000000" w:themeColor="text1"/>
        </w:rPr>
        <w:t xml:space="preserve"> die </w:t>
      </w:r>
      <w:r>
        <w:rPr>
          <w:rStyle w:val="s1"/>
          <w:rFonts w:eastAsia="Times New Roman" w:cs="Times New Roman"/>
          <w:color w:val="000000" w:themeColor="text1"/>
        </w:rPr>
        <w:t xml:space="preserve">in seiner Biographie </w:t>
      </w:r>
      <w:r>
        <w:rPr>
          <w:rStyle w:val="s1"/>
          <w:rFonts w:eastAsia="Times New Roman" w:cs="Times New Roman"/>
          <w:color w:val="000000" w:themeColor="text1"/>
        </w:rPr>
        <w:t xml:space="preserve">deutlich werdenden Ambivalenzen und Komplexitäten nicht ausreichend erfassen können. Obwohl Alex sich als chronisch-krank versteht, scheint ihn dieses Selbst-Verständnis nicht vor der Übernahme Inter</w:t>
      </w:r>
      <w:r>
        <w:rPr>
          <w:rStyle w:val="s1"/>
          <w:rFonts w:eastAsia="Times New Roman" w:cs="Times New Roman"/>
          <w:color w:val="000000" w:themeColor="text1"/>
        </w:rPr>
        <w:t xml:space="preserve">geschlechts-</w:t>
      </w:r>
      <w:r>
        <w:rPr>
          <w:rStyle w:val="s1"/>
          <w:rFonts w:eastAsia="Times New Roman" w:cs="Times New Roman"/>
          <w:color w:val="000000" w:themeColor="text1"/>
        </w:rPr>
        <w:t xml:space="preserve">bezogene</w:t>
      </w:r>
      <w:r>
        <w:rPr>
          <w:rStyle w:val="s1"/>
          <w:rFonts w:eastAsia="Times New Roman" w:cs="Times New Roman"/>
          <w:color w:val="000000" w:themeColor="text1"/>
        </w:rPr>
        <w:t xml:space="preserve">n</w:t>
      </w:r>
      <w:r>
        <w:rPr>
          <w:rStyle w:val="s1"/>
          <w:rFonts w:eastAsia="Times New Roman" w:cs="Times New Roman"/>
          <w:color w:val="000000" w:themeColor="text1"/>
        </w:rPr>
        <w:t xml:space="preserve"> Stigmas zu schützen. Letzteres zeigt sich sowohl in seiner Aussage eine „Grunderkrankung“ zu haben als auch </w:t>
      </w:r>
      <w:r>
        <w:rPr>
          <w:rStyle w:val="s1"/>
          <w:rFonts w:eastAsia="Times New Roman" w:cs="Times New Roman"/>
          <w:color w:val="000000" w:themeColor="text1"/>
        </w:rPr>
        <w:t xml:space="preserve">manifest </w:t>
      </w:r>
      <w:r>
        <w:rPr>
          <w:rStyle w:val="s1"/>
          <w:rFonts w:eastAsia="Times New Roman" w:cs="Times New Roman"/>
          <w:color w:val="000000" w:themeColor="text1"/>
        </w:rPr>
        <w:t xml:space="preserve">in </w:t>
      </w:r>
      <w:r>
        <w:rPr>
          <w:rStyle w:val="s1"/>
          <w:rFonts w:eastAsia="Times New Roman" w:cs="Times New Roman"/>
          <w:color w:val="000000" w:themeColor="text1"/>
        </w:rPr>
        <w:t xml:space="preserve">seiner </w:t>
      </w:r>
      <w:r>
        <w:rPr>
          <w:rStyle w:val="s1"/>
          <w:rFonts w:eastAsia="Times New Roman" w:cs="Times New Roman"/>
          <w:color w:val="000000" w:themeColor="text1"/>
        </w:rPr>
        <w:t xml:space="preserve">Aussage </w:t>
      </w:r>
      <w:r>
        <w:rPr>
          <w:rStyle w:val="s1"/>
          <w:rFonts w:eastAsia="Times New Roman" w:cs="Times New Roman"/>
          <w:color w:val="000000" w:themeColor="text1"/>
        </w:rPr>
        <w:t xml:space="preserve">er sei „schon kompliziert genug“. </w:t>
      </w:r>
      <w:r>
        <w:rPr>
          <w:rStyle w:val="s1"/>
          <w:rFonts w:eastAsia="Times New Roman" w:cs="Times New Roman"/>
          <w:color w:val="000000" w:themeColor="text1"/>
        </w:rPr>
        <w:t xml:space="preserve">Auf latenter Ebene konnte zudem rekonstruiert werden, </w:t>
      </w:r>
      <w:r>
        <w:rPr>
          <w:rStyle w:val="s1"/>
          <w:rFonts w:eastAsia="Times New Roman" w:cs="Times New Roman"/>
          <w:color w:val="000000" w:themeColor="text1"/>
        </w:rPr>
        <w:t xml:space="preserve">dass Alex bereits früh lernt sich – bzw. seinem „Anders“ Sein die Schuld für erlebte Gewalt und Diskreditierung zu geben.</w:t>
      </w:r>
    </w:p>
    <w:p w14:paraId="534A594A" w14:textId="77777777" w:rsidR="00631021" w:rsidRPr="007310A7" w:rsidRDefault="00631021" w:rsidP="00EC3774">
      <w:pPr>
        <w:spacing w:before="240" w:after="240" w:line="360" w:lineRule="auto"/>
        <w:jc w:val="both"/>
        <w:rPr>
          <w:color w:val="000000" w:themeColor="text1"/>
        </w:rPr>
      </w:pPr>
      <w:r w:rsidRPr="007310A7">
        <w:rPr>
          <w:color w:val="000000" w:themeColor="text1"/>
        </w:rPr>
        <w:lastRenderedPageBreak/>
        <w:t>Alex beginnt nach der Schule zunächst keine Ausbildung, was er folgendermaßen erläutert:</w:t>
      </w:r>
    </w:p>
    <w:p w14:paraId="2F08B8EF" w14:textId="77777777" w:rsidR="00631021" w:rsidRPr="007310A7" w:rsidRDefault="00631021" w:rsidP="00EC3774">
      <w:pPr>
        <w:spacing w:before="240" w:after="240" w:line="360" w:lineRule="auto"/>
        <w:ind w:left="567" w:right="509"/>
        <w:jc w:val="both"/>
        <w:rPr>
          <w:color w:val="000000" w:themeColor="text1"/>
          <w:sz w:val="22"/>
          <w:szCs w:val="22"/>
        </w:rPr>
      </w:pPr>
      <w:r w:rsidRPr="007310A7">
        <w:rPr>
          <w:color w:val="000000" w:themeColor="text1"/>
          <w:sz w:val="22"/>
          <w:szCs w:val="22"/>
        </w:rPr>
        <w:t xml:space="preserve">„ich mach halt </w:t>
      </w:r>
      <w:proofErr w:type="spellStart"/>
      <w:r w:rsidRPr="007310A7">
        <w:rPr>
          <w:color w:val="000000" w:themeColor="text1"/>
          <w:sz w:val="22"/>
          <w:szCs w:val="22"/>
        </w:rPr>
        <w:t>nich</w:t>
      </w:r>
      <w:proofErr w:type="spellEnd"/>
      <w:r w:rsidRPr="007310A7">
        <w:rPr>
          <w:color w:val="000000" w:themeColor="text1"/>
          <w:sz w:val="22"/>
          <w:szCs w:val="22"/>
        </w:rPr>
        <w:t xml:space="preserve"> irgendwas komplett </w:t>
      </w:r>
      <w:proofErr w:type="gramStart"/>
      <w:r w:rsidRPr="007310A7">
        <w:rPr>
          <w:b/>
          <w:color w:val="000000" w:themeColor="text1"/>
          <w:sz w:val="22"/>
          <w:szCs w:val="22"/>
        </w:rPr>
        <w:t>bescheuertes</w:t>
      </w:r>
      <w:proofErr w:type="gramEnd"/>
      <w:r w:rsidRPr="007310A7">
        <w:rPr>
          <w:color w:val="000000" w:themeColor="text1"/>
          <w:sz w:val="22"/>
          <w:szCs w:val="22"/>
        </w:rPr>
        <w:t xml:space="preserve"> was mir eh </w:t>
      </w:r>
      <w:proofErr w:type="spellStart"/>
      <w:r w:rsidRPr="007310A7">
        <w:rPr>
          <w:color w:val="000000" w:themeColor="text1"/>
          <w:sz w:val="22"/>
          <w:szCs w:val="22"/>
        </w:rPr>
        <w:t>nich</w:t>
      </w:r>
      <w:proofErr w:type="spellEnd"/>
      <w:r w:rsidRPr="007310A7">
        <w:rPr>
          <w:color w:val="000000" w:themeColor="text1"/>
          <w:sz w:val="22"/>
          <w:szCs w:val="22"/>
        </w:rPr>
        <w:t xml:space="preserve"> gefällt, sondern ich such, nach was </w:t>
      </w:r>
      <w:r w:rsidRPr="007310A7">
        <w:rPr>
          <w:b/>
          <w:color w:val="000000" w:themeColor="text1"/>
          <w:sz w:val="22"/>
          <w:szCs w:val="22"/>
        </w:rPr>
        <w:t>Passendem</w:t>
      </w:r>
      <w:r w:rsidRPr="007310A7">
        <w:rPr>
          <w:color w:val="000000" w:themeColor="text1"/>
          <w:sz w:val="22"/>
          <w:szCs w:val="22"/>
        </w:rPr>
        <w:t>“</w:t>
      </w:r>
    </w:p>
    <w:p w14:paraId="54B3B30F" w14:textId="77777777" w:rsidR="00CE206F" w:rsidRPr="007310A7" w:rsidRDefault="00631021" w:rsidP="004A70F0">
      <w:pPr>
        <w:spacing w:line="360" w:lineRule="auto"/>
        <w:jc w:val="both"/>
        <w:rPr>
          <w:color w:val="000000" w:themeColor="text1"/>
        </w:rPr>
      </w:pPr>
      <w:r w:rsidRPr="007310A7">
        <w:rPr>
          <w:color w:val="000000" w:themeColor="text1"/>
        </w:rPr>
        <w:t xml:space="preserve">Hier wird </w:t>
      </w:r>
      <w:r w:rsidR="00CE206F" w:rsidRPr="007310A7">
        <w:rPr>
          <w:color w:val="000000" w:themeColor="text1"/>
        </w:rPr>
        <w:t xml:space="preserve">erstmals </w:t>
      </w:r>
      <w:r w:rsidRPr="007310A7">
        <w:rPr>
          <w:color w:val="000000" w:themeColor="text1"/>
        </w:rPr>
        <w:t xml:space="preserve">deutlich, dass </w:t>
      </w:r>
      <w:r w:rsidR="00CE206F" w:rsidRPr="007310A7">
        <w:rPr>
          <w:color w:val="000000" w:themeColor="text1"/>
        </w:rPr>
        <w:t xml:space="preserve">Alex </w:t>
      </w:r>
      <w:r w:rsidRPr="007310A7">
        <w:rPr>
          <w:color w:val="000000" w:themeColor="text1"/>
        </w:rPr>
        <w:t xml:space="preserve">sich im Zusammenhang mit normalbiographisch an ihn herangetragenen Erwartungen behaupten und dem an ihn gerichteten Konformitätsdruck ein Stück weit widersetzen kann. Dabei konkretisiert </w:t>
      </w:r>
      <w:r w:rsidR="00CE206F" w:rsidRPr="007310A7">
        <w:rPr>
          <w:color w:val="000000" w:themeColor="text1"/>
        </w:rPr>
        <w:t xml:space="preserve">er </w:t>
      </w:r>
      <w:r w:rsidRPr="007310A7">
        <w:rPr>
          <w:color w:val="000000" w:themeColor="text1"/>
        </w:rPr>
        <w:t xml:space="preserve">im Interview jedoch nicht, was es für ihn bedeutet, etwas </w:t>
      </w:r>
      <w:r w:rsidRPr="007310A7">
        <w:rPr>
          <w:iCs/>
          <w:color w:val="000000" w:themeColor="text1"/>
        </w:rPr>
        <w:t>Passendes</w:t>
      </w:r>
      <w:r w:rsidRPr="007310A7">
        <w:rPr>
          <w:color w:val="000000" w:themeColor="text1"/>
        </w:rPr>
        <w:t xml:space="preserve"> zu finden.</w:t>
      </w:r>
    </w:p>
    <w:p w14:paraId="573CCDE8" w14:textId="5CE804B2" w:rsidR="00631021" w:rsidRPr="007310A7" w:rsidRDefault="00631021" w:rsidP="004A70F0">
      <w:pPr>
        <w:spacing w:line="360" w:lineRule="auto"/>
        <w:jc w:val="both"/>
        <w:rPr>
          <w:color w:val="000000" w:themeColor="text1"/>
        </w:rPr>
      </w:pPr>
      <w:r w:rsidRPr="007310A7">
        <w:rPr>
          <w:color w:val="000000" w:themeColor="text1"/>
        </w:rPr>
        <w:t>In der Eingangspräsentation spricht er knapp über ein „Jobangebot“ seitens der Bundeswehr als Hubschrauberpilot, das er noch während der Schulzeit erh</w:t>
      </w:r>
      <w:r w:rsidR="00CE206F" w:rsidRPr="007310A7">
        <w:rPr>
          <w:color w:val="000000" w:themeColor="text1"/>
        </w:rPr>
        <w:t>alten habe</w:t>
      </w:r>
      <w:r w:rsidRPr="007310A7">
        <w:rPr>
          <w:color w:val="000000" w:themeColor="text1"/>
        </w:rPr>
        <w:t>.</w:t>
      </w:r>
      <w:r w:rsidRPr="007310A7">
        <w:rPr>
          <w:rStyle w:val="Funotenzeichen"/>
          <w:color w:val="000000" w:themeColor="text1"/>
        </w:rPr>
        <w:footnoteReference w:id="207"/>
      </w:r>
      <w:r w:rsidRPr="007310A7">
        <w:rPr>
          <w:color w:val="000000" w:themeColor="text1"/>
        </w:rPr>
        <w:t xml:space="preserve"> Alex erläutert, dass er dieses Angebot habe annehmen wollen, was </w:t>
      </w:r>
      <w:r w:rsidR="00CE206F" w:rsidRPr="007310A7">
        <w:rPr>
          <w:color w:val="000000" w:themeColor="text1"/>
        </w:rPr>
        <w:t>zunächst s</w:t>
      </w:r>
      <w:r w:rsidRPr="007310A7">
        <w:rPr>
          <w:color w:val="000000" w:themeColor="text1"/>
        </w:rPr>
        <w:t>ei</w:t>
      </w:r>
      <w:r w:rsidR="00CE206F" w:rsidRPr="007310A7">
        <w:rPr>
          <w:color w:val="000000" w:themeColor="text1"/>
        </w:rPr>
        <w:t xml:space="preserve">nen Wunsch einem vergeschlechtlichten, körperlich normativen </w:t>
      </w:r>
      <w:r w:rsidRPr="007310A7">
        <w:rPr>
          <w:color w:val="000000" w:themeColor="text1"/>
        </w:rPr>
        <w:t>Relevanzsystem</w:t>
      </w:r>
      <w:r w:rsidR="00CE206F" w:rsidRPr="007310A7">
        <w:rPr>
          <w:color w:val="000000" w:themeColor="text1"/>
        </w:rPr>
        <w:t xml:space="preserve"> zu entsprechen, andeutet</w:t>
      </w:r>
      <w:r w:rsidRPr="007310A7">
        <w:rPr>
          <w:color w:val="000000" w:themeColor="text1"/>
        </w:rPr>
        <w:t>: Einerseits handelt es sich hier um ein immer noch männlich dominiertes Berufsfeld, das für ein hegemoniales Männlichkeitsbild im Sinne von Wehrhaftigkeit, Stärke, Kameradschaft steht. Andererseits erfordert eine Soldat*innen- bzw. Offiziers-Laufbahn im Rahmen einer Pilotenausbildung ein hohes Maß an körperlicher Belastbarkeit und Fitness. Alex begründet seine Entscheidung gegen die Ausbildung mit einem medial präsenten Hubschrauberabsturz, womit er vermutlich auf den Absturz mit Todesfolge einer Bundeswehrpilotin im Jahr 2019 referiert. Hinzu fügt er, dass die „Leute dort ignorant gegenüber meiner Grunderkrankung“ seien. Denkbar ist, dass auch Alex‘ Eltern, insbesondere seine Mutter</w:t>
      </w:r>
      <w:r w:rsidR="00CE206F" w:rsidRPr="007310A7">
        <w:rPr>
          <w:color w:val="000000" w:themeColor="text1"/>
        </w:rPr>
        <w:t>,</w:t>
      </w:r>
      <w:r w:rsidRPr="007310A7">
        <w:rPr>
          <w:color w:val="000000" w:themeColor="text1"/>
        </w:rPr>
        <w:t xml:space="preserve"> </w:t>
      </w:r>
      <w:r w:rsidR="00CE206F" w:rsidRPr="007310A7">
        <w:rPr>
          <w:color w:val="000000" w:themeColor="text1"/>
        </w:rPr>
        <w:t>seine Entscheidung beeinflussen</w:t>
      </w:r>
      <w:r w:rsidRPr="007310A7">
        <w:rPr>
          <w:color w:val="000000" w:themeColor="text1"/>
        </w:rPr>
        <w:t xml:space="preserve">. So beschreibt Alex in einer Sequenz, dass seine Mutter ausgehend von Nachrichten aus dem Ukrainekrieg </w:t>
      </w:r>
      <w:r w:rsidR="00CE206F" w:rsidRPr="007310A7">
        <w:rPr>
          <w:color w:val="000000" w:themeColor="text1"/>
        </w:rPr>
        <w:t xml:space="preserve">erstmals </w:t>
      </w:r>
      <w:r w:rsidRPr="007310A7">
        <w:rPr>
          <w:color w:val="000000" w:themeColor="text1"/>
        </w:rPr>
        <w:t>eigene Gewalterfahrungen in Rumänien thematisiert. Hier ist</w:t>
      </w:r>
      <w:r w:rsidR="00CE206F" w:rsidRPr="007310A7">
        <w:rPr>
          <w:color w:val="000000" w:themeColor="text1"/>
        </w:rPr>
        <w:t xml:space="preserve"> vorstellbar</w:t>
      </w:r>
      <w:r w:rsidRPr="007310A7">
        <w:rPr>
          <w:color w:val="000000" w:themeColor="text1"/>
        </w:rPr>
        <w:t xml:space="preserve">, dass traumatische Erinnerungen für die Mutter wieder bewusst präsent werden, so dass Alex‘ Entfernung aus dem familialen Gefüge und mögliche Gefährdung nicht unterstützt wird. </w:t>
      </w:r>
      <w:r w:rsidR="00CE206F" w:rsidRPr="007310A7">
        <w:rPr>
          <w:color w:val="000000" w:themeColor="text1"/>
        </w:rPr>
        <w:t xml:space="preserve">Naheliegend ist </w:t>
      </w:r>
      <w:r w:rsidRPr="007310A7">
        <w:rPr>
          <w:color w:val="000000" w:themeColor="text1"/>
        </w:rPr>
        <w:t xml:space="preserve">ebenfalls, dass Alex‘ eigene Motive </w:t>
      </w:r>
      <w:r w:rsidR="00CE206F" w:rsidRPr="007310A7">
        <w:rPr>
          <w:color w:val="000000" w:themeColor="text1"/>
        </w:rPr>
        <w:t xml:space="preserve">– eine starke Orientierung an vergeschlechtlichten Normen und eine gleichzeitig (entstehende) Widerständigkeit bezüglich dieser Anforderungen - </w:t>
      </w:r>
      <w:r w:rsidRPr="007310A7">
        <w:rPr>
          <w:color w:val="000000" w:themeColor="text1"/>
        </w:rPr>
        <w:t xml:space="preserve">hier in einem ambivalenten Verhältnis stehen. </w:t>
      </w:r>
    </w:p>
    <w:p w14:paraId="57CB78E1" w14:textId="77777777" w:rsidR="00631021" w:rsidRPr="007310A7" w:rsidRDefault="00631021" w:rsidP="00E859F3">
      <w:pPr>
        <w:spacing w:before="480" w:after="240"/>
        <w:jc w:val="both"/>
        <w:rPr>
          <w:rStyle w:val="s1"/>
          <w:rFonts w:eastAsia="Times New Roman" w:cs="Times New Roman"/>
          <w:bCs/>
          <w:i/>
          <w:iCs/>
          <w:color w:val="000000" w:themeColor="text1"/>
        </w:rPr>
      </w:pPr>
      <w:r w:rsidRPr="007310A7">
        <w:rPr>
          <w:rStyle w:val="s1"/>
          <w:rFonts w:eastAsia="Times New Roman" w:cs="Times New Roman"/>
          <w:bCs/>
          <w:i/>
          <w:iCs/>
          <w:color w:val="000000" w:themeColor="text1"/>
        </w:rPr>
        <w:lastRenderedPageBreak/>
        <w:t>Krisenerfahrung im Kontext von Krankheit und Verlust</w:t>
      </w:r>
    </w:p>
    <w:p w14:paraId="1750D1E0" w14:textId="23772BCF" w:rsidR="00631021" w:rsidRPr="007310A7" w:rsidRDefault="00631021" w:rsidP="004A70F0">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Die Übergangszeit im Anschluss an seinen</w:t>
      </w:r>
      <w:r w:rsidR="00A61985" w:rsidRPr="007310A7">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Schulabschluss wird für Alex von einer einschneidenden Belastungserfahrung geprägt: Sein Vater erhält eine </w:t>
      </w:r>
      <w:r w:rsidR="00A61985" w:rsidRPr="007310A7">
        <w:rPr>
          <w:rStyle w:val="s1"/>
          <w:rFonts w:eastAsia="Times New Roman" w:cs="Times New Roman"/>
          <w:color w:val="000000" w:themeColor="text1"/>
        </w:rPr>
        <w:t xml:space="preserve">Krankheitsdiagnose </w:t>
      </w:r>
      <w:r w:rsidRPr="007310A7">
        <w:rPr>
          <w:rStyle w:val="s1"/>
          <w:rFonts w:eastAsia="Times New Roman" w:cs="Times New Roman"/>
          <w:color w:val="000000" w:themeColor="text1"/>
        </w:rPr>
        <w:t>mit aller Wahrscheinlichkeit nach unheilbarem Verlauf.</w:t>
      </w:r>
    </w:p>
    <w:p w14:paraId="40C12AC6" w14:textId="19AEBEAC" w:rsidR="00631021" w:rsidRPr="007310A7" w:rsidRDefault="00631021" w:rsidP="00A20F95">
      <w:pPr>
        <w:spacing w:before="240" w:after="240" w:line="360" w:lineRule="auto"/>
        <w:ind w:left="567" w:right="509"/>
        <w:jc w:val="both"/>
        <w:rPr>
          <w:rFonts w:eastAsia="Monospaced" w:cs="Monospaced"/>
          <w:color w:val="000000" w:themeColor="text1"/>
          <w:sz w:val="22"/>
          <w:szCs w:val="22"/>
        </w:rPr>
      </w:pPr>
      <w:r w:rsidRPr="007310A7">
        <w:rPr>
          <w:rFonts w:eastAsia="Monospaced" w:cs="Monospaced"/>
          <w:color w:val="000000" w:themeColor="text1"/>
          <w:sz w:val="22"/>
          <w:szCs w:val="22"/>
        </w:rPr>
        <w:t xml:space="preserve">„((lautes Seufzen)) erst </w:t>
      </w:r>
      <w:proofErr w:type="spellStart"/>
      <w:proofErr w:type="gramStart"/>
      <w:r w:rsidRPr="007310A7">
        <w:rPr>
          <w:rFonts w:eastAsia="Monospaced" w:cs="Monospaced"/>
          <w:b/>
          <w:color w:val="000000" w:themeColor="text1"/>
          <w:sz w:val="22"/>
          <w:szCs w:val="22"/>
        </w:rPr>
        <w:t>le:tztens</w:t>
      </w:r>
      <w:proofErr w:type="spellEnd"/>
      <w:proofErr w:type="gramEnd"/>
      <w:r w:rsidRPr="007310A7">
        <w:rPr>
          <w:rFonts w:eastAsia="Monospaced" w:cs="Monospaced"/>
          <w:color w:val="000000" w:themeColor="text1"/>
          <w:sz w:val="22"/>
          <w:szCs w:val="22"/>
        </w:rPr>
        <w:t xml:space="preserve"> wieder hat mein Vater ein bisschen darüber erzählt weil der hat ja </w:t>
      </w:r>
      <w:r w:rsidR="00A61985" w:rsidRPr="007310A7">
        <w:rPr>
          <w:rFonts w:eastAsia="Monospaced" w:cs="Monospaced"/>
          <w:color w:val="000000" w:themeColor="text1"/>
          <w:sz w:val="22"/>
          <w:szCs w:val="22"/>
        </w:rPr>
        <w:t xml:space="preserve">(Diagnose) </w:t>
      </w:r>
      <w:r w:rsidRPr="007310A7">
        <w:rPr>
          <w:rFonts w:eastAsia="Monospaced" w:cs="Monospaced"/>
          <w:color w:val="000000" w:themeColor="text1"/>
          <w:sz w:val="22"/>
          <w:szCs w:val="22"/>
        </w:rPr>
        <w:t xml:space="preserve">(3) u:nd ich wollte halt noch=n bisschen was wissen </w:t>
      </w:r>
      <w:proofErr w:type="spellStart"/>
      <w:r w:rsidRPr="007310A7">
        <w:rPr>
          <w:rFonts w:eastAsia="Monospaced" w:cs="Monospaced"/>
          <w:color w:val="000000" w:themeColor="text1"/>
          <w:sz w:val="22"/>
          <w:szCs w:val="22"/>
        </w:rPr>
        <w:t>we:il</w:t>
      </w:r>
      <w:proofErr w:type="spellEnd"/>
      <w:r w:rsidRPr="007310A7">
        <w:rPr>
          <w:rFonts w:eastAsia="Monospaced" w:cs="Monospaced"/>
          <w:color w:val="000000" w:themeColor="text1"/>
          <w:sz w:val="22"/>
          <w:szCs w:val="22"/>
        </w:rPr>
        <w:t xml:space="preserve"> es schaut nicht </w:t>
      </w:r>
      <w:r w:rsidRPr="007310A7">
        <w:rPr>
          <w:rFonts w:eastAsia="Monospaced" w:cs="Monospaced"/>
          <w:b/>
          <w:color w:val="000000" w:themeColor="text1"/>
          <w:sz w:val="22"/>
          <w:szCs w:val="22"/>
        </w:rPr>
        <w:t>gut aus“</w:t>
      </w:r>
    </w:p>
    <w:p w14:paraId="11885371" w14:textId="4F641F9F" w:rsidR="00631021" w:rsidRPr="007310A7" w:rsidRDefault="00631021" w:rsidP="004A70F0">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 xml:space="preserve">Nachdem ein Jahr zuvor Alex‘ Haustier verstirbt, eine Katze, die er im Laufe seines Interviews mehrmals als „meine große </w:t>
      </w:r>
      <w:r w:rsidRPr="007310A7">
        <w:rPr>
          <w:rStyle w:val="s1"/>
          <w:rFonts w:eastAsia="Times New Roman" w:cs="Times New Roman"/>
          <w:bCs/>
          <w:color w:val="000000" w:themeColor="text1"/>
        </w:rPr>
        <w:t>Schwester</w:t>
      </w:r>
      <w:r w:rsidRPr="007310A7">
        <w:rPr>
          <w:rStyle w:val="s1"/>
          <w:rFonts w:eastAsia="Times New Roman" w:cs="Times New Roman"/>
          <w:color w:val="000000" w:themeColor="text1"/>
        </w:rPr>
        <w:t>“ bezeichnet, ist er nun erneut mit schwerer Krankheit und möglichem Verlust konfrontiert</w:t>
      </w:r>
      <w:r w:rsidR="00A61985" w:rsidRPr="007310A7">
        <w:rPr>
          <w:rStyle w:val="s1"/>
          <w:rFonts w:eastAsia="Times New Roman" w:cs="Times New Roman"/>
          <w:color w:val="000000" w:themeColor="text1"/>
        </w:rPr>
        <w:t xml:space="preserve">. Letzteres führt </w:t>
      </w:r>
      <w:r w:rsidRPr="007310A7">
        <w:rPr>
          <w:rStyle w:val="s1"/>
          <w:rFonts w:eastAsia="Times New Roman" w:cs="Times New Roman"/>
          <w:color w:val="000000" w:themeColor="text1"/>
        </w:rPr>
        <w:t xml:space="preserve">für Alex zu einer </w:t>
      </w:r>
      <w:r w:rsidR="00A61985" w:rsidRPr="007310A7">
        <w:rPr>
          <w:rStyle w:val="s1"/>
          <w:rFonts w:eastAsia="Times New Roman" w:cs="Times New Roman"/>
          <w:color w:val="000000" w:themeColor="text1"/>
        </w:rPr>
        <w:t>zugespitzten, zunehmend</w:t>
      </w:r>
      <w:r w:rsidRPr="007310A7">
        <w:rPr>
          <w:rStyle w:val="s1"/>
          <w:rFonts w:eastAsia="Times New Roman" w:cs="Times New Roman"/>
          <w:color w:val="000000" w:themeColor="text1"/>
        </w:rPr>
        <w:t xml:space="preserve"> krisenhaften Situation. Dabei </w:t>
      </w:r>
      <w:r w:rsidR="00A61985" w:rsidRPr="007310A7">
        <w:rPr>
          <w:rStyle w:val="s1"/>
          <w:rFonts w:eastAsia="Times New Roman" w:cs="Times New Roman"/>
          <w:color w:val="000000" w:themeColor="text1"/>
        </w:rPr>
        <w:t xml:space="preserve">ist </w:t>
      </w:r>
      <w:r w:rsidRPr="007310A7">
        <w:rPr>
          <w:rStyle w:val="s1"/>
          <w:rFonts w:eastAsia="Times New Roman" w:cs="Times New Roman"/>
          <w:color w:val="000000" w:themeColor="text1"/>
        </w:rPr>
        <w:t>die verstorbene Katze für ihn vermutlich auch auf der erlebten Ebene eine Art Geschwisterersatz, da diese nach dem Tod seiner Schwester durch die Mutter in die Familie geholt</w:t>
      </w:r>
      <w:r w:rsidR="00A61985" w:rsidRPr="007310A7">
        <w:rPr>
          <w:rStyle w:val="s1"/>
          <w:rFonts w:eastAsia="Times New Roman" w:cs="Times New Roman"/>
          <w:color w:val="000000" w:themeColor="text1"/>
        </w:rPr>
        <w:t xml:space="preserve"> wird</w:t>
      </w:r>
      <w:r w:rsidRPr="007310A7">
        <w:rPr>
          <w:rStyle w:val="s1"/>
          <w:rFonts w:eastAsia="Times New Roman" w:cs="Times New Roman"/>
          <w:color w:val="000000" w:themeColor="text1"/>
        </w:rPr>
        <w:t>. Hier lässt sich dementsprechend von einer heteronomen</w:t>
      </w:r>
      <w:r w:rsidR="00A61985" w:rsidRPr="007310A7">
        <w:rPr>
          <w:rStyle w:val="s1"/>
          <w:rFonts w:eastAsia="Times New Roman" w:cs="Times New Roman"/>
          <w:color w:val="000000" w:themeColor="text1"/>
        </w:rPr>
        <w:t xml:space="preserve"> bzw. überwiegend fremdgestalteten </w:t>
      </w:r>
      <w:r w:rsidRPr="007310A7">
        <w:rPr>
          <w:rStyle w:val="s1"/>
          <w:rFonts w:eastAsia="Times New Roman" w:cs="Times New Roman"/>
          <w:color w:val="000000" w:themeColor="text1"/>
        </w:rPr>
        <w:t>Krise ausgehen</w:t>
      </w:r>
      <w:r w:rsidR="00A20F95" w:rsidRPr="007310A7">
        <w:rPr>
          <w:rStyle w:val="s1"/>
          <w:rFonts w:eastAsia="Times New Roman" w:cs="Times New Roman"/>
          <w:color w:val="000000" w:themeColor="text1"/>
        </w:rPr>
        <w:t xml:space="preserve"> </w:t>
      </w:r>
      <w:r w:rsidR="00A20F95" w:rsidRPr="007310A7">
        <w:rPr>
          <w:rStyle w:val="s1"/>
          <w:rFonts w:eastAsia="Times New Roman" w:cs="Times New Roman"/>
          <w:color w:val="000000" w:themeColor="text1"/>
        </w:rPr>
        <w:fldChar w:fldCharType="begin"/>
      </w:r>
      <w:r w:rsidR="00F370E7">
        <w:rPr>
          <w:rStyle w:val="s1"/>
          <w:rFonts w:eastAsia="Times New Roman" w:cs="Times New Roman"/>
          <w:color w:val="000000" w:themeColor="text1"/>
        </w:rPr>
        <w:instrText xml:space="preserve"> ADDIN ZOTERO_ITEM CSL_CITATION {"citationID":"TPnHZtc5","properties":{"unsorted":false,"formattedCitation":"(vgl. Rosenthal 1987)","plainCitation":"(vgl. Rosenthal 1987)","dontUpdate":true,"noteIndex":0},"citationItems":[{"id":609,"uris":["http://zotero.org/users/local/owKliTIb/items/A3973PZS"],"itemData":{"id":609,"type":"book","publisher":"Leske u. Budrich","publisher-place":"Opladen","title":"... wenn alles in Scherben fällt ...: von Leben und Sinnwelt der Kriegsgeneration ; Typenbiographischer Wandlungen","URL":"https://nbn-resolving.org/urn:nbn:de:0168-ssoar-36303","author":[{"family":"Rosenthal","given":"Gabriele"}],"issued":{"date-parts":[["1987"]]}},"prefix":"vgl."}],"schema":"https://github.com/citation-style-language/schema/raw/master/csl-citation.json"} </w:instrText>
      </w:r>
      <w:r w:rsidR="00A20F95" w:rsidRPr="007310A7">
        <w:rPr>
          <w:rStyle w:val="s1"/>
          <w:rFonts w:eastAsia="Times New Roman" w:cs="Times New Roman"/>
          <w:color w:val="000000" w:themeColor="text1"/>
        </w:rPr>
        <w:fldChar w:fldCharType="separate"/>
      </w:r>
      <w:r w:rsidR="00A20F95" w:rsidRPr="007310A7">
        <w:rPr>
          <w:rFonts w:ascii="Cambria" w:hAnsi="Cambria"/>
          <w:color w:val="000000" w:themeColor="text1"/>
        </w:rPr>
        <w:t>(vgl. Rosenthal 1987</w:t>
      </w:r>
      <w:r w:rsidR="00A61985" w:rsidRPr="007310A7">
        <w:rPr>
          <w:rFonts w:ascii="Cambria" w:hAnsi="Cambria"/>
          <w:color w:val="000000" w:themeColor="text1"/>
        </w:rPr>
        <w:t>, siehe 3.2.3</w:t>
      </w:r>
      <w:r w:rsidR="00A20F95" w:rsidRPr="007310A7">
        <w:rPr>
          <w:rFonts w:ascii="Cambria" w:hAnsi="Cambria"/>
          <w:color w:val="000000" w:themeColor="text1"/>
        </w:rPr>
        <w:t>)</w:t>
      </w:r>
      <w:r w:rsidR="00A20F95"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Hinzu zu dem drohenden emotionalen Verlust kommen auch sozio-ökonomische Sorgen, da der Vater als einziges Familienmitglied ein höheres Einkommen generiert. Im Bezug auf die Wohnsituation seiner Familie in einem Einfamilienhaus sagt Alex:</w:t>
      </w:r>
    </w:p>
    <w:p w14:paraId="32D65F7B" w14:textId="3273EE65" w:rsidR="00631021" w:rsidRPr="007310A7" w:rsidRDefault="00631021" w:rsidP="00F54B7F">
      <w:pPr>
        <w:spacing w:before="240" w:after="240" w:line="360" w:lineRule="auto"/>
        <w:ind w:left="567" w:right="509"/>
        <w:jc w:val="both"/>
        <w:rPr>
          <w:rStyle w:val="s1"/>
          <w:rFonts w:eastAsia="Times New Roman" w:cs="Times New Roman"/>
          <w:color w:val="000000" w:themeColor="text1"/>
          <w:sz w:val="22"/>
          <w:szCs w:val="22"/>
        </w:rPr>
      </w:pPr>
      <w:r w:rsidRPr="007310A7">
        <w:rPr>
          <w:rStyle w:val="s1"/>
          <w:rFonts w:eastAsia="Times New Roman" w:cs="Times New Roman"/>
          <w:color w:val="000000" w:themeColor="text1"/>
          <w:sz w:val="22"/>
          <w:szCs w:val="22"/>
        </w:rPr>
        <w:t>„dort leben wir jetzt, noch (1) und=ich hoff, jeden Fall das es so bleibt=</w:t>
      </w:r>
      <w:r w:rsidRPr="007310A7">
        <w:rPr>
          <w:rStyle w:val="s1"/>
          <w:rFonts w:eastAsia="Times New Roman" w:cs="Times New Roman"/>
          <w:b/>
          <w:color w:val="000000" w:themeColor="text1"/>
          <w:sz w:val="22"/>
          <w:szCs w:val="22"/>
        </w:rPr>
        <w:t>finanziell</w:t>
      </w:r>
      <w:r w:rsidRPr="007310A7">
        <w:rPr>
          <w:rStyle w:val="s1"/>
          <w:rFonts w:eastAsia="Times New Roman" w:cs="Times New Roman"/>
          <w:color w:val="000000" w:themeColor="text1"/>
          <w:sz w:val="22"/>
          <w:szCs w:val="22"/>
        </w:rPr>
        <w:t xml:space="preserve"> (1) sieht=s ziemlich schlecht aus (1) //</w:t>
      </w:r>
      <w:proofErr w:type="spellStart"/>
      <w:r w:rsidRPr="007310A7">
        <w:rPr>
          <w:rStyle w:val="s1"/>
          <w:rFonts w:eastAsia="Times New Roman" w:cs="Times New Roman"/>
          <w:color w:val="000000" w:themeColor="text1"/>
          <w:sz w:val="22"/>
          <w:szCs w:val="22"/>
        </w:rPr>
        <w:t>mhm</w:t>
      </w:r>
      <w:proofErr w:type="spellEnd"/>
      <w:r w:rsidRPr="007310A7">
        <w:rPr>
          <w:rStyle w:val="s1"/>
          <w:rFonts w:eastAsia="Times New Roman" w:cs="Times New Roman"/>
          <w:color w:val="000000" w:themeColor="text1"/>
          <w:sz w:val="22"/>
          <w:szCs w:val="22"/>
        </w:rPr>
        <w:t xml:space="preserve">// (5) (...) mit der Diagnose </w:t>
      </w:r>
      <w:proofErr w:type="spellStart"/>
      <w:r w:rsidRPr="007310A7">
        <w:rPr>
          <w:rStyle w:val="s1"/>
          <w:rFonts w:eastAsia="Times New Roman" w:cs="Times New Roman"/>
          <w:color w:val="000000" w:themeColor="text1"/>
          <w:sz w:val="22"/>
          <w:szCs w:val="22"/>
        </w:rPr>
        <w:t>kriegn</w:t>
      </w:r>
      <w:proofErr w:type="spellEnd"/>
      <w:r w:rsidRPr="007310A7">
        <w:rPr>
          <w:rStyle w:val="s1"/>
          <w:rFonts w:eastAsia="Times New Roman" w:cs="Times New Roman"/>
          <w:color w:val="000000" w:themeColor="text1"/>
          <w:sz w:val="22"/>
          <w:szCs w:val="22"/>
        </w:rPr>
        <w:t xml:space="preserve">=wir=nur=noch </w:t>
      </w:r>
      <w:r w:rsidRPr="007310A7">
        <w:rPr>
          <w:rStyle w:val="s1"/>
          <w:rFonts w:eastAsia="Times New Roman" w:cs="Times New Roman"/>
          <w:b/>
          <w:color w:val="000000" w:themeColor="text1"/>
          <w:sz w:val="22"/>
          <w:szCs w:val="22"/>
        </w:rPr>
        <w:t>Kranken</w:t>
      </w:r>
      <w:r w:rsidRPr="007310A7">
        <w:rPr>
          <w:rStyle w:val="s1"/>
          <w:rFonts w:eastAsia="Times New Roman" w:cs="Times New Roman"/>
          <w:color w:val="000000" w:themeColor="text1"/>
          <w:sz w:val="22"/>
          <w:szCs w:val="22"/>
        </w:rPr>
        <w:t xml:space="preserve"> Geld (3) und davon zahlt sich d- n </w:t>
      </w:r>
      <w:r w:rsidRPr="007310A7">
        <w:rPr>
          <w:rStyle w:val="s1"/>
          <w:rFonts w:eastAsia="Times New Roman" w:cs="Times New Roman"/>
          <w:b/>
          <w:color w:val="000000" w:themeColor="text1"/>
          <w:sz w:val="22"/>
          <w:szCs w:val="22"/>
        </w:rPr>
        <w:t>Haus</w:t>
      </w:r>
      <w:r w:rsidRPr="007310A7">
        <w:rPr>
          <w:rStyle w:val="s1"/>
          <w:rFonts w:eastAsia="Times New Roman" w:cs="Times New Roman"/>
          <w:color w:val="000000" w:themeColor="text1"/>
          <w:sz w:val="22"/>
          <w:szCs w:val="22"/>
        </w:rPr>
        <w:t xml:space="preserve"> dann doch </w:t>
      </w:r>
      <w:proofErr w:type="spellStart"/>
      <w:r w:rsidRPr="007310A7">
        <w:rPr>
          <w:rStyle w:val="s1"/>
          <w:rFonts w:eastAsia="Times New Roman" w:cs="Times New Roman"/>
          <w:color w:val="000000" w:themeColor="text1"/>
          <w:sz w:val="22"/>
          <w:szCs w:val="22"/>
        </w:rPr>
        <w:t>nich</w:t>
      </w:r>
      <w:proofErr w:type="spellEnd"/>
      <w:r w:rsidRPr="007310A7">
        <w:rPr>
          <w:rStyle w:val="s1"/>
          <w:rFonts w:eastAsia="Times New Roman" w:cs="Times New Roman"/>
          <w:color w:val="000000" w:themeColor="text1"/>
          <w:sz w:val="22"/>
          <w:szCs w:val="22"/>
        </w:rPr>
        <w:t xml:space="preserve"> ab“</w:t>
      </w:r>
    </w:p>
    <w:p w14:paraId="28B8CFD4" w14:textId="77777777" w:rsidR="00631021" w:rsidRPr="007310A7" w:rsidRDefault="00631021" w:rsidP="004A70F0">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Ausgehend von dem drohenden Verlust des Vaters fragt Alex diesen nach seinen frühen Behandlungserfahrungen. Auf meine Nachfrage hin antwortet er:</w:t>
      </w:r>
    </w:p>
    <w:p w14:paraId="72FB84CA" w14:textId="77777777" w:rsidR="00631021" w:rsidRPr="007310A7" w:rsidRDefault="00631021" w:rsidP="00F54B7F">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„naja des </w:t>
      </w:r>
      <w:proofErr w:type="spellStart"/>
      <w:r w:rsidRPr="007310A7">
        <w:rPr>
          <w:rFonts w:eastAsia="Monospaced" w:cs="Monospaced"/>
          <w:color w:val="000000" w:themeColor="text1"/>
          <w:sz w:val="22"/>
          <w:szCs w:val="22"/>
        </w:rPr>
        <w:t>waren</w:t>
      </w:r>
      <w:proofErr w:type="spellEnd"/>
      <w:r w:rsidRPr="007310A7">
        <w:rPr>
          <w:rFonts w:eastAsia="Monospaced" w:cs="Monospaced"/>
          <w:color w:val="000000" w:themeColor="text1"/>
          <w:sz w:val="22"/>
          <w:szCs w:val="22"/>
        </w:rPr>
        <w:t xml:space="preserve"> jetzt auch wieder eher (1) sag=ich=jetzt=mal </w:t>
      </w:r>
      <w:r w:rsidRPr="007310A7">
        <w:rPr>
          <w:rFonts w:eastAsia="Monospaced" w:cs="Monospaced"/>
          <w:b/>
          <w:color w:val="000000" w:themeColor="text1"/>
          <w:sz w:val="22"/>
          <w:szCs w:val="22"/>
        </w:rPr>
        <w:t>E:rinnerungs, abgleiche</w:t>
      </w:r>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xml:space="preserve">// ob das in etwa so passt (2) aber viel wird da auch nicht (1) gesprochen, ich kenn ja eigentlich alle so </w:t>
      </w:r>
      <w:r w:rsidRPr="007310A7">
        <w:rPr>
          <w:rFonts w:eastAsia="Monospaced" w:cs="Monospaced"/>
          <w:b/>
          <w:color w:val="000000" w:themeColor="text1"/>
          <w:sz w:val="22"/>
          <w:szCs w:val="22"/>
        </w:rPr>
        <w:t>grob</w:t>
      </w:r>
      <w:r w:rsidRPr="007310A7">
        <w:rPr>
          <w:rFonts w:eastAsia="Monospaced" w:cs="Monospaced"/>
          <w:color w:val="000000" w:themeColor="text1"/>
          <w:sz w:val="22"/>
          <w:szCs w:val="22"/>
        </w:rPr>
        <w:t xml:space="preserve"> (3) und ja (6) </w:t>
      </w:r>
      <w:r w:rsidRPr="007310A7">
        <w:rPr>
          <w:color w:val="000000" w:themeColor="text1"/>
          <w:sz w:val="22"/>
          <w:szCs w:val="22"/>
        </w:rPr>
        <w:t xml:space="preserve"> (...)</w:t>
      </w:r>
      <w:r w:rsidRPr="007310A7">
        <w:rPr>
          <w:rFonts w:eastAsia="Monospaced" w:cs="Monospaced"/>
          <w:color w:val="000000" w:themeColor="text1"/>
          <w:sz w:val="22"/>
          <w:szCs w:val="22"/>
        </w:rPr>
        <w:t xml:space="preserve"> g- halt wie des mit den </w:t>
      </w:r>
      <w:r w:rsidRPr="007310A7">
        <w:rPr>
          <w:rFonts w:eastAsia="Monospaced" w:cs="Monospaced"/>
          <w:b/>
          <w:color w:val="000000" w:themeColor="text1"/>
          <w:sz w:val="22"/>
          <w:szCs w:val="22"/>
        </w:rPr>
        <w:t>Ärzten</w:t>
      </w:r>
      <w:r w:rsidRPr="007310A7">
        <w:rPr>
          <w:rFonts w:eastAsia="Monospaced" w:cs="Monospaced"/>
          <w:color w:val="000000" w:themeColor="text1"/>
          <w:sz w:val="22"/>
          <w:szCs w:val="22"/>
        </w:rPr>
        <w:t xml:space="preserve"> </w:t>
      </w:r>
      <w:proofErr w:type="spellStart"/>
      <w:r w:rsidRPr="007310A7">
        <w:rPr>
          <w:rFonts w:eastAsia="Monospaced" w:cs="Monospaced"/>
          <w:b/>
          <w:color w:val="000000" w:themeColor="text1"/>
          <w:sz w:val="22"/>
          <w:szCs w:val="22"/>
        </w:rPr>
        <w:t>wa:r</w:t>
      </w:r>
      <w:proofErr w:type="spellEnd"/>
      <w:r w:rsidRPr="007310A7">
        <w:rPr>
          <w:rFonts w:eastAsia="Monospaced" w:cs="Monospaced"/>
          <w:color w:val="000000" w:themeColor="text1"/>
          <w:sz w:val="22"/>
          <w:szCs w:val="22"/>
        </w:rPr>
        <w:t xml:space="preserve"> (2) ja die Überweisungen von den verschiedenen Kliniken (5) ja (2) </w:t>
      </w:r>
      <w:proofErr w:type="spellStart"/>
      <w:r w:rsidRPr="007310A7">
        <w:rPr>
          <w:rFonts w:eastAsia="Monospaced" w:cs="Monospaced"/>
          <w:color w:val="000000" w:themeColor="text1"/>
          <w:sz w:val="22"/>
          <w:szCs w:val="22"/>
        </w:rPr>
        <w:t>is</w:t>
      </w:r>
      <w:proofErr w:type="spellEnd"/>
      <w:r w:rsidRPr="007310A7">
        <w:rPr>
          <w:rFonts w:eastAsia="Monospaced" w:cs="Monospaced"/>
          <w:color w:val="000000" w:themeColor="text1"/>
          <w:sz w:val="22"/>
          <w:szCs w:val="22"/>
        </w:rPr>
        <w:t xml:space="preserve"> schon (bisschen)- eigentlich (1) </w:t>
      </w:r>
      <w:proofErr w:type="spellStart"/>
      <w:r w:rsidRPr="007310A7">
        <w:rPr>
          <w:rFonts w:eastAsia="Monospaced" w:cs="Monospaced"/>
          <w:color w:val="000000" w:themeColor="text1"/>
          <w:sz w:val="22"/>
          <w:szCs w:val="22"/>
        </w:rPr>
        <w:t>schwe:r</w:t>
      </w:r>
      <w:proofErr w:type="spellEnd"/>
      <w:r w:rsidRPr="007310A7">
        <w:rPr>
          <w:rFonts w:eastAsia="Monospaced" w:cs="Monospaced"/>
          <w:color w:val="000000" w:themeColor="text1"/>
          <w:sz w:val="22"/>
          <w:szCs w:val="22"/>
        </w:rPr>
        <w:t xml:space="preserve"> zu </w:t>
      </w:r>
      <w:r w:rsidRPr="007310A7">
        <w:rPr>
          <w:rFonts w:eastAsia="Monospaced" w:cs="Monospaced"/>
          <w:b/>
          <w:color w:val="000000" w:themeColor="text1"/>
          <w:sz w:val="22"/>
          <w:szCs w:val="22"/>
        </w:rPr>
        <w:t>beschreiben</w:t>
      </w:r>
      <w:r w:rsidRPr="007310A7">
        <w:rPr>
          <w:rFonts w:eastAsia="Monospaced" w:cs="Monospaced"/>
          <w:color w:val="000000" w:themeColor="text1"/>
          <w:sz w:val="22"/>
          <w:szCs w:val="22"/>
        </w:rPr>
        <w:t xml:space="preserve"> </w:t>
      </w:r>
      <w:r w:rsidRPr="007310A7">
        <w:rPr>
          <w:rFonts w:eastAsia="Monospaced" w:cs="Monospaced"/>
          <w:color w:val="000000" w:themeColor="text1"/>
          <w:sz w:val="22"/>
          <w:szCs w:val="22"/>
        </w:rPr>
        <w:lastRenderedPageBreak/>
        <w:t>//</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xml:space="preserve">// (4) aber einfach nur ob es so in etwa </w:t>
      </w:r>
      <w:r w:rsidRPr="007310A7">
        <w:rPr>
          <w:rFonts w:eastAsia="Monospaced" w:cs="Monospaced"/>
          <w:b/>
          <w:color w:val="000000" w:themeColor="text1"/>
          <w:sz w:val="22"/>
          <w:szCs w:val="22"/>
        </w:rPr>
        <w:t>passt</w:t>
      </w:r>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wi:e</w:t>
      </w:r>
      <w:proofErr w:type="spellEnd"/>
      <w:r w:rsidRPr="007310A7">
        <w:rPr>
          <w:rFonts w:eastAsia="Monospaced" w:cs="Monospaced"/>
          <w:color w:val="000000" w:themeColor="text1"/>
          <w:sz w:val="22"/>
          <w:szCs w:val="22"/>
        </w:rPr>
        <w:t>-, wann ich in etwa von der einen Klinik zur anderen überwiesen wurde (1) und, ja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(3)“</w:t>
      </w:r>
    </w:p>
    <w:p w14:paraId="5A6C9CC9" w14:textId="49CF56F4" w:rsidR="00631021" w:rsidRPr="007310A7" w:rsidRDefault="00631021" w:rsidP="00E56723">
      <w:pPr>
        <w:spacing w:line="360" w:lineRule="auto"/>
        <w:jc w:val="both"/>
        <w:rPr>
          <w:rStyle w:val="s1"/>
          <w:color w:val="000000" w:themeColor="text1"/>
        </w:rPr>
      </w:pPr>
      <w:r w:rsidRPr="007310A7">
        <w:rPr>
          <w:color w:val="000000" w:themeColor="text1"/>
        </w:rPr>
        <w:t>Ähnlich wie in den Sequenzen zu seiner OP als Jugendlicher geht Alex hier kaum auf meine Erzähl</w:t>
      </w:r>
      <w:r w:rsidR="00943094" w:rsidRPr="007310A7">
        <w:rPr>
          <w:color w:val="000000" w:themeColor="text1"/>
        </w:rPr>
        <w:t>impulse</w:t>
      </w:r>
      <w:r w:rsidRPr="007310A7">
        <w:rPr>
          <w:color w:val="000000" w:themeColor="text1"/>
        </w:rPr>
        <w:t xml:space="preserve"> ein. Ebenfalls verwendet er an mehreren Stellen keine Personalpronomen, so dass eine Zuordnung von Handlungen erschwert ist</w:t>
      </w:r>
      <w:r w:rsidR="00753BDD">
        <w:rPr>
          <w:color w:val="000000" w:themeColor="text1"/>
        </w:rPr>
        <w:t>.</w:t>
      </w:r>
      <w:r w:rsidR="00753BDD" w:rsidRPr="00753BDD">
        <w:rPr>
          <w:sz w:val="20"/>
          <w:szCs w:val="20"/>
        </w:rPr>
        <w:t xml:space="preserve"> </w:t>
      </w:r>
      <w:r w:rsidR="00753BDD">
        <w:rPr>
          <w:color w:val="000000" w:themeColor="text1"/>
        </w:rPr>
        <w:t xml:space="preserve">Diese erschwerte personale Zuordnung wird </w:t>
      </w:r>
      <w:r w:rsidR="00753BDD" w:rsidRPr="00753BDD">
        <w:rPr>
          <w:color w:val="000000" w:themeColor="text1"/>
        </w:rPr>
        <w:t xml:space="preserve">bei </w:t>
      </w:r>
      <w:r w:rsidR="00753BDD">
        <w:rPr>
          <w:color w:val="000000" w:themeColor="text1"/>
        </w:rPr>
        <w:t xml:space="preserve">Alex‘ Formulierung </w:t>
      </w:r>
      <w:r w:rsidR="00753BDD" w:rsidRPr="00753BDD">
        <w:rPr>
          <w:color w:val="000000" w:themeColor="text1"/>
        </w:rPr>
        <w:t>„</w:t>
      </w:r>
      <w:proofErr w:type="spellStart"/>
      <w:r w:rsidR="00753BDD" w:rsidRPr="00753BDD">
        <w:rPr>
          <w:color w:val="000000" w:themeColor="text1"/>
        </w:rPr>
        <w:t>is</w:t>
      </w:r>
      <w:proofErr w:type="spellEnd"/>
      <w:r w:rsidR="00753BDD" w:rsidRPr="00753BDD">
        <w:rPr>
          <w:color w:val="000000" w:themeColor="text1"/>
        </w:rPr>
        <w:t>=</w:t>
      </w:r>
      <w:proofErr w:type="spellStart"/>
      <w:r w:rsidR="00753BDD" w:rsidRPr="00753BDD">
        <w:rPr>
          <w:color w:val="000000" w:themeColor="text1"/>
        </w:rPr>
        <w:t>scho</w:t>
      </w:r>
      <w:proofErr w:type="spellEnd"/>
      <w:r w:rsidR="00753BDD" w:rsidRPr="00753BDD">
        <w:rPr>
          <w:color w:val="000000" w:themeColor="text1"/>
        </w:rPr>
        <w:t xml:space="preserve">: schwer so ne Erinnerung, </w:t>
      </w:r>
      <w:proofErr w:type="spellStart"/>
      <w:r w:rsidR="00753BDD" w:rsidRPr="00753BDD">
        <w:rPr>
          <w:b/>
          <w:color w:val="000000" w:themeColor="text1"/>
        </w:rPr>
        <w:t>ra:us</w:t>
      </w:r>
      <w:proofErr w:type="spellEnd"/>
      <w:r w:rsidR="00753BDD" w:rsidRPr="00753BDD">
        <w:rPr>
          <w:color w:val="000000" w:themeColor="text1"/>
        </w:rPr>
        <w:t xml:space="preserve"> zu </w:t>
      </w:r>
      <w:proofErr w:type="spellStart"/>
      <w:r w:rsidR="00753BDD" w:rsidRPr="00753BDD">
        <w:rPr>
          <w:color w:val="000000" w:themeColor="text1"/>
        </w:rPr>
        <w:t>holn</w:t>
      </w:r>
      <w:proofErr w:type="spellEnd"/>
      <w:r w:rsidR="00753BDD" w:rsidRPr="00753BDD">
        <w:rPr>
          <w:color w:val="000000" w:themeColor="text1"/>
        </w:rPr>
        <w:t>“</w:t>
      </w:r>
      <w:r w:rsidR="00753BDD">
        <w:rPr>
          <w:color w:val="000000" w:themeColor="text1"/>
        </w:rPr>
        <w:t xml:space="preserve"> besonders deutlich. </w:t>
      </w:r>
      <w:r w:rsidRPr="007310A7">
        <w:rPr>
          <w:color w:val="000000" w:themeColor="text1"/>
        </w:rPr>
        <w:t xml:space="preserve">Zugleich deutet sich paraverbal, an Hand langer Pausen sowie ausweichendem Sprechen, an wie belastend es für Alex ist, sich mit der eigenen Vergangenheit im Kontext des drohenden Verlusts zu konfrontieren. Nahe liegt, dass die </w:t>
      </w:r>
      <w:r w:rsidR="00943094" w:rsidRPr="007310A7">
        <w:rPr>
          <w:color w:val="000000" w:themeColor="text1"/>
        </w:rPr>
        <w:t>D</w:t>
      </w:r>
      <w:r w:rsidRPr="007310A7">
        <w:rPr>
          <w:color w:val="000000" w:themeColor="text1"/>
        </w:rPr>
        <w:t xml:space="preserve">iagnose die bereits handlungsrelevante </w:t>
      </w:r>
      <w:r w:rsidR="00943094" w:rsidRPr="007310A7">
        <w:rPr>
          <w:color w:val="000000" w:themeColor="text1"/>
        </w:rPr>
        <w:t>Umgangs</w:t>
      </w:r>
      <w:r w:rsidRPr="007310A7">
        <w:rPr>
          <w:color w:val="000000" w:themeColor="text1"/>
        </w:rPr>
        <w:t xml:space="preserve">strategie noch verstärkt: Eltern und andere Personen in Autoritäts- </w:t>
      </w:r>
      <w:r w:rsidR="00943094" w:rsidRPr="007310A7">
        <w:rPr>
          <w:color w:val="000000" w:themeColor="text1"/>
        </w:rPr>
        <w:t>und Fürsorge</w:t>
      </w:r>
      <w:r w:rsidRPr="007310A7">
        <w:rPr>
          <w:color w:val="000000" w:themeColor="text1"/>
        </w:rPr>
        <w:t>positionen werden von ihrer Verantwortung entlastet und vor Kritik geschützt. Gleichzeitig rücken die Belastungen</w:t>
      </w:r>
      <w:r w:rsidR="00FD49B9" w:rsidRPr="007310A7">
        <w:rPr>
          <w:color w:val="000000" w:themeColor="text1"/>
        </w:rPr>
        <w:t xml:space="preserve"> und Perspektive</w:t>
      </w:r>
      <w:r w:rsidRPr="007310A7">
        <w:rPr>
          <w:color w:val="000000" w:themeColor="text1"/>
        </w:rPr>
        <w:t xml:space="preserve"> letzterer, insbesondere von Alex‘ Vater in dem Mittelpunkt</w:t>
      </w:r>
      <w:r w:rsidR="00753BDD">
        <w:rPr>
          <w:color w:val="000000" w:themeColor="text1"/>
        </w:rPr>
        <w:t xml:space="preserve">. Sein </w:t>
      </w:r>
      <w:proofErr w:type="spellStart"/>
      <w:r w:rsidR="00753BDD">
        <w:rPr>
          <w:color w:val="000000" w:themeColor="text1"/>
        </w:rPr>
        <w:t>eigenens</w:t>
      </w:r>
      <w:proofErr w:type="spellEnd"/>
      <w:r w:rsidR="00753BDD">
        <w:rPr>
          <w:color w:val="000000" w:themeColor="text1"/>
        </w:rPr>
        <w:t xml:space="preserve"> Erleben </w:t>
      </w:r>
      <w:proofErr w:type="spellStart"/>
      <w:r w:rsidR="00753BDD">
        <w:rPr>
          <w:color w:val="000000" w:themeColor="text1"/>
        </w:rPr>
        <w:t>dethematisiert</w:t>
      </w:r>
      <w:proofErr w:type="spellEnd"/>
      <w:r w:rsidR="00753BDD">
        <w:rPr>
          <w:color w:val="000000" w:themeColor="text1"/>
        </w:rPr>
        <w:t xml:space="preserve"> er entweder </w:t>
      </w:r>
      <w:r w:rsidRPr="007310A7">
        <w:rPr>
          <w:color w:val="000000" w:themeColor="text1"/>
        </w:rPr>
        <w:t xml:space="preserve">oder </w:t>
      </w:r>
      <w:r w:rsidR="00753BDD">
        <w:rPr>
          <w:color w:val="000000" w:themeColor="text1"/>
        </w:rPr>
        <w:t xml:space="preserve">deutet dieses nur </w:t>
      </w:r>
      <w:r w:rsidRPr="007310A7">
        <w:rPr>
          <w:color w:val="000000" w:themeColor="text1"/>
        </w:rPr>
        <w:t>dann</w:t>
      </w:r>
      <w:r w:rsidR="00753BDD">
        <w:rPr>
          <w:color w:val="000000" w:themeColor="text1"/>
        </w:rPr>
        <w:t xml:space="preserve"> an</w:t>
      </w:r>
      <w:r w:rsidRPr="007310A7">
        <w:rPr>
          <w:color w:val="000000" w:themeColor="text1"/>
        </w:rPr>
        <w:t xml:space="preserve">, wenn </w:t>
      </w:r>
      <w:r w:rsidR="00753BDD">
        <w:rPr>
          <w:color w:val="000000" w:themeColor="text1"/>
        </w:rPr>
        <w:t xml:space="preserve">es </w:t>
      </w:r>
      <w:r w:rsidRPr="007310A7">
        <w:rPr>
          <w:color w:val="000000" w:themeColor="text1"/>
        </w:rPr>
        <w:t xml:space="preserve">anschlussfähig an </w:t>
      </w:r>
      <w:r w:rsidR="00753BDD">
        <w:rPr>
          <w:color w:val="000000" w:themeColor="text1"/>
        </w:rPr>
        <w:t xml:space="preserve">ihm vermittelte Deutungen </w:t>
      </w:r>
      <w:r w:rsidRPr="007310A7">
        <w:rPr>
          <w:color w:val="000000" w:themeColor="text1"/>
        </w:rPr>
        <w:t>von Eltern, Lehrer</w:t>
      </w:r>
      <w:r w:rsidR="00943094" w:rsidRPr="007310A7">
        <w:rPr>
          <w:color w:val="000000" w:themeColor="text1"/>
        </w:rPr>
        <w:t>I</w:t>
      </w:r>
      <w:r w:rsidRPr="007310A7">
        <w:rPr>
          <w:color w:val="000000" w:themeColor="text1"/>
        </w:rPr>
        <w:t xml:space="preserve">nnen oder anderen für ihn relevanten </w:t>
      </w:r>
      <w:r w:rsidR="00753BDD">
        <w:rPr>
          <w:color w:val="000000" w:themeColor="text1"/>
        </w:rPr>
        <w:t xml:space="preserve">bzw. handlungsmächtig erlebten </w:t>
      </w:r>
      <w:r w:rsidRPr="007310A7">
        <w:rPr>
          <w:color w:val="000000" w:themeColor="text1"/>
        </w:rPr>
        <w:t>Erwachsenen</w:t>
      </w:r>
      <w:r w:rsidR="00753BDD">
        <w:rPr>
          <w:color w:val="000000" w:themeColor="text1"/>
        </w:rPr>
        <w:t xml:space="preserve"> ist</w:t>
      </w:r>
      <w:r w:rsidRPr="007310A7">
        <w:rPr>
          <w:color w:val="000000" w:themeColor="text1"/>
        </w:rPr>
        <w:t>.</w:t>
      </w:r>
    </w:p>
    <w:p w14:paraId="13C6BE7B" w14:textId="79B3E326" w:rsidR="00631021" w:rsidRPr="007310A7" w:rsidRDefault="00E308BF" w:rsidP="00F54B7F">
      <w:pPr>
        <w:spacing w:before="480" w:after="240"/>
        <w:jc w:val="both"/>
        <w:rPr>
          <w:bCs/>
          <w:i/>
          <w:iCs/>
          <w:color w:val="000000" w:themeColor="text1"/>
        </w:rPr>
      </w:pPr>
      <w:r w:rsidRPr="007310A7">
        <w:rPr>
          <w:bCs/>
          <w:i/>
          <w:iCs/>
          <w:color w:val="000000" w:themeColor="text1"/>
        </w:rPr>
        <w:t xml:space="preserve">Klinische </w:t>
      </w:r>
      <w:r w:rsidR="00631021" w:rsidRPr="007310A7">
        <w:rPr>
          <w:bCs/>
          <w:i/>
          <w:iCs/>
          <w:color w:val="000000" w:themeColor="text1"/>
        </w:rPr>
        <w:t>Studienteilnahmen und Formen des Sprechens über die eigene Geschichte</w:t>
      </w:r>
    </w:p>
    <w:p w14:paraId="1B85531E" w14:textId="0C10E674" w:rsidR="00631021" w:rsidRPr="007310A7" w:rsidRDefault="00631021" w:rsidP="004A70F0">
      <w:pPr>
        <w:spacing w:line="360" w:lineRule="auto"/>
        <w:jc w:val="both"/>
        <w:rPr>
          <w:color w:val="000000" w:themeColor="text1"/>
        </w:rPr>
      </w:pPr>
      <w:r w:rsidRPr="007310A7">
        <w:rPr>
          <w:color w:val="000000" w:themeColor="text1"/>
        </w:rPr>
        <w:t xml:space="preserve">Alex nimmt </w:t>
      </w:r>
      <w:r w:rsidR="001661F3" w:rsidRPr="007310A7">
        <w:rPr>
          <w:color w:val="000000" w:themeColor="text1"/>
        </w:rPr>
        <w:t xml:space="preserve">wiederholt </w:t>
      </w:r>
      <w:r w:rsidRPr="007310A7">
        <w:rPr>
          <w:color w:val="000000" w:themeColor="text1"/>
        </w:rPr>
        <w:t>an medizinischen Studien im Bezug auf seine Variation teil, wovon er mir bereits im Vorgespräch für das Interview berichtet. Was genau diese Studien beinhalten, deutet er auch auf Nachfrage nur an und vermeidet eine Erzählung:</w:t>
      </w:r>
    </w:p>
    <w:p w14:paraId="74205087" w14:textId="2459844F" w:rsidR="00631021" w:rsidRPr="007310A7" w:rsidRDefault="00631021" w:rsidP="00F54B7F">
      <w:pPr>
        <w:spacing w:before="240" w:after="240" w:line="360" w:lineRule="auto"/>
        <w:ind w:left="567" w:right="509"/>
        <w:jc w:val="both"/>
        <w:rPr>
          <w:color w:val="000000" w:themeColor="text1"/>
          <w:sz w:val="22"/>
          <w:szCs w:val="22"/>
        </w:rPr>
      </w:pPr>
      <w:r w:rsidRPr="007310A7">
        <w:rPr>
          <w:rFonts w:ascii="Monospaced" w:eastAsia="Monospaced" w:hAnsi="Monospaced" w:cs="Monospaced"/>
          <w:color w:val="000000" w:themeColor="text1"/>
          <w:sz w:val="22"/>
          <w:szCs w:val="22"/>
        </w:rPr>
        <w:t>„</w:t>
      </w:r>
      <w:proofErr w:type="spellStart"/>
      <w:r w:rsidRPr="007310A7">
        <w:rPr>
          <w:rFonts w:ascii="Monospaced" w:eastAsia="Monospaced" w:hAnsi="Monospaced" w:cs="Monospaced"/>
          <w:color w:val="000000" w:themeColor="text1"/>
          <w:sz w:val="22"/>
          <w:szCs w:val="22"/>
        </w:rPr>
        <w:t>me:in</w:t>
      </w:r>
      <w:proofErr w:type="spellEnd"/>
      <w:r w:rsidRPr="007310A7">
        <w:rPr>
          <w:rFonts w:ascii="Monospaced" w:eastAsia="Monospaced" w:hAnsi="Monospaced" w:cs="Monospaced"/>
          <w:color w:val="000000" w:themeColor="text1"/>
          <w:sz w:val="22"/>
          <w:szCs w:val="22"/>
        </w:rPr>
        <w:t xml:space="preserve">, </w:t>
      </w:r>
      <w:proofErr w:type="spellStart"/>
      <w:proofErr w:type="gramStart"/>
      <w:r w:rsidRPr="007310A7">
        <w:rPr>
          <w:rFonts w:ascii="Monospaced" w:eastAsia="Monospaced" w:hAnsi="Monospaced" w:cs="Monospaced"/>
          <w:color w:val="000000" w:themeColor="text1"/>
          <w:sz w:val="22"/>
          <w:szCs w:val="22"/>
        </w:rPr>
        <w:t>me:ine</w:t>
      </w:r>
      <w:proofErr w:type="spellEnd"/>
      <w:proofErr w:type="gramEnd"/>
      <w:r w:rsidRPr="007310A7">
        <w:rPr>
          <w:rFonts w:ascii="Monospaced" w:eastAsia="Monospaced" w:hAnsi="Monospaced" w:cs="Monospaced"/>
          <w:color w:val="000000" w:themeColor="text1"/>
          <w:sz w:val="22"/>
          <w:szCs w:val="22"/>
        </w:rPr>
        <w:t xml:space="preserve">, </w:t>
      </w:r>
      <w:proofErr w:type="spellStart"/>
      <w:r w:rsidRPr="007310A7">
        <w:rPr>
          <w:rFonts w:ascii="Monospaced" w:eastAsia="Monospaced" w:hAnsi="Monospaced" w:cs="Monospaced"/>
          <w:b/>
          <w:color w:val="000000" w:themeColor="text1"/>
          <w:sz w:val="22"/>
          <w:szCs w:val="22"/>
        </w:rPr>
        <w:t>Blutpro:be</w:t>
      </w:r>
      <w:proofErr w:type="spellEnd"/>
      <w:r w:rsidRPr="007310A7">
        <w:rPr>
          <w:rFonts w:ascii="Monospaced" w:eastAsia="Monospaced" w:hAnsi="Monospaced" w:cs="Monospaced"/>
          <w:color w:val="000000" w:themeColor="text1"/>
          <w:sz w:val="22"/>
          <w:szCs w:val="22"/>
        </w:rPr>
        <w:t xml:space="preserve"> wurde </w:t>
      </w:r>
      <w:proofErr w:type="spellStart"/>
      <w:r w:rsidRPr="007310A7">
        <w:rPr>
          <w:rFonts w:ascii="Monospaced" w:eastAsia="Monospaced" w:hAnsi="Monospaced" w:cs="Monospaced"/>
          <w:color w:val="000000" w:themeColor="text1"/>
          <w:sz w:val="22"/>
          <w:szCs w:val="22"/>
        </w:rPr>
        <w:t>na:ch</w:t>
      </w:r>
      <w:proofErr w:type="spellEnd"/>
      <w:r w:rsidRPr="007310A7">
        <w:rPr>
          <w:rFonts w:ascii="Monospaced" w:eastAsia="Monospaced" w:hAnsi="Monospaced" w:cs="Monospaced"/>
          <w:color w:val="000000" w:themeColor="text1"/>
          <w:sz w:val="22"/>
          <w:szCs w:val="22"/>
        </w:rPr>
        <w:t xml:space="preserve">, </w:t>
      </w:r>
      <w:r w:rsidR="00C33F90" w:rsidRPr="007310A7">
        <w:rPr>
          <w:rFonts w:ascii="Monospaced" w:eastAsia="Monospaced" w:hAnsi="Monospaced" w:cs="Monospaced"/>
          <w:b/>
          <w:color w:val="000000" w:themeColor="text1"/>
          <w:sz w:val="22"/>
          <w:szCs w:val="22"/>
        </w:rPr>
        <w:t xml:space="preserve">(Stadt in Norddeutschland) </w:t>
      </w:r>
      <w:r w:rsidRPr="007310A7">
        <w:rPr>
          <w:rFonts w:ascii="Monospaced" w:eastAsia="Monospaced" w:hAnsi="Monospaced" w:cs="Monospaced"/>
          <w:b/>
          <w:color w:val="000000" w:themeColor="text1"/>
          <w:sz w:val="22"/>
          <w:szCs w:val="22"/>
        </w:rPr>
        <w:t>geschickt</w:t>
      </w:r>
      <w:r w:rsidRPr="007310A7">
        <w:rPr>
          <w:rFonts w:ascii="Monospaced" w:eastAsia="Monospaced" w:hAnsi="Monospaced" w:cs="Monospaced"/>
          <w:color w:val="000000" w:themeColor="text1"/>
          <w:sz w:val="22"/>
          <w:szCs w:val="22"/>
        </w:rPr>
        <w:t xml:space="preserve"> (2) ich bin in </w:t>
      </w:r>
      <w:proofErr w:type="spellStart"/>
      <w:r w:rsidRPr="007310A7">
        <w:rPr>
          <w:rFonts w:ascii="Monospaced" w:eastAsia="Monospaced" w:hAnsi="Monospaced" w:cs="Monospaced"/>
          <w:color w:val="000000" w:themeColor="text1"/>
          <w:sz w:val="22"/>
          <w:szCs w:val="22"/>
        </w:rPr>
        <w:t>ner</w:t>
      </w:r>
      <w:proofErr w:type="spellEnd"/>
      <w:r w:rsidRPr="007310A7">
        <w:rPr>
          <w:rFonts w:ascii="Monospaced" w:eastAsia="Monospaced" w:hAnsi="Monospaced" w:cs="Monospaced"/>
          <w:color w:val="000000" w:themeColor="text1"/>
          <w:sz w:val="22"/>
          <w:szCs w:val="22"/>
        </w:rPr>
        <w:t xml:space="preserve"> </w:t>
      </w:r>
      <w:r w:rsidRPr="007310A7">
        <w:rPr>
          <w:rFonts w:ascii="Monospaced" w:eastAsia="Monospaced" w:hAnsi="Monospaced" w:cs="Monospaced"/>
          <w:b/>
          <w:color w:val="000000" w:themeColor="text1"/>
          <w:sz w:val="22"/>
          <w:szCs w:val="22"/>
        </w:rPr>
        <w:t>Datenbank (3)</w:t>
      </w:r>
      <w:r w:rsidRPr="007310A7">
        <w:rPr>
          <w:rFonts w:ascii="Monospaced" w:eastAsia="Monospaced" w:hAnsi="Monospaced" w:cs="Monospaced"/>
          <w:color w:val="000000" w:themeColor="text1"/>
          <w:sz w:val="22"/>
          <w:szCs w:val="22"/>
        </w:rPr>
        <w:t xml:space="preserve"> des ist auch </w:t>
      </w:r>
      <w:r w:rsidRPr="007310A7">
        <w:rPr>
          <w:rFonts w:ascii="Monospaced" w:eastAsia="Monospaced" w:hAnsi="Monospaced" w:cs="Monospaced"/>
          <w:b/>
          <w:color w:val="000000" w:themeColor="text1"/>
          <w:sz w:val="22"/>
          <w:szCs w:val="22"/>
        </w:rPr>
        <w:t>relativ neu</w:t>
      </w:r>
      <w:r w:rsidRPr="007310A7">
        <w:rPr>
          <w:rFonts w:ascii="Monospaced" w:eastAsia="Monospaced" w:hAnsi="Monospaced" w:cs="Monospaced"/>
          <w:color w:val="000000" w:themeColor="text1"/>
          <w:sz w:val="22"/>
          <w:szCs w:val="22"/>
        </w:rPr>
        <w:t xml:space="preserve"> hat der Doktor gesagt (2) wo: (1) man halt schauen kann (2) äh keine Ahnung wie das genau funktioniert ((lacht)) da bin ich (2) n=</w:t>
      </w:r>
      <w:proofErr w:type="spellStart"/>
      <w:r w:rsidRPr="007310A7">
        <w:rPr>
          <w:rFonts w:ascii="Monospaced" w:eastAsia="Monospaced" w:hAnsi="Monospaced" w:cs="Monospaced"/>
          <w:color w:val="000000" w:themeColor="text1"/>
          <w:sz w:val="22"/>
          <w:szCs w:val="22"/>
        </w:rPr>
        <w:t>bissle</w:t>
      </w:r>
      <w:proofErr w:type="spellEnd"/>
      <w:r w:rsidRPr="007310A7">
        <w:rPr>
          <w:rFonts w:ascii="Monospaced" w:eastAsia="Monospaced" w:hAnsi="Monospaced" w:cs="Monospaced"/>
          <w:color w:val="000000" w:themeColor="text1"/>
          <w:sz w:val="22"/>
          <w:szCs w:val="22"/>
        </w:rPr>
        <w:t xml:space="preserve"> überfordert mit (1)“</w:t>
      </w:r>
    </w:p>
    <w:p w14:paraId="1C230F9A" w14:textId="6E35DEDE" w:rsidR="00631021" w:rsidRPr="007310A7" w:rsidRDefault="00631021" w:rsidP="004A70F0">
      <w:pPr>
        <w:spacing w:line="360" w:lineRule="auto"/>
        <w:jc w:val="both"/>
        <w:rPr>
          <w:color w:val="000000" w:themeColor="text1"/>
        </w:rPr>
      </w:pPr>
      <w:r w:rsidRPr="007310A7">
        <w:rPr>
          <w:color w:val="000000" w:themeColor="text1"/>
        </w:rPr>
        <w:t>Hier ist e</w:t>
      </w:r>
      <w:r w:rsidR="00C33F90" w:rsidRPr="007310A7">
        <w:rPr>
          <w:color w:val="000000" w:themeColor="text1"/>
        </w:rPr>
        <w:t>rneut naheliegend</w:t>
      </w:r>
      <w:r w:rsidRPr="007310A7">
        <w:rPr>
          <w:color w:val="000000" w:themeColor="text1"/>
        </w:rPr>
        <w:t xml:space="preserve">, dass Alex </w:t>
      </w:r>
      <w:r w:rsidR="00C33F90" w:rsidRPr="007310A7">
        <w:rPr>
          <w:color w:val="000000" w:themeColor="text1"/>
        </w:rPr>
        <w:t xml:space="preserve">nur </w:t>
      </w:r>
      <w:r w:rsidRPr="007310A7">
        <w:rPr>
          <w:color w:val="000000" w:themeColor="text1"/>
        </w:rPr>
        <w:t xml:space="preserve">begrenzt weiß, was in den Studien passiert. Es liegt </w:t>
      </w:r>
      <w:r w:rsidR="0008531D" w:rsidRPr="007310A7">
        <w:rPr>
          <w:color w:val="000000" w:themeColor="text1"/>
        </w:rPr>
        <w:t xml:space="preserve">ebenfalls </w:t>
      </w:r>
      <w:r w:rsidRPr="007310A7">
        <w:rPr>
          <w:color w:val="000000" w:themeColor="text1"/>
        </w:rPr>
        <w:t xml:space="preserve">nahe, dass er ähnlich wie bei seiner </w:t>
      </w:r>
      <w:r w:rsidR="0008531D" w:rsidRPr="007310A7">
        <w:rPr>
          <w:color w:val="000000" w:themeColor="text1"/>
        </w:rPr>
        <w:t xml:space="preserve">genitalbezogenen </w:t>
      </w:r>
      <w:r w:rsidRPr="007310A7">
        <w:rPr>
          <w:color w:val="000000" w:themeColor="text1"/>
        </w:rPr>
        <w:t xml:space="preserve">Operation </w:t>
      </w:r>
      <w:r w:rsidR="0008531D" w:rsidRPr="007310A7">
        <w:rPr>
          <w:color w:val="000000" w:themeColor="text1"/>
        </w:rPr>
        <w:t xml:space="preserve">als Jugendlicher </w:t>
      </w:r>
      <w:r w:rsidRPr="007310A7">
        <w:rPr>
          <w:color w:val="000000" w:themeColor="text1"/>
        </w:rPr>
        <w:t xml:space="preserve">nur wenig über das konkrete Prozedere erfährt bzw. diese Informationen zumindest nicht aufnehmen und prozessieren kann. In einer </w:t>
      </w:r>
      <w:r w:rsidRPr="007310A7">
        <w:rPr>
          <w:color w:val="000000" w:themeColor="text1"/>
        </w:rPr>
        <w:lastRenderedPageBreak/>
        <w:t>weiteren Interview-Sequenz, in der es zunächst um als grenzüberschreitend erlebte medizinische Untersuchungen geht, kommt Alex ebenfalls auf die Studien zu sprechen:</w:t>
      </w:r>
    </w:p>
    <w:p w14:paraId="75AF7FD2" w14:textId="59058954" w:rsidR="00631021" w:rsidRPr="007310A7" w:rsidRDefault="00631021" w:rsidP="00F54B7F">
      <w:pPr>
        <w:spacing w:before="240" w:after="240" w:line="360" w:lineRule="auto"/>
        <w:ind w:left="567" w:right="509"/>
        <w:jc w:val="both"/>
        <w:rPr>
          <w:color w:val="000000" w:themeColor="text1"/>
          <w:sz w:val="22"/>
          <w:szCs w:val="22"/>
        </w:rPr>
      </w:pPr>
      <w:r w:rsidRPr="007310A7">
        <w:rPr>
          <w:rFonts w:ascii="Monospaced" w:eastAsia="Monospaced" w:hAnsi="Monospaced" w:cs="Monospaced"/>
          <w:color w:val="000000" w:themeColor="text1"/>
          <w:sz w:val="22"/>
          <w:szCs w:val="22"/>
        </w:rPr>
        <w:t xml:space="preserve">„also ich bin so ziemlich mittlerweile dran </w:t>
      </w:r>
      <w:r w:rsidRPr="007310A7">
        <w:rPr>
          <w:rFonts w:ascii="Monospaced" w:eastAsia="Monospaced" w:hAnsi="Monospaced" w:cs="Monospaced"/>
          <w:b/>
          <w:color w:val="000000" w:themeColor="text1"/>
          <w:sz w:val="22"/>
          <w:szCs w:val="22"/>
        </w:rPr>
        <w:t>gewöhnt</w:t>
      </w:r>
      <w:r w:rsidRPr="007310A7">
        <w:rPr>
          <w:rFonts w:ascii="Monospaced" w:eastAsia="Monospaced" w:hAnsi="Monospaced" w:cs="Monospaced"/>
          <w:color w:val="000000" w:themeColor="text1"/>
          <w:sz w:val="22"/>
          <w:szCs w:val="22"/>
        </w:rPr>
        <w:t xml:space="preserve">, mit den Studien wird=s auch nicht </w:t>
      </w:r>
      <w:r w:rsidRPr="007310A7">
        <w:rPr>
          <w:rFonts w:ascii="Monospaced" w:eastAsia="Monospaced" w:hAnsi="Monospaced" w:cs="Monospaced"/>
          <w:b/>
          <w:color w:val="000000" w:themeColor="text1"/>
          <w:sz w:val="22"/>
          <w:szCs w:val="22"/>
        </w:rPr>
        <w:t xml:space="preserve">weniger </w:t>
      </w:r>
      <w:r w:rsidRPr="007310A7">
        <w:rPr>
          <w:rFonts w:ascii="Monospaced" w:eastAsia="Monospaced" w:hAnsi="Monospaced" w:cs="Monospaced"/>
          <w:color w:val="000000" w:themeColor="text1"/>
          <w:sz w:val="22"/>
          <w:szCs w:val="22"/>
        </w:rPr>
        <w:t xml:space="preserve">(7) oder kommt in dieser Studie noch eine körperliche Untersuchung </w:t>
      </w:r>
      <w:r w:rsidRPr="007310A7">
        <w:rPr>
          <w:rFonts w:ascii="Monospaced" w:eastAsia="Monospaced" w:hAnsi="Monospaced" w:cs="Monospaced"/>
          <w:b/>
          <w:bCs/>
          <w:color w:val="000000" w:themeColor="text1"/>
          <w:sz w:val="22"/>
          <w:szCs w:val="22"/>
        </w:rPr>
        <w:t>dazu</w:t>
      </w:r>
      <w:r w:rsidRPr="007310A7">
        <w:rPr>
          <w:rFonts w:ascii="Monospaced" w:eastAsia="Monospaced" w:hAnsi="Monospaced" w:cs="Monospaced"/>
          <w:color w:val="000000" w:themeColor="text1"/>
          <w:sz w:val="22"/>
          <w:szCs w:val="22"/>
        </w:rPr>
        <w:t>“</w:t>
      </w:r>
    </w:p>
    <w:p w14:paraId="24956851" w14:textId="77777777" w:rsidR="009546E4" w:rsidRPr="007310A7" w:rsidRDefault="00631021" w:rsidP="004A70F0">
      <w:pPr>
        <w:spacing w:line="360" w:lineRule="auto"/>
        <w:jc w:val="both"/>
        <w:rPr>
          <w:color w:val="000000" w:themeColor="text1"/>
        </w:rPr>
      </w:pPr>
      <w:r w:rsidRPr="007310A7">
        <w:rPr>
          <w:color w:val="000000" w:themeColor="text1"/>
        </w:rPr>
        <w:t xml:space="preserve">Hier wird deutlich, dass Alex die Entscheidungsmacht ihn körperlich zu untersuchen weitgehend </w:t>
      </w:r>
      <w:r w:rsidR="0008531D" w:rsidRPr="007310A7">
        <w:rPr>
          <w:color w:val="000000" w:themeColor="text1"/>
        </w:rPr>
        <w:t xml:space="preserve">an mich </w:t>
      </w:r>
      <w:r w:rsidRPr="007310A7">
        <w:rPr>
          <w:color w:val="000000" w:themeColor="text1"/>
        </w:rPr>
        <w:t xml:space="preserve">abgibt, obwohl zuvor eine körperliche Untersuchung zu keinem Zeitpunkt besprochen wurde und er dementsprechend auch nicht in diese eingewilligt hat. Dabei wird die Möglichkeit einer Untersuchung als etwas Unbeeinflussbares, von außen Bestimmtes thematisiert. Hier scheint es keine Alternative – außer Gewöhnung an bestimmte Untersuchungspraktiken – zu geben, und Anpassung </w:t>
      </w:r>
      <w:r w:rsidR="009546E4" w:rsidRPr="007310A7">
        <w:rPr>
          <w:color w:val="000000" w:themeColor="text1"/>
        </w:rPr>
        <w:t xml:space="preserve">an äußere Relevanzsetzungen </w:t>
      </w:r>
      <w:r w:rsidRPr="007310A7">
        <w:rPr>
          <w:color w:val="000000" w:themeColor="text1"/>
        </w:rPr>
        <w:t xml:space="preserve">eine Bearbeitungs- bzw. psychische Überlebensstrategie darzustellen. Dabei liegt nahe, dass sich der Verlust von Handlungsmacht auch im Rahmen anderer Studien für Alex konstituiert. </w:t>
      </w:r>
    </w:p>
    <w:p w14:paraId="4A187FCD" w14:textId="5FE4E262" w:rsidR="00631021" w:rsidRPr="007310A7" w:rsidRDefault="00631021" w:rsidP="004A70F0">
      <w:pPr>
        <w:spacing w:line="360" w:lineRule="auto"/>
        <w:jc w:val="both"/>
        <w:rPr>
          <w:b/>
          <w:color w:val="000000" w:themeColor="text1"/>
        </w:rPr>
      </w:pPr>
      <w:r w:rsidRPr="007310A7">
        <w:rPr>
          <w:color w:val="000000" w:themeColor="text1"/>
        </w:rPr>
        <w:t xml:space="preserve">Gleichzeitig deutet die als aktiv präsentierte </w:t>
      </w:r>
      <w:r w:rsidR="009546E4" w:rsidRPr="007310A7">
        <w:rPr>
          <w:color w:val="000000" w:themeColor="text1"/>
        </w:rPr>
        <w:t>Studien-</w:t>
      </w:r>
      <w:r w:rsidRPr="007310A7">
        <w:rPr>
          <w:color w:val="000000" w:themeColor="text1"/>
        </w:rPr>
        <w:t xml:space="preserve">Teilnahme und Einwilligung an, dass hier teilweise eine Wiederherstellung von Handlungsmacht </w:t>
      </w:r>
      <w:r w:rsidR="009546E4" w:rsidRPr="007310A7">
        <w:rPr>
          <w:color w:val="000000" w:themeColor="text1"/>
        </w:rPr>
        <w:t xml:space="preserve">möglich </w:t>
      </w:r>
      <w:r w:rsidRPr="007310A7">
        <w:rPr>
          <w:color w:val="000000" w:themeColor="text1"/>
        </w:rPr>
        <w:t xml:space="preserve">wird. Naheliegend ist, dass es sich um eine </w:t>
      </w:r>
      <w:r w:rsidR="009546E4" w:rsidRPr="007310A7">
        <w:rPr>
          <w:i/>
          <w:iCs/>
          <w:color w:val="000000" w:themeColor="text1"/>
        </w:rPr>
        <w:t>(Wieder-)</w:t>
      </w:r>
      <w:r w:rsidRPr="007310A7">
        <w:rPr>
          <w:i/>
          <w:color w:val="000000" w:themeColor="text1"/>
        </w:rPr>
        <w:t>Aneignung</w:t>
      </w:r>
      <w:r w:rsidRPr="007310A7">
        <w:rPr>
          <w:color w:val="000000" w:themeColor="text1"/>
        </w:rPr>
        <w:t xml:space="preserve"> von fremdbestimmten Erlebenssituationen handelt, indem Alex sich aktiv für eine </w:t>
      </w:r>
      <w:r w:rsidR="009546E4" w:rsidRPr="007310A7">
        <w:rPr>
          <w:color w:val="000000" w:themeColor="text1"/>
        </w:rPr>
        <w:t>Studien-</w:t>
      </w:r>
      <w:r w:rsidRPr="007310A7">
        <w:rPr>
          <w:color w:val="000000" w:themeColor="text1"/>
        </w:rPr>
        <w:t xml:space="preserve">Teilnahme und </w:t>
      </w:r>
      <w:r w:rsidR="009546E4" w:rsidRPr="007310A7">
        <w:rPr>
          <w:color w:val="000000" w:themeColor="text1"/>
        </w:rPr>
        <w:t xml:space="preserve">die </w:t>
      </w:r>
      <w:r w:rsidRPr="007310A7">
        <w:rPr>
          <w:color w:val="000000" w:themeColor="text1"/>
        </w:rPr>
        <w:t xml:space="preserve">damit zusammenhängenden Untersuchungen entscheidet, die er in der Vergangenheit passiv erleben bzw. erdulden musste. Gleichzeitig wird in seiner </w:t>
      </w:r>
      <w:r w:rsidR="00644C0D" w:rsidRPr="007310A7">
        <w:rPr>
          <w:color w:val="000000" w:themeColor="text1"/>
        </w:rPr>
        <w:t xml:space="preserve">damit einhergehenden </w:t>
      </w:r>
      <w:r w:rsidRPr="007310A7">
        <w:rPr>
          <w:color w:val="000000" w:themeColor="text1"/>
        </w:rPr>
        <w:t>Abgabe von Handlungs- und Entscheidungsmacht, die auch seine Behandlungserfahrung als Jugendlicher prägt, eine Konflikthaftigkeit deutlich: Einerseits entscheiden und selbstbestimmt zu sein und es andererseits auf Grund seines biographischen Erfahrungshintergrundes nur begrenzt zu können, da letzteres auch eine Infragestellung</w:t>
      </w:r>
      <w:r w:rsidR="00630A4C" w:rsidRPr="007310A7">
        <w:rPr>
          <w:color w:val="000000" w:themeColor="text1"/>
        </w:rPr>
        <w:t xml:space="preserve"> uneingeschränkt</w:t>
      </w:r>
      <w:r w:rsidRPr="007310A7">
        <w:rPr>
          <w:color w:val="000000" w:themeColor="text1"/>
        </w:rPr>
        <w:t xml:space="preserve"> </w:t>
      </w:r>
      <w:r w:rsidR="00C14AD9" w:rsidRPr="007310A7">
        <w:rPr>
          <w:color w:val="000000" w:themeColor="text1"/>
        </w:rPr>
        <w:t xml:space="preserve">machtvoll erlebter </w:t>
      </w:r>
      <w:r w:rsidR="00630A4C" w:rsidRPr="007310A7">
        <w:rPr>
          <w:color w:val="000000" w:themeColor="text1"/>
        </w:rPr>
        <w:t xml:space="preserve">Vertreter*innen des medizinischen Systems </w:t>
      </w:r>
      <w:r w:rsidRPr="007310A7">
        <w:rPr>
          <w:color w:val="000000" w:themeColor="text1"/>
        </w:rPr>
        <w:t xml:space="preserve">bedeuten würde, die </w:t>
      </w:r>
      <w:r w:rsidR="00630A4C" w:rsidRPr="007310A7">
        <w:rPr>
          <w:color w:val="000000" w:themeColor="text1"/>
        </w:rPr>
        <w:t>in der Vergangenheit</w:t>
      </w:r>
      <w:r w:rsidRPr="007310A7">
        <w:rPr>
          <w:color w:val="000000" w:themeColor="text1"/>
        </w:rPr>
        <w:t xml:space="preserve"> </w:t>
      </w:r>
      <w:r w:rsidR="00630A4C" w:rsidRPr="007310A7">
        <w:rPr>
          <w:color w:val="000000" w:themeColor="text1"/>
        </w:rPr>
        <w:t xml:space="preserve">stets </w:t>
      </w:r>
      <w:r w:rsidRPr="007310A7">
        <w:rPr>
          <w:color w:val="000000" w:themeColor="text1"/>
        </w:rPr>
        <w:t xml:space="preserve">über ihn hinweg </w:t>
      </w:r>
      <w:r w:rsidR="00630A4C" w:rsidRPr="007310A7">
        <w:rPr>
          <w:color w:val="000000" w:themeColor="text1"/>
        </w:rPr>
        <w:t xml:space="preserve">entschieden </w:t>
      </w:r>
      <w:r w:rsidRPr="007310A7">
        <w:rPr>
          <w:color w:val="000000" w:themeColor="text1"/>
        </w:rPr>
        <w:t>haben. Hier liegt nahe, dass Alex in Bezug auf seine Intergeschlechtlichkeit über keine positiven Erfahrungsbeispiele verfügt, im Rahmen derer es ihm möglich w</w:t>
      </w:r>
      <w:r w:rsidR="00630A4C" w:rsidRPr="007310A7">
        <w:rPr>
          <w:color w:val="000000" w:themeColor="text1"/>
        </w:rPr>
        <w:t xml:space="preserve">äre </w:t>
      </w:r>
      <w:r w:rsidRPr="007310A7">
        <w:rPr>
          <w:color w:val="000000" w:themeColor="text1"/>
        </w:rPr>
        <w:t>selbst Entscheidungen zu treffen</w:t>
      </w:r>
      <w:r w:rsidR="00630A4C" w:rsidRPr="007310A7">
        <w:rPr>
          <w:color w:val="000000" w:themeColor="text1"/>
        </w:rPr>
        <w:t xml:space="preserve">, Grenzen zu setzen </w:t>
      </w:r>
      <w:r w:rsidRPr="007310A7">
        <w:rPr>
          <w:color w:val="000000" w:themeColor="text1"/>
        </w:rPr>
        <w:t>und sich g</w:t>
      </w:r>
      <w:r w:rsidR="00630A4C" w:rsidRPr="007310A7">
        <w:rPr>
          <w:color w:val="000000" w:themeColor="text1"/>
        </w:rPr>
        <w:t>gf.</w:t>
      </w:r>
      <w:r w:rsidRPr="007310A7">
        <w:rPr>
          <w:color w:val="000000" w:themeColor="text1"/>
        </w:rPr>
        <w:t xml:space="preserve"> zu widersetzen. Dabei lässt sich die Hypothese aufstellen, dass die Ausgrenzung und </w:t>
      </w:r>
      <w:r w:rsidR="00630A4C" w:rsidRPr="007310A7">
        <w:rPr>
          <w:color w:val="000000" w:themeColor="text1"/>
        </w:rPr>
        <w:t xml:space="preserve">massive </w:t>
      </w:r>
      <w:r w:rsidRPr="007310A7">
        <w:rPr>
          <w:color w:val="000000" w:themeColor="text1"/>
        </w:rPr>
        <w:t>Gewalt, die Alex als intergeschlechtliche</w:t>
      </w:r>
      <w:r w:rsidR="00630A4C" w:rsidRPr="007310A7">
        <w:rPr>
          <w:color w:val="000000" w:themeColor="text1"/>
        </w:rPr>
        <w:t>r</w:t>
      </w:r>
      <w:r w:rsidRPr="007310A7">
        <w:rPr>
          <w:color w:val="000000" w:themeColor="text1"/>
        </w:rPr>
        <w:t xml:space="preserve"> Person in </w:t>
      </w:r>
      <w:r w:rsidR="00630A4C" w:rsidRPr="007310A7">
        <w:rPr>
          <w:color w:val="000000" w:themeColor="text1"/>
        </w:rPr>
        <w:lastRenderedPageBreak/>
        <w:t>pädagogischen Einrichtungen widerfahren</w:t>
      </w:r>
      <w:r w:rsidRPr="007310A7">
        <w:rPr>
          <w:color w:val="000000" w:themeColor="text1"/>
        </w:rPr>
        <w:t>,</w:t>
      </w:r>
      <w:r w:rsidR="00630A4C" w:rsidRPr="007310A7">
        <w:rPr>
          <w:color w:val="000000" w:themeColor="text1"/>
        </w:rPr>
        <w:t xml:space="preserve"> sich in seinem Erleben</w:t>
      </w:r>
      <w:r w:rsidRPr="007310A7">
        <w:rPr>
          <w:color w:val="000000" w:themeColor="text1"/>
        </w:rPr>
        <w:t xml:space="preserve"> mit seinen Behandlungserfahrungen verknüpft</w:t>
      </w:r>
      <w:r w:rsidR="00630A4C" w:rsidRPr="007310A7">
        <w:rPr>
          <w:color w:val="000000" w:themeColor="text1"/>
        </w:rPr>
        <w:t>. Dadurch wird Auffallen, sei es durch die Äußerung eigener Bedürfnisse oder durch erkennbaren Widerwillen zu einer massiv bedrohlichen Position</w:t>
      </w:r>
      <w:r w:rsidRPr="007310A7">
        <w:rPr>
          <w:color w:val="000000" w:themeColor="text1"/>
        </w:rPr>
        <w:t>. Da aufzufallen</w:t>
      </w:r>
      <w:r w:rsidR="00630A4C" w:rsidRPr="007310A7">
        <w:rPr>
          <w:color w:val="000000" w:themeColor="text1"/>
        </w:rPr>
        <w:t xml:space="preserve"> bzw. „Anders“ Sein</w:t>
      </w:r>
      <w:r w:rsidRPr="007310A7">
        <w:rPr>
          <w:color w:val="000000" w:themeColor="text1"/>
        </w:rPr>
        <w:t xml:space="preserve"> für ihn stets mit sozialer, verbaler und physischer Gewalt verknüpft war, ist es aus seinem dadurch geprägten Erleben nachvollziehbar genau das in medizinischen Kontexten zu vermeiden. Somit vermeidet er es selbst als Person mit individuellen Perspektiven und Bedarfen sichtbar zu werden. Letzteres zeigt sich auch immer wieder in der Interviewsituation, in der Alex zwar einerseits</w:t>
      </w:r>
      <w:r w:rsidR="00630A4C" w:rsidRPr="007310A7">
        <w:rPr>
          <w:color w:val="000000" w:themeColor="text1"/>
        </w:rPr>
        <w:t xml:space="preserve"> mit mir</w:t>
      </w:r>
      <w:r w:rsidRPr="007310A7">
        <w:rPr>
          <w:color w:val="000000" w:themeColor="text1"/>
        </w:rPr>
        <w:t xml:space="preserve"> </w:t>
      </w:r>
      <w:r w:rsidR="00451647" w:rsidRPr="007310A7">
        <w:rPr>
          <w:color w:val="000000" w:themeColor="text1"/>
        </w:rPr>
        <w:t>zu sprechen bereit ist</w:t>
      </w:r>
      <w:r w:rsidRPr="007310A7">
        <w:rPr>
          <w:color w:val="000000" w:themeColor="text1"/>
        </w:rPr>
        <w:t xml:space="preserve">, gleichzeitig </w:t>
      </w:r>
      <w:r w:rsidR="00630A4C" w:rsidRPr="007310A7">
        <w:rPr>
          <w:color w:val="000000" w:themeColor="text1"/>
        </w:rPr>
        <w:t>jedoch zahlreiche im Interview zentrierte Erfahrungen kaum Thematisieren kann.</w:t>
      </w:r>
    </w:p>
    <w:p w14:paraId="77BC9708" w14:textId="77777777" w:rsidR="00631021" w:rsidRPr="007310A7" w:rsidRDefault="00631021" w:rsidP="00C82702">
      <w:pPr>
        <w:spacing w:before="240" w:line="360" w:lineRule="auto"/>
        <w:jc w:val="both"/>
        <w:rPr>
          <w:color w:val="000000" w:themeColor="text1"/>
        </w:rPr>
      </w:pPr>
      <w:r w:rsidRPr="007310A7">
        <w:rPr>
          <w:color w:val="000000" w:themeColor="text1"/>
        </w:rPr>
        <w:t xml:space="preserve">Alex erwähnt wiederholt eine Situation, in der er mit seinem Vater an einer medizinischen Studie teilnimmt, für die beide gemeinsam interviewt werden. Der Vater spricht hier vor allem über den Umgang der Ärzt*innen mit Alex‘ Variation in dessen früher Kindheit. Dabei fokussiert sich Alex‘ Bericht über die Interviewsituation immer wieder auf das Befinden seines Vaters: </w:t>
      </w:r>
    </w:p>
    <w:p w14:paraId="6F4E1CE3" w14:textId="64D7FFAC" w:rsidR="00631021" w:rsidRPr="007310A7" w:rsidRDefault="00766BE4" w:rsidP="00C82702">
      <w:pPr>
        <w:spacing w:before="240" w:after="240" w:line="360" w:lineRule="auto"/>
        <w:ind w:left="567" w:right="509"/>
        <w:jc w:val="both"/>
        <w:rPr>
          <w:color w:val="000000" w:themeColor="text1"/>
          <w:sz w:val="22"/>
          <w:szCs w:val="22"/>
        </w:rPr>
      </w:pPr>
      <w:r w:rsidRPr="007310A7">
        <w:rPr>
          <w:color w:val="000000" w:themeColor="text1"/>
          <w:sz w:val="22"/>
          <w:szCs w:val="22"/>
        </w:rPr>
        <w:t>„</w:t>
      </w:r>
      <w:r w:rsidR="00631021" w:rsidRPr="007310A7">
        <w:rPr>
          <w:color w:val="000000" w:themeColor="text1"/>
          <w:sz w:val="22"/>
          <w:szCs w:val="22"/>
        </w:rPr>
        <w:t xml:space="preserve">((atmet aus)) h-, </w:t>
      </w:r>
      <w:r w:rsidR="00631021" w:rsidRPr="007310A7">
        <w:rPr>
          <w:b/>
          <w:color w:val="000000" w:themeColor="text1"/>
          <w:sz w:val="22"/>
          <w:szCs w:val="22"/>
        </w:rPr>
        <w:t>ja</w:t>
      </w:r>
      <w:r w:rsidR="00631021" w:rsidRPr="007310A7">
        <w:rPr>
          <w:color w:val="000000" w:themeColor="text1"/>
          <w:sz w:val="22"/>
          <w:szCs w:val="22"/>
        </w:rPr>
        <w:t xml:space="preserve">=also: das=hat=er=auch=schon bei der </w:t>
      </w:r>
      <w:proofErr w:type="spellStart"/>
      <w:r w:rsidR="00631021" w:rsidRPr="007310A7">
        <w:rPr>
          <w:color w:val="000000" w:themeColor="text1"/>
          <w:sz w:val="22"/>
          <w:szCs w:val="22"/>
        </w:rPr>
        <w:t>Stu:die</w:t>
      </w:r>
      <w:proofErr w:type="spellEnd"/>
      <w:r w:rsidR="00631021" w:rsidRPr="007310A7">
        <w:rPr>
          <w:color w:val="000000" w:themeColor="text1"/>
          <w:sz w:val="22"/>
          <w:szCs w:val="22"/>
        </w:rPr>
        <w:t xml:space="preserve"> </w:t>
      </w:r>
      <w:r w:rsidR="00631021" w:rsidRPr="007310A7">
        <w:rPr>
          <w:b/>
          <w:color w:val="000000" w:themeColor="text1"/>
          <w:sz w:val="22"/>
          <w:szCs w:val="22"/>
        </w:rPr>
        <w:t xml:space="preserve">erzählt </w:t>
      </w:r>
      <w:r w:rsidR="00631021" w:rsidRPr="007310A7">
        <w:rPr>
          <w:color w:val="000000" w:themeColor="text1"/>
          <w:sz w:val="22"/>
          <w:szCs w:val="22"/>
        </w:rPr>
        <w:t>(2) des=</w:t>
      </w:r>
      <w:proofErr w:type="spellStart"/>
      <w:r w:rsidR="00631021" w:rsidRPr="007310A7">
        <w:rPr>
          <w:color w:val="000000" w:themeColor="text1"/>
          <w:sz w:val="22"/>
          <w:szCs w:val="22"/>
        </w:rPr>
        <w:t>is</w:t>
      </w:r>
      <w:proofErr w:type="spellEnd"/>
      <w:r w:rsidR="00631021" w:rsidRPr="007310A7">
        <w:rPr>
          <w:color w:val="000000" w:themeColor="text1"/>
          <w:sz w:val="22"/>
          <w:szCs w:val="22"/>
        </w:rPr>
        <w:t xml:space="preserve">=ihm schon sichtlich </w:t>
      </w:r>
      <w:proofErr w:type="spellStart"/>
      <w:r w:rsidR="00631021" w:rsidRPr="007310A7">
        <w:rPr>
          <w:b/>
          <w:color w:val="000000" w:themeColor="text1"/>
          <w:sz w:val="22"/>
          <w:szCs w:val="22"/>
        </w:rPr>
        <w:t>schwe:r</w:t>
      </w:r>
      <w:proofErr w:type="spellEnd"/>
      <w:r w:rsidR="00631021" w:rsidRPr="007310A7">
        <w:rPr>
          <w:b/>
          <w:color w:val="000000" w:themeColor="text1"/>
          <w:sz w:val="22"/>
          <w:szCs w:val="22"/>
        </w:rPr>
        <w:t xml:space="preserve"> gefallen</w:t>
      </w:r>
      <w:r w:rsidR="00631021" w:rsidRPr="007310A7">
        <w:rPr>
          <w:color w:val="000000" w:themeColor="text1"/>
          <w:sz w:val="22"/>
          <w:szCs w:val="22"/>
        </w:rPr>
        <w:t xml:space="preserve">=des </w:t>
      </w:r>
      <w:r w:rsidR="00631021" w:rsidRPr="007310A7">
        <w:rPr>
          <w:b/>
          <w:color w:val="000000" w:themeColor="text1"/>
          <w:sz w:val="22"/>
          <w:szCs w:val="22"/>
        </w:rPr>
        <w:t>überhaupt</w:t>
      </w:r>
      <w:r w:rsidR="00631021" w:rsidRPr="007310A7">
        <w:rPr>
          <w:color w:val="000000" w:themeColor="text1"/>
          <w:sz w:val="22"/>
          <w:szCs w:val="22"/>
        </w:rPr>
        <w:t xml:space="preserve"> zu </w:t>
      </w:r>
      <w:r w:rsidR="00631021" w:rsidRPr="007310A7">
        <w:rPr>
          <w:b/>
          <w:color w:val="000000" w:themeColor="text1"/>
          <w:sz w:val="22"/>
          <w:szCs w:val="22"/>
        </w:rPr>
        <w:t>erzählen</w:t>
      </w:r>
      <w:r w:rsidR="00631021" w:rsidRPr="007310A7">
        <w:rPr>
          <w:color w:val="000000" w:themeColor="text1"/>
          <w:sz w:val="22"/>
          <w:szCs w:val="22"/>
        </w:rPr>
        <w:t xml:space="preserve"> weil=s </w:t>
      </w:r>
      <w:proofErr w:type="spellStart"/>
      <w:r w:rsidR="00631021" w:rsidRPr="007310A7">
        <w:rPr>
          <w:color w:val="000000" w:themeColor="text1"/>
          <w:sz w:val="22"/>
          <w:szCs w:val="22"/>
        </w:rPr>
        <w:t>scho:n</w:t>
      </w:r>
      <w:proofErr w:type="spellEnd"/>
      <w:r w:rsidR="00631021" w:rsidRPr="007310A7">
        <w:rPr>
          <w:color w:val="000000" w:themeColor="text1"/>
          <w:sz w:val="22"/>
          <w:szCs w:val="22"/>
        </w:rPr>
        <w:t xml:space="preserve"> (2) </w:t>
      </w:r>
      <w:proofErr w:type="spellStart"/>
      <w:r w:rsidR="00631021" w:rsidRPr="007310A7">
        <w:rPr>
          <w:b/>
          <w:color w:val="000000" w:themeColor="text1"/>
          <w:sz w:val="22"/>
          <w:szCs w:val="22"/>
        </w:rPr>
        <w:t>ha:rt</w:t>
      </w:r>
      <w:proofErr w:type="spellEnd"/>
      <w:r w:rsidR="00631021" w:rsidRPr="007310A7">
        <w:rPr>
          <w:color w:val="000000" w:themeColor="text1"/>
          <w:sz w:val="22"/>
          <w:szCs w:val="22"/>
        </w:rPr>
        <w:t xml:space="preserve"> ist wenn man da, wenn=Ärzte=damit=</w:t>
      </w:r>
      <w:proofErr w:type="spellStart"/>
      <w:r w:rsidR="00631021" w:rsidRPr="007310A7">
        <w:rPr>
          <w:b/>
          <w:color w:val="000000" w:themeColor="text1"/>
          <w:sz w:val="22"/>
          <w:szCs w:val="22"/>
        </w:rPr>
        <w:t>drohn</w:t>
      </w:r>
      <w:proofErr w:type="spellEnd"/>
      <w:r w:rsidR="00631021" w:rsidRPr="007310A7">
        <w:rPr>
          <w:color w:val="000000" w:themeColor="text1"/>
          <w:sz w:val="22"/>
          <w:szCs w:val="22"/>
        </w:rPr>
        <w:t xml:space="preserve"> (2) den </w:t>
      </w:r>
      <w:r w:rsidR="00631021" w:rsidRPr="007310A7">
        <w:rPr>
          <w:b/>
          <w:color w:val="000000" w:themeColor="text1"/>
          <w:sz w:val="22"/>
          <w:szCs w:val="22"/>
        </w:rPr>
        <w:t>Eltern</w:t>
      </w:r>
      <w:r w:rsidR="00631021" w:rsidRPr="007310A7">
        <w:rPr>
          <w:color w:val="000000" w:themeColor="text1"/>
          <w:sz w:val="22"/>
          <w:szCs w:val="22"/>
        </w:rPr>
        <w:t xml:space="preserve"> des </w:t>
      </w:r>
      <w:r w:rsidR="00631021" w:rsidRPr="007310A7">
        <w:rPr>
          <w:b/>
          <w:color w:val="000000" w:themeColor="text1"/>
          <w:sz w:val="22"/>
          <w:szCs w:val="22"/>
        </w:rPr>
        <w:t>Sorgerecht</w:t>
      </w:r>
      <w:r w:rsidR="00631021" w:rsidRPr="007310A7">
        <w:rPr>
          <w:color w:val="000000" w:themeColor="text1"/>
          <w:sz w:val="22"/>
          <w:szCs w:val="22"/>
        </w:rPr>
        <w:t xml:space="preserve">  notfalls=zu=</w:t>
      </w:r>
      <w:proofErr w:type="spellStart"/>
      <w:r w:rsidR="00631021" w:rsidRPr="007310A7">
        <w:rPr>
          <w:color w:val="000000" w:themeColor="text1"/>
          <w:sz w:val="22"/>
          <w:szCs w:val="22"/>
        </w:rPr>
        <w:t>entziehn</w:t>
      </w:r>
      <w:proofErr w:type="spellEnd"/>
      <w:r w:rsidR="00631021" w:rsidRPr="007310A7">
        <w:rPr>
          <w:color w:val="000000" w:themeColor="text1"/>
          <w:sz w:val="22"/>
          <w:szCs w:val="22"/>
        </w:rPr>
        <w:t xml:space="preserve">=wenn, äh die Ärzte ihren </w:t>
      </w:r>
      <w:r w:rsidR="00631021" w:rsidRPr="007310A7">
        <w:rPr>
          <w:b/>
          <w:color w:val="000000" w:themeColor="text1"/>
          <w:sz w:val="22"/>
          <w:szCs w:val="22"/>
        </w:rPr>
        <w:t>Willen</w:t>
      </w:r>
      <w:r w:rsidR="00631021" w:rsidRPr="007310A7">
        <w:rPr>
          <w:color w:val="000000" w:themeColor="text1"/>
          <w:sz w:val="22"/>
          <w:szCs w:val="22"/>
        </w:rPr>
        <w:t xml:space="preserve"> nicht </w:t>
      </w:r>
      <w:proofErr w:type="spellStart"/>
      <w:r w:rsidR="00631021" w:rsidRPr="007310A7">
        <w:rPr>
          <w:color w:val="000000" w:themeColor="text1"/>
          <w:sz w:val="22"/>
          <w:szCs w:val="22"/>
        </w:rPr>
        <w:t>bekomme:n</w:t>
      </w:r>
      <w:proofErr w:type="spellEnd"/>
      <w:r w:rsidR="00631021" w:rsidRPr="007310A7">
        <w:rPr>
          <w:color w:val="000000" w:themeColor="text1"/>
          <w:sz w:val="22"/>
          <w:szCs w:val="22"/>
        </w:rPr>
        <w:t xml:space="preserve"> //mmh// also was heut=zu=tage im Prinzip </w:t>
      </w:r>
      <w:r w:rsidR="00631021" w:rsidRPr="007310A7">
        <w:rPr>
          <w:b/>
          <w:color w:val="000000" w:themeColor="text1"/>
          <w:sz w:val="22"/>
          <w:szCs w:val="22"/>
        </w:rPr>
        <w:t xml:space="preserve">UNDENKBAR wäre </w:t>
      </w:r>
      <w:r w:rsidR="00631021" w:rsidRPr="007310A7">
        <w:rPr>
          <w:color w:val="000000" w:themeColor="text1"/>
          <w:sz w:val="22"/>
          <w:szCs w:val="22"/>
        </w:rPr>
        <w:t xml:space="preserve">(2) weil es ja </w:t>
      </w:r>
      <w:r w:rsidR="00631021" w:rsidRPr="007310A7">
        <w:rPr>
          <w:b/>
          <w:color w:val="000000" w:themeColor="text1"/>
          <w:sz w:val="22"/>
          <w:szCs w:val="22"/>
        </w:rPr>
        <w:t>keine</w:t>
      </w:r>
      <w:r w:rsidR="00631021" w:rsidRPr="007310A7">
        <w:rPr>
          <w:color w:val="000000" w:themeColor="text1"/>
          <w:sz w:val="22"/>
          <w:szCs w:val="22"/>
        </w:rPr>
        <w:t xml:space="preserve"> </w:t>
      </w:r>
      <w:r w:rsidR="00631021" w:rsidRPr="007310A7">
        <w:rPr>
          <w:b/>
          <w:color w:val="000000" w:themeColor="text1"/>
          <w:sz w:val="22"/>
          <w:szCs w:val="22"/>
        </w:rPr>
        <w:t>wichtige</w:t>
      </w:r>
      <w:r w:rsidR="00631021" w:rsidRPr="007310A7">
        <w:rPr>
          <w:color w:val="000000" w:themeColor="text1"/>
          <w:sz w:val="22"/>
          <w:szCs w:val="22"/>
        </w:rPr>
        <w:t xml:space="preserve"> medizinische Entscheidung </w:t>
      </w:r>
      <w:proofErr w:type="spellStart"/>
      <w:r w:rsidR="00631021" w:rsidRPr="007310A7">
        <w:rPr>
          <w:color w:val="000000" w:themeColor="text1"/>
          <w:sz w:val="22"/>
          <w:szCs w:val="22"/>
        </w:rPr>
        <w:t>is</w:t>
      </w:r>
      <w:proofErr w:type="spellEnd"/>
      <w:r w:rsidR="00631021" w:rsidRPr="007310A7">
        <w:rPr>
          <w:color w:val="000000" w:themeColor="text1"/>
          <w:sz w:val="22"/>
          <w:szCs w:val="22"/>
        </w:rPr>
        <w:t xml:space="preserve"> die über </w:t>
      </w:r>
      <w:r w:rsidR="00631021" w:rsidRPr="007310A7">
        <w:rPr>
          <w:b/>
          <w:color w:val="000000" w:themeColor="text1"/>
          <w:sz w:val="22"/>
          <w:szCs w:val="22"/>
        </w:rPr>
        <w:t>Leben</w:t>
      </w:r>
      <w:r w:rsidR="00631021" w:rsidRPr="007310A7">
        <w:rPr>
          <w:color w:val="000000" w:themeColor="text1"/>
          <w:sz w:val="22"/>
          <w:szCs w:val="22"/>
        </w:rPr>
        <w:t xml:space="preserve"> oder </w:t>
      </w:r>
      <w:r w:rsidR="00631021" w:rsidRPr="007310A7">
        <w:rPr>
          <w:b/>
          <w:color w:val="000000" w:themeColor="text1"/>
          <w:sz w:val="22"/>
          <w:szCs w:val="22"/>
        </w:rPr>
        <w:t>Tod</w:t>
      </w:r>
      <w:r w:rsidR="00631021" w:rsidRPr="007310A7">
        <w:rPr>
          <w:color w:val="000000" w:themeColor="text1"/>
          <w:sz w:val="22"/>
          <w:szCs w:val="22"/>
        </w:rPr>
        <w:t xml:space="preserve"> </w:t>
      </w:r>
      <w:r w:rsidR="00631021" w:rsidRPr="007310A7">
        <w:rPr>
          <w:b/>
          <w:color w:val="000000" w:themeColor="text1"/>
          <w:sz w:val="22"/>
          <w:szCs w:val="22"/>
        </w:rPr>
        <w:t xml:space="preserve">entscheidet </w:t>
      </w:r>
      <w:r w:rsidR="00631021" w:rsidRPr="007310A7">
        <w:rPr>
          <w:color w:val="000000" w:themeColor="text1"/>
          <w:sz w:val="22"/>
          <w:szCs w:val="22"/>
        </w:rPr>
        <w:t xml:space="preserve">//ja// (3) a:be:r, </w:t>
      </w:r>
      <w:proofErr w:type="spellStart"/>
      <w:r w:rsidR="00631021" w:rsidRPr="007310A7">
        <w:rPr>
          <w:color w:val="000000" w:themeColor="text1"/>
          <w:sz w:val="22"/>
          <w:szCs w:val="22"/>
        </w:rPr>
        <w:t>de:s</w:t>
      </w:r>
      <w:proofErr w:type="spellEnd"/>
      <w:r w:rsidR="00631021" w:rsidRPr="007310A7">
        <w:rPr>
          <w:color w:val="000000" w:themeColor="text1"/>
          <w:sz w:val="22"/>
          <w:szCs w:val="22"/>
        </w:rPr>
        <w:t xml:space="preserve"> (1) </w:t>
      </w:r>
      <w:proofErr w:type="spellStart"/>
      <w:r w:rsidR="00631021" w:rsidRPr="007310A7">
        <w:rPr>
          <w:color w:val="000000" w:themeColor="text1"/>
          <w:sz w:val="22"/>
          <w:szCs w:val="22"/>
        </w:rPr>
        <w:t>is</w:t>
      </w:r>
      <w:proofErr w:type="spellEnd"/>
      <w:r w:rsidR="00631021" w:rsidRPr="007310A7">
        <w:rPr>
          <w:color w:val="000000" w:themeColor="text1"/>
          <w:sz w:val="22"/>
          <w:szCs w:val="22"/>
        </w:rPr>
        <w:t>=</w:t>
      </w:r>
      <w:proofErr w:type="spellStart"/>
      <w:r w:rsidR="00631021" w:rsidRPr="007310A7">
        <w:rPr>
          <w:color w:val="000000" w:themeColor="text1"/>
          <w:sz w:val="22"/>
          <w:szCs w:val="22"/>
        </w:rPr>
        <w:t>scho</w:t>
      </w:r>
      <w:proofErr w:type="spellEnd"/>
      <w:r w:rsidR="00631021" w:rsidRPr="007310A7">
        <w:rPr>
          <w:color w:val="000000" w:themeColor="text1"/>
          <w:sz w:val="22"/>
          <w:szCs w:val="22"/>
        </w:rPr>
        <w:t xml:space="preserve">: schwer so ne Erinnerung, ((atmet aus)) </w:t>
      </w:r>
      <w:proofErr w:type="spellStart"/>
      <w:r w:rsidR="00631021" w:rsidRPr="007310A7">
        <w:rPr>
          <w:b/>
          <w:color w:val="000000" w:themeColor="text1"/>
          <w:sz w:val="22"/>
          <w:szCs w:val="22"/>
        </w:rPr>
        <w:t>ra:us</w:t>
      </w:r>
      <w:proofErr w:type="spellEnd"/>
      <w:r w:rsidR="00631021" w:rsidRPr="007310A7">
        <w:rPr>
          <w:color w:val="000000" w:themeColor="text1"/>
          <w:sz w:val="22"/>
          <w:szCs w:val="22"/>
        </w:rPr>
        <w:t xml:space="preserve"> zu </w:t>
      </w:r>
      <w:proofErr w:type="spellStart"/>
      <w:r w:rsidR="00631021" w:rsidRPr="007310A7">
        <w:rPr>
          <w:color w:val="000000" w:themeColor="text1"/>
          <w:sz w:val="22"/>
          <w:szCs w:val="22"/>
        </w:rPr>
        <w:t>holn</w:t>
      </w:r>
      <w:proofErr w:type="spellEnd"/>
      <w:r w:rsidRPr="007310A7">
        <w:rPr>
          <w:color w:val="000000" w:themeColor="text1"/>
          <w:sz w:val="22"/>
          <w:szCs w:val="22"/>
        </w:rPr>
        <w:t>“</w:t>
      </w:r>
    </w:p>
    <w:p w14:paraId="69657B58" w14:textId="4DEA6AFD" w:rsidR="00631021" w:rsidRPr="007310A7" w:rsidRDefault="00631021" w:rsidP="004A70F0">
      <w:pPr>
        <w:spacing w:line="360" w:lineRule="auto"/>
        <w:jc w:val="both"/>
        <w:rPr>
          <w:color w:val="000000" w:themeColor="text1"/>
        </w:rPr>
      </w:pPr>
      <w:r w:rsidRPr="007310A7">
        <w:rPr>
          <w:color w:val="000000" w:themeColor="text1"/>
        </w:rPr>
        <w:t xml:space="preserve">In der feinanalytischen Betrachtung wird deutlich, dass Alex hier erneut die Perspektive seines Vaters einnimmt. Während er seine eigene Wahrnehmung und Betroffenheit </w:t>
      </w:r>
      <w:proofErr w:type="spellStart"/>
      <w:r w:rsidRPr="007310A7">
        <w:rPr>
          <w:color w:val="000000" w:themeColor="text1"/>
        </w:rPr>
        <w:t>dethematisiert</w:t>
      </w:r>
      <w:proofErr w:type="spellEnd"/>
      <w:r w:rsidRPr="007310A7">
        <w:rPr>
          <w:color w:val="000000" w:themeColor="text1"/>
        </w:rPr>
        <w:t xml:space="preserve">, ermöglicht ihm die Thematisierung seines Vaters </w:t>
      </w:r>
      <w:r w:rsidR="00982154" w:rsidRPr="007310A7">
        <w:rPr>
          <w:color w:val="000000" w:themeColor="text1"/>
        </w:rPr>
        <w:t xml:space="preserve">zwar </w:t>
      </w:r>
      <w:r w:rsidRPr="007310A7">
        <w:rPr>
          <w:color w:val="000000" w:themeColor="text1"/>
        </w:rPr>
        <w:t>zumindest eine indirekte Thematisierung seiner eigenen belasteten Geschichte. Dadurch entsteht jedoch auch eine grundlegende Angewiesenheit auf den Vater, dessen Sichtweise und Emotionen. Unter Berücksichtigung der vorherigen Sequenzen und Interpretationen kann hier die Hypothese aufgestellt werden, dass Alex nicht seine eigene Leidens- und Opferschafts-Geschichte erzählt, sondern die seines Vaters. Dies wird auch durch eine weitere Sequenz untermauert:</w:t>
      </w:r>
    </w:p>
    <w:p w14:paraId="47789510" w14:textId="77777777" w:rsidR="00631021" w:rsidRPr="007310A7" w:rsidRDefault="00631021" w:rsidP="00C82702">
      <w:pPr>
        <w:spacing w:before="240" w:after="240" w:line="360" w:lineRule="auto"/>
        <w:ind w:left="567" w:right="509"/>
        <w:rPr>
          <w:color w:val="000000" w:themeColor="text1"/>
          <w:sz w:val="22"/>
          <w:szCs w:val="22"/>
        </w:rPr>
      </w:pPr>
      <w:r w:rsidRPr="007310A7">
        <w:rPr>
          <w:rFonts w:eastAsia="Monospaced" w:cs="Monospaced"/>
          <w:color w:val="000000" w:themeColor="text1"/>
          <w:sz w:val="22"/>
          <w:szCs w:val="22"/>
        </w:rPr>
        <w:lastRenderedPageBreak/>
        <w:t xml:space="preserve">Na=ja es kamen halt schon die ein oder anderen Tränen (2) aber: </w:t>
      </w:r>
      <w:proofErr w:type="gramStart"/>
      <w:r w:rsidRPr="007310A7">
        <w:rPr>
          <w:rFonts w:eastAsia="Monospaced" w:cs="Monospaced"/>
          <w:color w:val="000000" w:themeColor="text1"/>
          <w:sz w:val="22"/>
          <w:szCs w:val="22"/>
        </w:rPr>
        <w:t>gut ,</w:t>
      </w:r>
      <w:proofErr w:type="gramEnd"/>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des</w:t>
      </w:r>
      <w:proofErr w:type="spellEnd"/>
      <w:r w:rsidRPr="007310A7">
        <w:rPr>
          <w:rFonts w:eastAsia="Monospaced" w:cs="Monospaced"/>
          <w:color w:val="000000" w:themeColor="text1"/>
          <w:sz w:val="22"/>
          <w:szCs w:val="22"/>
        </w:rPr>
        <w:t xml:space="preserve"> ist wahrscheinlich </w:t>
      </w:r>
      <w:r w:rsidRPr="007310A7">
        <w:rPr>
          <w:rFonts w:eastAsia="Monospaced" w:cs="Monospaced"/>
          <w:b/>
          <w:color w:val="000000" w:themeColor="text1"/>
          <w:sz w:val="22"/>
          <w:szCs w:val="22"/>
        </w:rPr>
        <w:t>normal</w:t>
      </w:r>
      <w:r w:rsidRPr="007310A7">
        <w:rPr>
          <w:rFonts w:eastAsia="Monospaced" w:cs="Monospaced"/>
          <w:color w:val="000000" w:themeColor="text1"/>
          <w:sz w:val="22"/>
          <w:szCs w:val="22"/>
        </w:rPr>
        <w:t xml:space="preserve"> wenn man so viel: durchmachen musste (8) </w:t>
      </w:r>
    </w:p>
    <w:p w14:paraId="018F7A28" w14:textId="4407CA21" w:rsidR="00631021" w:rsidRPr="007310A7" w:rsidRDefault="00631021" w:rsidP="004A70F0">
      <w:pPr>
        <w:spacing w:line="360" w:lineRule="auto"/>
        <w:jc w:val="both"/>
        <w:rPr>
          <w:color w:val="000000" w:themeColor="text1"/>
        </w:rPr>
      </w:pPr>
      <w:r w:rsidRPr="007310A7">
        <w:rPr>
          <w:color w:val="000000" w:themeColor="text1"/>
        </w:rPr>
        <w:t>Nahe liegt, dass die Übernahme der Perspektive des Vaters durch dessen</w:t>
      </w:r>
      <w:r w:rsidR="004E410E" w:rsidRPr="007310A7">
        <w:rPr>
          <w:color w:val="000000" w:themeColor="text1"/>
        </w:rPr>
        <w:t xml:space="preserve"> bedrohliche</w:t>
      </w:r>
      <w:r w:rsidRPr="007310A7">
        <w:rPr>
          <w:color w:val="000000" w:themeColor="text1"/>
        </w:rPr>
        <w:t xml:space="preserve"> </w:t>
      </w:r>
      <w:r w:rsidR="004E410E" w:rsidRPr="007310A7">
        <w:rPr>
          <w:color w:val="000000" w:themeColor="text1"/>
        </w:rPr>
        <w:t>E</w:t>
      </w:r>
      <w:r w:rsidRPr="007310A7">
        <w:rPr>
          <w:color w:val="000000" w:themeColor="text1"/>
        </w:rPr>
        <w:t>rkrankung noch verstärkt wird</w:t>
      </w:r>
      <w:r w:rsidR="004E410E" w:rsidRPr="007310A7">
        <w:rPr>
          <w:color w:val="000000" w:themeColor="text1"/>
        </w:rPr>
        <w:t xml:space="preserve">. </w:t>
      </w:r>
      <w:r w:rsidRPr="007310A7">
        <w:rPr>
          <w:color w:val="000000" w:themeColor="text1"/>
        </w:rPr>
        <w:t>Im Zusammenhang mit seinen Studienteilnahmen geht er nur in einer Sequenz auf seine eigenen Erfahrungen und Wahrnehmungen ein:</w:t>
      </w:r>
    </w:p>
    <w:p w14:paraId="61113406" w14:textId="77777777" w:rsidR="00631021" w:rsidRPr="007310A7" w:rsidRDefault="00631021" w:rsidP="00C82702">
      <w:pPr>
        <w:spacing w:before="240" w:after="240" w:line="360" w:lineRule="auto"/>
        <w:ind w:left="567" w:right="509"/>
        <w:jc w:val="both"/>
        <w:rPr>
          <w:color w:val="000000" w:themeColor="text1"/>
          <w:sz w:val="22"/>
          <w:szCs w:val="22"/>
        </w:rPr>
      </w:pPr>
      <w:r w:rsidRPr="007310A7">
        <w:rPr>
          <w:rFonts w:eastAsia="Monospaced" w:cs="Monospaced"/>
          <w:color w:val="000000" w:themeColor="text1"/>
          <w:sz w:val="22"/>
          <w:szCs w:val="22"/>
        </w:rPr>
        <w:t xml:space="preserve">„tatsächlich hab ich auch nie darüber </w:t>
      </w:r>
      <w:r w:rsidRPr="007310A7">
        <w:rPr>
          <w:rFonts w:eastAsia="Monospaced" w:cs="Monospaced"/>
          <w:b/>
          <w:color w:val="000000" w:themeColor="text1"/>
          <w:sz w:val="22"/>
          <w:szCs w:val="22"/>
        </w:rPr>
        <w:t>nachgedenkt</w:t>
      </w:r>
      <w:r w:rsidRPr="007310A7">
        <w:rPr>
          <w:rFonts w:eastAsia="Monospaced" w:cs="Monospaced"/>
          <w:color w:val="000000" w:themeColor="text1"/>
          <w:sz w:val="22"/>
          <w:szCs w:val="22"/>
        </w:rPr>
        <w:t xml:space="preserve"> wie ich mich fühl ich </w:t>
      </w:r>
      <w:r w:rsidRPr="007310A7">
        <w:rPr>
          <w:rFonts w:eastAsia="Monospaced" w:cs="Monospaced"/>
          <w:b/>
          <w:color w:val="000000" w:themeColor="text1"/>
          <w:sz w:val="22"/>
          <w:szCs w:val="22"/>
        </w:rPr>
        <w:t>steck</w:t>
      </w:r>
      <w:r w:rsidRPr="007310A7">
        <w:rPr>
          <w:rFonts w:eastAsia="Monospaced" w:cs="Monospaced"/>
          <w:color w:val="000000" w:themeColor="text1"/>
          <w:sz w:val="22"/>
          <w:szCs w:val="22"/>
        </w:rPr>
        <w:t xml:space="preserve"> halt in </w:t>
      </w:r>
      <w:proofErr w:type="spellStart"/>
      <w:r w:rsidRPr="007310A7">
        <w:rPr>
          <w:rFonts w:eastAsia="Monospaced" w:cs="Monospaced"/>
          <w:color w:val="000000" w:themeColor="text1"/>
          <w:sz w:val="22"/>
          <w:szCs w:val="22"/>
        </w:rPr>
        <w:t>ner</w:t>
      </w:r>
      <w:proofErr w:type="spellEnd"/>
      <w:r w:rsidRPr="007310A7">
        <w:rPr>
          <w:rFonts w:eastAsia="Monospaced" w:cs="Monospaced"/>
          <w:color w:val="000000" w:themeColor="text1"/>
          <w:sz w:val="22"/>
          <w:szCs w:val="22"/>
        </w:rPr>
        <w:t xml:space="preserve"> </w:t>
      </w:r>
      <w:r w:rsidRPr="007310A7">
        <w:rPr>
          <w:rFonts w:eastAsia="Monospaced" w:cs="Monospaced"/>
          <w:b/>
          <w:color w:val="000000" w:themeColor="text1"/>
          <w:sz w:val="22"/>
          <w:szCs w:val="22"/>
        </w:rPr>
        <w:t xml:space="preserve">Schublade </w:t>
      </w:r>
      <w:r w:rsidRPr="007310A7">
        <w:rPr>
          <w:rFonts w:eastAsia="Monospaced" w:cs="Monospaced"/>
          <w:color w:val="000000" w:themeColor="text1"/>
          <w:sz w:val="22"/>
          <w:szCs w:val="22"/>
        </w:rPr>
        <w:t xml:space="preserve">und das hab ich irgendwie=einfach=so akzeptiert //ja// (4) weil </w:t>
      </w:r>
      <w:r w:rsidRPr="007310A7">
        <w:rPr>
          <w:rFonts w:eastAsia="Monospaced" w:cs="Monospaced"/>
          <w:b/>
          <w:color w:val="000000" w:themeColor="text1"/>
          <w:sz w:val="22"/>
          <w:szCs w:val="22"/>
        </w:rPr>
        <w:t>so</w:t>
      </w:r>
      <w:r w:rsidRPr="007310A7">
        <w:rPr>
          <w:rFonts w:eastAsia="Monospaced" w:cs="Monospaced"/>
          <w:color w:val="000000" w:themeColor="text1"/>
          <w:sz w:val="22"/>
          <w:szCs w:val="22"/>
        </w:rPr>
        <w:t xml:space="preserve"> wie ich aufgewachsen bin </w:t>
      </w:r>
      <w:r w:rsidRPr="007310A7">
        <w:rPr>
          <w:rFonts w:eastAsia="Monospaced" w:cs="Monospaced"/>
          <w:b/>
          <w:color w:val="000000" w:themeColor="text1"/>
          <w:sz w:val="22"/>
          <w:szCs w:val="22"/>
        </w:rPr>
        <w:t>gab</w:t>
      </w:r>
      <w:r w:rsidRPr="007310A7">
        <w:rPr>
          <w:rFonts w:eastAsia="Monospaced" w:cs="Monospaced"/>
          <w:color w:val="000000" w:themeColor="text1"/>
          <w:sz w:val="22"/>
          <w:szCs w:val="22"/>
        </w:rPr>
        <w:t xml:space="preserve"> es halt nur </w:t>
      </w:r>
      <w:r w:rsidRPr="007310A7">
        <w:rPr>
          <w:rFonts w:eastAsia="Monospaced" w:cs="Monospaced"/>
          <w:b/>
          <w:color w:val="000000" w:themeColor="text1"/>
          <w:sz w:val="22"/>
          <w:szCs w:val="22"/>
        </w:rPr>
        <w:t>männlich</w:t>
      </w:r>
      <w:r w:rsidRPr="007310A7">
        <w:rPr>
          <w:rFonts w:eastAsia="Monospaced" w:cs="Monospaced"/>
          <w:color w:val="000000" w:themeColor="text1"/>
          <w:sz w:val="22"/>
          <w:szCs w:val="22"/>
        </w:rPr>
        <w:t xml:space="preserve"> oder</w:t>
      </w:r>
      <w:r w:rsidRPr="007310A7">
        <w:rPr>
          <w:rFonts w:eastAsia="Monospaced" w:cs="Monospaced"/>
          <w:b/>
          <w:color w:val="000000" w:themeColor="text1"/>
          <w:sz w:val="22"/>
          <w:szCs w:val="22"/>
        </w:rPr>
        <w:t xml:space="preserve"> weiblich</w:t>
      </w:r>
      <w:r w:rsidRPr="007310A7">
        <w:rPr>
          <w:rFonts w:eastAsia="Monospaced" w:cs="Monospaced"/>
          <w:color w:val="000000" w:themeColor="text1"/>
          <w:sz w:val="22"/>
          <w:szCs w:val="22"/>
        </w:rPr>
        <w:t xml:space="preserve"> (</w:t>
      </w:r>
      <w:proofErr w:type="gramStart"/>
      <w:r w:rsidRPr="007310A7">
        <w:rPr>
          <w:rFonts w:eastAsia="Monospaced" w:cs="Monospaced"/>
          <w:color w:val="000000" w:themeColor="text1"/>
          <w:sz w:val="22"/>
          <w:szCs w:val="22"/>
        </w:rPr>
        <w:t>2)/</w:t>
      </w:r>
      <w:proofErr w:type="gramEnd"/>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(1) u:nd da wird man-ich bin halt in so=</w:t>
      </w:r>
      <w:proofErr w:type="spellStart"/>
      <w:r w:rsidRPr="007310A7">
        <w:rPr>
          <w:rFonts w:eastAsia="Monospaced" w:cs="Monospaced"/>
          <w:color w:val="000000" w:themeColor="text1"/>
          <w:sz w:val="22"/>
          <w:szCs w:val="22"/>
        </w:rPr>
        <w:t>ner</w:t>
      </w:r>
      <w:proofErr w:type="spellEnd"/>
      <w:r w:rsidRPr="007310A7">
        <w:rPr>
          <w:rFonts w:eastAsia="Monospaced" w:cs="Monospaced"/>
          <w:color w:val="000000" w:themeColor="text1"/>
          <w:sz w:val="22"/>
          <w:szCs w:val="22"/>
        </w:rPr>
        <w:t xml:space="preserve"> Schublade </w:t>
      </w:r>
      <w:r w:rsidRPr="007310A7">
        <w:rPr>
          <w:rFonts w:eastAsia="Monospaced" w:cs="Monospaced"/>
          <w:b/>
          <w:color w:val="000000" w:themeColor="text1"/>
          <w:sz w:val="22"/>
          <w:szCs w:val="22"/>
        </w:rPr>
        <w:t>aufgewachsen</w:t>
      </w:r>
      <w:r w:rsidRPr="007310A7">
        <w:rPr>
          <w:rFonts w:eastAsia="Monospaced" w:cs="Monospaced"/>
          <w:color w:val="000000" w:themeColor="text1"/>
          <w:sz w:val="22"/>
          <w:szCs w:val="22"/>
        </w:rPr>
        <w:t xml:space="preserve"> und es </w:t>
      </w:r>
      <w:proofErr w:type="spellStart"/>
      <w:r w:rsidRPr="007310A7">
        <w:rPr>
          <w:rFonts w:eastAsia="Monospaced" w:cs="Monospaced"/>
          <w:color w:val="000000" w:themeColor="text1"/>
          <w:sz w:val="22"/>
          <w:szCs w:val="22"/>
        </w:rPr>
        <w:t>is</w:t>
      </w:r>
      <w:proofErr w:type="spellEnd"/>
      <w:r w:rsidRPr="007310A7">
        <w:rPr>
          <w:rFonts w:eastAsia="Monospaced" w:cs="Monospaced"/>
          <w:color w:val="000000" w:themeColor="text1"/>
          <w:sz w:val="22"/>
          <w:szCs w:val="22"/>
        </w:rPr>
        <w:t xml:space="preserve">- (1) einfach nur noch schwerer </w:t>
      </w:r>
      <w:r w:rsidRPr="007310A7">
        <w:rPr>
          <w:rFonts w:eastAsia="Monospaced" w:cs="Monospaced"/>
          <w:b/>
          <w:color w:val="000000" w:themeColor="text1"/>
          <w:sz w:val="22"/>
          <w:szCs w:val="22"/>
        </w:rPr>
        <w:t xml:space="preserve">so, </w:t>
      </w:r>
      <w:r w:rsidRPr="007310A7">
        <w:rPr>
          <w:rFonts w:eastAsia="Monospaced" w:cs="Monospaced"/>
          <w:color w:val="000000" w:themeColor="text1"/>
          <w:sz w:val="22"/>
          <w:szCs w:val="22"/>
        </w:rPr>
        <w:t xml:space="preserve">sich davon überhaupt befreien zu </w:t>
      </w:r>
      <w:r w:rsidRPr="007310A7">
        <w:rPr>
          <w:rFonts w:eastAsia="Monospaced" w:cs="Monospaced"/>
          <w:b/>
          <w:color w:val="000000" w:themeColor="text1"/>
          <w:sz w:val="22"/>
          <w:szCs w:val="22"/>
        </w:rPr>
        <w:t xml:space="preserve">können, </w:t>
      </w:r>
      <w:r w:rsidRPr="007310A7">
        <w:rPr>
          <w:rFonts w:eastAsia="Monospaced" w:cs="Monospaced"/>
          <w:color w:val="000000" w:themeColor="text1"/>
          <w:sz w:val="22"/>
          <w:szCs w:val="22"/>
        </w:rPr>
        <w:t xml:space="preserve">//ja// (3) weil ich selber hab einfach nie darüber </w:t>
      </w:r>
      <w:r w:rsidRPr="007310A7">
        <w:rPr>
          <w:rFonts w:eastAsia="Monospaced" w:cs="Monospaced"/>
          <w:b/>
          <w:color w:val="000000" w:themeColor="text1"/>
          <w:sz w:val="22"/>
          <w:szCs w:val="22"/>
        </w:rPr>
        <w:t>nachgedacht</w:t>
      </w:r>
      <w:r w:rsidRPr="007310A7">
        <w:rPr>
          <w:rFonts w:eastAsia="Monospaced" w:cs="Monospaced"/>
          <w:color w:val="000000" w:themeColor="text1"/>
          <w:sz w:val="22"/>
          <w:szCs w:val="22"/>
        </w:rPr>
        <w:t xml:space="preserve"> wie ich mich </w:t>
      </w:r>
      <w:r w:rsidRPr="007310A7">
        <w:rPr>
          <w:rFonts w:eastAsia="Monospaced" w:cs="Monospaced"/>
          <w:b/>
          <w:color w:val="000000" w:themeColor="text1"/>
          <w:sz w:val="22"/>
          <w:szCs w:val="22"/>
        </w:rPr>
        <w:t xml:space="preserve">fühl </w:t>
      </w:r>
      <w:r w:rsidRPr="007310A7">
        <w:rPr>
          <w:rFonts w:eastAsia="Monospaced" w:cs="Monospaced"/>
          <w:color w:val="000000" w:themeColor="text1"/>
          <w:sz w:val="22"/>
          <w:szCs w:val="22"/>
        </w:rPr>
        <w:t>(2)</w:t>
      </w:r>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xml:space="preserve"> // (10)“</w:t>
      </w:r>
    </w:p>
    <w:p w14:paraId="30B41701" w14:textId="062883B8" w:rsidR="00631021" w:rsidRPr="007310A7" w:rsidRDefault="00F433F6" w:rsidP="004A70F0">
      <w:pPr>
        <w:spacing w:line="360" w:lineRule="auto"/>
        <w:jc w:val="both"/>
        <w:rPr>
          <w:rFonts w:eastAsia="Monospaced" w:cs="Monospaced"/>
          <w:color w:val="000000" w:themeColor="text1"/>
        </w:rPr>
      </w:pPr>
      <w:r w:rsidRPr="007310A7">
        <w:rPr>
          <w:rFonts w:eastAsia="Monospaced" w:cs="Monospaced"/>
          <w:color w:val="000000" w:themeColor="text1"/>
        </w:rPr>
        <w:t xml:space="preserve">Alex beendet diese Sequenz kurz darauf mit der nachdrücklichen, seine biographische Perspektive zu großen Teilen charakterisierenden (Selbst-)Aufforderung: </w:t>
      </w:r>
      <w:r w:rsidRPr="007310A7">
        <w:rPr>
          <w:color w:val="000000" w:themeColor="text1"/>
        </w:rPr>
        <w:t>„</w:t>
      </w:r>
      <w:proofErr w:type="spellStart"/>
      <w:r w:rsidRPr="007310A7">
        <w:rPr>
          <w:color w:val="000000" w:themeColor="text1"/>
        </w:rPr>
        <w:t>nich</w:t>
      </w:r>
      <w:proofErr w:type="spellEnd"/>
      <w:r w:rsidRPr="007310A7">
        <w:rPr>
          <w:color w:val="000000" w:themeColor="text1"/>
        </w:rPr>
        <w:t xml:space="preserve"> </w:t>
      </w:r>
      <w:proofErr w:type="spellStart"/>
      <w:r w:rsidRPr="007310A7">
        <w:rPr>
          <w:color w:val="000000" w:themeColor="text1"/>
        </w:rPr>
        <w:t>me:hr</w:t>
      </w:r>
      <w:proofErr w:type="spellEnd"/>
      <w:r w:rsidRPr="007310A7">
        <w:rPr>
          <w:color w:val="000000" w:themeColor="text1"/>
        </w:rPr>
        <w:t xml:space="preserve">, drüber </w:t>
      </w:r>
      <w:proofErr w:type="gramStart"/>
      <w:r w:rsidRPr="007310A7">
        <w:rPr>
          <w:color w:val="000000" w:themeColor="text1"/>
        </w:rPr>
        <w:t>nach denken</w:t>
      </w:r>
      <w:proofErr w:type="gramEnd"/>
      <w:r w:rsidRPr="007310A7">
        <w:rPr>
          <w:color w:val="000000" w:themeColor="text1"/>
        </w:rPr>
        <w:t xml:space="preserve">, </w:t>
      </w:r>
      <w:proofErr w:type="spellStart"/>
      <w:r w:rsidRPr="007310A7">
        <w:rPr>
          <w:color w:val="000000" w:themeColor="text1"/>
        </w:rPr>
        <w:t>isch</w:t>
      </w:r>
      <w:proofErr w:type="spellEnd"/>
      <w:r w:rsidRPr="007310A7">
        <w:rPr>
          <w:color w:val="000000" w:themeColor="text1"/>
        </w:rPr>
        <w:t xml:space="preserve"> halt </w:t>
      </w:r>
      <w:r w:rsidRPr="007310A7">
        <w:rPr>
          <w:b/>
          <w:bCs/>
          <w:color w:val="000000" w:themeColor="text1"/>
        </w:rPr>
        <w:t>passiert</w:t>
      </w:r>
      <w:r w:rsidRPr="007310A7">
        <w:rPr>
          <w:b/>
          <w:color w:val="000000" w:themeColor="text1"/>
        </w:rPr>
        <w:t>“.</w:t>
      </w:r>
      <w:r w:rsidRPr="007310A7">
        <w:rPr>
          <w:rFonts w:eastAsia="Monospaced" w:cs="Monospaced"/>
          <w:color w:val="000000" w:themeColor="text1"/>
        </w:rPr>
        <w:t xml:space="preserve"> </w:t>
      </w:r>
      <w:r w:rsidR="00631021" w:rsidRPr="007310A7">
        <w:rPr>
          <w:rFonts w:eastAsia="Monospaced" w:cs="Monospaced"/>
          <w:color w:val="000000" w:themeColor="text1"/>
        </w:rPr>
        <w:t>Hier wird deutlich, dass die Studien für Alex nur begrenzt die Funktion haben ins Sprechen über seine Erfahrungen zu kommen</w:t>
      </w:r>
      <w:r w:rsidR="00C82702" w:rsidRPr="007310A7">
        <w:rPr>
          <w:rFonts w:eastAsia="Monospaced" w:cs="Monospaced"/>
          <w:color w:val="000000" w:themeColor="text1"/>
        </w:rPr>
        <w:t xml:space="preserve"> </w:t>
      </w:r>
      <w:r w:rsidR="00E11E9E" w:rsidRPr="007310A7">
        <w:rPr>
          <w:rFonts w:eastAsia="Monospaced" w:cs="Monospaced"/>
          <w:color w:val="000000" w:themeColor="text1"/>
        </w:rPr>
        <w:fldChar w:fldCharType="begin"/>
      </w:r>
      <w:r w:rsidR="00E11E9E" w:rsidRPr="007310A7">
        <w:rPr>
          <w:rFonts w:eastAsia="Monospaced" w:cs="Monospaced"/>
          <w:color w:val="000000" w:themeColor="text1"/>
        </w:rPr>
        <w:instrText xml:space="preserve"> ADDIN ZOTERO_ITEM CSL_CITATION {"citationID":"D4VGHvB6","properties":{"unsorted":false,"formattedCitation":"(vgl. Pohling 2021)","plainCitation":"(vgl. Pohling 2021)","noteIndex":0},"citationItems":[{"id":1401,"uris":["http://zotero.org/users/local/owKliTIb/items/86APYCL8"],"itemData":{"id":1401,"type":"book","collection-title":"Sexuelle Gewalt in Kindheit und Jugend: Forschung als Beitrag zur Aufarbeitung","DOI":"10.1007/978-3-658-33357-7","ISBN":"978-3-658-33356-0","language":"de","license":"https://www.springer.com/tdm","publisher":"Springer Fachmedien Wiesbaden","publisher-place":"Wiesbaden","source":"DOI.org (Crossref)","title":"Artikulationen Sexueller Gewalt: Biographien, Diskurse und der Übergang zum Sprechen","title-short":"Artikulationen Sexueller Gewalt","URL":"https://link.springer.com/10.1007/978-3-658-33357-7","author":[{"family":"Pohling","given":"Andrea"}],"accessed":{"date-parts":[["2026",6,11]]},"issued":{"date-parts":[["2021"]]}},"prefix":"vgl."}],"schema":"https://github.com/citation-style-language/schema/raw/master/csl-citation.json"} </w:instrText>
      </w:r>
      <w:r w:rsidR="00E11E9E" w:rsidRPr="007310A7">
        <w:rPr>
          <w:rFonts w:eastAsia="Monospaced" w:cs="Monospaced"/>
          <w:color w:val="000000" w:themeColor="text1"/>
        </w:rPr>
        <w:fldChar w:fldCharType="separate"/>
      </w:r>
      <w:r w:rsidR="00E11E9E" w:rsidRPr="007310A7">
        <w:rPr>
          <w:rFonts w:ascii="Cambria" w:hAnsi="Cambria"/>
          <w:color w:val="000000" w:themeColor="text1"/>
        </w:rPr>
        <w:t xml:space="preserve">(vgl. </w:t>
      </w:r>
      <w:proofErr w:type="spellStart"/>
      <w:r w:rsidR="00E11E9E" w:rsidRPr="007310A7">
        <w:rPr>
          <w:rFonts w:ascii="Cambria" w:hAnsi="Cambria"/>
          <w:color w:val="000000" w:themeColor="text1"/>
        </w:rPr>
        <w:t>Pohling</w:t>
      </w:r>
      <w:proofErr w:type="spellEnd"/>
      <w:r w:rsidR="00E11E9E" w:rsidRPr="007310A7">
        <w:rPr>
          <w:rFonts w:ascii="Cambria" w:hAnsi="Cambria"/>
          <w:color w:val="000000" w:themeColor="text1"/>
        </w:rPr>
        <w:t xml:space="preserve"> 2021)</w:t>
      </w:r>
      <w:r w:rsidR="00E11E9E" w:rsidRPr="007310A7">
        <w:rPr>
          <w:rFonts w:eastAsia="Monospaced" w:cs="Monospaced"/>
          <w:color w:val="000000" w:themeColor="text1"/>
        </w:rPr>
        <w:fldChar w:fldCharType="end"/>
      </w:r>
      <w:r w:rsidR="00631021" w:rsidRPr="007310A7">
        <w:rPr>
          <w:rFonts w:eastAsia="Monospaced" w:cs="Monospaced"/>
          <w:color w:val="000000" w:themeColor="text1"/>
        </w:rPr>
        <w:t xml:space="preserve">. Er kann zwar das Gefühl in einer „Schublade“ zu stecken benennen, jedoch </w:t>
      </w:r>
      <w:r w:rsidR="004E410E" w:rsidRPr="007310A7">
        <w:rPr>
          <w:rFonts w:eastAsia="Monospaced" w:cs="Monospaced"/>
          <w:color w:val="000000" w:themeColor="text1"/>
        </w:rPr>
        <w:t xml:space="preserve">scheinen </w:t>
      </w:r>
      <w:r w:rsidR="00631021" w:rsidRPr="007310A7">
        <w:rPr>
          <w:rFonts w:eastAsia="Monospaced" w:cs="Monospaced"/>
          <w:color w:val="000000" w:themeColor="text1"/>
        </w:rPr>
        <w:t>die Interviews nicht dazu</w:t>
      </w:r>
      <w:r w:rsidR="004E410E" w:rsidRPr="007310A7">
        <w:rPr>
          <w:rFonts w:eastAsia="Monospaced" w:cs="Monospaced"/>
          <w:color w:val="000000" w:themeColor="text1"/>
        </w:rPr>
        <w:t xml:space="preserve"> zu führen</w:t>
      </w:r>
      <w:r w:rsidR="00631021" w:rsidRPr="007310A7">
        <w:rPr>
          <w:rFonts w:eastAsia="Monospaced" w:cs="Monospaced"/>
          <w:color w:val="000000" w:themeColor="text1"/>
        </w:rPr>
        <w:t xml:space="preserve">, diese zu öffnen oder sogar in Frage zu stellen. Dies </w:t>
      </w:r>
      <w:r w:rsidR="004E410E" w:rsidRPr="007310A7">
        <w:rPr>
          <w:rFonts w:eastAsia="Monospaced" w:cs="Monospaced"/>
          <w:color w:val="000000" w:themeColor="text1"/>
        </w:rPr>
        <w:t xml:space="preserve">kann </w:t>
      </w:r>
      <w:r w:rsidR="00631021" w:rsidRPr="007310A7">
        <w:rPr>
          <w:rFonts w:eastAsia="Monospaced" w:cs="Monospaced"/>
          <w:color w:val="000000" w:themeColor="text1"/>
        </w:rPr>
        <w:t xml:space="preserve">auch </w:t>
      </w:r>
      <w:r w:rsidR="004E410E" w:rsidRPr="007310A7">
        <w:rPr>
          <w:rFonts w:eastAsia="Monospaced" w:cs="Monospaced"/>
          <w:color w:val="000000" w:themeColor="text1"/>
        </w:rPr>
        <w:t xml:space="preserve">im Kontext des </w:t>
      </w:r>
      <w:r w:rsidR="00631021" w:rsidRPr="007310A7">
        <w:rPr>
          <w:rFonts w:eastAsia="Monospaced" w:cs="Monospaced"/>
          <w:color w:val="000000" w:themeColor="text1"/>
        </w:rPr>
        <w:t>medizinischen Rahmen</w:t>
      </w:r>
      <w:r w:rsidR="004E410E" w:rsidRPr="007310A7">
        <w:rPr>
          <w:rFonts w:eastAsia="Monospaced" w:cs="Monospaced"/>
          <w:color w:val="000000" w:themeColor="text1"/>
        </w:rPr>
        <w:t>s</w:t>
      </w:r>
      <w:r w:rsidR="00631021" w:rsidRPr="007310A7">
        <w:rPr>
          <w:rFonts w:eastAsia="Monospaced" w:cs="Monospaced"/>
          <w:color w:val="000000" w:themeColor="text1"/>
        </w:rPr>
        <w:t xml:space="preserve"> der Studien</w:t>
      </w:r>
      <w:r w:rsidR="004E410E" w:rsidRPr="007310A7">
        <w:rPr>
          <w:rFonts w:eastAsia="Monospaced" w:cs="Monospaced"/>
          <w:color w:val="000000" w:themeColor="text1"/>
        </w:rPr>
        <w:t xml:space="preserve"> verstanden werden</w:t>
      </w:r>
      <w:r w:rsidR="00631021" w:rsidRPr="007310A7">
        <w:rPr>
          <w:rFonts w:eastAsia="Monospaced" w:cs="Monospaced"/>
          <w:color w:val="000000" w:themeColor="text1"/>
        </w:rPr>
        <w:t xml:space="preserve">, der konstitutiv für Alex‘ </w:t>
      </w:r>
      <w:r w:rsidR="004E410E" w:rsidRPr="007310A7">
        <w:rPr>
          <w:rFonts w:eastAsia="Monospaced" w:cs="Monospaced"/>
          <w:color w:val="000000" w:themeColor="text1"/>
        </w:rPr>
        <w:t>Medikalisierungs-, Grenzverletzungs</w:t>
      </w:r>
      <w:r w:rsidR="00631021" w:rsidRPr="007310A7">
        <w:rPr>
          <w:rFonts w:eastAsia="Monospaced" w:cs="Monospaced"/>
          <w:color w:val="000000" w:themeColor="text1"/>
        </w:rPr>
        <w:t>erfahrungen</w:t>
      </w:r>
      <w:r w:rsidR="004E410E" w:rsidRPr="007310A7">
        <w:rPr>
          <w:rFonts w:eastAsia="Monospaced" w:cs="Monospaced"/>
          <w:color w:val="000000" w:themeColor="text1"/>
        </w:rPr>
        <w:t xml:space="preserve"> und </w:t>
      </w:r>
      <w:r w:rsidR="00F05CB4">
        <w:rPr>
          <w:rFonts w:eastAsia="Monospaced" w:cs="Monospaced"/>
          <w:color w:val="000000" w:themeColor="text1"/>
        </w:rPr>
        <w:t>Objekt</w:t>
      </w:r>
      <w:r w:rsidR="004E410E" w:rsidRPr="007310A7">
        <w:rPr>
          <w:rFonts w:eastAsia="Monospaced" w:cs="Monospaced"/>
          <w:color w:val="000000" w:themeColor="text1"/>
        </w:rPr>
        <w:t>ivierungs-Erfahrungen</w:t>
      </w:r>
      <w:r w:rsidR="00631021" w:rsidRPr="007310A7">
        <w:rPr>
          <w:rFonts w:eastAsia="Monospaced" w:cs="Monospaced"/>
          <w:color w:val="000000" w:themeColor="text1"/>
        </w:rPr>
        <w:t xml:space="preserve"> ist. Hier ist davon auszugehen, dass er die Teilnahme an den Interviews mit mir ähnlich</w:t>
      </w:r>
      <w:r w:rsidR="004E410E" w:rsidRPr="007310A7">
        <w:rPr>
          <w:rFonts w:eastAsia="Monospaced" w:cs="Monospaced"/>
          <w:color w:val="000000" w:themeColor="text1"/>
        </w:rPr>
        <w:t xml:space="preserve"> erlebt</w:t>
      </w:r>
      <w:r w:rsidR="00631021" w:rsidRPr="007310A7">
        <w:rPr>
          <w:rFonts w:eastAsia="Monospaced" w:cs="Monospaced"/>
          <w:color w:val="000000" w:themeColor="text1"/>
        </w:rPr>
        <w:t xml:space="preserve">. Letzteres wird auch in Sequenzen deutlich, in denen Alex über die </w:t>
      </w:r>
      <w:r w:rsidR="004E410E" w:rsidRPr="007310A7">
        <w:rPr>
          <w:rFonts w:eastAsia="Monospaced" w:cs="Monospaced"/>
          <w:color w:val="000000" w:themeColor="text1"/>
        </w:rPr>
        <w:t xml:space="preserve">medizinnahe </w:t>
      </w:r>
      <w:r w:rsidR="00631021" w:rsidRPr="007310A7">
        <w:rPr>
          <w:rFonts w:eastAsia="Monospaced" w:cs="Monospaced"/>
          <w:color w:val="000000" w:themeColor="text1"/>
        </w:rPr>
        <w:t xml:space="preserve">Aufklärungsveranstaltung </w:t>
      </w:r>
      <w:proofErr w:type="spellStart"/>
      <w:r w:rsidR="00631021" w:rsidRPr="007310A7">
        <w:rPr>
          <w:rFonts w:eastAsia="Monospaced" w:cs="Monospaced"/>
          <w:i/>
          <w:iCs/>
          <w:color w:val="000000" w:themeColor="text1"/>
        </w:rPr>
        <w:t>Empower</w:t>
      </w:r>
      <w:proofErr w:type="spellEnd"/>
      <w:r w:rsidR="00631021" w:rsidRPr="007310A7">
        <w:rPr>
          <w:rFonts w:eastAsia="Monospaced" w:cs="Monospaced"/>
          <w:i/>
          <w:iCs/>
          <w:color w:val="000000" w:themeColor="text1"/>
        </w:rPr>
        <w:t xml:space="preserve"> DSD</w:t>
      </w:r>
      <w:r w:rsidR="00631021" w:rsidRPr="007310A7">
        <w:rPr>
          <w:rFonts w:eastAsia="Monospaced" w:cs="Monospaced"/>
          <w:color w:val="000000" w:themeColor="text1"/>
        </w:rPr>
        <w:t xml:space="preserve"> spricht</w:t>
      </w:r>
      <w:r w:rsidR="004E410E" w:rsidRPr="007310A7">
        <w:rPr>
          <w:rFonts w:eastAsia="Monospaced" w:cs="Monospaced"/>
          <w:color w:val="000000" w:themeColor="text1"/>
        </w:rPr>
        <w:t xml:space="preserve"> (siehe auch 6.2.2)</w:t>
      </w:r>
      <w:r w:rsidR="00631021" w:rsidRPr="007310A7">
        <w:rPr>
          <w:rFonts w:eastAsia="Monospaced" w:cs="Monospaced"/>
          <w:color w:val="000000" w:themeColor="text1"/>
        </w:rPr>
        <w:t xml:space="preserve">, die er an einer Universitätsklinik mit Schwerpunkt </w:t>
      </w:r>
      <w:r w:rsidR="00631021" w:rsidRPr="007310A7">
        <w:rPr>
          <w:rFonts w:eastAsia="Monospaced" w:cs="Monospaced"/>
          <w:i/>
          <w:iCs/>
          <w:color w:val="000000" w:themeColor="text1"/>
        </w:rPr>
        <w:t>Varianten der Geschlechtsentwicklung</w:t>
      </w:r>
      <w:r w:rsidR="00631021" w:rsidRPr="007310A7">
        <w:rPr>
          <w:rFonts w:eastAsia="Monospaced" w:cs="Monospaced"/>
          <w:color w:val="000000" w:themeColor="text1"/>
        </w:rPr>
        <w:t xml:space="preserve"> besucht. Alex bekommt die Studienteilnahme zunächst von einer Klinikpsychologin vorgeschlagen und nimmt den Vorschlag auch auf Empfehlung seines ambulanten Psychologen an. Er berichtet dazu:</w:t>
      </w:r>
    </w:p>
    <w:p w14:paraId="37F52E26" w14:textId="6E35EF54" w:rsidR="00631021" w:rsidRPr="007310A7" w:rsidRDefault="00631021" w:rsidP="00C82702">
      <w:pPr>
        <w:spacing w:before="240" w:after="240" w:line="360" w:lineRule="auto"/>
        <w:ind w:left="567" w:right="509"/>
        <w:jc w:val="both"/>
        <w:rPr>
          <w:rFonts w:eastAsia="Monospaced" w:cs="Monospaced"/>
          <w:color w:val="000000" w:themeColor="text1"/>
          <w:sz w:val="22"/>
          <w:szCs w:val="22"/>
        </w:rPr>
      </w:pPr>
      <w:r w:rsidRPr="007310A7">
        <w:rPr>
          <w:rFonts w:eastAsia="Monospaced" w:cs="Monospaced"/>
          <w:color w:val="000000" w:themeColor="text1"/>
          <w:sz w:val="22"/>
          <w:szCs w:val="22"/>
        </w:rPr>
        <w:t xml:space="preserve">„bei dieser </w:t>
      </w:r>
      <w:proofErr w:type="spellStart"/>
      <w:r w:rsidRPr="007310A7">
        <w:rPr>
          <w:rFonts w:eastAsia="Monospaced" w:cs="Monospaced"/>
          <w:b/>
          <w:color w:val="000000" w:themeColor="text1"/>
          <w:sz w:val="22"/>
          <w:szCs w:val="22"/>
        </w:rPr>
        <w:t>ei:nen</w:t>
      </w:r>
      <w:proofErr w:type="spellEnd"/>
      <w:r w:rsidRPr="007310A7">
        <w:rPr>
          <w:rFonts w:eastAsia="Monospaced" w:cs="Monospaced"/>
          <w:b/>
          <w:color w:val="000000" w:themeColor="text1"/>
          <w:sz w:val="22"/>
          <w:szCs w:val="22"/>
        </w:rPr>
        <w:t xml:space="preserve"> </w:t>
      </w:r>
      <w:proofErr w:type="spellStart"/>
      <w:r w:rsidRPr="007310A7">
        <w:rPr>
          <w:rFonts w:eastAsia="Monospaced" w:cs="Monospaced"/>
          <w:b/>
          <w:color w:val="000000" w:themeColor="text1"/>
          <w:sz w:val="22"/>
          <w:szCs w:val="22"/>
        </w:rPr>
        <w:t>Stu:die</w:t>
      </w:r>
      <w:proofErr w:type="spellEnd"/>
      <w:r w:rsidRPr="007310A7">
        <w:rPr>
          <w:rFonts w:eastAsia="Monospaced" w:cs="Monospaced"/>
          <w:color w:val="000000" w:themeColor="text1"/>
          <w:sz w:val="22"/>
          <w:szCs w:val="22"/>
        </w:rPr>
        <w:t xml:space="preserve"> da, wo ich die </w:t>
      </w:r>
      <w:proofErr w:type="spellStart"/>
      <w:r w:rsidRPr="007310A7">
        <w:rPr>
          <w:rFonts w:eastAsia="Monospaced" w:cs="Monospaced"/>
          <w:color w:val="000000" w:themeColor="text1"/>
          <w:sz w:val="22"/>
          <w:szCs w:val="22"/>
        </w:rPr>
        <w:t>zwe:i</w:t>
      </w:r>
      <w:proofErr w:type="spellEnd"/>
      <w:r w:rsidRPr="007310A7">
        <w:rPr>
          <w:rFonts w:eastAsia="Monospaced" w:cs="Monospaced"/>
          <w:color w:val="000000" w:themeColor="text1"/>
          <w:sz w:val="22"/>
          <w:szCs w:val="22"/>
        </w:rPr>
        <w:t xml:space="preserve"> (1) </w:t>
      </w:r>
      <w:proofErr w:type="spellStart"/>
      <w:r w:rsidRPr="007310A7">
        <w:rPr>
          <w:rFonts w:eastAsia="Monospaced" w:cs="Monospaced"/>
          <w:b/>
          <w:color w:val="000000" w:themeColor="text1"/>
          <w:sz w:val="22"/>
          <w:szCs w:val="22"/>
        </w:rPr>
        <w:t>Steckbri:efe</w:t>
      </w:r>
      <w:proofErr w:type="spellEnd"/>
      <w:r w:rsidRPr="007310A7">
        <w:rPr>
          <w:rFonts w:eastAsia="Monospaced" w:cs="Monospaced"/>
          <w:color w:val="000000" w:themeColor="text1"/>
          <w:sz w:val="22"/>
          <w:szCs w:val="22"/>
        </w:rPr>
        <w:t xml:space="preserve"> bekommen hab mit </w:t>
      </w:r>
      <w:proofErr w:type="spellStart"/>
      <w:r w:rsidRPr="007310A7">
        <w:rPr>
          <w:rFonts w:eastAsia="Monospaced" w:cs="Monospaced"/>
          <w:color w:val="000000" w:themeColor="text1"/>
          <w:sz w:val="22"/>
          <w:szCs w:val="22"/>
        </w:rPr>
        <w:t>de:r</w:t>
      </w:r>
      <w:proofErr w:type="spellEnd"/>
      <w:r w:rsidRPr="007310A7">
        <w:rPr>
          <w:rFonts w:eastAsia="Monospaced" w:cs="Monospaced"/>
          <w:color w:val="000000" w:themeColor="text1"/>
          <w:sz w:val="22"/>
          <w:szCs w:val="22"/>
        </w:rPr>
        <w:t xml:space="preserve">, </w:t>
      </w:r>
      <w:proofErr w:type="spellStart"/>
      <w:r w:rsidRPr="007310A7">
        <w:rPr>
          <w:rFonts w:eastAsia="Monospaced" w:cs="Monospaced"/>
          <w:b/>
          <w:color w:val="000000" w:themeColor="text1"/>
          <w:sz w:val="22"/>
          <w:szCs w:val="22"/>
        </w:rPr>
        <w:t>Ty:pen</w:t>
      </w:r>
      <w:proofErr w:type="spellEnd"/>
      <w:r w:rsidRPr="007310A7">
        <w:rPr>
          <w:rFonts w:eastAsia="Monospaced" w:cs="Monospaced"/>
          <w:color w:val="000000" w:themeColor="text1"/>
          <w:sz w:val="22"/>
          <w:szCs w:val="22"/>
        </w:rPr>
        <w:t xml:space="preserve"> Variante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xml:space="preserve">// ja ((atmet aus)) da hab ich einfach </w:t>
      </w:r>
      <w:proofErr w:type="spellStart"/>
      <w:r w:rsidRPr="007310A7">
        <w:rPr>
          <w:rFonts w:eastAsia="Monospaced" w:cs="Monospaced"/>
          <w:b/>
          <w:color w:val="000000" w:themeColor="text1"/>
          <w:sz w:val="22"/>
          <w:szCs w:val="22"/>
        </w:rPr>
        <w:t>be:ide</w:t>
      </w:r>
      <w:proofErr w:type="spellEnd"/>
      <w:r w:rsidRPr="007310A7">
        <w:rPr>
          <w:rFonts w:eastAsia="Monospaced" w:cs="Monospaced"/>
          <w:color w:val="000000" w:themeColor="text1"/>
          <w:sz w:val="22"/>
          <w:szCs w:val="22"/>
        </w:rPr>
        <w:t xml:space="preserve"> bekommen ((spricht schneller)) und darauf </w:t>
      </w:r>
      <w:proofErr w:type="spellStart"/>
      <w:r w:rsidRPr="007310A7">
        <w:rPr>
          <w:rFonts w:eastAsia="Monospaced" w:cs="Monospaced"/>
          <w:color w:val="000000" w:themeColor="text1"/>
          <w:sz w:val="22"/>
          <w:szCs w:val="22"/>
        </w:rPr>
        <w:t>wurd</w:t>
      </w:r>
      <w:proofErr w:type="spellEnd"/>
      <w:r w:rsidRPr="007310A7">
        <w:rPr>
          <w:rFonts w:eastAsia="Monospaced" w:cs="Monospaced"/>
          <w:color w:val="000000" w:themeColor="text1"/>
          <w:sz w:val="22"/>
          <w:szCs w:val="22"/>
        </w:rPr>
        <w:t xml:space="preserve"> mir eh schon wieder </w:t>
      </w:r>
      <w:r w:rsidRPr="007310A7">
        <w:rPr>
          <w:rFonts w:eastAsia="Monospaced" w:cs="Monospaced"/>
          <w:b/>
          <w:color w:val="000000" w:themeColor="text1"/>
          <w:sz w:val="22"/>
          <w:szCs w:val="22"/>
        </w:rPr>
        <w:lastRenderedPageBreak/>
        <w:t>klar</w:t>
      </w:r>
      <w:r w:rsidRPr="007310A7">
        <w:rPr>
          <w:rFonts w:eastAsia="Monospaced" w:cs="Monospaced"/>
          <w:color w:val="000000" w:themeColor="text1"/>
          <w:sz w:val="22"/>
          <w:szCs w:val="22"/>
        </w:rPr>
        <w:t xml:space="preserve"> man kann-, das </w:t>
      </w:r>
      <w:r w:rsidRPr="007310A7">
        <w:rPr>
          <w:rFonts w:eastAsia="Monospaced" w:cs="Monospaced"/>
          <w:b/>
          <w:color w:val="000000" w:themeColor="text1"/>
          <w:sz w:val="22"/>
          <w:szCs w:val="22"/>
        </w:rPr>
        <w:t xml:space="preserve">kann ja </w:t>
      </w:r>
      <w:proofErr w:type="spellStart"/>
      <w:r w:rsidRPr="007310A7">
        <w:rPr>
          <w:rFonts w:eastAsia="Monospaced" w:cs="Monospaced"/>
          <w:b/>
          <w:color w:val="000000" w:themeColor="text1"/>
          <w:sz w:val="22"/>
          <w:szCs w:val="22"/>
        </w:rPr>
        <w:t>ned</w:t>
      </w:r>
      <w:proofErr w:type="spellEnd"/>
      <w:r w:rsidRPr="007310A7">
        <w:rPr>
          <w:rFonts w:eastAsia="Monospaced" w:cs="Monospaced"/>
          <w:b/>
          <w:color w:val="000000" w:themeColor="text1"/>
          <w:sz w:val="22"/>
          <w:szCs w:val="22"/>
        </w:rPr>
        <w:t xml:space="preserve"> gut </w:t>
      </w:r>
      <w:r w:rsidRPr="007310A7">
        <w:rPr>
          <w:rFonts w:eastAsia="Monospaced" w:cs="Monospaced"/>
          <w:color w:val="000000" w:themeColor="text1"/>
          <w:sz w:val="22"/>
          <w:szCs w:val="22"/>
        </w:rPr>
        <w:t>werden //</w:t>
      </w:r>
      <w:proofErr w:type="spellStart"/>
      <w:r w:rsidRPr="007310A7">
        <w:rPr>
          <w:rFonts w:eastAsia="Monospaced" w:cs="Monospaced"/>
          <w:color w:val="000000" w:themeColor="text1"/>
          <w:sz w:val="22"/>
          <w:szCs w:val="22"/>
        </w:rPr>
        <w:t>mhh</w:t>
      </w:r>
      <w:proofErr w:type="spellEnd"/>
      <w:r w:rsidRPr="007310A7">
        <w:rPr>
          <w:rFonts w:eastAsia="Monospaced" w:cs="Monospaced"/>
          <w:color w:val="000000" w:themeColor="text1"/>
          <w:sz w:val="22"/>
          <w:szCs w:val="22"/>
        </w:rPr>
        <w:t xml:space="preserve">// ((lacht)) man versteht halt </w:t>
      </w:r>
      <w:proofErr w:type="spellStart"/>
      <w:r w:rsidRPr="007310A7">
        <w:rPr>
          <w:rFonts w:eastAsia="Monospaced" w:cs="Monospaced"/>
          <w:b/>
          <w:color w:val="000000" w:themeColor="text1"/>
          <w:sz w:val="22"/>
          <w:szCs w:val="22"/>
        </w:rPr>
        <w:t>se:lber</w:t>
      </w:r>
      <w:proofErr w:type="spellEnd"/>
      <w:r w:rsidRPr="007310A7">
        <w:rPr>
          <w:rFonts w:eastAsia="Monospaced" w:cs="Monospaced"/>
          <w:color w:val="000000" w:themeColor="text1"/>
          <w:sz w:val="22"/>
          <w:szCs w:val="22"/>
        </w:rPr>
        <w:t xml:space="preserve"> nicht was man hat weil=s die </w:t>
      </w:r>
      <w:r w:rsidRPr="007310A7">
        <w:rPr>
          <w:rFonts w:eastAsia="Monospaced" w:cs="Monospaced"/>
          <w:b/>
          <w:color w:val="000000" w:themeColor="text1"/>
          <w:sz w:val="22"/>
          <w:szCs w:val="22"/>
        </w:rPr>
        <w:t>Ärzte</w:t>
      </w:r>
      <w:r w:rsidRPr="007310A7">
        <w:rPr>
          <w:rFonts w:eastAsia="Monospaced" w:cs="Monospaced"/>
          <w:color w:val="000000" w:themeColor="text1"/>
          <w:sz w:val="22"/>
          <w:szCs w:val="22"/>
        </w:rPr>
        <w:t xml:space="preserve"> </w:t>
      </w:r>
      <w:r w:rsidRPr="007310A7">
        <w:rPr>
          <w:rFonts w:eastAsia="Monospaced" w:cs="Monospaced"/>
          <w:b/>
          <w:color w:val="000000" w:themeColor="text1"/>
          <w:sz w:val="22"/>
          <w:szCs w:val="22"/>
        </w:rPr>
        <w:t xml:space="preserve">wahrscheinlich auch nicht wissen </w:t>
      </w:r>
      <w:r w:rsidRPr="007310A7">
        <w:rPr>
          <w:rFonts w:eastAsia="Monospaced" w:cs="Monospaced"/>
          <w:color w:val="000000" w:themeColor="text1"/>
          <w:sz w:val="22"/>
          <w:szCs w:val="22"/>
        </w:rPr>
        <w:t>((lacht))</w:t>
      </w:r>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 xml:space="preserve">(5) weil von dem was der </w:t>
      </w:r>
      <w:r w:rsidRPr="007310A7">
        <w:rPr>
          <w:rFonts w:eastAsia="Monospaced" w:cs="Monospaced"/>
          <w:b/>
          <w:color w:val="000000" w:themeColor="text1"/>
          <w:sz w:val="22"/>
          <w:szCs w:val="22"/>
        </w:rPr>
        <w:t xml:space="preserve">Dr. </w:t>
      </w:r>
      <w:r w:rsidR="004E410E" w:rsidRPr="007310A7">
        <w:rPr>
          <w:rFonts w:eastAsia="Monospaced" w:cs="Monospaced"/>
          <w:b/>
          <w:color w:val="000000" w:themeColor="text1"/>
          <w:sz w:val="22"/>
          <w:szCs w:val="22"/>
        </w:rPr>
        <w:t>Schmidt</w:t>
      </w:r>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 xml:space="preserve">gesagt hat ist </w:t>
      </w:r>
      <w:proofErr w:type="spellStart"/>
      <w:r w:rsidRPr="007310A7">
        <w:rPr>
          <w:rFonts w:eastAsia="Monospaced" w:cs="Monospaced"/>
          <w:color w:val="000000" w:themeColor="text1"/>
          <w:sz w:val="22"/>
          <w:szCs w:val="22"/>
        </w:rPr>
        <w:t>di:ese</w:t>
      </w:r>
      <w:proofErr w:type="spellEnd"/>
      <w:r w:rsidRPr="007310A7">
        <w:rPr>
          <w:rFonts w:eastAsia="Monospaced" w:cs="Monospaced"/>
          <w:color w:val="000000" w:themeColor="text1"/>
          <w:sz w:val="22"/>
          <w:szCs w:val="22"/>
        </w:rPr>
        <w:t xml:space="preserve"> </w:t>
      </w:r>
      <w:proofErr w:type="spellStart"/>
      <w:r w:rsidRPr="007310A7">
        <w:rPr>
          <w:rFonts w:eastAsia="Monospaced" w:cs="Monospaced"/>
          <w:b/>
          <w:color w:val="000000" w:themeColor="text1"/>
          <w:sz w:val="22"/>
          <w:szCs w:val="22"/>
        </w:rPr>
        <w:t>Varia:nte</w:t>
      </w:r>
      <w:proofErr w:type="spellEnd"/>
      <w:r w:rsidRPr="007310A7">
        <w:rPr>
          <w:rFonts w:eastAsia="Monospaced" w:cs="Monospaced"/>
          <w:color w:val="000000" w:themeColor="text1"/>
          <w:sz w:val="22"/>
          <w:szCs w:val="22"/>
        </w:rPr>
        <w:t xml:space="preserve"> (1) die ich hab, eigentlich nahezu </w:t>
      </w:r>
      <w:r w:rsidRPr="007310A7">
        <w:rPr>
          <w:rFonts w:eastAsia="Monospaced" w:cs="Monospaced"/>
          <w:b/>
          <w:color w:val="000000" w:themeColor="text1"/>
          <w:sz w:val="22"/>
          <w:szCs w:val="22"/>
        </w:rPr>
        <w:t>einzig, artig</w:t>
      </w:r>
      <w:r w:rsidRPr="007310A7">
        <w:rPr>
          <w:rFonts w:eastAsia="Monospaced" w:cs="Monospaced"/>
          <w:color w:val="000000" w:themeColor="text1"/>
          <w:sz w:val="22"/>
          <w:szCs w:val="22"/>
        </w:rPr>
        <w:t xml:space="preserve"> (2) gibt vielleicht </w:t>
      </w:r>
      <w:proofErr w:type="spellStart"/>
      <w:r w:rsidRPr="007310A7">
        <w:rPr>
          <w:rFonts w:eastAsia="Monospaced" w:cs="Monospaced"/>
          <w:b/>
          <w:color w:val="000000" w:themeColor="text1"/>
          <w:sz w:val="22"/>
          <w:szCs w:val="22"/>
        </w:rPr>
        <w:t>ei:</w:t>
      </w:r>
      <w:r w:rsidRPr="007310A7">
        <w:rPr>
          <w:rFonts w:eastAsia="Monospaced" w:cs="Monospaced"/>
          <w:color w:val="000000" w:themeColor="text1"/>
          <w:sz w:val="22"/>
          <w:szCs w:val="22"/>
        </w:rPr>
        <w:t>n</w:t>
      </w:r>
      <w:proofErr w:type="spellEnd"/>
      <w:r w:rsidRPr="007310A7">
        <w:rPr>
          <w:rFonts w:eastAsia="Monospaced" w:cs="Monospaced"/>
          <w:color w:val="000000" w:themeColor="text1"/>
          <w:sz w:val="22"/>
          <w:szCs w:val="22"/>
        </w:rPr>
        <w:t xml:space="preserve"> (1) </w:t>
      </w:r>
      <w:proofErr w:type="spellStart"/>
      <w:r w:rsidRPr="007310A7">
        <w:rPr>
          <w:rFonts w:eastAsia="Monospaced" w:cs="Monospaced"/>
          <w:color w:val="000000" w:themeColor="text1"/>
          <w:sz w:val="22"/>
          <w:szCs w:val="22"/>
        </w:rPr>
        <w:t>beka:nnten</w:t>
      </w:r>
      <w:proofErr w:type="spellEnd"/>
      <w:r w:rsidRPr="007310A7">
        <w:rPr>
          <w:rFonts w:eastAsia="Monospaced" w:cs="Monospaced"/>
          <w:color w:val="000000" w:themeColor="text1"/>
          <w:sz w:val="22"/>
          <w:szCs w:val="22"/>
        </w:rPr>
        <w:t xml:space="preserve"> (1) vielleicht noch zwei drei andere auf der </w:t>
      </w:r>
      <w:r w:rsidRPr="007310A7">
        <w:rPr>
          <w:rFonts w:eastAsia="Monospaced" w:cs="Monospaced"/>
          <w:b/>
          <w:color w:val="000000" w:themeColor="text1"/>
          <w:sz w:val="22"/>
          <w:szCs w:val="22"/>
        </w:rPr>
        <w:t>Welt</w:t>
      </w:r>
      <w:r w:rsidRPr="007310A7">
        <w:rPr>
          <w:rFonts w:eastAsia="Monospaced" w:cs="Monospaced"/>
          <w:color w:val="000000" w:themeColor="text1"/>
          <w:sz w:val="22"/>
          <w:szCs w:val="22"/>
        </w:rPr>
        <w:t xml:space="preserve"> (1) die so was, </w:t>
      </w:r>
      <w:r w:rsidRPr="007310A7">
        <w:rPr>
          <w:rFonts w:eastAsia="Monospaced" w:cs="Monospaced"/>
          <w:b/>
          <w:color w:val="000000" w:themeColor="text1"/>
          <w:sz w:val="22"/>
          <w:szCs w:val="22"/>
        </w:rPr>
        <w:t>Ä:hnliches</w:t>
      </w:r>
      <w:r w:rsidRPr="007310A7">
        <w:rPr>
          <w:rFonts w:eastAsia="Monospaced" w:cs="Monospaced"/>
          <w:color w:val="000000" w:themeColor="text1"/>
          <w:sz w:val="22"/>
          <w:szCs w:val="22"/>
        </w:rPr>
        <w:t xml:space="preserve"> oder das </w:t>
      </w:r>
      <w:proofErr w:type="spellStart"/>
      <w:r w:rsidRPr="007310A7">
        <w:rPr>
          <w:rFonts w:eastAsia="Monospaced" w:cs="Monospaced"/>
          <w:color w:val="000000" w:themeColor="text1"/>
          <w:sz w:val="22"/>
          <w:szCs w:val="22"/>
        </w:rPr>
        <w:t>Gle:iche</w:t>
      </w:r>
      <w:proofErr w:type="spellEnd"/>
      <w:r w:rsidRPr="007310A7">
        <w:rPr>
          <w:rFonts w:eastAsia="Monospaced" w:cs="Monospaced"/>
          <w:color w:val="000000" w:themeColor="text1"/>
          <w:sz w:val="22"/>
          <w:szCs w:val="22"/>
        </w:rPr>
        <w:t xml:space="preserve"> haben das=weiß=ich=nicht, //</w:t>
      </w:r>
      <w:proofErr w:type="spellStart"/>
      <w:r w:rsidRPr="007310A7">
        <w:rPr>
          <w:rFonts w:eastAsia="Monospaced" w:cs="Monospaced"/>
          <w:color w:val="000000" w:themeColor="text1"/>
          <w:sz w:val="22"/>
          <w:szCs w:val="22"/>
        </w:rPr>
        <w:t>mhmh</w:t>
      </w:r>
      <w:proofErr w:type="spellEnd"/>
      <w:r w:rsidRPr="007310A7">
        <w:rPr>
          <w:rFonts w:eastAsia="Monospaced" w:cs="Monospaced"/>
          <w:color w:val="000000" w:themeColor="text1"/>
          <w:sz w:val="22"/>
          <w:szCs w:val="22"/>
        </w:rPr>
        <w:t>// aber ich mein der Dr.</w:t>
      </w:r>
      <w:r w:rsidR="004E410E" w:rsidRPr="007310A7">
        <w:rPr>
          <w:rFonts w:eastAsia="Monospaced" w:cs="Monospaced"/>
          <w:color w:val="000000" w:themeColor="text1"/>
          <w:sz w:val="22"/>
          <w:szCs w:val="22"/>
        </w:rPr>
        <w:t xml:space="preserve"> Schmidt </w:t>
      </w:r>
      <w:r w:rsidRPr="007310A7">
        <w:rPr>
          <w:rFonts w:eastAsia="Monospaced" w:cs="Monospaced"/>
          <w:color w:val="000000" w:themeColor="text1"/>
          <w:sz w:val="22"/>
          <w:szCs w:val="22"/>
        </w:rPr>
        <w:t xml:space="preserve"> hat nur einen </w:t>
      </w:r>
      <w:r w:rsidRPr="007310A7">
        <w:rPr>
          <w:rFonts w:eastAsia="Monospaced" w:cs="Monospaced"/>
          <w:b/>
          <w:color w:val="000000" w:themeColor="text1"/>
          <w:sz w:val="22"/>
          <w:szCs w:val="22"/>
        </w:rPr>
        <w:t>Einzigen</w:t>
      </w:r>
      <w:r w:rsidRPr="007310A7">
        <w:rPr>
          <w:rFonts w:eastAsia="Monospaced" w:cs="Monospaced"/>
          <w:color w:val="000000" w:themeColor="text1"/>
          <w:sz w:val="22"/>
          <w:szCs w:val="22"/>
        </w:rPr>
        <w:t xml:space="preserve"> gefunden der in etwa, </w:t>
      </w:r>
      <w:r w:rsidRPr="007310A7">
        <w:rPr>
          <w:rFonts w:eastAsia="Monospaced" w:cs="Monospaced"/>
          <w:b/>
          <w:color w:val="000000" w:themeColor="text1"/>
          <w:sz w:val="22"/>
          <w:szCs w:val="22"/>
        </w:rPr>
        <w:t>hin kommt</w:t>
      </w:r>
      <w:r w:rsidRPr="007310A7">
        <w:rPr>
          <w:rFonts w:eastAsia="Monospaced" w:cs="Monospaced"/>
          <w:color w:val="000000" w:themeColor="text1"/>
          <w:sz w:val="22"/>
          <w:szCs w:val="22"/>
        </w:rPr>
        <w:t xml:space="preserve"> (3) weil </w:t>
      </w:r>
      <w:proofErr w:type="spellStart"/>
      <w:r w:rsidRPr="007310A7">
        <w:rPr>
          <w:rFonts w:eastAsia="Monospaced" w:cs="Monospaced"/>
          <w:color w:val="000000" w:themeColor="text1"/>
          <w:sz w:val="22"/>
          <w:szCs w:val="22"/>
        </w:rPr>
        <w:t>des</w:t>
      </w:r>
      <w:proofErr w:type="spellEnd"/>
      <w:r w:rsidRPr="007310A7">
        <w:rPr>
          <w:rFonts w:eastAsia="Monospaced" w:cs="Monospaced"/>
          <w:color w:val="000000" w:themeColor="text1"/>
          <w:sz w:val="22"/>
          <w:szCs w:val="22"/>
        </w:rPr>
        <w:t xml:space="preserve"> macht=s ja </w:t>
      </w:r>
      <w:r w:rsidRPr="007310A7">
        <w:rPr>
          <w:rFonts w:eastAsia="Monospaced" w:cs="Monospaced"/>
          <w:b/>
          <w:color w:val="000000" w:themeColor="text1"/>
          <w:sz w:val="22"/>
          <w:szCs w:val="22"/>
        </w:rPr>
        <w:t>noch=mal deutlich komplizierter</w:t>
      </w:r>
      <w:r w:rsidRPr="007310A7">
        <w:rPr>
          <w:rFonts w:eastAsia="Monospaced" w:cs="Monospaced"/>
          <w:color w:val="000000" w:themeColor="text1"/>
          <w:sz w:val="22"/>
          <w:szCs w:val="22"/>
        </w:rPr>
        <w:t xml:space="preserve"> auch für die </w:t>
      </w:r>
      <w:r w:rsidRPr="007310A7">
        <w:rPr>
          <w:rFonts w:eastAsia="Monospaced" w:cs="Monospaced"/>
          <w:b/>
          <w:color w:val="000000" w:themeColor="text1"/>
          <w:sz w:val="22"/>
          <w:szCs w:val="22"/>
        </w:rPr>
        <w:t>Ärzte</w:t>
      </w:r>
      <w:r w:rsidRPr="007310A7">
        <w:rPr>
          <w:rFonts w:eastAsia="Monospaced" w:cs="Monospaced"/>
          <w:color w:val="000000" w:themeColor="text1"/>
          <w:sz w:val="22"/>
          <w:szCs w:val="22"/>
        </w:rPr>
        <w:t>“</w:t>
      </w:r>
    </w:p>
    <w:p w14:paraId="76C45F8F" w14:textId="77777777" w:rsidR="00631021" w:rsidRPr="007310A7" w:rsidRDefault="00631021" w:rsidP="004A70F0">
      <w:pPr>
        <w:spacing w:line="360" w:lineRule="auto"/>
        <w:jc w:val="both"/>
        <w:rPr>
          <w:rFonts w:eastAsia="Monospaced" w:cs="Monospaced"/>
          <w:color w:val="000000" w:themeColor="text1"/>
        </w:rPr>
      </w:pPr>
      <w:r w:rsidRPr="007310A7">
        <w:rPr>
          <w:rFonts w:eastAsia="Monospaced" w:cs="Monospaced"/>
          <w:color w:val="000000" w:themeColor="text1"/>
        </w:rPr>
        <w:t>Mit den zwei Steckbriefen bezieht sich Alex auf die zwei intergeschlechtlichen Diagnosen, die er bei dem Treffen erhalten hat. Dazu erklärt er:</w:t>
      </w:r>
    </w:p>
    <w:p w14:paraId="2B2C5A18" w14:textId="06FE2075" w:rsidR="00631021" w:rsidRPr="007310A7" w:rsidRDefault="00631021" w:rsidP="00F0734B">
      <w:pPr>
        <w:spacing w:before="240" w:after="240" w:line="360" w:lineRule="auto"/>
        <w:ind w:left="567" w:right="509"/>
        <w:jc w:val="both"/>
        <w:rPr>
          <w:rFonts w:eastAsia="Monospaced" w:cs="Monospaced"/>
          <w:color w:val="000000" w:themeColor="text1"/>
          <w:sz w:val="22"/>
          <w:szCs w:val="22"/>
        </w:rPr>
      </w:pPr>
      <w:r w:rsidRPr="007310A7">
        <w:rPr>
          <w:rFonts w:eastAsia="Monospaced" w:cs="Monospaced"/>
          <w:color w:val="000000" w:themeColor="text1"/>
          <w:sz w:val="22"/>
          <w:szCs w:val="22"/>
        </w:rPr>
        <w:t xml:space="preserve">„äh ((atmet aus)) es waren ja zwei </w:t>
      </w:r>
      <w:r w:rsidRPr="007310A7">
        <w:rPr>
          <w:rFonts w:eastAsia="Monospaced" w:cs="Monospaced"/>
          <w:b/>
          <w:color w:val="000000" w:themeColor="text1"/>
          <w:sz w:val="22"/>
          <w:szCs w:val="22"/>
        </w:rPr>
        <w:t>Tage</w:t>
      </w:r>
      <w:r w:rsidRPr="007310A7">
        <w:rPr>
          <w:rFonts w:eastAsia="Monospaced" w:cs="Monospaced"/>
          <w:color w:val="000000" w:themeColor="text1"/>
          <w:sz w:val="22"/>
          <w:szCs w:val="22"/>
        </w:rPr>
        <w:t xml:space="preserve"> am=Ende=des=ersten Tages haben wir die </w:t>
      </w:r>
      <w:proofErr w:type="spellStart"/>
      <w:r w:rsidRPr="007310A7">
        <w:rPr>
          <w:rFonts w:eastAsia="Monospaced" w:cs="Monospaced"/>
          <w:b/>
          <w:color w:val="000000" w:themeColor="text1"/>
          <w:sz w:val="22"/>
          <w:szCs w:val="22"/>
        </w:rPr>
        <w:t>Bri:efe</w:t>
      </w:r>
      <w:proofErr w:type="spellEnd"/>
      <w:r w:rsidRPr="007310A7">
        <w:rPr>
          <w:rFonts w:eastAsia="Monospaced" w:cs="Monospaced"/>
          <w:color w:val="000000" w:themeColor="text1"/>
          <w:sz w:val="22"/>
          <w:szCs w:val="22"/>
        </w:rPr>
        <w:t xml:space="preserve"> </w:t>
      </w:r>
      <w:r w:rsidRPr="007310A7">
        <w:rPr>
          <w:rFonts w:eastAsia="Monospaced" w:cs="Monospaced"/>
          <w:b/>
          <w:color w:val="000000" w:themeColor="text1"/>
          <w:sz w:val="22"/>
          <w:szCs w:val="22"/>
        </w:rPr>
        <w:t>bekommen</w:t>
      </w:r>
      <w:r w:rsidRPr="007310A7">
        <w:rPr>
          <w:rFonts w:eastAsia="Monospaced" w:cs="Monospaced"/>
          <w:color w:val="000000" w:themeColor="text1"/>
          <w:sz w:val="22"/>
          <w:szCs w:val="22"/>
        </w:rPr>
        <w:t xml:space="preserve"> (2) bei mir wurde halt auf </w:t>
      </w:r>
      <w:r w:rsidRPr="007310A7">
        <w:rPr>
          <w:rFonts w:eastAsia="Monospaced" w:cs="Monospaced"/>
          <w:b/>
          <w:color w:val="000000" w:themeColor="text1"/>
          <w:sz w:val="22"/>
          <w:szCs w:val="22"/>
        </w:rPr>
        <w:t>beiden</w:t>
      </w:r>
      <w:r w:rsidRPr="007310A7">
        <w:rPr>
          <w:rFonts w:eastAsia="Monospaced" w:cs="Monospaced"/>
          <w:color w:val="000000" w:themeColor="text1"/>
          <w:sz w:val="22"/>
          <w:szCs w:val="22"/>
        </w:rPr>
        <w:t xml:space="preserve"> </w:t>
      </w:r>
      <w:r w:rsidRPr="007310A7">
        <w:rPr>
          <w:rFonts w:eastAsia="Monospaced" w:cs="Monospaced"/>
          <w:b/>
          <w:color w:val="000000" w:themeColor="text1"/>
          <w:sz w:val="22"/>
          <w:szCs w:val="22"/>
        </w:rPr>
        <w:t>Briefen</w:t>
      </w:r>
      <w:r w:rsidRPr="007310A7">
        <w:rPr>
          <w:rFonts w:eastAsia="Monospaced" w:cs="Monospaced"/>
          <w:color w:val="000000" w:themeColor="text1"/>
          <w:sz w:val="22"/>
          <w:szCs w:val="22"/>
        </w:rPr>
        <w:t xml:space="preserve"> markiert was </w:t>
      </w:r>
      <w:proofErr w:type="spellStart"/>
      <w:r w:rsidRPr="007310A7">
        <w:rPr>
          <w:rFonts w:eastAsia="Monospaced" w:cs="Monospaced"/>
          <w:b/>
          <w:color w:val="000000" w:themeColor="text1"/>
          <w:sz w:val="22"/>
          <w:szCs w:val="22"/>
        </w:rPr>
        <w:t>zu:treffend</w:t>
      </w:r>
      <w:proofErr w:type="spellEnd"/>
      <w:r w:rsidRPr="007310A7">
        <w:rPr>
          <w:rFonts w:eastAsia="Monospaced" w:cs="Monospaced"/>
          <w:b/>
          <w:color w:val="000000" w:themeColor="text1"/>
          <w:sz w:val="22"/>
          <w:szCs w:val="22"/>
        </w:rPr>
        <w:t xml:space="preserve"> </w:t>
      </w:r>
      <w:proofErr w:type="spellStart"/>
      <w:r w:rsidRPr="007310A7">
        <w:rPr>
          <w:rFonts w:eastAsia="Monospaced" w:cs="Monospaced"/>
          <w:b/>
          <w:color w:val="000000" w:themeColor="text1"/>
          <w:sz w:val="22"/>
          <w:szCs w:val="22"/>
        </w:rPr>
        <w:t>is</w:t>
      </w:r>
      <w:proofErr w:type="spellEnd"/>
      <w:r w:rsidRPr="007310A7">
        <w:rPr>
          <w:rFonts w:eastAsia="Monospaced" w:cs="Monospaced"/>
          <w:color w:val="000000" w:themeColor="text1"/>
          <w:sz w:val="22"/>
          <w:szCs w:val="22"/>
        </w:rPr>
        <w:t xml:space="preserve"> (2) u:nd (1) ((spricht schnell, leise)) ja ich hab halt auch am zweiten Tag auch=einfach=gesagt, ja:, das ist schon ein bisschen </w:t>
      </w:r>
      <w:proofErr w:type="spellStart"/>
      <w:r w:rsidRPr="007310A7">
        <w:rPr>
          <w:rFonts w:eastAsia="Monospaced" w:cs="Monospaced"/>
          <w:b/>
          <w:color w:val="000000" w:themeColor="text1"/>
          <w:sz w:val="22"/>
          <w:szCs w:val="22"/>
        </w:rPr>
        <w:t>vi:el</w:t>
      </w:r>
      <w:proofErr w:type="spellEnd"/>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 xml:space="preserve">(1) wenn man </w:t>
      </w:r>
      <w:r w:rsidRPr="007310A7">
        <w:rPr>
          <w:rFonts w:eastAsia="Monospaced" w:cs="Monospaced"/>
          <w:b/>
          <w:color w:val="000000" w:themeColor="text1"/>
          <w:sz w:val="22"/>
          <w:szCs w:val="22"/>
        </w:rPr>
        <w:t xml:space="preserve">beides hat </w:t>
      </w:r>
      <w:r w:rsidRPr="007310A7">
        <w:rPr>
          <w:rFonts w:eastAsia="Monospaced" w:cs="Monospaced"/>
          <w:color w:val="000000" w:themeColor="text1"/>
          <w:sz w:val="22"/>
          <w:szCs w:val="22"/>
        </w:rPr>
        <w:t>weiß=was=was=</w:t>
      </w:r>
      <w:proofErr w:type="spellStart"/>
      <w:r w:rsidRPr="007310A7">
        <w:rPr>
          <w:rFonts w:eastAsia="Monospaced" w:cs="Monospaced"/>
          <w:color w:val="000000" w:themeColor="text1"/>
          <w:sz w:val="22"/>
          <w:szCs w:val="22"/>
        </w:rPr>
        <w:t>is</w:t>
      </w:r>
      <w:proofErr w:type="spellEnd"/>
      <w:r w:rsidRPr="007310A7">
        <w:rPr>
          <w:rFonts w:eastAsia="Monospaced" w:cs="Monospaced"/>
          <w:b/>
          <w:color w:val="000000" w:themeColor="text1"/>
          <w:sz w:val="22"/>
          <w:szCs w:val="22"/>
        </w:rPr>
        <w:t xml:space="preserve"> </w:t>
      </w:r>
      <w:r w:rsidRPr="007310A7">
        <w:rPr>
          <w:rFonts w:eastAsia="Monospaced" w:cs="Monospaced"/>
          <w:color w:val="000000" w:themeColor="text1"/>
          <w:sz w:val="22"/>
          <w:szCs w:val="22"/>
        </w:rPr>
        <w:t xml:space="preserve">u:nd (1) damit </w:t>
      </w:r>
      <w:r w:rsidRPr="007310A7">
        <w:rPr>
          <w:rFonts w:eastAsia="Monospaced" w:cs="Monospaced"/>
          <w:b/>
          <w:color w:val="000000" w:themeColor="text1"/>
          <w:sz w:val="22"/>
          <w:szCs w:val="22"/>
        </w:rPr>
        <w:t>trotzdem</w:t>
      </w:r>
      <w:r w:rsidRPr="007310A7">
        <w:rPr>
          <w:rFonts w:eastAsia="Monospaced" w:cs="Monospaced"/>
          <w:color w:val="000000" w:themeColor="text1"/>
          <w:sz w:val="22"/>
          <w:szCs w:val="22"/>
        </w:rPr>
        <w:t xml:space="preserve"> noch einfach komplett </w:t>
      </w:r>
      <w:r w:rsidRPr="007310A7">
        <w:rPr>
          <w:rFonts w:eastAsia="Monospaced" w:cs="Monospaced"/>
          <w:b/>
          <w:color w:val="000000" w:themeColor="text1"/>
          <w:sz w:val="22"/>
          <w:szCs w:val="22"/>
        </w:rPr>
        <w:t>überfordert</w:t>
      </w:r>
      <w:r w:rsidRPr="007310A7">
        <w:rPr>
          <w:rFonts w:eastAsia="Monospaced" w:cs="Monospaced"/>
          <w:color w:val="000000" w:themeColor="text1"/>
          <w:sz w:val="22"/>
          <w:szCs w:val="22"/>
        </w:rPr>
        <w:t xml:space="preserve"> ist ((spricht schneller)) die Ärzte versuchen zwar ihr </w:t>
      </w:r>
      <w:r w:rsidRPr="007310A7">
        <w:rPr>
          <w:rFonts w:eastAsia="Monospaced" w:cs="Monospaced"/>
          <w:b/>
          <w:color w:val="000000" w:themeColor="text1"/>
          <w:sz w:val="22"/>
          <w:szCs w:val="22"/>
        </w:rPr>
        <w:t>Bestes</w:t>
      </w:r>
      <w:r w:rsidRPr="007310A7">
        <w:rPr>
          <w:rFonts w:eastAsia="Monospaced" w:cs="Monospaced"/>
          <w:color w:val="000000" w:themeColor="text1"/>
          <w:sz w:val="22"/>
          <w:szCs w:val="22"/>
        </w:rPr>
        <w:t xml:space="preserve">, das zu </w:t>
      </w:r>
      <w:r w:rsidRPr="007310A7">
        <w:rPr>
          <w:rFonts w:eastAsia="Monospaced" w:cs="Monospaced"/>
          <w:b/>
          <w:color w:val="000000" w:themeColor="text1"/>
          <w:sz w:val="22"/>
          <w:szCs w:val="22"/>
        </w:rPr>
        <w:t>erklären</w:t>
      </w:r>
      <w:r w:rsidRPr="007310A7">
        <w:rPr>
          <w:rFonts w:eastAsia="Monospaced" w:cs="Monospaced"/>
          <w:color w:val="000000" w:themeColor="text1"/>
          <w:sz w:val="22"/>
          <w:szCs w:val="22"/>
        </w:rPr>
        <w:t xml:space="preserve"> (2) </w:t>
      </w:r>
      <w:proofErr w:type="spellStart"/>
      <w:r w:rsidRPr="007310A7">
        <w:rPr>
          <w:rFonts w:eastAsia="Monospaced" w:cs="Monospaced"/>
          <w:color w:val="000000" w:themeColor="text1"/>
          <w:sz w:val="22"/>
          <w:szCs w:val="22"/>
        </w:rPr>
        <w:t>abe:r</w:t>
      </w:r>
      <w:proofErr w:type="spellEnd"/>
      <w:r w:rsidRPr="007310A7">
        <w:rPr>
          <w:rFonts w:eastAsia="Monospaced" w:cs="Monospaced"/>
          <w:color w:val="000000" w:themeColor="text1"/>
          <w:sz w:val="22"/>
          <w:szCs w:val="22"/>
        </w:rPr>
        <w:t xml:space="preserve">, des ist </w:t>
      </w:r>
      <w:r w:rsidRPr="007310A7">
        <w:rPr>
          <w:rFonts w:eastAsia="Monospaced" w:cs="Monospaced"/>
          <w:b/>
          <w:color w:val="000000" w:themeColor="text1"/>
          <w:sz w:val="22"/>
          <w:szCs w:val="22"/>
        </w:rPr>
        <w:t>trotzdem</w:t>
      </w:r>
      <w:r w:rsidRPr="007310A7">
        <w:rPr>
          <w:rFonts w:eastAsia="Monospaced" w:cs="Monospaced"/>
          <w:color w:val="000000" w:themeColor="text1"/>
          <w:sz w:val="22"/>
          <w:szCs w:val="22"/>
        </w:rPr>
        <w:t xml:space="preserve"> zu:,</w:t>
      </w:r>
      <w:r w:rsidR="004E410E"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komplizi:ert</w:t>
      </w:r>
      <w:proofErr w:type="spellEnd"/>
      <w:r w:rsidRPr="007310A7">
        <w:rPr>
          <w:rFonts w:eastAsia="Monospaced" w:cs="Monospaced"/>
          <w:color w:val="000000" w:themeColor="text1"/>
          <w:sz w:val="22"/>
          <w:szCs w:val="22"/>
        </w:rPr>
        <w:t xml:space="preserve"> (1) schlichtweg gesagt (3) hab ich da einfach auch </w:t>
      </w:r>
      <w:r w:rsidRPr="007310A7">
        <w:rPr>
          <w:rFonts w:eastAsia="Monospaced" w:cs="Monospaced"/>
          <w:b/>
          <w:color w:val="000000" w:themeColor="text1"/>
          <w:sz w:val="22"/>
          <w:szCs w:val="22"/>
        </w:rPr>
        <w:t>selber</w:t>
      </w:r>
      <w:r w:rsidRPr="007310A7">
        <w:rPr>
          <w:rFonts w:eastAsia="Monospaced" w:cs="Monospaced"/>
          <w:color w:val="000000" w:themeColor="text1"/>
          <w:sz w:val="22"/>
          <w:szCs w:val="22"/>
        </w:rPr>
        <w:t xml:space="preserve"> kaum </w:t>
      </w:r>
      <w:r w:rsidRPr="007310A7">
        <w:rPr>
          <w:rFonts w:eastAsia="Monospaced" w:cs="Monospaced"/>
          <w:b/>
          <w:color w:val="000000" w:themeColor="text1"/>
          <w:sz w:val="22"/>
          <w:szCs w:val="22"/>
        </w:rPr>
        <w:t>Einblick</w:t>
      </w:r>
      <w:r w:rsidRPr="007310A7">
        <w:rPr>
          <w:rFonts w:eastAsia="Monospaced" w:cs="Monospaced"/>
          <w:color w:val="000000" w:themeColor="text1"/>
          <w:sz w:val="22"/>
          <w:szCs w:val="22"/>
        </w:rPr>
        <w:t xml:space="preserve"> (7)</w:t>
      </w:r>
      <w:r w:rsidR="004E410E" w:rsidRPr="007310A7">
        <w:rPr>
          <w:rFonts w:eastAsia="Monospaced" w:cs="Monospaced"/>
          <w:color w:val="000000" w:themeColor="text1"/>
          <w:sz w:val="22"/>
          <w:szCs w:val="22"/>
        </w:rPr>
        <w:t>“</w:t>
      </w:r>
    </w:p>
    <w:p w14:paraId="27C89C1A" w14:textId="269E91AA" w:rsidR="00631021" w:rsidRPr="007310A7" w:rsidRDefault="00631021" w:rsidP="004A70F0">
      <w:pPr>
        <w:spacing w:line="360" w:lineRule="auto"/>
        <w:jc w:val="both"/>
        <w:rPr>
          <w:rFonts w:ascii="Monospaced" w:eastAsia="Monospaced" w:hAnsi="Monospaced" w:cs="Monospaced"/>
          <w:color w:val="000000" w:themeColor="text1"/>
        </w:rPr>
      </w:pPr>
      <w:r w:rsidRPr="007310A7">
        <w:rPr>
          <w:rFonts w:ascii="Monospaced" w:eastAsia="Monospaced" w:hAnsi="Monospaced" w:cs="Monospaced"/>
          <w:color w:val="000000" w:themeColor="text1"/>
        </w:rPr>
        <w:t>In den beiden obigen Sequenzen wird Alex‘</w:t>
      </w:r>
      <w:r w:rsidR="004E410E" w:rsidRPr="007310A7">
        <w:rPr>
          <w:rFonts w:ascii="Monospaced" w:eastAsia="Monospaced" w:hAnsi="Monospaced" w:cs="Monospaced"/>
          <w:color w:val="000000" w:themeColor="text1"/>
        </w:rPr>
        <w:t xml:space="preserve"> situatives Erleben – trotz des medizinischen DSD-Kontexts – eindrücklich deutlich</w:t>
      </w:r>
      <w:r w:rsidRPr="007310A7">
        <w:rPr>
          <w:rFonts w:ascii="Monospaced" w:eastAsia="Monospaced" w:hAnsi="Monospaced" w:cs="Monospaced"/>
          <w:color w:val="000000" w:themeColor="text1"/>
        </w:rPr>
        <w:t xml:space="preserve">: Er und seine Variation sind das Problem. Seine Besonderheit ist zu kompliziert, um verstanden zu werden und selbst für spezialisierte Behandler*innen überfordernd. Gleichzeitig wird hier ein – in </w:t>
      </w:r>
      <w:r w:rsidR="004E410E" w:rsidRPr="007310A7">
        <w:rPr>
          <w:rFonts w:ascii="Monospaced" w:eastAsia="Monospaced" w:hAnsi="Monospaced" w:cs="Monospaced"/>
          <w:color w:val="000000" w:themeColor="text1"/>
        </w:rPr>
        <w:t xml:space="preserve">Alex‘ </w:t>
      </w:r>
      <w:r w:rsidRPr="007310A7">
        <w:rPr>
          <w:rFonts w:ascii="Monospaced" w:eastAsia="Monospaced" w:hAnsi="Monospaced" w:cs="Monospaced"/>
          <w:color w:val="000000" w:themeColor="text1"/>
        </w:rPr>
        <w:t>Erfahrungen</w:t>
      </w:r>
      <w:r w:rsidR="004E410E" w:rsidRPr="007310A7">
        <w:rPr>
          <w:rFonts w:ascii="Monospaced" w:eastAsia="Monospaced" w:hAnsi="Monospaced" w:cs="Monospaced"/>
          <w:color w:val="000000" w:themeColor="text1"/>
        </w:rPr>
        <w:t xml:space="preserve"> verwurzelter </w:t>
      </w:r>
      <w:r w:rsidRPr="007310A7">
        <w:rPr>
          <w:rFonts w:ascii="Monospaced" w:eastAsia="Monospaced" w:hAnsi="Monospaced" w:cs="Monospaced"/>
          <w:color w:val="000000" w:themeColor="text1"/>
        </w:rPr>
        <w:t>– Fatalismus deutlich, dass sich dies nicht ändern</w:t>
      </w:r>
      <w:r w:rsidR="004E410E" w:rsidRPr="007310A7">
        <w:rPr>
          <w:rFonts w:ascii="Monospaced" w:eastAsia="Monospaced" w:hAnsi="Monospaced" w:cs="Monospaced"/>
          <w:color w:val="000000" w:themeColor="text1"/>
        </w:rPr>
        <w:t xml:space="preserve"> lässt</w:t>
      </w:r>
      <w:r w:rsidRPr="007310A7">
        <w:rPr>
          <w:rFonts w:ascii="Monospaced" w:eastAsia="Monospaced" w:hAnsi="Monospaced" w:cs="Monospaced"/>
          <w:color w:val="000000" w:themeColor="text1"/>
        </w:rPr>
        <w:t>. An den Sequenzen zeig</w:t>
      </w:r>
      <w:r w:rsidR="004E410E" w:rsidRPr="007310A7">
        <w:rPr>
          <w:rFonts w:ascii="Monospaced" w:eastAsia="Monospaced" w:hAnsi="Monospaced" w:cs="Monospaced"/>
          <w:color w:val="000000" w:themeColor="text1"/>
        </w:rPr>
        <w:t>t</w:t>
      </w:r>
      <w:r w:rsidRPr="007310A7">
        <w:rPr>
          <w:rFonts w:ascii="Monospaced" w:eastAsia="Monospaced" w:hAnsi="Monospaced" w:cs="Monospaced"/>
          <w:color w:val="000000" w:themeColor="text1"/>
        </w:rPr>
        <w:t xml:space="preserve"> sich dabei einerseits, </w:t>
      </w:r>
      <w:r w:rsidR="004E410E" w:rsidRPr="007310A7">
        <w:rPr>
          <w:rFonts w:ascii="Monospaced" w:eastAsia="Monospaced" w:hAnsi="Monospaced" w:cs="Monospaced"/>
          <w:color w:val="000000" w:themeColor="text1"/>
        </w:rPr>
        <w:t xml:space="preserve">als </w:t>
      </w:r>
      <w:r w:rsidRPr="007310A7">
        <w:rPr>
          <w:rFonts w:ascii="Monospaced" w:eastAsia="Monospaced" w:hAnsi="Monospaced" w:cs="Monospaced"/>
          <w:color w:val="000000" w:themeColor="text1"/>
        </w:rPr>
        <w:t xml:space="preserve">wie wenig hilfreich </w:t>
      </w:r>
      <w:r w:rsidR="004E410E" w:rsidRPr="007310A7">
        <w:rPr>
          <w:rFonts w:ascii="Monospaced" w:eastAsia="Monospaced" w:hAnsi="Monospaced" w:cs="Monospaced"/>
          <w:color w:val="000000" w:themeColor="text1"/>
        </w:rPr>
        <w:t xml:space="preserve">Alex die </w:t>
      </w:r>
      <w:r w:rsidRPr="007310A7">
        <w:rPr>
          <w:rFonts w:ascii="Monospaced" w:eastAsia="Monospaced" w:hAnsi="Monospaced" w:cs="Monospaced"/>
          <w:color w:val="000000" w:themeColor="text1"/>
        </w:rPr>
        <w:t>medizinisch</w:t>
      </w:r>
      <w:r w:rsidR="004E410E" w:rsidRPr="007310A7">
        <w:rPr>
          <w:rFonts w:ascii="Monospaced" w:eastAsia="Monospaced" w:hAnsi="Monospaced" w:cs="Monospaced"/>
          <w:color w:val="000000" w:themeColor="text1"/>
        </w:rPr>
        <w:t>-diagnostischen</w:t>
      </w:r>
      <w:r w:rsidRPr="007310A7">
        <w:rPr>
          <w:rFonts w:ascii="Monospaced" w:eastAsia="Monospaced" w:hAnsi="Monospaced" w:cs="Monospaced"/>
          <w:color w:val="000000" w:themeColor="text1"/>
        </w:rPr>
        <w:t xml:space="preserve"> Einordnungen </w:t>
      </w:r>
      <w:r w:rsidR="00470453" w:rsidRPr="007310A7">
        <w:rPr>
          <w:rFonts w:ascii="Monospaced" w:eastAsia="Monospaced" w:hAnsi="Monospaced" w:cs="Monospaced"/>
          <w:color w:val="000000" w:themeColor="text1"/>
        </w:rPr>
        <w:t xml:space="preserve">seiner Variation </w:t>
      </w:r>
      <w:r w:rsidR="004E410E" w:rsidRPr="007310A7">
        <w:rPr>
          <w:rFonts w:ascii="Monospaced" w:eastAsia="Monospaced" w:hAnsi="Monospaced" w:cs="Monospaced"/>
          <w:color w:val="000000" w:themeColor="text1"/>
        </w:rPr>
        <w:t xml:space="preserve">erlebt </w:t>
      </w:r>
      <w:r w:rsidRPr="007310A7">
        <w:rPr>
          <w:rFonts w:ascii="Monospaced" w:eastAsia="Monospaced" w:hAnsi="Monospaced" w:cs="Monospaced"/>
          <w:color w:val="000000" w:themeColor="text1"/>
        </w:rPr>
        <w:t>und andererseits erneut seine Bereitschaft Ärzt*innen von deren Verantwortung zu entlasten</w:t>
      </w:r>
      <w:r w:rsidR="00470453" w:rsidRPr="007310A7">
        <w:rPr>
          <w:rFonts w:ascii="Monospaced" w:eastAsia="Monospaced" w:hAnsi="Monospaced" w:cs="Monospaced"/>
          <w:color w:val="000000" w:themeColor="text1"/>
        </w:rPr>
        <w:t xml:space="preserve">, die er stattdessen </w:t>
      </w:r>
      <w:r w:rsidRPr="007310A7">
        <w:rPr>
          <w:rFonts w:ascii="Monospaced" w:eastAsia="Monospaced" w:hAnsi="Monospaced" w:cs="Monospaced"/>
          <w:color w:val="000000" w:themeColor="text1"/>
        </w:rPr>
        <w:t xml:space="preserve">sich selbst bzw. seiner ‚Kompliziertheit’ </w:t>
      </w:r>
      <w:proofErr w:type="gramStart"/>
      <w:r w:rsidRPr="007310A7">
        <w:rPr>
          <w:rFonts w:ascii="Monospaced" w:eastAsia="Monospaced" w:hAnsi="Monospaced" w:cs="Monospaced"/>
          <w:color w:val="000000" w:themeColor="text1"/>
        </w:rPr>
        <w:t>zu</w:t>
      </w:r>
      <w:r w:rsidR="00470453" w:rsidRPr="007310A7">
        <w:rPr>
          <w:rFonts w:ascii="Monospaced" w:eastAsia="Monospaced" w:hAnsi="Monospaced" w:cs="Monospaced"/>
          <w:color w:val="000000" w:themeColor="text1"/>
        </w:rPr>
        <w:t>schreibt</w:t>
      </w:r>
      <w:r w:rsidRPr="007310A7">
        <w:rPr>
          <w:rFonts w:ascii="Monospaced" w:eastAsia="Monospaced" w:hAnsi="Monospaced" w:cs="Monospaced"/>
          <w:color w:val="000000" w:themeColor="text1"/>
        </w:rPr>
        <w:t xml:space="preserve"> </w:t>
      </w:r>
      <w:r w:rsidR="00470453" w:rsidRPr="007310A7">
        <w:rPr>
          <w:rFonts w:ascii="Monospaced" w:eastAsia="Monospaced" w:hAnsi="Monospaced" w:cs="Monospaced"/>
          <w:color w:val="000000" w:themeColor="text1"/>
        </w:rPr>
        <w:t xml:space="preserve"> Dabei</w:t>
      </w:r>
      <w:proofErr w:type="gramEnd"/>
      <w:r w:rsidR="00470453" w:rsidRPr="007310A7">
        <w:rPr>
          <w:rFonts w:ascii="Monospaced" w:eastAsia="Monospaced" w:hAnsi="Monospaced" w:cs="Monospaced"/>
          <w:color w:val="000000" w:themeColor="text1"/>
        </w:rPr>
        <w:t xml:space="preserve"> scheinen die Inhalte der Veranstaltung primär </w:t>
      </w:r>
      <w:r w:rsidRPr="007310A7">
        <w:rPr>
          <w:rFonts w:ascii="Monospaced" w:eastAsia="Monospaced" w:hAnsi="Monospaced" w:cs="Monospaced"/>
          <w:color w:val="000000" w:themeColor="text1"/>
        </w:rPr>
        <w:t>Gefühle von Überforderung, Hilf- und Hoffnungslosigkeit</w:t>
      </w:r>
      <w:r w:rsidR="00470453" w:rsidRPr="007310A7">
        <w:rPr>
          <w:rFonts w:ascii="Monospaced" w:eastAsia="Monospaced" w:hAnsi="Monospaced" w:cs="Monospaced"/>
          <w:color w:val="000000" w:themeColor="text1"/>
        </w:rPr>
        <w:t xml:space="preserve"> wachzurufen, ohne diese in irgendeiner Form begleitend aufzufangen</w:t>
      </w:r>
      <w:r w:rsidRPr="007310A7">
        <w:rPr>
          <w:rFonts w:ascii="Monospaced" w:eastAsia="Monospaced" w:hAnsi="Monospaced" w:cs="Monospaced"/>
          <w:color w:val="000000" w:themeColor="text1"/>
        </w:rPr>
        <w:t xml:space="preserve">. Auch wenn sich das </w:t>
      </w:r>
      <w:r w:rsidR="00470453" w:rsidRPr="007310A7">
        <w:rPr>
          <w:rFonts w:ascii="Monospaced" w:eastAsia="Monospaced" w:hAnsi="Monospaced" w:cs="Monospaced"/>
          <w:color w:val="000000" w:themeColor="text1"/>
        </w:rPr>
        <w:t xml:space="preserve">offensichtlich </w:t>
      </w:r>
      <w:r w:rsidRPr="007310A7">
        <w:rPr>
          <w:rFonts w:ascii="Monospaced" w:eastAsia="Monospaced" w:hAnsi="Monospaced" w:cs="Monospaced"/>
          <w:color w:val="000000" w:themeColor="text1"/>
        </w:rPr>
        <w:t xml:space="preserve">nicht für alle intergeschlechtlichen Personen verallgemeinern lässt, scheint dies eine relevante ‚Nebenwirkung’ einer überwiegend auf Wissensvermittlung ausgerichteten klinischen </w:t>
      </w:r>
      <w:r w:rsidRPr="007310A7">
        <w:rPr>
          <w:rFonts w:ascii="Monospaced" w:eastAsia="Monospaced" w:hAnsi="Monospaced" w:cs="Monospaced"/>
          <w:color w:val="000000" w:themeColor="text1"/>
        </w:rPr>
        <w:lastRenderedPageBreak/>
        <w:t xml:space="preserve">Aufklärungsveranstaltung. Was hier </w:t>
      </w:r>
      <w:r w:rsidR="00470453" w:rsidRPr="007310A7">
        <w:rPr>
          <w:rFonts w:ascii="Monospaced" w:eastAsia="Monospaced" w:hAnsi="Monospaced" w:cs="Monospaced"/>
          <w:color w:val="000000" w:themeColor="text1"/>
        </w:rPr>
        <w:t xml:space="preserve">offensichtlich </w:t>
      </w:r>
      <w:r w:rsidRPr="007310A7">
        <w:rPr>
          <w:rFonts w:ascii="Monospaced" w:eastAsia="Monospaced" w:hAnsi="Monospaced" w:cs="Monospaced"/>
          <w:color w:val="000000" w:themeColor="text1"/>
        </w:rPr>
        <w:t>wenig Berücksichtigung</w:t>
      </w:r>
      <w:r w:rsidR="00470453" w:rsidRPr="007310A7">
        <w:rPr>
          <w:rFonts w:ascii="Monospaced" w:eastAsia="Monospaced" w:hAnsi="Monospaced" w:cs="Monospaced"/>
          <w:color w:val="000000" w:themeColor="text1"/>
        </w:rPr>
        <w:t xml:space="preserve"> findet</w:t>
      </w:r>
      <w:r w:rsidRPr="007310A7">
        <w:rPr>
          <w:rFonts w:ascii="Monospaced" w:eastAsia="Monospaced" w:hAnsi="Monospaced" w:cs="Monospaced"/>
          <w:color w:val="000000" w:themeColor="text1"/>
        </w:rPr>
        <w:t xml:space="preserve">, sind komplexe emotionale Situationen, die </w:t>
      </w:r>
      <w:r w:rsidR="00470453" w:rsidRPr="007310A7">
        <w:rPr>
          <w:rFonts w:ascii="Monospaced" w:eastAsia="Monospaced" w:hAnsi="Monospaced" w:cs="Monospaced"/>
          <w:color w:val="000000" w:themeColor="text1"/>
        </w:rPr>
        <w:t>durch eine im medizinischen DSD-Diskurs verortete Thematisierung körpergeschlechtlicher Variation noch verstärkt werden. A</w:t>
      </w:r>
      <w:r w:rsidRPr="007310A7">
        <w:rPr>
          <w:rFonts w:ascii="Monospaced" w:eastAsia="Monospaced" w:hAnsi="Monospaced" w:cs="Monospaced"/>
          <w:color w:val="000000" w:themeColor="text1"/>
        </w:rPr>
        <w:t xml:space="preserve">uch </w:t>
      </w:r>
      <w:r w:rsidR="00470453" w:rsidRPr="007310A7">
        <w:rPr>
          <w:rFonts w:ascii="Monospaced" w:eastAsia="Monospaced" w:hAnsi="Monospaced" w:cs="Monospaced"/>
          <w:color w:val="000000" w:themeColor="text1"/>
        </w:rPr>
        <w:t xml:space="preserve">Gefühle </w:t>
      </w:r>
      <w:r w:rsidRPr="007310A7">
        <w:rPr>
          <w:rFonts w:ascii="Monospaced" w:eastAsia="Monospaced" w:hAnsi="Monospaced" w:cs="Monospaced"/>
          <w:color w:val="000000" w:themeColor="text1"/>
        </w:rPr>
        <w:t xml:space="preserve">von Unsicherheit und Scham </w:t>
      </w:r>
      <w:r w:rsidR="00470453" w:rsidRPr="007310A7">
        <w:rPr>
          <w:rFonts w:ascii="Monospaced" w:eastAsia="Monospaced" w:hAnsi="Monospaced" w:cs="Monospaced"/>
          <w:color w:val="000000" w:themeColor="text1"/>
        </w:rPr>
        <w:t xml:space="preserve">zwischen Jugendlichen scheinen hier nicht berücksichtigt zu werden. </w:t>
      </w:r>
      <w:r w:rsidRPr="007310A7">
        <w:rPr>
          <w:rFonts w:ascii="Monospaced" w:eastAsia="Monospaced" w:hAnsi="Monospaced" w:cs="Monospaced"/>
          <w:color w:val="000000" w:themeColor="text1"/>
        </w:rPr>
        <w:t>Alex berichtet über die damit im Zusammenhang stehenden Schwierigkeiten, die er erlebt:</w:t>
      </w:r>
    </w:p>
    <w:p w14:paraId="25F99AEE" w14:textId="306E7120" w:rsidR="00631021" w:rsidRPr="007310A7" w:rsidRDefault="00631021" w:rsidP="00F0734B">
      <w:pPr>
        <w:spacing w:before="240" w:after="240" w:line="360" w:lineRule="auto"/>
        <w:ind w:left="567" w:right="509"/>
        <w:jc w:val="both"/>
        <w:rPr>
          <w:rFonts w:eastAsia="Monospaced" w:cs="Monospaced"/>
          <w:color w:val="000000" w:themeColor="text1"/>
          <w:sz w:val="22"/>
          <w:szCs w:val="22"/>
        </w:rPr>
      </w:pPr>
      <w:r w:rsidRPr="007310A7">
        <w:rPr>
          <w:rFonts w:ascii="Monospaced" w:eastAsia="Monospaced" w:hAnsi="Monospaced" w:cs="Monospaced"/>
          <w:color w:val="000000" w:themeColor="text1"/>
          <w:sz w:val="22"/>
          <w:szCs w:val="22"/>
        </w:rPr>
        <w:t xml:space="preserve">„naja es hieß=erst=mal es (1) ich bin der </w:t>
      </w:r>
      <w:r w:rsidRPr="007310A7">
        <w:rPr>
          <w:rFonts w:ascii="Monospaced" w:eastAsia="Monospaced" w:hAnsi="Monospaced" w:cs="Monospaced"/>
          <w:b/>
          <w:color w:val="000000" w:themeColor="text1"/>
          <w:sz w:val="22"/>
          <w:szCs w:val="22"/>
        </w:rPr>
        <w:t>einzige Junge</w:t>
      </w:r>
      <w:r w:rsidRPr="007310A7">
        <w:rPr>
          <w:rFonts w:ascii="Monospaced" w:eastAsia="Monospaced" w:hAnsi="Monospaced" w:cs="Monospaced"/>
          <w:color w:val="000000" w:themeColor="text1"/>
          <w:sz w:val="22"/>
          <w:szCs w:val="22"/>
        </w:rPr>
        <w:t xml:space="preserve"> //</w:t>
      </w:r>
      <w:proofErr w:type="spellStart"/>
      <w:r w:rsidRPr="007310A7">
        <w:rPr>
          <w:rFonts w:ascii="Monospaced" w:eastAsia="Monospaced" w:hAnsi="Monospaced" w:cs="Monospaced"/>
          <w:color w:val="000000" w:themeColor="text1"/>
          <w:sz w:val="22"/>
          <w:szCs w:val="22"/>
        </w:rPr>
        <w:t>mhm</w:t>
      </w:r>
      <w:proofErr w:type="spellEnd"/>
      <w:r w:rsidRPr="007310A7">
        <w:rPr>
          <w:rFonts w:ascii="Monospaced" w:eastAsia="Monospaced" w:hAnsi="Monospaced" w:cs="Monospaced"/>
          <w:color w:val="000000" w:themeColor="text1"/>
          <w:sz w:val="22"/>
          <w:szCs w:val="22"/>
        </w:rPr>
        <w:t xml:space="preserve">// unter vier </w:t>
      </w:r>
      <w:r w:rsidRPr="007310A7">
        <w:rPr>
          <w:rFonts w:ascii="Monospaced" w:eastAsia="Monospaced" w:hAnsi="Monospaced" w:cs="Monospaced"/>
          <w:b/>
          <w:color w:val="000000" w:themeColor="text1"/>
          <w:sz w:val="22"/>
          <w:szCs w:val="22"/>
        </w:rPr>
        <w:t>Mädchen</w:t>
      </w:r>
      <w:r w:rsidRPr="007310A7">
        <w:rPr>
          <w:rFonts w:ascii="Monospaced" w:eastAsia="Monospaced" w:hAnsi="Monospaced" w:cs="Monospaced"/>
          <w:color w:val="000000" w:themeColor="text1"/>
          <w:sz w:val="22"/>
          <w:szCs w:val="22"/>
        </w:rPr>
        <w:t xml:space="preserve"> (1) und </w:t>
      </w:r>
      <w:r w:rsidRPr="007310A7">
        <w:rPr>
          <w:rFonts w:ascii="Monospaced" w:eastAsia="Monospaced" w:hAnsi="Monospaced" w:cs="Monospaced"/>
          <w:b/>
          <w:color w:val="000000" w:themeColor="text1"/>
          <w:sz w:val="22"/>
          <w:szCs w:val="22"/>
        </w:rPr>
        <w:t>gut,</w:t>
      </w:r>
      <w:r w:rsidRPr="007310A7">
        <w:rPr>
          <w:rFonts w:ascii="Monospaced" w:eastAsia="Monospaced" w:hAnsi="Monospaced" w:cs="Monospaced"/>
          <w:color w:val="000000" w:themeColor="text1"/>
          <w:sz w:val="22"/>
          <w:szCs w:val="22"/>
        </w:rPr>
        <w:t xml:space="preserve"> dann überlegt man sich=s halt doch ob man </w:t>
      </w:r>
      <w:proofErr w:type="spellStart"/>
      <w:r w:rsidRPr="007310A7">
        <w:rPr>
          <w:rFonts w:ascii="Monospaced" w:eastAsia="Monospaced" w:hAnsi="Monospaced" w:cs="Monospaced"/>
          <w:b/>
          <w:color w:val="000000" w:themeColor="text1"/>
          <w:sz w:val="22"/>
          <w:szCs w:val="22"/>
        </w:rPr>
        <w:t>hinge:ht</w:t>
      </w:r>
      <w:proofErr w:type="spellEnd"/>
      <w:r w:rsidRPr="007310A7">
        <w:rPr>
          <w:rFonts w:ascii="Monospaced" w:eastAsia="Monospaced" w:hAnsi="Monospaced" w:cs="Monospaced"/>
          <w:color w:val="000000" w:themeColor="text1"/>
          <w:sz w:val="22"/>
          <w:szCs w:val="22"/>
        </w:rPr>
        <w:t xml:space="preserve"> oder </w:t>
      </w:r>
      <w:r w:rsidRPr="007310A7">
        <w:rPr>
          <w:rFonts w:ascii="Monospaced" w:eastAsia="Monospaced" w:hAnsi="Monospaced" w:cs="Monospaced"/>
          <w:b/>
          <w:color w:val="000000" w:themeColor="text1"/>
          <w:sz w:val="22"/>
          <w:szCs w:val="22"/>
        </w:rPr>
        <w:t>nicht</w:t>
      </w:r>
      <w:r w:rsidRPr="007310A7">
        <w:rPr>
          <w:rFonts w:ascii="Monospaced" w:eastAsia="Monospaced" w:hAnsi="Monospaced" w:cs="Monospaced"/>
          <w:color w:val="000000" w:themeColor="text1"/>
          <w:sz w:val="22"/>
          <w:szCs w:val="22"/>
        </w:rPr>
        <w:t xml:space="preserve"> (6</w:t>
      </w:r>
      <w:proofErr w:type="gramStart"/>
      <w:r w:rsidRPr="007310A7">
        <w:rPr>
          <w:rFonts w:ascii="Monospaced" w:eastAsia="Monospaced" w:hAnsi="Monospaced" w:cs="Monospaced"/>
          <w:color w:val="000000" w:themeColor="text1"/>
          <w:sz w:val="22"/>
          <w:szCs w:val="22"/>
        </w:rPr>
        <w:t>)</w:t>
      </w:r>
      <w:proofErr w:type="gramEnd"/>
      <w:r w:rsidRPr="007310A7">
        <w:rPr>
          <w:rFonts w:ascii="Monospaced" w:eastAsia="Monospaced" w:hAnsi="Monospaced" w:cs="Monospaced"/>
          <w:color w:val="000000" w:themeColor="text1"/>
          <w:sz w:val="22"/>
          <w:szCs w:val="22"/>
        </w:rPr>
        <w:t xml:space="preserve"> weil es fühlt sich teilweise schon ein bisschen </w:t>
      </w:r>
      <w:r w:rsidRPr="007310A7">
        <w:rPr>
          <w:rFonts w:ascii="Monospaced" w:eastAsia="Monospaced" w:hAnsi="Monospaced" w:cs="Monospaced"/>
          <w:b/>
          <w:color w:val="000000" w:themeColor="text1"/>
          <w:sz w:val="22"/>
          <w:szCs w:val="22"/>
        </w:rPr>
        <w:t xml:space="preserve">komisch </w:t>
      </w:r>
      <w:r w:rsidRPr="007310A7">
        <w:rPr>
          <w:rFonts w:ascii="Monospaced" w:eastAsia="Monospaced" w:hAnsi="Monospaced" w:cs="Monospaced"/>
          <w:color w:val="000000" w:themeColor="text1"/>
          <w:sz w:val="22"/>
          <w:szCs w:val="22"/>
        </w:rPr>
        <w:t>an //</w:t>
      </w:r>
      <w:proofErr w:type="spellStart"/>
      <w:r w:rsidRPr="007310A7">
        <w:rPr>
          <w:rFonts w:ascii="Monospaced" w:eastAsia="Monospaced" w:hAnsi="Monospaced" w:cs="Monospaced"/>
          <w:color w:val="000000" w:themeColor="text1"/>
          <w:sz w:val="22"/>
          <w:szCs w:val="22"/>
        </w:rPr>
        <w:t>mhm</w:t>
      </w:r>
      <w:proofErr w:type="spellEnd"/>
      <w:r w:rsidRPr="007310A7">
        <w:rPr>
          <w:rFonts w:ascii="Monospaced" w:eastAsia="Monospaced" w:hAnsi="Monospaced" w:cs="Monospaced"/>
          <w:color w:val="000000" w:themeColor="text1"/>
          <w:sz w:val="22"/>
          <w:szCs w:val="22"/>
        </w:rPr>
        <w:t>// (17)</w:t>
      </w:r>
    </w:p>
    <w:p w14:paraId="24C3FFED" w14:textId="490B3C1B" w:rsidR="00470453" w:rsidRPr="007310A7" w:rsidRDefault="00631021" w:rsidP="004A70F0">
      <w:pPr>
        <w:spacing w:line="360" w:lineRule="auto"/>
        <w:jc w:val="both"/>
        <w:rPr>
          <w:rFonts w:eastAsia="Monospaced" w:cs="Monospaced"/>
          <w:color w:val="000000" w:themeColor="text1"/>
        </w:rPr>
      </w:pPr>
      <w:r w:rsidRPr="007310A7">
        <w:rPr>
          <w:rFonts w:eastAsia="Monospaced" w:cs="Monospaced"/>
          <w:color w:val="000000" w:themeColor="text1"/>
        </w:rPr>
        <w:t xml:space="preserve">Hier wird deutlich, dass die Fokussierung der Veranstaltenden auf die jeweilige Diagnose – Personen mit derselben Variation sind in einer Gruppe – außer Acht lässt, dass auch geschlechtliche Sozialisierung und Selbstzuordnung relevant sind, um sich mitteilen zu können. Hier wird nachvollziehbar, dass Alex, der seit frühester Kindheit fremdbestimmte Eingriffe in seinen Genitalbereich und damit seine Intimsphäre erlebt hat, über dies nicht sprechen möchte. Entscheidend ist für Alex, </w:t>
      </w:r>
      <w:r w:rsidR="00470453" w:rsidRPr="007310A7">
        <w:rPr>
          <w:rFonts w:eastAsia="Monospaced" w:cs="Monospaced"/>
          <w:color w:val="000000" w:themeColor="text1"/>
        </w:rPr>
        <w:t xml:space="preserve">dadurch </w:t>
      </w:r>
      <w:r w:rsidRPr="007310A7">
        <w:rPr>
          <w:rFonts w:eastAsia="Monospaced" w:cs="Monospaced"/>
          <w:color w:val="000000" w:themeColor="text1"/>
        </w:rPr>
        <w:t xml:space="preserve">erneut </w:t>
      </w:r>
      <w:r w:rsidR="00470453" w:rsidRPr="007310A7">
        <w:rPr>
          <w:rFonts w:eastAsia="Monospaced" w:cs="Monospaced"/>
          <w:color w:val="000000" w:themeColor="text1"/>
        </w:rPr>
        <w:t xml:space="preserve">die </w:t>
      </w:r>
      <w:r w:rsidRPr="007310A7">
        <w:rPr>
          <w:rFonts w:eastAsia="Monospaced" w:cs="Monospaced"/>
          <w:color w:val="000000" w:themeColor="text1"/>
        </w:rPr>
        <w:t>Erfahrung</w:t>
      </w:r>
      <w:r w:rsidR="00470453" w:rsidRPr="007310A7">
        <w:rPr>
          <w:rFonts w:eastAsia="Monospaced" w:cs="Monospaced"/>
          <w:color w:val="000000" w:themeColor="text1"/>
        </w:rPr>
        <w:t xml:space="preserve"> zu machen</w:t>
      </w:r>
      <w:r w:rsidRPr="007310A7">
        <w:rPr>
          <w:rFonts w:eastAsia="Monospaced" w:cs="Monospaced"/>
          <w:color w:val="000000" w:themeColor="text1"/>
        </w:rPr>
        <w:t xml:space="preserve">, </w:t>
      </w:r>
      <w:r w:rsidR="00470453" w:rsidRPr="007310A7">
        <w:rPr>
          <w:rFonts w:eastAsia="Monospaced" w:cs="Monospaced"/>
          <w:color w:val="000000" w:themeColor="text1"/>
        </w:rPr>
        <w:t>„kompliziert“ und „anders“ zu sein. Ebenfalls ist naheliegend, dass eine Gruppe, die sonst ausschließlich aus weiblich zugewiesenen Personen besteht, Alex zuvor als naturgegeben vermittelte Männlichkeits-Verortung nachhaltig erschüttert. Auch dies wird in der Veranstaltung nicht aufgefangen.</w:t>
      </w:r>
    </w:p>
    <w:p w14:paraId="295603AD" w14:textId="0FC3E95E" w:rsidR="00631021" w:rsidRPr="007310A7" w:rsidRDefault="00631021" w:rsidP="004A70F0">
      <w:pPr>
        <w:spacing w:line="360" w:lineRule="auto"/>
        <w:jc w:val="both"/>
        <w:rPr>
          <w:rFonts w:eastAsia="Monospaced" w:cs="Monospaced"/>
          <w:color w:val="000000" w:themeColor="text1"/>
        </w:rPr>
      </w:pPr>
      <w:r w:rsidRPr="007310A7">
        <w:rPr>
          <w:rFonts w:eastAsia="Monospaced" w:cs="Monospaced"/>
          <w:color w:val="000000" w:themeColor="text1"/>
        </w:rPr>
        <w:t xml:space="preserve">Es bleibt dabei offen, welche äußeren </w:t>
      </w:r>
      <w:r w:rsidR="00470453" w:rsidRPr="007310A7">
        <w:rPr>
          <w:rFonts w:eastAsia="Monospaced" w:cs="Monospaced"/>
          <w:color w:val="000000" w:themeColor="text1"/>
        </w:rPr>
        <w:t xml:space="preserve">und sozialen Bedingungen </w:t>
      </w:r>
      <w:r w:rsidRPr="007310A7">
        <w:rPr>
          <w:rFonts w:eastAsia="Monospaced" w:cs="Monospaced"/>
          <w:color w:val="000000" w:themeColor="text1"/>
        </w:rPr>
        <w:t xml:space="preserve">für Alex hilfreich wären, um seine Erfahrungen selbstbestimmter zu thematisieren </w:t>
      </w:r>
      <w:r w:rsidR="00470453" w:rsidRPr="007310A7">
        <w:rPr>
          <w:rFonts w:eastAsia="Monospaced" w:cs="Monospaced"/>
          <w:color w:val="000000" w:themeColor="text1"/>
        </w:rPr>
        <w:t xml:space="preserve">und möglicherweise übernommene </w:t>
      </w:r>
      <w:r w:rsidRPr="007310A7">
        <w:rPr>
          <w:rFonts w:eastAsia="Monospaced" w:cs="Monospaced"/>
          <w:color w:val="000000" w:themeColor="text1"/>
        </w:rPr>
        <w:t>Narrative in Frage zu stellen</w:t>
      </w:r>
      <w:r w:rsidR="000D333F" w:rsidRPr="007310A7">
        <w:rPr>
          <w:rFonts w:eastAsia="Monospaced" w:cs="Monospaced"/>
          <w:color w:val="000000" w:themeColor="text1"/>
        </w:rPr>
        <w:t xml:space="preserve"> </w:t>
      </w:r>
      <w:r w:rsidR="000D333F" w:rsidRPr="007310A7">
        <w:rPr>
          <w:rFonts w:eastAsia="Monospaced" w:cs="Monospaced"/>
          <w:color w:val="000000" w:themeColor="text1"/>
        </w:rPr>
        <w:fldChar w:fldCharType="begin"/>
      </w:r>
      <w:r w:rsidR="000D333F" w:rsidRPr="007310A7">
        <w:rPr>
          <w:rFonts w:eastAsia="Monospaced" w:cs="Monospaced"/>
          <w:color w:val="000000" w:themeColor="text1"/>
        </w:rPr>
        <w:instrText xml:space="preserve"> ADDIN ZOTERO_ITEM CSL_CITATION {"citationID":"ki2PV7Yy","properties":{"unsorted":false,"formattedCitation":"(vgl. auch Pohling 2021)","plainCitation":"(vgl. auch Pohling 2021)","noteIndex":0},"citationItems":[{"id":1401,"uris":["http://zotero.org/users/local/owKliTIb/items/86APYCL8"],"itemData":{"id":1401,"type":"book","collection-title":"Sexuelle Gewalt in Kindheit und Jugend: Forschung als Beitrag zur Aufarbeitung","DOI":"10.1007/978-3-658-33357-7","ISBN":"978-3-658-33356-0","language":"de","license":"https://www.springer.com/tdm","publisher":"Springer Fachmedien Wiesbaden","publisher-place":"Wiesbaden","source":"DOI.org (Crossref)","title":"Artikulationen Sexueller Gewalt: Biographien, Diskurse und der Übergang zum Sprechen","title-short":"Artikulationen Sexueller Gewalt","URL":"https://link.springer.com/10.1007/978-3-658-33357-7","author":[{"family":"Pohling","given":"Andrea"}],"accessed":{"date-parts":[["2026",6,11]]},"issued":{"date-parts":[["2021"]]}},"prefix":"vgl. auch"}],"schema":"https://github.com/citation-style-language/schema/raw/master/csl-citation.json"} </w:instrText>
      </w:r>
      <w:r w:rsidR="000D333F" w:rsidRPr="007310A7">
        <w:rPr>
          <w:rFonts w:eastAsia="Monospaced" w:cs="Monospaced"/>
          <w:color w:val="000000" w:themeColor="text1"/>
        </w:rPr>
        <w:fldChar w:fldCharType="separate"/>
      </w:r>
      <w:r w:rsidR="000D333F" w:rsidRPr="007310A7">
        <w:rPr>
          <w:rFonts w:ascii="Cambria" w:hAnsi="Cambria"/>
          <w:color w:val="000000" w:themeColor="text1"/>
        </w:rPr>
        <w:t xml:space="preserve">(vgl. auch </w:t>
      </w:r>
      <w:proofErr w:type="spellStart"/>
      <w:r w:rsidR="000D333F" w:rsidRPr="007310A7">
        <w:rPr>
          <w:rFonts w:ascii="Cambria" w:hAnsi="Cambria"/>
          <w:color w:val="000000" w:themeColor="text1"/>
        </w:rPr>
        <w:t>Pohling</w:t>
      </w:r>
      <w:proofErr w:type="spellEnd"/>
      <w:r w:rsidR="000D333F" w:rsidRPr="007310A7">
        <w:rPr>
          <w:rFonts w:ascii="Cambria" w:hAnsi="Cambria"/>
          <w:color w:val="000000" w:themeColor="text1"/>
        </w:rPr>
        <w:t xml:space="preserve"> 2021)</w:t>
      </w:r>
      <w:r w:rsidR="000D333F" w:rsidRPr="007310A7">
        <w:rPr>
          <w:rFonts w:eastAsia="Monospaced" w:cs="Monospaced"/>
          <w:color w:val="000000" w:themeColor="text1"/>
        </w:rPr>
        <w:fldChar w:fldCharType="end"/>
      </w:r>
      <w:r w:rsidRPr="007310A7">
        <w:rPr>
          <w:rFonts w:eastAsia="Monospaced" w:cs="Monospaced"/>
          <w:color w:val="000000" w:themeColor="text1"/>
        </w:rPr>
        <w:t>.</w:t>
      </w:r>
      <w:r w:rsidR="00470453" w:rsidRPr="007310A7">
        <w:rPr>
          <w:rFonts w:eastAsia="Monospaced" w:cs="Monospaced"/>
          <w:color w:val="000000" w:themeColor="text1"/>
        </w:rPr>
        <w:t xml:space="preserve"> Die weitere Rekonstruktion legt nahe, </w:t>
      </w:r>
      <w:r w:rsidRPr="007310A7">
        <w:rPr>
          <w:rFonts w:eastAsia="Monospaced" w:cs="Monospaced"/>
          <w:color w:val="000000" w:themeColor="text1"/>
        </w:rPr>
        <w:t>dass es vor allem selbstgestaltete Interaktionen außerhalb des familiären Herkunftskontexts sind, die Alex eine</w:t>
      </w:r>
      <w:r w:rsidR="00470453" w:rsidRPr="007310A7">
        <w:rPr>
          <w:rFonts w:eastAsia="Monospaced" w:cs="Monospaced"/>
          <w:color w:val="000000" w:themeColor="text1"/>
        </w:rPr>
        <w:t xml:space="preserve"> erste</w:t>
      </w:r>
      <w:r w:rsidRPr="007310A7">
        <w:rPr>
          <w:rFonts w:eastAsia="Monospaced" w:cs="Monospaced"/>
          <w:color w:val="000000" w:themeColor="text1"/>
        </w:rPr>
        <w:t xml:space="preserve"> </w:t>
      </w:r>
      <w:r w:rsidR="00470453" w:rsidRPr="007310A7">
        <w:rPr>
          <w:rFonts w:eastAsia="Monospaced" w:cs="Monospaced"/>
          <w:color w:val="000000" w:themeColor="text1"/>
        </w:rPr>
        <w:t>(Wieder-)</w:t>
      </w:r>
      <w:r w:rsidRPr="007310A7">
        <w:rPr>
          <w:rFonts w:eastAsia="Monospaced" w:cs="Monospaced"/>
          <w:color w:val="000000" w:themeColor="text1"/>
        </w:rPr>
        <w:t>Aneignung seiner Geschichte ermöglichen. So spricht er mir einem Schulfreund von sich aus über seine Variation. Eine zweite Interaktion, die dieses Potential birgt ist ein Gespräch</w:t>
      </w:r>
      <w:r w:rsidR="00470453" w:rsidRPr="007310A7">
        <w:rPr>
          <w:rFonts w:eastAsia="Monospaced" w:cs="Monospaced"/>
          <w:color w:val="000000" w:themeColor="text1"/>
        </w:rPr>
        <w:t xml:space="preserve"> an seinem Arbeitsplatz </w:t>
      </w:r>
      <w:r w:rsidRPr="007310A7">
        <w:rPr>
          <w:rFonts w:eastAsia="Monospaced" w:cs="Monospaced"/>
          <w:color w:val="000000" w:themeColor="text1"/>
        </w:rPr>
        <w:t xml:space="preserve">„in die Richtung, </w:t>
      </w:r>
      <w:r w:rsidRPr="007310A7">
        <w:rPr>
          <w:rFonts w:eastAsia="Monospaced" w:cs="Monospaced"/>
          <w:b/>
          <w:color w:val="000000" w:themeColor="text1"/>
        </w:rPr>
        <w:t xml:space="preserve">ich </w:t>
      </w:r>
      <w:proofErr w:type="gramStart"/>
      <w:r w:rsidRPr="007310A7">
        <w:rPr>
          <w:rFonts w:eastAsia="Monospaced" w:cs="Monospaced"/>
          <w:b/>
          <w:color w:val="000000" w:themeColor="text1"/>
        </w:rPr>
        <w:t>ö:ffne</w:t>
      </w:r>
      <w:proofErr w:type="gramEnd"/>
      <w:r w:rsidRPr="007310A7">
        <w:rPr>
          <w:rFonts w:eastAsia="Monospaced" w:cs="Monospaced"/>
          <w:b/>
          <w:color w:val="000000" w:themeColor="text1"/>
        </w:rPr>
        <w:t xml:space="preserve"> mich“ </w:t>
      </w:r>
      <w:r w:rsidRPr="007310A7">
        <w:rPr>
          <w:rFonts w:eastAsia="Monospaced" w:cs="Monospaced"/>
          <w:color w:val="000000" w:themeColor="text1"/>
        </w:rPr>
        <w:t>mit seinem ehemaligen Grundschullehrer:</w:t>
      </w:r>
    </w:p>
    <w:p w14:paraId="6AD0C113" w14:textId="03CDAEF9" w:rsidR="00631021" w:rsidRPr="007310A7" w:rsidRDefault="00631021" w:rsidP="00055D73">
      <w:pPr>
        <w:spacing w:before="240" w:after="240" w:line="360" w:lineRule="auto"/>
        <w:ind w:left="567" w:right="509"/>
        <w:jc w:val="both"/>
        <w:rPr>
          <w:rFonts w:eastAsia="Monospaced" w:cs="Monospaced"/>
          <w:color w:val="000000" w:themeColor="text1"/>
          <w:sz w:val="22"/>
          <w:szCs w:val="22"/>
        </w:rPr>
      </w:pPr>
      <w:r w:rsidRPr="007310A7">
        <w:rPr>
          <w:rFonts w:eastAsia="Monospaced" w:cs="Monospaced"/>
          <w:color w:val="000000" w:themeColor="text1"/>
          <w:sz w:val="22"/>
          <w:szCs w:val="22"/>
        </w:rPr>
        <w:t xml:space="preserve">„ich=hab=jetzt </w:t>
      </w:r>
      <w:r w:rsidRPr="007310A7">
        <w:rPr>
          <w:rFonts w:eastAsia="Monospaced" w:cs="Monospaced"/>
          <w:b/>
          <w:color w:val="000000" w:themeColor="text1"/>
          <w:sz w:val="22"/>
          <w:szCs w:val="22"/>
        </w:rPr>
        <w:t>letztens</w:t>
      </w:r>
      <w:r w:rsidRPr="007310A7">
        <w:rPr>
          <w:rFonts w:eastAsia="Monospaced" w:cs="Monospaced"/>
          <w:color w:val="000000" w:themeColor="text1"/>
          <w:sz w:val="22"/>
          <w:szCs w:val="22"/>
        </w:rPr>
        <w:t xml:space="preserve"> eben noch mit den-, </w:t>
      </w:r>
      <w:r w:rsidRPr="007310A7">
        <w:rPr>
          <w:rFonts w:eastAsia="Monospaced" w:cs="Monospaced"/>
          <w:b/>
          <w:color w:val="000000" w:themeColor="text1"/>
          <w:sz w:val="22"/>
          <w:szCs w:val="22"/>
        </w:rPr>
        <w:t xml:space="preserve">mein </w:t>
      </w:r>
      <w:r w:rsidRPr="007310A7">
        <w:rPr>
          <w:rFonts w:eastAsia="Monospaced" w:cs="Monospaced"/>
          <w:color w:val="000000" w:themeColor="text1"/>
          <w:sz w:val="22"/>
          <w:szCs w:val="22"/>
        </w:rPr>
        <w:t xml:space="preserve">(1) </w:t>
      </w:r>
      <w:proofErr w:type="spellStart"/>
      <w:r w:rsidRPr="007310A7">
        <w:rPr>
          <w:rFonts w:eastAsia="Monospaced" w:cs="Monospaced"/>
          <w:b/>
          <w:color w:val="000000" w:themeColor="text1"/>
          <w:sz w:val="22"/>
          <w:szCs w:val="22"/>
        </w:rPr>
        <w:t>Grundschul</w:t>
      </w:r>
      <w:proofErr w:type="spellEnd"/>
      <w:r w:rsidRPr="007310A7">
        <w:rPr>
          <w:rFonts w:eastAsia="Monospaced" w:cs="Monospaced"/>
          <w:color w:val="000000" w:themeColor="text1"/>
          <w:sz w:val="22"/>
          <w:szCs w:val="22"/>
        </w:rPr>
        <w:t xml:space="preserve"> </w:t>
      </w:r>
      <w:proofErr w:type="spellStart"/>
      <w:r w:rsidRPr="007310A7">
        <w:rPr>
          <w:rFonts w:eastAsia="Monospaced" w:cs="Monospaced"/>
          <w:color w:val="000000" w:themeColor="text1"/>
          <w:sz w:val="22"/>
          <w:szCs w:val="22"/>
        </w:rPr>
        <w:t>Le:hrer</w:t>
      </w:r>
      <w:proofErr w:type="spellEnd"/>
      <w:r w:rsidRPr="007310A7">
        <w:rPr>
          <w:rFonts w:eastAsia="Monospaced" w:cs="Monospaced"/>
          <w:color w:val="000000" w:themeColor="text1"/>
          <w:sz w:val="22"/>
          <w:szCs w:val="22"/>
        </w:rPr>
        <w:t xml:space="preserve"> aus der dritten=und=vierten Klasse </w:t>
      </w:r>
      <w:r w:rsidRPr="007310A7">
        <w:rPr>
          <w:rFonts w:eastAsia="Monospaced" w:cs="Monospaced"/>
          <w:b/>
          <w:color w:val="000000" w:themeColor="text1"/>
          <w:sz w:val="22"/>
          <w:szCs w:val="22"/>
        </w:rPr>
        <w:t>gesprochen</w:t>
      </w:r>
      <w:r w:rsidRPr="007310A7">
        <w:rPr>
          <w:rFonts w:eastAsia="Monospaced" w:cs="Monospaced"/>
          <w:color w:val="000000" w:themeColor="text1"/>
          <w:sz w:val="22"/>
          <w:szCs w:val="22"/>
        </w:rPr>
        <w:t xml:space="preserve">, er k- kennt meine </w:t>
      </w:r>
      <w:r w:rsidRPr="007310A7">
        <w:rPr>
          <w:rFonts w:eastAsia="Monospaced" w:cs="Monospaced"/>
          <w:color w:val="000000" w:themeColor="text1"/>
          <w:sz w:val="22"/>
          <w:szCs w:val="22"/>
        </w:rPr>
        <w:lastRenderedPageBreak/>
        <w:t xml:space="preserve">Geschichte eigentlich glaub ich </w:t>
      </w:r>
      <w:r w:rsidRPr="007310A7">
        <w:rPr>
          <w:rFonts w:eastAsia="Monospaced" w:cs="Monospaced"/>
          <w:b/>
          <w:color w:val="000000" w:themeColor="text1"/>
          <w:sz w:val="22"/>
          <w:szCs w:val="22"/>
        </w:rPr>
        <w:t>besser</w:t>
      </w:r>
      <w:r w:rsidRPr="007310A7">
        <w:rPr>
          <w:rFonts w:eastAsia="Monospaced" w:cs="Monospaced"/>
          <w:color w:val="000000" w:themeColor="text1"/>
          <w:sz w:val="22"/>
          <w:szCs w:val="22"/>
        </w:rPr>
        <w:t xml:space="preserve"> als die </w:t>
      </w:r>
      <w:proofErr w:type="spellStart"/>
      <w:r w:rsidRPr="007310A7">
        <w:rPr>
          <w:rFonts w:eastAsia="Monospaced" w:cs="Monospaced"/>
          <w:b/>
          <w:color w:val="000000" w:themeColor="text1"/>
          <w:sz w:val="22"/>
          <w:szCs w:val="22"/>
        </w:rPr>
        <w:t>meischten</w:t>
      </w:r>
      <w:proofErr w:type="spellEnd"/>
      <w:r w:rsidRPr="007310A7">
        <w:rPr>
          <w:rFonts w:eastAsia="Monospaced" w:cs="Monospaced"/>
          <w:b/>
          <w:color w:val="000000" w:themeColor="text1"/>
          <w:sz w:val="22"/>
          <w:szCs w:val="22"/>
        </w:rPr>
        <w:t xml:space="preserve"> Lehrer </w:t>
      </w:r>
      <w:r w:rsidRPr="007310A7">
        <w:rPr>
          <w:rFonts w:eastAsia="Monospaced" w:cs="Monospaced"/>
          <w:color w:val="000000" w:themeColor="text1"/>
          <w:sz w:val="22"/>
          <w:szCs w:val="22"/>
        </w:rPr>
        <w:t>(2) u:nd (1) ich hab- er war halt=bei=</w:t>
      </w:r>
      <w:r w:rsidR="00E56723">
        <w:rPr>
          <w:rFonts w:eastAsia="Monospaced" w:cs="Monospaced"/>
          <w:color w:val="000000" w:themeColor="text1"/>
          <w:sz w:val="22"/>
          <w:szCs w:val="22"/>
        </w:rPr>
        <w:t>der Werkstatt</w:t>
      </w:r>
      <w:r w:rsidRPr="007310A7">
        <w:rPr>
          <w:rFonts w:eastAsia="Monospaced" w:cs="Monospaced"/>
          <w:color w:val="000000" w:themeColor="text1"/>
          <w:sz w:val="22"/>
          <w:szCs w:val="22"/>
        </w:rPr>
        <w:t xml:space="preserve">, wo ich a:rbeite </w:t>
      </w:r>
      <w:r w:rsidRPr="007310A7">
        <w:rPr>
          <w:rFonts w:eastAsia="Monospaced" w:cs="Monospaced"/>
          <w:b/>
          <w:color w:val="000000" w:themeColor="text1"/>
          <w:sz w:val="22"/>
          <w:szCs w:val="22"/>
        </w:rPr>
        <w:t>aktuell</w:t>
      </w:r>
      <w:r w:rsidRPr="007310A7">
        <w:rPr>
          <w:rFonts w:eastAsia="Monospaced" w:cs="Monospaced"/>
          <w:color w:val="000000" w:themeColor="text1"/>
          <w:sz w:val="22"/>
          <w:szCs w:val="22"/>
        </w:rPr>
        <w:t xml:space="preserve"> und da haben wir uns halt, bisschen </w:t>
      </w:r>
      <w:proofErr w:type="spellStart"/>
      <w:r w:rsidRPr="007310A7">
        <w:rPr>
          <w:rFonts w:eastAsia="Monospaced" w:cs="Monospaced"/>
          <w:b/>
          <w:color w:val="000000" w:themeColor="text1"/>
          <w:sz w:val="22"/>
          <w:szCs w:val="22"/>
        </w:rPr>
        <w:t>unterha:lten</w:t>
      </w:r>
      <w:proofErr w:type="spellEnd"/>
      <w:r w:rsidRPr="007310A7">
        <w:rPr>
          <w:rFonts w:eastAsia="Monospaced" w:cs="Monospaced"/>
          <w:color w:val="000000" w:themeColor="text1"/>
          <w:sz w:val="22"/>
          <w:szCs w:val="22"/>
        </w:rPr>
        <w:t xml:space="preserve"> (1)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xml:space="preserve">// (1) </w:t>
      </w:r>
      <w:proofErr w:type="spellStart"/>
      <w:r w:rsidRPr="007310A7">
        <w:rPr>
          <w:rFonts w:eastAsia="Monospaced" w:cs="Monospaced"/>
          <w:color w:val="000000" w:themeColor="text1"/>
          <w:sz w:val="22"/>
          <w:szCs w:val="22"/>
        </w:rPr>
        <w:t>se:in</w:t>
      </w:r>
      <w:proofErr w:type="spellEnd"/>
      <w:r w:rsidRPr="007310A7">
        <w:rPr>
          <w:rFonts w:eastAsia="Monospaced" w:cs="Monospaced"/>
          <w:color w:val="000000" w:themeColor="text1"/>
          <w:sz w:val="22"/>
          <w:szCs w:val="22"/>
        </w:rPr>
        <w:t xml:space="preserve"> </w:t>
      </w:r>
      <w:proofErr w:type="spellStart"/>
      <w:r w:rsidRPr="007310A7">
        <w:rPr>
          <w:rFonts w:eastAsia="Monospaced" w:cs="Monospaced"/>
          <w:b/>
          <w:color w:val="000000" w:themeColor="text1"/>
          <w:sz w:val="22"/>
          <w:szCs w:val="22"/>
        </w:rPr>
        <w:t>So:hn</w:t>
      </w:r>
      <w:proofErr w:type="spellEnd"/>
      <w:r w:rsidRPr="007310A7">
        <w:rPr>
          <w:rFonts w:eastAsia="Monospaced" w:cs="Monospaced"/>
          <w:color w:val="000000" w:themeColor="text1"/>
          <w:sz w:val="22"/>
          <w:szCs w:val="22"/>
        </w:rPr>
        <w:t xml:space="preserve"> war auch dabei, der </w:t>
      </w:r>
      <w:proofErr w:type="spellStart"/>
      <w:r w:rsidRPr="007310A7">
        <w:rPr>
          <w:rFonts w:eastAsia="Monospaced" w:cs="Monospaced"/>
          <w:color w:val="000000" w:themeColor="text1"/>
          <w:sz w:val="22"/>
          <w:szCs w:val="22"/>
        </w:rPr>
        <w:t>is</w:t>
      </w:r>
      <w:proofErr w:type="spellEnd"/>
      <w:r w:rsidRPr="007310A7">
        <w:rPr>
          <w:rFonts w:eastAsia="Monospaced" w:cs="Monospaced"/>
          <w:color w:val="000000" w:themeColor="text1"/>
          <w:sz w:val="22"/>
          <w:szCs w:val="22"/>
        </w:rPr>
        <w:t xml:space="preserve"> (1) ja (2) (schätz ich) mal, acht Jahre </w:t>
      </w:r>
      <w:r w:rsidRPr="007310A7">
        <w:rPr>
          <w:rFonts w:eastAsia="Monospaced" w:cs="Monospaced"/>
          <w:b/>
          <w:color w:val="000000" w:themeColor="text1"/>
          <w:sz w:val="22"/>
          <w:szCs w:val="22"/>
        </w:rPr>
        <w:t>älter</w:t>
      </w:r>
      <w:r w:rsidRPr="007310A7">
        <w:rPr>
          <w:rFonts w:eastAsia="Monospaced" w:cs="Monospaced"/>
          <w:color w:val="000000" w:themeColor="text1"/>
          <w:sz w:val="22"/>
          <w:szCs w:val="22"/>
        </w:rPr>
        <w:t xml:space="preserve">, als ich jetzt, //ja// und ich hab trotzdem einfach mal offen (1) damit, </w:t>
      </w:r>
      <w:r w:rsidRPr="007310A7">
        <w:rPr>
          <w:rFonts w:eastAsia="Monospaced" w:cs="Monospaced"/>
          <w:b/>
          <w:color w:val="000000" w:themeColor="text1"/>
          <w:sz w:val="22"/>
          <w:szCs w:val="22"/>
        </w:rPr>
        <w:t>darüber</w:t>
      </w:r>
      <w:r w:rsidRPr="007310A7">
        <w:rPr>
          <w:rFonts w:eastAsia="Monospaced" w:cs="Monospaced"/>
          <w:color w:val="000000" w:themeColor="text1"/>
          <w:sz w:val="22"/>
          <w:szCs w:val="22"/>
        </w:rPr>
        <w:t xml:space="preserve"> gesprochen, so in e- so </w:t>
      </w:r>
      <w:proofErr w:type="spellStart"/>
      <w:r w:rsidRPr="007310A7">
        <w:rPr>
          <w:rFonts w:eastAsia="Monospaced" w:cs="Monospaced"/>
          <w:b/>
          <w:color w:val="000000" w:themeColor="text1"/>
          <w:sz w:val="22"/>
          <w:szCs w:val="22"/>
        </w:rPr>
        <w:t>halbwe:gs</w:t>
      </w:r>
      <w:proofErr w:type="spellEnd"/>
      <w:r w:rsidRPr="007310A7">
        <w:rPr>
          <w:rFonts w:eastAsia="Monospaced" w:cs="Monospaced"/>
          <w:b/>
          <w:color w:val="000000" w:themeColor="text1"/>
          <w:sz w:val="22"/>
          <w:szCs w:val="22"/>
        </w:rPr>
        <w:t xml:space="preserve"> offen</w:t>
      </w:r>
      <w:r w:rsidRPr="007310A7">
        <w:rPr>
          <w:rFonts w:eastAsia="Monospaced" w:cs="Monospaced"/>
          <w:color w:val="000000" w:themeColor="text1"/>
          <w:sz w:val="22"/>
          <w:szCs w:val="22"/>
        </w:rPr>
        <w:t xml:space="preserve"> (1) //</w:t>
      </w:r>
      <w:proofErr w:type="spellStart"/>
      <w:r w:rsidRPr="007310A7">
        <w:rPr>
          <w:rFonts w:eastAsia="Monospaced" w:cs="Monospaced"/>
          <w:color w:val="000000" w:themeColor="text1"/>
          <w:sz w:val="22"/>
          <w:szCs w:val="22"/>
        </w:rPr>
        <w:t>mhm</w:t>
      </w:r>
      <w:proofErr w:type="spellEnd"/>
      <w:r w:rsidRPr="007310A7">
        <w:rPr>
          <w:rFonts w:eastAsia="Monospaced" w:cs="Monospaced"/>
          <w:color w:val="000000" w:themeColor="text1"/>
          <w:sz w:val="22"/>
          <w:szCs w:val="22"/>
        </w:rPr>
        <w:t xml:space="preserve">// und ich glaub des weis=war n Anfang in die </w:t>
      </w:r>
      <w:r w:rsidRPr="007310A7">
        <w:rPr>
          <w:rFonts w:eastAsia="Monospaced" w:cs="Monospaced"/>
          <w:b/>
          <w:color w:val="000000" w:themeColor="text1"/>
          <w:sz w:val="22"/>
          <w:szCs w:val="22"/>
        </w:rPr>
        <w:t>richtige Richtung</w:t>
      </w:r>
      <w:r w:rsidRPr="007310A7">
        <w:rPr>
          <w:rFonts w:eastAsia="Monospaced" w:cs="Monospaced"/>
          <w:color w:val="000000" w:themeColor="text1"/>
          <w:sz w:val="22"/>
          <w:szCs w:val="22"/>
        </w:rPr>
        <w:t>“</w:t>
      </w:r>
    </w:p>
    <w:p w14:paraId="63F4ECBC" w14:textId="0E4F7425" w:rsidR="00470453" w:rsidRPr="007310A7" w:rsidRDefault="00631021" w:rsidP="004A70F0">
      <w:pPr>
        <w:spacing w:line="360" w:lineRule="auto"/>
        <w:jc w:val="both"/>
        <w:rPr>
          <w:rFonts w:ascii="Monospaced" w:eastAsia="Monospaced" w:hAnsi="Monospaced" w:cs="Monospaced"/>
          <w:color w:val="000000" w:themeColor="text1"/>
        </w:rPr>
      </w:pPr>
      <w:r w:rsidRPr="007310A7">
        <w:rPr>
          <w:rFonts w:ascii="Monospaced" w:eastAsia="Monospaced" w:hAnsi="Monospaced" w:cs="Monospaced"/>
          <w:color w:val="000000" w:themeColor="text1"/>
        </w:rPr>
        <w:t>Entscheidend ist, dass Alex sich hier selbstbestimmt anvertraut. Auch wenn zum Zeitpunkt des letzten Interviews offen ist, wie sich diese</w:t>
      </w:r>
      <w:r w:rsidR="00470453" w:rsidRPr="007310A7">
        <w:rPr>
          <w:rFonts w:ascii="Monospaced" w:eastAsia="Monospaced" w:hAnsi="Monospaced" w:cs="Monospaced"/>
          <w:color w:val="000000" w:themeColor="text1"/>
        </w:rPr>
        <w:t xml:space="preserve">r Kontakt </w:t>
      </w:r>
      <w:r w:rsidRPr="007310A7">
        <w:rPr>
          <w:rFonts w:ascii="Monospaced" w:eastAsia="Monospaced" w:hAnsi="Monospaced" w:cs="Monospaced"/>
          <w:color w:val="000000" w:themeColor="text1"/>
        </w:rPr>
        <w:t xml:space="preserve">entwickelt, entsteht hier </w:t>
      </w:r>
      <w:r w:rsidR="00470453" w:rsidRPr="007310A7">
        <w:rPr>
          <w:rFonts w:ascii="Monospaced" w:eastAsia="Monospaced" w:hAnsi="Monospaced" w:cs="Monospaced"/>
          <w:color w:val="000000" w:themeColor="text1"/>
        </w:rPr>
        <w:t xml:space="preserve">bereits </w:t>
      </w:r>
      <w:r w:rsidRPr="007310A7">
        <w:rPr>
          <w:rFonts w:ascii="Monospaced" w:eastAsia="Monospaced" w:hAnsi="Monospaced" w:cs="Monospaced"/>
          <w:color w:val="000000" w:themeColor="text1"/>
        </w:rPr>
        <w:t xml:space="preserve">das Potential, dass Alex seine Geschichte außerhalb </w:t>
      </w:r>
      <w:r w:rsidR="00470453" w:rsidRPr="007310A7">
        <w:rPr>
          <w:rFonts w:ascii="Monospaced" w:eastAsia="Monospaced" w:hAnsi="Monospaced" w:cs="Monospaced"/>
          <w:color w:val="000000" w:themeColor="text1"/>
        </w:rPr>
        <w:t xml:space="preserve">fixierter </w:t>
      </w:r>
      <w:r w:rsidRPr="007310A7">
        <w:rPr>
          <w:rFonts w:ascii="Monospaced" w:eastAsia="Monospaced" w:hAnsi="Monospaced" w:cs="Monospaced"/>
          <w:color w:val="000000" w:themeColor="text1"/>
        </w:rPr>
        <w:t>elterlicher Narrative</w:t>
      </w:r>
      <w:r w:rsidR="00CC0247" w:rsidRPr="007310A7">
        <w:rPr>
          <w:rFonts w:ascii="Monospaced" w:eastAsia="Monospaced" w:hAnsi="Monospaced" w:cs="Monospaced"/>
          <w:color w:val="000000" w:themeColor="text1"/>
        </w:rPr>
        <w:t xml:space="preserve"> erzählt </w:t>
      </w:r>
      <w:r w:rsidR="00470453" w:rsidRPr="007310A7">
        <w:rPr>
          <w:rFonts w:ascii="Monospaced" w:eastAsia="Monospaced" w:hAnsi="Monospaced" w:cs="Monospaced"/>
          <w:color w:val="000000" w:themeColor="text1"/>
        </w:rPr>
        <w:t>bzw. als solche entdeckt</w:t>
      </w:r>
      <w:r w:rsidRPr="007310A7">
        <w:rPr>
          <w:rFonts w:ascii="Monospaced" w:eastAsia="Monospaced" w:hAnsi="Monospaced" w:cs="Monospaced"/>
          <w:color w:val="000000" w:themeColor="text1"/>
        </w:rPr>
        <w:t>.</w:t>
      </w:r>
      <w:r w:rsidR="003E7072" w:rsidRPr="007310A7">
        <w:rPr>
          <w:rStyle w:val="Funotenzeichen"/>
          <w:rFonts w:ascii="Monospaced" w:eastAsia="Monospaced" w:hAnsi="Monospaced" w:cs="Monospaced"/>
          <w:color w:val="000000" w:themeColor="text1"/>
        </w:rPr>
        <w:footnoteReference w:id="208"/>
      </w:r>
      <w:r w:rsidRPr="007310A7">
        <w:rPr>
          <w:rFonts w:ascii="Monospaced" w:eastAsia="Monospaced" w:hAnsi="Monospaced" w:cs="Monospaced"/>
          <w:color w:val="000000" w:themeColor="text1"/>
        </w:rPr>
        <w:t xml:space="preserve"> </w:t>
      </w:r>
    </w:p>
    <w:p w14:paraId="41BE65F9" w14:textId="248C808D" w:rsidR="00631021" w:rsidRPr="007310A7" w:rsidRDefault="00470453" w:rsidP="004A70F0">
      <w:pPr>
        <w:spacing w:line="360" w:lineRule="auto"/>
        <w:jc w:val="both"/>
        <w:rPr>
          <w:rFonts w:ascii="Monospaced" w:eastAsia="Monospaced" w:hAnsi="Monospaced" w:cs="Monospaced"/>
          <w:color w:val="000000" w:themeColor="text1"/>
        </w:rPr>
      </w:pPr>
      <w:r w:rsidRPr="007310A7">
        <w:rPr>
          <w:rFonts w:ascii="Monospaced" w:eastAsia="Monospaced" w:hAnsi="Monospaced" w:cs="Monospaced"/>
          <w:color w:val="000000" w:themeColor="text1"/>
        </w:rPr>
        <w:t xml:space="preserve">Dabei ermöglicht seine </w:t>
      </w:r>
      <w:r w:rsidR="00631021" w:rsidRPr="007310A7">
        <w:rPr>
          <w:rFonts w:ascii="Monospaced" w:eastAsia="Monospaced" w:hAnsi="Monospaced" w:cs="Monospaced"/>
          <w:color w:val="000000" w:themeColor="text1"/>
        </w:rPr>
        <w:t xml:space="preserve">Entscheidung nach dem Schulabschluss zwei Mal die Woche </w:t>
      </w:r>
      <w:r w:rsidR="00E56723">
        <w:rPr>
          <w:rFonts w:ascii="Monospaced" w:eastAsia="Monospaced" w:hAnsi="Monospaced" w:cs="Monospaced"/>
          <w:color w:val="000000" w:themeColor="text1"/>
        </w:rPr>
        <w:t xml:space="preserve">in einer Autowerkstatt </w:t>
      </w:r>
      <w:r w:rsidR="00631021" w:rsidRPr="007310A7">
        <w:rPr>
          <w:rFonts w:ascii="Monospaced" w:eastAsia="Monospaced" w:hAnsi="Monospaced" w:cs="Monospaced"/>
          <w:color w:val="000000" w:themeColor="text1"/>
        </w:rPr>
        <w:t>zu arbeiten</w:t>
      </w:r>
      <w:r w:rsidRPr="007310A7">
        <w:rPr>
          <w:rFonts w:ascii="Monospaced" w:eastAsia="Monospaced" w:hAnsi="Monospaced" w:cs="Monospaced"/>
          <w:color w:val="000000" w:themeColor="text1"/>
        </w:rPr>
        <w:t xml:space="preserve"> den </w:t>
      </w:r>
      <w:r w:rsidR="000B376B" w:rsidRPr="007310A7">
        <w:rPr>
          <w:rFonts w:ascii="Monospaced" w:eastAsia="Monospaced" w:hAnsi="Monospaced" w:cs="Monospaced"/>
          <w:color w:val="000000" w:themeColor="text1"/>
        </w:rPr>
        <w:t xml:space="preserve">neuen </w:t>
      </w:r>
      <w:r w:rsidRPr="007310A7">
        <w:rPr>
          <w:rFonts w:ascii="Monospaced" w:eastAsia="Monospaced" w:hAnsi="Monospaced" w:cs="Monospaced"/>
          <w:color w:val="000000" w:themeColor="text1"/>
        </w:rPr>
        <w:t>Kontakt</w:t>
      </w:r>
      <w:r w:rsidR="00631021" w:rsidRPr="007310A7">
        <w:rPr>
          <w:rFonts w:ascii="Monospaced" w:eastAsia="Monospaced" w:hAnsi="Monospaced" w:cs="Monospaced"/>
          <w:color w:val="000000" w:themeColor="text1"/>
        </w:rPr>
        <w:t>. Dies scheint für Alex eine</w:t>
      </w:r>
      <w:r w:rsidRPr="007310A7">
        <w:rPr>
          <w:rFonts w:ascii="Monospaced" w:eastAsia="Monospaced" w:hAnsi="Monospaced" w:cs="Monospaced"/>
          <w:color w:val="000000" w:themeColor="text1"/>
        </w:rPr>
        <w:t xml:space="preserve"> Art Gestaltungsraum </w:t>
      </w:r>
      <w:r w:rsidR="00631021" w:rsidRPr="007310A7">
        <w:rPr>
          <w:rFonts w:ascii="Monospaced" w:eastAsia="Monospaced" w:hAnsi="Monospaced" w:cs="Monospaced"/>
          <w:color w:val="000000" w:themeColor="text1"/>
        </w:rPr>
        <w:t>sowohl in räumlicher als auch in zeitlicher Hinsicht zu kreieren: Er verbringt regelmäßig Zeit außerhalb seines Elternhauses und gewinnt durch die Aufnahme eines Jobs zusätzlich Zeit, in der er vermutlich weniger Druck ausgesetzt ist, sich für einen</w:t>
      </w:r>
      <w:r w:rsidR="000B376B" w:rsidRPr="007310A7">
        <w:rPr>
          <w:rFonts w:ascii="Monospaced" w:eastAsia="Monospaced" w:hAnsi="Monospaced" w:cs="Monospaced"/>
          <w:color w:val="000000" w:themeColor="text1"/>
        </w:rPr>
        <w:t xml:space="preserve"> festgelegten</w:t>
      </w:r>
      <w:r w:rsidR="00631021" w:rsidRPr="007310A7">
        <w:rPr>
          <w:rFonts w:ascii="Monospaced" w:eastAsia="Monospaced" w:hAnsi="Monospaced" w:cs="Monospaced"/>
          <w:color w:val="000000" w:themeColor="text1"/>
        </w:rPr>
        <w:t xml:space="preserve"> Berufsweg entscheiden zu müssen. Gleichzeitig ist d</w:t>
      </w:r>
      <w:r w:rsidR="00E56723">
        <w:rPr>
          <w:rFonts w:ascii="Monospaced" w:eastAsia="Monospaced" w:hAnsi="Monospaced" w:cs="Monospaced"/>
          <w:color w:val="000000" w:themeColor="text1"/>
        </w:rPr>
        <w:t xml:space="preserve">ie Autowerkstatt </w:t>
      </w:r>
      <w:r w:rsidR="00631021" w:rsidRPr="007310A7">
        <w:rPr>
          <w:rFonts w:ascii="Monospaced" w:eastAsia="Monospaced" w:hAnsi="Monospaced" w:cs="Monospaced"/>
          <w:color w:val="000000" w:themeColor="text1"/>
        </w:rPr>
        <w:t xml:space="preserve">ein Ort, an dem er Menschen begegnet – hier spricht er auch über seine frühere Grundschullehrerin – und mit ihnen ohne die Anwesenheit seiner Eltern </w:t>
      </w:r>
      <w:r w:rsidR="00A1166D" w:rsidRPr="007310A7">
        <w:rPr>
          <w:rFonts w:ascii="Monospaced" w:eastAsia="Monospaced" w:hAnsi="Monospaced" w:cs="Monospaced"/>
          <w:color w:val="000000" w:themeColor="text1"/>
        </w:rPr>
        <w:t xml:space="preserve">oder medizinischer Behandler*innen </w:t>
      </w:r>
      <w:r w:rsidR="00631021" w:rsidRPr="007310A7">
        <w:rPr>
          <w:rFonts w:ascii="Monospaced" w:eastAsia="Monospaced" w:hAnsi="Monospaced" w:cs="Monospaced"/>
          <w:color w:val="000000" w:themeColor="text1"/>
        </w:rPr>
        <w:t>ins Gespräch kommen kann. Es lässt sich anhand des Interviewmaterials die Hypothese aufstellen, dass es gerade Orte sind, an denen Alex einerseits auf sich gestellt ist und andererseits eine gewisse Regelmäßigkeit von</w:t>
      </w:r>
      <w:r w:rsidR="000B376B" w:rsidRPr="007310A7">
        <w:rPr>
          <w:rFonts w:ascii="Monospaced" w:eastAsia="Monospaced" w:hAnsi="Monospaced" w:cs="Monospaced"/>
          <w:color w:val="000000" w:themeColor="text1"/>
        </w:rPr>
        <w:t xml:space="preserve"> gestaltbaren</w:t>
      </w:r>
      <w:r w:rsidR="00631021" w:rsidRPr="007310A7">
        <w:rPr>
          <w:rFonts w:ascii="Monospaced" w:eastAsia="Monospaced" w:hAnsi="Monospaced" w:cs="Monospaced"/>
          <w:color w:val="000000" w:themeColor="text1"/>
        </w:rPr>
        <w:t xml:space="preserve"> Interaktionen</w:t>
      </w:r>
      <w:r w:rsidR="000B376B" w:rsidRPr="007310A7">
        <w:rPr>
          <w:rFonts w:ascii="Monospaced" w:eastAsia="Monospaced" w:hAnsi="Monospaced" w:cs="Monospaced"/>
          <w:color w:val="000000" w:themeColor="text1"/>
        </w:rPr>
        <w:t xml:space="preserve"> vorliegt</w:t>
      </w:r>
      <w:r w:rsidR="00631021" w:rsidRPr="007310A7">
        <w:rPr>
          <w:rFonts w:ascii="Monospaced" w:eastAsia="Monospaced" w:hAnsi="Monospaced" w:cs="Monospaced"/>
          <w:color w:val="000000" w:themeColor="text1"/>
        </w:rPr>
        <w:t xml:space="preserve">, die ihm ermöglichen über seine </w:t>
      </w:r>
      <w:r w:rsidR="000B376B" w:rsidRPr="007310A7">
        <w:rPr>
          <w:rFonts w:ascii="Monospaced" w:eastAsia="Monospaced" w:hAnsi="Monospaced" w:cs="Monospaced"/>
          <w:color w:val="000000" w:themeColor="text1"/>
        </w:rPr>
        <w:t>Lebensges</w:t>
      </w:r>
      <w:r w:rsidR="00631021" w:rsidRPr="007310A7">
        <w:rPr>
          <w:rFonts w:ascii="Monospaced" w:eastAsia="Monospaced" w:hAnsi="Monospaced" w:cs="Monospaced"/>
          <w:color w:val="000000" w:themeColor="text1"/>
        </w:rPr>
        <w:t xml:space="preserve">chichte zu sprechen. </w:t>
      </w:r>
    </w:p>
    <w:p w14:paraId="1ACC5AC5" w14:textId="4FA68A8F" w:rsidR="002D511F" w:rsidRPr="007310A7" w:rsidRDefault="00631021" w:rsidP="00A1166D">
      <w:pPr>
        <w:spacing w:before="240" w:line="360" w:lineRule="auto"/>
        <w:jc w:val="both"/>
        <w:rPr>
          <w:color w:val="000000" w:themeColor="text1"/>
        </w:rPr>
      </w:pPr>
      <w:r w:rsidRPr="007310A7">
        <w:rPr>
          <w:color w:val="000000" w:themeColor="text1"/>
        </w:rPr>
        <w:t xml:space="preserve">Insgesamt wird deutlich, dass Alex sich zum Ende des Interviewprozesses in mehrfacher Hinsicht in einer </w:t>
      </w:r>
      <w:r w:rsidR="00A1166D" w:rsidRPr="007310A7">
        <w:rPr>
          <w:color w:val="000000" w:themeColor="text1"/>
        </w:rPr>
        <w:t xml:space="preserve">verdichteten Veränderungssituation </w:t>
      </w:r>
      <w:r w:rsidRPr="007310A7">
        <w:rPr>
          <w:color w:val="000000" w:themeColor="text1"/>
        </w:rPr>
        <w:t xml:space="preserve">befindet, die sowohl Potentialitäten für </w:t>
      </w:r>
      <w:r w:rsidR="00A1166D" w:rsidRPr="007310A7">
        <w:rPr>
          <w:color w:val="000000" w:themeColor="text1"/>
        </w:rPr>
        <w:t xml:space="preserve">transformative </w:t>
      </w:r>
      <w:r w:rsidRPr="007310A7">
        <w:rPr>
          <w:color w:val="000000" w:themeColor="text1"/>
        </w:rPr>
        <w:t>Entwicklung</w:t>
      </w:r>
      <w:r w:rsidR="00A1166D" w:rsidRPr="007310A7">
        <w:rPr>
          <w:color w:val="000000" w:themeColor="text1"/>
        </w:rPr>
        <w:t xml:space="preserve">s-Prozesse </w:t>
      </w:r>
      <w:r w:rsidRPr="007310A7">
        <w:rPr>
          <w:color w:val="000000" w:themeColor="text1"/>
        </w:rPr>
        <w:t xml:space="preserve">als auch </w:t>
      </w:r>
      <w:r w:rsidR="00AD574F" w:rsidRPr="007310A7">
        <w:rPr>
          <w:color w:val="000000" w:themeColor="text1"/>
        </w:rPr>
        <w:t>diesen eher entgegenstehende</w:t>
      </w:r>
      <w:r w:rsidRPr="007310A7">
        <w:rPr>
          <w:color w:val="000000" w:themeColor="text1"/>
        </w:rPr>
        <w:t xml:space="preserve"> Belastungsmomente beinhaltet. Die </w:t>
      </w:r>
      <w:r w:rsidR="00A1166D" w:rsidRPr="007310A7">
        <w:rPr>
          <w:color w:val="000000" w:themeColor="text1"/>
        </w:rPr>
        <w:t>E</w:t>
      </w:r>
      <w:r w:rsidRPr="007310A7">
        <w:rPr>
          <w:color w:val="000000" w:themeColor="text1"/>
        </w:rPr>
        <w:t>rkrankung und der drohende Verlust seines Vaters gehör</w:t>
      </w:r>
      <w:r w:rsidR="00A1166D" w:rsidRPr="007310A7">
        <w:rPr>
          <w:color w:val="000000" w:themeColor="text1"/>
        </w:rPr>
        <w:t>en</w:t>
      </w:r>
      <w:r w:rsidRPr="007310A7">
        <w:rPr>
          <w:color w:val="000000" w:themeColor="text1"/>
        </w:rPr>
        <w:t xml:space="preserve"> </w:t>
      </w:r>
      <w:r w:rsidR="00A1166D" w:rsidRPr="007310A7">
        <w:rPr>
          <w:color w:val="000000" w:themeColor="text1"/>
        </w:rPr>
        <w:t xml:space="preserve">zwar </w:t>
      </w:r>
      <w:r w:rsidRPr="007310A7">
        <w:rPr>
          <w:color w:val="000000" w:themeColor="text1"/>
        </w:rPr>
        <w:t xml:space="preserve">zu Letzterem, </w:t>
      </w:r>
      <w:r w:rsidR="00A1166D" w:rsidRPr="007310A7">
        <w:rPr>
          <w:color w:val="000000" w:themeColor="text1"/>
        </w:rPr>
        <w:t xml:space="preserve">jedoch sind auch </w:t>
      </w:r>
      <w:r w:rsidRPr="007310A7">
        <w:rPr>
          <w:color w:val="000000" w:themeColor="text1"/>
        </w:rPr>
        <w:t>hier</w:t>
      </w:r>
      <w:r w:rsidR="00A1166D" w:rsidRPr="007310A7">
        <w:rPr>
          <w:color w:val="000000" w:themeColor="text1"/>
        </w:rPr>
        <w:t xml:space="preserve"> </w:t>
      </w:r>
      <w:r w:rsidR="003821A7" w:rsidRPr="007310A7">
        <w:rPr>
          <w:color w:val="000000" w:themeColor="text1"/>
        </w:rPr>
        <w:lastRenderedPageBreak/>
        <w:t>Bearbeitungs</w:t>
      </w:r>
      <w:r w:rsidR="00A1166D" w:rsidRPr="007310A7">
        <w:rPr>
          <w:color w:val="000000" w:themeColor="text1"/>
        </w:rPr>
        <w:t>prozesse</w:t>
      </w:r>
      <w:r w:rsidRPr="007310A7">
        <w:rPr>
          <w:color w:val="000000" w:themeColor="text1"/>
        </w:rPr>
        <w:t xml:space="preserve"> denkbar</w:t>
      </w:r>
      <w:r w:rsidR="003821A7" w:rsidRPr="007310A7">
        <w:rPr>
          <w:color w:val="000000" w:themeColor="text1"/>
        </w:rPr>
        <w:t>, die eine Ablösung aus den skizzierten starken Loyalitätsbindungen sowie zunehmende sozial-räumliche und ökonomische Selbstständigkeit ermöglichen können.</w:t>
      </w:r>
    </w:p>
    <w:p w14:paraId="0D9FBE10" w14:textId="3969F2EA" w:rsidR="00631021" w:rsidRPr="007310A7" w:rsidRDefault="00A52258" w:rsidP="00AB5347">
      <w:pPr>
        <w:pStyle w:val="berschrift3"/>
        <w:spacing w:before="360" w:after="240"/>
        <w:rPr>
          <w:rFonts w:asciiTheme="minorHAnsi" w:hAnsiTheme="minorHAnsi"/>
          <w:b/>
          <w:color w:val="000000" w:themeColor="text1"/>
        </w:rPr>
      </w:pPr>
      <w:bookmarkStart w:id="73" w:name="_Toc233288805"/>
      <w:r w:rsidRPr="007310A7">
        <w:rPr>
          <w:rFonts w:asciiTheme="minorHAnsi" w:hAnsiTheme="minorHAnsi"/>
          <w:b/>
          <w:color w:val="000000" w:themeColor="text1"/>
        </w:rPr>
        <w:t xml:space="preserve">7.3.4. </w:t>
      </w:r>
      <w:r w:rsidR="00631021" w:rsidRPr="007310A7">
        <w:rPr>
          <w:rFonts w:asciiTheme="minorHAnsi" w:hAnsiTheme="minorHAnsi"/>
          <w:b/>
          <w:color w:val="000000" w:themeColor="text1"/>
        </w:rPr>
        <w:t>Kontrastierung von erlebter und erzählter Lebensgeschichte</w:t>
      </w:r>
      <w:bookmarkEnd w:id="73"/>
      <w:r w:rsidR="00631021" w:rsidRPr="007310A7">
        <w:rPr>
          <w:rFonts w:asciiTheme="minorHAnsi" w:hAnsiTheme="minorHAnsi"/>
          <w:b/>
          <w:color w:val="000000" w:themeColor="text1"/>
        </w:rPr>
        <w:t xml:space="preserve"> </w:t>
      </w:r>
    </w:p>
    <w:p w14:paraId="4B2392A4" w14:textId="64A868DC" w:rsidR="00631021" w:rsidRPr="007310A7" w:rsidRDefault="00631021" w:rsidP="006630D0">
      <w:pPr>
        <w:spacing w:line="360" w:lineRule="auto"/>
        <w:jc w:val="both"/>
        <w:rPr>
          <w:color w:val="000000" w:themeColor="text1"/>
        </w:rPr>
      </w:pPr>
      <w:r w:rsidRPr="007310A7">
        <w:rPr>
          <w:color w:val="000000" w:themeColor="text1"/>
        </w:rPr>
        <w:t xml:space="preserve">Auf Ebene der erzählten Lebensgeschichte zeigt sich, dass Alex überwiegend die Perspektive naher, ihm gegenüber verantwortlicher </w:t>
      </w:r>
      <w:r w:rsidR="002B02BE" w:rsidRPr="007310A7">
        <w:rPr>
          <w:color w:val="000000" w:themeColor="text1"/>
        </w:rPr>
        <w:t xml:space="preserve">oder als übermächtig erlebter </w:t>
      </w:r>
      <w:r w:rsidRPr="007310A7">
        <w:rPr>
          <w:color w:val="000000" w:themeColor="text1"/>
        </w:rPr>
        <w:t xml:space="preserve">Personen einnimmt. Insbesondere übernimmt er die Sichtweise seines Vaters, wodurch er sein eigenes Erleben </w:t>
      </w:r>
      <w:proofErr w:type="spellStart"/>
      <w:r w:rsidRPr="007310A7">
        <w:rPr>
          <w:color w:val="000000" w:themeColor="text1"/>
        </w:rPr>
        <w:t>dethematisiert</w:t>
      </w:r>
      <w:proofErr w:type="spellEnd"/>
      <w:r w:rsidRPr="007310A7">
        <w:rPr>
          <w:color w:val="000000" w:themeColor="text1"/>
        </w:rPr>
        <w:t xml:space="preserve">. </w:t>
      </w:r>
      <w:r w:rsidRPr="007310A7">
        <w:rPr>
          <w:rFonts w:cs="Times New Roman"/>
          <w:color w:val="000000" w:themeColor="text1"/>
        </w:rPr>
        <w:t xml:space="preserve">Auch die operative </w:t>
      </w:r>
      <w:proofErr w:type="spellStart"/>
      <w:r w:rsidRPr="007310A7">
        <w:rPr>
          <w:rFonts w:cs="Times New Roman"/>
          <w:color w:val="000000" w:themeColor="text1"/>
        </w:rPr>
        <w:t>Vereindeutigung</w:t>
      </w:r>
      <w:proofErr w:type="spellEnd"/>
      <w:r w:rsidRPr="007310A7">
        <w:rPr>
          <w:rFonts w:cs="Times New Roman"/>
          <w:color w:val="000000" w:themeColor="text1"/>
        </w:rPr>
        <w:t xml:space="preserve"> seines Körpers wird durch die Übernahme der Erzählweise seiner Eltern und frühen Behandler</w:t>
      </w:r>
      <w:r w:rsidR="002B02BE" w:rsidRPr="007310A7">
        <w:rPr>
          <w:rFonts w:cs="Times New Roman"/>
          <w:color w:val="000000" w:themeColor="text1"/>
        </w:rPr>
        <w:t>I</w:t>
      </w:r>
      <w:r w:rsidRPr="007310A7">
        <w:rPr>
          <w:rFonts w:cs="Times New Roman"/>
          <w:color w:val="000000" w:themeColor="text1"/>
        </w:rPr>
        <w:t>nnen gerechtfertigt und als alternativlos präsentiert</w:t>
      </w:r>
      <w:r w:rsidR="002B02BE" w:rsidRPr="007310A7">
        <w:rPr>
          <w:rFonts w:cs="Times New Roman"/>
          <w:color w:val="000000" w:themeColor="text1"/>
        </w:rPr>
        <w:t>.</w:t>
      </w:r>
      <w:r w:rsidR="002B02BE" w:rsidRPr="007310A7">
        <w:rPr>
          <w:color w:val="000000" w:themeColor="text1"/>
        </w:rPr>
        <w:t xml:space="preserve"> </w:t>
      </w:r>
      <w:r w:rsidRPr="007310A7">
        <w:rPr>
          <w:color w:val="000000" w:themeColor="text1"/>
        </w:rPr>
        <w:t xml:space="preserve">Während er die Verantwortung von Autoritäts- und Bezugspersonen im Kontext erlebter Fremdbestimmung und Grenzüberschreitungserfahrungen relativiert schreibt er diese überwiegend </w:t>
      </w:r>
      <w:r w:rsidR="002B02BE" w:rsidRPr="007310A7">
        <w:rPr>
          <w:color w:val="000000" w:themeColor="text1"/>
        </w:rPr>
        <w:t xml:space="preserve">seinem „Anders“ sein </w:t>
      </w:r>
      <w:r w:rsidRPr="007310A7">
        <w:rPr>
          <w:color w:val="000000" w:themeColor="text1"/>
        </w:rPr>
        <w:t xml:space="preserve">zu. </w:t>
      </w:r>
      <w:r w:rsidR="002B02BE" w:rsidRPr="007310A7">
        <w:rPr>
          <w:color w:val="000000" w:themeColor="text1"/>
        </w:rPr>
        <w:t xml:space="preserve">Dadurch </w:t>
      </w:r>
      <w:r w:rsidRPr="007310A7">
        <w:rPr>
          <w:color w:val="000000" w:themeColor="text1"/>
        </w:rPr>
        <w:t xml:space="preserve">kommt es innerhalb </w:t>
      </w:r>
      <w:r w:rsidR="002B02BE" w:rsidRPr="007310A7">
        <w:rPr>
          <w:color w:val="000000" w:themeColor="text1"/>
        </w:rPr>
        <w:t xml:space="preserve">dieser </w:t>
      </w:r>
      <w:r w:rsidRPr="007310A7">
        <w:rPr>
          <w:color w:val="000000" w:themeColor="text1"/>
        </w:rPr>
        <w:t>Präsentationsweise zu einer De-</w:t>
      </w:r>
      <w:proofErr w:type="spellStart"/>
      <w:r w:rsidRPr="007310A7">
        <w:rPr>
          <w:color w:val="000000" w:themeColor="text1"/>
        </w:rPr>
        <w:t>Agentivierung</w:t>
      </w:r>
      <w:proofErr w:type="spellEnd"/>
      <w:r w:rsidRPr="007310A7">
        <w:rPr>
          <w:color w:val="000000" w:themeColor="text1"/>
        </w:rPr>
        <w:t xml:space="preserve"> von Gewalt. Diese stellt </w:t>
      </w:r>
      <w:r w:rsidR="002B02BE" w:rsidRPr="007310A7">
        <w:rPr>
          <w:color w:val="000000" w:themeColor="text1"/>
        </w:rPr>
        <w:t xml:space="preserve">Alex zwar </w:t>
      </w:r>
      <w:r w:rsidRPr="007310A7">
        <w:rPr>
          <w:color w:val="000000" w:themeColor="text1"/>
        </w:rPr>
        <w:t>in einen Kausalzusammenhang mit seinem</w:t>
      </w:r>
      <w:r w:rsidR="002B02BE" w:rsidRPr="007310A7">
        <w:rPr>
          <w:color w:val="000000" w:themeColor="text1"/>
        </w:rPr>
        <w:t xml:space="preserve"> diskreditierenden „</w:t>
      </w:r>
      <w:r w:rsidRPr="007310A7">
        <w:rPr>
          <w:color w:val="000000" w:themeColor="text1"/>
        </w:rPr>
        <w:t>Anders</w:t>
      </w:r>
      <w:r w:rsidR="002B02BE" w:rsidRPr="007310A7">
        <w:rPr>
          <w:color w:val="000000" w:themeColor="text1"/>
        </w:rPr>
        <w:t>“</w:t>
      </w:r>
      <w:r w:rsidRPr="007310A7">
        <w:rPr>
          <w:color w:val="000000" w:themeColor="text1"/>
        </w:rPr>
        <w:t xml:space="preserve"> Sein</w:t>
      </w:r>
      <w:r w:rsidR="002B02BE" w:rsidRPr="007310A7">
        <w:rPr>
          <w:color w:val="000000" w:themeColor="text1"/>
        </w:rPr>
        <w:t>,</w:t>
      </w:r>
      <w:r w:rsidRPr="007310A7">
        <w:rPr>
          <w:color w:val="000000" w:themeColor="text1"/>
        </w:rPr>
        <w:t xml:space="preserve"> jedoch in keinen Zusammenhang mit der Täterschaft, der ihm gegenüber gewaltausübenden und/oder vernachlässigenden Personen. Dadurch werden zum einen Schuldzuweisungen an diese vermieden und zum andern die strukturellen Bedingungen von Gewalterfahrungen unsichtbar und scheinbar unveränderlich.</w:t>
      </w:r>
    </w:p>
    <w:p w14:paraId="34C09F5F" w14:textId="65BD4B9A" w:rsidR="00631021" w:rsidRPr="007310A7" w:rsidRDefault="00631021" w:rsidP="00AB5347">
      <w:pPr>
        <w:spacing w:before="240" w:line="360" w:lineRule="auto"/>
        <w:jc w:val="both"/>
        <w:rPr>
          <w:color w:val="000000" w:themeColor="text1"/>
        </w:rPr>
      </w:pPr>
      <w:r w:rsidRPr="007310A7">
        <w:rPr>
          <w:color w:val="000000" w:themeColor="text1"/>
        </w:rPr>
        <w:t>In der Kontrastierung mit der erlebten Lebensgeschichte wird deutlich, dass sich die Regelhaftigkeit von Alex Präsentationsweise zunächst durch eine starke Loyalitätsbindung an seine Eltern und frühen ärztlichen Behandler</w:t>
      </w:r>
      <w:r w:rsidR="003B49DB">
        <w:rPr>
          <w:color w:val="000000" w:themeColor="text1"/>
        </w:rPr>
        <w:t>I</w:t>
      </w:r>
      <w:r w:rsidRPr="007310A7">
        <w:rPr>
          <w:color w:val="000000" w:themeColor="text1"/>
        </w:rPr>
        <w:t>nnen erklären lässt. D</w:t>
      </w:r>
      <w:r w:rsidR="003B49DB">
        <w:rPr>
          <w:color w:val="000000" w:themeColor="text1"/>
        </w:rPr>
        <w:t>ie</w:t>
      </w:r>
      <w:r w:rsidRPr="007310A7">
        <w:rPr>
          <w:color w:val="000000" w:themeColor="text1"/>
        </w:rPr>
        <w:t xml:space="preserve"> Alex’ vermittelte</w:t>
      </w:r>
      <w:r w:rsidR="003B49DB">
        <w:rPr>
          <w:color w:val="000000" w:themeColor="text1"/>
        </w:rPr>
        <w:t>n</w:t>
      </w:r>
      <w:r w:rsidRPr="007310A7">
        <w:rPr>
          <w:color w:val="000000" w:themeColor="text1"/>
        </w:rPr>
        <w:t xml:space="preserve"> Narrativ</w:t>
      </w:r>
      <w:r w:rsidR="003B49DB">
        <w:rPr>
          <w:color w:val="000000" w:themeColor="text1"/>
        </w:rPr>
        <w:t>e</w:t>
      </w:r>
      <w:r w:rsidRPr="007310A7">
        <w:rPr>
          <w:color w:val="000000" w:themeColor="text1"/>
        </w:rPr>
        <w:t xml:space="preserve">, dass sein Vater ihn „gerettet“ bzw. </w:t>
      </w:r>
      <w:r w:rsidR="003B49DB">
        <w:rPr>
          <w:color w:val="000000" w:themeColor="text1"/>
        </w:rPr>
        <w:t xml:space="preserve">seine erste Chirurgin </w:t>
      </w:r>
      <w:r w:rsidRPr="007310A7">
        <w:rPr>
          <w:color w:val="000000" w:themeColor="text1"/>
        </w:rPr>
        <w:t>ihn „als Jungen erkannt“ hätte, wir</w:t>
      </w:r>
      <w:r w:rsidR="003B49DB">
        <w:rPr>
          <w:color w:val="000000" w:themeColor="text1"/>
        </w:rPr>
        <w:t>ken</w:t>
      </w:r>
      <w:r w:rsidRPr="007310A7">
        <w:rPr>
          <w:color w:val="000000" w:themeColor="text1"/>
        </w:rPr>
        <w:t xml:space="preserve"> in </w:t>
      </w:r>
      <w:r w:rsidR="003B49DB">
        <w:rPr>
          <w:color w:val="000000" w:themeColor="text1"/>
        </w:rPr>
        <w:t xml:space="preserve">seinem </w:t>
      </w:r>
      <w:r w:rsidRPr="007310A7">
        <w:rPr>
          <w:color w:val="000000" w:themeColor="text1"/>
        </w:rPr>
        <w:t>Erleben bis in die Gegenwart fort. Dabei verstärkt das innerhalb de</w:t>
      </w:r>
      <w:r w:rsidR="002B02BE" w:rsidRPr="007310A7">
        <w:rPr>
          <w:color w:val="000000" w:themeColor="text1"/>
        </w:rPr>
        <w:t xml:space="preserve">r familialen Tradierung </w:t>
      </w:r>
      <w:r w:rsidR="003B49DB">
        <w:rPr>
          <w:color w:val="000000" w:themeColor="text1"/>
        </w:rPr>
        <w:t xml:space="preserve">zentral thematisierte </w:t>
      </w:r>
      <w:r w:rsidRPr="007310A7">
        <w:rPr>
          <w:color w:val="000000" w:themeColor="text1"/>
        </w:rPr>
        <w:t xml:space="preserve">Leid </w:t>
      </w:r>
      <w:r w:rsidR="003B49DB">
        <w:rPr>
          <w:color w:val="000000" w:themeColor="text1"/>
        </w:rPr>
        <w:t xml:space="preserve">seiner </w:t>
      </w:r>
      <w:r w:rsidRPr="007310A7">
        <w:rPr>
          <w:color w:val="000000" w:themeColor="text1"/>
        </w:rPr>
        <w:t>Eltern diese Bindung</w:t>
      </w:r>
      <w:r w:rsidR="003B49DB">
        <w:rPr>
          <w:color w:val="000000" w:themeColor="text1"/>
        </w:rPr>
        <w:t xml:space="preserve"> zusätzlich</w:t>
      </w:r>
      <w:r w:rsidRPr="007310A7">
        <w:rPr>
          <w:color w:val="000000" w:themeColor="text1"/>
        </w:rPr>
        <w:t>.</w:t>
      </w:r>
    </w:p>
    <w:p w14:paraId="227420C6" w14:textId="0EC9A1F1" w:rsidR="00B876F3" w:rsidRDefault="00631021" w:rsidP="006630D0">
      <w:pPr>
        <w:spacing w:line="360" w:lineRule="auto"/>
        <w:jc w:val="both"/>
        <w:rPr>
          <w:rFonts w:cs="Times New Roman"/>
          <w:color w:val="000000" w:themeColor="text1"/>
        </w:rPr>
      </w:pPr>
      <w:r w:rsidRPr="007310A7">
        <w:rPr>
          <w:color w:val="000000" w:themeColor="text1"/>
        </w:rPr>
        <w:t xml:space="preserve">Die </w:t>
      </w:r>
      <w:proofErr w:type="spellStart"/>
      <w:r w:rsidRPr="007310A7">
        <w:rPr>
          <w:color w:val="000000" w:themeColor="text1"/>
        </w:rPr>
        <w:t>Unhinterfragtheit</w:t>
      </w:r>
      <w:proofErr w:type="spellEnd"/>
      <w:r w:rsidRPr="007310A7">
        <w:rPr>
          <w:color w:val="000000" w:themeColor="text1"/>
        </w:rPr>
        <w:t xml:space="preserve"> dieser Narrative und </w:t>
      </w:r>
      <w:r w:rsidR="00972C51">
        <w:rPr>
          <w:color w:val="000000" w:themeColor="text1"/>
        </w:rPr>
        <w:t xml:space="preserve">die </w:t>
      </w:r>
      <w:r w:rsidRPr="007310A7">
        <w:rPr>
          <w:color w:val="000000" w:themeColor="text1"/>
        </w:rPr>
        <w:t xml:space="preserve">daraus resultierende Bindung bis in Alex junges Erwachsenenleben lassen sich dabei auch </w:t>
      </w:r>
      <w:r w:rsidR="002B02BE" w:rsidRPr="007310A7">
        <w:rPr>
          <w:color w:val="000000" w:themeColor="text1"/>
        </w:rPr>
        <w:t xml:space="preserve">als </w:t>
      </w:r>
      <w:r w:rsidRPr="007310A7">
        <w:rPr>
          <w:color w:val="000000" w:themeColor="text1"/>
        </w:rPr>
        <w:t xml:space="preserve">eine fortwirkende traumatisch bedingte </w:t>
      </w:r>
      <w:r w:rsidR="002B02BE" w:rsidRPr="007310A7">
        <w:rPr>
          <w:color w:val="000000" w:themeColor="text1"/>
        </w:rPr>
        <w:t xml:space="preserve">Strategie </w:t>
      </w:r>
      <w:r w:rsidRPr="007310A7">
        <w:rPr>
          <w:color w:val="000000" w:themeColor="text1"/>
        </w:rPr>
        <w:t>verstehen: Die Übernahme der Perspektive seiner Eltern, Pädagog</w:t>
      </w:r>
      <w:r w:rsidR="002B02BE" w:rsidRPr="007310A7">
        <w:rPr>
          <w:color w:val="000000" w:themeColor="text1"/>
        </w:rPr>
        <w:t>I</w:t>
      </w:r>
      <w:r w:rsidRPr="007310A7">
        <w:rPr>
          <w:color w:val="000000" w:themeColor="text1"/>
        </w:rPr>
        <w:t>nnen und</w:t>
      </w:r>
      <w:r w:rsidR="00972C51">
        <w:rPr>
          <w:color w:val="000000" w:themeColor="text1"/>
        </w:rPr>
        <w:t xml:space="preserve"> BehandlerInnen</w:t>
      </w:r>
      <w:r w:rsidRPr="007310A7">
        <w:rPr>
          <w:color w:val="000000" w:themeColor="text1"/>
        </w:rPr>
        <w:t>, die ihn entweder nicht schützten, oder sogar selbst Grenzverletzungen ausübten, ermöglicht Alex</w:t>
      </w:r>
      <w:r w:rsidR="00B876F3">
        <w:rPr>
          <w:color w:val="000000" w:themeColor="text1"/>
        </w:rPr>
        <w:t xml:space="preserve"> zwar</w:t>
      </w:r>
      <w:r w:rsidRPr="007310A7">
        <w:rPr>
          <w:color w:val="000000" w:themeColor="text1"/>
        </w:rPr>
        <w:t xml:space="preserve"> die</w:t>
      </w:r>
      <w:r w:rsidR="00972C51">
        <w:rPr>
          <w:color w:val="000000" w:themeColor="text1"/>
        </w:rPr>
        <w:t xml:space="preserve"> </w:t>
      </w:r>
      <w:r w:rsidR="00D84438">
        <w:rPr>
          <w:color w:val="000000" w:themeColor="text1"/>
        </w:rPr>
        <w:t xml:space="preserve">Beziehungen </w:t>
      </w:r>
      <w:r w:rsidR="00D84438" w:rsidRPr="007310A7">
        <w:rPr>
          <w:color w:val="000000" w:themeColor="text1"/>
        </w:rPr>
        <w:lastRenderedPageBreak/>
        <w:t>zu</w:t>
      </w:r>
      <w:r w:rsidR="00972C51">
        <w:rPr>
          <w:color w:val="000000" w:themeColor="text1"/>
        </w:rPr>
        <w:t xml:space="preserve"> diesen Personen aufrechtzuerhalten</w:t>
      </w:r>
      <w:r w:rsidR="002B02BE" w:rsidRPr="007310A7">
        <w:rPr>
          <w:color w:val="000000" w:themeColor="text1"/>
        </w:rPr>
        <w:t xml:space="preserve">. </w:t>
      </w:r>
      <w:r w:rsidR="002B02BE" w:rsidRPr="007310A7">
        <w:rPr>
          <w:rFonts w:cs="Times New Roman"/>
          <w:color w:val="000000" w:themeColor="text1"/>
        </w:rPr>
        <w:t xml:space="preserve">Durch die </w:t>
      </w:r>
      <w:r w:rsidR="00B876F3">
        <w:rPr>
          <w:rFonts w:cs="Times New Roman"/>
          <w:color w:val="000000" w:themeColor="text1"/>
        </w:rPr>
        <w:t xml:space="preserve">damit einhergehende Übernahme </w:t>
      </w:r>
      <w:r w:rsidR="00F05CB4">
        <w:rPr>
          <w:rFonts w:cs="Times New Roman"/>
          <w:color w:val="000000" w:themeColor="text1"/>
        </w:rPr>
        <w:t>objektivierende</w:t>
      </w:r>
      <w:r w:rsidR="00B876F3">
        <w:rPr>
          <w:rFonts w:cs="Times New Roman"/>
          <w:color w:val="000000" w:themeColor="text1"/>
        </w:rPr>
        <w:t xml:space="preserve">r, sein Erleben delegitimierender </w:t>
      </w:r>
      <w:r w:rsidR="00F05CB4">
        <w:rPr>
          <w:rFonts w:cs="Times New Roman"/>
          <w:color w:val="000000" w:themeColor="text1"/>
        </w:rPr>
        <w:t xml:space="preserve">Fremdzuschreibungen </w:t>
      </w:r>
      <w:r w:rsidR="00D84438" w:rsidRPr="007310A7">
        <w:rPr>
          <w:rFonts w:cs="Times New Roman"/>
          <w:color w:val="000000" w:themeColor="text1"/>
        </w:rPr>
        <w:t>verschwindet</w:t>
      </w:r>
      <w:r w:rsidR="002B02BE" w:rsidRPr="007310A7">
        <w:rPr>
          <w:rFonts w:cs="Times New Roman"/>
          <w:color w:val="000000" w:themeColor="text1"/>
        </w:rPr>
        <w:t xml:space="preserve"> </w:t>
      </w:r>
      <w:r w:rsidR="00972C51">
        <w:rPr>
          <w:rFonts w:cs="Times New Roman"/>
          <w:color w:val="000000" w:themeColor="text1"/>
        </w:rPr>
        <w:t xml:space="preserve">er </w:t>
      </w:r>
      <w:r w:rsidR="00B876F3">
        <w:rPr>
          <w:rFonts w:cs="Times New Roman"/>
          <w:color w:val="000000" w:themeColor="text1"/>
        </w:rPr>
        <w:t xml:space="preserve">jedoch in der Konsequenz </w:t>
      </w:r>
      <w:r w:rsidR="002B02BE" w:rsidRPr="007310A7">
        <w:rPr>
          <w:rFonts w:cs="Times New Roman"/>
          <w:color w:val="000000" w:themeColor="text1"/>
        </w:rPr>
        <w:t xml:space="preserve">als handelndes, empfindendes und </w:t>
      </w:r>
      <w:r w:rsidR="00D84438" w:rsidRPr="007310A7">
        <w:rPr>
          <w:rFonts w:cs="Times New Roman"/>
          <w:color w:val="000000" w:themeColor="text1"/>
        </w:rPr>
        <w:t>deutendes</w:t>
      </w:r>
      <w:r w:rsidR="002B02BE" w:rsidRPr="007310A7">
        <w:rPr>
          <w:rFonts w:cs="Times New Roman"/>
          <w:color w:val="000000" w:themeColor="text1"/>
        </w:rPr>
        <w:t xml:space="preserve"> Subjekt</w:t>
      </w:r>
      <w:r w:rsidR="00F05CB4">
        <w:rPr>
          <w:rFonts w:cs="Times New Roman"/>
          <w:color w:val="000000" w:themeColor="text1"/>
        </w:rPr>
        <w:t xml:space="preserve">. </w:t>
      </w:r>
    </w:p>
    <w:p w14:paraId="02384E5F" w14:textId="6AE95258" w:rsidR="005636ED" w:rsidRPr="007310A7" w:rsidRDefault="00F05CB4" w:rsidP="006630D0">
      <w:pPr>
        <w:spacing w:line="360" w:lineRule="auto"/>
        <w:jc w:val="both"/>
        <w:rPr>
          <w:color w:val="000000" w:themeColor="text1"/>
        </w:rPr>
      </w:pPr>
      <w:r>
        <w:rPr>
          <w:rFonts w:cs="Times New Roman"/>
          <w:color w:val="000000" w:themeColor="text1"/>
        </w:rPr>
        <w:t xml:space="preserve">Daher lässt sich </w:t>
      </w:r>
      <w:r>
        <w:rPr>
          <w:rFonts w:cs="Times New Roman"/>
          <w:color w:val="000000" w:themeColor="text1"/>
        </w:rPr>
        <w:t xml:space="preserve">die den Fall strukturierende biographische </w:t>
      </w:r>
      <w:r>
        <w:rPr>
          <w:rFonts w:cs="Times New Roman"/>
          <w:color w:val="000000" w:themeColor="text1"/>
        </w:rPr>
        <w:t xml:space="preserve">Überlebenss</w:t>
      </w:r>
      <w:r>
        <w:rPr>
          <w:rFonts w:cs="Times New Roman"/>
          <w:color w:val="000000" w:themeColor="text1"/>
        </w:rPr>
        <w:t xml:space="preserve">trategie als </w:t>
      </w:r>
      <w:r>
        <w:rPr>
          <w:rFonts w:cs="Times New Roman"/>
          <w:color w:val="000000" w:themeColor="text1"/>
        </w:rPr>
        <w:t xml:space="preserve">Selbst-Ob</w:t>
      </w:r>
      <w:r>
        <w:rPr>
          <w:rFonts w:cs="Times New Roman"/>
          <w:color w:val="000000" w:themeColor="text1"/>
        </w:rPr>
        <w:t xml:space="preserve">jektivierung im Kontext massiv belastender Fremdbestimmungs</w:t>
      </w:r>
      <w:r>
        <w:rPr>
          <w:rFonts w:cs="Times New Roman"/>
          <w:color w:val="000000" w:themeColor="text1"/>
        </w:rPr>
        <w:t xml:space="preserve">- und Grenzverletzungs</w:t>
      </w:r>
      <w:r>
        <w:rPr>
          <w:rFonts w:cs="Times New Roman"/>
          <w:color w:val="000000" w:themeColor="text1"/>
        </w:rPr>
        <w:t xml:space="preserve">erfahrungen</w:t>
      </w:r>
      <w:r>
        <w:rPr>
          <w:rFonts w:cs="Times New Roman"/>
          <w:color w:val="000000" w:themeColor="text1"/>
        </w:rPr>
        <w:t xml:space="preserve"> bezeichnen</w:t>
      </w:r>
      <w:r>
        <w:rPr>
          <w:rFonts w:cs="Times New Roman"/>
          <w:color w:val="000000" w:themeColor="text1"/>
        </w:rPr>
        <w:t xml:space="preserve">.</w:t>
      </w:r>
      <w:r>
        <w:rPr>
          <w:color w:val="000000" w:themeColor="text1"/>
        </w:rPr>
        <w:t xml:space="preserve"> </w:t>
      </w:r>
      <w:r>
        <w:rPr>
          <w:color w:val="000000" w:themeColor="text1"/>
        </w:rPr>
        <w:t xml:space="preserve">Diese Strategie geht über eine Verdinglichung des eigenen Körpers hinaus und charakterisiert </w:t>
      </w:r>
      <w:r>
        <w:rPr>
          <w:color w:val="000000" w:themeColor="text1"/>
        </w:rPr>
        <w:t xml:space="preserve">Alex </w:t>
      </w:r>
      <w:r>
        <w:rPr>
          <w:color w:val="000000" w:themeColor="text1"/>
        </w:rPr>
        <w:t xml:space="preserve">Bezugnahme auf unterschiedlichste soziale Kontexte und Personen, im </w:t>
      </w:r>
      <w:del w:id="1000180" w:author="Claude Lektorat" w:date="2026-06-30T12:18:05Z">
        <w:r>
          <w:rPr>
            <w:color w:val="000000" w:themeColor="text1"/>
          </w:rPr>
          <w:delText xml:space="preserve">Rahme</w:delText>
        </w:r>
      </w:del>
      <w:ins w:id="1000181" w:author="Claude Lektorat" w:date="2026-06-30T12:18:05Z">
        <w:r>
          <w:rPr>
            <w:color w:val="000000" w:themeColor="text1"/>
          </w:rPr>
          <w:t xml:space="preserve">Rahmen</w:t>
        </w:r>
      </w:ins>
      <w:r>
        <w:rPr>
          <w:color w:val="000000" w:themeColor="text1"/>
        </w:rPr>
        <w:t xml:space="preserve"> derer </w:t>
      </w:r>
      <w:r>
        <w:rPr>
          <w:color w:val="000000" w:themeColor="text1"/>
        </w:rPr>
        <w:t xml:space="preserve">sein </w:t>
      </w:r>
      <w:r>
        <w:rPr>
          <w:color w:val="000000" w:themeColor="text1"/>
        </w:rPr>
        <w:t xml:space="preserve">Erleben und Wollen </w:t>
      </w:r>
      <w:r>
        <w:rPr>
          <w:color w:val="000000" w:themeColor="text1"/>
        </w:rPr>
        <w:t xml:space="preserve">nicht vorkommt</w:t>
      </w:r>
      <w:r>
        <w:rPr>
          <w:color w:val="000000" w:themeColor="text1"/>
        </w:rPr>
        <w:t xml:space="preserve">. Letztere </w:t>
      </w:r>
      <w:r>
        <w:rPr>
          <w:color w:val="000000" w:themeColor="text1"/>
        </w:rPr>
        <w:t xml:space="preserve">Struktur </w:t>
      </w:r>
      <w:r>
        <w:rPr>
          <w:color w:val="000000" w:themeColor="text1"/>
        </w:rPr>
        <w:t xml:space="preserve">ist als Verinnerlichung </w:t>
      </w:r>
      <w:r>
        <w:rPr>
          <w:color w:val="000000" w:themeColor="text1"/>
        </w:rPr>
        <w:t xml:space="preserve">von </w:t>
      </w:r>
      <w:r>
        <w:rPr>
          <w:color w:val="000000" w:themeColor="text1"/>
        </w:rPr>
        <w:t xml:space="preserve">in einem frühen Alter einsetzende</w:t>
      </w:r>
      <w:r>
        <w:rPr>
          <w:color w:val="000000" w:themeColor="text1"/>
        </w:rPr>
        <w:t xml:space="preserve">n </w:t>
      </w:r>
      <w:r>
        <w:rPr>
          <w:color w:val="000000" w:themeColor="text1"/>
        </w:rPr>
        <w:t xml:space="preserve">Erfahrungen</w:t>
      </w:r>
      <w:r>
        <w:rPr>
          <w:color w:val="000000" w:themeColor="text1"/>
        </w:rPr>
        <w:t xml:space="preserve"> zu begreifen</w:t>
      </w:r>
      <w:r>
        <w:rPr>
          <w:color w:val="000000" w:themeColor="text1"/>
        </w:rPr>
        <w:t xml:space="preserve">, in denen </w:t>
      </w:r>
      <w:r>
        <w:rPr>
          <w:color w:val="000000" w:themeColor="text1"/>
        </w:rPr>
        <w:t xml:space="preserve">Alex </w:t>
      </w:r>
      <w:r>
        <w:rPr>
          <w:color w:val="000000" w:themeColor="text1"/>
        </w:rPr>
        <w:t xml:space="preserve">Subjektivität </w:t>
      </w:r>
      <w:r>
        <w:rPr>
          <w:color w:val="000000" w:themeColor="text1"/>
        </w:rPr>
        <w:t xml:space="preserve">und daraus resultierende Bedarfe entweder vollständig übergangen oder </w:t>
      </w:r>
      <w:r>
        <w:rPr>
          <w:color w:val="000000" w:themeColor="text1"/>
        </w:rPr>
        <w:t xml:space="preserve">von Bezugspersonen nur geringfügig berücksichtigt bzw. </w:t>
      </w:r>
      <w:r>
        <w:rPr>
          <w:color w:val="000000" w:themeColor="text1"/>
        </w:rPr>
        <w:t xml:space="preserve">relativiert w</w:t>
      </w:r>
      <w:r>
        <w:rPr>
          <w:color w:val="000000" w:themeColor="text1"/>
        </w:rPr>
        <w:t xml:space="preserve">u</w:t>
      </w:r>
      <w:r>
        <w:rPr>
          <w:color w:val="000000" w:themeColor="text1"/>
        </w:rPr>
        <w:t xml:space="preserve">rden</w:t>
      </w:r>
      <w:r>
        <w:rPr>
          <w:color w:val="000000" w:themeColor="text1"/>
        </w:rPr>
        <w:t xml:space="preserve">.</w:t>
      </w:r>
      <w:r>
        <w:rPr>
          <w:color w:val="000000" w:themeColor="text1"/>
        </w:rPr>
        <w:t xml:space="preserve"> </w:t>
      </w:r>
      <w:r>
        <w:rPr>
          <w:color w:val="000000" w:themeColor="text1"/>
        </w:rPr>
        <w:t xml:space="preserve">Die</w:t>
      </w:r>
      <w:r>
        <w:rPr>
          <w:color w:val="000000" w:themeColor="text1"/>
        </w:rPr>
        <w:t xml:space="preserve"> Interpretation</w:t>
      </w:r>
      <w:r>
        <w:rPr>
          <w:color w:val="000000" w:themeColor="text1"/>
        </w:rPr>
        <w:t xml:space="preserve">, dass es sich um eine Trauma-bedingte Schutz- und Überlebensstrategie im Angesicht einer</w:t>
      </w:r>
      <w:r>
        <w:rPr>
          <w:color w:val="000000" w:themeColor="text1"/>
        </w:rPr>
        <w:t xml:space="preserve"> anhaltend</w:t>
      </w:r>
      <w:r>
        <w:rPr>
          <w:color w:val="000000" w:themeColor="text1"/>
        </w:rPr>
        <w:t xml:space="preserve"> bedrohlichen Umwelt handelt, </w:t>
      </w:r>
      <w:r>
        <w:rPr>
          <w:color w:val="000000" w:themeColor="text1"/>
        </w:rPr>
        <w:t xml:space="preserve">macht ebenfalls nachvollziehbar</w:t>
      </w:r>
      <w:r>
        <w:rPr>
          <w:color w:val="000000" w:themeColor="text1"/>
        </w:rPr>
        <w:t xml:space="preserve">, weswegen Alex bis in die Gegenwart keine Initiative ergreift, </w:t>
      </w:r>
      <w:r>
        <w:rPr>
          <w:color w:val="000000" w:themeColor="text1"/>
        </w:rPr>
        <w:t xml:space="preserve">mehr </w:t>
      </w:r>
      <w:r>
        <w:rPr>
          <w:color w:val="000000" w:themeColor="text1"/>
        </w:rPr>
        <w:t xml:space="preserve">über seine </w:t>
      </w:r>
      <w:r>
        <w:rPr>
          <w:color w:val="000000" w:themeColor="text1"/>
        </w:rPr>
        <w:t xml:space="preserve">Vergangenheit zu erfahren. Dies ermöglicht initial</w:t>
      </w:r>
      <w:r>
        <w:rPr>
          <w:color w:val="000000" w:themeColor="text1"/>
        </w:rPr>
        <w:t xml:space="preserve"> </w:t>
      </w:r>
      <w:r>
        <w:rPr>
          <w:color w:val="000000" w:themeColor="text1"/>
        </w:rPr>
        <w:t xml:space="preserve">dissoziativ </w:t>
      </w:r>
      <w:r>
        <w:rPr>
          <w:color w:val="000000" w:themeColor="text1"/>
        </w:rPr>
        <w:t xml:space="preserve">entstandene Barrieren </w:t>
      </w:r>
      <w:r>
        <w:rPr>
          <w:color w:val="000000" w:themeColor="text1"/>
        </w:rPr>
        <w:t xml:space="preserve">zu t</w:t>
      </w:r>
      <w:r>
        <w:rPr>
          <w:color w:val="000000" w:themeColor="text1"/>
        </w:rPr>
        <w:t xml:space="preserve">raumatische</w:t>
      </w:r>
      <w:r>
        <w:rPr>
          <w:color w:val="000000" w:themeColor="text1"/>
        </w:rPr>
        <w:t xml:space="preserve">n </w:t>
      </w:r>
      <w:r>
        <w:rPr>
          <w:color w:val="000000" w:themeColor="text1"/>
        </w:rPr>
        <w:t xml:space="preserve">Erlebnissen </w:t>
      </w:r>
      <w:r>
        <w:rPr>
          <w:color w:val="000000" w:themeColor="text1"/>
        </w:rPr>
        <w:t xml:space="preserve">langfristig aufrechtzuerhalten</w:t>
      </w:r>
      <w:r>
        <w:rPr>
          <w:color w:val="000000" w:themeColor="text1"/>
        </w:rPr>
        <w:t xml:space="preserve">, </w:t>
      </w:r>
      <w:r>
        <w:rPr>
          <w:color w:val="000000" w:themeColor="text1"/>
        </w:rPr>
        <w:t xml:space="preserve">von Fremdbestimmung </w:t>
      </w:r>
      <w:r>
        <w:rPr>
          <w:color w:val="000000" w:themeColor="text1"/>
        </w:rPr>
        <w:t xml:space="preserve">bzw. Vernachlässigung </w:t>
      </w:r>
      <w:r>
        <w:rPr>
          <w:color w:val="000000" w:themeColor="text1"/>
        </w:rPr>
        <w:t xml:space="preserve">geprägte </w:t>
      </w:r>
      <w:r>
        <w:rPr>
          <w:color w:val="000000" w:themeColor="text1"/>
        </w:rPr>
        <w:t xml:space="preserve">Beziehungen zu stabilisieren</w:t>
      </w:r>
      <w:r>
        <w:rPr>
          <w:color w:val="000000" w:themeColor="text1"/>
        </w:rPr>
        <w:t xml:space="preserve"> und erneute Grenzverletzungen soweit wie möglich zu vermeiden</w:t>
      </w:r>
      <w:r>
        <w:rPr>
          <w:color w:val="000000" w:themeColor="text1"/>
        </w:rPr>
        <w:t xml:space="preserve">. </w:t>
      </w:r>
    </w:p>
    <w:p w14:paraId="5CAEDF32" w14:textId="749AEC33" w:rsidR="00631021" w:rsidRPr="007310A7" w:rsidRDefault="00972C51" w:rsidP="006630D0">
      <w:pPr>
        <w:spacing w:line="360" w:lineRule="auto"/>
        <w:jc w:val="both"/>
        <w:rPr>
          <w:color w:val="000000" w:themeColor="text1"/>
        </w:rPr>
      </w:pPr>
      <w:r>
        <w:rPr>
          <w:color w:val="000000" w:themeColor="text1"/>
        </w:rPr>
        <w:t xml:space="preserve">Alex lebensgeschichtlich bedingte </w:t>
      </w:r>
      <w:r w:rsidR="00631021" w:rsidRPr="007310A7">
        <w:rPr>
          <w:color w:val="000000" w:themeColor="text1"/>
        </w:rPr>
        <w:t xml:space="preserve">Gebundenheit an die </w:t>
      </w:r>
      <w:r>
        <w:rPr>
          <w:color w:val="000000" w:themeColor="text1"/>
        </w:rPr>
        <w:t xml:space="preserve">familial tradierte </w:t>
      </w:r>
      <w:r w:rsidR="005636ED" w:rsidRPr="007310A7">
        <w:rPr>
          <w:color w:val="000000" w:themeColor="text1"/>
        </w:rPr>
        <w:t xml:space="preserve">Perspektive </w:t>
      </w:r>
      <w:r w:rsidR="00631021" w:rsidRPr="007310A7">
        <w:rPr>
          <w:color w:val="000000" w:themeColor="text1"/>
        </w:rPr>
        <w:t xml:space="preserve">wird dadurch verstärkt, dass </w:t>
      </w:r>
      <w:r>
        <w:rPr>
          <w:color w:val="000000" w:themeColor="text1"/>
        </w:rPr>
        <w:t xml:space="preserve">auch </w:t>
      </w:r>
      <w:r w:rsidR="00631021" w:rsidRPr="007310A7">
        <w:rPr>
          <w:color w:val="000000" w:themeColor="text1"/>
        </w:rPr>
        <w:t xml:space="preserve">in der Gegenwart </w:t>
      </w:r>
      <w:r>
        <w:rPr>
          <w:color w:val="000000" w:themeColor="text1"/>
        </w:rPr>
        <w:t xml:space="preserve">eine </w:t>
      </w:r>
      <w:r w:rsidR="00631021" w:rsidRPr="007310A7">
        <w:rPr>
          <w:color w:val="000000" w:themeColor="text1"/>
        </w:rPr>
        <w:t>starke</w:t>
      </w:r>
      <w:r>
        <w:rPr>
          <w:color w:val="000000" w:themeColor="text1"/>
        </w:rPr>
        <w:t xml:space="preserve"> relationale und</w:t>
      </w:r>
      <w:r w:rsidR="00631021" w:rsidRPr="007310A7">
        <w:rPr>
          <w:color w:val="000000" w:themeColor="text1"/>
        </w:rPr>
        <w:t xml:space="preserve"> räumliche </w:t>
      </w:r>
      <w:r>
        <w:rPr>
          <w:color w:val="000000" w:themeColor="text1"/>
        </w:rPr>
        <w:t>Gebundenheit zwischen ihm und seinen Eltern besteht. E</w:t>
      </w:r>
      <w:r w:rsidR="00631021" w:rsidRPr="007310A7">
        <w:rPr>
          <w:color w:val="000000" w:themeColor="text1"/>
        </w:rPr>
        <w:t xml:space="preserve">ine Infragestellung der elterlichen Rolle in der Vergangenheit </w:t>
      </w:r>
      <w:r>
        <w:rPr>
          <w:color w:val="000000" w:themeColor="text1"/>
        </w:rPr>
        <w:t xml:space="preserve">würde daher aller Wahrscheinlichkeit nach </w:t>
      </w:r>
      <w:r w:rsidR="00631021" w:rsidRPr="007310A7">
        <w:rPr>
          <w:color w:val="000000" w:themeColor="text1"/>
        </w:rPr>
        <w:t>zu einer</w:t>
      </w:r>
      <w:r>
        <w:rPr>
          <w:color w:val="000000" w:themeColor="text1"/>
        </w:rPr>
        <w:t xml:space="preserve"> tiefgreifenden</w:t>
      </w:r>
      <w:r w:rsidR="00631021" w:rsidRPr="007310A7">
        <w:rPr>
          <w:color w:val="000000" w:themeColor="text1"/>
        </w:rPr>
        <w:t xml:space="preserve"> </w:t>
      </w:r>
      <w:r>
        <w:rPr>
          <w:color w:val="000000" w:themeColor="text1"/>
        </w:rPr>
        <w:t xml:space="preserve">sozialen und emotionalen </w:t>
      </w:r>
      <w:r w:rsidR="00631021" w:rsidRPr="007310A7">
        <w:rPr>
          <w:color w:val="000000" w:themeColor="text1"/>
        </w:rPr>
        <w:t xml:space="preserve">Destabilisierung </w:t>
      </w:r>
      <w:r>
        <w:rPr>
          <w:color w:val="000000" w:themeColor="text1"/>
        </w:rPr>
        <w:t xml:space="preserve">des Biographen </w:t>
      </w:r>
      <w:r w:rsidR="00631021" w:rsidRPr="007310A7">
        <w:rPr>
          <w:color w:val="000000" w:themeColor="text1"/>
        </w:rPr>
        <w:t xml:space="preserve">führen. </w:t>
      </w:r>
      <w:r>
        <w:rPr>
          <w:color w:val="000000" w:themeColor="text1"/>
        </w:rPr>
        <w:t xml:space="preserve">Allerdings </w:t>
      </w:r>
      <w:r w:rsidR="00631021" w:rsidRPr="007310A7">
        <w:rPr>
          <w:color w:val="000000" w:themeColor="text1"/>
        </w:rPr>
        <w:t xml:space="preserve">wäre ausgehend von Alex </w:t>
      </w:r>
      <w:r w:rsidR="00D84438">
        <w:rPr>
          <w:color w:val="000000" w:themeColor="text1"/>
        </w:rPr>
        <w:t xml:space="preserve">entstehendem </w:t>
      </w:r>
      <w:r w:rsidR="00631021" w:rsidRPr="007310A7">
        <w:rPr>
          <w:color w:val="000000" w:themeColor="text1"/>
        </w:rPr>
        <w:t>Kontakt mit seinem ehemaligen Lehrer</w:t>
      </w:r>
      <w:r w:rsidR="005636ED" w:rsidRPr="007310A7">
        <w:rPr>
          <w:color w:val="000000" w:themeColor="text1"/>
        </w:rPr>
        <w:t xml:space="preserve"> vorstellbar</w:t>
      </w:r>
      <w:r w:rsidR="00631021" w:rsidRPr="007310A7">
        <w:rPr>
          <w:color w:val="000000" w:themeColor="text1"/>
        </w:rPr>
        <w:t>, dass eine vertrauensvolle</w:t>
      </w:r>
      <w:r w:rsidR="005636ED" w:rsidRPr="007310A7">
        <w:rPr>
          <w:color w:val="000000" w:themeColor="text1"/>
        </w:rPr>
        <w:t>, als</w:t>
      </w:r>
      <w:r>
        <w:rPr>
          <w:color w:val="000000" w:themeColor="text1"/>
        </w:rPr>
        <w:t xml:space="preserve"> </w:t>
      </w:r>
      <w:r w:rsidR="00D84438">
        <w:rPr>
          <w:color w:val="000000" w:themeColor="text1"/>
        </w:rPr>
        <w:t xml:space="preserve">ausreichend </w:t>
      </w:r>
      <w:r w:rsidR="00D84438" w:rsidRPr="007310A7">
        <w:rPr>
          <w:color w:val="000000" w:themeColor="text1"/>
        </w:rPr>
        <w:t>sicher</w:t>
      </w:r>
      <w:r w:rsidR="005636ED" w:rsidRPr="007310A7">
        <w:rPr>
          <w:color w:val="000000" w:themeColor="text1"/>
        </w:rPr>
        <w:t xml:space="preserve"> erlebte</w:t>
      </w:r>
      <w:r w:rsidR="00631021" w:rsidRPr="007310A7">
        <w:rPr>
          <w:color w:val="000000" w:themeColor="text1"/>
        </w:rPr>
        <w:t xml:space="preserve"> Beziehung außerhalb des </w:t>
      </w:r>
      <w:r>
        <w:rPr>
          <w:color w:val="000000" w:themeColor="text1"/>
        </w:rPr>
        <w:t>Einfluss</w:t>
      </w:r>
      <w:r w:rsidR="00631021" w:rsidRPr="007310A7">
        <w:rPr>
          <w:color w:val="000000" w:themeColor="text1"/>
        </w:rPr>
        <w:t>bereichs seiner Eltern</w:t>
      </w:r>
      <w:r w:rsidR="005636ED" w:rsidRPr="007310A7">
        <w:rPr>
          <w:color w:val="000000" w:themeColor="text1"/>
        </w:rPr>
        <w:t xml:space="preserve"> </w:t>
      </w:r>
      <w:r w:rsidR="00631021" w:rsidRPr="007310A7">
        <w:rPr>
          <w:color w:val="000000" w:themeColor="text1"/>
        </w:rPr>
        <w:t>den Beginn solch eine</w:t>
      </w:r>
      <w:r w:rsidR="005636ED" w:rsidRPr="007310A7">
        <w:rPr>
          <w:color w:val="000000" w:themeColor="text1"/>
        </w:rPr>
        <w:t xml:space="preserve">r </w:t>
      </w:r>
      <w:r w:rsidR="00631021" w:rsidRPr="007310A7">
        <w:rPr>
          <w:color w:val="000000" w:themeColor="text1"/>
        </w:rPr>
        <w:t>Auseinandersetzung und gleichzeitig eine Ablösung</w:t>
      </w:r>
      <w:r w:rsidR="005636ED" w:rsidRPr="007310A7">
        <w:rPr>
          <w:color w:val="000000" w:themeColor="text1"/>
        </w:rPr>
        <w:t>sentwicklung</w:t>
      </w:r>
      <w:r w:rsidR="00631021" w:rsidRPr="007310A7">
        <w:rPr>
          <w:color w:val="000000" w:themeColor="text1"/>
        </w:rPr>
        <w:t xml:space="preserve"> </w:t>
      </w:r>
      <w:r w:rsidR="005636ED" w:rsidRPr="007310A7">
        <w:rPr>
          <w:color w:val="000000" w:themeColor="text1"/>
        </w:rPr>
        <w:t xml:space="preserve">hinsichtlich </w:t>
      </w:r>
      <w:r w:rsidR="00631021" w:rsidRPr="007310A7">
        <w:rPr>
          <w:color w:val="000000" w:themeColor="text1"/>
        </w:rPr>
        <w:t xml:space="preserve">seiner Herkunftsfamilie ermöglichen würde. </w:t>
      </w:r>
    </w:p>
    <w:p w14:paraId="372EEA03" w14:textId="51D0FE87" w:rsidR="00631021" w:rsidRDefault="00631021" w:rsidP="00AB5347">
      <w:pPr>
        <w:spacing w:before="240" w:line="360" w:lineRule="auto"/>
        <w:jc w:val="both"/>
        <w:rPr>
          <w:color w:val="000000" w:themeColor="text1"/>
        </w:rPr>
      </w:pPr>
      <w:r w:rsidRPr="007310A7">
        <w:rPr>
          <w:color w:val="000000" w:themeColor="text1"/>
        </w:rPr>
        <w:t xml:space="preserve">Stärker von Selbstbestimmung geprägte Lebensbereiche thematisiert Alex in seiner Darstellung erst auf Nachfrage. Zwar gibt es einzelne Tätigkeitsfelder wie den </w:t>
      </w:r>
      <w:r w:rsidRPr="007310A7">
        <w:rPr>
          <w:color w:val="000000" w:themeColor="text1"/>
        </w:rPr>
        <w:lastRenderedPageBreak/>
        <w:t xml:space="preserve">Schulsanitätsdienst, in denen er sich als kompetenter Akteur präsentieren </w:t>
      </w:r>
      <w:r w:rsidR="005636ED" w:rsidRPr="007310A7">
        <w:rPr>
          <w:color w:val="000000" w:themeColor="text1"/>
        </w:rPr>
        <w:t xml:space="preserve">und vermutlich auch erleben </w:t>
      </w:r>
      <w:r w:rsidRPr="007310A7">
        <w:rPr>
          <w:color w:val="000000" w:themeColor="text1"/>
        </w:rPr>
        <w:t xml:space="preserve">kann, jedoch verknüpft er dies nicht mit seiner biographischen Gesamtsicht. Diese Trennung von Erfahrungsbereichen auf der erzählten Ebene korrespondiert </w:t>
      </w:r>
      <w:r w:rsidR="005636ED" w:rsidRPr="007310A7">
        <w:rPr>
          <w:color w:val="000000" w:themeColor="text1"/>
        </w:rPr>
        <w:t>a</w:t>
      </w:r>
      <w:r w:rsidR="00D84438">
        <w:rPr>
          <w:color w:val="000000" w:themeColor="text1"/>
        </w:rPr>
        <w:t>m ehesten</w:t>
      </w:r>
      <w:r w:rsidR="005636ED" w:rsidRPr="007310A7">
        <w:rPr>
          <w:color w:val="000000" w:themeColor="text1"/>
        </w:rPr>
        <w:t xml:space="preserve"> </w:t>
      </w:r>
      <w:r w:rsidRPr="007310A7">
        <w:rPr>
          <w:color w:val="000000" w:themeColor="text1"/>
        </w:rPr>
        <w:t>mit einer</w:t>
      </w:r>
      <w:r w:rsidR="005636ED" w:rsidRPr="007310A7">
        <w:rPr>
          <w:color w:val="000000" w:themeColor="text1"/>
        </w:rPr>
        <w:t xml:space="preserve"> solchen</w:t>
      </w:r>
      <w:r w:rsidRPr="007310A7">
        <w:rPr>
          <w:color w:val="000000" w:themeColor="text1"/>
        </w:rPr>
        <w:t xml:space="preserve"> Trennung auf der Ebene des Erlebens. </w:t>
      </w:r>
      <w:r w:rsidR="005636ED" w:rsidRPr="007310A7">
        <w:rPr>
          <w:color w:val="000000" w:themeColor="text1"/>
        </w:rPr>
        <w:t>Letztere</w:t>
      </w:r>
      <w:r w:rsidR="00D84438">
        <w:rPr>
          <w:color w:val="000000" w:themeColor="text1"/>
        </w:rPr>
        <w:t xml:space="preserve"> Trennung</w:t>
      </w:r>
      <w:r w:rsidR="005636ED" w:rsidRPr="007310A7">
        <w:rPr>
          <w:color w:val="000000" w:themeColor="text1"/>
        </w:rPr>
        <w:t xml:space="preserve"> ist – wie in den anderen durch wiederholte Traumatisierung geprägten Fällen – als zumindest partielle Bewältigungsstrategie zu verstehen, </w:t>
      </w:r>
      <w:r w:rsidRPr="007310A7">
        <w:rPr>
          <w:color w:val="000000" w:themeColor="text1"/>
        </w:rPr>
        <w:t xml:space="preserve">die es ermöglicht in </w:t>
      </w:r>
      <w:r w:rsidR="005636ED" w:rsidRPr="007310A7">
        <w:rPr>
          <w:color w:val="000000" w:themeColor="text1"/>
        </w:rPr>
        <w:t xml:space="preserve">bestimmten </w:t>
      </w:r>
      <w:r w:rsidRPr="007310A7">
        <w:rPr>
          <w:color w:val="000000" w:themeColor="text1"/>
        </w:rPr>
        <w:t xml:space="preserve">Alltagsbereichen Handlungsmacht auszuüben. Sowohl die Trennung handlungsmächtig gestaltbarer von durch </w:t>
      </w:r>
      <w:r w:rsidR="00D84438">
        <w:rPr>
          <w:color w:val="000000" w:themeColor="text1"/>
        </w:rPr>
        <w:t xml:space="preserve">Fremdbestimmung </w:t>
      </w:r>
      <w:r w:rsidRPr="007310A7">
        <w:rPr>
          <w:color w:val="000000" w:themeColor="text1"/>
        </w:rPr>
        <w:t>geprägter, ohnmächtig erlebter Lebensbereich</w:t>
      </w:r>
      <w:r w:rsidR="00D84438">
        <w:rPr>
          <w:color w:val="000000" w:themeColor="text1"/>
        </w:rPr>
        <w:t xml:space="preserve">e </w:t>
      </w:r>
      <w:r w:rsidRPr="007310A7">
        <w:rPr>
          <w:color w:val="000000" w:themeColor="text1"/>
        </w:rPr>
        <w:t xml:space="preserve">als auch die </w:t>
      </w:r>
      <w:r w:rsidR="002D511F" w:rsidRPr="007310A7">
        <w:rPr>
          <w:color w:val="000000" w:themeColor="text1"/>
        </w:rPr>
        <w:t xml:space="preserve">skizzierte Strategie der </w:t>
      </w:r>
      <w:r w:rsidR="00D84438">
        <w:rPr>
          <w:color w:val="000000" w:themeColor="text1"/>
        </w:rPr>
        <w:t>Selbst-O</w:t>
      </w:r>
      <w:r w:rsidR="002D511F" w:rsidRPr="007310A7">
        <w:rPr>
          <w:color w:val="000000" w:themeColor="text1"/>
        </w:rPr>
        <w:t xml:space="preserve">bjektivierung </w:t>
      </w:r>
      <w:r w:rsidRPr="007310A7">
        <w:rPr>
          <w:color w:val="000000" w:themeColor="text1"/>
        </w:rPr>
        <w:t xml:space="preserve">lassen sich </w:t>
      </w:r>
      <w:r w:rsidR="002D511F" w:rsidRPr="007310A7">
        <w:rPr>
          <w:color w:val="000000" w:themeColor="text1"/>
        </w:rPr>
        <w:t xml:space="preserve">somit </w:t>
      </w:r>
      <w:r w:rsidRPr="007310A7">
        <w:rPr>
          <w:color w:val="000000" w:themeColor="text1"/>
        </w:rPr>
        <w:t>als Umgangs</w:t>
      </w:r>
      <w:r w:rsidR="002D511F" w:rsidRPr="007310A7">
        <w:rPr>
          <w:color w:val="000000" w:themeColor="text1"/>
        </w:rPr>
        <w:t>weisen</w:t>
      </w:r>
      <w:r w:rsidRPr="007310A7">
        <w:rPr>
          <w:color w:val="000000" w:themeColor="text1"/>
        </w:rPr>
        <w:t xml:space="preserve"> mit wiederholten traumatischen </w:t>
      </w:r>
      <w:r w:rsidR="00D84438">
        <w:rPr>
          <w:color w:val="000000" w:themeColor="text1"/>
        </w:rPr>
        <w:t>Grenzverletzungs- bzw. Vernachlässigungs-</w:t>
      </w:r>
      <w:r w:rsidRPr="007310A7">
        <w:rPr>
          <w:color w:val="000000" w:themeColor="text1"/>
        </w:rPr>
        <w:t>Erfahrungen verstehen.</w:t>
      </w:r>
    </w:p>
    <w:p w14:paraId="7EEEC8BA" w14:textId="77777777" w:rsidR="00D84438" w:rsidRPr="007310A7" w:rsidRDefault="00D84438" w:rsidP="00AB5347">
      <w:pPr>
        <w:spacing w:before="240" w:line="360" w:lineRule="auto"/>
        <w:jc w:val="both"/>
        <w:rPr>
          <w:color w:val="000000" w:themeColor="text1"/>
        </w:rPr>
      </w:pPr>
    </w:p>
    <w:p w14:paraId="0A4460EF" w14:textId="77777777" w:rsidR="00D84438" w:rsidRDefault="00D84438">
      <w:pPr>
        <w:rPr>
          <w:rFonts w:eastAsia="Times New Roman" w:cs="Times New Roman"/>
          <w:b/>
          <w:color w:val="000000" w:themeColor="text1"/>
        </w:rPr>
      </w:pPr>
      <w:r>
        <w:rPr>
          <w:rFonts w:eastAsia="Times New Roman" w:cs="Times New Roman"/>
          <w:b/>
          <w:color w:val="000000" w:themeColor="text1"/>
        </w:rPr>
        <w:br w:type="page"/>
      </w:r>
    </w:p>
    <w:p w14:paraId="6199BA41" w14:textId="015A9EE2" w:rsidR="00A52258" w:rsidRPr="007310A7" w:rsidRDefault="00A52258" w:rsidP="00381335">
      <w:pPr>
        <w:pStyle w:val="berschrift2"/>
        <w:spacing w:before="360" w:after="360"/>
        <w:jc w:val="both"/>
        <w:rPr>
          <w:rFonts w:asciiTheme="minorHAnsi" w:eastAsia="Times New Roman" w:hAnsiTheme="minorHAnsi" w:cs="Times New Roman"/>
          <w:b/>
          <w:color w:val="000000" w:themeColor="text1"/>
          <w:sz w:val="24"/>
          <w:szCs w:val="24"/>
        </w:rPr>
      </w:pPr>
      <w:bookmarkStart w:id="74" w:name="_Toc233288806"/>
      <w:r w:rsidRPr="007310A7">
        <w:rPr>
          <w:rFonts w:asciiTheme="minorHAnsi" w:eastAsia="Times New Roman" w:hAnsiTheme="minorHAnsi" w:cs="Times New Roman"/>
          <w:b/>
          <w:color w:val="000000" w:themeColor="text1"/>
          <w:sz w:val="24"/>
          <w:szCs w:val="24"/>
        </w:rPr>
        <w:lastRenderedPageBreak/>
        <w:t xml:space="preserve">7.4. Der Fall von Robin: medizinische Professionalisierung im Bereich </w:t>
      </w:r>
      <w:r w:rsidR="00651F00">
        <w:rPr>
          <w:rFonts w:asciiTheme="minorHAnsi" w:eastAsia="Times New Roman" w:hAnsiTheme="minorHAnsi" w:cs="Times New Roman"/>
          <w:b/>
          <w:color w:val="000000" w:themeColor="text1"/>
          <w:sz w:val="24"/>
          <w:szCs w:val="24"/>
        </w:rPr>
        <w:t xml:space="preserve">Varianten der Geschlechtsentwicklung </w:t>
      </w:r>
      <w:r w:rsidRPr="007310A7">
        <w:rPr>
          <w:rFonts w:asciiTheme="minorHAnsi" w:eastAsia="Times New Roman" w:hAnsiTheme="minorHAnsi" w:cs="Times New Roman"/>
          <w:b/>
          <w:color w:val="000000" w:themeColor="text1"/>
          <w:sz w:val="24"/>
          <w:szCs w:val="24"/>
        </w:rPr>
        <w:t>als biographische Bearbeitungsstrategie</w:t>
      </w:r>
      <w:bookmarkEnd w:id="74"/>
    </w:p>
    <w:p w14:paraId="1E0CDA84" w14:textId="02955395" w:rsidR="004F7F1F" w:rsidRPr="007310A7" w:rsidRDefault="004F7F1F" w:rsidP="00CA0AEA">
      <w:pPr>
        <w:spacing w:line="360" w:lineRule="auto"/>
        <w:jc w:val="both"/>
        <w:rPr>
          <w:color w:val="000000" w:themeColor="text1"/>
        </w:rPr>
      </w:pPr>
      <w:r w:rsidRPr="007310A7">
        <w:rPr>
          <w:rFonts w:ascii="Cambria" w:eastAsia="MS Mincho" w:hAnsi="Cambria" w:cs="Times New Roman"/>
          <w:color w:val="000000" w:themeColor="text1"/>
        </w:rPr>
        <w:t xml:space="preserve">Grundlage der hier dargestellten globalanalytischen Auswertung sind zwei narrativ-biographische Interviews, die zunächst mit Schwerpunkt auf die Berufsbiographie und den Status des Interviewpartners als Experten im medizinischen Handlungsfeld </w:t>
      </w:r>
      <w:r w:rsidRPr="007310A7">
        <w:rPr>
          <w:rFonts w:ascii="Cambria" w:eastAsia="MS Mincho" w:hAnsi="Cambria" w:cs="Times New Roman"/>
          <w:i/>
          <w:color w:val="000000" w:themeColor="text1"/>
        </w:rPr>
        <w:t>Varianten der Geschlechtsentwicklung/DSD</w:t>
      </w:r>
      <w:r w:rsidRPr="007310A7">
        <w:rPr>
          <w:rFonts w:ascii="Cambria" w:eastAsia="MS Mincho" w:hAnsi="Cambria" w:cs="Times New Roman"/>
          <w:color w:val="000000" w:themeColor="text1"/>
        </w:rPr>
        <w:t xml:space="preserve"> geführt wurden. </w:t>
      </w:r>
      <w:r w:rsidR="00FA7784" w:rsidRPr="007310A7">
        <w:rPr>
          <w:rFonts w:ascii="Cambria" w:eastAsia="MS Mincho" w:hAnsi="Cambria" w:cs="Times New Roman"/>
          <w:color w:val="000000" w:themeColor="text1"/>
        </w:rPr>
        <w:t>Mein Erzählimpuls im Rahmen der ersten Interviews</w:t>
      </w:r>
      <w:r w:rsidR="00CA0AEA" w:rsidRPr="007310A7">
        <w:rPr>
          <w:rFonts w:ascii="Cambria" w:eastAsia="MS Mincho" w:hAnsi="Cambria" w:cs="Times New Roman"/>
          <w:color w:val="000000" w:themeColor="text1"/>
        </w:rPr>
        <w:t xml:space="preserve"> mit ihm </w:t>
      </w:r>
      <w:r w:rsidR="00FA7784" w:rsidRPr="007310A7">
        <w:rPr>
          <w:rFonts w:ascii="Cambria" w:eastAsia="MS Mincho" w:hAnsi="Cambria" w:cs="Times New Roman"/>
          <w:color w:val="000000" w:themeColor="text1"/>
        </w:rPr>
        <w:t>lautet</w:t>
      </w:r>
      <w:r w:rsidR="00CA0AEA" w:rsidRPr="007310A7">
        <w:rPr>
          <w:rFonts w:ascii="Cambria" w:eastAsia="MS Mincho" w:hAnsi="Cambria" w:cs="Times New Roman"/>
          <w:color w:val="000000" w:themeColor="text1"/>
        </w:rPr>
        <w:t>e</w:t>
      </w:r>
      <w:r w:rsidR="00FA7784" w:rsidRPr="007310A7">
        <w:rPr>
          <w:rFonts w:ascii="Cambria" w:eastAsia="MS Mincho" w:hAnsi="Cambria" w:cs="Times New Roman"/>
          <w:color w:val="000000" w:themeColor="text1"/>
        </w:rPr>
        <w:t xml:space="preserve">: </w:t>
      </w:r>
      <w:r w:rsidR="00CA0AEA" w:rsidRPr="007310A7">
        <w:rPr>
          <w:rFonts w:ascii="Cambria" w:eastAsia="MS Mincho" w:hAnsi="Cambria" w:cs="Times New Roman"/>
          <w:color w:val="000000" w:themeColor="text1"/>
        </w:rPr>
        <w:t>„</w:t>
      </w:r>
      <w:r w:rsidR="00FA7784" w:rsidRPr="007310A7">
        <w:rPr>
          <w:rFonts w:ascii="Cambria" w:eastAsia="MS Mincho" w:hAnsi="Cambria" w:cs="Times New Roman"/>
          <w:color w:val="000000" w:themeColor="text1"/>
        </w:rPr>
        <w:t>Ich würde dich bitten mir deine Lebensgeschichte ab dem Zeitpunkt, wo du dich entschieden hast Medizin zu studieren, zu erzählen.</w:t>
      </w:r>
      <w:r w:rsidR="00CA0AEA" w:rsidRPr="007310A7">
        <w:rPr>
          <w:rFonts w:ascii="Cambria" w:eastAsia="MS Mincho" w:hAnsi="Cambria" w:cs="Times New Roman"/>
          <w:color w:val="000000" w:themeColor="text1"/>
        </w:rPr>
        <w:t>“</w:t>
      </w:r>
      <w:r w:rsidR="00FA7784" w:rsidRPr="007310A7">
        <w:rPr>
          <w:rStyle w:val="Funotenzeichen"/>
          <w:rFonts w:ascii="Cambria" w:eastAsia="MS Mincho" w:hAnsi="Cambria" w:cs="Times New Roman"/>
          <w:color w:val="000000" w:themeColor="text1"/>
        </w:rPr>
        <w:footnoteReference w:id="209"/>
      </w:r>
      <w:r w:rsidR="00FA7784" w:rsidRPr="007310A7">
        <w:rPr>
          <w:rFonts w:ascii="Cambria" w:eastAsia="MS Mincho" w:hAnsi="Cambria" w:cs="Times New Roman"/>
          <w:color w:val="000000" w:themeColor="text1"/>
        </w:rPr>
        <w:t xml:space="preserve"> </w:t>
      </w:r>
      <w:r w:rsidRPr="007310A7">
        <w:rPr>
          <w:rFonts w:ascii="Cambria" w:eastAsia="MS Mincho" w:hAnsi="Cambria" w:cs="Times New Roman"/>
          <w:color w:val="000000" w:themeColor="text1"/>
        </w:rPr>
        <w:t>Robin ist zum Zeitpunkt unseres Interviews 40 Jahre alt</w:t>
      </w:r>
      <w:r w:rsidR="00FA7784" w:rsidRPr="007310A7">
        <w:rPr>
          <w:rFonts w:ascii="Cambria" w:eastAsia="MS Mincho" w:hAnsi="Cambria" w:cs="Times New Roman"/>
          <w:color w:val="000000" w:themeColor="text1"/>
        </w:rPr>
        <w:t xml:space="preserve"> und lebt in einer Großstadt in </w:t>
      </w:r>
      <w:r w:rsidR="00CA0AEA" w:rsidRPr="007310A7">
        <w:rPr>
          <w:rFonts w:ascii="Cambria" w:eastAsia="MS Mincho" w:hAnsi="Cambria" w:cs="Times New Roman"/>
          <w:color w:val="000000" w:themeColor="text1"/>
        </w:rPr>
        <w:t>Nordd</w:t>
      </w:r>
      <w:r w:rsidR="00FA7784" w:rsidRPr="007310A7">
        <w:rPr>
          <w:rFonts w:ascii="Cambria" w:eastAsia="MS Mincho" w:hAnsi="Cambria" w:cs="Times New Roman"/>
          <w:color w:val="000000" w:themeColor="text1"/>
        </w:rPr>
        <w:t>eutschland.</w:t>
      </w:r>
    </w:p>
    <w:p w14:paraId="36B5EB4A" w14:textId="284E1EFE" w:rsidR="00A52258" w:rsidRPr="007310A7" w:rsidRDefault="00A52258" w:rsidP="00AB5347">
      <w:pPr>
        <w:pStyle w:val="berschrift3"/>
        <w:spacing w:before="360" w:after="240"/>
        <w:rPr>
          <w:rFonts w:asciiTheme="minorHAnsi" w:eastAsia="MS Mincho" w:hAnsiTheme="minorHAnsi" w:cs="Times New Roman"/>
          <w:b/>
          <w:bCs/>
          <w:iCs/>
          <w:color w:val="000000" w:themeColor="text1"/>
        </w:rPr>
      </w:pPr>
      <w:bookmarkStart w:id="75" w:name="_Hlk232939517"/>
      <w:bookmarkStart w:id="76" w:name="_Toc233288807"/>
      <w:r w:rsidRPr="007310A7">
        <w:rPr>
          <w:rFonts w:asciiTheme="minorHAnsi" w:eastAsia="MS Mincho" w:hAnsiTheme="minorHAnsi" w:cs="Times New Roman"/>
          <w:b/>
          <w:bCs/>
          <w:iCs/>
          <w:color w:val="000000" w:themeColor="text1"/>
        </w:rPr>
        <w:t>7.4.1. Die Interviewsituation</w:t>
      </w:r>
      <w:bookmarkEnd w:id="76"/>
    </w:p>
    <w:bookmarkEnd w:id="75"/>
    <w:p w14:paraId="19D1F23E" w14:textId="00BDF7AB" w:rsidR="00A52258" w:rsidRPr="007310A7" w:rsidRDefault="00A52258" w:rsidP="00A52258">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Initial </w:t>
      </w:r>
      <w:r w:rsidR="009B1E86" w:rsidRPr="007310A7">
        <w:rPr>
          <w:rFonts w:ascii="Cambria" w:eastAsia="MS Mincho" w:hAnsi="Cambria" w:cs="Times New Roman"/>
          <w:color w:val="000000" w:themeColor="text1"/>
        </w:rPr>
        <w:t xml:space="preserve">entsteht </w:t>
      </w:r>
      <w:r w:rsidRPr="007310A7">
        <w:rPr>
          <w:rFonts w:ascii="Cambria" w:eastAsia="MS Mincho" w:hAnsi="Cambria" w:cs="Times New Roman"/>
          <w:color w:val="000000" w:themeColor="text1"/>
        </w:rPr>
        <w:t xml:space="preserve">der Kontakt mit Robin im Rahmen einer </w:t>
      </w:r>
      <w:r w:rsidR="008C60A6" w:rsidRPr="007310A7">
        <w:rPr>
          <w:rFonts w:ascii="Cambria" w:eastAsia="MS Mincho" w:hAnsi="Cambria" w:cs="Times New Roman"/>
          <w:color w:val="000000" w:themeColor="text1"/>
        </w:rPr>
        <w:t xml:space="preserve">Veranstaltung </w:t>
      </w:r>
      <w:r w:rsidRPr="007310A7">
        <w:rPr>
          <w:rFonts w:ascii="Cambria" w:eastAsia="MS Mincho" w:hAnsi="Cambria" w:cs="Times New Roman"/>
          <w:color w:val="000000" w:themeColor="text1"/>
        </w:rPr>
        <w:t xml:space="preserve">zum Thema Inter* und Transgeschlechtlichkeit während der ich das vorgesehene Design meiner Forschungsarbeit innerhalb eines Vortragsformats vorstellte. Robin </w:t>
      </w:r>
      <w:r w:rsidR="009B1E86" w:rsidRPr="007310A7">
        <w:rPr>
          <w:rFonts w:ascii="Cambria" w:eastAsia="MS Mincho" w:hAnsi="Cambria" w:cs="Times New Roman"/>
          <w:color w:val="000000" w:themeColor="text1"/>
        </w:rPr>
        <w:t xml:space="preserve">wird </w:t>
      </w:r>
      <w:r w:rsidRPr="007310A7">
        <w:rPr>
          <w:rFonts w:ascii="Cambria" w:eastAsia="MS Mincho" w:hAnsi="Cambria" w:cs="Times New Roman"/>
          <w:color w:val="000000" w:themeColor="text1"/>
        </w:rPr>
        <w:t>mir im Zuge der an meine Präsentation anschließenden Diskussion von einer weiteren Konferenz-Teilnehmerin als Kontaktperson und Multiplikator zur Gewinnung von Interview-Partner*innen vorgestellt. Im Anschluss an die Konferenz führen Robin und ich ein ausführliches telefonisches Gespräch innerhalb dessen wir zunächst über teilweise geteilte ärztliche Erfahrungen in klinischen Handlungsfeldern spr</w:t>
      </w:r>
      <w:r w:rsidR="009B1E86" w:rsidRPr="007310A7">
        <w:rPr>
          <w:rFonts w:ascii="Cambria" w:eastAsia="MS Mincho" w:hAnsi="Cambria" w:cs="Times New Roman"/>
          <w:color w:val="000000" w:themeColor="text1"/>
        </w:rPr>
        <w:t>e</w:t>
      </w:r>
      <w:r w:rsidRPr="007310A7">
        <w:rPr>
          <w:rFonts w:ascii="Cambria" w:eastAsia="MS Mincho" w:hAnsi="Cambria" w:cs="Times New Roman"/>
          <w:color w:val="000000" w:themeColor="text1"/>
        </w:rPr>
        <w:t xml:space="preserve">chen. Im weiteren Gesprächsverlauf deutet er mir gegenüber </w:t>
      </w:r>
      <w:r w:rsidR="009B1E86" w:rsidRPr="007310A7">
        <w:rPr>
          <w:rFonts w:ascii="Cambria" w:eastAsia="MS Mincho" w:hAnsi="Cambria" w:cs="Times New Roman"/>
          <w:color w:val="000000" w:themeColor="text1"/>
        </w:rPr>
        <w:t xml:space="preserve">zwar </w:t>
      </w:r>
      <w:r w:rsidRPr="007310A7">
        <w:rPr>
          <w:rFonts w:ascii="Cambria" w:eastAsia="MS Mincho" w:hAnsi="Cambria" w:cs="Times New Roman"/>
          <w:color w:val="000000" w:themeColor="text1"/>
        </w:rPr>
        <w:t>biographische Erfahrungen im Zusammenhang mit seiner intergeschlechtlichen Variation an</w:t>
      </w:r>
      <w:r w:rsidR="009B1E86" w:rsidRPr="007310A7">
        <w:rPr>
          <w:rFonts w:ascii="Cambria" w:eastAsia="MS Mincho" w:hAnsi="Cambria" w:cs="Times New Roman"/>
          <w:color w:val="000000" w:themeColor="text1"/>
        </w:rPr>
        <w:t>, jedoch ohne auf meine anschließende Nachfrage näher einzugehen</w:t>
      </w:r>
      <w:r w:rsidRPr="007310A7">
        <w:rPr>
          <w:rFonts w:ascii="Cambria" w:eastAsia="MS Mincho" w:hAnsi="Cambria" w:cs="Times New Roman"/>
          <w:color w:val="000000" w:themeColor="text1"/>
        </w:rPr>
        <w:t xml:space="preserve">. Während er auf meine </w:t>
      </w:r>
      <w:r w:rsidR="009B1E86" w:rsidRPr="007310A7">
        <w:rPr>
          <w:rFonts w:ascii="Cambria" w:eastAsia="MS Mincho" w:hAnsi="Cambria" w:cs="Times New Roman"/>
          <w:color w:val="000000" w:themeColor="text1"/>
        </w:rPr>
        <w:t xml:space="preserve">spätere </w:t>
      </w:r>
      <w:r w:rsidRPr="007310A7">
        <w:rPr>
          <w:rFonts w:ascii="Cambria" w:eastAsia="MS Mincho" w:hAnsi="Cambria" w:cs="Times New Roman"/>
          <w:color w:val="000000" w:themeColor="text1"/>
        </w:rPr>
        <w:t xml:space="preserve">Frage, ob er sich ein gesamtbiographisches Interview mit mir im Rahmen der Studie vorstellen könne zurückhaltend reagiert, </w:t>
      </w:r>
      <w:r w:rsidR="009B1E86" w:rsidRPr="007310A7">
        <w:rPr>
          <w:rFonts w:ascii="Cambria" w:eastAsia="MS Mincho" w:hAnsi="Cambria" w:cs="Times New Roman"/>
          <w:color w:val="000000" w:themeColor="text1"/>
        </w:rPr>
        <w:t xml:space="preserve">ist </w:t>
      </w:r>
      <w:r w:rsidRPr="007310A7">
        <w:rPr>
          <w:rFonts w:ascii="Cambria" w:eastAsia="MS Mincho" w:hAnsi="Cambria" w:cs="Times New Roman"/>
          <w:color w:val="000000" w:themeColor="text1"/>
        </w:rPr>
        <w:t>er unmittelbar bereit</w:t>
      </w:r>
      <w:r w:rsidR="009B1E86" w:rsidRPr="007310A7">
        <w:rPr>
          <w:rFonts w:ascii="Cambria" w:eastAsia="MS Mincho" w:hAnsi="Cambria" w:cs="Times New Roman"/>
          <w:color w:val="000000" w:themeColor="text1"/>
        </w:rPr>
        <w:t>,</w:t>
      </w:r>
      <w:r w:rsidRPr="007310A7">
        <w:rPr>
          <w:rFonts w:ascii="Cambria" w:eastAsia="MS Mincho" w:hAnsi="Cambria" w:cs="Times New Roman"/>
          <w:color w:val="000000" w:themeColor="text1"/>
        </w:rPr>
        <w:t xml:space="preserve"> sich in seiner Rolle als medizinischer Experte von mir interviewen zu lassen.</w:t>
      </w:r>
      <w:r w:rsidR="006F606B" w:rsidRPr="007310A7">
        <w:rPr>
          <w:rFonts w:ascii="Cambria" w:eastAsia="MS Mincho" w:hAnsi="Cambria" w:cs="Times New Roman"/>
          <w:color w:val="000000" w:themeColor="text1"/>
        </w:rPr>
        <w:t xml:space="preserve"> Im Verlauf der Auswertung verstehe ich </w:t>
      </w:r>
      <w:r w:rsidR="002059CE" w:rsidRPr="007310A7">
        <w:rPr>
          <w:rFonts w:ascii="Cambria" w:eastAsia="MS Mincho" w:hAnsi="Cambria" w:cs="Times New Roman"/>
          <w:color w:val="000000" w:themeColor="text1"/>
        </w:rPr>
        <w:t xml:space="preserve">Robins </w:t>
      </w:r>
      <w:r w:rsidR="006F606B" w:rsidRPr="007310A7">
        <w:rPr>
          <w:rFonts w:ascii="Cambria" w:eastAsia="MS Mincho" w:hAnsi="Cambria" w:cs="Times New Roman"/>
          <w:color w:val="000000" w:themeColor="text1"/>
        </w:rPr>
        <w:t xml:space="preserve">Zurückhaltung auch im Kontext der </w:t>
      </w:r>
      <w:r w:rsidR="002059CE" w:rsidRPr="007310A7">
        <w:rPr>
          <w:rFonts w:ascii="Cambria" w:eastAsia="MS Mincho" w:hAnsi="Cambria" w:cs="Times New Roman"/>
          <w:color w:val="000000" w:themeColor="text1"/>
        </w:rPr>
        <w:t xml:space="preserve">von ihm </w:t>
      </w:r>
      <w:r w:rsidR="006F606B" w:rsidRPr="007310A7">
        <w:rPr>
          <w:rFonts w:ascii="Cambria" w:eastAsia="MS Mincho" w:hAnsi="Cambria" w:cs="Times New Roman"/>
          <w:color w:val="000000" w:themeColor="text1"/>
        </w:rPr>
        <w:t xml:space="preserve">erlebten Diskreditierungs- und Gewalterfahrungen, die mit Vertrauensbrüchen in nahen Beziehungen </w:t>
      </w:r>
      <w:r w:rsidR="002059CE" w:rsidRPr="007310A7">
        <w:rPr>
          <w:rFonts w:ascii="Cambria" w:eastAsia="MS Mincho" w:hAnsi="Cambria" w:cs="Times New Roman"/>
          <w:color w:val="000000" w:themeColor="text1"/>
        </w:rPr>
        <w:t>einhergingen</w:t>
      </w:r>
      <w:r w:rsidR="006F606B" w:rsidRPr="007310A7">
        <w:rPr>
          <w:rFonts w:ascii="Cambria" w:eastAsia="MS Mincho" w:hAnsi="Cambria" w:cs="Times New Roman"/>
          <w:color w:val="000000" w:themeColor="text1"/>
        </w:rPr>
        <w:t>.</w:t>
      </w:r>
      <w:r w:rsidR="003634BB" w:rsidRPr="007310A7">
        <w:rPr>
          <w:rFonts w:ascii="Cambria" w:eastAsia="MS Mincho" w:hAnsi="Cambria" w:cs="Times New Roman"/>
          <w:color w:val="000000" w:themeColor="text1"/>
        </w:rPr>
        <w:t xml:space="preserve"> Hier ist naheliegend, dass ich von Robin noch nicht als ausreichend sichere Kontaktperson erlebt werde, um mir </w:t>
      </w:r>
      <w:r w:rsidR="003634BB" w:rsidRPr="007310A7">
        <w:rPr>
          <w:rFonts w:ascii="Cambria" w:eastAsia="MS Mincho" w:hAnsi="Cambria" w:cs="Times New Roman"/>
          <w:color w:val="000000" w:themeColor="text1"/>
        </w:rPr>
        <w:lastRenderedPageBreak/>
        <w:t xml:space="preserve">hochgradig persönliche, mit </w:t>
      </w:r>
      <w:proofErr w:type="spellStart"/>
      <w:r w:rsidR="003634BB" w:rsidRPr="007310A7">
        <w:rPr>
          <w:rFonts w:ascii="Cambria" w:eastAsia="MS Mincho" w:hAnsi="Cambria" w:cs="Times New Roman"/>
          <w:color w:val="000000" w:themeColor="text1"/>
        </w:rPr>
        <w:t>Diskreditierbarkeit</w:t>
      </w:r>
      <w:proofErr w:type="spellEnd"/>
      <w:r w:rsidR="003634BB" w:rsidRPr="007310A7">
        <w:rPr>
          <w:rFonts w:ascii="Cambria" w:eastAsia="MS Mincho" w:hAnsi="Cambria" w:cs="Times New Roman"/>
          <w:color w:val="000000" w:themeColor="text1"/>
        </w:rPr>
        <w:t xml:space="preserve"> einhergehende Aspekte seiner Geschichte mitzuteilen.</w:t>
      </w:r>
    </w:p>
    <w:p w14:paraId="0B168477" w14:textId="2B5E2990" w:rsidR="00A52258" w:rsidRPr="007310A7" w:rsidRDefault="00A52258" w:rsidP="00AB5347">
      <w:pPr>
        <w:spacing w:before="240"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Da Robin und ich uns bereits zu Beginn unseres Kontakts über unsere Erfahrungen in der ärztlichen Rolle austauschten, lässt sich seine Bereitschaft von mir als Experte und Arzt interviewt zu werden in diesem Kontext verstehen. </w:t>
      </w:r>
      <w:r w:rsidR="009B1E86" w:rsidRPr="007310A7">
        <w:rPr>
          <w:rFonts w:ascii="Cambria" w:eastAsia="MS Mincho" w:hAnsi="Cambria" w:cs="Times New Roman"/>
          <w:color w:val="000000" w:themeColor="text1"/>
        </w:rPr>
        <w:t xml:space="preserve">Davon ausgehend </w:t>
      </w:r>
      <w:r w:rsidRPr="007310A7">
        <w:rPr>
          <w:rFonts w:ascii="Cambria" w:eastAsia="MS Mincho" w:hAnsi="Cambria" w:cs="Times New Roman"/>
          <w:color w:val="000000" w:themeColor="text1"/>
        </w:rPr>
        <w:t>lässt sich die Hypothese aufstellen, dass der Interviewprozess mit Robin von Anfang an durch die Dimension geteilter Erfahrungen strukturiert w</w:t>
      </w:r>
      <w:r w:rsidR="009B1E86" w:rsidRPr="007310A7">
        <w:rPr>
          <w:rFonts w:ascii="Cambria" w:eastAsia="MS Mincho" w:hAnsi="Cambria" w:cs="Times New Roman"/>
          <w:color w:val="000000" w:themeColor="text1"/>
        </w:rPr>
        <w:t>ird.</w:t>
      </w:r>
    </w:p>
    <w:p w14:paraId="0C99962E" w14:textId="3FDFE75B" w:rsidR="007B71F7" w:rsidRPr="007310A7" w:rsidRDefault="00A52258" w:rsidP="00A52258">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Im Laufe unseres Interviewprozesses </w:t>
      </w:r>
      <w:r w:rsidR="009B1E86" w:rsidRPr="007310A7">
        <w:rPr>
          <w:rFonts w:ascii="Cambria" w:eastAsia="MS Mincho" w:hAnsi="Cambria" w:cs="Times New Roman"/>
          <w:color w:val="000000" w:themeColor="text1"/>
        </w:rPr>
        <w:t xml:space="preserve">entsteht </w:t>
      </w:r>
      <w:r w:rsidRPr="007310A7">
        <w:rPr>
          <w:rFonts w:ascii="Cambria" w:eastAsia="MS Mincho" w:hAnsi="Cambria" w:cs="Times New Roman"/>
          <w:color w:val="000000" w:themeColor="text1"/>
        </w:rPr>
        <w:t xml:space="preserve">zudem ein ausführlicheres Sprechen über Robins lebensgeschichtliche Erfahrungen als trans* und intergeschlechtliche Person. Interaktionsanalytisch liegt </w:t>
      </w:r>
      <w:r w:rsidR="002059CE" w:rsidRPr="007310A7">
        <w:rPr>
          <w:rFonts w:ascii="Cambria" w:eastAsia="MS Mincho" w:hAnsi="Cambria" w:cs="Times New Roman"/>
          <w:color w:val="000000" w:themeColor="text1"/>
        </w:rPr>
        <w:t>nahe</w:t>
      </w:r>
      <w:r w:rsidRPr="007310A7">
        <w:rPr>
          <w:rFonts w:ascii="Cambria" w:eastAsia="MS Mincho" w:hAnsi="Cambria" w:cs="Times New Roman"/>
          <w:color w:val="000000" w:themeColor="text1"/>
        </w:rPr>
        <w:t xml:space="preserve">, dass meine Robin gegenüber erfolgte geschlechtliche Selbst-Positionierung im Laufe des Forschungsprozesses einen relevanten Faktor hinsichtlich der Ausweitung und Vertiefung sensibler biographischer Themen darstellt. Da Robin und ich nun auf einer weiteren, vergeschlechtlichten Ebene einen Erfahrungsraum teilten, </w:t>
      </w:r>
      <w:r w:rsidR="009B1E86" w:rsidRPr="007310A7">
        <w:rPr>
          <w:rFonts w:ascii="Cambria" w:eastAsia="MS Mincho" w:hAnsi="Cambria" w:cs="Times New Roman"/>
          <w:color w:val="000000" w:themeColor="text1"/>
        </w:rPr>
        <w:t xml:space="preserve">kann </w:t>
      </w:r>
      <w:r w:rsidRPr="007310A7">
        <w:rPr>
          <w:rFonts w:ascii="Cambria" w:eastAsia="MS Mincho" w:hAnsi="Cambria" w:cs="Times New Roman"/>
          <w:color w:val="000000" w:themeColor="text1"/>
        </w:rPr>
        <w:t xml:space="preserve">nun auch das Sprechen über geschlechtsbezogene Erfahrungen als (relativ) sicher erlebt werden. </w:t>
      </w:r>
    </w:p>
    <w:p w14:paraId="1E6F4422" w14:textId="5457103C" w:rsidR="00B7062B" w:rsidRPr="007310A7" w:rsidRDefault="004828B7" w:rsidP="001F4F4F">
      <w:pPr>
        <w:pStyle w:val="berschrift3"/>
        <w:spacing w:before="360" w:after="240"/>
        <w:rPr>
          <w:rFonts w:ascii="Cambria" w:eastAsia="MS Mincho" w:hAnsi="Cambria" w:cs="Times New Roman"/>
          <w:b/>
          <w:bCs/>
          <w:color w:val="000000" w:themeColor="text1"/>
        </w:rPr>
      </w:pPr>
      <w:bookmarkStart w:id="77" w:name="_Toc233288808"/>
      <w:r w:rsidRPr="007310A7">
        <w:rPr>
          <w:rFonts w:ascii="Cambria" w:eastAsia="MS Mincho" w:hAnsi="Cambria" w:cs="Times New Roman"/>
          <w:b/>
          <w:bCs/>
          <w:color w:val="000000" w:themeColor="text1"/>
        </w:rPr>
        <w:t xml:space="preserve">7.4.2 Die Präsentation der </w:t>
      </w:r>
      <w:r w:rsidR="00AB0CA1">
        <w:rPr>
          <w:rFonts w:ascii="Cambria" w:eastAsia="MS Mincho" w:hAnsi="Cambria" w:cs="Times New Roman"/>
          <w:b/>
          <w:bCs/>
          <w:color w:val="000000" w:themeColor="text1"/>
        </w:rPr>
        <w:t>Lebensgeschichte</w:t>
      </w:r>
      <w:bookmarkEnd w:id="77"/>
    </w:p>
    <w:p w14:paraId="4152AB65" w14:textId="491A1152" w:rsidR="007B71F7" w:rsidRPr="007310A7" w:rsidRDefault="004828B7" w:rsidP="00A52258">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Die Analyse der Eingangspräsentation erfolgt unter Berücksichtigung des </w:t>
      </w:r>
      <w:r w:rsidR="007B71F7" w:rsidRPr="007310A7">
        <w:rPr>
          <w:rFonts w:ascii="Cambria" w:eastAsia="MS Mincho" w:hAnsi="Cambria" w:cs="Times New Roman"/>
          <w:color w:val="000000" w:themeColor="text1"/>
        </w:rPr>
        <w:t>berufsbiographischen Fokus</w:t>
      </w:r>
      <w:r w:rsidR="00AB0CA1">
        <w:rPr>
          <w:rFonts w:ascii="Cambria" w:eastAsia="MS Mincho" w:hAnsi="Cambria" w:cs="Times New Roman"/>
          <w:color w:val="000000" w:themeColor="text1"/>
        </w:rPr>
        <w:t xml:space="preserve"> und Erzählimpuls</w:t>
      </w:r>
      <w:r w:rsidR="007B71F7" w:rsidRPr="007310A7">
        <w:rPr>
          <w:rFonts w:ascii="Cambria" w:eastAsia="MS Mincho" w:hAnsi="Cambria" w:cs="Times New Roman"/>
          <w:color w:val="000000" w:themeColor="text1"/>
        </w:rPr>
        <w:t xml:space="preserve"> des </w:t>
      </w:r>
      <w:r w:rsidRPr="007310A7">
        <w:rPr>
          <w:rFonts w:ascii="Cambria" w:eastAsia="MS Mincho" w:hAnsi="Cambria" w:cs="Times New Roman"/>
          <w:color w:val="000000" w:themeColor="text1"/>
        </w:rPr>
        <w:t xml:space="preserve">ersten </w:t>
      </w:r>
      <w:r w:rsidR="007B71F7" w:rsidRPr="007310A7">
        <w:rPr>
          <w:rFonts w:ascii="Cambria" w:eastAsia="MS Mincho" w:hAnsi="Cambria" w:cs="Times New Roman"/>
          <w:color w:val="000000" w:themeColor="text1"/>
        </w:rPr>
        <w:t>Interviews</w:t>
      </w:r>
      <w:r w:rsidRPr="007310A7">
        <w:rPr>
          <w:rFonts w:ascii="Cambria" w:eastAsia="MS Mincho" w:hAnsi="Cambria" w:cs="Times New Roman"/>
          <w:color w:val="000000" w:themeColor="text1"/>
        </w:rPr>
        <w:t xml:space="preserve">. </w:t>
      </w:r>
      <w:r w:rsidR="009F220E" w:rsidRPr="007310A7">
        <w:rPr>
          <w:rFonts w:ascii="Cambria" w:eastAsia="MS Mincho" w:hAnsi="Cambria" w:cs="Times New Roman"/>
          <w:color w:val="000000" w:themeColor="text1"/>
        </w:rPr>
        <w:t xml:space="preserve">Der erste Teil von Robins beruflicher Eingangspräsentation lässt sich im thematischen Feld </w:t>
      </w:r>
      <w:r w:rsidR="00242923" w:rsidRPr="007310A7">
        <w:rPr>
          <w:rFonts w:ascii="Cambria" w:eastAsia="MS Mincho" w:hAnsi="Cambria" w:cs="Times New Roman"/>
          <w:i/>
          <w:iCs/>
          <w:color w:val="000000" w:themeColor="text1"/>
        </w:rPr>
        <w:t>Mediziner aus intellektueller Leidenschaft</w:t>
      </w:r>
      <w:r w:rsidR="00242923" w:rsidRPr="007310A7">
        <w:rPr>
          <w:rFonts w:ascii="Cambria" w:eastAsia="MS Mincho" w:hAnsi="Cambria" w:cs="Times New Roman"/>
          <w:color w:val="000000" w:themeColor="text1"/>
        </w:rPr>
        <w:t xml:space="preserve"> verorten</w:t>
      </w:r>
      <w:r w:rsidR="009F220E" w:rsidRPr="007310A7">
        <w:rPr>
          <w:rFonts w:ascii="Cambria" w:eastAsia="MS Mincho" w:hAnsi="Cambria" w:cs="Times New Roman"/>
          <w:color w:val="000000" w:themeColor="text1"/>
        </w:rPr>
        <w:t xml:space="preserve">. </w:t>
      </w:r>
      <w:r w:rsidR="007D1B93" w:rsidRPr="007310A7">
        <w:rPr>
          <w:rFonts w:ascii="Cambria" w:eastAsia="MS Mincho" w:hAnsi="Cambria" w:cs="Times New Roman"/>
          <w:color w:val="000000" w:themeColor="text1"/>
        </w:rPr>
        <w:t xml:space="preserve">Robin präsentiert </w:t>
      </w:r>
      <w:r w:rsidR="00824F4D" w:rsidRPr="007310A7">
        <w:rPr>
          <w:rFonts w:ascii="Cambria" w:eastAsia="MS Mincho" w:hAnsi="Cambria" w:cs="Times New Roman"/>
          <w:color w:val="000000" w:themeColor="text1"/>
        </w:rPr>
        <w:t xml:space="preserve">sich als </w:t>
      </w:r>
      <w:r w:rsidR="009B1E86" w:rsidRPr="007310A7">
        <w:rPr>
          <w:rFonts w:ascii="Cambria" w:eastAsia="MS Mincho" w:hAnsi="Cambria" w:cs="Times New Roman"/>
          <w:color w:val="000000" w:themeColor="text1"/>
        </w:rPr>
        <w:t xml:space="preserve">einen </w:t>
      </w:r>
      <w:r w:rsidR="00824F4D" w:rsidRPr="007310A7">
        <w:rPr>
          <w:rFonts w:ascii="Cambria" w:eastAsia="MS Mincho" w:hAnsi="Cambria" w:cs="Times New Roman"/>
          <w:color w:val="000000" w:themeColor="text1"/>
        </w:rPr>
        <w:t xml:space="preserve">für sein Fach begeisterten Mediziner, der bereits von Kindheit an wusste, dass er </w:t>
      </w:r>
      <w:r w:rsidRPr="007310A7">
        <w:rPr>
          <w:rFonts w:ascii="Cambria" w:eastAsia="MS Mincho" w:hAnsi="Cambria" w:cs="Times New Roman"/>
          <w:color w:val="000000" w:themeColor="text1"/>
        </w:rPr>
        <w:t>einmal</w:t>
      </w:r>
      <w:r w:rsidR="00824F4D" w:rsidRPr="007310A7">
        <w:rPr>
          <w:rFonts w:ascii="Cambria" w:eastAsia="MS Mincho" w:hAnsi="Cambria" w:cs="Times New Roman"/>
          <w:color w:val="000000" w:themeColor="text1"/>
        </w:rPr>
        <w:t xml:space="preserve"> Arzt werden will. Dies begründet er mit seine</w:t>
      </w:r>
      <w:r w:rsidR="009B1E86" w:rsidRPr="007310A7">
        <w:rPr>
          <w:rFonts w:ascii="Cambria" w:eastAsia="MS Mincho" w:hAnsi="Cambria" w:cs="Times New Roman"/>
          <w:color w:val="000000" w:themeColor="text1"/>
        </w:rPr>
        <w:t xml:space="preserve">m Interesse </w:t>
      </w:r>
      <w:r w:rsidR="009171A5" w:rsidRPr="007310A7">
        <w:rPr>
          <w:rFonts w:ascii="Cambria" w:eastAsia="MS Mincho" w:hAnsi="Cambria" w:cs="Times New Roman"/>
          <w:color w:val="000000" w:themeColor="text1"/>
        </w:rPr>
        <w:t>da</w:t>
      </w:r>
      <w:r w:rsidR="009B1E86" w:rsidRPr="007310A7">
        <w:rPr>
          <w:rFonts w:ascii="Cambria" w:eastAsia="MS Mincho" w:hAnsi="Cambria" w:cs="Times New Roman"/>
          <w:color w:val="000000" w:themeColor="text1"/>
        </w:rPr>
        <w:t>ran</w:t>
      </w:r>
      <w:r w:rsidR="009171A5" w:rsidRPr="007310A7">
        <w:rPr>
          <w:rFonts w:ascii="Cambria" w:eastAsia="MS Mincho" w:hAnsi="Cambria" w:cs="Times New Roman"/>
          <w:color w:val="000000" w:themeColor="text1"/>
        </w:rPr>
        <w:t xml:space="preserve">, </w:t>
      </w:r>
      <w:r w:rsidR="00824F4D" w:rsidRPr="007310A7">
        <w:rPr>
          <w:rFonts w:ascii="Cambria" w:eastAsia="MS Mincho" w:hAnsi="Cambria" w:cs="Times New Roman"/>
          <w:color w:val="000000" w:themeColor="text1"/>
        </w:rPr>
        <w:t>„komplexe Zusammenhänge</w:t>
      </w:r>
      <w:r w:rsidR="009171A5" w:rsidRPr="007310A7">
        <w:rPr>
          <w:rFonts w:ascii="Cambria" w:eastAsia="MS Mincho" w:hAnsi="Cambria" w:cs="Times New Roman"/>
          <w:color w:val="000000" w:themeColor="text1"/>
        </w:rPr>
        <w:t>“</w:t>
      </w:r>
      <w:r w:rsidR="00824F4D" w:rsidRPr="007310A7">
        <w:rPr>
          <w:rFonts w:ascii="Cambria" w:eastAsia="MS Mincho" w:hAnsi="Cambria" w:cs="Times New Roman"/>
          <w:color w:val="000000" w:themeColor="text1"/>
        </w:rPr>
        <w:t xml:space="preserve"> zu verstehen“</w:t>
      </w:r>
      <w:r w:rsidR="00531A05" w:rsidRPr="007310A7">
        <w:rPr>
          <w:rFonts w:ascii="Cambria" w:eastAsia="MS Mincho" w:hAnsi="Cambria" w:cs="Times New Roman"/>
          <w:color w:val="000000" w:themeColor="text1"/>
        </w:rPr>
        <w:t xml:space="preserve">. </w:t>
      </w:r>
      <w:r w:rsidR="009F220E" w:rsidRPr="007310A7">
        <w:rPr>
          <w:rFonts w:ascii="Cambria" w:eastAsia="MS Mincho" w:hAnsi="Cambria" w:cs="Times New Roman"/>
          <w:color w:val="000000" w:themeColor="text1"/>
        </w:rPr>
        <w:t xml:space="preserve">Gleichzeitig betont er, dass er es </w:t>
      </w:r>
      <w:r w:rsidR="009B1E86" w:rsidRPr="007310A7">
        <w:rPr>
          <w:rFonts w:ascii="Cambria" w:eastAsia="MS Mincho" w:hAnsi="Cambria" w:cs="Times New Roman"/>
          <w:color w:val="000000" w:themeColor="text1"/>
        </w:rPr>
        <w:t>„</w:t>
      </w:r>
      <w:r w:rsidR="009F220E" w:rsidRPr="007310A7">
        <w:rPr>
          <w:rFonts w:ascii="Cambria" w:eastAsia="MS Mincho" w:hAnsi="Cambria" w:cs="Times New Roman"/>
          <w:color w:val="000000" w:themeColor="text1"/>
        </w:rPr>
        <w:t xml:space="preserve">erst mal versuchen“ musste, für eine Studien-Zulassung erforderliche Noten zu bekommen. Anschließend beschreibt er, dass er im Studium – hierbei handelte es sich um einen Modellstudiengang – ein </w:t>
      </w:r>
      <w:r w:rsidRPr="007310A7">
        <w:rPr>
          <w:rFonts w:ascii="Cambria" w:eastAsia="MS Mincho" w:hAnsi="Cambria" w:cs="Times New Roman"/>
          <w:color w:val="000000" w:themeColor="text1"/>
        </w:rPr>
        <w:t>Versuchskaninchen</w:t>
      </w:r>
      <w:r w:rsidR="009F220E" w:rsidRPr="007310A7">
        <w:rPr>
          <w:rFonts w:ascii="Cambria" w:eastAsia="MS Mincho" w:hAnsi="Cambria" w:cs="Times New Roman"/>
          <w:color w:val="000000" w:themeColor="text1"/>
        </w:rPr>
        <w:t xml:space="preserve"> gewesen sei</w:t>
      </w:r>
      <w:r w:rsidR="009B1E86" w:rsidRPr="007310A7">
        <w:rPr>
          <w:rFonts w:ascii="Cambria" w:eastAsia="MS Mincho" w:hAnsi="Cambria" w:cs="Times New Roman"/>
          <w:color w:val="000000" w:themeColor="text1"/>
        </w:rPr>
        <w:t>,</w:t>
      </w:r>
      <w:r w:rsidR="009F220E" w:rsidRPr="007310A7">
        <w:rPr>
          <w:rFonts w:ascii="Cambria" w:eastAsia="MS Mincho" w:hAnsi="Cambria" w:cs="Times New Roman"/>
          <w:color w:val="000000" w:themeColor="text1"/>
        </w:rPr>
        <w:t xml:space="preserve"> und auch die daran anschließende Stellensuche </w:t>
      </w:r>
      <w:r w:rsidR="009B1E86" w:rsidRPr="007310A7">
        <w:rPr>
          <w:rFonts w:ascii="Cambria" w:eastAsia="MS Mincho" w:hAnsi="Cambria" w:cs="Times New Roman"/>
          <w:color w:val="000000" w:themeColor="text1"/>
        </w:rPr>
        <w:t xml:space="preserve">sich </w:t>
      </w:r>
      <w:r w:rsidR="009F220E" w:rsidRPr="007310A7">
        <w:rPr>
          <w:rFonts w:ascii="Cambria" w:eastAsia="MS Mincho" w:hAnsi="Cambria" w:cs="Times New Roman"/>
          <w:color w:val="000000" w:themeColor="text1"/>
        </w:rPr>
        <w:t xml:space="preserve">herausfordernd </w:t>
      </w:r>
      <w:r w:rsidR="009B1E86" w:rsidRPr="007310A7">
        <w:rPr>
          <w:rFonts w:ascii="Cambria" w:eastAsia="MS Mincho" w:hAnsi="Cambria" w:cs="Times New Roman"/>
          <w:color w:val="000000" w:themeColor="text1"/>
        </w:rPr>
        <w:t>gestaltet habe</w:t>
      </w:r>
      <w:r w:rsidR="009F220E" w:rsidRPr="007310A7">
        <w:rPr>
          <w:rFonts w:ascii="Cambria" w:eastAsia="MS Mincho" w:hAnsi="Cambria" w:cs="Times New Roman"/>
          <w:color w:val="000000" w:themeColor="text1"/>
        </w:rPr>
        <w:t>. Er evaluiert seinen Berufseinstieg als „kaltes Wasser in das man so geschmissen wird“ und berichtet</w:t>
      </w:r>
      <w:r w:rsidR="006763D6" w:rsidRPr="007310A7">
        <w:rPr>
          <w:rFonts w:ascii="Cambria" w:eastAsia="MS Mincho" w:hAnsi="Cambria" w:cs="Times New Roman"/>
          <w:color w:val="000000" w:themeColor="text1"/>
        </w:rPr>
        <w:t xml:space="preserve"> </w:t>
      </w:r>
      <w:r w:rsidR="009F220E" w:rsidRPr="007310A7">
        <w:rPr>
          <w:rFonts w:ascii="Cambria" w:eastAsia="MS Mincho" w:hAnsi="Cambria" w:cs="Times New Roman"/>
          <w:color w:val="000000" w:themeColor="text1"/>
        </w:rPr>
        <w:t>anschließend knapp von den auf seine erste Stelle folgende Anstellungsverhältnissen in verschiedenen Kliniken.</w:t>
      </w:r>
      <w:r w:rsidR="006763D6" w:rsidRPr="007310A7">
        <w:rPr>
          <w:rFonts w:ascii="Cambria" w:eastAsia="MS Mincho" w:hAnsi="Cambria" w:cs="Times New Roman"/>
          <w:color w:val="000000" w:themeColor="text1"/>
        </w:rPr>
        <w:t xml:space="preserve"> Es folgt eine ebenfalls knappe, argumentative </w:t>
      </w:r>
      <w:r w:rsidR="006763D6" w:rsidRPr="007310A7">
        <w:rPr>
          <w:rFonts w:ascii="Cambria" w:eastAsia="MS Mincho" w:hAnsi="Cambria" w:cs="Times New Roman"/>
          <w:color w:val="000000" w:themeColor="text1"/>
        </w:rPr>
        <w:lastRenderedPageBreak/>
        <w:t xml:space="preserve">Darstellung seiner Spezialisierung auf genetische Ursachen von </w:t>
      </w:r>
      <w:r w:rsidR="006763D6" w:rsidRPr="007310A7">
        <w:rPr>
          <w:rFonts w:ascii="Cambria" w:eastAsia="MS Mincho" w:hAnsi="Cambria" w:cs="Times New Roman"/>
          <w:i/>
          <w:iCs/>
          <w:color w:val="000000" w:themeColor="text1"/>
        </w:rPr>
        <w:t>Varianten der Geschlechtsentwicklung</w:t>
      </w:r>
      <w:r w:rsidR="006763D6" w:rsidRPr="007310A7">
        <w:rPr>
          <w:rFonts w:ascii="Cambria" w:eastAsia="MS Mincho" w:hAnsi="Cambria" w:cs="Times New Roman"/>
          <w:color w:val="000000" w:themeColor="text1"/>
        </w:rPr>
        <w:t xml:space="preserve"> im Fach Humangenetik. Dieses Spezialgebiet stellt er </w:t>
      </w:r>
      <w:r w:rsidR="00242923" w:rsidRPr="007310A7">
        <w:rPr>
          <w:rFonts w:ascii="Cambria" w:eastAsia="MS Mincho" w:hAnsi="Cambria" w:cs="Times New Roman"/>
          <w:color w:val="000000" w:themeColor="text1"/>
        </w:rPr>
        <w:t>–</w:t>
      </w:r>
      <w:r w:rsidR="006763D6" w:rsidRPr="007310A7">
        <w:rPr>
          <w:rFonts w:ascii="Cambria" w:eastAsia="MS Mincho" w:hAnsi="Cambria" w:cs="Times New Roman"/>
          <w:color w:val="000000" w:themeColor="text1"/>
        </w:rPr>
        <w:t xml:space="preserve"> ähnlich wie bereits seine Studienwahl – als durch die fachlichen Inhalte begründete </w:t>
      </w:r>
      <w:r w:rsidR="004632A0" w:rsidRPr="007310A7">
        <w:rPr>
          <w:rFonts w:ascii="Cambria" w:eastAsia="MS Mincho" w:hAnsi="Cambria" w:cs="Times New Roman"/>
          <w:color w:val="000000" w:themeColor="text1"/>
        </w:rPr>
        <w:t xml:space="preserve">intellektuelle </w:t>
      </w:r>
      <w:r w:rsidR="006763D6" w:rsidRPr="007310A7">
        <w:rPr>
          <w:rFonts w:ascii="Cambria" w:eastAsia="MS Mincho" w:hAnsi="Cambria" w:cs="Times New Roman"/>
          <w:color w:val="000000" w:themeColor="text1"/>
        </w:rPr>
        <w:t>Passion</w:t>
      </w:r>
      <w:r w:rsidR="004632A0" w:rsidRPr="007310A7">
        <w:rPr>
          <w:rFonts w:ascii="Cambria" w:eastAsia="MS Mincho" w:hAnsi="Cambria" w:cs="Times New Roman"/>
          <w:color w:val="000000" w:themeColor="text1"/>
        </w:rPr>
        <w:t xml:space="preserve"> dar</w:t>
      </w:r>
      <w:r w:rsidR="006763D6" w:rsidRPr="007310A7">
        <w:rPr>
          <w:rFonts w:ascii="Cambria" w:eastAsia="MS Mincho" w:hAnsi="Cambria" w:cs="Times New Roman"/>
          <w:color w:val="000000" w:themeColor="text1"/>
        </w:rPr>
        <w:t xml:space="preserve">, die er habe vertiefen wollen. </w:t>
      </w:r>
    </w:p>
    <w:p w14:paraId="21CFBD41" w14:textId="53F6F61C" w:rsidR="00197FC4" w:rsidRPr="007310A7" w:rsidRDefault="00197FC4" w:rsidP="00CA0AEA">
      <w:pPr>
        <w:spacing w:after="240" w:line="360" w:lineRule="auto"/>
        <w:jc w:val="both"/>
        <w:rPr>
          <w:rFonts w:ascii="Cambria" w:eastAsia="MS Mincho" w:hAnsi="Cambria" w:cs="Times New Roman"/>
          <w:color w:val="000000" w:themeColor="text1"/>
        </w:rPr>
      </w:pPr>
      <w:r>
        <w:rPr>
          <w:rFonts w:ascii="Cambria" w:eastAsia="MS Mincho" w:hAnsi="Cambria" w:cs="Times New Roman"/>
          <w:color w:val="000000" w:themeColor="text1"/>
        </w:rPr>
        <w:t xml:space="preserve">Es folgt der zweite Teil der Eingangspräsentation als eine Mischung aus Argumentation und Bericht, in der Robin seinen beruflichen Einstieg und seine anschließende Etablierung im klinischen Gebiet Varianten der Geschlechtsentwicklung darstellt. Dabei stellt er seine Stellenwahl als durch das Kriterium „möglichst hoher </w:t>
      </w:r>
      <w:r>
        <w:rPr>
          <w:rFonts w:ascii="Cambria" w:eastAsia="MS Mincho" w:hAnsi="Cambria" w:cs="Times New Roman"/>
          <w:color w:val="000000" w:themeColor="text1"/>
        </w:rPr>
        <w:t xml:space="preserve">(Versorgungs-)</w:t>
      </w:r>
      <w:r>
        <w:rPr>
          <w:rFonts w:ascii="Cambria" w:eastAsia="MS Mincho" w:hAnsi="Cambria" w:cs="Times New Roman"/>
          <w:color w:val="000000" w:themeColor="text1"/>
        </w:rPr>
        <w:t xml:space="preserve">Qualität“ </w:t>
      </w:r>
      <w:r>
        <w:rPr>
          <w:rFonts w:ascii="Cambria" w:eastAsia="MS Mincho" w:hAnsi="Cambria" w:cs="Times New Roman"/>
          <w:color w:val="000000" w:themeColor="text1"/>
        </w:rPr>
        <w:t xml:space="preserve">geleitet </w:t>
      </w:r>
      <w:r>
        <w:rPr>
          <w:rFonts w:ascii="Cambria" w:eastAsia="MS Mincho" w:hAnsi="Cambria" w:cs="Times New Roman"/>
          <w:color w:val="000000" w:themeColor="text1"/>
        </w:rPr>
        <w:t xml:space="preserve">dar, bei der er sich ausschließlich bei erst kürzlich gegründeten, bundesweit geförderten </w:t>
      </w:r>
      <w:r>
        <w:rPr>
          <w:rFonts w:ascii="Cambria" w:eastAsia="MS Mincho" w:hAnsi="Cambria" w:cs="Times New Roman"/>
          <w:color w:val="000000" w:themeColor="text1"/>
        </w:rPr>
        <w:t xml:space="preserve">DSD-</w:t>
      </w:r>
      <w:r>
        <w:rPr>
          <w:rFonts w:ascii="Cambria" w:eastAsia="MS Mincho" w:hAnsi="Cambria" w:cs="Times New Roman"/>
          <w:color w:val="000000" w:themeColor="text1"/>
        </w:rPr>
        <w:t xml:space="preserve">Spezialzentren an Universitätskliniken bewirbt. Dieser zweite Teil kann als </w:t>
      </w:r>
      <w:del w:id="1000182" w:author="Claude Lektorat" w:date="2026-06-30T12:18:05Z">
        <w:r>
          <w:rPr>
            <w:rFonts w:ascii="Cambria" w:eastAsia="MS Mincho" w:hAnsi="Cambria" w:cs="Times New Roman"/>
            <w:i/>
            <w:iCs/>
            <w:color w:val="000000" w:themeColor="text1"/>
          </w:rPr>
          <w:delText xml:space="preserve">meine</w:delText>
        </w:r>
      </w:del>
      <w:ins w:id="1000183" w:author="Claude Lektorat" w:date="2026-06-30T12:18:05Z">
        <w:r>
          <w:rPr>
            <w:rFonts w:ascii="Cambria" w:eastAsia="MS Mincho" w:hAnsi="Cambria" w:cs="Times New Roman"/>
            <w:i/>
            <w:iCs/>
            <w:color w:val="000000" w:themeColor="text1"/>
          </w:rPr>
          <w:t xml:space="preserve">seine</w:t>
        </w:r>
      </w:ins>
      <w:r>
        <w:rPr>
          <w:rFonts w:ascii="Cambria" w:eastAsia="MS Mincho" w:hAnsi="Cambria" w:cs="Times New Roman"/>
          <w:i/>
          <w:iCs/>
          <w:color w:val="000000" w:themeColor="text1"/>
        </w:rPr>
        <w:t xml:space="preserve"> erfolgreiche Spezialisierung </w:t>
      </w:r>
      <w:r>
        <w:rPr>
          <w:rFonts w:ascii="Cambria" w:eastAsia="MS Mincho" w:hAnsi="Cambria" w:cs="Times New Roman"/>
          <w:i/>
          <w:iCs/>
          <w:color w:val="000000" w:themeColor="text1"/>
        </w:rPr>
        <w:t xml:space="preserve">im </w:t>
      </w:r>
      <w:r>
        <w:rPr>
          <w:rFonts w:ascii="Cambria" w:eastAsia="MS Mincho" w:hAnsi="Cambria" w:cs="Times New Roman"/>
          <w:i/>
          <w:iCs/>
          <w:color w:val="000000" w:themeColor="text1"/>
        </w:rPr>
        <w:t xml:space="preserve">B</w:t>
      </w:r>
      <w:r>
        <w:rPr>
          <w:rFonts w:ascii="Cambria" w:eastAsia="MS Mincho" w:hAnsi="Cambria" w:cs="Times New Roman"/>
          <w:i/>
          <w:iCs/>
          <w:color w:val="000000" w:themeColor="text1"/>
        </w:rPr>
        <w:t xml:space="preserve">ereich </w:t>
      </w:r>
      <w:r>
        <w:rPr>
          <w:rFonts w:ascii="Cambria" w:eastAsia="MS Mincho" w:hAnsi="Cambria" w:cs="Times New Roman"/>
          <w:i/>
          <w:iCs/>
          <w:color w:val="000000" w:themeColor="text1"/>
        </w:rPr>
        <w:t xml:space="preserve">Varianten der Geschlechtsentwicklung</w:t>
      </w:r>
      <w:r>
        <w:rPr>
          <w:rFonts w:ascii="Cambria" w:eastAsia="MS Mincho" w:hAnsi="Cambria" w:cs="Times New Roman"/>
          <w:color w:val="000000" w:themeColor="text1"/>
        </w:rPr>
        <w:t xml:space="preserve"> charakterisiert werden.</w:t>
      </w:r>
      <w:r>
        <w:rPr>
          <w:rFonts w:ascii="Cambria" w:eastAsia="MS Mincho" w:hAnsi="Cambria" w:cs="Times New Roman"/>
          <w:color w:val="000000" w:themeColor="text1"/>
        </w:rPr>
        <w:t xml:space="preserve"> </w:t>
      </w:r>
    </w:p>
    <w:p w14:paraId="7B98C22F" w14:textId="02EED8D1" w:rsidR="000A42AA" w:rsidRPr="007310A7" w:rsidRDefault="000A42AA" w:rsidP="00A52258">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Die thematischen Felder der Eingangspräsentation kreieren </w:t>
      </w:r>
      <w:r w:rsidR="00094BE3">
        <w:rPr>
          <w:rFonts w:ascii="Cambria" w:eastAsia="MS Mincho" w:hAnsi="Cambria" w:cs="Times New Roman"/>
          <w:color w:val="000000" w:themeColor="text1"/>
        </w:rPr>
        <w:t xml:space="preserve">in mehrerer Hinsicht </w:t>
      </w:r>
      <w:r w:rsidRPr="007310A7">
        <w:rPr>
          <w:rFonts w:ascii="Cambria" w:eastAsia="MS Mincho" w:hAnsi="Cambria" w:cs="Times New Roman"/>
          <w:color w:val="000000" w:themeColor="text1"/>
        </w:rPr>
        <w:t>Ausschlüsse: Zum einen kann der Biograph eigene Vergeschlechtlichungs</w:t>
      </w:r>
      <w:r w:rsidR="00714E4A" w:rsidRPr="007310A7">
        <w:rPr>
          <w:rFonts w:ascii="Cambria" w:eastAsia="MS Mincho" w:hAnsi="Cambria" w:cs="Times New Roman"/>
          <w:color w:val="000000" w:themeColor="text1"/>
        </w:rPr>
        <w:t>erfahrungen</w:t>
      </w:r>
      <w:r w:rsidRPr="007310A7">
        <w:rPr>
          <w:rFonts w:ascii="Cambria" w:eastAsia="MS Mincho" w:hAnsi="Cambria" w:cs="Times New Roman"/>
          <w:color w:val="000000" w:themeColor="text1"/>
        </w:rPr>
        <w:t xml:space="preserve"> in diese nicht </w:t>
      </w:r>
      <w:r w:rsidR="00094BE3">
        <w:rPr>
          <w:rFonts w:ascii="Cambria" w:eastAsia="MS Mincho" w:hAnsi="Cambria" w:cs="Times New Roman"/>
          <w:color w:val="000000" w:themeColor="text1"/>
        </w:rPr>
        <w:t xml:space="preserve">inhaltlich </w:t>
      </w:r>
      <w:r w:rsidRPr="007310A7">
        <w:rPr>
          <w:rFonts w:ascii="Cambria" w:eastAsia="MS Mincho" w:hAnsi="Cambria" w:cs="Times New Roman"/>
          <w:color w:val="000000" w:themeColor="text1"/>
        </w:rPr>
        <w:t xml:space="preserve">integrieren. </w:t>
      </w:r>
      <w:r w:rsidR="005E193A" w:rsidRPr="007310A7">
        <w:rPr>
          <w:rFonts w:ascii="Cambria" w:eastAsia="MS Mincho" w:hAnsi="Cambria" w:cs="Times New Roman"/>
          <w:color w:val="000000" w:themeColor="text1"/>
        </w:rPr>
        <w:t xml:space="preserve">Daher </w:t>
      </w:r>
      <w:r w:rsidR="00F2706D" w:rsidRPr="007310A7">
        <w:rPr>
          <w:rFonts w:ascii="Cambria" w:eastAsia="MS Mincho" w:hAnsi="Cambria" w:cs="Times New Roman"/>
          <w:color w:val="000000" w:themeColor="text1"/>
        </w:rPr>
        <w:t xml:space="preserve">ist es ihm </w:t>
      </w:r>
      <w:r w:rsidR="005E193A" w:rsidRPr="007310A7">
        <w:rPr>
          <w:rFonts w:ascii="Cambria" w:eastAsia="MS Mincho" w:hAnsi="Cambria" w:cs="Times New Roman"/>
          <w:color w:val="000000" w:themeColor="text1"/>
        </w:rPr>
        <w:t xml:space="preserve">auch </w:t>
      </w:r>
      <w:r w:rsidR="00F2706D" w:rsidRPr="007310A7">
        <w:rPr>
          <w:rFonts w:ascii="Cambria" w:eastAsia="MS Mincho" w:hAnsi="Cambria" w:cs="Times New Roman"/>
          <w:color w:val="000000" w:themeColor="text1"/>
        </w:rPr>
        <w:t xml:space="preserve">nicht möglich </w:t>
      </w:r>
      <w:r w:rsidR="007155ED" w:rsidRPr="007310A7">
        <w:rPr>
          <w:rFonts w:ascii="Cambria" w:eastAsia="MS Mincho" w:hAnsi="Cambria" w:cs="Times New Roman"/>
          <w:color w:val="000000" w:themeColor="text1"/>
        </w:rPr>
        <w:t xml:space="preserve">seine spezifische, auf Erfahrungswissen basierende Motivation und Expertise </w:t>
      </w:r>
      <w:r w:rsidR="00F2706D" w:rsidRPr="007310A7">
        <w:rPr>
          <w:rFonts w:ascii="Cambria" w:eastAsia="MS Mincho" w:hAnsi="Cambria" w:cs="Times New Roman"/>
          <w:color w:val="000000" w:themeColor="text1"/>
        </w:rPr>
        <w:t>hinsichtlich seiner Fachwahl</w:t>
      </w:r>
      <w:r w:rsidR="00094BE3">
        <w:rPr>
          <w:rFonts w:ascii="Cambria" w:eastAsia="MS Mincho" w:hAnsi="Cambria" w:cs="Times New Roman"/>
          <w:color w:val="000000" w:themeColor="text1"/>
        </w:rPr>
        <w:t xml:space="preserve"> darzustellen</w:t>
      </w:r>
      <w:r w:rsidR="007155ED" w:rsidRPr="007310A7">
        <w:rPr>
          <w:rFonts w:ascii="Cambria" w:eastAsia="MS Mincho" w:hAnsi="Cambria" w:cs="Times New Roman"/>
          <w:color w:val="000000" w:themeColor="text1"/>
        </w:rPr>
        <w:t xml:space="preserve">. Zum anderen sind dadurch </w:t>
      </w:r>
      <w:r w:rsidR="00F2706D" w:rsidRPr="007310A7">
        <w:rPr>
          <w:rFonts w:ascii="Cambria" w:eastAsia="MS Mincho" w:hAnsi="Cambria" w:cs="Times New Roman"/>
          <w:color w:val="000000" w:themeColor="text1"/>
        </w:rPr>
        <w:t xml:space="preserve">– </w:t>
      </w:r>
      <w:r w:rsidR="005E193A" w:rsidRPr="007310A7">
        <w:rPr>
          <w:rFonts w:ascii="Cambria" w:eastAsia="MS Mincho" w:hAnsi="Cambria" w:cs="Times New Roman"/>
          <w:color w:val="000000" w:themeColor="text1"/>
        </w:rPr>
        <w:t xml:space="preserve">mit seiner geschlechtlichen Erfahrungsaufschichtung verbundene </w:t>
      </w:r>
      <w:r w:rsidR="00F2706D" w:rsidRPr="007310A7">
        <w:rPr>
          <w:rFonts w:ascii="Cambria" w:eastAsia="MS Mincho" w:hAnsi="Cambria" w:cs="Times New Roman"/>
          <w:color w:val="000000" w:themeColor="text1"/>
        </w:rPr>
        <w:t xml:space="preserve">– </w:t>
      </w:r>
      <w:r w:rsidR="005E193A" w:rsidRPr="007310A7">
        <w:rPr>
          <w:rFonts w:ascii="Cambria" w:eastAsia="MS Mincho" w:hAnsi="Cambria" w:cs="Times New Roman"/>
          <w:color w:val="000000" w:themeColor="text1"/>
        </w:rPr>
        <w:t xml:space="preserve">Herausforderungen, </w:t>
      </w:r>
      <w:r w:rsidR="007155ED" w:rsidRPr="007310A7">
        <w:rPr>
          <w:rFonts w:ascii="Cambria" w:eastAsia="MS Mincho" w:hAnsi="Cambria" w:cs="Times New Roman"/>
          <w:color w:val="000000" w:themeColor="text1"/>
        </w:rPr>
        <w:t xml:space="preserve">Differenzen und Spannungsfelder, die </w:t>
      </w:r>
      <w:r w:rsidR="00F2706D" w:rsidRPr="007310A7">
        <w:rPr>
          <w:rFonts w:ascii="Cambria" w:eastAsia="MS Mincho" w:hAnsi="Cambria" w:cs="Times New Roman"/>
          <w:color w:val="000000" w:themeColor="text1"/>
        </w:rPr>
        <w:t xml:space="preserve">er innerhalb seiner beruflichen Praxis </w:t>
      </w:r>
      <w:r w:rsidR="007155ED" w:rsidRPr="007310A7">
        <w:rPr>
          <w:rFonts w:ascii="Cambria" w:eastAsia="MS Mincho" w:hAnsi="Cambria" w:cs="Times New Roman"/>
          <w:color w:val="000000" w:themeColor="text1"/>
        </w:rPr>
        <w:t>navigieren muss</w:t>
      </w:r>
      <w:r w:rsidR="00F2706D" w:rsidRPr="007310A7">
        <w:rPr>
          <w:rFonts w:ascii="Cambria" w:eastAsia="MS Mincho" w:hAnsi="Cambria" w:cs="Times New Roman"/>
          <w:color w:val="000000" w:themeColor="text1"/>
        </w:rPr>
        <w:t>,</w:t>
      </w:r>
      <w:r w:rsidR="007155ED" w:rsidRPr="007310A7">
        <w:rPr>
          <w:rFonts w:ascii="Cambria" w:eastAsia="MS Mincho" w:hAnsi="Cambria" w:cs="Times New Roman"/>
          <w:color w:val="000000" w:themeColor="text1"/>
        </w:rPr>
        <w:t xml:space="preserve"> nicht thematisierbar.</w:t>
      </w:r>
    </w:p>
    <w:p w14:paraId="264D2504" w14:textId="4DE25399" w:rsidR="007B71F7" w:rsidRPr="007310A7" w:rsidRDefault="00A52258" w:rsidP="007B71F7">
      <w:pPr>
        <w:pStyle w:val="berschrift3"/>
        <w:spacing w:before="360" w:after="240"/>
        <w:rPr>
          <w:rFonts w:asciiTheme="minorHAnsi" w:eastAsia="Times New Roman" w:hAnsiTheme="minorHAnsi" w:cs="Times New Roman"/>
          <w:b/>
          <w:bCs/>
          <w:iCs/>
          <w:color w:val="000000" w:themeColor="text1"/>
        </w:rPr>
      </w:pPr>
      <w:bookmarkStart w:id="78" w:name="_Toc233288809"/>
      <w:r w:rsidRPr="007310A7">
        <w:rPr>
          <w:rFonts w:asciiTheme="minorHAnsi" w:eastAsia="Times New Roman" w:hAnsiTheme="minorHAnsi" w:cs="Times New Roman"/>
          <w:b/>
          <w:bCs/>
          <w:iCs/>
          <w:color w:val="000000" w:themeColor="text1"/>
        </w:rPr>
        <w:t>7.4.</w:t>
      </w:r>
      <w:r w:rsidR="005E50F5" w:rsidRPr="007310A7">
        <w:rPr>
          <w:rFonts w:asciiTheme="minorHAnsi" w:eastAsia="Times New Roman" w:hAnsiTheme="minorHAnsi" w:cs="Times New Roman"/>
          <w:b/>
          <w:bCs/>
          <w:iCs/>
          <w:color w:val="000000" w:themeColor="text1"/>
        </w:rPr>
        <w:t>3</w:t>
      </w:r>
      <w:r w:rsidRPr="007310A7">
        <w:rPr>
          <w:rFonts w:asciiTheme="minorHAnsi" w:eastAsia="Times New Roman" w:hAnsiTheme="minorHAnsi" w:cs="Times New Roman"/>
          <w:b/>
          <w:bCs/>
          <w:iCs/>
          <w:color w:val="000000" w:themeColor="text1"/>
        </w:rPr>
        <w:t xml:space="preserve">. Die </w:t>
      </w:r>
      <w:r w:rsidR="00A22AF9" w:rsidRPr="007310A7">
        <w:rPr>
          <w:rFonts w:asciiTheme="minorHAnsi" w:eastAsia="Times New Roman" w:hAnsiTheme="minorHAnsi" w:cs="Times New Roman"/>
          <w:b/>
          <w:bCs/>
          <w:iCs/>
          <w:color w:val="000000" w:themeColor="text1"/>
        </w:rPr>
        <w:t>Fall</w:t>
      </w:r>
      <w:r w:rsidRPr="007310A7">
        <w:rPr>
          <w:rFonts w:asciiTheme="minorHAnsi" w:eastAsia="Times New Roman" w:hAnsiTheme="minorHAnsi" w:cs="Times New Roman"/>
          <w:b/>
          <w:bCs/>
          <w:iCs/>
          <w:color w:val="000000" w:themeColor="text1"/>
        </w:rPr>
        <w:t>geschichte</w:t>
      </w:r>
      <w:bookmarkEnd w:id="78"/>
    </w:p>
    <w:p w14:paraId="3D71AD4E" w14:textId="77777777" w:rsidR="0061504A" w:rsidRDefault="00A52258" w:rsidP="00A52258">
      <w:pPr>
        <w:spacing w:line="360" w:lineRule="auto"/>
        <w:jc w:val="both"/>
        <w:rPr>
          <w:rFonts w:ascii="Cambria" w:eastAsia="Times New Roman" w:hAnsi="Cambria" w:cs="Times New Roman"/>
          <w:color w:val="000000" w:themeColor="text1"/>
        </w:rPr>
      </w:pPr>
      <w:r w:rsidRPr="007310A7">
        <w:rPr>
          <w:rFonts w:ascii="Cambria" w:eastAsia="Times New Roman" w:hAnsi="Cambria" w:cs="Times New Roman"/>
          <w:color w:val="000000" w:themeColor="text1"/>
        </w:rPr>
        <w:t xml:space="preserve">In Robins Biographie sind fremdbestimmte Medikalisierung, Delegitimierung seiner geschlechtlichen Positionierung und soziale Ausgrenzungserfahrungen eng miteinander verwoben. Robin wird </w:t>
      </w:r>
      <w:r w:rsidR="002A17A1" w:rsidRPr="007310A7">
        <w:rPr>
          <w:rFonts w:ascii="Cambria" w:eastAsia="Times New Roman" w:hAnsi="Cambria" w:cs="Times New Roman"/>
          <w:color w:val="000000" w:themeColor="text1"/>
        </w:rPr>
        <w:t xml:space="preserve">1982 </w:t>
      </w:r>
      <w:r w:rsidRPr="007310A7">
        <w:rPr>
          <w:rFonts w:ascii="Cambria" w:eastAsia="Times New Roman" w:hAnsi="Cambria" w:cs="Times New Roman"/>
          <w:color w:val="000000" w:themeColor="text1"/>
        </w:rPr>
        <w:t xml:space="preserve">in Westdeutschland geboren und erlebt eine weibliche Geschlechtszuweisung aus der </w:t>
      </w:r>
      <w:r w:rsidR="00FE25E1" w:rsidRPr="007310A7">
        <w:rPr>
          <w:rFonts w:ascii="Cambria" w:eastAsia="Times New Roman" w:hAnsi="Cambria" w:cs="Times New Roman"/>
          <w:color w:val="000000" w:themeColor="text1"/>
        </w:rPr>
        <w:t>s</w:t>
      </w:r>
      <w:r w:rsidRPr="007310A7">
        <w:rPr>
          <w:rFonts w:ascii="Cambria" w:eastAsia="Times New Roman" w:hAnsi="Cambria" w:cs="Times New Roman"/>
          <w:color w:val="000000" w:themeColor="text1"/>
        </w:rPr>
        <w:t xml:space="preserve">eine Sozialisierung in der weiblichen Geschlechterrolle resultiert. Eine Feststellung seiner körpergeschlechtlichen Variation findet nach der Geburt aller Wahrscheinlichkeit nach nicht statt. </w:t>
      </w:r>
      <w:r w:rsidR="006373FC" w:rsidRPr="007310A7">
        <w:rPr>
          <w:rFonts w:ascii="Cambria" w:eastAsia="Times New Roman" w:hAnsi="Cambria" w:cs="Times New Roman"/>
          <w:color w:val="000000" w:themeColor="text1"/>
        </w:rPr>
        <w:t xml:space="preserve">Informationen über Robins familiale Situation sowie den familiengeschichtlichen Hintergrund liegen ausgehend von den geführten Interviews nicht vor. </w:t>
      </w:r>
    </w:p>
    <w:p w14:paraId="7563FCDE" w14:textId="45630844" w:rsidR="00A52258" w:rsidRPr="007310A7" w:rsidRDefault="00A52258" w:rsidP="00A52258">
      <w:pPr>
        <w:spacing w:line="360" w:lineRule="auto"/>
        <w:jc w:val="both"/>
        <w:rPr>
          <w:rFonts w:ascii="Cambria" w:eastAsia="Times New Roman" w:hAnsi="Cambria" w:cs="Times New Roman"/>
          <w:color w:val="000000" w:themeColor="text1"/>
        </w:rPr>
      </w:pPr>
      <w:r>
        <w:rPr>
          <w:rFonts w:ascii="Cambria" w:eastAsia="Times New Roman" w:hAnsi="Cambria" w:cs="Times New Roman"/>
          <w:color w:val="000000" w:themeColor="text1"/>
        </w:rPr>
        <w:t xml:space="preserve">In seiner Schulzeit zeigt Robin eine starke Bildungsorientierung, nimmt jedoch im </w:t>
      </w:r>
      <w:r>
        <w:rPr>
          <w:rFonts w:ascii="Cambria" w:eastAsia="Times New Roman" w:hAnsi="Cambria" w:cs="Times New Roman"/>
          <w:color w:val="000000" w:themeColor="text1"/>
        </w:rPr>
        <w:t xml:space="preserve">schulischen </w:t>
      </w:r>
      <w:r>
        <w:rPr>
          <w:rFonts w:ascii="Cambria" w:eastAsia="Times New Roman" w:hAnsi="Cambria" w:cs="Times New Roman"/>
          <w:color w:val="000000" w:themeColor="text1"/>
        </w:rPr>
        <w:t xml:space="preserve">Kontext überwiegend eine Außenseiter*innen Rolle ein. </w:t>
      </w:r>
      <w:r>
        <w:rPr>
          <w:rFonts w:ascii="Cambria" w:eastAsia="Times New Roman" w:hAnsi="Cambria" w:cs="Times New Roman"/>
          <w:color w:val="000000" w:themeColor="text1"/>
        </w:rPr>
        <w:t xml:space="preserve">Ausgrenzungserfahrungen </w:t>
      </w:r>
      <w:r>
        <w:rPr>
          <w:rFonts w:ascii="Cambria" w:eastAsia="Times New Roman" w:hAnsi="Cambria" w:cs="Times New Roman"/>
          <w:color w:val="000000" w:themeColor="text1"/>
        </w:rPr>
        <w:t xml:space="preserve">in </w:t>
      </w:r>
      <w:r>
        <w:rPr>
          <w:rFonts w:ascii="Cambria" w:eastAsia="Times New Roman" w:hAnsi="Cambria" w:cs="Times New Roman"/>
          <w:color w:val="000000" w:themeColor="text1"/>
        </w:rPr>
        <w:t xml:space="preserve">der Grundschulzeit werden angedeutet</w:t>
      </w:r>
      <w:r>
        <w:rPr>
          <w:rFonts w:ascii="Cambria" w:eastAsia="Times New Roman" w:hAnsi="Cambria" w:cs="Times New Roman"/>
          <w:color w:val="000000" w:themeColor="text1"/>
        </w:rPr>
        <w:t xml:space="preserve">, </w:t>
      </w:r>
      <w:r>
        <w:rPr>
          <w:rFonts w:ascii="Cambria" w:eastAsia="Times New Roman" w:hAnsi="Cambria" w:cs="Times New Roman"/>
          <w:color w:val="000000" w:themeColor="text1"/>
        </w:rPr>
        <w:t xml:space="preserve">deren Hintergrund ist </w:t>
      </w:r>
      <w:r>
        <w:rPr>
          <w:rFonts w:ascii="Cambria" w:eastAsia="Times New Roman" w:hAnsi="Cambria" w:cs="Times New Roman"/>
          <w:color w:val="000000" w:themeColor="text1"/>
        </w:rPr>
        <w:t xml:space="preserve">basierend auf dem verfügbaren Material</w:t>
      </w:r>
      <w:r>
        <w:rPr>
          <w:rFonts w:ascii="Cambria" w:eastAsia="Times New Roman" w:hAnsi="Cambria" w:cs="Times New Roman"/>
          <w:color w:val="000000" w:themeColor="text1"/>
        </w:rPr>
        <w:t xml:space="preserve"> allerdings </w:t>
      </w:r>
      <w:r>
        <w:rPr>
          <w:rFonts w:ascii="Cambria" w:eastAsia="Times New Roman" w:hAnsi="Cambria" w:cs="Times New Roman"/>
          <w:color w:val="000000" w:themeColor="text1"/>
        </w:rPr>
        <w:t xml:space="preserve">nicht abschließend rekonstruierbar. </w:t>
      </w:r>
      <w:del w:id="1000184" w:author="Claude Lektorat" w:date="2026-06-30T12:18:05Z">
        <w:r>
          <w:rPr>
            <w:rFonts w:ascii="Cambria" w:eastAsia="Times New Roman" w:hAnsi="Cambria" w:cs="Times New Roman"/>
            <w:color w:val="000000" w:themeColor="text1"/>
          </w:rPr>
          <w:delText xml:space="preserve">Naheliegt</w:delText>
        </w:r>
      </w:del>
      <w:ins w:id="1000185" w:author="Claude Lektorat" w:date="2026-06-30T12:18:05Z">
        <w:r>
          <w:rPr>
            <w:rFonts w:ascii="Cambria" w:eastAsia="Times New Roman" w:hAnsi="Cambria" w:cs="Times New Roman"/>
            <w:color w:val="000000" w:themeColor="text1"/>
          </w:rPr>
          <w:t xml:space="preserve">Nahe liegt</w:t>
        </w:r>
      </w:ins>
      <w:r>
        <w:rPr>
          <w:rFonts w:ascii="Cambria" w:eastAsia="Times New Roman" w:hAnsi="Cambria" w:cs="Times New Roman"/>
          <w:color w:val="000000" w:themeColor="text1"/>
        </w:rPr>
        <w:t xml:space="preserve">, dass Robin seine transgeschlechtliche Positionierung, beispielsweise durch männlich eingeordnetes Verhalten und Aussehen</w:t>
      </w:r>
      <w:r>
        <w:rPr>
          <w:rFonts w:ascii="Cambria" w:eastAsia="Times New Roman" w:hAnsi="Cambria" w:cs="Times New Roman"/>
          <w:color w:val="000000" w:themeColor="text1"/>
        </w:rPr>
        <w:t xml:space="preserve">,</w:t>
      </w:r>
      <w:r>
        <w:rPr>
          <w:rFonts w:ascii="Cambria" w:eastAsia="Times New Roman" w:hAnsi="Cambria" w:cs="Times New Roman"/>
          <w:color w:val="000000" w:themeColor="text1"/>
        </w:rPr>
        <w:t xml:space="preserve"> bereits zu diesem Zeitpunkt seiner Biographie ausdrückt und dass dies sozial sanktioniert wird. Ebenfalls ist denkbar</w:t>
      </w:r>
      <w:r>
        <w:rPr>
          <w:rFonts w:ascii="Cambria" w:eastAsia="Times New Roman" w:hAnsi="Cambria" w:cs="Times New Roman"/>
          <w:color w:val="000000" w:themeColor="text1"/>
        </w:rPr>
        <w:t xml:space="preserve">, dass </w:t>
      </w:r>
      <w:r>
        <w:rPr>
          <w:rFonts w:ascii="Cambria" w:eastAsia="Times New Roman" w:hAnsi="Cambria" w:cs="Times New Roman"/>
          <w:color w:val="000000" w:themeColor="text1"/>
        </w:rPr>
        <w:t xml:space="preserve">seine </w:t>
      </w:r>
      <w:r>
        <w:rPr>
          <w:rFonts w:ascii="Cambria" w:eastAsia="Times New Roman" w:hAnsi="Cambria" w:cs="Times New Roman"/>
          <w:color w:val="000000" w:themeColor="text1"/>
        </w:rPr>
        <w:t xml:space="preserve">intensive Auseinandersetzung mit intellektuellen Inhalten für den Biographen eine verfügbare Form der Bearbeitung sozialer Ausgrenzung darstellt</w:t>
      </w:r>
      <w:r>
        <w:rPr>
          <w:rFonts w:ascii="Cambria" w:eastAsia="Times New Roman" w:hAnsi="Cambria" w:cs="Times New Roman"/>
          <w:color w:val="000000" w:themeColor="text1"/>
        </w:rPr>
        <w:t xml:space="preserve">, die jedoch gleichzeitig </w:t>
      </w:r>
      <w:r>
        <w:rPr>
          <w:rFonts w:ascii="Cambria" w:eastAsia="Times New Roman" w:hAnsi="Cambria" w:cs="Times New Roman"/>
          <w:color w:val="000000" w:themeColor="text1"/>
        </w:rPr>
        <w:t xml:space="preserve">zur negativen Projektions- und Angriffsfläche für Gleichaltrige im Zuge weiterer Marginalisierung wird. </w:t>
      </w:r>
    </w:p>
    <w:p w14:paraId="17E8C324" w14:textId="0340F4A5" w:rsidR="00A52258" w:rsidRPr="007310A7" w:rsidRDefault="00A52258" w:rsidP="00A52258">
      <w:pPr>
        <w:spacing w:line="360" w:lineRule="auto"/>
        <w:jc w:val="both"/>
        <w:rPr>
          <w:rFonts w:ascii="Cambria" w:eastAsia="Times New Roman" w:hAnsi="Cambria" w:cs="Times New Roman"/>
          <w:color w:val="000000" w:themeColor="text1"/>
        </w:rPr>
      </w:pPr>
      <w:r w:rsidRPr="007310A7">
        <w:rPr>
          <w:rFonts w:ascii="Cambria" w:eastAsia="Times New Roman" w:hAnsi="Cambria" w:cs="Times New Roman"/>
          <w:color w:val="000000" w:themeColor="text1"/>
        </w:rPr>
        <w:t xml:space="preserve">In Form einer zunächst ausbleibenden körperlichen Pubertätsentwicklung wird Robin geschlechtliche Variation erstmals im Jugendalter für ihn und sein Umfeld thematisch. Zur selben Zeit verschärfen sich Stigmatisierung, Ausgrenzung und emotionale sowie – im Interview angedeutete – traumatisch erlebte körperliche Verletzungserfahrungen durch ihm zum Teil nahestehende MitschülerInnen. Dabei zielt die soziale Sanktionierung sowohl auf sein, von anderen weiblich zugewiesenen Personen abweichendes, körpergeschlechtliches Erscheinungsbild als auch auf seine sexuelle Orientierung ab. Relevant ist hier insbesondere der Vertrauensbruch innerhalb einer sozialen Nahbeziehung: Ein enger Freund und Mitschüler missbraucht das intime Wissen über Robins </w:t>
      </w:r>
      <w:r w:rsidR="002038AF" w:rsidRPr="007310A7">
        <w:rPr>
          <w:rFonts w:ascii="Cambria" w:eastAsia="Times New Roman" w:hAnsi="Cambria" w:cs="Times New Roman"/>
          <w:color w:val="000000" w:themeColor="text1"/>
        </w:rPr>
        <w:t xml:space="preserve">geschlechtliche Variation </w:t>
      </w:r>
      <w:r w:rsidRPr="007310A7">
        <w:rPr>
          <w:rFonts w:ascii="Cambria" w:eastAsia="Times New Roman" w:hAnsi="Cambria" w:cs="Times New Roman"/>
          <w:color w:val="000000" w:themeColor="text1"/>
        </w:rPr>
        <w:t xml:space="preserve">und Sexualität, indem er Robin vor anderen Mitschüler*innen als homosexuell outet sowie als Zwitter bezeichnet. Letzteres führt zu zunehmender Ausgrenzung des </w:t>
      </w:r>
      <w:r w:rsidR="00AE03AF" w:rsidRPr="007310A7">
        <w:rPr>
          <w:rFonts w:ascii="Cambria" w:eastAsia="Times New Roman" w:hAnsi="Cambria" w:cs="Times New Roman"/>
          <w:color w:val="000000" w:themeColor="text1"/>
        </w:rPr>
        <w:t>Biographen innerhalb</w:t>
      </w:r>
      <w:r w:rsidRPr="007310A7">
        <w:rPr>
          <w:rFonts w:ascii="Cambria" w:eastAsia="Times New Roman" w:hAnsi="Cambria" w:cs="Times New Roman"/>
          <w:color w:val="000000" w:themeColor="text1"/>
        </w:rPr>
        <w:t xml:space="preserve"> des Klassengefüges und weiteren Verletzungen, ohne dass Robin in diesen Situationen durch seine Eltern oder andere Bezugspersonen Unterstützung erfährt.</w:t>
      </w:r>
    </w:p>
    <w:p w14:paraId="3E21C80C" w14:textId="3D8B87B4" w:rsidR="00A52258" w:rsidRPr="007310A7" w:rsidRDefault="00A52258" w:rsidP="00AB5347">
      <w:pPr>
        <w:spacing w:before="240" w:line="360" w:lineRule="auto"/>
        <w:jc w:val="both"/>
        <w:rPr>
          <w:rFonts w:ascii="Cambria" w:eastAsia="Times New Roman" w:hAnsi="Cambria" w:cs="Times New Roman"/>
          <w:color w:val="000000" w:themeColor="text1"/>
        </w:rPr>
      </w:pPr>
      <w:r w:rsidRPr="007310A7">
        <w:rPr>
          <w:rFonts w:ascii="Cambria" w:eastAsia="Times New Roman" w:hAnsi="Cambria" w:cs="Times New Roman"/>
          <w:color w:val="000000" w:themeColor="text1"/>
        </w:rPr>
        <w:t xml:space="preserve">Robins bereits früh konstituiertes Erleben in die ihn umgebenden hegemonialen Strukturen </w:t>
      </w:r>
      <w:r w:rsidR="009016E7" w:rsidRPr="007310A7">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nicht zu passen</w:t>
      </w:r>
      <w:r w:rsidR="009016E7" w:rsidRPr="007310A7">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 xml:space="preserve">, wird durch die schulischen Marginalisierungserfahrungen auf schmerzhafte Weise intensiviert und führt mit zu seiner erstmaligen Konsultation einer Gynäkologin. Hier scheint er zunächst eine körperliche Erklärung – und daraus resultierende Entlastung </w:t>
      </w:r>
      <w:r w:rsidR="005B4B32">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 xml:space="preserve"> für seine sozialen </w:t>
      </w:r>
      <w:r w:rsidR="005B4B32">
        <w:rPr>
          <w:rFonts w:ascii="Cambria" w:eastAsia="Times New Roman" w:hAnsi="Cambria" w:cs="Times New Roman"/>
          <w:color w:val="000000" w:themeColor="text1"/>
        </w:rPr>
        <w:t>Diskreditierungs</w:t>
      </w:r>
      <w:r w:rsidRPr="007310A7">
        <w:rPr>
          <w:rFonts w:ascii="Cambria" w:eastAsia="Times New Roman" w:hAnsi="Cambria" w:cs="Times New Roman"/>
          <w:color w:val="000000" w:themeColor="text1"/>
        </w:rPr>
        <w:t xml:space="preserve">-Erfahrungen zu suchen. Die folgende ärztliche Thematisierung seiner </w:t>
      </w:r>
      <w:r w:rsidR="00D40F10">
        <w:rPr>
          <w:rFonts w:ascii="Cambria" w:eastAsia="Times New Roman" w:hAnsi="Cambria" w:cs="Times New Roman"/>
          <w:color w:val="000000" w:themeColor="text1"/>
        </w:rPr>
        <w:t xml:space="preserve">vermutlich </w:t>
      </w:r>
      <w:r w:rsidRPr="007310A7">
        <w:rPr>
          <w:rFonts w:ascii="Cambria" w:eastAsia="Times New Roman" w:hAnsi="Cambria" w:cs="Times New Roman"/>
          <w:color w:val="000000" w:themeColor="text1"/>
        </w:rPr>
        <w:t xml:space="preserve">erstmals diagnostizierten körpergeschlechtlichen Variation verstärkt jedoch das </w:t>
      </w:r>
      <w:r w:rsidRPr="007310A7">
        <w:rPr>
          <w:rFonts w:ascii="Cambria" w:eastAsia="Times New Roman" w:hAnsi="Cambria" w:cs="Times New Roman"/>
          <w:color w:val="000000" w:themeColor="text1"/>
        </w:rPr>
        <w:lastRenderedPageBreak/>
        <w:t xml:space="preserve">bereits erfahrene Stigma. </w:t>
      </w:r>
      <w:r w:rsidR="00D40F10">
        <w:rPr>
          <w:rFonts w:ascii="Cambria" w:eastAsia="Times New Roman" w:hAnsi="Cambria" w:cs="Times New Roman"/>
          <w:color w:val="000000" w:themeColor="text1"/>
        </w:rPr>
        <w:t xml:space="preserve">Zudem erfolgen durch die Gynäkologin weder eine konkrete Benennung der gestellten Diagnose(n) noch eine umfassende Aufklärung über deren Implikationen. </w:t>
      </w:r>
      <w:r w:rsidRPr="007310A7">
        <w:rPr>
          <w:rFonts w:ascii="Cambria" w:eastAsia="Times New Roman" w:hAnsi="Cambria" w:cs="Times New Roman"/>
          <w:color w:val="000000" w:themeColor="text1"/>
        </w:rPr>
        <w:t>Robin erlebt dies</w:t>
      </w:r>
      <w:r w:rsidR="00D40F10">
        <w:rPr>
          <w:rFonts w:ascii="Cambria" w:eastAsia="Times New Roman" w:hAnsi="Cambria" w:cs="Times New Roman"/>
          <w:color w:val="000000" w:themeColor="text1"/>
        </w:rPr>
        <w:t xml:space="preserve">e Situation </w:t>
      </w:r>
      <w:r w:rsidRPr="007310A7">
        <w:rPr>
          <w:rFonts w:ascii="Cambria" w:eastAsia="Times New Roman" w:hAnsi="Cambria" w:cs="Times New Roman"/>
          <w:color w:val="000000" w:themeColor="text1"/>
        </w:rPr>
        <w:t xml:space="preserve">nicht nur als Bestätigung, dass er und seine Geschlechtlichkeit per se </w:t>
      </w:r>
      <w:r w:rsidR="0045763C" w:rsidRPr="007310A7">
        <w:rPr>
          <w:rFonts w:ascii="Cambria" w:eastAsia="Times New Roman" w:hAnsi="Cambria" w:cs="Times New Roman"/>
          <w:color w:val="000000" w:themeColor="text1"/>
        </w:rPr>
        <w:t>„</w:t>
      </w:r>
      <w:r w:rsidRPr="007310A7">
        <w:rPr>
          <w:rFonts w:ascii="Cambria" w:eastAsia="Times New Roman" w:hAnsi="Cambria" w:cs="Times New Roman"/>
          <w:iCs/>
          <w:color w:val="000000" w:themeColor="text1"/>
        </w:rPr>
        <w:t>anders</w:t>
      </w:r>
      <w:r w:rsidR="0045763C" w:rsidRPr="007310A7">
        <w:rPr>
          <w:rFonts w:ascii="Cambria" w:eastAsia="Times New Roman" w:hAnsi="Cambria" w:cs="Times New Roman"/>
          <w:iCs/>
          <w:color w:val="000000" w:themeColor="text1"/>
        </w:rPr>
        <w:t>“</w:t>
      </w:r>
      <w:r w:rsidRPr="007310A7">
        <w:rPr>
          <w:rFonts w:ascii="Cambria" w:eastAsia="Times New Roman" w:hAnsi="Cambria" w:cs="Times New Roman"/>
          <w:color w:val="000000" w:themeColor="text1"/>
        </w:rPr>
        <w:t xml:space="preserve"> sind, sondern auch, dass diese</w:t>
      </w:r>
      <w:r w:rsidR="005B4B32">
        <w:rPr>
          <w:rFonts w:ascii="Cambria" w:eastAsia="Times New Roman" w:hAnsi="Cambria" w:cs="Times New Roman"/>
          <w:color w:val="000000" w:themeColor="text1"/>
        </w:rPr>
        <w:t>s</w:t>
      </w:r>
      <w:r w:rsidRPr="007310A7">
        <w:rPr>
          <w:rFonts w:ascii="Cambria" w:eastAsia="Times New Roman" w:hAnsi="Cambria" w:cs="Times New Roman"/>
          <w:color w:val="000000" w:themeColor="text1"/>
        </w:rPr>
        <w:t xml:space="preserve"> Anders</w:t>
      </w:r>
      <w:r w:rsidR="005B4B32">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 xml:space="preserve">Sein grundlegend </w:t>
      </w:r>
      <w:r w:rsidRPr="007310A7">
        <w:rPr>
          <w:rFonts w:ascii="Cambria" w:eastAsia="Times New Roman" w:hAnsi="Cambria" w:cs="Times New Roman"/>
          <w:iCs/>
          <w:color w:val="000000" w:themeColor="text1"/>
        </w:rPr>
        <w:t>falsch</w:t>
      </w:r>
      <w:r w:rsidRPr="007310A7">
        <w:rPr>
          <w:rFonts w:ascii="Cambria" w:eastAsia="Times New Roman" w:hAnsi="Cambria" w:cs="Times New Roman"/>
          <w:color w:val="000000" w:themeColor="text1"/>
        </w:rPr>
        <w:t xml:space="preserve"> ist. Hier greifen institutionelle Pathologisierung und soziale Ausgrenzung ineinander: Robin wird</w:t>
      </w:r>
      <w:r w:rsidR="00205F67" w:rsidRPr="007310A7">
        <w:rPr>
          <w:rFonts w:ascii="Cambria" w:eastAsia="Times New Roman" w:hAnsi="Cambria" w:cs="Times New Roman"/>
          <w:color w:val="000000" w:themeColor="text1"/>
        </w:rPr>
        <w:t xml:space="preserve"> von ärztlicher Seite</w:t>
      </w:r>
      <w:r w:rsidRPr="007310A7">
        <w:rPr>
          <w:rFonts w:ascii="Cambria" w:eastAsia="Times New Roman" w:hAnsi="Cambria" w:cs="Times New Roman"/>
          <w:color w:val="000000" w:themeColor="text1"/>
        </w:rPr>
        <w:t xml:space="preserve"> in alternativloser Weise vermittelt, dass es einer medizinischen </w:t>
      </w:r>
      <w:r w:rsidR="005B4B32">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Lösung</w:t>
      </w:r>
      <w:r w:rsidR="005B4B32">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 xml:space="preserve"> hinsichtlich seine</w:t>
      </w:r>
      <w:r w:rsidR="005B4B32">
        <w:rPr>
          <w:rFonts w:ascii="Cambria" w:eastAsia="Times New Roman" w:hAnsi="Cambria" w:cs="Times New Roman"/>
          <w:color w:val="000000" w:themeColor="text1"/>
        </w:rPr>
        <w:t xml:space="preserve">r Variation </w:t>
      </w:r>
      <w:r w:rsidRPr="007310A7">
        <w:rPr>
          <w:rFonts w:ascii="Cambria" w:eastAsia="Times New Roman" w:hAnsi="Cambria" w:cs="Times New Roman"/>
          <w:color w:val="000000" w:themeColor="text1"/>
        </w:rPr>
        <w:t xml:space="preserve">bedürfe. In dieser Situation akzeptiert er den Vorschlag der Gynäkologin kontinuierlich ein </w:t>
      </w:r>
      <w:r w:rsidR="00D40F10">
        <w:rPr>
          <w:rFonts w:ascii="Cambria" w:eastAsia="Times New Roman" w:hAnsi="Cambria" w:cs="Times New Roman"/>
          <w:color w:val="000000" w:themeColor="text1"/>
        </w:rPr>
        <w:t>ö</w:t>
      </w:r>
      <w:r w:rsidRPr="007310A7">
        <w:rPr>
          <w:rFonts w:ascii="Cambria" w:eastAsia="Times New Roman" w:hAnsi="Cambria" w:cs="Times New Roman"/>
          <w:color w:val="000000" w:themeColor="text1"/>
        </w:rPr>
        <w:t xml:space="preserve">strogenhaltiges Hormonpräparat einzunehmen und ebenfalls eine genitale Operation durchzuführen zu lassen, was beides </w:t>
      </w:r>
      <w:r w:rsidR="00D40F10">
        <w:rPr>
          <w:rFonts w:ascii="Cambria" w:eastAsia="Times New Roman" w:hAnsi="Cambria" w:cs="Times New Roman"/>
          <w:color w:val="000000" w:themeColor="text1"/>
        </w:rPr>
        <w:t xml:space="preserve">a.e. </w:t>
      </w:r>
      <w:r w:rsidRPr="007310A7">
        <w:rPr>
          <w:rFonts w:ascii="Cambria" w:eastAsia="Times New Roman" w:hAnsi="Cambria" w:cs="Times New Roman"/>
          <w:color w:val="000000" w:themeColor="text1"/>
        </w:rPr>
        <w:t xml:space="preserve">einer geschlechtlichen Normanpassung im Sinne medizinischer Konzepte von Weiblichkeit dient. Letzteres steht im Kontrast zu seinem bereits lebensgeschichtlich früh empfundenen Unbehagen innerhalb der weiblichen Geschlechterrolle. Robin ist zu dieser Zeit noch nicht volljährig, so dass teilweise seine Mutter in den Behandlungsprozess eingebunden ist, jedoch </w:t>
      </w:r>
      <w:r w:rsidR="00AE03AF" w:rsidRPr="007310A7">
        <w:rPr>
          <w:rFonts w:ascii="Cambria" w:eastAsia="Times New Roman" w:hAnsi="Cambria" w:cs="Times New Roman"/>
          <w:color w:val="000000" w:themeColor="text1"/>
        </w:rPr>
        <w:t>ohne,</w:t>
      </w:r>
      <w:r w:rsidRPr="007310A7">
        <w:rPr>
          <w:rFonts w:ascii="Cambria" w:eastAsia="Times New Roman" w:hAnsi="Cambria" w:cs="Times New Roman"/>
          <w:color w:val="000000" w:themeColor="text1"/>
        </w:rPr>
        <w:t xml:space="preserve"> dass zwischen Robin und ihr ein Austausch über die Eingriffe bzw. deren scheinbare Notwendigkeit möglich </w:t>
      </w:r>
      <w:r w:rsidR="00AE03AF" w:rsidRPr="007310A7">
        <w:rPr>
          <w:rFonts w:ascii="Cambria" w:eastAsia="Times New Roman" w:hAnsi="Cambria" w:cs="Times New Roman"/>
          <w:color w:val="000000" w:themeColor="text1"/>
        </w:rPr>
        <w:t>wird.</w:t>
      </w:r>
      <w:r w:rsidRPr="007310A7">
        <w:rPr>
          <w:rFonts w:ascii="Cambria" w:eastAsia="Times New Roman" w:hAnsi="Cambria" w:cs="Times New Roman"/>
          <w:color w:val="000000" w:themeColor="text1"/>
        </w:rPr>
        <w:t xml:space="preserve"> Robin beschreibt diese Erfahrung mit den Worten: „wenn’s mit </w:t>
      </w:r>
      <w:proofErr w:type="spellStart"/>
      <w:r w:rsidRPr="007310A7">
        <w:rPr>
          <w:rFonts w:ascii="Cambria" w:eastAsia="Times New Roman" w:hAnsi="Cambria" w:cs="Times New Roman"/>
          <w:color w:val="000000" w:themeColor="text1"/>
        </w:rPr>
        <w:t>ner</w:t>
      </w:r>
      <w:proofErr w:type="spellEnd"/>
      <w:r w:rsidRPr="007310A7">
        <w:rPr>
          <w:rFonts w:ascii="Cambria" w:eastAsia="Times New Roman" w:hAnsi="Cambria" w:cs="Times New Roman"/>
          <w:color w:val="000000" w:themeColor="text1"/>
        </w:rPr>
        <w:t xml:space="preserve"> OP und=n paar Hormonen getan ist dacht ich lieber schnell machen und dann vergessen“.</w:t>
      </w:r>
    </w:p>
    <w:p w14:paraId="31044AC1" w14:textId="7D2004F1" w:rsidR="00A52258" w:rsidRPr="007310A7" w:rsidRDefault="00A52258" w:rsidP="00A52258">
      <w:pPr>
        <w:spacing w:line="360" w:lineRule="auto"/>
        <w:jc w:val="both"/>
        <w:rPr>
          <w:rFonts w:ascii="Cambria" w:eastAsia="Times New Roman" w:hAnsi="Cambria" w:cs="Times New Roman"/>
          <w:color w:val="000000" w:themeColor="text1"/>
        </w:rPr>
      </w:pPr>
      <w:r w:rsidRPr="007310A7">
        <w:rPr>
          <w:rFonts w:ascii="Cambria" w:eastAsia="Times New Roman" w:hAnsi="Cambria" w:cs="Times New Roman"/>
          <w:color w:val="000000" w:themeColor="text1"/>
        </w:rPr>
        <w:t>Eine Thematisierung – sowohl der schulischen Ausgrenzungs- und Gewalt-Erfahrungen, die Robin</w:t>
      </w:r>
      <w:r w:rsidR="006E5460" w:rsidRPr="007310A7">
        <w:rPr>
          <w:rFonts w:ascii="Cambria" w:eastAsia="Times New Roman" w:hAnsi="Cambria" w:cs="Times New Roman"/>
          <w:color w:val="000000" w:themeColor="text1"/>
        </w:rPr>
        <w:t xml:space="preserve">s Geschlechtlichkeit </w:t>
      </w:r>
      <w:r w:rsidRPr="007310A7">
        <w:rPr>
          <w:rFonts w:ascii="Cambria" w:eastAsia="Times New Roman" w:hAnsi="Cambria" w:cs="Times New Roman"/>
          <w:color w:val="000000" w:themeColor="text1"/>
        </w:rPr>
        <w:t>initial</w:t>
      </w:r>
      <w:r w:rsidR="006E5460" w:rsidRPr="007310A7">
        <w:rPr>
          <w:rFonts w:ascii="Cambria" w:eastAsia="Times New Roman" w:hAnsi="Cambria" w:cs="Times New Roman"/>
          <w:color w:val="000000" w:themeColor="text1"/>
        </w:rPr>
        <w:t xml:space="preserve"> diskreditieren</w:t>
      </w:r>
      <w:r w:rsidRPr="007310A7">
        <w:rPr>
          <w:rFonts w:ascii="Cambria" w:eastAsia="Times New Roman" w:hAnsi="Cambria" w:cs="Times New Roman"/>
          <w:color w:val="000000" w:themeColor="text1"/>
        </w:rPr>
        <w:t>, als auch des resultierenden Selbsterlebens</w:t>
      </w:r>
      <w:r w:rsidR="006E5460" w:rsidRPr="007310A7">
        <w:rPr>
          <w:rFonts w:ascii="Cambria" w:eastAsia="Times New Roman" w:hAnsi="Cambria" w:cs="Times New Roman"/>
          <w:color w:val="000000" w:themeColor="text1"/>
        </w:rPr>
        <w:t xml:space="preserve"> „falsch“ zu sein</w:t>
      </w:r>
      <w:r w:rsidRPr="007310A7">
        <w:rPr>
          <w:rFonts w:ascii="Cambria" w:eastAsia="Times New Roman" w:hAnsi="Cambria" w:cs="Times New Roman"/>
          <w:color w:val="000000" w:themeColor="text1"/>
        </w:rPr>
        <w:t xml:space="preserve"> – bekommt in der medizinischen Behandlungssituation keinen Raum. Stattdessen wird die bereits erlebte Stigmatisierung durch das Vorgehen der Ärztin noch verstärkt, was im Verlauf zu Robins geschlechtsverändernder Behandlungseinwilligung führt. Dabei dient die medizinische Intervention keiner Behandlung einer gesundheitlichen </w:t>
      </w:r>
      <w:r w:rsidR="006159F2" w:rsidRPr="007310A7">
        <w:rPr>
          <w:rFonts w:ascii="Cambria" w:eastAsia="Times New Roman" w:hAnsi="Cambria" w:cs="Times New Roman"/>
          <w:color w:val="000000" w:themeColor="text1"/>
        </w:rPr>
        <w:t>Gefährdung,</w:t>
      </w:r>
      <w:r w:rsidRPr="007310A7">
        <w:rPr>
          <w:rFonts w:ascii="Cambria" w:eastAsia="Times New Roman" w:hAnsi="Cambria" w:cs="Times New Roman"/>
          <w:color w:val="000000" w:themeColor="text1"/>
        </w:rPr>
        <w:t xml:space="preserve"> sondern primär dem Stigma-Management, in das vor dem Hintergrund der erlebten </w:t>
      </w:r>
      <w:r w:rsidR="00D40F10">
        <w:rPr>
          <w:rFonts w:ascii="Cambria" w:eastAsia="Times New Roman" w:hAnsi="Cambria" w:cs="Times New Roman"/>
          <w:color w:val="000000" w:themeColor="text1"/>
        </w:rPr>
        <w:t xml:space="preserve">Diskreditierung und </w:t>
      </w:r>
      <w:r w:rsidRPr="007310A7">
        <w:rPr>
          <w:rFonts w:ascii="Cambria" w:eastAsia="Times New Roman" w:hAnsi="Cambria" w:cs="Times New Roman"/>
          <w:color w:val="000000" w:themeColor="text1"/>
        </w:rPr>
        <w:t xml:space="preserve">Gewalt eingewilligt wird. Gleichzeitig findet Robin in seinem Bedürfnis nach „Erklärungen“, die ein affirmativeres Verstehen der eigenen </w:t>
      </w:r>
      <w:r w:rsidR="006E5460" w:rsidRPr="007310A7">
        <w:rPr>
          <w:rFonts w:ascii="Cambria" w:eastAsia="Times New Roman" w:hAnsi="Cambria" w:cs="Times New Roman"/>
          <w:color w:val="000000" w:themeColor="text1"/>
        </w:rPr>
        <w:t xml:space="preserve">(Körper-)Geschlechtlichkeit </w:t>
      </w:r>
      <w:r w:rsidRPr="007310A7">
        <w:rPr>
          <w:rFonts w:ascii="Cambria" w:eastAsia="Times New Roman" w:hAnsi="Cambria" w:cs="Times New Roman"/>
          <w:color w:val="000000" w:themeColor="text1"/>
        </w:rPr>
        <w:t>ermöglichen könnten</w:t>
      </w:r>
      <w:r w:rsidR="00D40F10">
        <w:rPr>
          <w:rFonts w:ascii="Cambria" w:eastAsia="Times New Roman" w:hAnsi="Cambria" w:cs="Times New Roman"/>
          <w:color w:val="000000" w:themeColor="text1"/>
        </w:rPr>
        <w:t xml:space="preserve"> </w:t>
      </w:r>
      <w:r w:rsidRPr="007310A7">
        <w:rPr>
          <w:rFonts w:ascii="Cambria" w:eastAsia="Times New Roman" w:hAnsi="Cambria" w:cs="Times New Roman"/>
          <w:color w:val="000000" w:themeColor="text1"/>
        </w:rPr>
        <w:t xml:space="preserve">kein Gegenüber. </w:t>
      </w:r>
    </w:p>
    <w:p w14:paraId="0CB49227" w14:textId="46BBD292" w:rsidR="00A52258" w:rsidRPr="007310A7" w:rsidRDefault="00A52258" w:rsidP="006E5460">
      <w:pPr>
        <w:spacing w:before="120" w:line="360" w:lineRule="auto"/>
        <w:jc w:val="both"/>
        <w:rPr>
          <w:rFonts w:ascii="Cambria" w:eastAsia="Times New Roman" w:hAnsi="Cambria" w:cs="Times New Roman"/>
          <w:color w:val="000000" w:themeColor="text1"/>
        </w:rPr>
      </w:pPr>
      <w:r w:rsidRPr="007310A7">
        <w:rPr>
          <w:rFonts w:ascii="Cambria" w:eastAsia="Times New Roman" w:hAnsi="Cambria" w:cs="Times New Roman"/>
          <w:color w:val="000000" w:themeColor="text1"/>
        </w:rPr>
        <w:t xml:space="preserve">Vor diesem lebensgeschichtlichen Hintergrund bekommt Robins während seiner Schulzeit entwickelter Wunsch Medizin zu studieren seine Bedeutung als biographische </w:t>
      </w:r>
      <w:r w:rsidR="005B4B32">
        <w:rPr>
          <w:rFonts w:ascii="Cambria" w:eastAsia="Times New Roman" w:hAnsi="Cambria" w:cs="Times New Roman"/>
          <w:color w:val="000000" w:themeColor="text1"/>
        </w:rPr>
        <w:t>Handlungs</w:t>
      </w:r>
      <w:r w:rsidR="00D40F10">
        <w:rPr>
          <w:rFonts w:ascii="Cambria" w:eastAsia="Times New Roman" w:hAnsi="Cambria" w:cs="Times New Roman"/>
          <w:color w:val="000000" w:themeColor="text1"/>
        </w:rPr>
        <w:t>- und Bearbeitungs</w:t>
      </w:r>
      <w:r w:rsidRPr="007310A7">
        <w:rPr>
          <w:rFonts w:ascii="Cambria" w:eastAsia="Times New Roman" w:hAnsi="Cambria" w:cs="Times New Roman"/>
          <w:color w:val="000000" w:themeColor="text1"/>
        </w:rPr>
        <w:t xml:space="preserve">strategie. Im Laufe seines Studiums steht für ihn im Vordergrund „komplexe Zusammenhänge zu verstehen“, und wie er es </w:t>
      </w:r>
      <w:r w:rsidRPr="007310A7">
        <w:rPr>
          <w:rFonts w:ascii="Cambria" w:eastAsia="Times New Roman" w:hAnsi="Cambria" w:cs="Times New Roman"/>
          <w:color w:val="000000" w:themeColor="text1"/>
        </w:rPr>
        <w:lastRenderedPageBreak/>
        <w:t xml:space="preserve">selbst benennt, einen </w:t>
      </w:r>
      <w:r w:rsidR="005B4B32">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Unterschied (zu) machen</w:t>
      </w:r>
      <w:r w:rsidR="005B4B32">
        <w:rPr>
          <w:rFonts w:ascii="Cambria" w:eastAsia="Times New Roman" w:hAnsi="Cambria" w:cs="Times New Roman"/>
          <w:color w:val="000000" w:themeColor="text1"/>
        </w:rPr>
        <w:t>“</w:t>
      </w:r>
      <w:r w:rsidRPr="007310A7">
        <w:rPr>
          <w:rFonts w:ascii="Cambria" w:eastAsia="Times New Roman" w:hAnsi="Cambria" w:cs="Times New Roman"/>
          <w:color w:val="000000" w:themeColor="text1"/>
        </w:rPr>
        <w:t xml:space="preserve">. Hier liegt </w:t>
      </w:r>
      <w:r w:rsidR="006159F2" w:rsidRPr="007310A7">
        <w:rPr>
          <w:rFonts w:ascii="Cambria" w:eastAsia="Times New Roman" w:hAnsi="Cambria" w:cs="Times New Roman"/>
          <w:color w:val="000000" w:themeColor="text1"/>
        </w:rPr>
        <w:t>nahe</w:t>
      </w:r>
      <w:r w:rsidRPr="007310A7">
        <w:rPr>
          <w:rFonts w:ascii="Cambria" w:eastAsia="Times New Roman" w:hAnsi="Cambria" w:cs="Times New Roman"/>
          <w:color w:val="000000" w:themeColor="text1"/>
        </w:rPr>
        <w:t xml:space="preserve">, dass die Zielsetzung ein sozial anerkanntes und inhaltlich herausforderndes Studium zu absolvieren eine Form der Selbstbehauptung </w:t>
      </w:r>
      <w:r w:rsidR="005B4B32">
        <w:rPr>
          <w:rFonts w:ascii="Cambria" w:eastAsia="Times New Roman" w:hAnsi="Cambria" w:cs="Times New Roman"/>
          <w:color w:val="000000" w:themeColor="text1"/>
        </w:rPr>
        <w:t>und Wiederherstellung von Handlungsmacht ermöglicht</w:t>
      </w:r>
      <w:r w:rsidR="00D40F10">
        <w:rPr>
          <w:rFonts w:ascii="Cambria" w:eastAsia="Times New Roman" w:hAnsi="Cambria" w:cs="Times New Roman"/>
          <w:color w:val="000000" w:themeColor="text1"/>
        </w:rPr>
        <w:t>,</w:t>
      </w:r>
      <w:r w:rsidR="005B4B32">
        <w:rPr>
          <w:rFonts w:ascii="Cambria" w:eastAsia="Times New Roman" w:hAnsi="Cambria" w:cs="Times New Roman"/>
          <w:color w:val="000000" w:themeColor="text1"/>
        </w:rPr>
        <w:t xml:space="preserve"> </w:t>
      </w:r>
      <w:r w:rsidRPr="007310A7">
        <w:rPr>
          <w:rFonts w:ascii="Cambria" w:eastAsia="Times New Roman" w:hAnsi="Cambria" w:cs="Times New Roman"/>
          <w:color w:val="000000" w:themeColor="text1"/>
        </w:rPr>
        <w:t>sowie daraus resultierend eine Möglichkeit positiver Abgrenzung im Kontext der erlebten Ablehnung durch Gleichaltrige darstellt.</w:t>
      </w:r>
      <w:r w:rsidR="002767B0" w:rsidRPr="007310A7">
        <w:rPr>
          <w:rFonts w:ascii="Cambria" w:eastAsia="Times New Roman" w:hAnsi="Cambria" w:cs="Times New Roman"/>
          <w:color w:val="000000" w:themeColor="text1"/>
        </w:rPr>
        <w:t xml:space="preserve"> </w:t>
      </w:r>
      <w:r w:rsidR="005B4B32">
        <w:rPr>
          <w:rFonts w:ascii="Cambria" w:eastAsia="Times New Roman" w:hAnsi="Cambria" w:cs="Times New Roman"/>
          <w:color w:val="000000" w:themeColor="text1"/>
        </w:rPr>
        <w:t>Ebenfalls ist zu diesem Zeitpunkt bereits eine – vermutlich unbewusste – Auseinandersetzung mit den eigenen Erfahrungen in medizinischen Räumen denkbar</w:t>
      </w:r>
      <w:r w:rsidR="00D40F10">
        <w:rPr>
          <w:rFonts w:ascii="Cambria" w:eastAsia="Times New Roman" w:hAnsi="Cambria" w:cs="Times New Roman"/>
          <w:color w:val="000000" w:themeColor="text1"/>
        </w:rPr>
        <w:t>, die mit Entscheidungs-relevant sein können</w:t>
      </w:r>
      <w:r w:rsidR="005B4B32">
        <w:rPr>
          <w:rFonts w:ascii="Cambria" w:eastAsia="Times New Roman" w:hAnsi="Cambria" w:cs="Times New Roman"/>
          <w:color w:val="000000" w:themeColor="text1"/>
        </w:rPr>
        <w:t xml:space="preserve">. </w:t>
      </w:r>
      <w:r w:rsidR="002767B0" w:rsidRPr="007310A7">
        <w:rPr>
          <w:rFonts w:ascii="Cambria" w:eastAsia="Times New Roman" w:hAnsi="Cambria" w:cs="Times New Roman"/>
          <w:color w:val="000000" w:themeColor="text1"/>
        </w:rPr>
        <w:t>Ein familialer Bildungsauftrag lässt sich ausgehend von dem erhobenen Material nicht rekonstruieren</w:t>
      </w:r>
      <w:r w:rsidRPr="007310A7">
        <w:rPr>
          <w:rFonts w:ascii="Cambria" w:eastAsia="Times New Roman" w:hAnsi="Cambria" w:cs="Times New Roman"/>
          <w:color w:val="000000" w:themeColor="text1"/>
        </w:rPr>
        <w:t xml:space="preserve">. </w:t>
      </w:r>
      <w:r w:rsidR="002767B0" w:rsidRPr="007310A7">
        <w:rPr>
          <w:rFonts w:ascii="Cambria" w:eastAsia="Times New Roman" w:hAnsi="Cambria" w:cs="Times New Roman"/>
          <w:color w:val="000000" w:themeColor="text1"/>
        </w:rPr>
        <w:t xml:space="preserve">Für Robin und seinen weiteren biographischen Verlauf entscheidend ist, dass </w:t>
      </w:r>
      <w:r w:rsidR="003F695B">
        <w:rPr>
          <w:rFonts w:ascii="Cambria" w:eastAsia="Times New Roman" w:hAnsi="Cambria" w:cs="Times New Roman"/>
          <w:color w:val="000000" w:themeColor="text1"/>
        </w:rPr>
        <w:t xml:space="preserve">medizinische </w:t>
      </w:r>
      <w:r w:rsidRPr="007310A7">
        <w:rPr>
          <w:rFonts w:ascii="Cambria" w:eastAsia="Times New Roman" w:hAnsi="Cambria" w:cs="Times New Roman"/>
          <w:color w:val="000000" w:themeColor="text1"/>
        </w:rPr>
        <w:t xml:space="preserve">Professionalisierung eine </w:t>
      </w:r>
      <w:r w:rsidR="002767B0" w:rsidRPr="007310A7">
        <w:rPr>
          <w:rFonts w:ascii="Cambria" w:eastAsia="Times New Roman" w:hAnsi="Cambria" w:cs="Times New Roman"/>
          <w:color w:val="000000" w:themeColor="text1"/>
        </w:rPr>
        <w:t xml:space="preserve">Umgangsweise </w:t>
      </w:r>
      <w:r w:rsidR="005B4B32">
        <w:rPr>
          <w:rFonts w:ascii="Cambria" w:eastAsia="Times New Roman" w:hAnsi="Cambria" w:cs="Times New Roman"/>
          <w:color w:val="000000" w:themeColor="text1"/>
        </w:rPr>
        <w:t xml:space="preserve">mit </w:t>
      </w:r>
      <w:r w:rsidRPr="007310A7">
        <w:rPr>
          <w:rFonts w:ascii="Cambria" w:eastAsia="Times New Roman" w:hAnsi="Cambria" w:cs="Times New Roman"/>
          <w:color w:val="000000" w:themeColor="text1"/>
        </w:rPr>
        <w:t>hochgradig belastende</w:t>
      </w:r>
      <w:r w:rsidR="005B4B32">
        <w:rPr>
          <w:rFonts w:ascii="Cambria" w:eastAsia="Times New Roman" w:hAnsi="Cambria" w:cs="Times New Roman"/>
          <w:color w:val="000000" w:themeColor="text1"/>
        </w:rPr>
        <w:t xml:space="preserve">n </w:t>
      </w:r>
      <w:r w:rsidRPr="007310A7">
        <w:rPr>
          <w:rFonts w:ascii="Cambria" w:eastAsia="Times New Roman" w:hAnsi="Cambria" w:cs="Times New Roman"/>
          <w:color w:val="000000" w:themeColor="text1"/>
        </w:rPr>
        <w:t>Erfahrungen</w:t>
      </w:r>
      <w:r w:rsidR="005B4B32">
        <w:rPr>
          <w:rFonts w:ascii="Cambria" w:eastAsia="Times New Roman" w:hAnsi="Cambria" w:cs="Times New Roman"/>
          <w:color w:val="000000" w:themeColor="text1"/>
        </w:rPr>
        <w:t xml:space="preserve"> darstellt</w:t>
      </w:r>
      <w:r w:rsidRPr="007310A7">
        <w:rPr>
          <w:rFonts w:ascii="Cambria" w:eastAsia="Times New Roman" w:hAnsi="Cambria" w:cs="Times New Roman"/>
          <w:color w:val="000000" w:themeColor="text1"/>
        </w:rPr>
        <w:t xml:space="preserve">. </w:t>
      </w:r>
    </w:p>
    <w:p w14:paraId="68AD3144" w14:textId="054B0C2A" w:rsidR="00A52258" w:rsidRPr="007310A7" w:rsidRDefault="00A52258" w:rsidP="00AB5347">
      <w:pPr>
        <w:spacing w:before="240" w:line="360" w:lineRule="auto"/>
        <w:jc w:val="both"/>
        <w:rPr>
          <w:rFonts w:ascii="Cambria" w:eastAsia="Times New Roman" w:hAnsi="Cambria" w:cs="Times New Roman"/>
          <w:color w:val="000000" w:themeColor="text1"/>
        </w:rPr>
      </w:pPr>
      <w:r w:rsidRPr="007310A7">
        <w:rPr>
          <w:rFonts w:ascii="Cambria" w:eastAsia="Times New Roman" w:hAnsi="Cambria" w:cs="Times New Roman"/>
          <w:color w:val="000000" w:themeColor="text1"/>
        </w:rPr>
        <w:t xml:space="preserve">Robin beschreibt seinen erstmals im Studium im Zusammenhang mit Fallberichten – sowohl über seltene genetische </w:t>
      </w:r>
      <w:r w:rsidR="003F695B">
        <w:rPr>
          <w:rFonts w:ascii="Cambria" w:eastAsia="Times New Roman" w:hAnsi="Cambria" w:cs="Times New Roman"/>
          <w:color w:val="000000" w:themeColor="text1"/>
        </w:rPr>
        <w:t xml:space="preserve">Syndrome </w:t>
      </w:r>
      <w:r w:rsidRPr="007310A7">
        <w:rPr>
          <w:rFonts w:ascii="Cambria" w:eastAsia="Times New Roman" w:hAnsi="Cambria" w:cs="Times New Roman"/>
          <w:color w:val="000000" w:themeColor="text1"/>
        </w:rPr>
        <w:t>als auch über Variationen der Geschlechtsmerkmale</w:t>
      </w:r>
      <w:r w:rsidR="003F695B">
        <w:rPr>
          <w:rFonts w:ascii="Cambria" w:eastAsia="Times New Roman" w:hAnsi="Cambria" w:cs="Times New Roman"/>
          <w:color w:val="000000" w:themeColor="text1"/>
        </w:rPr>
        <w:t xml:space="preserve"> </w:t>
      </w:r>
      <w:r w:rsidRPr="007310A7">
        <w:rPr>
          <w:rFonts w:ascii="Cambria" w:eastAsia="Times New Roman" w:hAnsi="Cambria" w:cs="Times New Roman"/>
          <w:color w:val="000000" w:themeColor="text1"/>
        </w:rPr>
        <w:t xml:space="preserve">– empfundenen Wunsch Patient*innen über ihre körperlichen Besonderheiten möglichst umfassend aufzuklären, als ersten Schritt auf dem Weg zu seiner heutigen Spezialisierung. </w:t>
      </w:r>
      <w:r w:rsidR="00553845">
        <w:rPr>
          <w:rFonts w:ascii="Cambria" w:eastAsia="Times New Roman" w:hAnsi="Cambria" w:cs="Times New Roman"/>
          <w:color w:val="000000" w:themeColor="text1"/>
        </w:rPr>
        <w:t>Diese erfolgt zunächst in der Humangenetik. Für diese entscheidet sich Robin i</w:t>
      </w:r>
      <w:r w:rsidR="00553845">
        <w:rPr>
          <w:rFonts w:ascii="Cambria" w:eastAsia="Times New Roman" w:hAnsi="Cambria" w:cs="Times New Roman"/>
          <w:color w:val="000000" w:themeColor="text1"/>
        </w:rPr>
        <w:t xml:space="preserve">n </w:t>
      </w:r>
      <w:proofErr w:type="spellStart"/>
      <w:r w:rsidR="00553845" w:rsidRPr="007310A7">
        <w:rPr>
          <w:rFonts w:ascii="Cambria" w:eastAsia="Times New Roman" w:hAnsi="Cambria" w:cs="Times New Roman"/>
          <w:color w:val="000000" w:themeColor="text1"/>
        </w:rPr>
        <w:t>in</w:t>
      </w:r>
      <w:proofErr w:type="spellEnd"/>
      <w:r w:rsidR="00553845" w:rsidRPr="007310A7">
        <w:rPr>
          <w:rFonts w:ascii="Cambria" w:eastAsia="Times New Roman" w:hAnsi="Cambria" w:cs="Times New Roman"/>
          <w:color w:val="000000" w:themeColor="text1"/>
        </w:rPr>
        <w:t xml:space="preserve"> der Anfangszeit seines Studiums nach einem Praktikum auf einer pädiatrischen Station</w:t>
      </w:r>
      <w:r w:rsidR="00553845">
        <w:rPr>
          <w:rFonts w:ascii="Cambria" w:eastAsia="Times New Roman" w:hAnsi="Cambria" w:cs="Times New Roman"/>
          <w:color w:val="000000" w:themeColor="text1"/>
        </w:rPr>
        <w:t xml:space="preserve"> für genetisch bedingte Stoffwechselerkrankungen</w:t>
      </w:r>
      <w:r w:rsidR="00553845" w:rsidRPr="007310A7">
        <w:rPr>
          <w:rFonts w:ascii="Cambria" w:eastAsia="Times New Roman" w:hAnsi="Cambria" w:cs="Times New Roman"/>
          <w:color w:val="000000" w:themeColor="text1"/>
        </w:rPr>
        <w:t xml:space="preserve">. Hier liegt </w:t>
      </w:r>
      <w:proofErr w:type="spellStart"/>
      <w:r w:rsidR="00553845" w:rsidRPr="007310A7">
        <w:rPr>
          <w:rFonts w:ascii="Cambria" w:eastAsia="Times New Roman" w:hAnsi="Cambria" w:cs="Times New Roman"/>
          <w:color w:val="000000" w:themeColor="text1"/>
        </w:rPr>
        <w:t>Nahe</w:t>
      </w:r>
      <w:proofErr w:type="spellEnd"/>
      <w:r w:rsidR="00553845" w:rsidRPr="007310A7">
        <w:rPr>
          <w:rFonts w:ascii="Cambria" w:eastAsia="Times New Roman" w:hAnsi="Cambria" w:cs="Times New Roman"/>
          <w:color w:val="000000" w:themeColor="text1"/>
        </w:rPr>
        <w:t>, dass sein Wunsch</w:t>
      </w:r>
      <w:r w:rsidR="00553845">
        <w:rPr>
          <w:rFonts w:ascii="Cambria" w:eastAsia="Times New Roman" w:hAnsi="Cambria" w:cs="Times New Roman"/>
          <w:color w:val="000000" w:themeColor="text1"/>
        </w:rPr>
        <w:t xml:space="preserve"> diesen Kindern medizinisch zu helfen</w:t>
      </w:r>
      <w:r w:rsidR="00553845" w:rsidRPr="007310A7">
        <w:rPr>
          <w:rFonts w:ascii="Cambria" w:eastAsia="Times New Roman" w:hAnsi="Cambria" w:cs="Times New Roman"/>
          <w:color w:val="000000" w:themeColor="text1"/>
        </w:rPr>
        <w:t xml:space="preserve">, auch eine Bearbeitung seiner eigenen biographischen </w:t>
      </w:r>
      <w:r w:rsidR="00553845">
        <w:rPr>
          <w:rFonts w:ascii="Cambria" w:eastAsia="Times New Roman" w:hAnsi="Cambria" w:cs="Times New Roman"/>
          <w:color w:val="000000" w:themeColor="text1"/>
        </w:rPr>
        <w:t>E</w:t>
      </w:r>
      <w:r w:rsidR="00553845" w:rsidRPr="007310A7">
        <w:rPr>
          <w:rFonts w:ascii="Cambria" w:eastAsia="Times New Roman" w:hAnsi="Cambria" w:cs="Times New Roman"/>
          <w:color w:val="000000" w:themeColor="text1"/>
        </w:rPr>
        <w:t xml:space="preserve">rfahrungen ermöglicht. Er beschreibt dies mit den Worten: </w:t>
      </w:r>
      <w:r w:rsidR="00553845" w:rsidRPr="007310A7">
        <w:rPr>
          <w:rFonts w:ascii="Cambria" w:eastAsia="MS Mincho" w:hAnsi="Cambria" w:cs="Times New Roman"/>
          <w:color w:val="000000" w:themeColor="text1"/>
        </w:rPr>
        <w:t xml:space="preserve">„es färbt einfach </w:t>
      </w:r>
      <w:proofErr w:type="gramStart"/>
      <w:r w:rsidR="00553845" w:rsidRPr="007310A7">
        <w:rPr>
          <w:rFonts w:ascii="Cambria" w:eastAsia="MS Mincho" w:hAnsi="Cambria" w:cs="Times New Roman"/>
          <w:color w:val="000000" w:themeColor="text1"/>
        </w:rPr>
        <w:t>ab</w:t>
      </w:r>
      <w:proofErr w:type="gramEnd"/>
      <w:r w:rsidR="00553845" w:rsidRPr="007310A7">
        <w:rPr>
          <w:rFonts w:ascii="Cambria" w:eastAsia="MS Mincho" w:hAnsi="Cambria" w:cs="Times New Roman"/>
          <w:color w:val="000000" w:themeColor="text1"/>
        </w:rPr>
        <w:t xml:space="preserve"> wenn man merkt, dass es einem Kind besser geht“.</w:t>
      </w:r>
      <w:r w:rsidR="00553845">
        <w:rPr>
          <w:rFonts w:ascii="Cambria" w:eastAsia="Times New Roman" w:hAnsi="Cambria" w:cs="Times New Roman"/>
          <w:color w:val="000000" w:themeColor="text1"/>
        </w:rPr>
        <w:t xml:space="preserve"> Bei der Darstellung seiner anschließenden Spezialisierungs-Entscheidung im Bereich </w:t>
      </w:r>
      <w:r w:rsidR="00553845" w:rsidRPr="00553845">
        <w:rPr>
          <w:rFonts w:ascii="Cambria" w:eastAsia="Times New Roman" w:hAnsi="Cambria" w:cs="Times New Roman"/>
          <w:i/>
          <w:iCs/>
          <w:color w:val="000000" w:themeColor="text1"/>
        </w:rPr>
        <w:t>Varianten der Geschlechtsentwicklung</w:t>
      </w:r>
      <w:r w:rsidR="00553845">
        <w:rPr>
          <w:rFonts w:ascii="Cambria" w:eastAsia="Times New Roman" w:hAnsi="Cambria" w:cs="Times New Roman"/>
          <w:color w:val="000000" w:themeColor="text1"/>
        </w:rPr>
        <w:t xml:space="preserve"> </w:t>
      </w:r>
      <w:r w:rsidRPr="007310A7">
        <w:rPr>
          <w:rFonts w:ascii="Cambria" w:eastAsia="Times New Roman" w:hAnsi="Cambria" w:cs="Times New Roman"/>
          <w:color w:val="000000" w:themeColor="text1"/>
        </w:rPr>
        <w:t xml:space="preserve">nimmt </w:t>
      </w:r>
      <w:r w:rsidR="00553845">
        <w:rPr>
          <w:rFonts w:ascii="Cambria" w:eastAsia="Times New Roman" w:hAnsi="Cambria" w:cs="Times New Roman"/>
          <w:color w:val="000000" w:themeColor="text1"/>
        </w:rPr>
        <w:t xml:space="preserve">Robin explizit </w:t>
      </w:r>
      <w:r w:rsidRPr="007310A7">
        <w:rPr>
          <w:rFonts w:ascii="Cambria" w:eastAsia="Times New Roman" w:hAnsi="Cambria" w:cs="Times New Roman"/>
          <w:color w:val="000000" w:themeColor="text1"/>
        </w:rPr>
        <w:t xml:space="preserve">Bezug auf seine eigenen </w:t>
      </w:r>
      <w:r w:rsidR="00553845">
        <w:rPr>
          <w:rFonts w:ascii="Cambria" w:eastAsia="Times New Roman" w:hAnsi="Cambria" w:cs="Times New Roman"/>
          <w:color w:val="000000" w:themeColor="text1"/>
        </w:rPr>
        <w:t>Eingriffse</w:t>
      </w:r>
      <w:r w:rsidRPr="007310A7">
        <w:rPr>
          <w:rFonts w:ascii="Cambria" w:eastAsia="Times New Roman" w:hAnsi="Cambria" w:cs="Times New Roman"/>
          <w:color w:val="000000" w:themeColor="text1"/>
        </w:rPr>
        <w:t>rfahrungen, während denen ihm niemand etwas erklärt habe, macht jedoch ebenfalls deutlich „wie weit weg“ er zu diesem Zeitpunkt von einer bewussten Auseinandersetzung mit seiner eigenen Geschichte</w:t>
      </w:r>
      <w:r w:rsidR="00553845">
        <w:rPr>
          <w:rFonts w:ascii="Cambria" w:eastAsia="Times New Roman" w:hAnsi="Cambria" w:cs="Times New Roman"/>
          <w:color w:val="000000" w:themeColor="text1"/>
        </w:rPr>
        <w:t xml:space="preserve"> gewesen sei</w:t>
      </w:r>
      <w:r w:rsidRPr="007310A7">
        <w:rPr>
          <w:rFonts w:ascii="Cambria" w:eastAsia="Times New Roman" w:hAnsi="Cambria" w:cs="Times New Roman"/>
          <w:color w:val="000000" w:themeColor="text1"/>
        </w:rPr>
        <w:t>.</w:t>
      </w:r>
      <w:r w:rsidR="005D6C3B" w:rsidRPr="007310A7">
        <w:rPr>
          <w:rFonts w:ascii="Cambria" w:eastAsia="Times New Roman" w:hAnsi="Cambria" w:cs="Times New Roman"/>
          <w:color w:val="000000" w:themeColor="text1"/>
        </w:rPr>
        <w:t xml:space="preserve"> </w:t>
      </w:r>
      <w:r w:rsidRPr="007310A7">
        <w:rPr>
          <w:rFonts w:ascii="Cambria" w:eastAsia="Times New Roman" w:hAnsi="Cambria" w:cs="Times New Roman"/>
          <w:color w:val="000000" w:themeColor="text1"/>
        </w:rPr>
        <w:t>Diese Beschreibung des Weit-Weg-Seins deutet – wie in den bereits dargestellten Fallrekonstruktionen –eine dissoziative Umgangsweise mit de</w:t>
      </w:r>
      <w:r w:rsidR="00A52AD2">
        <w:rPr>
          <w:rFonts w:ascii="Cambria" w:eastAsia="Times New Roman" w:hAnsi="Cambria" w:cs="Times New Roman"/>
          <w:color w:val="000000" w:themeColor="text1"/>
        </w:rPr>
        <w:t>n</w:t>
      </w:r>
      <w:r w:rsidRPr="007310A7">
        <w:rPr>
          <w:rFonts w:ascii="Cambria" w:eastAsia="Times New Roman" w:hAnsi="Cambria" w:cs="Times New Roman"/>
          <w:color w:val="000000" w:themeColor="text1"/>
        </w:rPr>
        <w:t xml:space="preserve"> </w:t>
      </w:r>
      <w:r w:rsidR="003F695B">
        <w:rPr>
          <w:rFonts w:ascii="Cambria" w:eastAsia="Times New Roman" w:hAnsi="Cambria" w:cs="Times New Roman"/>
          <w:color w:val="000000" w:themeColor="text1"/>
        </w:rPr>
        <w:t xml:space="preserve">fremdbestimmt </w:t>
      </w:r>
      <w:r w:rsidRPr="007310A7">
        <w:rPr>
          <w:rFonts w:ascii="Cambria" w:eastAsia="Times New Roman" w:hAnsi="Cambria" w:cs="Times New Roman"/>
          <w:color w:val="000000" w:themeColor="text1"/>
        </w:rPr>
        <w:t xml:space="preserve">erlebten </w:t>
      </w:r>
      <w:r w:rsidR="00A52AD2">
        <w:rPr>
          <w:rFonts w:ascii="Cambria" w:eastAsia="Times New Roman" w:hAnsi="Cambria" w:cs="Times New Roman"/>
          <w:color w:val="000000" w:themeColor="text1"/>
        </w:rPr>
        <w:t xml:space="preserve">Behandlungserfahrungen </w:t>
      </w:r>
      <w:r w:rsidRPr="007310A7">
        <w:rPr>
          <w:rFonts w:ascii="Cambria" w:eastAsia="Times New Roman" w:hAnsi="Cambria" w:cs="Times New Roman"/>
          <w:color w:val="000000" w:themeColor="text1"/>
        </w:rPr>
        <w:t xml:space="preserve">an. </w:t>
      </w:r>
    </w:p>
    <w:p w14:paraId="7F0FC885" w14:textId="3047BEFA" w:rsidR="00A52258" w:rsidRPr="007310A7" w:rsidRDefault="00A52258" w:rsidP="006A7497">
      <w:pPr>
        <w:spacing w:before="240"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Die explizite Auseinandersetzung mit seiner Biographie und dabei sowohl mit dem Thema Intergeschlechtlichkeit als auch mit seinem geschlechtlichen Erleben setzt einige Jahre nach Robins Berufstätigkeit ein. </w:t>
      </w:r>
      <w:r w:rsidR="00163A0C">
        <w:rPr>
          <w:rFonts w:ascii="Cambria" w:eastAsia="MS Mincho" w:hAnsi="Cambria" w:cs="Times New Roman"/>
          <w:color w:val="000000" w:themeColor="text1"/>
        </w:rPr>
        <w:t xml:space="preserve">Nach Anstellungen in </w:t>
      </w:r>
      <w:r w:rsidR="00163A0C">
        <w:rPr>
          <w:rFonts w:ascii="Cambria" w:eastAsia="MS Mincho" w:hAnsi="Cambria" w:cs="Times New Roman"/>
          <w:color w:val="000000" w:themeColor="text1"/>
        </w:rPr>
        <w:lastRenderedPageBreak/>
        <w:t xml:space="preserve">verschiedenen Krankenhäusern setzt eine Phase ein, die er im Interview als </w:t>
      </w:r>
      <w:r w:rsidRPr="007310A7">
        <w:rPr>
          <w:rFonts w:ascii="Cambria" w:eastAsia="MS Mincho" w:hAnsi="Cambria" w:cs="Times New Roman"/>
          <w:color w:val="000000" w:themeColor="text1"/>
        </w:rPr>
        <w:t>Zusammenbruchs-Erfahrung</w:t>
      </w:r>
      <w:r w:rsidR="00163A0C">
        <w:rPr>
          <w:rFonts w:ascii="Cambria" w:eastAsia="MS Mincho" w:hAnsi="Cambria" w:cs="Times New Roman"/>
          <w:color w:val="000000" w:themeColor="text1"/>
        </w:rPr>
        <w:t xml:space="preserve"> beschreibt</w:t>
      </w:r>
      <w:r w:rsidRPr="007310A7">
        <w:rPr>
          <w:rFonts w:ascii="Cambria" w:eastAsia="MS Mincho" w:hAnsi="Cambria" w:cs="Times New Roman"/>
          <w:color w:val="000000" w:themeColor="text1"/>
        </w:rPr>
        <w:t xml:space="preserve">. Er erlebt eine länger anhaltende gesundheitliche und berufliche Krise, die er zunächst als ausschließlich fremdbestimmt wahrnimmt. Im Verlauf ist es eine Begegnung mit einem Bekannten, der sich ihm gegenüber als trans* outet, die eine Transformation hin zu einer stärker selbstgestalteten Krisen- und daraus hervorgehenden geschlechtlichen </w:t>
      </w:r>
      <w:proofErr w:type="spellStart"/>
      <w:r w:rsidRPr="007310A7">
        <w:rPr>
          <w:rFonts w:ascii="Cambria" w:eastAsia="MS Mincho" w:hAnsi="Cambria" w:cs="Times New Roman"/>
          <w:color w:val="000000" w:themeColor="text1"/>
        </w:rPr>
        <w:t>Transitionserfahrung</w:t>
      </w:r>
      <w:proofErr w:type="spellEnd"/>
      <w:r w:rsidRPr="007310A7">
        <w:rPr>
          <w:rFonts w:ascii="Cambria" w:eastAsia="MS Mincho" w:hAnsi="Cambria" w:cs="Times New Roman"/>
          <w:color w:val="000000" w:themeColor="text1"/>
        </w:rPr>
        <w:t xml:space="preserve"> ermöglicht. </w:t>
      </w:r>
    </w:p>
    <w:p w14:paraId="1B8C9420" w14:textId="68A33398" w:rsidR="00A52258" w:rsidRPr="007310A7" w:rsidRDefault="00A52258" w:rsidP="00A52258">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Während der gesundheitlich bedingten Auszeit aus dem ärztlichen Berufsalltag intensiviert sich Robins biographischer Auseinandersetzungsprozess: Zentral sind hier sowohl der Austausch mit anderen trans* Personen als auch die Annäherung an intergeschlechtliche Erfahrungswelten in Form von Büchern und filmischen Dokumentationen. Zwar deutet sich an, dass er im weiteren Verlauf ebenfalls den Kontakt zu anderen inter* Personen sucht, allerdings konkretisiert Robin dies nicht in Form einer Erzählung. Auch im weiteren Interviewverlauf spricht er von keinen kontinuierlicheren Beziehungen, die aus diesen Kontakt</w:t>
      </w:r>
      <w:r w:rsidR="00A52AD2">
        <w:rPr>
          <w:rFonts w:ascii="Cambria" w:eastAsia="MS Mincho" w:hAnsi="Cambria" w:cs="Times New Roman"/>
          <w:color w:val="000000" w:themeColor="text1"/>
        </w:rPr>
        <w:t>en</w:t>
      </w:r>
      <w:r w:rsidRPr="007310A7">
        <w:rPr>
          <w:rFonts w:ascii="Cambria" w:eastAsia="MS Mincho" w:hAnsi="Cambria" w:cs="Times New Roman"/>
          <w:color w:val="000000" w:themeColor="text1"/>
        </w:rPr>
        <w:t xml:space="preserve"> entstehen. Zur etwa selben Zeit seiner beruflichen und persönlichen Krisenerfahrung beginnt Robin eine Psychotherapie</w:t>
      </w:r>
      <w:r w:rsidR="00A52AD2">
        <w:rPr>
          <w:rFonts w:ascii="Cambria" w:eastAsia="MS Mincho" w:hAnsi="Cambria" w:cs="Times New Roman"/>
          <w:color w:val="000000" w:themeColor="text1"/>
        </w:rPr>
        <w:t>,</w:t>
      </w:r>
      <w:r w:rsidRPr="007310A7">
        <w:rPr>
          <w:rFonts w:ascii="Cambria" w:eastAsia="MS Mincho" w:hAnsi="Cambria" w:cs="Times New Roman"/>
          <w:color w:val="000000" w:themeColor="text1"/>
        </w:rPr>
        <w:t xml:space="preserve"> die er als überwiegend hilfreich und unterstützend im Kontext seiner biographischen Bearbeitung erlebt. Denkbar ist, dass die Therapie ebenfalls Bestandteil institutioneller Auflagen für einen Zugang zu transaffirmativer Gesundheitsversorgung darstellt, die Robin in Anspruch zu nehmen beginnt. Auch wenn er die medizinisch unterstützen Schritte seiner Transition im Interview nicht explizit thematisiert, deutet sich dennoch an vielen Stellen an, dass er diese deutlich stärker handlungsmächtig gestalte</w:t>
      </w:r>
      <w:r w:rsidR="00A52AD2">
        <w:rPr>
          <w:rFonts w:ascii="Cambria" w:eastAsia="MS Mincho" w:hAnsi="Cambria" w:cs="Times New Roman"/>
          <w:color w:val="000000" w:themeColor="text1"/>
        </w:rPr>
        <w:t>t</w:t>
      </w:r>
      <w:r w:rsidRPr="007310A7">
        <w:rPr>
          <w:rFonts w:ascii="Cambria" w:eastAsia="MS Mincho" w:hAnsi="Cambria" w:cs="Times New Roman"/>
          <w:color w:val="000000" w:themeColor="text1"/>
        </w:rPr>
        <w:t xml:space="preserve">, als es ihm im Kontext der erlebten fremdbestimmten Eingriffe als Jugendlicher möglich war. Ebenfalls nimmt er die Recherche hinsichtlich seiner früheren </w:t>
      </w:r>
      <w:r w:rsidR="00A52AD2">
        <w:rPr>
          <w:rFonts w:ascii="Cambria" w:eastAsia="MS Mincho" w:hAnsi="Cambria" w:cs="Times New Roman"/>
          <w:color w:val="000000" w:themeColor="text1"/>
        </w:rPr>
        <w:t>Behandlungse</w:t>
      </w:r>
      <w:r w:rsidRPr="007310A7">
        <w:rPr>
          <w:rFonts w:ascii="Cambria" w:eastAsia="MS Mincho" w:hAnsi="Cambria" w:cs="Times New Roman"/>
          <w:color w:val="000000" w:themeColor="text1"/>
        </w:rPr>
        <w:t xml:space="preserve">rfahrungen auf, wobei es ihm letztlich nicht möglich ist Zugriff auf die </w:t>
      </w:r>
      <w:r w:rsidR="00A52AD2">
        <w:rPr>
          <w:rFonts w:ascii="Cambria" w:eastAsia="MS Mincho" w:hAnsi="Cambria" w:cs="Times New Roman"/>
          <w:color w:val="000000" w:themeColor="text1"/>
        </w:rPr>
        <w:t xml:space="preserve">medizinische </w:t>
      </w:r>
      <w:r w:rsidRPr="007310A7">
        <w:rPr>
          <w:rFonts w:ascii="Cambria" w:eastAsia="MS Mincho" w:hAnsi="Cambria" w:cs="Times New Roman"/>
          <w:color w:val="000000" w:themeColor="text1"/>
        </w:rPr>
        <w:t>Dokumentierung zu erlangen.</w:t>
      </w:r>
      <w:r w:rsidRPr="007310A7">
        <w:rPr>
          <w:rStyle w:val="Funotenzeichen"/>
          <w:color w:val="000000" w:themeColor="text1"/>
        </w:rPr>
        <w:footnoteReference w:id="210"/>
      </w:r>
    </w:p>
    <w:p w14:paraId="192F6501" w14:textId="77777777" w:rsidR="00163A0C" w:rsidRDefault="008C235E" w:rsidP="006A7497">
      <w:pPr>
        <w:spacing w:before="240"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lastRenderedPageBreak/>
        <w:t xml:space="preserve">Ausgehend von seinem </w:t>
      </w:r>
      <w:r w:rsidR="00A52258" w:rsidRPr="007310A7">
        <w:rPr>
          <w:rFonts w:ascii="Cambria" w:eastAsia="MS Mincho" w:hAnsi="Cambria" w:cs="Times New Roman"/>
          <w:color w:val="000000" w:themeColor="text1"/>
        </w:rPr>
        <w:t>biographischen Auseinandersetzungsprozess vollzieht Robin auch eine grundlegende berufliche Veränderung. Nachdem er zunächst in zwei verschiedenen Instituten eine Weiterbildung im Fach Humangenetik durchl</w:t>
      </w:r>
      <w:r w:rsidR="002775EB">
        <w:rPr>
          <w:rFonts w:ascii="Cambria" w:eastAsia="MS Mincho" w:hAnsi="Cambria" w:cs="Times New Roman"/>
          <w:color w:val="000000" w:themeColor="text1"/>
        </w:rPr>
        <w:t>äuft</w:t>
      </w:r>
      <w:r w:rsidR="00A52258" w:rsidRPr="007310A7">
        <w:rPr>
          <w:rFonts w:ascii="Cambria" w:eastAsia="MS Mincho" w:hAnsi="Cambria" w:cs="Times New Roman"/>
          <w:color w:val="000000" w:themeColor="text1"/>
        </w:rPr>
        <w:t xml:space="preserve">, entscheidet er sich für eine Spezialisierung als Humangenetiker im Bereich </w:t>
      </w:r>
      <w:r w:rsidR="00A52258" w:rsidRPr="007310A7">
        <w:rPr>
          <w:rFonts w:ascii="Cambria" w:eastAsia="MS Mincho" w:hAnsi="Cambria" w:cs="Times New Roman"/>
          <w:i/>
          <w:color w:val="000000" w:themeColor="text1"/>
        </w:rPr>
        <w:t>Varianten der Geschlechtsentwicklung</w:t>
      </w:r>
      <w:r w:rsidR="00A52258" w:rsidRPr="007310A7">
        <w:rPr>
          <w:rFonts w:ascii="Cambria" w:eastAsia="MS Mincho" w:hAnsi="Cambria" w:cs="Times New Roman"/>
          <w:color w:val="000000" w:themeColor="text1"/>
        </w:rPr>
        <w:t xml:space="preserve">. </w:t>
      </w:r>
      <w:r w:rsidR="00163A0C">
        <w:rPr>
          <w:rFonts w:ascii="Cambria" w:eastAsia="MS Mincho" w:hAnsi="Cambria" w:cs="Times New Roman"/>
          <w:color w:val="000000" w:themeColor="text1"/>
        </w:rPr>
        <w:t xml:space="preserve">Nach mehreren Bewerbungen erhält er eine Stellenzusage an einer renommierten, u.a. auf </w:t>
      </w:r>
      <w:r w:rsidR="00163A0C" w:rsidRPr="00163A0C">
        <w:rPr>
          <w:rFonts w:ascii="Cambria" w:eastAsia="MS Mincho" w:hAnsi="Cambria" w:cs="Times New Roman"/>
          <w:i/>
          <w:iCs/>
          <w:color w:val="000000" w:themeColor="text1"/>
        </w:rPr>
        <w:t>Varianten der Geschlechtsentwicklung</w:t>
      </w:r>
      <w:r w:rsidR="00163A0C">
        <w:rPr>
          <w:rFonts w:ascii="Cambria" w:eastAsia="MS Mincho" w:hAnsi="Cambria" w:cs="Times New Roman"/>
          <w:color w:val="000000" w:themeColor="text1"/>
        </w:rPr>
        <w:t xml:space="preserve"> spezialisierten Universitätsklinik in Norddeutschland. An dieser Klinik ist er bis heute als Humangenetiker tätig und in verschiedene Forschungszusammenhänge involviert. </w:t>
      </w:r>
    </w:p>
    <w:p w14:paraId="52A79F55" w14:textId="153D48CB" w:rsidR="007056FD" w:rsidRDefault="00A52258" w:rsidP="007056FD">
      <w:pPr>
        <w:spacing w:before="240"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Während </w:t>
      </w:r>
      <w:r w:rsidR="00163A0C">
        <w:rPr>
          <w:rFonts w:ascii="Cambria" w:eastAsia="MS Mincho" w:hAnsi="Cambria" w:cs="Times New Roman"/>
          <w:color w:val="000000" w:themeColor="text1"/>
        </w:rPr>
        <w:t xml:space="preserve">Robins berufliche Spezialisierung </w:t>
      </w:r>
      <w:r w:rsidRPr="007310A7">
        <w:rPr>
          <w:rFonts w:ascii="Cambria" w:eastAsia="MS Mincho" w:hAnsi="Cambria" w:cs="Times New Roman"/>
          <w:color w:val="000000" w:themeColor="text1"/>
        </w:rPr>
        <w:t xml:space="preserve">einerseits auf der Ebene seines manifesten Wunsches einen Unterschied für intergeschlechtliche Menschen zu machen verstanden werden kann, ist die Entwicklung auch als Umgang mit der eigenen biographischen </w:t>
      </w:r>
      <w:r w:rsidR="002775EB">
        <w:rPr>
          <w:rFonts w:ascii="Cambria" w:eastAsia="MS Mincho" w:hAnsi="Cambria" w:cs="Times New Roman"/>
          <w:color w:val="000000" w:themeColor="text1"/>
        </w:rPr>
        <w:t xml:space="preserve">Ungewissheit </w:t>
      </w:r>
      <w:r w:rsidRPr="007310A7">
        <w:rPr>
          <w:rFonts w:ascii="Cambria" w:eastAsia="MS Mincho" w:hAnsi="Cambria" w:cs="Times New Roman"/>
          <w:color w:val="000000" w:themeColor="text1"/>
        </w:rPr>
        <w:t>verstehbar.</w:t>
      </w:r>
      <w:r w:rsidRPr="007310A7">
        <w:rPr>
          <w:rFonts w:ascii="Cambria" w:eastAsia="Times New Roman" w:hAnsi="Cambria" w:cs="Times New Roman"/>
          <w:color w:val="000000" w:themeColor="text1"/>
        </w:rPr>
        <w:t xml:space="preserve"> Diese </w:t>
      </w:r>
      <w:r w:rsidR="002775EB">
        <w:rPr>
          <w:rFonts w:ascii="Cambria" w:eastAsia="Times New Roman" w:hAnsi="Cambria" w:cs="Times New Roman"/>
          <w:color w:val="000000" w:themeColor="text1"/>
        </w:rPr>
        <w:t xml:space="preserve">deutet </w:t>
      </w:r>
      <w:r w:rsidRPr="007310A7">
        <w:rPr>
          <w:rFonts w:ascii="Cambria" w:eastAsia="Times New Roman" w:hAnsi="Cambria" w:cs="Times New Roman"/>
          <w:color w:val="000000" w:themeColor="text1"/>
        </w:rPr>
        <w:t>sich auch wiederholt im Interviewmaterial</w:t>
      </w:r>
      <w:r w:rsidR="002775EB">
        <w:rPr>
          <w:rFonts w:ascii="Cambria" w:eastAsia="Times New Roman" w:hAnsi="Cambria" w:cs="Times New Roman"/>
          <w:color w:val="000000" w:themeColor="text1"/>
        </w:rPr>
        <w:t xml:space="preserve"> an</w:t>
      </w:r>
      <w:r w:rsidRPr="007310A7">
        <w:rPr>
          <w:rFonts w:ascii="Cambria" w:eastAsia="Times New Roman" w:hAnsi="Cambria" w:cs="Times New Roman"/>
          <w:color w:val="000000" w:themeColor="text1"/>
        </w:rPr>
        <w:t xml:space="preserve">: Während </w:t>
      </w:r>
      <w:r w:rsidR="002775EB">
        <w:rPr>
          <w:rFonts w:ascii="Cambria" w:eastAsia="MS Mincho" w:hAnsi="Cambria" w:cs="Times New Roman"/>
          <w:color w:val="000000" w:themeColor="text1"/>
        </w:rPr>
        <w:t xml:space="preserve">Robin </w:t>
      </w:r>
      <w:r w:rsidRPr="007310A7">
        <w:rPr>
          <w:rFonts w:ascii="Cambria" w:eastAsia="MS Mincho" w:hAnsi="Cambria" w:cs="Times New Roman"/>
          <w:color w:val="000000" w:themeColor="text1"/>
        </w:rPr>
        <w:t xml:space="preserve">sein trans* </w:t>
      </w:r>
      <w:r w:rsidR="00163A0C">
        <w:rPr>
          <w:rFonts w:ascii="Cambria" w:eastAsia="MS Mincho" w:hAnsi="Cambria" w:cs="Times New Roman"/>
          <w:color w:val="000000" w:themeColor="text1"/>
        </w:rPr>
        <w:t>S</w:t>
      </w:r>
      <w:r w:rsidRPr="007310A7">
        <w:rPr>
          <w:rFonts w:ascii="Cambria" w:eastAsia="MS Mincho" w:hAnsi="Cambria" w:cs="Times New Roman"/>
          <w:color w:val="000000" w:themeColor="text1"/>
        </w:rPr>
        <w:t xml:space="preserve">ein affirmativ benennt, thematisiert er seine Intergeschlechtlichkeit mehrfach in einer fragenden Form, beispielsweise in Bezug auf seine geschlechtsnormalisierenden </w:t>
      </w:r>
      <w:r w:rsidR="00163A0C">
        <w:rPr>
          <w:rFonts w:ascii="Cambria" w:eastAsia="MS Mincho" w:hAnsi="Cambria" w:cs="Times New Roman"/>
          <w:color w:val="000000" w:themeColor="text1"/>
        </w:rPr>
        <w:t>Er</w:t>
      </w:r>
      <w:r w:rsidRPr="007310A7">
        <w:rPr>
          <w:rFonts w:ascii="Cambria" w:eastAsia="MS Mincho" w:hAnsi="Cambria" w:cs="Times New Roman"/>
          <w:color w:val="000000" w:themeColor="text1"/>
        </w:rPr>
        <w:t xml:space="preserve">fahrungen in der Jugend: „vielleicht war da doch mehr dran“. Hier wird implizit eine Orientierung an bzw. Identifikation mit </w:t>
      </w:r>
      <w:r w:rsidR="008E454B" w:rsidRPr="007310A7">
        <w:rPr>
          <w:rFonts w:ascii="Cambria" w:eastAsia="MS Mincho" w:hAnsi="Cambria" w:cs="Times New Roman"/>
          <w:color w:val="000000" w:themeColor="text1"/>
        </w:rPr>
        <w:t xml:space="preserve">dem dominanten </w:t>
      </w:r>
      <w:r w:rsidRPr="007310A7">
        <w:rPr>
          <w:rFonts w:ascii="Cambria" w:eastAsia="MS Mincho" w:hAnsi="Cambria" w:cs="Times New Roman"/>
          <w:color w:val="000000" w:themeColor="text1"/>
        </w:rPr>
        <w:t xml:space="preserve">medizinischen </w:t>
      </w:r>
      <w:r w:rsidR="008E454B" w:rsidRPr="007310A7">
        <w:rPr>
          <w:rFonts w:ascii="Cambria" w:eastAsia="MS Mincho" w:hAnsi="Cambria" w:cs="Times New Roman"/>
          <w:color w:val="000000" w:themeColor="text1"/>
        </w:rPr>
        <w:t xml:space="preserve">DSD-Diskurs </w:t>
      </w:r>
      <w:r w:rsidR="00501A25">
        <w:rPr>
          <w:rFonts w:ascii="Cambria" w:eastAsia="MS Mincho" w:hAnsi="Cambria" w:cs="Times New Roman"/>
          <w:color w:val="000000" w:themeColor="text1"/>
        </w:rPr>
        <w:t xml:space="preserve">und seinen Vertreter*innen </w:t>
      </w:r>
      <w:r w:rsidRPr="007310A7">
        <w:rPr>
          <w:rFonts w:ascii="Cambria" w:eastAsia="MS Mincho" w:hAnsi="Cambria" w:cs="Times New Roman"/>
          <w:color w:val="000000" w:themeColor="text1"/>
        </w:rPr>
        <w:t xml:space="preserve">deutlich. Letztere beanspruchen nach wie vor Deutungsmacht bezüglich der Frage, wer intergeschlechtlich ist und wer nicht. Intergeschlechtlich sein ist dem Folgend keine Erfahrung über die Akteur*innen selbstbestimmt verfügen. Vielmehr obliegt die Kategorisierung medizinischen Autoritäten, die eine entsprechende Diagnose aus dem Spektrum der </w:t>
      </w:r>
      <w:r w:rsidRPr="00501A25">
        <w:rPr>
          <w:rFonts w:ascii="Cambria" w:eastAsia="MS Mincho" w:hAnsi="Cambria" w:cs="Times New Roman"/>
          <w:i/>
          <w:iCs/>
          <w:color w:val="000000" w:themeColor="text1"/>
        </w:rPr>
        <w:t>Varianten der Geschlechtsentwicklung</w:t>
      </w:r>
      <w:r w:rsidRPr="007310A7">
        <w:rPr>
          <w:rFonts w:ascii="Cambria" w:eastAsia="MS Mincho" w:hAnsi="Cambria" w:cs="Times New Roman"/>
          <w:color w:val="000000" w:themeColor="text1"/>
        </w:rPr>
        <w:t xml:space="preserve"> vergeben. Robins Unsicherheit, ob an seinen </w:t>
      </w:r>
      <w:r w:rsidR="00501A25">
        <w:rPr>
          <w:rFonts w:ascii="Cambria" w:eastAsia="MS Mincho" w:hAnsi="Cambria" w:cs="Times New Roman"/>
          <w:color w:val="000000" w:themeColor="text1"/>
        </w:rPr>
        <w:t>geschlechtsverändernden Eingriffse</w:t>
      </w:r>
      <w:r w:rsidRPr="007310A7">
        <w:rPr>
          <w:rFonts w:ascii="Cambria" w:eastAsia="MS Mincho" w:hAnsi="Cambria" w:cs="Times New Roman"/>
          <w:color w:val="000000" w:themeColor="text1"/>
        </w:rPr>
        <w:t xml:space="preserve">rfahrungen „mehr dran“ </w:t>
      </w:r>
      <w:r w:rsidR="00501A25">
        <w:rPr>
          <w:rFonts w:ascii="Cambria" w:eastAsia="MS Mincho" w:hAnsi="Cambria" w:cs="Times New Roman"/>
          <w:color w:val="000000" w:themeColor="text1"/>
        </w:rPr>
        <w:t xml:space="preserve">gewesen sei, </w:t>
      </w:r>
      <w:r w:rsidRPr="007310A7">
        <w:rPr>
          <w:rFonts w:ascii="Cambria" w:eastAsia="MS Mincho" w:hAnsi="Cambria" w:cs="Times New Roman"/>
          <w:color w:val="000000" w:themeColor="text1"/>
        </w:rPr>
        <w:t xml:space="preserve">spiegelt </w:t>
      </w:r>
      <w:r w:rsidR="00375CE0">
        <w:rPr>
          <w:rFonts w:ascii="Cambria" w:eastAsia="MS Mincho" w:hAnsi="Cambria" w:cs="Times New Roman"/>
          <w:color w:val="000000" w:themeColor="text1"/>
        </w:rPr>
        <w:t xml:space="preserve">den erlebten verhinderten </w:t>
      </w:r>
      <w:r w:rsidR="00163A0C">
        <w:rPr>
          <w:rFonts w:ascii="Cambria" w:eastAsia="MS Mincho" w:hAnsi="Cambria" w:cs="Times New Roman"/>
          <w:color w:val="000000" w:themeColor="text1"/>
        </w:rPr>
        <w:t xml:space="preserve">Zugriff auf </w:t>
      </w:r>
      <w:r w:rsidR="00375CE0">
        <w:rPr>
          <w:rFonts w:ascii="Cambria" w:eastAsia="MS Mincho" w:hAnsi="Cambria" w:cs="Times New Roman"/>
          <w:color w:val="000000" w:themeColor="text1"/>
        </w:rPr>
        <w:t xml:space="preserve">eigene </w:t>
      </w:r>
      <w:r w:rsidR="00163A0C">
        <w:rPr>
          <w:rFonts w:ascii="Cambria" w:eastAsia="MS Mincho" w:hAnsi="Cambria" w:cs="Times New Roman"/>
          <w:color w:val="000000" w:themeColor="text1"/>
        </w:rPr>
        <w:t xml:space="preserve">medizinische Dokumente – und somit auch </w:t>
      </w:r>
      <w:r w:rsidR="00501A25">
        <w:rPr>
          <w:rFonts w:ascii="Cambria" w:eastAsia="MS Mincho" w:hAnsi="Cambria" w:cs="Times New Roman"/>
          <w:color w:val="000000" w:themeColor="text1"/>
        </w:rPr>
        <w:t xml:space="preserve">die </w:t>
      </w:r>
      <w:r w:rsidR="00163A0C">
        <w:rPr>
          <w:rFonts w:ascii="Cambria" w:eastAsia="MS Mincho" w:hAnsi="Cambria" w:cs="Times New Roman"/>
          <w:color w:val="000000" w:themeColor="text1"/>
        </w:rPr>
        <w:t>ihm gestellte</w:t>
      </w:r>
      <w:r w:rsidR="00501A25">
        <w:rPr>
          <w:rFonts w:ascii="Cambria" w:eastAsia="MS Mincho" w:hAnsi="Cambria" w:cs="Times New Roman"/>
          <w:color w:val="000000" w:themeColor="text1"/>
        </w:rPr>
        <w:t>n</w:t>
      </w:r>
      <w:r w:rsidR="00163A0C">
        <w:rPr>
          <w:rFonts w:ascii="Cambria" w:eastAsia="MS Mincho" w:hAnsi="Cambria" w:cs="Times New Roman"/>
          <w:color w:val="000000" w:themeColor="text1"/>
        </w:rPr>
        <w:t xml:space="preserve"> Diagnosen </w:t>
      </w:r>
      <w:r w:rsidR="00375CE0">
        <w:rPr>
          <w:rFonts w:ascii="Cambria" w:eastAsia="MS Mincho" w:hAnsi="Cambria" w:cs="Times New Roman"/>
          <w:color w:val="000000" w:themeColor="text1"/>
        </w:rPr>
        <w:t xml:space="preserve">– </w:t>
      </w:r>
      <w:r w:rsidR="00163A0C">
        <w:rPr>
          <w:rFonts w:ascii="Cambria" w:eastAsia="MS Mincho" w:hAnsi="Cambria" w:cs="Times New Roman"/>
          <w:color w:val="000000" w:themeColor="text1"/>
        </w:rPr>
        <w:t xml:space="preserve">und </w:t>
      </w:r>
      <w:r w:rsidRPr="007310A7">
        <w:rPr>
          <w:rFonts w:ascii="Cambria" w:eastAsia="MS Mincho" w:hAnsi="Cambria" w:cs="Times New Roman"/>
          <w:color w:val="000000" w:themeColor="text1"/>
        </w:rPr>
        <w:t xml:space="preserve">dabei das Dilemma vieler intergeschlechtlicher Personen: einerseits auf Mediziner*innen angewiesen zu sein, um ihre körpergeschlechtliche Variation einordnen zu können </w:t>
      </w:r>
      <w:r w:rsidR="00375CE0">
        <w:rPr>
          <w:rFonts w:ascii="Cambria" w:eastAsia="MS Mincho" w:hAnsi="Cambria" w:cs="Times New Roman"/>
          <w:color w:val="000000" w:themeColor="text1"/>
        </w:rPr>
        <w:t xml:space="preserve">bzw. </w:t>
      </w:r>
      <w:r w:rsidRPr="007310A7">
        <w:rPr>
          <w:rFonts w:ascii="Cambria" w:eastAsia="MS Mincho" w:hAnsi="Cambria" w:cs="Times New Roman"/>
          <w:color w:val="000000" w:themeColor="text1"/>
        </w:rPr>
        <w:t xml:space="preserve">notwendige Gesundheitsversorgung zu erhalten und andererseits die Erfahrung zu machen, </w:t>
      </w:r>
      <w:r w:rsidR="00163A0C">
        <w:rPr>
          <w:rFonts w:ascii="Cambria" w:eastAsia="MS Mincho" w:hAnsi="Cambria" w:cs="Times New Roman"/>
          <w:color w:val="000000" w:themeColor="text1"/>
        </w:rPr>
        <w:t>dass ihnen diesbezüglich relevante Unterlagen nicht zugänglich gemacht werden.</w:t>
      </w:r>
    </w:p>
    <w:p w14:paraId="04A60CA5" w14:textId="0BB178F7" w:rsidR="007056FD" w:rsidRPr="007310A7" w:rsidRDefault="00501A25" w:rsidP="007056FD">
      <w:pPr>
        <w:spacing w:before="240" w:line="360" w:lineRule="auto"/>
        <w:jc w:val="both"/>
        <w:rPr>
          <w:rFonts w:eastAsia="Times New Roman" w:cs="Times New Roman"/>
          <w:color w:val="000000" w:themeColor="text1"/>
        </w:rPr>
      </w:pPr>
      <w:r>
        <w:rPr>
          <w:rFonts w:ascii="Cambria" w:eastAsia="MS Mincho" w:hAnsi="Cambria" w:cs="Times New Roman"/>
          <w:color w:val="000000" w:themeColor="text1"/>
        </w:rPr>
        <w:lastRenderedPageBreak/>
        <w:t xml:space="preserve">Robins zunehmend spezialisierte Professionalisierung ermöglicht ihm eine handlungsmächtige Bearbeitung gemachter Erfahrungen, in dem er </w:t>
      </w:r>
      <w:r w:rsidR="00205ADA">
        <w:rPr>
          <w:rFonts w:eastAsia="Times New Roman" w:cs="Times New Roman"/>
          <w:color w:val="000000" w:themeColor="text1"/>
        </w:rPr>
        <w:t>seinen</w:t>
      </w:r>
      <w:r w:rsidR="007056FD" w:rsidRPr="007310A7">
        <w:rPr>
          <w:rFonts w:eastAsia="Times New Roman" w:cs="Times New Roman"/>
          <w:color w:val="000000" w:themeColor="text1"/>
        </w:rPr>
        <w:t xml:space="preserve"> intergeschlechtlichen </w:t>
      </w:r>
      <w:r w:rsidR="007056FD">
        <w:rPr>
          <w:rFonts w:eastAsia="Times New Roman" w:cs="Times New Roman"/>
          <w:color w:val="000000" w:themeColor="text1"/>
        </w:rPr>
        <w:t xml:space="preserve">Patient*innen </w:t>
      </w:r>
      <w:r w:rsidR="007056FD" w:rsidRPr="007310A7">
        <w:rPr>
          <w:rFonts w:eastAsia="Times New Roman" w:cs="Times New Roman"/>
          <w:color w:val="000000" w:themeColor="text1"/>
        </w:rPr>
        <w:t>eine Form der Unterstützung zukommen</w:t>
      </w:r>
      <w:r>
        <w:rPr>
          <w:rFonts w:eastAsia="Times New Roman" w:cs="Times New Roman"/>
          <w:color w:val="000000" w:themeColor="text1"/>
        </w:rPr>
        <w:t xml:space="preserve"> lässt</w:t>
      </w:r>
      <w:r w:rsidR="007056FD" w:rsidRPr="007310A7">
        <w:rPr>
          <w:rFonts w:eastAsia="Times New Roman" w:cs="Times New Roman"/>
          <w:color w:val="000000" w:themeColor="text1"/>
        </w:rPr>
        <w:t xml:space="preserve">, die er selbst nicht erlebt hat. </w:t>
      </w:r>
      <w:r>
        <w:rPr>
          <w:rFonts w:eastAsia="Times New Roman" w:cs="Times New Roman"/>
          <w:color w:val="000000" w:themeColor="text1"/>
        </w:rPr>
        <w:t xml:space="preserve">Hier kann er eigene </w:t>
      </w:r>
      <w:r w:rsidR="007056FD" w:rsidRPr="007310A7">
        <w:rPr>
          <w:rFonts w:eastAsia="Times New Roman" w:cs="Times New Roman"/>
          <w:color w:val="000000" w:themeColor="text1"/>
        </w:rPr>
        <w:t xml:space="preserve">in der Vergangenheit nicht erfüllte Bedürfnisse gewissermaßen stellvertretend </w:t>
      </w:r>
      <w:r w:rsidR="00AA0430">
        <w:rPr>
          <w:rFonts w:eastAsia="Times New Roman" w:cs="Times New Roman"/>
          <w:color w:val="000000" w:themeColor="text1"/>
        </w:rPr>
        <w:t xml:space="preserve">in der Gegenwart </w:t>
      </w:r>
      <w:r w:rsidR="007056FD" w:rsidRPr="007310A7">
        <w:rPr>
          <w:rFonts w:eastAsia="Times New Roman" w:cs="Times New Roman"/>
          <w:color w:val="000000" w:themeColor="text1"/>
        </w:rPr>
        <w:t xml:space="preserve">für </w:t>
      </w:r>
      <w:r w:rsidR="007056FD">
        <w:rPr>
          <w:rFonts w:eastAsia="Times New Roman" w:cs="Times New Roman"/>
          <w:color w:val="000000" w:themeColor="text1"/>
        </w:rPr>
        <w:t>a</w:t>
      </w:r>
      <w:r w:rsidR="007056FD" w:rsidRPr="007310A7">
        <w:rPr>
          <w:rFonts w:eastAsia="Times New Roman" w:cs="Times New Roman"/>
          <w:color w:val="000000" w:themeColor="text1"/>
        </w:rPr>
        <w:t>ndere</w:t>
      </w:r>
      <w:r w:rsidR="00205ADA">
        <w:rPr>
          <w:rFonts w:eastAsia="Times New Roman" w:cs="Times New Roman"/>
          <w:color w:val="000000" w:themeColor="text1"/>
        </w:rPr>
        <w:t xml:space="preserve"> intergeschlechtliche Menschen</w:t>
      </w:r>
      <w:r w:rsidR="007056FD" w:rsidRPr="007310A7">
        <w:rPr>
          <w:rFonts w:eastAsia="Times New Roman" w:cs="Times New Roman"/>
          <w:color w:val="000000" w:themeColor="text1"/>
        </w:rPr>
        <w:t xml:space="preserve"> erfüll</w:t>
      </w:r>
      <w:r>
        <w:rPr>
          <w:rFonts w:eastAsia="Times New Roman" w:cs="Times New Roman"/>
          <w:color w:val="000000" w:themeColor="text1"/>
        </w:rPr>
        <w:t>en</w:t>
      </w:r>
      <w:r w:rsidR="007056FD" w:rsidRPr="007310A7">
        <w:rPr>
          <w:rFonts w:eastAsia="Times New Roman" w:cs="Times New Roman"/>
          <w:color w:val="000000" w:themeColor="text1"/>
        </w:rPr>
        <w:t>.</w:t>
      </w:r>
      <w:r w:rsidR="00AA0430">
        <w:rPr>
          <w:rFonts w:eastAsia="Times New Roman" w:cs="Times New Roman"/>
          <w:color w:val="000000" w:themeColor="text1"/>
        </w:rPr>
        <w:t xml:space="preserve"> Dabei ist sein </w:t>
      </w:r>
      <w:r w:rsidR="00AA0430" w:rsidRPr="007310A7">
        <w:rPr>
          <w:rFonts w:eastAsia="Times New Roman" w:cs="Times New Roman"/>
          <w:color w:val="000000" w:themeColor="text1"/>
        </w:rPr>
        <w:t>erfolgreiches Absolvieren eine</w:t>
      </w:r>
      <w:r w:rsidR="00AA0430">
        <w:rPr>
          <w:rFonts w:eastAsia="Times New Roman" w:cs="Times New Roman"/>
          <w:color w:val="000000" w:themeColor="text1"/>
        </w:rPr>
        <w:t>r</w:t>
      </w:r>
      <w:r w:rsidR="00AA0430" w:rsidRPr="007310A7">
        <w:rPr>
          <w:rFonts w:eastAsia="Times New Roman" w:cs="Times New Roman"/>
          <w:color w:val="000000" w:themeColor="text1"/>
        </w:rPr>
        <w:t xml:space="preserve"> ärztlichen </w:t>
      </w:r>
      <w:r w:rsidR="00AA0430">
        <w:rPr>
          <w:rFonts w:eastAsia="Times New Roman" w:cs="Times New Roman"/>
          <w:color w:val="000000" w:themeColor="text1"/>
        </w:rPr>
        <w:t xml:space="preserve">Akademisierung und die daran anschließende </w:t>
      </w:r>
      <w:r>
        <w:rPr>
          <w:rFonts w:eastAsia="Times New Roman" w:cs="Times New Roman"/>
          <w:color w:val="000000" w:themeColor="text1"/>
        </w:rPr>
        <w:t xml:space="preserve">Einnahme der ärztlichen </w:t>
      </w:r>
      <w:r w:rsidR="00AA0430">
        <w:rPr>
          <w:rFonts w:eastAsia="Times New Roman" w:cs="Times New Roman"/>
          <w:color w:val="000000" w:themeColor="text1"/>
        </w:rPr>
        <w:t xml:space="preserve">Position auch </w:t>
      </w:r>
      <w:r w:rsidR="00AA0430" w:rsidRPr="007310A7">
        <w:rPr>
          <w:rFonts w:eastAsia="Times New Roman" w:cs="Times New Roman"/>
          <w:color w:val="000000" w:themeColor="text1"/>
        </w:rPr>
        <w:t xml:space="preserve">als eine </w:t>
      </w:r>
      <w:r>
        <w:rPr>
          <w:rFonts w:eastAsia="Times New Roman" w:cs="Times New Roman"/>
          <w:color w:val="000000" w:themeColor="text1"/>
        </w:rPr>
        <w:t xml:space="preserve">gesellschaftlich hochgradig anerkannte </w:t>
      </w:r>
      <w:r w:rsidR="00AA0430" w:rsidRPr="007310A7">
        <w:rPr>
          <w:rFonts w:eastAsia="Times New Roman" w:cs="Times New Roman"/>
          <w:color w:val="000000" w:themeColor="text1"/>
        </w:rPr>
        <w:t>Realisierung</w:t>
      </w:r>
      <w:r w:rsidR="00AA0430">
        <w:rPr>
          <w:rFonts w:eastAsia="Times New Roman" w:cs="Times New Roman"/>
          <w:color w:val="000000" w:themeColor="text1"/>
        </w:rPr>
        <w:t xml:space="preserve">sweise </w:t>
      </w:r>
      <w:r w:rsidR="00AA0430" w:rsidRPr="007310A7">
        <w:rPr>
          <w:rFonts w:eastAsia="Times New Roman" w:cs="Times New Roman"/>
          <w:color w:val="000000" w:themeColor="text1"/>
        </w:rPr>
        <w:t>von Handlungsmacht verstehbar</w:t>
      </w:r>
      <w:r w:rsidR="00AA0430">
        <w:rPr>
          <w:rFonts w:eastAsia="Times New Roman" w:cs="Times New Roman"/>
          <w:color w:val="000000" w:themeColor="text1"/>
        </w:rPr>
        <w:t>, die</w:t>
      </w:r>
      <w:r w:rsidR="00AA0430" w:rsidRPr="007310A7">
        <w:rPr>
          <w:rFonts w:eastAsia="Times New Roman" w:cs="Times New Roman"/>
          <w:color w:val="000000" w:themeColor="text1"/>
        </w:rPr>
        <w:t xml:space="preserve"> </w:t>
      </w:r>
      <w:r>
        <w:rPr>
          <w:rFonts w:eastAsia="Times New Roman" w:cs="Times New Roman"/>
          <w:color w:val="000000" w:themeColor="text1"/>
        </w:rPr>
        <w:t xml:space="preserve">implizit </w:t>
      </w:r>
      <w:r w:rsidR="00AA0430" w:rsidRPr="007310A7">
        <w:rPr>
          <w:rFonts w:eastAsia="Times New Roman" w:cs="Times New Roman"/>
          <w:color w:val="000000" w:themeColor="text1"/>
        </w:rPr>
        <w:t>auf das Vorhandensein sozialer und individueller Ressourcen</w:t>
      </w:r>
      <w:r w:rsidR="00AA0430">
        <w:rPr>
          <w:rFonts w:eastAsia="Times New Roman" w:cs="Times New Roman"/>
          <w:color w:val="000000" w:themeColor="text1"/>
        </w:rPr>
        <w:t xml:space="preserve"> verweist.</w:t>
      </w:r>
    </w:p>
    <w:p w14:paraId="5B13FAB3" w14:textId="46D798A7" w:rsidR="00501A25" w:rsidRDefault="007056FD" w:rsidP="007056FD">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Gleichzeitig erfordert Robins beruflicher Werdegang innerhalb medizinischer Institutionen </w:t>
      </w:r>
      <w:r>
        <w:rPr>
          <w:rFonts w:eastAsia="Times New Roman" w:cs="Times New Roman"/>
          <w:color w:val="000000" w:themeColor="text1"/>
        </w:rPr>
        <w:t xml:space="preserve">eine </w:t>
      </w:r>
      <w:r w:rsidRPr="007310A7">
        <w:rPr>
          <w:rFonts w:eastAsia="Times New Roman" w:cs="Times New Roman"/>
          <w:color w:val="000000" w:themeColor="text1"/>
        </w:rPr>
        <w:t xml:space="preserve">stetige, </w:t>
      </w:r>
      <w:r>
        <w:rPr>
          <w:rFonts w:eastAsia="Times New Roman" w:cs="Times New Roman"/>
          <w:color w:val="000000" w:themeColor="text1"/>
        </w:rPr>
        <w:t xml:space="preserve">spannungsreiche </w:t>
      </w:r>
      <w:r w:rsidRPr="007310A7">
        <w:rPr>
          <w:rFonts w:eastAsia="Times New Roman" w:cs="Times New Roman"/>
          <w:color w:val="000000" w:themeColor="text1"/>
        </w:rPr>
        <w:t xml:space="preserve">Auseinandersetzung mit </w:t>
      </w:r>
      <w:r>
        <w:rPr>
          <w:rFonts w:eastAsia="Times New Roman" w:cs="Times New Roman"/>
          <w:color w:val="000000" w:themeColor="text1"/>
        </w:rPr>
        <w:t xml:space="preserve">dem </w:t>
      </w:r>
      <w:r w:rsidRPr="007310A7">
        <w:rPr>
          <w:rFonts w:eastAsia="Times New Roman" w:cs="Times New Roman"/>
          <w:color w:val="000000" w:themeColor="text1"/>
        </w:rPr>
        <w:t xml:space="preserve">Wissens- und Handlungssystem, das </w:t>
      </w:r>
      <w:r w:rsidR="00501A25">
        <w:rPr>
          <w:rFonts w:eastAsia="Times New Roman" w:cs="Times New Roman"/>
          <w:color w:val="000000" w:themeColor="text1"/>
        </w:rPr>
        <w:t xml:space="preserve">die Praxis </w:t>
      </w:r>
      <w:r w:rsidRPr="007310A7">
        <w:rPr>
          <w:rFonts w:eastAsia="Times New Roman" w:cs="Times New Roman"/>
          <w:color w:val="000000" w:themeColor="text1"/>
        </w:rPr>
        <w:t>geschlechtsnormierende</w:t>
      </w:r>
      <w:r w:rsidR="00501A25">
        <w:rPr>
          <w:rFonts w:eastAsia="Times New Roman" w:cs="Times New Roman"/>
          <w:color w:val="000000" w:themeColor="text1"/>
        </w:rPr>
        <w:t>r</w:t>
      </w:r>
      <w:r w:rsidRPr="007310A7">
        <w:rPr>
          <w:rFonts w:eastAsia="Times New Roman" w:cs="Times New Roman"/>
          <w:color w:val="000000" w:themeColor="text1"/>
        </w:rPr>
        <w:t xml:space="preserve"> Eingriffe wie </w:t>
      </w:r>
      <w:r>
        <w:rPr>
          <w:rFonts w:eastAsia="Times New Roman" w:cs="Times New Roman"/>
          <w:color w:val="000000" w:themeColor="text1"/>
        </w:rPr>
        <w:t xml:space="preserve">die </w:t>
      </w:r>
      <w:r w:rsidRPr="007310A7">
        <w:rPr>
          <w:rFonts w:eastAsia="Times New Roman" w:cs="Times New Roman"/>
          <w:color w:val="000000" w:themeColor="text1"/>
        </w:rPr>
        <w:t>selbst durchlebten aufrechterhält. Robin navigiert diese Konflikthaftigkeit in dem er sein Kollegium in Ärzt*innen, die „gute Medizin“ praktizieren und solche, die dies nicht tun zu trennt. M</w:t>
      </w:r>
      <w:r w:rsidRPr="007310A7">
        <w:rPr>
          <w:color w:val="000000" w:themeColor="text1"/>
        </w:rPr>
        <w:t xml:space="preserve">it seinen unmittelbaren Kolleg*innen – die er zu ersterer Gruppe zuordnet und die </w:t>
      </w:r>
      <w:r>
        <w:rPr>
          <w:color w:val="000000" w:themeColor="text1"/>
        </w:rPr>
        <w:t xml:space="preserve">teilweise kontrovers diskutierte </w:t>
      </w:r>
      <w:r w:rsidRPr="007310A7">
        <w:rPr>
          <w:color w:val="000000" w:themeColor="text1"/>
        </w:rPr>
        <w:t>Akteur</w:t>
      </w:r>
      <w:r>
        <w:rPr>
          <w:color w:val="000000" w:themeColor="text1"/>
        </w:rPr>
        <w:t>I</w:t>
      </w:r>
      <w:r w:rsidRPr="007310A7">
        <w:rPr>
          <w:color w:val="000000" w:themeColor="text1"/>
        </w:rPr>
        <w:t xml:space="preserve">nnen innerhalb des </w:t>
      </w:r>
      <w:r>
        <w:rPr>
          <w:color w:val="000000" w:themeColor="text1"/>
        </w:rPr>
        <w:t>DSD-</w:t>
      </w:r>
      <w:r w:rsidRPr="007310A7">
        <w:rPr>
          <w:color w:val="000000" w:themeColor="text1"/>
        </w:rPr>
        <w:t xml:space="preserve">spezialisierten medizinischen Handlungsfeldes </w:t>
      </w:r>
      <w:r>
        <w:rPr>
          <w:color w:val="000000" w:themeColor="text1"/>
        </w:rPr>
        <w:t>darstellen –</w:t>
      </w:r>
      <w:r w:rsidRPr="007310A7">
        <w:rPr>
          <w:color w:val="000000" w:themeColor="text1"/>
        </w:rPr>
        <w:t xml:space="preserve"> identifiziert er sich überwiegend. </w:t>
      </w:r>
      <w:r w:rsidR="00501A25">
        <w:rPr>
          <w:color w:val="000000" w:themeColor="text1"/>
        </w:rPr>
        <w:t xml:space="preserve">Im Gegenzug </w:t>
      </w:r>
      <w:r w:rsidRPr="007310A7">
        <w:rPr>
          <w:color w:val="000000" w:themeColor="text1"/>
        </w:rPr>
        <w:t xml:space="preserve">wird Robins Distanzierung von intergeschlechtlichen Selbstvertretungsorganisationen, die die Zusammenarbeit mit medizinischen Institutionen in seiner Wahrnehmung </w:t>
      </w:r>
      <w:r>
        <w:rPr>
          <w:color w:val="000000" w:themeColor="text1"/>
        </w:rPr>
        <w:t>unbegründet</w:t>
      </w:r>
      <w:r w:rsidRPr="007310A7">
        <w:rPr>
          <w:color w:val="000000" w:themeColor="text1"/>
        </w:rPr>
        <w:t xml:space="preserve"> ablehnen, deutlich. Dies entspricht der bereits rekonstruierten Logik </w:t>
      </w:r>
      <w:r>
        <w:rPr>
          <w:color w:val="000000" w:themeColor="text1"/>
        </w:rPr>
        <w:t>des medizinischen DSD</w:t>
      </w:r>
      <w:r w:rsidRPr="007310A7">
        <w:rPr>
          <w:color w:val="000000" w:themeColor="text1"/>
        </w:rPr>
        <w:t>-</w:t>
      </w:r>
      <w:r>
        <w:rPr>
          <w:color w:val="000000" w:themeColor="text1"/>
        </w:rPr>
        <w:t>Speziald</w:t>
      </w:r>
      <w:r w:rsidRPr="007310A7">
        <w:rPr>
          <w:color w:val="000000" w:themeColor="text1"/>
        </w:rPr>
        <w:t>iskurs</w:t>
      </w:r>
      <w:r>
        <w:rPr>
          <w:color w:val="000000" w:themeColor="text1"/>
        </w:rPr>
        <w:t xml:space="preserve">: Hier ist </w:t>
      </w:r>
      <w:r w:rsidRPr="007310A7">
        <w:rPr>
          <w:color w:val="000000" w:themeColor="text1"/>
        </w:rPr>
        <w:t xml:space="preserve">eine </w:t>
      </w:r>
      <w:r>
        <w:rPr>
          <w:color w:val="000000" w:themeColor="text1"/>
        </w:rPr>
        <w:t>Sprechenden-</w:t>
      </w:r>
      <w:r w:rsidRPr="007310A7">
        <w:rPr>
          <w:color w:val="000000" w:themeColor="text1"/>
        </w:rPr>
        <w:t xml:space="preserve">Position </w:t>
      </w:r>
      <w:r>
        <w:rPr>
          <w:color w:val="000000" w:themeColor="text1"/>
        </w:rPr>
        <w:t xml:space="preserve">u.a. </w:t>
      </w:r>
      <w:r w:rsidRPr="007310A7">
        <w:rPr>
          <w:color w:val="000000" w:themeColor="text1"/>
        </w:rPr>
        <w:t>daran gebunde</w:t>
      </w:r>
      <w:r>
        <w:rPr>
          <w:color w:val="000000" w:themeColor="text1"/>
        </w:rPr>
        <w:t>n</w:t>
      </w:r>
      <w:r w:rsidRPr="007310A7">
        <w:rPr>
          <w:color w:val="000000" w:themeColor="text1"/>
        </w:rPr>
        <w:t xml:space="preserve"> diesen</w:t>
      </w:r>
      <w:r>
        <w:rPr>
          <w:color w:val="000000" w:themeColor="text1"/>
        </w:rPr>
        <w:t xml:space="preserve"> –</w:t>
      </w:r>
      <w:r w:rsidRPr="00EF3E09">
        <w:rPr>
          <w:color w:val="000000" w:themeColor="text1"/>
        </w:rPr>
        <w:t xml:space="preserve"> </w:t>
      </w:r>
      <w:r w:rsidRPr="007310A7">
        <w:rPr>
          <w:color w:val="000000" w:themeColor="text1"/>
        </w:rPr>
        <w:t xml:space="preserve">auch mittels der Problematisierung </w:t>
      </w:r>
      <w:r>
        <w:rPr>
          <w:color w:val="000000" w:themeColor="text1"/>
        </w:rPr>
        <w:t xml:space="preserve">medizinkritischer </w:t>
      </w:r>
      <w:proofErr w:type="spellStart"/>
      <w:r>
        <w:rPr>
          <w:color w:val="000000" w:themeColor="text1"/>
        </w:rPr>
        <w:t>Erfahrungsexpert</w:t>
      </w:r>
      <w:proofErr w:type="spellEnd"/>
      <w:r w:rsidRPr="007310A7">
        <w:rPr>
          <w:color w:val="000000" w:themeColor="text1"/>
        </w:rPr>
        <w:t>*innen</w:t>
      </w:r>
      <w:r>
        <w:rPr>
          <w:color w:val="000000" w:themeColor="text1"/>
        </w:rPr>
        <w:t xml:space="preserve"> – </w:t>
      </w:r>
      <w:r w:rsidRPr="007310A7">
        <w:rPr>
          <w:color w:val="000000" w:themeColor="text1"/>
        </w:rPr>
        <w:t xml:space="preserve">gegenüber </w:t>
      </w:r>
      <w:r>
        <w:rPr>
          <w:color w:val="000000" w:themeColor="text1"/>
        </w:rPr>
        <w:t xml:space="preserve">Diskurs-externen </w:t>
      </w:r>
      <w:r w:rsidRPr="007310A7">
        <w:rPr>
          <w:color w:val="000000" w:themeColor="text1"/>
        </w:rPr>
        <w:t xml:space="preserve">Kritiken </w:t>
      </w:r>
      <w:r w:rsidR="001F6E7E" w:rsidRPr="007310A7">
        <w:rPr>
          <w:color w:val="000000" w:themeColor="text1"/>
        </w:rPr>
        <w:t>zu</w:t>
      </w:r>
      <w:r w:rsidR="001F6E7E">
        <w:rPr>
          <w:color w:val="000000" w:themeColor="text1"/>
        </w:rPr>
        <w:t xml:space="preserve"> schützen</w:t>
      </w:r>
      <w:r>
        <w:rPr>
          <w:color w:val="000000" w:themeColor="text1"/>
        </w:rPr>
        <w:t>.</w:t>
      </w:r>
      <w:r>
        <w:rPr>
          <w:rFonts w:eastAsia="Times New Roman" w:cs="Times New Roman"/>
          <w:color w:val="000000" w:themeColor="text1"/>
        </w:rPr>
        <w:t xml:space="preserve"> </w:t>
      </w:r>
    </w:p>
    <w:p w14:paraId="692ADF90" w14:textId="09A51A5A" w:rsidR="00B85A81" w:rsidRPr="007056FD" w:rsidRDefault="007056FD" w:rsidP="007056FD">
      <w:pPr>
        <w:spacing w:line="360" w:lineRule="auto"/>
        <w:jc w:val="both"/>
        <w:rPr>
          <w:rFonts w:eastAsia="Times New Roman" w:cs="Times New Roman"/>
          <w:color w:val="000000" w:themeColor="text1"/>
        </w:rPr>
      </w:pPr>
      <w:r w:rsidRPr="007310A7">
        <w:rPr>
          <w:rFonts w:eastAsia="Times New Roman" w:cs="Times New Roman"/>
          <w:color w:val="000000" w:themeColor="text1"/>
        </w:rPr>
        <w:t>Auf einer diskursanalytischen Ebene lässt sich feststellen, dass die bereits herausgearbeitete Polarisierung – orientiert an einem Freund-Feind</w:t>
      </w:r>
      <w:r>
        <w:rPr>
          <w:rFonts w:eastAsia="Times New Roman" w:cs="Times New Roman"/>
          <w:color w:val="000000" w:themeColor="text1"/>
        </w:rPr>
        <w:t>-</w:t>
      </w:r>
      <w:r w:rsidRPr="007310A7">
        <w:rPr>
          <w:rFonts w:eastAsia="Times New Roman" w:cs="Times New Roman"/>
          <w:color w:val="000000" w:themeColor="text1"/>
        </w:rPr>
        <w:t xml:space="preserve">Schema </w:t>
      </w:r>
      <w:r>
        <w:rPr>
          <w:rFonts w:eastAsia="Times New Roman" w:cs="Times New Roman"/>
          <w:color w:val="000000" w:themeColor="text1"/>
        </w:rPr>
        <w:t xml:space="preserve">– unterschiedlicher </w:t>
      </w:r>
      <w:r w:rsidR="007D5BAE">
        <w:rPr>
          <w:rFonts w:eastAsia="Times New Roman" w:cs="Times New Roman"/>
          <w:color w:val="000000" w:themeColor="text1"/>
        </w:rPr>
        <w:t xml:space="preserve">diskursiver </w:t>
      </w:r>
      <w:r>
        <w:rPr>
          <w:rFonts w:eastAsia="Times New Roman" w:cs="Times New Roman"/>
          <w:color w:val="000000" w:themeColor="text1"/>
        </w:rPr>
        <w:t xml:space="preserve">Zugänge zum </w:t>
      </w:r>
      <w:r w:rsidRPr="007310A7">
        <w:rPr>
          <w:rFonts w:eastAsia="Times New Roman" w:cs="Times New Roman"/>
          <w:color w:val="000000" w:themeColor="text1"/>
        </w:rPr>
        <w:t>Phänomens Intergeschlechtlichkeit zu spezifischen Loyalitätsanforderungen</w:t>
      </w:r>
      <w:r w:rsidR="00D31150">
        <w:rPr>
          <w:rFonts w:eastAsia="Times New Roman" w:cs="Times New Roman"/>
          <w:color w:val="000000" w:themeColor="text1"/>
        </w:rPr>
        <w:t xml:space="preserve"> und -konflikten</w:t>
      </w:r>
      <w:r w:rsidRPr="007310A7">
        <w:rPr>
          <w:rFonts w:eastAsia="Times New Roman" w:cs="Times New Roman"/>
          <w:color w:val="000000" w:themeColor="text1"/>
        </w:rPr>
        <w:t xml:space="preserve"> führt. Zu diesen müssen sich </w:t>
      </w:r>
      <w:r w:rsidR="00A7174C">
        <w:rPr>
          <w:rFonts w:eastAsia="Times New Roman" w:cs="Times New Roman"/>
          <w:color w:val="000000" w:themeColor="text1"/>
        </w:rPr>
        <w:t>alle</w:t>
      </w:r>
      <w:r w:rsidR="000905ED">
        <w:rPr>
          <w:rFonts w:eastAsia="Times New Roman" w:cs="Times New Roman"/>
          <w:color w:val="000000" w:themeColor="text1"/>
        </w:rPr>
        <w:t xml:space="preserve"> medikalisierten </w:t>
      </w:r>
      <w:r w:rsidRPr="007310A7">
        <w:rPr>
          <w:rFonts w:eastAsia="Times New Roman" w:cs="Times New Roman"/>
          <w:color w:val="000000" w:themeColor="text1"/>
        </w:rPr>
        <w:t>intergeschlechtliche</w:t>
      </w:r>
      <w:r w:rsidR="00A7174C">
        <w:rPr>
          <w:rFonts w:eastAsia="Times New Roman" w:cs="Times New Roman"/>
          <w:color w:val="000000" w:themeColor="text1"/>
        </w:rPr>
        <w:t>n</w:t>
      </w:r>
      <w:r w:rsidRPr="007310A7">
        <w:rPr>
          <w:rFonts w:eastAsia="Times New Roman" w:cs="Times New Roman"/>
          <w:color w:val="000000" w:themeColor="text1"/>
        </w:rPr>
        <w:t xml:space="preserve"> Menschen, jedoch Robin als intergeschlechtlicher Arzt </w:t>
      </w:r>
      <w:r w:rsidR="00A7174C">
        <w:rPr>
          <w:rFonts w:eastAsia="Times New Roman" w:cs="Times New Roman"/>
          <w:color w:val="000000" w:themeColor="text1"/>
        </w:rPr>
        <w:t>unter b</w:t>
      </w:r>
      <w:r w:rsidRPr="007310A7">
        <w:rPr>
          <w:rFonts w:eastAsia="Times New Roman" w:cs="Times New Roman"/>
          <w:color w:val="000000" w:themeColor="text1"/>
        </w:rPr>
        <w:t>esondere</w:t>
      </w:r>
      <w:r w:rsidR="00A7174C">
        <w:rPr>
          <w:rFonts w:eastAsia="Times New Roman" w:cs="Times New Roman"/>
          <w:color w:val="000000" w:themeColor="text1"/>
        </w:rPr>
        <w:t>m Handlungsdruck</w:t>
      </w:r>
      <w:r w:rsidRPr="007310A7">
        <w:rPr>
          <w:rFonts w:eastAsia="Times New Roman" w:cs="Times New Roman"/>
          <w:color w:val="000000" w:themeColor="text1"/>
        </w:rPr>
        <w:t xml:space="preserve"> verhalten</w:t>
      </w:r>
      <w:r w:rsidR="00A7174C">
        <w:rPr>
          <w:rFonts w:eastAsia="Times New Roman" w:cs="Times New Roman"/>
          <w:color w:val="000000" w:themeColor="text1"/>
        </w:rPr>
        <w:t>.</w:t>
      </w:r>
      <w:r w:rsidR="00801A63">
        <w:rPr>
          <w:rFonts w:eastAsia="Times New Roman" w:cs="Times New Roman"/>
          <w:color w:val="000000" w:themeColor="text1"/>
        </w:rPr>
        <w:t xml:space="preserve"> </w:t>
      </w:r>
      <w:r w:rsidR="00801A63">
        <w:rPr>
          <w:color w:val="000000" w:themeColor="text1"/>
        </w:rPr>
        <w:t xml:space="preserve">Im Rahmen von Robins berufsbiographischer Umgangsweise bedeutet dies, </w:t>
      </w:r>
      <w:r w:rsidR="00801A63" w:rsidRPr="007310A7">
        <w:rPr>
          <w:color w:val="000000" w:themeColor="text1"/>
        </w:rPr>
        <w:t xml:space="preserve">den medizinisch-pathologisierenden Diskurs über Intergeschlechtlichkeit zumindest teilweise </w:t>
      </w:r>
      <w:r w:rsidR="00801A63" w:rsidRPr="007310A7">
        <w:rPr>
          <w:color w:val="000000" w:themeColor="text1"/>
        </w:rPr>
        <w:lastRenderedPageBreak/>
        <w:t xml:space="preserve">übernehmen zu müssen, </w:t>
      </w:r>
      <w:r w:rsidR="00801A63">
        <w:rPr>
          <w:color w:val="000000" w:themeColor="text1"/>
        </w:rPr>
        <w:t xml:space="preserve">obwohl dieser </w:t>
      </w:r>
      <w:r w:rsidR="00801A63" w:rsidRPr="007310A7">
        <w:rPr>
          <w:color w:val="000000" w:themeColor="text1"/>
        </w:rPr>
        <w:t xml:space="preserve">mitursächlich für seine eigenen </w:t>
      </w:r>
      <w:r w:rsidR="00801A63">
        <w:rPr>
          <w:color w:val="000000" w:themeColor="text1"/>
        </w:rPr>
        <w:t>medikalisierten Fremdbestimmungs</w:t>
      </w:r>
      <w:r w:rsidR="00801A63" w:rsidRPr="007310A7">
        <w:rPr>
          <w:color w:val="000000" w:themeColor="text1"/>
        </w:rPr>
        <w:t>erfahrungen als Jugendlicher ist.</w:t>
      </w:r>
    </w:p>
    <w:p w14:paraId="0ADC85C7" w14:textId="723151B5" w:rsidR="004828B7" w:rsidRPr="00094BE3" w:rsidRDefault="00A52258" w:rsidP="00163A0C">
      <w:pPr>
        <w:spacing w:before="240"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Robins Kritik gegenüber der institutionalisierten Medizin, sowohl hinsichtlich seiner eigenen Behandlungserfahrungen, als auch in Bezug auf die strukturelle Pathologisierung geschlechtlicher Non-Normativität wird am deutlichsten, wenn er über sein trans* Sein spricht. In diesem Kontext ist auch sein wiederholtes Plädoyer dafür, Inter- und Transgeschlechtlichkeit zusammen zu denken zu verstehen. Da Menschen, die sowohl trans* als auch intergeschlechtlich sind, im medizinischen </w:t>
      </w:r>
      <w:r w:rsidR="009B2E68" w:rsidRPr="007310A7">
        <w:rPr>
          <w:rFonts w:ascii="Cambria" w:eastAsia="MS Mincho" w:hAnsi="Cambria" w:cs="Times New Roman"/>
          <w:color w:val="000000" w:themeColor="text1"/>
        </w:rPr>
        <w:t>Speziald</w:t>
      </w:r>
      <w:r w:rsidRPr="007310A7">
        <w:rPr>
          <w:rFonts w:ascii="Cambria" w:eastAsia="MS Mincho" w:hAnsi="Cambria" w:cs="Times New Roman"/>
          <w:color w:val="000000" w:themeColor="text1"/>
        </w:rPr>
        <w:t xml:space="preserve">iskurs quasi nicht existieren, wird hier eine Distanzierung von </w:t>
      </w:r>
      <w:r w:rsidR="009B2E68" w:rsidRPr="007310A7">
        <w:rPr>
          <w:rFonts w:ascii="Cambria" w:eastAsia="MS Mincho" w:hAnsi="Cambria" w:cs="Times New Roman"/>
          <w:color w:val="000000" w:themeColor="text1"/>
        </w:rPr>
        <w:t xml:space="preserve">den aktuell etablierten Kategorisierungen von Trans- und Intergeschlechtlichkeit </w:t>
      </w:r>
      <w:r w:rsidRPr="007310A7">
        <w:rPr>
          <w:rFonts w:ascii="Cambria" w:eastAsia="MS Mincho" w:hAnsi="Cambria" w:cs="Times New Roman"/>
          <w:color w:val="000000" w:themeColor="text1"/>
        </w:rPr>
        <w:t>innerhalb seiner Profession deutlich.</w:t>
      </w:r>
      <w:r w:rsidRPr="007310A7">
        <w:rPr>
          <w:rStyle w:val="Funotenzeichen"/>
          <w:color w:val="000000" w:themeColor="text1"/>
        </w:rPr>
        <w:footnoteReference w:id="211"/>
      </w:r>
      <w:r w:rsidRPr="007310A7">
        <w:rPr>
          <w:rFonts w:ascii="Cambria" w:eastAsia="MS Mincho" w:hAnsi="Cambria" w:cs="Times New Roman"/>
          <w:color w:val="000000" w:themeColor="text1"/>
        </w:rPr>
        <w:t xml:space="preserve"> </w:t>
      </w:r>
      <w:r w:rsidR="009B2E68" w:rsidRPr="007310A7">
        <w:rPr>
          <w:rFonts w:ascii="Cambria" w:eastAsia="MS Mincho" w:hAnsi="Cambria" w:cs="Times New Roman"/>
          <w:color w:val="000000" w:themeColor="text1"/>
        </w:rPr>
        <w:t xml:space="preserve">Diese Distanzierung </w:t>
      </w:r>
      <w:r w:rsidRPr="007310A7">
        <w:rPr>
          <w:rFonts w:ascii="Cambria" w:eastAsia="MS Mincho" w:hAnsi="Cambria" w:cs="Times New Roman"/>
          <w:color w:val="000000" w:themeColor="text1"/>
        </w:rPr>
        <w:t>ermöglicht ihm in diesem Kontext eine stärker an seinem Erleben orientierte Perspektive.</w:t>
      </w:r>
    </w:p>
    <w:p w14:paraId="0E802420" w14:textId="7F1332E7" w:rsidR="004828B7" w:rsidRPr="007310A7" w:rsidRDefault="006344EA" w:rsidP="006C4037">
      <w:pPr>
        <w:pStyle w:val="berschrift3"/>
        <w:spacing w:before="480" w:after="240"/>
        <w:rPr>
          <w:rFonts w:asciiTheme="minorHAnsi" w:hAnsiTheme="minorHAnsi"/>
          <w:b/>
          <w:color w:val="000000" w:themeColor="text1"/>
        </w:rPr>
      </w:pPr>
      <w:bookmarkStart w:id="79" w:name="_Toc233288810"/>
      <w:r w:rsidRPr="007310A7">
        <w:rPr>
          <w:rFonts w:asciiTheme="minorHAnsi" w:hAnsiTheme="minorHAnsi"/>
          <w:b/>
          <w:color w:val="000000" w:themeColor="text1"/>
        </w:rPr>
        <w:t xml:space="preserve">7.4.4. </w:t>
      </w:r>
      <w:r w:rsidR="004828B7" w:rsidRPr="007310A7">
        <w:rPr>
          <w:rFonts w:asciiTheme="minorHAnsi" w:hAnsiTheme="minorHAnsi"/>
          <w:b/>
          <w:color w:val="000000" w:themeColor="text1"/>
        </w:rPr>
        <w:t xml:space="preserve">Kontrastierung von erlebter und erzählter </w:t>
      </w:r>
      <w:bookmarkEnd w:id="79"/>
      <w:r w:rsidR="00452D06">
        <w:rPr>
          <w:rFonts w:asciiTheme="minorHAnsi" w:hAnsiTheme="minorHAnsi"/>
          <w:b/>
          <w:color w:val="000000" w:themeColor="text1"/>
        </w:rPr>
        <w:t>Lebensgeschichte</w:t>
      </w:r>
    </w:p>
    <w:p w14:paraId="51091BB3" w14:textId="74DAB9E6" w:rsidR="00A82AA8" w:rsidRPr="007310A7" w:rsidRDefault="004828B7" w:rsidP="004828B7">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Bei der Betrachtung der Darstellungsebene von Robins Eingangspräsentation wird deutlich, dass der Biograph weder Erzählungen </w:t>
      </w:r>
      <w:r w:rsidR="00AE5E6C" w:rsidRPr="007310A7">
        <w:rPr>
          <w:rFonts w:ascii="Cambria" w:eastAsia="MS Mincho" w:hAnsi="Cambria" w:cs="Times New Roman"/>
          <w:color w:val="000000" w:themeColor="text1"/>
        </w:rPr>
        <w:t xml:space="preserve">zu </w:t>
      </w:r>
      <w:r w:rsidR="006512B0" w:rsidRPr="007310A7">
        <w:rPr>
          <w:rFonts w:ascii="Cambria" w:eastAsia="MS Mincho" w:hAnsi="Cambria" w:cs="Times New Roman"/>
          <w:color w:val="000000" w:themeColor="text1"/>
        </w:rPr>
        <w:t>s</w:t>
      </w:r>
      <w:r w:rsidR="00AE5E6C" w:rsidRPr="007310A7">
        <w:rPr>
          <w:rFonts w:ascii="Cambria" w:eastAsia="MS Mincho" w:hAnsi="Cambria" w:cs="Times New Roman"/>
          <w:color w:val="000000" w:themeColor="text1"/>
        </w:rPr>
        <w:t xml:space="preserve">einer Berufsbiographie </w:t>
      </w:r>
      <w:r w:rsidRPr="007310A7">
        <w:rPr>
          <w:rFonts w:ascii="Cambria" w:eastAsia="MS Mincho" w:hAnsi="Cambria" w:cs="Times New Roman"/>
          <w:color w:val="000000" w:themeColor="text1"/>
        </w:rPr>
        <w:t>ausführt</w:t>
      </w:r>
      <w:r w:rsidR="00AE5E6C" w:rsidRPr="007310A7">
        <w:rPr>
          <w:rFonts w:ascii="Cambria" w:eastAsia="MS Mincho" w:hAnsi="Cambria" w:cs="Times New Roman"/>
          <w:color w:val="000000" w:themeColor="text1"/>
        </w:rPr>
        <w:t>,</w:t>
      </w:r>
      <w:r w:rsidRPr="007310A7">
        <w:rPr>
          <w:rFonts w:ascii="Cambria" w:eastAsia="MS Mincho" w:hAnsi="Cambria" w:cs="Times New Roman"/>
          <w:color w:val="000000" w:themeColor="text1"/>
        </w:rPr>
        <w:t xml:space="preserve"> noch biographische, mit seiner nicht-beruflichen Lebensgeschichte verbundene Gründe für seine Fach- und Spezialgebiets-Wahl nennt. </w:t>
      </w:r>
      <w:r w:rsidR="00AE5E6C" w:rsidRPr="007310A7">
        <w:rPr>
          <w:rFonts w:ascii="Cambria" w:eastAsia="MS Mincho" w:hAnsi="Cambria" w:cs="Times New Roman"/>
          <w:color w:val="000000" w:themeColor="text1"/>
        </w:rPr>
        <w:t xml:space="preserve">Dadurch trennt er in der Präsentation </w:t>
      </w:r>
      <w:r w:rsidRPr="007310A7">
        <w:rPr>
          <w:rFonts w:ascii="Cambria" w:eastAsia="MS Mincho" w:hAnsi="Cambria" w:cs="Times New Roman"/>
          <w:color w:val="000000" w:themeColor="text1"/>
        </w:rPr>
        <w:t>seine</w:t>
      </w:r>
      <w:r w:rsidR="00AE5E6C" w:rsidRPr="007310A7">
        <w:rPr>
          <w:rFonts w:ascii="Cambria" w:eastAsia="MS Mincho" w:hAnsi="Cambria" w:cs="Times New Roman"/>
          <w:color w:val="000000" w:themeColor="text1"/>
        </w:rPr>
        <w:t xml:space="preserve"> teilweise hochbelastenden</w:t>
      </w:r>
      <w:r w:rsidRPr="007310A7">
        <w:rPr>
          <w:rFonts w:ascii="Cambria" w:eastAsia="MS Mincho" w:hAnsi="Cambria" w:cs="Times New Roman"/>
          <w:color w:val="000000" w:themeColor="text1"/>
        </w:rPr>
        <w:t xml:space="preserve"> Erfahrungen und Positionierungen als </w:t>
      </w:r>
      <w:r w:rsidR="00452D06">
        <w:rPr>
          <w:rFonts w:ascii="Cambria" w:eastAsia="MS Mincho" w:hAnsi="Cambria" w:cs="Times New Roman"/>
          <w:color w:val="000000" w:themeColor="text1"/>
        </w:rPr>
        <w:t>inter</w:t>
      </w:r>
      <w:r w:rsidRPr="007310A7">
        <w:rPr>
          <w:rFonts w:ascii="Cambria" w:eastAsia="MS Mincho" w:hAnsi="Cambria" w:cs="Times New Roman"/>
          <w:color w:val="000000" w:themeColor="text1"/>
        </w:rPr>
        <w:t>-</w:t>
      </w:r>
      <w:r w:rsidR="002D1ABC" w:rsidRPr="007310A7">
        <w:rPr>
          <w:rFonts w:ascii="Cambria" w:eastAsia="MS Mincho" w:hAnsi="Cambria" w:cs="Times New Roman"/>
          <w:color w:val="000000" w:themeColor="text1"/>
        </w:rPr>
        <w:t xml:space="preserve"> </w:t>
      </w:r>
      <w:r w:rsidR="00452D06">
        <w:rPr>
          <w:rFonts w:ascii="Cambria" w:eastAsia="MS Mincho" w:hAnsi="Cambria" w:cs="Times New Roman"/>
          <w:color w:val="000000" w:themeColor="text1"/>
        </w:rPr>
        <w:t>und</w:t>
      </w:r>
      <w:r w:rsidRPr="007310A7">
        <w:rPr>
          <w:rFonts w:ascii="Cambria" w:eastAsia="MS Mincho" w:hAnsi="Cambria" w:cs="Times New Roman"/>
          <w:color w:val="000000" w:themeColor="text1"/>
        </w:rPr>
        <w:t xml:space="preserve"> </w:t>
      </w:r>
      <w:r w:rsidR="00452D06">
        <w:rPr>
          <w:rFonts w:ascii="Cambria" w:eastAsia="MS Mincho" w:hAnsi="Cambria" w:cs="Times New Roman"/>
          <w:color w:val="000000" w:themeColor="text1"/>
        </w:rPr>
        <w:t>transg</w:t>
      </w:r>
      <w:r w:rsidRPr="007310A7">
        <w:rPr>
          <w:rFonts w:ascii="Cambria" w:eastAsia="MS Mincho" w:hAnsi="Cambria" w:cs="Times New Roman"/>
          <w:color w:val="000000" w:themeColor="text1"/>
        </w:rPr>
        <w:t>eschlechtliche Person</w:t>
      </w:r>
      <w:r w:rsidR="00AE5E6C" w:rsidRPr="007310A7">
        <w:rPr>
          <w:rFonts w:ascii="Cambria" w:eastAsia="MS Mincho" w:hAnsi="Cambria" w:cs="Times New Roman"/>
          <w:color w:val="000000" w:themeColor="text1"/>
        </w:rPr>
        <w:t xml:space="preserve"> von seinem beruflichen Werdegang, sowie seiner Motivation diesen zu verfolgen. </w:t>
      </w:r>
    </w:p>
    <w:p w14:paraId="6DE2F7A0" w14:textId="44602C41" w:rsidR="009779EE" w:rsidRDefault="00464FCC" w:rsidP="004828B7">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Ausgehend von der globalanalytischen Rekonstruktion der erlebten Lebensgeschichte hängt diese Darstellungsweise zum einen mit den teilweise traumatischen </w:t>
      </w:r>
      <w:r w:rsidR="00A82AA8" w:rsidRPr="007310A7">
        <w:rPr>
          <w:rFonts w:ascii="Cambria" w:eastAsia="MS Mincho" w:hAnsi="Cambria" w:cs="Times New Roman"/>
          <w:color w:val="000000" w:themeColor="text1"/>
        </w:rPr>
        <w:t>geschlechtsbezogenen Erfahrungen des Biographen</w:t>
      </w:r>
      <w:r w:rsidRPr="007310A7">
        <w:rPr>
          <w:rFonts w:ascii="Cambria" w:eastAsia="MS Mincho" w:hAnsi="Cambria" w:cs="Times New Roman"/>
          <w:color w:val="000000" w:themeColor="text1"/>
        </w:rPr>
        <w:t xml:space="preserve"> zusammen.</w:t>
      </w:r>
      <w:r w:rsidR="005467C0" w:rsidRPr="007310A7">
        <w:rPr>
          <w:rFonts w:ascii="Cambria" w:eastAsia="MS Mincho" w:hAnsi="Cambria" w:cs="Times New Roman"/>
          <w:color w:val="000000" w:themeColor="text1"/>
        </w:rPr>
        <w:t xml:space="preserve"> Durch </w:t>
      </w:r>
      <w:r w:rsidR="00A82AA8" w:rsidRPr="007310A7">
        <w:rPr>
          <w:rFonts w:ascii="Cambria" w:eastAsia="MS Mincho" w:hAnsi="Cambria" w:cs="Times New Roman"/>
          <w:color w:val="000000" w:themeColor="text1"/>
        </w:rPr>
        <w:t xml:space="preserve">Aussparung seiner eigenen Geschlechtlichkeit </w:t>
      </w:r>
      <w:r w:rsidR="00E23817" w:rsidRPr="007310A7">
        <w:rPr>
          <w:rFonts w:ascii="Cambria" w:eastAsia="MS Mincho" w:hAnsi="Cambria" w:cs="Times New Roman"/>
          <w:color w:val="000000" w:themeColor="text1"/>
        </w:rPr>
        <w:t xml:space="preserve">ist </w:t>
      </w:r>
      <w:r w:rsidR="005467C0" w:rsidRPr="007310A7">
        <w:rPr>
          <w:rFonts w:ascii="Cambria" w:eastAsia="MS Mincho" w:hAnsi="Cambria" w:cs="Times New Roman"/>
          <w:color w:val="000000" w:themeColor="text1"/>
        </w:rPr>
        <w:t xml:space="preserve">es </w:t>
      </w:r>
      <w:r w:rsidR="00A82AA8" w:rsidRPr="007310A7">
        <w:rPr>
          <w:rFonts w:ascii="Cambria" w:eastAsia="MS Mincho" w:hAnsi="Cambria" w:cs="Times New Roman"/>
          <w:color w:val="000000" w:themeColor="text1"/>
        </w:rPr>
        <w:t xml:space="preserve">Robin </w:t>
      </w:r>
      <w:r w:rsidR="00DE42A4" w:rsidRPr="007310A7">
        <w:rPr>
          <w:rFonts w:ascii="Cambria" w:eastAsia="MS Mincho" w:hAnsi="Cambria" w:cs="Times New Roman"/>
          <w:color w:val="000000" w:themeColor="text1"/>
        </w:rPr>
        <w:t xml:space="preserve">zunächst </w:t>
      </w:r>
      <w:r w:rsidR="00E23817" w:rsidRPr="007310A7">
        <w:rPr>
          <w:rFonts w:ascii="Cambria" w:eastAsia="MS Mincho" w:hAnsi="Cambria" w:cs="Times New Roman"/>
          <w:color w:val="000000" w:themeColor="text1"/>
        </w:rPr>
        <w:t xml:space="preserve">möglich, </w:t>
      </w:r>
      <w:r w:rsidR="005467C0" w:rsidRPr="007310A7">
        <w:rPr>
          <w:rFonts w:ascii="Cambria" w:eastAsia="MS Mincho" w:hAnsi="Cambria" w:cs="Times New Roman"/>
          <w:color w:val="000000" w:themeColor="text1"/>
        </w:rPr>
        <w:t xml:space="preserve">sich von </w:t>
      </w:r>
      <w:r w:rsidR="00A82AA8" w:rsidRPr="007310A7">
        <w:rPr>
          <w:rFonts w:ascii="Cambria" w:eastAsia="MS Mincho" w:hAnsi="Cambria" w:cs="Times New Roman"/>
          <w:color w:val="000000" w:themeColor="text1"/>
        </w:rPr>
        <w:t xml:space="preserve">der </w:t>
      </w:r>
      <w:r w:rsidR="005467C0" w:rsidRPr="007310A7">
        <w:rPr>
          <w:rFonts w:ascii="Cambria" w:eastAsia="MS Mincho" w:hAnsi="Cambria" w:cs="Times New Roman"/>
          <w:color w:val="000000" w:themeColor="text1"/>
        </w:rPr>
        <w:t>bis in die Gegenwart des Interviews präsenten Auswirkung</w:t>
      </w:r>
      <w:r w:rsidR="00A82AA8" w:rsidRPr="007310A7">
        <w:rPr>
          <w:rFonts w:ascii="Cambria" w:eastAsia="MS Mincho" w:hAnsi="Cambria" w:cs="Times New Roman"/>
          <w:color w:val="000000" w:themeColor="text1"/>
        </w:rPr>
        <w:t xml:space="preserve"> dieser </w:t>
      </w:r>
      <w:r w:rsidR="00A82AA8" w:rsidRPr="007310A7">
        <w:rPr>
          <w:rFonts w:ascii="Cambria" w:eastAsia="MS Mincho" w:hAnsi="Cambria" w:cs="Times New Roman"/>
          <w:color w:val="000000" w:themeColor="text1"/>
        </w:rPr>
        <w:lastRenderedPageBreak/>
        <w:t>Erfahrungen</w:t>
      </w:r>
      <w:r w:rsidR="005467C0" w:rsidRPr="007310A7">
        <w:rPr>
          <w:rFonts w:ascii="Cambria" w:eastAsia="MS Mincho" w:hAnsi="Cambria" w:cs="Times New Roman"/>
          <w:color w:val="000000" w:themeColor="text1"/>
        </w:rPr>
        <w:t xml:space="preserve"> zu distanzieren </w:t>
      </w:r>
      <w:r w:rsidR="00A82AA8" w:rsidRPr="007310A7">
        <w:rPr>
          <w:rFonts w:ascii="Cambria" w:eastAsia="MS Mincho" w:hAnsi="Cambria" w:cs="Times New Roman"/>
          <w:color w:val="000000" w:themeColor="text1"/>
        </w:rPr>
        <w:t xml:space="preserve">sowie </w:t>
      </w:r>
      <w:r w:rsidR="005467C0" w:rsidRPr="007310A7">
        <w:rPr>
          <w:rFonts w:ascii="Cambria" w:eastAsia="MS Mincho" w:hAnsi="Cambria" w:cs="Times New Roman"/>
          <w:color w:val="000000" w:themeColor="text1"/>
        </w:rPr>
        <w:t>emotional</w:t>
      </w:r>
      <w:r w:rsidR="00A82AA8" w:rsidRPr="007310A7">
        <w:rPr>
          <w:rFonts w:ascii="Cambria" w:eastAsia="MS Mincho" w:hAnsi="Cambria" w:cs="Times New Roman"/>
          <w:color w:val="000000" w:themeColor="text1"/>
        </w:rPr>
        <w:t xml:space="preserve"> </w:t>
      </w:r>
      <w:r w:rsidR="005467C0" w:rsidRPr="007310A7">
        <w:rPr>
          <w:rFonts w:ascii="Cambria" w:eastAsia="MS Mincho" w:hAnsi="Cambria" w:cs="Times New Roman"/>
          <w:color w:val="000000" w:themeColor="text1"/>
        </w:rPr>
        <w:t>zu schützen.</w:t>
      </w:r>
      <w:r w:rsidR="005E50F5" w:rsidRPr="007310A7">
        <w:rPr>
          <w:rFonts w:ascii="Cambria" w:eastAsia="MS Mincho" w:hAnsi="Cambria" w:cs="Times New Roman"/>
          <w:color w:val="000000" w:themeColor="text1"/>
        </w:rPr>
        <w:t xml:space="preserve"> </w:t>
      </w:r>
      <w:r w:rsidR="00A82AA8" w:rsidRPr="007310A7">
        <w:rPr>
          <w:rFonts w:ascii="Cambria" w:eastAsia="MS Mincho" w:hAnsi="Cambria" w:cs="Times New Roman"/>
          <w:color w:val="000000" w:themeColor="text1"/>
        </w:rPr>
        <w:t xml:space="preserve">Naheliegend </w:t>
      </w:r>
      <w:r w:rsidR="00DC4441" w:rsidRPr="007310A7">
        <w:rPr>
          <w:rFonts w:ascii="Cambria" w:eastAsia="MS Mincho" w:hAnsi="Cambria" w:cs="Times New Roman"/>
          <w:color w:val="000000" w:themeColor="text1"/>
        </w:rPr>
        <w:t>ist,</w:t>
      </w:r>
      <w:r w:rsidR="00A82AA8" w:rsidRPr="007310A7">
        <w:rPr>
          <w:rFonts w:ascii="Cambria" w:eastAsia="MS Mincho" w:hAnsi="Cambria" w:cs="Times New Roman"/>
          <w:color w:val="000000" w:themeColor="text1"/>
        </w:rPr>
        <w:t xml:space="preserve"> dass er eine solche Trennung zumindest teilweise </w:t>
      </w:r>
      <w:r w:rsidR="00DE42A4" w:rsidRPr="007310A7">
        <w:rPr>
          <w:rFonts w:ascii="Cambria" w:eastAsia="MS Mincho" w:hAnsi="Cambria" w:cs="Times New Roman"/>
          <w:color w:val="000000" w:themeColor="text1"/>
        </w:rPr>
        <w:t xml:space="preserve">auch </w:t>
      </w:r>
      <w:r w:rsidR="00A82AA8" w:rsidRPr="007310A7">
        <w:rPr>
          <w:rFonts w:ascii="Cambria" w:eastAsia="MS Mincho" w:hAnsi="Cambria" w:cs="Times New Roman"/>
          <w:color w:val="000000" w:themeColor="text1"/>
        </w:rPr>
        <w:t xml:space="preserve">innerhalb seines beruflichen Alltags als Arzt vollzieht. </w:t>
      </w:r>
      <w:r w:rsidR="00094BE3">
        <w:rPr>
          <w:rFonts w:ascii="Cambria" w:eastAsia="MS Mincho" w:hAnsi="Cambria" w:cs="Times New Roman"/>
          <w:color w:val="000000" w:themeColor="text1"/>
        </w:rPr>
        <w:t xml:space="preserve">Zum andern </w:t>
      </w:r>
      <w:r w:rsidR="005E50F5" w:rsidRPr="007310A7">
        <w:rPr>
          <w:rFonts w:ascii="Cambria" w:eastAsia="MS Mincho" w:hAnsi="Cambria" w:cs="Times New Roman"/>
          <w:color w:val="000000" w:themeColor="text1"/>
        </w:rPr>
        <w:t>orientiert sich Robin</w:t>
      </w:r>
      <w:r w:rsidR="00A82AA8" w:rsidRPr="007310A7">
        <w:rPr>
          <w:rFonts w:ascii="Cambria" w:eastAsia="MS Mincho" w:hAnsi="Cambria" w:cs="Times New Roman"/>
          <w:color w:val="000000" w:themeColor="text1"/>
        </w:rPr>
        <w:t xml:space="preserve">s Präsentation seiner Berufsbiographie </w:t>
      </w:r>
      <w:r w:rsidR="005E50F5" w:rsidRPr="007310A7">
        <w:rPr>
          <w:rFonts w:ascii="Cambria" w:eastAsia="MS Mincho" w:hAnsi="Cambria" w:cs="Times New Roman"/>
          <w:color w:val="000000" w:themeColor="text1"/>
        </w:rPr>
        <w:t>an den Regeln de</w:t>
      </w:r>
      <w:r w:rsidR="00094BE3">
        <w:rPr>
          <w:rFonts w:ascii="Cambria" w:eastAsia="MS Mincho" w:hAnsi="Cambria" w:cs="Times New Roman"/>
          <w:color w:val="000000" w:themeColor="text1"/>
        </w:rPr>
        <w:t>s</w:t>
      </w:r>
      <w:r w:rsidR="005E50F5" w:rsidRPr="007310A7">
        <w:rPr>
          <w:rFonts w:ascii="Cambria" w:eastAsia="MS Mincho" w:hAnsi="Cambria" w:cs="Times New Roman"/>
          <w:color w:val="000000" w:themeColor="text1"/>
        </w:rPr>
        <w:t xml:space="preserve"> medizinischen </w:t>
      </w:r>
      <w:r w:rsidR="00094BE3">
        <w:rPr>
          <w:rFonts w:ascii="Cambria" w:eastAsia="MS Mincho" w:hAnsi="Cambria" w:cs="Times New Roman"/>
          <w:color w:val="000000" w:themeColor="text1"/>
        </w:rPr>
        <w:t>Spezial-</w:t>
      </w:r>
      <w:r w:rsidR="00B94847" w:rsidRPr="007310A7">
        <w:rPr>
          <w:rFonts w:ascii="Cambria" w:eastAsia="MS Mincho" w:hAnsi="Cambria" w:cs="Times New Roman"/>
          <w:color w:val="000000" w:themeColor="text1"/>
        </w:rPr>
        <w:t>D</w:t>
      </w:r>
      <w:r w:rsidR="005E50F5" w:rsidRPr="007310A7">
        <w:rPr>
          <w:rFonts w:ascii="Cambria" w:eastAsia="MS Mincho" w:hAnsi="Cambria" w:cs="Times New Roman"/>
          <w:color w:val="000000" w:themeColor="text1"/>
        </w:rPr>
        <w:t>iskurse</w:t>
      </w:r>
      <w:r w:rsidR="00094BE3">
        <w:rPr>
          <w:rFonts w:ascii="Cambria" w:eastAsia="MS Mincho" w:hAnsi="Cambria" w:cs="Times New Roman"/>
          <w:color w:val="000000" w:themeColor="text1"/>
        </w:rPr>
        <w:t>s:</w:t>
      </w:r>
      <w:r w:rsidR="002F1782" w:rsidRPr="007310A7">
        <w:rPr>
          <w:rFonts w:ascii="Cambria" w:eastAsia="MS Mincho" w:hAnsi="Cambria" w:cs="Times New Roman"/>
          <w:color w:val="000000" w:themeColor="text1"/>
        </w:rPr>
        <w:t xml:space="preserve"> </w:t>
      </w:r>
      <w:r w:rsidR="00094BE3">
        <w:rPr>
          <w:rFonts w:ascii="Cambria" w:eastAsia="MS Mincho" w:hAnsi="Cambria" w:cs="Times New Roman"/>
          <w:color w:val="000000" w:themeColor="text1"/>
        </w:rPr>
        <w:t xml:space="preserve">Dieser bildet </w:t>
      </w:r>
      <w:r w:rsidR="00E23817" w:rsidRPr="007310A7">
        <w:rPr>
          <w:rFonts w:ascii="Cambria" w:eastAsia="MS Mincho" w:hAnsi="Cambria" w:cs="Times New Roman"/>
          <w:color w:val="000000" w:themeColor="text1"/>
        </w:rPr>
        <w:t>die Möglichkeit von bestehendem Erfahrungswissen – im Sinne eigener inter* und oder trans* Positionierung</w:t>
      </w:r>
      <w:r w:rsidR="00452D06">
        <w:rPr>
          <w:rFonts w:ascii="Cambria" w:eastAsia="MS Mincho" w:hAnsi="Cambria" w:cs="Times New Roman"/>
          <w:color w:val="000000" w:themeColor="text1"/>
        </w:rPr>
        <w:t>en</w:t>
      </w:r>
      <w:r w:rsidR="00E23817" w:rsidRPr="007310A7">
        <w:rPr>
          <w:rFonts w:ascii="Cambria" w:eastAsia="MS Mincho" w:hAnsi="Cambria" w:cs="Times New Roman"/>
          <w:color w:val="000000" w:themeColor="text1"/>
        </w:rPr>
        <w:t xml:space="preserve"> </w:t>
      </w:r>
      <w:r w:rsidR="00DE42A4" w:rsidRPr="007310A7">
        <w:rPr>
          <w:rFonts w:ascii="Cambria" w:eastAsia="MS Mincho" w:hAnsi="Cambria" w:cs="Times New Roman"/>
          <w:color w:val="000000" w:themeColor="text1"/>
        </w:rPr>
        <w:t xml:space="preserve">– seitens </w:t>
      </w:r>
      <w:r w:rsidR="00E23817" w:rsidRPr="007310A7">
        <w:rPr>
          <w:rFonts w:ascii="Cambria" w:eastAsia="MS Mincho" w:hAnsi="Cambria" w:cs="Times New Roman"/>
          <w:color w:val="000000" w:themeColor="text1"/>
        </w:rPr>
        <w:t>klinischer Behandler</w:t>
      </w:r>
      <w:r w:rsidR="002F1782" w:rsidRPr="007310A7">
        <w:rPr>
          <w:rFonts w:ascii="Cambria" w:eastAsia="MS Mincho" w:hAnsi="Cambria" w:cs="Times New Roman"/>
          <w:color w:val="000000" w:themeColor="text1"/>
        </w:rPr>
        <w:t>*innen</w:t>
      </w:r>
      <w:r w:rsidR="00E23817" w:rsidRPr="007310A7">
        <w:rPr>
          <w:rFonts w:ascii="Cambria" w:eastAsia="MS Mincho" w:hAnsi="Cambria" w:cs="Times New Roman"/>
          <w:color w:val="000000" w:themeColor="text1"/>
        </w:rPr>
        <w:t xml:space="preserve"> nicht ab</w:t>
      </w:r>
      <w:r w:rsidR="00094BE3">
        <w:rPr>
          <w:rFonts w:ascii="Cambria" w:eastAsia="MS Mincho" w:hAnsi="Cambria" w:cs="Times New Roman"/>
          <w:color w:val="000000" w:themeColor="text1"/>
        </w:rPr>
        <w:t>, sondern delegitimiert biographische Vergeschlechtlichungs-Erfahrungen als</w:t>
      </w:r>
      <w:r w:rsidR="009779EE">
        <w:rPr>
          <w:rFonts w:ascii="Cambria" w:eastAsia="MS Mincho" w:hAnsi="Cambria" w:cs="Times New Roman"/>
          <w:color w:val="000000" w:themeColor="text1"/>
        </w:rPr>
        <w:t xml:space="preserve"> intersubjektiv relevante</w:t>
      </w:r>
      <w:r w:rsidR="00094BE3">
        <w:rPr>
          <w:rFonts w:ascii="Cambria" w:eastAsia="MS Mincho" w:hAnsi="Cambria" w:cs="Times New Roman"/>
          <w:color w:val="000000" w:themeColor="text1"/>
        </w:rPr>
        <w:t xml:space="preserve"> Wissensform. </w:t>
      </w:r>
      <w:r w:rsidR="009779EE">
        <w:rPr>
          <w:rFonts w:ascii="Cambria" w:eastAsia="MS Mincho" w:hAnsi="Cambria" w:cs="Times New Roman"/>
          <w:color w:val="000000" w:themeColor="text1"/>
        </w:rPr>
        <w:t xml:space="preserve">Robins Orientierung an medizinischen Diskursregeln zeigt sich ebenfalls im weiteren Verlauf des Interviews, wenn er klinische Zusammenarbeits-Kontexte als überwiegend konfliktfrei präsentiert. Diese Darstellungsweise </w:t>
      </w:r>
      <w:r w:rsidR="00452D06">
        <w:rPr>
          <w:rFonts w:ascii="Cambria" w:eastAsia="MS Mincho" w:hAnsi="Cambria" w:cs="Times New Roman"/>
          <w:color w:val="000000" w:themeColor="text1"/>
        </w:rPr>
        <w:t xml:space="preserve">wird a.e. durch die berufsbiographisch etablierte Strategie des Biographen bestimmt das kontinuierlich erlebte </w:t>
      </w:r>
      <w:r w:rsidR="009779EE">
        <w:rPr>
          <w:rFonts w:ascii="Cambria" w:eastAsia="MS Mincho" w:hAnsi="Cambria" w:cs="Times New Roman"/>
          <w:color w:val="000000" w:themeColor="text1"/>
        </w:rPr>
        <w:t>Spannungsfeld zwischen TIN* Selbstvertretung und Klinik</w:t>
      </w:r>
      <w:r w:rsidR="00452D06">
        <w:rPr>
          <w:rFonts w:ascii="Cambria" w:eastAsia="MS Mincho" w:hAnsi="Cambria" w:cs="Times New Roman"/>
          <w:color w:val="000000" w:themeColor="text1"/>
        </w:rPr>
        <w:t xml:space="preserve"> zu navigieren</w:t>
      </w:r>
      <w:r w:rsidR="009779EE">
        <w:rPr>
          <w:rFonts w:ascii="Cambria" w:eastAsia="MS Mincho" w:hAnsi="Cambria" w:cs="Times New Roman"/>
          <w:color w:val="000000" w:themeColor="text1"/>
        </w:rPr>
        <w:t>. Dieses</w:t>
      </w:r>
      <w:r w:rsidR="00452D06">
        <w:rPr>
          <w:rFonts w:ascii="Cambria" w:eastAsia="MS Mincho" w:hAnsi="Cambria" w:cs="Times New Roman"/>
          <w:color w:val="000000" w:themeColor="text1"/>
        </w:rPr>
        <w:t xml:space="preserve"> Spannungsverhältnis</w:t>
      </w:r>
      <w:r w:rsidR="009779EE">
        <w:rPr>
          <w:rFonts w:ascii="Cambria" w:eastAsia="MS Mincho" w:hAnsi="Cambria" w:cs="Times New Roman"/>
          <w:color w:val="000000" w:themeColor="text1"/>
        </w:rPr>
        <w:t xml:space="preserve"> löst er überwiegend durch eine Orientierung an und Identifikation mit Handlungsweisen </w:t>
      </w:r>
      <w:r w:rsidR="00452D06">
        <w:rPr>
          <w:rFonts w:ascii="Cambria" w:eastAsia="MS Mincho" w:hAnsi="Cambria" w:cs="Times New Roman"/>
          <w:color w:val="000000" w:themeColor="text1"/>
        </w:rPr>
        <w:t xml:space="preserve">seiner klinischen KollegInnen, die </w:t>
      </w:r>
      <w:r w:rsidR="009779EE">
        <w:rPr>
          <w:rFonts w:ascii="Cambria" w:eastAsia="MS Mincho" w:hAnsi="Cambria" w:cs="Times New Roman"/>
          <w:color w:val="000000" w:themeColor="text1"/>
        </w:rPr>
        <w:t>etablierte VertreterInnen des DSD</w:t>
      </w:r>
      <w:r w:rsidR="0061504A">
        <w:rPr>
          <w:rFonts w:ascii="Cambria" w:eastAsia="MS Mincho" w:hAnsi="Cambria" w:cs="Times New Roman"/>
          <w:color w:val="000000" w:themeColor="text1"/>
        </w:rPr>
        <w:t>-spezialisierten</w:t>
      </w:r>
      <w:r w:rsidR="00452D06">
        <w:rPr>
          <w:rFonts w:ascii="Cambria" w:eastAsia="MS Mincho" w:hAnsi="Cambria" w:cs="Times New Roman"/>
          <w:color w:val="000000" w:themeColor="text1"/>
        </w:rPr>
        <w:t xml:space="preserve"> medizinischen </w:t>
      </w:r>
      <w:r w:rsidR="009733AB">
        <w:rPr>
          <w:rFonts w:ascii="Cambria" w:eastAsia="MS Mincho" w:hAnsi="Cambria" w:cs="Times New Roman"/>
          <w:color w:val="000000" w:themeColor="text1"/>
        </w:rPr>
        <w:t>Fachbereichs</w:t>
      </w:r>
      <w:r w:rsidR="00452D06">
        <w:rPr>
          <w:rFonts w:ascii="Cambria" w:eastAsia="MS Mincho" w:hAnsi="Cambria" w:cs="Times New Roman"/>
          <w:color w:val="000000" w:themeColor="text1"/>
        </w:rPr>
        <w:t xml:space="preserve"> sind,</w:t>
      </w:r>
    </w:p>
    <w:p w14:paraId="391A43DC" w14:textId="6ACB1095" w:rsidR="00DE42A4" w:rsidRPr="007310A7" w:rsidRDefault="00DE42A4" w:rsidP="004828B7">
      <w:pPr>
        <w:spacing w:line="360" w:lineRule="auto"/>
        <w:jc w:val="both"/>
        <w:rPr>
          <w:rFonts w:ascii="Cambria" w:eastAsia="MS Mincho" w:hAnsi="Cambria" w:cs="Times New Roman"/>
          <w:color w:val="000000" w:themeColor="text1"/>
        </w:rPr>
      </w:pPr>
      <w:r w:rsidRPr="007310A7">
        <w:rPr>
          <w:rFonts w:ascii="Cambria" w:eastAsia="MS Mincho" w:hAnsi="Cambria" w:cs="Times New Roman"/>
          <w:color w:val="000000" w:themeColor="text1"/>
        </w:rPr>
        <w:t xml:space="preserve">Dass </w:t>
      </w:r>
      <w:r w:rsidR="00914741" w:rsidRPr="007310A7">
        <w:rPr>
          <w:rFonts w:ascii="Cambria" w:eastAsia="MS Mincho" w:hAnsi="Cambria" w:cs="Times New Roman"/>
          <w:color w:val="000000" w:themeColor="text1"/>
        </w:rPr>
        <w:t xml:space="preserve">Robin im Laufe unseres Interview- und Kennenlern-Prozess zunehmend über persönliche, teilweise </w:t>
      </w:r>
      <w:r w:rsidRPr="007310A7">
        <w:rPr>
          <w:rFonts w:ascii="Cambria" w:eastAsia="MS Mincho" w:hAnsi="Cambria" w:cs="Times New Roman"/>
          <w:color w:val="000000" w:themeColor="text1"/>
        </w:rPr>
        <w:t xml:space="preserve">traumatische </w:t>
      </w:r>
      <w:r w:rsidR="00914741" w:rsidRPr="007310A7">
        <w:rPr>
          <w:rFonts w:ascii="Cambria" w:eastAsia="MS Mincho" w:hAnsi="Cambria" w:cs="Times New Roman"/>
          <w:color w:val="000000" w:themeColor="text1"/>
        </w:rPr>
        <w:t>Erlebnisse im Kontext seiner geschlechtlichen Erfahrungsaufschichtung spricht</w:t>
      </w:r>
      <w:r w:rsidR="00A369F8" w:rsidRPr="007310A7">
        <w:rPr>
          <w:rFonts w:ascii="Cambria" w:eastAsia="MS Mincho" w:hAnsi="Cambria" w:cs="Times New Roman"/>
          <w:color w:val="000000" w:themeColor="text1"/>
        </w:rPr>
        <w:t>,</w:t>
      </w:r>
      <w:r w:rsidR="00914741" w:rsidRPr="007310A7">
        <w:rPr>
          <w:rFonts w:ascii="Cambria" w:eastAsia="MS Mincho" w:hAnsi="Cambria" w:cs="Times New Roman"/>
          <w:color w:val="000000" w:themeColor="text1"/>
        </w:rPr>
        <w:t xml:space="preserve"> </w:t>
      </w:r>
      <w:r w:rsidRPr="007310A7">
        <w:rPr>
          <w:rFonts w:ascii="Cambria" w:eastAsia="MS Mincho" w:hAnsi="Cambria" w:cs="Times New Roman"/>
          <w:color w:val="000000" w:themeColor="text1"/>
        </w:rPr>
        <w:t xml:space="preserve">legt die Entstehung eines </w:t>
      </w:r>
      <w:r w:rsidR="00D03C05" w:rsidRPr="007310A7">
        <w:rPr>
          <w:rFonts w:ascii="Cambria" w:eastAsia="MS Mincho" w:hAnsi="Cambria" w:cs="Times New Roman"/>
          <w:color w:val="000000" w:themeColor="text1"/>
        </w:rPr>
        <w:t xml:space="preserve">ausreichend </w:t>
      </w:r>
      <w:r w:rsidRPr="007310A7">
        <w:rPr>
          <w:rFonts w:ascii="Cambria" w:eastAsia="MS Mincho" w:hAnsi="Cambria" w:cs="Times New Roman"/>
          <w:color w:val="000000" w:themeColor="text1"/>
        </w:rPr>
        <w:t>v</w:t>
      </w:r>
      <w:r w:rsidR="00D03C05" w:rsidRPr="007310A7">
        <w:rPr>
          <w:rFonts w:ascii="Cambria" w:eastAsia="MS Mincho" w:hAnsi="Cambria" w:cs="Times New Roman"/>
          <w:color w:val="000000" w:themeColor="text1"/>
        </w:rPr>
        <w:t>ertrauensvoll erlebte</w:t>
      </w:r>
      <w:r w:rsidRPr="007310A7">
        <w:rPr>
          <w:rFonts w:ascii="Cambria" w:eastAsia="MS Mincho" w:hAnsi="Cambria" w:cs="Times New Roman"/>
          <w:color w:val="000000" w:themeColor="text1"/>
        </w:rPr>
        <w:t>n</w:t>
      </w:r>
      <w:r w:rsidR="00D03C05" w:rsidRPr="007310A7">
        <w:rPr>
          <w:rFonts w:ascii="Cambria" w:eastAsia="MS Mincho" w:hAnsi="Cambria" w:cs="Times New Roman"/>
          <w:color w:val="000000" w:themeColor="text1"/>
        </w:rPr>
        <w:t xml:space="preserve"> Kontakt</w:t>
      </w:r>
      <w:r w:rsidRPr="007310A7">
        <w:rPr>
          <w:rFonts w:ascii="Cambria" w:eastAsia="MS Mincho" w:hAnsi="Cambria" w:cs="Times New Roman"/>
          <w:color w:val="000000" w:themeColor="text1"/>
        </w:rPr>
        <w:t xml:space="preserve">s zwischen uns nahe, der ihm </w:t>
      </w:r>
      <w:r w:rsidR="00D03C05" w:rsidRPr="007310A7">
        <w:rPr>
          <w:rFonts w:ascii="Cambria" w:eastAsia="MS Mincho" w:hAnsi="Cambria" w:cs="Times New Roman"/>
          <w:color w:val="000000" w:themeColor="text1"/>
        </w:rPr>
        <w:t>diese</w:t>
      </w:r>
      <w:r w:rsidRPr="007310A7">
        <w:rPr>
          <w:rFonts w:ascii="Cambria" w:eastAsia="MS Mincho" w:hAnsi="Cambria" w:cs="Times New Roman"/>
          <w:color w:val="000000" w:themeColor="text1"/>
        </w:rPr>
        <w:t xml:space="preserve"> Thematisierung ermöglicht.</w:t>
      </w:r>
      <w:r w:rsidR="00A369F8" w:rsidRPr="007310A7">
        <w:rPr>
          <w:rFonts w:ascii="Cambria" w:eastAsia="MS Mincho" w:hAnsi="Cambria" w:cs="Times New Roman"/>
          <w:color w:val="000000" w:themeColor="text1"/>
        </w:rPr>
        <w:t xml:space="preserve"> </w:t>
      </w:r>
      <w:r w:rsidRPr="007310A7">
        <w:rPr>
          <w:rFonts w:ascii="Cambria" w:eastAsia="MS Mincho" w:hAnsi="Cambria" w:cs="Times New Roman"/>
          <w:color w:val="000000" w:themeColor="text1"/>
        </w:rPr>
        <w:t>Hier ist davon auszugehen</w:t>
      </w:r>
      <w:r w:rsidR="00A369F8" w:rsidRPr="007310A7">
        <w:rPr>
          <w:rFonts w:ascii="Cambria" w:eastAsia="MS Mincho" w:hAnsi="Cambria" w:cs="Times New Roman"/>
          <w:color w:val="000000" w:themeColor="text1"/>
        </w:rPr>
        <w:t xml:space="preserve">, dass </w:t>
      </w:r>
      <w:r w:rsidR="00793682" w:rsidRPr="007310A7">
        <w:rPr>
          <w:rFonts w:ascii="Cambria" w:eastAsia="MS Mincho" w:hAnsi="Cambria" w:cs="Times New Roman"/>
          <w:color w:val="000000" w:themeColor="text1"/>
        </w:rPr>
        <w:t>mein sukzessive</w:t>
      </w:r>
      <w:r w:rsidRPr="007310A7">
        <w:rPr>
          <w:rFonts w:ascii="Cambria" w:eastAsia="MS Mincho" w:hAnsi="Cambria" w:cs="Times New Roman"/>
          <w:color w:val="000000" w:themeColor="text1"/>
        </w:rPr>
        <w:t>s</w:t>
      </w:r>
      <w:r w:rsidR="00793682" w:rsidRPr="007310A7">
        <w:rPr>
          <w:rFonts w:ascii="Cambria" w:eastAsia="MS Mincho" w:hAnsi="Cambria" w:cs="Times New Roman"/>
          <w:color w:val="000000" w:themeColor="text1"/>
        </w:rPr>
        <w:t xml:space="preserve"> Offenlegen </w:t>
      </w:r>
      <w:r w:rsidR="00A369F8" w:rsidRPr="007310A7">
        <w:rPr>
          <w:rFonts w:ascii="Cambria" w:eastAsia="MS Mincho" w:hAnsi="Cambria" w:cs="Times New Roman"/>
          <w:color w:val="000000" w:themeColor="text1"/>
        </w:rPr>
        <w:t>geteilte</w:t>
      </w:r>
      <w:r w:rsidR="00793682" w:rsidRPr="007310A7">
        <w:rPr>
          <w:rFonts w:ascii="Cambria" w:eastAsia="MS Mincho" w:hAnsi="Cambria" w:cs="Times New Roman"/>
          <w:color w:val="000000" w:themeColor="text1"/>
        </w:rPr>
        <w:t>r</w:t>
      </w:r>
      <w:r w:rsidR="00A369F8" w:rsidRPr="007310A7">
        <w:rPr>
          <w:rFonts w:ascii="Cambria" w:eastAsia="MS Mincho" w:hAnsi="Cambria" w:cs="Times New Roman"/>
          <w:color w:val="000000" w:themeColor="text1"/>
        </w:rPr>
        <w:t xml:space="preserve"> vergeschlechtlichte</w:t>
      </w:r>
      <w:r w:rsidR="00793682" w:rsidRPr="007310A7">
        <w:rPr>
          <w:rFonts w:ascii="Cambria" w:eastAsia="MS Mincho" w:hAnsi="Cambria" w:cs="Times New Roman"/>
          <w:color w:val="000000" w:themeColor="text1"/>
        </w:rPr>
        <w:t>r</w:t>
      </w:r>
      <w:r w:rsidR="00A369F8" w:rsidRPr="007310A7">
        <w:rPr>
          <w:rFonts w:ascii="Cambria" w:eastAsia="MS Mincho" w:hAnsi="Cambria" w:cs="Times New Roman"/>
          <w:color w:val="000000" w:themeColor="text1"/>
        </w:rPr>
        <w:t xml:space="preserve"> Erfahrungen dieses </w:t>
      </w:r>
      <w:r w:rsidR="00163A0C">
        <w:rPr>
          <w:rFonts w:ascii="Cambria" w:eastAsia="MS Mincho" w:hAnsi="Cambria" w:cs="Times New Roman"/>
          <w:color w:val="000000" w:themeColor="text1"/>
        </w:rPr>
        <w:t xml:space="preserve">Vertrauen </w:t>
      </w:r>
      <w:r w:rsidRPr="007310A7">
        <w:rPr>
          <w:rFonts w:ascii="Cambria" w:eastAsia="MS Mincho" w:hAnsi="Cambria" w:cs="Times New Roman"/>
          <w:color w:val="000000" w:themeColor="text1"/>
        </w:rPr>
        <w:t xml:space="preserve">sowie </w:t>
      </w:r>
      <w:r w:rsidR="00163A0C">
        <w:rPr>
          <w:rFonts w:ascii="Cambria" w:eastAsia="MS Mincho" w:hAnsi="Cambria" w:cs="Times New Roman"/>
          <w:color w:val="000000" w:themeColor="text1"/>
        </w:rPr>
        <w:t>eine thematische Ausweitung seines</w:t>
      </w:r>
      <w:r w:rsidRPr="007310A7">
        <w:rPr>
          <w:rFonts w:ascii="Cambria" w:eastAsia="MS Mincho" w:hAnsi="Cambria" w:cs="Times New Roman"/>
          <w:color w:val="000000" w:themeColor="text1"/>
        </w:rPr>
        <w:t xml:space="preserve"> </w:t>
      </w:r>
      <w:r w:rsidR="00A369F8" w:rsidRPr="007310A7">
        <w:rPr>
          <w:rFonts w:ascii="Cambria" w:eastAsia="MS Mincho" w:hAnsi="Cambria" w:cs="Times New Roman"/>
          <w:color w:val="000000" w:themeColor="text1"/>
        </w:rPr>
        <w:t>biographische</w:t>
      </w:r>
      <w:r w:rsidR="00163A0C">
        <w:rPr>
          <w:rFonts w:ascii="Cambria" w:eastAsia="MS Mincho" w:hAnsi="Cambria" w:cs="Times New Roman"/>
          <w:color w:val="000000" w:themeColor="text1"/>
        </w:rPr>
        <w:t>n</w:t>
      </w:r>
      <w:r w:rsidR="00A369F8" w:rsidRPr="007310A7">
        <w:rPr>
          <w:rFonts w:ascii="Cambria" w:eastAsia="MS Mincho" w:hAnsi="Cambria" w:cs="Times New Roman"/>
          <w:color w:val="000000" w:themeColor="text1"/>
        </w:rPr>
        <w:t xml:space="preserve"> Sprechen</w:t>
      </w:r>
      <w:r w:rsidR="00163A0C">
        <w:rPr>
          <w:rFonts w:ascii="Cambria" w:eastAsia="MS Mincho" w:hAnsi="Cambria" w:cs="Times New Roman"/>
          <w:color w:val="000000" w:themeColor="text1"/>
        </w:rPr>
        <w:t>s</w:t>
      </w:r>
      <w:r w:rsidRPr="007310A7">
        <w:rPr>
          <w:rFonts w:ascii="Cambria" w:eastAsia="MS Mincho" w:hAnsi="Cambria" w:cs="Times New Roman"/>
          <w:color w:val="000000" w:themeColor="text1"/>
        </w:rPr>
        <w:t xml:space="preserve"> begünstigt</w:t>
      </w:r>
      <w:r w:rsidR="00A369F8" w:rsidRPr="007310A7">
        <w:rPr>
          <w:rFonts w:ascii="Cambria" w:eastAsia="MS Mincho" w:hAnsi="Cambria" w:cs="Times New Roman"/>
          <w:color w:val="000000" w:themeColor="text1"/>
        </w:rPr>
        <w:t>.</w:t>
      </w:r>
      <w:r w:rsidRPr="007310A7">
        <w:rPr>
          <w:rStyle w:val="Funotenzeichen"/>
          <w:rFonts w:ascii="Cambria" w:eastAsia="MS Mincho" w:hAnsi="Cambria" w:cs="Times New Roman"/>
          <w:color w:val="000000" w:themeColor="text1"/>
        </w:rPr>
        <w:footnoteReference w:id="212"/>
      </w:r>
      <w:r w:rsidR="00534CD4" w:rsidRPr="007310A7">
        <w:rPr>
          <w:rFonts w:ascii="Cambria" w:eastAsia="MS Mincho" w:hAnsi="Cambria" w:cs="Times New Roman"/>
          <w:color w:val="000000" w:themeColor="text1"/>
        </w:rPr>
        <w:t xml:space="preserve"> </w:t>
      </w:r>
    </w:p>
    <w:p w14:paraId="795D7B76" w14:textId="64F69832" w:rsidR="008F0DDF" w:rsidRPr="007310A7" w:rsidRDefault="008F0DDF">
      <w:pPr>
        <w:rPr>
          <w:b/>
          <w:color w:val="000000" w:themeColor="text1"/>
        </w:rPr>
      </w:pPr>
      <w:r w:rsidRPr="007310A7">
        <w:rPr>
          <w:b/>
          <w:color w:val="000000" w:themeColor="text1"/>
        </w:rPr>
        <w:br w:type="page"/>
      </w:r>
    </w:p>
    <w:p w14:paraId="2CECF7D7" w14:textId="4178A20F" w:rsidR="005510E2" w:rsidRPr="007310A7" w:rsidRDefault="00A52258" w:rsidP="006C4037">
      <w:pPr>
        <w:pStyle w:val="berschrift1"/>
        <w:spacing w:before="480" w:after="360"/>
        <w:rPr>
          <w:rFonts w:asciiTheme="minorHAnsi" w:hAnsiTheme="minorHAnsi"/>
          <w:b/>
          <w:color w:val="000000" w:themeColor="text1"/>
          <w:sz w:val="28"/>
          <w:szCs w:val="28"/>
        </w:rPr>
      </w:pPr>
      <w:bookmarkStart w:id="80" w:name="_Toc233288811"/>
      <w:r w:rsidRPr="007310A7">
        <w:rPr>
          <w:rFonts w:asciiTheme="minorHAnsi" w:hAnsiTheme="minorHAnsi"/>
          <w:b/>
          <w:color w:val="000000" w:themeColor="text1"/>
          <w:sz w:val="28"/>
          <w:szCs w:val="28"/>
        </w:rPr>
        <w:lastRenderedPageBreak/>
        <w:t>8</w:t>
      </w:r>
      <w:r w:rsidR="005510E2" w:rsidRPr="007310A7">
        <w:rPr>
          <w:rFonts w:asciiTheme="minorHAnsi" w:hAnsiTheme="minorHAnsi"/>
          <w:b/>
          <w:color w:val="000000" w:themeColor="text1"/>
          <w:sz w:val="28"/>
          <w:szCs w:val="28"/>
        </w:rPr>
        <w:t>. Diskussion</w:t>
      </w:r>
      <w:bookmarkEnd w:id="80"/>
    </w:p>
    <w:p w14:paraId="2BA79B49" w14:textId="77777777" w:rsidR="005510E2" w:rsidRPr="007310A7" w:rsidRDefault="005510E2" w:rsidP="005510E2">
      <w:pPr>
        <w:spacing w:line="360" w:lineRule="auto"/>
        <w:jc w:val="both"/>
        <w:rPr>
          <w:rFonts w:cs="Times New Roman"/>
          <w:color w:val="000000" w:themeColor="text1"/>
        </w:rPr>
      </w:pPr>
      <w:r w:rsidRPr="007310A7">
        <w:rPr>
          <w:rFonts w:cs="Times New Roman"/>
          <w:color w:val="000000" w:themeColor="text1"/>
        </w:rPr>
        <w:t xml:space="preserve">In der Rekonstruktion der vier dargestellten Fälle konnten sowohl fallübergreifende als auch fallspezifische Gesetzmäßigkeiten biographischer Handlungsstrukturen und Bearbeitungsstrategien herausgearbeitet werden. Diese sind für die Ausübung von Handlungsmacht durch die Biograph*innen in den jeweils erlebten medizinischen Behandlungssituationen entscheidend sowie für die daran anschließende Bearbeitung dieser Erfahrungen. </w:t>
      </w:r>
    </w:p>
    <w:p w14:paraId="57FD1B15" w14:textId="42BAA0A8" w:rsidR="005510E2" w:rsidRPr="007310A7" w:rsidRDefault="005510E2" w:rsidP="005510E2">
      <w:pPr>
        <w:spacing w:line="360" w:lineRule="auto"/>
        <w:jc w:val="both"/>
        <w:rPr>
          <w:color w:val="000000" w:themeColor="text1"/>
        </w:rPr>
      </w:pPr>
      <w:r w:rsidRPr="007310A7">
        <w:rPr>
          <w:rFonts w:cs="Times New Roman"/>
          <w:color w:val="000000" w:themeColor="text1"/>
        </w:rPr>
        <w:t>Im Folgenden werden</w:t>
      </w:r>
      <w:r w:rsidR="00633166">
        <w:rPr>
          <w:rFonts w:cs="Times New Roman"/>
          <w:color w:val="000000" w:themeColor="text1"/>
        </w:rPr>
        <w:t xml:space="preserve"> zunächst</w:t>
      </w:r>
      <w:r w:rsidRPr="007310A7">
        <w:rPr>
          <w:rFonts w:cs="Times New Roman"/>
          <w:color w:val="000000" w:themeColor="text1"/>
        </w:rPr>
        <w:t xml:space="preserve"> basierend auf den Fallrekonstruktionen von Kristin, Valerie, Alex und Robin übergreifend identifizierte Handlungss</w:t>
      </w:r>
      <w:r w:rsidR="008717ED">
        <w:rPr>
          <w:rFonts w:cs="Times New Roman"/>
          <w:color w:val="000000" w:themeColor="text1"/>
        </w:rPr>
        <w:t>trukturen</w:t>
      </w:r>
      <w:r w:rsidRPr="007310A7">
        <w:rPr>
          <w:rFonts w:cs="Times New Roman"/>
          <w:color w:val="000000" w:themeColor="text1"/>
        </w:rPr>
        <w:t xml:space="preserve"> erläutert und theoretisch verdichtet. Diese sind jeweils durch zwei Pole charakterisiert zwischen denen biographische Aushandlungen stattfinden und lassen sich entweder in mehreren Fallrekonstruktionen oder in allen vier Fällen rekonstruieren.</w:t>
      </w:r>
      <w:r w:rsidRPr="007310A7">
        <w:rPr>
          <w:color w:val="000000" w:themeColor="text1"/>
        </w:rPr>
        <w:t xml:space="preserve"> Anschließend wird eine auf den rekonstruierten Fallstrukturen basierende Typologie in Form von zwei Verlaufstypen dargestellt. Diese dient der theoretischen Verallgemeinerung der erzielten empirischen Ergebnisse.</w:t>
      </w:r>
    </w:p>
    <w:p w14:paraId="673DE597" w14:textId="0DD92896" w:rsidR="005510E2" w:rsidRPr="007310A7" w:rsidRDefault="008F0DDF" w:rsidP="006C4037">
      <w:pPr>
        <w:pStyle w:val="berschrift2"/>
        <w:spacing w:before="480" w:after="240"/>
        <w:rPr>
          <w:rFonts w:asciiTheme="minorHAnsi" w:hAnsiTheme="minorHAnsi"/>
          <w:b/>
          <w:color w:val="000000" w:themeColor="text1"/>
          <w:sz w:val="24"/>
          <w:szCs w:val="24"/>
        </w:rPr>
      </w:pPr>
      <w:bookmarkStart w:id="81" w:name="_Toc233288812"/>
      <w:r w:rsidRPr="007310A7">
        <w:rPr>
          <w:rFonts w:asciiTheme="minorHAnsi" w:hAnsiTheme="minorHAnsi"/>
          <w:b/>
          <w:color w:val="000000" w:themeColor="text1"/>
          <w:sz w:val="24"/>
          <w:szCs w:val="24"/>
        </w:rPr>
        <w:t>8</w:t>
      </w:r>
      <w:r w:rsidR="005510E2" w:rsidRPr="007310A7">
        <w:rPr>
          <w:rFonts w:asciiTheme="minorHAnsi" w:hAnsiTheme="minorHAnsi"/>
          <w:b/>
          <w:color w:val="000000" w:themeColor="text1"/>
          <w:sz w:val="24"/>
          <w:szCs w:val="24"/>
        </w:rPr>
        <w:t>.1. Fallkontrastierung</w:t>
      </w:r>
      <w:bookmarkEnd w:id="81"/>
    </w:p>
    <w:p w14:paraId="5D1D604B" w14:textId="11A74BA7" w:rsidR="005510E2" w:rsidRPr="007310A7" w:rsidRDefault="005510E2" w:rsidP="00184C47">
      <w:pPr>
        <w:spacing w:before="360" w:after="120" w:line="360" w:lineRule="auto"/>
        <w:rPr>
          <w:rFonts w:eastAsia="Times New Roman" w:cs="Times New Roman"/>
          <w:i/>
          <w:color w:val="000000" w:themeColor="text1"/>
        </w:rPr>
      </w:pPr>
      <w:r w:rsidRPr="007310A7">
        <w:rPr>
          <w:rFonts w:eastAsia="Times New Roman" w:cs="Times New Roman"/>
          <w:i/>
          <w:color w:val="000000" w:themeColor="text1"/>
        </w:rPr>
        <w:t xml:space="preserve">Identifikation mit und Abgrenzung von </w:t>
      </w:r>
      <w:r w:rsidR="006C4037">
        <w:rPr>
          <w:rFonts w:eastAsia="Times New Roman" w:cs="Times New Roman"/>
          <w:i/>
          <w:color w:val="000000" w:themeColor="text1"/>
        </w:rPr>
        <w:t xml:space="preserve">ärztlichen </w:t>
      </w:r>
      <w:r w:rsidR="00214570">
        <w:rPr>
          <w:rFonts w:eastAsia="Times New Roman" w:cs="Times New Roman"/>
          <w:i/>
          <w:color w:val="000000" w:themeColor="text1"/>
        </w:rPr>
        <w:t>Perspektiven i</w:t>
      </w:r>
      <w:r w:rsidRPr="007310A7">
        <w:rPr>
          <w:rFonts w:eastAsia="Times New Roman" w:cs="Times New Roman"/>
          <w:i/>
          <w:color w:val="000000" w:themeColor="text1"/>
        </w:rPr>
        <w:t xml:space="preserve">m Kontext einer </w:t>
      </w:r>
      <w:r w:rsidR="00EA63F1">
        <w:rPr>
          <w:rFonts w:eastAsia="Times New Roman" w:cs="Times New Roman"/>
          <w:i/>
          <w:color w:val="000000" w:themeColor="text1"/>
        </w:rPr>
        <w:t xml:space="preserve">medizinnahen </w:t>
      </w:r>
      <w:r w:rsidRPr="007310A7">
        <w:rPr>
          <w:rFonts w:eastAsia="Times New Roman" w:cs="Times New Roman"/>
          <w:i/>
          <w:color w:val="000000" w:themeColor="text1"/>
        </w:rPr>
        <w:t>Professionalisierung</w:t>
      </w:r>
    </w:p>
    <w:p w14:paraId="73CE85C8" w14:textId="71FE8163" w:rsidR="005510E2" w:rsidRPr="007310A7" w:rsidRDefault="005510E2" w:rsidP="005510E2">
      <w:pPr>
        <w:spacing w:line="360" w:lineRule="auto"/>
        <w:jc w:val="both"/>
        <w:rPr>
          <w:color w:val="000000" w:themeColor="text1"/>
        </w:rPr>
      </w:pPr>
      <w:r>
        <w:rPr>
          <w:rFonts w:eastAsia="Times New Roman" w:cs="Times New Roman"/>
          <w:color w:val="000000" w:themeColor="text1"/>
        </w:rPr>
        <w:t xml:space="preserve">In den Fällen von Robin, Kristin und Alex ließ sich medizinische bzw. medizinnahe Professionalisierung als biographische Bearbeitungsstrategie von Medikalisierungserfahrungen als intergeschlechtliche Person identifizieren. Im Kontext dieser Professionalisierung sind die Biograph*innen</w:t>
      </w:r>
      <w:r w:rsidR="00EA63F1">
        <w:rPr>
          <w:rStyle w:val="Funotenzeichen"/>
          <w:rFonts w:eastAsia="Times New Roman" w:cs="Times New Roman"/>
          <w:color w:val="000000" w:themeColor="text1"/>
        </w:rPr>
        <w:footnoteReference w:id="213"/>
      </w:r>
      <w:r>
        <w:rPr>
          <w:rFonts w:eastAsia="Times New Roman" w:cs="Times New Roman"/>
          <w:color w:val="000000" w:themeColor="text1"/>
        </w:rPr>
        <w:t xml:space="preserve"> damit konfrontiert sich innerhalb des machtvollen medizinischen Apparates zu positionieren: Dies erfolgt überwiegend in Form der Identifikation und </w:t>
      </w:r>
      <w:r>
        <w:rPr>
          <w:rFonts w:eastAsia="Times New Roman" w:cs="Times New Roman"/>
          <w:color w:val="000000" w:themeColor="text1"/>
        </w:rPr>
        <w:t xml:space="preserve">teilweise </w:t>
      </w:r>
      <w:r>
        <w:rPr>
          <w:rFonts w:eastAsia="Times New Roman" w:cs="Times New Roman"/>
          <w:color w:val="000000" w:themeColor="text1"/>
        </w:rPr>
        <w:t xml:space="preserve">mittels Abgrenzung von diesem</w:t>
      </w:r>
      <w:r>
        <w:rPr>
          <w:rFonts w:eastAsia="Times New Roman" w:cs="Times New Roman"/>
          <w:color w:val="000000" w:themeColor="text1"/>
        </w:rPr>
        <w:t xml:space="preserve"> bzw. seinen Vertreter*innen</w:t>
      </w:r>
      <w:r>
        <w:rPr>
          <w:rFonts w:eastAsia="Times New Roman" w:cs="Times New Roman"/>
          <w:color w:val="000000" w:themeColor="text1"/>
        </w:rPr>
        <w:t xml:space="preserve">. </w:t>
      </w:r>
      <w:r>
        <w:rPr>
          <w:color w:val="000000" w:themeColor="text1"/>
        </w:rPr>
        <w:t xml:space="preserve">Sowohl in Robins als auch in Kristins Biographie zeigt sich ebenfalls, dass die professionalisierte Aneignung medizinischen </w:t>
      </w:r>
      <w:del w:id="1000186" w:author="Claude Lektorat" w:date="2026-06-30T12:18:05Z">
        <w:r>
          <w:rPr>
            <w:color w:val="000000" w:themeColor="text1"/>
          </w:rPr>
          <w:delText xml:space="preserve">Wissen</w:delText>
        </w:r>
      </w:del>
      <w:ins w:id="1000187" w:author="Claude Lektorat" w:date="2026-06-30T12:18:05Z">
        <w:r>
          <w:rPr>
            <w:color w:val="000000" w:themeColor="text1"/>
          </w:rPr>
          <w:t xml:space="preserve">Wissens</w:t>
        </w:r>
      </w:ins>
      <w:r>
        <w:rPr>
          <w:color w:val="000000" w:themeColor="text1"/>
        </w:rPr>
        <w:t xml:space="preserve"> nicht von der pathologisierenden und </w:t>
      </w:r>
      <w:r>
        <w:rPr>
          <w:color w:val="000000" w:themeColor="text1"/>
        </w:rPr>
        <w:t xml:space="preserve">ob</w:t>
      </w:r>
      <w:r>
        <w:rPr>
          <w:color w:val="000000" w:themeColor="text1"/>
        </w:rPr>
        <w:t xml:space="preserve">jektivierenden Dimension des medizinischen Spezialdiskurses zu trennen ist.</w:t>
      </w:r>
    </w:p>
    <w:p w14:paraId="54EF2F2F" w14:textId="3214689E" w:rsidR="005510E2" w:rsidRPr="007310A7" w:rsidRDefault="005510E2" w:rsidP="005510E2">
      <w:pPr>
        <w:spacing w:line="360" w:lineRule="auto"/>
        <w:jc w:val="both"/>
        <w:rPr>
          <w:color w:val="000000" w:themeColor="text1"/>
        </w:rPr>
      </w:pPr>
      <w:r w:rsidRPr="007310A7">
        <w:rPr>
          <w:color w:val="000000" w:themeColor="text1"/>
        </w:rPr>
        <w:lastRenderedPageBreak/>
        <w:t>Alle drei Fälle verbindet</w:t>
      </w:r>
      <w:r w:rsidR="00FB23CF">
        <w:rPr>
          <w:color w:val="000000" w:themeColor="text1"/>
        </w:rPr>
        <w:t xml:space="preserve"> zunächst</w:t>
      </w:r>
      <w:r w:rsidRPr="007310A7">
        <w:rPr>
          <w:color w:val="000000" w:themeColor="text1"/>
        </w:rPr>
        <w:t>, dass Stigmatisierung</w:t>
      </w:r>
      <w:r w:rsidR="00FB23CF">
        <w:rPr>
          <w:color w:val="000000" w:themeColor="text1"/>
        </w:rPr>
        <w:t>, Fremdbestimmung</w:t>
      </w:r>
      <w:r w:rsidRPr="007310A7">
        <w:rPr>
          <w:color w:val="000000" w:themeColor="text1"/>
        </w:rPr>
        <w:t xml:space="preserve"> und (der ausbleibende familiale </w:t>
      </w:r>
      <w:r w:rsidR="00FB23CF">
        <w:rPr>
          <w:color w:val="000000" w:themeColor="text1"/>
        </w:rPr>
        <w:t>sowie</w:t>
      </w:r>
      <w:r w:rsidRPr="007310A7">
        <w:rPr>
          <w:color w:val="000000" w:themeColor="text1"/>
        </w:rPr>
        <w:t xml:space="preserve"> institutionelle Schutz vor) Gewalt sich in de</w:t>
      </w:r>
      <w:r w:rsidR="00FB23CF">
        <w:rPr>
          <w:color w:val="000000" w:themeColor="text1"/>
        </w:rPr>
        <w:t xml:space="preserve">n jeweiligen </w:t>
      </w:r>
      <w:r w:rsidRPr="007310A7">
        <w:rPr>
          <w:color w:val="000000" w:themeColor="text1"/>
        </w:rPr>
        <w:t>biographischen Erfahrungsaufschichtung</w:t>
      </w:r>
      <w:r w:rsidR="00FB23CF">
        <w:rPr>
          <w:color w:val="000000" w:themeColor="text1"/>
        </w:rPr>
        <w:t>en</w:t>
      </w:r>
      <w:r w:rsidRPr="007310A7">
        <w:rPr>
          <w:color w:val="000000" w:themeColor="text1"/>
        </w:rPr>
        <w:t xml:space="preserve"> durch fast alle Lebensbereiche ziehen. Hier zeichnet sich ab, dass umfassende </w:t>
      </w:r>
      <w:r w:rsidR="00FB23CF">
        <w:rPr>
          <w:color w:val="000000" w:themeColor="text1"/>
        </w:rPr>
        <w:t xml:space="preserve">medikalisierte </w:t>
      </w:r>
      <w:r w:rsidRPr="007310A7">
        <w:rPr>
          <w:color w:val="000000" w:themeColor="text1"/>
        </w:rPr>
        <w:t>Fremdbestimmungs- und G</w:t>
      </w:r>
      <w:r w:rsidR="00FB23CF">
        <w:rPr>
          <w:color w:val="000000" w:themeColor="text1"/>
        </w:rPr>
        <w:t>renzverletzungserf</w:t>
      </w:r>
      <w:r w:rsidRPr="007310A7">
        <w:rPr>
          <w:color w:val="000000" w:themeColor="text1"/>
        </w:rPr>
        <w:t>ahrungen eine Bearbeitung in dem Handlungs</w:t>
      </w:r>
      <w:r w:rsidR="00C12B80">
        <w:rPr>
          <w:color w:val="000000" w:themeColor="text1"/>
        </w:rPr>
        <w:t>feld</w:t>
      </w:r>
      <w:r w:rsidRPr="007310A7">
        <w:rPr>
          <w:color w:val="000000" w:themeColor="text1"/>
        </w:rPr>
        <w:t xml:space="preserve"> erforderlich machen, der </w:t>
      </w:r>
      <w:r w:rsidR="00C12B80">
        <w:rPr>
          <w:color w:val="000000" w:themeColor="text1"/>
        </w:rPr>
        <w:t xml:space="preserve">für diese </w:t>
      </w:r>
      <w:r w:rsidR="00434F2C">
        <w:rPr>
          <w:color w:val="000000" w:themeColor="text1"/>
        </w:rPr>
        <w:t xml:space="preserve">Erfahrungen </w:t>
      </w:r>
      <w:r w:rsidR="00C12B80">
        <w:rPr>
          <w:color w:val="000000" w:themeColor="text1"/>
        </w:rPr>
        <w:t xml:space="preserve">ursächlich ist und </w:t>
      </w:r>
      <w:r w:rsidRPr="007310A7">
        <w:rPr>
          <w:color w:val="000000" w:themeColor="text1"/>
        </w:rPr>
        <w:t>zumindest relativ gesehen am meisten Selbstbestimmung ermöglicht</w:t>
      </w:r>
      <w:r w:rsidR="00C12B80">
        <w:rPr>
          <w:color w:val="000000" w:themeColor="text1"/>
        </w:rPr>
        <w:t>. Dabei liegt</w:t>
      </w:r>
      <w:r w:rsidRPr="007310A7">
        <w:rPr>
          <w:color w:val="000000" w:themeColor="text1"/>
        </w:rPr>
        <w:t xml:space="preserve"> im Kontext der drei rekonstruierten Biographien nahe, dass </w:t>
      </w:r>
      <w:r w:rsidR="00C12B80">
        <w:rPr>
          <w:color w:val="000000" w:themeColor="text1"/>
        </w:rPr>
        <w:t>im Rahmen medizinischer Tätigkeiten einerseits biographischen Verletzungserfahrungen</w:t>
      </w:r>
      <w:r w:rsidR="00697243">
        <w:rPr>
          <w:color w:val="000000" w:themeColor="text1"/>
        </w:rPr>
        <w:t xml:space="preserve"> </w:t>
      </w:r>
      <w:r w:rsidR="00C12B80">
        <w:rPr>
          <w:color w:val="000000" w:themeColor="text1"/>
        </w:rPr>
        <w:t xml:space="preserve">bearbeitet </w:t>
      </w:r>
      <w:r w:rsidR="00697243">
        <w:rPr>
          <w:color w:val="000000" w:themeColor="text1"/>
        </w:rPr>
        <w:t xml:space="preserve">werden können </w:t>
      </w:r>
      <w:r w:rsidR="00C12B80">
        <w:rPr>
          <w:color w:val="000000" w:themeColor="text1"/>
        </w:rPr>
        <w:t xml:space="preserve">und andererseits – als </w:t>
      </w:r>
      <w:r w:rsidR="00697243">
        <w:rPr>
          <w:color w:val="000000" w:themeColor="text1"/>
        </w:rPr>
        <w:t xml:space="preserve">eine Art </w:t>
      </w:r>
      <w:r w:rsidR="00C12B80">
        <w:rPr>
          <w:color w:val="000000" w:themeColor="text1"/>
        </w:rPr>
        <w:t xml:space="preserve">Gegengewicht – die </w:t>
      </w:r>
      <w:r w:rsidRPr="007310A7">
        <w:rPr>
          <w:color w:val="000000" w:themeColor="text1"/>
        </w:rPr>
        <w:t xml:space="preserve">soziale Beziehungsgestaltung am stärksten losgelöst vom eigenen immer wieder </w:t>
      </w:r>
      <w:r w:rsidR="00697243">
        <w:rPr>
          <w:color w:val="000000" w:themeColor="text1"/>
        </w:rPr>
        <w:t xml:space="preserve">diskreditierten </w:t>
      </w:r>
      <w:r w:rsidR="00C12B80">
        <w:rPr>
          <w:color w:val="000000" w:themeColor="text1"/>
        </w:rPr>
        <w:t>„</w:t>
      </w:r>
      <w:r w:rsidRPr="007310A7">
        <w:rPr>
          <w:color w:val="000000" w:themeColor="text1"/>
        </w:rPr>
        <w:t>Anders</w:t>
      </w:r>
      <w:r w:rsidR="00C12B80">
        <w:rPr>
          <w:color w:val="000000" w:themeColor="text1"/>
        </w:rPr>
        <w:t>“</w:t>
      </w:r>
      <w:r w:rsidRPr="007310A7">
        <w:rPr>
          <w:color w:val="000000" w:themeColor="text1"/>
        </w:rPr>
        <w:t xml:space="preserve"> Sein </w:t>
      </w:r>
      <w:r w:rsidR="006C4840">
        <w:rPr>
          <w:color w:val="000000" w:themeColor="text1"/>
        </w:rPr>
        <w:t xml:space="preserve">realisierbar </w:t>
      </w:r>
      <w:r w:rsidR="00C12B80">
        <w:rPr>
          <w:color w:val="000000" w:themeColor="text1"/>
        </w:rPr>
        <w:t xml:space="preserve">ist. </w:t>
      </w:r>
      <w:r w:rsidRPr="007310A7">
        <w:rPr>
          <w:color w:val="000000" w:themeColor="text1"/>
        </w:rPr>
        <w:t>Das charakteristische Spannungsfeld dieser sozialen Dimension von Professionalisierung als biographischer Bearbeitungsstrategie besteht dabei darin, dass sie einerseits ermöglicht (Arbeits-)Beziehungen</w:t>
      </w:r>
      <w:r w:rsidR="00670433">
        <w:rPr>
          <w:color w:val="000000" w:themeColor="text1"/>
        </w:rPr>
        <w:t xml:space="preserve"> zu gestalten</w:t>
      </w:r>
      <w:r w:rsidRPr="007310A7">
        <w:rPr>
          <w:color w:val="000000" w:themeColor="text1"/>
        </w:rPr>
        <w:t xml:space="preserve"> </w:t>
      </w:r>
      <w:r w:rsidR="00670433">
        <w:rPr>
          <w:color w:val="000000" w:themeColor="text1"/>
        </w:rPr>
        <w:t>und wirkmächtig zu sein</w:t>
      </w:r>
      <w:r w:rsidRPr="007310A7">
        <w:rPr>
          <w:color w:val="000000" w:themeColor="text1"/>
        </w:rPr>
        <w:t xml:space="preserve">, jedoch gleichzeitig innerhalb des Systems </w:t>
      </w:r>
      <w:r w:rsidR="00670433">
        <w:rPr>
          <w:color w:val="000000" w:themeColor="text1"/>
        </w:rPr>
        <w:t>medizinnaher</w:t>
      </w:r>
      <w:r w:rsidR="003E0906">
        <w:rPr>
          <w:color w:val="000000" w:themeColor="text1"/>
        </w:rPr>
        <w:t>, care-beruflicher</w:t>
      </w:r>
      <w:r w:rsidR="00670433">
        <w:rPr>
          <w:color w:val="000000" w:themeColor="text1"/>
        </w:rPr>
        <w:t xml:space="preserve"> </w:t>
      </w:r>
      <w:r w:rsidRPr="007310A7">
        <w:rPr>
          <w:color w:val="000000" w:themeColor="text1"/>
        </w:rPr>
        <w:t xml:space="preserve">Erwerbsarbeit </w:t>
      </w:r>
      <w:r w:rsidR="00670433">
        <w:rPr>
          <w:color w:val="000000" w:themeColor="text1"/>
        </w:rPr>
        <w:t xml:space="preserve">oftmals hochgradig belastende Leistungsanforderungen </w:t>
      </w:r>
      <w:r w:rsidRPr="007310A7">
        <w:rPr>
          <w:color w:val="000000" w:themeColor="text1"/>
        </w:rPr>
        <w:t>zur Voraussetzung von sozialer Anerkennung</w:t>
      </w:r>
      <w:r w:rsidR="00670433">
        <w:rPr>
          <w:color w:val="000000" w:themeColor="text1"/>
        </w:rPr>
        <w:t xml:space="preserve"> werden</w:t>
      </w:r>
      <w:r w:rsidRPr="007310A7">
        <w:rPr>
          <w:color w:val="000000" w:themeColor="text1"/>
        </w:rPr>
        <w:t>.</w:t>
      </w:r>
    </w:p>
    <w:p w14:paraId="76F1FCB5" w14:textId="23D7D7ED" w:rsidR="005510E2" w:rsidRPr="007310A7" w:rsidRDefault="005510E2" w:rsidP="005510E2">
      <w:pPr>
        <w:spacing w:line="360" w:lineRule="auto"/>
        <w:jc w:val="both"/>
        <w:rPr>
          <w:rFonts w:eastAsia="Times New Roman" w:cs="Times New Roman"/>
          <w:color w:val="000000" w:themeColor="text1"/>
        </w:rPr>
      </w:pPr>
      <w:r w:rsidRPr="007310A7">
        <w:rPr>
          <w:color w:val="000000" w:themeColor="text1"/>
        </w:rPr>
        <w:t>Ein weiterer verbindender Aspekt der professionellen Orientierung der drei Biograph*innen ist die Etablierung von Helfenden-Beziehungen mit Patient*innen bzw. Klient*innen. Diese ermöglichen eine gewisse Nähe zu Menschen mit zum Teil ähnlichen Erfahrung</w:t>
      </w:r>
      <w:r w:rsidR="00670433">
        <w:rPr>
          <w:color w:val="000000" w:themeColor="text1"/>
        </w:rPr>
        <w:t>shintergründen,</w:t>
      </w:r>
      <w:r w:rsidRPr="007310A7">
        <w:rPr>
          <w:color w:val="000000" w:themeColor="text1"/>
        </w:rPr>
        <w:t xml:space="preserve"> sind jedoch gleichzeitig von einem hohen Maß an Asymmetrie geprägt. </w:t>
      </w:r>
      <w:r w:rsidRPr="007310A7">
        <w:rPr>
          <w:rFonts w:eastAsia="Times New Roman" w:cs="Times New Roman"/>
          <w:color w:val="000000" w:themeColor="text1"/>
        </w:rPr>
        <w:t xml:space="preserve">So sind diejenigen, die Hilfe erhalten stets abhängiger als die Helfenden. Dies </w:t>
      </w:r>
      <w:r w:rsidR="00670433">
        <w:rPr>
          <w:rFonts w:eastAsia="Times New Roman" w:cs="Times New Roman"/>
          <w:color w:val="000000" w:themeColor="text1"/>
        </w:rPr>
        <w:t xml:space="preserve">impliziert </w:t>
      </w:r>
      <w:r w:rsidRPr="007310A7">
        <w:rPr>
          <w:rFonts w:eastAsia="Times New Roman" w:cs="Times New Roman"/>
          <w:color w:val="000000" w:themeColor="text1"/>
        </w:rPr>
        <w:t>zum einen eine zumindest relative</w:t>
      </w:r>
      <w:r w:rsidR="00670433">
        <w:rPr>
          <w:rFonts w:eastAsia="Times New Roman" w:cs="Times New Roman"/>
          <w:color w:val="000000" w:themeColor="text1"/>
        </w:rPr>
        <w:t>,</w:t>
      </w:r>
      <w:r w:rsidRPr="007310A7">
        <w:rPr>
          <w:rFonts w:eastAsia="Times New Roman" w:cs="Times New Roman"/>
          <w:color w:val="000000" w:themeColor="text1"/>
        </w:rPr>
        <w:t xml:space="preserve"> innerhalb dieser Beziehungen konstituierte Machtposition, zum andern jedoch auch ein</w:t>
      </w:r>
      <w:r w:rsidR="005E4B85">
        <w:rPr>
          <w:rFonts w:eastAsia="Times New Roman" w:cs="Times New Roman"/>
          <w:color w:val="000000" w:themeColor="text1"/>
        </w:rPr>
        <w:t xml:space="preserve"> gewisses Maß an </w:t>
      </w:r>
      <w:r w:rsidRPr="007310A7">
        <w:rPr>
          <w:rFonts w:eastAsia="Times New Roman" w:cs="Times New Roman"/>
          <w:color w:val="000000" w:themeColor="text1"/>
        </w:rPr>
        <w:t xml:space="preserve">Schutz vor Grenzüberschreitungen innerhalb </w:t>
      </w:r>
      <w:r w:rsidR="00670433">
        <w:rPr>
          <w:rFonts w:eastAsia="Times New Roman" w:cs="Times New Roman"/>
          <w:color w:val="000000" w:themeColor="text1"/>
        </w:rPr>
        <w:t xml:space="preserve">relationaler </w:t>
      </w:r>
      <w:r w:rsidRPr="007310A7">
        <w:rPr>
          <w:rFonts w:eastAsia="Times New Roman" w:cs="Times New Roman"/>
          <w:color w:val="000000" w:themeColor="text1"/>
        </w:rPr>
        <w:t>(professionelle</w:t>
      </w:r>
      <w:r w:rsidR="00670433">
        <w:rPr>
          <w:rFonts w:eastAsia="Times New Roman" w:cs="Times New Roman"/>
          <w:color w:val="000000" w:themeColor="text1"/>
        </w:rPr>
        <w:t>r</w:t>
      </w:r>
      <w:r w:rsidRPr="007310A7">
        <w:rPr>
          <w:rFonts w:eastAsia="Times New Roman" w:cs="Times New Roman"/>
          <w:color w:val="000000" w:themeColor="text1"/>
        </w:rPr>
        <w:t>) Kontexte.</w:t>
      </w:r>
      <w:r w:rsidRPr="007310A7">
        <w:rPr>
          <w:color w:val="000000" w:themeColor="text1"/>
        </w:rPr>
        <w:t xml:space="preserve"> </w:t>
      </w:r>
      <w:r w:rsidRPr="007310A7">
        <w:rPr>
          <w:rFonts w:eastAsia="Times New Roman" w:cs="Times New Roman"/>
          <w:color w:val="000000" w:themeColor="text1"/>
        </w:rPr>
        <w:t>Somit lässt sich die Professionalisierung in helfenden Berufen auch als eine Möglichkeit der Beziehungsaufnahme vor dem Hintergrund erlebter Ohnmachts- und Grenzüberschreitungserfahrungen verstehen: Es entsteht ein verhältnismäßig intimer Kontakt zu anderen Menschen, während gleichzeitig innerhalb des Berufsfeldes realisierbare Handlungsmacht</w:t>
      </w:r>
      <w:r w:rsidR="005E4B85">
        <w:rPr>
          <w:rFonts w:eastAsia="Times New Roman" w:cs="Times New Roman"/>
          <w:color w:val="000000" w:themeColor="text1"/>
        </w:rPr>
        <w:t xml:space="preserve"> ausgeübt wird</w:t>
      </w:r>
      <w:r w:rsidRPr="007310A7">
        <w:rPr>
          <w:color w:val="000000" w:themeColor="text1"/>
        </w:rPr>
        <w:t xml:space="preserve">. Gleichzeitig </w:t>
      </w:r>
      <w:r w:rsidR="005A6616">
        <w:rPr>
          <w:color w:val="000000" w:themeColor="text1"/>
        </w:rPr>
        <w:t xml:space="preserve">ermöglicht die </w:t>
      </w:r>
      <w:r w:rsidRPr="007310A7">
        <w:rPr>
          <w:color w:val="000000" w:themeColor="text1"/>
        </w:rPr>
        <w:t xml:space="preserve">eingenommene relative Machtposition eine </w:t>
      </w:r>
      <w:r w:rsidR="005A6616">
        <w:rPr>
          <w:color w:val="000000" w:themeColor="text1"/>
        </w:rPr>
        <w:t xml:space="preserve">Distanzierung von selbst erlebten </w:t>
      </w:r>
      <w:r w:rsidRPr="007310A7">
        <w:rPr>
          <w:color w:val="000000" w:themeColor="text1"/>
        </w:rPr>
        <w:t>Ohnmachtserfahrungen.</w:t>
      </w:r>
    </w:p>
    <w:p w14:paraId="76655BAC" w14:textId="77777777" w:rsidR="00F052E7" w:rsidRDefault="005510E2" w:rsidP="004618F6">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lastRenderedPageBreak/>
        <w:t xml:space="preserve">Die zentrale Relevanz der medizinischen Professionalisierung als biographische Bearbeitungsstrategie wird </w:t>
      </w:r>
      <w:r w:rsidR="00B27D01">
        <w:rPr>
          <w:rFonts w:eastAsia="Times New Roman" w:cs="Times New Roman"/>
          <w:color w:val="000000" w:themeColor="text1"/>
        </w:rPr>
        <w:t xml:space="preserve">an Hand von </w:t>
      </w:r>
      <w:r w:rsidRPr="007310A7">
        <w:rPr>
          <w:rFonts w:eastAsia="Times New Roman" w:cs="Times New Roman"/>
          <w:color w:val="000000" w:themeColor="text1"/>
        </w:rPr>
        <w:t xml:space="preserve">Robins Fall besonders deutlich. Das Erlangen medizinisch-naturwissenschaftlichen Wissens ermöglicht Robin einerseits die sukzessive Bewusstwerdung und damit auch </w:t>
      </w:r>
      <w:r w:rsidR="00B27D01">
        <w:rPr>
          <w:rFonts w:eastAsia="Times New Roman" w:cs="Times New Roman"/>
          <w:color w:val="000000" w:themeColor="text1"/>
        </w:rPr>
        <w:t xml:space="preserve">bewusste </w:t>
      </w:r>
      <w:r w:rsidRPr="007310A7">
        <w:rPr>
          <w:rFonts w:eastAsia="Times New Roman" w:cs="Times New Roman"/>
          <w:color w:val="000000" w:themeColor="text1"/>
        </w:rPr>
        <w:t>Bearbeitung der eigenen Fremdbestimmungserfahrungen</w:t>
      </w:r>
      <w:r w:rsidR="00B27D01">
        <w:rPr>
          <w:rFonts w:eastAsia="Times New Roman" w:cs="Times New Roman"/>
          <w:color w:val="000000" w:themeColor="text1"/>
        </w:rPr>
        <w:t xml:space="preserve"> in medizinischen Räumen</w:t>
      </w:r>
      <w:r w:rsidRPr="007310A7">
        <w:rPr>
          <w:rFonts w:eastAsia="Times New Roman" w:cs="Times New Roman"/>
          <w:color w:val="000000" w:themeColor="text1"/>
        </w:rPr>
        <w:t xml:space="preserve">. Hier wird die Verschränkung von Handlungs- und Deutungsmacht im Sinne epistemischer </w:t>
      </w:r>
      <w:r w:rsidR="00A87434" w:rsidRPr="007310A7">
        <w:rPr>
          <w:rFonts w:eastAsia="Times New Roman" w:cs="Times New Roman"/>
          <w:color w:val="000000" w:themeColor="text1"/>
        </w:rPr>
        <w:t>A</w:t>
      </w:r>
      <w:r w:rsidRPr="007310A7">
        <w:rPr>
          <w:rFonts w:eastAsia="Times New Roman" w:cs="Times New Roman"/>
          <w:color w:val="000000" w:themeColor="text1"/>
        </w:rPr>
        <w:t xml:space="preserve">gency deutlich. Mit Hilfe dieses Wissens vollzieht Robin eine </w:t>
      </w:r>
      <w:proofErr w:type="spellStart"/>
      <w:r w:rsidRPr="007310A7">
        <w:rPr>
          <w:rFonts w:eastAsia="Times New Roman" w:cs="Times New Roman"/>
          <w:color w:val="000000" w:themeColor="text1"/>
        </w:rPr>
        <w:t>De-und</w:t>
      </w:r>
      <w:proofErr w:type="spellEnd"/>
      <w:r w:rsidRPr="007310A7">
        <w:rPr>
          <w:rFonts w:eastAsia="Times New Roman" w:cs="Times New Roman"/>
          <w:color w:val="000000" w:themeColor="text1"/>
        </w:rPr>
        <w:t xml:space="preserve"> Re-Konstruktion der eigenen intergeschlechtlichen Geschichte, was Gregor in ähnlicher Form in der </w:t>
      </w:r>
      <w:r w:rsidR="00B27D01">
        <w:rPr>
          <w:rFonts w:eastAsia="Times New Roman" w:cs="Times New Roman"/>
          <w:color w:val="000000" w:themeColor="text1"/>
        </w:rPr>
        <w:t>S</w:t>
      </w:r>
      <w:r w:rsidRPr="007310A7">
        <w:rPr>
          <w:rFonts w:eastAsia="Times New Roman" w:cs="Times New Roman"/>
          <w:color w:val="000000" w:themeColor="text1"/>
        </w:rPr>
        <w:t>tudie „</w:t>
      </w:r>
      <w:proofErr w:type="spellStart"/>
      <w:r w:rsidRPr="007310A7">
        <w:rPr>
          <w:rFonts w:eastAsia="Times New Roman" w:cs="Times New Roman"/>
          <w:color w:val="000000" w:themeColor="text1"/>
        </w:rPr>
        <w:t>Constructing</w:t>
      </w:r>
      <w:proofErr w:type="spellEnd"/>
      <w:r w:rsidRPr="007310A7">
        <w:rPr>
          <w:rFonts w:eastAsia="Times New Roman" w:cs="Times New Roman"/>
          <w:color w:val="000000" w:themeColor="text1"/>
        </w:rPr>
        <w:t xml:space="preserve"> Intersex“ </w:t>
      </w:r>
      <w:r w:rsidR="00F33FB8" w:rsidRPr="007310A7">
        <w:rPr>
          <w:rFonts w:eastAsia="Times New Roman" w:cs="Times New Roman"/>
          <w:color w:val="000000" w:themeColor="text1"/>
        </w:rPr>
        <w:fldChar w:fldCharType="begin"/>
      </w:r>
      <w:r w:rsidR="00F33FB8" w:rsidRPr="007310A7">
        <w:rPr>
          <w:rFonts w:eastAsia="Times New Roman" w:cs="Times New Roman"/>
          <w:color w:val="000000" w:themeColor="text1"/>
        </w:rPr>
        <w:instrText xml:space="preserve"> ADDIN ZOTERO_ITEM CSL_CITATION {"citationID":"e9r0Jj8k","properties":{"unsorted":false,"formattedCitation":"(2015)","plainCitation":"(2015)","noteIndex":0},"citationItems":[{"id":839,"uris":["http://zotero.org/users/local/owKliTIb/items/EES5IYA2"],"itemData":{"id":839,"type":"book","publisher-place":"Bielefeld","title":"Constructing Intersex","author":[{"family":"Gregor","given":"Joris"}],"issued":{"date-parts":[["2015"]]}},"suppress-author":true}],"schema":"https://github.com/citation-style-language/schema/raw/master/csl-citation.json"} </w:instrText>
      </w:r>
      <w:r w:rsidR="00F33FB8" w:rsidRPr="007310A7">
        <w:rPr>
          <w:rFonts w:eastAsia="Times New Roman" w:cs="Times New Roman"/>
          <w:color w:val="000000" w:themeColor="text1"/>
        </w:rPr>
        <w:fldChar w:fldCharType="separate"/>
      </w:r>
      <w:r w:rsidR="00F33FB8" w:rsidRPr="007310A7">
        <w:rPr>
          <w:rFonts w:ascii="Cambria" w:hAnsi="Cambria"/>
          <w:color w:val="000000" w:themeColor="text1"/>
        </w:rPr>
        <w:t>(2015)</w:t>
      </w:r>
      <w:r w:rsidR="00F33FB8" w:rsidRPr="007310A7">
        <w:rPr>
          <w:rFonts w:eastAsia="Times New Roman" w:cs="Times New Roman"/>
          <w:color w:val="000000" w:themeColor="text1"/>
        </w:rPr>
        <w:fldChar w:fldCharType="end"/>
      </w:r>
      <w:r w:rsidR="00F33FB8" w:rsidRPr="007310A7">
        <w:rPr>
          <w:rFonts w:eastAsia="Times New Roman" w:cs="Times New Roman"/>
          <w:color w:val="000000" w:themeColor="text1"/>
        </w:rPr>
        <w:t xml:space="preserve"> </w:t>
      </w:r>
      <w:r w:rsidRPr="007310A7">
        <w:rPr>
          <w:rFonts w:eastAsia="Times New Roman" w:cs="Times New Roman"/>
          <w:color w:val="000000" w:themeColor="text1"/>
        </w:rPr>
        <w:t xml:space="preserve">beschreibt. Andererseits </w:t>
      </w:r>
      <w:bookmarkStart w:id="82" w:name="_Hlk233123869"/>
      <w:r w:rsidRPr="007310A7">
        <w:rPr>
          <w:rFonts w:eastAsia="Times New Roman" w:cs="Times New Roman"/>
          <w:color w:val="000000" w:themeColor="text1"/>
        </w:rPr>
        <w:t>ist es ihm möglich i</w:t>
      </w:r>
      <w:r w:rsidR="00876F11">
        <w:rPr>
          <w:rFonts w:eastAsia="Times New Roman" w:cs="Times New Roman"/>
          <w:color w:val="000000" w:themeColor="text1"/>
        </w:rPr>
        <w:t xml:space="preserve">m Rahmen </w:t>
      </w:r>
      <w:r w:rsidRPr="007310A7">
        <w:rPr>
          <w:rFonts w:eastAsia="Times New Roman" w:cs="Times New Roman"/>
          <w:color w:val="000000" w:themeColor="text1"/>
        </w:rPr>
        <w:t xml:space="preserve">seiner eigenen medizinischen Handlungspraxis intergeschlechtlichen Menschen eine Form der Unterstützung zukommen zu lassen, die er selbst nicht erlebt hat. </w:t>
      </w:r>
      <w:r w:rsidR="004618F6">
        <w:rPr>
          <w:rFonts w:eastAsia="Times New Roman" w:cs="Times New Roman"/>
          <w:color w:val="000000" w:themeColor="text1"/>
        </w:rPr>
        <w:t xml:space="preserve"> </w:t>
      </w:r>
    </w:p>
    <w:p w14:paraId="4FE107B5" w14:textId="714A2759" w:rsidR="004618F6" w:rsidRDefault="005510E2" w:rsidP="00F052E7">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Gleichzeitig </w:t>
      </w:r>
      <w:r w:rsidR="00876F11">
        <w:rPr>
          <w:rFonts w:eastAsia="Times New Roman" w:cs="Times New Roman"/>
          <w:color w:val="000000" w:themeColor="text1"/>
        </w:rPr>
        <w:t xml:space="preserve">ist </w:t>
      </w:r>
      <w:r w:rsidRPr="007310A7">
        <w:rPr>
          <w:rFonts w:eastAsia="Times New Roman" w:cs="Times New Roman"/>
          <w:color w:val="000000" w:themeColor="text1"/>
        </w:rPr>
        <w:t>Robins beruflicher Werdegang</w:t>
      </w:r>
      <w:r w:rsidR="00876F11">
        <w:rPr>
          <w:rFonts w:eastAsia="Times New Roman" w:cs="Times New Roman"/>
          <w:color w:val="000000" w:themeColor="text1"/>
        </w:rPr>
        <w:t xml:space="preserve"> in</w:t>
      </w:r>
      <w:r w:rsidRPr="007310A7">
        <w:rPr>
          <w:rFonts w:eastAsia="Times New Roman" w:cs="Times New Roman"/>
          <w:color w:val="000000" w:themeColor="text1"/>
        </w:rPr>
        <w:t xml:space="preserve"> </w:t>
      </w:r>
      <w:r w:rsidR="00876F11">
        <w:rPr>
          <w:rFonts w:eastAsia="Times New Roman" w:cs="Times New Roman"/>
          <w:color w:val="000000" w:themeColor="text1"/>
        </w:rPr>
        <w:t>einem permanenten Spannungsfeld zwischen</w:t>
      </w:r>
      <w:r w:rsidR="00214570">
        <w:rPr>
          <w:rFonts w:eastAsia="Times New Roman" w:cs="Times New Roman"/>
          <w:color w:val="000000" w:themeColor="text1"/>
        </w:rPr>
        <w:t xml:space="preserve"> de</w:t>
      </w:r>
      <w:r w:rsidR="005F0436">
        <w:rPr>
          <w:rFonts w:eastAsia="Times New Roman" w:cs="Times New Roman"/>
          <w:color w:val="000000" w:themeColor="text1"/>
        </w:rPr>
        <w:t>n</w:t>
      </w:r>
      <w:r w:rsidR="00214570">
        <w:rPr>
          <w:rFonts w:eastAsia="Times New Roman" w:cs="Times New Roman"/>
          <w:color w:val="000000" w:themeColor="text1"/>
        </w:rPr>
        <w:t xml:space="preserve"> </w:t>
      </w:r>
      <w:r w:rsidR="00F052E7">
        <w:rPr>
          <w:rFonts w:eastAsia="Times New Roman" w:cs="Times New Roman"/>
          <w:color w:val="000000" w:themeColor="text1"/>
        </w:rPr>
        <w:t xml:space="preserve">Deutungsweisen </w:t>
      </w:r>
      <w:r w:rsidR="00214570">
        <w:rPr>
          <w:rFonts w:eastAsia="Times New Roman" w:cs="Times New Roman"/>
          <w:color w:val="000000" w:themeColor="text1"/>
        </w:rPr>
        <w:t>des</w:t>
      </w:r>
      <w:r w:rsidR="00876F11">
        <w:rPr>
          <w:rFonts w:eastAsia="Times New Roman" w:cs="Times New Roman"/>
          <w:color w:val="000000" w:themeColor="text1"/>
        </w:rPr>
        <w:t xml:space="preserve"> medizinische</w:t>
      </w:r>
      <w:r w:rsidR="00214570">
        <w:rPr>
          <w:rFonts w:eastAsia="Times New Roman" w:cs="Times New Roman"/>
          <w:color w:val="000000" w:themeColor="text1"/>
        </w:rPr>
        <w:t>n</w:t>
      </w:r>
      <w:r w:rsidR="00876F11">
        <w:rPr>
          <w:rFonts w:eastAsia="Times New Roman" w:cs="Times New Roman"/>
          <w:color w:val="000000" w:themeColor="text1"/>
        </w:rPr>
        <w:t xml:space="preserve"> </w:t>
      </w:r>
      <w:r w:rsidR="00F052E7">
        <w:rPr>
          <w:rFonts w:eastAsia="Times New Roman" w:cs="Times New Roman"/>
          <w:color w:val="000000" w:themeColor="text1"/>
        </w:rPr>
        <w:t>DSD-</w:t>
      </w:r>
      <w:r w:rsidR="00876F11">
        <w:rPr>
          <w:rFonts w:eastAsia="Times New Roman" w:cs="Times New Roman"/>
          <w:color w:val="000000" w:themeColor="text1"/>
        </w:rPr>
        <w:t>Spezial</w:t>
      </w:r>
      <w:r w:rsidR="000052AC">
        <w:rPr>
          <w:rFonts w:eastAsia="Times New Roman" w:cs="Times New Roman"/>
          <w:color w:val="000000" w:themeColor="text1"/>
        </w:rPr>
        <w:t>diskurs</w:t>
      </w:r>
      <w:r w:rsidR="00214570">
        <w:rPr>
          <w:rFonts w:eastAsia="Times New Roman" w:cs="Times New Roman"/>
          <w:color w:val="000000" w:themeColor="text1"/>
        </w:rPr>
        <w:t>es</w:t>
      </w:r>
      <w:r w:rsidR="00876F11">
        <w:rPr>
          <w:rFonts w:eastAsia="Times New Roman" w:cs="Times New Roman"/>
          <w:color w:val="000000" w:themeColor="text1"/>
        </w:rPr>
        <w:t xml:space="preserve"> </w:t>
      </w:r>
      <w:r w:rsidR="00214570">
        <w:rPr>
          <w:rFonts w:eastAsia="Times New Roman" w:cs="Times New Roman"/>
          <w:color w:val="000000" w:themeColor="text1"/>
        </w:rPr>
        <w:t xml:space="preserve">einerseits </w:t>
      </w:r>
      <w:r w:rsidR="00876F11">
        <w:rPr>
          <w:rFonts w:eastAsia="Times New Roman" w:cs="Times New Roman"/>
          <w:color w:val="000000" w:themeColor="text1"/>
        </w:rPr>
        <w:t xml:space="preserve">und </w:t>
      </w:r>
      <w:r w:rsidR="00214570">
        <w:rPr>
          <w:rFonts w:eastAsia="Times New Roman" w:cs="Times New Roman"/>
          <w:color w:val="000000" w:themeColor="text1"/>
        </w:rPr>
        <w:t>de</w:t>
      </w:r>
      <w:r w:rsidR="005F0436">
        <w:rPr>
          <w:rFonts w:eastAsia="Times New Roman" w:cs="Times New Roman"/>
          <w:color w:val="000000" w:themeColor="text1"/>
        </w:rPr>
        <w:t>n Zugängen und Forderungen</w:t>
      </w:r>
      <w:r w:rsidR="00F052E7">
        <w:rPr>
          <w:rFonts w:eastAsia="Times New Roman" w:cs="Times New Roman"/>
          <w:color w:val="000000" w:themeColor="text1"/>
        </w:rPr>
        <w:t xml:space="preserve"> </w:t>
      </w:r>
      <w:r w:rsidR="005F0436">
        <w:rPr>
          <w:rFonts w:eastAsia="Times New Roman" w:cs="Times New Roman"/>
          <w:color w:val="000000" w:themeColor="text1"/>
        </w:rPr>
        <w:t>des kritischen</w:t>
      </w:r>
      <w:r w:rsidR="00214570">
        <w:rPr>
          <w:rFonts w:eastAsia="Times New Roman" w:cs="Times New Roman"/>
          <w:color w:val="000000" w:themeColor="text1"/>
        </w:rPr>
        <w:t xml:space="preserve"> </w:t>
      </w:r>
      <w:r w:rsidR="00876F11">
        <w:rPr>
          <w:rFonts w:eastAsia="Times New Roman" w:cs="Times New Roman"/>
          <w:color w:val="000000" w:themeColor="text1"/>
        </w:rPr>
        <w:t>erfahrungsbasierte</w:t>
      </w:r>
      <w:r w:rsidR="00214570">
        <w:rPr>
          <w:rFonts w:eastAsia="Times New Roman" w:cs="Times New Roman"/>
          <w:color w:val="000000" w:themeColor="text1"/>
        </w:rPr>
        <w:t>n</w:t>
      </w:r>
      <w:r w:rsidR="005F0436">
        <w:rPr>
          <w:rFonts w:eastAsia="Times New Roman" w:cs="Times New Roman"/>
          <w:color w:val="000000" w:themeColor="text1"/>
        </w:rPr>
        <w:t xml:space="preserve"> </w:t>
      </w:r>
      <w:r w:rsidR="00876F11">
        <w:rPr>
          <w:rFonts w:eastAsia="Times New Roman" w:cs="Times New Roman"/>
          <w:color w:val="000000" w:themeColor="text1"/>
        </w:rPr>
        <w:t>Diskur</w:t>
      </w:r>
      <w:r w:rsidR="00214570">
        <w:rPr>
          <w:rFonts w:eastAsia="Times New Roman" w:cs="Times New Roman"/>
          <w:color w:val="000000" w:themeColor="text1"/>
        </w:rPr>
        <w:t>se</w:t>
      </w:r>
      <w:r w:rsidR="00876F11">
        <w:rPr>
          <w:rFonts w:eastAsia="Times New Roman" w:cs="Times New Roman"/>
          <w:color w:val="000000" w:themeColor="text1"/>
        </w:rPr>
        <w:t xml:space="preserve">s </w:t>
      </w:r>
      <w:r w:rsidR="00214570">
        <w:rPr>
          <w:rFonts w:eastAsia="Times New Roman" w:cs="Times New Roman"/>
          <w:color w:val="000000" w:themeColor="text1"/>
        </w:rPr>
        <w:t xml:space="preserve">andererseits </w:t>
      </w:r>
      <w:r w:rsidR="00876F11">
        <w:rPr>
          <w:rFonts w:eastAsia="Times New Roman" w:cs="Times New Roman"/>
          <w:color w:val="000000" w:themeColor="text1"/>
        </w:rPr>
        <w:t>verortet</w:t>
      </w:r>
      <w:r w:rsidR="000052AC">
        <w:rPr>
          <w:rFonts w:eastAsia="Times New Roman" w:cs="Times New Roman"/>
          <w:color w:val="000000" w:themeColor="text1"/>
        </w:rPr>
        <w:t xml:space="preserve">. </w:t>
      </w:r>
      <w:r w:rsidR="004618F6">
        <w:rPr>
          <w:rFonts w:eastAsia="Times New Roman" w:cs="Times New Roman"/>
          <w:color w:val="000000" w:themeColor="text1"/>
        </w:rPr>
        <w:t xml:space="preserve"> </w:t>
      </w:r>
      <w:r w:rsidR="004618F6" w:rsidRPr="007310A7">
        <w:rPr>
          <w:color w:val="000000" w:themeColor="text1"/>
        </w:rPr>
        <w:t xml:space="preserve">Solange er innerhalb medizinischer Strukturen einen beruflichen Werdegang verfolgt, ist er den dortigen institutionellen und diskursiven Anforderungen </w:t>
      </w:r>
      <w:r w:rsidR="00F052E7">
        <w:rPr>
          <w:color w:val="000000" w:themeColor="text1"/>
        </w:rPr>
        <w:t xml:space="preserve">jedoch </w:t>
      </w:r>
      <w:r w:rsidR="004618F6" w:rsidRPr="007310A7">
        <w:rPr>
          <w:color w:val="000000" w:themeColor="text1"/>
        </w:rPr>
        <w:t xml:space="preserve">unterworfen. Es liegt nahe, dass er sich mittels Identifikation mit eben diesen Anforderungen weitgehend arrangiert. Diese Identifikation mit der Wir-Gruppe der ärztlichen Behandler*innen geht mit Loyalitätsbindungen einher, die die Äußerung von Kritik – auch innerhalb des Interviewkontexts – </w:t>
      </w:r>
      <w:r w:rsidR="00F052E7">
        <w:rPr>
          <w:color w:val="000000" w:themeColor="text1"/>
        </w:rPr>
        <w:t xml:space="preserve">deutlich </w:t>
      </w:r>
      <w:r w:rsidR="004618F6" w:rsidRPr="007310A7">
        <w:rPr>
          <w:color w:val="000000" w:themeColor="text1"/>
        </w:rPr>
        <w:t>erschwert</w:t>
      </w:r>
      <w:r w:rsidR="00F052E7">
        <w:rPr>
          <w:color w:val="000000" w:themeColor="text1"/>
        </w:rPr>
        <w:t>.</w:t>
      </w:r>
    </w:p>
    <w:bookmarkEnd w:id="82"/>
    <w:p w14:paraId="427CF06D" w14:textId="38096954" w:rsidR="005510E2" w:rsidRPr="007310A7" w:rsidRDefault="005510E2" w:rsidP="00F33FB8">
      <w:pPr>
        <w:spacing w:before="240" w:line="360" w:lineRule="auto"/>
        <w:jc w:val="both"/>
        <w:rPr>
          <w:color w:val="000000" w:themeColor="text1"/>
        </w:rPr>
      </w:pPr>
      <w:r w:rsidRPr="00B51C6C">
        <w:rPr>
          <w:color w:val="000000" w:themeColor="text1"/>
        </w:rPr>
        <w:t>Die</w:t>
      </w:r>
      <w:r w:rsidRPr="007310A7">
        <w:rPr>
          <w:color w:val="000000" w:themeColor="text1"/>
        </w:rPr>
        <w:t xml:space="preserve"> größte Ähnlichkeit zu Robins Professionalisierungsverlauf als biographische Bearbeitungsstrategie weist die Fallgeschichte von Kristin auf. Hier wird ebenfalls deutlich, dass Professionalisierung – zunächst im Berufsfeld der Pflege - mit einer Aneignung biographisch relevanten medizinischen Wissens einhergeht und ein gewisses Maß an Ausübung von Handlungs</w:t>
      </w:r>
      <w:r w:rsidR="00B51C6C">
        <w:rPr>
          <w:color w:val="000000" w:themeColor="text1"/>
        </w:rPr>
        <w:t>- und Deutungs</w:t>
      </w:r>
      <w:r w:rsidRPr="007310A7">
        <w:rPr>
          <w:color w:val="000000" w:themeColor="text1"/>
        </w:rPr>
        <w:t>macht ermöglicht. Dieses Wissen kann Kristin für eine stärker selbstbestimmte Auseinandersetzung mit erlebten medizinischen Gewalterfahrungen nutzen, nach dem sie erstmals von ihrer körpergeschlechtlichen Variation erfährt. Ihr anschließender, zunächst überwiegend informeller Bildungsprozess zum Thema Intergeschlechtlichkeit ermöglicht ihr sukzessive eine (Wieder-)Aneignung ihrer Biographie</w:t>
      </w:r>
      <w:r w:rsidR="00F33FB8" w:rsidRPr="007310A7">
        <w:rPr>
          <w:color w:val="000000" w:themeColor="text1"/>
        </w:rPr>
        <w:t xml:space="preserve"> </w:t>
      </w:r>
      <w:r w:rsidR="00F33FB8" w:rsidRPr="007310A7">
        <w:rPr>
          <w:color w:val="000000" w:themeColor="text1"/>
        </w:rPr>
        <w:fldChar w:fldCharType="begin"/>
      </w:r>
      <w:r w:rsidR="00F33FB8" w:rsidRPr="007310A7">
        <w:rPr>
          <w:color w:val="000000" w:themeColor="text1"/>
        </w:rPr>
        <w:instrText xml:space="preserve"> ADDIN ZOTERO_ITEM CSL_CITATION {"citationID":"02P62gIg","properties":{"unsorted":false,"formattedCitation":"(vgl. auch Gregor 2015)","plainCitation":"(vgl. auch Gregor 2015)","noteIndex":0},"citationItems":[{"id":839,"uris":["http://zotero.org/users/local/owKliTIb/items/EES5IYA2"],"itemData":{"id":839,"type":"book","publisher-place":"Bielefeld","title":"Constructing Intersex","author":[{"family":"Gregor","given":"Joris"}],"issued":{"date-parts":[["2015"]]}},"prefix":"vgl. auch"}],"schema":"https://github.com/citation-style-language/schema/raw/master/csl-citation.json"} </w:instrText>
      </w:r>
      <w:r w:rsidR="00F33FB8" w:rsidRPr="007310A7">
        <w:rPr>
          <w:color w:val="000000" w:themeColor="text1"/>
        </w:rPr>
        <w:fldChar w:fldCharType="separate"/>
      </w:r>
      <w:r w:rsidR="00F33FB8" w:rsidRPr="007310A7">
        <w:rPr>
          <w:rFonts w:ascii="Cambria" w:hAnsi="Cambria"/>
          <w:color w:val="000000" w:themeColor="text1"/>
        </w:rPr>
        <w:t xml:space="preserve">(vgl. auch Gregor </w:t>
      </w:r>
      <w:r w:rsidR="00F33FB8" w:rsidRPr="007310A7">
        <w:rPr>
          <w:rFonts w:ascii="Cambria" w:hAnsi="Cambria"/>
          <w:color w:val="000000" w:themeColor="text1"/>
        </w:rPr>
        <w:lastRenderedPageBreak/>
        <w:t>2015)</w:t>
      </w:r>
      <w:r w:rsidR="00F33FB8" w:rsidRPr="007310A7">
        <w:rPr>
          <w:color w:val="000000" w:themeColor="text1"/>
        </w:rPr>
        <w:fldChar w:fldCharType="end"/>
      </w:r>
      <w:r w:rsidRPr="007310A7">
        <w:rPr>
          <w:color w:val="000000" w:themeColor="text1"/>
        </w:rPr>
        <w:t xml:space="preserve">. Jedoch ist letzterer ähnlich wie für Robin in einem biographischen Spannungsfeld situiert: In ihrer überwiegenden Thematisierung sowohl von Inter- als auch von Transgeschlechtlichkeit an Hand medizinischer Diagnosen und objektivierender Zuschreibungen wird die starke Orientierung an </w:t>
      </w:r>
      <w:r w:rsidR="00B51C6C">
        <w:rPr>
          <w:color w:val="000000" w:themeColor="text1"/>
        </w:rPr>
        <w:t xml:space="preserve">dem dominierenden </w:t>
      </w:r>
      <w:r w:rsidRPr="007310A7">
        <w:rPr>
          <w:color w:val="000000" w:themeColor="text1"/>
        </w:rPr>
        <w:t xml:space="preserve">medizinischen </w:t>
      </w:r>
      <w:r w:rsidR="00B51C6C">
        <w:rPr>
          <w:color w:val="000000" w:themeColor="text1"/>
        </w:rPr>
        <w:t>Speziald</w:t>
      </w:r>
      <w:r w:rsidRPr="007310A7">
        <w:rPr>
          <w:color w:val="000000" w:themeColor="text1"/>
        </w:rPr>
        <w:t xml:space="preserve">iskurs deutlich. Dieser lässt weder Raum für das eigene Erleben, noch für das Erleben anderer geschlechtlich non-normativer Menschen. Zudem besteht eine der zentralen biographischen Strategien, die Kristin ein Überleben in Anbetracht massiver </w:t>
      </w:r>
      <w:r w:rsidR="00B51C6C">
        <w:rPr>
          <w:color w:val="000000" w:themeColor="text1"/>
        </w:rPr>
        <w:t xml:space="preserve">aufeinanderfolgender </w:t>
      </w:r>
      <w:r w:rsidRPr="007310A7">
        <w:rPr>
          <w:color w:val="000000" w:themeColor="text1"/>
        </w:rPr>
        <w:t>Gewalt ermöglichten, in der Perspektivübernahme sowohl von konkreten (ärztlichen) Täter</w:t>
      </w:r>
      <w:r w:rsidR="00B51C6C">
        <w:rPr>
          <w:color w:val="000000" w:themeColor="text1"/>
        </w:rPr>
        <w:t>I</w:t>
      </w:r>
      <w:r w:rsidRPr="007310A7">
        <w:rPr>
          <w:color w:val="000000" w:themeColor="text1"/>
        </w:rPr>
        <w:t xml:space="preserve">nnen als auch von Personen allgemein, die sich ihr gegenüber in einer machtvolleren Position befinden. Diese Strategie zeigt sich auf latenter Ebene auch in ihrer Bearbeitung einer gewaltvollen Behandlungserfahrung im Erwachsenenalter als </w:t>
      </w:r>
      <w:r w:rsidR="00B51C6C">
        <w:rPr>
          <w:color w:val="000000" w:themeColor="text1"/>
        </w:rPr>
        <w:t xml:space="preserve">die </w:t>
      </w:r>
      <w:r w:rsidRPr="007310A7">
        <w:rPr>
          <w:color w:val="000000" w:themeColor="text1"/>
        </w:rPr>
        <w:t xml:space="preserve">sie behandelnde </w:t>
      </w:r>
      <w:r w:rsidR="00B51C6C">
        <w:rPr>
          <w:color w:val="000000" w:themeColor="text1"/>
        </w:rPr>
        <w:t>Ärztin</w:t>
      </w:r>
      <w:r w:rsidRPr="007310A7">
        <w:rPr>
          <w:color w:val="000000" w:themeColor="text1"/>
        </w:rPr>
        <w:t xml:space="preserve"> für eine Hormonersatztherapie ihren Namens- und Personenstandswechsel nach dem </w:t>
      </w:r>
      <w:proofErr w:type="spellStart"/>
      <w:r w:rsidRPr="007310A7">
        <w:rPr>
          <w:i/>
          <w:color w:val="000000" w:themeColor="text1"/>
        </w:rPr>
        <w:t>Transsexuellengesetz</w:t>
      </w:r>
      <w:proofErr w:type="spellEnd"/>
      <w:r w:rsidRPr="007310A7">
        <w:rPr>
          <w:color w:val="000000" w:themeColor="text1"/>
        </w:rPr>
        <w:t xml:space="preserve"> einfordert.</w:t>
      </w:r>
    </w:p>
    <w:p w14:paraId="4E2052D9" w14:textId="35E445FE" w:rsidR="005510E2" w:rsidRPr="007310A7" w:rsidRDefault="005510E2" w:rsidP="005510E2">
      <w:pPr>
        <w:spacing w:line="360" w:lineRule="auto"/>
        <w:jc w:val="both"/>
        <w:rPr>
          <w:color w:val="000000" w:themeColor="text1"/>
        </w:rPr>
      </w:pPr>
      <w:r w:rsidRPr="007310A7">
        <w:rPr>
          <w:color w:val="000000" w:themeColor="text1"/>
        </w:rPr>
        <w:t xml:space="preserve">Kristin löst diese hochgradig konflikthafte Identifikation im biographischen Verlauf zumindest teilweise dadurch, dass sie ihre klinische Tätigkeit beendet und im Rahmen ihrer Tätigkeit als Peer-Beraterin und </w:t>
      </w:r>
      <w:r w:rsidR="004A6B4B">
        <w:rPr>
          <w:color w:val="000000" w:themeColor="text1"/>
        </w:rPr>
        <w:t xml:space="preserve">Expertin </w:t>
      </w:r>
      <w:r w:rsidRPr="007310A7">
        <w:rPr>
          <w:color w:val="000000" w:themeColor="text1"/>
        </w:rPr>
        <w:t xml:space="preserve">in einer stärker externen Funktion auf medizinische Strukturen einwirkt. </w:t>
      </w:r>
      <w:r w:rsidRPr="007310A7">
        <w:rPr>
          <w:rFonts w:eastAsia="Times New Roman" w:cs="Times New Roman"/>
          <w:color w:val="000000" w:themeColor="text1"/>
        </w:rPr>
        <w:t>Dennoch steht ihre Realisierung von Handlungsmacht mittels Professionalisierung in einem anhaltenden Spannungsverhältnis zu einer wiederkehrend erlebten Verunsicherung durch gewaltvolle Fremdzuschreibungen. Letzteres zeigt sich auf der Präsentationsebene des Interviews in einer wiederholten Hervorhebung ihres inter* - und nicht trans* - seins, die sie durch Evaluation ihrer körpergeschlechtlichen Verschiedenheit in Abgrenzung zu den stereotypisierten physischen Merkmalen von trans* Personen begrenzt</w:t>
      </w:r>
      <w:r w:rsidRPr="007310A7">
        <w:rPr>
          <w:rFonts w:cs="Times New Roman"/>
          <w:color w:val="000000" w:themeColor="text1"/>
        </w:rPr>
        <w:t xml:space="preserve">. </w:t>
      </w:r>
      <w:r w:rsidRPr="007310A7">
        <w:rPr>
          <w:rFonts w:eastAsia="Times New Roman" w:cs="Times New Roman"/>
          <w:color w:val="000000" w:themeColor="text1"/>
        </w:rPr>
        <w:t>Ihre Professionalisierung als Peer-Beraterin lässt sich demzufolge auch als reflexive Bearbeitungsstrategie dieser Verunsicherung verstehen: So kontrastiert sie den überwiegend fremdbestimmenden medizinischen Diskurs mit dem stärker Selbstbestimmungs-zentrierten Diskurs der TIN* Beratungspraxis, wobei letztlich beide Diskurse in ihrer gegenwärtigen biographischen Perspektive wirksam bleiben.</w:t>
      </w:r>
    </w:p>
    <w:p w14:paraId="1A0FAE2F" w14:textId="05DEADDC" w:rsidR="005510E2" w:rsidRPr="007310A7" w:rsidRDefault="005510E2" w:rsidP="00F33FB8">
      <w:pPr>
        <w:spacing w:before="240" w:line="360" w:lineRule="auto"/>
        <w:jc w:val="both"/>
        <w:rPr>
          <w:color w:val="000000" w:themeColor="text1"/>
        </w:rPr>
      </w:pPr>
      <w:r w:rsidRPr="007310A7">
        <w:rPr>
          <w:color w:val="000000" w:themeColor="text1"/>
        </w:rPr>
        <w:t xml:space="preserve">Die Tätigkeit in einem medizinischen Handlungsfeld als biographische Bearbeitungsstrategie deutet sich ebenfalls in Alex Fall an. Er findet durch seine Tätigkeit </w:t>
      </w:r>
      <w:r w:rsidRPr="007310A7">
        <w:rPr>
          <w:color w:val="000000" w:themeColor="text1"/>
        </w:rPr>
        <w:lastRenderedPageBreak/>
        <w:t xml:space="preserve">als Schulsanitäter einen Raum, in dem er sowohl vor Gewalt durch Gleichaltrige geschützt ist, als auch soziale Situationen und Beziehungen </w:t>
      </w:r>
      <w:r w:rsidR="004A6B4B">
        <w:rPr>
          <w:color w:val="000000" w:themeColor="text1"/>
        </w:rPr>
        <w:t xml:space="preserve">stärker </w:t>
      </w:r>
      <w:r w:rsidRPr="007310A7">
        <w:rPr>
          <w:color w:val="000000" w:themeColor="text1"/>
        </w:rPr>
        <w:t xml:space="preserve">gestalten kann. Auch in Alex Biographie kommt dem Erwerb von medizinischer Kompetenz eine handlungsermächtigende Funktion zu. Gleichzeitig </w:t>
      </w:r>
      <w:r w:rsidR="004A6B4B">
        <w:rPr>
          <w:color w:val="000000" w:themeColor="text1"/>
        </w:rPr>
        <w:t xml:space="preserve">verwendet </w:t>
      </w:r>
      <w:r w:rsidRPr="007310A7">
        <w:rPr>
          <w:color w:val="000000" w:themeColor="text1"/>
        </w:rPr>
        <w:t>er ebenfalls die</w:t>
      </w:r>
      <w:r w:rsidR="00404526">
        <w:rPr>
          <w:color w:val="000000" w:themeColor="text1"/>
        </w:rPr>
        <w:t xml:space="preserve"> bereits in der Kindheit verinnerlichte,</w:t>
      </w:r>
      <w:r w:rsidRPr="007310A7">
        <w:rPr>
          <w:color w:val="000000" w:themeColor="text1"/>
        </w:rPr>
        <w:t xml:space="preserve"> </w:t>
      </w:r>
      <w:r w:rsidR="004A6B4B">
        <w:rPr>
          <w:color w:val="000000" w:themeColor="text1"/>
        </w:rPr>
        <w:t xml:space="preserve">objektivierende </w:t>
      </w:r>
      <w:r w:rsidRPr="007310A7">
        <w:rPr>
          <w:color w:val="000000" w:themeColor="text1"/>
        </w:rPr>
        <w:t xml:space="preserve">medizinische Terminologie zur Beschreibung seines Körpers, die eine stärker am subjektiven Erleben orientierte Auseinandersetzung mit der eigenen </w:t>
      </w:r>
      <w:proofErr w:type="spellStart"/>
      <w:r w:rsidRPr="007310A7">
        <w:rPr>
          <w:color w:val="000000" w:themeColor="text1"/>
        </w:rPr>
        <w:t>Medikalisierungsgeschichte</w:t>
      </w:r>
      <w:proofErr w:type="spellEnd"/>
      <w:r w:rsidRPr="007310A7">
        <w:rPr>
          <w:color w:val="000000" w:themeColor="text1"/>
        </w:rPr>
        <w:t xml:space="preserve"> sowie deren Folgen in </w:t>
      </w:r>
      <w:r w:rsidR="00404526">
        <w:rPr>
          <w:color w:val="000000" w:themeColor="text1"/>
        </w:rPr>
        <w:t>der</w:t>
      </w:r>
      <w:r w:rsidRPr="007310A7">
        <w:rPr>
          <w:color w:val="000000" w:themeColor="text1"/>
        </w:rPr>
        <w:t xml:space="preserve"> Gegenwart erschwert.</w:t>
      </w:r>
    </w:p>
    <w:p w14:paraId="2A19403C" w14:textId="2DA6F5D6" w:rsidR="005510E2" w:rsidRPr="007310A7" w:rsidRDefault="005510E2" w:rsidP="009E4ACB">
      <w:pPr>
        <w:spacing w:before="480" w:after="120" w:line="360" w:lineRule="auto"/>
        <w:jc w:val="both"/>
        <w:rPr>
          <w:i/>
          <w:color w:val="000000" w:themeColor="text1"/>
        </w:rPr>
      </w:pPr>
      <w:r w:rsidRPr="007310A7">
        <w:rPr>
          <w:i/>
          <w:color w:val="000000" w:themeColor="text1"/>
        </w:rPr>
        <w:t>Bewusstwerdung von ‚Vergessenem’ als Bedingung professioneller Spezialisierung</w:t>
      </w:r>
    </w:p>
    <w:p w14:paraId="21E67BD4" w14:textId="5E8651B0" w:rsidR="005510E2" w:rsidRPr="007310A7" w:rsidRDefault="005510E2" w:rsidP="005510E2">
      <w:pPr>
        <w:spacing w:line="360" w:lineRule="auto"/>
        <w:jc w:val="both"/>
        <w:rPr>
          <w:color w:val="000000" w:themeColor="text1"/>
          <w:lang w:val="en-US"/>
        </w:rPr>
      </w:pPr>
      <w:r w:rsidRPr="007310A7">
        <w:rPr>
          <w:color w:val="000000" w:themeColor="text1"/>
        </w:rPr>
        <w:t xml:space="preserve">Während bei allen drei Biograph*innen zunächst von einer weitgehend unbewussten </w:t>
      </w:r>
      <w:r w:rsidR="004A6B4B">
        <w:rPr>
          <w:color w:val="000000" w:themeColor="text1"/>
        </w:rPr>
        <w:t>medizinnahen</w:t>
      </w:r>
      <w:r w:rsidRPr="007310A7">
        <w:rPr>
          <w:color w:val="000000" w:themeColor="text1"/>
        </w:rPr>
        <w:t xml:space="preserve"> Bearbeitung des Erlebten auszugehen ist, zeichnet sich die Bearbeitungsstrategie von Kristin und Robin im weiteren Verlauf durch einen sukzessiven Bewusstwerdungs-Prozess der eigenen Geschichte sowie damit verbunden, durch die Fokussierung auf die professionelle Begleitung geschlechtlich non-normativer Personen aus. Kristin und Robin benennen dies in den Interviews als „einen Unterschied machen für intergeschlechtliche Menschen“ bzw. „die </w:t>
      </w:r>
      <w:proofErr w:type="spellStart"/>
      <w:r w:rsidRPr="007310A7">
        <w:rPr>
          <w:color w:val="000000" w:themeColor="text1"/>
        </w:rPr>
        <w:t>könn</w:t>
      </w:r>
      <w:proofErr w:type="spellEnd"/>
      <w:r w:rsidRPr="007310A7">
        <w:rPr>
          <w:color w:val="000000" w:themeColor="text1"/>
        </w:rPr>
        <w:t xml:space="preserve"> zu mir kommen“. In ihren jeweiligen biographischen Verläufen geht der Auseinandersetzung mit den Bedarfen anderer inter* bzw. transgeschlechtlicher Menschen eine Annäherung an eigene in der Vergangenheit erlebe Grenzverletzungen und nicht erfüllte Bedürfnisse voraus. Dabei vollzieht sich die Entwicklung einer neuen biographischen Perspektive in krisenhafter Form: ‚Vergessene’ Erfahrungen, werden zunächst überwiegend körperlich –</w:t>
      </w:r>
      <w:r w:rsidR="00CC30BA">
        <w:rPr>
          <w:color w:val="000000" w:themeColor="text1"/>
        </w:rPr>
        <w:t xml:space="preserve"> </w:t>
      </w:r>
      <w:r w:rsidRPr="007310A7">
        <w:rPr>
          <w:color w:val="000000" w:themeColor="text1"/>
        </w:rPr>
        <w:t>für Kristin - oder in Form eines Überlastungsbedingten Zusammenbruchs –</w:t>
      </w:r>
      <w:r w:rsidR="00CC30BA">
        <w:rPr>
          <w:color w:val="000000" w:themeColor="text1"/>
        </w:rPr>
        <w:t xml:space="preserve"> </w:t>
      </w:r>
      <w:r w:rsidRPr="007310A7">
        <w:rPr>
          <w:color w:val="000000" w:themeColor="text1"/>
        </w:rPr>
        <w:t xml:space="preserve">bei Robin – unerwartet thematisch. Vergessen als ein dem Bewusstsein vorübergehend oder anhaltend nicht verfügbarer Inhalt, muss hier dementsprechend in Anführungszeichen gesetzt werden </w:t>
      </w:r>
      <w:r w:rsidR="00F33FB8" w:rsidRPr="007310A7">
        <w:rPr>
          <w:color w:val="000000" w:themeColor="text1"/>
        </w:rPr>
        <w:fldChar w:fldCharType="begin"/>
      </w:r>
      <w:r w:rsidR="00F33FB8" w:rsidRPr="007310A7">
        <w:rPr>
          <w:color w:val="000000" w:themeColor="text1"/>
        </w:rPr>
        <w:instrText xml:space="preserve"> ADDIN ZOTERO_ITEM CSL_CITATION {"citationID":"5yJB1phY","properties":{"unsorted":false,"formattedCitation":"(vgl. Dimbath 2020, 311)","plainCitation":"(vgl. Dimbath 2020, 311)","noteIndex":0},"citationItems":[{"id":1181,"uris":["http://zotero.org/users/local/owKliTIb/items/WKW4SUAP"],"itemData":{"id":1181,"type":"chapter","container-title":"Zeit im Lebensverlauf: Ein Glossar","DOI":"10.1515/9783839448625-051","page":"311-316","publisher":"transcript Verlag","publisher-place":"Bielefeld","title":"Vergessen","author":[{"family":"Dimbath","given":"Oliver"}],"editor":[{"family":"Schinkel","given":"Sebastian"},{"family":"Hösel","given":"Fanny"},{"family":"Köhler","given":"Sina-Mareen"},{"family":"König","given":"Alexandra"},{"family":"Schilling","given":"Elisabeth"},{"family":"Schreiber","given":"Julia"},{"family":"Soremski","given":"Regina"},{"family":"Zschach","given":"Maren"}],"issued":{"date-parts":[["2020"]]}},"locator":"311","label":"page","prefix":"vgl."}],"schema":"https://github.com/citation-style-language/schema/raw/master/csl-citation.json"} </w:instrText>
      </w:r>
      <w:r w:rsidR="00F33FB8" w:rsidRPr="007310A7">
        <w:rPr>
          <w:color w:val="000000" w:themeColor="text1"/>
        </w:rPr>
        <w:fldChar w:fldCharType="separate"/>
      </w:r>
      <w:r w:rsidR="00F33FB8" w:rsidRPr="007310A7">
        <w:rPr>
          <w:rFonts w:ascii="Cambria" w:hAnsi="Cambria"/>
          <w:color w:val="000000" w:themeColor="text1"/>
        </w:rPr>
        <w:t xml:space="preserve">(vgl. </w:t>
      </w:r>
      <w:proofErr w:type="spellStart"/>
      <w:r w:rsidR="00F33FB8" w:rsidRPr="007310A7">
        <w:rPr>
          <w:rFonts w:ascii="Cambria" w:hAnsi="Cambria"/>
          <w:color w:val="000000" w:themeColor="text1"/>
        </w:rPr>
        <w:t>Dimbath</w:t>
      </w:r>
      <w:proofErr w:type="spellEnd"/>
      <w:r w:rsidR="00F33FB8" w:rsidRPr="007310A7">
        <w:rPr>
          <w:rFonts w:ascii="Cambria" w:hAnsi="Cambria"/>
          <w:color w:val="000000" w:themeColor="text1"/>
        </w:rPr>
        <w:t xml:space="preserve"> 2020, 311)</w:t>
      </w:r>
      <w:r w:rsidR="00F33FB8" w:rsidRPr="007310A7">
        <w:rPr>
          <w:color w:val="000000" w:themeColor="text1"/>
        </w:rPr>
        <w:fldChar w:fldCharType="end"/>
      </w:r>
      <w:r w:rsidRPr="007310A7">
        <w:rPr>
          <w:color w:val="000000" w:themeColor="text1"/>
        </w:rPr>
        <w:t xml:space="preserve">. Denn es ist davon auszugehen, dass das ‚Vergessene’ von den Biograph*innen ursprünglich als so überwältigend erlebt wurde, dass von keinem gewöhnlichen Vergessen, sondern vielmehr einem dissoziativen </w:t>
      </w:r>
      <w:r w:rsidR="00CC30BA">
        <w:rPr>
          <w:color w:val="000000" w:themeColor="text1"/>
        </w:rPr>
        <w:t>Abspaltungs-</w:t>
      </w:r>
      <w:r w:rsidRPr="007310A7">
        <w:rPr>
          <w:color w:val="000000" w:themeColor="text1"/>
        </w:rPr>
        <w:t xml:space="preserve">Prozess ausgegangen werden muss. </w:t>
      </w:r>
      <w:r w:rsidRPr="007310A7">
        <w:rPr>
          <w:color w:val="000000" w:themeColor="text1"/>
          <w:lang w:val="en-US"/>
        </w:rPr>
        <w:t xml:space="preserve">Spiegel </w:t>
      </w:r>
      <w:proofErr w:type="spellStart"/>
      <w:r w:rsidRPr="007310A7">
        <w:rPr>
          <w:color w:val="000000" w:themeColor="text1"/>
          <w:lang w:val="en-US"/>
        </w:rPr>
        <w:t>differenziert</w:t>
      </w:r>
      <w:proofErr w:type="spellEnd"/>
      <w:r w:rsidRPr="007310A7">
        <w:rPr>
          <w:color w:val="000000" w:themeColor="text1"/>
          <w:lang w:val="en-US"/>
        </w:rPr>
        <w:t xml:space="preserve"> </w:t>
      </w:r>
      <w:proofErr w:type="spellStart"/>
      <w:r w:rsidRPr="007310A7">
        <w:rPr>
          <w:color w:val="000000" w:themeColor="text1"/>
          <w:lang w:val="en-US"/>
        </w:rPr>
        <w:t>diesbezüglich</w:t>
      </w:r>
      <w:proofErr w:type="spellEnd"/>
      <w:r w:rsidRPr="007310A7">
        <w:rPr>
          <w:color w:val="000000" w:themeColor="text1"/>
          <w:lang w:val="en-US"/>
        </w:rPr>
        <w:t xml:space="preserve">: </w:t>
      </w:r>
    </w:p>
    <w:p w14:paraId="234F56BF" w14:textId="671293E2" w:rsidR="005510E2" w:rsidRPr="007310A7" w:rsidRDefault="005510E2" w:rsidP="00F33FB8">
      <w:pPr>
        <w:spacing w:before="240" w:after="240" w:line="360" w:lineRule="auto"/>
        <w:ind w:left="567" w:right="509"/>
        <w:jc w:val="both"/>
        <w:rPr>
          <w:color w:val="000000" w:themeColor="text1"/>
          <w:sz w:val="22"/>
          <w:szCs w:val="22"/>
        </w:rPr>
      </w:pPr>
      <w:r w:rsidRPr="007310A7">
        <w:rPr>
          <w:color w:val="000000" w:themeColor="text1"/>
          <w:sz w:val="22"/>
          <w:szCs w:val="22"/>
          <w:lang w:val="en-US"/>
        </w:rPr>
        <w:t xml:space="preserve">„The nature of traumatic dissociative amnesia is such that it is not subject to the rules of ordinary forgetting; it is more, rather than less, common after </w:t>
      </w:r>
      <w:r w:rsidRPr="007310A7">
        <w:rPr>
          <w:color w:val="000000" w:themeColor="text1"/>
          <w:sz w:val="22"/>
          <w:szCs w:val="22"/>
          <w:lang w:val="en-US"/>
        </w:rPr>
        <w:lastRenderedPageBreak/>
        <w:t xml:space="preserve">repeated episodes; involves strong affect; and is resistant to retrieval through salient cues.“ </w:t>
      </w:r>
      <w:r w:rsidR="00443553" w:rsidRPr="007310A7">
        <w:rPr>
          <w:color w:val="000000" w:themeColor="text1"/>
          <w:sz w:val="22"/>
          <w:szCs w:val="22"/>
          <w:lang w:val="en-US"/>
        </w:rPr>
        <w:fldChar w:fldCharType="begin"/>
      </w:r>
      <w:r w:rsidR="00443553" w:rsidRPr="007310A7">
        <w:rPr>
          <w:color w:val="000000" w:themeColor="text1"/>
          <w:sz w:val="22"/>
          <w:szCs w:val="22"/>
          <w:lang w:val="en-US"/>
        </w:rPr>
        <w:instrText xml:space="preserve"> ADDIN ZOTERO_ITEM CSL_CITATION {"citationID":"hTSuxM7u","properties":{"unsorted":false,"formattedCitation":"(Spiegel 1997, 6)","plainCitation":"(Spiegel 1997, 6)","noteIndex":0},"citationItems":[{"id":1403,"uris":["http://zotero.org/users/local/owKliTIb/items/WW69JVHY"],"itemData":{"id":1403,"type":"chapter","container-title":"Repressed memories","page":"5–11","publisher":"American Psychiatric Press","publisher-place":"Washington (DC)","title":"Foreword","author":[{"family":"Spiegel","given":"David"}],"editor":[{"family":"Spiegel","given":"David"}],"issued":{"date-parts":[["1997"]]}},"locator":"6","label":"page"}],"schema":"https://github.com/citation-style-language/schema/raw/master/csl-citation.json"} </w:instrText>
      </w:r>
      <w:r w:rsidR="00443553" w:rsidRPr="007310A7">
        <w:rPr>
          <w:color w:val="000000" w:themeColor="text1"/>
          <w:sz w:val="22"/>
          <w:szCs w:val="22"/>
          <w:lang w:val="en-US"/>
        </w:rPr>
        <w:fldChar w:fldCharType="separate"/>
      </w:r>
      <w:r w:rsidR="00443553" w:rsidRPr="007310A7">
        <w:rPr>
          <w:rFonts w:ascii="Cambria" w:hAnsi="Cambria"/>
          <w:color w:val="000000" w:themeColor="text1"/>
          <w:sz w:val="22"/>
        </w:rPr>
        <w:t>(Spiegel 1997, 6)</w:t>
      </w:r>
      <w:r w:rsidR="00443553" w:rsidRPr="007310A7">
        <w:rPr>
          <w:color w:val="000000" w:themeColor="text1"/>
          <w:sz w:val="22"/>
          <w:szCs w:val="22"/>
          <w:lang w:val="en-US"/>
        </w:rPr>
        <w:fldChar w:fldCharType="end"/>
      </w:r>
    </w:p>
    <w:p w14:paraId="11339F50" w14:textId="2A329197" w:rsidR="005510E2" w:rsidRPr="007310A7" w:rsidRDefault="005510E2" w:rsidP="005510E2">
      <w:pPr>
        <w:pStyle w:val="Funotentext"/>
        <w:spacing w:line="360" w:lineRule="auto"/>
        <w:jc w:val="both"/>
        <w:rPr>
          <w:color w:val="000000" w:themeColor="text1"/>
        </w:rPr>
      </w:pPr>
      <w:r w:rsidRPr="007310A7">
        <w:rPr>
          <w:color w:val="000000" w:themeColor="text1"/>
        </w:rPr>
        <w:t xml:space="preserve">Dies entspricht ebenfalls den bereits dargestellten Ergebnissen der neueren psycho-traumatologischen Dissoziationsforschung, die aufweist, dass es sich hierbei im Wesentlichen um eine Schutzfunktion der Psyche in der Konfrontation mit nicht-integrierbaren überwältigenden Eindrücken bzw. Inhalten handelt (siehe </w:t>
      </w:r>
      <w:r w:rsidR="00CC30BA">
        <w:rPr>
          <w:color w:val="000000" w:themeColor="text1"/>
        </w:rPr>
        <w:t>auch 3</w:t>
      </w:r>
      <w:r w:rsidRPr="007310A7">
        <w:rPr>
          <w:color w:val="000000" w:themeColor="text1"/>
        </w:rPr>
        <w:t>.3.3). Zudem muss bei hochbelastenden Erlebnissen davon ausgegangen werden, dass diese weiterhin auf körperlicher und neurologischer Ebene gespeichert und auch ohne eine bewusste Erinnerung – in Form von sogenannten Triggern – potentiell aktivierbar sind. Daher erscheint der Begriff der Trauma-induzierten, dissoziative Amnesie hier zutreffend</w:t>
      </w:r>
      <w:r w:rsidR="00F33FB8" w:rsidRPr="007310A7">
        <w:rPr>
          <w:color w:val="000000" w:themeColor="text1"/>
        </w:rPr>
        <w:t xml:space="preserve"> </w:t>
      </w:r>
      <w:r w:rsidR="00F33FB8" w:rsidRPr="007310A7">
        <w:rPr>
          <w:color w:val="000000" w:themeColor="text1"/>
        </w:rPr>
        <w:fldChar w:fldCharType="begin"/>
      </w:r>
      <w:r w:rsidR="000B7865">
        <w:rPr>
          <w:color w:val="000000" w:themeColor="text1"/>
        </w:rPr>
        <w:instrText xml:space="preserve"> ADDIN ZOTERO_ITEM CSL_CITATION {"citationID":"YO2CyR9V","properties":{"unsorted":false,"formattedCitation":"(vgl. z.B. Gysi 2025, 272ff)","plainCitation":"(vgl. z.B. Gysi 2025, 272ff)","dontUpdate":true,"noteIndex":0},"citationItems":[{"id":1170,"uris":["http://zotero.org/users/local/owKliTIb/items/RJH4NHRT"],"itemData":{"id":1170,"type":"book","publisher":"Hogrefe Verlag","publisher-place":"Bern","title":"Diagnostik von Traumafolgestörungen, Multiaxiales Trauma-Dissoziations-Modell nach ICD-11","author":[{"family":"Gysi","given":"Jan"}],"issued":{"date-parts":[["2025"]]}},"locator":"272ff","label":"page","prefix":"vgl. z.B."}],"schema":"https://github.com/citation-style-language/schema/raw/master/csl-citation.json"} </w:instrText>
      </w:r>
      <w:r w:rsidR="00F33FB8" w:rsidRPr="007310A7">
        <w:rPr>
          <w:color w:val="000000" w:themeColor="text1"/>
        </w:rPr>
        <w:fldChar w:fldCharType="separate"/>
      </w:r>
      <w:r w:rsidR="00F33FB8" w:rsidRPr="007310A7">
        <w:rPr>
          <w:rFonts w:ascii="Cambria" w:hAnsi="Cambria"/>
          <w:color w:val="000000" w:themeColor="text1"/>
        </w:rPr>
        <w:t xml:space="preserve">(vgl. </w:t>
      </w:r>
      <w:r w:rsidR="00CC30BA">
        <w:rPr>
          <w:rFonts w:ascii="Cambria" w:hAnsi="Cambria"/>
          <w:color w:val="000000" w:themeColor="text1"/>
        </w:rPr>
        <w:t>auch</w:t>
      </w:r>
      <w:r w:rsidR="00F33FB8" w:rsidRPr="007310A7">
        <w:rPr>
          <w:rFonts w:ascii="Cambria" w:hAnsi="Cambria"/>
          <w:color w:val="000000" w:themeColor="text1"/>
        </w:rPr>
        <w:t xml:space="preserve"> Gysi 2025, 272ff</w:t>
      </w:r>
      <w:r w:rsidR="00CC30BA">
        <w:rPr>
          <w:rFonts w:ascii="Cambria" w:hAnsi="Cambria"/>
          <w:color w:val="000000" w:themeColor="text1"/>
        </w:rPr>
        <w:t>.</w:t>
      </w:r>
      <w:r w:rsidR="00F33FB8" w:rsidRPr="007310A7">
        <w:rPr>
          <w:rFonts w:ascii="Cambria" w:hAnsi="Cambria"/>
          <w:color w:val="000000" w:themeColor="text1"/>
        </w:rPr>
        <w:t>)</w:t>
      </w:r>
      <w:r w:rsidR="00F33FB8" w:rsidRPr="007310A7">
        <w:rPr>
          <w:color w:val="000000" w:themeColor="text1"/>
        </w:rPr>
        <w:fldChar w:fldCharType="end"/>
      </w:r>
      <w:r w:rsidRPr="007310A7">
        <w:rPr>
          <w:color w:val="000000" w:themeColor="text1"/>
        </w:rPr>
        <w:t>.</w:t>
      </w:r>
    </w:p>
    <w:p w14:paraId="738BCEB0" w14:textId="77777777" w:rsidR="00D02490" w:rsidRDefault="005510E2" w:rsidP="00F33FB8">
      <w:pPr>
        <w:spacing w:before="240" w:line="360" w:lineRule="auto"/>
        <w:jc w:val="both"/>
        <w:rPr>
          <w:color w:val="000000" w:themeColor="text1"/>
        </w:rPr>
      </w:pPr>
      <w:r w:rsidRPr="007310A7">
        <w:rPr>
          <w:color w:val="000000" w:themeColor="text1"/>
        </w:rPr>
        <w:t xml:space="preserve">Das plötzliche Thematisch-Werden des Erlebten im Zuge leib-körperlicher </w:t>
      </w:r>
      <w:r w:rsidR="007B174B">
        <w:rPr>
          <w:color w:val="000000" w:themeColor="text1"/>
        </w:rPr>
        <w:t>Krisen- und Belastungs</w:t>
      </w:r>
      <w:r w:rsidRPr="007310A7">
        <w:rPr>
          <w:color w:val="000000" w:themeColor="text1"/>
        </w:rPr>
        <w:t>erfahrungen im Erwachsenenalter verbindet die biographischen Verläufe von Robin und Kristin. Dabei lässt sich dies</w:t>
      </w:r>
      <w:r w:rsidR="007B174B">
        <w:rPr>
          <w:color w:val="000000" w:themeColor="text1"/>
        </w:rPr>
        <w:t xml:space="preserve">e Entwicklung </w:t>
      </w:r>
      <w:r w:rsidRPr="007310A7">
        <w:rPr>
          <w:color w:val="000000" w:themeColor="text1"/>
        </w:rPr>
        <w:t>ebenfalls im Kontext dissoziativer Prozess</w:t>
      </w:r>
      <w:r w:rsidR="007B174B">
        <w:rPr>
          <w:color w:val="000000" w:themeColor="text1"/>
        </w:rPr>
        <w:t>e</w:t>
      </w:r>
      <w:r w:rsidRPr="007310A7">
        <w:rPr>
          <w:color w:val="000000" w:themeColor="text1"/>
        </w:rPr>
        <w:t xml:space="preserve"> verstehen: Deren innerpsychische Barriere-Funktion kann sich sowohl im Zuge extremer Belastungssituationen als auch auf Grund erneuter Trauma- bzw. dem Trauma ähnlichen Erlebnisse erschöpfen, so dass es zu einer Re-Aktivierung der dissoziierten Inhalte kommt</w:t>
      </w:r>
      <w:r w:rsidR="00B1248B" w:rsidRPr="007310A7">
        <w:rPr>
          <w:color w:val="000000" w:themeColor="text1"/>
        </w:rPr>
        <w:t xml:space="preserve"> </w:t>
      </w:r>
      <w:r w:rsidR="00B1248B" w:rsidRPr="007310A7">
        <w:rPr>
          <w:color w:val="000000" w:themeColor="text1"/>
        </w:rPr>
        <w:fldChar w:fldCharType="begin"/>
      </w:r>
      <w:r w:rsidR="005A33D4" w:rsidRPr="007310A7">
        <w:rPr>
          <w:color w:val="000000" w:themeColor="text1"/>
        </w:rPr>
        <w:instrText xml:space="preserve"> ADDIN ZOTERO_ITEM CSL_CITATION {"citationID":"p4AKHdOy","properties":{"unsorted":true,"formattedCitation":"(vgl. z.B. Gapp-Bau\\uc0\\u223{} 2010, 349ff; Loch 2008; B. A. van der Kolk 1998)","plainCitation":"(vgl. z.B. Gapp-Bauß 2010, 349ff; Loch 2008; B. A. van der Kolk 1998)","dontUpdate":true,"noteIndex":0},"citationItems":[{"id":1183,"uris":["http://zotero.org/users/local/owKliTIb/items/7S6S3MQ4"],"itemData":{"id":1183,"type":"chapter","container-title":"Handbuch Rituelle Gewalt. Erkennen – Hilfe für Betroffene – Interdisziplinäre Kooperation","page":"349-364","publisher":"Pabst Science Publishers","publisher-place":"Lengerich","title":"Eine ganzheitliche Betrachtung des Heilungsprozesses bei Dissoziation","author":[{"family":"Gapp-Bauß","given":"Sabine"}],"editor":[{"family":"Fliß","given":"Claudia"},{"family":"Igney","given":"Claudia"}],"issued":{"date-parts":[["2010"]]}},"locator":"349ff","label":"page","prefix":"vgl. z.B."},{"id":869,"uris":["http://zotero.org/users/local/owKliTIb/items/9GLC5XER"],"itemData":{"id":869,"type":"article-journal","container-title":"Forum Qualitative Sozialforschung","issue":"1","page":"Art. 54","title":"Spuren von Traumatisierungen in narrativen Interviews","volume":"9","author":[{"family":"Loch","given":"Ulrike"}],"issued":{"date-parts":[["2008"]]}}},{"id":1405,"uris":["http://zotero.org/users/local/owKliTIb/items/G54SJMGN"],"itemData":{"id":1405,"type":"article-journal","abstract":"The study of traumatic memories challenges several basic notions about the nature of memory: (i) that memory always is a constructive process; (ii) that memory is primarily declarative (i.e. that people can articulate what they know in words and symbol) (iii) that memory is present in consciousness in a continuous and uninterrupted fashion; and (iv) that memory always disintegrates in accuracy over time. A century of study of traumatic memories shows that (i) semantic representations may coexist with sensory imprints; (ii) unlike trauma narratives, these sensory experiences often remain stable over time, unaltered by other life experiences; (iii) they may return, triggered by reminders, with a vividness as if the experience were happening all over again; and (iv) these flashbacks may occur in a mental state in which victims are unable to precisely articulate what they are feeling and thinking. The present paper reviews the literature on traumatic memories and discusses the recent neuroimaging studies which seem to clarify the neurobiological underpinnings of the differences between ordinary and traumatic memories.","container-title":"Psychiatry and Clinical Neurosciences","DOI":"10.1046/j.1440-1819.1998.0520s5S97.x","ISSN":"1323-1316","issue":"S1","journalAbbreviation":"Psychiatry and Clinical Neurosciences","page":"52-64","title":"Trauma and memory","volume":"52","author":[{"family":"Kolk","given":"Bessel A.","non-dropping-particle":"van der"}],"issued":{"date-parts":[["1998"]]}}}],"schema":"https://github.com/citation-style-language/schema/raw/master/csl-citation.json"} </w:instrText>
      </w:r>
      <w:r w:rsidR="00B1248B" w:rsidRPr="007310A7">
        <w:rPr>
          <w:color w:val="000000" w:themeColor="text1"/>
        </w:rPr>
        <w:fldChar w:fldCharType="separate"/>
      </w:r>
      <w:r w:rsidR="00477042" w:rsidRPr="007310A7">
        <w:rPr>
          <w:rFonts w:ascii="Cambria" w:hAnsi="Cambria" w:cs="Times New Roman"/>
          <w:color w:val="000000" w:themeColor="text1"/>
        </w:rPr>
        <w:t>(vgl. z.B. Gapp-</w:t>
      </w:r>
      <w:proofErr w:type="spellStart"/>
      <w:r w:rsidR="00477042" w:rsidRPr="007310A7">
        <w:rPr>
          <w:rFonts w:ascii="Cambria" w:hAnsi="Cambria" w:cs="Times New Roman"/>
          <w:color w:val="000000" w:themeColor="text1"/>
        </w:rPr>
        <w:t>Bauß</w:t>
      </w:r>
      <w:proofErr w:type="spellEnd"/>
      <w:r w:rsidR="00477042" w:rsidRPr="007310A7">
        <w:rPr>
          <w:rFonts w:ascii="Cambria" w:hAnsi="Cambria" w:cs="Times New Roman"/>
          <w:color w:val="000000" w:themeColor="text1"/>
        </w:rPr>
        <w:t xml:space="preserve"> 2010, 349ff; Loch 2008; van der Kolk 1998)</w:t>
      </w:r>
      <w:r w:rsidR="00B1248B" w:rsidRPr="007310A7">
        <w:rPr>
          <w:color w:val="000000" w:themeColor="text1"/>
        </w:rPr>
        <w:fldChar w:fldCharType="end"/>
      </w:r>
      <w:r w:rsidRPr="007310A7">
        <w:rPr>
          <w:color w:val="000000" w:themeColor="text1"/>
        </w:rPr>
        <w:t xml:space="preserve">. Jedoch ist davon auszugehen, dass Dissoziations- und Assoziationsprozesse – </w:t>
      </w:r>
      <w:r w:rsidR="00D02490">
        <w:rPr>
          <w:color w:val="000000" w:themeColor="text1"/>
        </w:rPr>
        <w:t xml:space="preserve">letzteres </w:t>
      </w:r>
      <w:r w:rsidRPr="007310A7">
        <w:rPr>
          <w:color w:val="000000" w:themeColor="text1"/>
        </w:rPr>
        <w:t xml:space="preserve">im Sinne einer Bewusstwerdung des Erlebten bzw. des abgespaltenen Persönlichkeitsanteils der das Trauma </w:t>
      </w:r>
      <w:r w:rsidR="00D02490">
        <w:rPr>
          <w:color w:val="000000" w:themeColor="text1"/>
        </w:rPr>
        <w:t>e</w:t>
      </w:r>
      <w:r w:rsidRPr="007310A7">
        <w:rPr>
          <w:color w:val="000000" w:themeColor="text1"/>
        </w:rPr>
        <w:t>rlebte – nicht nur auf einer individualpsychologischen Ebene verstehbar sind. So sind gesellschaftlich dominante Erinnerungskulturen und Normanforderungen hinsichtlich der Frage, was wie erinnert bzw. erzählt werden kann ebenfalls relevante Bedingung der Möglichkeit von Trauma-assoziierter Erinnerung</w:t>
      </w:r>
      <w:r w:rsidR="00B1248B" w:rsidRPr="007310A7">
        <w:rPr>
          <w:color w:val="000000" w:themeColor="text1"/>
        </w:rPr>
        <w:t xml:space="preserve"> </w:t>
      </w:r>
      <w:r w:rsidR="00B1248B" w:rsidRPr="007310A7">
        <w:rPr>
          <w:color w:val="000000" w:themeColor="text1"/>
        </w:rPr>
        <w:fldChar w:fldCharType="begin"/>
      </w:r>
      <w:r w:rsidR="005A33D4" w:rsidRPr="007310A7">
        <w:rPr>
          <w:color w:val="000000" w:themeColor="text1"/>
        </w:rPr>
        <w:instrText xml:space="preserve"> ADDIN ZOTERO_ITEM CSL_CITATION {"citationID":"5icsRwVW","properties":{"unsorted":false,"formattedCitation":"(vgl. Dimbath 2020; Hinrichsen und Epp 2024; Pohn-Lauggas und Sch\\uc0\\u228{}fer 2024)","plainCitation":"(vgl. Dimbath 2020; Hinrichsen und Epp 2024; Pohn-Lauggas und Schäfer 2024)","dontUpdate":true,"noteIndex":0},"citationItems":[{"id":1181,"uris":["http://zotero.org/users/local/owKliTIb/items/WKW4SUAP"],"itemData":{"id":1181,"type":"chapter","container-title":"Zeit im Lebensverlauf: Ein Glossar","DOI":"10.1515/9783839448625-051","page":"311-316","publisher":"transcript Verlag","publisher-place":"Bielefeld","title":"Vergessen","author":[{"family":"Dimbath","given":"Oliver"}],"editor":[{"family":"Schinkel","given":"Sebastian"},{"family":"Hösel","given":"Fanny"},{"family":"Köhler","given":"Sina-Mareen"},{"family":"König","given":"Alexandra"},{"family":"Schilling","given":"Elisabeth"},{"family":"Schreiber","given":"Julia"},{"family":"Soremski","given":"Regina"},{"family":"Zschach","given":"Maren"}],"issued":{"date-parts":[["2020"]]}},"prefix":"vgl."},{"id":1406,"uris":["http://zotero.org/users/local/owKliTIb/items/LBB87NDU"],"itemData":{"id":1406,"type":"article-journal","container-title":"BIOS – Zeitschrift für Biographieforschung Oral History und Lebensverlaufsanalysen","DOI":"10.3224/bios.v36i1.01","page":"3-11","title":"Biographie und Vergessen: Perspektiven und Gegenstandsbereiche einer vergessenssensiblen Biographieforschung. Einleitung in das Themenheft","volume":"36","author":[{"family":"Hinrichsen","given":"Merle"},{"family":"Epp","given":"André"}],"issued":{"date-parts":[["2024",11]]}}},{"id":1185,"uris":["http://zotero.org/users/local/owKliTIb/items/7ZWJRIYK"],"itemData":{"id":1185,"type":"article-journal","container-title":"Bios","DOI":"10.3224/bios.v36i1.04","issue":"1","page":"50–70","publisher":"Verlag Barbara Budrich GmbH","title":"Soziale Bedingungen von Erinnern und Vergessen: biographische und intergenerationale Dynamiken","volume":"36","author":[{"family":"Pohn-Lauggas","given":"Maria"},{"family":"Schäfer","given":"Miriam"}],"issued":{"date-parts":[["2024"]]}}}],"schema":"https://github.com/citation-style-language/schema/raw/master/csl-citation.json"} </w:instrText>
      </w:r>
      <w:r w:rsidR="00B1248B" w:rsidRPr="007310A7">
        <w:rPr>
          <w:color w:val="000000" w:themeColor="text1"/>
        </w:rPr>
        <w:fldChar w:fldCharType="separate"/>
      </w:r>
      <w:r w:rsidR="00477042" w:rsidRPr="007310A7">
        <w:rPr>
          <w:rFonts w:ascii="Cambria" w:hAnsi="Cambria" w:cs="Times New Roman"/>
          <w:color w:val="000000" w:themeColor="text1"/>
        </w:rPr>
        <w:t xml:space="preserve">(vgl. </w:t>
      </w:r>
      <w:proofErr w:type="spellStart"/>
      <w:r w:rsidR="00477042" w:rsidRPr="007310A7">
        <w:rPr>
          <w:rFonts w:ascii="Cambria" w:hAnsi="Cambria" w:cs="Times New Roman"/>
          <w:color w:val="000000" w:themeColor="text1"/>
        </w:rPr>
        <w:t>Dimbath</w:t>
      </w:r>
      <w:proofErr w:type="spellEnd"/>
      <w:r w:rsidR="00477042" w:rsidRPr="007310A7">
        <w:rPr>
          <w:rFonts w:ascii="Cambria" w:hAnsi="Cambria" w:cs="Times New Roman"/>
          <w:color w:val="000000" w:themeColor="text1"/>
        </w:rPr>
        <w:t xml:space="preserve"> 2020; Hinrichsen, Epp 2024; </w:t>
      </w:r>
      <w:proofErr w:type="spellStart"/>
      <w:r w:rsidR="00477042" w:rsidRPr="007310A7">
        <w:rPr>
          <w:rFonts w:ascii="Cambria" w:hAnsi="Cambria" w:cs="Times New Roman"/>
          <w:color w:val="000000" w:themeColor="text1"/>
        </w:rPr>
        <w:t>Pohn-Lauggas</w:t>
      </w:r>
      <w:proofErr w:type="spellEnd"/>
      <w:r w:rsidR="00477042" w:rsidRPr="007310A7">
        <w:rPr>
          <w:rFonts w:ascii="Cambria" w:hAnsi="Cambria" w:cs="Times New Roman"/>
          <w:color w:val="000000" w:themeColor="text1"/>
        </w:rPr>
        <w:t>, Schäfer 2024)</w:t>
      </w:r>
      <w:r w:rsidR="00B1248B" w:rsidRPr="007310A7">
        <w:rPr>
          <w:color w:val="000000" w:themeColor="text1"/>
        </w:rPr>
        <w:fldChar w:fldCharType="end"/>
      </w:r>
      <w:r w:rsidRPr="007310A7">
        <w:rPr>
          <w:color w:val="000000" w:themeColor="text1"/>
        </w:rPr>
        <w:t xml:space="preserve">. </w:t>
      </w:r>
    </w:p>
    <w:p w14:paraId="5EBC48EE" w14:textId="2E2B3A9D" w:rsidR="005510E2" w:rsidRPr="007310A7" w:rsidRDefault="005510E2" w:rsidP="00D02490">
      <w:pPr>
        <w:spacing w:line="360" w:lineRule="auto"/>
        <w:jc w:val="both"/>
        <w:rPr>
          <w:color w:val="000000" w:themeColor="text1"/>
        </w:rPr>
      </w:pPr>
      <w:r w:rsidRPr="007310A7">
        <w:rPr>
          <w:color w:val="000000" w:themeColor="text1"/>
        </w:rPr>
        <w:t>Eine tiefgreifende Krisenerfahrung ist zunächst Ausgangspunkt für einen Erinnerungsprozess der beiden Biograph*innen. Doch erst ein sozialer Kontext, der die eigenen Erfahrungen validiert oder sogar teilt, ermöglicht das Wieder-Erinnerte mittels kollektiver, bewegungspolitischer Bezugnahmen mit Bedeutung zu verknüpfen. Dabei zeigt sich, wie bereits dargestellt, dass die Begegnung mit anderen TIN* positionierten bzw. TIN* affirmativen Personen mitermöglicht</w:t>
      </w:r>
      <w:r w:rsidR="00D02490">
        <w:rPr>
          <w:color w:val="000000" w:themeColor="text1"/>
        </w:rPr>
        <w:t>,</w:t>
      </w:r>
      <w:r w:rsidRPr="007310A7">
        <w:rPr>
          <w:color w:val="000000" w:themeColor="text1"/>
        </w:rPr>
        <w:t xml:space="preserve"> etablierte </w:t>
      </w:r>
      <w:r w:rsidRPr="007310A7">
        <w:rPr>
          <w:color w:val="000000" w:themeColor="text1"/>
        </w:rPr>
        <w:lastRenderedPageBreak/>
        <w:t>familiale Narrative in Frage zu stellen und dadurch Sinnkonstruktionen vorzunehmen, die mehr Raum für das jeweils eigenen Erleben zur Verfügung stellen. Aus der Verbindung von leib</w:t>
      </w:r>
      <w:r w:rsidR="00D02490">
        <w:rPr>
          <w:color w:val="000000" w:themeColor="text1"/>
        </w:rPr>
        <w:t>-körperlichem</w:t>
      </w:r>
      <w:r w:rsidRPr="007310A7">
        <w:rPr>
          <w:color w:val="000000" w:themeColor="text1"/>
        </w:rPr>
        <w:t xml:space="preserve"> Erleben, relationalen (Selbst-)Reflexionsräumen und hinsichtlich geschlechtlicher Non-Normativität sensibilisierten sozialen Kontexten entsteht ein Möglichkeitsraum für die bewusstere Auseinandersetzung mit der eigenen Biographie. Letztere ist im weiteren Verlauf – der bereits etablierten Professionalisierungsstrategie folgend - Ausgangspunkt für die berufliche Spezialisierung von Robin und Kristin im Bereich Inter- und Transgeschlechtlichkeit.</w:t>
      </w:r>
    </w:p>
    <w:p w14:paraId="4B4CAC22" w14:textId="3E5B65FA" w:rsidR="005510E2" w:rsidRPr="007310A7" w:rsidRDefault="005510E2" w:rsidP="00B1248B">
      <w:pPr>
        <w:spacing w:before="240" w:line="360" w:lineRule="auto"/>
        <w:jc w:val="both"/>
        <w:rPr>
          <w:color w:val="000000" w:themeColor="text1"/>
        </w:rPr>
      </w:pPr>
      <w:r w:rsidRPr="007310A7">
        <w:rPr>
          <w:color w:val="000000" w:themeColor="text1"/>
        </w:rPr>
        <w:t>Alex konzentriert sich in seiner Professionalisierung zwar nicht explizit auf die Situation intergeschlechtliche Menschen, übernimmt jedoch trotz seiner eigenen wiederkehrenden Belastungen Verantwortung und Sorge-Arbeit für seine Mitschüler</w:t>
      </w:r>
      <w:r w:rsidR="003162F4">
        <w:rPr>
          <w:color w:val="000000" w:themeColor="text1"/>
        </w:rPr>
        <w:t>I</w:t>
      </w:r>
      <w:r w:rsidRPr="007310A7">
        <w:rPr>
          <w:color w:val="000000" w:themeColor="text1"/>
        </w:rPr>
        <w:t xml:space="preserve">nnen. In Situationen in denen er darauf besteht kranke oder verletzte Gleichaltrige nach Hause zu begleiten deutet sich an, dass er ebenfalls eigene Erfahrungen ausbleibender Fürsorge bearbeitet. </w:t>
      </w:r>
    </w:p>
    <w:p w14:paraId="57747EAC" w14:textId="07AA7C41" w:rsidR="005510E2" w:rsidRPr="007310A7" w:rsidRDefault="005510E2" w:rsidP="005510E2">
      <w:pPr>
        <w:spacing w:line="360" w:lineRule="auto"/>
        <w:jc w:val="both"/>
        <w:rPr>
          <w:color w:val="000000" w:themeColor="text1"/>
        </w:rPr>
      </w:pPr>
      <w:r w:rsidRPr="007310A7">
        <w:rPr>
          <w:color w:val="000000" w:themeColor="text1"/>
        </w:rPr>
        <w:t xml:space="preserve">Dass in Alex Biographie anders als in den Fällen von Kristin und Robin der Fokus auf die Begleitung und Unterstützung intergeschlechtlicher Peers (noch) nicht erkennbar ist, kann einerseits im Zusammenhang mit seinem </w:t>
      </w:r>
      <w:r w:rsidR="006F735C">
        <w:rPr>
          <w:color w:val="000000" w:themeColor="text1"/>
        </w:rPr>
        <w:t xml:space="preserve">deutlich jüngeren </w:t>
      </w:r>
      <w:r w:rsidRPr="007310A7">
        <w:rPr>
          <w:color w:val="000000" w:themeColor="text1"/>
        </w:rPr>
        <w:t xml:space="preserve">Alter und der </w:t>
      </w:r>
      <w:r w:rsidR="006F735C">
        <w:rPr>
          <w:color w:val="000000" w:themeColor="text1"/>
        </w:rPr>
        <w:t xml:space="preserve">relational </w:t>
      </w:r>
      <w:r w:rsidRPr="007310A7">
        <w:rPr>
          <w:color w:val="000000" w:themeColor="text1"/>
        </w:rPr>
        <w:t xml:space="preserve">noch kaum möglichen Auseinandersetzung mit seiner </w:t>
      </w:r>
      <w:proofErr w:type="spellStart"/>
      <w:r w:rsidRPr="007310A7">
        <w:rPr>
          <w:color w:val="000000" w:themeColor="text1"/>
        </w:rPr>
        <w:t>Medikalisierungsgeschichte</w:t>
      </w:r>
      <w:proofErr w:type="spellEnd"/>
      <w:r w:rsidRPr="007310A7">
        <w:rPr>
          <w:color w:val="000000" w:themeColor="text1"/>
        </w:rPr>
        <w:t xml:space="preserve"> stehen. Eine ähnliche Entwicklung im weiteren biographischen Verlauf ist daher denkbar. Neben der zeitlichen Dimension ist jedoch andererseits Verlaufsrelevant, </w:t>
      </w:r>
      <w:r w:rsidR="006F735C">
        <w:rPr>
          <w:color w:val="000000" w:themeColor="text1"/>
        </w:rPr>
        <w:t>inwiefern</w:t>
      </w:r>
      <w:r w:rsidRPr="007310A7">
        <w:rPr>
          <w:color w:val="000000" w:themeColor="text1"/>
        </w:rPr>
        <w:t xml:space="preserve"> Alex</w:t>
      </w:r>
      <w:r w:rsidR="006F735C">
        <w:rPr>
          <w:color w:val="000000" w:themeColor="text1"/>
        </w:rPr>
        <w:t xml:space="preserve"> Beziehungen mit Personen etabliert</w:t>
      </w:r>
      <w:r w:rsidRPr="007310A7">
        <w:rPr>
          <w:color w:val="000000" w:themeColor="text1"/>
        </w:rPr>
        <w:t xml:space="preserve">, die seine Erfahrungen affirmativ mit ihm thematisieren und eine im Kontext der Bindung an seine Herkunftsfamilie emotional riskante </w:t>
      </w:r>
      <w:r w:rsidR="006F735C">
        <w:rPr>
          <w:color w:val="000000" w:themeColor="text1"/>
        </w:rPr>
        <w:t xml:space="preserve">biographische </w:t>
      </w:r>
      <w:r w:rsidRPr="007310A7">
        <w:rPr>
          <w:color w:val="000000" w:themeColor="text1"/>
        </w:rPr>
        <w:t xml:space="preserve">Auseinandersetzung mitermöglichen. Erst dann </w:t>
      </w:r>
      <w:r w:rsidR="006F735C">
        <w:rPr>
          <w:color w:val="000000" w:themeColor="text1"/>
        </w:rPr>
        <w:t xml:space="preserve">werden </w:t>
      </w:r>
      <w:r w:rsidRPr="007310A7">
        <w:rPr>
          <w:color w:val="000000" w:themeColor="text1"/>
        </w:rPr>
        <w:t xml:space="preserve">Erinnerung </w:t>
      </w:r>
      <w:r w:rsidR="006F735C">
        <w:rPr>
          <w:color w:val="000000" w:themeColor="text1"/>
        </w:rPr>
        <w:t xml:space="preserve">und </w:t>
      </w:r>
      <w:r w:rsidRPr="007310A7">
        <w:rPr>
          <w:color w:val="000000" w:themeColor="text1"/>
        </w:rPr>
        <w:t>Assoziation weniger bedrohlich als eine Strategie von Dissoziation und Vergessen, die Alex mit den Worten „</w:t>
      </w:r>
      <w:proofErr w:type="spellStart"/>
      <w:r w:rsidRPr="007310A7">
        <w:rPr>
          <w:color w:val="000000" w:themeColor="text1"/>
        </w:rPr>
        <w:t>nich</w:t>
      </w:r>
      <w:proofErr w:type="spellEnd"/>
      <w:r w:rsidRPr="007310A7">
        <w:rPr>
          <w:color w:val="000000" w:themeColor="text1"/>
        </w:rPr>
        <w:t xml:space="preserve"> </w:t>
      </w:r>
      <w:proofErr w:type="spellStart"/>
      <w:r w:rsidRPr="007310A7">
        <w:rPr>
          <w:color w:val="000000" w:themeColor="text1"/>
        </w:rPr>
        <w:t>me:hr</w:t>
      </w:r>
      <w:proofErr w:type="spellEnd"/>
      <w:r w:rsidRPr="007310A7">
        <w:rPr>
          <w:color w:val="000000" w:themeColor="text1"/>
        </w:rPr>
        <w:t xml:space="preserve">, drüber nachdenken, </w:t>
      </w:r>
      <w:proofErr w:type="spellStart"/>
      <w:r w:rsidRPr="007310A7">
        <w:rPr>
          <w:color w:val="000000" w:themeColor="text1"/>
        </w:rPr>
        <w:t>isch</w:t>
      </w:r>
      <w:proofErr w:type="spellEnd"/>
      <w:r w:rsidRPr="007310A7">
        <w:rPr>
          <w:color w:val="000000" w:themeColor="text1"/>
        </w:rPr>
        <w:t xml:space="preserve"> halt passiert</w:t>
      </w:r>
      <w:r w:rsidRPr="007310A7">
        <w:rPr>
          <w:b/>
          <w:color w:val="000000" w:themeColor="text1"/>
        </w:rPr>
        <w:t xml:space="preserve">“ </w:t>
      </w:r>
      <w:r w:rsidRPr="007310A7">
        <w:rPr>
          <w:color w:val="000000" w:themeColor="text1"/>
        </w:rPr>
        <w:t>eindrücklich beschreibt</w:t>
      </w:r>
      <w:r w:rsidRPr="007310A7">
        <w:rPr>
          <w:b/>
          <w:color w:val="000000" w:themeColor="text1"/>
        </w:rPr>
        <w:t>.</w:t>
      </w:r>
      <w:r w:rsidRPr="007310A7">
        <w:rPr>
          <w:color w:val="000000" w:themeColor="text1"/>
        </w:rPr>
        <w:t xml:space="preserve"> </w:t>
      </w:r>
    </w:p>
    <w:p w14:paraId="7581972A" w14:textId="7E9C3D57" w:rsidR="005510E2" w:rsidRPr="007310A7" w:rsidRDefault="005510E2" w:rsidP="00060DE1">
      <w:pPr>
        <w:spacing w:before="480" w:after="120" w:line="360" w:lineRule="auto"/>
        <w:rPr>
          <w:rFonts w:cs="Times New Roman"/>
          <w:i/>
          <w:color w:val="000000" w:themeColor="text1"/>
        </w:rPr>
      </w:pPr>
      <w:r w:rsidRPr="00920CEB">
        <w:rPr>
          <w:rFonts w:cs="Times New Roman"/>
          <w:i/>
          <w:color w:val="000000" w:themeColor="text1"/>
        </w:rPr>
        <w:t xml:space="preserve">Loyalität und </w:t>
      </w:r>
      <w:r w:rsidR="009E4ACB">
        <w:rPr>
          <w:rFonts w:cs="Times New Roman"/>
          <w:i/>
          <w:color w:val="000000" w:themeColor="text1"/>
        </w:rPr>
        <w:t xml:space="preserve">Ablösung </w:t>
      </w:r>
      <w:r w:rsidRPr="00920CEB">
        <w:rPr>
          <w:rFonts w:cs="Times New Roman"/>
          <w:i/>
          <w:color w:val="000000" w:themeColor="text1"/>
        </w:rPr>
        <w:t xml:space="preserve">im Kontext traumatischer </w:t>
      </w:r>
      <w:r w:rsidR="00920CEB">
        <w:rPr>
          <w:rFonts w:cs="Times New Roman"/>
          <w:i/>
          <w:color w:val="000000" w:themeColor="text1"/>
        </w:rPr>
        <w:t>Behandlungse</w:t>
      </w:r>
      <w:r w:rsidRPr="00920CEB">
        <w:rPr>
          <w:rFonts w:cs="Times New Roman"/>
          <w:i/>
          <w:color w:val="000000" w:themeColor="text1"/>
        </w:rPr>
        <w:t>rfahrungen</w:t>
      </w:r>
    </w:p>
    <w:p w14:paraId="634173DC" w14:textId="7AA3AA75"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In allen vier rekonstruierten Fällen wird deutlich, dass die Auseinandersetzung mit in unterschiedlichen Lebensphasen als traumatisch erlebten </w:t>
      </w:r>
      <w:r w:rsidRPr="007310A7">
        <w:rPr>
          <w:rFonts w:eastAsia="Times New Roman" w:cs="Times New Roman"/>
          <w:color w:val="000000" w:themeColor="text1"/>
        </w:rPr>
        <w:lastRenderedPageBreak/>
        <w:t xml:space="preserve">geschlechtsverändernden </w:t>
      </w:r>
      <w:r w:rsidR="002C23FF">
        <w:rPr>
          <w:rFonts w:eastAsia="Times New Roman" w:cs="Times New Roman"/>
          <w:color w:val="000000" w:themeColor="text1"/>
        </w:rPr>
        <w:t xml:space="preserve">Eingriffen </w:t>
      </w:r>
      <w:r w:rsidRPr="007310A7">
        <w:rPr>
          <w:rFonts w:eastAsia="Times New Roman" w:cs="Times New Roman"/>
          <w:color w:val="000000" w:themeColor="text1"/>
        </w:rPr>
        <w:t>entscheidend durch Loyalitätsbindungen mitbestimmt sind. Diese Bindungen bestehen zum einen gegenüber der eigenen Herkunftsfamilie, jedoch</w:t>
      </w:r>
      <w:r w:rsidR="00920CEB">
        <w:rPr>
          <w:rFonts w:eastAsia="Times New Roman" w:cs="Times New Roman"/>
          <w:color w:val="000000" w:themeColor="text1"/>
        </w:rPr>
        <w:t xml:space="preserve"> teilweise</w:t>
      </w:r>
      <w:r w:rsidRPr="007310A7">
        <w:rPr>
          <w:rFonts w:eastAsia="Times New Roman" w:cs="Times New Roman"/>
          <w:color w:val="000000" w:themeColor="text1"/>
        </w:rPr>
        <w:t xml:space="preserve"> auch –</w:t>
      </w:r>
      <w:r w:rsidR="00920CEB">
        <w:rPr>
          <w:rFonts w:eastAsia="Times New Roman" w:cs="Times New Roman"/>
          <w:color w:val="000000" w:themeColor="text1"/>
        </w:rPr>
        <w:t xml:space="preserve"> </w:t>
      </w:r>
      <w:r w:rsidRPr="007310A7">
        <w:rPr>
          <w:rFonts w:eastAsia="Times New Roman" w:cs="Times New Roman"/>
          <w:color w:val="000000" w:themeColor="text1"/>
        </w:rPr>
        <w:t>vermittelt durch familiale</w:t>
      </w:r>
      <w:r w:rsidR="00920CEB">
        <w:rPr>
          <w:rFonts w:eastAsia="Times New Roman" w:cs="Times New Roman"/>
          <w:color w:val="000000" w:themeColor="text1"/>
        </w:rPr>
        <w:t xml:space="preserve"> Perspektiven </w:t>
      </w:r>
      <w:r w:rsidRPr="007310A7">
        <w:rPr>
          <w:rFonts w:eastAsia="Times New Roman" w:cs="Times New Roman"/>
          <w:color w:val="000000" w:themeColor="text1"/>
        </w:rPr>
        <w:t>– gegenüber langjährigen klinischen Behandler</w:t>
      </w:r>
      <w:r w:rsidR="00920CEB">
        <w:rPr>
          <w:rFonts w:eastAsia="Times New Roman" w:cs="Times New Roman"/>
          <w:color w:val="000000" w:themeColor="text1"/>
        </w:rPr>
        <w:t>I</w:t>
      </w:r>
      <w:r w:rsidRPr="007310A7">
        <w:rPr>
          <w:rFonts w:eastAsia="Times New Roman" w:cs="Times New Roman"/>
          <w:color w:val="000000" w:themeColor="text1"/>
        </w:rPr>
        <w:t>nnen. Dabei zeigt sich in den Fällen von Alex</w:t>
      </w:r>
      <w:r w:rsidR="00950D9C">
        <w:rPr>
          <w:rFonts w:eastAsia="Times New Roman" w:cs="Times New Roman"/>
          <w:color w:val="000000" w:themeColor="text1"/>
        </w:rPr>
        <w:t>, Kristin</w:t>
      </w:r>
      <w:r w:rsidR="00920CEB">
        <w:rPr>
          <w:rFonts w:eastAsia="Times New Roman" w:cs="Times New Roman"/>
          <w:color w:val="000000" w:themeColor="text1"/>
        </w:rPr>
        <w:t xml:space="preserve"> und Valerie</w:t>
      </w:r>
      <w:r w:rsidRPr="007310A7">
        <w:rPr>
          <w:rFonts w:eastAsia="Times New Roman" w:cs="Times New Roman"/>
          <w:color w:val="000000" w:themeColor="text1"/>
        </w:rPr>
        <w:t>, dass Loyalitätsbindungen nicht nur durch familiale Tradierungen</w:t>
      </w:r>
      <w:r w:rsidR="00920CEB">
        <w:rPr>
          <w:rFonts w:eastAsia="Times New Roman" w:cs="Times New Roman"/>
          <w:color w:val="000000" w:themeColor="text1"/>
        </w:rPr>
        <w:t xml:space="preserve"> etabliert</w:t>
      </w:r>
      <w:r w:rsidRPr="007310A7">
        <w:rPr>
          <w:rFonts w:eastAsia="Times New Roman" w:cs="Times New Roman"/>
          <w:color w:val="000000" w:themeColor="text1"/>
        </w:rPr>
        <w:t>, sondern auch durch fortwirkende traumatische Erfahrungen</w:t>
      </w:r>
      <w:r w:rsidR="00920CEB">
        <w:rPr>
          <w:rFonts w:eastAsia="Times New Roman" w:cs="Times New Roman"/>
          <w:color w:val="000000" w:themeColor="text1"/>
        </w:rPr>
        <w:t xml:space="preserve"> aufrechterhalten </w:t>
      </w:r>
      <w:r w:rsidRPr="007310A7">
        <w:rPr>
          <w:rFonts w:eastAsia="Times New Roman" w:cs="Times New Roman"/>
          <w:color w:val="000000" w:themeColor="text1"/>
        </w:rPr>
        <w:t xml:space="preserve">werden können. </w:t>
      </w:r>
    </w:p>
    <w:p w14:paraId="61069CE1" w14:textId="3BEB097D"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Ebenfalls zeigt sich in den Rekonstruktionen, dass die kritische Auseinandersetzung mit den </w:t>
      </w:r>
      <w:r w:rsidR="00950D9C">
        <w:rPr>
          <w:rFonts w:eastAsia="Times New Roman" w:cs="Times New Roman"/>
          <w:color w:val="000000" w:themeColor="text1"/>
        </w:rPr>
        <w:t>Behandlungse</w:t>
      </w:r>
      <w:r w:rsidRPr="007310A7">
        <w:rPr>
          <w:rFonts w:eastAsia="Times New Roman" w:cs="Times New Roman"/>
          <w:color w:val="000000" w:themeColor="text1"/>
        </w:rPr>
        <w:t xml:space="preserve">ntscheidungen und </w:t>
      </w:r>
      <w:r w:rsidR="00950D9C">
        <w:rPr>
          <w:rFonts w:eastAsia="Times New Roman" w:cs="Times New Roman"/>
          <w:color w:val="000000" w:themeColor="text1"/>
        </w:rPr>
        <w:t xml:space="preserve">damit verbundenen </w:t>
      </w:r>
      <w:r w:rsidRPr="007310A7">
        <w:rPr>
          <w:rFonts w:eastAsia="Times New Roman" w:cs="Times New Roman"/>
          <w:color w:val="000000" w:themeColor="text1"/>
        </w:rPr>
        <w:t xml:space="preserve">Legitimationsstrategien der Eltern Bedingung, sowohl für eine Bewusstwerdung, als auch für eine stärker individuierte Reflexion der erlebten </w:t>
      </w:r>
      <w:r w:rsidR="00950D9C">
        <w:rPr>
          <w:rFonts w:eastAsia="Times New Roman" w:cs="Times New Roman"/>
          <w:color w:val="000000" w:themeColor="text1"/>
        </w:rPr>
        <w:t>F</w:t>
      </w:r>
      <w:r w:rsidRPr="007310A7">
        <w:rPr>
          <w:rFonts w:eastAsia="Times New Roman" w:cs="Times New Roman"/>
          <w:color w:val="000000" w:themeColor="text1"/>
        </w:rPr>
        <w:t>remdbestimm</w:t>
      </w:r>
      <w:r w:rsidR="00950D9C">
        <w:rPr>
          <w:rFonts w:eastAsia="Times New Roman" w:cs="Times New Roman"/>
          <w:color w:val="000000" w:themeColor="text1"/>
        </w:rPr>
        <w:t xml:space="preserve">ung </w:t>
      </w:r>
      <w:r w:rsidRPr="007310A7">
        <w:rPr>
          <w:rFonts w:eastAsia="Times New Roman" w:cs="Times New Roman"/>
          <w:color w:val="000000" w:themeColor="text1"/>
        </w:rPr>
        <w:t xml:space="preserve">ist. Es zeichnet sich ab, dass in diesen, sowie gleichartig gelagerten Fällen erst letztere Entwicklung einen bewussten Entscheidungsprozess hinsichtlich geschlechtsverändernder Behandlungen als einwilligungsberechtigte Person im Jugend- und Erwachsenenalter ermöglicht. Hierbei können Individuation und die damit einhergehenden biographischen Reflexions- bzw. Sinnkonstitutionsprozesse intergeschlechtlicher Menschen als eine Möglichkeit verstanden werden sich nicht nur von familialen sondern auch von dominanzgesellschaftlichen Normierungen zu distanzieren und dadurch an Handlungs- und Deutungsspielräumen zu gewinnen </w:t>
      </w:r>
      <w:r w:rsidR="00B1248B" w:rsidRPr="007310A7">
        <w:rPr>
          <w:rFonts w:eastAsia="Times New Roman" w:cs="Times New Roman"/>
          <w:color w:val="000000" w:themeColor="text1"/>
        </w:rPr>
        <w:fldChar w:fldCharType="begin"/>
      </w:r>
      <w:r w:rsidR="00B1248B" w:rsidRPr="007310A7">
        <w:rPr>
          <w:rFonts w:eastAsia="Times New Roman" w:cs="Times New Roman"/>
          <w:color w:val="000000" w:themeColor="text1"/>
        </w:rPr>
        <w:instrText xml:space="preserve"> ADDIN ZOTERO_ITEM CSL_CITATION {"citationID":"VGtXoUbx","properties":{"unsorted":false,"formattedCitation":"(vgl. Giddens 1991, 5ff)","plainCitation":"(vgl. Giddens 1991, 5ff)","noteIndex":0},"citationItems":[{"id":1168,"uris":["http://zotero.org/users/local/owKliTIb/items/FXF9WVAM"],"itemData":{"id":1168,"type":"book","publisher":"Polity Press","publisher-place":"Cambridge","title":"Modernity and Self-Identity. Self and Society in the Late Modern Age","author":[{"family":"Giddens","given":"Anthony"}],"issued":{"date-parts":[["1991"]]}},"locator":"5ff","label":"page","prefix":"vgl."}],"schema":"https://github.com/citation-style-language/schema/raw/master/csl-citation.json"} </w:instrText>
      </w:r>
      <w:r w:rsidR="00B1248B" w:rsidRPr="007310A7">
        <w:rPr>
          <w:rFonts w:eastAsia="Times New Roman" w:cs="Times New Roman"/>
          <w:color w:val="000000" w:themeColor="text1"/>
        </w:rPr>
        <w:fldChar w:fldCharType="separate"/>
      </w:r>
      <w:r w:rsidR="00B1248B" w:rsidRPr="007310A7">
        <w:rPr>
          <w:rFonts w:ascii="Cambria" w:hAnsi="Cambria"/>
          <w:color w:val="000000" w:themeColor="text1"/>
        </w:rPr>
        <w:t>(vgl. Giddens 1991, 5ff)</w:t>
      </w:r>
      <w:r w:rsidR="00B1248B"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Gleichzeitig können die daraus resultierenden Anforderungen an reflexive und zugleich durch traumatische und diskreditierende Erfahrungen belastete Subjekte mit Überforderungserleben einhergehen, insbesondere wenn die Etablierung neuer sozialer Einbindungen </w:t>
      </w:r>
      <w:r w:rsidR="00950D9C">
        <w:rPr>
          <w:rFonts w:eastAsia="Times New Roman" w:cs="Times New Roman"/>
          <w:color w:val="000000" w:themeColor="text1"/>
        </w:rPr>
        <w:t xml:space="preserve">(noch) </w:t>
      </w:r>
      <w:r w:rsidRPr="007310A7">
        <w:rPr>
          <w:rFonts w:eastAsia="Times New Roman" w:cs="Times New Roman"/>
          <w:color w:val="000000" w:themeColor="text1"/>
        </w:rPr>
        <w:t>nicht oder nur bedingt möglich ist (vgl. ebd.</w:t>
      </w:r>
      <w:r w:rsidR="003A62C7">
        <w:rPr>
          <w:rFonts w:eastAsia="Times New Roman" w:cs="Times New Roman"/>
          <w:color w:val="000000" w:themeColor="text1"/>
        </w:rPr>
        <w:t>,</w:t>
      </w:r>
      <w:r w:rsidRPr="007310A7">
        <w:rPr>
          <w:rFonts w:eastAsia="Times New Roman" w:cs="Times New Roman"/>
          <w:color w:val="000000" w:themeColor="text1"/>
        </w:rPr>
        <w:t xml:space="preserve"> 70). </w:t>
      </w:r>
    </w:p>
    <w:p w14:paraId="5C6834F7" w14:textId="47895BA8" w:rsidR="005510E2" w:rsidRPr="007310A7" w:rsidRDefault="005510E2" w:rsidP="00B1248B">
      <w:pPr>
        <w:spacing w:before="240" w:line="360" w:lineRule="auto"/>
        <w:jc w:val="both"/>
        <w:rPr>
          <w:rFonts w:cs="Times New Roman"/>
          <w:color w:val="000000" w:themeColor="text1"/>
        </w:rPr>
      </w:pPr>
      <w:r w:rsidRPr="007310A7">
        <w:rPr>
          <w:rFonts w:cs="Times New Roman"/>
          <w:color w:val="000000" w:themeColor="text1"/>
        </w:rPr>
        <w:t xml:space="preserve">In den Biographien von Alex und Valerie lassen sich </w:t>
      </w:r>
      <w:r w:rsidR="003A62C7">
        <w:rPr>
          <w:rFonts w:cs="Times New Roman"/>
          <w:color w:val="000000" w:themeColor="text1"/>
        </w:rPr>
        <w:t>Loyalitätsbi</w:t>
      </w:r>
      <w:r w:rsidRPr="007310A7">
        <w:rPr>
          <w:rFonts w:cs="Times New Roman"/>
          <w:color w:val="000000" w:themeColor="text1"/>
        </w:rPr>
        <w:t xml:space="preserve">ndung an und Verpflichtungsgefühle gegenüber der Herkunftsfamilie als entscheidender Faktor für die Auseinandersetzung und Wiederaneignung der eigenen </w:t>
      </w:r>
      <w:proofErr w:type="spellStart"/>
      <w:r w:rsidRPr="007310A7">
        <w:rPr>
          <w:rFonts w:cs="Times New Roman"/>
          <w:color w:val="000000" w:themeColor="text1"/>
        </w:rPr>
        <w:t>Medikalisierungsgeschichte</w:t>
      </w:r>
      <w:proofErr w:type="spellEnd"/>
      <w:r w:rsidRPr="007310A7">
        <w:rPr>
          <w:rFonts w:cs="Times New Roman"/>
          <w:color w:val="000000" w:themeColor="text1"/>
        </w:rPr>
        <w:t xml:space="preserve"> deutlich herausarbeiten. Die Beschaffenheit dieser Bindung lässt sich in Anschluss an das systemische Konzept der familialen Loyalitätskonten verstehen </w:t>
      </w:r>
      <w:r w:rsidR="006B01F6" w:rsidRPr="007310A7">
        <w:rPr>
          <w:rFonts w:cs="Times New Roman"/>
          <w:color w:val="000000" w:themeColor="text1"/>
        </w:rPr>
        <w:fldChar w:fldCharType="begin"/>
      </w:r>
      <w:r w:rsidR="005A33D4" w:rsidRPr="007310A7">
        <w:rPr>
          <w:rFonts w:cs="Times New Roman"/>
          <w:color w:val="000000" w:themeColor="text1"/>
        </w:rPr>
        <w:instrText xml:space="preserve"> ADDIN ZOTERO_ITEM CSL_CITATION {"citationID":"GQ5VLFae","properties":{"unsorted":false,"formattedCitation":"(vgl. Boszormenyi-Nagy und Spark 2006)","plainCitation":"(vgl. Boszormenyi-Nagy und Spark 2006)","dontUpdate":true,"noteIndex":0},"citationItems":[{"id":1369,"uris":["http://zotero.org/users/local/owKliTIb/items/I2XVNJNL"],"itemData":{"id":1369,"type":"book","edition":"8. Aufl","ISBN":"978-3-608-91297-5","language":"ger","number-of-pages":"426","publisher":"Klett-Cotta","publisher-place":"Stuttgart","source":"K10plus ISBN","title":"Unsichtbare Bindungen: die Dynamik familiärer Systeme","title-short":"Unsichtbare Bindungen","author":[{"family":"Boszormenyi-Nagy","given":"Ivan"},{"family":"Spark","given":"Geraldine M."}],"issued":{"date-parts":[["2006"]]}},"prefix":"vgl."}],"schema":"https://github.com/citation-style-language/schema/raw/master/csl-citation.json"} </w:instrText>
      </w:r>
      <w:r w:rsidR="006B01F6" w:rsidRPr="007310A7">
        <w:rPr>
          <w:rFonts w:cs="Times New Roman"/>
          <w:color w:val="000000" w:themeColor="text1"/>
        </w:rPr>
        <w:fldChar w:fldCharType="separate"/>
      </w:r>
      <w:r w:rsidR="006B01F6" w:rsidRPr="007310A7">
        <w:rPr>
          <w:rFonts w:ascii="Cambria" w:hAnsi="Cambria"/>
          <w:color w:val="000000" w:themeColor="text1"/>
        </w:rPr>
        <w:t xml:space="preserve">(vgl. </w:t>
      </w:r>
      <w:proofErr w:type="spellStart"/>
      <w:r w:rsidR="006B01F6" w:rsidRPr="007310A7">
        <w:rPr>
          <w:rFonts w:ascii="Cambria" w:hAnsi="Cambria"/>
          <w:color w:val="000000" w:themeColor="text1"/>
        </w:rPr>
        <w:t>Boszormenyi</w:t>
      </w:r>
      <w:proofErr w:type="spellEnd"/>
      <w:r w:rsidR="006B01F6" w:rsidRPr="007310A7">
        <w:rPr>
          <w:rFonts w:ascii="Cambria" w:hAnsi="Cambria"/>
          <w:color w:val="000000" w:themeColor="text1"/>
        </w:rPr>
        <w:t>-Nagy, Spark 2006)</w:t>
      </w:r>
      <w:r w:rsidR="006B01F6" w:rsidRPr="007310A7">
        <w:rPr>
          <w:rFonts w:cs="Times New Roman"/>
          <w:color w:val="000000" w:themeColor="text1"/>
        </w:rPr>
        <w:fldChar w:fldCharType="end"/>
      </w:r>
      <w:r w:rsidRPr="007310A7">
        <w:rPr>
          <w:rFonts w:cs="Times New Roman"/>
          <w:color w:val="000000" w:themeColor="text1"/>
        </w:rPr>
        <w:t xml:space="preserve">. Hier formulieren </w:t>
      </w:r>
      <w:proofErr w:type="spellStart"/>
      <w:r w:rsidRPr="007310A7">
        <w:rPr>
          <w:rFonts w:cs="Times New Roman"/>
          <w:color w:val="000000" w:themeColor="text1"/>
        </w:rPr>
        <w:t>Boszormenyi</w:t>
      </w:r>
      <w:proofErr w:type="spellEnd"/>
      <w:r w:rsidRPr="007310A7">
        <w:rPr>
          <w:rFonts w:cs="Times New Roman"/>
          <w:color w:val="000000" w:themeColor="text1"/>
        </w:rPr>
        <w:t xml:space="preserve">-Nagy und Sparks, dass die familiale ‚Aufrechnung’ elterlicher Anstrengungen (scheinbar) zu Gunsten ihrer Kinder zu Loyalitätsbindungen und daraus resultierenden </w:t>
      </w:r>
      <w:r w:rsidRPr="007310A7">
        <w:rPr>
          <w:rFonts w:cs="Times New Roman"/>
          <w:color w:val="000000" w:themeColor="text1"/>
        </w:rPr>
        <w:lastRenderedPageBreak/>
        <w:t xml:space="preserve">Loyalitätskonflikten führen kann, die eine altersangemessene </w:t>
      </w:r>
      <w:r w:rsidR="003A62C7">
        <w:rPr>
          <w:rFonts w:cs="Times New Roman"/>
          <w:color w:val="000000" w:themeColor="text1"/>
        </w:rPr>
        <w:t xml:space="preserve">Ablösungsentwicklung </w:t>
      </w:r>
      <w:r w:rsidRPr="007310A7">
        <w:rPr>
          <w:rFonts w:cs="Times New Roman"/>
          <w:color w:val="000000" w:themeColor="text1"/>
        </w:rPr>
        <w:t xml:space="preserve">behindern (vgl. ebd. 158, 258). Für Alex und Valerie ist die Etablierung von Loyalitätsbindung entscheidend durch die eigenen Belastungserfahrungen der Eltern bzw. deren familiale Tradierung mitbedingt. Valeries räumlich vollzogene Distanzierung von ihrem Elternhaus, zunächst im Zuge einer Partnerschaft, kann als Beginn </w:t>
      </w:r>
      <w:r w:rsidR="00973510">
        <w:rPr>
          <w:rFonts w:cs="Times New Roman"/>
          <w:color w:val="000000" w:themeColor="text1"/>
        </w:rPr>
        <w:t>einer Ablösungs</w:t>
      </w:r>
      <w:r w:rsidRPr="007310A7">
        <w:rPr>
          <w:rFonts w:cs="Times New Roman"/>
          <w:color w:val="000000" w:themeColor="text1"/>
        </w:rPr>
        <w:t>entwicklung aus dieser Bindung heraus verstanden werden. Dies ermöglicht ihr</w:t>
      </w:r>
      <w:r w:rsidR="00973510">
        <w:rPr>
          <w:rFonts w:cs="Times New Roman"/>
          <w:color w:val="000000" w:themeColor="text1"/>
        </w:rPr>
        <w:t xml:space="preserve"> </w:t>
      </w:r>
      <w:r w:rsidR="001C540B">
        <w:rPr>
          <w:rFonts w:cs="Times New Roman"/>
          <w:color w:val="000000" w:themeColor="text1"/>
        </w:rPr>
        <w:t xml:space="preserve">ein </w:t>
      </w:r>
      <w:r w:rsidR="00973510">
        <w:rPr>
          <w:rFonts w:cs="Times New Roman"/>
          <w:color w:val="000000" w:themeColor="text1"/>
        </w:rPr>
        <w:t>langjährige</w:t>
      </w:r>
      <w:r w:rsidR="001C540B">
        <w:rPr>
          <w:rFonts w:cs="Times New Roman"/>
          <w:color w:val="000000" w:themeColor="text1"/>
        </w:rPr>
        <w:t xml:space="preserve">s, durch geschlechtliche Normierung strukturiertes, </w:t>
      </w:r>
      <w:r w:rsidR="00973510">
        <w:rPr>
          <w:rFonts w:cs="Times New Roman"/>
          <w:color w:val="000000" w:themeColor="text1"/>
        </w:rPr>
        <w:t>Behandlungsverhältnis zu beenden,</w:t>
      </w:r>
      <w:r w:rsidRPr="007310A7">
        <w:rPr>
          <w:rFonts w:cs="Times New Roman"/>
          <w:color w:val="000000" w:themeColor="text1"/>
        </w:rPr>
        <w:t xml:space="preserve"> ihre medizinischen </w:t>
      </w:r>
      <w:r w:rsidR="00973510">
        <w:rPr>
          <w:rFonts w:cs="Times New Roman"/>
          <w:color w:val="000000" w:themeColor="text1"/>
        </w:rPr>
        <w:t>U</w:t>
      </w:r>
      <w:r w:rsidRPr="007310A7">
        <w:rPr>
          <w:rFonts w:cs="Times New Roman"/>
          <w:color w:val="000000" w:themeColor="text1"/>
        </w:rPr>
        <w:t xml:space="preserve">nterlagen aus der Jugend anzufordern und anschließend Kontakt mit einer Selbsthilfe- und Vertretungsorganisation für intergeschlechtliche Menschen aufzunehmen. </w:t>
      </w:r>
      <w:r w:rsidR="001C540B">
        <w:rPr>
          <w:rFonts w:cs="Times New Roman"/>
          <w:color w:val="000000" w:themeColor="text1"/>
        </w:rPr>
        <w:t xml:space="preserve">Durch diese Schritte der Wissensaneignung und anschließenden Beziehungsgestaltung </w:t>
      </w:r>
      <w:r w:rsidRPr="007310A7">
        <w:rPr>
          <w:rFonts w:cs="Times New Roman"/>
          <w:color w:val="000000" w:themeColor="text1"/>
        </w:rPr>
        <w:t xml:space="preserve">löst sie sich ein Stück weit von den Implikationen des elterlichen Narratives, das ihre – scheinbar unumgängliche – Medikalisierung als familialen Migrationsgrund tradiert. </w:t>
      </w:r>
      <w:r w:rsidRPr="001C540B">
        <w:rPr>
          <w:rFonts w:cs="Times New Roman"/>
          <w:color w:val="000000" w:themeColor="text1"/>
        </w:rPr>
        <w:t>Entscheidend</w:t>
      </w:r>
      <w:r w:rsidRPr="007310A7">
        <w:rPr>
          <w:rFonts w:cs="Times New Roman"/>
          <w:color w:val="000000" w:themeColor="text1"/>
        </w:rPr>
        <w:t xml:space="preserve"> ist hier, dass trotz einer teilweise weiterbestehenden Loyalitätsbindung eine erste innere und äußere Ablösung möglich ist. Dies schafft </w:t>
      </w:r>
      <w:r w:rsidR="001C540B">
        <w:rPr>
          <w:rFonts w:cs="Times New Roman"/>
          <w:color w:val="000000" w:themeColor="text1"/>
        </w:rPr>
        <w:t xml:space="preserve">erstmals </w:t>
      </w:r>
      <w:r w:rsidRPr="007310A7">
        <w:rPr>
          <w:rFonts w:cs="Times New Roman"/>
          <w:color w:val="000000" w:themeColor="text1"/>
        </w:rPr>
        <w:t>Raum für die Entwicklung einer stärker an ihrem Erleben orientierten Perspektive auf ihre Vergangenheit und Gegenwart als intergeschlechtliche Person. Gleichzeitig kann Valerie für si</w:t>
      </w:r>
      <w:r w:rsidR="001C540B">
        <w:rPr>
          <w:rFonts w:cs="Times New Roman"/>
          <w:color w:val="000000" w:themeColor="text1"/>
        </w:rPr>
        <w:t xml:space="preserve">ch eine </w:t>
      </w:r>
      <w:r w:rsidRPr="007310A7">
        <w:rPr>
          <w:rFonts w:cs="Times New Roman"/>
          <w:color w:val="000000" w:themeColor="text1"/>
        </w:rPr>
        <w:t xml:space="preserve">bedeutungsvolle Beziehung mit </w:t>
      </w:r>
      <w:r w:rsidR="001C540B">
        <w:rPr>
          <w:rFonts w:cs="Times New Roman"/>
          <w:color w:val="000000" w:themeColor="text1"/>
        </w:rPr>
        <w:t xml:space="preserve">einer </w:t>
      </w:r>
      <w:r w:rsidRPr="007310A7">
        <w:rPr>
          <w:rFonts w:cs="Times New Roman"/>
          <w:color w:val="000000" w:themeColor="text1"/>
        </w:rPr>
        <w:t xml:space="preserve">anderen intergeschlechtlichen </w:t>
      </w:r>
      <w:r w:rsidR="001C540B">
        <w:rPr>
          <w:rFonts w:cs="Times New Roman"/>
          <w:color w:val="000000" w:themeColor="text1"/>
        </w:rPr>
        <w:t xml:space="preserve">Person </w:t>
      </w:r>
      <w:r w:rsidRPr="007310A7">
        <w:rPr>
          <w:rFonts w:cs="Times New Roman"/>
          <w:color w:val="000000" w:themeColor="text1"/>
        </w:rPr>
        <w:t>eingehen, die einige ihrer Erfahrungen teil</w:t>
      </w:r>
      <w:r w:rsidR="001C540B">
        <w:rPr>
          <w:rFonts w:cs="Times New Roman"/>
          <w:color w:val="000000" w:themeColor="text1"/>
        </w:rPr>
        <w:t>t</w:t>
      </w:r>
      <w:r w:rsidRPr="007310A7">
        <w:rPr>
          <w:rFonts w:cs="Times New Roman"/>
          <w:color w:val="000000" w:themeColor="text1"/>
        </w:rPr>
        <w:t xml:space="preserve">. Auch wenn sich ihre Auseinandersetzung überwiegend auf ihre </w:t>
      </w:r>
      <w:r w:rsidR="001C540B">
        <w:rPr>
          <w:rFonts w:cs="Times New Roman"/>
          <w:color w:val="000000" w:themeColor="text1"/>
        </w:rPr>
        <w:t xml:space="preserve">intergeschlechtliche Diagnose und deren Implikationen </w:t>
      </w:r>
      <w:r w:rsidRPr="007310A7">
        <w:rPr>
          <w:rFonts w:cs="Times New Roman"/>
          <w:color w:val="000000" w:themeColor="text1"/>
        </w:rPr>
        <w:t xml:space="preserve">fokussieren entsteht ein Möglichkeitsraum perspektivisch auch </w:t>
      </w:r>
      <w:r w:rsidR="001C540B">
        <w:rPr>
          <w:rFonts w:cs="Times New Roman"/>
          <w:color w:val="000000" w:themeColor="text1"/>
        </w:rPr>
        <w:t xml:space="preserve">andere Elemente </w:t>
      </w:r>
      <w:r w:rsidRPr="007310A7">
        <w:rPr>
          <w:rFonts w:cs="Times New Roman"/>
          <w:color w:val="000000" w:themeColor="text1"/>
        </w:rPr>
        <w:t xml:space="preserve">ihrer Geschichte zu thematisieren. Da Valeries biographische Auseinandersetzung erst </w:t>
      </w:r>
      <w:r w:rsidRPr="007310A7">
        <w:rPr>
          <w:rFonts w:cs="Times New Roman"/>
          <w:i/>
          <w:color w:val="000000" w:themeColor="text1"/>
        </w:rPr>
        <w:t>nach</w:t>
      </w:r>
      <w:r w:rsidRPr="007310A7">
        <w:rPr>
          <w:rFonts w:cs="Times New Roman"/>
          <w:color w:val="000000" w:themeColor="text1"/>
        </w:rPr>
        <w:t xml:space="preserve"> ihren geschlechtsverändernden Behandlungen erfolgt, kann sich diese nicht mehr auf ihre unmittelbare Gestaltung der geschlechtsverändernden Eingriffe auswirken. Jedoch ermöglicht sie ihr </w:t>
      </w:r>
      <w:r w:rsidR="001C540B">
        <w:rPr>
          <w:rFonts w:cs="Times New Roman"/>
          <w:color w:val="000000" w:themeColor="text1"/>
        </w:rPr>
        <w:t xml:space="preserve">sowohl die Aneignung </w:t>
      </w:r>
      <w:r w:rsidR="00117471">
        <w:rPr>
          <w:rFonts w:cs="Times New Roman"/>
          <w:color w:val="000000" w:themeColor="text1"/>
        </w:rPr>
        <w:t xml:space="preserve">von </w:t>
      </w:r>
      <w:r w:rsidR="001C540B">
        <w:rPr>
          <w:rFonts w:cs="Times New Roman"/>
          <w:color w:val="000000" w:themeColor="text1"/>
        </w:rPr>
        <w:t xml:space="preserve">neuen Wissensbeständen </w:t>
      </w:r>
      <w:r w:rsidR="00F962DD">
        <w:rPr>
          <w:rFonts w:cs="Times New Roman"/>
          <w:color w:val="000000" w:themeColor="text1"/>
        </w:rPr>
        <w:t>als auch die hilfreich erlebte Verbindung mit anderen intergeschlechtlichen Menschen</w:t>
      </w:r>
      <w:r w:rsidRPr="007310A7">
        <w:rPr>
          <w:rFonts w:cs="Times New Roman"/>
          <w:color w:val="000000" w:themeColor="text1"/>
        </w:rPr>
        <w:t xml:space="preserve">, so dass hier durch die erfolgte Bearbeitung </w:t>
      </w:r>
      <w:r w:rsidR="00117471">
        <w:rPr>
          <w:rFonts w:cs="Times New Roman"/>
          <w:color w:val="000000" w:themeColor="text1"/>
        </w:rPr>
        <w:t xml:space="preserve">ein </w:t>
      </w:r>
      <w:r w:rsidRPr="007310A7">
        <w:rPr>
          <w:rFonts w:cs="Times New Roman"/>
          <w:color w:val="000000" w:themeColor="text1"/>
        </w:rPr>
        <w:t xml:space="preserve">Zugewinn an </w:t>
      </w:r>
      <w:r w:rsidR="00F962DD">
        <w:rPr>
          <w:rFonts w:cs="Times New Roman"/>
          <w:color w:val="000000" w:themeColor="text1"/>
        </w:rPr>
        <w:t xml:space="preserve">relationaler und </w:t>
      </w:r>
      <w:r w:rsidRPr="007310A7">
        <w:rPr>
          <w:rFonts w:cs="Times New Roman"/>
          <w:color w:val="000000" w:themeColor="text1"/>
        </w:rPr>
        <w:t>epistemischer Agency</w:t>
      </w:r>
      <w:r w:rsidR="00F962DD">
        <w:rPr>
          <w:rFonts w:cs="Times New Roman"/>
          <w:color w:val="000000" w:themeColor="text1"/>
        </w:rPr>
        <w:t xml:space="preserve"> </w:t>
      </w:r>
      <w:r w:rsidR="00117471">
        <w:rPr>
          <w:rFonts w:cs="Times New Roman"/>
          <w:color w:val="000000" w:themeColor="text1"/>
        </w:rPr>
        <w:t>– im Sinne von Deutungsmacht – realisiert wird</w:t>
      </w:r>
      <w:r w:rsidRPr="007310A7">
        <w:rPr>
          <w:rFonts w:cs="Times New Roman"/>
          <w:color w:val="000000" w:themeColor="text1"/>
        </w:rPr>
        <w:t xml:space="preserve">. </w:t>
      </w:r>
      <w:r w:rsidR="00E51F4E">
        <w:rPr>
          <w:rFonts w:cs="Times New Roman"/>
          <w:color w:val="000000" w:themeColor="text1"/>
        </w:rPr>
        <w:t xml:space="preserve">Dabei </w:t>
      </w:r>
      <w:r w:rsidR="00117471">
        <w:rPr>
          <w:rFonts w:cs="Times New Roman"/>
          <w:color w:val="000000" w:themeColor="text1"/>
        </w:rPr>
        <w:t xml:space="preserve">kann insbesondere Valeries neu </w:t>
      </w:r>
      <w:r w:rsidR="00745EC8">
        <w:rPr>
          <w:rFonts w:cs="Times New Roman"/>
          <w:color w:val="000000" w:themeColor="text1"/>
        </w:rPr>
        <w:t xml:space="preserve">entstehende </w:t>
      </w:r>
      <w:r w:rsidR="00117471">
        <w:rPr>
          <w:rFonts w:cs="Times New Roman"/>
          <w:color w:val="000000" w:themeColor="text1"/>
        </w:rPr>
        <w:t xml:space="preserve">Zugehörigkeit zu einer </w:t>
      </w:r>
      <w:r w:rsidR="00745EC8">
        <w:rPr>
          <w:rFonts w:cs="Times New Roman"/>
          <w:color w:val="000000" w:themeColor="text1"/>
        </w:rPr>
        <w:t xml:space="preserve">intergeschlechtlichen </w:t>
      </w:r>
      <w:r w:rsidR="00117471">
        <w:rPr>
          <w:rFonts w:cs="Times New Roman"/>
          <w:color w:val="000000" w:themeColor="text1"/>
        </w:rPr>
        <w:t xml:space="preserve">Wir-Gruppe, die Aspekte ihrer </w:t>
      </w:r>
      <w:r w:rsidR="00745EC8">
        <w:rPr>
          <w:rFonts w:cs="Times New Roman"/>
          <w:color w:val="000000" w:themeColor="text1"/>
        </w:rPr>
        <w:t xml:space="preserve">diskreditierbaren </w:t>
      </w:r>
      <w:r w:rsidR="00117471">
        <w:rPr>
          <w:rFonts w:cs="Times New Roman"/>
          <w:color w:val="000000" w:themeColor="text1"/>
        </w:rPr>
        <w:t>Erfahrungsaufschichtung teilt</w:t>
      </w:r>
      <w:r w:rsidR="00E51F4E">
        <w:rPr>
          <w:rFonts w:cs="Times New Roman"/>
          <w:color w:val="000000" w:themeColor="text1"/>
        </w:rPr>
        <w:t>,</w:t>
      </w:r>
      <w:r w:rsidR="00117471">
        <w:rPr>
          <w:rFonts w:cs="Times New Roman"/>
          <w:color w:val="000000" w:themeColor="text1"/>
        </w:rPr>
        <w:t xml:space="preserve"> </w:t>
      </w:r>
      <w:r w:rsidR="00745EC8">
        <w:rPr>
          <w:rFonts w:cs="Times New Roman"/>
          <w:color w:val="000000" w:themeColor="text1"/>
        </w:rPr>
        <w:t>als</w:t>
      </w:r>
      <w:r w:rsidR="00A21A1A">
        <w:rPr>
          <w:rFonts w:cs="Times New Roman"/>
          <w:color w:val="000000" w:themeColor="text1"/>
        </w:rPr>
        <w:t xml:space="preserve"> Aspekt ihres</w:t>
      </w:r>
      <w:r w:rsidR="00745EC8">
        <w:rPr>
          <w:rFonts w:cs="Times New Roman"/>
          <w:color w:val="000000" w:themeColor="text1"/>
        </w:rPr>
        <w:t xml:space="preserve"> biographische</w:t>
      </w:r>
      <w:r w:rsidR="00A21A1A">
        <w:rPr>
          <w:rFonts w:cs="Times New Roman"/>
          <w:color w:val="000000" w:themeColor="text1"/>
        </w:rPr>
        <w:t xml:space="preserve">n </w:t>
      </w:r>
      <w:r w:rsidR="00745EC8">
        <w:rPr>
          <w:rFonts w:cs="Times New Roman"/>
          <w:color w:val="000000" w:themeColor="text1"/>
        </w:rPr>
        <w:t>Transitions</w:t>
      </w:r>
      <w:r w:rsidR="00117471">
        <w:rPr>
          <w:rFonts w:cs="Times New Roman"/>
          <w:color w:val="000000" w:themeColor="text1"/>
        </w:rPr>
        <w:t>prozess</w:t>
      </w:r>
      <w:r w:rsidR="00A21A1A">
        <w:rPr>
          <w:rFonts w:cs="Times New Roman"/>
          <w:color w:val="000000" w:themeColor="text1"/>
        </w:rPr>
        <w:t>es</w:t>
      </w:r>
      <w:r w:rsidR="00117471">
        <w:rPr>
          <w:rFonts w:cs="Times New Roman"/>
          <w:color w:val="000000" w:themeColor="text1"/>
        </w:rPr>
        <w:t xml:space="preserve"> </w:t>
      </w:r>
      <w:r w:rsidR="00A21A1A">
        <w:rPr>
          <w:rFonts w:cs="Times New Roman"/>
          <w:color w:val="000000" w:themeColor="text1"/>
        </w:rPr>
        <w:t xml:space="preserve">des </w:t>
      </w:r>
      <w:r w:rsidR="00745EC8" w:rsidRPr="00745EC8">
        <w:rPr>
          <w:rFonts w:cs="Times New Roman"/>
          <w:i/>
          <w:iCs/>
          <w:color w:val="000000" w:themeColor="text1"/>
        </w:rPr>
        <w:t>Inter* Werdens</w:t>
      </w:r>
      <w:r w:rsidR="00745EC8">
        <w:rPr>
          <w:rFonts w:cs="Times New Roman"/>
          <w:color w:val="000000" w:themeColor="text1"/>
        </w:rPr>
        <w:t xml:space="preserve"> </w:t>
      </w:r>
      <w:r w:rsidR="00117471">
        <w:rPr>
          <w:rFonts w:cs="Times New Roman"/>
          <w:color w:val="000000" w:themeColor="text1"/>
        </w:rPr>
        <w:t>verstanden werden.</w:t>
      </w:r>
    </w:p>
    <w:p w14:paraId="2C9BC031" w14:textId="5BC2B2E2" w:rsidR="005510E2" w:rsidRPr="007310A7" w:rsidRDefault="005510E2" w:rsidP="00B1248B">
      <w:pPr>
        <w:spacing w:before="240" w:line="360" w:lineRule="auto"/>
        <w:jc w:val="both"/>
        <w:rPr>
          <w:rFonts w:cs="Times New Roman"/>
          <w:color w:val="000000" w:themeColor="text1"/>
        </w:rPr>
      </w:pPr>
      <w:r>
        <w:rPr>
          <w:rFonts w:cs="Times New Roman"/>
          <w:color w:val="000000" w:themeColor="text1"/>
        </w:rPr>
        <w:t xml:space="preserve">In Alex Fallgeschichte nimmt die an ihn tradierte </w:t>
      </w:r>
      <w:r>
        <w:rPr>
          <w:rFonts w:cs="Times New Roman"/>
          <w:color w:val="000000" w:themeColor="text1"/>
        </w:rPr>
        <w:t xml:space="preserve">elterliche </w:t>
      </w:r>
      <w:r>
        <w:rPr>
          <w:rFonts w:cs="Times New Roman"/>
          <w:color w:val="000000" w:themeColor="text1"/>
        </w:rPr>
        <w:t xml:space="preserve">Perspektive hinsichtlich seiner Medikalisierung eine ebenfalls sehr präsente, bis zum Zeitpunkt der geführten Interviews fortwirkende Rolle ein. Hier wird die Loyalitätsbindung durch eine gegenwärtige familiale Krisensituation verstärkt, da Alex Vater seine Erwerbsarbeitsmöglichkeit verliert und eine palliative Diagnose sowie palliative medizinische Behandlung</w:t>
      </w:r>
      <w:r>
        <w:rPr>
          <w:rFonts w:cs="Times New Roman"/>
          <w:color w:val="000000" w:themeColor="text1"/>
        </w:rPr>
        <w:t xml:space="preserve">en</w:t>
      </w:r>
      <w:r>
        <w:rPr>
          <w:rFonts w:cs="Times New Roman"/>
          <w:color w:val="000000" w:themeColor="text1"/>
        </w:rPr>
        <w:t xml:space="preserve"> erhält. Dies verstärkt Alex </w:t>
      </w:r>
      <w:r>
        <w:rPr>
          <w:rFonts w:cs="Times New Roman"/>
          <w:color w:val="000000" w:themeColor="text1"/>
        </w:rPr>
        <w:t xml:space="preserve">gegenwärtige </w:t>
      </w:r>
      <w:r>
        <w:rPr>
          <w:rFonts w:cs="Times New Roman"/>
          <w:color w:val="000000" w:themeColor="text1"/>
        </w:rPr>
        <w:t xml:space="preserve">Bindung an die Belastungserfahrungen seiner Eltern, für die gemäß der familialen Erzählweise seine geschlechtliche Variation mitverursachend ist. Daraus entsteht sowohl ein Rettungs- als auch eine Art Aufopferungsnarrativ: Dem zu Folge sei er als Kleinkind durch seinen Vater vor feminisierenden geschlechtszuweisenden Eingriffen ‚gerettet’ worden, während seine Mutter in der Konsequenz ihre Berufstätigkeit für seine Begleitung und Betreuung habe aufgeben müssen. Die starke Loyalitätsbindung an die Belastungen und den biographischen Verlauf seiner Eltern führt dazu, dass Alex </w:t>
      </w:r>
      <w:del w:id="1000188" w:author="Claude Lektorat" w:date="2026-06-30T12:18:05Z">
        <w:r>
          <w:rPr>
            <w:rFonts w:cs="Times New Roman"/>
            <w:color w:val="000000" w:themeColor="text1"/>
          </w:rPr>
          <w:delText xml:space="preserve">seine</w:delText>
        </w:r>
      </w:del>
      <w:ins w:id="1000189" w:author="Claude Lektorat" w:date="2026-06-30T12:18:05Z">
        <w:r>
          <w:rPr>
            <w:rFonts w:cs="Times New Roman"/>
            <w:color w:val="000000" w:themeColor="text1"/>
          </w:rPr>
          <w:t xml:space="preserve">sein</w:t>
        </w:r>
      </w:ins>
      <w:r>
        <w:rPr>
          <w:rFonts w:cs="Times New Roman"/>
          <w:color w:val="000000" w:themeColor="text1"/>
        </w:rPr>
        <w:t xml:space="preserve"> eigenes Erleben im Zuge von Medikalisierungs- und Gewalterfahrungen in </w:t>
      </w:r>
      <w:r>
        <w:rPr>
          <w:rFonts w:cs="Times New Roman"/>
          <w:color w:val="000000" w:themeColor="text1"/>
        </w:rPr>
        <w:t xml:space="preserve">kontinuierlich zurück</w:t>
      </w:r>
      <w:r>
        <w:rPr>
          <w:rFonts w:cs="Times New Roman"/>
          <w:color w:val="000000" w:themeColor="text1"/>
        </w:rPr>
        <w:t xml:space="preserve">stellt und sich bei der Thematisierung seiner Geschichte fast ausschließlich auf die </w:t>
      </w:r>
      <w:r>
        <w:rPr>
          <w:rFonts w:cs="Times New Roman"/>
          <w:color w:val="000000" w:themeColor="text1"/>
        </w:rPr>
        <w:t xml:space="preserve">tradierten </w:t>
      </w:r>
      <w:r>
        <w:rPr>
          <w:rFonts w:cs="Times New Roman"/>
          <w:color w:val="000000" w:themeColor="text1"/>
        </w:rPr>
        <w:t xml:space="preserve">Emotionen</w:t>
      </w:r>
      <w:r>
        <w:rPr>
          <w:rFonts w:cs="Times New Roman"/>
          <w:color w:val="000000" w:themeColor="text1"/>
        </w:rPr>
        <w:t xml:space="preserve">, Bedarfe und Deutungen </w:t>
      </w:r>
      <w:r>
        <w:rPr>
          <w:rFonts w:cs="Times New Roman"/>
          <w:color w:val="000000" w:themeColor="text1"/>
        </w:rPr>
        <w:t xml:space="preserve">seiner Eltern bezieht. Letzteres erschwert sowohl eine biographische </w:t>
      </w:r>
      <w:r>
        <w:rPr>
          <w:rFonts w:cs="Times New Roman"/>
          <w:color w:val="000000" w:themeColor="text1"/>
        </w:rPr>
        <w:t xml:space="preserve">Ablösungs</w:t>
      </w:r>
      <w:r>
        <w:rPr>
          <w:rFonts w:cs="Times New Roman"/>
          <w:color w:val="000000" w:themeColor="text1"/>
        </w:rPr>
        <w:t xml:space="preserve">entwicklung als auch eine stärker selbstbestimmte Auseinandersetzung mit der eigenen Geschichte. </w:t>
      </w:r>
    </w:p>
    <w:p w14:paraId="6E28F562" w14:textId="0D2F7281" w:rsidR="005510E2" w:rsidRPr="007310A7" w:rsidRDefault="00247A4A" w:rsidP="005510E2">
      <w:pPr>
        <w:spacing w:line="360" w:lineRule="auto"/>
        <w:jc w:val="both"/>
        <w:rPr>
          <w:rFonts w:cs="Times New Roman"/>
          <w:color w:val="000000" w:themeColor="text1"/>
        </w:rPr>
      </w:pPr>
      <w:r>
        <w:rPr>
          <w:rFonts w:cs="Times New Roman"/>
          <w:color w:val="000000" w:themeColor="text1"/>
        </w:rPr>
        <w:t xml:space="preserve">Alex‘ </w:t>
      </w:r>
      <w:r w:rsidRPr="007310A7">
        <w:rPr>
          <w:rFonts w:cs="Times New Roman"/>
          <w:color w:val="000000" w:themeColor="text1"/>
        </w:rPr>
        <w:t>geschlechtsverändernde Behandlungserfahrung als Jugendlicher</w:t>
      </w:r>
      <w:r>
        <w:rPr>
          <w:rFonts w:cs="Times New Roman"/>
          <w:color w:val="000000" w:themeColor="text1"/>
        </w:rPr>
        <w:t xml:space="preserve"> ist</w:t>
      </w:r>
      <w:r w:rsidRPr="007310A7">
        <w:rPr>
          <w:rFonts w:cs="Times New Roman"/>
          <w:color w:val="000000" w:themeColor="text1"/>
        </w:rPr>
        <w:t xml:space="preserve"> überwiegend durch den Verlust an Handlungsmacht </w:t>
      </w:r>
      <w:r>
        <w:rPr>
          <w:rFonts w:cs="Times New Roman"/>
          <w:color w:val="000000" w:themeColor="text1"/>
        </w:rPr>
        <w:t xml:space="preserve">und seine biographisch bedingte Selbstschutz-Strategie des Zurückstellens eigener Bedarfe und Relevanzen </w:t>
      </w:r>
      <w:r w:rsidRPr="007310A7">
        <w:rPr>
          <w:rFonts w:cs="Times New Roman"/>
          <w:color w:val="000000" w:themeColor="text1"/>
        </w:rPr>
        <w:t>geprägt.</w:t>
      </w:r>
      <w:r>
        <w:rPr>
          <w:rFonts w:cs="Times New Roman"/>
          <w:color w:val="000000" w:themeColor="text1"/>
        </w:rPr>
        <w:t xml:space="preserve"> </w:t>
      </w:r>
      <w:r w:rsidR="005510E2" w:rsidRPr="007310A7">
        <w:rPr>
          <w:rFonts w:cs="Times New Roman"/>
          <w:color w:val="000000" w:themeColor="text1"/>
        </w:rPr>
        <w:t xml:space="preserve">Jedoch ist es </w:t>
      </w:r>
      <w:r>
        <w:rPr>
          <w:rFonts w:cs="Times New Roman"/>
          <w:color w:val="000000" w:themeColor="text1"/>
        </w:rPr>
        <w:t xml:space="preserve">ihm </w:t>
      </w:r>
      <w:r w:rsidR="005510E2" w:rsidRPr="007310A7">
        <w:rPr>
          <w:rFonts w:cs="Times New Roman"/>
          <w:color w:val="000000" w:themeColor="text1"/>
        </w:rPr>
        <w:t xml:space="preserve">im Rahmen seiner Tätigkeit als Schulsanitäter sowie während einer </w:t>
      </w:r>
      <w:r>
        <w:rPr>
          <w:rFonts w:cs="Times New Roman"/>
          <w:color w:val="000000" w:themeColor="text1"/>
        </w:rPr>
        <w:t xml:space="preserve">neu aufgenommenen </w:t>
      </w:r>
      <w:r w:rsidR="005510E2" w:rsidRPr="007310A7">
        <w:rPr>
          <w:rFonts w:cs="Times New Roman"/>
          <w:color w:val="000000" w:themeColor="text1"/>
        </w:rPr>
        <w:t xml:space="preserve">Arbeit </w:t>
      </w:r>
      <w:r w:rsidR="003325BB">
        <w:rPr>
          <w:rFonts w:cs="Times New Roman"/>
          <w:color w:val="000000" w:themeColor="text1"/>
        </w:rPr>
        <w:t xml:space="preserve">in einer Autowerkstatt </w:t>
      </w:r>
      <w:r w:rsidR="005510E2" w:rsidRPr="007310A7">
        <w:rPr>
          <w:rFonts w:cs="Times New Roman"/>
          <w:color w:val="000000" w:themeColor="text1"/>
        </w:rPr>
        <w:t>möglich</w:t>
      </w:r>
      <w:r>
        <w:rPr>
          <w:rFonts w:cs="Times New Roman"/>
          <w:color w:val="000000" w:themeColor="text1"/>
        </w:rPr>
        <w:t>,</w:t>
      </w:r>
      <w:r w:rsidR="005510E2" w:rsidRPr="007310A7">
        <w:rPr>
          <w:rFonts w:cs="Times New Roman"/>
          <w:color w:val="000000" w:themeColor="text1"/>
        </w:rPr>
        <w:t xml:space="preserve"> erste Freiräume zu finden und </w:t>
      </w:r>
      <w:r>
        <w:rPr>
          <w:rFonts w:cs="Times New Roman"/>
          <w:color w:val="000000" w:themeColor="text1"/>
        </w:rPr>
        <w:t xml:space="preserve">in diesen </w:t>
      </w:r>
      <w:r w:rsidR="005510E2" w:rsidRPr="007310A7">
        <w:rPr>
          <w:rFonts w:cs="Times New Roman"/>
          <w:color w:val="000000" w:themeColor="text1"/>
        </w:rPr>
        <w:t xml:space="preserve">Selbstwirksamkeit und </w:t>
      </w:r>
      <w:r>
        <w:rPr>
          <w:rFonts w:cs="Times New Roman"/>
          <w:color w:val="000000" w:themeColor="text1"/>
        </w:rPr>
        <w:t xml:space="preserve">relationale </w:t>
      </w:r>
      <w:r w:rsidR="005510E2" w:rsidRPr="007310A7">
        <w:rPr>
          <w:rFonts w:cs="Times New Roman"/>
          <w:color w:val="000000" w:themeColor="text1"/>
        </w:rPr>
        <w:t xml:space="preserve">Gestaltungsmöglichkeiten zu erleben. </w:t>
      </w:r>
      <w:r>
        <w:rPr>
          <w:rFonts w:cs="Times New Roman"/>
          <w:color w:val="000000" w:themeColor="text1"/>
        </w:rPr>
        <w:t xml:space="preserve">Alex‘ während </w:t>
      </w:r>
      <w:r w:rsidRPr="007310A7">
        <w:rPr>
          <w:rFonts w:cs="Times New Roman"/>
          <w:color w:val="000000" w:themeColor="text1"/>
        </w:rPr>
        <w:t>unsere</w:t>
      </w:r>
      <w:r>
        <w:rPr>
          <w:rFonts w:cs="Times New Roman"/>
          <w:color w:val="000000" w:themeColor="text1"/>
        </w:rPr>
        <w:t>s</w:t>
      </w:r>
      <w:r w:rsidRPr="007310A7">
        <w:rPr>
          <w:rFonts w:cs="Times New Roman"/>
          <w:color w:val="000000" w:themeColor="text1"/>
        </w:rPr>
        <w:t xml:space="preserve"> Interview</w:t>
      </w:r>
      <w:r>
        <w:rPr>
          <w:rFonts w:cs="Times New Roman"/>
          <w:color w:val="000000" w:themeColor="text1"/>
        </w:rPr>
        <w:t>-Kontakts</w:t>
      </w:r>
      <w:r>
        <w:rPr>
          <w:rFonts w:cs="Times New Roman"/>
          <w:color w:val="000000" w:themeColor="text1"/>
        </w:rPr>
        <w:t xml:space="preserve"> einsetzendes, stärker vom elterlichen Einflussraum abgelöstes</w:t>
      </w:r>
      <w:r w:rsidR="005510E2" w:rsidRPr="007310A7">
        <w:rPr>
          <w:rFonts w:cs="Times New Roman"/>
          <w:color w:val="000000" w:themeColor="text1"/>
        </w:rPr>
        <w:t xml:space="preserve"> Sprechen über sein</w:t>
      </w:r>
      <w:r>
        <w:rPr>
          <w:rFonts w:cs="Times New Roman"/>
          <w:color w:val="000000" w:themeColor="text1"/>
        </w:rPr>
        <w:t xml:space="preserve">e Lebensgeschichte könnte im weiteren Verlauf den </w:t>
      </w:r>
      <w:r w:rsidR="005510E2" w:rsidRPr="007310A7">
        <w:rPr>
          <w:rFonts w:cs="Times New Roman"/>
          <w:color w:val="000000" w:themeColor="text1"/>
        </w:rPr>
        <w:t>Ausgangspunkt für einen Prozess der biographischen Wiederaneignung darstellen</w:t>
      </w:r>
      <w:r>
        <w:rPr>
          <w:rFonts w:cs="Times New Roman"/>
          <w:color w:val="000000" w:themeColor="text1"/>
        </w:rPr>
        <w:t xml:space="preserve">. </w:t>
      </w:r>
    </w:p>
    <w:p w14:paraId="157D092D" w14:textId="26F65BF1" w:rsidR="005510E2" w:rsidRPr="007310A7" w:rsidRDefault="005510E2" w:rsidP="00B1248B">
      <w:pPr>
        <w:spacing w:before="240" w:line="360" w:lineRule="auto"/>
        <w:jc w:val="both"/>
        <w:rPr>
          <w:rFonts w:eastAsia="Times New Roman" w:cs="Times New Roman"/>
          <w:color w:val="000000" w:themeColor="text1"/>
        </w:rPr>
      </w:pPr>
      <w:r w:rsidRPr="007310A7">
        <w:rPr>
          <w:rFonts w:cs="Times New Roman"/>
          <w:color w:val="000000" w:themeColor="text1"/>
        </w:rPr>
        <w:t xml:space="preserve">In Robins Lebensgeschichte lässt sich zwar kein eindeutiges elterliches Narrativ bezüglich seiner intergeschlechtlichen Variation rekonstruieren, jedoch ist die Haltung insbesondere seiner Mutter, die er mit den Worten </w:t>
      </w:r>
      <w:r w:rsidRPr="007310A7">
        <w:rPr>
          <w:rFonts w:eastAsia="Times New Roman" w:cs="Times New Roman"/>
          <w:color w:val="000000" w:themeColor="text1"/>
        </w:rPr>
        <w:t xml:space="preserve">„da gibt es ein Problem </w:t>
      </w:r>
      <w:r w:rsidRPr="007310A7">
        <w:rPr>
          <w:rFonts w:eastAsia="Times New Roman" w:cs="Times New Roman"/>
          <w:color w:val="000000" w:themeColor="text1"/>
        </w:rPr>
        <w:lastRenderedPageBreak/>
        <w:t>das wird gelöst“ für seine Handlungsorientierung lange Zeit relevant. Robins Intergeschlechtlichkeit wird im Anschluss an die normangleichenden Eingriffe familial nicht mehr thematisiert und auch er scheint seine Erfahrungen zu vergessen bzw. zu dissoziieren</w:t>
      </w:r>
      <w:r w:rsidRPr="007310A7">
        <w:rPr>
          <w:rStyle w:val="Funotenzeichen"/>
          <w:color w:val="000000" w:themeColor="text1"/>
        </w:rPr>
        <w:footnoteReference w:id="214"/>
      </w:r>
      <w:r w:rsidRPr="007310A7">
        <w:rPr>
          <w:rFonts w:eastAsia="Times New Roman" w:cs="Times New Roman"/>
          <w:color w:val="000000" w:themeColor="text1"/>
        </w:rPr>
        <w:t>. So ist hier weniger von einer durch ein vorgegebenes Familien-Narrativ vermittelten Loyalität, sondern eher von einer</w:t>
      </w:r>
      <w:r w:rsidR="008A786C">
        <w:rPr>
          <w:rFonts w:eastAsia="Times New Roman" w:cs="Times New Roman"/>
          <w:color w:val="000000" w:themeColor="text1"/>
        </w:rPr>
        <w:t xml:space="preserve"> </w:t>
      </w:r>
      <w:proofErr w:type="spellStart"/>
      <w:r w:rsidRPr="007310A7">
        <w:rPr>
          <w:rFonts w:eastAsia="Times New Roman" w:cs="Times New Roman"/>
          <w:color w:val="000000" w:themeColor="text1"/>
        </w:rPr>
        <w:t>Dethematisierungs</w:t>
      </w:r>
      <w:proofErr w:type="spellEnd"/>
      <w:r w:rsidRPr="007310A7">
        <w:rPr>
          <w:rFonts w:eastAsia="Times New Roman" w:cs="Times New Roman"/>
          <w:color w:val="000000" w:themeColor="text1"/>
        </w:rPr>
        <w:t xml:space="preserve">-Strategie und somit Bindung an das familiale Schweigen zu sprechen. Es liegt </w:t>
      </w:r>
      <w:proofErr w:type="spellStart"/>
      <w:r w:rsidRPr="007310A7">
        <w:rPr>
          <w:rFonts w:eastAsia="Times New Roman" w:cs="Times New Roman"/>
          <w:color w:val="000000" w:themeColor="text1"/>
        </w:rPr>
        <w:t>Nahe</w:t>
      </w:r>
      <w:proofErr w:type="spellEnd"/>
      <w:r w:rsidRPr="007310A7">
        <w:rPr>
          <w:rFonts w:eastAsia="Times New Roman" w:cs="Times New Roman"/>
          <w:color w:val="000000" w:themeColor="text1"/>
        </w:rPr>
        <w:t xml:space="preserve">, dass die Wahl dieser familialen Umgangsweise – in Kontrastierung mit familialen Strategien in denen spezifische Narrative bezüglich </w:t>
      </w:r>
      <w:r w:rsidR="008A786C">
        <w:rPr>
          <w:rFonts w:eastAsia="Times New Roman" w:cs="Times New Roman"/>
          <w:color w:val="000000" w:themeColor="text1"/>
        </w:rPr>
        <w:t xml:space="preserve">der </w:t>
      </w:r>
      <w:r w:rsidRPr="007310A7">
        <w:rPr>
          <w:rFonts w:eastAsia="Times New Roman" w:cs="Times New Roman"/>
          <w:color w:val="000000" w:themeColor="text1"/>
        </w:rPr>
        <w:t>Intergeschlechtlichkeit etabliert werden – im Zusammenhang mit der geringen Präsenz von Robins Variation im Familienalltag steht. Hier können die Erfahrungszusammenhänge von Alex und Valerie als Kontrastierung dienen: Letztere machen kontinuierlichere Medikalisierungserfahrungen in die mindestens ein Elternteil eingebunden ist, die daher deutlich stärker einer begründenden familialen Erzählung bedürfen als es in Robins Situation der Fall ist.</w:t>
      </w:r>
    </w:p>
    <w:p w14:paraId="78D5BDF0" w14:textId="21B2A96A"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In Robins Biographie verbindet sich der familial </w:t>
      </w:r>
      <w:proofErr w:type="spellStart"/>
      <w:r w:rsidRPr="007310A7">
        <w:rPr>
          <w:rFonts w:eastAsia="Times New Roman" w:cs="Times New Roman"/>
          <w:color w:val="000000" w:themeColor="text1"/>
        </w:rPr>
        <w:t>dethematisierende</w:t>
      </w:r>
      <w:proofErr w:type="spellEnd"/>
      <w:r w:rsidRPr="007310A7">
        <w:rPr>
          <w:rFonts w:eastAsia="Times New Roman" w:cs="Times New Roman"/>
          <w:color w:val="000000" w:themeColor="text1"/>
        </w:rPr>
        <w:t xml:space="preserve"> Umgang mit seiner Intergeschlechtlichkeit mit der Relativierung seines transgeschlechtlichen Erlebens. Dafür exemplarisch steht das von Robin wiedergegebene Narrativ seiner Mutter, dass er „eben nie ein typisches Mädchen“ gewesen sei. Diese Strategie ermöglicht gleichermaßen seine intergeschlechtliche Variation wie auch sein Erleben – sich im weiblichen Geschlecht „nicht wirklich wohl“ zu fühlen – zu normalisieren und damit in der Konsequenz zu </w:t>
      </w:r>
      <w:proofErr w:type="spellStart"/>
      <w:r w:rsidRPr="007310A7">
        <w:rPr>
          <w:rFonts w:eastAsia="Times New Roman" w:cs="Times New Roman"/>
          <w:color w:val="000000" w:themeColor="text1"/>
        </w:rPr>
        <w:t>dethematisieren</w:t>
      </w:r>
      <w:proofErr w:type="spellEnd"/>
      <w:r w:rsidRPr="007310A7">
        <w:rPr>
          <w:rFonts w:eastAsia="Times New Roman" w:cs="Times New Roman"/>
          <w:color w:val="000000" w:themeColor="text1"/>
        </w:rPr>
        <w:t>. Diese familiale Strategie wird auch von anderen inter- und trans*geschlechtlichen Personen häufig beschrieben</w:t>
      </w:r>
      <w:r w:rsidR="00B1248B" w:rsidRPr="007310A7">
        <w:rPr>
          <w:rFonts w:eastAsia="Times New Roman" w:cs="Times New Roman"/>
          <w:color w:val="000000" w:themeColor="text1"/>
        </w:rPr>
        <w:t xml:space="preserve"> </w:t>
      </w:r>
      <w:r w:rsidR="00B1248B" w:rsidRPr="007310A7">
        <w:rPr>
          <w:rFonts w:eastAsia="Times New Roman" w:cs="Times New Roman"/>
          <w:color w:val="000000" w:themeColor="text1"/>
        </w:rPr>
        <w:fldChar w:fldCharType="begin"/>
      </w:r>
      <w:r w:rsidR="00B1248B" w:rsidRPr="007310A7">
        <w:rPr>
          <w:rFonts w:eastAsia="Times New Roman" w:cs="Times New Roman"/>
          <w:color w:val="000000" w:themeColor="text1"/>
        </w:rPr>
        <w:instrText xml:space="preserve"> ADDIN ZOTERO_ITEM CSL_CITATION {"citationID":"94yMSi8Z","properties":{"unsorted":false,"formattedCitation":"(vgl. z.B. Viloria 2017)","plainCitation":"(vgl. z.B. Viloria 2017)","noteIndex":0},"citationItems":[{"id":1278,"uris":["http://zotero.org/users/local/owKliTIb/items/VPMPGDNL"],"itemData":{"id":1278,"type":"book","abstract":"\"From Hida Viloria, writer and intersex activist, a candid, prov ocative, and eye-opening memoir of life, love, and gender identity as an intact intersex person, as well as a call to action for justice for intersex people.  Hida Viloria was raised as a girl but discovered ea rly on that he/r body was different. Unlike most people who are born i ntersex in the first world--meaning they have genitals, reproductive o rgans, hormones, and/or chromosomal patterns that do not fit standard definitions of male or female--Hida had the freedom to explore the per son s/he was born to be because he/r parents did not agree to have he/ r sex characteristics surgically altered at birth.  It wasn't until s/ he was 26 and encountered the term \"intersex\" in a San Francisco newsp aper that s/he finally had a name for he/r difference. That's when s/h e began to explore what it means to live in the space between genders- -to be both and neither. As s/he began to reach out to others like he/ r, however, Hida discovered that most intersex people had been scarred , both physically and psychologically, by infant surgeries and hormone treatments meant to \"correct\" their bodies. Eager to help end this pr actice, Hida came out as intersex at a national and then international level.  By answering the question \"Are you a boy or a girl?\" with \"I' m both,\" Hida's helped blaze a trail for people--particularly intersex and genderqueer/non-binary people--to celebrate the middle space wher e male and female are not separate and opposite but entwined. Born Bot h is an intimate and powerful account of Hida's search for authentic i dentity and love in a world that insists on categorizing people into e ither/or\"--","edition":"First edition","ISBN":"978-0-316-34784-6","publisher":"Hachette Books","publisher-place":"New York","title":"Born both : an intersex life","author":[{"family":"Viloria","given":"Hida"}],"issued":{"date-parts":[["2017"]]}},"prefix":"vgl. z.B."}],"schema":"https://github.com/citation-style-language/schema/raw/master/csl-citation.json"} </w:instrText>
      </w:r>
      <w:r w:rsidR="00B1248B" w:rsidRPr="007310A7">
        <w:rPr>
          <w:rFonts w:eastAsia="Times New Roman" w:cs="Times New Roman"/>
          <w:color w:val="000000" w:themeColor="text1"/>
        </w:rPr>
        <w:fldChar w:fldCharType="separate"/>
      </w:r>
      <w:r w:rsidR="00B1248B" w:rsidRPr="007310A7">
        <w:rPr>
          <w:rFonts w:ascii="Cambria" w:hAnsi="Cambria"/>
          <w:color w:val="000000" w:themeColor="text1"/>
        </w:rPr>
        <w:t xml:space="preserve">(vgl. z.B. </w:t>
      </w:r>
      <w:proofErr w:type="spellStart"/>
      <w:r w:rsidR="00B1248B" w:rsidRPr="007310A7">
        <w:rPr>
          <w:rFonts w:ascii="Cambria" w:hAnsi="Cambria"/>
          <w:color w:val="000000" w:themeColor="text1"/>
        </w:rPr>
        <w:t>Viloria</w:t>
      </w:r>
      <w:proofErr w:type="spellEnd"/>
      <w:r w:rsidR="00B1248B" w:rsidRPr="007310A7">
        <w:rPr>
          <w:rFonts w:ascii="Cambria" w:hAnsi="Cambria"/>
          <w:color w:val="000000" w:themeColor="text1"/>
        </w:rPr>
        <w:t xml:space="preserve"> 2017)</w:t>
      </w:r>
      <w:r w:rsidR="00B1248B"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Hier wird deutlich, dass intergeschlechtliche Menschen abhängig von ihrer Variation und deren Medikalisierung sowohl mit einem relativierenden, vom eigenen Erleben entfremdenden Sprechen als auch mit dem Schweigen ihrer Eltern konfrontiert sein können. Hier bedeutet eine Ablösung von der Perspektive der Eltern auch die eigene geschlechtliche Besonderheit überhaupt als solche zu benennen und das eigene diesbezügliche Erleben wahrzunehmen bzw. zu thematisieren. Die Besonderheit innerhalb von Robins Fallgeschichte ist, dass er diese selbstbestimmte Thematisierung zunächst mit trans* </w:t>
      </w:r>
      <w:r w:rsidRPr="007310A7">
        <w:rPr>
          <w:rFonts w:eastAsia="Times New Roman" w:cs="Times New Roman"/>
          <w:color w:val="000000" w:themeColor="text1"/>
        </w:rPr>
        <w:lastRenderedPageBreak/>
        <w:t>positionierten Peer-Personen und im weiteren Verlauf auch mit seiner Mutter realisiert. Letzteres beschreibt er als „eine jahrelange Situation des schwierigen Redens“ (</w:t>
      </w:r>
      <w:proofErr w:type="spellStart"/>
      <w:r w:rsidRPr="007310A7">
        <w:rPr>
          <w:rFonts w:eastAsia="Times New Roman" w:cs="Times New Roman"/>
          <w:color w:val="000000" w:themeColor="text1"/>
        </w:rPr>
        <w:t>ebd</w:t>
      </w:r>
      <w:proofErr w:type="spellEnd"/>
      <w:r w:rsidRPr="007310A7">
        <w:rPr>
          <w:rFonts w:eastAsia="Times New Roman" w:cs="Times New Roman"/>
          <w:color w:val="000000" w:themeColor="text1"/>
        </w:rPr>
        <w:t>). Hier wird einerseits die Konflikthaftigkeit dieses Prozesses, aber auch der Möglichkeitsraum familiale Bindungen zu transformieren deutlich.</w:t>
      </w:r>
    </w:p>
    <w:p w14:paraId="70292B3A" w14:textId="63AFD8FB" w:rsidR="005510E2" w:rsidRPr="007310A7" w:rsidRDefault="005510E2" w:rsidP="00B1248B">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In allen vier Fällen sind traumatische Erfahrungen und deren Fortwirken bis in die Gegenwart mit der jeweiligen Biographie verwoben. Besonders zentral ist Trauma in Folge sequenziell erlebter Gewalt und Grenzverletzung in den Fallgeschichten von Kristin und Alex. Während auf die Relevanz von Trauma und Gewalt im Kontext gesamtbiographischer Bearbeitungsstrategien im Rahmen der Typenbildung näher eingegangen wird, soll hier der Aspekt der durch traumatische Erfahrungen vermittelten Loyalitätsbindung erläutert werden. Sowohl in Alex als auch in Kristins Fall lässt sich eine anhaltende Bindung an eben die Personen herausarbeiten, die ihnen gegenüber in unterschiedlichen Formen Gewalt ausgeübt bzw. sie vor dieser nicht geschützt haben. Während sich in Alex</w:t>
      </w:r>
      <w:r w:rsidR="003A6D61">
        <w:rPr>
          <w:rFonts w:eastAsia="Times New Roman" w:cs="Times New Roman"/>
          <w:color w:val="000000" w:themeColor="text1"/>
        </w:rPr>
        <w:t>‘</w:t>
      </w:r>
      <w:r w:rsidRPr="007310A7">
        <w:rPr>
          <w:rFonts w:eastAsia="Times New Roman" w:cs="Times New Roman"/>
          <w:color w:val="000000" w:themeColor="text1"/>
        </w:rPr>
        <w:t xml:space="preserve"> Fall</w:t>
      </w:r>
      <w:r w:rsidR="00547F78">
        <w:rPr>
          <w:rFonts w:eastAsia="Times New Roman" w:cs="Times New Roman"/>
          <w:color w:val="000000" w:themeColor="text1"/>
        </w:rPr>
        <w:t xml:space="preserve">, verstärkt durch die familial tradierte Darstellungsweise, </w:t>
      </w:r>
      <w:r w:rsidRPr="007310A7">
        <w:rPr>
          <w:rFonts w:eastAsia="Times New Roman" w:cs="Times New Roman"/>
          <w:color w:val="000000" w:themeColor="text1"/>
        </w:rPr>
        <w:t xml:space="preserve">eine anhaltende Loyalitätsbindung gegenüber </w:t>
      </w:r>
      <w:r w:rsidR="00547F78">
        <w:rPr>
          <w:rFonts w:eastAsia="Times New Roman" w:cs="Times New Roman"/>
          <w:color w:val="000000" w:themeColor="text1"/>
        </w:rPr>
        <w:t xml:space="preserve">der </w:t>
      </w:r>
      <w:r w:rsidRPr="007310A7">
        <w:rPr>
          <w:rFonts w:eastAsia="Times New Roman" w:cs="Times New Roman"/>
          <w:color w:val="000000" w:themeColor="text1"/>
        </w:rPr>
        <w:t xml:space="preserve">ihn </w:t>
      </w:r>
      <w:r w:rsidR="00547F78">
        <w:rPr>
          <w:rFonts w:eastAsia="Times New Roman" w:cs="Times New Roman"/>
          <w:color w:val="000000" w:themeColor="text1"/>
        </w:rPr>
        <w:t xml:space="preserve">seit seiner </w:t>
      </w:r>
      <w:r w:rsidRPr="007310A7">
        <w:rPr>
          <w:rFonts w:eastAsia="Times New Roman" w:cs="Times New Roman"/>
          <w:color w:val="000000" w:themeColor="text1"/>
        </w:rPr>
        <w:t>Kindheit operierende</w:t>
      </w:r>
      <w:r w:rsidR="00547F78">
        <w:rPr>
          <w:rFonts w:eastAsia="Times New Roman" w:cs="Times New Roman"/>
          <w:color w:val="000000" w:themeColor="text1"/>
        </w:rPr>
        <w:t>n</w:t>
      </w:r>
      <w:r w:rsidRPr="007310A7">
        <w:rPr>
          <w:rFonts w:eastAsia="Times New Roman" w:cs="Times New Roman"/>
          <w:color w:val="000000" w:themeColor="text1"/>
        </w:rPr>
        <w:t xml:space="preserve"> Chirurgin</w:t>
      </w:r>
      <w:r w:rsidR="003A6D61">
        <w:rPr>
          <w:rFonts w:eastAsia="Times New Roman" w:cs="Times New Roman"/>
          <w:color w:val="000000" w:themeColor="text1"/>
        </w:rPr>
        <w:t xml:space="preserve"> </w:t>
      </w:r>
      <w:r w:rsidRPr="007310A7">
        <w:rPr>
          <w:rFonts w:eastAsia="Times New Roman" w:cs="Times New Roman"/>
          <w:color w:val="000000" w:themeColor="text1"/>
        </w:rPr>
        <w:t xml:space="preserve">rekonstruieren lässt, bleibt Kristin bis zum Beziehungsabbruch seitens ihrer massiv gewaltausübenden Mutter an </w:t>
      </w:r>
      <w:r w:rsidR="00BF4C3D">
        <w:rPr>
          <w:rFonts w:eastAsia="Times New Roman" w:cs="Times New Roman"/>
          <w:color w:val="000000" w:themeColor="text1"/>
        </w:rPr>
        <w:t xml:space="preserve">diese und </w:t>
      </w:r>
      <w:r w:rsidR="003A6D61">
        <w:rPr>
          <w:rFonts w:eastAsia="Times New Roman" w:cs="Times New Roman"/>
          <w:color w:val="000000" w:themeColor="text1"/>
        </w:rPr>
        <w:t xml:space="preserve">ihre </w:t>
      </w:r>
      <w:r w:rsidR="00BF4C3D">
        <w:rPr>
          <w:rFonts w:eastAsia="Times New Roman" w:cs="Times New Roman"/>
          <w:color w:val="000000" w:themeColor="text1"/>
        </w:rPr>
        <w:t xml:space="preserve">Gewalt-legitimierenden Narrative </w:t>
      </w:r>
      <w:r w:rsidRPr="007310A7">
        <w:rPr>
          <w:rFonts w:eastAsia="Times New Roman" w:cs="Times New Roman"/>
          <w:color w:val="000000" w:themeColor="text1"/>
        </w:rPr>
        <w:t xml:space="preserve">gebunden. Diese Bindung wird entweder durch eine im Fall von Kristin Mutter explizit </w:t>
      </w:r>
      <w:r w:rsidR="00547F78">
        <w:rPr>
          <w:rFonts w:eastAsia="Times New Roman" w:cs="Times New Roman"/>
          <w:color w:val="000000" w:themeColor="text1"/>
        </w:rPr>
        <w:t xml:space="preserve">formulierte </w:t>
      </w:r>
      <w:r w:rsidRPr="007310A7">
        <w:rPr>
          <w:rFonts w:eastAsia="Times New Roman" w:cs="Times New Roman"/>
          <w:color w:val="000000" w:themeColor="text1"/>
        </w:rPr>
        <w:t>oder im Fall von Alex</w:t>
      </w:r>
      <w:r w:rsidR="00547F78">
        <w:rPr>
          <w:rFonts w:eastAsia="Times New Roman" w:cs="Times New Roman"/>
          <w:color w:val="000000" w:themeColor="text1"/>
        </w:rPr>
        <w:t>‘</w:t>
      </w:r>
      <w:r w:rsidRPr="007310A7">
        <w:rPr>
          <w:rFonts w:eastAsia="Times New Roman" w:cs="Times New Roman"/>
          <w:color w:val="000000" w:themeColor="text1"/>
        </w:rPr>
        <w:t xml:space="preserve"> </w:t>
      </w:r>
      <w:r w:rsidR="00547F78">
        <w:rPr>
          <w:rFonts w:eastAsia="Times New Roman" w:cs="Times New Roman"/>
          <w:color w:val="000000" w:themeColor="text1"/>
        </w:rPr>
        <w:t xml:space="preserve">Eltern und Behandlerin </w:t>
      </w:r>
      <w:r w:rsidRPr="007310A7">
        <w:rPr>
          <w:rFonts w:eastAsia="Times New Roman" w:cs="Times New Roman"/>
          <w:color w:val="000000" w:themeColor="text1"/>
        </w:rPr>
        <w:t>implizite Einforderung von Dankbarkeit verstärkt.</w:t>
      </w:r>
    </w:p>
    <w:p w14:paraId="766C48DA" w14:textId="3FD0BED1"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Für ein vertieftes Verständnis dieser traumatisch bedingten Loyalitätsbindungen sind </w:t>
      </w:r>
      <w:r w:rsidR="00052FE4">
        <w:rPr>
          <w:rFonts w:eastAsia="Times New Roman" w:cs="Times New Roman"/>
          <w:color w:val="000000" w:themeColor="text1"/>
        </w:rPr>
        <w:t xml:space="preserve">erneut </w:t>
      </w:r>
      <w:proofErr w:type="spellStart"/>
      <w:r w:rsidRPr="007310A7">
        <w:rPr>
          <w:rFonts w:eastAsia="Times New Roman" w:cs="Times New Roman"/>
          <w:color w:val="000000" w:themeColor="text1"/>
        </w:rPr>
        <w:t>traumapsychologische</w:t>
      </w:r>
      <w:proofErr w:type="spellEnd"/>
      <w:r w:rsidRPr="007310A7">
        <w:rPr>
          <w:rFonts w:eastAsia="Times New Roman" w:cs="Times New Roman"/>
          <w:color w:val="000000" w:themeColor="text1"/>
        </w:rPr>
        <w:t xml:space="preserve"> Wissensbestände hilfreich: So wird insbesondere bei kindlichen Betroffenen von Gewalt im familialen bzw. sozial nahen Umfeld häufig die Entwicklung einer Täter*innen-Loyalität beschrieben.</w:t>
      </w:r>
      <w:r w:rsidRPr="007310A7">
        <w:rPr>
          <w:rStyle w:val="Funotenzeichen"/>
          <w:color w:val="000000" w:themeColor="text1"/>
        </w:rPr>
        <w:footnoteReference w:id="215"/>
      </w:r>
      <w:r w:rsidRPr="007310A7">
        <w:rPr>
          <w:rFonts w:eastAsia="Times New Roman" w:cs="Times New Roman"/>
          <w:color w:val="000000" w:themeColor="text1"/>
        </w:rPr>
        <w:t xml:space="preserve"> Letztere wird innerhalb psychoanalytischer bzw. psychodynamischen Ansätze mittels Identifizierungsprozessen und in neueren Dissoziations-theoretischen Modellen durch dissoziative Struktur</w:t>
      </w:r>
      <w:r w:rsidR="00052FE4">
        <w:rPr>
          <w:rFonts w:eastAsia="Times New Roman" w:cs="Times New Roman"/>
          <w:color w:val="000000" w:themeColor="text1"/>
        </w:rPr>
        <w:t>- und Persönlichkeits</w:t>
      </w:r>
      <w:r w:rsidRPr="007310A7">
        <w:rPr>
          <w:rFonts w:eastAsia="Times New Roman" w:cs="Times New Roman"/>
          <w:color w:val="000000" w:themeColor="text1"/>
        </w:rPr>
        <w:t>bildung im Zuge schwerwiegender Belastungserfahrungen erklärt</w:t>
      </w:r>
      <w:r w:rsidR="00B1248B" w:rsidRPr="007310A7">
        <w:rPr>
          <w:rFonts w:eastAsia="Times New Roman" w:cs="Times New Roman"/>
          <w:color w:val="000000" w:themeColor="text1"/>
        </w:rPr>
        <w:t xml:space="preserve"> </w:t>
      </w:r>
      <w:r w:rsidR="00B1248B" w:rsidRPr="007310A7">
        <w:rPr>
          <w:rFonts w:eastAsia="Times New Roman" w:cs="Times New Roman"/>
          <w:color w:val="000000" w:themeColor="text1"/>
        </w:rPr>
        <w:fldChar w:fldCharType="begin"/>
      </w:r>
      <w:r w:rsidR="005A33D4" w:rsidRPr="007310A7">
        <w:rPr>
          <w:rFonts w:eastAsia="Times New Roman" w:cs="Times New Roman"/>
          <w:color w:val="000000" w:themeColor="text1"/>
        </w:rPr>
        <w:instrText xml:space="preserve"> ADDIN ZOTERO_ITEM CSL_CITATION {"citationID":"s60kskIk","properties":{"unsorted":false,"formattedCitation":"(vgl. z.B. Huber 2013, 205ff; Lahav u.\\uc0\\u160{}a. 2025; Van der Hart 2013; W\\uc0\\u246{}ller u.\\uc0\\u160{}a. 2020, 7)","plainCitation":"(vgl. z.B. Huber 2013, 205ff; Lahav u. a. 2025; Van der Hart 2013; Wöller u. a. 2020, 7)","dontUpdate":true,"noteIndex":0},"citationItems":[{"id":1407,"uris":["http://zotero.org/users/local/owKliTIb/items/PQDI6HH6"],"itemData":{"id":1407,"type":"article-journal","container-title":"Journal of Analytic Psychology","page":"109–126","title":"Der Feind im Innern: Psychotherapie mit Täterintrojekten [The enemy inside: Psychotherapy with perpetrator introjects]. Paderborn, Germany: Junferman. Hultberg, P.(1988). Shame a hidden emotion","volume":"33","author":[{"family":"Huber","given":"M"}],"issued":{"date-parts":[["2013"]]}},"locator":"205ff","label":"page","prefix":"vgl. z.B."},{"id":1123,"uris":["http://zotero.org/users/local/owKliTIb/items/JQFBKGLU"],"itemData":{"id":1123,"type":"article-journal","container-title":"Child abuse &amp; neglect","DOI":"10.1016/j.chiabu.2024.107196","page":"107196","publisher":"Elsevier BV","title":"Complex PTSD and identification with the aggressor among survivors of childhood abuse","volume":"160","author":[{"family":"Lahav","given":"Y."},{"family":"Cloitre","given":"M."},{"family":"Hyland","given":"P."},{"family":"Shevlin","given":"M."},{"family":"Ben-Ezra","given":"M."},{"family":"Karatzias","given":"T."}],"issued":{"date-parts":[["2025"]]}}},{"id":1133,"uris":["http://zotero.org/users/local/owKliTIb/items/XSPLJU23"],"itemData":{"id":1133,"type":"chapter","container-title":"Der Feind im Innern. Psychotherapie mit Täterintrojekten","page":"205-211","publisher":"Junfermann","publisher-place":"Paderborn","title":"„Wir sprechen von täterimitierenden Anteilen\"","author":[{"family":"Van der Hart","given":"O."}],"editor":[{"family":"Huber","given":"M."}],"issued":{"date-parts":[["2013"]]}}},{"id":1408,"uris":["http://zotero.org/users/local/owKliTIb/items/ADV7APZ6"],"itemData":{"id":1408,"type":"book","publisher":"Klett-Cotta","title":"Psychodynamische Therapie der komplexen posttraumatischen Belastungsstörung: ein Manual zur Behandlung nach Kindheitstrauma","author":[{"family":"Wöller","given":"Wolfgang"},{"family":"Lampe","given":"Astrid"},{"family":"Schellong","given":"Julia"},{"family":"Leichsenring","given":"Falk"},{"family":"Kruse","given":"Johannes"},{"family":"Mattheß","given":"Helga"}],"issued":{"date-parts":[["2020"]]}},"locator":"7","label":"page"}],"schema":"https://github.com/citation-style-language/schema/raw/master/csl-citation.json"} </w:instrText>
      </w:r>
      <w:r w:rsidR="00B1248B" w:rsidRPr="007310A7">
        <w:rPr>
          <w:rFonts w:eastAsia="Times New Roman" w:cs="Times New Roman"/>
          <w:color w:val="000000" w:themeColor="text1"/>
        </w:rPr>
        <w:fldChar w:fldCharType="separate"/>
      </w:r>
      <w:r w:rsidR="00F07A70" w:rsidRPr="007310A7">
        <w:rPr>
          <w:rFonts w:ascii="Cambria" w:hAnsi="Cambria" w:cs="Times New Roman"/>
          <w:color w:val="000000" w:themeColor="text1"/>
        </w:rPr>
        <w:t>(</w:t>
      </w:r>
      <w:bookmarkStart w:id="83" w:name="_Hlk233290880"/>
      <w:r w:rsidR="00F07A70" w:rsidRPr="007310A7">
        <w:rPr>
          <w:rFonts w:ascii="Cambria" w:hAnsi="Cambria" w:cs="Times New Roman"/>
          <w:color w:val="000000" w:themeColor="text1"/>
        </w:rPr>
        <w:t xml:space="preserve">vgl. z.B. Huber 2013, 205ff; </w:t>
      </w:r>
      <w:proofErr w:type="spellStart"/>
      <w:r w:rsidR="00F07A70" w:rsidRPr="007310A7">
        <w:rPr>
          <w:rFonts w:ascii="Cambria" w:hAnsi="Cambria" w:cs="Times New Roman"/>
          <w:color w:val="000000" w:themeColor="text1"/>
        </w:rPr>
        <w:t>Lahav</w:t>
      </w:r>
      <w:proofErr w:type="spellEnd"/>
      <w:r w:rsidR="00F07A70" w:rsidRPr="007310A7">
        <w:rPr>
          <w:rFonts w:ascii="Cambria" w:hAnsi="Cambria" w:cs="Times New Roman"/>
          <w:color w:val="000000" w:themeColor="text1"/>
        </w:rPr>
        <w:t xml:space="preserve"> et al. 2025; Van der Hart 2013; Wöller et al. 2020, 7</w:t>
      </w:r>
      <w:bookmarkEnd w:id="83"/>
      <w:r w:rsidR="00F07A70" w:rsidRPr="007310A7">
        <w:rPr>
          <w:rFonts w:ascii="Cambria" w:hAnsi="Cambria" w:cs="Times New Roman"/>
          <w:color w:val="000000" w:themeColor="text1"/>
        </w:rPr>
        <w:t>)</w:t>
      </w:r>
      <w:r w:rsidR="00B1248B"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In Hinsicht auf die biographischen </w:t>
      </w:r>
      <w:r w:rsidRPr="007310A7">
        <w:rPr>
          <w:rFonts w:eastAsia="Times New Roman" w:cs="Times New Roman"/>
          <w:color w:val="000000" w:themeColor="text1"/>
        </w:rPr>
        <w:lastRenderedPageBreak/>
        <w:t xml:space="preserve">Verläufe von Kristin und Alex bedeutet dies, dass durch traumatische Erfahrungen verstärkte Loyalitätsbindungen eine Bearbeitung letzterer sowie eine dadurch </w:t>
      </w:r>
      <w:r w:rsidR="006E73AE">
        <w:rPr>
          <w:rFonts w:eastAsia="Times New Roman" w:cs="Times New Roman"/>
          <w:color w:val="000000" w:themeColor="text1"/>
        </w:rPr>
        <w:t>ermöglichte Ablösungse</w:t>
      </w:r>
      <w:r w:rsidRPr="007310A7">
        <w:rPr>
          <w:rFonts w:eastAsia="Times New Roman" w:cs="Times New Roman"/>
          <w:color w:val="000000" w:themeColor="text1"/>
        </w:rPr>
        <w:t xml:space="preserve">ntwicklung besonders herausfordernd gestalten und einer </w:t>
      </w:r>
      <w:proofErr w:type="spellStart"/>
      <w:r w:rsidR="00B17993">
        <w:rPr>
          <w:rFonts w:eastAsia="Times New Roman" w:cs="Times New Roman"/>
          <w:color w:val="000000" w:themeColor="text1"/>
        </w:rPr>
        <w:t>traumasensibilisierten</w:t>
      </w:r>
      <w:proofErr w:type="spellEnd"/>
      <w:r w:rsidR="00B17993">
        <w:rPr>
          <w:rFonts w:eastAsia="Times New Roman" w:cs="Times New Roman"/>
          <w:color w:val="000000" w:themeColor="text1"/>
        </w:rPr>
        <w:t xml:space="preserve"> </w:t>
      </w:r>
      <w:r w:rsidRPr="007310A7">
        <w:rPr>
          <w:rFonts w:eastAsia="Times New Roman" w:cs="Times New Roman"/>
          <w:color w:val="000000" w:themeColor="text1"/>
        </w:rPr>
        <w:t>Begleitung bedürfen</w:t>
      </w:r>
      <w:r w:rsidR="00B17993">
        <w:rPr>
          <w:rFonts w:eastAsia="Times New Roman" w:cs="Times New Roman"/>
          <w:color w:val="000000" w:themeColor="text1"/>
        </w:rPr>
        <w:t xml:space="preserve"> (siehe 9)</w:t>
      </w:r>
      <w:r w:rsidRPr="007310A7">
        <w:rPr>
          <w:rFonts w:eastAsia="Times New Roman" w:cs="Times New Roman"/>
          <w:color w:val="000000" w:themeColor="text1"/>
        </w:rPr>
        <w:t>.</w:t>
      </w:r>
    </w:p>
    <w:p w14:paraId="703358C3" w14:textId="77777777" w:rsidR="005510E2" w:rsidRPr="007310A7" w:rsidRDefault="005510E2" w:rsidP="00060DE1">
      <w:pPr>
        <w:spacing w:before="480" w:after="120" w:line="360" w:lineRule="auto"/>
        <w:rPr>
          <w:rFonts w:eastAsia="Times New Roman" w:cs="Times New Roman"/>
          <w:i/>
          <w:color w:val="000000" w:themeColor="text1"/>
        </w:rPr>
      </w:pPr>
      <w:r w:rsidRPr="007310A7">
        <w:rPr>
          <w:rFonts w:eastAsia="Times New Roman" w:cs="Times New Roman"/>
          <w:i/>
          <w:color w:val="000000" w:themeColor="text1"/>
        </w:rPr>
        <w:t>Anerkennung und Ablehnung durch Peers und außerfamiliale Bezugspersonen</w:t>
      </w:r>
    </w:p>
    <w:p w14:paraId="63EA1E59" w14:textId="7F2E0EB0" w:rsidR="005510E2" w:rsidRPr="007310A7" w:rsidRDefault="005510E2" w:rsidP="005510E2">
      <w:pPr>
        <w:spacing w:line="360" w:lineRule="auto"/>
        <w:jc w:val="both"/>
        <w:rPr>
          <w:color w:val="000000" w:themeColor="text1"/>
        </w:rPr>
      </w:pPr>
      <w:r w:rsidRPr="007310A7">
        <w:rPr>
          <w:color w:val="000000" w:themeColor="text1"/>
        </w:rPr>
        <w:t>In Robins und Valeries Fall wird die Bedeutung von selbstgewählten Peers – Personen die auf Grund geteilter Erfahrungen eine Identifikations- bzw. Vorbildfunktion einnehmen</w:t>
      </w:r>
      <w:r w:rsidR="00642CAE">
        <w:rPr>
          <w:color w:val="000000" w:themeColor="text1"/>
        </w:rPr>
        <w:t xml:space="preserve"> </w:t>
      </w:r>
      <w:r w:rsidRPr="007310A7">
        <w:rPr>
          <w:color w:val="000000" w:themeColor="text1"/>
        </w:rPr>
        <w:t>– besonders deutlich. In beiden Biographien führen diese Begegnungen zu handlungsermächtigenden</w:t>
      </w:r>
      <w:r w:rsidR="001C3C07">
        <w:rPr>
          <w:color w:val="000000" w:themeColor="text1"/>
        </w:rPr>
        <w:t xml:space="preserve"> Veränderungs- und Bearbeitungsp</w:t>
      </w:r>
      <w:r w:rsidRPr="007310A7">
        <w:rPr>
          <w:color w:val="000000" w:themeColor="text1"/>
        </w:rPr>
        <w:t xml:space="preserve">rozessen, die als </w:t>
      </w:r>
      <w:proofErr w:type="spellStart"/>
      <w:r w:rsidRPr="007310A7">
        <w:rPr>
          <w:color w:val="000000" w:themeColor="text1"/>
        </w:rPr>
        <w:t>Transitions</w:t>
      </w:r>
      <w:r w:rsidR="001C3C07">
        <w:rPr>
          <w:color w:val="000000" w:themeColor="text1"/>
        </w:rPr>
        <w:t>verlauf</w:t>
      </w:r>
      <w:proofErr w:type="spellEnd"/>
      <w:r w:rsidRPr="007310A7">
        <w:rPr>
          <w:color w:val="000000" w:themeColor="text1"/>
        </w:rPr>
        <w:t xml:space="preserve"> des </w:t>
      </w:r>
      <w:r w:rsidRPr="007310A7">
        <w:rPr>
          <w:i/>
          <w:color w:val="000000" w:themeColor="text1"/>
        </w:rPr>
        <w:t>Inter* Werdens</w:t>
      </w:r>
      <w:r w:rsidRPr="007310A7">
        <w:rPr>
          <w:color w:val="000000" w:themeColor="text1"/>
        </w:rPr>
        <w:t xml:space="preserve"> beschreibbar sind. Durch anerkennende Begegnungen mit anderen inter- und in Robins Fall auch transgeschlechtlichen Menschen wird eine von den Perspektiven der Herkunftsfamilie </w:t>
      </w:r>
      <w:proofErr w:type="spellStart"/>
      <w:r w:rsidRPr="007310A7">
        <w:rPr>
          <w:color w:val="000000" w:themeColor="text1"/>
        </w:rPr>
        <w:t>abgelöstere</w:t>
      </w:r>
      <w:proofErr w:type="spellEnd"/>
      <w:r w:rsidRPr="007310A7">
        <w:rPr>
          <w:color w:val="000000" w:themeColor="text1"/>
        </w:rPr>
        <w:t xml:space="preserve"> Auseinandersetzung mit den </w:t>
      </w:r>
      <w:r w:rsidR="001C3C07">
        <w:rPr>
          <w:color w:val="000000" w:themeColor="text1"/>
        </w:rPr>
        <w:t xml:space="preserve">eigenen </w:t>
      </w:r>
      <w:r w:rsidRPr="007310A7">
        <w:rPr>
          <w:color w:val="000000" w:themeColor="text1"/>
        </w:rPr>
        <w:t xml:space="preserve">geschlechtsbezogenen Erfahrungen möglich. Dabei lässt sich soziale Anerkennung hier auch als Prozess des </w:t>
      </w:r>
      <w:r w:rsidR="00872CE8">
        <w:rPr>
          <w:color w:val="000000" w:themeColor="text1"/>
        </w:rPr>
        <w:t>S</w:t>
      </w:r>
      <w:r w:rsidRPr="007310A7">
        <w:rPr>
          <w:color w:val="000000" w:themeColor="text1"/>
        </w:rPr>
        <w:t>ich</w:t>
      </w:r>
      <w:r w:rsidR="00872CE8">
        <w:rPr>
          <w:color w:val="000000" w:themeColor="text1"/>
        </w:rPr>
        <w:t>- –</w:t>
      </w:r>
      <w:r w:rsidRPr="007310A7">
        <w:rPr>
          <w:color w:val="000000" w:themeColor="text1"/>
        </w:rPr>
        <w:t xml:space="preserve"> </w:t>
      </w:r>
      <w:r w:rsidRPr="00872CE8">
        <w:rPr>
          <w:i/>
          <w:iCs/>
          <w:color w:val="000000" w:themeColor="text1"/>
        </w:rPr>
        <w:t>als</w:t>
      </w:r>
      <w:r w:rsidRPr="007310A7">
        <w:rPr>
          <w:color w:val="000000" w:themeColor="text1"/>
        </w:rPr>
        <w:t xml:space="preserve"> und </w:t>
      </w:r>
      <w:r w:rsidRPr="00872CE8">
        <w:rPr>
          <w:i/>
          <w:iCs/>
          <w:color w:val="000000" w:themeColor="text1"/>
        </w:rPr>
        <w:t>im</w:t>
      </w:r>
      <w:r w:rsidRPr="007310A7">
        <w:rPr>
          <w:color w:val="000000" w:themeColor="text1"/>
        </w:rPr>
        <w:t xml:space="preserve"> </w:t>
      </w:r>
      <w:r w:rsidR="00872CE8">
        <w:rPr>
          <w:color w:val="000000" w:themeColor="text1"/>
        </w:rPr>
        <w:t>a</w:t>
      </w:r>
      <w:r w:rsidRPr="007310A7">
        <w:rPr>
          <w:color w:val="000000" w:themeColor="text1"/>
        </w:rPr>
        <w:t xml:space="preserve">ndern </w:t>
      </w:r>
      <w:r w:rsidR="00872CE8">
        <w:rPr>
          <w:color w:val="000000" w:themeColor="text1"/>
        </w:rPr>
        <w:t xml:space="preserve">– </w:t>
      </w:r>
      <w:r w:rsidRPr="007310A7">
        <w:rPr>
          <w:color w:val="000000" w:themeColor="text1"/>
        </w:rPr>
        <w:t xml:space="preserve">Erkennens bzw. des Sich-Selbst-Neu-Entdeckens in </w:t>
      </w:r>
      <w:r w:rsidR="00397DE1">
        <w:rPr>
          <w:color w:val="000000" w:themeColor="text1"/>
        </w:rPr>
        <w:t xml:space="preserve">Beziehungen </w:t>
      </w:r>
      <w:r w:rsidRPr="007310A7">
        <w:rPr>
          <w:color w:val="000000" w:themeColor="text1"/>
        </w:rPr>
        <w:t>verstehen</w:t>
      </w:r>
      <w:r w:rsidR="001478B0" w:rsidRPr="007310A7">
        <w:rPr>
          <w:color w:val="000000" w:themeColor="text1"/>
        </w:rPr>
        <w:t xml:space="preserve"> </w:t>
      </w:r>
      <w:r w:rsidR="00F914E1" w:rsidRPr="007310A7">
        <w:rPr>
          <w:color w:val="000000" w:themeColor="text1"/>
        </w:rPr>
        <w:fldChar w:fldCharType="begin"/>
      </w:r>
      <w:r w:rsidR="00F914E1" w:rsidRPr="007310A7">
        <w:rPr>
          <w:color w:val="000000" w:themeColor="text1"/>
        </w:rPr>
        <w:instrText xml:space="preserve"> ADDIN ZOTERO_ITEM CSL_CITATION {"citationID":"qGlOEWOC","properties":{"unsorted":false,"formattedCitation":"(vgl. Ricoeur 1996, 234)","plainCitation":"(vgl. Ricoeur 1996, 234)","noteIndex":0},"citationItems":[{"id":1409,"uris":["http://zotero.org/users/local/owKliTIb/items/XD6ACBZV"],"itemData":{"id":1409,"type":"book","edition":"1.","ISBN":"978-3-7705-2904-9","number-of-pages":"448","publisher":"Wilhelm Fink Verlag","publisher-place":"München","title":"Das Selbst als ein Anderer","author":[{"family":"Ricoeur","given":"Paul"}],"issued":{"date-parts":[["1996"]]}},"locator":"234","label":"page","prefix":"vgl."}],"schema":"https://github.com/citation-style-language/schema/raw/master/csl-citation.json"} </w:instrText>
      </w:r>
      <w:r w:rsidR="00F914E1" w:rsidRPr="007310A7">
        <w:rPr>
          <w:color w:val="000000" w:themeColor="text1"/>
        </w:rPr>
        <w:fldChar w:fldCharType="separate"/>
      </w:r>
      <w:r w:rsidR="00F914E1" w:rsidRPr="007310A7">
        <w:rPr>
          <w:rFonts w:ascii="Cambria" w:hAnsi="Cambria"/>
          <w:color w:val="000000" w:themeColor="text1"/>
        </w:rPr>
        <w:t xml:space="preserve">(vgl. </w:t>
      </w:r>
      <w:proofErr w:type="spellStart"/>
      <w:r w:rsidR="00F914E1" w:rsidRPr="007310A7">
        <w:rPr>
          <w:rFonts w:ascii="Cambria" w:hAnsi="Cambria"/>
          <w:color w:val="000000" w:themeColor="text1"/>
        </w:rPr>
        <w:t>Ricoeur</w:t>
      </w:r>
      <w:proofErr w:type="spellEnd"/>
      <w:r w:rsidR="00F914E1" w:rsidRPr="007310A7">
        <w:rPr>
          <w:rFonts w:ascii="Cambria" w:hAnsi="Cambria"/>
          <w:color w:val="000000" w:themeColor="text1"/>
        </w:rPr>
        <w:t xml:space="preserve"> 1996, 234)</w:t>
      </w:r>
      <w:r w:rsidR="00F914E1" w:rsidRPr="007310A7">
        <w:rPr>
          <w:color w:val="000000" w:themeColor="text1"/>
        </w:rPr>
        <w:fldChar w:fldCharType="end"/>
      </w:r>
      <w:r w:rsidRPr="007310A7">
        <w:rPr>
          <w:color w:val="000000" w:themeColor="text1"/>
        </w:rPr>
        <w:t xml:space="preserve">. Die Begegnungen mit Peers führen </w:t>
      </w:r>
      <w:r w:rsidR="00072066">
        <w:rPr>
          <w:color w:val="000000" w:themeColor="text1"/>
        </w:rPr>
        <w:t xml:space="preserve">für Robin und Valerie </w:t>
      </w:r>
      <w:r w:rsidRPr="007310A7">
        <w:rPr>
          <w:color w:val="000000" w:themeColor="text1"/>
        </w:rPr>
        <w:t xml:space="preserve">in unterschiedlichen Formen zum Anschluss an neue Wir-Gruppen, in denen sowohl </w:t>
      </w:r>
      <w:r w:rsidR="00817EC2">
        <w:rPr>
          <w:color w:val="000000" w:themeColor="text1"/>
        </w:rPr>
        <w:t xml:space="preserve">die eigene </w:t>
      </w:r>
      <w:r w:rsidRPr="007310A7">
        <w:rPr>
          <w:color w:val="000000" w:themeColor="text1"/>
        </w:rPr>
        <w:t xml:space="preserve">geschlechtliche Non-Normativität als auch die erlebte Medikalisierung eine verbindende Erfahrung darstellt. Die Erfahrung, sich als intergeschlechtliche Person erst im Erwachsenenalter als Teil eines Kollektivs zu verstehen, das prägende biographische Erlebnisse teilt, wird in der </w:t>
      </w:r>
      <w:r w:rsidR="00072066">
        <w:rPr>
          <w:color w:val="000000" w:themeColor="text1"/>
        </w:rPr>
        <w:t>Forschungsl</w:t>
      </w:r>
      <w:r w:rsidRPr="007310A7">
        <w:rPr>
          <w:color w:val="000000" w:themeColor="text1"/>
        </w:rPr>
        <w:t xml:space="preserve">iteratur vielfach beschrieben </w:t>
      </w:r>
      <w:r w:rsidR="001478B0" w:rsidRPr="007310A7">
        <w:rPr>
          <w:color w:val="000000" w:themeColor="text1"/>
        </w:rPr>
        <w:fldChar w:fldCharType="begin"/>
      </w:r>
      <w:r w:rsidR="005A33D4" w:rsidRPr="007310A7">
        <w:rPr>
          <w:color w:val="000000" w:themeColor="text1"/>
        </w:rPr>
        <w:instrText xml:space="preserve"> ADDIN ZOTERO_ITEM CSL_CITATION {"citationID":"gDpY0lwi","properties":{"unsorted":true,"formattedCitation":"(vgl. z.B. Gregor 2015; Preves 2003; Surya Monro u.\\uc0\\u160{}a. 2024)","plainCitation":"(vgl. z.B. Gregor 2015; Preves 2003; Surya Monro u. a. 2024)","dontUpdate":true,"noteIndex":0},"citationItems":[{"id":839,"uris":["http://zotero.org/users/local/owKliTIb/items/EES5IYA2"],"itemData":{"id":839,"type":"book","publisher-place":"Bielefeld","title":"Constructing Intersex","author":[{"family":"Gregor","given":"Joris"}],"issued":{"date-parts":[["2015"]]}},"prefix":"vgl. z.B."},{"id":1329,"uris":["http://zotero.org/users/local/owKliTIb/items/WR843YK9","http://zotero.org/users/local/owKliTIb/items/UYK2DWUR"],"itemData":{"id":1329,"type":"book","archive":"WorldCat","ISBN":"0-8135-3228-0","language":"English","note":"section: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id":1411,"uris":["http://zotero.org/users/local/owKliTIb/items/8ACYWGMN"],"itemData":{"id":1411,"type":"book","DOI":"10.4324/9781003219637","edition":"1","ISBN":"978-1-003-21963-7","language":"en","publisher":"Routledge","publisher-place":"London","source":"DOI.org (Crossref)","title":"Intersex, Variations of Sex Characteristics, DSD: Critical Approaches","title-short":"Intersex, Variations of Sex Characteristics, DSD","URL":"https://www.taylorfrancis.com/books/9781003219637","author":[{"family":"Monro","given":"Surya"},{"family":"Berry","given":"Adeline"},{"family":"Carpenter","given":"Morgan"},{"family":"Crocetti","given":"Daniela"},{"family":"Wall","given":"Sean Saifa"}],"accessed":{"date-parts":[["2026",6,11]]},"issued":{"date-parts":[["2024",11,27]]}}}],"schema":"https://github.com/citation-style-language/schema/raw/master/csl-citation.json"} </w:instrText>
      </w:r>
      <w:r w:rsidR="001478B0" w:rsidRPr="007310A7">
        <w:rPr>
          <w:color w:val="000000" w:themeColor="text1"/>
        </w:rPr>
        <w:fldChar w:fldCharType="separate"/>
      </w:r>
      <w:r w:rsidR="00F914E1" w:rsidRPr="007310A7">
        <w:rPr>
          <w:rFonts w:ascii="Cambria" w:hAnsi="Cambria" w:cs="Times New Roman"/>
          <w:color w:val="000000" w:themeColor="text1"/>
        </w:rPr>
        <w:t xml:space="preserve">(vgl. z.B. Gregor 2015; </w:t>
      </w:r>
      <w:proofErr w:type="spellStart"/>
      <w:r w:rsidR="00F914E1" w:rsidRPr="007310A7">
        <w:rPr>
          <w:rFonts w:ascii="Cambria" w:hAnsi="Cambria" w:cs="Times New Roman"/>
          <w:color w:val="000000" w:themeColor="text1"/>
        </w:rPr>
        <w:t>Preves</w:t>
      </w:r>
      <w:proofErr w:type="spellEnd"/>
      <w:r w:rsidR="00F914E1" w:rsidRPr="007310A7">
        <w:rPr>
          <w:rFonts w:ascii="Cambria" w:hAnsi="Cambria" w:cs="Times New Roman"/>
          <w:color w:val="000000" w:themeColor="text1"/>
        </w:rPr>
        <w:t xml:space="preserve"> 2003; </w:t>
      </w:r>
      <w:proofErr w:type="spellStart"/>
      <w:r w:rsidR="00F914E1" w:rsidRPr="007310A7">
        <w:rPr>
          <w:rFonts w:ascii="Cambria" w:hAnsi="Cambria" w:cs="Times New Roman"/>
          <w:color w:val="000000" w:themeColor="text1"/>
        </w:rPr>
        <w:t>Monro</w:t>
      </w:r>
      <w:proofErr w:type="spellEnd"/>
      <w:r w:rsidR="00F914E1" w:rsidRPr="007310A7">
        <w:rPr>
          <w:rFonts w:ascii="Cambria" w:hAnsi="Cambria" w:cs="Times New Roman"/>
          <w:color w:val="000000" w:themeColor="text1"/>
        </w:rPr>
        <w:t xml:space="preserve"> et al. 2024)</w:t>
      </w:r>
      <w:r w:rsidR="001478B0" w:rsidRPr="007310A7">
        <w:rPr>
          <w:color w:val="000000" w:themeColor="text1"/>
        </w:rPr>
        <w:fldChar w:fldCharType="end"/>
      </w:r>
      <w:r w:rsidR="00F914E1" w:rsidRPr="007310A7">
        <w:rPr>
          <w:color w:val="000000" w:themeColor="text1"/>
        </w:rPr>
        <w:t>.</w:t>
      </w:r>
    </w:p>
    <w:p w14:paraId="06380A6F" w14:textId="5CEA4A3C" w:rsidR="005510E2" w:rsidRPr="007310A7" w:rsidRDefault="005510E2" w:rsidP="001478B0">
      <w:pPr>
        <w:spacing w:before="240" w:line="360" w:lineRule="auto"/>
        <w:jc w:val="both"/>
        <w:rPr>
          <w:color w:val="000000" w:themeColor="text1"/>
        </w:rPr>
      </w:pPr>
      <w:r w:rsidRPr="007310A7">
        <w:rPr>
          <w:color w:val="000000" w:themeColor="text1"/>
        </w:rPr>
        <w:t>In der Fallkontrastierung zeigen sich ebenfalls charakteristische Verschiedenheiten hinsichtlich der Ausgestaltung und des zeitlichen Verlaufs dieser Peer-Kontakte und Wir-Gruppen-</w:t>
      </w:r>
      <w:r w:rsidR="00CD6122">
        <w:rPr>
          <w:color w:val="000000" w:themeColor="text1"/>
        </w:rPr>
        <w:t>Anschlüsse</w:t>
      </w:r>
      <w:r w:rsidRPr="007310A7">
        <w:rPr>
          <w:color w:val="000000" w:themeColor="text1"/>
        </w:rPr>
        <w:t xml:space="preserve">. In Valeries Biographie ist die Auseinandersetzung mit ihren Erfahrungen als intergeschlechtliche Person stark über </w:t>
      </w:r>
      <w:r w:rsidR="00FB37EE">
        <w:rPr>
          <w:color w:val="000000" w:themeColor="text1"/>
        </w:rPr>
        <w:t xml:space="preserve">eine </w:t>
      </w:r>
      <w:r w:rsidRPr="007310A7">
        <w:rPr>
          <w:color w:val="000000" w:themeColor="text1"/>
        </w:rPr>
        <w:t>kontinuierlich geführte Nahbeziehung vermittelt. Hier</w:t>
      </w:r>
      <w:r w:rsidR="00FB37EE">
        <w:rPr>
          <w:color w:val="000000" w:themeColor="text1"/>
        </w:rPr>
        <w:t xml:space="preserve"> liegt nahe</w:t>
      </w:r>
      <w:r w:rsidRPr="007310A7">
        <w:rPr>
          <w:color w:val="000000" w:themeColor="text1"/>
        </w:rPr>
        <w:t xml:space="preserve">, dass ihr, die </w:t>
      </w:r>
      <w:r w:rsidR="00FB37EE">
        <w:rPr>
          <w:color w:val="000000" w:themeColor="text1"/>
        </w:rPr>
        <w:t xml:space="preserve">basierend auf den geführten Interviews </w:t>
      </w:r>
      <w:r w:rsidRPr="007310A7">
        <w:rPr>
          <w:color w:val="000000" w:themeColor="text1"/>
        </w:rPr>
        <w:t xml:space="preserve">als einzige der vier Biograph*innen keine Ausgrenzungs- und Gewalterfahrungen durch Gleichaltrige erlebt, diese </w:t>
      </w:r>
      <w:r w:rsidR="00FB37EE">
        <w:rPr>
          <w:color w:val="000000" w:themeColor="text1"/>
        </w:rPr>
        <w:t xml:space="preserve">relationale </w:t>
      </w:r>
      <w:r w:rsidRPr="007310A7">
        <w:rPr>
          <w:color w:val="000000" w:themeColor="text1"/>
        </w:rPr>
        <w:t>Bearbeitungsstrategie</w:t>
      </w:r>
      <w:r w:rsidR="00844312">
        <w:rPr>
          <w:color w:val="000000" w:themeColor="text1"/>
        </w:rPr>
        <w:t xml:space="preserve"> am ehesten </w:t>
      </w:r>
      <w:r w:rsidRPr="007310A7">
        <w:rPr>
          <w:color w:val="000000" w:themeColor="text1"/>
        </w:rPr>
        <w:t xml:space="preserve">verfügbar ist. Nahe nicht-romantische </w:t>
      </w:r>
      <w:r w:rsidRPr="007310A7">
        <w:rPr>
          <w:color w:val="000000" w:themeColor="text1"/>
        </w:rPr>
        <w:lastRenderedPageBreak/>
        <w:t xml:space="preserve">Beziehungen außerhalb der Herkunftsfamilie sind in der biographischen Erfahrungsaufschichtung nicht mit Grenzüberschreitungserfahrungen verbunden. Somit ist auch ihr Prozess des </w:t>
      </w:r>
      <w:r w:rsidR="00FB37EE">
        <w:rPr>
          <w:i/>
          <w:color w:val="000000" w:themeColor="text1"/>
        </w:rPr>
        <w:t>I</w:t>
      </w:r>
      <w:r w:rsidRPr="007310A7">
        <w:rPr>
          <w:i/>
          <w:color w:val="000000" w:themeColor="text1"/>
        </w:rPr>
        <w:t>nter*</w:t>
      </w:r>
      <w:r w:rsidRPr="007310A7">
        <w:rPr>
          <w:color w:val="000000" w:themeColor="text1"/>
        </w:rPr>
        <w:t xml:space="preserve"> </w:t>
      </w:r>
      <w:r w:rsidRPr="007310A7">
        <w:rPr>
          <w:i/>
          <w:color w:val="000000" w:themeColor="text1"/>
        </w:rPr>
        <w:t>Werdens</w:t>
      </w:r>
      <w:r w:rsidRPr="007310A7">
        <w:rPr>
          <w:color w:val="000000" w:themeColor="text1"/>
        </w:rPr>
        <w:t xml:space="preserve"> stärker über</w:t>
      </w:r>
      <w:r w:rsidR="00844312">
        <w:rPr>
          <w:color w:val="000000" w:themeColor="text1"/>
        </w:rPr>
        <w:t xml:space="preserve"> eine e</w:t>
      </w:r>
      <w:r w:rsidRPr="007310A7">
        <w:rPr>
          <w:color w:val="000000" w:themeColor="text1"/>
        </w:rPr>
        <w:t xml:space="preserve">nge </w:t>
      </w:r>
      <w:r w:rsidR="00844312">
        <w:rPr>
          <w:color w:val="000000" w:themeColor="text1"/>
        </w:rPr>
        <w:t>Peer-</w:t>
      </w:r>
      <w:r w:rsidRPr="007310A7">
        <w:rPr>
          <w:color w:val="000000" w:themeColor="text1"/>
        </w:rPr>
        <w:t xml:space="preserve">Beziehung vermittelt als über ihre </w:t>
      </w:r>
      <w:r w:rsidR="00844312">
        <w:rPr>
          <w:color w:val="000000" w:themeColor="text1"/>
        </w:rPr>
        <w:t>berufs</w:t>
      </w:r>
      <w:r w:rsidRPr="007310A7">
        <w:rPr>
          <w:color w:val="000000" w:themeColor="text1"/>
        </w:rPr>
        <w:t>biographische Entwicklung. Auch mit ihrer besten Freundin aus der Schulzeit geht Valerie in den Austausch über ihre intergeschlechtlichen Erfahrungen. Zwar</w:t>
      </w:r>
      <w:r w:rsidR="00E34709">
        <w:rPr>
          <w:color w:val="000000" w:themeColor="text1"/>
        </w:rPr>
        <w:t xml:space="preserve"> deutet sich im Interview eine starke Orientierung Valeries an den Bedarfen und Emotionen ihrer Freundin an</w:t>
      </w:r>
      <w:r w:rsidRPr="007310A7">
        <w:rPr>
          <w:color w:val="000000" w:themeColor="text1"/>
        </w:rPr>
        <w:t xml:space="preserve">, dennoch ermöglicht ihr die Thematisierung von </w:t>
      </w:r>
      <w:r w:rsidR="00EF6033">
        <w:rPr>
          <w:color w:val="000000" w:themeColor="text1"/>
        </w:rPr>
        <w:t xml:space="preserve">früheren </w:t>
      </w:r>
      <w:r w:rsidRPr="007310A7">
        <w:rPr>
          <w:color w:val="000000" w:themeColor="text1"/>
        </w:rPr>
        <w:t xml:space="preserve">Isolations- und Fremdheitsgefühlen </w:t>
      </w:r>
      <w:r w:rsidR="00EF6033">
        <w:rPr>
          <w:color w:val="000000" w:themeColor="text1"/>
        </w:rPr>
        <w:t xml:space="preserve">mit ihr </w:t>
      </w:r>
      <w:r w:rsidRPr="007310A7">
        <w:rPr>
          <w:color w:val="000000" w:themeColor="text1"/>
        </w:rPr>
        <w:t xml:space="preserve">eine gemeinsame, auch affektiv vermittelte </w:t>
      </w:r>
      <w:r w:rsidR="00B2352E">
        <w:rPr>
          <w:color w:val="000000" w:themeColor="text1"/>
        </w:rPr>
        <w:t>biographische Auseinandersetzung</w:t>
      </w:r>
      <w:r w:rsidRPr="007310A7">
        <w:rPr>
          <w:color w:val="000000" w:themeColor="text1"/>
        </w:rPr>
        <w:t xml:space="preserve">. </w:t>
      </w:r>
    </w:p>
    <w:p w14:paraId="0529D84A" w14:textId="77777777" w:rsidR="005510E2" w:rsidRPr="007310A7" w:rsidRDefault="005510E2" w:rsidP="001478B0">
      <w:pPr>
        <w:spacing w:before="240" w:line="360" w:lineRule="auto"/>
        <w:jc w:val="both"/>
        <w:rPr>
          <w:color w:val="000000" w:themeColor="text1"/>
        </w:rPr>
      </w:pPr>
      <w:r w:rsidRPr="007310A7">
        <w:rPr>
          <w:color w:val="000000" w:themeColor="text1"/>
        </w:rPr>
        <w:t xml:space="preserve">Während zumindest partiell anerkennende Beziehungen in Valeries Fall durch ein hohes Maß von Kontinuität charakterisiert sind, deutet sich in Robins Erzählung eine stärker fragmentarische Struktur von Peer-Interaktionen an: sowohl zeitlich als auch örtlich, wobei die Kontakte auf eine höhere Zahl von Personen in unterschiedlichen sozialen Kontexten verteilt sind. Robins stark an Professionalisierungsprozessen orientierte Bearbeitungsstrategie führt im weiteren Verlauf dazu, dass er sich mit anderen intergeschlechtlichen Personen vor allem in einem beruflich gerahmten Kontext austauscht. Hier liegt vor dem Hintergrund der biographischen Erfahrungsaufschichtung nahe, dass Robins Ausgrenzungserfahrungen in der Jugend sich auch auf seine Beziehungsgestaltung im Erwachsenenalter auswirken. Nähe und Vertrauen in Peer-Beziehungen sind weniger unmittelbar zugänglich und müssen möglicherweise auch im Sinne einer Selbstschutz-Strategie reguliert werden. </w:t>
      </w:r>
    </w:p>
    <w:p w14:paraId="315B3E04" w14:textId="08C03607" w:rsidR="005510E2" w:rsidRPr="007310A7" w:rsidRDefault="005510E2" w:rsidP="005510E2">
      <w:pPr>
        <w:spacing w:line="360" w:lineRule="auto"/>
        <w:jc w:val="both"/>
        <w:rPr>
          <w:color w:val="000000" w:themeColor="text1"/>
        </w:rPr>
      </w:pPr>
      <w:r w:rsidRPr="007310A7">
        <w:rPr>
          <w:color w:val="000000" w:themeColor="text1"/>
        </w:rPr>
        <w:t>Ein ähnliches Spannungsfeld in dem soziale Beziehungen navigiert werden, zeigt sich sowohl in Alex als auch in Kristins Biographie. Die massiven Ausgrenzungs- und Gewalterfahrungen durch Gleichaltrige, die beide seit frühester Kindheit durchleben, wirken bis in die Gegenwart</w:t>
      </w:r>
      <w:r w:rsidR="00012023">
        <w:rPr>
          <w:color w:val="000000" w:themeColor="text1"/>
        </w:rPr>
        <w:t xml:space="preserve"> der beiden</w:t>
      </w:r>
      <w:r w:rsidRPr="007310A7">
        <w:rPr>
          <w:color w:val="000000" w:themeColor="text1"/>
        </w:rPr>
        <w:t xml:space="preserve"> </w:t>
      </w:r>
      <w:r w:rsidR="00012023">
        <w:rPr>
          <w:color w:val="000000" w:themeColor="text1"/>
        </w:rPr>
        <w:t>fort</w:t>
      </w:r>
      <w:r w:rsidRPr="007310A7">
        <w:rPr>
          <w:color w:val="000000" w:themeColor="text1"/>
        </w:rPr>
        <w:t xml:space="preserve">: Selbstgewählte Beziehungen mit anderen intergeschlechtlichen Menschen finden entweder in einem professionell gerahmten Kontext oder nur mit großer Vorsicht statt, wie in Kristins Fallgeschichte besonders deutlich wird. </w:t>
      </w:r>
    </w:p>
    <w:p w14:paraId="7BCFC143" w14:textId="77777777" w:rsidR="00060DE1" w:rsidRDefault="00060DE1" w:rsidP="00060DE1">
      <w:pPr>
        <w:spacing w:before="480" w:after="120" w:line="360" w:lineRule="auto"/>
        <w:jc w:val="both"/>
        <w:rPr>
          <w:rFonts w:eastAsia="Times New Roman" w:cs="Times New Roman"/>
          <w:i/>
          <w:color w:val="000000" w:themeColor="text1"/>
        </w:rPr>
      </w:pPr>
    </w:p>
    <w:p w14:paraId="49299573" w14:textId="097CF9E1" w:rsidR="005510E2" w:rsidRPr="007310A7" w:rsidRDefault="005510E2" w:rsidP="00060DE1">
      <w:pPr>
        <w:spacing w:before="480" w:after="120" w:line="360" w:lineRule="auto"/>
        <w:jc w:val="both"/>
        <w:rPr>
          <w:rFonts w:eastAsia="Times New Roman" w:cs="Times New Roman"/>
          <w:i/>
          <w:color w:val="000000" w:themeColor="text1"/>
        </w:rPr>
      </w:pPr>
      <w:r w:rsidRPr="007310A7">
        <w:rPr>
          <w:rFonts w:eastAsia="Times New Roman" w:cs="Times New Roman"/>
          <w:i/>
          <w:color w:val="000000" w:themeColor="text1"/>
        </w:rPr>
        <w:lastRenderedPageBreak/>
        <w:t xml:space="preserve">Inter- und transgeschlechtliche Erfahrungen: </w:t>
      </w:r>
      <w:r w:rsidR="00AB6FA7">
        <w:rPr>
          <w:rFonts w:eastAsia="Times New Roman" w:cs="Times New Roman"/>
          <w:i/>
          <w:color w:val="000000" w:themeColor="text1"/>
        </w:rPr>
        <w:t xml:space="preserve">zwischen </w:t>
      </w:r>
      <w:r w:rsidRPr="007310A7">
        <w:rPr>
          <w:rFonts w:eastAsia="Times New Roman" w:cs="Times New Roman"/>
          <w:i/>
          <w:color w:val="000000" w:themeColor="text1"/>
        </w:rPr>
        <w:t xml:space="preserve">Verwobenheit und </w:t>
      </w:r>
      <w:r w:rsidR="009E4ACB">
        <w:rPr>
          <w:rFonts w:eastAsia="Times New Roman" w:cs="Times New Roman"/>
          <w:i/>
          <w:color w:val="000000" w:themeColor="text1"/>
        </w:rPr>
        <w:t xml:space="preserve">erlebter </w:t>
      </w:r>
      <w:r w:rsidR="00060DE1">
        <w:rPr>
          <w:rFonts w:eastAsia="Times New Roman" w:cs="Times New Roman"/>
          <w:i/>
          <w:color w:val="000000" w:themeColor="text1"/>
        </w:rPr>
        <w:t>Kategorisierung</w:t>
      </w:r>
    </w:p>
    <w:p w14:paraId="5B573BA3" w14:textId="62387F5A"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Im Folgenden soll ausgehend von den Fällen Robin und Kristin das Verhältnis von inter- und transgeschlechtlichen Erfahrungen innerhalb der rekonstruierten Biographien beleuchtet werden. Dabei lassen sich sowohl eine am eigenen Erleben orientierte (Wieder)Aneignung von Intergeschlechtlichkeit als auch Veränderungsprozesse im Zuge einer transgeschlechtlichen Positionierung als biographisch</w:t>
      </w:r>
      <w:r w:rsidR="00036B4B">
        <w:rPr>
          <w:rFonts w:eastAsia="Times New Roman" w:cs="Times New Roman"/>
          <w:color w:val="000000" w:themeColor="text1"/>
        </w:rPr>
        <w:t xml:space="preserve">e </w:t>
      </w:r>
      <w:r w:rsidRPr="007310A7">
        <w:rPr>
          <w:rFonts w:eastAsia="Times New Roman" w:cs="Times New Roman"/>
          <w:color w:val="000000" w:themeColor="text1"/>
        </w:rPr>
        <w:t xml:space="preserve">Transitionen im Sinne eines </w:t>
      </w:r>
      <w:r w:rsidRPr="007310A7">
        <w:rPr>
          <w:rFonts w:eastAsia="Times New Roman" w:cs="Times New Roman"/>
          <w:i/>
          <w:color w:val="000000" w:themeColor="text1"/>
        </w:rPr>
        <w:t>inter</w:t>
      </w:r>
      <w:r w:rsidR="00B0596E" w:rsidRPr="007310A7">
        <w:rPr>
          <w:rFonts w:eastAsia="Times New Roman" w:cs="Times New Roman"/>
          <w:i/>
          <w:color w:val="000000" w:themeColor="text1"/>
        </w:rPr>
        <w:t xml:space="preserve">* </w:t>
      </w:r>
      <w:r w:rsidR="00B0596E" w:rsidRPr="007310A7">
        <w:rPr>
          <w:rFonts w:eastAsia="Times New Roman" w:cs="Times New Roman"/>
          <w:color w:val="000000" w:themeColor="text1"/>
        </w:rPr>
        <w:t>und</w:t>
      </w:r>
      <w:r w:rsidRPr="007310A7">
        <w:rPr>
          <w:rFonts w:eastAsia="Times New Roman" w:cs="Times New Roman"/>
          <w:color w:val="000000" w:themeColor="text1"/>
        </w:rPr>
        <w:t xml:space="preserve">/oder </w:t>
      </w:r>
      <w:r w:rsidRPr="007310A7">
        <w:rPr>
          <w:rFonts w:eastAsia="Times New Roman" w:cs="Times New Roman"/>
          <w:i/>
          <w:color w:val="000000" w:themeColor="text1"/>
        </w:rPr>
        <w:t>trans*</w:t>
      </w:r>
      <w:r w:rsidRPr="007310A7">
        <w:rPr>
          <w:rFonts w:eastAsia="Times New Roman" w:cs="Times New Roman"/>
          <w:color w:val="000000" w:themeColor="text1"/>
        </w:rPr>
        <w:t xml:space="preserve"> </w:t>
      </w:r>
      <w:r w:rsidRPr="007310A7">
        <w:rPr>
          <w:rFonts w:eastAsia="Times New Roman" w:cs="Times New Roman"/>
          <w:i/>
          <w:color w:val="000000" w:themeColor="text1"/>
        </w:rPr>
        <w:t>Werdens</w:t>
      </w:r>
      <w:r w:rsidRPr="007310A7">
        <w:rPr>
          <w:rFonts w:eastAsia="Times New Roman" w:cs="Times New Roman"/>
          <w:color w:val="000000" w:themeColor="text1"/>
        </w:rPr>
        <w:t xml:space="preserve"> verstehen. Diese können</w:t>
      </w:r>
      <w:r w:rsidR="00036B4B">
        <w:rPr>
          <w:rFonts w:eastAsia="Times New Roman" w:cs="Times New Roman"/>
          <w:color w:val="000000" w:themeColor="text1"/>
        </w:rPr>
        <w:t>,</w:t>
      </w:r>
      <w:r w:rsidRPr="007310A7">
        <w:rPr>
          <w:rFonts w:eastAsia="Times New Roman" w:cs="Times New Roman"/>
          <w:color w:val="000000" w:themeColor="text1"/>
        </w:rPr>
        <w:t xml:space="preserve"> wie in den beiden </w:t>
      </w:r>
      <w:r w:rsidR="00036B4B">
        <w:rPr>
          <w:rFonts w:eastAsia="Times New Roman" w:cs="Times New Roman"/>
          <w:color w:val="000000" w:themeColor="text1"/>
        </w:rPr>
        <w:t xml:space="preserve">rekonstruierten </w:t>
      </w:r>
      <w:r w:rsidRPr="007310A7">
        <w:rPr>
          <w:rFonts w:eastAsia="Times New Roman" w:cs="Times New Roman"/>
          <w:color w:val="000000" w:themeColor="text1"/>
        </w:rPr>
        <w:t>Fällen</w:t>
      </w:r>
      <w:r w:rsidR="00036B4B">
        <w:rPr>
          <w:rFonts w:eastAsia="Times New Roman" w:cs="Times New Roman"/>
          <w:color w:val="000000" w:themeColor="text1"/>
        </w:rPr>
        <w:t xml:space="preserve"> deutlich wird,</w:t>
      </w:r>
      <w:r w:rsidRPr="007310A7">
        <w:rPr>
          <w:rFonts w:eastAsia="Times New Roman" w:cs="Times New Roman"/>
          <w:color w:val="000000" w:themeColor="text1"/>
        </w:rPr>
        <w:t xml:space="preserve"> insbesondere vor </w:t>
      </w:r>
      <w:r w:rsidR="00481161">
        <w:rPr>
          <w:rFonts w:eastAsia="Times New Roman" w:cs="Times New Roman"/>
          <w:color w:val="000000" w:themeColor="text1"/>
        </w:rPr>
        <w:t xml:space="preserve">und </w:t>
      </w:r>
      <w:r w:rsidRPr="007310A7">
        <w:rPr>
          <w:rFonts w:eastAsia="Times New Roman" w:cs="Times New Roman"/>
          <w:color w:val="000000" w:themeColor="text1"/>
        </w:rPr>
        <w:t xml:space="preserve">zu Beginn des vollzogenen </w:t>
      </w:r>
      <w:r w:rsidR="00036B4B">
        <w:rPr>
          <w:rFonts w:eastAsia="Times New Roman" w:cs="Times New Roman"/>
          <w:color w:val="000000" w:themeColor="text1"/>
        </w:rPr>
        <w:t xml:space="preserve">vergeschlechtlichten </w:t>
      </w:r>
      <w:r w:rsidRPr="007310A7">
        <w:rPr>
          <w:rFonts w:eastAsia="Times New Roman" w:cs="Times New Roman"/>
          <w:color w:val="000000" w:themeColor="text1"/>
        </w:rPr>
        <w:t>Re-Orientierungs- und Veränderungsprozess mit einem stark krisenhaften Erleben einhergehen.</w:t>
      </w:r>
    </w:p>
    <w:p w14:paraId="22F0CB9B" w14:textId="4F300205" w:rsidR="005510E2" w:rsidRPr="007310A7" w:rsidRDefault="005510E2" w:rsidP="001478B0">
      <w:pPr>
        <w:spacing w:before="240" w:line="360" w:lineRule="auto"/>
        <w:jc w:val="both"/>
        <w:rPr>
          <w:color w:val="000000" w:themeColor="text1"/>
        </w:rPr>
      </w:pPr>
      <w:r w:rsidRPr="007310A7">
        <w:rPr>
          <w:rFonts w:eastAsia="Times New Roman" w:cs="Times New Roman"/>
          <w:color w:val="000000" w:themeColor="text1"/>
        </w:rPr>
        <w:t xml:space="preserve">Obwohl die biographischen Verläufe von Kristin und Robin sich in vielerlei Hinsicht unterscheiden sind sie dennoch vergleichbar und stehen in </w:t>
      </w:r>
      <w:r w:rsidR="00481161">
        <w:rPr>
          <w:rFonts w:eastAsia="Times New Roman" w:cs="Times New Roman"/>
          <w:color w:val="000000" w:themeColor="text1"/>
        </w:rPr>
        <w:t xml:space="preserve">bestimmten Aspekten </w:t>
      </w:r>
      <w:r w:rsidRPr="007310A7">
        <w:rPr>
          <w:rFonts w:eastAsia="Times New Roman" w:cs="Times New Roman"/>
          <w:color w:val="000000" w:themeColor="text1"/>
        </w:rPr>
        <w:t>gewissermaßen komplementär zueinander</w:t>
      </w:r>
      <w:r w:rsidR="00481161">
        <w:rPr>
          <w:rFonts w:eastAsia="Times New Roman" w:cs="Times New Roman"/>
          <w:color w:val="000000" w:themeColor="text1"/>
        </w:rPr>
        <w:t>:</w:t>
      </w:r>
      <w:r w:rsidRPr="007310A7">
        <w:rPr>
          <w:rFonts w:eastAsia="Times New Roman" w:cs="Times New Roman"/>
          <w:color w:val="000000" w:themeColor="text1"/>
        </w:rPr>
        <w:t xml:space="preserve"> Während Robin in seiner Jugend die Erfahrung macht</w:t>
      </w:r>
      <w:r w:rsidR="00481161">
        <w:rPr>
          <w:rFonts w:eastAsia="Times New Roman" w:cs="Times New Roman"/>
          <w:color w:val="000000" w:themeColor="text1"/>
        </w:rPr>
        <w:t>,</w:t>
      </w:r>
      <w:r w:rsidRPr="007310A7">
        <w:rPr>
          <w:rFonts w:eastAsia="Times New Roman" w:cs="Times New Roman"/>
          <w:color w:val="000000" w:themeColor="text1"/>
        </w:rPr>
        <w:t xml:space="preserve"> auf Grund seiner körpergeschlechtlichen Variation kategorisiert und </w:t>
      </w:r>
      <w:proofErr w:type="spellStart"/>
      <w:r w:rsidRPr="007310A7">
        <w:rPr>
          <w:rFonts w:eastAsia="Times New Roman" w:cs="Times New Roman"/>
          <w:color w:val="000000" w:themeColor="text1"/>
        </w:rPr>
        <w:t>medikalisiert</w:t>
      </w:r>
      <w:proofErr w:type="spellEnd"/>
      <w:r w:rsidRPr="007310A7">
        <w:rPr>
          <w:rFonts w:eastAsia="Times New Roman" w:cs="Times New Roman"/>
          <w:color w:val="000000" w:themeColor="text1"/>
        </w:rPr>
        <w:t xml:space="preserve"> zu werden, wird ihm gleichzeitig sein transgeschlechtliches Erleben abgesprochen. Dieses Erleben ist für ihn jedoch eng mit seiner Körpergeschlechtlichkeit verwoben. Erst im Erwachsenenalter, nach Durchlaufen einer akademischen Professionalisierung im medizinischen Handlungsfeld sowie Begegnungen mit anderen </w:t>
      </w:r>
      <w:r w:rsidR="00481161">
        <w:rPr>
          <w:rFonts w:eastAsia="Times New Roman" w:cs="Times New Roman"/>
          <w:color w:val="000000" w:themeColor="text1"/>
        </w:rPr>
        <w:t>TIN</w:t>
      </w:r>
      <w:r w:rsidRPr="007310A7">
        <w:rPr>
          <w:rFonts w:eastAsia="Times New Roman" w:cs="Times New Roman"/>
          <w:color w:val="000000" w:themeColor="text1"/>
        </w:rPr>
        <w:t>* Personen ist es Robin möglich</w:t>
      </w:r>
      <w:r w:rsidR="00481161">
        <w:rPr>
          <w:rFonts w:eastAsia="Times New Roman" w:cs="Times New Roman"/>
          <w:color w:val="000000" w:themeColor="text1"/>
        </w:rPr>
        <w:t>,</w:t>
      </w:r>
      <w:r w:rsidRPr="007310A7">
        <w:rPr>
          <w:rFonts w:eastAsia="Times New Roman" w:cs="Times New Roman"/>
          <w:color w:val="000000" w:themeColor="text1"/>
        </w:rPr>
        <w:t xml:space="preserve"> sowohl </w:t>
      </w:r>
      <w:r w:rsidR="00481161">
        <w:rPr>
          <w:rFonts w:eastAsia="Times New Roman" w:cs="Times New Roman"/>
          <w:color w:val="000000" w:themeColor="text1"/>
        </w:rPr>
        <w:t>T</w:t>
      </w:r>
      <w:r w:rsidRPr="007310A7">
        <w:rPr>
          <w:rFonts w:eastAsia="Times New Roman" w:cs="Times New Roman"/>
          <w:color w:val="000000" w:themeColor="text1"/>
        </w:rPr>
        <w:t xml:space="preserve">rans* als auch </w:t>
      </w:r>
      <w:r w:rsidR="00481161">
        <w:rPr>
          <w:rFonts w:eastAsia="Times New Roman" w:cs="Times New Roman"/>
          <w:color w:val="000000" w:themeColor="text1"/>
        </w:rPr>
        <w:t>I</w:t>
      </w:r>
      <w:r w:rsidRPr="007310A7">
        <w:rPr>
          <w:rFonts w:eastAsia="Times New Roman" w:cs="Times New Roman"/>
          <w:color w:val="000000" w:themeColor="text1"/>
        </w:rPr>
        <w:t xml:space="preserve">nter* </w:t>
      </w:r>
      <w:r w:rsidR="00481161">
        <w:rPr>
          <w:rFonts w:eastAsia="Times New Roman" w:cs="Times New Roman"/>
          <w:color w:val="000000" w:themeColor="text1"/>
        </w:rPr>
        <w:t xml:space="preserve">Sein </w:t>
      </w:r>
      <w:r w:rsidRPr="007310A7">
        <w:rPr>
          <w:rFonts w:eastAsia="Times New Roman" w:cs="Times New Roman"/>
          <w:color w:val="000000" w:themeColor="text1"/>
        </w:rPr>
        <w:t xml:space="preserve">als validierende Erfahrungseinordnungen in Anspruch zu nehmen und sich einen geschlechtlichen Transitionsprozess zu begeben in dem beide Positionierungen für sein Erleben relevant sein dürfen. </w:t>
      </w:r>
      <w:r w:rsidRPr="007310A7">
        <w:rPr>
          <w:color w:val="000000" w:themeColor="text1"/>
        </w:rPr>
        <w:t>An Hand von Robins Biographie wird deutlich, dass inter</w:t>
      </w:r>
      <w:r w:rsidR="001918C5">
        <w:rPr>
          <w:color w:val="000000" w:themeColor="text1"/>
        </w:rPr>
        <w:t xml:space="preserve">- und </w:t>
      </w:r>
      <w:r w:rsidRPr="007310A7">
        <w:rPr>
          <w:color w:val="000000" w:themeColor="text1"/>
        </w:rPr>
        <w:t xml:space="preserve">transgeschlechtliche Auseinandersetzungsprozesse eng </w:t>
      </w:r>
      <w:r w:rsidR="001918C5">
        <w:rPr>
          <w:color w:val="000000" w:themeColor="text1"/>
        </w:rPr>
        <w:t xml:space="preserve">miteinander </w:t>
      </w:r>
      <w:r w:rsidRPr="007310A7">
        <w:rPr>
          <w:color w:val="000000" w:themeColor="text1"/>
        </w:rPr>
        <w:t>verknüpft sein können. Beide lassen sich als verdichtete</w:t>
      </w:r>
      <w:r w:rsidR="001918C5">
        <w:rPr>
          <w:color w:val="000000" w:themeColor="text1"/>
        </w:rPr>
        <w:t>,</w:t>
      </w:r>
      <w:r w:rsidRPr="007310A7">
        <w:rPr>
          <w:color w:val="000000" w:themeColor="text1"/>
        </w:rPr>
        <w:t xml:space="preserve"> miteinander verwobene Prozesse der Veränderung im Sinne eines biographisch verankerten Werdens verstehen. Dabei geht der </w:t>
      </w:r>
      <w:r w:rsidR="0060470C">
        <w:rPr>
          <w:color w:val="000000" w:themeColor="text1"/>
        </w:rPr>
        <w:t xml:space="preserve">von mir </w:t>
      </w:r>
      <w:r w:rsidRPr="007310A7">
        <w:rPr>
          <w:color w:val="000000" w:themeColor="text1"/>
        </w:rPr>
        <w:t xml:space="preserve">verwendete </w:t>
      </w:r>
      <w:r w:rsidR="0060470C">
        <w:rPr>
          <w:color w:val="000000" w:themeColor="text1"/>
        </w:rPr>
        <w:t>–</w:t>
      </w:r>
      <w:r w:rsidRPr="007310A7">
        <w:rPr>
          <w:color w:val="000000" w:themeColor="text1"/>
        </w:rPr>
        <w:t xml:space="preserve"> an Welzer</w:t>
      </w:r>
      <w:r w:rsidR="0060470C">
        <w:rPr>
          <w:color w:val="000000" w:themeColor="text1"/>
        </w:rPr>
        <w:t xml:space="preserve"> </w:t>
      </w:r>
      <w:r w:rsidRPr="007310A7">
        <w:rPr>
          <w:color w:val="000000" w:themeColor="text1"/>
        </w:rPr>
        <w:t xml:space="preserve">orientierte </w:t>
      </w:r>
      <w:r w:rsidR="0060470C">
        <w:rPr>
          <w:color w:val="000000" w:themeColor="text1"/>
        </w:rPr>
        <w:t>–</w:t>
      </w:r>
      <w:r w:rsidRPr="007310A7">
        <w:rPr>
          <w:color w:val="000000" w:themeColor="text1"/>
        </w:rPr>
        <w:t xml:space="preserve"> </w:t>
      </w:r>
      <w:proofErr w:type="spellStart"/>
      <w:r w:rsidRPr="007310A7">
        <w:rPr>
          <w:color w:val="000000" w:themeColor="text1"/>
        </w:rPr>
        <w:t>Transitionsbegriff</w:t>
      </w:r>
      <w:proofErr w:type="spellEnd"/>
      <w:r w:rsidRPr="007310A7">
        <w:rPr>
          <w:color w:val="000000" w:themeColor="text1"/>
        </w:rPr>
        <w:t xml:space="preserve"> über die üblicherweise in der </w:t>
      </w:r>
      <w:r w:rsidR="001918C5">
        <w:rPr>
          <w:color w:val="000000" w:themeColor="text1"/>
        </w:rPr>
        <w:t>Forschungs- und Selbstvertretungs-L</w:t>
      </w:r>
      <w:r w:rsidRPr="007310A7">
        <w:rPr>
          <w:color w:val="000000" w:themeColor="text1"/>
        </w:rPr>
        <w:t xml:space="preserve">iteratur beschriebenen Schritte einer medizinisch begleiteten, materiell vermittelten und/oder sozial-performativen Geschlechtstransition hinaus </w:t>
      </w:r>
      <w:r w:rsidR="0012045B" w:rsidRPr="007310A7">
        <w:rPr>
          <w:color w:val="000000" w:themeColor="text1"/>
        </w:rPr>
        <w:fldChar w:fldCharType="begin"/>
      </w:r>
      <w:r w:rsidR="0012045B" w:rsidRPr="007310A7">
        <w:rPr>
          <w:color w:val="000000" w:themeColor="text1"/>
        </w:rPr>
        <w:instrText xml:space="preserve"> ADDIN ZOTERO_ITEM CSL_CITATION {"citationID":"dJMuSZBa","properties":{"unsorted":false,"formattedCitation":"(vgl. Welzer 1990, 1993a, 1993b)","plainCitation":"(vgl. Welzer 1990, 1993a, 1993b)","noteIndex":0},"citationItems":[{"id":753,"uris":["http://zotero.org/users/local/owKliTIb/items/KSGWYKI7"],"itemData":{"id":753,"type":"book","publisher":"Deutscher Studien Verlag","publisher-place":"Weinheim","title":"Zwischen den Stühlen. Eine Längsschnittuntersuchung zum Übergangsprozess von Hochschulabsolventen.","author":[{"family":"Welzer","given":"H."}],"issued":{"date-parts":[["1990"]]}},"prefix":"vgl."},{"id":757,"uris":["http://zotero.org/users/local/owKliTIb/items/E9F9Y5VF"],"itemData":{"id":757,"type":"article-journal","container-title":"Handlung Kultur Interpretation","issue":"3","page":"137-157","title":"Transitionen – ein Konzept zur Erforschung biographischen Wandels","volume":"2","author":[{"family":"Welzer","given":"H."}],"issued":{"date-parts":[["1993"]]}}},{"id":755,"uris":["http://zotero.org/users/local/owKliTIb/items/4NC786E2"],"itemData":{"id":755,"type":"book","publisher":"edition diskord","publisher-place":"Tübingen","title":"Transitionen. Zur Sozialpsychologie biographischer Wandlungs-prozesse","author":[{"family":"Welzer","given":"H."}],"issued":{"date-parts":[["1993"]]}}}],"schema":"https://github.com/citation-style-language/schema/raw/master/csl-citation.json"} </w:instrText>
      </w:r>
      <w:r w:rsidR="0012045B" w:rsidRPr="007310A7">
        <w:rPr>
          <w:color w:val="000000" w:themeColor="text1"/>
        </w:rPr>
        <w:fldChar w:fldCharType="separate"/>
      </w:r>
      <w:r w:rsidR="0012045B" w:rsidRPr="007310A7">
        <w:rPr>
          <w:rFonts w:ascii="Cambria" w:hAnsi="Cambria"/>
          <w:color w:val="000000" w:themeColor="text1"/>
        </w:rPr>
        <w:t>(</w:t>
      </w:r>
      <w:r w:rsidR="001918C5">
        <w:rPr>
          <w:rFonts w:ascii="Cambria" w:hAnsi="Cambria"/>
          <w:color w:val="000000" w:themeColor="text1"/>
        </w:rPr>
        <w:t>siehe 3.4</w:t>
      </w:r>
      <w:r w:rsidR="0012045B" w:rsidRPr="007310A7">
        <w:rPr>
          <w:rFonts w:ascii="Cambria" w:hAnsi="Cambria"/>
          <w:color w:val="000000" w:themeColor="text1"/>
        </w:rPr>
        <w:t>)</w:t>
      </w:r>
      <w:r w:rsidR="0012045B" w:rsidRPr="007310A7">
        <w:rPr>
          <w:color w:val="000000" w:themeColor="text1"/>
        </w:rPr>
        <w:fldChar w:fldCharType="end"/>
      </w:r>
      <w:r w:rsidRPr="007310A7">
        <w:rPr>
          <w:color w:val="000000" w:themeColor="text1"/>
        </w:rPr>
        <w:t xml:space="preserve">. Vielmehr beschreibt er einen </w:t>
      </w:r>
      <w:r w:rsidR="0060470C">
        <w:rPr>
          <w:color w:val="000000" w:themeColor="text1"/>
        </w:rPr>
        <w:t xml:space="preserve">transformativen Bearbeitungs- </w:t>
      </w:r>
      <w:r w:rsidRPr="007310A7">
        <w:rPr>
          <w:color w:val="000000" w:themeColor="text1"/>
        </w:rPr>
        <w:t xml:space="preserve">und Re-Orientierungsprozess des biographischen Selbst, in </w:t>
      </w:r>
      <w:r w:rsidRPr="007310A7">
        <w:rPr>
          <w:color w:val="000000" w:themeColor="text1"/>
        </w:rPr>
        <w:lastRenderedPageBreak/>
        <w:t xml:space="preserve">dem der Aspekt der Relationalität in Form geteilter </w:t>
      </w:r>
      <w:r w:rsidR="0060470C">
        <w:rPr>
          <w:color w:val="000000" w:themeColor="text1"/>
        </w:rPr>
        <w:t xml:space="preserve">vergeschlechtlichter </w:t>
      </w:r>
      <w:r w:rsidRPr="007310A7">
        <w:rPr>
          <w:color w:val="000000" w:themeColor="text1"/>
        </w:rPr>
        <w:t xml:space="preserve">Erfahrungen eine zentrale Rolle zukommt. </w:t>
      </w:r>
    </w:p>
    <w:p w14:paraId="0ABFBA46" w14:textId="2927409A" w:rsidR="005510E2" w:rsidRPr="007310A7" w:rsidRDefault="005510E2" w:rsidP="005510E2">
      <w:pPr>
        <w:spacing w:line="360" w:lineRule="auto"/>
        <w:jc w:val="both"/>
        <w:rPr>
          <w:color w:val="000000" w:themeColor="text1"/>
        </w:rPr>
      </w:pPr>
      <w:r w:rsidRPr="007310A7">
        <w:rPr>
          <w:color w:val="000000" w:themeColor="text1"/>
        </w:rPr>
        <w:t>In Robins Geschichte wird dies an Hand der Aussage „</w:t>
      </w:r>
      <w:proofErr w:type="gramStart"/>
      <w:r w:rsidRPr="007310A7">
        <w:rPr>
          <w:color w:val="000000" w:themeColor="text1"/>
        </w:rPr>
        <w:t>das</w:t>
      </w:r>
      <w:proofErr w:type="gramEnd"/>
      <w:r w:rsidRPr="007310A7">
        <w:rPr>
          <w:color w:val="000000" w:themeColor="text1"/>
        </w:rPr>
        <w:t xml:space="preserve"> man nicht allein ist“ besonders deutlich. Letztere verdeutlicht einerseits den empfundenen Wunsch nach sozialen Kontakten und Reziprozität im Zuge der Transition. Andererseits deutet sich hier ebenfalls an, dass dies </w:t>
      </w:r>
      <w:r w:rsidR="0064215C">
        <w:rPr>
          <w:color w:val="000000" w:themeColor="text1"/>
        </w:rPr>
        <w:t xml:space="preserve">für den Biographen </w:t>
      </w:r>
      <w:r w:rsidRPr="007310A7">
        <w:rPr>
          <w:color w:val="000000" w:themeColor="text1"/>
        </w:rPr>
        <w:t xml:space="preserve">nicht selbstverständlich, sondern mit unterschiedlichen Barrieren verknüpft ist. Dies kann in Robins Biographie einerseits vor dem Hintergrund erlebter </w:t>
      </w:r>
      <w:r w:rsidR="002F6646">
        <w:rPr>
          <w:color w:val="000000" w:themeColor="text1"/>
        </w:rPr>
        <w:t xml:space="preserve">Diskreditierung und Gewalt </w:t>
      </w:r>
      <w:r w:rsidRPr="007310A7">
        <w:rPr>
          <w:color w:val="000000" w:themeColor="text1"/>
        </w:rPr>
        <w:t xml:space="preserve">in nahen sozialen Beziehungen verstanden werden. Andererseits liegt </w:t>
      </w:r>
      <w:r w:rsidR="002F6646">
        <w:rPr>
          <w:color w:val="000000" w:themeColor="text1"/>
        </w:rPr>
        <w:t>n</w:t>
      </w:r>
      <w:r w:rsidRPr="007310A7">
        <w:rPr>
          <w:color w:val="000000" w:themeColor="text1"/>
        </w:rPr>
        <w:t xml:space="preserve">ahe, dass hier auch seine fortbestehende Verunsicherung, sowohl bezüglich seiner körperlichen Variation, als auch </w:t>
      </w:r>
      <w:r w:rsidR="002F6646">
        <w:rPr>
          <w:color w:val="000000" w:themeColor="text1"/>
        </w:rPr>
        <w:t xml:space="preserve">hinsichtlich </w:t>
      </w:r>
      <w:r w:rsidRPr="007310A7">
        <w:rPr>
          <w:color w:val="000000" w:themeColor="text1"/>
        </w:rPr>
        <w:t xml:space="preserve">der nur fragmentarisch erinnerten Eingriffe relevant sind. Beides kann eine </w:t>
      </w:r>
      <w:r w:rsidR="002F6646">
        <w:rPr>
          <w:color w:val="000000" w:themeColor="text1"/>
        </w:rPr>
        <w:t xml:space="preserve">erhebliche Hürde </w:t>
      </w:r>
      <w:r w:rsidRPr="007310A7">
        <w:rPr>
          <w:color w:val="000000" w:themeColor="text1"/>
        </w:rPr>
        <w:t xml:space="preserve">bei der Kontaktsuche zu anderen intergeschlechtlichen Personen </w:t>
      </w:r>
      <w:r w:rsidR="002F6646">
        <w:rPr>
          <w:color w:val="000000" w:themeColor="text1"/>
        </w:rPr>
        <w:t xml:space="preserve">bzw. </w:t>
      </w:r>
      <w:r w:rsidRPr="007310A7">
        <w:rPr>
          <w:color w:val="000000" w:themeColor="text1"/>
        </w:rPr>
        <w:t xml:space="preserve">Selbsthilfe-Organisationen darstellen, in denen Wir-Gruppen </w:t>
      </w:r>
      <w:r w:rsidR="002F6646">
        <w:rPr>
          <w:color w:val="000000" w:themeColor="text1"/>
        </w:rPr>
        <w:t xml:space="preserve">teilweise </w:t>
      </w:r>
      <w:r w:rsidRPr="007310A7">
        <w:rPr>
          <w:color w:val="000000" w:themeColor="text1"/>
        </w:rPr>
        <w:t xml:space="preserve">durch eine starke Orientierung an </w:t>
      </w:r>
      <w:r w:rsidR="002F6646">
        <w:rPr>
          <w:color w:val="000000" w:themeColor="text1"/>
        </w:rPr>
        <w:t xml:space="preserve">reproduzierbaren </w:t>
      </w:r>
      <w:r w:rsidRPr="007310A7">
        <w:rPr>
          <w:color w:val="000000" w:themeColor="text1"/>
        </w:rPr>
        <w:t>medizinischen Kategorisierungen strukturiert sind</w:t>
      </w:r>
      <w:r w:rsidR="002F6646">
        <w:rPr>
          <w:color w:val="000000" w:themeColor="text1"/>
        </w:rPr>
        <w:t xml:space="preserve"> (siehe auch 6.2)</w:t>
      </w:r>
      <w:r w:rsidRPr="007310A7">
        <w:rPr>
          <w:color w:val="000000" w:themeColor="text1"/>
        </w:rPr>
        <w:t>.</w:t>
      </w:r>
    </w:p>
    <w:p w14:paraId="7859D569" w14:textId="4B9ED782" w:rsidR="005510E2" w:rsidRPr="007310A7" w:rsidRDefault="005510E2" w:rsidP="002F6646">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 xml:space="preserve">Kristin macht nach ihrem Durchleben gewaltvoller körpergeschlechtlicher Eingriffe in Kindheit und Jugend als erwachsene Person die Erfahrung, dass ihre Variation </w:t>
      </w:r>
      <w:r w:rsidR="00994B3D">
        <w:rPr>
          <w:rFonts w:eastAsia="Times New Roman" w:cs="Times New Roman"/>
          <w:color w:val="000000" w:themeColor="text1"/>
        </w:rPr>
        <w:t xml:space="preserve">und damit verbundene Selbstdeutungen </w:t>
      </w:r>
      <w:r w:rsidRPr="007310A7">
        <w:rPr>
          <w:rFonts w:eastAsia="Times New Roman" w:cs="Times New Roman"/>
          <w:color w:val="000000" w:themeColor="text1"/>
        </w:rPr>
        <w:t>seitens eine</w:t>
      </w:r>
      <w:r w:rsidR="002F6646">
        <w:rPr>
          <w:rFonts w:eastAsia="Times New Roman" w:cs="Times New Roman"/>
          <w:color w:val="000000" w:themeColor="text1"/>
        </w:rPr>
        <w:t>r</w:t>
      </w:r>
      <w:r w:rsidRPr="007310A7">
        <w:rPr>
          <w:rFonts w:eastAsia="Times New Roman" w:cs="Times New Roman"/>
          <w:color w:val="000000" w:themeColor="text1"/>
        </w:rPr>
        <w:t xml:space="preserve"> medizinischen </w:t>
      </w:r>
      <w:r w:rsidRPr="002F6646">
        <w:rPr>
          <w:rFonts w:eastAsia="Times New Roman" w:cs="Times New Roman"/>
          <w:i/>
          <w:iCs/>
          <w:color w:val="000000" w:themeColor="text1"/>
        </w:rPr>
        <w:t>Gatekeeper</w:t>
      </w:r>
      <w:r w:rsidR="002F6646" w:rsidRPr="002F6646">
        <w:rPr>
          <w:rFonts w:eastAsia="Times New Roman" w:cs="Times New Roman"/>
          <w:i/>
          <w:iCs/>
          <w:color w:val="000000" w:themeColor="text1"/>
        </w:rPr>
        <w:t>in</w:t>
      </w:r>
      <w:r w:rsidRPr="007310A7">
        <w:rPr>
          <w:rFonts w:eastAsia="Times New Roman" w:cs="Times New Roman"/>
          <w:color w:val="000000" w:themeColor="text1"/>
        </w:rPr>
        <w:t xml:space="preserve"> nicht respektiert</w:t>
      </w:r>
      <w:r w:rsidR="00994B3D">
        <w:rPr>
          <w:rFonts w:eastAsia="Times New Roman" w:cs="Times New Roman"/>
          <w:color w:val="000000" w:themeColor="text1"/>
        </w:rPr>
        <w:t xml:space="preserve"> werden</w:t>
      </w:r>
      <w:r w:rsidRPr="007310A7">
        <w:rPr>
          <w:rFonts w:eastAsia="Times New Roman" w:cs="Times New Roman"/>
          <w:color w:val="000000" w:themeColor="text1"/>
        </w:rPr>
        <w:t xml:space="preserve">. Stattdessen erlebt sie eine fremdbestimmende Kategorisierung als transweiblich. </w:t>
      </w:r>
      <w:r w:rsidRPr="007310A7">
        <w:rPr>
          <w:color w:val="000000" w:themeColor="text1"/>
        </w:rPr>
        <w:t>Auch wenn Kristin die</w:t>
      </w:r>
      <w:r w:rsidR="00994B3D">
        <w:rPr>
          <w:color w:val="000000" w:themeColor="text1"/>
        </w:rPr>
        <w:t xml:space="preserve">s vor dem biographischen Hintergrund ihrer gewaltvollen Behandlungserfahrungen </w:t>
      </w:r>
      <w:r w:rsidRPr="007310A7">
        <w:rPr>
          <w:color w:val="000000" w:themeColor="text1"/>
        </w:rPr>
        <w:t xml:space="preserve">zunächst akzeptiert, ermöglicht ihr das </w:t>
      </w:r>
      <w:r w:rsidR="00994B3D">
        <w:rPr>
          <w:color w:val="000000" w:themeColor="text1"/>
        </w:rPr>
        <w:t xml:space="preserve">im Verlauf </w:t>
      </w:r>
      <w:r w:rsidRPr="007310A7">
        <w:rPr>
          <w:color w:val="000000" w:themeColor="text1"/>
        </w:rPr>
        <w:t xml:space="preserve">selbstangeeignete medizinische </w:t>
      </w:r>
      <w:r w:rsidR="00994B3D">
        <w:rPr>
          <w:color w:val="000000" w:themeColor="text1"/>
        </w:rPr>
        <w:t xml:space="preserve">sowie beratungsspezifische </w:t>
      </w:r>
      <w:r w:rsidRPr="007310A7">
        <w:rPr>
          <w:color w:val="000000" w:themeColor="text1"/>
        </w:rPr>
        <w:t xml:space="preserve">Wissen, sich von der für sie </w:t>
      </w:r>
      <w:r w:rsidR="00994B3D">
        <w:rPr>
          <w:color w:val="000000" w:themeColor="text1"/>
        </w:rPr>
        <w:t>un</w:t>
      </w:r>
      <w:r w:rsidRPr="007310A7">
        <w:rPr>
          <w:color w:val="000000" w:themeColor="text1"/>
        </w:rPr>
        <w:t>stimmigen Kategorisierung zu distanzieren.</w:t>
      </w:r>
      <w:r w:rsidRPr="007310A7">
        <w:rPr>
          <w:rStyle w:val="Funotenzeichen"/>
          <w:color w:val="000000" w:themeColor="text1"/>
        </w:rPr>
        <w:footnoteReference w:id="216"/>
      </w:r>
      <w:r w:rsidRPr="007310A7">
        <w:rPr>
          <w:color w:val="000000" w:themeColor="text1"/>
        </w:rPr>
        <w:t xml:space="preserve"> </w:t>
      </w:r>
      <w:r w:rsidRPr="007310A7">
        <w:rPr>
          <w:rFonts w:eastAsia="Times New Roman" w:cs="Times New Roman"/>
          <w:color w:val="000000" w:themeColor="text1"/>
        </w:rPr>
        <w:t xml:space="preserve">Dabei nimmt sie durch eine aktive Auseinandersetzung mit ihrer </w:t>
      </w:r>
      <w:proofErr w:type="spellStart"/>
      <w:r w:rsidRPr="007310A7">
        <w:rPr>
          <w:rFonts w:eastAsia="Times New Roman" w:cs="Times New Roman"/>
          <w:color w:val="000000" w:themeColor="text1"/>
        </w:rPr>
        <w:t>Medikalisierungsgeschichte</w:t>
      </w:r>
      <w:proofErr w:type="spellEnd"/>
      <w:r w:rsidRPr="007310A7">
        <w:rPr>
          <w:rFonts w:eastAsia="Times New Roman" w:cs="Times New Roman"/>
          <w:color w:val="000000" w:themeColor="text1"/>
        </w:rPr>
        <w:t xml:space="preserve"> und gleichzeitige Involviertheit in intergeschlechtliche Beratungs- und Selbstvertretungsarbeit eine </w:t>
      </w:r>
      <w:r w:rsidRPr="00994B3D">
        <w:rPr>
          <w:rFonts w:eastAsia="Times New Roman" w:cs="Times New Roman"/>
          <w:i/>
          <w:iCs/>
          <w:color w:val="000000" w:themeColor="text1"/>
        </w:rPr>
        <w:t>De</w:t>
      </w:r>
      <w:r w:rsidRPr="007310A7">
        <w:rPr>
          <w:rFonts w:eastAsia="Times New Roman" w:cs="Times New Roman"/>
          <w:color w:val="000000" w:themeColor="text1"/>
        </w:rPr>
        <w:t xml:space="preserve">- und </w:t>
      </w:r>
      <w:r w:rsidRPr="007310A7">
        <w:rPr>
          <w:rFonts w:eastAsia="Times New Roman" w:cs="Times New Roman"/>
          <w:i/>
          <w:color w:val="000000" w:themeColor="text1"/>
        </w:rPr>
        <w:t>Re-Konstruktion</w:t>
      </w:r>
      <w:r w:rsidRPr="007310A7">
        <w:rPr>
          <w:rFonts w:eastAsia="Times New Roman" w:cs="Times New Roman"/>
          <w:color w:val="000000" w:themeColor="text1"/>
        </w:rPr>
        <w:t xml:space="preserve"> ihrer Biographie vor, die mit einer zunehmenden Identifizierung als intergeschlechtlich einhergeht</w:t>
      </w:r>
      <w:r w:rsidR="0012045B" w:rsidRPr="007310A7">
        <w:rPr>
          <w:rFonts w:eastAsia="Times New Roman" w:cs="Times New Roman"/>
          <w:color w:val="000000" w:themeColor="text1"/>
        </w:rPr>
        <w:t xml:space="preserve"> </w:t>
      </w:r>
      <w:r w:rsidR="0012045B" w:rsidRPr="007310A7">
        <w:rPr>
          <w:rFonts w:eastAsia="Times New Roman" w:cs="Times New Roman"/>
          <w:color w:val="000000" w:themeColor="text1"/>
        </w:rPr>
        <w:fldChar w:fldCharType="begin"/>
      </w:r>
      <w:r w:rsidR="0012045B" w:rsidRPr="007310A7">
        <w:rPr>
          <w:rFonts w:eastAsia="Times New Roman" w:cs="Times New Roman"/>
          <w:color w:val="000000" w:themeColor="text1"/>
        </w:rPr>
        <w:instrText xml:space="preserve"> ADDIN ZOTERO_ITEM CSL_CITATION {"citationID":"HPk8knn8","properties":{"unsorted":false,"formattedCitation":"(vgl. auch Gregor 2015, 284)","plainCitation":"(vgl. auch Gregor 2015, 284)","noteIndex":0},"citationItems":[{"id":839,"uris":["http://zotero.org/users/local/owKliTIb/items/EES5IYA2"],"itemData":{"id":839,"type":"book","publisher-place":"Bielefeld","title":"Constructing Intersex","author":[{"family":"Gregor","given":"Joris"}],"issued":{"date-parts":[["2015"]]}},"locator":"284","label":"page","prefix":"vgl. auch"}],"schema":"https://github.com/citation-style-language/schema/raw/master/csl-citation.json"} </w:instrText>
      </w:r>
      <w:r w:rsidR="0012045B" w:rsidRPr="007310A7">
        <w:rPr>
          <w:rFonts w:eastAsia="Times New Roman" w:cs="Times New Roman"/>
          <w:color w:val="000000" w:themeColor="text1"/>
        </w:rPr>
        <w:fldChar w:fldCharType="separate"/>
      </w:r>
      <w:r w:rsidR="0012045B" w:rsidRPr="007310A7">
        <w:rPr>
          <w:rFonts w:ascii="Cambria" w:hAnsi="Cambria"/>
          <w:color w:val="000000" w:themeColor="text1"/>
        </w:rPr>
        <w:t>(vgl. auch Gregor 2015, 284)</w:t>
      </w:r>
      <w:r w:rsidR="0012045B"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Nichts destotrotz ist Kristins Prozess des </w:t>
      </w:r>
      <w:r w:rsidR="00994B3D">
        <w:rPr>
          <w:rFonts w:eastAsia="Times New Roman" w:cs="Times New Roman"/>
          <w:i/>
          <w:color w:val="000000" w:themeColor="text1"/>
        </w:rPr>
        <w:lastRenderedPageBreak/>
        <w:t>I</w:t>
      </w:r>
      <w:r w:rsidRPr="007310A7">
        <w:rPr>
          <w:rFonts w:eastAsia="Times New Roman" w:cs="Times New Roman"/>
          <w:i/>
          <w:color w:val="000000" w:themeColor="text1"/>
        </w:rPr>
        <w:t>nter* Werdens</w:t>
      </w:r>
      <w:r w:rsidRPr="007310A7">
        <w:rPr>
          <w:rFonts w:eastAsia="Times New Roman" w:cs="Times New Roman"/>
          <w:color w:val="000000" w:themeColor="text1"/>
        </w:rPr>
        <w:t xml:space="preserve"> vor dem Hintergrund </w:t>
      </w:r>
      <w:r w:rsidR="00994B3D">
        <w:rPr>
          <w:rFonts w:eastAsia="Times New Roman" w:cs="Times New Roman"/>
          <w:color w:val="000000" w:themeColor="text1"/>
        </w:rPr>
        <w:t>der medizinischen, fremdbestimmenden</w:t>
      </w:r>
      <w:r w:rsidRPr="007310A7">
        <w:rPr>
          <w:rFonts w:eastAsia="Times New Roman" w:cs="Times New Roman"/>
          <w:color w:val="000000" w:themeColor="text1"/>
        </w:rPr>
        <w:t xml:space="preserve"> Kategorisierung als transgeschlechtlich immer wieder von Grenzverletzungen und </w:t>
      </w:r>
      <w:r w:rsidR="00994B3D">
        <w:rPr>
          <w:rFonts w:eastAsia="Times New Roman" w:cs="Times New Roman"/>
          <w:color w:val="000000" w:themeColor="text1"/>
        </w:rPr>
        <w:t xml:space="preserve">erlebter Alternativlosigkeit </w:t>
      </w:r>
      <w:r w:rsidRPr="007310A7">
        <w:rPr>
          <w:rFonts w:eastAsia="Times New Roman" w:cs="Times New Roman"/>
          <w:color w:val="000000" w:themeColor="text1"/>
        </w:rPr>
        <w:t xml:space="preserve">geprägt. Dabei lässt sich insbesondere ihre </w:t>
      </w:r>
      <w:r w:rsidR="00994B3D">
        <w:rPr>
          <w:rFonts w:eastAsia="Times New Roman" w:cs="Times New Roman"/>
          <w:color w:val="000000" w:themeColor="text1"/>
        </w:rPr>
        <w:t xml:space="preserve">institutionell </w:t>
      </w:r>
      <w:r w:rsidRPr="007310A7">
        <w:rPr>
          <w:rFonts w:eastAsia="Times New Roman" w:cs="Times New Roman"/>
          <w:color w:val="000000" w:themeColor="text1"/>
        </w:rPr>
        <w:t>erzwungene binärgeschlechtliche Transition vor dem Hintergrund extremer Restriktion und da</w:t>
      </w:r>
      <w:r w:rsidR="00E54D9A">
        <w:rPr>
          <w:rFonts w:eastAsia="Times New Roman" w:cs="Times New Roman"/>
          <w:color w:val="000000" w:themeColor="text1"/>
        </w:rPr>
        <w:t>raus</w:t>
      </w:r>
      <w:r w:rsidRPr="007310A7">
        <w:rPr>
          <w:rFonts w:eastAsia="Times New Roman" w:cs="Times New Roman"/>
          <w:color w:val="000000" w:themeColor="text1"/>
        </w:rPr>
        <w:t xml:space="preserve"> resultierend fehlender Handlungs- bzw. Gestaltungsmöglichkeiten als gewaltvoll konzeptualisieren</w:t>
      </w:r>
      <w:r w:rsidR="0012045B" w:rsidRPr="007310A7">
        <w:rPr>
          <w:rFonts w:eastAsia="Times New Roman" w:cs="Times New Roman"/>
          <w:color w:val="000000" w:themeColor="text1"/>
        </w:rPr>
        <w:t xml:space="preserve"> </w:t>
      </w:r>
      <w:r w:rsidR="0012045B" w:rsidRPr="007310A7">
        <w:rPr>
          <w:rFonts w:eastAsia="Times New Roman" w:cs="Times New Roman"/>
          <w:color w:val="000000" w:themeColor="text1"/>
        </w:rPr>
        <w:fldChar w:fldCharType="begin"/>
      </w:r>
      <w:r w:rsidR="0012045B" w:rsidRPr="007310A7">
        <w:rPr>
          <w:rFonts w:eastAsia="Times New Roman" w:cs="Times New Roman"/>
          <w:color w:val="000000" w:themeColor="text1"/>
        </w:rPr>
        <w:instrText xml:space="preserve"> ADDIN ZOTERO_ITEM CSL_CITATION {"citationID":"cKCN5EMM","properties":{"unsorted":false,"formattedCitation":"(vgl. Tyrell 1980)","plainCitation":"(vgl. Tyrell 1980)","noteIndex":0},"citationItems":[{"id":688,"uris":["http://zotero.org/users/local/owKliTIb/items/GDL9YQBT"],"itemData":{"id":688,"type":"chapter","container-title":"Person und Institution: Helmut Schelsky gewidmet","page":"59–92","publisher-place":"Würzburg","title":"Gewalt, Zwang und die Institutionalisierung von Herrschaft: Versuch einer Neuinterpretation von Max Webers Herrschaftsbegriff","author":[{"family":"Tyrell","given":"Hartmann"}],"editor":[{"family":"Pohlmann","given":"Rosemarie"}],"issued":{"date-parts":[["1980"]]}},"prefix":"vgl."}],"schema":"https://github.com/citation-style-language/schema/raw/master/csl-citation.json"} </w:instrText>
      </w:r>
      <w:r w:rsidR="0012045B" w:rsidRPr="007310A7">
        <w:rPr>
          <w:rFonts w:eastAsia="Times New Roman" w:cs="Times New Roman"/>
          <w:color w:val="000000" w:themeColor="text1"/>
        </w:rPr>
        <w:fldChar w:fldCharType="separate"/>
      </w:r>
      <w:r w:rsidR="0012045B" w:rsidRPr="007310A7">
        <w:rPr>
          <w:rFonts w:ascii="Cambria" w:hAnsi="Cambria"/>
          <w:color w:val="000000" w:themeColor="text1"/>
        </w:rPr>
        <w:t>(</w:t>
      </w:r>
      <w:r w:rsidR="00E54D9A">
        <w:rPr>
          <w:rFonts w:ascii="Cambria" w:hAnsi="Cambria"/>
          <w:color w:val="000000" w:themeColor="text1"/>
        </w:rPr>
        <w:t>siehe auch 3.3.1</w:t>
      </w:r>
      <w:r w:rsidR="0012045B" w:rsidRPr="007310A7">
        <w:rPr>
          <w:rFonts w:ascii="Cambria" w:hAnsi="Cambria"/>
          <w:color w:val="000000" w:themeColor="text1"/>
        </w:rPr>
        <w:t>)</w:t>
      </w:r>
      <w:r w:rsidR="0012045B"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In Kristins Fallgeschichte bedeutet Handlungsmacht im Kontext eines intergeschlechtlichen Transitionsprozesses daher </w:t>
      </w:r>
      <w:r w:rsidR="00E54D9A">
        <w:rPr>
          <w:rFonts w:eastAsia="Times New Roman" w:cs="Times New Roman"/>
          <w:color w:val="000000" w:themeColor="text1"/>
        </w:rPr>
        <w:t xml:space="preserve">ihre </w:t>
      </w:r>
      <w:r w:rsidRPr="007310A7">
        <w:rPr>
          <w:rFonts w:eastAsia="Times New Roman" w:cs="Times New Roman"/>
          <w:color w:val="000000" w:themeColor="text1"/>
        </w:rPr>
        <w:t>permanente Selbstbehauptung – wie beispielsweise i</w:t>
      </w:r>
      <w:r w:rsidR="00E54D9A">
        <w:rPr>
          <w:rFonts w:eastAsia="Times New Roman" w:cs="Times New Roman"/>
          <w:color w:val="000000" w:themeColor="text1"/>
        </w:rPr>
        <w:t>m Rahmen</w:t>
      </w:r>
      <w:r w:rsidRPr="007310A7">
        <w:rPr>
          <w:rFonts w:eastAsia="Times New Roman" w:cs="Times New Roman"/>
          <w:color w:val="000000" w:themeColor="text1"/>
        </w:rPr>
        <w:t xml:space="preserve"> einer</w:t>
      </w:r>
      <w:r w:rsidR="00E54D9A">
        <w:rPr>
          <w:rFonts w:eastAsia="Times New Roman" w:cs="Times New Roman"/>
          <w:color w:val="000000" w:themeColor="text1"/>
        </w:rPr>
        <w:t xml:space="preserve"> zunächst</w:t>
      </w:r>
      <w:r w:rsidRPr="007310A7">
        <w:rPr>
          <w:rFonts w:eastAsia="Times New Roman" w:cs="Times New Roman"/>
          <w:color w:val="000000" w:themeColor="text1"/>
        </w:rPr>
        <w:t xml:space="preserve"> </w:t>
      </w:r>
      <w:r w:rsidR="00E54D9A">
        <w:rPr>
          <w:rFonts w:eastAsia="Times New Roman" w:cs="Times New Roman"/>
          <w:color w:val="000000" w:themeColor="text1"/>
        </w:rPr>
        <w:t xml:space="preserve">verbal </w:t>
      </w:r>
      <w:r w:rsidRPr="007310A7">
        <w:rPr>
          <w:rFonts w:eastAsia="Times New Roman" w:cs="Times New Roman"/>
          <w:color w:val="000000" w:themeColor="text1"/>
        </w:rPr>
        <w:t>grenzüberschreitenden Umkleidekabinen-Situation</w:t>
      </w:r>
      <w:r w:rsidR="00E54D9A">
        <w:rPr>
          <w:rFonts w:eastAsia="Times New Roman" w:cs="Times New Roman"/>
          <w:color w:val="000000" w:themeColor="text1"/>
        </w:rPr>
        <w:t xml:space="preserve"> im Arbeitskontext </w:t>
      </w:r>
      <w:r w:rsidRPr="007310A7">
        <w:rPr>
          <w:rFonts w:eastAsia="Times New Roman" w:cs="Times New Roman"/>
          <w:color w:val="000000" w:themeColor="text1"/>
        </w:rPr>
        <w:t>–</w:t>
      </w:r>
      <w:r w:rsidR="00E54D9A">
        <w:rPr>
          <w:rFonts w:eastAsia="Times New Roman" w:cs="Times New Roman"/>
          <w:color w:val="000000" w:themeColor="text1"/>
        </w:rPr>
        <w:t xml:space="preserve"> </w:t>
      </w:r>
      <w:r w:rsidRPr="007310A7">
        <w:rPr>
          <w:rFonts w:eastAsia="Times New Roman" w:cs="Times New Roman"/>
          <w:color w:val="000000" w:themeColor="text1"/>
        </w:rPr>
        <w:t>und wenn nicht anders möglich</w:t>
      </w:r>
      <w:r w:rsidR="00E54D9A">
        <w:rPr>
          <w:rFonts w:eastAsia="Times New Roman" w:cs="Times New Roman"/>
          <w:color w:val="000000" w:themeColor="text1"/>
        </w:rPr>
        <w:t>,</w:t>
      </w:r>
      <w:r w:rsidRPr="007310A7">
        <w:rPr>
          <w:rFonts w:eastAsia="Times New Roman" w:cs="Times New Roman"/>
          <w:color w:val="000000" w:themeColor="text1"/>
        </w:rPr>
        <w:t xml:space="preserve"> </w:t>
      </w:r>
      <w:r w:rsidR="00E54D9A">
        <w:rPr>
          <w:rFonts w:eastAsia="Times New Roman" w:cs="Times New Roman"/>
          <w:color w:val="000000" w:themeColor="text1"/>
        </w:rPr>
        <w:t xml:space="preserve">ihre erneut ‚erfolgreiche‘ </w:t>
      </w:r>
      <w:r w:rsidRPr="007310A7">
        <w:rPr>
          <w:rFonts w:eastAsia="Times New Roman" w:cs="Times New Roman"/>
          <w:color w:val="000000" w:themeColor="text1"/>
        </w:rPr>
        <w:t xml:space="preserve">Anpassung an </w:t>
      </w:r>
      <w:r w:rsidR="00E54D9A">
        <w:rPr>
          <w:rFonts w:eastAsia="Times New Roman" w:cs="Times New Roman"/>
          <w:color w:val="000000" w:themeColor="text1"/>
        </w:rPr>
        <w:t xml:space="preserve">von außen an sie herangetragene </w:t>
      </w:r>
      <w:r w:rsidRPr="007310A7">
        <w:rPr>
          <w:rFonts w:eastAsia="Times New Roman" w:cs="Times New Roman"/>
          <w:color w:val="000000" w:themeColor="text1"/>
        </w:rPr>
        <w:t>Anforderungen</w:t>
      </w:r>
      <w:r w:rsidR="00E54D9A">
        <w:rPr>
          <w:rFonts w:eastAsia="Times New Roman" w:cs="Times New Roman"/>
          <w:color w:val="000000" w:themeColor="text1"/>
        </w:rPr>
        <w:t>.</w:t>
      </w:r>
    </w:p>
    <w:p w14:paraId="43077843" w14:textId="77777777" w:rsidR="002E37BE" w:rsidRDefault="005510E2" w:rsidP="0012045B">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Kristins i</w:t>
      </w:r>
      <w:r w:rsidR="00E540B1">
        <w:rPr>
          <w:rFonts w:eastAsia="Times New Roman" w:cs="Times New Roman"/>
          <w:color w:val="000000" w:themeColor="text1"/>
        </w:rPr>
        <w:t>n der</w:t>
      </w:r>
      <w:r w:rsidRPr="007310A7">
        <w:rPr>
          <w:rFonts w:eastAsia="Times New Roman" w:cs="Times New Roman"/>
          <w:color w:val="000000" w:themeColor="text1"/>
        </w:rPr>
        <w:t xml:space="preserve"> Fall</w:t>
      </w:r>
      <w:r w:rsidR="00E540B1">
        <w:rPr>
          <w:rFonts w:eastAsia="Times New Roman" w:cs="Times New Roman"/>
          <w:color w:val="000000" w:themeColor="text1"/>
        </w:rPr>
        <w:t>kontrastierung</w:t>
      </w:r>
      <w:r w:rsidRPr="007310A7">
        <w:rPr>
          <w:rFonts w:eastAsia="Times New Roman" w:cs="Times New Roman"/>
          <w:color w:val="000000" w:themeColor="text1"/>
        </w:rPr>
        <w:t xml:space="preserve"> sehr viel kontinuierlicher von gewaltvollen vergeschlechtlichenden</w:t>
      </w:r>
      <w:r w:rsidR="00E540B1">
        <w:rPr>
          <w:rFonts w:eastAsia="Times New Roman" w:cs="Times New Roman"/>
          <w:color w:val="000000" w:themeColor="text1"/>
        </w:rPr>
        <w:t xml:space="preserve"> </w:t>
      </w:r>
      <w:r w:rsidRPr="007310A7">
        <w:rPr>
          <w:rFonts w:eastAsia="Times New Roman" w:cs="Times New Roman"/>
          <w:color w:val="000000" w:themeColor="text1"/>
        </w:rPr>
        <w:t xml:space="preserve">Praktiken geprägter biographischer Verlauf ist teilweise dadurch erklärbar, dass sie zwar ebenfalls über professionalisiertes Wissen im Gesundheitsbereich verfügt, anders als Robin aber </w:t>
      </w:r>
      <w:r w:rsidR="00E540B1">
        <w:rPr>
          <w:rFonts w:eastAsia="Times New Roman" w:cs="Times New Roman"/>
          <w:color w:val="000000" w:themeColor="text1"/>
        </w:rPr>
        <w:t xml:space="preserve">keine </w:t>
      </w:r>
      <w:r w:rsidRPr="007310A7">
        <w:rPr>
          <w:rFonts w:eastAsia="Times New Roman" w:cs="Times New Roman"/>
          <w:color w:val="000000" w:themeColor="text1"/>
        </w:rPr>
        <w:t xml:space="preserve">Möglichkeit </w:t>
      </w:r>
      <w:r w:rsidR="00E540B1">
        <w:rPr>
          <w:rFonts w:eastAsia="Times New Roman" w:cs="Times New Roman"/>
          <w:color w:val="000000" w:themeColor="text1"/>
        </w:rPr>
        <w:t xml:space="preserve">hat, </w:t>
      </w:r>
      <w:r w:rsidRPr="007310A7">
        <w:rPr>
          <w:rFonts w:eastAsia="Times New Roman" w:cs="Times New Roman"/>
          <w:color w:val="000000" w:themeColor="text1"/>
        </w:rPr>
        <w:t>mittels Akademisierung eine</w:t>
      </w:r>
      <w:r w:rsidR="002E37BE">
        <w:rPr>
          <w:rFonts w:eastAsia="Times New Roman" w:cs="Times New Roman"/>
          <w:color w:val="000000" w:themeColor="text1"/>
        </w:rPr>
        <w:t xml:space="preserve"> (relative)</w:t>
      </w:r>
      <w:r w:rsidRPr="007310A7">
        <w:rPr>
          <w:rFonts w:eastAsia="Times New Roman" w:cs="Times New Roman"/>
          <w:color w:val="000000" w:themeColor="text1"/>
        </w:rPr>
        <w:t xml:space="preserve"> </w:t>
      </w:r>
      <w:r w:rsidR="00E540B1">
        <w:rPr>
          <w:rFonts w:eastAsia="Times New Roman" w:cs="Times New Roman"/>
          <w:color w:val="000000" w:themeColor="text1"/>
        </w:rPr>
        <w:t xml:space="preserve">ärztliche </w:t>
      </w:r>
      <w:r w:rsidRPr="007310A7">
        <w:rPr>
          <w:rFonts w:eastAsia="Times New Roman" w:cs="Times New Roman"/>
          <w:color w:val="000000" w:themeColor="text1"/>
        </w:rPr>
        <w:t xml:space="preserve">Machtposition im medizinischen Handlungsfeld zu erreichen. Letztere </w:t>
      </w:r>
      <w:r w:rsidR="00E540B1">
        <w:rPr>
          <w:rFonts w:eastAsia="Times New Roman" w:cs="Times New Roman"/>
          <w:color w:val="000000" w:themeColor="text1"/>
        </w:rPr>
        <w:t xml:space="preserve">Position </w:t>
      </w:r>
      <w:r w:rsidRPr="007310A7">
        <w:rPr>
          <w:rFonts w:eastAsia="Times New Roman" w:cs="Times New Roman"/>
          <w:color w:val="000000" w:themeColor="text1"/>
        </w:rPr>
        <w:t xml:space="preserve">ermöglicht Robin insbesondere medizinische Interaktionen als Erwachsener deutlich stärker </w:t>
      </w:r>
      <w:r w:rsidR="002E37BE">
        <w:rPr>
          <w:rFonts w:eastAsia="Times New Roman" w:cs="Times New Roman"/>
          <w:color w:val="000000" w:themeColor="text1"/>
        </w:rPr>
        <w:t xml:space="preserve">gemäß seinen Relevanzsetzungen </w:t>
      </w:r>
      <w:r w:rsidRPr="007310A7">
        <w:rPr>
          <w:rFonts w:eastAsia="Times New Roman" w:cs="Times New Roman"/>
          <w:color w:val="000000" w:themeColor="text1"/>
        </w:rPr>
        <w:t xml:space="preserve">mitzugestalten. </w:t>
      </w:r>
    </w:p>
    <w:p w14:paraId="2197D160" w14:textId="77777777" w:rsidR="00755E1A"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Auf einer </w:t>
      </w:r>
      <w:r w:rsidR="002E37BE">
        <w:rPr>
          <w:rFonts w:eastAsia="Times New Roman" w:cs="Times New Roman"/>
          <w:color w:val="000000" w:themeColor="text1"/>
        </w:rPr>
        <w:t xml:space="preserve">theoretischen </w:t>
      </w:r>
      <w:r w:rsidRPr="007310A7">
        <w:rPr>
          <w:rFonts w:eastAsia="Times New Roman" w:cs="Times New Roman"/>
          <w:color w:val="000000" w:themeColor="text1"/>
        </w:rPr>
        <w:t xml:space="preserve">Ebene können die unterschiedlichen </w:t>
      </w:r>
      <w:r w:rsidR="00B50260">
        <w:rPr>
          <w:rFonts w:eastAsia="Times New Roman" w:cs="Times New Roman"/>
          <w:color w:val="000000" w:themeColor="text1"/>
        </w:rPr>
        <w:t xml:space="preserve">vergeschlechtlichten </w:t>
      </w:r>
      <w:proofErr w:type="spellStart"/>
      <w:r w:rsidRPr="007310A7">
        <w:rPr>
          <w:rFonts w:eastAsia="Times New Roman" w:cs="Times New Roman"/>
          <w:color w:val="000000" w:themeColor="text1"/>
        </w:rPr>
        <w:t>Transitionsverläufe</w:t>
      </w:r>
      <w:proofErr w:type="spellEnd"/>
      <w:r w:rsidRPr="007310A7">
        <w:rPr>
          <w:rFonts w:eastAsia="Times New Roman" w:cs="Times New Roman"/>
          <w:color w:val="000000" w:themeColor="text1"/>
        </w:rPr>
        <w:t xml:space="preserve"> und dabei gemachte interaktionelle Erfahrungen mittels Miranda Frickers Konzept der </w:t>
      </w:r>
      <w:r w:rsidRPr="00B50260">
        <w:rPr>
          <w:rFonts w:eastAsia="Times New Roman" w:cs="Times New Roman"/>
          <w:i/>
          <w:iCs/>
          <w:color w:val="000000" w:themeColor="text1"/>
        </w:rPr>
        <w:t>epistemischen Ungerechtigkeit</w:t>
      </w:r>
      <w:r w:rsidRPr="007310A7">
        <w:rPr>
          <w:rFonts w:eastAsia="Times New Roman" w:cs="Times New Roman"/>
          <w:color w:val="000000" w:themeColor="text1"/>
        </w:rPr>
        <w:t xml:space="preserve"> </w:t>
      </w:r>
      <w:r w:rsidR="0012045B" w:rsidRPr="007310A7">
        <w:rPr>
          <w:rFonts w:eastAsia="Times New Roman" w:cs="Times New Roman"/>
          <w:color w:val="000000" w:themeColor="text1"/>
        </w:rPr>
        <w:fldChar w:fldCharType="begin"/>
      </w:r>
      <w:r w:rsidR="0012045B" w:rsidRPr="007310A7">
        <w:rPr>
          <w:rFonts w:eastAsia="Times New Roman" w:cs="Times New Roman"/>
          <w:color w:val="000000" w:themeColor="text1"/>
        </w:rPr>
        <w:instrText xml:space="preserve"> ADDIN ZOTERO_ITEM CSL_CITATION {"citationID":"KopWObq7","properties":{"unsorted":false,"formattedCitation":"(2007)","plainCitation":"(2007)","noteIndex":0},"citationItems":[{"id":138,"uris":["http://zotero.org/users/local/owKliTIb/items/2YXJ7UWX"],"itemData":{"id":138,"type":"book","DOI":"10.1093/acprof:oso/9780198237907.001.0001","publisher":"Oxford university press","title":"Epistemic injustice: Power and the ethics of knowing","author":[{"family":"Fricker","given":"Miranda"}],"issued":{"date-parts":[["2007"]]}},"suppress-author":true}],"schema":"https://github.com/citation-style-language/schema/raw/master/csl-citation.json"} </w:instrText>
      </w:r>
      <w:r w:rsidR="0012045B" w:rsidRPr="007310A7">
        <w:rPr>
          <w:rFonts w:eastAsia="Times New Roman" w:cs="Times New Roman"/>
          <w:color w:val="000000" w:themeColor="text1"/>
        </w:rPr>
        <w:fldChar w:fldCharType="separate"/>
      </w:r>
      <w:r w:rsidR="0012045B" w:rsidRPr="007310A7">
        <w:rPr>
          <w:rFonts w:ascii="Cambria" w:hAnsi="Cambria"/>
          <w:color w:val="000000" w:themeColor="text1"/>
        </w:rPr>
        <w:t>(2007)</w:t>
      </w:r>
      <w:r w:rsidR="0012045B" w:rsidRPr="007310A7">
        <w:rPr>
          <w:rFonts w:eastAsia="Times New Roman" w:cs="Times New Roman"/>
          <w:color w:val="000000" w:themeColor="text1"/>
        </w:rPr>
        <w:fldChar w:fldCharType="end"/>
      </w:r>
      <w:r w:rsidR="0012045B" w:rsidRPr="007310A7">
        <w:rPr>
          <w:rFonts w:eastAsia="Times New Roman" w:cs="Times New Roman"/>
          <w:color w:val="000000" w:themeColor="text1"/>
        </w:rPr>
        <w:t xml:space="preserve"> </w:t>
      </w:r>
      <w:r w:rsidRPr="007310A7">
        <w:rPr>
          <w:rFonts w:eastAsia="Times New Roman" w:cs="Times New Roman"/>
          <w:color w:val="000000" w:themeColor="text1"/>
        </w:rPr>
        <w:t>analysiert werden. Frickers Ansatz konzeptualisiert die Herabwürdigung und Benachteiligung von Individuen als „epistemische Subjekte“</w:t>
      </w:r>
      <w:r w:rsidRPr="007310A7">
        <w:rPr>
          <w:rStyle w:val="Funotenzeichen"/>
          <w:color w:val="000000" w:themeColor="text1"/>
        </w:rPr>
        <w:footnoteReference w:id="217"/>
      </w:r>
      <w:r w:rsidRPr="007310A7">
        <w:rPr>
          <w:rFonts w:eastAsia="Times New Roman" w:cs="Times New Roman"/>
          <w:color w:val="000000" w:themeColor="text1"/>
        </w:rPr>
        <w:t xml:space="preserve"> </w:t>
      </w:r>
      <w:r w:rsidR="0012045B" w:rsidRPr="007310A7">
        <w:rPr>
          <w:rFonts w:eastAsia="Times New Roman" w:cs="Times New Roman"/>
          <w:color w:val="000000" w:themeColor="text1"/>
        </w:rPr>
        <w:fldChar w:fldCharType="begin"/>
      </w:r>
      <w:r w:rsidR="0012045B" w:rsidRPr="007310A7">
        <w:rPr>
          <w:rFonts w:eastAsia="Times New Roman" w:cs="Times New Roman"/>
          <w:color w:val="000000" w:themeColor="text1"/>
        </w:rPr>
        <w:instrText xml:space="preserve"> ADDIN ZOTERO_ITEM CSL_CITATION {"citationID":"Tou3Ncki","properties":{"unsorted":false,"formattedCitation":"(Fricker 2007, 53 eigene \\uc0\\u220{}bersetzung)","plainCitation":"(Fricker 2007, 53 eigene Übersetzung)","noteIndex":0},"citationItems":[{"id":138,"uris":["http://zotero.org/users/local/owKliTIb/items/2YXJ7UWX"],"itemData":{"id":138,"type":"book","DOI":"10.1093/acprof:oso/9780198237907.001.0001","publisher":"Oxford university press","title":"Epistemic injustice: Power and the ethics of knowing","author":[{"family":"Fricker","given":"Miranda"}],"issued":{"date-parts":[["2007"]]}},"locator":"53","label":"page","suffix":"eigene Übersetzung"}],"schema":"https://github.com/citation-style-language/schema/raw/master/csl-citation.json"} </w:instrText>
      </w:r>
      <w:r w:rsidR="0012045B" w:rsidRPr="007310A7">
        <w:rPr>
          <w:rFonts w:eastAsia="Times New Roman" w:cs="Times New Roman"/>
          <w:color w:val="000000" w:themeColor="text1"/>
        </w:rPr>
        <w:fldChar w:fldCharType="separate"/>
      </w:r>
      <w:r w:rsidR="0012045B" w:rsidRPr="007310A7">
        <w:rPr>
          <w:rFonts w:ascii="Cambria" w:hAnsi="Cambria" w:cs="Times New Roman"/>
          <w:color w:val="000000" w:themeColor="text1"/>
        </w:rPr>
        <w:t>(Fricker 2007, 53 eigene Übers</w:t>
      </w:r>
      <w:r w:rsidR="008B0134">
        <w:rPr>
          <w:rFonts w:ascii="Cambria" w:hAnsi="Cambria" w:cs="Times New Roman"/>
          <w:color w:val="000000" w:themeColor="text1"/>
        </w:rPr>
        <w:t>.</w:t>
      </w:r>
      <w:r w:rsidR="0012045B" w:rsidRPr="007310A7">
        <w:rPr>
          <w:rFonts w:ascii="Cambria" w:hAnsi="Cambria" w:cs="Times New Roman"/>
          <w:color w:val="000000" w:themeColor="text1"/>
        </w:rPr>
        <w:t>)</w:t>
      </w:r>
      <w:r w:rsidR="0012045B" w:rsidRPr="007310A7">
        <w:rPr>
          <w:rFonts w:eastAsia="Times New Roman" w:cs="Times New Roman"/>
          <w:color w:val="000000" w:themeColor="text1"/>
        </w:rPr>
        <w:fldChar w:fldCharType="end"/>
      </w:r>
      <w:r w:rsidR="0012045B" w:rsidRPr="007310A7">
        <w:rPr>
          <w:rFonts w:eastAsia="Times New Roman" w:cs="Times New Roman"/>
          <w:color w:val="000000" w:themeColor="text1"/>
        </w:rPr>
        <w:t xml:space="preserve"> </w:t>
      </w:r>
      <w:r w:rsidRPr="007310A7">
        <w:rPr>
          <w:rFonts w:eastAsia="Times New Roman" w:cs="Times New Roman"/>
          <w:color w:val="000000" w:themeColor="text1"/>
        </w:rPr>
        <w:t xml:space="preserve">als </w:t>
      </w:r>
      <w:r w:rsidRPr="007310A7">
        <w:rPr>
          <w:rFonts w:eastAsia="Times New Roman" w:cs="Times New Roman"/>
          <w:i/>
          <w:color w:val="000000" w:themeColor="text1"/>
        </w:rPr>
        <w:t>testimoniale</w:t>
      </w:r>
      <w:r w:rsidRPr="007310A7">
        <w:rPr>
          <w:rFonts w:eastAsia="Times New Roman" w:cs="Times New Roman"/>
          <w:color w:val="000000" w:themeColor="text1"/>
        </w:rPr>
        <w:t xml:space="preserve"> bzw. </w:t>
      </w:r>
      <w:r w:rsidRPr="007310A7">
        <w:rPr>
          <w:rFonts w:eastAsia="Times New Roman" w:cs="Times New Roman"/>
          <w:i/>
          <w:color w:val="000000" w:themeColor="text1"/>
        </w:rPr>
        <w:t>hermeneutische</w:t>
      </w:r>
      <w:r w:rsidRPr="007310A7">
        <w:rPr>
          <w:rFonts w:eastAsia="Times New Roman" w:cs="Times New Roman"/>
          <w:color w:val="000000" w:themeColor="text1"/>
        </w:rPr>
        <w:t xml:space="preserve"> Ungerechtigkeit. Während </w:t>
      </w:r>
      <w:r w:rsidRPr="007310A7">
        <w:rPr>
          <w:rFonts w:eastAsia="Times New Roman" w:cs="Times New Roman"/>
          <w:i/>
          <w:color w:val="000000" w:themeColor="text1"/>
        </w:rPr>
        <w:t>testimoniale</w:t>
      </w:r>
      <w:r w:rsidRPr="007310A7">
        <w:rPr>
          <w:rFonts w:eastAsia="Times New Roman" w:cs="Times New Roman"/>
          <w:color w:val="000000" w:themeColor="text1"/>
        </w:rPr>
        <w:t xml:space="preserve"> </w:t>
      </w:r>
      <w:r w:rsidRPr="00A31DE2">
        <w:rPr>
          <w:rFonts w:eastAsia="Times New Roman" w:cs="Times New Roman"/>
          <w:i/>
          <w:iCs/>
          <w:color w:val="000000" w:themeColor="text1"/>
        </w:rPr>
        <w:t>Ungerechtigkeit</w:t>
      </w:r>
      <w:r w:rsidRPr="007310A7">
        <w:rPr>
          <w:rFonts w:eastAsia="Times New Roman" w:cs="Times New Roman"/>
          <w:color w:val="000000" w:themeColor="text1"/>
        </w:rPr>
        <w:t xml:space="preserve"> damit einhergeht</w:t>
      </w:r>
      <w:r w:rsidR="00A31DE2">
        <w:rPr>
          <w:rFonts w:eastAsia="Times New Roman" w:cs="Times New Roman"/>
          <w:color w:val="000000" w:themeColor="text1"/>
        </w:rPr>
        <w:t>,</w:t>
      </w:r>
      <w:r w:rsidRPr="007310A7">
        <w:rPr>
          <w:rFonts w:eastAsia="Times New Roman" w:cs="Times New Roman"/>
          <w:color w:val="000000" w:themeColor="text1"/>
        </w:rPr>
        <w:t xml:space="preserve"> auf Grund strukturell etablierte</w:t>
      </w:r>
      <w:r w:rsidR="00A31DE2">
        <w:rPr>
          <w:rFonts w:eastAsia="Times New Roman" w:cs="Times New Roman"/>
          <w:color w:val="000000" w:themeColor="text1"/>
        </w:rPr>
        <w:t>r</w:t>
      </w:r>
      <w:r w:rsidRPr="007310A7">
        <w:rPr>
          <w:rFonts w:eastAsia="Times New Roman" w:cs="Times New Roman"/>
          <w:color w:val="000000" w:themeColor="text1"/>
        </w:rPr>
        <w:t xml:space="preserve"> Vorurteil</w:t>
      </w:r>
      <w:r w:rsidR="00A31DE2">
        <w:rPr>
          <w:rFonts w:eastAsia="Times New Roman" w:cs="Times New Roman"/>
          <w:color w:val="000000" w:themeColor="text1"/>
        </w:rPr>
        <w:t>e</w:t>
      </w:r>
      <w:r w:rsidRPr="007310A7">
        <w:rPr>
          <w:rFonts w:eastAsia="Times New Roman" w:cs="Times New Roman"/>
          <w:color w:val="000000" w:themeColor="text1"/>
        </w:rPr>
        <w:t xml:space="preserve"> weniger Glaubwürdigkeit in Interaktionen zu</w:t>
      </w:r>
      <w:r w:rsidR="00A31DE2">
        <w:rPr>
          <w:rFonts w:eastAsia="Times New Roman" w:cs="Times New Roman"/>
          <w:color w:val="000000" w:themeColor="text1"/>
        </w:rPr>
        <w:t xml:space="preserve">geschrieben zu bekommen, </w:t>
      </w:r>
      <w:r w:rsidRPr="007310A7">
        <w:rPr>
          <w:rFonts w:eastAsia="Times New Roman" w:cs="Times New Roman"/>
          <w:color w:val="000000" w:themeColor="text1"/>
        </w:rPr>
        <w:t xml:space="preserve">bezieht sich </w:t>
      </w:r>
      <w:r w:rsidRPr="007310A7">
        <w:rPr>
          <w:rFonts w:eastAsia="Times New Roman" w:cs="Times New Roman"/>
          <w:i/>
          <w:color w:val="000000" w:themeColor="text1"/>
        </w:rPr>
        <w:t>hermeneutische</w:t>
      </w:r>
      <w:r w:rsidRPr="007310A7">
        <w:rPr>
          <w:rFonts w:eastAsia="Times New Roman" w:cs="Times New Roman"/>
          <w:color w:val="000000" w:themeColor="text1"/>
        </w:rPr>
        <w:t xml:space="preserve"> </w:t>
      </w:r>
      <w:r w:rsidRPr="00A31DE2">
        <w:rPr>
          <w:rFonts w:eastAsia="Times New Roman" w:cs="Times New Roman"/>
          <w:i/>
          <w:iCs/>
          <w:color w:val="000000" w:themeColor="text1"/>
        </w:rPr>
        <w:t>Ungerechtigkeit</w:t>
      </w:r>
      <w:r w:rsidRPr="007310A7">
        <w:rPr>
          <w:rFonts w:eastAsia="Times New Roman" w:cs="Times New Roman"/>
          <w:color w:val="000000" w:themeColor="text1"/>
        </w:rPr>
        <w:t xml:space="preserve"> </w:t>
      </w:r>
      <w:r w:rsidR="00A31DE2">
        <w:rPr>
          <w:rFonts w:eastAsia="Times New Roman" w:cs="Times New Roman"/>
          <w:color w:val="000000" w:themeColor="text1"/>
        </w:rPr>
        <w:t>dar</w:t>
      </w:r>
      <w:r w:rsidRPr="007310A7">
        <w:rPr>
          <w:rFonts w:eastAsia="Times New Roman" w:cs="Times New Roman"/>
          <w:color w:val="000000" w:themeColor="text1"/>
        </w:rPr>
        <w:t>auf</w:t>
      </w:r>
      <w:r w:rsidR="00A31DE2">
        <w:rPr>
          <w:rFonts w:eastAsia="Times New Roman" w:cs="Times New Roman"/>
          <w:color w:val="000000" w:themeColor="text1"/>
        </w:rPr>
        <w:t>,</w:t>
      </w:r>
      <w:r w:rsidRPr="007310A7">
        <w:rPr>
          <w:rFonts w:eastAsia="Times New Roman" w:cs="Times New Roman"/>
          <w:color w:val="000000" w:themeColor="text1"/>
        </w:rPr>
        <w:t xml:space="preserve"> </w:t>
      </w:r>
      <w:r w:rsidR="00A31DE2">
        <w:rPr>
          <w:rFonts w:eastAsia="Times New Roman" w:cs="Times New Roman"/>
          <w:color w:val="000000" w:themeColor="text1"/>
        </w:rPr>
        <w:t xml:space="preserve">für </w:t>
      </w:r>
      <w:r w:rsidRPr="007310A7">
        <w:rPr>
          <w:rFonts w:eastAsia="Times New Roman" w:cs="Times New Roman"/>
          <w:color w:val="000000" w:themeColor="text1"/>
        </w:rPr>
        <w:t xml:space="preserve">sozial relevante Erfahrungen keine adäquaten </w:t>
      </w:r>
      <w:r w:rsidR="00A31DE2">
        <w:rPr>
          <w:rFonts w:eastAsia="Times New Roman" w:cs="Times New Roman"/>
          <w:color w:val="000000" w:themeColor="text1"/>
        </w:rPr>
        <w:t xml:space="preserve">bzw. gesellschaftlich </w:t>
      </w:r>
      <w:r w:rsidRPr="007310A7">
        <w:rPr>
          <w:rFonts w:eastAsia="Times New Roman" w:cs="Times New Roman"/>
          <w:color w:val="000000" w:themeColor="text1"/>
        </w:rPr>
        <w:t xml:space="preserve">akzeptierten Konzepte zur Verfügung zu haben, um diese </w:t>
      </w:r>
      <w:r w:rsidR="00A31DE2">
        <w:rPr>
          <w:rFonts w:eastAsia="Times New Roman" w:cs="Times New Roman"/>
          <w:color w:val="000000" w:themeColor="text1"/>
        </w:rPr>
        <w:t xml:space="preserve">in der Regel mit Benachteiligung einhergehenden Erfahrungen </w:t>
      </w:r>
      <w:r w:rsidRPr="007310A7">
        <w:rPr>
          <w:rFonts w:eastAsia="Times New Roman" w:cs="Times New Roman"/>
          <w:color w:val="000000" w:themeColor="text1"/>
        </w:rPr>
        <w:t xml:space="preserve">zu </w:t>
      </w:r>
      <w:r w:rsidRPr="007310A7">
        <w:rPr>
          <w:rFonts w:eastAsia="Times New Roman" w:cs="Times New Roman"/>
          <w:color w:val="000000" w:themeColor="text1"/>
        </w:rPr>
        <w:lastRenderedPageBreak/>
        <w:t>thematisieren</w:t>
      </w:r>
      <w:r w:rsidR="0012045B" w:rsidRPr="007310A7">
        <w:rPr>
          <w:rFonts w:eastAsia="Times New Roman" w:cs="Times New Roman"/>
          <w:color w:val="000000" w:themeColor="text1"/>
        </w:rPr>
        <w:t xml:space="preserve"> </w:t>
      </w:r>
      <w:r w:rsidR="0012045B" w:rsidRPr="007310A7">
        <w:rPr>
          <w:rFonts w:eastAsia="Times New Roman" w:cs="Times New Roman"/>
          <w:color w:val="000000" w:themeColor="text1"/>
        </w:rPr>
        <w:fldChar w:fldCharType="begin"/>
      </w:r>
      <w:r w:rsidR="00E52A15" w:rsidRPr="007310A7">
        <w:rPr>
          <w:rFonts w:eastAsia="Times New Roman" w:cs="Times New Roman"/>
          <w:color w:val="000000" w:themeColor="text1"/>
        </w:rPr>
        <w:instrText xml:space="preserve"> ADDIN ZOTERO_ITEM CSL_CITATION {"citationID":"0uuEoyUK","properties":{"unsorted":false,"formattedCitation":"(Fricker 2007, 9ff, 147ff; Fricker und Jenkins 2017)","plainCitation":"(Fricker 2007, 9ff, 147ff; Fricker und Jenkins 2017)","dontUpdate":true,"noteIndex":0},"citationItems":[{"id":138,"uris":["http://zotero.org/users/local/owKliTIb/items/2YXJ7UWX"],"itemData":{"id":138,"type":"book","DOI":"10.1093/acprof:oso/9780198237907.001.0001","publisher":"Oxford university press","title":"Epistemic injustice: Power and the ethics of knowing","author":[{"family":"Fricker","given":"Miranda"}],"issued":{"date-parts":[["2007"]]}},"locator":"9ff, 147ff","label":"page"},{"id":1116,"uris":["http://zotero.org/users/local/owKliTIb/items/S9H5W9EE"],"itemData":{"id":1116,"type":"chapter","container-title":"The Routledge Companion to Feminist Philosophy","DOI":"10.4324/9781315758152-23","page":"268-278","publisher":"Routledge","publisher-place":"New York, NY","title":"Epistemic injustice, ignorance, and trans experiences","author":[{"family":"Fricker","given":"Miranda"},{"family":"Jenkins","given":"Katharine"}],"editor":[{"family":"Garry","given":"Ann"},{"family":"Khader","given":"Serene J."},{"family":"Stone","given":"Alison"}],"issued":{"date-parts":[["2017"]]}}}],"schema":"https://github.com/citation-style-language/schema/raw/master/csl-citation.json"} </w:instrText>
      </w:r>
      <w:r w:rsidR="0012045B" w:rsidRPr="007310A7">
        <w:rPr>
          <w:rFonts w:eastAsia="Times New Roman" w:cs="Times New Roman"/>
          <w:color w:val="000000" w:themeColor="text1"/>
        </w:rPr>
        <w:fldChar w:fldCharType="separate"/>
      </w:r>
      <w:r w:rsidR="0012045B" w:rsidRPr="007310A7">
        <w:rPr>
          <w:rFonts w:ascii="Cambria" w:hAnsi="Cambria"/>
          <w:color w:val="000000" w:themeColor="text1"/>
        </w:rPr>
        <w:t>(Fricker 2007, 9ff</w:t>
      </w:r>
      <w:r w:rsidR="00A31DE2">
        <w:rPr>
          <w:rFonts w:ascii="Cambria" w:hAnsi="Cambria"/>
          <w:color w:val="000000" w:themeColor="text1"/>
        </w:rPr>
        <w:t>.</w:t>
      </w:r>
      <w:r w:rsidR="0012045B" w:rsidRPr="007310A7">
        <w:rPr>
          <w:rFonts w:ascii="Cambria" w:hAnsi="Cambria"/>
          <w:color w:val="000000" w:themeColor="text1"/>
        </w:rPr>
        <w:t>, 147ff</w:t>
      </w:r>
      <w:r w:rsidR="00A31DE2">
        <w:rPr>
          <w:rFonts w:ascii="Cambria" w:hAnsi="Cambria"/>
          <w:color w:val="000000" w:themeColor="text1"/>
        </w:rPr>
        <w:t>.</w:t>
      </w:r>
      <w:r w:rsidR="0012045B" w:rsidRPr="007310A7">
        <w:rPr>
          <w:rFonts w:ascii="Cambria" w:hAnsi="Cambria"/>
          <w:color w:val="000000" w:themeColor="text1"/>
        </w:rPr>
        <w:t>; Fricker,</w:t>
      </w:r>
      <w:r w:rsidR="00A31DE2">
        <w:rPr>
          <w:rFonts w:ascii="Cambria" w:hAnsi="Cambria"/>
          <w:color w:val="000000" w:themeColor="text1"/>
        </w:rPr>
        <w:t xml:space="preserve"> </w:t>
      </w:r>
      <w:r w:rsidR="0012045B" w:rsidRPr="007310A7">
        <w:rPr>
          <w:rFonts w:ascii="Cambria" w:hAnsi="Cambria"/>
          <w:color w:val="000000" w:themeColor="text1"/>
        </w:rPr>
        <w:t>Jenkins 2017)</w:t>
      </w:r>
      <w:r w:rsidR="0012045B" w:rsidRPr="007310A7">
        <w:rPr>
          <w:rFonts w:eastAsia="Times New Roman" w:cs="Times New Roman"/>
          <w:color w:val="000000" w:themeColor="text1"/>
        </w:rPr>
        <w:fldChar w:fldCharType="end"/>
      </w:r>
      <w:r w:rsidRPr="007310A7">
        <w:rPr>
          <w:rFonts w:eastAsia="Times New Roman" w:cs="Times New Roman"/>
          <w:color w:val="000000" w:themeColor="text1"/>
        </w:rPr>
        <w:t>.</w:t>
      </w:r>
      <w:r w:rsidRPr="007310A7">
        <w:rPr>
          <w:rStyle w:val="Funotenzeichen"/>
          <w:color w:val="000000" w:themeColor="text1"/>
        </w:rPr>
        <w:footnoteReference w:id="218"/>
      </w:r>
      <w:r w:rsidRPr="007310A7">
        <w:rPr>
          <w:rFonts w:eastAsia="Times New Roman" w:cs="Times New Roman"/>
          <w:color w:val="000000" w:themeColor="text1"/>
        </w:rPr>
        <w:t xml:space="preserve"> Kristins Erfahrung als intergeschlechtliche Person in eine transgeschlechtliche Positionierung forciert zu werden lässt sich sowohl als </w:t>
      </w:r>
      <w:r w:rsidRPr="007310A7">
        <w:rPr>
          <w:rFonts w:eastAsia="Times New Roman" w:cs="Times New Roman"/>
          <w:i/>
          <w:color w:val="000000" w:themeColor="text1"/>
        </w:rPr>
        <w:t>testimoniale</w:t>
      </w:r>
      <w:r w:rsidRPr="007310A7">
        <w:rPr>
          <w:rFonts w:eastAsia="Times New Roman" w:cs="Times New Roman"/>
          <w:color w:val="000000" w:themeColor="text1"/>
        </w:rPr>
        <w:t xml:space="preserve"> als auch</w:t>
      </w:r>
      <w:r w:rsidR="009C2FCE">
        <w:rPr>
          <w:rFonts w:eastAsia="Times New Roman" w:cs="Times New Roman"/>
          <w:color w:val="000000" w:themeColor="text1"/>
        </w:rPr>
        <w:t xml:space="preserve"> als</w:t>
      </w:r>
      <w:r w:rsidRPr="007310A7">
        <w:rPr>
          <w:rFonts w:eastAsia="Times New Roman" w:cs="Times New Roman"/>
          <w:color w:val="000000" w:themeColor="text1"/>
        </w:rPr>
        <w:t xml:space="preserve"> </w:t>
      </w:r>
      <w:r w:rsidRPr="007310A7">
        <w:rPr>
          <w:rFonts w:eastAsia="Times New Roman" w:cs="Times New Roman"/>
          <w:i/>
          <w:color w:val="000000" w:themeColor="text1"/>
        </w:rPr>
        <w:t>hermeneutische</w:t>
      </w:r>
      <w:r w:rsidRPr="007310A7">
        <w:rPr>
          <w:rFonts w:eastAsia="Times New Roman" w:cs="Times New Roman"/>
          <w:color w:val="000000" w:themeColor="text1"/>
        </w:rPr>
        <w:t xml:space="preserve"> </w:t>
      </w:r>
      <w:r w:rsidRPr="009C2FCE">
        <w:rPr>
          <w:rFonts w:eastAsia="Times New Roman" w:cs="Times New Roman"/>
          <w:i/>
          <w:iCs/>
          <w:color w:val="000000" w:themeColor="text1"/>
        </w:rPr>
        <w:t>Ungerechtigkeit</w:t>
      </w:r>
      <w:r w:rsidRPr="007310A7">
        <w:rPr>
          <w:rFonts w:eastAsia="Times New Roman" w:cs="Times New Roman"/>
          <w:color w:val="000000" w:themeColor="text1"/>
        </w:rPr>
        <w:t xml:space="preserve"> verstehen: Zum </w:t>
      </w:r>
      <w:r w:rsidR="00BA7FF1">
        <w:rPr>
          <w:rFonts w:eastAsia="Times New Roman" w:cs="Times New Roman"/>
          <w:color w:val="000000" w:themeColor="text1"/>
        </w:rPr>
        <w:t>e</w:t>
      </w:r>
      <w:r w:rsidRPr="007310A7">
        <w:rPr>
          <w:rFonts w:eastAsia="Times New Roman" w:cs="Times New Roman"/>
          <w:color w:val="000000" w:themeColor="text1"/>
        </w:rPr>
        <w:t xml:space="preserve">inen hat ihr in der Behandlungssituation geäußertes Erleben auf Grund ihrer zweifach epistemisch marginalisierten Position - als Patientin sowie als geschlechtlich non-normativ eingeordnete Person - kaum </w:t>
      </w:r>
      <w:r w:rsidR="00BA7FF1">
        <w:rPr>
          <w:rFonts w:eastAsia="Times New Roman" w:cs="Times New Roman"/>
          <w:color w:val="000000" w:themeColor="text1"/>
        </w:rPr>
        <w:t xml:space="preserve">strukturelle </w:t>
      </w:r>
      <w:r w:rsidRPr="007310A7">
        <w:rPr>
          <w:rFonts w:eastAsia="Times New Roman" w:cs="Times New Roman"/>
          <w:color w:val="000000" w:themeColor="text1"/>
        </w:rPr>
        <w:t xml:space="preserve">Glaubwürdigkeit. Hier wird die Erfahrung </w:t>
      </w:r>
      <w:proofErr w:type="spellStart"/>
      <w:r w:rsidRPr="00BA7FF1">
        <w:rPr>
          <w:rFonts w:eastAsia="Times New Roman" w:cs="Times New Roman"/>
          <w:i/>
          <w:iCs/>
          <w:color w:val="000000" w:themeColor="text1"/>
        </w:rPr>
        <w:t>testimonialer</w:t>
      </w:r>
      <w:proofErr w:type="spellEnd"/>
      <w:r w:rsidRPr="00BA7FF1">
        <w:rPr>
          <w:rFonts w:eastAsia="Times New Roman" w:cs="Times New Roman"/>
          <w:i/>
          <w:iCs/>
          <w:color w:val="000000" w:themeColor="text1"/>
        </w:rPr>
        <w:t xml:space="preserve"> Ungerechtigkeit</w:t>
      </w:r>
      <w:r w:rsidRPr="007310A7">
        <w:rPr>
          <w:rFonts w:eastAsia="Times New Roman" w:cs="Times New Roman"/>
          <w:color w:val="000000" w:themeColor="text1"/>
        </w:rPr>
        <w:t xml:space="preserve"> deutlich. Zum andern ist auf mehreren Ebenen eine </w:t>
      </w:r>
      <w:r w:rsidRPr="00BA7FF1">
        <w:rPr>
          <w:rFonts w:eastAsia="Times New Roman" w:cs="Times New Roman"/>
          <w:i/>
          <w:iCs/>
          <w:color w:val="000000" w:themeColor="text1"/>
        </w:rPr>
        <w:t>Erfahrung hermeneutischer Ungerechtigkeit</w:t>
      </w:r>
      <w:r w:rsidRPr="007310A7">
        <w:rPr>
          <w:rFonts w:eastAsia="Times New Roman" w:cs="Times New Roman"/>
          <w:color w:val="000000" w:themeColor="text1"/>
        </w:rPr>
        <w:t xml:space="preserve"> rekonstruierbar. Bezugnehmend auf den Kontext gesundheitlicher Versorgung weisen Fricker </w:t>
      </w:r>
      <w:r w:rsidR="00BA5B8C" w:rsidRPr="007310A7">
        <w:rPr>
          <w:rFonts w:eastAsia="Times New Roman" w:cs="Times New Roman"/>
          <w:color w:val="000000" w:themeColor="text1"/>
        </w:rPr>
        <w:fldChar w:fldCharType="begin"/>
      </w:r>
      <w:r w:rsidR="00BA5B8C" w:rsidRPr="007310A7">
        <w:rPr>
          <w:rFonts w:eastAsia="Times New Roman" w:cs="Times New Roman"/>
          <w:color w:val="000000" w:themeColor="text1"/>
        </w:rPr>
        <w:instrText xml:space="preserve"> ADDIN ZOTERO_ITEM CSL_CITATION {"citationID":"Woo7JqEU","properties":{"unsorted":false,"formattedCitation":"(2007, 60)","plainCitation":"(2007, 60)","noteIndex":0},"citationItems":[{"id":138,"uris":["http://zotero.org/users/local/owKliTIb/items/2YXJ7UWX"],"itemData":{"id":138,"type":"book","DOI":"10.1093/acprof:oso/9780198237907.001.0001","publisher":"Oxford university press","title":"Epistemic injustice: Power and the ethics of knowing","author":[{"family":"Fricker","given":"Miranda"}],"issued":{"date-parts":[["2007"]]}},"locator":"60","label":"page","suppress-author":true}],"schema":"https://github.com/citation-style-language/schema/raw/master/csl-citation.json"} </w:instrText>
      </w:r>
      <w:r w:rsidR="00BA5B8C" w:rsidRPr="007310A7">
        <w:rPr>
          <w:rFonts w:eastAsia="Times New Roman" w:cs="Times New Roman"/>
          <w:color w:val="000000" w:themeColor="text1"/>
        </w:rPr>
        <w:fldChar w:fldCharType="separate"/>
      </w:r>
      <w:r w:rsidR="00BA5B8C" w:rsidRPr="007310A7">
        <w:rPr>
          <w:rFonts w:ascii="Cambria" w:hAnsi="Cambria"/>
          <w:color w:val="000000" w:themeColor="text1"/>
        </w:rPr>
        <w:t>(2007, 60)</w:t>
      </w:r>
      <w:r w:rsidR="00BA5B8C"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sowie Carel und Kidd </w:t>
      </w:r>
      <w:r w:rsidR="00BA5B8C" w:rsidRPr="007310A7">
        <w:rPr>
          <w:rFonts w:eastAsia="Times New Roman" w:cs="Times New Roman"/>
          <w:color w:val="000000" w:themeColor="text1"/>
        </w:rPr>
        <w:fldChar w:fldCharType="begin"/>
      </w:r>
      <w:r w:rsidR="00BA5B8C" w:rsidRPr="007310A7">
        <w:rPr>
          <w:rFonts w:eastAsia="Times New Roman" w:cs="Times New Roman"/>
          <w:color w:val="000000" w:themeColor="text1"/>
        </w:rPr>
        <w:instrText xml:space="preserve"> ADDIN ZOTERO_ITEM CSL_CITATION {"citationID":"POvuDVUt","properties":{"unsorted":false,"formattedCitation":"(2016)","plainCitation":"(2016)","noteIndex":0},"citationItems":[{"id":1331,"uris":["http://zotero.org/users/local/owKliTIb/items/JQ5MK7LM"],"itemData":{"id":1331,"type":"article-journal","container-title":"Journal of Applied Philosophy","DOI":"10.1111/japp.12172","page":"n/a-n/a","title":"Epistemic Injustice and Illness","volume":"34","author":[{"family":"Kidd","given":"Ian"},{"family":"Carel","given":"Havi"}],"issued":{"date-parts":[["2016",2]]}},"suppress-author":true}],"schema":"https://github.com/citation-style-language/schema/raw/master/csl-citation.json"} </w:instrText>
      </w:r>
      <w:r w:rsidR="00BA5B8C" w:rsidRPr="007310A7">
        <w:rPr>
          <w:rFonts w:eastAsia="Times New Roman" w:cs="Times New Roman"/>
          <w:color w:val="000000" w:themeColor="text1"/>
        </w:rPr>
        <w:fldChar w:fldCharType="separate"/>
      </w:r>
      <w:r w:rsidR="00BA5B8C" w:rsidRPr="007310A7">
        <w:rPr>
          <w:rFonts w:ascii="Cambria" w:hAnsi="Cambria"/>
          <w:color w:val="000000" w:themeColor="text1"/>
        </w:rPr>
        <w:t>(2016)</w:t>
      </w:r>
      <w:r w:rsidR="00BA5B8C"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darauf hin, dass die </w:t>
      </w:r>
      <w:r w:rsidR="00BA7FF1">
        <w:rPr>
          <w:rFonts w:eastAsia="Times New Roman" w:cs="Times New Roman"/>
          <w:color w:val="000000" w:themeColor="text1"/>
        </w:rPr>
        <w:t xml:space="preserve">auf Erfahrungen basierenden Wissensbestände </w:t>
      </w:r>
      <w:r w:rsidRPr="007310A7">
        <w:rPr>
          <w:rFonts w:eastAsia="Times New Roman" w:cs="Times New Roman"/>
          <w:color w:val="000000" w:themeColor="text1"/>
        </w:rPr>
        <w:t xml:space="preserve">von Patient*innen im Kontext medizinischer Entscheidungsfindung </w:t>
      </w:r>
      <w:r w:rsidR="00755E1A">
        <w:rPr>
          <w:rFonts w:eastAsia="Times New Roman" w:cs="Times New Roman"/>
          <w:color w:val="000000" w:themeColor="text1"/>
        </w:rPr>
        <w:t xml:space="preserve">insbesondere dann keine </w:t>
      </w:r>
      <w:r w:rsidRPr="007310A7">
        <w:rPr>
          <w:rFonts w:eastAsia="Times New Roman" w:cs="Times New Roman"/>
          <w:color w:val="000000" w:themeColor="text1"/>
        </w:rPr>
        <w:t xml:space="preserve">Geltung erfahren, </w:t>
      </w:r>
      <w:r w:rsidR="00755E1A">
        <w:rPr>
          <w:rFonts w:eastAsia="Times New Roman" w:cs="Times New Roman"/>
          <w:color w:val="000000" w:themeColor="text1"/>
        </w:rPr>
        <w:t xml:space="preserve">wenn </w:t>
      </w:r>
      <w:r w:rsidRPr="007310A7">
        <w:rPr>
          <w:rFonts w:eastAsia="Times New Roman" w:cs="Times New Roman"/>
          <w:color w:val="000000" w:themeColor="text1"/>
        </w:rPr>
        <w:t xml:space="preserve">diese </w:t>
      </w:r>
      <w:r w:rsidR="00BA7FF1">
        <w:rPr>
          <w:rFonts w:eastAsia="Times New Roman" w:cs="Times New Roman"/>
          <w:color w:val="000000" w:themeColor="text1"/>
        </w:rPr>
        <w:t xml:space="preserve">– </w:t>
      </w:r>
      <w:r w:rsidR="00755E1A">
        <w:rPr>
          <w:rFonts w:eastAsia="Times New Roman" w:cs="Times New Roman"/>
          <w:color w:val="000000" w:themeColor="text1"/>
        </w:rPr>
        <w:t xml:space="preserve">als </w:t>
      </w:r>
      <w:r w:rsidR="00BA7FF1">
        <w:rPr>
          <w:rFonts w:eastAsia="Times New Roman" w:cs="Times New Roman"/>
          <w:color w:val="000000" w:themeColor="text1"/>
        </w:rPr>
        <w:t xml:space="preserve">medizinisch kaum anerkannte Wissensformen </w:t>
      </w:r>
      <w:r w:rsidR="00755E1A">
        <w:rPr>
          <w:rFonts w:eastAsia="Times New Roman" w:cs="Times New Roman"/>
          <w:color w:val="000000" w:themeColor="text1"/>
        </w:rPr>
        <w:t xml:space="preserve">– noch nicht </w:t>
      </w:r>
      <w:r w:rsidR="00BA7FF1">
        <w:rPr>
          <w:rFonts w:eastAsia="Times New Roman" w:cs="Times New Roman"/>
          <w:color w:val="000000" w:themeColor="text1"/>
        </w:rPr>
        <w:t xml:space="preserve">durch klinisch etablierte Konzepte </w:t>
      </w:r>
      <w:r w:rsidRPr="007310A7">
        <w:rPr>
          <w:rFonts w:eastAsia="Times New Roman" w:cs="Times New Roman"/>
          <w:color w:val="000000" w:themeColor="text1"/>
        </w:rPr>
        <w:t>validiert</w:t>
      </w:r>
      <w:r w:rsidR="00755E1A">
        <w:rPr>
          <w:rFonts w:eastAsia="Times New Roman" w:cs="Times New Roman"/>
          <w:color w:val="000000" w:themeColor="text1"/>
        </w:rPr>
        <w:t xml:space="preserve"> wurden</w:t>
      </w:r>
      <w:r w:rsidRPr="007310A7">
        <w:rPr>
          <w:rFonts w:eastAsia="Times New Roman" w:cs="Times New Roman"/>
          <w:color w:val="000000" w:themeColor="text1"/>
        </w:rPr>
        <w:t xml:space="preserve">. </w:t>
      </w:r>
    </w:p>
    <w:p w14:paraId="040F8C17" w14:textId="4B2FC432"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Dies trifft auch auf Kristins Situation zu. Zwar </w:t>
      </w:r>
      <w:r w:rsidR="00E91952">
        <w:rPr>
          <w:rFonts w:eastAsia="Times New Roman" w:cs="Times New Roman"/>
          <w:color w:val="000000" w:themeColor="text1"/>
        </w:rPr>
        <w:t xml:space="preserve">besteht </w:t>
      </w:r>
      <w:r w:rsidRPr="007310A7">
        <w:rPr>
          <w:rFonts w:eastAsia="Times New Roman" w:cs="Times New Roman"/>
          <w:color w:val="000000" w:themeColor="text1"/>
        </w:rPr>
        <w:t xml:space="preserve">innerhalb </w:t>
      </w:r>
      <w:r w:rsidR="00E91952">
        <w:rPr>
          <w:rFonts w:eastAsia="Times New Roman" w:cs="Times New Roman"/>
          <w:color w:val="000000" w:themeColor="text1"/>
        </w:rPr>
        <w:t xml:space="preserve">intergeschlechtlicher </w:t>
      </w:r>
      <w:r w:rsidRPr="007310A7">
        <w:rPr>
          <w:rFonts w:eastAsia="Times New Roman" w:cs="Times New Roman"/>
          <w:color w:val="000000" w:themeColor="text1"/>
        </w:rPr>
        <w:t xml:space="preserve">Communities </w:t>
      </w:r>
      <w:r w:rsidR="00E91952">
        <w:rPr>
          <w:rFonts w:eastAsia="Times New Roman" w:cs="Times New Roman"/>
          <w:color w:val="000000" w:themeColor="text1"/>
        </w:rPr>
        <w:t xml:space="preserve">spezifisches, teilweise erfahrungsbasiertes Wissen zu den eigenen </w:t>
      </w:r>
      <w:r w:rsidRPr="007310A7">
        <w:rPr>
          <w:rFonts w:eastAsia="Times New Roman" w:cs="Times New Roman"/>
          <w:color w:val="000000" w:themeColor="text1"/>
        </w:rPr>
        <w:t>hormonellen Gesundheitsbedarfe</w:t>
      </w:r>
      <w:r w:rsidR="00E91952">
        <w:rPr>
          <w:rFonts w:eastAsia="Times New Roman" w:cs="Times New Roman"/>
          <w:color w:val="000000" w:themeColor="text1"/>
        </w:rPr>
        <w:t>n</w:t>
      </w:r>
      <w:r w:rsidRPr="007310A7">
        <w:rPr>
          <w:rFonts w:eastAsia="Times New Roman" w:cs="Times New Roman"/>
          <w:color w:val="000000" w:themeColor="text1"/>
        </w:rPr>
        <w:t xml:space="preserve">. </w:t>
      </w:r>
      <w:r w:rsidR="00E91952">
        <w:rPr>
          <w:rFonts w:eastAsia="Times New Roman" w:cs="Times New Roman"/>
          <w:color w:val="000000" w:themeColor="text1"/>
        </w:rPr>
        <w:t>Ebenfalls ist es in den vergangenen Jahren zu einem gewissen Umdenken innerhalb des medizinischen DSD-Spezialdiskurs</w:t>
      </w:r>
      <w:r w:rsidR="002F67FB">
        <w:rPr>
          <w:rFonts w:eastAsia="Times New Roman" w:cs="Times New Roman"/>
          <w:color w:val="000000" w:themeColor="text1"/>
        </w:rPr>
        <w:t>es</w:t>
      </w:r>
      <w:r w:rsidR="00E91952">
        <w:rPr>
          <w:rFonts w:eastAsia="Times New Roman" w:cs="Times New Roman"/>
          <w:color w:val="000000" w:themeColor="text1"/>
        </w:rPr>
        <w:t xml:space="preserve"> bezüglich hormoneller Ersatztherapie-Möglichkeiten gekommen, die sich nicht mehr ausschließlich am Zuweisungsgeschlecht orientieren</w:t>
      </w:r>
      <w:r w:rsidR="00871B25">
        <w:rPr>
          <w:rFonts w:eastAsia="Times New Roman" w:cs="Times New Roman"/>
          <w:color w:val="000000" w:themeColor="text1"/>
        </w:rPr>
        <w:t xml:space="preserve"> (vgl. z.B. DGU et al. 2025)</w:t>
      </w:r>
      <w:r w:rsidR="00E91952">
        <w:rPr>
          <w:rFonts w:eastAsia="Times New Roman" w:cs="Times New Roman"/>
          <w:color w:val="000000" w:themeColor="text1"/>
        </w:rPr>
        <w:t xml:space="preserve">. </w:t>
      </w:r>
      <w:r w:rsidRPr="007310A7">
        <w:rPr>
          <w:rFonts w:eastAsia="Times New Roman" w:cs="Times New Roman"/>
          <w:color w:val="000000" w:themeColor="text1"/>
        </w:rPr>
        <w:t xml:space="preserve">Jedoch handelt es sich hierbei </w:t>
      </w:r>
      <w:r w:rsidR="00E91952">
        <w:rPr>
          <w:rFonts w:eastAsia="Times New Roman" w:cs="Times New Roman"/>
          <w:color w:val="000000" w:themeColor="text1"/>
        </w:rPr>
        <w:t>um Veränderungen, die außerhalb des DSD-Spezialdiskurs</w:t>
      </w:r>
      <w:r w:rsidR="002F67FB">
        <w:rPr>
          <w:rFonts w:eastAsia="Times New Roman" w:cs="Times New Roman"/>
          <w:color w:val="000000" w:themeColor="text1"/>
        </w:rPr>
        <w:t>es</w:t>
      </w:r>
      <w:r w:rsidR="00E91952">
        <w:rPr>
          <w:rFonts w:eastAsia="Times New Roman" w:cs="Times New Roman"/>
          <w:color w:val="000000" w:themeColor="text1"/>
        </w:rPr>
        <w:t xml:space="preserve"> kaum </w:t>
      </w:r>
      <w:r w:rsidR="00625952">
        <w:rPr>
          <w:rFonts w:eastAsia="Times New Roman" w:cs="Times New Roman"/>
          <w:color w:val="000000" w:themeColor="text1"/>
        </w:rPr>
        <w:t>etabliert</w:t>
      </w:r>
      <w:r w:rsidR="00E91952">
        <w:rPr>
          <w:rFonts w:eastAsia="Times New Roman" w:cs="Times New Roman"/>
          <w:color w:val="000000" w:themeColor="text1"/>
        </w:rPr>
        <w:t xml:space="preserve"> sind und somit </w:t>
      </w:r>
      <w:r w:rsidRPr="007310A7">
        <w:rPr>
          <w:rFonts w:eastAsia="Times New Roman" w:cs="Times New Roman"/>
          <w:color w:val="000000" w:themeColor="text1"/>
        </w:rPr>
        <w:t>Kristins behandelnder Endokrinolog</w:t>
      </w:r>
      <w:r w:rsidR="00E91952">
        <w:rPr>
          <w:rFonts w:eastAsia="Times New Roman" w:cs="Times New Roman"/>
          <w:color w:val="000000" w:themeColor="text1"/>
        </w:rPr>
        <w:t>in</w:t>
      </w:r>
      <w:r w:rsidRPr="007310A7">
        <w:rPr>
          <w:rFonts w:eastAsia="Times New Roman" w:cs="Times New Roman"/>
          <w:color w:val="000000" w:themeColor="text1"/>
        </w:rPr>
        <w:t xml:space="preserve"> </w:t>
      </w:r>
      <w:r w:rsidR="00E91952">
        <w:rPr>
          <w:rFonts w:eastAsia="Times New Roman" w:cs="Times New Roman"/>
          <w:color w:val="000000" w:themeColor="text1"/>
        </w:rPr>
        <w:t xml:space="preserve">entweder nicht bekannt sind oder </w:t>
      </w:r>
      <w:r w:rsidRPr="007310A7">
        <w:rPr>
          <w:rFonts w:eastAsia="Times New Roman" w:cs="Times New Roman"/>
          <w:color w:val="000000" w:themeColor="text1"/>
        </w:rPr>
        <w:t xml:space="preserve">schlichtweg ignorieren </w:t>
      </w:r>
      <w:r w:rsidR="00E91952">
        <w:rPr>
          <w:rFonts w:eastAsia="Times New Roman" w:cs="Times New Roman"/>
          <w:color w:val="000000" w:themeColor="text1"/>
        </w:rPr>
        <w:t xml:space="preserve">werden können. </w:t>
      </w:r>
      <w:r w:rsidR="002F67FB">
        <w:rPr>
          <w:rFonts w:eastAsia="Times New Roman" w:cs="Times New Roman"/>
          <w:color w:val="000000" w:themeColor="text1"/>
        </w:rPr>
        <w:t>Z</w:t>
      </w:r>
      <w:r w:rsidRPr="007310A7">
        <w:rPr>
          <w:rFonts w:eastAsia="Times New Roman" w:cs="Times New Roman"/>
          <w:color w:val="000000" w:themeColor="text1"/>
        </w:rPr>
        <w:t xml:space="preserve">u diesen </w:t>
      </w:r>
      <w:r w:rsidR="002F67FB">
        <w:rPr>
          <w:rFonts w:eastAsia="Times New Roman" w:cs="Times New Roman"/>
          <w:color w:val="000000" w:themeColor="text1"/>
        </w:rPr>
        <w:t>–</w:t>
      </w:r>
      <w:r w:rsidRPr="007310A7">
        <w:rPr>
          <w:rFonts w:eastAsia="Times New Roman" w:cs="Times New Roman"/>
          <w:color w:val="000000" w:themeColor="text1"/>
        </w:rPr>
        <w:t xml:space="preserve"> in ihrer sozialen Konstituierung eng miteinander verwobenen </w:t>
      </w:r>
      <w:r w:rsidR="002F67FB">
        <w:rPr>
          <w:rFonts w:eastAsia="Times New Roman" w:cs="Times New Roman"/>
          <w:color w:val="000000" w:themeColor="text1"/>
        </w:rPr>
        <w:t>–</w:t>
      </w:r>
      <w:r w:rsidRPr="007310A7">
        <w:rPr>
          <w:rFonts w:eastAsia="Times New Roman" w:cs="Times New Roman"/>
          <w:color w:val="000000" w:themeColor="text1"/>
        </w:rPr>
        <w:t xml:space="preserve"> Formen der </w:t>
      </w:r>
      <w:r w:rsidR="002F67FB">
        <w:rPr>
          <w:rFonts w:eastAsia="Times New Roman" w:cs="Times New Roman"/>
          <w:color w:val="000000" w:themeColor="text1"/>
        </w:rPr>
        <w:t xml:space="preserve">epistemischen </w:t>
      </w:r>
      <w:r w:rsidRPr="007310A7">
        <w:rPr>
          <w:rFonts w:eastAsia="Times New Roman" w:cs="Times New Roman"/>
          <w:color w:val="000000" w:themeColor="text1"/>
        </w:rPr>
        <w:t>Marginalisierung</w:t>
      </w:r>
      <w:r w:rsidR="002F67FB">
        <w:rPr>
          <w:rFonts w:eastAsia="Times New Roman" w:cs="Times New Roman"/>
          <w:color w:val="000000" w:themeColor="text1"/>
        </w:rPr>
        <w:t xml:space="preserve"> kommt hinzu</w:t>
      </w:r>
      <w:r w:rsidRPr="007310A7">
        <w:rPr>
          <w:rFonts w:eastAsia="Times New Roman" w:cs="Times New Roman"/>
          <w:color w:val="000000" w:themeColor="text1"/>
        </w:rPr>
        <w:t xml:space="preserve">, dass Kristin auf Grund </w:t>
      </w:r>
      <w:r w:rsidR="00625952">
        <w:rPr>
          <w:rFonts w:eastAsia="Times New Roman" w:cs="Times New Roman"/>
          <w:color w:val="000000" w:themeColor="text1"/>
        </w:rPr>
        <w:t>von</w:t>
      </w:r>
      <w:r w:rsidRPr="007310A7">
        <w:rPr>
          <w:rFonts w:eastAsia="Times New Roman" w:cs="Times New Roman"/>
          <w:color w:val="000000" w:themeColor="text1"/>
        </w:rPr>
        <w:t xml:space="preserve"> ihr zum Zeitpunkt der Behandlungssituation</w:t>
      </w:r>
      <w:r w:rsidR="00625952">
        <w:rPr>
          <w:rFonts w:eastAsia="Times New Roman" w:cs="Times New Roman"/>
          <w:color w:val="000000" w:themeColor="text1"/>
        </w:rPr>
        <w:t xml:space="preserve"> vermutlich</w:t>
      </w:r>
      <w:r w:rsidR="002F67FB" w:rsidRPr="002F67FB">
        <w:rPr>
          <w:rFonts w:eastAsia="Times New Roman" w:cs="Times New Roman"/>
          <w:color w:val="000000" w:themeColor="text1"/>
        </w:rPr>
        <w:t xml:space="preserve"> </w:t>
      </w:r>
      <w:r w:rsidR="002F67FB">
        <w:rPr>
          <w:rFonts w:eastAsia="Times New Roman" w:cs="Times New Roman"/>
          <w:color w:val="000000" w:themeColor="text1"/>
        </w:rPr>
        <w:t>unverfügbare</w:t>
      </w:r>
      <w:r w:rsidR="00625952">
        <w:rPr>
          <w:rFonts w:eastAsia="Times New Roman" w:cs="Times New Roman"/>
          <w:color w:val="000000" w:themeColor="text1"/>
        </w:rPr>
        <w:t>r</w:t>
      </w:r>
      <w:r w:rsidR="002F67FB">
        <w:rPr>
          <w:rFonts w:eastAsia="Times New Roman" w:cs="Times New Roman"/>
          <w:color w:val="000000" w:themeColor="text1"/>
        </w:rPr>
        <w:t xml:space="preserve"> </w:t>
      </w:r>
      <w:r w:rsidR="00625952">
        <w:rPr>
          <w:rFonts w:eastAsia="Times New Roman" w:cs="Times New Roman"/>
          <w:color w:val="000000" w:themeColor="text1"/>
        </w:rPr>
        <w:t>Diskriminierungs-</w:t>
      </w:r>
      <w:r w:rsidR="002F67FB" w:rsidRPr="002F67FB">
        <w:rPr>
          <w:rFonts w:eastAsia="Times New Roman" w:cs="Times New Roman"/>
          <w:color w:val="000000" w:themeColor="text1"/>
        </w:rPr>
        <w:t>Konzepte</w:t>
      </w:r>
      <w:r w:rsidR="00625952">
        <w:rPr>
          <w:rFonts w:eastAsia="Times New Roman" w:cs="Times New Roman"/>
          <w:color w:val="000000" w:themeColor="text1"/>
        </w:rPr>
        <w:t>,</w:t>
      </w:r>
      <w:r w:rsidRPr="007310A7">
        <w:rPr>
          <w:rFonts w:eastAsia="Times New Roman" w:cs="Times New Roman"/>
          <w:color w:val="000000" w:themeColor="text1"/>
        </w:rPr>
        <w:t xml:space="preserve"> kaum dazu in der Lage ist</w:t>
      </w:r>
      <w:r w:rsidR="002F67FB">
        <w:rPr>
          <w:rFonts w:eastAsia="Times New Roman" w:cs="Times New Roman"/>
          <w:color w:val="000000" w:themeColor="text1"/>
        </w:rPr>
        <w:t xml:space="preserve"> </w:t>
      </w:r>
      <w:r w:rsidRPr="007310A7">
        <w:rPr>
          <w:rFonts w:eastAsia="Times New Roman" w:cs="Times New Roman"/>
          <w:color w:val="000000" w:themeColor="text1"/>
        </w:rPr>
        <w:t>das Unrecht</w:t>
      </w:r>
      <w:r w:rsidR="002F67FB">
        <w:rPr>
          <w:rFonts w:eastAsia="Times New Roman" w:cs="Times New Roman"/>
          <w:color w:val="000000" w:themeColor="text1"/>
        </w:rPr>
        <w:t>,</w:t>
      </w:r>
      <w:r w:rsidRPr="007310A7">
        <w:rPr>
          <w:rFonts w:eastAsia="Times New Roman" w:cs="Times New Roman"/>
          <w:color w:val="000000" w:themeColor="text1"/>
        </w:rPr>
        <w:t xml:space="preserve"> das ihr widerfährt</w:t>
      </w:r>
      <w:r w:rsidR="002F67FB">
        <w:rPr>
          <w:rFonts w:eastAsia="Times New Roman" w:cs="Times New Roman"/>
          <w:color w:val="000000" w:themeColor="text1"/>
        </w:rPr>
        <w:t xml:space="preserve"> als solches</w:t>
      </w:r>
      <w:r w:rsidRPr="007310A7">
        <w:rPr>
          <w:rFonts w:eastAsia="Times New Roman" w:cs="Times New Roman"/>
          <w:color w:val="000000" w:themeColor="text1"/>
        </w:rPr>
        <w:t xml:space="preserve"> zu benennen. </w:t>
      </w:r>
    </w:p>
    <w:p w14:paraId="637DFC23" w14:textId="58043934"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lastRenderedPageBreak/>
        <w:t xml:space="preserve">Mit Hilfe des Konzepts der </w:t>
      </w:r>
      <w:r w:rsidRPr="00625952">
        <w:rPr>
          <w:rFonts w:eastAsia="Times New Roman" w:cs="Times New Roman"/>
          <w:i/>
          <w:iCs/>
          <w:color w:val="000000" w:themeColor="text1"/>
        </w:rPr>
        <w:t>epistemischen Ungerechtigkeit</w:t>
      </w:r>
      <w:r w:rsidRPr="007310A7">
        <w:rPr>
          <w:rFonts w:eastAsia="Times New Roman" w:cs="Times New Roman"/>
          <w:color w:val="000000" w:themeColor="text1"/>
        </w:rPr>
        <w:t xml:space="preserve"> lässt sich ebenfalls die Differenz zu Robins Erfahrungen als intergeschlechtlichem Mediziner analysieren: In dieser Rolle verfügt der Biograph per se über deutlich mehr testimoniale Glaubwürdigkeit. Gleichzeitig kann er sein </w:t>
      </w:r>
      <w:r w:rsidR="00625952">
        <w:rPr>
          <w:rFonts w:eastAsia="Times New Roman" w:cs="Times New Roman"/>
          <w:color w:val="000000" w:themeColor="text1"/>
        </w:rPr>
        <w:t xml:space="preserve">vergeschlechtlichtes </w:t>
      </w:r>
      <w:r w:rsidRPr="007310A7">
        <w:rPr>
          <w:rFonts w:eastAsia="Times New Roman" w:cs="Times New Roman"/>
          <w:color w:val="000000" w:themeColor="text1"/>
        </w:rPr>
        <w:t>Erfahrung</w:t>
      </w:r>
      <w:r w:rsidR="00625952">
        <w:rPr>
          <w:rFonts w:eastAsia="Times New Roman" w:cs="Times New Roman"/>
          <w:color w:val="000000" w:themeColor="text1"/>
        </w:rPr>
        <w:t xml:space="preserve">swissen </w:t>
      </w:r>
      <w:r w:rsidRPr="007310A7">
        <w:rPr>
          <w:rFonts w:eastAsia="Times New Roman" w:cs="Times New Roman"/>
          <w:color w:val="000000" w:themeColor="text1"/>
        </w:rPr>
        <w:t xml:space="preserve">mit Hilfe </w:t>
      </w:r>
      <w:r w:rsidR="00F74788">
        <w:rPr>
          <w:rFonts w:eastAsia="Times New Roman" w:cs="Times New Roman"/>
          <w:color w:val="000000" w:themeColor="text1"/>
        </w:rPr>
        <w:t xml:space="preserve">ihm </w:t>
      </w:r>
      <w:r w:rsidRPr="007310A7">
        <w:rPr>
          <w:rFonts w:eastAsia="Times New Roman" w:cs="Times New Roman"/>
          <w:color w:val="000000" w:themeColor="text1"/>
        </w:rPr>
        <w:t>zur Verfügung stehende</w:t>
      </w:r>
      <w:r w:rsidR="00625952">
        <w:rPr>
          <w:rFonts w:eastAsia="Times New Roman" w:cs="Times New Roman"/>
          <w:color w:val="000000" w:themeColor="text1"/>
        </w:rPr>
        <w:t>r</w:t>
      </w:r>
      <w:r w:rsidRPr="007310A7">
        <w:rPr>
          <w:rFonts w:eastAsia="Times New Roman" w:cs="Times New Roman"/>
          <w:color w:val="000000" w:themeColor="text1"/>
        </w:rPr>
        <w:t xml:space="preserve"> </w:t>
      </w:r>
      <w:r w:rsidR="00625952">
        <w:rPr>
          <w:rFonts w:eastAsia="Times New Roman" w:cs="Times New Roman"/>
          <w:color w:val="000000" w:themeColor="text1"/>
        </w:rPr>
        <w:t>ärztlicher Wissensbestände in klinischen Kontexten</w:t>
      </w:r>
      <w:r w:rsidR="00F74788">
        <w:rPr>
          <w:rFonts w:eastAsia="Times New Roman" w:cs="Times New Roman"/>
          <w:color w:val="000000" w:themeColor="text1"/>
        </w:rPr>
        <w:t xml:space="preserve"> vermutlich</w:t>
      </w:r>
      <w:r w:rsidR="00625952">
        <w:rPr>
          <w:rFonts w:eastAsia="Times New Roman" w:cs="Times New Roman"/>
          <w:color w:val="000000" w:themeColor="text1"/>
        </w:rPr>
        <w:t xml:space="preserve"> stärker relevant machen</w:t>
      </w:r>
      <w:r w:rsidR="00F74788">
        <w:rPr>
          <w:rFonts w:eastAsia="Times New Roman" w:cs="Times New Roman"/>
          <w:color w:val="000000" w:themeColor="text1"/>
        </w:rPr>
        <w:t xml:space="preserve"> </w:t>
      </w:r>
      <w:r w:rsidR="00625952">
        <w:rPr>
          <w:rFonts w:eastAsia="Times New Roman" w:cs="Times New Roman"/>
          <w:color w:val="000000" w:themeColor="text1"/>
        </w:rPr>
        <w:t>als</w:t>
      </w:r>
      <w:r w:rsidR="00F74788">
        <w:rPr>
          <w:rFonts w:eastAsia="Times New Roman" w:cs="Times New Roman"/>
          <w:color w:val="000000" w:themeColor="text1"/>
        </w:rPr>
        <w:t xml:space="preserve"> es</w:t>
      </w:r>
      <w:r w:rsidR="00625952">
        <w:rPr>
          <w:rFonts w:eastAsia="Times New Roman" w:cs="Times New Roman"/>
          <w:color w:val="000000" w:themeColor="text1"/>
        </w:rPr>
        <w:t xml:space="preserve"> Kristin</w:t>
      </w:r>
      <w:r w:rsidR="00F74788">
        <w:rPr>
          <w:rFonts w:eastAsia="Times New Roman" w:cs="Times New Roman"/>
          <w:color w:val="000000" w:themeColor="text1"/>
        </w:rPr>
        <w:t xml:space="preserve"> kann</w:t>
      </w:r>
      <w:r w:rsidR="00625952">
        <w:rPr>
          <w:rFonts w:eastAsia="Times New Roman" w:cs="Times New Roman"/>
          <w:color w:val="000000" w:themeColor="text1"/>
        </w:rPr>
        <w:t xml:space="preserve">. </w:t>
      </w:r>
      <w:r w:rsidRPr="007310A7">
        <w:rPr>
          <w:rFonts w:eastAsia="Times New Roman" w:cs="Times New Roman"/>
          <w:color w:val="000000" w:themeColor="text1"/>
        </w:rPr>
        <w:t xml:space="preserve">Davon ausgehend </w:t>
      </w:r>
      <w:r w:rsidR="00F74788">
        <w:rPr>
          <w:rFonts w:eastAsia="Times New Roman" w:cs="Times New Roman"/>
          <w:color w:val="000000" w:themeColor="text1"/>
        </w:rPr>
        <w:t xml:space="preserve">liegt nahe, dass es ihm </w:t>
      </w:r>
      <w:r w:rsidRPr="007310A7">
        <w:rPr>
          <w:rFonts w:eastAsia="Times New Roman" w:cs="Times New Roman"/>
          <w:color w:val="000000" w:themeColor="text1"/>
        </w:rPr>
        <w:t xml:space="preserve">in </w:t>
      </w:r>
      <w:r w:rsidR="00F74788">
        <w:rPr>
          <w:rFonts w:eastAsia="Times New Roman" w:cs="Times New Roman"/>
          <w:color w:val="000000" w:themeColor="text1"/>
        </w:rPr>
        <w:t xml:space="preserve">Interaktionen mit medizinischen </w:t>
      </w:r>
      <w:r w:rsidRPr="007310A7">
        <w:rPr>
          <w:rFonts w:eastAsia="Times New Roman" w:cs="Times New Roman"/>
          <w:color w:val="000000" w:themeColor="text1"/>
        </w:rPr>
        <w:t>Gatekeeper</w:t>
      </w:r>
      <w:r w:rsidR="00F74788">
        <w:rPr>
          <w:rFonts w:eastAsia="Times New Roman" w:cs="Times New Roman"/>
          <w:color w:val="000000" w:themeColor="text1"/>
        </w:rPr>
        <w:t>*innen</w:t>
      </w:r>
      <w:r w:rsidRPr="007310A7">
        <w:rPr>
          <w:rFonts w:eastAsia="Times New Roman" w:cs="Times New Roman"/>
          <w:color w:val="000000" w:themeColor="text1"/>
        </w:rPr>
        <w:t xml:space="preserve"> </w:t>
      </w:r>
      <w:r w:rsidR="00F74788">
        <w:rPr>
          <w:rFonts w:eastAsia="Times New Roman" w:cs="Times New Roman"/>
          <w:color w:val="000000" w:themeColor="text1"/>
        </w:rPr>
        <w:t xml:space="preserve">eher möglich ist, </w:t>
      </w:r>
      <w:r w:rsidRPr="007310A7">
        <w:rPr>
          <w:rFonts w:eastAsia="Times New Roman" w:cs="Times New Roman"/>
          <w:color w:val="000000" w:themeColor="text1"/>
        </w:rPr>
        <w:t xml:space="preserve">strategisch </w:t>
      </w:r>
      <w:r w:rsidR="00F74788">
        <w:rPr>
          <w:rFonts w:eastAsia="Times New Roman" w:cs="Times New Roman"/>
          <w:color w:val="000000" w:themeColor="text1"/>
        </w:rPr>
        <w:t xml:space="preserve">auf </w:t>
      </w:r>
      <w:r w:rsidRPr="007310A7">
        <w:rPr>
          <w:rFonts w:eastAsia="Times New Roman" w:cs="Times New Roman"/>
          <w:color w:val="000000" w:themeColor="text1"/>
        </w:rPr>
        <w:t xml:space="preserve">Konzepte </w:t>
      </w:r>
      <w:r w:rsidR="00F74788">
        <w:rPr>
          <w:rFonts w:eastAsia="Times New Roman" w:cs="Times New Roman"/>
          <w:color w:val="000000" w:themeColor="text1"/>
        </w:rPr>
        <w:t xml:space="preserve">zu referieren, die ihm </w:t>
      </w:r>
      <w:r w:rsidRPr="007310A7">
        <w:rPr>
          <w:rFonts w:eastAsia="Times New Roman" w:cs="Times New Roman"/>
          <w:color w:val="000000" w:themeColor="text1"/>
        </w:rPr>
        <w:t xml:space="preserve">eine adäquate </w:t>
      </w:r>
      <w:r w:rsidR="00F74788">
        <w:rPr>
          <w:rFonts w:eastAsia="Times New Roman" w:cs="Times New Roman"/>
          <w:color w:val="000000" w:themeColor="text1"/>
        </w:rPr>
        <w:t>Gesundheitsv</w:t>
      </w:r>
      <w:r w:rsidRPr="007310A7">
        <w:rPr>
          <w:rFonts w:eastAsia="Times New Roman" w:cs="Times New Roman"/>
          <w:color w:val="000000" w:themeColor="text1"/>
        </w:rPr>
        <w:t>ersorgung</w:t>
      </w:r>
      <w:r w:rsidR="00F74788">
        <w:rPr>
          <w:rFonts w:eastAsia="Times New Roman" w:cs="Times New Roman"/>
          <w:color w:val="000000" w:themeColor="text1"/>
        </w:rPr>
        <w:t xml:space="preserve"> ermöglichen</w:t>
      </w:r>
      <w:r w:rsidRPr="007310A7">
        <w:rPr>
          <w:rFonts w:eastAsia="Times New Roman" w:cs="Times New Roman"/>
          <w:color w:val="000000" w:themeColor="text1"/>
        </w:rPr>
        <w:t>.</w:t>
      </w:r>
      <w:r w:rsidRPr="007310A7">
        <w:rPr>
          <w:rStyle w:val="Funotenzeichen"/>
          <w:color w:val="000000" w:themeColor="text1"/>
        </w:rPr>
        <w:footnoteReference w:id="219"/>
      </w:r>
      <w:r w:rsidRPr="007310A7">
        <w:rPr>
          <w:rFonts w:eastAsia="Times New Roman" w:cs="Times New Roman"/>
          <w:color w:val="000000" w:themeColor="text1"/>
        </w:rPr>
        <w:t xml:space="preserve"> </w:t>
      </w:r>
      <w:r w:rsidR="00F74788">
        <w:rPr>
          <w:rFonts w:eastAsia="Times New Roman" w:cs="Times New Roman"/>
          <w:color w:val="000000" w:themeColor="text1"/>
        </w:rPr>
        <w:t xml:space="preserve">In Robins Fall </w:t>
      </w:r>
      <w:r w:rsidRPr="007310A7">
        <w:rPr>
          <w:rFonts w:eastAsia="Times New Roman" w:cs="Times New Roman"/>
          <w:color w:val="000000" w:themeColor="text1"/>
        </w:rPr>
        <w:t xml:space="preserve">ist dementsprechend </w:t>
      </w:r>
      <w:r w:rsidR="00F74788">
        <w:rPr>
          <w:rFonts w:eastAsia="Times New Roman" w:cs="Times New Roman"/>
          <w:color w:val="000000" w:themeColor="text1"/>
        </w:rPr>
        <w:t xml:space="preserve">von einer </w:t>
      </w:r>
      <w:r w:rsidRPr="007310A7">
        <w:rPr>
          <w:rFonts w:eastAsia="Times New Roman" w:cs="Times New Roman"/>
          <w:color w:val="000000" w:themeColor="text1"/>
        </w:rPr>
        <w:t xml:space="preserve">Gleichzeitigkeit epistemischer Agency und epistemischer Marginalisierung – insofern </w:t>
      </w:r>
      <w:r w:rsidR="00F74788">
        <w:rPr>
          <w:rFonts w:eastAsia="Times New Roman" w:cs="Times New Roman"/>
          <w:color w:val="000000" w:themeColor="text1"/>
        </w:rPr>
        <w:t>medizinisch etablierte Wissensbestände</w:t>
      </w:r>
      <w:r w:rsidRPr="007310A7">
        <w:rPr>
          <w:rFonts w:eastAsia="Times New Roman" w:cs="Times New Roman"/>
          <w:color w:val="000000" w:themeColor="text1"/>
        </w:rPr>
        <w:t xml:space="preserve">, die die Bedarfe transgeschlechtlicher Personen thematisieren weiterhin </w:t>
      </w:r>
      <w:proofErr w:type="spellStart"/>
      <w:r w:rsidRPr="007310A7">
        <w:rPr>
          <w:rFonts w:eastAsia="Times New Roman" w:cs="Times New Roman"/>
          <w:color w:val="000000" w:themeColor="text1"/>
        </w:rPr>
        <w:t>endonormativ</w:t>
      </w:r>
      <w:proofErr w:type="spellEnd"/>
      <w:r w:rsidRPr="007310A7">
        <w:rPr>
          <w:rFonts w:eastAsia="Times New Roman" w:cs="Times New Roman"/>
          <w:color w:val="000000" w:themeColor="text1"/>
        </w:rPr>
        <w:t xml:space="preserve"> geprägt sind –</w:t>
      </w:r>
      <w:r w:rsidR="00F74788">
        <w:rPr>
          <w:rFonts w:eastAsia="Times New Roman" w:cs="Times New Roman"/>
          <w:color w:val="000000" w:themeColor="text1"/>
        </w:rPr>
        <w:t xml:space="preserve"> auszugehen</w:t>
      </w:r>
      <w:r w:rsidR="00C63953">
        <w:rPr>
          <w:rFonts w:eastAsia="Times New Roman" w:cs="Times New Roman"/>
          <w:color w:val="000000" w:themeColor="text1"/>
        </w:rPr>
        <w:t xml:space="preserve"> (vgl. auch </w:t>
      </w:r>
      <w:proofErr w:type="spellStart"/>
      <w:r w:rsidR="00C63953">
        <w:rPr>
          <w:rFonts w:eastAsia="Times New Roman" w:cs="Times New Roman"/>
          <w:color w:val="000000" w:themeColor="text1"/>
        </w:rPr>
        <w:t>TrIQ</w:t>
      </w:r>
      <w:proofErr w:type="spellEnd"/>
      <w:r w:rsidR="00C63953">
        <w:rPr>
          <w:rFonts w:eastAsia="Times New Roman" w:cs="Times New Roman"/>
          <w:color w:val="000000" w:themeColor="text1"/>
        </w:rPr>
        <w:t xml:space="preserve"> e.V.</w:t>
      </w:r>
      <w:r w:rsidR="006C045B">
        <w:rPr>
          <w:rFonts w:eastAsia="Times New Roman" w:cs="Times New Roman"/>
          <w:color w:val="000000" w:themeColor="text1"/>
        </w:rPr>
        <w:t xml:space="preserve">, </w:t>
      </w:r>
      <w:r w:rsidR="00C63953">
        <w:rPr>
          <w:rFonts w:eastAsia="Times New Roman" w:cs="Times New Roman"/>
          <w:color w:val="000000" w:themeColor="text1"/>
        </w:rPr>
        <w:t>Clemenz 2026)</w:t>
      </w:r>
      <w:r w:rsidR="00F74788">
        <w:rPr>
          <w:rFonts w:eastAsia="Times New Roman" w:cs="Times New Roman"/>
          <w:color w:val="000000" w:themeColor="text1"/>
        </w:rPr>
        <w:t>.</w:t>
      </w:r>
    </w:p>
    <w:p w14:paraId="3CF8DD6D" w14:textId="446B2D06" w:rsidR="005510E2" w:rsidRPr="007310A7" w:rsidRDefault="005510E2" w:rsidP="00612A67">
      <w:pPr>
        <w:spacing w:before="480" w:after="120" w:line="360" w:lineRule="auto"/>
        <w:jc w:val="both"/>
        <w:rPr>
          <w:rFonts w:eastAsia="Times New Roman" w:cs="Times New Roman"/>
          <w:i/>
          <w:color w:val="000000" w:themeColor="text1"/>
        </w:rPr>
      </w:pPr>
      <w:r w:rsidRPr="007310A7">
        <w:rPr>
          <w:rFonts w:eastAsia="Times New Roman" w:cs="Times New Roman"/>
          <w:i/>
          <w:color w:val="000000" w:themeColor="text1"/>
        </w:rPr>
        <w:t>Zwischen Objektivierung und Subjektivierung</w:t>
      </w:r>
    </w:p>
    <w:p w14:paraId="3253706C" w14:textId="3FE22B2F"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In allen vier Fällen lassen sich potentiell transformative Bearbeitungsprozesse rekonstruieren, innerhalb derer die Biograph*innen Raum für ihr eigenes Erleben finden. Dies ist vor dem Erfahrungshintergrund eine individuierte</w:t>
      </w:r>
      <w:r w:rsidR="002C23FF">
        <w:rPr>
          <w:rFonts w:eastAsia="Times New Roman" w:cs="Times New Roman"/>
          <w:color w:val="000000" w:themeColor="text1"/>
        </w:rPr>
        <w:t>, empfindende</w:t>
      </w:r>
      <w:r w:rsidRPr="007310A7">
        <w:rPr>
          <w:rFonts w:eastAsia="Times New Roman" w:cs="Times New Roman"/>
          <w:color w:val="000000" w:themeColor="text1"/>
        </w:rPr>
        <w:t xml:space="preserve"> Perspektive auf ihre körpergeschlechtlichen Erfahrungen – entweder gewaltvoll oder durch bindende familiale und medizinische Narrative – abgesprochen bekommen zu haben besonders relevant. Gleichzeitig zeigt sich in allen Fällen ein Fortwirken der erlebten Objektivierung auf Ebene der </w:t>
      </w:r>
      <w:r w:rsidR="006C72DA">
        <w:rPr>
          <w:rFonts w:eastAsia="Times New Roman" w:cs="Times New Roman"/>
          <w:color w:val="000000" w:themeColor="text1"/>
        </w:rPr>
        <w:t>(</w:t>
      </w:r>
      <w:r w:rsidRPr="007310A7">
        <w:rPr>
          <w:rFonts w:eastAsia="Times New Roman" w:cs="Times New Roman"/>
          <w:color w:val="000000" w:themeColor="text1"/>
        </w:rPr>
        <w:t>Selbst</w:t>
      </w:r>
      <w:r w:rsidR="006C72DA">
        <w:rPr>
          <w:rFonts w:eastAsia="Times New Roman" w:cs="Times New Roman"/>
          <w:color w:val="000000" w:themeColor="text1"/>
        </w:rPr>
        <w:t>-)D</w:t>
      </w:r>
      <w:r w:rsidRPr="007310A7">
        <w:rPr>
          <w:rFonts w:eastAsia="Times New Roman" w:cs="Times New Roman"/>
          <w:color w:val="000000" w:themeColor="text1"/>
        </w:rPr>
        <w:t>eutungen</w:t>
      </w:r>
      <w:r w:rsidR="006C72DA">
        <w:rPr>
          <w:rFonts w:eastAsia="Times New Roman" w:cs="Times New Roman"/>
          <w:color w:val="000000" w:themeColor="text1"/>
        </w:rPr>
        <w:t>, Relevanzsetzungen</w:t>
      </w:r>
      <w:r w:rsidRPr="007310A7">
        <w:rPr>
          <w:rFonts w:eastAsia="Times New Roman" w:cs="Times New Roman"/>
          <w:color w:val="000000" w:themeColor="text1"/>
        </w:rPr>
        <w:t xml:space="preserve"> und Handlungsorientierung</w:t>
      </w:r>
      <w:r w:rsidR="002C23FF">
        <w:rPr>
          <w:rFonts w:eastAsia="Times New Roman" w:cs="Times New Roman"/>
          <w:color w:val="000000" w:themeColor="text1"/>
        </w:rPr>
        <w:t>en der Biograph*innen</w:t>
      </w:r>
      <w:r w:rsidRPr="007310A7">
        <w:rPr>
          <w:rFonts w:eastAsia="Times New Roman" w:cs="Times New Roman"/>
          <w:color w:val="000000" w:themeColor="text1"/>
        </w:rPr>
        <w:t xml:space="preserve">. </w:t>
      </w:r>
    </w:p>
    <w:p w14:paraId="46344E1C" w14:textId="1F9493AB" w:rsidR="006C72DA" w:rsidRPr="006C72DA" w:rsidRDefault="005510E2" w:rsidP="006C72DA">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Besonders </w:t>
      </w:r>
      <w:r w:rsidR="006C72DA">
        <w:rPr>
          <w:rFonts w:eastAsia="Times New Roman" w:cs="Times New Roman"/>
          <w:color w:val="000000" w:themeColor="text1"/>
        </w:rPr>
        <w:t xml:space="preserve">deutlich werden die biographischen Folgen wiederholt erlebter Objektivierung </w:t>
      </w:r>
      <w:r w:rsidRPr="007310A7">
        <w:rPr>
          <w:rFonts w:eastAsia="Times New Roman" w:cs="Times New Roman"/>
          <w:color w:val="000000" w:themeColor="text1"/>
        </w:rPr>
        <w:t>in Alex</w:t>
      </w:r>
      <w:r w:rsidR="006C72DA">
        <w:rPr>
          <w:rFonts w:eastAsia="Times New Roman" w:cs="Times New Roman"/>
          <w:color w:val="000000" w:themeColor="text1"/>
        </w:rPr>
        <w:t>‘</w:t>
      </w:r>
      <w:r w:rsidRPr="007310A7">
        <w:rPr>
          <w:rFonts w:eastAsia="Times New Roman" w:cs="Times New Roman"/>
          <w:color w:val="000000" w:themeColor="text1"/>
        </w:rPr>
        <w:t xml:space="preserve"> Fall</w:t>
      </w:r>
      <w:r w:rsidR="006C72DA">
        <w:rPr>
          <w:rFonts w:eastAsia="Times New Roman" w:cs="Times New Roman"/>
          <w:color w:val="000000" w:themeColor="text1"/>
        </w:rPr>
        <w:t xml:space="preserve">: </w:t>
      </w:r>
      <w:r w:rsidR="00200631">
        <w:rPr>
          <w:rFonts w:eastAsia="Times New Roman" w:cs="Times New Roman"/>
          <w:color w:val="000000" w:themeColor="text1"/>
        </w:rPr>
        <w:t>A</w:t>
      </w:r>
      <w:r w:rsidR="006C72DA">
        <w:rPr>
          <w:rFonts w:eastAsia="Times New Roman" w:cs="Times New Roman"/>
          <w:color w:val="000000" w:themeColor="text1"/>
        </w:rPr>
        <w:t xml:space="preserve">uf körperlicher Ebene zeigt sich Alex‘ objektivierender Selbstbezug, </w:t>
      </w:r>
      <w:r w:rsidRPr="007310A7">
        <w:rPr>
          <w:rFonts w:eastAsia="Times New Roman" w:cs="Times New Roman"/>
          <w:color w:val="000000" w:themeColor="text1"/>
        </w:rPr>
        <w:t xml:space="preserve">wenn er </w:t>
      </w:r>
      <w:r w:rsidR="006C72DA">
        <w:rPr>
          <w:rFonts w:eastAsia="Times New Roman" w:cs="Times New Roman"/>
          <w:color w:val="000000" w:themeColor="text1"/>
        </w:rPr>
        <w:t xml:space="preserve">beispielsweise </w:t>
      </w:r>
      <w:r w:rsidRPr="007310A7">
        <w:rPr>
          <w:rFonts w:eastAsia="Times New Roman" w:cs="Times New Roman"/>
          <w:color w:val="000000" w:themeColor="text1"/>
        </w:rPr>
        <w:t xml:space="preserve">wiederholt von einer „Tasche“ spricht, die entfernt werden müsse und </w:t>
      </w:r>
      <w:r w:rsidR="00200631">
        <w:rPr>
          <w:rFonts w:eastAsia="Times New Roman" w:cs="Times New Roman"/>
          <w:color w:val="000000" w:themeColor="text1"/>
        </w:rPr>
        <w:t xml:space="preserve">damit </w:t>
      </w:r>
      <w:r w:rsidRPr="007310A7">
        <w:rPr>
          <w:rFonts w:eastAsia="Times New Roman" w:cs="Times New Roman"/>
          <w:color w:val="000000" w:themeColor="text1"/>
        </w:rPr>
        <w:t xml:space="preserve">sprachlich auf seinen Körper als Gegenstand referiert, der durch medizinische Eingriffe „optimiert“ </w:t>
      </w:r>
      <w:r w:rsidR="006C72DA">
        <w:rPr>
          <w:rFonts w:eastAsia="Times New Roman" w:cs="Times New Roman"/>
          <w:color w:val="000000" w:themeColor="text1"/>
        </w:rPr>
        <w:t>wird</w:t>
      </w:r>
      <w:r w:rsidRPr="007310A7">
        <w:rPr>
          <w:rFonts w:eastAsia="Times New Roman" w:cs="Times New Roman"/>
          <w:color w:val="000000" w:themeColor="text1"/>
        </w:rPr>
        <w:t xml:space="preserve">. </w:t>
      </w:r>
      <w:r w:rsidR="006C72DA" w:rsidRPr="006C72DA">
        <w:rPr>
          <w:rFonts w:eastAsia="Times New Roman" w:cs="Times New Roman"/>
          <w:color w:val="000000" w:themeColor="text1"/>
        </w:rPr>
        <w:t xml:space="preserve">Dabei </w:t>
      </w:r>
      <w:r w:rsidR="00200631">
        <w:rPr>
          <w:rFonts w:eastAsia="Times New Roman" w:cs="Times New Roman"/>
          <w:color w:val="000000" w:themeColor="text1"/>
        </w:rPr>
        <w:t xml:space="preserve">impliziert </w:t>
      </w:r>
      <w:r w:rsidR="006C72DA" w:rsidRPr="006C72DA">
        <w:rPr>
          <w:rFonts w:eastAsia="Times New Roman" w:cs="Times New Roman"/>
          <w:color w:val="000000" w:themeColor="text1"/>
        </w:rPr>
        <w:t xml:space="preserve">Selbst-Objektivierung als </w:t>
      </w:r>
      <w:r w:rsidR="00200631">
        <w:rPr>
          <w:rFonts w:eastAsia="Times New Roman" w:cs="Times New Roman"/>
          <w:color w:val="000000" w:themeColor="text1"/>
        </w:rPr>
        <w:t xml:space="preserve">lebensgeschichtlich bedingte </w:t>
      </w:r>
      <w:r w:rsidR="006C72DA" w:rsidRPr="006C72DA">
        <w:rPr>
          <w:rFonts w:eastAsia="Times New Roman" w:cs="Times New Roman"/>
          <w:color w:val="000000" w:themeColor="text1"/>
        </w:rPr>
        <w:t>Überlebensstrategie in Alex</w:t>
      </w:r>
      <w:r w:rsidR="00200631">
        <w:rPr>
          <w:rFonts w:eastAsia="Times New Roman" w:cs="Times New Roman"/>
          <w:color w:val="000000" w:themeColor="text1"/>
        </w:rPr>
        <w:t>‘</w:t>
      </w:r>
      <w:r w:rsidR="006C72DA" w:rsidRPr="006C72DA">
        <w:rPr>
          <w:rFonts w:eastAsia="Times New Roman" w:cs="Times New Roman"/>
          <w:color w:val="000000" w:themeColor="text1"/>
        </w:rPr>
        <w:t xml:space="preserve"> </w:t>
      </w:r>
      <w:r w:rsidR="00200631">
        <w:rPr>
          <w:rFonts w:eastAsia="Times New Roman" w:cs="Times New Roman"/>
          <w:color w:val="000000" w:themeColor="text1"/>
        </w:rPr>
        <w:t xml:space="preserve">Fall auch das anhaltende Zurückstellen eigener Gefühle, Bedarfe und </w:t>
      </w:r>
      <w:r w:rsidR="00200631">
        <w:rPr>
          <w:rFonts w:eastAsia="Times New Roman" w:cs="Times New Roman"/>
          <w:color w:val="000000" w:themeColor="text1"/>
        </w:rPr>
        <w:lastRenderedPageBreak/>
        <w:t xml:space="preserve">Deutungen. Letzteres steht am ehesten im Zusammenhang mit einem psychischen Dissoziationsprozess, der ihm </w:t>
      </w:r>
      <w:r w:rsidR="00156DE3">
        <w:rPr>
          <w:rFonts w:eastAsia="Times New Roman" w:cs="Times New Roman"/>
          <w:color w:val="000000" w:themeColor="text1"/>
        </w:rPr>
        <w:t xml:space="preserve">im Sinne komplexer Traumafolgen </w:t>
      </w:r>
      <w:r w:rsidR="00200631">
        <w:rPr>
          <w:rFonts w:eastAsia="Times New Roman" w:cs="Times New Roman"/>
          <w:color w:val="000000" w:themeColor="text1"/>
        </w:rPr>
        <w:t>die langfristige ‚Anpassung‘ an sein hochgradig grenzverletzendes und/oder vernachlässigendes Umfeld ermöglicht.</w:t>
      </w:r>
    </w:p>
    <w:p w14:paraId="460CA032" w14:textId="5235158B"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Bei Valerie zeigt sich die</w:t>
      </w:r>
      <w:r w:rsidR="00200631">
        <w:rPr>
          <w:rFonts w:eastAsia="Times New Roman" w:cs="Times New Roman"/>
          <w:color w:val="000000" w:themeColor="text1"/>
        </w:rPr>
        <w:t xml:space="preserve"> körperbezogene</w:t>
      </w:r>
      <w:r w:rsidRPr="007310A7">
        <w:rPr>
          <w:rFonts w:eastAsia="Times New Roman" w:cs="Times New Roman"/>
          <w:color w:val="000000" w:themeColor="text1"/>
        </w:rPr>
        <w:t xml:space="preserve"> Selbstobjektivierung</w:t>
      </w:r>
      <w:r w:rsidR="00200631">
        <w:rPr>
          <w:rFonts w:eastAsia="Times New Roman" w:cs="Times New Roman"/>
          <w:color w:val="000000" w:themeColor="text1"/>
        </w:rPr>
        <w:t xml:space="preserve"> am stärksten</w:t>
      </w:r>
      <w:r w:rsidRPr="007310A7">
        <w:rPr>
          <w:rFonts w:eastAsia="Times New Roman" w:cs="Times New Roman"/>
          <w:color w:val="000000" w:themeColor="text1"/>
        </w:rPr>
        <w:t xml:space="preserve"> in der Evaluierung ihrer Brust-OP, die sie als einzigen geschlechtsnormierenden Eingriff offen in Frage stellt, da das Ergebnis „nicht so schön“ sei. Auch ihre trotz großer Angst vor medizinischen Räumen häufige Konsultation von Ärzt*innen bei gering</w:t>
      </w:r>
      <w:r w:rsidR="00200631">
        <w:rPr>
          <w:rFonts w:eastAsia="Times New Roman" w:cs="Times New Roman"/>
          <w:color w:val="000000" w:themeColor="text1"/>
        </w:rPr>
        <w:t>en</w:t>
      </w:r>
      <w:r w:rsidRPr="007310A7">
        <w:rPr>
          <w:rFonts w:eastAsia="Times New Roman" w:cs="Times New Roman"/>
          <w:color w:val="000000" w:themeColor="text1"/>
        </w:rPr>
        <w:t xml:space="preserve"> Beschwerden, lässt sich als Orientierung an einer als deutungsmächtig erlebten, den eigenen Körper objektivierenden medizinischen Perspektive verstehen.</w:t>
      </w:r>
    </w:p>
    <w:p w14:paraId="2601343C" w14:textId="77777777" w:rsidR="00200631"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In Kristins Fall wird erkennbar, dass sie insbesondere körperliche Beschwerden als etwas ihr gewissermaßen äußerlich Zustoßendes empfindet</w:t>
      </w:r>
      <w:r w:rsidR="00200631">
        <w:rPr>
          <w:rFonts w:eastAsia="Times New Roman" w:cs="Times New Roman"/>
          <w:color w:val="000000" w:themeColor="text1"/>
        </w:rPr>
        <w:t>,</w:t>
      </w:r>
      <w:r w:rsidRPr="007310A7">
        <w:rPr>
          <w:rFonts w:eastAsia="Times New Roman" w:cs="Times New Roman"/>
          <w:color w:val="000000" w:themeColor="text1"/>
        </w:rPr>
        <w:t xml:space="preserve"> wobei Körper und Erleben bzw. Körper und Handlungsmacht</w:t>
      </w:r>
      <w:r w:rsidR="00200631">
        <w:rPr>
          <w:rFonts w:eastAsia="Times New Roman" w:cs="Times New Roman"/>
          <w:color w:val="000000" w:themeColor="text1"/>
        </w:rPr>
        <w:t xml:space="preserve"> von der Biographin</w:t>
      </w:r>
      <w:r w:rsidRPr="007310A7">
        <w:rPr>
          <w:rFonts w:eastAsia="Times New Roman" w:cs="Times New Roman"/>
          <w:color w:val="000000" w:themeColor="text1"/>
        </w:rPr>
        <w:t xml:space="preserve"> </w:t>
      </w:r>
      <w:r w:rsidR="00200631">
        <w:rPr>
          <w:rFonts w:eastAsia="Times New Roman" w:cs="Times New Roman"/>
          <w:color w:val="000000" w:themeColor="text1"/>
        </w:rPr>
        <w:t xml:space="preserve">a.e. </w:t>
      </w:r>
      <w:r w:rsidRPr="007310A7">
        <w:rPr>
          <w:rFonts w:eastAsia="Times New Roman" w:cs="Times New Roman"/>
          <w:color w:val="000000" w:themeColor="text1"/>
        </w:rPr>
        <w:t xml:space="preserve">weitgehend getrennt erlebt werden. </w:t>
      </w:r>
    </w:p>
    <w:p w14:paraId="6D6A8A82" w14:textId="331AF520" w:rsidR="005510E2" w:rsidRPr="007310A7" w:rsidRDefault="005510E2" w:rsidP="00156DE3">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 xml:space="preserve">Auch wenn die Objektivierung des empfindenden </w:t>
      </w:r>
      <w:r w:rsidR="00200631">
        <w:rPr>
          <w:rFonts w:eastAsia="Times New Roman" w:cs="Times New Roman"/>
          <w:color w:val="000000" w:themeColor="text1"/>
        </w:rPr>
        <w:t>Leib-</w:t>
      </w:r>
      <w:r w:rsidRPr="007310A7">
        <w:rPr>
          <w:rFonts w:eastAsia="Times New Roman" w:cs="Times New Roman"/>
          <w:color w:val="000000" w:themeColor="text1"/>
        </w:rPr>
        <w:t>Körpers, resultierend in dessen Konzeptualisierung als ein durch mechanische</w:t>
      </w:r>
      <w:r w:rsidR="00200631">
        <w:rPr>
          <w:rFonts w:eastAsia="Times New Roman" w:cs="Times New Roman"/>
          <w:color w:val="000000" w:themeColor="text1"/>
        </w:rPr>
        <w:t>-</w:t>
      </w:r>
      <w:r w:rsidRPr="007310A7">
        <w:rPr>
          <w:rFonts w:eastAsia="Times New Roman" w:cs="Times New Roman"/>
          <w:color w:val="000000" w:themeColor="text1"/>
        </w:rPr>
        <w:t>biologische Prozesse erklär</w:t>
      </w:r>
      <w:r w:rsidR="00156DE3">
        <w:rPr>
          <w:rFonts w:eastAsia="Times New Roman" w:cs="Times New Roman"/>
          <w:color w:val="000000" w:themeColor="text1"/>
        </w:rPr>
        <w:t>- und form</w:t>
      </w:r>
      <w:r w:rsidRPr="007310A7">
        <w:rPr>
          <w:rFonts w:eastAsia="Times New Roman" w:cs="Times New Roman"/>
          <w:color w:val="000000" w:themeColor="text1"/>
        </w:rPr>
        <w:t>bare</w:t>
      </w:r>
      <w:r w:rsidR="00156DE3">
        <w:rPr>
          <w:rFonts w:eastAsia="Times New Roman" w:cs="Times New Roman"/>
          <w:color w:val="000000" w:themeColor="text1"/>
        </w:rPr>
        <w:t>r</w:t>
      </w:r>
      <w:r w:rsidRPr="007310A7">
        <w:rPr>
          <w:rFonts w:eastAsia="Times New Roman" w:cs="Times New Roman"/>
          <w:color w:val="000000" w:themeColor="text1"/>
        </w:rPr>
        <w:t xml:space="preserve"> Gegenstand, eine hegemoniale Entwicklung der Moderne darstellt</w:t>
      </w:r>
      <w:r w:rsidR="0027440C" w:rsidRPr="007310A7">
        <w:rPr>
          <w:rFonts w:eastAsia="Times New Roman" w:cs="Times New Roman"/>
          <w:color w:val="000000" w:themeColor="text1"/>
        </w:rPr>
        <w:t xml:space="preserve"> </w:t>
      </w:r>
      <w:r w:rsidR="0027440C" w:rsidRPr="007310A7">
        <w:rPr>
          <w:rFonts w:eastAsia="Times New Roman" w:cs="Times New Roman"/>
          <w:color w:val="000000" w:themeColor="text1"/>
        </w:rPr>
        <w:fldChar w:fldCharType="begin"/>
      </w:r>
      <w:r w:rsidR="00E52A15" w:rsidRPr="007310A7">
        <w:rPr>
          <w:rFonts w:eastAsia="Times New Roman" w:cs="Times New Roman"/>
          <w:color w:val="000000" w:themeColor="text1"/>
        </w:rPr>
        <w:instrText xml:space="preserve"> ADDIN ZOTERO_ITEM CSL_CITATION {"citationID":"zV15EJeN","properties":{"unsorted":false,"formattedCitation":"(vgl. z.B. Kall und Zeiler 2014; Zurbriggen 2013)","plainCitation":"(vgl. z.B. Kall und Zeiler 2014; Zurbriggen 2013)","dontUpdate":true,"noteIndex":0},"citationItems":[{"id":1191,"uris":["http://zotero.org/users/local/owKliTIb/items/4AS32BY6"],"itemData":{"id":1191,"type":"article-journal","container-title":"Journal of Consciousness Studies","issue":"9-10","page":"100-120","title":"Bodily Relational Autonomy","volume":"21","author":[{"family":"Kall","given":"L."},{"family":"Zeiler","given":"K."}],"issued":{"date-parts":[["2014"]]}},"prefix":"vgl. z.B."},{"id":1200,"uris":["http://zotero.org/users/local/owKliTIb/items/UTVHKE35"],"itemData":{"id":1200,"type":"article-journal","container-title":"Journal of Social and Political Psychology","DOI":"10.5964/jspp.v1i1.94","issue":"1","page":"188–215","publisher":"Leibniz Institute for Psychology (ZPID)","title":"Objectification, Self-Objectification, and Societal Change","volume":"1","author":[{"family":"Zurbriggen","given":"E. L."}],"issued":{"date-parts":[["2013"]]}}}],"schema":"https://github.com/citation-style-language/schema/raw/master/csl-citation.json"} </w:instrText>
      </w:r>
      <w:r w:rsidR="0027440C" w:rsidRPr="007310A7">
        <w:rPr>
          <w:rFonts w:eastAsia="Times New Roman" w:cs="Times New Roman"/>
          <w:color w:val="000000" w:themeColor="text1"/>
        </w:rPr>
        <w:fldChar w:fldCharType="separate"/>
      </w:r>
      <w:r w:rsidR="0027440C" w:rsidRPr="007310A7">
        <w:rPr>
          <w:rFonts w:ascii="Cambria" w:hAnsi="Cambria"/>
          <w:color w:val="000000" w:themeColor="text1"/>
        </w:rPr>
        <w:t xml:space="preserve">(vgl. z.B. </w:t>
      </w:r>
      <w:proofErr w:type="spellStart"/>
      <w:r w:rsidR="0027440C" w:rsidRPr="007310A7">
        <w:rPr>
          <w:rFonts w:ascii="Cambria" w:hAnsi="Cambria"/>
          <w:color w:val="000000" w:themeColor="text1"/>
        </w:rPr>
        <w:t>Kall</w:t>
      </w:r>
      <w:proofErr w:type="spellEnd"/>
      <w:r w:rsidR="0027440C" w:rsidRPr="007310A7">
        <w:rPr>
          <w:rFonts w:ascii="Cambria" w:hAnsi="Cambria"/>
          <w:color w:val="000000" w:themeColor="text1"/>
        </w:rPr>
        <w:t>, Zeiler 2014; Zurbriggen 2013)</w:t>
      </w:r>
      <w:r w:rsidR="0027440C" w:rsidRPr="007310A7">
        <w:rPr>
          <w:rFonts w:eastAsia="Times New Roman" w:cs="Times New Roman"/>
          <w:color w:val="000000" w:themeColor="text1"/>
        </w:rPr>
        <w:fldChar w:fldCharType="end"/>
      </w:r>
      <w:r w:rsidRPr="007310A7">
        <w:rPr>
          <w:rFonts w:eastAsia="Times New Roman" w:cs="Times New Roman"/>
          <w:color w:val="000000" w:themeColor="text1"/>
        </w:rPr>
        <w:t>, wird an Hand der rekonstruierten Fälle konkret deutlich, wie wiederholt</w:t>
      </w:r>
      <w:r w:rsidR="00200631">
        <w:rPr>
          <w:rFonts w:eastAsia="Times New Roman" w:cs="Times New Roman"/>
          <w:color w:val="000000" w:themeColor="text1"/>
        </w:rPr>
        <w:t xml:space="preserve"> erlebte </w:t>
      </w:r>
      <w:r w:rsidRPr="007310A7">
        <w:rPr>
          <w:rFonts w:eastAsia="Times New Roman" w:cs="Times New Roman"/>
          <w:color w:val="000000" w:themeColor="text1"/>
        </w:rPr>
        <w:t xml:space="preserve">Objektivierung </w:t>
      </w:r>
      <w:r w:rsidR="00200631">
        <w:rPr>
          <w:rFonts w:eastAsia="Times New Roman" w:cs="Times New Roman"/>
          <w:color w:val="000000" w:themeColor="text1"/>
        </w:rPr>
        <w:t xml:space="preserve">zur </w:t>
      </w:r>
      <w:r w:rsidRPr="007310A7">
        <w:rPr>
          <w:rFonts w:eastAsia="Times New Roman" w:cs="Times New Roman"/>
          <w:color w:val="000000" w:themeColor="text1"/>
        </w:rPr>
        <w:t>sukzessiv</w:t>
      </w:r>
      <w:r w:rsidR="00200631">
        <w:rPr>
          <w:rFonts w:eastAsia="Times New Roman" w:cs="Times New Roman"/>
          <w:color w:val="000000" w:themeColor="text1"/>
        </w:rPr>
        <w:t>en</w:t>
      </w:r>
      <w:r w:rsidRPr="007310A7">
        <w:rPr>
          <w:rFonts w:eastAsia="Times New Roman" w:cs="Times New Roman"/>
          <w:color w:val="000000" w:themeColor="text1"/>
        </w:rPr>
        <w:t xml:space="preserve"> Entfremdung des eigenen Körpers </w:t>
      </w:r>
      <w:r w:rsidR="00200631">
        <w:rPr>
          <w:rFonts w:eastAsia="Times New Roman" w:cs="Times New Roman"/>
          <w:color w:val="000000" w:themeColor="text1"/>
        </w:rPr>
        <w:t xml:space="preserve">und wie in Alex Fall zu einer Entfremdung von den empfindenden, subjektiven Dimensionen des eigenen Selbst </w:t>
      </w:r>
      <w:r w:rsidRPr="007310A7">
        <w:rPr>
          <w:rFonts w:eastAsia="Times New Roman" w:cs="Times New Roman"/>
          <w:color w:val="000000" w:themeColor="text1"/>
        </w:rPr>
        <w:t>führen kann. Wie letztere</w:t>
      </w:r>
      <w:r w:rsidR="00200631">
        <w:rPr>
          <w:rFonts w:eastAsia="Times New Roman" w:cs="Times New Roman"/>
          <w:color w:val="000000" w:themeColor="text1"/>
        </w:rPr>
        <w:t>s</w:t>
      </w:r>
      <w:r w:rsidRPr="007310A7">
        <w:rPr>
          <w:rFonts w:eastAsia="Times New Roman" w:cs="Times New Roman"/>
          <w:color w:val="000000" w:themeColor="text1"/>
        </w:rPr>
        <w:t xml:space="preserve"> im Zusammenhang mit der Ausübung bzw. Begrenzung von einer als verkörpert verstehbaren Handlungsmacht steht, wird im Kontext der abschließenden Typenbildung</w:t>
      </w:r>
      <w:r w:rsidR="00156DE3">
        <w:rPr>
          <w:rFonts w:eastAsia="Times New Roman" w:cs="Times New Roman"/>
          <w:color w:val="000000" w:themeColor="text1"/>
        </w:rPr>
        <w:t xml:space="preserve"> in </w:t>
      </w:r>
      <w:r w:rsidR="00156DE3" w:rsidRPr="00156DE3">
        <w:rPr>
          <w:rFonts w:eastAsia="Times New Roman" w:cs="Times New Roman"/>
          <w:i/>
          <w:iCs/>
          <w:color w:val="000000" w:themeColor="text1"/>
        </w:rPr>
        <w:t>Kapitel 8.3</w:t>
      </w:r>
      <w:r w:rsidR="00156DE3">
        <w:rPr>
          <w:rFonts w:eastAsia="Times New Roman" w:cs="Times New Roman"/>
          <w:color w:val="000000" w:themeColor="text1"/>
        </w:rPr>
        <w:t xml:space="preserve"> diskutiert</w:t>
      </w:r>
      <w:r w:rsidRPr="007310A7">
        <w:rPr>
          <w:rFonts w:eastAsia="Times New Roman" w:cs="Times New Roman"/>
          <w:color w:val="000000" w:themeColor="text1"/>
        </w:rPr>
        <w:t>.</w:t>
      </w:r>
    </w:p>
    <w:p w14:paraId="4A799D93" w14:textId="1047FC61" w:rsidR="005510E2" w:rsidRPr="007310A7" w:rsidRDefault="008F0DDF" w:rsidP="00D472E8">
      <w:pPr>
        <w:pStyle w:val="berschrift2"/>
        <w:spacing w:before="480" w:after="120" w:line="360" w:lineRule="auto"/>
        <w:rPr>
          <w:rFonts w:asciiTheme="minorHAnsi" w:hAnsiTheme="minorHAnsi"/>
          <w:b/>
          <w:color w:val="000000" w:themeColor="text1"/>
          <w:sz w:val="24"/>
          <w:szCs w:val="24"/>
        </w:rPr>
      </w:pPr>
      <w:bookmarkStart w:id="84" w:name="_Toc233288813"/>
      <w:r w:rsidRPr="007310A7">
        <w:rPr>
          <w:rFonts w:asciiTheme="minorHAnsi" w:hAnsiTheme="minorHAnsi"/>
          <w:b/>
          <w:color w:val="000000" w:themeColor="text1"/>
          <w:sz w:val="24"/>
          <w:szCs w:val="24"/>
        </w:rPr>
        <w:t>8</w:t>
      </w:r>
      <w:r w:rsidR="005510E2" w:rsidRPr="007310A7">
        <w:rPr>
          <w:rFonts w:asciiTheme="minorHAnsi" w:hAnsiTheme="minorHAnsi"/>
          <w:b/>
          <w:color w:val="000000" w:themeColor="text1"/>
          <w:sz w:val="24"/>
          <w:szCs w:val="24"/>
        </w:rPr>
        <w:t xml:space="preserve">.2. Erlebte Alternativlosigkeit geschlechtsverändernder </w:t>
      </w:r>
      <w:r w:rsidR="00710B84">
        <w:rPr>
          <w:rFonts w:asciiTheme="minorHAnsi" w:hAnsiTheme="minorHAnsi"/>
          <w:b/>
          <w:color w:val="000000" w:themeColor="text1"/>
          <w:sz w:val="24"/>
          <w:szCs w:val="24"/>
        </w:rPr>
        <w:t xml:space="preserve">Eingriffe </w:t>
      </w:r>
      <w:r w:rsidR="005510E2" w:rsidRPr="007310A7">
        <w:rPr>
          <w:rFonts w:asciiTheme="minorHAnsi" w:hAnsiTheme="minorHAnsi"/>
          <w:b/>
          <w:color w:val="000000" w:themeColor="text1"/>
          <w:sz w:val="24"/>
          <w:szCs w:val="24"/>
        </w:rPr>
        <w:t>im Jugend- und Erwachsenenalter</w:t>
      </w:r>
      <w:bookmarkEnd w:id="84"/>
      <w:r w:rsidR="005510E2" w:rsidRPr="007310A7">
        <w:rPr>
          <w:rFonts w:asciiTheme="minorHAnsi" w:hAnsiTheme="minorHAnsi"/>
          <w:b/>
          <w:color w:val="000000" w:themeColor="text1"/>
          <w:sz w:val="24"/>
          <w:szCs w:val="24"/>
        </w:rPr>
        <w:t xml:space="preserve"> </w:t>
      </w:r>
    </w:p>
    <w:p w14:paraId="08B2A807" w14:textId="401AD0DA" w:rsidR="005510E2" w:rsidRPr="007310A7" w:rsidRDefault="005510E2" w:rsidP="005510E2">
      <w:pPr>
        <w:spacing w:line="360" w:lineRule="auto"/>
        <w:jc w:val="both"/>
        <w:rPr>
          <w:rFonts w:eastAsia="Times New Roman" w:cs="Times New Roman"/>
          <w:color w:val="000000" w:themeColor="text1"/>
        </w:rPr>
      </w:pPr>
      <w:r w:rsidRPr="00710B84">
        <w:rPr>
          <w:rFonts w:eastAsia="Times New Roman" w:cs="Times New Roman"/>
          <w:color w:val="000000" w:themeColor="text1"/>
        </w:rPr>
        <w:t>Geschlechtsverändernde</w:t>
      </w:r>
      <w:r w:rsidRPr="007310A7">
        <w:rPr>
          <w:rFonts w:eastAsia="Times New Roman" w:cs="Times New Roman"/>
          <w:color w:val="000000" w:themeColor="text1"/>
        </w:rPr>
        <w:t xml:space="preserve"> medizinische Behandlungen im Jugend- und Erwachsenenalter gehen für alle Biograph*innen mit Pathologisierung und Fremdbestimmung sowie Einschränkung ihrer Handlungsmacht einher. Letztere Behandlungssituationen sind dadurch charakterisiert, dass die Entscheidung </w:t>
      </w:r>
      <w:r w:rsidRPr="007310A7">
        <w:rPr>
          <w:rFonts w:eastAsia="Times New Roman" w:cs="Times New Roman"/>
          <w:i/>
          <w:color w:val="000000" w:themeColor="text1"/>
        </w:rPr>
        <w:t>für</w:t>
      </w:r>
      <w:r w:rsidRPr="007310A7">
        <w:rPr>
          <w:rFonts w:eastAsia="Times New Roman" w:cs="Times New Roman"/>
          <w:color w:val="000000" w:themeColor="text1"/>
        </w:rPr>
        <w:t xml:space="preserve"> eine geschlechtsverändernde Intervention durch die jeweiligen Ärzt*innen bereits als </w:t>
      </w:r>
      <w:r w:rsidRPr="007310A7">
        <w:rPr>
          <w:rFonts w:eastAsia="Times New Roman" w:cs="Times New Roman"/>
          <w:color w:val="000000" w:themeColor="text1"/>
        </w:rPr>
        <w:lastRenderedPageBreak/>
        <w:t>alternativlos präsentiert wird und die Einwilligung der intergeschlechtlichen Jugendlichen bzw. Erwachsenen – wenn überhaupt –formal erfolgt, diese jedoch nicht als Entscheidung zwischen zwei möglichen Optionen erlebt wird. Diese in den Interaktionen erlebte Alternativlosigkeit lässt sich insbesondere in den Fällen von Valerie, Kristin und Robin durch die von ärztlichen Behandler</w:t>
      </w:r>
      <w:r w:rsidR="003D244E">
        <w:rPr>
          <w:rFonts w:eastAsia="Times New Roman" w:cs="Times New Roman"/>
          <w:color w:val="000000" w:themeColor="text1"/>
        </w:rPr>
        <w:t>i</w:t>
      </w:r>
      <w:r w:rsidRPr="007310A7">
        <w:rPr>
          <w:rFonts w:eastAsia="Times New Roman" w:cs="Times New Roman"/>
          <w:color w:val="000000" w:themeColor="text1"/>
        </w:rPr>
        <w:t xml:space="preserve">nnen vorgenommene Konstruktion eines </w:t>
      </w:r>
      <w:r w:rsidR="003D244E">
        <w:rPr>
          <w:rFonts w:eastAsia="Times New Roman" w:cs="Times New Roman"/>
          <w:color w:val="000000" w:themeColor="text1"/>
        </w:rPr>
        <w:t>sozialen Ausnahme</w:t>
      </w:r>
      <w:r w:rsidRPr="007310A7">
        <w:rPr>
          <w:rFonts w:eastAsia="Times New Roman" w:cs="Times New Roman"/>
          <w:color w:val="000000" w:themeColor="text1"/>
        </w:rPr>
        <w:t xml:space="preserve">- bzw. </w:t>
      </w:r>
      <w:r w:rsidR="003D244E">
        <w:rPr>
          <w:rFonts w:eastAsia="Times New Roman" w:cs="Times New Roman"/>
          <w:color w:val="000000" w:themeColor="text1"/>
        </w:rPr>
        <w:t>Krisen</w:t>
      </w:r>
      <w:r w:rsidRPr="007310A7">
        <w:rPr>
          <w:rFonts w:eastAsia="Times New Roman" w:cs="Times New Roman"/>
          <w:color w:val="000000" w:themeColor="text1"/>
        </w:rPr>
        <w:t xml:space="preserve">szenarios erklären. Dabei besteht die hier (scheinbar) medizinisch zu bewältigende Krise in der jeweils zugeschriebenen körperlichen Devianz intergeschlechtlicher Menschen von einer </w:t>
      </w:r>
      <w:r w:rsidR="003D244E">
        <w:rPr>
          <w:rFonts w:eastAsia="Times New Roman" w:cs="Times New Roman"/>
          <w:color w:val="000000" w:themeColor="text1"/>
        </w:rPr>
        <w:t xml:space="preserve">endogeschlechtlichen, </w:t>
      </w:r>
      <w:r w:rsidRPr="007310A7">
        <w:rPr>
          <w:rFonts w:eastAsia="Times New Roman" w:cs="Times New Roman"/>
          <w:color w:val="000000" w:themeColor="text1"/>
        </w:rPr>
        <w:t xml:space="preserve">implizit heteronormativen Zwei-Geschlechter-Ordnung. </w:t>
      </w:r>
    </w:p>
    <w:p w14:paraId="48E4CDDD" w14:textId="27A32241"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Diese Analyse verdeutlicht, dass die den pädiatrischen Umgang mit intergeschlechtlichen Variationen immer noch prägende Konstruktion der Geburt von inter* Kindern als </w:t>
      </w:r>
      <w:r w:rsidRPr="003D244E">
        <w:rPr>
          <w:rFonts w:eastAsia="Times New Roman" w:cs="Times New Roman"/>
          <w:i/>
          <w:iCs/>
          <w:color w:val="000000" w:themeColor="text1"/>
        </w:rPr>
        <w:t>psycho-sozialem Notfall</w:t>
      </w:r>
      <w:r w:rsidR="003D244E">
        <w:rPr>
          <w:rFonts w:eastAsia="Times New Roman" w:cs="Times New Roman"/>
          <w:color w:val="000000" w:themeColor="text1"/>
        </w:rPr>
        <w:t xml:space="preserve"> (siehe 6.1.2) </w:t>
      </w:r>
      <w:r w:rsidRPr="007310A7">
        <w:rPr>
          <w:rFonts w:eastAsia="Times New Roman" w:cs="Times New Roman"/>
          <w:color w:val="000000" w:themeColor="text1"/>
        </w:rPr>
        <w:t xml:space="preserve">auch die Behandlungserfahrungen intergeschlechtlicher Menschen im Jugend- und Erwachsenenalter strukturiert. Dabei ist ausgehend von dem rekonstruierten medizinischen ‚Schutz’-Narrativ seit der </w:t>
      </w:r>
      <w:r w:rsidRPr="007310A7">
        <w:rPr>
          <w:rFonts w:eastAsia="Times New Roman" w:cs="Times New Roman"/>
          <w:i/>
          <w:color w:val="000000" w:themeColor="text1"/>
        </w:rPr>
        <w:t>Chicago Konsensus Konferenz</w:t>
      </w:r>
      <w:r w:rsidRPr="007310A7">
        <w:rPr>
          <w:rFonts w:eastAsia="Times New Roman" w:cs="Times New Roman"/>
          <w:color w:val="000000" w:themeColor="text1"/>
        </w:rPr>
        <w:t xml:space="preserve"> (siehe </w:t>
      </w:r>
      <w:r w:rsidR="003D244E">
        <w:rPr>
          <w:rFonts w:eastAsia="Times New Roman" w:cs="Times New Roman"/>
          <w:color w:val="000000" w:themeColor="text1"/>
        </w:rPr>
        <w:t>6</w:t>
      </w:r>
      <w:r w:rsidRPr="007310A7">
        <w:rPr>
          <w:rFonts w:eastAsia="Times New Roman" w:cs="Times New Roman"/>
          <w:color w:val="000000" w:themeColor="text1"/>
        </w:rPr>
        <w:t>.1</w:t>
      </w:r>
      <w:r w:rsidR="003D244E">
        <w:rPr>
          <w:rFonts w:eastAsia="Times New Roman" w:cs="Times New Roman"/>
          <w:color w:val="000000" w:themeColor="text1"/>
        </w:rPr>
        <w:t>.3</w:t>
      </w:r>
      <w:r w:rsidRPr="007310A7">
        <w:rPr>
          <w:rFonts w:eastAsia="Times New Roman" w:cs="Times New Roman"/>
          <w:color w:val="000000" w:themeColor="text1"/>
        </w:rPr>
        <w:t xml:space="preserve">) denkbar, dass </w:t>
      </w:r>
      <w:r w:rsidR="003D244E">
        <w:rPr>
          <w:rFonts w:eastAsia="Times New Roman" w:cs="Times New Roman"/>
          <w:color w:val="000000" w:themeColor="text1"/>
        </w:rPr>
        <w:t xml:space="preserve">hier involvierte </w:t>
      </w:r>
      <w:r w:rsidRPr="007310A7">
        <w:rPr>
          <w:rFonts w:eastAsia="Times New Roman" w:cs="Times New Roman"/>
          <w:color w:val="000000" w:themeColor="text1"/>
        </w:rPr>
        <w:t xml:space="preserve">Behandler*innen sich den verinnerlichten Geschlechtsnormierungen ihres Handlungsfeldes nicht oder kaum bewusst sind und in ihrem Selbstverständnis darauf abzielen intergeschlechtliche Menschen vor der sozialen </w:t>
      </w:r>
      <w:r w:rsidR="003D244E">
        <w:rPr>
          <w:rFonts w:eastAsia="Times New Roman" w:cs="Times New Roman"/>
          <w:color w:val="000000" w:themeColor="text1"/>
        </w:rPr>
        <w:t xml:space="preserve">Diskreditierung </w:t>
      </w:r>
      <w:r w:rsidRPr="007310A7">
        <w:rPr>
          <w:rFonts w:eastAsia="Times New Roman" w:cs="Times New Roman"/>
          <w:color w:val="000000" w:themeColor="text1"/>
        </w:rPr>
        <w:t xml:space="preserve">ihrer Variation zu schützen. </w:t>
      </w:r>
      <w:r w:rsidR="00403021">
        <w:rPr>
          <w:rFonts w:eastAsia="Times New Roman" w:cs="Times New Roman"/>
          <w:color w:val="000000" w:themeColor="text1"/>
        </w:rPr>
        <w:t xml:space="preserve">Durch die Konstruktion des skizzierten Notfall-Szenarios </w:t>
      </w:r>
      <w:r w:rsidRPr="007310A7">
        <w:rPr>
          <w:rFonts w:eastAsia="Times New Roman" w:cs="Times New Roman"/>
          <w:color w:val="000000" w:themeColor="text1"/>
        </w:rPr>
        <w:t>wird jedoch die zugeschriebene und medizinisch regulier</w:t>
      </w:r>
      <w:r w:rsidR="00403021">
        <w:rPr>
          <w:rFonts w:eastAsia="Times New Roman" w:cs="Times New Roman"/>
          <w:color w:val="000000" w:themeColor="text1"/>
        </w:rPr>
        <w:t>te</w:t>
      </w:r>
      <w:r w:rsidRPr="007310A7">
        <w:rPr>
          <w:rFonts w:eastAsia="Times New Roman" w:cs="Times New Roman"/>
          <w:color w:val="000000" w:themeColor="text1"/>
        </w:rPr>
        <w:t xml:space="preserve"> Devianz intergeschlechtlicher Körper immer wieder mit hervorgebracht und das</w:t>
      </w:r>
      <w:r w:rsidR="00BC5881">
        <w:rPr>
          <w:rFonts w:eastAsia="Times New Roman" w:cs="Times New Roman"/>
          <w:color w:val="000000" w:themeColor="text1"/>
        </w:rPr>
        <w:t xml:space="preserve"> vergeschlechtlichte</w:t>
      </w:r>
      <w:r w:rsidRPr="007310A7">
        <w:rPr>
          <w:rFonts w:eastAsia="Times New Roman" w:cs="Times New Roman"/>
          <w:color w:val="000000" w:themeColor="text1"/>
        </w:rPr>
        <w:t xml:space="preserve"> </w:t>
      </w:r>
      <w:r w:rsidR="00403021">
        <w:rPr>
          <w:rFonts w:eastAsia="Times New Roman" w:cs="Times New Roman"/>
          <w:color w:val="000000" w:themeColor="text1"/>
        </w:rPr>
        <w:t>soziale</w:t>
      </w:r>
      <w:r w:rsidRPr="007310A7">
        <w:rPr>
          <w:rFonts w:eastAsia="Times New Roman" w:cs="Times New Roman"/>
          <w:color w:val="000000" w:themeColor="text1"/>
        </w:rPr>
        <w:t xml:space="preserve"> Ordnungssystem aufrechterhalten</w:t>
      </w:r>
      <w:r w:rsidR="0027440C" w:rsidRPr="007310A7">
        <w:rPr>
          <w:rFonts w:eastAsia="Times New Roman" w:cs="Times New Roman"/>
          <w:color w:val="000000" w:themeColor="text1"/>
        </w:rPr>
        <w:t xml:space="preserve"> </w:t>
      </w:r>
      <w:r w:rsidR="0027440C" w:rsidRPr="007310A7">
        <w:rPr>
          <w:rFonts w:eastAsia="Times New Roman" w:cs="Times New Roman"/>
          <w:color w:val="000000" w:themeColor="text1"/>
        </w:rPr>
        <w:fldChar w:fldCharType="begin"/>
      </w:r>
      <w:r w:rsidR="00E52A15" w:rsidRPr="007310A7">
        <w:rPr>
          <w:rFonts w:eastAsia="Times New Roman" w:cs="Times New Roman"/>
          <w:color w:val="000000" w:themeColor="text1"/>
        </w:rPr>
        <w:instrText xml:space="preserve"> ADDIN ZOTERO_ITEM CSL_CITATION {"citationID":"KJZ8uQvk","properties":{"unsorted":false,"formattedCitation":"(siehe 5.2, vgl. auch O. Hiort, J\\uc0\\u252{}rgensen, und Rehmann-Sutter 2022; Kampshoff, Kleiner, und Langer 2023)","plainCitation":"(siehe 5.2, vgl. auch O. Hiort, Jürgensen, und Rehmann-Sutter 2022; Kampshoff, Kleiner, und Langer 2023)","dontUpdate":true,"noteIndex":0},"citationItems":[{"id":1173,"uris":["http://zotero.org/users/local/owKliTIb/items/ZDNQNQCJ"],"itemData":{"id":1173,"type":"article-journal","container-title":"Hormone research in paediatrics","DOI":"10.1159/000523876","issue":"1","page":"21–24","publisher":"S. Karger AG","title":"Intersex, DSD, and the Child's Well-Being: Changing Perceptions","volume":"95","author":[{"family":"Hiort","given":"O."},{"family":"Jürgensen","given":"M."},{"family":"Rehmann-Sutter","given":"C."}],"issued":{"date-parts":[["2022"]]}},"prefix":"siehe 5.2, vgl. auch"},{"id":1179,"uris":["http://zotero.org/users/local/owKliTIb/items/3WRASD7A"],"itemData":{"id":1179,"type":"article-journal","container-title":"Jahrbuch erziehungswissenschaftliche Geschlechterforschung","DOI":"10.3224/84742703.01","page":"9-22","title":"Trans* und Inter*Geschlechtlichkeit in Erziehung und Bildung – Einleitung","volume":"19","author":[{"family":"Kampshoff","given":"Marita"},{"family":"Kleiner","given":"Bettina"},{"family":"Langer","given":"Antje"}],"issued":{"date-parts":[["2023"]]}}}],"schema":"https://github.com/citation-style-language/schema/raw/master/csl-citation.json"} </w:instrText>
      </w:r>
      <w:r w:rsidR="0027440C" w:rsidRPr="007310A7">
        <w:rPr>
          <w:rFonts w:eastAsia="Times New Roman" w:cs="Times New Roman"/>
          <w:color w:val="000000" w:themeColor="text1"/>
        </w:rPr>
        <w:fldChar w:fldCharType="separate"/>
      </w:r>
      <w:r w:rsidR="0027440C" w:rsidRPr="007310A7">
        <w:rPr>
          <w:rFonts w:ascii="Cambria" w:hAnsi="Cambria" w:cs="Times New Roman"/>
          <w:color w:val="000000" w:themeColor="text1"/>
        </w:rPr>
        <w:t xml:space="preserve">(vgl. auch </w:t>
      </w:r>
      <w:proofErr w:type="spellStart"/>
      <w:r w:rsidR="0027440C" w:rsidRPr="007310A7">
        <w:rPr>
          <w:rFonts w:ascii="Cambria" w:hAnsi="Cambria" w:cs="Times New Roman"/>
          <w:color w:val="000000" w:themeColor="text1"/>
        </w:rPr>
        <w:t>Hior</w:t>
      </w:r>
      <w:r w:rsidR="00BC5881">
        <w:rPr>
          <w:rFonts w:ascii="Cambria" w:hAnsi="Cambria" w:cs="Times New Roman"/>
          <w:color w:val="000000" w:themeColor="text1"/>
        </w:rPr>
        <w:t>t</w:t>
      </w:r>
      <w:proofErr w:type="spellEnd"/>
      <w:r w:rsidR="0027440C" w:rsidRPr="007310A7">
        <w:rPr>
          <w:rFonts w:ascii="Cambria" w:hAnsi="Cambria" w:cs="Times New Roman"/>
          <w:color w:val="000000" w:themeColor="text1"/>
        </w:rPr>
        <w:t xml:space="preserve"> et al. 2022; </w:t>
      </w:r>
      <w:proofErr w:type="spellStart"/>
      <w:r w:rsidR="0027440C" w:rsidRPr="007310A7">
        <w:rPr>
          <w:rFonts w:ascii="Cambria" w:hAnsi="Cambria" w:cs="Times New Roman"/>
          <w:color w:val="000000" w:themeColor="text1"/>
        </w:rPr>
        <w:t>Kampshoff</w:t>
      </w:r>
      <w:proofErr w:type="spellEnd"/>
      <w:r w:rsidR="0027440C" w:rsidRPr="007310A7">
        <w:rPr>
          <w:rFonts w:ascii="Cambria" w:hAnsi="Cambria" w:cs="Times New Roman"/>
          <w:color w:val="000000" w:themeColor="text1"/>
        </w:rPr>
        <w:t xml:space="preserve"> et al. 2023)</w:t>
      </w:r>
      <w:r w:rsidR="0027440C" w:rsidRPr="007310A7">
        <w:rPr>
          <w:rFonts w:eastAsia="Times New Roman" w:cs="Times New Roman"/>
          <w:color w:val="000000" w:themeColor="text1"/>
        </w:rPr>
        <w:fldChar w:fldCharType="end"/>
      </w:r>
      <w:r w:rsidRPr="007310A7">
        <w:rPr>
          <w:rFonts w:eastAsia="Times New Roman" w:cs="Times New Roman"/>
          <w:color w:val="000000" w:themeColor="text1"/>
        </w:rPr>
        <w:t>.</w:t>
      </w:r>
      <w:r w:rsidRPr="007310A7">
        <w:rPr>
          <w:rStyle w:val="Funotenzeichen"/>
          <w:color w:val="000000" w:themeColor="text1"/>
        </w:rPr>
        <w:footnoteReference w:id="220"/>
      </w:r>
    </w:p>
    <w:p w14:paraId="18487B84" w14:textId="6865E059" w:rsidR="005510E2" w:rsidRPr="007310A7" w:rsidRDefault="008F0DDF" w:rsidP="00D472E8">
      <w:pPr>
        <w:pStyle w:val="berschrift2"/>
        <w:spacing w:before="480" w:after="240"/>
        <w:jc w:val="both"/>
        <w:rPr>
          <w:rFonts w:asciiTheme="minorHAnsi" w:eastAsia="Times New Roman" w:hAnsiTheme="minorHAnsi" w:cs="Times New Roman"/>
          <w:b/>
          <w:color w:val="000000" w:themeColor="text1"/>
          <w:sz w:val="24"/>
          <w:szCs w:val="24"/>
        </w:rPr>
      </w:pPr>
      <w:bookmarkStart w:id="85" w:name="_Toc233288814"/>
      <w:r w:rsidRPr="007310A7">
        <w:rPr>
          <w:rFonts w:asciiTheme="minorHAnsi" w:eastAsia="Times New Roman" w:hAnsiTheme="minorHAnsi" w:cs="Times New Roman"/>
          <w:b/>
          <w:color w:val="000000" w:themeColor="text1"/>
          <w:sz w:val="24"/>
          <w:szCs w:val="24"/>
        </w:rPr>
        <w:t>8</w:t>
      </w:r>
      <w:r w:rsidR="005510E2" w:rsidRPr="007310A7">
        <w:rPr>
          <w:rFonts w:asciiTheme="minorHAnsi" w:eastAsia="Times New Roman" w:hAnsiTheme="minorHAnsi" w:cs="Times New Roman"/>
          <w:b/>
          <w:color w:val="000000" w:themeColor="text1"/>
          <w:sz w:val="24"/>
          <w:szCs w:val="24"/>
        </w:rPr>
        <w:t>.3. Typologie auf biographischer Verlaufsebene</w:t>
      </w:r>
      <w:bookmarkEnd w:id="85"/>
    </w:p>
    <w:p w14:paraId="239B3057" w14:textId="38811874" w:rsidR="005510E2" w:rsidRPr="00156DE3" w:rsidRDefault="005510E2" w:rsidP="005510E2">
      <w:pPr>
        <w:spacing w:line="360" w:lineRule="auto"/>
        <w:jc w:val="both"/>
        <w:rPr>
          <w:color w:val="FF0000"/>
        </w:rPr>
      </w:pPr>
      <w:r w:rsidRPr="007310A7">
        <w:rPr>
          <w:rFonts w:eastAsia="Times New Roman" w:cs="Times New Roman"/>
          <w:color w:val="000000" w:themeColor="text1"/>
        </w:rPr>
        <w:t xml:space="preserve">Während sich die Konstruktion eines lediglich medizinisch aufzulösenden Bedrohungsszenarios in allen vier Fällen rekonstruieren lässt, unterscheiden sich sowohl die biographische Einbettung als auch die aus der biographischen Erfahrungsaufschichtung resultierenden Handlungsorientierungen der </w:t>
      </w:r>
      <w:r w:rsidRPr="007310A7">
        <w:rPr>
          <w:rFonts w:eastAsia="Times New Roman" w:cs="Times New Roman"/>
          <w:color w:val="000000" w:themeColor="text1"/>
        </w:rPr>
        <w:lastRenderedPageBreak/>
        <w:t xml:space="preserve">Biograph*innen. </w:t>
      </w:r>
      <w:r w:rsidRPr="007310A7">
        <w:rPr>
          <w:color w:val="000000" w:themeColor="text1"/>
        </w:rPr>
        <w:t>Ausgehend von den rekonstruierten und im vorherigen Kapitel dargestellten Fallgeschichten konnten zwei Typen auf der Ebene des biographischen Verlaufs herausgearbeitet werden. Die Fragestellung an der orientiert die Typenbildung vorgenommen wurde ist:</w:t>
      </w:r>
      <w:r w:rsidR="00612A67">
        <w:rPr>
          <w:color w:val="000000" w:themeColor="text1"/>
        </w:rPr>
        <w:t xml:space="preserve"> </w:t>
      </w:r>
      <w:r w:rsidR="00612A67" w:rsidRPr="00612A67">
        <w:rPr>
          <w:color w:val="000000" w:themeColor="text1"/>
        </w:rPr>
        <w:t>Wie werden geschlechtsbezogene medizinische Behandlungssituationen von intergeschlechtlichen Menschen im Jugend- und Erwachsenenalter im Kontext der Gesamtbiographie erlebt und gestaltet</w:t>
      </w:r>
      <w:r w:rsidR="005B2EB2">
        <w:rPr>
          <w:color w:val="000000" w:themeColor="text1"/>
        </w:rPr>
        <w:t>? (siehe auch 4.2)</w:t>
      </w:r>
    </w:p>
    <w:p w14:paraId="1CB4D0D2" w14:textId="62FE37FD" w:rsidR="005510E2" w:rsidRPr="007310A7" w:rsidRDefault="005510E2" w:rsidP="00D472E8">
      <w:pPr>
        <w:spacing w:before="480" w:after="120" w:line="360" w:lineRule="auto"/>
        <w:jc w:val="both"/>
        <w:rPr>
          <w:color w:val="000000" w:themeColor="text1"/>
        </w:rPr>
      </w:pPr>
      <w:r w:rsidRPr="007310A7">
        <w:rPr>
          <w:rFonts w:eastAsia="Times New Roman" w:cs="Times New Roman"/>
          <w:i/>
          <w:color w:val="000000" w:themeColor="text1"/>
        </w:rPr>
        <w:t xml:space="preserve">Typus 1: Geschlechtsverändernde Eingriffe als ‚Rettungsversuch’ eines diskreditierten Selbst in Anbetracht </w:t>
      </w:r>
      <w:r w:rsidR="00F46293">
        <w:rPr>
          <w:rFonts w:eastAsia="Times New Roman" w:cs="Times New Roman"/>
          <w:i/>
          <w:color w:val="000000" w:themeColor="text1"/>
        </w:rPr>
        <w:t xml:space="preserve">tiefgreifender </w:t>
      </w:r>
      <w:r w:rsidR="008E24E5">
        <w:rPr>
          <w:rFonts w:eastAsia="Times New Roman" w:cs="Times New Roman"/>
          <w:i/>
          <w:color w:val="000000" w:themeColor="text1"/>
        </w:rPr>
        <w:t>Verletzungs</w:t>
      </w:r>
      <w:r w:rsidRPr="007310A7">
        <w:rPr>
          <w:rFonts w:eastAsia="Times New Roman" w:cs="Times New Roman"/>
          <w:i/>
          <w:color w:val="000000" w:themeColor="text1"/>
        </w:rPr>
        <w:t>erfahrung</w:t>
      </w:r>
      <w:r w:rsidR="008E24E5">
        <w:rPr>
          <w:rFonts w:eastAsia="Times New Roman" w:cs="Times New Roman"/>
          <w:i/>
          <w:color w:val="000000" w:themeColor="text1"/>
        </w:rPr>
        <w:t>en</w:t>
      </w:r>
      <w:r w:rsidRPr="007310A7">
        <w:rPr>
          <w:rFonts w:eastAsia="Times New Roman" w:cs="Times New Roman"/>
          <w:i/>
          <w:color w:val="000000" w:themeColor="text1"/>
        </w:rPr>
        <w:t xml:space="preserve"> und körperlicher Versehrtheit</w:t>
      </w:r>
    </w:p>
    <w:p w14:paraId="42864433" w14:textId="4AE040AC" w:rsidR="005510E2" w:rsidRPr="007310A7" w:rsidRDefault="005510E2" w:rsidP="005510E2">
      <w:pPr>
        <w:spacing w:line="360" w:lineRule="auto"/>
        <w:jc w:val="both"/>
        <w:rPr>
          <w:rFonts w:eastAsia="Times New Roman" w:cs="Times New Roman"/>
          <w:color w:val="000000" w:themeColor="text1"/>
        </w:rPr>
      </w:pPr>
      <w:r>
        <w:rPr>
          <w:rFonts w:eastAsia="Times New Roman" w:cs="Times New Roman"/>
          <w:color w:val="000000" w:themeColor="text1"/>
        </w:rPr>
        <w:t xml:space="preserve">Im Rahmen des ersten Typus, für den die Fälle von Kristin, Alex und Robin stehen, sind die geschlechtsverändernden medizinischen Behandlungserfahrungen in den Kontext sich wiederholender </w:t>
      </w:r>
      <w:r>
        <w:rPr>
          <w:rFonts w:eastAsia="Times New Roman" w:cs="Times New Roman"/>
          <w:color w:val="000000" w:themeColor="text1"/>
        </w:rPr>
        <w:t xml:space="preserve">Verletzungen </w:t>
      </w:r>
      <w:r>
        <w:rPr>
          <w:rFonts w:eastAsia="Times New Roman" w:cs="Times New Roman"/>
          <w:color w:val="000000" w:themeColor="text1"/>
        </w:rPr>
        <w:t xml:space="preserve">in und außerhalb medizinischer Räume eingebettet. Die diesem Typus zugehörigen Verläufe zeichnen sich durch eine biographische Erfahrungsaufschichtung von grenzverletzenden sozialen Interaktionen aus, die zu einer oder mehreren fremdbestimmenden Behandlungssituation(en) führen. Entscheidend für die Gestaltung dieser Situationen ist, dass die Biograph*innen dieses Typus bereits vor </w:t>
      </w:r>
      <w:r>
        <w:rPr>
          <w:rFonts w:eastAsia="Times New Roman" w:cs="Times New Roman"/>
          <w:color w:val="000000" w:themeColor="text1"/>
        </w:rPr>
        <w:t xml:space="preserve">ihren </w:t>
      </w:r>
      <w:r>
        <w:rPr>
          <w:rFonts w:eastAsia="Times New Roman" w:cs="Times New Roman"/>
          <w:color w:val="000000" w:themeColor="text1"/>
        </w:rPr>
        <w:t xml:space="preserve">medizinischen Eingriffen massive soziale </w:t>
      </w:r>
      <w:del w:id="1000190" w:author="Claude Lektorat" w:date="2026-06-30T12:18:05Z">
        <w:r>
          <w:rPr>
            <w:rFonts w:eastAsia="Times New Roman" w:cs="Times New Roman"/>
            <w:i/>
            <w:color w:val="000000" w:themeColor="text1"/>
          </w:rPr>
          <w:delText xml:space="preserve">Diskreditierung</w:delText>
        </w:r>
      </w:del>
      <w:ins w:id="1000191" w:author="Claude Lektorat" w:date="2026-06-30T12:18:05Z">
        <w:r>
          <w:rPr>
            <w:rFonts w:eastAsia="Times New Roman" w:cs="Times New Roman"/>
            <w:i/>
            <w:color w:val="000000" w:themeColor="text1"/>
          </w:rPr>
          <w:t xml:space="preserve">Diskreditierung erleben</w:t>
        </w:r>
      </w:ins>
      <w:r w:rsidRPr="007310A7">
        <w:rPr>
          <w:rStyle w:val="Funotenzeichen"/>
          <w:color w:val="000000" w:themeColor="text1"/>
        </w:rPr>
        <w:footnoteReference w:id="221"/>
      </w:r>
      <w:del w:id="1000192" w:author="Claude Lektorat" w:date="2026-06-30T12:18:05Z">
        <w:r>
          <w:rPr>
            <w:rFonts w:eastAsia="Times New Roman" w:cs="Times New Roman"/>
            <w:color w:val="000000" w:themeColor="text1"/>
          </w:rPr>
          <w:delText xml:space="preserve">erleben</w:delText>
        </w:r>
      </w:del>
      <w:r>
        <w:rPr>
          <w:rFonts w:eastAsia="Times New Roman" w:cs="Times New Roman"/>
          <w:color w:val="000000" w:themeColor="text1"/>
        </w:rPr>
        <w:t xml:space="preserve">. Diese geht mit Ausgrenzung sowie emotionaler und/oder körperlicher Verletzung einher, ohne dass Schutz oder Unterstützung durch Eltern bzw. signifikante </w:t>
      </w:r>
      <w:r>
        <w:rPr>
          <w:rFonts w:eastAsia="Times New Roman" w:cs="Times New Roman"/>
          <w:color w:val="000000" w:themeColor="text1"/>
        </w:rPr>
        <w:t xml:space="preserve">A</w:t>
      </w:r>
      <w:r>
        <w:rPr>
          <w:rFonts w:eastAsia="Times New Roman" w:cs="Times New Roman"/>
          <w:color w:val="000000" w:themeColor="text1"/>
        </w:rPr>
        <w:t xml:space="preserve">ndere erfahren</w:t>
      </w:r>
      <w:r>
        <w:rPr>
          <w:rFonts w:eastAsia="Times New Roman" w:cs="Times New Roman"/>
          <w:color w:val="000000" w:themeColor="text1"/>
        </w:rPr>
        <w:t xml:space="preserve"> wird</w:t>
      </w:r>
      <w:r>
        <w:rPr>
          <w:rFonts w:eastAsia="Times New Roman" w:cs="Times New Roman"/>
          <w:color w:val="000000" w:themeColor="text1"/>
        </w:rPr>
        <w:t xml:space="preserve">. </w:t>
      </w:r>
    </w:p>
    <w:p w14:paraId="13E011D3" w14:textId="31678B0B" w:rsidR="005510E2" w:rsidRPr="007310A7" w:rsidRDefault="005510E2" w:rsidP="005510E2">
      <w:pPr>
        <w:spacing w:line="360" w:lineRule="auto"/>
        <w:jc w:val="both"/>
        <w:rPr>
          <w:rFonts w:eastAsia="Times New Roman" w:cs="Times New Roman"/>
          <w:color w:val="000000" w:themeColor="text1"/>
          <w:lang w:val="en-US"/>
        </w:rPr>
      </w:pPr>
      <w:r w:rsidRPr="007310A7">
        <w:rPr>
          <w:rFonts w:eastAsia="Times New Roman" w:cs="Times New Roman"/>
          <w:color w:val="000000" w:themeColor="text1"/>
        </w:rPr>
        <w:t>Diese Erfahrungsaufschichtung führt zu einem zunehmend umfassenden Selbst</w:t>
      </w:r>
      <w:r w:rsidR="00861D88">
        <w:rPr>
          <w:rFonts w:eastAsia="Times New Roman" w:cs="Times New Roman"/>
          <w:color w:val="000000" w:themeColor="text1"/>
        </w:rPr>
        <w:t>-E</w:t>
      </w:r>
      <w:r w:rsidRPr="007310A7">
        <w:rPr>
          <w:rFonts w:eastAsia="Times New Roman" w:cs="Times New Roman"/>
          <w:color w:val="000000" w:themeColor="text1"/>
        </w:rPr>
        <w:t xml:space="preserve">rleben falsch, nicht passend und sozial unerwünscht zu sein. Dies ist vor dem Hintergrund traumatischer Ausgrenzungs- und Gewalterfahrung auch als eine </w:t>
      </w:r>
      <w:r w:rsidR="00861D88">
        <w:rPr>
          <w:rFonts w:eastAsia="Times New Roman" w:cs="Times New Roman"/>
          <w:color w:val="000000" w:themeColor="text1"/>
        </w:rPr>
        <w:t xml:space="preserve">Übernahme bzw. </w:t>
      </w:r>
      <w:r w:rsidRPr="007310A7">
        <w:rPr>
          <w:rFonts w:eastAsia="Times New Roman" w:cs="Times New Roman"/>
          <w:color w:val="000000" w:themeColor="text1"/>
        </w:rPr>
        <w:t>Verinnerlichung der abwertenden Täter*innen-Perspektive verstehbar</w:t>
      </w:r>
      <w:r w:rsidR="003C2299">
        <w:rPr>
          <w:rFonts w:eastAsia="Times New Roman" w:cs="Times New Roman"/>
          <w:color w:val="000000" w:themeColor="text1"/>
        </w:rPr>
        <w:t xml:space="preserve"> (</w:t>
      </w:r>
      <w:r w:rsidR="003C2299" w:rsidRPr="007310A7">
        <w:rPr>
          <w:rFonts w:ascii="Cambria" w:hAnsi="Cambria" w:cs="Times New Roman"/>
          <w:color w:val="000000" w:themeColor="text1"/>
        </w:rPr>
        <w:t xml:space="preserve">vgl. </w:t>
      </w:r>
      <w:proofErr w:type="spellStart"/>
      <w:r w:rsidR="003C2299" w:rsidRPr="007310A7">
        <w:rPr>
          <w:rFonts w:ascii="Cambria" w:hAnsi="Cambria" w:cs="Times New Roman"/>
          <w:color w:val="000000" w:themeColor="text1"/>
        </w:rPr>
        <w:t>Lahav</w:t>
      </w:r>
      <w:proofErr w:type="spellEnd"/>
      <w:r w:rsidR="003C2299" w:rsidRPr="007310A7">
        <w:rPr>
          <w:rFonts w:ascii="Cambria" w:hAnsi="Cambria" w:cs="Times New Roman"/>
          <w:color w:val="000000" w:themeColor="text1"/>
        </w:rPr>
        <w:t xml:space="preserve"> et al. 2025; Van der Hart 2013; Wöller et al. 2020, 7</w:t>
      </w:r>
      <w:r w:rsidR="003C2299">
        <w:rPr>
          <w:rFonts w:ascii="Cambria" w:hAnsi="Cambria" w:cs="Times New Roman"/>
          <w:color w:val="000000" w:themeColor="text1"/>
        </w:rPr>
        <w:t>)</w:t>
      </w:r>
      <w:r w:rsidRPr="007310A7">
        <w:rPr>
          <w:rFonts w:eastAsia="Times New Roman" w:cs="Times New Roman"/>
          <w:color w:val="000000" w:themeColor="text1"/>
        </w:rPr>
        <w:t xml:space="preserve">. Dabei liegt nahe, dass die emotionale Dimension des erlebten Traumas und die soziale Dimension des mit der eigenen Körpergeschlechtlichkeit assoziierten Stigmas </w:t>
      </w:r>
      <w:r w:rsidRPr="007310A7">
        <w:rPr>
          <w:rFonts w:eastAsia="Times New Roman" w:cs="Times New Roman"/>
          <w:color w:val="000000" w:themeColor="text1"/>
        </w:rPr>
        <w:lastRenderedPageBreak/>
        <w:t xml:space="preserve">zusammenwirken </w:t>
      </w:r>
      <w:r w:rsidR="00861D88">
        <w:rPr>
          <w:rFonts w:eastAsia="Times New Roman" w:cs="Times New Roman"/>
          <w:color w:val="000000" w:themeColor="text1"/>
        </w:rPr>
        <w:t xml:space="preserve">und </w:t>
      </w:r>
      <w:r w:rsidRPr="007310A7">
        <w:rPr>
          <w:rFonts w:eastAsia="Times New Roman" w:cs="Times New Roman"/>
          <w:color w:val="000000" w:themeColor="text1"/>
        </w:rPr>
        <w:t>sich wechselseitig verstärken</w:t>
      </w:r>
      <w:r w:rsidR="00C819A2" w:rsidRPr="007310A7">
        <w:rPr>
          <w:rFonts w:eastAsia="Times New Roman" w:cs="Times New Roman"/>
          <w:color w:val="000000" w:themeColor="text1"/>
        </w:rPr>
        <w:t xml:space="preserve"> </w:t>
      </w:r>
      <w:r w:rsidR="002851D0" w:rsidRPr="007310A7">
        <w:rPr>
          <w:rFonts w:eastAsia="Times New Roman" w:cs="Times New Roman"/>
          <w:color w:val="000000" w:themeColor="text1"/>
        </w:rPr>
        <w:fldChar w:fldCharType="begin"/>
      </w:r>
      <w:r w:rsidR="00E52A15" w:rsidRPr="007310A7">
        <w:rPr>
          <w:rFonts w:eastAsia="Times New Roman" w:cs="Times New Roman"/>
          <w:color w:val="000000" w:themeColor="text1"/>
        </w:rPr>
        <w:instrText xml:space="preserve"> ADDIN ZOTERO_ITEM CSL_CITATION {"citationID":"oXH0yeRl","properties":{"unsorted":true,"formattedCitation":"(vgl. Coffey u.\\uc0\\u160{}a. 1996; Lahav u.\\uc0\\u160{}a. 2025; Schr\\uc0\\u246{}der u.\\uc0\\u160{}a. 2021; Lashkay, Kinsella, und Muldoon 2023)","plainCitation":"(vgl. Coffey u. a. 1996; Lahav u. a. 2025; Schröder u. a. 2021; Lashkay, Kinsella, und Muldoon 2023)","dontUpdate":true,"noteIndex":0},"citationItems":[{"id":1112,"uris":["http://zotero.org/users/local/owKliTIb/items/4H92ACNQ"],"itemData":{"id":1112,"type":"article-journal","container-title":"Child Abuse and Neglect","DOI":"10.1016/0145-2134(96)00019-1","issue":"5","page":"447–455","publisher":"Elsevier BV","title":"Mediators of the long-term impact of child sexual abuse: Perceived stigma, betrayal, powerlessness, and self-blame","volume":"20","author":[{"family":"Coffey","given":"P."},{"family":"Leitenberg","given":"H."},{"family":"Henning","given":"K."},{"family":"Turner","given":"T."},{"family":"Bennett","given":"R. T."}],"issued":{"date-parts":[["1996"]]}},"prefix":"vgl."},{"id":1123,"uris":["http://zotero.org/users/local/owKliTIb/items/JQFBKGLU"],"itemData":{"id":1123,"type":"article-journal","container-title":"Child abuse &amp; neglect","DOI":"10.1016/j.chiabu.2024.107196","page":"107196","publisher":"Elsevier BV","title":"Complex PTSD and identification with the aggressor among survivors of childhood abuse","volume":"160","author":[{"family":"Lahav","given":"Y."},{"family":"Cloitre","given":"M."},{"family":"Hyland","given":"P."},{"family":"Shevlin","given":"M."},{"family":"Ben-Ezra","given":"M."},{"family":"Karatzias","given":"T."}],"issued":{"date-parts":[["2025"]]}}},{"id":1129,"uris":["http://zotero.org/users/local/owKliTIb/items/CTZLA6FE"],"itemData":{"id":1129,"type":"article-journal","container-title":"European journal of psychotraumatology","DOI":"10.1080/20008198.2021.1966982","issue":"1","page":"1966982","publisher":"Informa UK Limited","title":"The role of stigmatization in developing post-traumatic symptoms after experiencing child sexual abuse by a female perpetrator","volume":"12","author":[{"family":"Schröder","given":"J."},{"family":"Kratzer","given":"L."},{"family":"Yamak","given":"Y."},{"family":"Briken","given":"P."},{"family":"Tozdan","given":"S."}],"issued":{"date-parts":[["2021"]]}}},{"id":1332,"uris":["http://zotero.org/users/local/owKliTIb/items/VPATJU6Q"],"itemData":{"id":1332,"type":"article-journal","abstract":"Abstract Survivors of Adverse Childhood Experiences (ACEs) can experience dissociation because of their trauma. Those survivors can also experience stigma stemming from their traumatic experiences, which may encourage disidentification from the stigmatized group (i.e., other survivors of ACEs). However, the relationships between disidentification and dissociation have not been empirically tested. Using a social identity framework, we examined whether stigmatized trauma perceptions (the degree to which a trauma is perceived as a stigmatized experience) predicted dissociative symptoms and disi</w:instrText>
      </w:r>
      <w:r w:rsidR="00E52A15" w:rsidRPr="007310A7">
        <w:rPr>
          <w:rFonts w:eastAsia="Times New Roman" w:cs="Times New Roman"/>
          <w:color w:val="000000" w:themeColor="text1"/>
          <w:lang w:val="en-US"/>
        </w:rPr>
        <w:instrText xml:space="preserve">dentification using cross-sectional survey data. An online community sample of ACEs survivors (N = 181) completed measures of disidentification and dissociation. Stigmatized trauma perceptions were measured by respondents rating the extent to which they perceived ACEs are a stigmatizing experience. Path analysis revealed higher stigmatized trauma perceptions predicted more disidentification which resulted in greater dissociative symptoms, after controlling for ACEs and gender. The results show that survivors are more likely to disidentify from people with similar experiences when they feel their trauma is stigmatized. This disidentification was associated with greater dissociation. The findings demonstrate a link between social disidentification and personal dissociation. Further research can explore this link in other types of stigmatized traumas (e.g., suicide).","container-title":"Journal of Community &amp; Applied Social Psychology","DOI":"https://doi.org/10.1002/casp.2702","issue":"5","note":"_eprint: https://onlinelibrary.wiley.com/doi/pdf/10.1002/casp.2702","page":"1225-1240","title":"When trauma is stigmatized: Disidentification and dissociation in people affected by adverse childhood experiences","volume":"33","author":[{"family":"Lashkay","given":"Anna-Mariya"},{"family":"Kinsella","given":"Elaine L."},{"family":"Muldoon","given":"Orla T."}],"issued":{"date-parts":[["2023"]]}}}],"schema":"https://github.com/citation-style-language/schema/raw/master/csl-citation.json"} </w:instrText>
      </w:r>
      <w:r w:rsidR="002851D0" w:rsidRPr="007310A7">
        <w:rPr>
          <w:rFonts w:eastAsia="Times New Roman" w:cs="Times New Roman"/>
          <w:color w:val="000000" w:themeColor="text1"/>
        </w:rPr>
        <w:fldChar w:fldCharType="separate"/>
      </w:r>
      <w:r w:rsidR="002851D0" w:rsidRPr="007310A7">
        <w:rPr>
          <w:rFonts w:ascii="Cambria" w:hAnsi="Cambria" w:cs="Times New Roman"/>
          <w:color w:val="000000" w:themeColor="text1"/>
          <w:lang w:val="en-US"/>
        </w:rPr>
        <w:t xml:space="preserve">(vgl. Coffey et al. 1996; Lahav et al. 2025; </w:t>
      </w:r>
      <w:proofErr w:type="spellStart"/>
      <w:r w:rsidR="002851D0" w:rsidRPr="007310A7">
        <w:rPr>
          <w:rFonts w:ascii="Cambria" w:hAnsi="Cambria" w:cs="Times New Roman"/>
          <w:color w:val="000000" w:themeColor="text1"/>
          <w:lang w:val="en-US"/>
        </w:rPr>
        <w:t>Schröder</w:t>
      </w:r>
      <w:proofErr w:type="spellEnd"/>
      <w:r w:rsidR="002851D0" w:rsidRPr="007310A7">
        <w:rPr>
          <w:rFonts w:ascii="Cambria" w:hAnsi="Cambria" w:cs="Times New Roman"/>
          <w:color w:val="000000" w:themeColor="text1"/>
          <w:lang w:val="en-US"/>
        </w:rPr>
        <w:t xml:space="preserve"> et al. 2021; </w:t>
      </w:r>
      <w:proofErr w:type="spellStart"/>
      <w:r w:rsidR="002851D0" w:rsidRPr="007310A7">
        <w:rPr>
          <w:rFonts w:ascii="Cambria" w:hAnsi="Cambria" w:cs="Times New Roman"/>
          <w:color w:val="000000" w:themeColor="text1"/>
          <w:lang w:val="en-US"/>
        </w:rPr>
        <w:t>Lashkay</w:t>
      </w:r>
      <w:proofErr w:type="spellEnd"/>
      <w:r w:rsidR="002851D0" w:rsidRPr="007310A7">
        <w:rPr>
          <w:rFonts w:ascii="Cambria" w:hAnsi="Cambria" w:cs="Times New Roman"/>
          <w:color w:val="000000" w:themeColor="text1"/>
          <w:lang w:val="en-US"/>
        </w:rPr>
        <w:t xml:space="preserve"> et al. 2023)</w:t>
      </w:r>
      <w:r w:rsidR="002851D0" w:rsidRPr="007310A7">
        <w:rPr>
          <w:rFonts w:eastAsia="Times New Roman" w:cs="Times New Roman"/>
          <w:color w:val="000000" w:themeColor="text1"/>
        </w:rPr>
        <w:fldChar w:fldCharType="end"/>
      </w:r>
      <w:r w:rsidRPr="007310A7">
        <w:rPr>
          <w:rFonts w:eastAsia="Times New Roman" w:cs="Times New Roman"/>
          <w:color w:val="000000" w:themeColor="text1"/>
          <w:lang w:val="en-US"/>
        </w:rPr>
        <w:t>.</w:t>
      </w:r>
      <w:r w:rsidRPr="007310A7">
        <w:rPr>
          <w:rStyle w:val="Funotenzeichen"/>
          <w:color w:val="000000" w:themeColor="text1"/>
        </w:rPr>
        <w:footnoteReference w:id="222"/>
      </w:r>
      <w:r w:rsidRPr="007310A7">
        <w:rPr>
          <w:rFonts w:eastAsia="Times New Roman" w:cs="Times New Roman"/>
          <w:color w:val="000000" w:themeColor="text1"/>
          <w:lang w:val="en-US"/>
        </w:rPr>
        <w:t xml:space="preserve"> </w:t>
      </w:r>
    </w:p>
    <w:p w14:paraId="16187EAE" w14:textId="184AAFC5" w:rsidR="005510E2" w:rsidRPr="007310A7" w:rsidRDefault="005510E2" w:rsidP="003C2299">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 xml:space="preserve">Die spezifische </w:t>
      </w:r>
      <w:r w:rsidR="003C2299">
        <w:rPr>
          <w:rFonts w:eastAsia="Times New Roman" w:cs="Times New Roman"/>
          <w:color w:val="000000" w:themeColor="text1"/>
        </w:rPr>
        <w:t xml:space="preserve">skizzierte </w:t>
      </w:r>
      <w:r w:rsidRPr="007310A7">
        <w:rPr>
          <w:rFonts w:eastAsia="Times New Roman" w:cs="Times New Roman"/>
          <w:color w:val="000000" w:themeColor="text1"/>
        </w:rPr>
        <w:t>Erfahrungsaufschichtung</w:t>
      </w:r>
      <w:r w:rsidR="003C2299">
        <w:rPr>
          <w:rFonts w:eastAsia="Times New Roman" w:cs="Times New Roman"/>
          <w:color w:val="000000" w:themeColor="text1"/>
        </w:rPr>
        <w:t xml:space="preserve"> </w:t>
      </w:r>
      <w:r w:rsidRPr="007310A7">
        <w:rPr>
          <w:rFonts w:eastAsia="Times New Roman" w:cs="Times New Roman"/>
          <w:color w:val="000000" w:themeColor="text1"/>
        </w:rPr>
        <w:t xml:space="preserve">ist ausschlaggebend dafür, dass Vertreter*innen des ersten Typus eine Einwilligung in die ihnen als </w:t>
      </w:r>
      <w:r w:rsidR="003C2299">
        <w:rPr>
          <w:rFonts w:eastAsia="Times New Roman" w:cs="Times New Roman"/>
          <w:color w:val="000000" w:themeColor="text1"/>
        </w:rPr>
        <w:t xml:space="preserve">alternativlos </w:t>
      </w:r>
      <w:r w:rsidRPr="007310A7">
        <w:rPr>
          <w:rFonts w:eastAsia="Times New Roman" w:cs="Times New Roman"/>
          <w:color w:val="000000" w:themeColor="text1"/>
        </w:rPr>
        <w:t xml:space="preserve">präsentierte </w:t>
      </w:r>
      <w:r w:rsidR="003C2299">
        <w:rPr>
          <w:rFonts w:eastAsia="Times New Roman" w:cs="Times New Roman"/>
          <w:color w:val="000000" w:themeColor="text1"/>
        </w:rPr>
        <w:t xml:space="preserve">geschlechtsverändernde </w:t>
      </w:r>
      <w:r w:rsidRPr="007310A7">
        <w:rPr>
          <w:rFonts w:eastAsia="Times New Roman" w:cs="Times New Roman"/>
          <w:color w:val="000000" w:themeColor="text1"/>
        </w:rPr>
        <w:t xml:space="preserve">Behandlung als einzigen Ausweg aus einer </w:t>
      </w:r>
      <w:r w:rsidR="00523172">
        <w:rPr>
          <w:rFonts w:eastAsia="Times New Roman" w:cs="Times New Roman"/>
          <w:color w:val="000000" w:themeColor="text1"/>
        </w:rPr>
        <w:t xml:space="preserve">Situation </w:t>
      </w:r>
      <w:r w:rsidRPr="007310A7">
        <w:rPr>
          <w:rFonts w:eastAsia="Times New Roman" w:cs="Times New Roman"/>
          <w:color w:val="000000" w:themeColor="text1"/>
        </w:rPr>
        <w:t>soziale</w:t>
      </w:r>
      <w:r w:rsidR="00523172">
        <w:rPr>
          <w:rFonts w:eastAsia="Times New Roman" w:cs="Times New Roman"/>
          <w:color w:val="000000" w:themeColor="text1"/>
        </w:rPr>
        <w:t xml:space="preserve">r, </w:t>
      </w:r>
      <w:r w:rsidRPr="007310A7">
        <w:rPr>
          <w:rFonts w:eastAsia="Times New Roman" w:cs="Times New Roman"/>
          <w:color w:val="000000" w:themeColor="text1"/>
        </w:rPr>
        <w:t>emotionale</w:t>
      </w:r>
      <w:r w:rsidR="00523172">
        <w:rPr>
          <w:rFonts w:eastAsia="Times New Roman" w:cs="Times New Roman"/>
          <w:color w:val="000000" w:themeColor="text1"/>
        </w:rPr>
        <w:t>r</w:t>
      </w:r>
      <w:r w:rsidRPr="007310A7">
        <w:rPr>
          <w:rFonts w:eastAsia="Times New Roman" w:cs="Times New Roman"/>
          <w:color w:val="000000" w:themeColor="text1"/>
        </w:rPr>
        <w:t xml:space="preserve"> </w:t>
      </w:r>
      <w:r w:rsidR="00523172">
        <w:rPr>
          <w:rFonts w:eastAsia="Times New Roman" w:cs="Times New Roman"/>
          <w:color w:val="000000" w:themeColor="text1"/>
        </w:rPr>
        <w:t xml:space="preserve">und teilweise körperlicher </w:t>
      </w:r>
      <w:proofErr w:type="spellStart"/>
      <w:r w:rsidR="00523172">
        <w:rPr>
          <w:rFonts w:eastAsia="Times New Roman" w:cs="Times New Roman"/>
          <w:color w:val="000000" w:themeColor="text1"/>
        </w:rPr>
        <w:t>Bedrohtheit</w:t>
      </w:r>
      <w:proofErr w:type="spellEnd"/>
      <w:r w:rsidR="00523172">
        <w:rPr>
          <w:rFonts w:eastAsia="Times New Roman" w:cs="Times New Roman"/>
          <w:color w:val="000000" w:themeColor="text1"/>
        </w:rPr>
        <w:t xml:space="preserve"> </w:t>
      </w:r>
      <w:r w:rsidRPr="007310A7">
        <w:rPr>
          <w:rFonts w:eastAsia="Times New Roman" w:cs="Times New Roman"/>
          <w:color w:val="000000" w:themeColor="text1"/>
        </w:rPr>
        <w:t>erleben. Diese Einwilligungssituation ist durch eine massive Limitation von Handlungsmacht charakterisiert, wobei</w:t>
      </w:r>
      <w:r w:rsidR="00523172">
        <w:rPr>
          <w:rFonts w:eastAsia="Times New Roman" w:cs="Times New Roman"/>
          <w:color w:val="000000" w:themeColor="text1"/>
        </w:rPr>
        <w:t xml:space="preserve"> in der Vergangenheit </w:t>
      </w:r>
      <w:r w:rsidRPr="007310A7">
        <w:rPr>
          <w:rFonts w:eastAsia="Times New Roman" w:cs="Times New Roman"/>
          <w:color w:val="000000" w:themeColor="text1"/>
        </w:rPr>
        <w:t xml:space="preserve">erlebte Ohnmacht </w:t>
      </w:r>
      <w:r w:rsidR="003C2299">
        <w:rPr>
          <w:rFonts w:eastAsia="Times New Roman" w:cs="Times New Roman"/>
          <w:color w:val="000000" w:themeColor="text1"/>
        </w:rPr>
        <w:t xml:space="preserve">im Kontext massiver Verletzungserfahrungen </w:t>
      </w:r>
      <w:r w:rsidRPr="007310A7">
        <w:rPr>
          <w:rFonts w:eastAsia="Times New Roman" w:cs="Times New Roman"/>
          <w:color w:val="000000" w:themeColor="text1"/>
        </w:rPr>
        <w:t>sich innerhalb des medizinischen Handlungskontexts</w:t>
      </w:r>
      <w:r w:rsidR="00523172">
        <w:rPr>
          <w:rFonts w:eastAsia="Times New Roman" w:cs="Times New Roman"/>
          <w:color w:val="000000" w:themeColor="text1"/>
        </w:rPr>
        <w:t xml:space="preserve"> im Jugend- bzw. Erwachsenenalter</w:t>
      </w:r>
      <w:r w:rsidRPr="007310A7">
        <w:rPr>
          <w:rFonts w:eastAsia="Times New Roman" w:cs="Times New Roman"/>
          <w:color w:val="000000" w:themeColor="text1"/>
        </w:rPr>
        <w:t xml:space="preserve"> fortsetzt. Dabei kommt klinischen Behandler*innen auf </w:t>
      </w:r>
      <w:r w:rsidR="00523172">
        <w:rPr>
          <w:rFonts w:eastAsia="Times New Roman" w:cs="Times New Roman"/>
          <w:color w:val="000000" w:themeColor="text1"/>
        </w:rPr>
        <w:t xml:space="preserve">erlebter </w:t>
      </w:r>
      <w:r w:rsidRPr="007310A7">
        <w:rPr>
          <w:rFonts w:eastAsia="Times New Roman" w:cs="Times New Roman"/>
          <w:color w:val="000000" w:themeColor="text1"/>
        </w:rPr>
        <w:t>Ebene nicht nur die Funktion zu</w:t>
      </w:r>
      <w:r w:rsidR="00523172">
        <w:rPr>
          <w:rFonts w:eastAsia="Times New Roman" w:cs="Times New Roman"/>
          <w:color w:val="000000" w:themeColor="text1"/>
        </w:rPr>
        <w:t>,</w:t>
      </w:r>
      <w:r w:rsidRPr="007310A7">
        <w:rPr>
          <w:rFonts w:eastAsia="Times New Roman" w:cs="Times New Roman"/>
          <w:color w:val="000000" w:themeColor="text1"/>
        </w:rPr>
        <w:t xml:space="preserve"> das körpergeschlechtlich ‚Falsche’ der Biograph*innen zu korrigieren, sondern auch das ‚Falsche’ des bereits diskreditierten Selbst. Dementsprechend werden die ärztlichen Vorgaben als </w:t>
      </w:r>
      <w:proofErr w:type="spellStart"/>
      <w:r w:rsidRPr="007310A7">
        <w:rPr>
          <w:rFonts w:eastAsia="Times New Roman" w:cs="Times New Roman"/>
          <w:color w:val="000000" w:themeColor="text1"/>
        </w:rPr>
        <w:t>unhinterfragbar</w:t>
      </w:r>
      <w:proofErr w:type="spellEnd"/>
      <w:r w:rsidRPr="007310A7">
        <w:rPr>
          <w:rFonts w:eastAsia="Times New Roman" w:cs="Times New Roman"/>
          <w:color w:val="000000" w:themeColor="text1"/>
        </w:rPr>
        <w:t xml:space="preserve"> akzeptiert</w:t>
      </w:r>
      <w:r w:rsidR="00523172">
        <w:rPr>
          <w:rFonts w:eastAsia="Times New Roman" w:cs="Times New Roman"/>
          <w:color w:val="000000" w:themeColor="text1"/>
        </w:rPr>
        <w:t xml:space="preserve"> und hingenommen</w:t>
      </w:r>
      <w:r w:rsidRPr="007310A7">
        <w:rPr>
          <w:rFonts w:eastAsia="Times New Roman" w:cs="Times New Roman"/>
          <w:color w:val="000000" w:themeColor="text1"/>
        </w:rPr>
        <w:t>.  Die Handlungsorientierung des ersten Typus kann somit als</w:t>
      </w:r>
      <w:r w:rsidRPr="007310A7">
        <w:rPr>
          <w:rFonts w:eastAsia="Times New Roman" w:cs="Times New Roman"/>
          <w:i/>
          <w:color w:val="000000" w:themeColor="text1"/>
        </w:rPr>
        <w:t xml:space="preserve"> ‚Rettungs-Versuch’ eines bereits diskreditierten Selbst in Anbetracht erfahrener und weiterhin drohender Gewalt verstanden werden.</w:t>
      </w:r>
      <w:r w:rsidRPr="007310A7">
        <w:rPr>
          <w:rFonts w:eastAsia="Times New Roman" w:cs="Times New Roman"/>
          <w:color w:val="000000" w:themeColor="text1"/>
        </w:rPr>
        <w:t xml:space="preserve"> In den Fällen von Alex und Kristin ist diese Rettungs-Strategie zusätzlich eng mit der Dimension bereits bestehender, durch medizinische Eingriffe verursachter, körperlicher Versehrtheit verbunden. Hier ist die Durchführung einer als ausweglos erlebten geschlechtsverändernden Behandlung nicht nur ein Rettungsversuch vor erneuten Gewalterfahrungen, sondern ebenfalls vor weiteren, sich potentiell noch verstärkenden körperlichen Beschwerden. </w:t>
      </w:r>
    </w:p>
    <w:p w14:paraId="44C0A770" w14:textId="4D6F4954" w:rsidR="005510E2" w:rsidRPr="007310A7" w:rsidRDefault="005510E2" w:rsidP="00523172">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 xml:space="preserve">Daher verfügen die Vertreter*innen des ersten Typus lediglich über eine scheinbare Wahlmöglichkeit zwischen verschiedenen Formen körperlicher und </w:t>
      </w:r>
      <w:r w:rsidR="00523172">
        <w:rPr>
          <w:rFonts w:eastAsia="Times New Roman" w:cs="Times New Roman"/>
          <w:color w:val="000000" w:themeColor="text1"/>
        </w:rPr>
        <w:t xml:space="preserve">emotionaler </w:t>
      </w:r>
      <w:r w:rsidRPr="007310A7">
        <w:rPr>
          <w:rFonts w:eastAsia="Times New Roman" w:cs="Times New Roman"/>
          <w:color w:val="000000" w:themeColor="text1"/>
        </w:rPr>
        <w:t xml:space="preserve">Verletzung und haben nahezu keine Möglichkeiten soziale Interaktionen mit zu gestalten. Einer relationalen Konzeptualisierung von Agency folgend kommt es zu einem massiven Beschränkung von Handlungs- und Gestaltungsmöglichkeiten </w:t>
      </w:r>
      <w:r w:rsidRPr="007310A7">
        <w:rPr>
          <w:rFonts w:eastAsia="Times New Roman" w:cs="Times New Roman"/>
          <w:color w:val="000000" w:themeColor="text1"/>
        </w:rPr>
        <w:lastRenderedPageBreak/>
        <w:t xml:space="preserve">der Biograph*innen sowohl in der Beziehung zu ihren Behandler*innen als auch zu ihren miteinwilligenden Eltern. Unter Verwendung eines Konzepts der </w:t>
      </w:r>
      <w:r w:rsidRPr="00C56453">
        <w:rPr>
          <w:rFonts w:eastAsia="Times New Roman" w:cs="Times New Roman"/>
          <w:i/>
          <w:iCs/>
          <w:color w:val="000000" w:themeColor="text1"/>
        </w:rPr>
        <w:t>restriktiven Gewalt</w:t>
      </w:r>
      <w:r w:rsidRPr="007310A7">
        <w:rPr>
          <w:rFonts w:eastAsia="Times New Roman" w:cs="Times New Roman"/>
          <w:color w:val="000000" w:themeColor="text1"/>
        </w:rPr>
        <w:t xml:space="preserve"> (siehe </w:t>
      </w:r>
      <w:r w:rsidR="00C56453">
        <w:rPr>
          <w:rFonts w:eastAsia="Times New Roman" w:cs="Times New Roman"/>
          <w:color w:val="000000" w:themeColor="text1"/>
        </w:rPr>
        <w:t xml:space="preserve">auch </w:t>
      </w:r>
      <w:r w:rsidRPr="007310A7">
        <w:rPr>
          <w:rFonts w:eastAsia="Times New Roman" w:cs="Times New Roman"/>
          <w:color w:val="000000" w:themeColor="text1"/>
        </w:rPr>
        <w:t>2.3.) können die Behandlungserfahrungen dieses Typus zudem als gewaltvoll konzeptualisiert werden: Akteur*innen willigen zwar in einen körperlich verletzenden medizinischen Eingriff ein, jedoch vor dem Hintergrund fehlender Handlungs- und Entscheidungsalternativen. Dabei greifen die innerhalb des medizinischen Behandlungsraums erlebte, machtvoll konstruierte Alternativlosigkeit und die in nicht-medizinischen Kontexten drohende</w:t>
      </w:r>
      <w:r w:rsidR="00C56453">
        <w:rPr>
          <w:rFonts w:eastAsia="Times New Roman" w:cs="Times New Roman"/>
          <w:color w:val="000000" w:themeColor="text1"/>
        </w:rPr>
        <w:t xml:space="preserve">n gewaltvollen Verletzungen </w:t>
      </w:r>
      <w:r w:rsidRPr="007310A7">
        <w:rPr>
          <w:rFonts w:eastAsia="Times New Roman" w:cs="Times New Roman"/>
          <w:color w:val="000000" w:themeColor="text1"/>
        </w:rPr>
        <w:t>ineinander und konstituieren ein</w:t>
      </w:r>
      <w:r w:rsidR="00C56453">
        <w:rPr>
          <w:rFonts w:eastAsia="Times New Roman" w:cs="Times New Roman"/>
          <w:color w:val="000000" w:themeColor="text1"/>
        </w:rPr>
        <w:t>e</w:t>
      </w:r>
      <w:r w:rsidRPr="007310A7">
        <w:rPr>
          <w:rFonts w:eastAsia="Times New Roman" w:cs="Times New Roman"/>
          <w:color w:val="000000" w:themeColor="text1"/>
        </w:rPr>
        <w:t xml:space="preserve"> weitere</w:t>
      </w:r>
      <w:r w:rsidR="00C56453">
        <w:rPr>
          <w:rFonts w:eastAsia="Times New Roman" w:cs="Times New Roman"/>
          <w:color w:val="000000" w:themeColor="text1"/>
        </w:rPr>
        <w:t xml:space="preserve"> Dimension der </w:t>
      </w:r>
      <w:r w:rsidRPr="007310A7">
        <w:rPr>
          <w:rFonts w:eastAsia="Times New Roman" w:cs="Times New Roman"/>
          <w:color w:val="000000" w:themeColor="text1"/>
        </w:rPr>
        <w:t>Gewalt.</w:t>
      </w:r>
    </w:p>
    <w:p w14:paraId="28629E08" w14:textId="3BF39A1E" w:rsidR="005510E2" w:rsidRPr="007310A7" w:rsidRDefault="005510E2" w:rsidP="006A7497">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 xml:space="preserve">Dieser Verlust von Handlungsmacht kann im Kontext von </w:t>
      </w:r>
      <w:r w:rsidR="00E612ED">
        <w:rPr>
          <w:rFonts w:eastAsia="Times New Roman" w:cs="Times New Roman"/>
          <w:color w:val="000000" w:themeColor="text1"/>
        </w:rPr>
        <w:t>–</w:t>
      </w:r>
      <w:r w:rsidRPr="007310A7">
        <w:rPr>
          <w:rFonts w:eastAsia="Times New Roman" w:cs="Times New Roman"/>
          <w:color w:val="000000" w:themeColor="text1"/>
        </w:rPr>
        <w:t xml:space="preserve"> bis in die Gegenwart der jeweiligen Behandlungssituation </w:t>
      </w:r>
      <w:r w:rsidR="00E612ED">
        <w:rPr>
          <w:rFonts w:eastAsia="Times New Roman" w:cs="Times New Roman"/>
          <w:color w:val="000000" w:themeColor="text1"/>
        </w:rPr>
        <w:t xml:space="preserve">– </w:t>
      </w:r>
      <w:r w:rsidRPr="007310A7">
        <w:rPr>
          <w:rFonts w:eastAsia="Times New Roman" w:cs="Times New Roman"/>
          <w:color w:val="000000" w:themeColor="text1"/>
        </w:rPr>
        <w:t>drohende</w:t>
      </w:r>
      <w:r w:rsidR="00E612ED">
        <w:rPr>
          <w:rFonts w:eastAsia="Times New Roman" w:cs="Times New Roman"/>
          <w:color w:val="000000" w:themeColor="text1"/>
        </w:rPr>
        <w:t>n</w:t>
      </w:r>
      <w:r w:rsidRPr="007310A7">
        <w:rPr>
          <w:rFonts w:eastAsia="Times New Roman" w:cs="Times New Roman"/>
          <w:color w:val="000000" w:themeColor="text1"/>
        </w:rPr>
        <w:t xml:space="preserve"> </w:t>
      </w:r>
      <w:r w:rsidR="00E612ED">
        <w:rPr>
          <w:rFonts w:eastAsia="Times New Roman" w:cs="Times New Roman"/>
          <w:color w:val="000000" w:themeColor="text1"/>
        </w:rPr>
        <w:t xml:space="preserve">Verletzungserfahrungen </w:t>
      </w:r>
      <w:r w:rsidRPr="007310A7">
        <w:rPr>
          <w:rFonts w:eastAsia="Times New Roman" w:cs="Times New Roman"/>
          <w:color w:val="000000" w:themeColor="text1"/>
        </w:rPr>
        <w:t xml:space="preserve">verstanden werden, mit der die Vertreter*innen dieses Typus </w:t>
      </w:r>
      <w:r w:rsidR="00E612ED">
        <w:rPr>
          <w:rFonts w:eastAsia="Times New Roman" w:cs="Times New Roman"/>
          <w:color w:val="000000" w:themeColor="text1"/>
        </w:rPr>
        <w:t>i</w:t>
      </w:r>
      <w:r w:rsidR="00E612ED">
        <w:rPr>
          <w:rFonts w:eastAsia="Times New Roman" w:cs="Times New Roman"/>
          <w:color w:val="000000" w:themeColor="text1"/>
        </w:rPr>
        <w:t>n ihrem</w:t>
      </w:r>
      <w:r w:rsidR="00E612ED">
        <w:rPr>
          <w:rFonts w:eastAsia="Times New Roman" w:cs="Times New Roman"/>
          <w:color w:val="000000" w:themeColor="text1"/>
        </w:rPr>
        <w:t xml:space="preserve"> jeweiligen sozialen Umfeld </w:t>
      </w:r>
      <w:r w:rsidRPr="007310A7">
        <w:rPr>
          <w:rFonts w:eastAsia="Times New Roman" w:cs="Times New Roman"/>
          <w:color w:val="000000" w:themeColor="text1"/>
        </w:rPr>
        <w:t xml:space="preserve">konfrontiert sind. Zudem kann es sich wie im Fall von Kristin um eine weiterhin als solche </w:t>
      </w:r>
      <w:r w:rsidRPr="007310A7">
        <w:rPr>
          <w:rFonts w:eastAsia="Times New Roman" w:cs="Times New Roman"/>
          <w:i/>
          <w:color w:val="000000" w:themeColor="text1"/>
        </w:rPr>
        <w:t>erlebte</w:t>
      </w:r>
      <w:r w:rsidRPr="007310A7">
        <w:rPr>
          <w:rFonts w:eastAsia="Times New Roman" w:cs="Times New Roman"/>
          <w:color w:val="000000" w:themeColor="text1"/>
        </w:rPr>
        <w:t xml:space="preserve"> Bedrohung in der Konfrontation mit Ärzt*innen und Psycholog*innen handeln. Diese anhaltende Befürchtung von gewaltvollen Grenzverletzungen ist vor dem Hintergrund nicht-verarbeiteter traumatischer Erfahrungen in der Vergangenheit verstehbar, die bis in die Gegenwart fortwirken. Diese Konstellation ist als Untertypus verstehbar, der sich durch die Verwobenheit von ohnmächtig erlebten, lediglich formal selbstbestimmten medizinischen Interventionen in der Gegenwart, mit gewaltvollen Erlebnissen innerhalb medizinischer Räumen in der weiter zurückliegenden Vergangenheit auszeichnet: Hier kann die Einwilligung in die ärztlichen Vorgaben im Erwachsenenalter als Überlebensstratege vor dem biographischen Hintergrund sich wiederholender Gewalterfahrungen bzw. sequenzieller Traumatisierung verstanden werden </w:t>
      </w:r>
      <w:r w:rsidR="002851D0" w:rsidRPr="007310A7">
        <w:rPr>
          <w:rFonts w:eastAsia="Times New Roman" w:cs="Times New Roman"/>
          <w:color w:val="000000" w:themeColor="text1"/>
        </w:rPr>
        <w:fldChar w:fldCharType="begin"/>
      </w:r>
      <w:r w:rsidR="002851D0" w:rsidRPr="007310A7">
        <w:rPr>
          <w:rFonts w:eastAsia="Times New Roman" w:cs="Times New Roman"/>
          <w:color w:val="000000" w:themeColor="text1"/>
        </w:rPr>
        <w:instrText xml:space="preserve"> ADDIN ZOTERO_ITEM CSL_CITATION {"citationID":"fxNb6jwt","properties":{"unsorted":false,"formattedCitation":"(vgl. auch Becker 2014)","plainCitation":"(vgl. auch Becker 2014)","noteIndex":0},"citationItems":[{"id":1162,"uris":["http://zotero.org/users/local/owKliTIb/items/2VZ6JA9Y"],"itemData":{"id":1162,"type":"book","publisher":"Psychosozial Verlag","publisher-place":"Gießen","title":"Die Erfindung des Traumas. Verflochtene Geschichten","author":[{"family":"Becker","given":"David"}],"issued":{"date-parts":[["2014"]]}},"prefix":"vgl. auch"}],"schema":"https://github.com/citation-style-language/schema/raw/master/csl-citation.json"} </w:instrText>
      </w:r>
      <w:r w:rsidR="002851D0" w:rsidRPr="007310A7">
        <w:rPr>
          <w:rFonts w:eastAsia="Times New Roman" w:cs="Times New Roman"/>
          <w:color w:val="000000" w:themeColor="text1"/>
        </w:rPr>
        <w:fldChar w:fldCharType="separate"/>
      </w:r>
      <w:r w:rsidR="002851D0" w:rsidRPr="007310A7">
        <w:rPr>
          <w:rFonts w:ascii="Cambria" w:hAnsi="Cambria"/>
          <w:color w:val="000000" w:themeColor="text1"/>
        </w:rPr>
        <w:t>(vgl. auch Becker 2014)</w:t>
      </w:r>
      <w:r w:rsidR="002851D0" w:rsidRPr="007310A7">
        <w:rPr>
          <w:rFonts w:eastAsia="Times New Roman" w:cs="Times New Roman"/>
          <w:color w:val="000000" w:themeColor="text1"/>
        </w:rPr>
        <w:fldChar w:fldCharType="end"/>
      </w:r>
      <w:r w:rsidRPr="007310A7">
        <w:rPr>
          <w:rFonts w:eastAsia="Times New Roman" w:cs="Times New Roman"/>
          <w:color w:val="000000" w:themeColor="text1"/>
        </w:rPr>
        <w:t xml:space="preserve">. Dieser Untertypus lässt sich als </w:t>
      </w:r>
      <w:r w:rsidRPr="007310A7">
        <w:rPr>
          <w:rFonts w:eastAsia="Times New Roman" w:cs="Times New Roman"/>
          <w:i/>
          <w:color w:val="000000" w:themeColor="text1"/>
        </w:rPr>
        <w:t xml:space="preserve">‚Rettungs-Versuch’ eines bereits diskreditierten Selbst in Anbetracht erfahrener und weiterhin antizipierter Gewalt </w:t>
      </w:r>
      <w:r w:rsidRPr="007310A7">
        <w:rPr>
          <w:rFonts w:eastAsia="Times New Roman" w:cs="Times New Roman"/>
          <w:color w:val="000000" w:themeColor="text1"/>
        </w:rPr>
        <w:t>beschreiben.</w:t>
      </w:r>
    </w:p>
    <w:p w14:paraId="02BD484B" w14:textId="77777777" w:rsidR="009E4FEC" w:rsidRDefault="009E4FEC" w:rsidP="002851D0">
      <w:pPr>
        <w:spacing w:before="480" w:after="240" w:line="360" w:lineRule="auto"/>
        <w:jc w:val="both"/>
        <w:rPr>
          <w:rFonts w:eastAsia="Times New Roman" w:cs="Times New Roman"/>
          <w:i/>
          <w:color w:val="000000" w:themeColor="text1"/>
        </w:rPr>
      </w:pPr>
    </w:p>
    <w:p w14:paraId="312AC18B" w14:textId="562FCC4B" w:rsidR="005510E2" w:rsidRPr="007310A7" w:rsidRDefault="005510E2" w:rsidP="002851D0">
      <w:pPr>
        <w:spacing w:before="480" w:after="240" w:line="360" w:lineRule="auto"/>
        <w:jc w:val="both"/>
        <w:rPr>
          <w:rFonts w:eastAsia="Times New Roman" w:cs="Times New Roman"/>
          <w:i/>
          <w:color w:val="000000" w:themeColor="text1"/>
        </w:rPr>
      </w:pPr>
      <w:r w:rsidRPr="004244C4">
        <w:rPr>
          <w:rFonts w:eastAsia="Times New Roman" w:cs="Times New Roman"/>
          <w:i/>
          <w:color w:val="000000" w:themeColor="text1"/>
        </w:rPr>
        <w:lastRenderedPageBreak/>
        <w:t>Typus</w:t>
      </w:r>
      <w:r w:rsidRPr="007310A7">
        <w:rPr>
          <w:rFonts w:eastAsia="Times New Roman" w:cs="Times New Roman"/>
          <w:i/>
          <w:color w:val="000000" w:themeColor="text1"/>
        </w:rPr>
        <w:t xml:space="preserve"> 2: Geschlechtsverändernde Eingriffe als Strategie des Stigma-Managements in Anbetracht normativer Beziehungsanforderungen</w:t>
      </w:r>
    </w:p>
    <w:p w14:paraId="1E022D65" w14:textId="48E16B69" w:rsidR="005510E2" w:rsidRPr="007310A7" w:rsidRDefault="005510E2" w:rsidP="005510E2">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Der Fall von Valerie steht für den zweiten gebildeten </w:t>
      </w:r>
      <w:r w:rsidR="004244C4">
        <w:rPr>
          <w:rFonts w:eastAsia="Times New Roman" w:cs="Times New Roman"/>
          <w:color w:val="000000" w:themeColor="text1"/>
        </w:rPr>
        <w:t>Verlaufst</w:t>
      </w:r>
      <w:r w:rsidRPr="007310A7">
        <w:rPr>
          <w:rFonts w:eastAsia="Times New Roman" w:cs="Times New Roman"/>
          <w:color w:val="000000" w:themeColor="text1"/>
        </w:rPr>
        <w:t xml:space="preserve">ypus. Für diesen ist strukturrelevant, dass es sich um eine </w:t>
      </w:r>
      <w:proofErr w:type="spellStart"/>
      <w:r w:rsidRPr="007310A7">
        <w:rPr>
          <w:rFonts w:eastAsia="Times New Roman" w:cs="Times New Roman"/>
          <w:i/>
          <w:color w:val="000000" w:themeColor="text1"/>
        </w:rPr>
        <w:t>diskreditierbare</w:t>
      </w:r>
      <w:proofErr w:type="spellEnd"/>
      <w:r w:rsidRPr="007310A7">
        <w:rPr>
          <w:rFonts w:eastAsia="Times New Roman" w:cs="Times New Roman"/>
          <w:color w:val="000000" w:themeColor="text1"/>
        </w:rPr>
        <w:t xml:space="preserve"> körpergeschlechtliche Variation handelt: Diese ist in Alltagssituationen überwiegend unerkennbar, kann jedoch im Kontext körperlich intimer bzw. partnerschaftlicher Interaktionen thematisch und in der Konsequenz </w:t>
      </w:r>
      <w:r w:rsidRPr="007310A7">
        <w:rPr>
          <w:rFonts w:eastAsia="Times New Roman" w:cs="Times New Roman"/>
          <w:i/>
          <w:color w:val="000000" w:themeColor="text1"/>
        </w:rPr>
        <w:t>diskreditiert</w:t>
      </w:r>
      <w:r w:rsidRPr="007310A7">
        <w:rPr>
          <w:rFonts w:eastAsia="Times New Roman" w:cs="Times New Roman"/>
          <w:color w:val="000000" w:themeColor="text1"/>
        </w:rPr>
        <w:t xml:space="preserve"> werden. Im Handlungsverlauf dienen geschlechtsverändernde Eingriffe dem Stigma-Management, ohne dass stigmatisierende Zuschreibungen und Gewalt – in sozialen Interaktionen außerhalb des medizinischen und familialen Kontextes – bereits erfahren wurden. Der Typus zeichnet sich durch das Erfüllen </w:t>
      </w:r>
      <w:r w:rsidR="004244C4">
        <w:rPr>
          <w:rFonts w:eastAsia="Times New Roman" w:cs="Times New Roman"/>
          <w:color w:val="000000" w:themeColor="text1"/>
        </w:rPr>
        <w:t>dominanz</w:t>
      </w:r>
      <w:r w:rsidRPr="007310A7">
        <w:rPr>
          <w:rFonts w:eastAsia="Times New Roman" w:cs="Times New Roman"/>
          <w:color w:val="000000" w:themeColor="text1"/>
        </w:rPr>
        <w:t xml:space="preserve">gesellschaftlicher vergeschlechtlichter Anforderungen mittels Strategien des kontinuierliches Verdeckens und Modifizierens der eigenen </w:t>
      </w:r>
      <w:proofErr w:type="spellStart"/>
      <w:r w:rsidRPr="007310A7">
        <w:rPr>
          <w:rFonts w:eastAsia="Times New Roman" w:cs="Times New Roman"/>
          <w:color w:val="000000" w:themeColor="text1"/>
        </w:rPr>
        <w:t>Diskreditierbarkeit</w:t>
      </w:r>
      <w:proofErr w:type="spellEnd"/>
      <w:r w:rsidRPr="007310A7">
        <w:rPr>
          <w:rFonts w:eastAsia="Times New Roman" w:cs="Times New Roman"/>
          <w:color w:val="000000" w:themeColor="text1"/>
        </w:rPr>
        <w:t xml:space="preserve"> aus. Dabei sind normanpassende geschlechtsverändernde Behandlungen Teil einer früh erlebten und dadurch biographisch etablierten Strategie, um Diskreditierung und daraus </w:t>
      </w:r>
      <w:r w:rsidR="004244C4">
        <w:rPr>
          <w:rFonts w:eastAsia="Times New Roman" w:cs="Times New Roman"/>
          <w:color w:val="000000" w:themeColor="text1"/>
        </w:rPr>
        <w:t xml:space="preserve">potentiell </w:t>
      </w:r>
      <w:r w:rsidRPr="007310A7">
        <w:rPr>
          <w:rFonts w:eastAsia="Times New Roman" w:cs="Times New Roman"/>
          <w:color w:val="000000" w:themeColor="text1"/>
        </w:rPr>
        <w:t xml:space="preserve">folgende soziale Ablehnung in nahen Beziehungen zu verhindern. Dies ermöglicht den Vertreter*innen dieses Typus sich in einzelnen Lebensbereichen als ‚Normal' zu erleben und sich von der in anderen Lebensbereichen und biographischen Abschnitten erlebten Stigmatisierung ihrer Variation zu distanzieren. </w:t>
      </w:r>
      <w:r w:rsidRPr="007310A7">
        <w:rPr>
          <w:color w:val="000000" w:themeColor="text1"/>
        </w:rPr>
        <w:t xml:space="preserve">Diese Handlungsstrategie lässt sich daher als </w:t>
      </w:r>
      <w:r w:rsidRPr="007310A7">
        <w:rPr>
          <w:i/>
          <w:color w:val="000000" w:themeColor="text1"/>
        </w:rPr>
        <w:t>medizinische Eingriffe als Strategie des Stigma-Managements des diskreditierbaren Selbst im Kontext geschlechtlicher Normen und Beziehungsanforderungen</w:t>
      </w:r>
      <w:r w:rsidRPr="007310A7">
        <w:rPr>
          <w:color w:val="000000" w:themeColor="text1"/>
        </w:rPr>
        <w:t xml:space="preserve"> bezeichnen.</w:t>
      </w:r>
    </w:p>
    <w:p w14:paraId="54BFAC55" w14:textId="16A504A6" w:rsidR="005510E2" w:rsidRPr="007310A7" w:rsidRDefault="005510E2" w:rsidP="006A7497">
      <w:pPr>
        <w:spacing w:before="240" w:line="360" w:lineRule="auto"/>
        <w:jc w:val="both"/>
        <w:rPr>
          <w:color w:val="000000" w:themeColor="text1"/>
        </w:rPr>
      </w:pPr>
      <w:r w:rsidRPr="007310A7">
        <w:rPr>
          <w:color w:val="000000" w:themeColor="text1"/>
        </w:rPr>
        <w:t>Entscheidend für den Handlungskontext des Typus ist die medizinische Regulierung des weiblich zugewiesenen intergeschlechtlichen Körpers mit Fokus auf eine normativ implementierte Heterosexualität. Diese Regulierung erfolgt verstärkt im Zuge antizipierter sexueller Aktivität sowohl durch elterliche Bezugspersonen als auch von Seiten behandelnder Ärzt*innen. Dabei werden Vertreter*innen dieses Typus bereits zu einem biographisch früheren Zeitpunkt medizinische Sichtweisen und Interventionen als</w:t>
      </w:r>
      <w:r w:rsidR="004244C4">
        <w:rPr>
          <w:color w:val="000000" w:themeColor="text1"/>
        </w:rPr>
        <w:t xml:space="preserve"> alternativlose</w:t>
      </w:r>
      <w:r w:rsidRPr="007310A7">
        <w:rPr>
          <w:color w:val="000000" w:themeColor="text1"/>
        </w:rPr>
        <w:t xml:space="preserve"> Lösungsstrategie für den Umgang mit der eigenen non-normativen Körpergeschlechtlichkeit präsentiert, deren Durchführung ohne weitere Thematisierung akzeptiert und </w:t>
      </w:r>
      <w:r w:rsidR="00B42266">
        <w:rPr>
          <w:color w:val="000000" w:themeColor="text1"/>
        </w:rPr>
        <w:t xml:space="preserve">umgesetzt </w:t>
      </w:r>
      <w:r w:rsidRPr="007310A7">
        <w:rPr>
          <w:color w:val="000000" w:themeColor="text1"/>
        </w:rPr>
        <w:t xml:space="preserve">werden muss. Der eigene Körper wird im Zuge dieser Sozialisierung als ein mittels operativer </w:t>
      </w:r>
      <w:r w:rsidRPr="007310A7">
        <w:rPr>
          <w:color w:val="000000" w:themeColor="text1"/>
        </w:rPr>
        <w:lastRenderedPageBreak/>
        <w:t xml:space="preserve">Interventionen formbares Objekt wahrgenommen und behandelt. Dabei ist der Blick auf den eigenen Körper der als normativ erlebte bzw. </w:t>
      </w:r>
      <w:r w:rsidR="00B42266">
        <w:rPr>
          <w:color w:val="000000" w:themeColor="text1"/>
        </w:rPr>
        <w:t>–</w:t>
      </w:r>
      <w:r w:rsidRPr="007310A7">
        <w:rPr>
          <w:color w:val="000000" w:themeColor="text1"/>
        </w:rPr>
        <w:t xml:space="preserve"> im Sinne einer </w:t>
      </w:r>
      <w:r w:rsidRPr="00B42266">
        <w:rPr>
          <w:i/>
          <w:iCs/>
          <w:color w:val="000000" w:themeColor="text1"/>
        </w:rPr>
        <w:t>Sigma-Antizipation</w:t>
      </w:r>
      <w:r w:rsidRPr="007310A7">
        <w:rPr>
          <w:color w:val="000000" w:themeColor="text1"/>
        </w:rPr>
        <w:t xml:space="preserve"> (siehe </w:t>
      </w:r>
      <w:r w:rsidR="00B42266">
        <w:rPr>
          <w:color w:val="000000" w:themeColor="text1"/>
        </w:rPr>
        <w:t>3</w:t>
      </w:r>
      <w:r w:rsidRPr="007310A7">
        <w:rPr>
          <w:color w:val="000000" w:themeColor="text1"/>
        </w:rPr>
        <w:t xml:space="preserve">.1.1) - als </w:t>
      </w:r>
      <w:r w:rsidR="00B42266">
        <w:rPr>
          <w:color w:val="000000" w:themeColor="text1"/>
        </w:rPr>
        <w:t xml:space="preserve">diskreditierend </w:t>
      </w:r>
      <w:r w:rsidRPr="007310A7">
        <w:rPr>
          <w:color w:val="000000" w:themeColor="text1"/>
        </w:rPr>
        <w:t>erwartete Blick von außen</w:t>
      </w:r>
      <w:r w:rsidR="00B42266">
        <w:rPr>
          <w:color w:val="000000" w:themeColor="text1"/>
        </w:rPr>
        <w:t>.</w:t>
      </w:r>
      <w:r w:rsidRPr="007310A7">
        <w:rPr>
          <w:color w:val="000000" w:themeColor="text1"/>
        </w:rPr>
        <w:t xml:space="preserve"> Dies führt im biographischen Verlauf zu einer verinnerlichten Handlungsorientierung, die darauf abzielt das Erkennbar-Werden der eigenen non-normativen Körpergeschlechtlichkeit mittels medizinischer Maßnahmen zu verhindern. </w:t>
      </w:r>
      <w:r w:rsidRPr="007310A7">
        <w:rPr>
          <w:rFonts w:eastAsia="Times New Roman" w:cs="Times New Roman"/>
          <w:color w:val="000000" w:themeColor="text1"/>
        </w:rPr>
        <w:t xml:space="preserve">Normanpassende, den eigenen Körper objektivierende </w:t>
      </w:r>
      <w:r w:rsidRPr="007310A7">
        <w:rPr>
          <w:color w:val="000000" w:themeColor="text1"/>
        </w:rPr>
        <w:t xml:space="preserve">Eingriffe im Jugend- und Erwachsenenalter dienen hier </w:t>
      </w:r>
      <w:r w:rsidR="00B42266">
        <w:rPr>
          <w:color w:val="000000" w:themeColor="text1"/>
        </w:rPr>
        <w:t>–</w:t>
      </w:r>
      <w:r w:rsidRPr="007310A7">
        <w:rPr>
          <w:color w:val="000000" w:themeColor="text1"/>
        </w:rPr>
        <w:t xml:space="preserve"> im Vergleich zum ersten Typus </w:t>
      </w:r>
      <w:r w:rsidR="00B42266">
        <w:rPr>
          <w:color w:val="000000" w:themeColor="text1"/>
        </w:rPr>
        <w:t xml:space="preserve">– nicht </w:t>
      </w:r>
      <w:r w:rsidRPr="007310A7">
        <w:rPr>
          <w:color w:val="000000" w:themeColor="text1"/>
        </w:rPr>
        <w:t xml:space="preserve">der Modifikation eines </w:t>
      </w:r>
      <w:r w:rsidR="00B42266">
        <w:rPr>
          <w:color w:val="000000" w:themeColor="text1"/>
        </w:rPr>
        <w:t xml:space="preserve">bereits </w:t>
      </w:r>
      <w:r w:rsidRPr="007310A7">
        <w:rPr>
          <w:color w:val="000000" w:themeColor="text1"/>
        </w:rPr>
        <w:t xml:space="preserve">als falsch erlebten Selbst. Vielmehr sollen sie einer solchen Diskreditierung des Selbst insbesondere innerhalb heterosexueller Paarbeziehungen zuvorkommen. Es liegt </w:t>
      </w:r>
      <w:proofErr w:type="spellStart"/>
      <w:r w:rsidRPr="007310A7">
        <w:rPr>
          <w:color w:val="000000" w:themeColor="text1"/>
        </w:rPr>
        <w:t>Nahe</w:t>
      </w:r>
      <w:proofErr w:type="spellEnd"/>
      <w:r w:rsidRPr="007310A7">
        <w:rPr>
          <w:color w:val="000000" w:themeColor="text1"/>
        </w:rPr>
        <w:t>, dass diese Strategie darauf abzielt, eine das ganze Selbst erfassende Form der Diskreditierung und daraus resultierenden Beschämung zu vermeiden</w:t>
      </w:r>
      <w:r w:rsidRPr="007310A7">
        <w:rPr>
          <w:rStyle w:val="Funotenzeichen"/>
          <w:color w:val="000000" w:themeColor="text1"/>
        </w:rPr>
        <w:footnoteReference w:id="223"/>
      </w:r>
      <w:r w:rsidRPr="007310A7">
        <w:rPr>
          <w:color w:val="000000" w:themeColor="text1"/>
        </w:rPr>
        <w:t>. Dabei ist in dieser aktiven Komponente des Stigma-Managements ein gewisses Maß an Handlungsmacht realisiert, dass sich in Anlehnung an Erik</w:t>
      </w:r>
      <w:r w:rsidR="00B42266">
        <w:rPr>
          <w:color w:val="000000" w:themeColor="text1"/>
        </w:rPr>
        <w:t>s</w:t>
      </w:r>
      <w:r w:rsidRPr="007310A7">
        <w:rPr>
          <w:color w:val="000000" w:themeColor="text1"/>
        </w:rPr>
        <w:t xml:space="preserve">son </w:t>
      </w:r>
      <w:r w:rsidR="002851D0" w:rsidRPr="007310A7">
        <w:rPr>
          <w:color w:val="000000" w:themeColor="text1"/>
        </w:rPr>
        <w:fldChar w:fldCharType="begin"/>
      </w:r>
      <w:r w:rsidR="00B42266">
        <w:rPr>
          <w:color w:val="000000" w:themeColor="text1"/>
        </w:rPr>
        <w:instrText xml:space="preserve"> ADDIN ZOTERO_ITEM CSL_CITATION {"citationID":"US6gHAB6","properties":{"unsorted":false,"formattedCitation":"(Eriksson 2019)","plainCitation":"(Eriksson 2019)","noteIndex":0},"citationItems":[{"id":1224,"uris":["http://zotero.org/users/local/owKliTIb/items/EWSUD26F"],"itemData":{"id":1224,"type":"article-journal","container-title":"Human Studies","DOI":"10.1007/s10746-019-09504-8","ISSN":"0163-8548, 1572-851X","issue":"3","journalAbbreviation":"Hum Stud","language":"en","page":"391-405","source":"DOI.org (Crossref)","title":"Self-Stigma, Bad Faith and the Experiential Self","volume":"42","author":[{"family":"Eriksson","given":"Karl"}],"issued":{"date-parts":[["2019",9]]}}}],"schema":"https://github.com/citation-style-language/schema/raw/master/csl-citation.json"} </w:instrText>
      </w:r>
      <w:r w:rsidR="002851D0" w:rsidRPr="007310A7">
        <w:rPr>
          <w:color w:val="000000" w:themeColor="text1"/>
        </w:rPr>
        <w:fldChar w:fldCharType="separate"/>
      </w:r>
      <w:r w:rsidR="00B42266" w:rsidRPr="00B42266">
        <w:rPr>
          <w:rFonts w:ascii="Cambria" w:hAnsi="Cambria"/>
        </w:rPr>
        <w:t>(2019)</w:t>
      </w:r>
      <w:r w:rsidR="002851D0" w:rsidRPr="007310A7">
        <w:rPr>
          <w:color w:val="000000" w:themeColor="text1"/>
        </w:rPr>
        <w:fldChar w:fldCharType="end"/>
      </w:r>
      <w:r w:rsidRPr="007310A7">
        <w:rPr>
          <w:color w:val="000000" w:themeColor="text1"/>
        </w:rPr>
        <w:t xml:space="preserve"> und </w:t>
      </w:r>
      <w:proofErr w:type="spellStart"/>
      <w:r w:rsidRPr="007310A7">
        <w:rPr>
          <w:color w:val="000000" w:themeColor="text1"/>
        </w:rPr>
        <w:t>Honkasalo</w:t>
      </w:r>
      <w:proofErr w:type="spellEnd"/>
      <w:r w:rsidRPr="007310A7">
        <w:rPr>
          <w:color w:val="000000" w:themeColor="text1"/>
        </w:rPr>
        <w:t xml:space="preserve"> </w:t>
      </w:r>
      <w:r w:rsidR="002851D0" w:rsidRPr="007310A7">
        <w:rPr>
          <w:color w:val="000000" w:themeColor="text1"/>
        </w:rPr>
        <w:fldChar w:fldCharType="begin"/>
      </w:r>
      <w:r w:rsidR="000834B5" w:rsidRPr="007310A7">
        <w:rPr>
          <w:color w:val="000000" w:themeColor="text1"/>
        </w:rPr>
        <w:instrText xml:space="preserve"> ADDIN ZOTERO_ITEM CSL_CITATION {"citationID":"VCOi98vP","properties":{"unsorted":false,"formattedCitation":"(2009)","plainCitation":"(2009)","noteIndex":0},"citationItems":[{"id":1333,"uris":["http://zotero.org/users/local/owKliTIb/items/R3JDQPE8"],"itemData":{"id":1333,"type":"article-journal","container-title":"Antropologia Medica","page":"241-258","publisher":"Grafo edizioni","title":"Making Continuities: Illness representations, agency and presenza in Finnish North Karelia","author":[{"family":"Honkasalo","given":"Marja-Liisa"}],"issued":{"date-parts":[["2009"]]}},"suppress-author":true}],"schema":"https://github.com/citation-style-language/schema/raw/master/csl-citation.json"} </w:instrText>
      </w:r>
      <w:r w:rsidR="002851D0" w:rsidRPr="007310A7">
        <w:rPr>
          <w:color w:val="000000" w:themeColor="text1"/>
        </w:rPr>
        <w:fldChar w:fldCharType="separate"/>
      </w:r>
      <w:r w:rsidR="000834B5" w:rsidRPr="007310A7">
        <w:rPr>
          <w:rFonts w:ascii="Cambria" w:hAnsi="Cambria"/>
          <w:color w:val="000000" w:themeColor="text1"/>
        </w:rPr>
        <w:t>(2009)</w:t>
      </w:r>
      <w:r w:rsidR="002851D0" w:rsidRPr="007310A7">
        <w:rPr>
          <w:color w:val="000000" w:themeColor="text1"/>
        </w:rPr>
        <w:fldChar w:fldCharType="end"/>
      </w:r>
      <w:r w:rsidRPr="007310A7">
        <w:rPr>
          <w:color w:val="000000" w:themeColor="text1"/>
        </w:rPr>
        <w:t xml:space="preserve"> als </w:t>
      </w:r>
      <w:r w:rsidRPr="007310A7">
        <w:rPr>
          <w:i/>
          <w:color w:val="000000" w:themeColor="text1"/>
        </w:rPr>
        <w:t>minimal</w:t>
      </w:r>
      <w:r w:rsidRPr="007310A7">
        <w:rPr>
          <w:color w:val="000000" w:themeColor="text1"/>
        </w:rPr>
        <w:t xml:space="preserve"> </w:t>
      </w:r>
      <w:r w:rsidRPr="007310A7">
        <w:rPr>
          <w:i/>
          <w:color w:val="000000" w:themeColor="text1"/>
        </w:rPr>
        <w:t>Agency</w:t>
      </w:r>
      <w:r w:rsidRPr="007310A7">
        <w:rPr>
          <w:color w:val="000000" w:themeColor="text1"/>
        </w:rPr>
        <w:t xml:space="preserve"> bezeichnen lässt. Im Kontext des ersten Typus </w:t>
      </w:r>
      <w:r w:rsidR="00EF0A75">
        <w:rPr>
          <w:color w:val="000000" w:themeColor="text1"/>
        </w:rPr>
        <w:t xml:space="preserve">ist </w:t>
      </w:r>
      <w:r w:rsidRPr="007310A7">
        <w:rPr>
          <w:color w:val="000000" w:themeColor="text1"/>
        </w:rPr>
        <w:t xml:space="preserve">zudem relevant, dass die Trennung von Körper und Erleben auch der Ermöglichung von alltäglicher Handlungsfähigkeit in Anbetracht schwerwiegender Grenzverletzungserfahrungen und körperlicher Beeinträchtigungen dient. </w:t>
      </w:r>
    </w:p>
    <w:p w14:paraId="2450DF0E" w14:textId="724118D1" w:rsidR="005510E2" w:rsidRPr="007310A7" w:rsidRDefault="005510E2" w:rsidP="006A7497">
      <w:pPr>
        <w:spacing w:before="240" w:line="360" w:lineRule="auto"/>
        <w:jc w:val="both"/>
        <w:rPr>
          <w:color w:val="000000" w:themeColor="text1"/>
        </w:rPr>
      </w:pPr>
      <w:r w:rsidRPr="00095FF7">
        <w:rPr>
          <w:color w:val="000000" w:themeColor="text1"/>
        </w:rPr>
        <w:t>Während</w:t>
      </w:r>
      <w:r w:rsidRPr="007310A7">
        <w:rPr>
          <w:color w:val="000000" w:themeColor="text1"/>
        </w:rPr>
        <w:t xml:space="preserve"> Stigma-Management in der sozialpsychologischen Literatur </w:t>
      </w:r>
      <w:r w:rsidR="00095FF7">
        <w:rPr>
          <w:color w:val="000000" w:themeColor="text1"/>
        </w:rPr>
        <w:t xml:space="preserve">teilweise </w:t>
      </w:r>
      <w:r w:rsidRPr="007310A7">
        <w:rPr>
          <w:color w:val="000000" w:themeColor="text1"/>
        </w:rPr>
        <w:t>als mit anderen Handlungsstrategien gleichwertige Realisierung von Agency diskutiert wird, erscheint hier die Differenzierung mit Hilfe eines Konzeptes hilfreich, das die leibliche Dimension von Agency berücksichtigt.</w:t>
      </w:r>
      <w:r w:rsidRPr="007310A7">
        <w:rPr>
          <w:rStyle w:val="Funotenzeichen"/>
          <w:color w:val="000000" w:themeColor="text1"/>
        </w:rPr>
        <w:footnoteReference w:id="224"/>
      </w:r>
      <w:r w:rsidRPr="007310A7">
        <w:rPr>
          <w:color w:val="000000" w:themeColor="text1"/>
        </w:rPr>
        <w:t xml:space="preserve"> In Anlehnung an die </w:t>
      </w:r>
      <w:r w:rsidRPr="007310A7">
        <w:rPr>
          <w:color w:val="000000" w:themeColor="text1"/>
        </w:rPr>
        <w:lastRenderedPageBreak/>
        <w:t xml:space="preserve">Argumentation des </w:t>
      </w:r>
      <w:proofErr w:type="spellStart"/>
      <w:r w:rsidRPr="007310A7">
        <w:rPr>
          <w:color w:val="000000" w:themeColor="text1"/>
        </w:rPr>
        <w:t>Phänomenologen</w:t>
      </w:r>
      <w:proofErr w:type="spellEnd"/>
      <w:r w:rsidRPr="007310A7">
        <w:rPr>
          <w:color w:val="000000" w:themeColor="text1"/>
        </w:rPr>
        <w:t xml:space="preserve"> </w:t>
      </w:r>
      <w:proofErr w:type="spellStart"/>
      <w:r w:rsidRPr="007310A7">
        <w:rPr>
          <w:color w:val="000000" w:themeColor="text1"/>
        </w:rPr>
        <w:t>Merleau</w:t>
      </w:r>
      <w:proofErr w:type="spellEnd"/>
      <w:r w:rsidRPr="007310A7">
        <w:rPr>
          <w:color w:val="000000" w:themeColor="text1"/>
        </w:rPr>
        <w:t>-Pontys, dass der Körper</w:t>
      </w:r>
      <w:r w:rsidR="002F561B">
        <w:rPr>
          <w:color w:val="000000" w:themeColor="text1"/>
        </w:rPr>
        <w:t xml:space="preserve"> als Leib</w:t>
      </w:r>
      <w:r w:rsidRPr="007310A7">
        <w:rPr>
          <w:color w:val="000000" w:themeColor="text1"/>
        </w:rPr>
        <w:t xml:space="preserve"> grundlegende Verankerung des menschlichen Subjekt</w:t>
      </w:r>
      <w:r w:rsidR="002F561B">
        <w:rPr>
          <w:color w:val="000000" w:themeColor="text1"/>
        </w:rPr>
        <w:t>-S</w:t>
      </w:r>
      <w:r w:rsidRPr="007310A7">
        <w:rPr>
          <w:color w:val="000000" w:themeColor="text1"/>
        </w:rPr>
        <w:t xml:space="preserve">eins ist und ihm erst durch sekundäre Abstraktion der Status eines Objekts zukommt, plädiert die Philosophin Catriona </w:t>
      </w:r>
      <w:proofErr w:type="spellStart"/>
      <w:r w:rsidRPr="007310A7">
        <w:rPr>
          <w:color w:val="000000" w:themeColor="text1"/>
        </w:rPr>
        <w:t>MacKenzie</w:t>
      </w:r>
      <w:proofErr w:type="spellEnd"/>
      <w:r w:rsidRPr="007310A7">
        <w:rPr>
          <w:color w:val="000000" w:themeColor="text1"/>
        </w:rPr>
        <w:t xml:space="preserve"> </w:t>
      </w:r>
      <w:r w:rsidR="00095FF7">
        <w:rPr>
          <w:color w:val="000000" w:themeColor="text1"/>
        </w:rPr>
        <w:t xml:space="preserve">(2001) </w:t>
      </w:r>
      <w:r w:rsidRPr="007310A7">
        <w:rPr>
          <w:color w:val="000000" w:themeColor="text1"/>
        </w:rPr>
        <w:t>für einen verkörperten Agency- sowie damit verbundenen Autonomiebegriff.</w:t>
      </w:r>
      <w:r w:rsidRPr="007310A7">
        <w:rPr>
          <w:rStyle w:val="Funotenzeichen"/>
          <w:color w:val="000000" w:themeColor="text1"/>
        </w:rPr>
        <w:footnoteReference w:id="225"/>
      </w:r>
      <w:r w:rsidRPr="007310A7">
        <w:rPr>
          <w:color w:val="000000" w:themeColor="text1"/>
        </w:rPr>
        <w:t xml:space="preserve"> Diesem zu Folge ist der subjektiv erlebte Körper Ausdruck und Ausgangspunkt menschlicher Handlungsfähigkeit. Agency </w:t>
      </w:r>
      <w:r w:rsidR="002F561B">
        <w:rPr>
          <w:color w:val="000000" w:themeColor="text1"/>
        </w:rPr>
        <w:t xml:space="preserve">im engeren Sinne </w:t>
      </w:r>
      <w:r w:rsidRPr="007310A7">
        <w:rPr>
          <w:color w:val="000000" w:themeColor="text1"/>
        </w:rPr>
        <w:t>wird demnach auch dann verletzt, wenn der Körper nicht länger als dieser Ausgangspunkt von Handlungsmöglichkeit</w:t>
      </w:r>
      <w:r w:rsidR="002F561B">
        <w:rPr>
          <w:color w:val="000000" w:themeColor="text1"/>
        </w:rPr>
        <w:t>en</w:t>
      </w:r>
      <w:r w:rsidRPr="007310A7">
        <w:rPr>
          <w:color w:val="000000" w:themeColor="text1"/>
        </w:rPr>
        <w:t xml:space="preserve"> in der Welt, sondern vielmehr auf eine Art als Objekt behandelt wird, durch die sein handelndes, empfindendes Potential negiert bzw. in der Zukunft verhindert</w:t>
      </w:r>
      <w:r w:rsidR="00B4289B" w:rsidRPr="007310A7">
        <w:rPr>
          <w:color w:val="000000" w:themeColor="text1"/>
        </w:rPr>
        <w:t xml:space="preserve"> </w:t>
      </w:r>
      <w:r w:rsidR="002F561B">
        <w:rPr>
          <w:color w:val="000000" w:themeColor="text1"/>
        </w:rPr>
        <w:t xml:space="preserve">wird </w:t>
      </w:r>
      <w:r w:rsidR="00B4289B" w:rsidRPr="007310A7">
        <w:rPr>
          <w:color w:val="000000" w:themeColor="text1"/>
        </w:rPr>
        <w:fldChar w:fldCharType="begin"/>
      </w:r>
      <w:r w:rsidR="00E52A15" w:rsidRPr="007310A7">
        <w:rPr>
          <w:color w:val="000000" w:themeColor="text1"/>
        </w:rPr>
        <w:instrText xml:space="preserve"> ADDIN ZOTERO_ITEM CSL_CITATION {"citationID":"7ngd0VfH","properties":{"unsorted":false,"formattedCitation":"(vgl. Mackenzie 2001, 417\\uc0\\u8211{}40; Diana Tietjens Meyers 2016)","plainCitation":"(vgl. Mackenzie 2001, 417–40; Diana Tietjens Meyers 2016)","dontUpdate":true,"noteIndex":0},"citationItems":[{"id":1342,"uris":["http://zotero.org/users/local/owKliTIb/items/UISNZD3P"],"itemData":{"id":1342,"type":"chapter","container-title":"Handbook of phenomenology and medicine","page":"417-439","publisher":"Dordrecht, Springer","title":"On bodily autonomy","author":[{"family":"Mackenzie","given":"Catriona"}],"editor":[{"family":"Toombs,","given":"Kay"}],"issued":{"date-parts":[["2001"]]}},"locator":"417-440","label":"page","prefix":"vgl."},{"id":1345,"uris":["http://zotero.org/users/local/owKliTIb/items/IDYI5TC5"],"itemData":{"id":1345,"type":"chapter","container-title":"Randzonen des Willens: Anthropologische und ethische Probleme von Entscheidungen in Grenzsituationen","publisher":"Peter Lang Verlag","publisher-place":"Berlin, Deutschland","title":"Psychokorporeität, autonomer Wille und Lebendorganspende","URL":"https://www.peterlang.com/document/1067668","author":[{"family":"Meyers","given":"Diana Tietjens"}],"container-author":[{"family":"Rehmann-Sutter","given":"Christoph"},{"family":"Moos","given":"Thorsten"},{"family":"Schües","given":"Christina"}],"issued":{"date-parts":[["2016"]]}}}],"schema":"https://github.com/citation-style-language/schema/raw/master/csl-citation.json"} </w:instrText>
      </w:r>
      <w:r w:rsidR="00B4289B" w:rsidRPr="007310A7">
        <w:rPr>
          <w:color w:val="000000" w:themeColor="text1"/>
        </w:rPr>
        <w:fldChar w:fldCharType="separate"/>
      </w:r>
      <w:r w:rsidR="001C2948" w:rsidRPr="007310A7">
        <w:rPr>
          <w:rFonts w:ascii="Cambria" w:hAnsi="Cambria" w:cs="Times New Roman"/>
          <w:color w:val="000000" w:themeColor="text1"/>
        </w:rPr>
        <w:t>(vgl. Mackenzie 2001, 417–40; Meyers 2016)</w:t>
      </w:r>
      <w:r w:rsidR="00B4289B" w:rsidRPr="007310A7">
        <w:rPr>
          <w:color w:val="000000" w:themeColor="text1"/>
        </w:rPr>
        <w:fldChar w:fldCharType="end"/>
      </w:r>
      <w:r w:rsidRPr="007310A7">
        <w:rPr>
          <w:color w:val="000000" w:themeColor="text1"/>
        </w:rPr>
        <w:t>.</w:t>
      </w:r>
      <w:r w:rsidR="002F561B">
        <w:rPr>
          <w:color w:val="000000" w:themeColor="text1"/>
        </w:rPr>
        <w:t xml:space="preserve"> </w:t>
      </w:r>
      <w:r w:rsidRPr="007310A7">
        <w:rPr>
          <w:color w:val="000000" w:themeColor="text1"/>
        </w:rPr>
        <w:t>Dazu können in gradueller Ausprägung unterschiedliche Phänomene der körperlichen Entfremdung beitragen, die nicht zuletzt aus den körperbezogenen Auswirkungen von Unterdrückungsverhältnissen resultieren</w:t>
      </w:r>
      <w:r w:rsidR="001C2948" w:rsidRPr="007310A7">
        <w:rPr>
          <w:color w:val="000000" w:themeColor="text1"/>
        </w:rPr>
        <w:t xml:space="preserve"> </w:t>
      </w:r>
      <w:r w:rsidR="001C2948" w:rsidRPr="007310A7">
        <w:rPr>
          <w:color w:val="000000" w:themeColor="text1"/>
        </w:rPr>
        <w:fldChar w:fldCharType="begin"/>
      </w:r>
      <w:r w:rsidR="001C2948" w:rsidRPr="007310A7">
        <w:rPr>
          <w:color w:val="000000" w:themeColor="text1"/>
        </w:rPr>
        <w:instrText xml:space="preserve"> ADDIN ZOTERO_ITEM CSL_CITATION {"citationID":"ObSnPOrc","properties":{"unsorted":false,"formattedCitation":"(vgl. auch Zurbriggen 2013)","plainCitation":"(vgl. auch Zurbriggen 2013)","noteIndex":0},"citationItems":[{"id":1200,"uris":["http://zotero.org/users/local/owKliTIb/items/UTVHKE35"],"itemData":{"id":1200,"type":"article-journal","container-title":"Journal of Social and Political Psychology","DOI":"10.5964/jspp.v1i1.94","issue":"1","page":"188–215","publisher":"Leibniz Institute for Psychology (ZPID)","title":"Objectification, Self-Objectification, and Societal Change","volume":"1","author":[{"family":"Zurbriggen","given":"E. L."}],"issued":{"date-parts":[["2013"]]}},"prefix":"vgl. auch"}],"schema":"https://github.com/citation-style-language/schema/raw/master/csl-citation.json"} </w:instrText>
      </w:r>
      <w:r w:rsidR="001C2948" w:rsidRPr="007310A7">
        <w:rPr>
          <w:color w:val="000000" w:themeColor="text1"/>
        </w:rPr>
        <w:fldChar w:fldCharType="separate"/>
      </w:r>
      <w:r w:rsidR="001C2948" w:rsidRPr="007310A7">
        <w:rPr>
          <w:rFonts w:ascii="Cambria" w:hAnsi="Cambria"/>
          <w:color w:val="000000" w:themeColor="text1"/>
        </w:rPr>
        <w:t>(vgl. auch Zurbriggen 2013)</w:t>
      </w:r>
      <w:r w:rsidR="001C2948" w:rsidRPr="007310A7">
        <w:rPr>
          <w:color w:val="000000" w:themeColor="text1"/>
        </w:rPr>
        <w:fldChar w:fldCharType="end"/>
      </w:r>
      <w:r w:rsidRPr="007310A7">
        <w:rPr>
          <w:color w:val="000000" w:themeColor="text1"/>
        </w:rPr>
        <w:t xml:space="preserve">. Zeiler </w:t>
      </w:r>
      <w:r w:rsidR="001C2948" w:rsidRPr="007310A7">
        <w:rPr>
          <w:color w:val="000000" w:themeColor="text1"/>
        </w:rPr>
        <w:fldChar w:fldCharType="begin"/>
      </w:r>
      <w:r w:rsidR="001C2948" w:rsidRPr="007310A7">
        <w:rPr>
          <w:color w:val="000000" w:themeColor="text1"/>
        </w:rPr>
        <w:instrText xml:space="preserve"> ADDIN ZOTERO_ITEM CSL_CITATION {"citationID":"7ttTri2A","properties":{"unsorted":false,"formattedCitation":"(2013)","plainCitation":"(2013)","noteIndex":0},"citationItems":[{"id":1346,"uris":["http://zotero.org/users/local/owKliTIb/items/N2L2K8SS"],"itemData":{"id":1346,"type":"article-journal","abstract":"The article examines how some culturally shared and corporeally enacted beliefs and norms about sexed and racialized embodiment can form embodied agency, and this with the aid of the concepts of incorporation and excorporation. It discusses how the phenomenological concept of excorporation can help us examine painful experiences of how one's lived body breaks in the encounter with others. The article also examines how a continuous excorporation can result in bodily alienation, and what embodied resistance can mean when one has undergone or undergoes excorporation. Elaborating on the work of, among others, Maurice Merleau-Ponty, Martin Heidegger, Drew Leder, and Sarah Ahmed, I discuss incorporation and excorporation of beliefs and norms regarding sexual difference, such as beliefs and norms regarding female and male embodiment, through a reading of Jeffrey Eugenides' novel Middlesex. I also suggest that it is useful to understand the postcolonial scholar Frantz Fanon's narrative of how he could not but attend to his own skin color while living in France in the 1940s and 1950s, in terms of excorporation. Whereas these are different narratives in many ways, I regard them as helpful for clarifying what excorporation implies and what analytic work this concept can enable.","container-title":"Hypatia","DOI":"https://doi.org/10.1111/j.1527-2001.2012.01305.x","issue":"1","note":"_eprint: https://onlinelibrary.wiley.com/doi/pdf/10.1111/j.1527-2001.2012.01305.x","page":"69-84","title":"A Phenomenology of Excorporation, Bodily Alienation, and Resistance: Rethinking Sexed and Racialized Embodiment","volume":"28","author":[{"family":"Zeiler","given":"Kristin"}],"issued":{"date-parts":[["2013"]]}},"suppress-author":true}],"schema":"https://github.com/citation-style-language/schema/raw/master/csl-citation.json"} </w:instrText>
      </w:r>
      <w:r w:rsidR="001C2948" w:rsidRPr="007310A7">
        <w:rPr>
          <w:color w:val="000000" w:themeColor="text1"/>
        </w:rPr>
        <w:fldChar w:fldCharType="separate"/>
      </w:r>
      <w:r w:rsidR="001C2948" w:rsidRPr="007310A7">
        <w:rPr>
          <w:rFonts w:ascii="Cambria" w:hAnsi="Cambria"/>
          <w:color w:val="000000" w:themeColor="text1"/>
        </w:rPr>
        <w:t>(2013)</w:t>
      </w:r>
      <w:r w:rsidR="001C2948" w:rsidRPr="007310A7">
        <w:rPr>
          <w:color w:val="000000" w:themeColor="text1"/>
        </w:rPr>
        <w:fldChar w:fldCharType="end"/>
      </w:r>
      <w:r w:rsidRPr="007310A7">
        <w:rPr>
          <w:color w:val="000000" w:themeColor="text1"/>
        </w:rPr>
        <w:t xml:space="preserve"> ergänzt diesen Ansatz durch das phänomenologische Konzept der </w:t>
      </w:r>
      <w:proofErr w:type="spellStart"/>
      <w:r w:rsidRPr="007310A7">
        <w:rPr>
          <w:i/>
          <w:color w:val="000000" w:themeColor="text1"/>
        </w:rPr>
        <w:t>Exkorporierung</w:t>
      </w:r>
      <w:proofErr w:type="spellEnd"/>
      <w:r w:rsidRPr="007310A7">
        <w:rPr>
          <w:color w:val="000000" w:themeColor="text1"/>
        </w:rPr>
        <w:t>, dass im Zuge einer umfassend erfahren Objektivierung des eigenen Körpers,</w:t>
      </w:r>
      <w:r w:rsidR="001C2948" w:rsidRPr="007310A7">
        <w:rPr>
          <w:color w:val="000000" w:themeColor="text1"/>
        </w:rPr>
        <w:t xml:space="preserve"> </w:t>
      </w:r>
      <w:r w:rsidRPr="007310A7">
        <w:rPr>
          <w:color w:val="000000" w:themeColor="text1"/>
        </w:rPr>
        <w:t xml:space="preserve">wie sie intergeschlechtliche Menschen erfahren, ein tiefgreifendes Entfremdungserleben </w:t>
      </w:r>
      <w:r w:rsidR="002F561B">
        <w:rPr>
          <w:color w:val="000000" w:themeColor="text1"/>
        </w:rPr>
        <w:t xml:space="preserve">bezüglich des eigenen Körpers </w:t>
      </w:r>
      <w:r w:rsidRPr="007310A7">
        <w:rPr>
          <w:color w:val="000000" w:themeColor="text1"/>
        </w:rPr>
        <w:t>erklären kann.</w:t>
      </w:r>
    </w:p>
    <w:p w14:paraId="4D89E537" w14:textId="466208C8" w:rsidR="005510E2" w:rsidRPr="007310A7" w:rsidRDefault="005510E2" w:rsidP="005510E2">
      <w:pPr>
        <w:spacing w:line="360" w:lineRule="auto"/>
        <w:jc w:val="both"/>
        <w:rPr>
          <w:color w:val="000000" w:themeColor="text1"/>
        </w:rPr>
      </w:pPr>
      <w:r w:rsidRPr="007310A7">
        <w:rPr>
          <w:color w:val="000000" w:themeColor="text1"/>
        </w:rPr>
        <w:t>Dieser Konzeptualisierung folgend ist eine Strategie des Stigma-Managements, die sich in instrumentalisierender Form auf den eigenen Körper bezieht in einem gewissen Maß dennoch Ausdruck von Handlungsfähigkeit: da es durch eine*n verkörperte*n Akteur*in realisiert wird. Sie begrenzt und unterwandert jedoch zugleich die eigenen körperlichen Handlungsmöglichkeiten und somit Agency in einem umfassenderen Sinn.</w:t>
      </w:r>
    </w:p>
    <w:p w14:paraId="1F335F57" w14:textId="0522B2A6" w:rsidR="005510E2" w:rsidRPr="007310A7" w:rsidRDefault="005510E2" w:rsidP="006A7497">
      <w:pPr>
        <w:spacing w:before="240" w:line="360" w:lineRule="auto"/>
        <w:jc w:val="both"/>
        <w:rPr>
          <w:rFonts w:eastAsia="Times New Roman" w:cs="Times New Roman"/>
          <w:color w:val="000000" w:themeColor="text1"/>
        </w:rPr>
      </w:pPr>
      <w:r w:rsidRPr="007310A7">
        <w:rPr>
          <w:color w:val="000000" w:themeColor="text1"/>
        </w:rPr>
        <w:t xml:space="preserve">Auch in anderen Lebensbereichen ist der zweite Verlaufstypus dadurch </w:t>
      </w:r>
      <w:r w:rsidR="00C26519" w:rsidRPr="007310A7">
        <w:rPr>
          <w:color w:val="000000" w:themeColor="text1"/>
        </w:rPr>
        <w:t>charakterisiert,</w:t>
      </w:r>
      <w:r w:rsidRPr="007310A7">
        <w:rPr>
          <w:color w:val="000000" w:themeColor="text1"/>
        </w:rPr>
        <w:t xml:space="preserve"> dass vergeschlechtlichte Normanforderungen erfüllt </w:t>
      </w:r>
      <w:r w:rsidR="00DC30F1">
        <w:rPr>
          <w:color w:val="000000" w:themeColor="text1"/>
        </w:rPr>
        <w:t xml:space="preserve">und dadurch Diskreditierungserfahrungen verhindert </w:t>
      </w:r>
      <w:r w:rsidRPr="007310A7">
        <w:rPr>
          <w:color w:val="000000" w:themeColor="text1"/>
        </w:rPr>
        <w:t>werden. Wie in Valeries Fall stellvertretend für diesen Typus deutlich wird, ist dies ebenfalls durch eine Strategie des Stigma-</w:t>
      </w:r>
      <w:proofErr w:type="spellStart"/>
      <w:r w:rsidRPr="007310A7">
        <w:rPr>
          <w:color w:val="000000" w:themeColor="text1"/>
        </w:rPr>
        <w:lastRenderedPageBreak/>
        <w:t>Concealments</w:t>
      </w:r>
      <w:proofErr w:type="spellEnd"/>
      <w:r w:rsidRPr="007310A7">
        <w:rPr>
          <w:rStyle w:val="Funotenzeichen"/>
          <w:color w:val="000000" w:themeColor="text1"/>
        </w:rPr>
        <w:footnoteReference w:id="226"/>
      </w:r>
      <w:r w:rsidRPr="007310A7">
        <w:rPr>
          <w:color w:val="000000" w:themeColor="text1"/>
        </w:rPr>
        <w:t xml:space="preserve"> möglich, die sich als </w:t>
      </w:r>
      <w:proofErr w:type="spellStart"/>
      <w:r w:rsidRPr="007310A7">
        <w:rPr>
          <w:color w:val="000000" w:themeColor="text1"/>
        </w:rPr>
        <w:t>Kompartementalisierung</w:t>
      </w:r>
      <w:proofErr w:type="spellEnd"/>
      <w:r w:rsidRPr="007310A7">
        <w:rPr>
          <w:color w:val="000000" w:themeColor="text1"/>
        </w:rPr>
        <w:t xml:space="preserve"> bezeichnen lässt: Kontexte in denen die eigene Verschiedenheit sichtbar oder bereits thematisch ist – </w:t>
      </w:r>
      <w:r w:rsidR="00DC30F1">
        <w:rPr>
          <w:color w:val="000000" w:themeColor="text1"/>
        </w:rPr>
        <w:t xml:space="preserve">insbesondere Erfahrungen in </w:t>
      </w:r>
      <w:r w:rsidRPr="007310A7">
        <w:rPr>
          <w:color w:val="000000" w:themeColor="text1"/>
        </w:rPr>
        <w:t>medizinische</w:t>
      </w:r>
      <w:r w:rsidR="00DC30F1">
        <w:rPr>
          <w:color w:val="000000" w:themeColor="text1"/>
        </w:rPr>
        <w:t>n</w:t>
      </w:r>
      <w:r w:rsidRPr="007310A7">
        <w:rPr>
          <w:color w:val="000000" w:themeColor="text1"/>
        </w:rPr>
        <w:t xml:space="preserve"> Räume</w:t>
      </w:r>
      <w:r w:rsidR="00DC30F1">
        <w:rPr>
          <w:color w:val="000000" w:themeColor="text1"/>
        </w:rPr>
        <w:t xml:space="preserve">n </w:t>
      </w:r>
      <w:r w:rsidRPr="007310A7">
        <w:rPr>
          <w:color w:val="000000" w:themeColor="text1"/>
        </w:rPr>
        <w:t>– werden von anderen alltäglichen</w:t>
      </w:r>
      <w:r w:rsidR="00DC30F1">
        <w:rPr>
          <w:color w:val="000000" w:themeColor="text1"/>
        </w:rPr>
        <w:t xml:space="preserve"> </w:t>
      </w:r>
      <w:r w:rsidRPr="007310A7">
        <w:rPr>
          <w:color w:val="000000" w:themeColor="text1"/>
        </w:rPr>
        <w:t xml:space="preserve">und intimen Interaktionen getrennt. </w:t>
      </w:r>
      <w:r w:rsidRPr="007310A7">
        <w:rPr>
          <w:rFonts w:eastAsia="Times New Roman" w:cs="Times New Roman"/>
          <w:color w:val="000000" w:themeColor="text1"/>
        </w:rPr>
        <w:t xml:space="preserve">In der Konsequenz bedeutet dies, dass eine Diskreditierung zwar verhindert bzw. immer wieder aufgeschoben wird, jedoch die </w:t>
      </w:r>
      <w:proofErr w:type="spellStart"/>
      <w:r w:rsidRPr="007310A7">
        <w:rPr>
          <w:rFonts w:eastAsia="Times New Roman" w:cs="Times New Roman"/>
          <w:color w:val="000000" w:themeColor="text1"/>
        </w:rPr>
        <w:t>diskreditierbare</w:t>
      </w:r>
      <w:proofErr w:type="spellEnd"/>
      <w:r w:rsidRPr="007310A7">
        <w:rPr>
          <w:rFonts w:eastAsia="Times New Roman" w:cs="Times New Roman"/>
          <w:color w:val="000000" w:themeColor="text1"/>
        </w:rPr>
        <w:t xml:space="preserve"> Person kontinuierlich mit der Möglichkeit konfrontiert ist, dass ihr ‚Anders’ </w:t>
      </w:r>
      <w:r w:rsidR="00DC30F1">
        <w:rPr>
          <w:rFonts w:eastAsia="Times New Roman" w:cs="Times New Roman"/>
          <w:color w:val="000000" w:themeColor="text1"/>
        </w:rPr>
        <w:t>S</w:t>
      </w:r>
      <w:r w:rsidRPr="007310A7">
        <w:rPr>
          <w:rFonts w:eastAsia="Times New Roman" w:cs="Times New Roman"/>
          <w:color w:val="000000" w:themeColor="text1"/>
        </w:rPr>
        <w:t xml:space="preserve">ein entdeckt werde könnte. Letzteres ermöglicht im Gegenzug </w:t>
      </w:r>
      <w:r w:rsidR="00DC30F1">
        <w:rPr>
          <w:rFonts w:eastAsia="Times New Roman" w:cs="Times New Roman"/>
          <w:color w:val="000000" w:themeColor="text1"/>
        </w:rPr>
        <w:t>–</w:t>
      </w:r>
      <w:r w:rsidRPr="007310A7">
        <w:rPr>
          <w:rFonts w:eastAsia="Times New Roman" w:cs="Times New Roman"/>
          <w:color w:val="000000" w:themeColor="text1"/>
        </w:rPr>
        <w:t xml:space="preserve"> trotz strukturell benachteiligter </w:t>
      </w:r>
      <w:r w:rsidR="00DC30F1">
        <w:rPr>
          <w:rFonts w:eastAsia="Times New Roman" w:cs="Times New Roman"/>
          <w:color w:val="000000" w:themeColor="text1"/>
        </w:rPr>
        <w:t xml:space="preserve">sozialer </w:t>
      </w:r>
      <w:r w:rsidRPr="007310A7">
        <w:rPr>
          <w:rFonts w:eastAsia="Times New Roman" w:cs="Times New Roman"/>
          <w:color w:val="000000" w:themeColor="text1"/>
        </w:rPr>
        <w:t xml:space="preserve">Positionierungen </w:t>
      </w:r>
      <w:r w:rsidR="00DC30F1">
        <w:rPr>
          <w:rFonts w:eastAsia="Times New Roman" w:cs="Times New Roman"/>
          <w:color w:val="000000" w:themeColor="text1"/>
        </w:rPr>
        <w:t xml:space="preserve">– </w:t>
      </w:r>
      <w:r w:rsidRPr="007310A7">
        <w:rPr>
          <w:rFonts w:eastAsia="Times New Roman" w:cs="Times New Roman"/>
          <w:color w:val="000000" w:themeColor="text1"/>
        </w:rPr>
        <w:t>stabile und unterstützende Beziehungen innerhalb etablierter</w:t>
      </w:r>
      <w:r w:rsidR="00DC30F1">
        <w:rPr>
          <w:rFonts w:eastAsia="Times New Roman" w:cs="Times New Roman"/>
          <w:color w:val="000000" w:themeColor="text1"/>
        </w:rPr>
        <w:t xml:space="preserve"> </w:t>
      </w:r>
      <w:r w:rsidRPr="007310A7">
        <w:rPr>
          <w:rFonts w:eastAsia="Times New Roman" w:cs="Times New Roman"/>
          <w:color w:val="000000" w:themeColor="text1"/>
        </w:rPr>
        <w:t>mehrheitsgesellschaftlicher Kontexte einzugehen und durch deren Gestaltung ein Stück weit relationale Handlungsmacht auszuüben. Darüber</w:t>
      </w:r>
      <w:r w:rsidR="00DC30F1">
        <w:rPr>
          <w:rFonts w:eastAsia="Times New Roman" w:cs="Times New Roman"/>
          <w:color w:val="000000" w:themeColor="text1"/>
        </w:rPr>
        <w:t xml:space="preserve"> </w:t>
      </w:r>
      <w:r w:rsidRPr="007310A7">
        <w:rPr>
          <w:rFonts w:eastAsia="Times New Roman" w:cs="Times New Roman"/>
          <w:color w:val="000000" w:themeColor="text1"/>
        </w:rPr>
        <w:t xml:space="preserve">hinaus deutet sich an, dass diese Bewältigungsstrategie mit einer Externalisierung und Verlagerung des </w:t>
      </w:r>
      <w:r w:rsidR="00DC30F1">
        <w:rPr>
          <w:rFonts w:eastAsia="Times New Roman" w:cs="Times New Roman"/>
          <w:color w:val="000000" w:themeColor="text1"/>
        </w:rPr>
        <w:t xml:space="preserve">sozialen </w:t>
      </w:r>
      <w:r w:rsidRPr="007310A7">
        <w:rPr>
          <w:rFonts w:eastAsia="Times New Roman" w:cs="Times New Roman"/>
          <w:color w:val="000000" w:themeColor="text1"/>
        </w:rPr>
        <w:t xml:space="preserve">Stigmas in den eigenen </w:t>
      </w:r>
      <w:r w:rsidR="00DC30F1">
        <w:rPr>
          <w:rFonts w:eastAsia="Times New Roman" w:cs="Times New Roman"/>
          <w:color w:val="000000" w:themeColor="text1"/>
        </w:rPr>
        <w:t xml:space="preserve">objektivierten </w:t>
      </w:r>
      <w:r w:rsidRPr="007310A7">
        <w:rPr>
          <w:rFonts w:eastAsia="Times New Roman" w:cs="Times New Roman"/>
          <w:color w:val="000000" w:themeColor="text1"/>
        </w:rPr>
        <w:t>Körper einhergeht</w:t>
      </w:r>
      <w:r w:rsidR="00DC30F1">
        <w:rPr>
          <w:rFonts w:eastAsia="Times New Roman" w:cs="Times New Roman"/>
          <w:color w:val="000000" w:themeColor="text1"/>
        </w:rPr>
        <w:t xml:space="preserve">, was </w:t>
      </w:r>
      <w:r w:rsidRPr="007310A7">
        <w:rPr>
          <w:rFonts w:eastAsia="Times New Roman" w:cs="Times New Roman"/>
          <w:color w:val="000000" w:themeColor="text1"/>
        </w:rPr>
        <w:t xml:space="preserve">dem Schutz des eigenen Selbst vor (verinnerlichter) Entwertung dient. Diese Interpretation verdeutlicht, dass der Umgang mit intergeschlechtsbezogenem Stigma sowohl von biographisch bedingten Bearbeitungsstrategien abhängig ist, als auch von den Möglichkeiten das Thematisch-Werden der eigenen Variation zu beeinflussen. Ebenfalls liegt </w:t>
      </w:r>
      <w:r w:rsidR="00DC30F1" w:rsidRPr="007310A7">
        <w:rPr>
          <w:rFonts w:eastAsia="Times New Roman" w:cs="Times New Roman"/>
          <w:color w:val="000000" w:themeColor="text1"/>
        </w:rPr>
        <w:t>nahe</w:t>
      </w:r>
      <w:r w:rsidRPr="007310A7">
        <w:rPr>
          <w:rFonts w:eastAsia="Times New Roman" w:cs="Times New Roman"/>
          <w:color w:val="000000" w:themeColor="text1"/>
        </w:rPr>
        <w:t xml:space="preserve">, dass die o.g. Strategie zwar der Verinnerlichung negativer Selbstüberzeugungen entgegenwirkt, gleichzeitig jedoch mit einer </w:t>
      </w:r>
      <w:r w:rsidR="00DC30F1">
        <w:rPr>
          <w:rFonts w:eastAsia="Times New Roman" w:cs="Times New Roman"/>
          <w:color w:val="000000" w:themeColor="text1"/>
        </w:rPr>
        <w:t xml:space="preserve">langfristigen </w:t>
      </w:r>
      <w:r w:rsidRPr="007310A7">
        <w:rPr>
          <w:rFonts w:eastAsia="Times New Roman" w:cs="Times New Roman"/>
          <w:color w:val="000000" w:themeColor="text1"/>
        </w:rPr>
        <w:t>Distanzierung und Entfremdung vom eigenen Körper einhergeht.</w:t>
      </w:r>
    </w:p>
    <w:p w14:paraId="2898709C" w14:textId="77777777" w:rsidR="008F0DDF" w:rsidRPr="007310A7" w:rsidRDefault="008F0DDF">
      <w:pPr>
        <w:rPr>
          <w:b/>
          <w:color w:val="000000" w:themeColor="text1"/>
        </w:rPr>
      </w:pPr>
      <w:r w:rsidRPr="007310A7">
        <w:rPr>
          <w:b/>
          <w:color w:val="000000" w:themeColor="text1"/>
        </w:rPr>
        <w:br w:type="page"/>
      </w:r>
    </w:p>
    <w:p w14:paraId="0C004394" w14:textId="4F9C33E9" w:rsidR="00097367" w:rsidRPr="007310A7" w:rsidRDefault="008F0DDF" w:rsidP="00DC30F1">
      <w:pPr>
        <w:pStyle w:val="berschrift1"/>
        <w:spacing w:before="360" w:after="480"/>
        <w:rPr>
          <w:rFonts w:asciiTheme="minorHAnsi" w:hAnsiTheme="minorHAnsi"/>
          <w:b/>
          <w:color w:val="000000" w:themeColor="text1"/>
          <w:sz w:val="28"/>
          <w:szCs w:val="28"/>
        </w:rPr>
      </w:pPr>
      <w:bookmarkStart w:id="86" w:name="_Toc233288815"/>
      <w:r w:rsidRPr="007310A7">
        <w:rPr>
          <w:rFonts w:asciiTheme="minorHAnsi" w:hAnsiTheme="minorHAnsi"/>
          <w:b/>
          <w:color w:val="000000" w:themeColor="text1"/>
          <w:sz w:val="28"/>
          <w:szCs w:val="28"/>
        </w:rPr>
        <w:lastRenderedPageBreak/>
        <w:t>9</w:t>
      </w:r>
      <w:r w:rsidR="00097367" w:rsidRPr="007310A7">
        <w:rPr>
          <w:rFonts w:asciiTheme="minorHAnsi" w:hAnsiTheme="minorHAnsi"/>
          <w:b/>
          <w:color w:val="000000" w:themeColor="text1"/>
          <w:sz w:val="28"/>
          <w:szCs w:val="28"/>
        </w:rPr>
        <w:t>. Implikationen für die Praxis und zukünftige Forschungsbedarfe</w:t>
      </w:r>
      <w:bookmarkEnd w:id="86"/>
    </w:p>
    <w:p w14:paraId="40B65E78" w14:textId="7D6DD791" w:rsidR="00097367" w:rsidRPr="007310A7" w:rsidRDefault="00097367" w:rsidP="00097367">
      <w:pPr>
        <w:spacing w:line="360" w:lineRule="auto"/>
        <w:jc w:val="both"/>
        <w:rPr>
          <w:color w:val="000000" w:themeColor="text1"/>
        </w:rPr>
      </w:pPr>
      <w:r>
        <w:rPr>
          <w:color w:val="000000" w:themeColor="text1"/>
        </w:rPr>
        <w:t xml:space="preserve">Die rekonstruierten Biographien von Kristin, Valerie</w:t>
      </w:r>
      <w:r>
        <w:rPr>
          <w:color w:val="000000" w:themeColor="text1"/>
        </w:rPr>
        <w:t xml:space="preserve"> Robin und Alex zeigen in mehreren Hinsichten spezifische psycho-soziale Anforderungen</w:t>
      </w:r>
      <w:r>
        <w:rPr>
          <w:color w:val="000000" w:themeColor="text1"/>
        </w:rPr>
        <w:t xml:space="preserve"> und Bedarfe intergeschlechtlicher Menschen auf</w:t>
      </w:r>
      <w:r>
        <w:rPr>
          <w:color w:val="000000" w:themeColor="text1"/>
        </w:rPr>
        <w:t xml:space="preserve">: sowohl in Hinblick auf die biographisch aufgeschichteten Medikalisierungs</w:t>
      </w:r>
      <w:r>
        <w:rPr>
          <w:color w:val="000000" w:themeColor="text1"/>
        </w:rPr>
        <w:t xml:space="preserve">e</w:t>
      </w:r>
      <w:r>
        <w:rPr>
          <w:color w:val="000000" w:themeColor="text1"/>
        </w:rPr>
        <w:t xml:space="preserve">rfahrungen, als auch hinsichtlich der Gestaltung geschlechtsverändernder Behandlungssituationen im Jugend- und Erwachsenenalter. Diese, sowie die daraus resultierenden Implikationen für die </w:t>
      </w:r>
      <w:r>
        <w:rPr>
          <w:color w:val="000000" w:themeColor="text1"/>
        </w:rPr>
        <w:t xml:space="preserve">psycho-sozial begleitende </w:t>
      </w:r>
      <w:r>
        <w:rPr>
          <w:color w:val="000000" w:themeColor="text1"/>
        </w:rPr>
        <w:t xml:space="preserve">und klinische Praxis, werden im Folgenden dargestellt. Dabei stellen letztere keine Empfehlungen im engeren Sinne dar</w:t>
      </w:r>
      <w:r>
        <w:rPr>
          <w:color w:val="000000" w:themeColor="text1"/>
        </w:rPr>
        <w:t xml:space="preserve">. Diese </w:t>
      </w:r>
      <w:r>
        <w:rPr>
          <w:color w:val="000000" w:themeColor="text1"/>
        </w:rPr>
        <w:t xml:space="preserve">bedürfen der Entwicklung </w:t>
      </w:r>
      <w:r>
        <w:rPr>
          <w:color w:val="000000" w:themeColor="text1"/>
        </w:rPr>
        <w:t xml:space="preserve">und Umsetzung </w:t>
      </w:r>
      <w:r>
        <w:rPr>
          <w:color w:val="000000" w:themeColor="text1"/>
        </w:rPr>
        <w:t xml:space="preserve">weitere</w:t>
      </w:r>
      <w:r>
        <w:rPr>
          <w:color w:val="000000" w:themeColor="text1"/>
        </w:rPr>
        <w:t xml:space="preserve">r</w:t>
      </w:r>
      <w:r>
        <w:rPr>
          <w:color w:val="000000" w:themeColor="text1"/>
        </w:rPr>
        <w:t xml:space="preserve"> Forschungsprojekte. Vielmehr handelt es sich um Sensibilisierungen</w:t>
      </w:r>
      <w:r>
        <w:rPr>
          <w:color w:val="000000" w:themeColor="text1"/>
        </w:rPr>
        <w:t xml:space="preserve">, die die </w:t>
      </w:r>
      <w:r>
        <w:rPr>
          <w:color w:val="000000" w:themeColor="text1"/>
        </w:rPr>
        <w:t xml:space="preserve">Aufmerksamkeit von Begleitenden </w:t>
      </w:r>
      <w:r>
        <w:rPr>
          <w:color w:val="000000" w:themeColor="text1"/>
        </w:rPr>
        <w:t xml:space="preserve">leiten können sowie um </w:t>
      </w:r>
      <w:r>
        <w:rPr>
          <w:color w:val="000000" w:themeColor="text1"/>
        </w:rPr>
        <w:t xml:space="preserve">Ergänzungen von </w:t>
      </w:r>
      <w:r>
        <w:rPr>
          <w:color w:val="000000" w:themeColor="text1"/>
        </w:rPr>
        <w:t xml:space="preserve">Wissensbestände</w:t>
      </w:r>
      <w:r>
        <w:rPr>
          <w:color w:val="000000" w:themeColor="text1"/>
        </w:rPr>
        <w:t xml:space="preserve">n psycho-sozialer Inter* Forschung</w:t>
      </w:r>
      <w:r>
        <w:rPr>
          <w:color w:val="000000" w:themeColor="text1"/>
        </w:rPr>
        <w:t xml:space="preserve">.</w:t>
      </w:r>
    </w:p>
    <w:p w14:paraId="1D2E7258" w14:textId="318398F6" w:rsidR="00097367" w:rsidRPr="007310A7" w:rsidRDefault="008F0DDF" w:rsidP="00D472E8">
      <w:pPr>
        <w:pStyle w:val="berschrift2"/>
        <w:spacing w:before="480" w:after="120" w:line="360" w:lineRule="auto"/>
        <w:jc w:val="both"/>
        <w:rPr>
          <w:rFonts w:asciiTheme="minorHAnsi" w:hAnsiTheme="minorHAnsi"/>
          <w:b/>
          <w:color w:val="000000" w:themeColor="text1"/>
          <w:sz w:val="24"/>
          <w:szCs w:val="24"/>
        </w:rPr>
      </w:pPr>
      <w:bookmarkStart w:id="87" w:name="_Toc233288816"/>
      <w:r w:rsidRPr="007310A7">
        <w:rPr>
          <w:rFonts w:asciiTheme="minorHAnsi" w:hAnsiTheme="minorHAnsi"/>
          <w:b/>
          <w:color w:val="000000" w:themeColor="text1"/>
          <w:sz w:val="24"/>
          <w:szCs w:val="24"/>
        </w:rPr>
        <w:t>9</w:t>
      </w:r>
      <w:r w:rsidR="00097367" w:rsidRPr="007310A7">
        <w:rPr>
          <w:rFonts w:asciiTheme="minorHAnsi" w:hAnsiTheme="minorHAnsi"/>
          <w:b/>
          <w:color w:val="000000" w:themeColor="text1"/>
          <w:sz w:val="24"/>
          <w:szCs w:val="24"/>
        </w:rPr>
        <w:t>.1. Eltern intergeschlechtlicher Kinder im Spannungsfeld von Stigma und familiengeschichtlich bedingte</w:t>
      </w:r>
      <w:r w:rsidR="005F103C">
        <w:rPr>
          <w:rFonts w:asciiTheme="minorHAnsi" w:hAnsiTheme="minorHAnsi"/>
          <w:b/>
          <w:color w:val="000000" w:themeColor="text1"/>
          <w:sz w:val="24"/>
          <w:szCs w:val="24"/>
        </w:rPr>
        <w:t>n</w:t>
      </w:r>
      <w:r w:rsidR="00097367" w:rsidRPr="007310A7">
        <w:rPr>
          <w:rFonts w:asciiTheme="minorHAnsi" w:hAnsiTheme="minorHAnsi"/>
          <w:b/>
          <w:color w:val="000000" w:themeColor="text1"/>
          <w:sz w:val="24"/>
          <w:szCs w:val="24"/>
        </w:rPr>
        <w:t xml:space="preserve"> Belastungen</w:t>
      </w:r>
      <w:bookmarkEnd w:id="87"/>
      <w:r w:rsidR="00097367" w:rsidRPr="007310A7">
        <w:rPr>
          <w:rFonts w:asciiTheme="minorHAnsi" w:hAnsiTheme="minorHAnsi"/>
          <w:b/>
          <w:color w:val="000000" w:themeColor="text1"/>
          <w:sz w:val="24"/>
          <w:szCs w:val="24"/>
        </w:rPr>
        <w:t xml:space="preserve"> </w:t>
      </w:r>
    </w:p>
    <w:p w14:paraId="0CDBBFF6" w14:textId="0A91A77F" w:rsidR="00097367" w:rsidRPr="007310A7" w:rsidRDefault="00097367" w:rsidP="00097367">
      <w:pPr>
        <w:spacing w:line="360" w:lineRule="auto"/>
        <w:jc w:val="both"/>
        <w:rPr>
          <w:color w:val="000000" w:themeColor="text1"/>
        </w:rPr>
      </w:pPr>
      <w:r w:rsidRPr="007310A7">
        <w:rPr>
          <w:color w:val="000000" w:themeColor="text1"/>
        </w:rPr>
        <w:t>Im Folgenden werden Implikationen der erarbeiteten Ergebnisse in Hinblick auf die psycho-soziale Unterstützung und Begleitung von Eltern intergeschlechtlicher Kinder ab der Geburt, sowie Bedarfe die sich aus der Wechselwirkung zwischen elterlichen Erfahrungen und dem Erleben ihrer Kinder ergeben können. Ebenfalls werden davon ausgehend zukünftig vertiefende Forschungsbedarfe skizziert.</w:t>
      </w:r>
    </w:p>
    <w:p w14:paraId="655FEF45" w14:textId="70E65FE8" w:rsidR="00097367" w:rsidRPr="007310A7" w:rsidRDefault="00097367" w:rsidP="00097367">
      <w:pPr>
        <w:spacing w:line="360" w:lineRule="auto"/>
        <w:jc w:val="both"/>
        <w:rPr>
          <w:color w:val="000000" w:themeColor="text1"/>
        </w:rPr>
      </w:pPr>
      <w:r w:rsidRPr="007310A7">
        <w:rPr>
          <w:color w:val="000000" w:themeColor="text1"/>
        </w:rPr>
        <w:t>Zu den spezifischen Erfahrungen und Unterstützungsbedarfen von Eltern bei bzw. nach Geburt eines intergeschlechtlichen Kindes gibt es bereits eine Vielzahl an Beiträgen sowohl aus Selbstvertretungs- bzw. Selbsthilfe als auch aus akademischer Perspektive</w:t>
      </w:r>
      <w:r w:rsidR="007A147C" w:rsidRPr="007310A7">
        <w:rPr>
          <w:color w:val="000000" w:themeColor="text1"/>
        </w:rPr>
        <w:t xml:space="preserve"> </w:t>
      </w:r>
      <w:r w:rsidR="007A147C" w:rsidRPr="007310A7">
        <w:rPr>
          <w:color w:val="000000" w:themeColor="text1"/>
        </w:rPr>
        <w:fldChar w:fldCharType="begin"/>
      </w:r>
      <w:r w:rsidR="00E52A15" w:rsidRPr="007310A7">
        <w:rPr>
          <w:color w:val="000000" w:themeColor="text1"/>
        </w:rPr>
        <w:instrText xml:space="preserve"> ADDIN ZOTERO_ITEM CSL_CITATION {"citationID":"bAIYzeTp","properties":{"unsorted":true,"formattedCitation":"(vgl. z.B. Daniela Crocetti und Prandelli 2024; Limor Meoded Danon und Kr\\uc0\\u228{}mer 2017; Kr\\uc0\\u228{}mer 2021; TransInterQueer e.V. 2025; Katrina Roen 2019)","plainCitation":"(vgl. z.B. Daniela Crocetti und Prandelli 2024; Limor Meoded Danon und Krämer 2017; Krämer 2021; TransInterQueer e.V. 2025; Katrina Roen 2019)","dontUpdate":true,"noteIndex":0},"citationItems":[{"id":1348,"uris":["http://zotero.org/users/local/owKliTIb/items/SDEGUBNC"],"itemData":{"id":1348,"type":"article-journal","abstract":"Decision-making dynamics in Italian paediatric care for Intersex and Variations of Sex Characteristics (VSC) involve a complex interplay between medical  practices, parental perspectives, and socio-cultural factors. This article  explores how medical professionals and parents make decisions amid cultural  debates on gender, the body, and autonomy. It addresses aspects of why surgical  intervention, with limited child involvement, is often seen as the 'only option'  in the 'conservative' culture of Italy. The article continues to highlight the  rise of parent-led human rights-based activism in Italy, challenging prevailing  narratives in intersex/VSC paediatric care. Using qualitative data from two  studies, including interviews with 15 Italian stakeholders and 38 Italian  parents, as well as participant action research, the article provides insights  into Italian medical and parental perspectives. The findings emphasize the need  for nuanced support, education, and resources to empower parents in order to  uphold the rights and well-being of intersex individuals.","container-title":"Social science &amp; medicine (1982)","DOI":"10.1016/j.socscimed.2024.117496","ISSN":"1873-5347 0277-9536","journalAbbreviation":"Soc Sci Med","language":"eng","license":"Copyright © 2024 Elsevier Ltd. All rights reserved.","page":"117496","PMID":"39536653","publisher-place":"England","title":"Navigating parental decision-making: Intersex surgeries in Italy.","volume":"363","author":[{"family":"Crocetti","given":"Daniela"},{"family":"Prandelli","given":"Marta"}],"issued":{"date-parts":[["2024",12]]}},"prefix":"vgl. z.B."},{"id":1347,"uris":["http://zotero.org/users/local/owKliTIb/items/INGFTWK4"],"itemData":{"id":1347,"type":"article-journal","abstract":"Parents of intersex children are perceived in many studies as hopeless, highly dependent on the medical system, and as gate keepers of normative gendered  bodies. In this article, we challenge these perceptions and argue that parents of  intersex children are problematically positioned between their children's needs  for care and well-being and the socialmedical forces that aim to \"normalize\"  them. Their in-between position leads them to establish different parental  strategies within and outside of traditional sex/gender norms. We focus on three  intertwined parental strategy frameworks: bodily dialogue, sex/gender framing,  and concealing/revealing practices, and describe how, in each of these strategic  frameworks, the parents maneuver, act in accordance with or against, react to,  and challenge the medical system, social interactions, and the sex/gender  paradigm. This is a comparative study based on narrative interviews with 22  parents of intersex children in Germany and Israel.","container-title":"Qualitative health research","DOI":"10.1177/1049732317697100","ISSN":"1552-7557 1049-7323","issue":"10","journalAbbreviation":"Qual Health Res","language":"eng","page":"1562-1574","PMID":"28728528","publisher-place":"United States","title":"Between Concealing and Revealing Intersexed Bodies: Parental Strategies.","volume":"27","author":[{"family":"Danon","given":"Limor Meoded"},{"family":"Krämer","given":"Anike"}],"issued":{"date-parts":[["2017",8]]}}},{"id":209,"uris":["http://zotero.org/users/local/owKliTIb/items/3PEFNBFD","http://zotero.org/users/local/owKliTIb/items/3A2ZGMVW"],"itemData":{"id":209,"type":"book","publisher":"Springer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Kinder","author":[{"family":"Krämer","given":"Anike"}],"issued":{"date-parts":[["2021"]]}}},{"id":1214,"uris":["http://zotero.org/users/local/owKliTIb/items/CX25WXXH"],"itemData":{"id":1214,"type":"document","title":"Stellungnahme zu der aktualisierten “S2k-Leitlinie Varianten der “Geschlechtsentwicklung","URL":"https://www.transinterqueer.org/wp-content/uploads/2026/01/Stellungnahme_LeitlinienVdG.pdf","author":[{"literal":"TransInterQueer e.V."}],"issued":{"date-parts":[["2025"]]}}},{"id":1326,"uris":["http://zotero.org/users/local/owKliTIb/items/5SHQIV6S"],"itemData":{"id":1326,"type":"article-journal","abstract":"Intersex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Practice.","volume":"56","author":[{"family":"Roen","given":"Katrina"}],"issued":{"date-parts":[["2019",6]]}}}],"schema":"https://github.com/citation-style-language/schema/raw/master/csl-citation.json"} </w:instrText>
      </w:r>
      <w:r w:rsidR="007A147C" w:rsidRPr="007310A7">
        <w:rPr>
          <w:color w:val="000000" w:themeColor="text1"/>
        </w:rPr>
        <w:fldChar w:fldCharType="separate"/>
      </w:r>
      <w:r w:rsidR="001E7EA1" w:rsidRPr="007310A7">
        <w:rPr>
          <w:rFonts w:ascii="Cambria" w:hAnsi="Cambria" w:cs="Times New Roman"/>
          <w:color w:val="000000" w:themeColor="text1"/>
        </w:rPr>
        <w:t xml:space="preserve">(vgl. z.B. </w:t>
      </w:r>
      <w:proofErr w:type="spellStart"/>
      <w:r w:rsidR="001E7EA1" w:rsidRPr="007310A7">
        <w:rPr>
          <w:rFonts w:ascii="Cambria" w:hAnsi="Cambria" w:cs="Times New Roman"/>
          <w:color w:val="000000" w:themeColor="text1"/>
        </w:rPr>
        <w:t>Crocetti</w:t>
      </w:r>
      <w:proofErr w:type="spellEnd"/>
      <w:r w:rsidR="001E7EA1" w:rsidRPr="007310A7">
        <w:rPr>
          <w:rFonts w:ascii="Cambria" w:hAnsi="Cambria" w:cs="Times New Roman"/>
          <w:color w:val="000000" w:themeColor="text1"/>
        </w:rPr>
        <w:t xml:space="preserve">, Prandelli 2024; Danon, Krämer 2017; Krämer 2021; </w:t>
      </w:r>
      <w:proofErr w:type="spellStart"/>
      <w:r w:rsidR="001E7EA1" w:rsidRPr="007310A7">
        <w:rPr>
          <w:rFonts w:ascii="Cambria" w:hAnsi="Cambria" w:cs="Times New Roman"/>
          <w:color w:val="000000" w:themeColor="text1"/>
        </w:rPr>
        <w:t>TransInterQueer</w:t>
      </w:r>
      <w:proofErr w:type="spellEnd"/>
      <w:r w:rsidR="001E7EA1" w:rsidRPr="007310A7">
        <w:rPr>
          <w:rFonts w:ascii="Cambria" w:hAnsi="Cambria" w:cs="Times New Roman"/>
          <w:color w:val="000000" w:themeColor="text1"/>
        </w:rPr>
        <w:t xml:space="preserve"> e.V. 2025; </w:t>
      </w:r>
      <w:proofErr w:type="spellStart"/>
      <w:r w:rsidR="001E7EA1" w:rsidRPr="007310A7">
        <w:rPr>
          <w:rFonts w:ascii="Cambria" w:hAnsi="Cambria" w:cs="Times New Roman"/>
          <w:color w:val="000000" w:themeColor="text1"/>
        </w:rPr>
        <w:t>Roen</w:t>
      </w:r>
      <w:proofErr w:type="spellEnd"/>
      <w:r w:rsidR="001E7EA1" w:rsidRPr="007310A7">
        <w:rPr>
          <w:rFonts w:ascii="Cambria" w:hAnsi="Cambria" w:cs="Times New Roman"/>
          <w:color w:val="000000" w:themeColor="text1"/>
        </w:rPr>
        <w:t xml:space="preserve"> 2019)</w:t>
      </w:r>
      <w:r w:rsidR="007A147C" w:rsidRPr="007310A7">
        <w:rPr>
          <w:color w:val="000000" w:themeColor="text1"/>
        </w:rPr>
        <w:fldChar w:fldCharType="end"/>
      </w:r>
      <w:r w:rsidRPr="007310A7">
        <w:rPr>
          <w:color w:val="000000" w:themeColor="text1"/>
        </w:rPr>
        <w:t>. Da eine umfängliche Rekonstruktion der Literatur den Rahmen dieses Kapitels sprengen würde, sollen stattdessen die gewissermaßen neuralgischen – und bis dato kaum beleuchteten – Aspekte psycho-sozialer Unterstützung, die sich aus den Ergebnissen dieser Arbeit ableiten lassen, hervorgehoben und ihre Implikationen für die Praxis erläutert werden.</w:t>
      </w:r>
    </w:p>
    <w:p w14:paraId="2C6B1F08" w14:textId="2E18DDCE" w:rsidR="00097367" w:rsidRPr="007310A7" w:rsidRDefault="00097367" w:rsidP="00097367">
      <w:pPr>
        <w:spacing w:line="360" w:lineRule="auto"/>
        <w:jc w:val="both"/>
        <w:rPr>
          <w:rStyle w:val="s1"/>
          <w:rFonts w:eastAsia="Times New Roman" w:cs="Times New Roman"/>
          <w:color w:val="000000" w:themeColor="text1"/>
        </w:rPr>
      </w:pPr>
      <w:r w:rsidRPr="007310A7">
        <w:rPr>
          <w:color w:val="000000" w:themeColor="text1"/>
        </w:rPr>
        <w:t>Im Fall von Alex zeichnen sich ausgehend von seiner familialen Situation und der darauffolgenden Medikalisierung seiner Variation eine massive Belastungs</w:t>
      </w:r>
      <w:r w:rsidR="005F103C">
        <w:rPr>
          <w:color w:val="000000" w:themeColor="text1"/>
        </w:rPr>
        <w:t>-</w:t>
      </w:r>
      <w:r w:rsidRPr="007310A7">
        <w:rPr>
          <w:color w:val="000000" w:themeColor="text1"/>
        </w:rPr>
        <w:lastRenderedPageBreak/>
        <w:t>erfahrung seiner Eltern ab. Diese lässt sich zunächst in Bezug auf Krämer</w:t>
      </w:r>
      <w:r w:rsidR="003D6053" w:rsidRPr="007310A7">
        <w:rPr>
          <w:color w:val="000000" w:themeColor="text1"/>
        </w:rPr>
        <w:t xml:space="preserve"> </w:t>
      </w:r>
      <w:r w:rsidR="003D6053" w:rsidRPr="007310A7">
        <w:rPr>
          <w:color w:val="000000" w:themeColor="text1"/>
        </w:rPr>
        <w:fldChar w:fldCharType="begin"/>
      </w:r>
      <w:r w:rsidR="00E52A15" w:rsidRPr="007310A7">
        <w:rPr>
          <w:color w:val="000000" w:themeColor="text1"/>
        </w:rPr>
        <w:instrText xml:space="preserve"> ADDIN ZOTERO_ITEM CSL_CITATION {"citationID":"NZnM8ZXf","properties":{"unsorted":false,"formattedCitation":"(2021)","plainCitation":"(2021)","noteIndex":0},"citationItems":[{"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Kinder","author":[{"family":"Krämer","given":"Anike"}],"issued":{"date-parts":[["2021"]]}},"suppress-author":true}],"schema":"https://github.com/citation-style-language/schema/raw/master/csl-citation.json"} </w:instrText>
      </w:r>
      <w:r w:rsidR="003D6053" w:rsidRPr="007310A7">
        <w:rPr>
          <w:color w:val="000000" w:themeColor="text1"/>
        </w:rPr>
        <w:fldChar w:fldCharType="separate"/>
      </w:r>
      <w:r w:rsidR="00E52A15" w:rsidRPr="007310A7">
        <w:rPr>
          <w:rFonts w:ascii="Cambria" w:hAnsi="Cambria"/>
          <w:color w:val="000000" w:themeColor="text1"/>
        </w:rPr>
        <w:t>(2021)</w:t>
      </w:r>
      <w:r w:rsidR="003D6053" w:rsidRPr="007310A7">
        <w:rPr>
          <w:color w:val="000000" w:themeColor="text1"/>
        </w:rPr>
        <w:fldChar w:fldCharType="end"/>
      </w:r>
      <w:r w:rsidRPr="007310A7">
        <w:rPr>
          <w:color w:val="000000" w:themeColor="text1"/>
        </w:rPr>
        <w:t xml:space="preserve"> als elterliche Krisenerfahrung verstehen, die </w:t>
      </w:r>
      <w:r w:rsidR="005F103C">
        <w:rPr>
          <w:color w:val="000000" w:themeColor="text1"/>
        </w:rPr>
        <w:t xml:space="preserve">eine </w:t>
      </w:r>
      <w:r w:rsidRPr="007310A7">
        <w:rPr>
          <w:color w:val="000000" w:themeColor="text1"/>
        </w:rPr>
        <w:t>bisher als selbstverständlich</w:t>
      </w:r>
      <w:r w:rsidR="005F103C">
        <w:rPr>
          <w:color w:val="000000" w:themeColor="text1"/>
        </w:rPr>
        <w:t xml:space="preserve"> erlebte</w:t>
      </w:r>
      <w:r w:rsidRPr="007310A7">
        <w:rPr>
          <w:color w:val="000000" w:themeColor="text1"/>
        </w:rPr>
        <w:t xml:space="preserve">, zweigeschlechtlich und </w:t>
      </w:r>
      <w:proofErr w:type="spellStart"/>
      <w:r w:rsidRPr="007310A7">
        <w:rPr>
          <w:color w:val="000000" w:themeColor="text1"/>
        </w:rPr>
        <w:t>endonormativ</w:t>
      </w:r>
      <w:proofErr w:type="spellEnd"/>
      <w:r w:rsidRPr="007310A7">
        <w:rPr>
          <w:color w:val="000000" w:themeColor="text1"/>
        </w:rPr>
        <w:t xml:space="preserve"> strukturierte </w:t>
      </w:r>
      <w:r w:rsidR="005F103C">
        <w:rPr>
          <w:color w:val="000000" w:themeColor="text1"/>
        </w:rPr>
        <w:t>Alltagsw</w:t>
      </w:r>
      <w:r w:rsidRPr="007310A7">
        <w:rPr>
          <w:color w:val="000000" w:themeColor="text1"/>
        </w:rPr>
        <w:t xml:space="preserve">elt tiefgreifend erschüttert (vgl. ebd., 187). Gleichzeitig lässt sich die elterliche, mit umfangreichen </w:t>
      </w:r>
      <w:proofErr w:type="spellStart"/>
      <w:r w:rsidRPr="007310A7">
        <w:rPr>
          <w:color w:val="000000" w:themeColor="text1"/>
        </w:rPr>
        <w:t>Medikalisierungs</w:t>
      </w:r>
      <w:r w:rsidR="005F103C">
        <w:rPr>
          <w:color w:val="000000" w:themeColor="text1"/>
        </w:rPr>
        <w:t>p</w:t>
      </w:r>
      <w:r w:rsidRPr="007310A7">
        <w:rPr>
          <w:color w:val="000000" w:themeColor="text1"/>
        </w:rPr>
        <w:t>raktiken</w:t>
      </w:r>
      <w:proofErr w:type="spellEnd"/>
      <w:r w:rsidRPr="007310A7">
        <w:rPr>
          <w:color w:val="000000" w:themeColor="text1"/>
        </w:rPr>
        <w:t xml:space="preserve"> konfrontierte Erfahrung als Re-Traumatisierung begreifen. </w:t>
      </w:r>
      <w:r w:rsidRPr="007310A7">
        <w:rPr>
          <w:rStyle w:val="s1"/>
          <w:rFonts w:eastAsia="Times New Roman" w:cs="Times New Roman"/>
          <w:color w:val="000000" w:themeColor="text1"/>
        </w:rPr>
        <w:t xml:space="preserve">Auch in der Literatur, die sich mit der Perspektive von Eltern intergeschlechtlicher Kinder nach der Geburt auseinandersetzt, zeigt sich, dass deren Erleben von Angst, Unsicherheiten und Traumatisierung geprägt sein kann </w:t>
      </w:r>
      <w:r w:rsidR="003D6053" w:rsidRPr="007310A7">
        <w:rPr>
          <w:rStyle w:val="s1"/>
          <w:rFonts w:eastAsia="Times New Roman" w:cs="Times New Roman"/>
          <w:color w:val="000000" w:themeColor="text1"/>
        </w:rPr>
        <w:fldChar w:fldCharType="begin"/>
      </w:r>
      <w:r w:rsidR="005A33D4" w:rsidRPr="007310A7">
        <w:rPr>
          <w:rStyle w:val="s1"/>
          <w:rFonts w:eastAsia="Times New Roman" w:cs="Times New Roman"/>
          <w:color w:val="000000" w:themeColor="text1"/>
        </w:rPr>
        <w:instrText xml:space="preserve"> ADDIN ZOTERO_ITEM CSL_CITATION {"citationID":"Bl9r7jQG","properties":{"unsorted":true,"formattedCitation":"(vgl. L. M. Danon und Kr\\uc0\\u228{}mer 2017; Crissman u.\\uc0\\u160{}a. 2011; Zeiler und Wickstr\\uc0\\u246{}m 2009)","plainCitation":"(vgl. L. M. Danon und Krämer 2017; Crissman u. a. 2011; Zeiler und Wickström 2009)","dontUpdate":true,"noteIndex":0},"citationItems":[{"id":504,"uris":["http://zotero.org/users/local/owKliTIb/items/88DSW5FT"],"itemData":{"id":504,"type":"article-journal","container-title":"Qualitative Health Research","DOI":"10.1177/1049732317697100","issue":"10","page":"1562-1574","publisher":"SAGE Publications","title":"Between concealing and revealing intersexed bodies: Parental strategies","volume":"27","author":[{"family":"Danon","given":"L. M."},{"family":"Krämer","given":"A."}],"issued":{"date-parts":[["2017"]]}},"prefix":"vgl."},{"id":1349,"uris":["http://zotero.org/users/local/owKliTIb/items/3YH69V44"],"itemData":{"id":1349,"type":"article-journal","abstract":"BACKGROUND: Clinical research on psychological aspects of disorders of sex development (DSD) has focused on psychosexual differentiation with relatively  little attention directed toward parents' experiences of early clinical  management and their influence on patient and family psychosocial adaptation.  OBJECTIVES: To characterize parental experiences in the early clinical care of  children born with DSD. STUDY DESIGN: Content analysis of interviews with parents  (n = 41) of 28 children, newborn to 6 years, with DSD. RESULTS: Four major  domains emerged as salient to parents: (1) the gender assignment process, (2)  decisions regarding genital surgery, (3) disclosing information about their  child's DSD, and (4) interacting with healthcare providers. Findings suggested  discordance between scientific and parental understandings of the determinants of  \"sex\" and \"gender.\" Parents' expectations regarding the benefits of genital  surgery appear largely met; however, parents still had concerns about their  child's future physical, social and sexual development. Two areas experienced by  many parents as particularly stressful were: (1) uncertainties regarding  diagnosis and optimal management, and (2) conflicts between maintaining privacy  versus disclosing the condition to access social support. CONCLUSIONS: Parents'  experiences and gaps in understanding can be used to inform the clinical care of  patients with DSD and their families. Improving communication between parents and  providers (and between parents and their support providers) throughout the early  clinical management process may be important in decreasing stress and improving  outcomes for families of children with DSD.","container-title":"International journal of pediatric endocrinology","DOI":"10.1186/1687-9856-2011-10","ISSN":"1687-9856 1687-9848","issue":"1","journalAbbreviation":"Int J Pediatr Endocrinol","language":"eng","page":"10","PMID":"21992519","PMCID":"PMC3223129","publisher-place":"England","title":"Children with disorders of sex development: A qualitative study of early parental experience.","volume":"2011","author":[{"family":"Crissman","given":"Halley P."},{"family":"Warner","given":"Lauren"},{"family":"Gardner","given":"Melissa"},{"family":"Carr","given":"Meagan"},{"family":"Schast","given":"Aileen"},{"family":"Quittner","given":"Alexandra L."},{"family":"Kogan","given":"Barry"},{"family":"Sandberg","given":"David E."}],"issued":{"date-parts":[["2011",10,12]]}}},{"id":1412,"uris":["http://zotero.org/users/local/owKliTIb/items/48JLBZC2"],"itemData":{"id":1412,"type":"article-journal","abstract":"Few parents-to-be consider that their child may be born with ambiguous sex. Still, parents of a newborn child with ambiguous sex are expected to make a far-reaching decision for the child: should the child be operated upon so that it has either female or male genitals? The aim of this article is to examine, phenomenologically, why parents decide to have their children undergo genital surgery when it is not necessary for the child’s physiological functions. Drawing on phenomenological work by Maurice Merleau-Ponty, Simone de Beauvoir and Sara Ahmed, we examine parents’ frustration when their child’s sex is ambiguous and their experiences of the practice of medical sex assignment. We also examine parental identity work when the child has been assigned a sex and the interaction between parents and medical professionals when parents make decisions regarding surgery on their child. Furthermore, we provide a critical perspective on the surgical practice.","container-title":"Feminist Theory","DOI":"10.1177/1464700109343258","ISSN":"1464-7001, 1741-2773","issue":"3","journalAbbreviation":"Feminist Theory","language":"en","license":"https://journals.sagepub.com/page/policies/text-and-data-mining-license","page":"359-377","source":"DOI.org (Crossref)","title":"Why do ‘we’ perform surgery on newborn intersexed children?: The phenomenology of the parental experience of having a child with intersex anatomies","title-short":"Why do ‘we’ perform surgery on newborn intersexed children?","volume":"10","author":[{"family":"Zeiler","given":"Kristin"},{"family":"Wickström","given":"Anette"}],"issued":{"date-parts":[["2009",12]]}}}],"schema":"https://github.com/citation-style-language/schema/raw/master/csl-citation.json"} </w:instrText>
      </w:r>
      <w:r w:rsidR="003D6053" w:rsidRPr="007310A7">
        <w:rPr>
          <w:rStyle w:val="s1"/>
          <w:rFonts w:eastAsia="Times New Roman" w:cs="Times New Roman"/>
          <w:color w:val="000000" w:themeColor="text1"/>
        </w:rPr>
        <w:fldChar w:fldCharType="separate"/>
      </w:r>
      <w:r w:rsidR="00C52AB9" w:rsidRPr="007310A7">
        <w:rPr>
          <w:rFonts w:ascii="Cambria" w:hAnsi="Cambria" w:cs="Times New Roman"/>
          <w:color w:val="000000" w:themeColor="text1"/>
        </w:rPr>
        <w:t xml:space="preserve">(vgl. Danon, Krämer 2017; </w:t>
      </w:r>
      <w:proofErr w:type="spellStart"/>
      <w:r w:rsidR="00C52AB9" w:rsidRPr="007310A7">
        <w:rPr>
          <w:rFonts w:ascii="Cambria" w:hAnsi="Cambria" w:cs="Times New Roman"/>
          <w:color w:val="000000" w:themeColor="text1"/>
        </w:rPr>
        <w:t>Crissman</w:t>
      </w:r>
      <w:proofErr w:type="spellEnd"/>
      <w:r w:rsidR="00C52AB9" w:rsidRPr="007310A7">
        <w:rPr>
          <w:rFonts w:ascii="Cambria" w:hAnsi="Cambria" w:cs="Times New Roman"/>
          <w:color w:val="000000" w:themeColor="text1"/>
        </w:rPr>
        <w:t xml:space="preserve"> et al. 2011; Zeiler, Wickström 2009)</w:t>
      </w:r>
      <w:r w:rsidR="003D6053"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Danon und Krämer </w:t>
      </w:r>
      <w:r w:rsidR="003D6053" w:rsidRPr="007310A7">
        <w:rPr>
          <w:rStyle w:val="s1"/>
          <w:rFonts w:eastAsia="Times New Roman" w:cs="Times New Roman"/>
          <w:color w:val="000000" w:themeColor="text1"/>
        </w:rPr>
        <w:fldChar w:fldCharType="begin"/>
      </w:r>
      <w:r w:rsidR="003D6053" w:rsidRPr="007310A7">
        <w:rPr>
          <w:rStyle w:val="s1"/>
          <w:rFonts w:eastAsia="Times New Roman" w:cs="Times New Roman"/>
          <w:color w:val="000000" w:themeColor="text1"/>
        </w:rPr>
        <w:instrText xml:space="preserve"> ADDIN ZOTERO_ITEM CSL_CITATION {"citationID":"7g3W45oV","properties":{"unsorted":false,"formattedCitation":"(2017)","plainCitation":"(2017)","noteIndex":0},"citationItems":[{"id":1347,"uris":["http://zotero.org/users/local/owKliTIb/items/INGFTWK4"],"itemData":{"id":1347,"type":"article-journal","abstract":"Parents of intersex children are perceived in many studies as hopeless, highly dependent on the medical system, and as gate keepers of normative gendered  bodies. In this article, we challenge these perceptions and argue that parents of  intersex children are problematically positioned between their children's needs  for care and well-being and the socialmedical forces that aim to \"normalize\"  them. Their in-between position leads them to establish different parental  strategies within and outside of traditional sex/gender norms. We focus on three  intertwined parental strategy frameworks: bodily dialogue, sex/gender framing,  and concealing/revealing practices, and describe how, in each of these strategic  frameworks, the parents maneuver, act in accordance with or against, react to,  and challenge the medical system, social interactions, and the sex/gender  paradigm. This is a comparative study based on narrative interviews with 22  parents of intersex children in Germany and Israel.","container-title":"Qualitative health research","DOI":"10.1177/1049732317697100","ISSN":"1552-7557 1049-7323","issue":"10","journalAbbreviation":"Qual Health Res","language":"eng","page":"1562-1574","PMID":"28728528","publisher-place":"United States","title":"Between Concealing and Revealing Intersexed Bodies: Parental Strategies.","volume":"27","author":[{"family":"Danon","given":"Limor Meoded"},{"family":"Krämer","given":"Anike"}],"issued":{"date-parts":[["2017",8]]}},"suppress-author":true}],"schema":"https://github.com/citation-style-language/schema/raw/master/csl-citation.json"} </w:instrText>
      </w:r>
      <w:r w:rsidR="003D6053" w:rsidRPr="007310A7">
        <w:rPr>
          <w:rStyle w:val="s1"/>
          <w:rFonts w:eastAsia="Times New Roman" w:cs="Times New Roman"/>
          <w:color w:val="000000" w:themeColor="text1"/>
        </w:rPr>
        <w:fldChar w:fldCharType="separate"/>
      </w:r>
      <w:r w:rsidR="003D6053" w:rsidRPr="007310A7">
        <w:rPr>
          <w:rFonts w:ascii="Cambria" w:hAnsi="Cambria"/>
          <w:color w:val="000000" w:themeColor="text1"/>
        </w:rPr>
        <w:t>(2017)</w:t>
      </w:r>
      <w:r w:rsidR="003D6053"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sowie Streuli  et al.</w:t>
      </w:r>
      <w:r w:rsidR="003D6053" w:rsidRPr="007310A7">
        <w:rPr>
          <w:rStyle w:val="s1"/>
          <w:rFonts w:eastAsia="Times New Roman" w:cs="Times New Roman"/>
          <w:color w:val="000000" w:themeColor="text1"/>
        </w:rPr>
        <w:t xml:space="preserve"> </w:t>
      </w:r>
      <w:r w:rsidR="003D6053" w:rsidRPr="007310A7">
        <w:rPr>
          <w:rStyle w:val="s1"/>
          <w:rFonts w:eastAsia="Times New Roman" w:cs="Times New Roman"/>
          <w:color w:val="000000" w:themeColor="text1"/>
        </w:rPr>
        <w:fldChar w:fldCharType="begin"/>
      </w:r>
      <w:r w:rsidR="003D6053" w:rsidRPr="007310A7">
        <w:rPr>
          <w:rStyle w:val="s1"/>
          <w:rFonts w:eastAsia="Times New Roman" w:cs="Times New Roman"/>
          <w:color w:val="000000" w:themeColor="text1"/>
        </w:rPr>
        <w:instrText xml:space="preserve"> ADDIN ZOTERO_ITEM CSL_CITATION {"citationID":"QZM8DzBA","properties":{"unsorted":false,"formattedCitation":"(2013)","plainCitation":"(2013)","noteIndex":0},"citationItems":[{"id":528,"uris":["http://zotero.org/users/local/owKliTIb/items/A3X5ABYW"],"itemData":{"id":528,"type":"article-journal","container-title":"The Journal of Sexual Medicine","DOI":"10.1111/jsm.12214","issue":"8","page":"1953-1960","publisher":"Oxford University Press (OUP)","title":"Shaping parents: Impact of contrasting professional counseling on parents' decision making for children with Intersex/dsd and psychosocial healthcare","volume":"10","author":[{"family":"Streuli","given":"J. C."},{"family":"Vayena","given":"E."},{"family":"Cavicchia-Balmer","given":"Y."},{"family":"Huber","given":"J."}],"issued":{"date-parts":[["2013"]]}},"suppress-author":true}],"schema":"https://github.com/citation-style-language/schema/raw/master/csl-citation.json"} </w:instrText>
      </w:r>
      <w:r w:rsidR="003D6053" w:rsidRPr="007310A7">
        <w:rPr>
          <w:rStyle w:val="s1"/>
          <w:rFonts w:eastAsia="Times New Roman" w:cs="Times New Roman"/>
          <w:color w:val="000000" w:themeColor="text1"/>
        </w:rPr>
        <w:fldChar w:fldCharType="separate"/>
      </w:r>
      <w:r w:rsidR="003D6053" w:rsidRPr="007310A7">
        <w:rPr>
          <w:rFonts w:ascii="Cambria" w:hAnsi="Cambria"/>
          <w:color w:val="000000" w:themeColor="text1"/>
        </w:rPr>
        <w:t>(2013)</w:t>
      </w:r>
      <w:r w:rsidR="003D6053"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 xml:space="preserve"> zeigen zudem, dass das Verhältnis der Eltern zu ihrem neugeborenen intergeschlechtlichen Kind entscheidend durch das medizinische System und </w:t>
      </w:r>
      <w:r w:rsidR="005F103C">
        <w:rPr>
          <w:rStyle w:val="s1"/>
          <w:rFonts w:eastAsia="Times New Roman" w:cs="Times New Roman"/>
          <w:color w:val="000000" w:themeColor="text1"/>
        </w:rPr>
        <w:t xml:space="preserve">deren nicht zuletzt sprachlich vermittelte </w:t>
      </w:r>
      <w:r w:rsidRPr="007310A7">
        <w:rPr>
          <w:rStyle w:val="s1"/>
          <w:rFonts w:eastAsia="Times New Roman" w:cs="Times New Roman"/>
          <w:color w:val="000000" w:themeColor="text1"/>
        </w:rPr>
        <w:t xml:space="preserve">Perspektive strukturiert wird (vgl. ebd.). </w:t>
      </w:r>
    </w:p>
    <w:p w14:paraId="24923E24" w14:textId="45A6A50A" w:rsidR="00097367" w:rsidRPr="007310A7" w:rsidRDefault="00097367" w:rsidP="00097367">
      <w:pPr>
        <w:spacing w:line="360" w:lineRule="auto"/>
        <w:jc w:val="both"/>
        <w:rPr>
          <w:color w:val="000000" w:themeColor="text1"/>
        </w:rPr>
      </w:pPr>
      <w:r>
        <w:rPr>
          <w:color w:val="000000" w:themeColor="text1"/>
        </w:rPr>
        <w:t xml:space="preserve">Im Kontext von Alex</w:t>
      </w:r>
      <w:r>
        <w:rPr>
          <w:color w:val="000000" w:themeColor="text1"/>
        </w:rPr>
        <w:t xml:space="preserve">‘,</w:t>
      </w:r>
      <w:r>
        <w:rPr>
          <w:color w:val="000000" w:themeColor="text1"/>
        </w:rPr>
        <w:t xml:space="preserve"> in die </w:t>
      </w:r>
      <w:del w:id="1000193" w:author="Claude Lektorat" w:date="2026-06-30T12:18:05Z">
        <w:r>
          <w:rPr>
            <w:color w:val="000000" w:themeColor="text1"/>
          </w:rPr>
          <w:delText xml:space="preserve">spezifischen</w:delText>
        </w:r>
      </w:del>
      <w:ins w:id="1000194" w:author="Claude Lektorat" w:date="2026-06-30T12:18:05Z">
        <w:r>
          <w:rPr>
            <w:color w:val="000000" w:themeColor="text1"/>
          </w:rPr>
          <w:t xml:space="preserve">spezifische</w:t>
        </w:r>
      </w:ins>
      <w:r>
        <w:rPr>
          <w:color w:val="000000" w:themeColor="text1"/>
        </w:rPr>
        <w:t xml:space="preserve"> Familiengeschichte eingebettete</w:t>
      </w:r>
      <w:r>
        <w:rPr>
          <w:color w:val="000000" w:themeColor="text1"/>
        </w:rPr>
        <w:t xml:space="preserve">,</w:t>
      </w:r>
      <w:r>
        <w:rPr>
          <w:color w:val="000000" w:themeColor="text1"/>
        </w:rPr>
        <w:t xml:space="preserve"> </w:t>
      </w:r>
      <w:r>
        <w:rPr>
          <w:color w:val="000000" w:themeColor="text1"/>
        </w:rPr>
        <w:t xml:space="preserve">Geburt wird ebenfalls deutlich, dass eine für die Eltern </w:t>
      </w:r>
      <w:r>
        <w:rPr>
          <w:color w:val="000000" w:themeColor="text1"/>
        </w:rPr>
        <w:t xml:space="preserve">a.e. </w:t>
      </w:r>
      <w:proofErr w:type="spellStart"/>
      <w:r>
        <w:rPr>
          <w:color w:val="000000" w:themeColor="text1"/>
        </w:rPr>
        <w:t xml:space="preserve">retraumatisierende</w:t>
      </w:r>
      <w:proofErr w:type="spellEnd"/>
      <w:r>
        <w:rPr>
          <w:color w:val="000000" w:themeColor="text1"/>
        </w:rPr>
        <w:t xml:space="preserve"> Erfahrung gerade nicht durch die intergeschlechtliche Variation selbst, sondern am ehesten durch den ärztlichen, </w:t>
      </w:r>
      <w:proofErr w:type="spellStart"/>
      <w:r>
        <w:rPr>
          <w:color w:val="000000" w:themeColor="text1"/>
        </w:rPr>
        <w:t xml:space="preserve">medikalisierenden</w:t>
      </w:r>
      <w:proofErr w:type="spellEnd"/>
      <w:r>
        <w:rPr>
          <w:color w:val="000000" w:themeColor="text1"/>
        </w:rPr>
        <w:t xml:space="preserve"> Umgang mit dieser bedingt ist. Hier liegt nahe, dass die strukturelle Rahmung der Geburt eines intergeschlechtlichen Kindes als psycho-sozialer – und unmittelbar korrekturbedürftiger Notfall</w:t>
      </w:r>
      <w:r>
        <w:rPr>
          <w:color w:val="000000" w:themeColor="text1"/>
        </w:rPr>
        <w:t xml:space="preserve"> </w:t>
      </w:r>
      <w:r>
        <w:rPr>
          <w:color w:val="000000" w:themeColor="text1"/>
        </w:rPr>
        <w:t xml:space="preserve">– die Erinnerungen der Eltern an den lebensbedrohlichen medizinischen Notfall wachrufen, den sie im Zuge der Geburt ihres ersten Kindes erleben mussten und der mit dem Tod von Alex</w:t>
      </w:r>
      <w:r>
        <w:rPr>
          <w:color w:val="000000" w:themeColor="text1"/>
        </w:rPr>
        <w:t xml:space="preserve">‘</w:t>
      </w:r>
      <w:r>
        <w:rPr>
          <w:color w:val="000000" w:themeColor="text1"/>
        </w:rPr>
        <w:t xml:space="preserve"> Schwester endet. Somit wird deutlich, dass die biographische Erfahrungsaufschichtung der Eltern eines intergeschlechtlichen Kindes zum Zeitpunkt während und nach der Geburt hochgradig relevant für ihr Erleben von Umgangsweisen und Deutungen involvierter klinischer Behandler*innen ist. Dies ist ein bis dato in der Literatur nicht thematisierter Aspekt. Hier wird zwar in vielen Publikationen dass Stress-Erleben von Eltern intergeschlechtlicher Kinder als Einflussfaktor auf getroffene geschlechtsverändernde Behandlungsentscheidungen thematisiert</w:t>
      </w:r>
      <w:r>
        <w:rPr>
          <w:color w:val="000000" w:themeColor="text1"/>
        </w:rPr>
        <w:t xml:space="preserve"> </w:t>
      </w:r>
      <w:r w:rsidR="003D6053" w:rsidRPr="007310A7">
        <w:rPr>
          <w:color w:val="000000" w:themeColor="text1"/>
        </w:rPr>
        <w:fldChar w:fldCharType="begin"/>
      </w:r>
      <w:r w:rsidR="00E52A15" w:rsidRPr="007310A7">
        <w:rPr>
          <w:color w:val="000000" w:themeColor="text1"/>
        </w:rPr>
        <w:instrText xml:space="preserve"> ADDIN ZOTERO_ITEM CSL_CITATION {"citationID":"F9E7A286","properties":{"unsorted":false,"formattedCitation":"(vgl. z.B. Hegarty 2023; E. Holmes, Kimberly, und Quinn 2025; Katrina Roen 2019)","plainCitation":"(vgl. z.B. Hegarty 2023; E. Holmes, Kimberly, und Quinn 2025; Katrina Roen 2019)","dontUpdate":true,"noteIndex":0},"citationItems":[{"id":1142,"uris":["http://zotero.org/users/local/owKliTIb/items/5HZXFJZ4"],"itemData":{"id":1142,"type":"article-journal","container-title":"Current Opinion in Psychology","DOI":"10.1016/j.copsyc.2022.101539","page":"101539","publisher":"Elsevier BV","title":"The psychology of people with variable sex characteristics/intersex","volume":"49","author":[{"family":"Hegarty","given":"Peter"}],"issued":{"date-parts":[["2023"]]}},"prefix":"vgl. z.B."},{"id":1144,"uris":["http://zotero.org/users/local/owKliTIb/items/58JS3BE6"],"itemData":{"id":1144,"type":"article-journal","container-title":"The American Journal of Bioethics","DOI":"10.1080/15265161.2025.2509924","issue":"7","page":"106–109","publisher":"Informa UK Limited","title":"The Gray Line between Medical and Psychosocial Need for Parents with an Intersex Child","volume":"25","author":[{"family":"Holmes","given":"E."},{"family":"Kimberly","given":"L. L."},{"family":"Quinn","given":"G."}],"issued":{"date-parts":[["2025"]]}}},{"id":1326,"uris":["http://zotero.org/users/local/owKliTIb/items/5SHQIV6S"],"itemData":{"id":1326,"type":"article-journal","abstract":"Intersex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Practice.","volume":"56","author":[{"family":"Roen","given":"Katrina"}],"issued":{"date-parts":[["2019",6]]}}}],"schema":"https://github.com/citation-style-language/schema/raw/master/csl-citation.json"} </w:instrText>
      </w:r>
      <w:r w:rsidR="003D6053" w:rsidRPr="007310A7">
        <w:rPr>
          <w:color w:val="000000" w:themeColor="text1"/>
        </w:rPr>
        <w:fldChar w:fldCharType="separate"/>
      </w:r>
      <w:r>
        <w:rPr>
          <w:rFonts w:ascii="Cambria" w:hAnsi="Cambria"/>
          <w:color w:val="000000" w:themeColor="text1"/>
        </w:rPr>
        <w:t xml:space="preserve">(vgl. z.B. Hegarty 2023; Holmes et al. 2025; </w:t>
      </w:r>
      <w:proofErr w:type="spellStart"/>
      <w:r>
        <w:rPr>
          <w:rFonts w:ascii="Cambria" w:hAnsi="Cambria"/>
          <w:color w:val="000000" w:themeColor="text1"/>
        </w:rPr>
        <w:t xml:space="preserve">Roen</w:t>
      </w:r>
      <w:proofErr w:type="spellEnd"/>
      <w:r>
        <w:rPr>
          <w:rFonts w:ascii="Cambria" w:hAnsi="Cambria"/>
          <w:color w:val="000000" w:themeColor="text1"/>
        </w:rPr>
        <w:t xml:space="preserve"> 2019)</w:t>
      </w:r>
      <w:r w:rsidR="003D6053" w:rsidRPr="007310A7">
        <w:rPr>
          <w:color w:val="000000" w:themeColor="text1"/>
        </w:rPr>
        <w:fldChar w:fldCharType="end"/>
      </w:r>
      <w:r>
        <w:rPr>
          <w:color w:val="000000" w:themeColor="text1"/>
        </w:rPr>
        <w:t xml:space="preserve">, dies jedoch nicht in Zusammenhang mit der elterlichen bzw. familialen Erfahrungsaufschichtung </w:t>
      </w:r>
      <w:r>
        <w:rPr>
          <w:i/>
          <w:color w:val="000000" w:themeColor="text1"/>
        </w:rPr>
        <w:t xml:space="preserve">vor </w:t>
      </w:r>
      <w:r>
        <w:rPr>
          <w:color w:val="000000" w:themeColor="text1"/>
        </w:rPr>
        <w:t xml:space="preserve">der Geburt gestellt. Daher bedarf es hier sowohl weiterer Forschung, als auch der diesbezüglichen Sensibilisierung von somatisch behandelnden Mediziner*innen, klinischen Psycholog*innen und Peer-Berater*innen, die Familien </w:t>
      </w:r>
      <w:r>
        <w:rPr>
          <w:color w:val="000000" w:themeColor="text1"/>
        </w:rPr>
        <w:t xml:space="preserve">intergeschlechtlicher Kinder begleiten. </w:t>
      </w:r>
      <w:r>
        <w:rPr>
          <w:color w:val="000000" w:themeColor="text1"/>
        </w:rPr>
        <w:t xml:space="preserve">Alex</w:t>
      </w:r>
      <w:r>
        <w:rPr>
          <w:color w:val="000000" w:themeColor="text1"/>
        </w:rPr>
        <w:t xml:space="preserve"> Familiengeschichte verdeutlicht, dass es insbesondere bei vorheriger Medizin- </w:t>
      </w:r>
      <w:r>
        <w:rPr>
          <w:color w:val="000000" w:themeColor="text1"/>
        </w:rPr>
        <w:t xml:space="preserve">und insbesondere </w:t>
      </w:r>
      <w:r>
        <w:rPr>
          <w:color w:val="000000" w:themeColor="text1"/>
        </w:rPr>
        <w:t xml:space="preserve">Geburts-assoziierter Hochbelastungs-Erfahrungen eines umsichtigen, deeskalierenden und soweit wie möglich </w:t>
      </w:r>
      <w:proofErr w:type="spellStart"/>
      <w:r>
        <w:rPr>
          <w:color w:val="000000" w:themeColor="text1"/>
        </w:rPr>
        <w:t xml:space="preserve">entmedikalisierenden</w:t>
      </w:r>
      <w:proofErr w:type="spellEnd"/>
      <w:r>
        <w:rPr>
          <w:color w:val="000000" w:themeColor="text1"/>
        </w:rPr>
        <w:t xml:space="preserve"> Ansatzes von </w:t>
      </w:r>
      <w:r>
        <w:rPr>
          <w:color w:val="000000" w:themeColor="text1"/>
        </w:rPr>
        <w:t xml:space="preserve">klinischen </w:t>
      </w:r>
      <w:r>
        <w:rPr>
          <w:color w:val="000000" w:themeColor="text1"/>
        </w:rPr>
        <w:t xml:space="preserve">Begleit-Personen bedarf</w:t>
      </w:r>
      <w:r>
        <w:rPr>
          <w:rStyle w:val="s1"/>
          <w:rFonts w:eastAsia="Times New Roman" w:cs="Times New Roman"/>
          <w:color w:val="000000" w:themeColor="text1"/>
        </w:rPr>
        <w:t xml:space="preserve">.</w:t>
      </w:r>
      <w:r>
        <w:rPr>
          <w:color w:val="000000" w:themeColor="text1"/>
        </w:rPr>
        <w:t xml:space="preserve"> Dieser sollte insbesondere dem massiven Handlungsdruck vorbeugen, in den Eltern durch als notwendig präsentierte geschlechtsnormierende Eingriffe geraten können und kann sowohl von diesbezüglich sensibilisierten Mediziner*innen</w:t>
      </w:r>
      <w:r>
        <w:rPr>
          <w:color w:val="000000" w:themeColor="text1"/>
        </w:rPr>
        <w:t xml:space="preserve">,</w:t>
      </w:r>
      <w:r>
        <w:rPr>
          <w:color w:val="000000" w:themeColor="text1"/>
        </w:rPr>
        <w:t xml:space="preserve"> Psycholog*innen als auch durch involvierte Inter* Peer-Beratungsstellen gewährleistet werden. Voraussetzung wäre hier, dass Intergeschlechtlichkeit als eine per se nicht behandlungsbedürftige Variation verstanden wird. </w:t>
      </w:r>
      <w:r>
        <w:rPr>
          <w:color w:val="000000" w:themeColor="text1"/>
        </w:rPr>
        <w:t xml:space="preserve">Berater*innen </w:t>
      </w:r>
      <w:r>
        <w:rPr>
          <w:color w:val="000000" w:themeColor="text1"/>
        </w:rPr>
        <w:t xml:space="preserve">sowie ambulante Psychotherapeut*innen, können mittels eines Intergeschlechts-affirmativen Ansatz sowie vermittelt durch Klinik-externe Räumlichkeiten einen Gegenpol zum potentiell </w:t>
      </w:r>
      <w:proofErr w:type="spellStart"/>
      <w:r>
        <w:rPr>
          <w:color w:val="000000" w:themeColor="text1"/>
        </w:rPr>
        <w:t xml:space="preserve">retraumatisierenden</w:t>
      </w:r>
      <w:proofErr w:type="spellEnd"/>
      <w:r>
        <w:rPr>
          <w:color w:val="000000" w:themeColor="text1"/>
        </w:rPr>
        <w:t xml:space="preserve"> medizinischen Setting anbieten. In diesem Rahmen wäre eine orientierende Erhebung der Familiengeschichte denkbar, die besondere Bedarfe der Eltern identifiziert und davon ausgehend weitere Unterstützungsmöglichkeiten anbietet</w:t>
      </w:r>
      <w:r>
        <w:rPr>
          <w:color w:val="000000" w:themeColor="text1"/>
        </w:rPr>
        <w:t xml:space="preserve">.</w:t>
      </w:r>
    </w:p>
    <w:p w14:paraId="1966A274" w14:textId="2CCE297E" w:rsidR="00097367" w:rsidRPr="007310A7" w:rsidRDefault="00097367" w:rsidP="00097367">
      <w:pPr>
        <w:spacing w:line="360" w:lineRule="auto"/>
        <w:jc w:val="both"/>
        <w:rPr>
          <w:rStyle w:val="s1"/>
          <w:color w:val="000000" w:themeColor="text1"/>
        </w:rPr>
      </w:pPr>
      <w:r w:rsidRPr="007310A7">
        <w:rPr>
          <w:color w:val="000000" w:themeColor="text1"/>
        </w:rPr>
        <w:t xml:space="preserve">Für alle beteiligten Praktiker*innen wäre dabei relevant, dass sowohl über theoretisches als auch praktisches, </w:t>
      </w:r>
      <w:r w:rsidR="00B17F05">
        <w:rPr>
          <w:color w:val="000000" w:themeColor="text1"/>
        </w:rPr>
        <w:t>B</w:t>
      </w:r>
      <w:r w:rsidRPr="007310A7">
        <w:rPr>
          <w:color w:val="000000" w:themeColor="text1"/>
        </w:rPr>
        <w:t xml:space="preserve">eratungs-orientiertes Wissen zu psychischen Traumafolgen verfügt wird und eine Bewusstheit hinsichtlich der diesbezüglich möglichen Vorbelastung der Eltern vorhanden ist. Hier ist im Besonderen zu berücksichtigen, dass Eltern </w:t>
      </w:r>
      <w:proofErr w:type="spellStart"/>
      <w:r w:rsidRPr="007310A7">
        <w:rPr>
          <w:color w:val="000000" w:themeColor="text1"/>
        </w:rPr>
        <w:t>medikalisierende</w:t>
      </w:r>
      <w:proofErr w:type="spellEnd"/>
      <w:r w:rsidRPr="007310A7">
        <w:rPr>
          <w:color w:val="000000" w:themeColor="text1"/>
        </w:rPr>
        <w:t xml:space="preserve"> Maßnahmen einerseits als (</w:t>
      </w:r>
      <w:proofErr w:type="spellStart"/>
      <w:r w:rsidRPr="007310A7">
        <w:rPr>
          <w:color w:val="000000" w:themeColor="text1"/>
        </w:rPr>
        <w:t>re</w:t>
      </w:r>
      <w:proofErr w:type="spellEnd"/>
      <w:r w:rsidRPr="007310A7">
        <w:rPr>
          <w:color w:val="000000" w:themeColor="text1"/>
        </w:rPr>
        <w:t>-)traumatisierend, andererseits jedoch auch als alternativlos erleben können, wenn die Geburt-Situation ausgehend von früheren Erfahrungen bereits in hohem Maß mit emotionalem Stress und Verlustängsten behaftet ist.</w:t>
      </w:r>
    </w:p>
    <w:p w14:paraId="02B562AF" w14:textId="09177EE9" w:rsidR="00097367" w:rsidRPr="007310A7" w:rsidRDefault="00097367" w:rsidP="006A7497">
      <w:pPr>
        <w:spacing w:before="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In Kristins</w:t>
      </w:r>
      <w:r w:rsidR="00867D98">
        <w:rPr>
          <w:rStyle w:val="s1"/>
          <w:rFonts w:eastAsia="Times New Roman" w:cs="Times New Roman"/>
          <w:color w:val="000000" w:themeColor="text1"/>
        </w:rPr>
        <w:t xml:space="preserve"> und </w:t>
      </w:r>
      <w:r w:rsidRPr="007310A7">
        <w:rPr>
          <w:rStyle w:val="s1"/>
          <w:rFonts w:eastAsia="Times New Roman" w:cs="Times New Roman"/>
          <w:color w:val="000000" w:themeColor="text1"/>
        </w:rPr>
        <w:t>Valeries Fall zeigt sich ebenfalls deutlich, dass die elterlichen Bezugspersonen mit unterschiedlichsten biographischen bzw. familiengeschichtlichen Vorbelastungen konfrontiert sind. Auch wenn ausgehend von den ausschließlich mit intergeschlechtlichen Biograph*innen geführten Interviews hier kein eindeutiger Wirkungszusammenhang hergestellt werden kann, liegt zumindest nahe, dass die elterlichen Fürsorge</w:t>
      </w:r>
      <w:r w:rsidR="00B17F05">
        <w:rPr>
          <w:rStyle w:val="s1"/>
          <w:rFonts w:eastAsia="Times New Roman" w:cs="Times New Roman"/>
          <w:color w:val="000000" w:themeColor="text1"/>
        </w:rPr>
        <w:t>-P</w:t>
      </w:r>
      <w:r w:rsidRPr="007310A7">
        <w:rPr>
          <w:rStyle w:val="s1"/>
          <w:rFonts w:eastAsia="Times New Roman" w:cs="Times New Roman"/>
          <w:color w:val="000000" w:themeColor="text1"/>
        </w:rPr>
        <w:t xml:space="preserve">ersonen u.a. auf Grund der familialen Erfahrungsaufschichtung nicht dazu in der Lage sind, ihre Kinder angemessen zu begleiten und sowohl vor sich als auch vor anderen zu schützen. </w:t>
      </w:r>
    </w:p>
    <w:p w14:paraId="03978EEC" w14:textId="6972D23F" w:rsidR="00097367" w:rsidRPr="007310A7" w:rsidRDefault="00097367" w:rsidP="00CB2E31">
      <w:pPr>
        <w:pStyle w:val="Funotentext"/>
        <w:spacing w:after="240"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lastRenderedPageBreak/>
        <w:t xml:space="preserve">In beiden Fällen zeichnet sich eine hochgradig belastete soziale Situation ab, die insbesondere die Mütter der Biograph*innen betrifft. Beide Familienkonstellationen sind durch eine – entweder wie in Kristins Fall </w:t>
      </w:r>
      <w:r w:rsidR="00C61EAF">
        <w:rPr>
          <w:rStyle w:val="s1"/>
          <w:rFonts w:eastAsia="Times New Roman" w:cs="Times New Roman"/>
          <w:color w:val="000000" w:themeColor="text1"/>
        </w:rPr>
        <w:t xml:space="preserve">anhaltende </w:t>
      </w:r>
      <w:r w:rsidRPr="007310A7">
        <w:rPr>
          <w:rStyle w:val="s1"/>
          <w:rFonts w:eastAsia="Times New Roman" w:cs="Times New Roman"/>
          <w:color w:val="000000" w:themeColor="text1"/>
        </w:rPr>
        <w:t xml:space="preserve">oder in Hinblick auf den </w:t>
      </w:r>
      <w:r w:rsidR="001E3007">
        <w:rPr>
          <w:rStyle w:val="s1"/>
          <w:rFonts w:eastAsia="Times New Roman" w:cs="Times New Roman"/>
          <w:color w:val="000000" w:themeColor="text1"/>
        </w:rPr>
        <w:t xml:space="preserve">medizinischen </w:t>
      </w:r>
      <w:r w:rsidRPr="007310A7">
        <w:rPr>
          <w:rStyle w:val="s1"/>
          <w:rFonts w:eastAsia="Times New Roman" w:cs="Times New Roman"/>
          <w:color w:val="000000" w:themeColor="text1"/>
        </w:rPr>
        <w:t>Umgang mit der intergeschlechtlichen Variation partielle – Abwesenheit des Vaters charakterisiert. Dies bedeutet in der Konsequenz, dass die Mütter medizinische Behandlungssituationen</w:t>
      </w:r>
      <w:r w:rsidR="00C61EAF">
        <w:rPr>
          <w:rStyle w:val="s1"/>
          <w:rFonts w:eastAsia="Times New Roman" w:cs="Times New Roman"/>
          <w:color w:val="000000" w:themeColor="text1"/>
        </w:rPr>
        <w:t>,</w:t>
      </w:r>
      <w:r w:rsidRPr="007310A7">
        <w:rPr>
          <w:rStyle w:val="s1"/>
          <w:rFonts w:eastAsia="Times New Roman" w:cs="Times New Roman"/>
          <w:color w:val="000000" w:themeColor="text1"/>
        </w:rPr>
        <w:t xml:space="preserve"> die Interaktion</w:t>
      </w:r>
      <w:r w:rsidR="00C61EAF">
        <w:rPr>
          <w:rStyle w:val="s1"/>
          <w:rFonts w:eastAsia="Times New Roman" w:cs="Times New Roman"/>
          <w:color w:val="000000" w:themeColor="text1"/>
        </w:rPr>
        <w:t>en</w:t>
      </w:r>
      <w:r w:rsidRPr="007310A7">
        <w:rPr>
          <w:rStyle w:val="s1"/>
          <w:rFonts w:eastAsia="Times New Roman" w:cs="Times New Roman"/>
          <w:color w:val="000000" w:themeColor="text1"/>
        </w:rPr>
        <w:t xml:space="preserve"> mit </w:t>
      </w:r>
      <w:r w:rsidR="00C61EAF">
        <w:rPr>
          <w:rStyle w:val="s1"/>
          <w:rFonts w:eastAsia="Times New Roman" w:cs="Times New Roman"/>
          <w:color w:val="000000" w:themeColor="text1"/>
        </w:rPr>
        <w:t xml:space="preserve">ÄrztInnen sowie </w:t>
      </w:r>
      <w:r w:rsidR="00CB2E31">
        <w:rPr>
          <w:rStyle w:val="s1"/>
          <w:rFonts w:eastAsia="Times New Roman" w:cs="Times New Roman"/>
          <w:color w:val="000000" w:themeColor="text1"/>
        </w:rPr>
        <w:t xml:space="preserve">in diesen </w:t>
      </w:r>
      <w:r w:rsidR="00C61EAF">
        <w:rPr>
          <w:rStyle w:val="s1"/>
          <w:rFonts w:eastAsia="Times New Roman" w:cs="Times New Roman"/>
          <w:color w:val="000000" w:themeColor="text1"/>
        </w:rPr>
        <w:t>vermittelte normative Anforderungen</w:t>
      </w:r>
      <w:r w:rsidRPr="007310A7">
        <w:rPr>
          <w:rStyle w:val="s1"/>
          <w:rFonts w:eastAsia="Times New Roman" w:cs="Times New Roman"/>
          <w:color w:val="000000" w:themeColor="text1"/>
        </w:rPr>
        <w:t xml:space="preserve"> jeweils alleine </w:t>
      </w:r>
      <w:r w:rsidR="00C61EAF">
        <w:rPr>
          <w:rStyle w:val="s1"/>
          <w:rFonts w:eastAsia="Times New Roman" w:cs="Times New Roman"/>
          <w:color w:val="000000" w:themeColor="text1"/>
        </w:rPr>
        <w:t xml:space="preserve">navigieren </w:t>
      </w:r>
      <w:r w:rsidRPr="007310A7">
        <w:rPr>
          <w:rStyle w:val="s1"/>
          <w:rFonts w:eastAsia="Times New Roman" w:cs="Times New Roman"/>
          <w:color w:val="000000" w:themeColor="text1"/>
        </w:rPr>
        <w:t xml:space="preserve">und gestalten. </w:t>
      </w:r>
      <w:r w:rsidR="00C61EAF">
        <w:rPr>
          <w:rStyle w:val="s1"/>
          <w:rFonts w:eastAsia="Times New Roman" w:cs="Times New Roman"/>
          <w:color w:val="000000" w:themeColor="text1"/>
        </w:rPr>
        <w:t>Auch wenn dies insbesondere hinsichtlich der mütterlich ausgeübten Gewalt in Kristins Biographie keinen Kausalzusammenhang</w:t>
      </w:r>
      <w:r w:rsidR="00080143">
        <w:rPr>
          <w:rStyle w:val="s1"/>
          <w:rFonts w:eastAsia="Times New Roman" w:cs="Times New Roman"/>
          <w:color w:val="000000" w:themeColor="text1"/>
        </w:rPr>
        <w:t xml:space="preserve"> herstellen soll</w:t>
      </w:r>
      <w:r w:rsidR="00C61EAF">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zeichnet sich in der Rekonstruktion </w:t>
      </w:r>
      <w:r w:rsidR="00C61EAF">
        <w:rPr>
          <w:rStyle w:val="s1"/>
          <w:rFonts w:eastAsia="Times New Roman" w:cs="Times New Roman"/>
          <w:color w:val="000000" w:themeColor="text1"/>
        </w:rPr>
        <w:t xml:space="preserve">der </w:t>
      </w:r>
      <w:r w:rsidRPr="007310A7">
        <w:rPr>
          <w:rStyle w:val="s1"/>
          <w:rFonts w:eastAsia="Times New Roman" w:cs="Times New Roman"/>
          <w:color w:val="000000" w:themeColor="text1"/>
        </w:rPr>
        <w:t>Familiengeschichten ab, dass beide Mütter</w:t>
      </w:r>
      <w:r w:rsidR="00C61EAF">
        <w:rPr>
          <w:rStyle w:val="s1"/>
          <w:rFonts w:eastAsia="Times New Roman" w:cs="Times New Roman"/>
          <w:color w:val="000000" w:themeColor="text1"/>
        </w:rPr>
        <w:t xml:space="preserve"> in</w:t>
      </w:r>
      <w:r w:rsidRPr="007310A7">
        <w:rPr>
          <w:rStyle w:val="s1"/>
          <w:rFonts w:eastAsia="Times New Roman" w:cs="Times New Roman"/>
          <w:color w:val="000000" w:themeColor="text1"/>
        </w:rPr>
        <w:t xml:space="preserve"> ihrer Vergangenheit hochgradigen Belastungen ausgesetzt waren: Während Valeries Mutter</w:t>
      </w:r>
      <w:r w:rsidR="00C61EAF">
        <w:rPr>
          <w:rStyle w:val="s1"/>
          <w:rFonts w:eastAsia="Times New Roman" w:cs="Times New Roman"/>
          <w:color w:val="000000" w:themeColor="text1"/>
        </w:rPr>
        <w:t xml:space="preserve"> ohne ihre leibliche Mutter aufwächst</w:t>
      </w:r>
      <w:r w:rsidRPr="007310A7">
        <w:rPr>
          <w:rStyle w:val="s1"/>
          <w:rFonts w:eastAsia="Times New Roman" w:cs="Times New Roman"/>
          <w:color w:val="000000" w:themeColor="text1"/>
        </w:rPr>
        <w:t xml:space="preserve">, sowohl in der Sowjetunion als auch in Deutschland Angehörige einer marginalisierten Minderheit ist und im Zuge ihrer Auswanderung einen </w:t>
      </w:r>
      <w:r w:rsidR="00C61EAF">
        <w:rPr>
          <w:rStyle w:val="s1"/>
          <w:rFonts w:eastAsia="Times New Roman" w:cs="Times New Roman"/>
          <w:color w:val="000000" w:themeColor="text1"/>
        </w:rPr>
        <w:t xml:space="preserve">anhaltenden </w:t>
      </w:r>
      <w:r w:rsidRPr="007310A7">
        <w:rPr>
          <w:rStyle w:val="s1"/>
          <w:rFonts w:eastAsia="Times New Roman" w:cs="Times New Roman"/>
          <w:color w:val="000000" w:themeColor="text1"/>
        </w:rPr>
        <w:t xml:space="preserve">sozio-ökonomischen Status-Verlust erlebt, </w:t>
      </w:r>
      <w:r w:rsidR="00C61EAF">
        <w:rPr>
          <w:rStyle w:val="s1"/>
          <w:rFonts w:eastAsia="Times New Roman" w:cs="Times New Roman"/>
          <w:color w:val="000000" w:themeColor="text1"/>
        </w:rPr>
        <w:t xml:space="preserve">deuten sich </w:t>
      </w:r>
      <w:r w:rsidRPr="007310A7">
        <w:rPr>
          <w:rStyle w:val="s1"/>
          <w:rFonts w:eastAsia="Times New Roman" w:cs="Times New Roman"/>
          <w:color w:val="000000" w:themeColor="text1"/>
        </w:rPr>
        <w:t>bei Kristins Mutter</w:t>
      </w:r>
      <w:r w:rsidR="003E198F">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 neben den Erfahrungen als Jugendliche </w:t>
      </w:r>
      <w:r w:rsidR="00C61EAF">
        <w:rPr>
          <w:rStyle w:val="s1"/>
          <w:rFonts w:eastAsia="Times New Roman" w:cs="Times New Roman"/>
          <w:color w:val="000000" w:themeColor="text1"/>
        </w:rPr>
        <w:t xml:space="preserve">ihren Vater zu verlieren und </w:t>
      </w:r>
      <w:r w:rsidRPr="007310A7">
        <w:rPr>
          <w:rStyle w:val="s1"/>
          <w:rFonts w:eastAsia="Times New Roman" w:cs="Times New Roman"/>
          <w:color w:val="000000" w:themeColor="text1"/>
        </w:rPr>
        <w:t xml:space="preserve">den zweiten Weltkrieg </w:t>
      </w:r>
      <w:r w:rsidR="00C61EAF">
        <w:rPr>
          <w:rStyle w:val="s1"/>
          <w:rFonts w:eastAsia="Times New Roman" w:cs="Times New Roman"/>
          <w:color w:val="000000" w:themeColor="text1"/>
        </w:rPr>
        <w:t xml:space="preserve">zu erleben </w:t>
      </w:r>
      <w:r w:rsidR="003E198F">
        <w:rPr>
          <w:rStyle w:val="s1"/>
          <w:rFonts w:eastAsia="Times New Roman" w:cs="Times New Roman"/>
          <w:color w:val="000000" w:themeColor="text1"/>
        </w:rPr>
        <w:t xml:space="preserve">– </w:t>
      </w:r>
      <w:r w:rsidRPr="007310A7">
        <w:rPr>
          <w:rStyle w:val="s1"/>
          <w:rFonts w:eastAsia="Times New Roman" w:cs="Times New Roman"/>
          <w:color w:val="000000" w:themeColor="text1"/>
        </w:rPr>
        <w:t>Erfahrungen sexualisierter Gewalt</w:t>
      </w:r>
      <w:r w:rsidR="00C61EAF">
        <w:rPr>
          <w:rStyle w:val="s1"/>
          <w:rFonts w:eastAsia="Times New Roman" w:cs="Times New Roman"/>
          <w:color w:val="000000" w:themeColor="text1"/>
        </w:rPr>
        <w:t xml:space="preserve"> an</w:t>
      </w:r>
      <w:r w:rsidR="00CB2E31">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Bei </w:t>
      </w:r>
      <w:r w:rsidR="00CB2E31">
        <w:rPr>
          <w:rStyle w:val="s1"/>
          <w:rFonts w:eastAsia="Times New Roman" w:cs="Times New Roman"/>
          <w:color w:val="000000" w:themeColor="text1"/>
        </w:rPr>
        <w:t xml:space="preserve">beiden </w:t>
      </w:r>
      <w:r w:rsidRPr="007310A7">
        <w:rPr>
          <w:rStyle w:val="s1"/>
          <w:rFonts w:eastAsia="Times New Roman" w:cs="Times New Roman"/>
          <w:color w:val="000000" w:themeColor="text1"/>
        </w:rPr>
        <w:t xml:space="preserve">Müttern ist davon auszugehen, dass </w:t>
      </w:r>
      <w:r w:rsidR="003B77B6">
        <w:rPr>
          <w:rStyle w:val="s1"/>
          <w:rFonts w:eastAsia="Times New Roman" w:cs="Times New Roman"/>
          <w:color w:val="000000" w:themeColor="text1"/>
        </w:rPr>
        <w:t xml:space="preserve">eigene psycho-soziale </w:t>
      </w:r>
      <w:r w:rsidRPr="007310A7">
        <w:rPr>
          <w:rStyle w:val="s1"/>
          <w:rFonts w:eastAsia="Times New Roman" w:cs="Times New Roman"/>
          <w:color w:val="000000" w:themeColor="text1"/>
        </w:rPr>
        <w:t xml:space="preserve">Belastungen </w:t>
      </w:r>
      <w:r w:rsidR="003E198F">
        <w:rPr>
          <w:rStyle w:val="s1"/>
          <w:rFonts w:eastAsia="Times New Roman" w:cs="Times New Roman"/>
          <w:color w:val="000000" w:themeColor="text1"/>
        </w:rPr>
        <w:t xml:space="preserve">im biographischen Verlauf </w:t>
      </w:r>
      <w:r w:rsidRPr="007310A7">
        <w:rPr>
          <w:rStyle w:val="s1"/>
          <w:rFonts w:eastAsia="Times New Roman" w:cs="Times New Roman"/>
          <w:color w:val="000000" w:themeColor="text1"/>
        </w:rPr>
        <w:t xml:space="preserve">weder professionell adressiert noch </w:t>
      </w:r>
      <w:r w:rsidR="00942B93">
        <w:rPr>
          <w:rStyle w:val="s1"/>
          <w:rFonts w:eastAsia="Times New Roman" w:cs="Times New Roman"/>
          <w:color w:val="000000" w:themeColor="text1"/>
        </w:rPr>
        <w:t xml:space="preserve">bewältigt </w:t>
      </w:r>
      <w:r w:rsidRPr="007310A7">
        <w:rPr>
          <w:rStyle w:val="s1"/>
          <w:rFonts w:eastAsia="Times New Roman" w:cs="Times New Roman"/>
          <w:color w:val="000000" w:themeColor="text1"/>
        </w:rPr>
        <w:t xml:space="preserve">wurden. </w:t>
      </w:r>
    </w:p>
    <w:p w14:paraId="6852A1D1" w14:textId="1D7A9755" w:rsidR="00097367" w:rsidRPr="007310A7" w:rsidRDefault="00097367" w:rsidP="00C33DF5">
      <w:pPr>
        <w:spacing w:line="360" w:lineRule="auto"/>
        <w:jc w:val="both"/>
        <w:rPr>
          <w:color w:val="000000" w:themeColor="text1"/>
        </w:rPr>
      </w:pPr>
      <w:r w:rsidRPr="007310A7">
        <w:rPr>
          <w:rStyle w:val="s1"/>
          <w:rFonts w:eastAsia="Times New Roman" w:cs="Times New Roman"/>
          <w:color w:val="000000" w:themeColor="text1"/>
        </w:rPr>
        <w:t xml:space="preserve">Hinsichtlich </w:t>
      </w:r>
      <w:r w:rsidR="002F5178">
        <w:rPr>
          <w:rStyle w:val="s1"/>
          <w:rFonts w:eastAsia="Times New Roman" w:cs="Times New Roman"/>
          <w:color w:val="000000" w:themeColor="text1"/>
        </w:rPr>
        <w:t xml:space="preserve">der </w:t>
      </w:r>
      <w:r w:rsidR="00943A79">
        <w:rPr>
          <w:rStyle w:val="s1"/>
          <w:rFonts w:eastAsia="Times New Roman" w:cs="Times New Roman"/>
          <w:color w:val="000000" w:themeColor="text1"/>
        </w:rPr>
        <w:t>Familien-</w:t>
      </w:r>
      <w:r w:rsidRPr="007310A7">
        <w:rPr>
          <w:rStyle w:val="s1"/>
          <w:rFonts w:eastAsia="Times New Roman" w:cs="Times New Roman"/>
          <w:color w:val="000000" w:themeColor="text1"/>
        </w:rPr>
        <w:t xml:space="preserve">Konstellationen </w:t>
      </w:r>
      <w:r w:rsidR="002F5178">
        <w:rPr>
          <w:rStyle w:val="s1"/>
          <w:rFonts w:eastAsia="Times New Roman" w:cs="Times New Roman"/>
          <w:color w:val="000000" w:themeColor="text1"/>
        </w:rPr>
        <w:t xml:space="preserve">von Kristin, Valerie und Alex </w:t>
      </w:r>
      <w:r w:rsidR="009B652A">
        <w:rPr>
          <w:rStyle w:val="s1"/>
          <w:rFonts w:eastAsia="Times New Roman" w:cs="Times New Roman"/>
          <w:color w:val="000000" w:themeColor="text1"/>
        </w:rPr>
        <w:t xml:space="preserve">ist zudem </w:t>
      </w:r>
      <w:r w:rsidRPr="007310A7">
        <w:rPr>
          <w:rStyle w:val="s1"/>
          <w:rFonts w:eastAsia="Times New Roman" w:cs="Times New Roman"/>
          <w:color w:val="000000" w:themeColor="text1"/>
        </w:rPr>
        <w:t xml:space="preserve">davon auszugehen, dass die Konfrontation mit sozialem Stigma bereits vor der Geburt </w:t>
      </w:r>
      <w:r w:rsidR="00CB2E31">
        <w:rPr>
          <w:rStyle w:val="s1"/>
          <w:rFonts w:eastAsia="Times New Roman" w:cs="Times New Roman"/>
          <w:color w:val="000000" w:themeColor="text1"/>
        </w:rPr>
        <w:t xml:space="preserve">eines </w:t>
      </w:r>
      <w:r w:rsidRPr="007310A7">
        <w:rPr>
          <w:rStyle w:val="s1"/>
          <w:rFonts w:eastAsia="Times New Roman" w:cs="Times New Roman"/>
          <w:color w:val="000000" w:themeColor="text1"/>
        </w:rPr>
        <w:t xml:space="preserve">intergeschlechtlichen Kindes </w:t>
      </w:r>
      <w:r w:rsidR="00943A79">
        <w:rPr>
          <w:rStyle w:val="s1"/>
          <w:rFonts w:eastAsia="Times New Roman" w:cs="Times New Roman"/>
          <w:color w:val="000000" w:themeColor="text1"/>
        </w:rPr>
        <w:t>familial relevant ist</w:t>
      </w:r>
      <w:r w:rsidRPr="007310A7">
        <w:rPr>
          <w:rStyle w:val="s1"/>
          <w:rFonts w:eastAsia="Times New Roman" w:cs="Times New Roman"/>
          <w:color w:val="000000" w:themeColor="text1"/>
        </w:rPr>
        <w:t xml:space="preserve">. So </w:t>
      </w:r>
      <w:r w:rsidR="00942B93">
        <w:rPr>
          <w:rStyle w:val="s1"/>
          <w:rFonts w:eastAsia="Times New Roman" w:cs="Times New Roman"/>
          <w:color w:val="000000" w:themeColor="text1"/>
        </w:rPr>
        <w:t xml:space="preserve">wird </w:t>
      </w:r>
      <w:r w:rsidRPr="007310A7">
        <w:rPr>
          <w:rStyle w:val="s1"/>
          <w:rFonts w:eastAsia="Times New Roman" w:cs="Times New Roman"/>
          <w:color w:val="000000" w:themeColor="text1"/>
        </w:rPr>
        <w:t xml:space="preserve">im Rahmen der Rekonstruktionen </w:t>
      </w:r>
      <w:r w:rsidR="002F5178">
        <w:rPr>
          <w:rStyle w:val="s1"/>
          <w:rFonts w:eastAsia="Times New Roman" w:cs="Times New Roman"/>
          <w:color w:val="000000" w:themeColor="text1"/>
        </w:rPr>
        <w:t xml:space="preserve">von Kristins und Valeries Familiengeschichte </w:t>
      </w:r>
      <w:r w:rsidRPr="007310A7">
        <w:rPr>
          <w:rStyle w:val="s1"/>
          <w:rFonts w:eastAsia="Times New Roman" w:cs="Times New Roman"/>
          <w:color w:val="000000" w:themeColor="text1"/>
        </w:rPr>
        <w:t xml:space="preserve">deutlich, dass sich die biographisch bedingten mütterlichen Handlungsstrategien im Bezug auf </w:t>
      </w:r>
      <w:r w:rsidR="00942B93">
        <w:rPr>
          <w:rStyle w:val="s1"/>
          <w:rFonts w:eastAsia="Times New Roman" w:cs="Times New Roman"/>
          <w:color w:val="000000" w:themeColor="text1"/>
        </w:rPr>
        <w:t xml:space="preserve">a.e. </w:t>
      </w:r>
      <w:r w:rsidRPr="007310A7">
        <w:rPr>
          <w:rStyle w:val="s1"/>
          <w:rFonts w:eastAsia="Times New Roman" w:cs="Times New Roman"/>
          <w:color w:val="000000" w:themeColor="text1"/>
        </w:rPr>
        <w:t xml:space="preserve">selbst </w:t>
      </w:r>
      <w:r w:rsidR="000F4654">
        <w:rPr>
          <w:rStyle w:val="s1"/>
          <w:rFonts w:eastAsia="Times New Roman" w:cs="Times New Roman"/>
          <w:color w:val="000000" w:themeColor="text1"/>
        </w:rPr>
        <w:t xml:space="preserve">erlebte </w:t>
      </w:r>
      <w:r w:rsidR="009B652A">
        <w:rPr>
          <w:rStyle w:val="s1"/>
          <w:rFonts w:eastAsia="Times New Roman" w:cs="Times New Roman"/>
          <w:color w:val="000000" w:themeColor="text1"/>
        </w:rPr>
        <w:t>Diskreditierung</w:t>
      </w:r>
      <w:r w:rsidR="000F4654">
        <w:rPr>
          <w:rStyle w:val="s1"/>
          <w:rFonts w:eastAsia="Times New Roman" w:cs="Times New Roman"/>
          <w:color w:val="000000" w:themeColor="text1"/>
        </w:rPr>
        <w:t xml:space="preserve"> bzw. </w:t>
      </w:r>
      <w:proofErr w:type="spellStart"/>
      <w:r w:rsidR="000F4654">
        <w:rPr>
          <w:rStyle w:val="s1"/>
          <w:rFonts w:eastAsia="Times New Roman" w:cs="Times New Roman"/>
          <w:color w:val="000000" w:themeColor="text1"/>
        </w:rPr>
        <w:t>Diskreditierbarkeit</w:t>
      </w:r>
      <w:proofErr w:type="spellEnd"/>
      <w:r w:rsidR="000F4654">
        <w:rPr>
          <w:rStyle w:val="s1"/>
          <w:rFonts w:eastAsia="Times New Roman" w:cs="Times New Roman"/>
          <w:color w:val="000000" w:themeColor="text1"/>
        </w:rPr>
        <w:t xml:space="preserve"> </w:t>
      </w:r>
      <w:r w:rsidRPr="007310A7">
        <w:rPr>
          <w:rStyle w:val="s1"/>
          <w:rFonts w:eastAsia="Times New Roman" w:cs="Times New Roman"/>
          <w:color w:val="000000" w:themeColor="text1"/>
        </w:rPr>
        <w:t xml:space="preserve">im Umgang mit der stigmatisierten Variation ihrer Kinder reproduzieren: Schweigen, Anpassung </w:t>
      </w:r>
      <w:r w:rsidR="00EC1038">
        <w:rPr>
          <w:rStyle w:val="s1"/>
          <w:rFonts w:eastAsia="Times New Roman" w:cs="Times New Roman"/>
          <w:color w:val="000000" w:themeColor="text1"/>
        </w:rPr>
        <w:t xml:space="preserve">an normative Anforderungen </w:t>
      </w:r>
      <w:r w:rsidRPr="007310A7">
        <w:rPr>
          <w:rStyle w:val="s1"/>
          <w:rFonts w:eastAsia="Times New Roman" w:cs="Times New Roman"/>
          <w:color w:val="000000" w:themeColor="text1"/>
        </w:rPr>
        <w:t xml:space="preserve">– auch vor dem Hintergrund der Sozialisierung beider Mütter in repressiven, kollektivistischen Systemen – sowie eine Haltung der emotionalen </w:t>
      </w:r>
      <w:r w:rsidR="00942B93">
        <w:rPr>
          <w:rStyle w:val="s1"/>
          <w:rFonts w:eastAsia="Times New Roman" w:cs="Times New Roman"/>
          <w:color w:val="000000" w:themeColor="text1"/>
        </w:rPr>
        <w:t xml:space="preserve">und/oder körperlichen </w:t>
      </w:r>
      <w:r w:rsidRPr="007310A7">
        <w:rPr>
          <w:rStyle w:val="s1"/>
          <w:rFonts w:eastAsia="Times New Roman" w:cs="Times New Roman"/>
          <w:color w:val="000000" w:themeColor="text1"/>
        </w:rPr>
        <w:t>Härte zeichnen sich als fortgeführte Umgangsweisen ab.</w:t>
      </w:r>
      <w:r w:rsidRPr="007310A7">
        <w:rPr>
          <w:rFonts w:eastAsia="Times New Roman" w:cs="Times New Roman"/>
          <w:color w:val="000000" w:themeColor="text1"/>
        </w:rPr>
        <w:t xml:space="preserve"> </w:t>
      </w:r>
      <w:r w:rsidR="0054632C">
        <w:rPr>
          <w:rFonts w:eastAsia="Times New Roman" w:cs="Times New Roman"/>
          <w:color w:val="000000" w:themeColor="text1"/>
        </w:rPr>
        <w:t>Bei Alex Mutter, die ebenfalls als Angehörige einer deutschen Minderheit in der Sowjetunion aufwächst</w:t>
      </w:r>
      <w:r w:rsidR="00943A79">
        <w:rPr>
          <w:rFonts w:eastAsia="Times New Roman" w:cs="Times New Roman"/>
          <w:color w:val="000000" w:themeColor="text1"/>
        </w:rPr>
        <w:t xml:space="preserve"> und im Verlauf nach Deutschland migriert</w:t>
      </w:r>
      <w:r w:rsidR="0054632C">
        <w:rPr>
          <w:rFonts w:eastAsia="Times New Roman" w:cs="Times New Roman"/>
          <w:color w:val="000000" w:themeColor="text1"/>
        </w:rPr>
        <w:t xml:space="preserve">, ist </w:t>
      </w:r>
      <w:r w:rsidR="0054632C">
        <w:rPr>
          <w:rFonts w:eastAsia="Times New Roman" w:cs="Times New Roman"/>
          <w:color w:val="000000" w:themeColor="text1"/>
        </w:rPr>
        <w:lastRenderedPageBreak/>
        <w:t>ebenfalls denkbar, dass sie auf etablierte Handlungsstrategie</w:t>
      </w:r>
      <w:r w:rsidR="00943A79">
        <w:rPr>
          <w:rFonts w:eastAsia="Times New Roman" w:cs="Times New Roman"/>
          <w:color w:val="000000" w:themeColor="text1"/>
        </w:rPr>
        <w:t>n des Stigma-Managements</w:t>
      </w:r>
      <w:r w:rsidR="0054632C">
        <w:rPr>
          <w:rFonts w:eastAsia="Times New Roman" w:cs="Times New Roman"/>
          <w:color w:val="000000" w:themeColor="text1"/>
        </w:rPr>
        <w:t xml:space="preserve"> im </w:t>
      </w:r>
      <w:r w:rsidR="00943A79">
        <w:rPr>
          <w:rFonts w:eastAsia="Times New Roman" w:cs="Times New Roman"/>
          <w:color w:val="000000" w:themeColor="text1"/>
        </w:rPr>
        <w:t xml:space="preserve">Kontext von Alex‘ Intergeschlechtlichkeit </w:t>
      </w:r>
      <w:r w:rsidR="0054632C">
        <w:rPr>
          <w:rFonts w:eastAsia="Times New Roman" w:cs="Times New Roman"/>
          <w:color w:val="000000" w:themeColor="text1"/>
        </w:rPr>
        <w:t>zurückgreift.</w:t>
      </w:r>
    </w:p>
    <w:p w14:paraId="4516B498" w14:textId="234368CB" w:rsidR="00097367" w:rsidRPr="007310A7" w:rsidRDefault="00FD2154" w:rsidP="0049683F">
      <w:pPr>
        <w:spacing w:before="240" w:line="360" w:lineRule="auto"/>
        <w:jc w:val="both"/>
        <w:rPr>
          <w:rStyle w:val="s1"/>
          <w:color w:val="000000" w:themeColor="text1"/>
        </w:rPr>
      </w:pPr>
      <w:r>
        <w:rPr>
          <w:rStyle w:val="s1"/>
          <w:rFonts w:eastAsia="Times New Roman" w:cs="Times New Roman"/>
          <w:color w:val="000000" w:themeColor="text1"/>
        </w:rPr>
        <w:t xml:space="preserve">Es </w:t>
      </w:r>
      <w:r w:rsidR="00097367" w:rsidRPr="007310A7">
        <w:rPr>
          <w:rStyle w:val="s1"/>
          <w:rFonts w:eastAsia="Times New Roman" w:cs="Times New Roman"/>
          <w:color w:val="000000" w:themeColor="text1"/>
        </w:rPr>
        <w:t xml:space="preserve">liegt demzufolge Nahe, dass die familiale Erfahrungsaufschichtung entscheidend Einfluss auf </w:t>
      </w:r>
      <w:r w:rsidR="00080143">
        <w:rPr>
          <w:rStyle w:val="s1"/>
          <w:rFonts w:eastAsia="Times New Roman" w:cs="Times New Roman"/>
          <w:color w:val="000000" w:themeColor="text1"/>
        </w:rPr>
        <w:t>den</w:t>
      </w:r>
      <w:r w:rsidR="0026656C">
        <w:rPr>
          <w:rStyle w:val="s1"/>
          <w:rFonts w:eastAsia="Times New Roman" w:cs="Times New Roman"/>
          <w:color w:val="000000" w:themeColor="text1"/>
        </w:rPr>
        <w:t xml:space="preserve"> elterlichen</w:t>
      </w:r>
      <w:r w:rsidR="00080143">
        <w:rPr>
          <w:rStyle w:val="s1"/>
          <w:rFonts w:eastAsia="Times New Roman" w:cs="Times New Roman"/>
          <w:color w:val="000000" w:themeColor="text1"/>
        </w:rPr>
        <w:t xml:space="preserve"> </w:t>
      </w:r>
      <w:r w:rsidR="00097367" w:rsidRPr="007310A7">
        <w:rPr>
          <w:rStyle w:val="s1"/>
          <w:rFonts w:eastAsia="Times New Roman" w:cs="Times New Roman"/>
          <w:color w:val="000000" w:themeColor="text1"/>
        </w:rPr>
        <w:t xml:space="preserve">Umgang mit der jeweiligen intergeschlechtlichen Variation </w:t>
      </w:r>
      <w:r>
        <w:rPr>
          <w:rStyle w:val="s1"/>
          <w:rFonts w:eastAsia="Times New Roman" w:cs="Times New Roman"/>
          <w:color w:val="000000" w:themeColor="text1"/>
        </w:rPr>
        <w:t xml:space="preserve">ihres </w:t>
      </w:r>
      <w:r w:rsidR="00C33DF5">
        <w:rPr>
          <w:rStyle w:val="s1"/>
          <w:rFonts w:eastAsia="Times New Roman" w:cs="Times New Roman"/>
          <w:color w:val="000000" w:themeColor="text1"/>
        </w:rPr>
        <w:t xml:space="preserve">Kindes </w:t>
      </w:r>
      <w:r w:rsidR="00097367" w:rsidRPr="007310A7">
        <w:rPr>
          <w:rStyle w:val="s1"/>
          <w:rFonts w:eastAsia="Times New Roman" w:cs="Times New Roman"/>
          <w:color w:val="000000" w:themeColor="text1"/>
        </w:rPr>
        <w:t xml:space="preserve">nehmen. </w:t>
      </w:r>
      <w:r w:rsidR="00080143">
        <w:rPr>
          <w:rStyle w:val="s1"/>
          <w:rFonts w:eastAsia="Times New Roman" w:cs="Times New Roman"/>
          <w:color w:val="000000" w:themeColor="text1"/>
        </w:rPr>
        <w:t>Dies kann sich insbesondere in Form famili</w:t>
      </w:r>
      <w:r>
        <w:rPr>
          <w:rStyle w:val="s1"/>
          <w:rFonts w:eastAsia="Times New Roman" w:cs="Times New Roman"/>
          <w:color w:val="000000" w:themeColor="text1"/>
        </w:rPr>
        <w:t>engeschichtlich</w:t>
      </w:r>
      <w:r w:rsidR="00080143">
        <w:rPr>
          <w:rStyle w:val="s1"/>
          <w:rFonts w:eastAsia="Times New Roman" w:cs="Times New Roman"/>
          <w:color w:val="000000" w:themeColor="text1"/>
        </w:rPr>
        <w:t xml:space="preserve"> etablierter Strategien des Stigma-Managements zeigen, auf die</w:t>
      </w:r>
      <w:r w:rsidR="0026656C">
        <w:rPr>
          <w:rStyle w:val="s1"/>
          <w:rFonts w:eastAsia="Times New Roman" w:cs="Times New Roman"/>
          <w:color w:val="000000" w:themeColor="text1"/>
        </w:rPr>
        <w:t xml:space="preserve"> – im Sinne eines impliziten Wissensbestandes – bei Konfrontation mit einer krisenhaft erlebten intergeschlechtlichen Diagnosestellung </w:t>
      </w:r>
      <w:r w:rsidR="00080143">
        <w:rPr>
          <w:rStyle w:val="s1"/>
          <w:rFonts w:eastAsia="Times New Roman" w:cs="Times New Roman"/>
          <w:color w:val="000000" w:themeColor="text1"/>
        </w:rPr>
        <w:t xml:space="preserve">zurückgegriffen wird. </w:t>
      </w:r>
      <w:r w:rsidR="0026656C">
        <w:rPr>
          <w:rStyle w:val="s1"/>
          <w:rFonts w:eastAsia="Times New Roman" w:cs="Times New Roman"/>
          <w:color w:val="000000" w:themeColor="text1"/>
        </w:rPr>
        <w:t xml:space="preserve">Auch wenn dieses Ergebnis basierend auf den geführten Interviews mit Zurückhaltung formuliert werden muss, </w:t>
      </w:r>
      <w:r w:rsidR="00097367" w:rsidRPr="007310A7">
        <w:rPr>
          <w:rStyle w:val="s1"/>
          <w:rFonts w:eastAsia="Times New Roman" w:cs="Times New Roman"/>
          <w:color w:val="000000" w:themeColor="text1"/>
        </w:rPr>
        <w:t xml:space="preserve">stellt </w:t>
      </w:r>
      <w:r w:rsidR="0026656C">
        <w:rPr>
          <w:rStyle w:val="s1"/>
          <w:rFonts w:eastAsia="Times New Roman" w:cs="Times New Roman"/>
          <w:color w:val="000000" w:themeColor="text1"/>
        </w:rPr>
        <w:t xml:space="preserve">es </w:t>
      </w:r>
      <w:r w:rsidR="00097367" w:rsidRPr="007310A7">
        <w:rPr>
          <w:rStyle w:val="s1"/>
          <w:rFonts w:eastAsia="Times New Roman" w:cs="Times New Roman"/>
          <w:color w:val="000000" w:themeColor="text1"/>
        </w:rPr>
        <w:t>einen hochgradig relevanten Beitrag zum aktuellen Forschungsstand dar</w:t>
      </w:r>
      <w:r w:rsidR="0026656C">
        <w:rPr>
          <w:rStyle w:val="s1"/>
          <w:rFonts w:eastAsia="Times New Roman" w:cs="Times New Roman"/>
          <w:color w:val="000000" w:themeColor="text1"/>
        </w:rPr>
        <w:t>:</w:t>
      </w:r>
      <w:r w:rsidR="00097367" w:rsidRPr="007310A7">
        <w:rPr>
          <w:rStyle w:val="s1"/>
          <w:rFonts w:eastAsia="Times New Roman" w:cs="Times New Roman"/>
          <w:color w:val="000000" w:themeColor="text1"/>
        </w:rPr>
        <w:t xml:space="preserve"> Zwar gibt es bereits eine einzelne Studie, die quantitativ die Wahrnehmung von Intergeschlechts-bezogenem Stigma seitens der Eltern erhebt </w:t>
      </w:r>
      <w:r w:rsidR="00E52A15" w:rsidRPr="007310A7">
        <w:rPr>
          <w:rStyle w:val="s1"/>
          <w:rFonts w:eastAsia="Times New Roman" w:cs="Times New Roman"/>
          <w:color w:val="000000" w:themeColor="text1"/>
        </w:rPr>
        <w:fldChar w:fldCharType="begin"/>
      </w:r>
      <w:r w:rsidR="00E52A15" w:rsidRPr="007310A7">
        <w:rPr>
          <w:rStyle w:val="s1"/>
          <w:rFonts w:eastAsia="Times New Roman" w:cs="Times New Roman"/>
          <w:color w:val="000000" w:themeColor="text1"/>
        </w:rPr>
        <w:instrText xml:space="preserve"> ADDIN ZOTERO_ITEM CSL_CITATION {"citationID":"KRmCQbqu","properties":{"unsorted":false,"formattedCitation":"(vgl. Rolston et al., 2015, zitiert nach Katrina Roen 2019)","plainCitation":"(vgl. Rolston et al., 2015, zitiert nach Katrina Roen 2019)","dontUpdate":true,"noteIndex":0},"citationItems":[{"id":1326,"uris":["http://zotero.org/users/local/owKliTIb/items/5SHQIV6S"],"itemData":{"id":1326,"type":"article-journal","abstract":"Intersex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Practice.","volume":"56","author":[{"family":"Roen","given":"Katrina"}],"issued":{"date-parts":[["2019",6]]}},"prefix":"vgl. Rolston et al., 2015, zitiert nach"}],"schema":"https://github.com/citation-style-language/schema/raw/master/csl-citation.json"} </w:instrText>
      </w:r>
      <w:r w:rsidR="00E52A15" w:rsidRPr="007310A7">
        <w:rPr>
          <w:rStyle w:val="s1"/>
          <w:rFonts w:eastAsia="Times New Roman" w:cs="Times New Roman"/>
          <w:color w:val="000000" w:themeColor="text1"/>
        </w:rPr>
        <w:fldChar w:fldCharType="separate"/>
      </w:r>
      <w:r w:rsidR="00E52A15" w:rsidRPr="007310A7">
        <w:rPr>
          <w:rFonts w:ascii="Cambria" w:hAnsi="Cambria"/>
          <w:color w:val="000000" w:themeColor="text1"/>
        </w:rPr>
        <w:t xml:space="preserve">(vgl. </w:t>
      </w:r>
      <w:proofErr w:type="spellStart"/>
      <w:r w:rsidR="00E52A15" w:rsidRPr="007310A7">
        <w:rPr>
          <w:rFonts w:ascii="Cambria" w:hAnsi="Cambria"/>
          <w:color w:val="000000" w:themeColor="text1"/>
        </w:rPr>
        <w:t>Rolston</w:t>
      </w:r>
      <w:proofErr w:type="spellEnd"/>
      <w:r w:rsidR="00E52A15" w:rsidRPr="007310A7">
        <w:rPr>
          <w:rFonts w:ascii="Cambria" w:hAnsi="Cambria"/>
          <w:color w:val="000000" w:themeColor="text1"/>
        </w:rPr>
        <w:t xml:space="preserve"> et al., 2015, zitiert nach </w:t>
      </w:r>
      <w:proofErr w:type="spellStart"/>
      <w:r w:rsidR="00E52A15" w:rsidRPr="007310A7">
        <w:rPr>
          <w:rFonts w:ascii="Cambria" w:hAnsi="Cambria"/>
          <w:color w:val="000000" w:themeColor="text1"/>
        </w:rPr>
        <w:t>Roen</w:t>
      </w:r>
      <w:proofErr w:type="spellEnd"/>
      <w:r w:rsidR="00E52A15" w:rsidRPr="007310A7">
        <w:rPr>
          <w:rFonts w:ascii="Cambria" w:hAnsi="Cambria"/>
          <w:color w:val="000000" w:themeColor="text1"/>
        </w:rPr>
        <w:t xml:space="preserve"> 2019)</w:t>
      </w:r>
      <w:r w:rsidR="00E52A15" w:rsidRPr="007310A7">
        <w:rPr>
          <w:rStyle w:val="s1"/>
          <w:rFonts w:eastAsia="Times New Roman" w:cs="Times New Roman"/>
          <w:color w:val="000000" w:themeColor="text1"/>
        </w:rPr>
        <w:fldChar w:fldCharType="end"/>
      </w:r>
      <w:r w:rsidR="00E52A15" w:rsidRPr="007310A7">
        <w:rPr>
          <w:rStyle w:val="s1"/>
          <w:rFonts w:eastAsia="Times New Roman" w:cs="Times New Roman"/>
          <w:color w:val="000000" w:themeColor="text1"/>
        </w:rPr>
        <w:t>.</w:t>
      </w:r>
      <w:r w:rsidR="00097367" w:rsidRPr="007310A7">
        <w:rPr>
          <w:rStyle w:val="s1"/>
          <w:rFonts w:eastAsia="Times New Roman" w:cs="Times New Roman"/>
          <w:color w:val="000000" w:themeColor="text1"/>
        </w:rPr>
        <w:t xml:space="preserve"> Jedoch liegen in der Literatur noch keine Erkenntnisse dazu vor, wie sich von Stigma und </w:t>
      </w:r>
      <w:r w:rsidR="0026656C">
        <w:rPr>
          <w:rStyle w:val="s1"/>
          <w:rFonts w:eastAsia="Times New Roman" w:cs="Times New Roman"/>
          <w:color w:val="000000" w:themeColor="text1"/>
        </w:rPr>
        <w:t xml:space="preserve">psycho-sozialen </w:t>
      </w:r>
      <w:r w:rsidR="00097367" w:rsidRPr="007310A7">
        <w:rPr>
          <w:rStyle w:val="s1"/>
          <w:rFonts w:eastAsia="Times New Roman" w:cs="Times New Roman"/>
          <w:color w:val="000000" w:themeColor="text1"/>
        </w:rPr>
        <w:t xml:space="preserve">Belastungen geprägte elterliche Biographien auf deren Handlungsstrategien im Umgang mit ihrem intergeschlechtlichen Kind auswirken. In beratungs- und behandlungspraktischer Hinsicht bedeutet dies, dass die </w:t>
      </w:r>
      <w:r w:rsidR="0026656C">
        <w:rPr>
          <w:rStyle w:val="s1"/>
          <w:rFonts w:eastAsia="Times New Roman" w:cs="Times New Roman"/>
          <w:color w:val="000000" w:themeColor="text1"/>
        </w:rPr>
        <w:t>psycho-</w:t>
      </w:r>
      <w:r w:rsidR="00097367" w:rsidRPr="007310A7">
        <w:rPr>
          <w:rStyle w:val="s1"/>
          <w:rFonts w:eastAsia="Times New Roman" w:cs="Times New Roman"/>
          <w:color w:val="000000" w:themeColor="text1"/>
        </w:rPr>
        <w:t xml:space="preserve">soziale Situation und gesellschaftliche Positionierung von Familien mitberücksichtigt werden muss und ein sowohl </w:t>
      </w:r>
      <w:proofErr w:type="spellStart"/>
      <w:r w:rsidR="0026656C">
        <w:rPr>
          <w:rStyle w:val="s1"/>
          <w:rFonts w:eastAsia="Times New Roman" w:cs="Times New Roman"/>
          <w:color w:val="000000" w:themeColor="text1"/>
        </w:rPr>
        <w:t>s</w:t>
      </w:r>
      <w:r w:rsidR="00097367" w:rsidRPr="007310A7">
        <w:rPr>
          <w:rStyle w:val="s1"/>
          <w:rFonts w:eastAsia="Times New Roman" w:cs="Times New Roman"/>
          <w:color w:val="000000" w:themeColor="text1"/>
        </w:rPr>
        <w:t>tigmasensibilisierter</w:t>
      </w:r>
      <w:proofErr w:type="spellEnd"/>
      <w:r w:rsidR="00097367" w:rsidRPr="007310A7">
        <w:rPr>
          <w:rStyle w:val="s1"/>
          <w:rFonts w:eastAsia="Times New Roman" w:cs="Times New Roman"/>
          <w:color w:val="000000" w:themeColor="text1"/>
        </w:rPr>
        <w:t xml:space="preserve"> als auch familiengeschichtlich informierter Ansatz bei der Begleitung von Eltern </w:t>
      </w:r>
      <w:r w:rsidR="00740D89">
        <w:rPr>
          <w:rStyle w:val="s1"/>
          <w:rFonts w:eastAsia="Times New Roman" w:cs="Times New Roman"/>
          <w:color w:val="000000" w:themeColor="text1"/>
        </w:rPr>
        <w:t xml:space="preserve">und ihren heranwachsenden intergeschlechtlichen Kindern </w:t>
      </w:r>
      <w:r w:rsidR="00097367" w:rsidRPr="007310A7">
        <w:rPr>
          <w:rStyle w:val="s1"/>
          <w:rFonts w:eastAsia="Times New Roman" w:cs="Times New Roman"/>
          <w:color w:val="000000" w:themeColor="text1"/>
        </w:rPr>
        <w:t xml:space="preserve">relevant ist. </w:t>
      </w:r>
    </w:p>
    <w:p w14:paraId="131B086F" w14:textId="6446783D" w:rsidR="00097367" w:rsidRPr="007310A7" w:rsidRDefault="00097367" w:rsidP="00097367">
      <w:pPr>
        <w:spacing w:line="360" w:lineRule="auto"/>
        <w:jc w:val="both"/>
        <w:rPr>
          <w:color w:val="000000" w:themeColor="text1"/>
        </w:rPr>
      </w:pPr>
      <w:r w:rsidRPr="007310A7">
        <w:rPr>
          <w:rStyle w:val="s1"/>
          <w:rFonts w:eastAsia="Times New Roman" w:cs="Times New Roman"/>
          <w:color w:val="000000" w:themeColor="text1"/>
        </w:rPr>
        <w:t>Aus Forschungsperspektive bedarf es – nicht zuletzt im Zuge der zunehmend den Eltern zugewiesenen Verantwortlichkeit hinsichtlich früher normanpassender Eingriffe – weitere empirische Untersuchungen der Perspektiven und Erfahrungsaufschichtungen von Eltern und Familien intergeschlechtlicher Kinder. Hier sind insbesondere empirische Zugänge zu Eltern, die sich für solch einen Eingriff entschieden haben, wünschenswert, da diese bis dato in qualitativen Studien kaum repräsentiert sind</w:t>
      </w:r>
      <w:r w:rsidR="00E52A15" w:rsidRPr="007310A7">
        <w:rPr>
          <w:rStyle w:val="s1"/>
          <w:rFonts w:eastAsia="Times New Roman" w:cs="Times New Roman"/>
          <w:color w:val="000000" w:themeColor="text1"/>
        </w:rPr>
        <w:t xml:space="preserve"> </w:t>
      </w:r>
      <w:r w:rsidR="00E52A15" w:rsidRPr="007310A7">
        <w:rPr>
          <w:rStyle w:val="s1"/>
          <w:rFonts w:eastAsia="Times New Roman" w:cs="Times New Roman"/>
          <w:color w:val="000000" w:themeColor="text1"/>
        </w:rPr>
        <w:fldChar w:fldCharType="begin"/>
      </w:r>
      <w:r w:rsidR="00E52A15" w:rsidRPr="007310A7">
        <w:rPr>
          <w:rStyle w:val="s1"/>
          <w:rFonts w:eastAsia="Times New Roman" w:cs="Times New Roman"/>
          <w:color w:val="000000" w:themeColor="text1"/>
        </w:rPr>
        <w:instrText xml:space="preserve"> ADDIN ZOTERO_ITEM CSL_CITATION {"citationID":"1SfaozQV","properties":{"unsorted":false,"formattedCitation":"(vgl. Kr\\uc0\\u228{}mer 2021)","plainCitation":"(vgl. Krämer 2021)","noteIndex":0},"citationItems":[{"id":209,"uris":["http://zotero.org/users/local/owKliTIb/items/3PEFNBFD","http://zotero.org/users/local/owKliTIb/items/3A2ZGMVW"],"itemData":{"id":209,"type":"book","publisher":"Springer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Kinder","author":[{"family":"Krämer","given":"Anike"}],"issued":{"date-parts":[["2021"]]}},"prefix":"vgl."}],"schema":"https://github.com/citation-style-language/schema/raw/master/csl-citation.json"} </w:instrText>
      </w:r>
      <w:r w:rsidR="00E52A15" w:rsidRPr="007310A7">
        <w:rPr>
          <w:rStyle w:val="s1"/>
          <w:rFonts w:eastAsia="Times New Roman" w:cs="Times New Roman"/>
          <w:color w:val="000000" w:themeColor="text1"/>
        </w:rPr>
        <w:fldChar w:fldCharType="separate"/>
      </w:r>
      <w:r w:rsidR="00E52A15" w:rsidRPr="007310A7">
        <w:rPr>
          <w:rFonts w:ascii="Cambria" w:hAnsi="Cambria" w:cs="Times New Roman"/>
          <w:color w:val="000000" w:themeColor="text1"/>
        </w:rPr>
        <w:t xml:space="preserve">(vgl. </w:t>
      </w:r>
      <w:r w:rsidR="00740D89">
        <w:rPr>
          <w:rFonts w:ascii="Cambria" w:hAnsi="Cambria" w:cs="Times New Roman"/>
          <w:color w:val="000000" w:themeColor="text1"/>
        </w:rPr>
        <w:t xml:space="preserve">auch </w:t>
      </w:r>
      <w:r w:rsidR="00E52A15" w:rsidRPr="007310A7">
        <w:rPr>
          <w:rFonts w:ascii="Cambria" w:hAnsi="Cambria" w:cs="Times New Roman"/>
          <w:color w:val="000000" w:themeColor="text1"/>
        </w:rPr>
        <w:t>Krämer 2021)</w:t>
      </w:r>
      <w:r w:rsidR="00E52A15" w:rsidRPr="007310A7">
        <w:rPr>
          <w:rStyle w:val="s1"/>
          <w:rFonts w:eastAsia="Times New Roman" w:cs="Times New Roman"/>
          <w:color w:val="000000" w:themeColor="text1"/>
        </w:rPr>
        <w:fldChar w:fldCharType="end"/>
      </w:r>
      <w:r w:rsidRPr="007310A7">
        <w:rPr>
          <w:rStyle w:val="s1"/>
          <w:rFonts w:eastAsia="Times New Roman" w:cs="Times New Roman"/>
          <w:color w:val="000000" w:themeColor="text1"/>
        </w:rPr>
        <w:t>.</w:t>
      </w:r>
    </w:p>
    <w:p w14:paraId="456F2605" w14:textId="77E1D769" w:rsidR="00097367" w:rsidRPr="007310A7" w:rsidRDefault="008F0DDF" w:rsidP="008D2E93">
      <w:pPr>
        <w:pStyle w:val="berschrift2"/>
        <w:spacing w:before="480" w:after="240"/>
        <w:jc w:val="both"/>
        <w:rPr>
          <w:rFonts w:asciiTheme="minorHAnsi" w:hAnsiTheme="minorHAnsi"/>
          <w:b/>
          <w:color w:val="000000" w:themeColor="text1"/>
          <w:sz w:val="24"/>
          <w:szCs w:val="24"/>
        </w:rPr>
      </w:pPr>
      <w:bookmarkStart w:id="88" w:name="_Toc233288817"/>
      <w:r w:rsidRPr="007310A7">
        <w:rPr>
          <w:rFonts w:asciiTheme="minorHAnsi" w:hAnsiTheme="minorHAnsi"/>
          <w:b/>
          <w:color w:val="000000" w:themeColor="text1"/>
          <w:sz w:val="24"/>
          <w:szCs w:val="24"/>
        </w:rPr>
        <w:t>9</w:t>
      </w:r>
      <w:r w:rsidR="00097367" w:rsidRPr="007310A7">
        <w:rPr>
          <w:rFonts w:asciiTheme="minorHAnsi" w:hAnsiTheme="minorHAnsi"/>
          <w:b/>
          <w:color w:val="000000" w:themeColor="text1"/>
          <w:sz w:val="24"/>
          <w:szCs w:val="24"/>
        </w:rPr>
        <w:t>.2</w:t>
      </w:r>
      <w:r w:rsidR="00B62467">
        <w:rPr>
          <w:rFonts w:asciiTheme="minorHAnsi" w:hAnsiTheme="minorHAnsi"/>
          <w:b/>
          <w:color w:val="000000" w:themeColor="text1"/>
          <w:sz w:val="24"/>
          <w:szCs w:val="24"/>
        </w:rPr>
        <w:t xml:space="preserve"> Ablösung</w:t>
      </w:r>
      <w:r w:rsidR="00097367" w:rsidRPr="007310A7">
        <w:rPr>
          <w:rFonts w:asciiTheme="minorHAnsi" w:hAnsiTheme="minorHAnsi"/>
          <w:b/>
          <w:color w:val="000000" w:themeColor="text1"/>
          <w:sz w:val="24"/>
          <w:szCs w:val="24"/>
        </w:rPr>
        <w:t>, Biographiearbeit und Entwicklung neuer Selbst-Deutungen</w:t>
      </w:r>
      <w:bookmarkEnd w:id="88"/>
    </w:p>
    <w:p w14:paraId="56C3EFD8" w14:textId="5CCEB5CE" w:rsidR="00553FAD" w:rsidRDefault="00097367" w:rsidP="00097367">
      <w:pPr>
        <w:spacing w:line="360" w:lineRule="auto"/>
        <w:jc w:val="both"/>
        <w:rPr>
          <w:rStyle w:val="s1"/>
          <w:rFonts w:eastAsia="Times New Roman" w:cs="Times New Roman"/>
          <w:color w:val="000000" w:themeColor="text1"/>
        </w:rPr>
      </w:pPr>
      <w:r>
        <w:rPr>
          <w:color w:val="000000" w:themeColor="text1"/>
        </w:rPr>
        <w:t xml:space="preserve">Die skizzierten Konstellationen elterlicher Belastung kann in einer weiteren Hinsicht relevant für psycho-soziale Unterstützungsbedarfe intergeschlechtlicher </w:t>
      </w:r>
      <w:r>
        <w:rPr>
          <w:color w:val="000000" w:themeColor="text1"/>
        </w:rPr>
        <w:t xml:space="preserve">Menschen sein: So wird anhand von Alex</w:t>
      </w:r>
      <w:r>
        <w:rPr>
          <w:color w:val="000000" w:themeColor="text1"/>
        </w:rPr>
        <w:t xml:space="preserve">‘</w:t>
      </w:r>
      <w:r>
        <w:rPr>
          <w:color w:val="000000" w:themeColor="text1"/>
        </w:rPr>
        <w:t xml:space="preserve"> Fallgeschichte besonders deutlich, wie sich die Folgen elterlicher Hoch-Belastung auf den weiteren biographischen Verlauf sowie verfügbare Deutungen und Handlungsstrategien</w:t>
      </w:r>
      <w:r>
        <w:rPr>
          <w:color w:val="000000" w:themeColor="text1"/>
        </w:rPr>
        <w:t xml:space="preserve"> intergeschlechtlicher Heranwachsender </w:t>
      </w:r>
      <w:r>
        <w:rPr>
          <w:color w:val="000000" w:themeColor="text1"/>
        </w:rPr>
        <w:t xml:space="preserve">auswirken können. Alex biographische Perspektive ist bis in die Gegenwart der geführten Interviews deutlich stärker an dem –</w:t>
      </w:r>
      <w:r>
        <w:rPr>
          <w:color w:val="000000" w:themeColor="text1"/>
        </w:rPr>
        <w:t xml:space="preserve"> vermitteltem </w:t>
      </w:r>
      <w:r>
        <w:rPr>
          <w:color w:val="000000" w:themeColor="text1"/>
        </w:rPr>
        <w:t xml:space="preserve">– Belastungs-Erleben seiner Eltern orientiert, als</w:t>
      </w:r>
      <w:r>
        <w:rPr>
          <w:color w:val="000000" w:themeColor="text1"/>
        </w:rPr>
        <w:t xml:space="preserve"> an Selbst-Erlebtem</w:t>
      </w:r>
      <w:r>
        <w:rPr>
          <w:color w:val="000000" w:themeColor="text1"/>
        </w:rPr>
        <w:t xml:space="preserve">. </w:t>
      </w:r>
      <w:r>
        <w:rPr>
          <w:color w:val="000000" w:themeColor="text1"/>
        </w:rPr>
        <w:t xml:space="preserve">Wie bereits in </w:t>
      </w:r>
      <w:r>
        <w:rPr>
          <w:i/>
          <w:iCs/>
          <w:color w:val="000000" w:themeColor="text1"/>
        </w:rPr>
        <w:t xml:space="preserve">Kapitel 8.1</w:t>
      </w:r>
      <w:r>
        <w:rPr>
          <w:color w:val="000000" w:themeColor="text1"/>
        </w:rPr>
        <w:t xml:space="preserve"> diskutiert </w:t>
      </w:r>
      <w:r>
        <w:rPr>
          <w:color w:val="000000" w:themeColor="text1"/>
        </w:rPr>
        <w:t xml:space="preserve">liegt </w:t>
      </w:r>
      <w:r>
        <w:rPr>
          <w:color w:val="000000" w:themeColor="text1"/>
        </w:rPr>
        <w:t xml:space="preserve">hier </w:t>
      </w:r>
      <w:r>
        <w:rPr>
          <w:color w:val="000000" w:themeColor="text1"/>
        </w:rPr>
        <w:t xml:space="preserve">nahe, dass </w:t>
      </w:r>
      <w:r>
        <w:rPr>
          <w:color w:val="000000" w:themeColor="text1"/>
        </w:rPr>
        <w:t xml:space="preserve">er </w:t>
      </w:r>
      <w:r>
        <w:rPr>
          <w:color w:val="000000" w:themeColor="text1"/>
        </w:rPr>
        <w:t xml:space="preserve">bereits zu einem frühen lebensgeschichtlichen Zeitpunkt </w:t>
      </w:r>
      <w:r>
        <w:rPr>
          <w:color w:val="000000" w:themeColor="text1"/>
        </w:rPr>
        <w:t xml:space="preserve">darauf angewiesen ist, sein </w:t>
      </w:r>
      <w:r>
        <w:rPr>
          <w:color w:val="000000" w:themeColor="text1"/>
        </w:rPr>
        <w:t xml:space="preserve">eigenes Erleben</w:t>
      </w:r>
      <w:r>
        <w:rPr>
          <w:color w:val="000000" w:themeColor="text1"/>
        </w:rPr>
        <w:t xml:space="preserve"> und daraus resultierende Bedarfe zurückzustellen und sich stattdessen an denen seiner Eltern zu orientieren</w:t>
      </w:r>
      <w:r>
        <w:rPr>
          <w:color w:val="000000" w:themeColor="text1"/>
        </w:rPr>
        <w:t xml:space="preserve">. </w:t>
      </w:r>
      <w:r>
        <w:rPr>
          <w:rStyle w:val="s1"/>
          <w:rFonts w:eastAsia="Times New Roman" w:cs="Times New Roman"/>
          <w:color w:val="000000" w:themeColor="text1"/>
        </w:rPr>
        <w:t xml:space="preserve">Aus einer </w:t>
      </w:r>
      <w:del w:id="1000195" w:author="Claude Lektorat" w:date="2026-06-30T12:18:05Z">
        <w:r>
          <w:rPr>
            <w:rStyle w:val="s1"/>
            <w:rFonts w:eastAsia="Times New Roman" w:cs="Times New Roman"/>
            <w:color w:val="000000" w:themeColor="text1"/>
          </w:rPr>
          <w:delText xml:space="preserve">Beratungspraktischen</w:delText>
        </w:r>
      </w:del>
      <w:ins w:id="1000196" w:author="Claude Lektorat" w:date="2026-06-30T12:18:05Z">
        <w:r>
          <w:rPr>
            <w:rStyle w:val="s1"/>
            <w:rFonts w:eastAsia="Times New Roman" w:cs="Times New Roman"/>
            <w:color w:val="000000" w:themeColor="text1"/>
          </w:rPr>
          <w:t xml:space="preserve">beratungspraktischen</w:t>
        </w:r>
      </w:ins>
      <w:r>
        <w:rPr>
          <w:rStyle w:val="s1"/>
          <w:rFonts w:eastAsia="Times New Roman" w:cs="Times New Roman"/>
          <w:color w:val="000000" w:themeColor="text1"/>
        </w:rPr>
        <w:t xml:space="preserve"> Perspektive weist dies erneut darauf hin, dass die psycho-soziale Situation von Eltern intergeschlechtlicher Kinder zu einem möglichst frühen Zeitpunkt zu berücksichtigen und zu adressieren ist. </w:t>
      </w:r>
    </w:p>
    <w:p w14:paraId="5E426AAE" w14:textId="6B7D32D7" w:rsidR="00097367" w:rsidRPr="007310A7" w:rsidRDefault="00097367" w:rsidP="00097367">
      <w:pPr>
        <w:spacing w:line="360" w:lineRule="auto"/>
        <w:jc w:val="both"/>
        <w:rPr>
          <w:rStyle w:val="s1"/>
          <w:rFonts w:eastAsia="Times New Roman" w:cs="Times New Roman"/>
          <w:color w:val="000000" w:themeColor="text1"/>
        </w:rPr>
      </w:pPr>
      <w:r w:rsidRPr="007310A7">
        <w:rPr>
          <w:rStyle w:val="s1"/>
          <w:rFonts w:eastAsia="Times New Roman" w:cs="Times New Roman"/>
          <w:color w:val="000000" w:themeColor="text1"/>
        </w:rPr>
        <w:t>Ebenfalls sind, wie</w:t>
      </w:r>
      <w:r w:rsidR="0049683F">
        <w:rPr>
          <w:rStyle w:val="s1"/>
          <w:rFonts w:eastAsia="Times New Roman" w:cs="Times New Roman"/>
          <w:color w:val="000000" w:themeColor="text1"/>
        </w:rPr>
        <w:t xml:space="preserve"> sowohl</w:t>
      </w:r>
      <w:r w:rsidRPr="007310A7">
        <w:rPr>
          <w:rStyle w:val="s1"/>
          <w:rFonts w:eastAsia="Times New Roman" w:cs="Times New Roman"/>
          <w:color w:val="000000" w:themeColor="text1"/>
        </w:rPr>
        <w:t xml:space="preserve"> in </w:t>
      </w:r>
      <w:r w:rsidR="0049683F">
        <w:rPr>
          <w:rStyle w:val="s1"/>
          <w:rFonts w:eastAsia="Times New Roman" w:cs="Times New Roman"/>
          <w:color w:val="000000" w:themeColor="text1"/>
        </w:rPr>
        <w:t xml:space="preserve">Alex‘ als auch in </w:t>
      </w:r>
      <w:r w:rsidRPr="007310A7">
        <w:rPr>
          <w:rStyle w:val="s1"/>
          <w:rFonts w:eastAsia="Times New Roman" w:cs="Times New Roman"/>
          <w:color w:val="000000" w:themeColor="text1"/>
        </w:rPr>
        <w:t xml:space="preserve">Valeries Fall deutlich wurde, anhaltende Loyalitätsbindungen gegenüber den als belastet erlebten Eltern zu berücksichtigen, die die Entwicklung einer stärker </w:t>
      </w:r>
      <w:proofErr w:type="spellStart"/>
      <w:r w:rsidRPr="007310A7">
        <w:rPr>
          <w:rStyle w:val="s1"/>
          <w:rFonts w:eastAsia="Times New Roman" w:cs="Times New Roman"/>
          <w:color w:val="000000" w:themeColor="text1"/>
        </w:rPr>
        <w:t>indiviuierten</w:t>
      </w:r>
      <w:proofErr w:type="spellEnd"/>
      <w:r w:rsidRPr="007310A7">
        <w:rPr>
          <w:rStyle w:val="s1"/>
          <w:rFonts w:eastAsia="Times New Roman" w:cs="Times New Roman"/>
          <w:color w:val="000000" w:themeColor="text1"/>
        </w:rPr>
        <w:t xml:space="preserve"> </w:t>
      </w:r>
      <w:r w:rsidR="00553FAD">
        <w:rPr>
          <w:rStyle w:val="s1"/>
          <w:rFonts w:eastAsia="Times New Roman" w:cs="Times New Roman"/>
          <w:color w:val="000000" w:themeColor="text1"/>
        </w:rPr>
        <w:t xml:space="preserve">Auseinandersetzung mit der </w:t>
      </w:r>
      <w:r w:rsidRPr="007310A7">
        <w:rPr>
          <w:rStyle w:val="s1"/>
          <w:rFonts w:eastAsia="Times New Roman" w:cs="Times New Roman"/>
          <w:color w:val="000000" w:themeColor="text1"/>
        </w:rPr>
        <w:t xml:space="preserve">eigenen Geschichte erschweren können. </w:t>
      </w:r>
      <w:r w:rsidR="00553FAD">
        <w:rPr>
          <w:rStyle w:val="s1"/>
          <w:rFonts w:eastAsia="Times New Roman" w:cs="Times New Roman"/>
          <w:color w:val="000000" w:themeColor="text1"/>
        </w:rPr>
        <w:t xml:space="preserve">Eine unterstützte Bearbeitung dieser Bindungen kann </w:t>
      </w:r>
      <w:r w:rsidRPr="007310A7">
        <w:rPr>
          <w:rStyle w:val="s1"/>
          <w:rFonts w:eastAsia="Times New Roman" w:cs="Times New Roman"/>
          <w:color w:val="000000" w:themeColor="text1"/>
        </w:rPr>
        <w:t xml:space="preserve">Raum für </w:t>
      </w:r>
      <w:r w:rsidR="00553FAD">
        <w:rPr>
          <w:rStyle w:val="s1"/>
          <w:rFonts w:eastAsia="Times New Roman" w:cs="Times New Roman"/>
          <w:color w:val="000000" w:themeColor="text1"/>
        </w:rPr>
        <w:t xml:space="preserve">das </w:t>
      </w:r>
      <w:r w:rsidRPr="007310A7">
        <w:rPr>
          <w:rStyle w:val="s1"/>
          <w:rFonts w:eastAsia="Times New Roman" w:cs="Times New Roman"/>
          <w:color w:val="000000" w:themeColor="text1"/>
        </w:rPr>
        <w:t xml:space="preserve">Erleben </w:t>
      </w:r>
      <w:r w:rsidR="00553FAD">
        <w:rPr>
          <w:rStyle w:val="s1"/>
          <w:rFonts w:eastAsia="Times New Roman" w:cs="Times New Roman"/>
          <w:color w:val="000000" w:themeColor="text1"/>
        </w:rPr>
        <w:t xml:space="preserve">eigener </w:t>
      </w:r>
      <w:r w:rsidRPr="007310A7">
        <w:rPr>
          <w:rStyle w:val="s1"/>
          <w:rFonts w:eastAsia="Times New Roman" w:cs="Times New Roman"/>
          <w:color w:val="000000" w:themeColor="text1"/>
        </w:rPr>
        <w:t xml:space="preserve">Bedarfe </w:t>
      </w:r>
      <w:r w:rsidR="00553FAD">
        <w:rPr>
          <w:rStyle w:val="s1"/>
          <w:rFonts w:eastAsia="Times New Roman" w:cs="Times New Roman"/>
          <w:color w:val="000000" w:themeColor="text1"/>
        </w:rPr>
        <w:t xml:space="preserve">und Relevanzen schaffen </w:t>
      </w:r>
      <w:r w:rsidRPr="007310A7">
        <w:rPr>
          <w:rStyle w:val="s1"/>
          <w:rFonts w:eastAsia="Times New Roman" w:cs="Times New Roman"/>
          <w:color w:val="000000" w:themeColor="text1"/>
        </w:rPr>
        <w:t xml:space="preserve">und </w:t>
      </w:r>
      <w:r w:rsidR="00A15C98">
        <w:rPr>
          <w:rStyle w:val="s1"/>
          <w:rFonts w:eastAsia="Times New Roman" w:cs="Times New Roman"/>
          <w:color w:val="000000" w:themeColor="text1"/>
        </w:rPr>
        <w:t xml:space="preserve">dadurch altersangemessene </w:t>
      </w:r>
      <w:r w:rsidR="00553FAD">
        <w:rPr>
          <w:rStyle w:val="s1"/>
          <w:rFonts w:eastAsia="Times New Roman" w:cs="Times New Roman"/>
          <w:color w:val="000000" w:themeColor="text1"/>
        </w:rPr>
        <w:t>Ablösungs</w:t>
      </w:r>
      <w:r w:rsidRPr="007310A7">
        <w:rPr>
          <w:rStyle w:val="s1"/>
          <w:rFonts w:eastAsia="Times New Roman" w:cs="Times New Roman"/>
          <w:color w:val="000000" w:themeColor="text1"/>
        </w:rPr>
        <w:t xml:space="preserve">-Prozesse heranwachsender </w:t>
      </w:r>
      <w:r w:rsidR="00553FAD">
        <w:rPr>
          <w:rStyle w:val="s1"/>
          <w:rFonts w:eastAsia="Times New Roman" w:cs="Times New Roman"/>
          <w:color w:val="000000" w:themeColor="text1"/>
        </w:rPr>
        <w:t xml:space="preserve">intergeschlechtlicher Menschen </w:t>
      </w:r>
      <w:r w:rsidRPr="007310A7">
        <w:rPr>
          <w:rStyle w:val="s1"/>
          <w:rFonts w:eastAsia="Times New Roman" w:cs="Times New Roman"/>
          <w:color w:val="000000" w:themeColor="text1"/>
        </w:rPr>
        <w:t>fördern.</w:t>
      </w:r>
    </w:p>
    <w:p w14:paraId="61F89E2D" w14:textId="4B698D52" w:rsidR="00097367" w:rsidRPr="007310A7" w:rsidRDefault="00097367" w:rsidP="006A7497">
      <w:pPr>
        <w:spacing w:before="240" w:line="360" w:lineRule="auto"/>
        <w:jc w:val="both"/>
        <w:rPr>
          <w:rFonts w:eastAsia="Times New Roman" w:cs="Times New Roman"/>
          <w:color w:val="000000" w:themeColor="text1"/>
        </w:rPr>
      </w:pPr>
      <w:r w:rsidRPr="007310A7">
        <w:rPr>
          <w:rFonts w:eastAsia="Times New Roman" w:cs="Times New Roman"/>
          <w:color w:val="000000" w:themeColor="text1"/>
        </w:rPr>
        <w:t xml:space="preserve">Entdeckungs- und Bearbeitungsprozesse der eigenen Lebensgeschichte, innerhalb derer die Biograph*innen Raum für ihr Erleben finden können, ließen sich in allen vier analysierten Fällen rekonstruieren. Diese Prozesse ermöglichten insbesondere die Transformation von Selbst-Deutungen, die ursprünglich an biographisch früh erlebten Kategorisierungen orientiert waren und erfolgten vor dem Hintergrund einer durch Medikalisierung, Stigma und Gewalt geprägten Erfahrungsaufschichtung. Dabei zeigte sich, dass die Entwicklung dieser sich gegenüber pathologisierenden, sozial und familial etablierten Zuschreibungen abgrenzenden Selbst-Deutungen eng mit vorherigen, anerkennenden Begegnungen verknüpft ist. </w:t>
      </w:r>
      <w:r w:rsidR="001705F6">
        <w:rPr>
          <w:rFonts w:eastAsia="Times New Roman" w:cs="Times New Roman"/>
          <w:color w:val="000000" w:themeColor="text1"/>
        </w:rPr>
        <w:t xml:space="preserve">Diese Begegnungen </w:t>
      </w:r>
      <w:r w:rsidRPr="007310A7">
        <w:rPr>
          <w:rFonts w:eastAsia="Times New Roman" w:cs="Times New Roman"/>
          <w:color w:val="000000" w:themeColor="text1"/>
        </w:rPr>
        <w:t>ermöglichen alle</w:t>
      </w:r>
      <w:r w:rsidR="001705F6">
        <w:rPr>
          <w:rFonts w:eastAsia="Times New Roman" w:cs="Times New Roman"/>
          <w:color w:val="000000" w:themeColor="text1"/>
        </w:rPr>
        <w:t>n</w:t>
      </w:r>
      <w:r w:rsidRPr="007310A7">
        <w:rPr>
          <w:rFonts w:eastAsia="Times New Roman" w:cs="Times New Roman"/>
          <w:color w:val="000000" w:themeColor="text1"/>
        </w:rPr>
        <w:t xml:space="preserve"> vier Biograph*innen erstmals aktiv mitgestaltete Auseinandersetzungsprozesse mit ihren Geschichten als intergeschlechtliche Personen. Letzterer, als </w:t>
      </w:r>
      <w:r w:rsidR="001705F6">
        <w:rPr>
          <w:rFonts w:eastAsia="Times New Roman" w:cs="Times New Roman"/>
          <w:i/>
          <w:color w:val="000000" w:themeColor="text1"/>
        </w:rPr>
        <w:t>I</w:t>
      </w:r>
      <w:r w:rsidRPr="007310A7">
        <w:rPr>
          <w:rFonts w:eastAsia="Times New Roman" w:cs="Times New Roman"/>
          <w:i/>
          <w:color w:val="000000" w:themeColor="text1"/>
        </w:rPr>
        <w:t xml:space="preserve">nter* </w:t>
      </w:r>
      <w:r w:rsidR="001705F6">
        <w:rPr>
          <w:rFonts w:eastAsia="Times New Roman" w:cs="Times New Roman"/>
          <w:i/>
          <w:color w:val="000000" w:themeColor="text1"/>
        </w:rPr>
        <w:t>W</w:t>
      </w:r>
      <w:r w:rsidRPr="007310A7">
        <w:rPr>
          <w:rFonts w:eastAsia="Times New Roman" w:cs="Times New Roman"/>
          <w:i/>
          <w:color w:val="000000" w:themeColor="text1"/>
        </w:rPr>
        <w:t>erden</w:t>
      </w:r>
      <w:r w:rsidRPr="007310A7">
        <w:rPr>
          <w:rFonts w:eastAsia="Times New Roman" w:cs="Times New Roman"/>
          <w:color w:val="000000" w:themeColor="text1"/>
        </w:rPr>
        <w:t xml:space="preserve"> konzeptualisierte </w:t>
      </w:r>
      <w:r w:rsidRPr="007310A7">
        <w:rPr>
          <w:rFonts w:eastAsia="Times New Roman" w:cs="Times New Roman"/>
          <w:color w:val="000000" w:themeColor="text1"/>
        </w:rPr>
        <w:lastRenderedPageBreak/>
        <w:t xml:space="preserve">Veränderungsprozess ist in seiner Entstehung durch </w:t>
      </w:r>
      <w:r w:rsidR="001705F6">
        <w:rPr>
          <w:rFonts w:eastAsia="Times New Roman" w:cs="Times New Roman"/>
          <w:color w:val="000000" w:themeColor="text1"/>
        </w:rPr>
        <w:t>Kontakt</w:t>
      </w:r>
      <w:r w:rsidRPr="007310A7">
        <w:rPr>
          <w:rFonts w:eastAsia="Times New Roman" w:cs="Times New Roman"/>
          <w:color w:val="000000" w:themeColor="text1"/>
        </w:rPr>
        <w:t>angebote außerhalb</w:t>
      </w:r>
      <w:r w:rsidR="001705F6">
        <w:rPr>
          <w:rFonts w:eastAsia="Times New Roman" w:cs="Times New Roman"/>
          <w:color w:val="000000" w:themeColor="text1"/>
        </w:rPr>
        <w:t xml:space="preserve"> etablierter</w:t>
      </w:r>
      <w:r w:rsidRPr="007310A7">
        <w:rPr>
          <w:rFonts w:eastAsia="Times New Roman" w:cs="Times New Roman"/>
          <w:color w:val="000000" w:themeColor="text1"/>
        </w:rPr>
        <w:t xml:space="preserve">, für Medikalisierung </w:t>
      </w:r>
      <w:r w:rsidR="001705F6">
        <w:rPr>
          <w:rFonts w:eastAsia="Times New Roman" w:cs="Times New Roman"/>
          <w:color w:val="000000" w:themeColor="text1"/>
        </w:rPr>
        <w:t xml:space="preserve">– </w:t>
      </w:r>
      <w:r w:rsidRPr="007310A7">
        <w:rPr>
          <w:rFonts w:eastAsia="Times New Roman" w:cs="Times New Roman"/>
          <w:color w:val="000000" w:themeColor="text1"/>
        </w:rPr>
        <w:t xml:space="preserve">und </w:t>
      </w:r>
      <w:r w:rsidR="001705F6">
        <w:rPr>
          <w:rFonts w:eastAsia="Times New Roman" w:cs="Times New Roman"/>
          <w:color w:val="000000" w:themeColor="text1"/>
        </w:rPr>
        <w:t xml:space="preserve">teilweise Gewalt – </w:t>
      </w:r>
      <w:r w:rsidRPr="007310A7">
        <w:rPr>
          <w:rFonts w:eastAsia="Times New Roman" w:cs="Times New Roman"/>
          <w:color w:val="000000" w:themeColor="text1"/>
        </w:rPr>
        <w:t xml:space="preserve">mitverantwortlicher </w:t>
      </w:r>
      <w:r w:rsidR="001705F6">
        <w:rPr>
          <w:rFonts w:eastAsia="Times New Roman" w:cs="Times New Roman"/>
          <w:color w:val="000000" w:themeColor="text1"/>
        </w:rPr>
        <w:t>Beziehungs-</w:t>
      </w:r>
      <w:r w:rsidRPr="007310A7">
        <w:rPr>
          <w:rFonts w:eastAsia="Times New Roman" w:cs="Times New Roman"/>
          <w:color w:val="000000" w:themeColor="text1"/>
        </w:rPr>
        <w:t>Konstellationen bedingt.</w:t>
      </w:r>
    </w:p>
    <w:p w14:paraId="19D8FFC3" w14:textId="7EB0560A" w:rsidR="00097367" w:rsidRPr="007310A7" w:rsidRDefault="00097367" w:rsidP="00097367">
      <w:pPr>
        <w:spacing w:line="360" w:lineRule="auto"/>
        <w:jc w:val="both"/>
        <w:rPr>
          <w:rFonts w:eastAsia="Times New Roman" w:cs="Times New Roman"/>
          <w:color w:val="000000" w:themeColor="text1"/>
        </w:rPr>
      </w:pPr>
      <w:r w:rsidRPr="007310A7">
        <w:rPr>
          <w:rFonts w:eastAsia="Times New Roman" w:cs="Times New Roman"/>
          <w:color w:val="000000" w:themeColor="text1"/>
        </w:rPr>
        <w:t xml:space="preserve">Dieses Ergebnis ist aus einer beratenden und begleitenden Praxis-Perspektive hochgradig relevant: Es verdeutlicht, wie wichtig das professionelle Angebot von Beziehungsräumen ist, in denen die eigene intergeschlechtliche Biographie schrittweise entdeckt werden kann. Diese </w:t>
      </w:r>
      <w:r w:rsidRPr="007310A7">
        <w:rPr>
          <w:rFonts w:eastAsia="Times New Roman" w:cs="Times New Roman"/>
          <w:i/>
          <w:color w:val="000000" w:themeColor="text1"/>
        </w:rPr>
        <w:t xml:space="preserve">entdeckende </w:t>
      </w:r>
      <w:r w:rsidRPr="007310A7">
        <w:rPr>
          <w:rFonts w:eastAsia="Times New Roman" w:cs="Times New Roman"/>
          <w:color w:val="000000" w:themeColor="text1"/>
        </w:rPr>
        <w:t xml:space="preserve">Biographiearbeit geht eng damit zusammen, dass Biograph*innen sich Erinnerungen an das, was bisher nicht erinnert werden konnte, durfte oder primär durch andere erinnert wurde, </w:t>
      </w:r>
      <w:r w:rsidR="007C3024">
        <w:rPr>
          <w:rFonts w:eastAsia="Times New Roman" w:cs="Times New Roman"/>
          <w:color w:val="000000" w:themeColor="text1"/>
        </w:rPr>
        <w:t>(wieder-)</w:t>
      </w:r>
      <w:r w:rsidRPr="007310A7">
        <w:rPr>
          <w:rFonts w:eastAsia="Times New Roman" w:cs="Times New Roman"/>
          <w:color w:val="000000" w:themeColor="text1"/>
        </w:rPr>
        <w:t>aneignen. Hierbei stellen insbesondere der Körper bzw. – wie in Valeries</w:t>
      </w:r>
      <w:r w:rsidR="007C3024">
        <w:rPr>
          <w:rFonts w:eastAsia="Times New Roman" w:cs="Times New Roman"/>
          <w:color w:val="000000" w:themeColor="text1"/>
        </w:rPr>
        <w:t xml:space="preserve"> und Kristins </w:t>
      </w:r>
      <w:r w:rsidRPr="007310A7">
        <w:rPr>
          <w:rFonts w:eastAsia="Times New Roman" w:cs="Times New Roman"/>
          <w:color w:val="000000" w:themeColor="text1"/>
        </w:rPr>
        <w:t>Fall deutlich</w:t>
      </w:r>
      <w:r w:rsidR="007C3024">
        <w:rPr>
          <w:rFonts w:eastAsia="Times New Roman" w:cs="Times New Roman"/>
          <w:color w:val="000000" w:themeColor="text1"/>
        </w:rPr>
        <w:t xml:space="preserve"> wird </w:t>
      </w:r>
      <w:r w:rsidRPr="007310A7">
        <w:rPr>
          <w:rFonts w:eastAsia="Times New Roman" w:cs="Times New Roman"/>
          <w:color w:val="000000" w:themeColor="text1"/>
        </w:rPr>
        <w:t xml:space="preserve">– scheinbar erratische körperliche Reaktionen eine Verbindungsmöglichkeiten mit dem (noch) Nicht-Erinnerbaren dar. Relevant für begleitende Personen sind daher Wissensbestände über die Beschaffenheit traumatischer Erinnerungen und möglicher Trauma-bedingter Selbstschutz-Strategien, wie strukturelle bzw. emotionsbezogene Dissoziation. Dabei ist zu berücksichtigen, dass intergeschlechtliche Menschen zwar teilweise ihre erhaltenen Diagnosen und Medikalisierungserfahrungen benennen und scheinbar umfänglich erinnern, sich aber dennoch in einem Erfahrungsraum befinden können, der die Distanzierung von bestimmten Erinnerungsinhalten bzw. assoziierten Emotionen notwendig macht. Hier bedarf es eines Begleitungsprozesses, der für </w:t>
      </w:r>
      <w:r w:rsidR="001B4562">
        <w:rPr>
          <w:rFonts w:eastAsia="Times New Roman" w:cs="Times New Roman"/>
          <w:color w:val="000000" w:themeColor="text1"/>
        </w:rPr>
        <w:t>Selbstschutz</w:t>
      </w:r>
      <w:r w:rsidRPr="007310A7">
        <w:rPr>
          <w:rFonts w:eastAsia="Times New Roman" w:cs="Times New Roman"/>
          <w:color w:val="000000" w:themeColor="text1"/>
        </w:rPr>
        <w:t xml:space="preserve">-Bedarfe und zeitlich situierte Entwicklungsverläufe sensibilisiert ist. Dabei ist das krisenhafte Potential entdeckender biographischer Auseinandersetzungen im Kontext der damit verbundenen Thematisierung von Loyalitätsbindungen zu berücksichtigen. So kann es insbesondere in familialen Konstellationen, die auf Geheimhaltung und Normalisierung beruhen, zwar </w:t>
      </w:r>
      <w:r w:rsidR="001B4562">
        <w:rPr>
          <w:rFonts w:eastAsia="Times New Roman" w:cs="Times New Roman"/>
          <w:color w:val="000000" w:themeColor="text1"/>
        </w:rPr>
        <w:t>zu Ablösungs</w:t>
      </w:r>
      <w:r w:rsidRPr="007310A7">
        <w:rPr>
          <w:rFonts w:eastAsia="Times New Roman" w:cs="Times New Roman"/>
          <w:color w:val="000000" w:themeColor="text1"/>
        </w:rPr>
        <w:t>-Entwicklungen</w:t>
      </w:r>
      <w:r w:rsidR="001B4562">
        <w:rPr>
          <w:rFonts w:eastAsia="Times New Roman" w:cs="Times New Roman"/>
          <w:color w:val="000000" w:themeColor="text1"/>
        </w:rPr>
        <w:t xml:space="preserve"> kommen</w:t>
      </w:r>
      <w:r w:rsidRPr="007310A7">
        <w:rPr>
          <w:rFonts w:eastAsia="Times New Roman" w:cs="Times New Roman"/>
          <w:color w:val="000000" w:themeColor="text1"/>
        </w:rPr>
        <w:t>, jedoch ebenso</w:t>
      </w:r>
      <w:r w:rsidR="001B4562">
        <w:rPr>
          <w:rFonts w:eastAsia="Times New Roman" w:cs="Times New Roman"/>
          <w:color w:val="000000" w:themeColor="text1"/>
        </w:rPr>
        <w:t xml:space="preserve"> zu</w:t>
      </w:r>
      <w:r w:rsidRPr="007310A7">
        <w:rPr>
          <w:rFonts w:eastAsia="Times New Roman" w:cs="Times New Roman"/>
          <w:color w:val="000000" w:themeColor="text1"/>
        </w:rPr>
        <w:t xml:space="preserve"> tiefgreifende</w:t>
      </w:r>
      <w:r w:rsidR="001B4562">
        <w:rPr>
          <w:rFonts w:eastAsia="Times New Roman" w:cs="Times New Roman"/>
          <w:color w:val="000000" w:themeColor="text1"/>
        </w:rPr>
        <w:t xml:space="preserve">r </w:t>
      </w:r>
      <w:r w:rsidRPr="007310A7">
        <w:rPr>
          <w:rFonts w:eastAsia="Times New Roman" w:cs="Times New Roman"/>
          <w:color w:val="000000" w:themeColor="text1"/>
        </w:rPr>
        <w:t>Destabilisierung. Hinsichtlich dieses krisenhaften Potentials müssen, wie in den rekonstruierten Fällen deutlich wurde, auch</w:t>
      </w:r>
      <w:r w:rsidR="001B4562">
        <w:rPr>
          <w:rFonts w:eastAsia="Times New Roman" w:cs="Times New Roman"/>
          <w:color w:val="000000" w:themeColor="text1"/>
        </w:rPr>
        <w:t xml:space="preserve"> räumliche und</w:t>
      </w:r>
      <w:r w:rsidRPr="007310A7">
        <w:rPr>
          <w:rFonts w:eastAsia="Times New Roman" w:cs="Times New Roman"/>
          <w:color w:val="000000" w:themeColor="text1"/>
        </w:rPr>
        <w:t xml:space="preserve"> sozio-ökonomische Faktoren mitberücksichtigt werden. Insbesondere finanzielle Eigenständigkeit und räumliche Distanz können Voraussetzung für eine von der Herkunftsfamilie stärker individuierte biographische Auseinandersetzung sein.</w:t>
      </w:r>
    </w:p>
    <w:p w14:paraId="64D246CB" w14:textId="1D8207C2" w:rsidR="00097367" w:rsidRPr="007310A7" w:rsidRDefault="008F0DDF" w:rsidP="006A7497">
      <w:pPr>
        <w:pStyle w:val="berschrift2"/>
        <w:spacing w:before="360" w:after="240"/>
        <w:jc w:val="both"/>
        <w:rPr>
          <w:rFonts w:asciiTheme="minorHAnsi" w:hAnsiTheme="minorHAnsi"/>
          <w:b/>
          <w:color w:val="000000" w:themeColor="text1"/>
          <w:sz w:val="24"/>
          <w:szCs w:val="24"/>
        </w:rPr>
      </w:pPr>
      <w:bookmarkStart w:id="89" w:name="_Toc233288818"/>
      <w:r w:rsidRPr="007310A7">
        <w:rPr>
          <w:rFonts w:asciiTheme="minorHAnsi" w:hAnsiTheme="minorHAnsi"/>
          <w:b/>
          <w:color w:val="000000" w:themeColor="text1"/>
          <w:sz w:val="24"/>
          <w:szCs w:val="24"/>
        </w:rPr>
        <w:lastRenderedPageBreak/>
        <w:t>9</w:t>
      </w:r>
      <w:r w:rsidR="00097367" w:rsidRPr="007310A7">
        <w:rPr>
          <w:rFonts w:asciiTheme="minorHAnsi" w:hAnsiTheme="minorHAnsi"/>
          <w:b/>
          <w:color w:val="000000" w:themeColor="text1"/>
          <w:sz w:val="24"/>
          <w:szCs w:val="24"/>
        </w:rPr>
        <w:t>.3. Umgang mit Emotionen, Stigma und Gewalterfahrungen</w:t>
      </w:r>
      <w:bookmarkEnd w:id="89"/>
    </w:p>
    <w:p w14:paraId="0AF0E45A" w14:textId="7DD0B115" w:rsidR="00097367" w:rsidRPr="007310A7" w:rsidRDefault="00C214B1" w:rsidP="00097367">
      <w:pPr>
        <w:spacing w:line="360" w:lineRule="auto"/>
        <w:jc w:val="both"/>
        <w:rPr>
          <w:color w:val="000000" w:themeColor="text1"/>
        </w:rPr>
      </w:pPr>
      <w:r>
        <w:rPr>
          <w:color w:val="000000" w:themeColor="text1"/>
        </w:rPr>
        <w:t xml:space="preserve">In allen vier Fällen lässt sich </w:t>
      </w:r>
      <w:r w:rsidR="00097367" w:rsidRPr="007310A7">
        <w:rPr>
          <w:color w:val="000000" w:themeColor="text1"/>
        </w:rPr>
        <w:t xml:space="preserve">rekonstruieren, wie aus </w:t>
      </w:r>
      <w:r>
        <w:rPr>
          <w:color w:val="000000" w:themeColor="text1"/>
        </w:rPr>
        <w:t xml:space="preserve">der alternativlos erlebten Medikalisierung des eigenen Körpers </w:t>
      </w:r>
      <w:r w:rsidR="00097367" w:rsidRPr="007310A7">
        <w:rPr>
          <w:color w:val="000000" w:themeColor="text1"/>
        </w:rPr>
        <w:t xml:space="preserve">dissoziative </w:t>
      </w:r>
      <w:r>
        <w:rPr>
          <w:color w:val="000000" w:themeColor="text1"/>
        </w:rPr>
        <w:t>Selbstschutzst</w:t>
      </w:r>
      <w:r w:rsidR="00097367" w:rsidRPr="007310A7">
        <w:rPr>
          <w:color w:val="000000" w:themeColor="text1"/>
        </w:rPr>
        <w:t xml:space="preserve">rategien resultieren. </w:t>
      </w:r>
      <w:r>
        <w:rPr>
          <w:color w:val="000000" w:themeColor="text1"/>
        </w:rPr>
        <w:t>In Valeries Biographie wird besonders deutlich, dass solch ein Schutzmechanismus bereits im Kontext einer emotional unbegleiteten, überwältigend erlebten Diagnose-Mitteilung einsetz</w:t>
      </w:r>
      <w:r w:rsidR="002B1FD6">
        <w:rPr>
          <w:color w:val="000000" w:themeColor="text1"/>
        </w:rPr>
        <w:t>t</w:t>
      </w:r>
      <w:r>
        <w:rPr>
          <w:color w:val="000000" w:themeColor="text1"/>
        </w:rPr>
        <w:t xml:space="preserve">. </w:t>
      </w:r>
      <w:r w:rsidR="00097367" w:rsidRPr="007310A7">
        <w:rPr>
          <w:color w:val="000000" w:themeColor="text1"/>
        </w:rPr>
        <w:t>Dies</w:t>
      </w:r>
      <w:r>
        <w:rPr>
          <w:color w:val="000000" w:themeColor="text1"/>
        </w:rPr>
        <w:t>er</w:t>
      </w:r>
      <w:r w:rsidR="00097367" w:rsidRPr="007310A7">
        <w:rPr>
          <w:color w:val="000000" w:themeColor="text1"/>
        </w:rPr>
        <w:t xml:space="preserve"> ermöglich</w:t>
      </w:r>
      <w:r>
        <w:rPr>
          <w:color w:val="000000" w:themeColor="text1"/>
        </w:rPr>
        <w:t xml:space="preserve">t ihr </w:t>
      </w:r>
      <w:r w:rsidR="00097367" w:rsidRPr="007310A7">
        <w:rPr>
          <w:color w:val="000000" w:themeColor="text1"/>
        </w:rPr>
        <w:t xml:space="preserve">zwar dem </w:t>
      </w:r>
      <w:r>
        <w:rPr>
          <w:color w:val="000000" w:themeColor="text1"/>
        </w:rPr>
        <w:t xml:space="preserve">von ihrer Mutter </w:t>
      </w:r>
      <w:r w:rsidR="00097367" w:rsidRPr="007310A7">
        <w:rPr>
          <w:color w:val="000000" w:themeColor="text1"/>
        </w:rPr>
        <w:t xml:space="preserve">etablierten Anspruch der Stärke gerecht zu werden, </w:t>
      </w:r>
      <w:r>
        <w:rPr>
          <w:color w:val="000000" w:themeColor="text1"/>
        </w:rPr>
        <w:t xml:space="preserve">basiert jedoch auf </w:t>
      </w:r>
      <w:r w:rsidR="00097367" w:rsidRPr="007310A7">
        <w:rPr>
          <w:color w:val="000000" w:themeColor="text1"/>
        </w:rPr>
        <w:t xml:space="preserve">einem traumatischen Erleben, das </w:t>
      </w:r>
      <w:r>
        <w:rPr>
          <w:color w:val="000000" w:themeColor="text1"/>
        </w:rPr>
        <w:t xml:space="preserve">im weiteren Verlauf </w:t>
      </w:r>
      <w:r w:rsidR="00097367" w:rsidRPr="007310A7">
        <w:rPr>
          <w:color w:val="000000" w:themeColor="text1"/>
        </w:rPr>
        <w:t>eine aktive</w:t>
      </w:r>
      <w:r>
        <w:rPr>
          <w:color w:val="000000" w:themeColor="text1"/>
        </w:rPr>
        <w:t>re</w:t>
      </w:r>
      <w:r w:rsidR="00097367" w:rsidRPr="007310A7">
        <w:rPr>
          <w:color w:val="000000" w:themeColor="text1"/>
        </w:rPr>
        <w:t xml:space="preserve"> Gestaltung von Behandlungssituationen</w:t>
      </w:r>
      <w:r w:rsidR="002B1FD6">
        <w:rPr>
          <w:color w:val="000000" w:themeColor="text1"/>
        </w:rPr>
        <w:t xml:space="preserve"> erschwert</w:t>
      </w:r>
      <w:r w:rsidR="00097367" w:rsidRPr="007310A7">
        <w:rPr>
          <w:color w:val="000000" w:themeColor="text1"/>
        </w:rPr>
        <w:t xml:space="preserve">. </w:t>
      </w:r>
      <w:r w:rsidR="005737E7">
        <w:rPr>
          <w:color w:val="000000" w:themeColor="text1"/>
        </w:rPr>
        <w:t xml:space="preserve">Hier </w:t>
      </w:r>
      <w:r w:rsidR="00097367" w:rsidRPr="007310A7">
        <w:rPr>
          <w:color w:val="000000" w:themeColor="text1"/>
        </w:rPr>
        <w:t>wird</w:t>
      </w:r>
      <w:r>
        <w:rPr>
          <w:color w:val="000000" w:themeColor="text1"/>
        </w:rPr>
        <w:t xml:space="preserve"> </w:t>
      </w:r>
      <w:r w:rsidR="002B1FD6">
        <w:rPr>
          <w:color w:val="000000" w:themeColor="text1"/>
        </w:rPr>
        <w:t xml:space="preserve">eindrücklich </w:t>
      </w:r>
      <w:r>
        <w:rPr>
          <w:color w:val="000000" w:themeColor="text1"/>
        </w:rPr>
        <w:t>nachvollziehbar</w:t>
      </w:r>
      <w:r w:rsidR="00097367" w:rsidRPr="007310A7">
        <w:rPr>
          <w:color w:val="000000" w:themeColor="text1"/>
        </w:rPr>
        <w:t>, dass traumatisch</w:t>
      </w:r>
      <w:r>
        <w:rPr>
          <w:color w:val="000000" w:themeColor="text1"/>
        </w:rPr>
        <w:t>e</w:t>
      </w:r>
      <w:r w:rsidR="00097367" w:rsidRPr="007310A7">
        <w:rPr>
          <w:color w:val="000000" w:themeColor="text1"/>
        </w:rPr>
        <w:t xml:space="preserve"> </w:t>
      </w:r>
      <w:r>
        <w:rPr>
          <w:color w:val="000000" w:themeColor="text1"/>
        </w:rPr>
        <w:t xml:space="preserve">Erfahrungen in medizinischen Räumen </w:t>
      </w:r>
      <w:r w:rsidR="00AC0419">
        <w:rPr>
          <w:color w:val="000000" w:themeColor="text1"/>
        </w:rPr>
        <w:t xml:space="preserve">sowohl durch forcierte normative Anforderungen seitens ärztlicher Behandler*innen als auch </w:t>
      </w:r>
      <w:r>
        <w:rPr>
          <w:color w:val="000000" w:themeColor="text1"/>
        </w:rPr>
        <w:t xml:space="preserve">durch </w:t>
      </w:r>
      <w:r w:rsidR="00097367" w:rsidRPr="007310A7">
        <w:rPr>
          <w:color w:val="000000" w:themeColor="text1"/>
        </w:rPr>
        <w:t xml:space="preserve">fehlende bzw. emotional unverfügbare Bezugspersonen </w:t>
      </w:r>
      <w:r w:rsidR="005737E7">
        <w:rPr>
          <w:color w:val="000000" w:themeColor="text1"/>
        </w:rPr>
        <w:t>konstituiert sein können.</w:t>
      </w:r>
      <w:r w:rsidR="009772DF">
        <w:rPr>
          <w:color w:val="000000" w:themeColor="text1"/>
        </w:rPr>
        <w:t xml:space="preserve"> </w:t>
      </w:r>
      <w:r w:rsidR="009772DF">
        <w:rPr>
          <w:color w:val="000000" w:themeColor="text1"/>
        </w:rPr>
        <w:t xml:space="preserve">Dabei wird die </w:t>
      </w:r>
      <w:r w:rsidR="009772DF" w:rsidRPr="007310A7">
        <w:rPr>
          <w:color w:val="000000" w:themeColor="text1"/>
        </w:rPr>
        <w:t xml:space="preserve">Relevanz </w:t>
      </w:r>
      <w:r w:rsidR="00AD12BB">
        <w:rPr>
          <w:color w:val="000000" w:themeColor="text1"/>
        </w:rPr>
        <w:t xml:space="preserve">bzw. die hochbelastenden Folgen dieser Abwesenheit </w:t>
      </w:r>
      <w:r w:rsidR="009772DF" w:rsidRPr="007310A7">
        <w:rPr>
          <w:color w:val="000000" w:themeColor="text1"/>
        </w:rPr>
        <w:t>ebenfalls in den anderen drei Fällen</w:t>
      </w:r>
      <w:r w:rsidR="009772DF">
        <w:rPr>
          <w:color w:val="000000" w:themeColor="text1"/>
        </w:rPr>
        <w:t xml:space="preserve"> deutlich</w:t>
      </w:r>
      <w:r w:rsidR="009772DF" w:rsidRPr="007310A7">
        <w:rPr>
          <w:color w:val="000000" w:themeColor="text1"/>
        </w:rPr>
        <w:t>.</w:t>
      </w:r>
    </w:p>
    <w:p w14:paraId="56750811" w14:textId="5AEF80D8" w:rsidR="00097367" w:rsidRPr="007310A7" w:rsidRDefault="00097367" w:rsidP="00097367">
      <w:pPr>
        <w:spacing w:line="360" w:lineRule="auto"/>
        <w:jc w:val="both"/>
        <w:rPr>
          <w:color w:val="000000" w:themeColor="text1"/>
        </w:rPr>
      </w:pPr>
      <w:r w:rsidRPr="007310A7">
        <w:rPr>
          <w:color w:val="000000" w:themeColor="text1"/>
        </w:rPr>
        <w:t xml:space="preserve">Aus der Perspektive psycho-sozialer und klinischer Praxis verdeutlicht dies, worauf </w:t>
      </w:r>
      <w:proofErr w:type="spellStart"/>
      <w:r w:rsidRPr="007310A7">
        <w:rPr>
          <w:color w:val="000000" w:themeColor="text1"/>
        </w:rPr>
        <w:t>Roen</w:t>
      </w:r>
      <w:proofErr w:type="spellEnd"/>
      <w:r w:rsidRPr="007310A7">
        <w:rPr>
          <w:color w:val="000000" w:themeColor="text1"/>
        </w:rPr>
        <w:t xml:space="preserve"> </w:t>
      </w:r>
      <w:r w:rsidR="00051D22" w:rsidRPr="007310A7">
        <w:rPr>
          <w:color w:val="000000" w:themeColor="text1"/>
        </w:rPr>
        <w:fldChar w:fldCharType="begin"/>
      </w:r>
      <w:r w:rsidR="00051D22" w:rsidRPr="007310A7">
        <w:rPr>
          <w:color w:val="000000" w:themeColor="text1"/>
        </w:rPr>
        <w:instrText xml:space="preserve"> ADDIN ZOTERO_ITEM CSL_CITATION {"citationID":"IEXaOW4X","properties":{"unsorted":false,"formattedCitation":"(2019)","plainCitation":"(2019)","noteIndex":0},"citationItems":[{"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Practice.","volume":"56","author":[{"family":"Roen","given":"Katrina"}],"issued":{"date-parts":[["2019",6]]}},"suppress-author":true}],"schema":"https://github.com/citation-style-language/schema/raw/master/csl-citation.json"} </w:instrText>
      </w:r>
      <w:r w:rsidR="00051D22" w:rsidRPr="007310A7">
        <w:rPr>
          <w:color w:val="000000" w:themeColor="text1"/>
        </w:rPr>
        <w:fldChar w:fldCharType="separate"/>
      </w:r>
      <w:r w:rsidR="00051D22" w:rsidRPr="007310A7">
        <w:rPr>
          <w:rFonts w:ascii="Cambria" w:hAnsi="Cambria"/>
          <w:color w:val="000000" w:themeColor="text1"/>
        </w:rPr>
        <w:t>(2019)</w:t>
      </w:r>
      <w:r w:rsidR="00051D22" w:rsidRPr="007310A7">
        <w:rPr>
          <w:color w:val="000000" w:themeColor="text1"/>
        </w:rPr>
        <w:fldChar w:fldCharType="end"/>
      </w:r>
      <w:r w:rsidRPr="007310A7">
        <w:rPr>
          <w:color w:val="000000" w:themeColor="text1"/>
        </w:rPr>
        <w:t xml:space="preserve">, </w:t>
      </w:r>
      <w:proofErr w:type="spellStart"/>
      <w:r w:rsidRPr="007310A7">
        <w:rPr>
          <w:color w:val="000000" w:themeColor="text1"/>
        </w:rPr>
        <w:t>Engberg</w:t>
      </w:r>
      <w:proofErr w:type="spellEnd"/>
      <w:r w:rsidR="008C1A72" w:rsidRPr="007310A7">
        <w:rPr>
          <w:color w:val="000000" w:themeColor="text1"/>
        </w:rPr>
        <w:t xml:space="preserve"> et al.</w:t>
      </w:r>
      <w:r w:rsidR="00390EAA" w:rsidRPr="007310A7">
        <w:rPr>
          <w:color w:val="000000" w:themeColor="text1"/>
        </w:rPr>
        <w:t xml:space="preserve"> </w:t>
      </w:r>
      <w:r w:rsidR="008C1A72" w:rsidRPr="007310A7">
        <w:rPr>
          <w:color w:val="000000" w:themeColor="text1"/>
        </w:rPr>
        <w:fldChar w:fldCharType="begin"/>
      </w:r>
      <w:r w:rsidR="008C1A72" w:rsidRPr="007310A7">
        <w:rPr>
          <w:color w:val="000000" w:themeColor="text1"/>
        </w:rPr>
        <w:instrText xml:space="preserve"> ADDIN ZOTERO_ITEM CSL_CITATION {"citationID":"bxVhbfhK","properties":{"unsorted":false,"formattedCitation":"(2016)","plainCitation":"(2016)","noteIndex":0},"citationItems":[{"id":506,"uris":["http://zotero.org/users/local/owKliTIb/items/T3P6KPRC"],"itemData":{"id":506,"type":"article-journal","container-title":"Clinical endocrinology","DOI":"10.1111/cen.13054","issue":"1","page":"21–28","publisher":"Wiley","title":"The experience of women living with Congenital Adrenal Hyperplasia: impact of the condition and the care given","volume":"85","author":[{"family":"Engberg","given":"H."},{"family":"Möller","given":"A."},{"family":"Hagenfeldt","given":"K."},{"family":"Nordenskjöld","given":"A."},{"family":"Frisén","given":"L."}],"issued":{"date-parts":[["2016"]]}},"suppress-author":true}],"schema":"https://github.com/citation-style-language/schema/raw/master/csl-citation.json"} </w:instrText>
      </w:r>
      <w:r w:rsidR="008C1A72" w:rsidRPr="007310A7">
        <w:rPr>
          <w:color w:val="000000" w:themeColor="text1"/>
        </w:rPr>
        <w:fldChar w:fldCharType="separate"/>
      </w:r>
      <w:r w:rsidR="008C1A72" w:rsidRPr="007310A7">
        <w:rPr>
          <w:rFonts w:ascii="Cambria" w:hAnsi="Cambria"/>
          <w:color w:val="000000" w:themeColor="text1"/>
        </w:rPr>
        <w:t>(2016)</w:t>
      </w:r>
      <w:r w:rsidR="008C1A72" w:rsidRPr="007310A7">
        <w:rPr>
          <w:color w:val="000000" w:themeColor="text1"/>
        </w:rPr>
        <w:fldChar w:fldCharType="end"/>
      </w:r>
      <w:r w:rsidRPr="007310A7">
        <w:rPr>
          <w:color w:val="000000" w:themeColor="text1"/>
        </w:rPr>
        <w:t xml:space="preserve"> und Liao</w:t>
      </w:r>
      <w:r w:rsidR="008E36A8" w:rsidRPr="007310A7">
        <w:rPr>
          <w:color w:val="000000" w:themeColor="text1"/>
        </w:rPr>
        <w:t xml:space="preserve"> </w:t>
      </w:r>
      <w:r w:rsidR="008E36A8" w:rsidRPr="007310A7">
        <w:rPr>
          <w:color w:val="000000" w:themeColor="text1"/>
        </w:rPr>
        <w:fldChar w:fldCharType="begin"/>
      </w:r>
      <w:r w:rsidR="008E36A8" w:rsidRPr="007310A7">
        <w:rPr>
          <w:color w:val="000000" w:themeColor="text1"/>
        </w:rPr>
        <w:instrText xml:space="preserve"> ADDIN ZOTERO_ITEM CSL_CITATION {"citationID":"GLs8JC70","properties":{"unsorted":false,"formattedCitation":"(2015)","plainCitation":"(2015)","noteIndex":0},"citationItems":[{"id":508,"uris":["http://zotero.org/users/local/owKliTIb/items/TBUFSGW5"],"itemData":{"id":508,"type":"article-journal","container-title":"Narrative inquiry in bioethics","DOI":"10.1353/nib.2015.0045","issue":"2","page":"143–150","publisher":"Project MUSE","title":"Stonewalling Emotion","volume":"5","author":[{"family":"Liao","given":"L. M."}],"issued":{"date-parts":[["2015"]]}},"suppress-author":true}],"schema":"https://github.com/citation-style-language/schema/raw/master/csl-citation.json"} </w:instrText>
      </w:r>
      <w:r w:rsidR="008E36A8" w:rsidRPr="007310A7">
        <w:rPr>
          <w:color w:val="000000" w:themeColor="text1"/>
        </w:rPr>
        <w:fldChar w:fldCharType="separate"/>
      </w:r>
      <w:r w:rsidR="008E36A8" w:rsidRPr="007310A7">
        <w:rPr>
          <w:rFonts w:ascii="Cambria" w:hAnsi="Cambria"/>
          <w:color w:val="000000" w:themeColor="text1"/>
        </w:rPr>
        <w:t>(2015)</w:t>
      </w:r>
      <w:r w:rsidR="008E36A8" w:rsidRPr="007310A7">
        <w:rPr>
          <w:color w:val="000000" w:themeColor="text1"/>
        </w:rPr>
        <w:fldChar w:fldCharType="end"/>
      </w:r>
      <w:r w:rsidRPr="007310A7">
        <w:rPr>
          <w:color w:val="000000" w:themeColor="text1"/>
        </w:rPr>
        <w:t xml:space="preserve"> hinweisen, die Wichtigkeit eines emotional responsiven Dialogs, der intergeschlechtlichen Menschen zu einem möglichst frühen Zeitpunkt </w:t>
      </w:r>
      <w:r w:rsidR="00C531AA">
        <w:rPr>
          <w:color w:val="000000" w:themeColor="text1"/>
        </w:rPr>
        <w:t>anzubieten ist</w:t>
      </w:r>
      <w:r w:rsidRPr="007310A7">
        <w:rPr>
          <w:color w:val="000000" w:themeColor="text1"/>
        </w:rPr>
        <w:t xml:space="preserve">. Dieser sollte den Einfluss der bisherigen Erfahrungsaufschichtung auf die Struktur gegenwärtiger Behandlungssituationen sowie die Relevanz entdeckender biographischer Arbeit berücksichtigen. Solch ein Ansatz ermöglicht </w:t>
      </w:r>
      <w:r w:rsidR="00DE6139">
        <w:rPr>
          <w:color w:val="000000" w:themeColor="text1"/>
        </w:rPr>
        <w:t xml:space="preserve">die Realisierung </w:t>
      </w:r>
      <w:r w:rsidRPr="007310A7">
        <w:rPr>
          <w:color w:val="000000" w:themeColor="text1"/>
        </w:rPr>
        <w:t>relationale</w:t>
      </w:r>
      <w:r w:rsidR="00DE6139">
        <w:rPr>
          <w:color w:val="000000" w:themeColor="text1"/>
        </w:rPr>
        <w:t>r</w:t>
      </w:r>
      <w:r w:rsidRPr="007310A7">
        <w:rPr>
          <w:color w:val="000000" w:themeColor="text1"/>
        </w:rPr>
        <w:t xml:space="preserve"> Agency und </w:t>
      </w:r>
      <w:r w:rsidR="00DE6139">
        <w:rPr>
          <w:color w:val="000000" w:themeColor="text1"/>
        </w:rPr>
        <w:t xml:space="preserve">begünstigt </w:t>
      </w:r>
      <w:r w:rsidRPr="007310A7">
        <w:rPr>
          <w:color w:val="000000" w:themeColor="text1"/>
        </w:rPr>
        <w:t>die handlungsmächtige Gestaltung von Prozessen geschlechtsverändernder Behandlungsentscheidungen im</w:t>
      </w:r>
      <w:r w:rsidR="00DE6139">
        <w:rPr>
          <w:color w:val="000000" w:themeColor="text1"/>
        </w:rPr>
        <w:t xml:space="preserve"> Jugend- und Erwachsenenalter</w:t>
      </w:r>
      <w:r w:rsidRPr="007310A7">
        <w:rPr>
          <w:color w:val="000000" w:themeColor="text1"/>
        </w:rPr>
        <w:t xml:space="preserve">. </w:t>
      </w:r>
      <w:proofErr w:type="spellStart"/>
      <w:r w:rsidRPr="007310A7">
        <w:rPr>
          <w:color w:val="000000" w:themeColor="text1"/>
        </w:rPr>
        <w:t>Darüberhinaus</w:t>
      </w:r>
      <w:proofErr w:type="spellEnd"/>
      <w:r w:rsidRPr="007310A7">
        <w:rPr>
          <w:color w:val="000000" w:themeColor="text1"/>
        </w:rPr>
        <w:t xml:space="preserve"> weisen die Ergebnisse auf den bisher nicht thematisierten Aspekt hin, dass solch ein Dialog für die Dimension von familial bedingten Umgangsweisen mit sozialem Stigma und Diskreditierung sensibilisiert und diese im Kontext potentieller geschlechtsverändernder Eingriffe aufgreifen sollte. Hier wären insbesondere familiensystemische Ansätze in Beratung und psychotherapeutischer Begleitung denkbar, die unter Berücksichtigung familial etablierter Handlungsstrategien und </w:t>
      </w:r>
      <w:r w:rsidR="00DE6139">
        <w:rPr>
          <w:color w:val="000000" w:themeColor="text1"/>
        </w:rPr>
        <w:t xml:space="preserve">möglichen </w:t>
      </w:r>
      <w:r w:rsidRPr="007310A7">
        <w:rPr>
          <w:color w:val="000000" w:themeColor="text1"/>
        </w:rPr>
        <w:t>Delegationen neue Bearbeitungsmöglichkeiten mit intergeschlechtlichen Klient*innen entwickeln.</w:t>
      </w:r>
    </w:p>
    <w:p w14:paraId="6BA7CEB9" w14:textId="77777777" w:rsidR="008E606B" w:rsidRDefault="008E606B" w:rsidP="00097367">
      <w:pPr>
        <w:spacing w:line="360" w:lineRule="auto"/>
        <w:jc w:val="both"/>
        <w:rPr>
          <w:color w:val="000000" w:themeColor="text1"/>
        </w:rPr>
      </w:pPr>
    </w:p>
    <w:p w14:paraId="1D7CFB01" w14:textId="6DC4B6E2" w:rsidR="00097367" w:rsidRPr="007310A7" w:rsidRDefault="008E606B" w:rsidP="00097367">
      <w:pPr>
        <w:spacing w:line="360" w:lineRule="auto"/>
        <w:jc w:val="both"/>
        <w:rPr>
          <w:color w:val="000000" w:themeColor="text1"/>
        </w:rPr>
      </w:pPr>
      <w:r>
        <w:rPr>
          <w:color w:val="000000" w:themeColor="text1"/>
        </w:rPr>
        <w:lastRenderedPageBreak/>
        <w:t xml:space="preserve">Wie bereits herausgearbeitet, ist die Verbindung von Stigmatisierungs- und Gewalterfahrungen in den Biographien von Robin, Kristin und Alex hochgradig relevant. </w:t>
      </w:r>
      <w:r w:rsidR="00097367" w:rsidRPr="007310A7">
        <w:rPr>
          <w:color w:val="000000" w:themeColor="text1"/>
        </w:rPr>
        <w:t xml:space="preserve">Während in der Literatur bereits vielfach auf die Wichtigkeit Stigma-sensibilisierter </w:t>
      </w:r>
      <w:r w:rsidR="00316A0E">
        <w:rPr>
          <w:color w:val="000000" w:themeColor="text1"/>
        </w:rPr>
        <w:t>A</w:t>
      </w:r>
      <w:r w:rsidR="00097367" w:rsidRPr="007310A7">
        <w:rPr>
          <w:color w:val="000000" w:themeColor="text1"/>
        </w:rPr>
        <w:t xml:space="preserve">nsätze </w:t>
      </w:r>
      <w:r w:rsidR="00316A0E">
        <w:rPr>
          <w:color w:val="000000" w:themeColor="text1"/>
        </w:rPr>
        <w:t xml:space="preserve">zur Begleitung intergeschlechtlicher Menschen </w:t>
      </w:r>
      <w:r w:rsidR="00097367" w:rsidRPr="007310A7">
        <w:rPr>
          <w:color w:val="000000" w:themeColor="text1"/>
        </w:rPr>
        <w:t>hingewiesen wurde</w:t>
      </w:r>
      <w:r w:rsidR="008E36A8" w:rsidRPr="007310A7">
        <w:rPr>
          <w:color w:val="000000" w:themeColor="text1"/>
        </w:rPr>
        <w:t xml:space="preserve"> </w:t>
      </w:r>
      <w:r w:rsidR="008E36A8" w:rsidRPr="007310A7">
        <w:rPr>
          <w:color w:val="000000" w:themeColor="text1"/>
        </w:rPr>
        <w:fldChar w:fldCharType="begin"/>
      </w:r>
      <w:r w:rsidR="00852353" w:rsidRPr="007310A7">
        <w:rPr>
          <w:color w:val="000000" w:themeColor="text1"/>
        </w:rPr>
        <w:instrText xml:space="preserve"> ADDIN ZOTERO_ITEM CSL_CITATION {"citationID":"VIFkc20Z","properties":{"unsorted":false,"formattedCitation":"(vgl. Lampalzer, Briken, und Schweizer 2021; H. F. Meyer-Bahlburg u.\\uc0\\u160{}a. 2017; Katrina Roen 2019; Tillmanns 2015)","plainCitation":"(vgl. Lampalzer, Briken, und Schweizer 2021; H. F. Meyer-Bahlburg u. a. 2017; Katrina Roen 2019; Tillmanns 2015)","dontUpdate":true,"noteIndex":0},"citationItems":[{"id":1148,"uris":["http://zotero.org/users/local/owKliTIb/items/97G28M4U"],"itemData":{"id":1148,"type":"article-journal","container-title":"International journal of impotence research","DOI":"10.1038/s41443-021-00422-x","issue":"2","page":"228–242","publisher":"Springer Science and Business Media LLC","title":"Psychosocial care and support in the field of intersex/diverse sex development (dsd): counselling experiences, localisation and needed improvements","volume":"33","author":[{"family":"Lampalzer","given":"U."},{"family":"Briken","given":"P."},{"family":"Schweizer","given":"K."}],"issued":{"date-parts":[["2021"]]}},"prefix":"vgl."},{"id":561,"uris":["http://zotero.org/users/local/owKliTIb/items/ERIQRVRA"],"itemData":{"id":561,"type":"article-journal","container-title":"Archives of sexual behavior","DOI":"10.1007/s10508-016-0862-8","issue":"2","page":"341–351","publisher":"Springer Science and Business Media LLC","title":"Syndrome-Related Stigma in the General Social Environment as Reported by Women with Classical Congenital Adrenal Hyperplasia","volume":"46","author":[{"family":"Meyer-Bahlburg","given":"H. F."},{"family":"Reyes-Portillo","given":"J. A."},{"family":"Khuri","given":"J."},{"family":"Ehrhardt","given":"A. A."},{"family":"New","given":"M. I."}],"issued":{"date-parts":[["2017"]]}}},{"id":1326,"uris":["http://zotero.org/users/local/owKliTIb/items/5SHQIV6S"],"itemData":{"id":1326,"type":"article-journal","abstract":"Intersex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id":1150,"uris":["http://zotero.org/users/local/owKliTIb/items/5Y68E9NU"],"itemData":{"id":1150,"type":"book","DOI":"10.25595/1378","publisher":"Psychosozial-Verlag","publisher-place":"Gießen","title":"Intergeschlechtlichkeit : Impulse für die Beratung","author":[{"family":"Tillmanns","given":"Manuela"}],"issued":{"date-parts":[["2015"]]}}}],"schema":"https://github.com/citation-style-language/schema/raw/master/csl-citation.json"} </w:instrText>
      </w:r>
      <w:r w:rsidR="008E36A8" w:rsidRPr="007310A7">
        <w:rPr>
          <w:color w:val="000000" w:themeColor="text1"/>
        </w:rPr>
        <w:fldChar w:fldCharType="separate"/>
      </w:r>
      <w:r w:rsidR="005A33D4" w:rsidRPr="007310A7">
        <w:rPr>
          <w:rFonts w:ascii="Cambria" w:hAnsi="Cambria" w:cs="Times New Roman"/>
          <w:color w:val="000000" w:themeColor="text1"/>
        </w:rPr>
        <w:t xml:space="preserve">(vgl. </w:t>
      </w:r>
      <w:proofErr w:type="spellStart"/>
      <w:r w:rsidR="005A33D4" w:rsidRPr="007310A7">
        <w:rPr>
          <w:rFonts w:ascii="Cambria" w:hAnsi="Cambria" w:cs="Times New Roman"/>
          <w:color w:val="000000" w:themeColor="text1"/>
        </w:rPr>
        <w:t>Lampalzer</w:t>
      </w:r>
      <w:proofErr w:type="spellEnd"/>
      <w:r w:rsidR="005A33D4" w:rsidRPr="007310A7">
        <w:rPr>
          <w:rFonts w:ascii="Cambria" w:hAnsi="Cambria" w:cs="Times New Roman"/>
          <w:color w:val="000000" w:themeColor="text1"/>
        </w:rPr>
        <w:t xml:space="preserve"> et al. 2021; Meyer-Bahlburg et al. 2017; </w:t>
      </w:r>
      <w:proofErr w:type="spellStart"/>
      <w:r w:rsidR="005A33D4" w:rsidRPr="007310A7">
        <w:rPr>
          <w:rFonts w:ascii="Cambria" w:hAnsi="Cambria" w:cs="Times New Roman"/>
          <w:color w:val="000000" w:themeColor="text1"/>
        </w:rPr>
        <w:t>Roen</w:t>
      </w:r>
      <w:proofErr w:type="spellEnd"/>
      <w:r w:rsidR="005A33D4" w:rsidRPr="007310A7">
        <w:rPr>
          <w:rFonts w:ascii="Cambria" w:hAnsi="Cambria" w:cs="Times New Roman"/>
          <w:color w:val="000000" w:themeColor="text1"/>
        </w:rPr>
        <w:t xml:space="preserve"> 2019; Tillmanns 2015)</w:t>
      </w:r>
      <w:r w:rsidR="008E36A8" w:rsidRPr="007310A7">
        <w:rPr>
          <w:color w:val="000000" w:themeColor="text1"/>
        </w:rPr>
        <w:fldChar w:fldCharType="end"/>
      </w:r>
      <w:r w:rsidR="00097367" w:rsidRPr="007310A7">
        <w:rPr>
          <w:color w:val="000000" w:themeColor="text1"/>
        </w:rPr>
        <w:t xml:space="preserve">, ist die Verbindung die Stigmatisierungs- und Gewalterfahrungen im Erleben sowie den daraus resultierenden Bearbeitungsstrategien intergeschlechtlicher Menschen eingehen können bis dato nicht thematisiert. Daher legen die rekonstruierten Fallverläufe nahe, diese beiden sozial konstituierten und psychisch hochgradig belastenden Dimensionen zusammenzuführen. Eine Stigma-sensibler, biographisch eingebetteter Ansatz </w:t>
      </w:r>
      <w:r w:rsidR="00316A0E">
        <w:rPr>
          <w:color w:val="000000" w:themeColor="text1"/>
        </w:rPr>
        <w:t xml:space="preserve">kann </w:t>
      </w:r>
      <w:r w:rsidR="00097367" w:rsidRPr="007310A7">
        <w:rPr>
          <w:color w:val="000000" w:themeColor="text1"/>
        </w:rPr>
        <w:t>hier bedeuten potentielle, von intergeschlechtlichen Personen überdurchschnittlich häufig erlebte</w:t>
      </w:r>
      <w:r w:rsidR="008E36A8" w:rsidRPr="007310A7">
        <w:rPr>
          <w:color w:val="000000" w:themeColor="text1"/>
        </w:rPr>
        <w:t xml:space="preserve"> </w:t>
      </w:r>
      <w:r w:rsidR="008E36A8" w:rsidRPr="007310A7">
        <w:rPr>
          <w:color w:val="000000" w:themeColor="text1"/>
        </w:rPr>
        <w:fldChar w:fldCharType="begin"/>
      </w:r>
      <w:r w:rsidR="008E36A8" w:rsidRPr="007310A7">
        <w:rPr>
          <w:color w:val="000000" w:themeColor="text1"/>
        </w:rPr>
        <w:instrText xml:space="preserve"> ADDIN ZOTERO_ITEM CSL_CITATION {"citationID":"C37ISkXz","properties":{"unsorted":false,"formattedCitation":"(vgl. z.B. FRA 2024)","plainCitation":"(vgl. z.B. FRA 2024)","noteIndex":0},"citationItems":[{"id":1351,"uris":["http://zotero.org/users/local/owKliTIb/items/JG7DLACM"],"itemData":{"id":1351,"type":"book","abstract":"FRA's third LGBTIQ survey shows that people still experience hate-motivated violence and discrimination. Trans and intersex people face even greater victimisation. Yet, signs of progress show that the EU's and Member States' efforts can positively affect people's lives. More LGBTIQ people are open about their sexual orientation, gender identity, gender expression and sex characteristics. FRA's survey is one of the biggest of its kind globally. It analyses the experiences of over 100,000 LGBTIQ people of all backgrounds aged 15 years and above in the EU and neighbouring countries. This is the third wave of the survey FRA first conducted in 2012 and again in 2019. It presents results showing gradual progress in equality over time. The findings contribute to developing legal and policy responses to meet the needs of LGBTIQ people and protect their fundamental rights. The report sets out ways forward for the EU and Member States to ensure dignity and equality. Now is a critical moment to step up efforts.","DOI":"10.2811/920578","ISBN":"978-92-9489-297-3","language":"eng","publisher":"Publications Office of the European Union","publisher-place":"LU","source":"DOI.org (CSL JSON)","title":"LGBTIQ equality at a crossroads","URL":"https://data.europa.eu/doi/10.2811/920578","author":[{"literal":"European Union Agency for Fundamental Rights"}],"accessed":{"date-parts":[["2026",6,11]]},"issued":{"date-parts":[["2024"]]}},"suppress-author":true,"prefix":"vgl. z.B. FRA"}],"schema":"https://github.com/citation-style-language/schema/raw/master/csl-citation.json"} </w:instrText>
      </w:r>
      <w:r w:rsidR="008E36A8" w:rsidRPr="007310A7">
        <w:rPr>
          <w:color w:val="000000" w:themeColor="text1"/>
        </w:rPr>
        <w:fldChar w:fldCharType="separate"/>
      </w:r>
      <w:r w:rsidR="008E36A8" w:rsidRPr="007310A7">
        <w:rPr>
          <w:rFonts w:ascii="Cambria" w:hAnsi="Cambria"/>
          <w:color w:val="000000" w:themeColor="text1"/>
        </w:rPr>
        <w:t>(vgl. z.B. FRA 2024)</w:t>
      </w:r>
      <w:r w:rsidR="008E36A8" w:rsidRPr="007310A7">
        <w:rPr>
          <w:color w:val="000000" w:themeColor="text1"/>
        </w:rPr>
        <w:fldChar w:fldCharType="end"/>
      </w:r>
      <w:r w:rsidR="008E36A8" w:rsidRPr="007310A7">
        <w:rPr>
          <w:color w:val="000000" w:themeColor="text1"/>
        </w:rPr>
        <w:t xml:space="preserve"> </w:t>
      </w:r>
      <w:r w:rsidR="00097367" w:rsidRPr="007310A7">
        <w:rPr>
          <w:color w:val="000000" w:themeColor="text1"/>
        </w:rPr>
        <w:t>Gewalterfahrungen explizit zu erfragen bzw. zu thematisieren. Im Kontext somatisch-medizinischer Behandlungspraxis können mit Gewalt verknüpfte Stigmatisierungserfahrungen im Besonderen als möglicher biographischer Hintergrund eines normanpassenden geschlechtsverändernden Behandlungswunsch reflektiert werden.</w:t>
      </w:r>
    </w:p>
    <w:p w14:paraId="5EB629CE" w14:textId="73AA3230" w:rsidR="00097367" w:rsidRPr="007310A7" w:rsidRDefault="00097367" w:rsidP="00097367">
      <w:pPr>
        <w:spacing w:line="360" w:lineRule="auto"/>
        <w:jc w:val="both"/>
        <w:rPr>
          <w:color w:val="000000" w:themeColor="text1"/>
        </w:rPr>
      </w:pPr>
      <w:r w:rsidRPr="007310A7">
        <w:rPr>
          <w:color w:val="000000" w:themeColor="text1"/>
        </w:rPr>
        <w:t>Dabei sind– wie in drei der vier Fälle deutlich wurde – die Verbindung von Stigmatisierungs- und Gewalt-Erfahrungen in frühen institutionellen Bildungskontexten wie Kindergarten und Schule besonders zu berücksichtigen. Hier ist besonders relevant betroffenen Kindern möglichst früh zu vermitteln, dass sie bzw. ihre körperliche Variation nicht verantwortlich für das Erlebte sind. Mobbing und Gewalterfahrungen intergeschlechtlicher Adressat*innen in pädagogischen Einrichtungen wurden bis dato nur in einzelnen qualitativ-rekonstruktiven Studien beforscht</w:t>
      </w:r>
      <w:r w:rsidR="008E36A8" w:rsidRPr="007310A7">
        <w:rPr>
          <w:color w:val="000000" w:themeColor="text1"/>
        </w:rPr>
        <w:t xml:space="preserve"> </w:t>
      </w:r>
      <w:r w:rsidR="008E36A8" w:rsidRPr="007310A7">
        <w:rPr>
          <w:color w:val="000000" w:themeColor="text1"/>
        </w:rPr>
        <w:fldChar w:fldCharType="begin"/>
      </w:r>
      <w:r w:rsidR="008E36A8" w:rsidRPr="007310A7">
        <w:rPr>
          <w:color w:val="000000" w:themeColor="text1"/>
        </w:rPr>
        <w:instrText xml:space="preserve"> ADDIN ZOTERO_ITEM CSL_CITATION {"citationID":"FGuRNqnq","properties":{"unsorted":false,"formattedCitation":"(vgl. Enzendorfer 2025; Klika 2012)","plainCitation":"(vgl. Enzendorfer 2025; Klika 2012)","noteIndex":0},"citationItems":[{"id":1138,"uris":["http://zotero.org/users/local/owKliTIb/items/JXG6Z9YN"],"itemData":{"id":1138,"type":"book","DOI":"10.14361/9783839476406","publisher":"Transcript Verlag","publisher-place":"Bielefeld","title":"Intergeschlechtlichkeit in pädagogischenKontexten: Biografische Erfahrungen in Familie und Schulzeit","URL":"https://doi.org/10.14361/9783839476406","author":[{"family":"Enzendorfer","given":"Mart"}],"issued":{"date-parts":[["2025"]]}},"prefix":"vgl."},{"id":1146,"uris":["http://zotero.org/users/local/owKliTIb/items/H4IS8PTE"],"itemData":{"id":1146,"type":"chapter","container-title":"Erziehung, Bildungund Geschlecht: Männlichkeiten im Fokus der Gender-Studies","DOI":"10.1007/978-3-531-19112-6_21","page":"365–381","publisher":"VS Verlag für Sozialwissenschaften","title":"Die Mädchen, die Jungen und ich – Zur Problematik der Zweigeschlechtlichkeit","author":[{"family":"Klika","given":"D."}],"editor":[{"family":"Baader","given":"M. S."},{"family":"Bilstein","given":"J."},{"family":"Tholen","given":"T."}],"issued":{"date-parts":[["2012"]]}}}],"schema":"https://github.com/citation-style-language/schema/raw/master/csl-citation.json"} </w:instrText>
      </w:r>
      <w:r w:rsidR="008E36A8" w:rsidRPr="007310A7">
        <w:rPr>
          <w:color w:val="000000" w:themeColor="text1"/>
        </w:rPr>
        <w:fldChar w:fldCharType="separate"/>
      </w:r>
      <w:r w:rsidR="008E36A8" w:rsidRPr="007310A7">
        <w:rPr>
          <w:rFonts w:ascii="Cambria" w:hAnsi="Cambria"/>
          <w:color w:val="000000" w:themeColor="text1"/>
        </w:rPr>
        <w:t xml:space="preserve">(vgl. </w:t>
      </w:r>
      <w:proofErr w:type="spellStart"/>
      <w:r w:rsidR="008E36A8" w:rsidRPr="007310A7">
        <w:rPr>
          <w:rFonts w:ascii="Cambria" w:hAnsi="Cambria"/>
          <w:color w:val="000000" w:themeColor="text1"/>
        </w:rPr>
        <w:t>Enzendorfer</w:t>
      </w:r>
      <w:proofErr w:type="spellEnd"/>
      <w:r w:rsidR="008E36A8" w:rsidRPr="007310A7">
        <w:rPr>
          <w:rFonts w:ascii="Cambria" w:hAnsi="Cambria"/>
          <w:color w:val="000000" w:themeColor="text1"/>
        </w:rPr>
        <w:t xml:space="preserve"> 2025; </w:t>
      </w:r>
      <w:proofErr w:type="spellStart"/>
      <w:r w:rsidR="008E36A8" w:rsidRPr="007310A7">
        <w:rPr>
          <w:rFonts w:ascii="Cambria" w:hAnsi="Cambria"/>
          <w:color w:val="000000" w:themeColor="text1"/>
        </w:rPr>
        <w:t>Klika</w:t>
      </w:r>
      <w:proofErr w:type="spellEnd"/>
      <w:r w:rsidR="008E36A8" w:rsidRPr="007310A7">
        <w:rPr>
          <w:rFonts w:ascii="Cambria" w:hAnsi="Cambria"/>
          <w:color w:val="000000" w:themeColor="text1"/>
        </w:rPr>
        <w:t xml:space="preserve"> 2012)</w:t>
      </w:r>
      <w:r w:rsidR="008E36A8" w:rsidRPr="007310A7">
        <w:rPr>
          <w:color w:val="000000" w:themeColor="text1"/>
        </w:rPr>
        <w:fldChar w:fldCharType="end"/>
      </w:r>
      <w:r w:rsidRPr="007310A7">
        <w:rPr>
          <w:color w:val="000000" w:themeColor="text1"/>
        </w:rPr>
        <w:t xml:space="preserve"> und werden in sozialpädagogischen Handreichungen häufig nur knapp thematisiert</w:t>
      </w:r>
      <w:r w:rsidR="008E36A8" w:rsidRPr="007310A7">
        <w:rPr>
          <w:color w:val="000000" w:themeColor="text1"/>
        </w:rPr>
        <w:t xml:space="preserve"> </w:t>
      </w:r>
      <w:r w:rsidR="008E36A8" w:rsidRPr="007310A7">
        <w:rPr>
          <w:color w:val="000000" w:themeColor="text1"/>
        </w:rPr>
        <w:fldChar w:fldCharType="begin"/>
      </w:r>
      <w:r w:rsidR="00C8272B" w:rsidRPr="007310A7">
        <w:rPr>
          <w:color w:val="000000" w:themeColor="text1"/>
        </w:rPr>
        <w:instrText xml:space="preserve"> ADDIN ZOTERO_ITEM CSL_CITATION {"citationID":"lLkJIF6b","properties":{"unsorted":false,"formattedCitation":"(vgl. z.B. Gebhardt und Nuss 2023)","plainCitation":"(vgl. z.B. Gebhardt und Nuss 2023)","dontUpdate":true,"noteIndex":0},"citationItems":[{"id":1140,"uris":["http://zotero.org/users/local/owKliTIb/items/83AW7T3I"],"itemData":{"id":1140,"type":"chapter","container-title":"Zukunftshandbuch Kindertageseinrichtungen 04/23","publisher-place":"Regensburg","title":"Intergeschlechtlichkeit bei Kindern. Pädagogische Fachkräfte und ihr Auftrag der Förderung von Selbstbestimmung","author":[{"family":"Gebhardt","given":"Dorothea"},{"family":"Nuss","given":"Felix Manuel"}],"editor":[{"family":"Göb","given":"Melanie"}],"issued":{"date-parts":[["2023"]]}},"prefix":"vgl. z.B."}],"schema":"https://github.com/citation-style-language/schema/raw/master/csl-citation.json"} </w:instrText>
      </w:r>
      <w:r w:rsidR="008E36A8" w:rsidRPr="007310A7">
        <w:rPr>
          <w:color w:val="000000" w:themeColor="text1"/>
        </w:rPr>
        <w:fldChar w:fldCharType="separate"/>
      </w:r>
      <w:r w:rsidR="008E36A8" w:rsidRPr="007310A7">
        <w:rPr>
          <w:rFonts w:ascii="Cambria" w:hAnsi="Cambria"/>
          <w:color w:val="000000" w:themeColor="text1"/>
        </w:rPr>
        <w:t>(vgl. z.B. Gebhardt, Nuss 2023)</w:t>
      </w:r>
      <w:r w:rsidR="008E36A8" w:rsidRPr="007310A7">
        <w:rPr>
          <w:color w:val="000000" w:themeColor="text1"/>
        </w:rPr>
        <w:fldChar w:fldCharType="end"/>
      </w:r>
      <w:r w:rsidRPr="007310A7">
        <w:rPr>
          <w:color w:val="000000" w:themeColor="text1"/>
        </w:rPr>
        <w:t xml:space="preserve">. Vor dem Hintergrund einer qualitativen Arbeit von </w:t>
      </w:r>
      <w:proofErr w:type="spellStart"/>
      <w:r w:rsidRPr="007310A7">
        <w:rPr>
          <w:color w:val="000000" w:themeColor="text1"/>
        </w:rPr>
        <w:t>Sabisch</w:t>
      </w:r>
      <w:proofErr w:type="spellEnd"/>
      <w:r w:rsidRPr="007310A7">
        <w:rPr>
          <w:color w:val="000000" w:themeColor="text1"/>
        </w:rPr>
        <w:t>, die zeigt, dass intergeschlechtliche Kinder in pädagogischen Regel-Einrichtungen durchaus sozial akzeptiert sein können</w:t>
      </w:r>
      <w:r w:rsidR="00CC09ED" w:rsidRPr="007310A7">
        <w:rPr>
          <w:color w:val="000000" w:themeColor="text1"/>
        </w:rPr>
        <w:t xml:space="preserve"> </w:t>
      </w:r>
      <w:r w:rsidR="00CC09ED" w:rsidRPr="007310A7">
        <w:rPr>
          <w:color w:val="000000" w:themeColor="text1"/>
        </w:rPr>
        <w:fldChar w:fldCharType="begin"/>
      </w:r>
      <w:r w:rsidR="00CC09ED" w:rsidRPr="007310A7">
        <w:rPr>
          <w:color w:val="000000" w:themeColor="text1"/>
        </w:rPr>
        <w:instrText xml:space="preserve"> ADDIN ZOTERO_ITEM CSL_CITATION {"citationID":"tiLoKWvT","properties":{"unsorted":false,"formattedCitation":"(vgl. Sabisch 2014)","plainCitation":"(vgl. Sabisch 2014)","noteIndex":0},"citationItems":[{"id":930,"uris":["http://zotero.org/users/local/owKliTIb/items/GDTQ2NDQ"],"itemData":{"id":930,"type":"article-journal","container-title":"psychosozial","issue":"135","page":"55-62","title":"Geschlechtliche Uneindeutigkeit, soziale Ungleichheit? Zum Alltagserleben von intersexuellen Kindern","volume":"37","author":[{"family":"Sabisch","given":"Katja"}],"issued":{"date-parts":[["2014"]]}},"prefix":"vgl."}],"schema":"https://github.com/citation-style-language/schema/raw/master/csl-citation.json"} </w:instrText>
      </w:r>
      <w:r w:rsidR="00CC09ED" w:rsidRPr="007310A7">
        <w:rPr>
          <w:color w:val="000000" w:themeColor="text1"/>
        </w:rPr>
        <w:fldChar w:fldCharType="separate"/>
      </w:r>
      <w:r w:rsidR="00CC09ED" w:rsidRPr="007310A7">
        <w:rPr>
          <w:rFonts w:ascii="Cambria" w:hAnsi="Cambria"/>
          <w:color w:val="000000" w:themeColor="text1"/>
        </w:rPr>
        <w:t xml:space="preserve">(vgl. </w:t>
      </w:r>
      <w:proofErr w:type="spellStart"/>
      <w:r w:rsidR="00CC09ED" w:rsidRPr="007310A7">
        <w:rPr>
          <w:rFonts w:ascii="Cambria" w:hAnsi="Cambria"/>
          <w:color w:val="000000" w:themeColor="text1"/>
        </w:rPr>
        <w:t>Sabisch</w:t>
      </w:r>
      <w:proofErr w:type="spellEnd"/>
      <w:r w:rsidR="00CC09ED" w:rsidRPr="007310A7">
        <w:rPr>
          <w:rFonts w:ascii="Cambria" w:hAnsi="Cambria"/>
          <w:color w:val="000000" w:themeColor="text1"/>
        </w:rPr>
        <w:t xml:space="preserve"> 2014)</w:t>
      </w:r>
      <w:r w:rsidR="00CC09ED" w:rsidRPr="007310A7">
        <w:rPr>
          <w:color w:val="000000" w:themeColor="text1"/>
        </w:rPr>
        <w:fldChar w:fldCharType="end"/>
      </w:r>
      <w:r w:rsidRPr="007310A7">
        <w:rPr>
          <w:color w:val="000000" w:themeColor="text1"/>
        </w:rPr>
        <w:t xml:space="preserve">, bedarf es weiterer Forschung, die die genaueren sozialen Bedingungen und Wirkungszusammenhänge in der Entstehung von Intergeschlechts-bezogener Marginalisierung und Gewalt in diesen Räumen rekonstruieren. Auf einer Beratungs- und Begleitungs-praktischen Ebene bedarf es einer Sensibilisierung für die </w:t>
      </w:r>
      <w:proofErr w:type="spellStart"/>
      <w:r w:rsidRPr="007310A7">
        <w:rPr>
          <w:color w:val="000000" w:themeColor="text1"/>
        </w:rPr>
        <w:t>Vulnerabil</w:t>
      </w:r>
      <w:r w:rsidR="00316A0E">
        <w:rPr>
          <w:color w:val="000000" w:themeColor="text1"/>
        </w:rPr>
        <w:t>isierung</w:t>
      </w:r>
      <w:proofErr w:type="spellEnd"/>
      <w:r w:rsidRPr="007310A7">
        <w:rPr>
          <w:color w:val="000000" w:themeColor="text1"/>
        </w:rPr>
        <w:t xml:space="preserve"> intergeschlechtlicher Kinder </w:t>
      </w:r>
      <w:r w:rsidRPr="007310A7">
        <w:rPr>
          <w:color w:val="000000" w:themeColor="text1"/>
        </w:rPr>
        <w:lastRenderedPageBreak/>
        <w:t xml:space="preserve">und Jugendlicher in pädagogischen Einrichtungen sowie zukünftig zu etablierender Präventions- und Schutzkonzepte, die der Viktimisierung, Ausgrenzung und </w:t>
      </w:r>
      <w:proofErr w:type="spellStart"/>
      <w:r w:rsidRPr="007310A7">
        <w:rPr>
          <w:color w:val="000000" w:themeColor="text1"/>
        </w:rPr>
        <w:t>Responsibilisierung</w:t>
      </w:r>
      <w:proofErr w:type="spellEnd"/>
      <w:r w:rsidRPr="007310A7">
        <w:rPr>
          <w:color w:val="000000" w:themeColor="text1"/>
        </w:rPr>
        <w:t xml:space="preserve"> der Betroffenen entgegenwirken. </w:t>
      </w:r>
    </w:p>
    <w:p w14:paraId="6BB73892" w14:textId="0F3A99B0" w:rsidR="00097367" w:rsidRPr="007310A7" w:rsidRDefault="008F0DDF" w:rsidP="001B0E33">
      <w:pPr>
        <w:pStyle w:val="berschrift2"/>
        <w:spacing w:before="480" w:after="120" w:line="360" w:lineRule="auto"/>
        <w:rPr>
          <w:rFonts w:asciiTheme="minorHAnsi" w:hAnsiTheme="minorHAnsi"/>
          <w:b/>
          <w:color w:val="000000" w:themeColor="text1"/>
          <w:sz w:val="24"/>
          <w:szCs w:val="24"/>
        </w:rPr>
      </w:pPr>
      <w:bookmarkStart w:id="90" w:name="_Toc233288819"/>
      <w:r w:rsidRPr="007310A7">
        <w:rPr>
          <w:rFonts w:asciiTheme="minorHAnsi" w:hAnsiTheme="minorHAnsi"/>
          <w:b/>
          <w:color w:val="000000" w:themeColor="text1"/>
          <w:sz w:val="24"/>
          <w:szCs w:val="24"/>
        </w:rPr>
        <w:t>9</w:t>
      </w:r>
      <w:r w:rsidR="00097367" w:rsidRPr="007310A7">
        <w:rPr>
          <w:rFonts w:asciiTheme="minorHAnsi" w:hAnsiTheme="minorHAnsi"/>
          <w:b/>
          <w:color w:val="000000" w:themeColor="text1"/>
          <w:sz w:val="24"/>
          <w:szCs w:val="24"/>
        </w:rPr>
        <w:t>.4 Teilen intergeschlechtlicher Erfahrungen als Bearbeitungsmöglichkeit und Herausforderung</w:t>
      </w:r>
      <w:bookmarkEnd w:id="90"/>
    </w:p>
    <w:p w14:paraId="43523195" w14:textId="074E016D" w:rsidR="00097367" w:rsidRPr="007310A7" w:rsidRDefault="00097367" w:rsidP="00097367">
      <w:pPr>
        <w:spacing w:line="360" w:lineRule="auto"/>
        <w:jc w:val="both"/>
        <w:rPr>
          <w:color w:val="000000" w:themeColor="text1"/>
        </w:rPr>
      </w:pPr>
      <w:r w:rsidRPr="007310A7">
        <w:rPr>
          <w:color w:val="000000" w:themeColor="text1"/>
        </w:rPr>
        <w:t xml:space="preserve">An Hand der rekonstruierten Biographien von Kristin, Robin und Valerie wird eindrücklich, welche Relevanz dem Austausch mit anderen intergeschlechtlichen Personen für die biographische Auseinandersetzung, </w:t>
      </w:r>
      <w:r w:rsidR="00337464">
        <w:rPr>
          <w:color w:val="000000" w:themeColor="text1"/>
        </w:rPr>
        <w:t xml:space="preserve">sowie </w:t>
      </w:r>
      <w:r w:rsidRPr="007310A7">
        <w:rPr>
          <w:color w:val="000000" w:themeColor="text1"/>
        </w:rPr>
        <w:t>Erschließung neuer Handlungs- und Selbstdeutungsmöglichkeiten zukommt. Im Kontext der rekonstruierten Fälle ermöglicht dieser erstmals lange Zeit isoliert erlebte, verschwiegene und teilweise dissoziierte Erfahrungen in einen kollektiven Kontext geteilter Lebensgeschichten zu stellen. Wie in den kritischen Inter* Studien bereits vielfach diskutiert, können solche Räume die Entwicklung affirmativerer Selbst- und Körperdeutungen ermöglichen, die sich von erlebten pathologisierenden Zuschreibungen abgrenzen</w:t>
      </w:r>
      <w:r w:rsidR="00EF78D1" w:rsidRPr="007310A7">
        <w:rPr>
          <w:color w:val="000000" w:themeColor="text1"/>
        </w:rPr>
        <w:t xml:space="preserve"> </w:t>
      </w:r>
      <w:r w:rsidR="00EF78D1" w:rsidRPr="007310A7">
        <w:rPr>
          <w:color w:val="000000" w:themeColor="text1"/>
        </w:rPr>
        <w:fldChar w:fldCharType="begin"/>
      </w:r>
      <w:r w:rsidR="00C8272B" w:rsidRPr="007310A7">
        <w:rPr>
          <w:color w:val="000000" w:themeColor="text1"/>
        </w:rPr>
        <w:instrText xml:space="preserve"> ADDIN ZOTERO_ITEM CSL_CITATION {"citationID":"3TzIcfxl","properties":{"unsorted":false,"formattedCitation":"(vgl. z.B. Gregor 2015; Hart und Shakespeare-Finch 2022; Preves 2003)","plainCitation":"(vgl. z.B. Gregor 2015; Hart und Shakespeare-Finch 2022; Preves 2003)","dontUpdate":true,"noteIndex":0},"citationItems":[{"id":839,"uris":["http://zotero.org/users/local/owKliTIb/items/EES5IYA2"],"itemData":{"id":839,"type":"book","publisher-place":"Bielefeld","title":"Constructing Intersex","author":[{"family":"Gregor","given":"Joris"}],"issued":{"date-parts":[["2015"]]}},"prefix":"vgl. z.B."},{"id":713,"uris":["http://zotero.org/users/local/owKliTIb/items/2MCA7YQI"],"itemData":{"id":713,"type":"article-journal","container-title":"Psychology &amp; Sexuality","issue":"4","page":"912-930","title":"Intersex lived experience: trauma and posttraumatic growth in narratives","volume":"13","author":[{"family":"Hart","given":"Bonnie"},{"family":"Shakespeare-Finch","given":"Jane"}],"issued":{"date-parts":[["2022"]]}}},{"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E."}],"issued":{"date-parts":[["2003"]]}}}],"schema":"https://github.com/citation-style-language/schema/raw/master/csl-citation.json"} </w:instrText>
      </w:r>
      <w:r w:rsidR="00EF78D1" w:rsidRPr="007310A7">
        <w:rPr>
          <w:color w:val="000000" w:themeColor="text1"/>
        </w:rPr>
        <w:fldChar w:fldCharType="separate"/>
      </w:r>
      <w:r w:rsidR="00EF78D1" w:rsidRPr="007310A7">
        <w:rPr>
          <w:rFonts w:ascii="Cambria" w:hAnsi="Cambria"/>
          <w:color w:val="000000" w:themeColor="text1"/>
        </w:rPr>
        <w:t xml:space="preserve">(vgl. z.B. Gregor 2015; Hart, Shakespeare-Finch 2022; </w:t>
      </w:r>
      <w:proofErr w:type="spellStart"/>
      <w:r w:rsidR="00EF78D1" w:rsidRPr="007310A7">
        <w:rPr>
          <w:rFonts w:ascii="Cambria" w:hAnsi="Cambria"/>
          <w:color w:val="000000" w:themeColor="text1"/>
        </w:rPr>
        <w:t>Preves</w:t>
      </w:r>
      <w:proofErr w:type="spellEnd"/>
      <w:r w:rsidR="00EF78D1" w:rsidRPr="007310A7">
        <w:rPr>
          <w:rFonts w:ascii="Cambria" w:hAnsi="Cambria"/>
          <w:color w:val="000000" w:themeColor="text1"/>
        </w:rPr>
        <w:t xml:space="preserve"> 2003)</w:t>
      </w:r>
      <w:r w:rsidR="00EF78D1" w:rsidRPr="007310A7">
        <w:rPr>
          <w:color w:val="000000" w:themeColor="text1"/>
        </w:rPr>
        <w:fldChar w:fldCharType="end"/>
      </w:r>
      <w:r w:rsidRPr="007310A7">
        <w:rPr>
          <w:color w:val="000000" w:themeColor="text1"/>
        </w:rPr>
        <w:t xml:space="preserve">. Während Ergebnisse dieser Arbeit solche bereits vorliegenden Schlussfolgerungen stützen, zeigen sie ebenfalls auf, dass der Austausch über geteilte Erfahrungen nicht nur eine Distanzierung von </w:t>
      </w:r>
      <w:proofErr w:type="spellStart"/>
      <w:r w:rsidRPr="007310A7">
        <w:rPr>
          <w:color w:val="000000" w:themeColor="text1"/>
        </w:rPr>
        <w:t>medikalisierenden</w:t>
      </w:r>
      <w:proofErr w:type="spellEnd"/>
      <w:r w:rsidRPr="007310A7">
        <w:rPr>
          <w:color w:val="000000" w:themeColor="text1"/>
        </w:rPr>
        <w:t xml:space="preserve"> ärztlichen Deutungen, sondern auch eine In-Frage-Stellung familialer Narrative ermöglichen.</w:t>
      </w:r>
    </w:p>
    <w:p w14:paraId="434506F5" w14:textId="61AB49AF" w:rsidR="00097367" w:rsidRPr="007310A7" w:rsidRDefault="00097367" w:rsidP="00337464">
      <w:pPr>
        <w:spacing w:before="240" w:line="360" w:lineRule="auto"/>
        <w:jc w:val="both"/>
        <w:rPr>
          <w:color w:val="000000" w:themeColor="text1"/>
        </w:rPr>
      </w:pPr>
      <w:r w:rsidRPr="007310A7">
        <w:rPr>
          <w:color w:val="000000" w:themeColor="text1"/>
        </w:rPr>
        <w:t xml:space="preserve">Ebenfalls wird als zentrales Ergebnis deutlich, </w:t>
      </w:r>
      <w:proofErr w:type="spellStart"/>
      <w:r w:rsidRPr="007310A7">
        <w:rPr>
          <w:color w:val="000000" w:themeColor="text1"/>
        </w:rPr>
        <w:t>das</w:t>
      </w:r>
      <w:proofErr w:type="spellEnd"/>
      <w:r w:rsidRPr="007310A7">
        <w:rPr>
          <w:color w:val="000000" w:themeColor="text1"/>
        </w:rPr>
        <w:t xml:space="preserve"> </w:t>
      </w:r>
      <w:proofErr w:type="spellStart"/>
      <w:r w:rsidRPr="007310A7">
        <w:rPr>
          <w:color w:val="000000" w:themeColor="text1"/>
        </w:rPr>
        <w:t>dass</w:t>
      </w:r>
      <w:proofErr w:type="spellEnd"/>
      <w:r w:rsidRPr="007310A7">
        <w:rPr>
          <w:color w:val="000000" w:themeColor="text1"/>
        </w:rPr>
        <w:t xml:space="preserve"> in Beziehung-Treten bzw. Navigieren neuer Beziehungen in geteilten Intergeschlechts-bezogenen Erfahrungsräumen mit spezifischen Herausforderungen einhergehen kann. Insbesondere wird deutlich, dass Inter* Peer-Angebote nicht von allen intergeschlechtlichen Personen in gleicher Form nutzbar sind bzw. unmittelbar unterstützend erlebt werden. Anhand der biographischen Verläufe von Kristin, Robin und Alex wird deutlich, dass traumatische soziale Erfahrungen mit Barrieren bzw. Besonderheiten hinsichtlich der Zugangsmöglichkeiten zu bestimmten Community-Räumen einhergehen können. Ebenfalls wurde ausgehend von der durchgeführten Diskurs-Rekonstruktion (siehe </w:t>
      </w:r>
      <w:r w:rsidR="00337464">
        <w:rPr>
          <w:color w:val="000000" w:themeColor="text1"/>
        </w:rPr>
        <w:t>6</w:t>
      </w:r>
      <w:r w:rsidRPr="007310A7">
        <w:rPr>
          <w:color w:val="000000" w:themeColor="text1"/>
        </w:rPr>
        <w:t xml:space="preserve">.2.) des </w:t>
      </w:r>
      <w:r w:rsidR="00337464">
        <w:rPr>
          <w:color w:val="000000" w:themeColor="text1"/>
        </w:rPr>
        <w:t>erfahrungsbasierten I</w:t>
      </w:r>
      <w:r w:rsidRPr="007310A7">
        <w:rPr>
          <w:color w:val="000000" w:themeColor="text1"/>
        </w:rPr>
        <w:t>ntergeschlech</w:t>
      </w:r>
      <w:r w:rsidR="00337464">
        <w:rPr>
          <w:color w:val="000000" w:themeColor="text1"/>
        </w:rPr>
        <w:t>ts-D</w:t>
      </w:r>
      <w:r w:rsidRPr="007310A7">
        <w:rPr>
          <w:color w:val="000000" w:themeColor="text1"/>
        </w:rPr>
        <w:t xml:space="preserve">iskurses deutlich, dass letztere zum Teil die </w:t>
      </w:r>
      <w:proofErr w:type="spellStart"/>
      <w:r w:rsidRPr="007310A7">
        <w:rPr>
          <w:color w:val="000000" w:themeColor="text1"/>
        </w:rPr>
        <w:t>Delegitimierungs</w:t>
      </w:r>
      <w:proofErr w:type="spellEnd"/>
      <w:r w:rsidRPr="007310A7">
        <w:rPr>
          <w:color w:val="000000" w:themeColor="text1"/>
        </w:rPr>
        <w:t xml:space="preserve">- und Ausschlussmechanismen des medizinischen Diskurses reproduzieren. Daher </w:t>
      </w:r>
      <w:r w:rsidRPr="007310A7">
        <w:rPr>
          <w:color w:val="000000" w:themeColor="text1"/>
        </w:rPr>
        <w:lastRenderedPageBreak/>
        <w:t>stellt sich ausgehend von diesen Ergebnissen die Frage, in welchen Formen intergeschlechtliche Gemeinschaft, Anerkennungs- und Bearbeitungserfahrungen möglich sind, die biographisch bedingte Barrieren und potentielle Ausschlüsse berücksichtigen.</w:t>
      </w:r>
    </w:p>
    <w:p w14:paraId="4A28B913" w14:textId="1575D91C" w:rsidR="00097367" w:rsidRPr="007310A7" w:rsidRDefault="00097367" w:rsidP="00337464">
      <w:pPr>
        <w:spacing w:after="240" w:line="360" w:lineRule="auto"/>
        <w:jc w:val="both"/>
        <w:rPr>
          <w:color w:val="000000" w:themeColor="text1"/>
        </w:rPr>
      </w:pPr>
      <w:r w:rsidRPr="007310A7">
        <w:rPr>
          <w:color w:val="000000" w:themeColor="text1"/>
        </w:rPr>
        <w:t>Wie bereits im Ergebnisteil dargestellt, sind es in Robins und Alex Fall vor allem arbeitsbezogene Kontexte, die affirmativ erlebte Begegnungen und ein erstes Teilen intergeschlechtlichkeits-bezogener Erfahrungen ermöglichen. Hier wird deutlich, dass Arbeits-Räume und in diesen ermöglichte Begegnungen als vergleichsweise sicher und handlungsmächtig gestaltbar erlebt werden. Dabei müssen in Kontakt tretende Personen nicht zwangsläufig selbst intergeschlechtlich positioniert sein, um einen Beziehungsraum zur Verfügung zu stellen, der das Explorieren intergeschlechtlicher Erfahrungen ermöglicht. Es liegt nahe, dass solche Kontakte als weniger erratisch erlebt werden, als an vergangene Ausschluss- und Gewalterfahrungen erinnernde Gruppen-Konstellationen mit zumindest anfangs noch unvertrauten Personen.</w:t>
      </w:r>
    </w:p>
    <w:p w14:paraId="1750E01A" w14:textId="67820195" w:rsidR="00097367" w:rsidRPr="007310A7" w:rsidRDefault="00097367" w:rsidP="00097367">
      <w:pPr>
        <w:spacing w:line="360" w:lineRule="auto"/>
        <w:jc w:val="both"/>
        <w:rPr>
          <w:b/>
          <w:color w:val="000000" w:themeColor="text1"/>
        </w:rPr>
      </w:pPr>
      <w:r w:rsidRPr="007310A7">
        <w:rPr>
          <w:color w:val="000000" w:themeColor="text1"/>
        </w:rPr>
        <w:t>Hinsichtlich der praktischen Implikationen dieses Ergebnisses wird zum einen deutlich, wie wichtig die Inklusion intergeschlechtlicher – überdurchschnittlich häufig von Arbeitsplatz bezogener Diskriminierung betroffener</w:t>
      </w:r>
      <w:r w:rsidR="00DC6F1D" w:rsidRPr="007310A7">
        <w:rPr>
          <w:color w:val="000000" w:themeColor="text1"/>
        </w:rPr>
        <w:t xml:space="preserve"> </w:t>
      </w:r>
      <w:r w:rsidR="00DC6F1D" w:rsidRPr="007310A7">
        <w:rPr>
          <w:color w:val="000000" w:themeColor="text1"/>
        </w:rPr>
        <w:fldChar w:fldCharType="begin"/>
      </w:r>
      <w:r w:rsidR="00DC6F1D" w:rsidRPr="007310A7">
        <w:rPr>
          <w:color w:val="000000" w:themeColor="text1"/>
        </w:rPr>
        <w:instrText xml:space="preserve"> ADDIN ZOTERO_ITEM CSL_CITATION {"citationID":"MLBSs9PJ","properties":{"unsorted":false,"formattedCitation":"(vgl. FRA 2024)","plainCitation":"(vgl. FRA 2024)","noteIndex":0},"citationItems":[{"id":1351,"uris":["http://zotero.org/users/local/owKliTIb/items/JG7DLACM"],"itemData":{"id":1351,"type":"book","abstract":"FRA's third LGBTIQ survey shows that people still experience hate-motivated violence and discrimination. Trans and intersex people face even greater victimisation. Yet, signs of progress show that the EU's and Member States' efforts can positively affect people's lives. More LGBTIQ people are open about their sexual orientation, gender identity, gender expression and sex characteristics. FRA's survey is one of the biggest of its kind globally. It analyses the experiences of over 100,000 LGBTIQ people of all backgrounds aged 15 years and above in the EU and neighbouring countries. This is the third wave of the survey FRA first conducted in 2012 and again in 2019. It presents results showing gradual progress in equality over time. The findings contribute to developing legal and policy responses to meet the needs of LGBTIQ people and protect their fundamental rights. The report sets out ways forward for the EU and Member States to ensure dignity and equality. Now is a critical moment to step up efforts.","DOI":"10.2811/920578","ISBN":"978-92-9489-297-3","language":"eng","publisher":"Publications Office of the European Union","publisher-place":"LU","source":"DOI.org (CSL JSON)","title":"LGBTIQ equality at a crossroads","URL":"https://data.europa.eu/doi/10.2811/920578","author":[{"literal":"European Union Agency for Fundamental Rights"}],"accessed":{"date-parts":[["2026",6,11]]},"issued":{"date-parts":[["2024"]]}},"suppress-author":true,"prefix":"vgl. FRA"}],"schema":"https://github.com/citation-style-language/schema/raw/master/csl-citation.json"} </w:instrText>
      </w:r>
      <w:r w:rsidR="00DC6F1D" w:rsidRPr="007310A7">
        <w:rPr>
          <w:color w:val="000000" w:themeColor="text1"/>
        </w:rPr>
        <w:fldChar w:fldCharType="separate"/>
      </w:r>
      <w:r w:rsidR="00DC6F1D" w:rsidRPr="007310A7">
        <w:rPr>
          <w:rFonts w:ascii="Cambria" w:hAnsi="Cambria"/>
          <w:color w:val="000000" w:themeColor="text1"/>
        </w:rPr>
        <w:t>(vgl. FRA 2024)</w:t>
      </w:r>
      <w:r w:rsidR="00DC6F1D" w:rsidRPr="007310A7">
        <w:rPr>
          <w:color w:val="000000" w:themeColor="text1"/>
        </w:rPr>
        <w:fldChar w:fldCharType="end"/>
      </w:r>
      <w:r w:rsidRPr="007310A7">
        <w:rPr>
          <w:color w:val="000000" w:themeColor="text1"/>
        </w:rPr>
        <w:t xml:space="preserve"> – Menschen in handlungsmächtig und relational gestaltbare Erwerbs</w:t>
      </w:r>
      <w:r w:rsidR="001B0E33">
        <w:rPr>
          <w:color w:val="000000" w:themeColor="text1"/>
        </w:rPr>
        <w:t>k</w:t>
      </w:r>
      <w:r w:rsidRPr="007310A7">
        <w:rPr>
          <w:color w:val="000000" w:themeColor="text1"/>
        </w:rPr>
        <w:t>ontexte ist. Zum anderen stellt sich die Frage, wie Barrieren in intergeschlechtlichen Community-Räumen abgebaut werden können. Hier wären Kontakt-Formate denkbar, die zunächst einen  Vertrauensaufbau in einer Eins-zu-Eins-Beziehung ermöglichen, oder Gruppen-basierte Austausch und Empowerment-Angebote, die sich explizit an intergeschlechtliche Personen richten, die noch kaum über Community-Kontakte verfügen.</w:t>
      </w:r>
      <w:r w:rsidRPr="007310A7">
        <w:rPr>
          <w:rStyle w:val="Funotenzeichen"/>
          <w:color w:val="000000" w:themeColor="text1"/>
        </w:rPr>
        <w:footnoteReference w:id="227"/>
      </w:r>
      <w:r w:rsidRPr="007310A7">
        <w:rPr>
          <w:color w:val="000000" w:themeColor="text1"/>
        </w:rPr>
        <w:t xml:space="preserve"> Es ist hervorzuheben, dass es für solche Formate der kontinuierlichen finanziellen Förderung bedarf die, durch professionelle Peers unterstützt, den Zugang zu und die Etablierung von inklusiven intergeschlechtlichen Gemeinschafts-Räumen ermöglichen. Gleichzeitig wird hier deutlich, dass die bisher in der Literatur ausschließlich auf selbstermächtigende und beziehungsstiftende Aspekte fokussierte Darstellung von intergeschlechtlichen Community-</w:t>
      </w:r>
      <w:r w:rsidRPr="007310A7">
        <w:rPr>
          <w:color w:val="000000" w:themeColor="text1"/>
        </w:rPr>
        <w:lastRenderedPageBreak/>
        <w:t>Kontakten deren Herausforderungen, potentiellen Konflikte und Ausschlüsse nicht ausreichend berücksichtigt. Daher bedarf es hier ebenfalls weiterer empirischer Forschung, die die vielfältigen, oftmals von enormen Belastungen geprägten Erfahrungsaufschichtungen intergeschlechtlicher Menschen mit</w:t>
      </w:r>
      <w:r w:rsidR="00337464">
        <w:rPr>
          <w:color w:val="000000" w:themeColor="text1"/>
        </w:rPr>
        <w:t xml:space="preserve"> untersucht</w:t>
      </w:r>
      <w:r w:rsidRPr="007310A7">
        <w:rPr>
          <w:color w:val="000000" w:themeColor="text1"/>
        </w:rPr>
        <w:t>.</w:t>
      </w:r>
    </w:p>
    <w:p w14:paraId="24BB94CF" w14:textId="77777777" w:rsidR="008F0DDF" w:rsidRPr="007310A7" w:rsidRDefault="008F0DDF">
      <w:pPr>
        <w:rPr>
          <w:b/>
          <w:color w:val="000000" w:themeColor="text1"/>
        </w:rPr>
      </w:pPr>
      <w:r w:rsidRPr="007310A7">
        <w:rPr>
          <w:b/>
          <w:color w:val="000000" w:themeColor="text1"/>
        </w:rPr>
        <w:br w:type="page"/>
      </w:r>
    </w:p>
    <w:p w14:paraId="14B202E4" w14:textId="2FB66745" w:rsidR="00097367" w:rsidRPr="007310A7" w:rsidRDefault="008F0DDF" w:rsidP="008F0DDF">
      <w:pPr>
        <w:pStyle w:val="berschrift1"/>
        <w:spacing w:before="360" w:after="360"/>
        <w:jc w:val="both"/>
        <w:rPr>
          <w:rFonts w:asciiTheme="minorHAnsi" w:hAnsiTheme="minorHAnsi"/>
          <w:b/>
          <w:color w:val="000000" w:themeColor="text1"/>
          <w:sz w:val="28"/>
          <w:szCs w:val="28"/>
        </w:rPr>
      </w:pPr>
      <w:bookmarkStart w:id="91" w:name="_Toc233288820"/>
      <w:r w:rsidRPr="007310A7">
        <w:rPr>
          <w:rFonts w:asciiTheme="minorHAnsi" w:hAnsiTheme="minorHAnsi"/>
          <w:b/>
          <w:color w:val="000000" w:themeColor="text1"/>
          <w:sz w:val="28"/>
          <w:szCs w:val="28"/>
        </w:rPr>
        <w:lastRenderedPageBreak/>
        <w:t>10</w:t>
      </w:r>
      <w:r w:rsidR="00097367" w:rsidRPr="007310A7">
        <w:rPr>
          <w:rFonts w:asciiTheme="minorHAnsi" w:hAnsiTheme="minorHAnsi"/>
          <w:b/>
          <w:color w:val="000000" w:themeColor="text1"/>
          <w:sz w:val="28"/>
          <w:szCs w:val="28"/>
        </w:rPr>
        <w:t>. Fazit</w:t>
      </w:r>
      <w:bookmarkEnd w:id="91"/>
      <w:r w:rsidR="00097367" w:rsidRPr="007310A7">
        <w:rPr>
          <w:rFonts w:asciiTheme="minorHAnsi" w:hAnsiTheme="minorHAnsi"/>
          <w:b/>
          <w:color w:val="000000" w:themeColor="text1"/>
          <w:sz w:val="28"/>
          <w:szCs w:val="28"/>
        </w:rPr>
        <w:t xml:space="preserve"> </w:t>
      </w:r>
    </w:p>
    <w:p w14:paraId="3949232E" w14:textId="026A374B" w:rsidR="00097367" w:rsidRPr="007310A7" w:rsidRDefault="00097367" w:rsidP="00097367">
      <w:pPr>
        <w:spacing w:line="360" w:lineRule="auto"/>
        <w:jc w:val="both"/>
        <w:rPr>
          <w:rFonts w:cs="Arial"/>
          <w:color w:val="000000" w:themeColor="text1"/>
        </w:rPr>
      </w:pPr>
      <w:r w:rsidRPr="007310A7">
        <w:rPr>
          <w:rFonts w:eastAsia="Times New Roman" w:cs="Arial"/>
          <w:color w:val="000000" w:themeColor="text1"/>
        </w:rPr>
        <w:t xml:space="preserve">Die vorliegende in den </w:t>
      </w:r>
      <w:r w:rsidRPr="00C72F66">
        <w:rPr>
          <w:rFonts w:eastAsia="Times New Roman" w:cs="Arial"/>
          <w:i/>
          <w:iCs/>
          <w:color w:val="000000" w:themeColor="text1"/>
        </w:rPr>
        <w:t>kritischen Inter* Studien</w:t>
      </w:r>
      <w:r w:rsidRPr="007310A7">
        <w:rPr>
          <w:rFonts w:eastAsia="Times New Roman" w:cs="Arial"/>
          <w:color w:val="000000" w:themeColor="text1"/>
        </w:rPr>
        <w:t xml:space="preserve"> verortete Forschungsarbeit untersuchte aus </w:t>
      </w:r>
      <w:proofErr w:type="spellStart"/>
      <w:r w:rsidR="00C72F66">
        <w:rPr>
          <w:rFonts w:eastAsia="Times New Roman" w:cs="Arial"/>
          <w:color w:val="000000" w:themeColor="text1"/>
        </w:rPr>
        <w:t>b</w:t>
      </w:r>
      <w:r w:rsidRPr="007310A7">
        <w:rPr>
          <w:rFonts w:eastAsia="Times New Roman" w:cs="Arial"/>
          <w:color w:val="000000" w:themeColor="text1"/>
        </w:rPr>
        <w:t>iographieanalytischer</w:t>
      </w:r>
      <w:proofErr w:type="spellEnd"/>
      <w:r w:rsidRPr="007310A7">
        <w:rPr>
          <w:rFonts w:eastAsia="Times New Roman" w:cs="Arial"/>
          <w:color w:val="000000" w:themeColor="text1"/>
        </w:rPr>
        <w:t xml:space="preserve"> Perspektive </w:t>
      </w:r>
      <w:r w:rsidR="00C72F66">
        <w:rPr>
          <w:rFonts w:eastAsia="Times New Roman" w:cs="Arial"/>
          <w:color w:val="000000" w:themeColor="text1"/>
        </w:rPr>
        <w:t xml:space="preserve">die Gestaltung </w:t>
      </w:r>
      <w:r w:rsidRPr="007310A7">
        <w:rPr>
          <w:rFonts w:eastAsia="Times New Roman" w:cs="Arial"/>
          <w:color w:val="000000" w:themeColor="text1"/>
        </w:rPr>
        <w:t>geschlechtsverändernde</w:t>
      </w:r>
      <w:r w:rsidR="00C72F66">
        <w:rPr>
          <w:rFonts w:eastAsia="Times New Roman" w:cs="Arial"/>
          <w:color w:val="000000" w:themeColor="text1"/>
        </w:rPr>
        <w:t>r</w:t>
      </w:r>
      <w:r w:rsidRPr="007310A7">
        <w:rPr>
          <w:rFonts w:eastAsia="Times New Roman" w:cs="Arial"/>
          <w:color w:val="000000" w:themeColor="text1"/>
        </w:rPr>
        <w:t xml:space="preserve"> Behandlungserfahrungen sowie damit assoziierte</w:t>
      </w:r>
      <w:r w:rsidR="00C72F66">
        <w:rPr>
          <w:rFonts w:eastAsia="Times New Roman" w:cs="Arial"/>
          <w:color w:val="000000" w:themeColor="text1"/>
        </w:rPr>
        <w:t>r</w:t>
      </w:r>
      <w:r w:rsidRPr="007310A7">
        <w:rPr>
          <w:rFonts w:eastAsia="Times New Roman" w:cs="Arial"/>
          <w:color w:val="000000" w:themeColor="text1"/>
        </w:rPr>
        <w:t xml:space="preserve"> Entscheidungsprozesse intergeschlechtlicher Menschen im Jugend- und Erwachsenenalter. </w:t>
      </w:r>
      <w:r w:rsidRPr="007310A7">
        <w:rPr>
          <w:rFonts w:eastAsia="Times New Roman" w:cs="Times New Roman"/>
          <w:color w:val="000000" w:themeColor="text1"/>
        </w:rPr>
        <w:t xml:space="preserve">Dabei handelt es sich um die erste qualitative Studie, die systematisch biografische Verläufe und lebensgeschichtlich eingebettete Handlungsstrukturen intergeschlechtlicher Menschen rekonstruiert. </w:t>
      </w:r>
      <w:r w:rsidRPr="007310A7">
        <w:rPr>
          <w:rFonts w:cs="Arial"/>
          <w:color w:val="000000" w:themeColor="text1"/>
        </w:rPr>
        <w:t xml:space="preserve">Hintergrund der durchgeführten Studie waren sowohl identifizierte Forschungslücken als auch das 2021 in Deutschland verabschiedete </w:t>
      </w:r>
      <w:r w:rsidRPr="00C72F66">
        <w:rPr>
          <w:rFonts w:cs="Arial"/>
          <w:i/>
          <w:iCs/>
          <w:color w:val="000000" w:themeColor="text1"/>
        </w:rPr>
        <w:t>Gesetz zum Schutz von Kindern mit Varianten der Geschlechtsentwicklung</w:t>
      </w:r>
      <w:r w:rsidRPr="007310A7">
        <w:rPr>
          <w:rFonts w:cs="Arial"/>
          <w:color w:val="000000" w:themeColor="text1"/>
        </w:rPr>
        <w:t xml:space="preserve">, das geschlechtsverändernde Eingriffe an intergeschlechtlichen reguliert bzw. teilweise verbietet. Da die Bedingungen und </w:t>
      </w:r>
      <w:proofErr w:type="spellStart"/>
      <w:r w:rsidR="00C72F66">
        <w:rPr>
          <w:rFonts w:cs="Arial"/>
          <w:color w:val="000000" w:themeColor="text1"/>
        </w:rPr>
        <w:t>Gestaltetheit</w:t>
      </w:r>
      <w:proofErr w:type="spellEnd"/>
      <w:r w:rsidR="00C72F66">
        <w:rPr>
          <w:rFonts w:cs="Arial"/>
          <w:color w:val="000000" w:themeColor="text1"/>
        </w:rPr>
        <w:t xml:space="preserve"> </w:t>
      </w:r>
      <w:r w:rsidRPr="007310A7">
        <w:rPr>
          <w:rFonts w:cs="Arial"/>
          <w:color w:val="000000" w:themeColor="text1"/>
        </w:rPr>
        <w:t>von Behandlungserfahrungen</w:t>
      </w:r>
      <w:r w:rsidR="00C72F66">
        <w:rPr>
          <w:rFonts w:cs="Arial"/>
          <w:color w:val="000000" w:themeColor="text1"/>
        </w:rPr>
        <w:t xml:space="preserve"> </w:t>
      </w:r>
      <w:r w:rsidR="00C72F66" w:rsidRPr="007310A7">
        <w:rPr>
          <w:rFonts w:cs="Arial"/>
          <w:color w:val="000000" w:themeColor="text1"/>
        </w:rPr>
        <w:t>intergeschlechtlicher Personen im einwilligungsfähigen Alter</w:t>
      </w:r>
      <w:r w:rsidRPr="007310A7">
        <w:rPr>
          <w:rFonts w:cs="Arial"/>
          <w:color w:val="000000" w:themeColor="text1"/>
        </w:rPr>
        <w:t xml:space="preserve">, sowie die </w:t>
      </w:r>
      <w:r w:rsidR="00C72F66">
        <w:rPr>
          <w:rFonts w:cs="Arial"/>
          <w:color w:val="000000" w:themeColor="text1"/>
        </w:rPr>
        <w:t xml:space="preserve">mit geschlechtsverändernden Eingriffen </w:t>
      </w:r>
      <w:r w:rsidRPr="007310A7">
        <w:rPr>
          <w:rFonts w:cs="Arial"/>
          <w:color w:val="000000" w:themeColor="text1"/>
        </w:rPr>
        <w:t>verbundenen Entscheidungsprozessen unter Berücksichtigung de</w:t>
      </w:r>
      <w:r w:rsidR="00C72F66">
        <w:rPr>
          <w:rFonts w:cs="Arial"/>
          <w:color w:val="000000" w:themeColor="text1"/>
        </w:rPr>
        <w:t>s</w:t>
      </w:r>
      <w:r w:rsidRPr="007310A7">
        <w:rPr>
          <w:rFonts w:cs="Arial"/>
          <w:color w:val="000000" w:themeColor="text1"/>
        </w:rPr>
        <w:t xml:space="preserve"> </w:t>
      </w:r>
      <w:r w:rsidR="00C72F66">
        <w:rPr>
          <w:rFonts w:cs="Arial"/>
          <w:color w:val="000000" w:themeColor="text1"/>
        </w:rPr>
        <w:t xml:space="preserve">biographisch eingebetteten Erlebens </w:t>
      </w:r>
      <w:r w:rsidRPr="007310A7">
        <w:rPr>
          <w:rFonts w:cs="Arial"/>
          <w:color w:val="000000" w:themeColor="text1"/>
        </w:rPr>
        <w:t xml:space="preserve">bis dato </w:t>
      </w:r>
      <w:r w:rsidR="00C72F66">
        <w:rPr>
          <w:rFonts w:cs="Arial"/>
          <w:color w:val="000000" w:themeColor="text1"/>
        </w:rPr>
        <w:t xml:space="preserve">nicht </w:t>
      </w:r>
      <w:r w:rsidRPr="007310A7">
        <w:rPr>
          <w:rFonts w:cs="Arial"/>
          <w:color w:val="000000" w:themeColor="text1"/>
        </w:rPr>
        <w:t xml:space="preserve">näher untersucht wurden, war ein anfangs möglichst offener Zugang zum Forschungsgegenstand </w:t>
      </w:r>
      <w:r w:rsidR="00C72F66">
        <w:rPr>
          <w:rFonts w:cs="Arial"/>
          <w:color w:val="000000" w:themeColor="text1"/>
        </w:rPr>
        <w:t xml:space="preserve">und </w:t>
      </w:r>
      <w:r w:rsidRPr="007310A7">
        <w:rPr>
          <w:rFonts w:cs="Arial"/>
          <w:color w:val="000000" w:themeColor="text1"/>
        </w:rPr>
        <w:t xml:space="preserve">bei </w:t>
      </w:r>
      <w:r w:rsidR="00C72F66">
        <w:rPr>
          <w:rFonts w:cs="Arial"/>
          <w:color w:val="000000" w:themeColor="text1"/>
        </w:rPr>
        <w:t xml:space="preserve">der </w:t>
      </w:r>
      <w:r w:rsidRPr="007310A7">
        <w:rPr>
          <w:rFonts w:cs="Arial"/>
          <w:color w:val="000000" w:themeColor="text1"/>
        </w:rPr>
        <w:t xml:space="preserve">Erhebung </w:t>
      </w:r>
      <w:r w:rsidR="00C72F66">
        <w:rPr>
          <w:rFonts w:cs="Arial"/>
          <w:color w:val="000000" w:themeColor="text1"/>
        </w:rPr>
        <w:t xml:space="preserve">der </w:t>
      </w:r>
      <w:r w:rsidRPr="007310A7">
        <w:rPr>
          <w:rFonts w:cs="Arial"/>
          <w:color w:val="000000" w:themeColor="text1"/>
        </w:rPr>
        <w:t>qualitative</w:t>
      </w:r>
      <w:r w:rsidR="00C72F66">
        <w:rPr>
          <w:rFonts w:cs="Arial"/>
          <w:color w:val="000000" w:themeColor="text1"/>
        </w:rPr>
        <w:t xml:space="preserve">n </w:t>
      </w:r>
      <w:r w:rsidRPr="007310A7">
        <w:rPr>
          <w:rFonts w:cs="Arial"/>
          <w:color w:val="000000" w:themeColor="text1"/>
        </w:rPr>
        <w:t>Daten</w:t>
      </w:r>
      <w:r w:rsidR="00C72F66">
        <w:rPr>
          <w:rFonts w:cs="Arial"/>
          <w:color w:val="000000" w:themeColor="text1"/>
        </w:rPr>
        <w:t xml:space="preserve"> erforderlich</w:t>
      </w:r>
      <w:r w:rsidRPr="007310A7">
        <w:rPr>
          <w:rFonts w:cs="Arial"/>
          <w:color w:val="000000" w:themeColor="text1"/>
        </w:rPr>
        <w:t>.</w:t>
      </w:r>
      <w:r w:rsidR="00C72F66">
        <w:rPr>
          <w:rFonts w:cs="Arial"/>
          <w:color w:val="000000" w:themeColor="text1"/>
        </w:rPr>
        <w:t xml:space="preserve"> </w:t>
      </w:r>
      <w:r w:rsidRPr="007310A7">
        <w:rPr>
          <w:rFonts w:cs="Arial"/>
          <w:color w:val="000000" w:themeColor="text1"/>
        </w:rPr>
        <w:t xml:space="preserve">Primäres Ziel der Promotionsarbeit bestand darin, sowohl das biographisch und diskursiv </w:t>
      </w:r>
      <w:r w:rsidR="00F3137D">
        <w:rPr>
          <w:rFonts w:cs="Arial"/>
          <w:color w:val="000000" w:themeColor="text1"/>
        </w:rPr>
        <w:t xml:space="preserve">verortete </w:t>
      </w:r>
      <w:r w:rsidRPr="007310A7">
        <w:rPr>
          <w:rFonts w:cs="Arial"/>
          <w:color w:val="000000" w:themeColor="text1"/>
        </w:rPr>
        <w:t xml:space="preserve">Erleben und Handeln intergeschlechtlicher Personen im Kontext geschlechtsbezogener medizinischer Behandlungen zu untersuchen, als auch die sozialen Strukturen zu rekonstruieren, in denen diese Entscheidungen stattfanden. Auf dieser Basis konnten </w:t>
      </w:r>
      <w:proofErr w:type="spellStart"/>
      <w:r w:rsidRPr="007310A7">
        <w:rPr>
          <w:rFonts w:cs="Arial"/>
          <w:color w:val="000000" w:themeColor="text1"/>
        </w:rPr>
        <w:t>Implkationen</w:t>
      </w:r>
      <w:proofErr w:type="spellEnd"/>
      <w:r w:rsidRPr="007310A7">
        <w:rPr>
          <w:rFonts w:cs="Arial"/>
          <w:color w:val="000000" w:themeColor="text1"/>
        </w:rPr>
        <w:t xml:space="preserve"> für professionelle Akteur*innen aus dem medizinischen und psycho-sozialen Praxisbereich formuliert sowie weitere Forschungsbedarfe identifiziert werden.</w:t>
      </w:r>
    </w:p>
    <w:p w14:paraId="45D75F72" w14:textId="1DD4B473" w:rsidR="00097367" w:rsidRPr="007310A7" w:rsidRDefault="00097367" w:rsidP="00097367">
      <w:pPr>
        <w:spacing w:line="360" w:lineRule="auto"/>
        <w:jc w:val="both"/>
        <w:rPr>
          <w:rFonts w:cs="Arial"/>
          <w:color w:val="000000" w:themeColor="text1"/>
        </w:rPr>
      </w:pPr>
      <w:r w:rsidRPr="007310A7">
        <w:rPr>
          <w:rFonts w:eastAsia="Times New Roman" w:cs="Times New Roman"/>
          <w:color w:val="000000" w:themeColor="text1"/>
        </w:rPr>
        <w:t xml:space="preserve">Eine wissenssoziologisch orientierte Diskursanalyse ermöglichte die Entwicklung medizinischer, </w:t>
      </w:r>
      <w:r w:rsidR="00F3137D">
        <w:rPr>
          <w:rFonts w:eastAsia="Times New Roman" w:cs="Times New Roman"/>
          <w:color w:val="000000" w:themeColor="text1"/>
        </w:rPr>
        <w:t xml:space="preserve">(menschen-)rechtlicher </w:t>
      </w:r>
      <w:r w:rsidRPr="007310A7">
        <w:rPr>
          <w:rFonts w:eastAsia="Times New Roman" w:cs="Times New Roman"/>
          <w:color w:val="000000" w:themeColor="text1"/>
        </w:rPr>
        <w:t xml:space="preserve">und </w:t>
      </w:r>
      <w:r w:rsidR="00F3137D">
        <w:rPr>
          <w:rFonts w:eastAsia="Times New Roman" w:cs="Times New Roman"/>
          <w:color w:val="000000" w:themeColor="text1"/>
        </w:rPr>
        <w:t>e</w:t>
      </w:r>
      <w:r w:rsidRPr="007310A7">
        <w:rPr>
          <w:rFonts w:eastAsia="Times New Roman" w:cs="Times New Roman"/>
          <w:color w:val="000000" w:themeColor="text1"/>
        </w:rPr>
        <w:t>rfahrungsbasierter Diskurse zum Thema Intergeschlechtlichkeit sowie deren soziale Wirklichkeit hervorbringenden Regeln und Ausschlussmechanismen zu rekonstruieren. Dies ermöglichte zum einen, die</w:t>
      </w:r>
      <w:r w:rsidR="00F3137D">
        <w:rPr>
          <w:rFonts w:eastAsia="Times New Roman" w:cs="Times New Roman"/>
          <w:color w:val="000000" w:themeColor="text1"/>
        </w:rPr>
        <w:t xml:space="preserve"> sich</w:t>
      </w:r>
      <w:r w:rsidRPr="007310A7">
        <w:rPr>
          <w:rFonts w:eastAsia="Times New Roman" w:cs="Times New Roman"/>
          <w:color w:val="000000" w:themeColor="text1"/>
        </w:rPr>
        <w:t xml:space="preserve"> zeitgeschichtlich </w:t>
      </w:r>
      <w:r w:rsidR="00F3137D">
        <w:rPr>
          <w:rFonts w:eastAsia="Times New Roman" w:cs="Times New Roman"/>
          <w:color w:val="000000" w:themeColor="text1"/>
        </w:rPr>
        <w:t xml:space="preserve">verändernden </w:t>
      </w:r>
      <w:r w:rsidRPr="007310A7">
        <w:rPr>
          <w:rFonts w:eastAsia="Times New Roman" w:cs="Times New Roman"/>
          <w:color w:val="000000" w:themeColor="text1"/>
        </w:rPr>
        <w:t xml:space="preserve">Perspektiven auf das Phänomen Intergeschlechtlichkeit zu erfassen, mit denen die interviewten Biograph*innen im Laufe ihres Lebens in unterschiedlichen sozialen Kontexten konfrontiert waren, und zum andern </w:t>
      </w:r>
      <w:r w:rsidR="00F3137D">
        <w:rPr>
          <w:rFonts w:eastAsia="Times New Roman" w:cs="Times New Roman"/>
          <w:color w:val="000000" w:themeColor="text1"/>
        </w:rPr>
        <w:t xml:space="preserve">Wandel und Kontinuitäten </w:t>
      </w:r>
      <w:r w:rsidRPr="007310A7">
        <w:rPr>
          <w:rFonts w:eastAsia="Times New Roman" w:cs="Times New Roman"/>
          <w:color w:val="000000" w:themeColor="text1"/>
        </w:rPr>
        <w:t>klinische</w:t>
      </w:r>
      <w:r w:rsidR="00F3137D">
        <w:rPr>
          <w:rFonts w:eastAsia="Times New Roman" w:cs="Times New Roman"/>
          <w:color w:val="000000" w:themeColor="text1"/>
        </w:rPr>
        <w:t>r</w:t>
      </w:r>
      <w:r w:rsidRPr="007310A7">
        <w:rPr>
          <w:rFonts w:eastAsia="Times New Roman" w:cs="Times New Roman"/>
          <w:color w:val="000000" w:themeColor="text1"/>
        </w:rPr>
        <w:t xml:space="preserve"> Konzepte und </w:t>
      </w:r>
      <w:r w:rsidRPr="007310A7">
        <w:rPr>
          <w:rFonts w:eastAsia="Times New Roman" w:cs="Times New Roman"/>
          <w:color w:val="000000" w:themeColor="text1"/>
        </w:rPr>
        <w:lastRenderedPageBreak/>
        <w:t xml:space="preserve">Behandlungsrichtlinien zu rekonstruieren, die den diskursiven Rahmen ihrer jeweiligen Medikalisierungserfahrungen darstellten. </w:t>
      </w:r>
      <w:r w:rsidRPr="007310A7">
        <w:rPr>
          <w:rFonts w:cs="Arial"/>
          <w:color w:val="000000" w:themeColor="text1"/>
        </w:rPr>
        <w:t xml:space="preserve">Zur qualitativen Auswertung des im Rahmen narrativ-biographischer Interviews erhobenen empirischen Materials wurde der </w:t>
      </w:r>
      <w:r w:rsidR="00F3137D">
        <w:rPr>
          <w:rFonts w:cs="Arial"/>
          <w:color w:val="000000" w:themeColor="text1"/>
        </w:rPr>
        <w:t xml:space="preserve">in Sozialkonstruktivismus, Figurationsanalyse und Wissenssoziologie verortete </w:t>
      </w:r>
      <w:r w:rsidRPr="007310A7">
        <w:rPr>
          <w:rFonts w:cs="Arial"/>
          <w:color w:val="000000" w:themeColor="text1"/>
        </w:rPr>
        <w:t xml:space="preserve">Ansatz der biographischen Fallrekonstruktion nach Rosenthal verwendet. Diese </w:t>
      </w:r>
      <w:r w:rsidR="00F3137D">
        <w:rPr>
          <w:rFonts w:cs="Arial"/>
          <w:color w:val="000000" w:themeColor="text1"/>
        </w:rPr>
        <w:t xml:space="preserve">dem </w:t>
      </w:r>
      <w:r w:rsidRPr="007310A7">
        <w:rPr>
          <w:rFonts w:cs="Arial"/>
          <w:color w:val="000000" w:themeColor="text1"/>
        </w:rPr>
        <w:t xml:space="preserve">interpretativen Paradigma der Sozialforschung </w:t>
      </w:r>
      <w:r w:rsidR="00F3137D">
        <w:rPr>
          <w:rFonts w:cs="Arial"/>
          <w:color w:val="000000" w:themeColor="text1"/>
        </w:rPr>
        <w:t xml:space="preserve">zugehörige </w:t>
      </w:r>
      <w:r w:rsidRPr="007310A7">
        <w:rPr>
          <w:rFonts w:cs="Arial"/>
          <w:color w:val="000000" w:themeColor="text1"/>
        </w:rPr>
        <w:t>Methode zielte auf die Rekonstruktion von prozesshaft</w:t>
      </w:r>
      <w:r w:rsidR="007E5E45">
        <w:rPr>
          <w:rFonts w:cs="Arial"/>
          <w:color w:val="000000" w:themeColor="text1"/>
        </w:rPr>
        <w:t xml:space="preserve"> verstandenen</w:t>
      </w:r>
      <w:r w:rsidRPr="007310A7">
        <w:rPr>
          <w:rFonts w:cs="Arial"/>
          <w:color w:val="000000" w:themeColor="text1"/>
        </w:rPr>
        <w:t xml:space="preserve"> Wirkungszusammenhängen zwischen sozialen Phänomenen ab. </w:t>
      </w:r>
    </w:p>
    <w:p w14:paraId="72757A0B" w14:textId="71608702" w:rsidR="00097367" w:rsidRPr="007310A7" w:rsidRDefault="00097367" w:rsidP="00097367">
      <w:pPr>
        <w:spacing w:line="360" w:lineRule="auto"/>
        <w:jc w:val="both"/>
        <w:rPr>
          <w:rFonts w:eastAsia="Times New Roman" w:cs="Times New Roman"/>
          <w:color w:val="000000" w:themeColor="text1"/>
        </w:rPr>
      </w:pPr>
      <w:r w:rsidRPr="007310A7">
        <w:rPr>
          <w:rFonts w:cs="Arial"/>
          <w:color w:val="000000" w:themeColor="text1"/>
        </w:rPr>
        <w:t xml:space="preserve">Während die verwendeten methodischen Zugänge ermöglichten, die sowohl biographisch, als auch diskursiv eingebetteten Erlebensweisen und Handlungsstrategien intergeschlechtlicher Menschen im Kontext medizinischer Behandlungserfahrungen zu rekonstruieren, wurden retrospektiv ebenfalls Limitationen der gewählten Verfahren deutlich. So wäre zum einen eine systematische Mit-Erhebung und Analyse von Affekten, sowie deren emotionstheoretische Kontextualisierung für zukünftige qualitativ-rekonstruktive Arbeiten in den </w:t>
      </w:r>
      <w:r w:rsidRPr="009803FF">
        <w:rPr>
          <w:rFonts w:cs="Arial"/>
          <w:i/>
          <w:iCs/>
          <w:color w:val="000000" w:themeColor="text1"/>
        </w:rPr>
        <w:t>kritischen Inter* Studien</w:t>
      </w:r>
      <w:r w:rsidRPr="007310A7">
        <w:rPr>
          <w:rFonts w:cs="Arial"/>
          <w:color w:val="000000" w:themeColor="text1"/>
        </w:rPr>
        <w:t xml:space="preserve"> wünschenswert. Ebenfalls sind einige im Rahmen dieser Arbeit erzielte Ergebnisse dadurch limitiert, dass lediglich das Erleben der Biograph*innen von Interaktionen mit klinischen Behandler*innen</w:t>
      </w:r>
      <w:r w:rsidR="009803FF">
        <w:rPr>
          <w:rFonts w:cs="Arial"/>
          <w:color w:val="000000" w:themeColor="text1"/>
        </w:rPr>
        <w:t xml:space="preserve"> und Bezugspersonen</w:t>
      </w:r>
      <w:r w:rsidRPr="007310A7">
        <w:rPr>
          <w:rFonts w:cs="Arial"/>
          <w:color w:val="000000" w:themeColor="text1"/>
        </w:rPr>
        <w:t>, nicht jedoch die Interaktionen selbst erhoben und rekonstruiert wurden. Hier wäre im Rahmen zukünftiger Forschungsprojekte ein ethnographischer bzw. ethnomethodologischer Zugang gewinnbringend, der konkrete Interaktionen zwischen intergeschlechtlichen Akteur*innen und Behandler*innen</w:t>
      </w:r>
      <w:r w:rsidR="009803FF">
        <w:rPr>
          <w:rFonts w:cs="Arial"/>
          <w:color w:val="000000" w:themeColor="text1"/>
        </w:rPr>
        <w:t xml:space="preserve"> sowie </w:t>
      </w:r>
      <w:r w:rsidRPr="007310A7">
        <w:rPr>
          <w:rFonts w:cs="Arial"/>
          <w:color w:val="000000" w:themeColor="text1"/>
        </w:rPr>
        <w:t>professionellen Begleit-</w:t>
      </w:r>
      <w:r w:rsidR="009803FF">
        <w:rPr>
          <w:rFonts w:cs="Arial"/>
          <w:color w:val="000000" w:themeColor="text1"/>
        </w:rPr>
        <w:t xml:space="preserve"> und Bezugsp</w:t>
      </w:r>
      <w:r w:rsidRPr="007310A7">
        <w:rPr>
          <w:rFonts w:cs="Arial"/>
          <w:color w:val="000000" w:themeColor="text1"/>
        </w:rPr>
        <w:t>ersonen untersucht. Solch ein Zugang könnte ebenfalls einer empirisch fundierten Rekonstruktion relational konzeptualisierter Handlungsmacht innerhalb interaktioneller Geschehen dienen.</w:t>
      </w:r>
    </w:p>
    <w:p w14:paraId="397F43B0" w14:textId="2BF7848E" w:rsidR="00097367" w:rsidRPr="007310A7" w:rsidRDefault="00097367" w:rsidP="00851371">
      <w:pPr>
        <w:spacing w:before="240" w:line="360" w:lineRule="auto"/>
        <w:jc w:val="both"/>
        <w:rPr>
          <w:rFonts w:eastAsia="Times New Roman" w:cs="Arial"/>
          <w:color w:val="000000" w:themeColor="text1"/>
        </w:rPr>
      </w:pPr>
      <w:r w:rsidRPr="007310A7">
        <w:rPr>
          <w:rFonts w:eastAsia="Times New Roman" w:cs="Arial"/>
          <w:color w:val="000000" w:themeColor="text1"/>
        </w:rPr>
        <w:t xml:space="preserve">In allen vier untersuchten Fällen zeigt sich eine deutliche Einschränkung von Handlungsmacht - im Sinne einer relationalen Konzeptualisierung von Agency - im Kontext geschlechtsverändernder Behandlungserfahrungen im Jugend- und Erwachsenenalter. Für die Gestaltung der Behandlungssituationen relevante biographische Erfahrungsaufschichtungen waren seit der Kindheit erlebtes bzw. antizipiertes soziales Stigma, </w:t>
      </w:r>
      <w:r w:rsidR="009803FF">
        <w:rPr>
          <w:rFonts w:eastAsia="Times New Roman" w:cs="Arial"/>
          <w:color w:val="000000" w:themeColor="text1"/>
        </w:rPr>
        <w:t xml:space="preserve">traumatische </w:t>
      </w:r>
      <w:r w:rsidRPr="007310A7">
        <w:rPr>
          <w:rFonts w:eastAsia="Times New Roman" w:cs="Arial"/>
          <w:color w:val="000000" w:themeColor="text1"/>
        </w:rPr>
        <w:t>Fremdbestimmungserfahrungen in medizinischen Handlungs</w:t>
      </w:r>
      <w:r w:rsidR="009803FF">
        <w:rPr>
          <w:rFonts w:eastAsia="Times New Roman" w:cs="Arial"/>
          <w:color w:val="000000" w:themeColor="text1"/>
        </w:rPr>
        <w:t>zusammenhängen</w:t>
      </w:r>
      <w:r w:rsidRPr="007310A7">
        <w:rPr>
          <w:rFonts w:eastAsia="Times New Roman" w:cs="Arial"/>
          <w:color w:val="000000" w:themeColor="text1"/>
        </w:rPr>
        <w:t xml:space="preserve">, </w:t>
      </w:r>
      <w:r w:rsidR="00C42019">
        <w:rPr>
          <w:rFonts w:eastAsia="Times New Roman" w:cs="Arial"/>
          <w:color w:val="000000" w:themeColor="text1"/>
        </w:rPr>
        <w:t xml:space="preserve">daraus resultierende dissoziative </w:t>
      </w:r>
      <w:r w:rsidR="00C42019">
        <w:rPr>
          <w:rFonts w:eastAsia="Times New Roman" w:cs="Arial"/>
          <w:color w:val="000000" w:themeColor="text1"/>
        </w:rPr>
        <w:lastRenderedPageBreak/>
        <w:t xml:space="preserve">Selbstschutz-Strategien, </w:t>
      </w:r>
      <w:r w:rsidRPr="007310A7">
        <w:rPr>
          <w:rFonts w:eastAsia="Times New Roman" w:cs="Arial"/>
          <w:color w:val="000000" w:themeColor="text1"/>
        </w:rPr>
        <w:t>ausbleibender Schutz durch elterliche und</w:t>
      </w:r>
      <w:r w:rsidR="009803FF">
        <w:rPr>
          <w:rFonts w:eastAsia="Times New Roman" w:cs="Arial"/>
          <w:color w:val="000000" w:themeColor="text1"/>
        </w:rPr>
        <w:t>/oder</w:t>
      </w:r>
      <w:r w:rsidRPr="007310A7">
        <w:rPr>
          <w:rFonts w:eastAsia="Times New Roman" w:cs="Arial"/>
          <w:color w:val="000000" w:themeColor="text1"/>
        </w:rPr>
        <w:t xml:space="preserve"> professionelle Bezugs-Personen, sowie Loyalitätsbindungen gegenüber den Entscheidungsträger</w:t>
      </w:r>
      <w:r w:rsidR="009803FF">
        <w:rPr>
          <w:rFonts w:eastAsia="Times New Roman" w:cs="Arial"/>
          <w:color w:val="000000" w:themeColor="text1"/>
        </w:rPr>
        <w:t>I</w:t>
      </w:r>
      <w:r w:rsidRPr="007310A7">
        <w:rPr>
          <w:rFonts w:eastAsia="Times New Roman" w:cs="Arial"/>
          <w:color w:val="000000" w:themeColor="text1"/>
        </w:rPr>
        <w:t>nnen früherer Medikalisierung</w:t>
      </w:r>
      <w:r w:rsidR="00C42019">
        <w:rPr>
          <w:rFonts w:eastAsia="Times New Roman" w:cs="Arial"/>
          <w:color w:val="000000" w:themeColor="text1"/>
        </w:rPr>
        <w:t xml:space="preserve">. Letztere Loyalitätsbindungen erschwerten </w:t>
      </w:r>
      <w:r w:rsidR="009803FF">
        <w:rPr>
          <w:rFonts w:eastAsia="Times New Roman" w:cs="Arial"/>
          <w:color w:val="000000" w:themeColor="text1"/>
        </w:rPr>
        <w:t xml:space="preserve">Ablösungs- bzw. </w:t>
      </w:r>
      <w:proofErr w:type="spellStart"/>
      <w:r w:rsidR="009803FF">
        <w:rPr>
          <w:rFonts w:eastAsia="Times New Roman" w:cs="Arial"/>
          <w:color w:val="000000" w:themeColor="text1"/>
        </w:rPr>
        <w:t>Individuierungs</w:t>
      </w:r>
      <w:proofErr w:type="spellEnd"/>
      <w:r w:rsidR="009803FF">
        <w:rPr>
          <w:rFonts w:eastAsia="Times New Roman" w:cs="Arial"/>
          <w:color w:val="000000" w:themeColor="text1"/>
        </w:rPr>
        <w:t>-Entwicklungen der Biograph*innen</w:t>
      </w:r>
      <w:r w:rsidR="00C42019">
        <w:rPr>
          <w:rFonts w:eastAsia="Times New Roman" w:cs="Arial"/>
          <w:color w:val="000000" w:themeColor="text1"/>
        </w:rPr>
        <w:t xml:space="preserve"> im lebensgeschichtlichen Verlauf</w:t>
      </w:r>
      <w:r w:rsidR="009803FF">
        <w:rPr>
          <w:rFonts w:eastAsia="Times New Roman" w:cs="Arial"/>
          <w:color w:val="000000" w:themeColor="text1"/>
        </w:rPr>
        <w:t>.</w:t>
      </w:r>
    </w:p>
    <w:p w14:paraId="625493B2" w14:textId="1CBB462B" w:rsidR="00097367" w:rsidRPr="007310A7" w:rsidRDefault="00097367" w:rsidP="00097367">
      <w:pPr>
        <w:spacing w:line="360" w:lineRule="auto"/>
        <w:jc w:val="both"/>
        <w:rPr>
          <w:rFonts w:eastAsia="Times New Roman" w:cs="Arial"/>
          <w:color w:val="000000" w:themeColor="text1"/>
        </w:rPr>
      </w:pPr>
      <w:r w:rsidRPr="007310A7">
        <w:rPr>
          <w:rFonts w:eastAsia="Times New Roman" w:cs="Arial"/>
          <w:color w:val="000000" w:themeColor="text1"/>
        </w:rPr>
        <w:t xml:space="preserve">Als biographische Bearbeitungsstrategien der erlebten Fremdbestimmung konnten medizinische Professionalisierung bzw. Tätigkeit in </w:t>
      </w:r>
      <w:r w:rsidR="002F7C49">
        <w:rPr>
          <w:rFonts w:eastAsia="Times New Roman" w:cs="Arial"/>
          <w:color w:val="000000" w:themeColor="text1"/>
        </w:rPr>
        <w:t xml:space="preserve">medizinnahen </w:t>
      </w:r>
      <w:r w:rsidRPr="007310A7">
        <w:rPr>
          <w:rFonts w:eastAsia="Times New Roman" w:cs="Arial"/>
          <w:color w:val="000000" w:themeColor="text1"/>
        </w:rPr>
        <w:t xml:space="preserve">helfenden Praxisfeldern sowie im weiteren biographischen Verlauf die Suche nach Kontakten </w:t>
      </w:r>
      <w:r w:rsidR="002F7C49">
        <w:rPr>
          <w:rFonts w:eastAsia="Times New Roman" w:cs="Arial"/>
          <w:color w:val="000000" w:themeColor="text1"/>
        </w:rPr>
        <w:t>–</w:t>
      </w:r>
      <w:r w:rsidRPr="007310A7">
        <w:rPr>
          <w:rFonts w:eastAsia="Times New Roman" w:cs="Arial"/>
          <w:color w:val="000000" w:themeColor="text1"/>
        </w:rPr>
        <w:t xml:space="preserve"> und teilweise Etablierung von Vertrauensbeziehungen </w:t>
      </w:r>
      <w:r w:rsidR="002F7C49">
        <w:rPr>
          <w:rFonts w:eastAsia="Times New Roman" w:cs="Arial"/>
          <w:color w:val="000000" w:themeColor="text1"/>
        </w:rPr>
        <w:t>–</w:t>
      </w:r>
      <w:r w:rsidRPr="007310A7">
        <w:rPr>
          <w:rFonts w:eastAsia="Times New Roman" w:cs="Arial"/>
          <w:color w:val="000000" w:themeColor="text1"/>
        </w:rPr>
        <w:t xml:space="preserve"> zu inter</w:t>
      </w:r>
      <w:r w:rsidR="002F7C49">
        <w:rPr>
          <w:rFonts w:eastAsia="Times New Roman" w:cs="Arial"/>
          <w:color w:val="000000" w:themeColor="text1"/>
        </w:rPr>
        <w:t>- bzw. trans</w:t>
      </w:r>
      <w:r w:rsidRPr="007310A7">
        <w:rPr>
          <w:rFonts w:eastAsia="Times New Roman" w:cs="Arial"/>
          <w:color w:val="000000" w:themeColor="text1"/>
        </w:rPr>
        <w:t xml:space="preserve">geschlechtlichen Peers herausgearbeitet werden. Als entscheidend für die Wahl einer medizinischen bzw. helfenden Professionalisierung erwiesen sich die biographische Aufschichtung umfangreicher Stigmatisierungs- und Gewalterfahrungen in fast allen Lebensbereichen. Begegnungen mit als anerkennend und der eigenen Geschlechtlichkeit affirmativ </w:t>
      </w:r>
      <w:r w:rsidR="00F3137D" w:rsidRPr="007310A7">
        <w:rPr>
          <w:rFonts w:eastAsia="Times New Roman" w:cs="Arial"/>
          <w:color w:val="000000" w:themeColor="text1"/>
        </w:rPr>
        <w:t>gegenüberstehend</w:t>
      </w:r>
      <w:r w:rsidRPr="007310A7">
        <w:rPr>
          <w:rFonts w:eastAsia="Times New Roman" w:cs="Arial"/>
          <w:color w:val="000000" w:themeColor="text1"/>
        </w:rPr>
        <w:t xml:space="preserve"> erlebten Personen, ermöglichten den Biograph*innen soziale Interaktionen stärker selbst zu gestalten und sich im Sinne </w:t>
      </w:r>
      <w:r w:rsidRPr="007310A7">
        <w:rPr>
          <w:rFonts w:eastAsia="Times New Roman" w:cs="Arial"/>
          <w:i/>
          <w:color w:val="000000" w:themeColor="text1"/>
        </w:rPr>
        <w:t>entdeckender Biographiearbeit</w:t>
      </w:r>
      <w:r w:rsidRPr="007310A7">
        <w:rPr>
          <w:rFonts w:eastAsia="Times New Roman" w:cs="Arial"/>
          <w:color w:val="000000" w:themeColor="text1"/>
        </w:rPr>
        <w:t xml:space="preserve"> erstmals aktiv ihren früheren Erfahrungen als intergeschlechtliche Personen zuzuwenden. Vorausgegangen waren dieser Auseinandersetzung zunächst </w:t>
      </w:r>
      <w:r w:rsidR="00F3137D" w:rsidRPr="007310A7">
        <w:rPr>
          <w:rFonts w:eastAsia="Times New Roman" w:cs="Arial"/>
          <w:color w:val="000000" w:themeColor="text1"/>
        </w:rPr>
        <w:t>überwiegend</w:t>
      </w:r>
      <w:r w:rsidRPr="007310A7">
        <w:rPr>
          <w:rFonts w:eastAsia="Times New Roman" w:cs="Arial"/>
          <w:color w:val="000000" w:themeColor="text1"/>
        </w:rPr>
        <w:t xml:space="preserve"> </w:t>
      </w:r>
      <w:r w:rsidR="00015349">
        <w:rPr>
          <w:rFonts w:eastAsia="Times New Roman" w:cs="Arial"/>
          <w:color w:val="000000" w:themeColor="text1"/>
        </w:rPr>
        <w:t xml:space="preserve">fremdbestimmt </w:t>
      </w:r>
      <w:r w:rsidRPr="007310A7">
        <w:rPr>
          <w:rFonts w:eastAsia="Times New Roman" w:cs="Arial"/>
          <w:color w:val="000000" w:themeColor="text1"/>
        </w:rPr>
        <w:t xml:space="preserve">erlebte Krisenerfahrungen, die etablierte Deutungsweisen und Handlungsstrategien der Biograph*innen erschütterten. Die Entwicklung neuer, sich von medizinisch und familial tradierten Perspektiven auf den eigenen Körper </w:t>
      </w:r>
      <w:r w:rsidR="00C075BE">
        <w:rPr>
          <w:rFonts w:eastAsia="Times New Roman" w:cs="Arial"/>
          <w:color w:val="000000" w:themeColor="text1"/>
        </w:rPr>
        <w:t>–</w:t>
      </w:r>
      <w:r w:rsidRPr="007310A7">
        <w:rPr>
          <w:rFonts w:eastAsia="Times New Roman" w:cs="Arial"/>
          <w:color w:val="000000" w:themeColor="text1"/>
        </w:rPr>
        <w:t xml:space="preserve"> sowie auf in der Vergangenheit gemachte Medikalisierungserfahrungen </w:t>
      </w:r>
      <w:r w:rsidR="00C075BE">
        <w:rPr>
          <w:rFonts w:eastAsia="Times New Roman" w:cs="Arial"/>
          <w:color w:val="000000" w:themeColor="text1"/>
        </w:rPr>
        <w:t>–</w:t>
      </w:r>
      <w:r w:rsidRPr="007310A7">
        <w:rPr>
          <w:rFonts w:eastAsia="Times New Roman" w:cs="Arial"/>
          <w:color w:val="000000" w:themeColor="text1"/>
        </w:rPr>
        <w:t xml:space="preserve"> abgrenzender Selbst-Deutungen ermöglichte dabei eine sukzessive Bearbeitung von Loyalitätsbindungen. Hier wurde deutlich, dass die Entwicklung von Deutungs- und relationaler Ha</w:t>
      </w:r>
      <w:r w:rsidR="00F3137D">
        <w:rPr>
          <w:rFonts w:eastAsia="Times New Roman" w:cs="Arial"/>
          <w:color w:val="000000" w:themeColor="text1"/>
        </w:rPr>
        <w:t>ndl</w:t>
      </w:r>
      <w:r w:rsidRPr="007310A7">
        <w:rPr>
          <w:rFonts w:eastAsia="Times New Roman" w:cs="Arial"/>
          <w:color w:val="000000" w:themeColor="text1"/>
        </w:rPr>
        <w:t>ungsmacht mit einander verschränkt sind. Dabei konzeptualisier</w:t>
      </w:r>
      <w:r w:rsidR="00C42019">
        <w:rPr>
          <w:rFonts w:eastAsia="Times New Roman" w:cs="Arial"/>
          <w:color w:val="000000" w:themeColor="text1"/>
        </w:rPr>
        <w:t>t</w:t>
      </w:r>
      <w:r w:rsidRPr="007310A7">
        <w:rPr>
          <w:rFonts w:eastAsia="Times New Roman" w:cs="Arial"/>
          <w:color w:val="000000" w:themeColor="text1"/>
        </w:rPr>
        <w:t>e ich diesen rekonstruierten Veränderungsprozess in Anlehnung an den Begriff Welzers als vergeschlechtlichte biographische Transition</w:t>
      </w:r>
      <w:r w:rsidRPr="007310A7">
        <w:rPr>
          <w:rFonts w:eastAsia="Times New Roman" w:cs="Arial"/>
          <w:i/>
          <w:color w:val="000000" w:themeColor="text1"/>
        </w:rPr>
        <w:t xml:space="preserve"> </w:t>
      </w:r>
      <w:r w:rsidRPr="007310A7">
        <w:rPr>
          <w:rFonts w:eastAsia="Times New Roman" w:cs="Arial"/>
          <w:color w:val="000000" w:themeColor="text1"/>
        </w:rPr>
        <w:t>des</w:t>
      </w:r>
      <w:r w:rsidRPr="007310A7">
        <w:rPr>
          <w:rFonts w:eastAsia="Times New Roman" w:cs="Arial"/>
          <w:i/>
          <w:color w:val="000000" w:themeColor="text1"/>
        </w:rPr>
        <w:t xml:space="preserve"> Inter* Werdens</w:t>
      </w:r>
      <w:r w:rsidRPr="007310A7">
        <w:rPr>
          <w:rFonts w:eastAsia="Times New Roman" w:cs="Arial"/>
          <w:color w:val="000000" w:themeColor="text1"/>
        </w:rPr>
        <w:t>.</w:t>
      </w:r>
    </w:p>
    <w:p w14:paraId="61B30EEB" w14:textId="3D9A0CA5" w:rsidR="00097367" w:rsidRPr="007310A7" w:rsidRDefault="00097367" w:rsidP="00097367">
      <w:pPr>
        <w:spacing w:line="360" w:lineRule="auto"/>
        <w:jc w:val="both"/>
        <w:rPr>
          <w:rFonts w:cs="Arial"/>
          <w:color w:val="000000" w:themeColor="text1"/>
        </w:rPr>
      </w:pPr>
      <w:r w:rsidRPr="00C42019">
        <w:rPr>
          <w:rFonts w:eastAsia="Times New Roman" w:cs="Arial"/>
          <w:color w:val="000000" w:themeColor="text1"/>
        </w:rPr>
        <w:t>Mittels</w:t>
      </w:r>
      <w:r w:rsidRPr="007310A7">
        <w:rPr>
          <w:rFonts w:eastAsia="Times New Roman" w:cs="Arial"/>
          <w:color w:val="000000" w:themeColor="text1"/>
        </w:rPr>
        <w:t xml:space="preserve"> theoretischer Verallgemeinerung wurden zwei Typen auf der Verlaufsebene hinsichtlich Erleben und Gestaltung geschlechtsverändernder Behandlungssituationen im Jugend- bzw. Erwachsenenalter gebildet: Die Handlungsstruktur des ersten Typus ließ sich als </w:t>
      </w:r>
      <w:r w:rsidRPr="007310A7">
        <w:rPr>
          <w:rFonts w:eastAsia="Times New Roman" w:cs="Arial"/>
          <w:i/>
          <w:color w:val="000000" w:themeColor="text1"/>
        </w:rPr>
        <w:t xml:space="preserve">Geschlechtsverändernde Eingriffe als ‚Rettungsversuch’ eines diskreditierten Selbst in Anbetracht umfassender Gewalterfahrung und körperlicher Versehrtheit </w:t>
      </w:r>
      <w:r w:rsidRPr="007310A7">
        <w:rPr>
          <w:rFonts w:eastAsia="Times New Roman" w:cs="Arial"/>
          <w:color w:val="000000" w:themeColor="text1"/>
        </w:rPr>
        <w:t xml:space="preserve">beschreiben. Die Strategie des zweiten Typus </w:t>
      </w:r>
      <w:r w:rsidRPr="007310A7">
        <w:rPr>
          <w:rFonts w:eastAsia="Times New Roman" w:cs="Arial"/>
          <w:color w:val="000000" w:themeColor="text1"/>
        </w:rPr>
        <w:lastRenderedPageBreak/>
        <w:t xml:space="preserve">wurde als </w:t>
      </w:r>
      <w:r w:rsidRPr="007310A7">
        <w:rPr>
          <w:rFonts w:cs="Arial"/>
          <w:i/>
          <w:color w:val="000000" w:themeColor="text1"/>
        </w:rPr>
        <w:t xml:space="preserve">medizinische Interventionen als Stigma-Management des diskreditierbaren Selbst im Kontext vergeschlechtlichter Normen und familial tradierter Handlungsstrategien </w:t>
      </w:r>
      <w:r w:rsidRPr="007310A7">
        <w:rPr>
          <w:rFonts w:cs="Arial"/>
          <w:color w:val="000000" w:themeColor="text1"/>
        </w:rPr>
        <w:t xml:space="preserve">charakterisiert. Im Kontext beider Verlaufstypen wurde deutlich, dass </w:t>
      </w:r>
      <w:r w:rsidR="00AC6931">
        <w:rPr>
          <w:rFonts w:cs="Arial"/>
          <w:color w:val="000000" w:themeColor="text1"/>
        </w:rPr>
        <w:t xml:space="preserve">lebensgeschichtlich </w:t>
      </w:r>
      <w:r w:rsidRPr="007310A7">
        <w:rPr>
          <w:rFonts w:cs="Arial"/>
          <w:color w:val="000000" w:themeColor="text1"/>
        </w:rPr>
        <w:t xml:space="preserve">früh erlebte, zu traumaspezifischen </w:t>
      </w:r>
      <w:r w:rsidR="00AC6931">
        <w:rPr>
          <w:rFonts w:cs="Arial"/>
          <w:color w:val="000000" w:themeColor="text1"/>
        </w:rPr>
        <w:t>Selbstschutz-S</w:t>
      </w:r>
      <w:r w:rsidRPr="007310A7">
        <w:rPr>
          <w:rFonts w:cs="Arial"/>
          <w:color w:val="000000" w:themeColor="text1"/>
        </w:rPr>
        <w:t xml:space="preserve">trategien führende </w:t>
      </w:r>
      <w:r w:rsidR="00AC6931">
        <w:rPr>
          <w:rFonts w:cs="Arial"/>
          <w:color w:val="000000" w:themeColor="text1"/>
        </w:rPr>
        <w:t>Grenzverletzung</w:t>
      </w:r>
      <w:r w:rsidRPr="007310A7">
        <w:rPr>
          <w:rFonts w:cs="Arial"/>
          <w:color w:val="000000" w:themeColor="text1"/>
        </w:rPr>
        <w:t xml:space="preserve">s- und Gewalterfahrungen die Umgangsweise mit geschlechtsverändernden </w:t>
      </w:r>
      <w:r w:rsidR="00AC6931">
        <w:rPr>
          <w:rFonts w:cs="Arial"/>
          <w:color w:val="000000" w:themeColor="text1"/>
        </w:rPr>
        <w:t xml:space="preserve">Eingriffen </w:t>
      </w:r>
      <w:r w:rsidRPr="007310A7">
        <w:rPr>
          <w:rFonts w:cs="Arial"/>
          <w:color w:val="000000" w:themeColor="text1"/>
        </w:rPr>
        <w:t>grundlegend strukturieren und zu einem Verlust von Handlungs- und Gestaltungsmöglichkeiten führen.</w:t>
      </w:r>
    </w:p>
    <w:p w14:paraId="2D5045DB" w14:textId="0D450F7E" w:rsidR="00097367" w:rsidRPr="007310A7" w:rsidRDefault="00097367" w:rsidP="00097367">
      <w:pPr>
        <w:spacing w:line="360" w:lineRule="auto"/>
        <w:jc w:val="both"/>
        <w:rPr>
          <w:rFonts w:eastAsia="Times New Roman" w:cs="Arial"/>
          <w:color w:val="000000" w:themeColor="text1"/>
        </w:rPr>
      </w:pPr>
      <w:r w:rsidRPr="007310A7">
        <w:rPr>
          <w:rFonts w:eastAsia="Times New Roman" w:cs="Arial"/>
          <w:color w:val="000000" w:themeColor="text1"/>
        </w:rPr>
        <w:t xml:space="preserve">Hinsichtlich der Gestaltung von geschlechtsbezogenen Behandlungssituationen seitens der medizinischen </w:t>
      </w:r>
      <w:r w:rsidR="00477356">
        <w:rPr>
          <w:rFonts w:eastAsia="Times New Roman" w:cs="Arial"/>
          <w:color w:val="000000" w:themeColor="text1"/>
        </w:rPr>
        <w:t>A</w:t>
      </w:r>
      <w:r w:rsidRPr="007310A7">
        <w:rPr>
          <w:rFonts w:eastAsia="Times New Roman" w:cs="Arial"/>
          <w:color w:val="000000" w:themeColor="text1"/>
        </w:rPr>
        <w:t xml:space="preserve">kteur*innen zeigte sich in den Ergebnissen eine Kontinuität des in der Pädiatrie lange Zeit die Behandlung intergeschlechtlicher Neugeborener strukturierenden Narratives des </w:t>
      </w:r>
      <w:r w:rsidRPr="00477356">
        <w:rPr>
          <w:rFonts w:eastAsia="Times New Roman" w:cs="Arial"/>
          <w:i/>
          <w:iCs/>
          <w:color w:val="000000" w:themeColor="text1"/>
        </w:rPr>
        <w:t>psycho-sozialen Notfalls</w:t>
      </w:r>
      <w:r w:rsidRPr="007310A7">
        <w:rPr>
          <w:rFonts w:eastAsia="Times New Roman" w:cs="Arial"/>
          <w:color w:val="000000" w:themeColor="text1"/>
        </w:rPr>
        <w:t xml:space="preserve">: Hier ließ sich aus Perspektive der interviewten Biograph*innen eine hinsichtlich der medizinischen </w:t>
      </w:r>
      <w:r w:rsidR="00477356">
        <w:rPr>
          <w:rFonts w:eastAsia="Times New Roman" w:cs="Arial"/>
          <w:color w:val="000000" w:themeColor="text1"/>
        </w:rPr>
        <w:t xml:space="preserve">Umgangsweise mit </w:t>
      </w:r>
      <w:r w:rsidRPr="007310A7">
        <w:rPr>
          <w:rFonts w:eastAsia="Times New Roman" w:cs="Arial"/>
          <w:color w:val="000000" w:themeColor="text1"/>
        </w:rPr>
        <w:t>intergeschlechtliche</w:t>
      </w:r>
      <w:r w:rsidR="00477356">
        <w:rPr>
          <w:rFonts w:eastAsia="Times New Roman" w:cs="Arial"/>
          <w:color w:val="000000" w:themeColor="text1"/>
        </w:rPr>
        <w:t>n</w:t>
      </w:r>
      <w:r w:rsidRPr="007310A7">
        <w:rPr>
          <w:rFonts w:eastAsia="Times New Roman" w:cs="Arial"/>
          <w:color w:val="000000" w:themeColor="text1"/>
        </w:rPr>
        <w:t xml:space="preserve"> Menschen im Jugend- und Erwachsenenalter fortbestehende Kontinuität dieser Konstruktion erkennen. Da diesbezüglich keine systematische Rekonstruktion der Perspektiven von mit intergeschlechtlichen Menschen arbeitenden Behandler*innen erfolgte, besteht hier in Zukunft weiterer Forschungsbedarf.</w:t>
      </w:r>
    </w:p>
    <w:p w14:paraId="1909DB4A" w14:textId="74DB1666" w:rsidR="008F0DDF" w:rsidRPr="00477356" w:rsidRDefault="00097367" w:rsidP="00477356">
      <w:pPr>
        <w:spacing w:before="240" w:line="360" w:lineRule="auto"/>
        <w:jc w:val="both"/>
        <w:rPr>
          <w:color w:val="000000" w:themeColor="text1"/>
        </w:rPr>
      </w:pPr>
      <w:r>
        <w:rPr>
          <w:color w:val="000000" w:themeColor="text1"/>
        </w:rPr>
        <w:t xml:space="preserve">Zentrales Ergebnis hinsichtlich geschlechtsverändernder Behandlungs</w:t>
      </w:r>
      <w:r>
        <w:rPr>
          <w:color w:val="000000" w:themeColor="text1"/>
        </w:rPr>
        <w:t xml:space="preserve">erfahrungen</w:t>
      </w:r>
      <w:r>
        <w:rPr>
          <w:color w:val="000000" w:themeColor="text1"/>
        </w:rPr>
        <w:t xml:space="preserve"> bzw. damit verbundener Entscheidungsprozesse, ist dass die Förderung von Handlungsmacht einwilligungsfähiger intergeschlechtlicher Menschen eines grundlegend </w:t>
      </w:r>
      <w:r>
        <w:rPr>
          <w:color w:val="000000" w:themeColor="text1"/>
        </w:rPr>
        <w:t xml:space="preserve">s</w:t>
      </w:r>
      <w:r>
        <w:rPr>
          <w:color w:val="000000" w:themeColor="text1"/>
        </w:rPr>
        <w:t xml:space="preserve">tigma- und traumainformierten Ansatzes bedarf, der diesbezügliche biographische Vorerfahrungen berücksichtigt. </w:t>
      </w:r>
      <w:r>
        <w:rPr>
          <w:color w:val="000000" w:themeColor="text1"/>
        </w:rPr>
        <w:t xml:space="preserve">Intergeschlechtliche </w:t>
      </w:r>
      <w:r>
        <w:rPr>
          <w:color w:val="000000" w:themeColor="text1"/>
        </w:rPr>
        <w:t xml:space="preserve">Akteur*innen deren Erfahrungsaufschichtung von Stigmatisierung, medikalisierter Fremdbestimmung und </w:t>
      </w:r>
      <w:r>
        <w:rPr>
          <w:color w:val="000000" w:themeColor="text1"/>
        </w:rPr>
        <w:t xml:space="preserve">Grenzverletzungen </w:t>
      </w:r>
      <w:r>
        <w:rPr>
          <w:color w:val="000000" w:themeColor="text1"/>
        </w:rPr>
        <w:t xml:space="preserve">in und außerhalb klinischer Kontexte geprägt ist, können durch einen </w:t>
      </w:r>
      <w:r>
        <w:rPr>
          <w:color w:val="000000" w:themeColor="text1"/>
        </w:rPr>
        <w:t xml:space="preserve">vielfältige Körper und Positionierungen </w:t>
      </w:r>
      <w:r>
        <w:rPr>
          <w:color w:val="000000" w:themeColor="text1"/>
        </w:rPr>
        <w:t xml:space="preserve">anerkennenden</w:t>
      </w:r>
      <w:r>
        <w:rPr>
          <w:color w:val="000000" w:themeColor="text1"/>
        </w:rPr>
        <w:t xml:space="preserve"> sowie </w:t>
      </w:r>
      <w:r>
        <w:rPr>
          <w:color w:val="000000" w:themeColor="text1"/>
        </w:rPr>
        <w:t xml:space="preserve">emotional responsiven dialogischen Ansatz bei </w:t>
      </w:r>
      <w:r>
        <w:rPr>
          <w:color w:val="000000" w:themeColor="text1"/>
        </w:rPr>
        <w:t xml:space="preserve">der </w:t>
      </w:r>
      <w:r>
        <w:rPr>
          <w:color w:val="000000" w:themeColor="text1"/>
        </w:rPr>
        <w:t xml:space="preserve">entdeckende</w:t>
      </w:r>
      <w:r>
        <w:rPr>
          <w:color w:val="000000" w:themeColor="text1"/>
        </w:rPr>
        <w:t xml:space="preserve">n</w:t>
      </w:r>
      <w:r>
        <w:rPr>
          <w:color w:val="000000" w:themeColor="text1"/>
        </w:rPr>
        <w:t xml:space="preserve"> Auseinandersetzung mit der eigenen Biographie unterstützt werden. Dieser</w:t>
      </w:r>
      <w:r>
        <w:rPr>
          <w:color w:val="000000" w:themeColor="text1"/>
        </w:rPr>
        <w:t xml:space="preserve"> Ansatz</w:t>
      </w:r>
      <w:r>
        <w:rPr>
          <w:color w:val="000000" w:themeColor="text1"/>
        </w:rPr>
        <w:t xml:space="preserve"> sollte nicht nur hinsichtlich traumabedingter </w:t>
      </w:r>
      <w:r>
        <w:rPr>
          <w:color w:val="000000" w:themeColor="text1"/>
        </w:rPr>
        <w:t xml:space="preserve">Selbstschutz-Strategien</w:t>
      </w:r>
      <w:r>
        <w:rPr>
          <w:color w:val="000000" w:themeColor="text1"/>
        </w:rPr>
        <w:t xml:space="preserve"> sensibilisiert sein, sondern ebenfalls transgenerationel</w:t>
      </w:r>
      <w:r>
        <w:rPr>
          <w:color w:val="000000" w:themeColor="text1"/>
        </w:rPr>
        <w:t xml:space="preserve">le familiale</w:t>
      </w:r>
      <w:r>
        <w:rPr>
          <w:color w:val="000000" w:themeColor="text1"/>
        </w:rPr>
        <w:t xml:space="preserve"> Umgangsweisen mit sozialem Stigma bzw. </w:t>
      </w:r>
      <w:r>
        <w:rPr>
          <w:color w:val="000000" w:themeColor="text1"/>
        </w:rPr>
        <w:t xml:space="preserve">antizipierter </w:t>
      </w:r>
      <w:r>
        <w:rPr>
          <w:color w:val="000000" w:themeColor="text1"/>
        </w:rPr>
        <w:t xml:space="preserve">Stigmatisierung mitberücksichtigen und einen Raum für die Entwicklung neuer Handlungsstrategien ermöglichen. Dafür bedarf es der Etablierung </w:t>
      </w:r>
      <w:r>
        <w:rPr>
          <w:color w:val="000000" w:themeColor="text1"/>
        </w:rPr>
        <w:t xml:space="preserve">t</w:t>
      </w:r>
      <w:r>
        <w:rPr>
          <w:color w:val="000000" w:themeColor="text1"/>
        </w:rPr>
        <w:t xml:space="preserve">rauma- und </w:t>
      </w:r>
      <w:r>
        <w:rPr>
          <w:color w:val="000000" w:themeColor="text1"/>
        </w:rPr>
        <w:t xml:space="preserve">s</w:t>
      </w:r>
      <w:r>
        <w:rPr>
          <w:color w:val="000000" w:themeColor="text1"/>
        </w:rPr>
        <w:t xml:space="preserve">tigmaspezifischer Weiterbildungsangebote für </w:t>
      </w:r>
      <w:r>
        <w:rPr>
          <w:color w:val="000000" w:themeColor="text1"/>
        </w:rPr>
        <w:t xml:space="preserve">klinische Behandler*innen und psycho-soziale Begleiter*innen, die mit intergeschlechtlichen Menschen arbeiten. Deren Inhalte sollten sowohl akademische Wissensbestände</w:t>
      </w:r>
      <w:r>
        <w:rPr>
          <w:color w:val="000000" w:themeColor="text1"/>
        </w:rPr>
        <w:t xml:space="preserve">, </w:t>
      </w:r>
      <w:r>
        <w:rPr>
          <w:color w:val="000000" w:themeColor="text1"/>
        </w:rPr>
        <w:t xml:space="preserve">zu denen diese Arbeit beitragen konnte</w:t>
      </w:r>
      <w:r>
        <w:rPr>
          <w:color w:val="000000" w:themeColor="text1"/>
        </w:rPr>
        <w:t xml:space="preserve">,</w:t>
      </w:r>
      <w:r>
        <w:rPr>
          <w:color w:val="000000" w:themeColor="text1"/>
        </w:rPr>
        <w:t xml:space="preserve"> aufgreifen</w:t>
      </w:r>
      <w:r>
        <w:rPr>
          <w:color w:val="000000" w:themeColor="text1"/>
        </w:rPr>
        <w:t xml:space="preserve"> </w:t>
      </w:r>
      <w:r>
        <w:rPr>
          <w:color w:val="000000" w:themeColor="text1"/>
        </w:rPr>
        <w:t xml:space="preserve">als auch bereits bestehende Kompetenzen und Strukturen intergeschlechtlicher Communities integrieren. Damit intergeschlechtliche Variationen seitens klinischer Behandler* nicht länger als ein sozial stigmatisierender, schnellstmöglich zu behebenden Ausnahmezustand begriffen werden, sondern als körperlicher Ausdruck von Vielfalt, </w:t>
      </w:r>
      <w:r>
        <w:rPr>
          <w:color w:val="000000" w:themeColor="text1"/>
        </w:rPr>
        <w:t xml:space="preserve">bedarf </w:t>
      </w:r>
      <w:r>
        <w:rPr>
          <w:color w:val="000000" w:themeColor="text1"/>
        </w:rPr>
        <w:t xml:space="preserve">es zudem eine</w:t>
      </w:r>
      <w:r>
        <w:rPr>
          <w:color w:val="000000" w:themeColor="text1"/>
        </w:rPr>
        <w:t xml:space="preserve">r</w:t>
      </w:r>
      <w:r>
        <w:rPr>
          <w:color w:val="000000" w:themeColor="text1"/>
        </w:rPr>
        <w:t xml:space="preserve"> langfristige</w:t>
      </w:r>
      <w:r>
        <w:rPr>
          <w:color w:val="000000" w:themeColor="text1"/>
        </w:rPr>
        <w:t xml:space="preserve">n</w:t>
      </w:r>
      <w:r>
        <w:rPr>
          <w:color w:val="000000" w:themeColor="text1"/>
        </w:rPr>
        <w:t xml:space="preserve"> Implementierung inter*sensibilisierender Lehr- und Weiterbildungsformate zu einem möglichst frühen Zeitpunkt der medizinischen</w:t>
      </w:r>
      <w:r>
        <w:rPr>
          <w:color w:val="000000" w:themeColor="text1"/>
        </w:rPr>
        <w:t xml:space="preserve"> Berufssozialisation.</w:t>
      </w:r>
      <w:r w:rsidR="008F0DDF" w:rsidRPr="007310A7">
        <w:rPr>
          <w:color w:val="000000" w:themeColor="text1"/>
        </w:rPr>
        <w:br w:type="page"/>
      </w:r>
      <w:bookmarkStart w:id="92" w:name="_Toc233288821"/>
      <w:ins w:id="1000197" w:author="Claude Lektorat" w:date="2026-06-30T12:18:05Z">
        <w:r>
          <w:rPr>
            <w:b/>
            <w:bCs/>
            <w:color w:val="000000" w:themeColor="text1"/>
            <w:sz w:val="28"/>
            <w:szCs w:val="28"/>
          </w:rPr>
          <w:t xml:space="preserve"> </w:t>
        </w:r>
      </w:ins>
      <w:r>
        <w:rPr>
          <w:b/>
          <w:bCs/>
          <w:color w:val="000000" w:themeColor="text1"/>
          <w:sz w:val="28"/>
          <w:szCs w:val="28"/>
        </w:rPr>
        <w:t xml:space="preserve">11. </w:t>
      </w:r>
      <w:r>
        <w:rPr>
          <w:b/>
          <w:bCs/>
          <w:color w:val="000000" w:themeColor="text1"/>
          <w:sz w:val="28"/>
          <w:szCs w:val="28"/>
        </w:rPr>
        <w:t xml:space="preserve">Anhang</w:t>
      </w:r>
      <w:bookmarkEnd w:id="92"/>
    </w:p>
    <w:p w14:paraId="06FF5EDA" w14:textId="77777777" w:rsidR="001E7EA1" w:rsidRPr="007310A7" w:rsidRDefault="001E7EA1" w:rsidP="00AF6CFF">
      <w:pPr>
        <w:pStyle w:val="berschrift2"/>
        <w:spacing w:before="360" w:after="240"/>
        <w:jc w:val="both"/>
        <w:rPr>
          <w:rFonts w:asciiTheme="minorHAnsi" w:hAnsiTheme="minorHAnsi"/>
          <w:b/>
          <w:color w:val="000000" w:themeColor="text1"/>
          <w:sz w:val="24"/>
          <w:szCs w:val="24"/>
        </w:rPr>
      </w:pPr>
      <w:bookmarkStart w:id="93" w:name="_Toc233288822"/>
      <w:r w:rsidRPr="007310A7">
        <w:rPr>
          <w:rFonts w:asciiTheme="minorHAnsi" w:hAnsiTheme="minorHAnsi"/>
          <w:b/>
          <w:color w:val="000000" w:themeColor="text1"/>
          <w:sz w:val="24"/>
          <w:szCs w:val="24"/>
        </w:rPr>
        <w:t>Anhang 1 Transkriptionszeichen nach Rosenthal</w:t>
      </w:r>
      <w:bookmarkEnd w:id="93"/>
    </w:p>
    <w:p w14:paraId="62456C15" w14:textId="0B5B6F4C" w:rsidR="001E7EA1" w:rsidRPr="007310A7" w:rsidRDefault="001E7EA1" w:rsidP="001E7EA1">
      <w:pPr>
        <w:spacing w:before="240"/>
        <w:rPr>
          <w:color w:val="000000" w:themeColor="text1"/>
        </w:rPr>
      </w:pPr>
      <w:r w:rsidRPr="007310A7">
        <w:rPr>
          <w:noProof/>
          <w:color w:val="000000" w:themeColor="text1"/>
          <w:lang w:val="en-US"/>
        </w:rPr>
        <w:drawing>
          <wp:inline distT="0" distB="0" distL="0" distR="0" wp14:anchorId="6E89ECAD" wp14:editId="1973D267">
            <wp:extent cx="5264150" cy="316865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4150" cy="3168650"/>
                    </a:xfrm>
                    <a:prstGeom prst="rect">
                      <a:avLst/>
                    </a:prstGeom>
                    <a:noFill/>
                    <a:ln>
                      <a:noFill/>
                    </a:ln>
                  </pic:spPr>
                </pic:pic>
              </a:graphicData>
            </a:graphic>
          </wp:inline>
        </w:drawing>
      </w:r>
    </w:p>
    <w:p w14:paraId="78D0F8CA" w14:textId="77777777" w:rsidR="003D6053" w:rsidRPr="007310A7" w:rsidRDefault="003D6053">
      <w:pPr>
        <w:rPr>
          <w:rFonts w:eastAsiaTheme="majorEastAsia" w:cstheme="majorBidi"/>
          <w:b/>
          <w:color w:val="000000" w:themeColor="text1"/>
        </w:rPr>
      </w:pPr>
      <w:r w:rsidRPr="007310A7">
        <w:rPr>
          <w:b/>
          <w:color w:val="000000" w:themeColor="text1"/>
        </w:rPr>
        <w:br w:type="page"/>
      </w:r>
    </w:p>
    <w:p w14:paraId="012BE90A" w14:textId="141806FE" w:rsidR="001E7EA1" w:rsidRPr="007310A7" w:rsidRDefault="001E7EA1" w:rsidP="001E7EA1">
      <w:pPr>
        <w:pStyle w:val="berschrift2"/>
        <w:spacing w:before="360" w:after="240"/>
        <w:rPr>
          <w:rFonts w:asciiTheme="minorHAnsi" w:hAnsiTheme="minorHAnsi"/>
          <w:b/>
          <w:color w:val="000000" w:themeColor="text1"/>
          <w:sz w:val="24"/>
          <w:szCs w:val="24"/>
        </w:rPr>
      </w:pPr>
      <w:bookmarkStart w:id="94" w:name="_Toc233288823"/>
      <w:r w:rsidRPr="007310A7">
        <w:rPr>
          <w:rFonts w:asciiTheme="minorHAnsi" w:hAnsiTheme="minorHAnsi"/>
          <w:b/>
          <w:color w:val="000000" w:themeColor="text1"/>
          <w:sz w:val="24"/>
          <w:szCs w:val="24"/>
        </w:rPr>
        <w:lastRenderedPageBreak/>
        <w:t>Anhang 2 Sequenzierungskategorien nach Rosenthal</w:t>
      </w:r>
      <w:bookmarkEnd w:id="94"/>
    </w:p>
    <w:p w14:paraId="39BFFDF6" w14:textId="77777777" w:rsidR="001E7EA1" w:rsidRPr="007310A7" w:rsidRDefault="001E7EA1" w:rsidP="001E7EA1">
      <w:pPr>
        <w:spacing w:before="240"/>
        <w:rPr>
          <w:b/>
          <w:color w:val="000000" w:themeColor="text1"/>
        </w:rPr>
      </w:pPr>
      <w:r w:rsidRPr="007310A7">
        <w:rPr>
          <w:b/>
          <w:color w:val="000000" w:themeColor="text1"/>
        </w:rPr>
        <w:t>Sprecherwechsel/ thematische Modifizierungen/ Textsorten</w:t>
      </w:r>
    </w:p>
    <w:p w14:paraId="3337210F" w14:textId="77777777" w:rsidR="001E7EA1" w:rsidRPr="007310A7" w:rsidRDefault="001E7EA1" w:rsidP="001E7EA1">
      <w:pPr>
        <w:spacing w:before="240"/>
        <w:rPr>
          <w:b/>
          <w:color w:val="000000" w:themeColor="text1"/>
        </w:rPr>
      </w:pPr>
      <w:r w:rsidRPr="007310A7">
        <w:rPr>
          <w:b/>
          <w:color w:val="000000" w:themeColor="text1"/>
        </w:rPr>
        <w:t>Kategorisierte Textsorten: Erzählung/Beschreibung/Argumentation</w:t>
      </w:r>
    </w:p>
    <w:p w14:paraId="3609C564" w14:textId="5EBAC02C" w:rsidR="001E7EA1" w:rsidRPr="007310A7" w:rsidRDefault="001E7EA1" w:rsidP="001E7EA1">
      <w:pPr>
        <w:spacing w:before="240"/>
        <w:rPr>
          <w:b/>
          <w:color w:val="000000" w:themeColor="text1"/>
        </w:rPr>
      </w:pPr>
      <w:r w:rsidRPr="007310A7">
        <w:rPr>
          <w:b/>
          <w:noProof/>
          <w:color w:val="000000" w:themeColor="text1"/>
          <w:lang w:val="en-US"/>
        </w:rPr>
        <w:drawing>
          <wp:inline distT="0" distB="0" distL="0" distR="0" wp14:anchorId="3C4996C5" wp14:editId="366BC03D">
            <wp:extent cx="5274310" cy="2443480"/>
            <wp:effectExtent l="0" t="0" r="254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443480"/>
                    </a:xfrm>
                    <a:prstGeom prst="rect">
                      <a:avLst/>
                    </a:prstGeom>
                    <a:noFill/>
                    <a:ln>
                      <a:noFill/>
                    </a:ln>
                  </pic:spPr>
                </pic:pic>
              </a:graphicData>
            </a:graphic>
          </wp:inline>
        </w:drawing>
      </w:r>
    </w:p>
    <w:p w14:paraId="1901D96F" w14:textId="3985A777" w:rsidR="001E7EA1" w:rsidRPr="007310A7" w:rsidRDefault="001E7EA1" w:rsidP="001E7EA1">
      <w:pPr>
        <w:spacing w:before="240"/>
        <w:rPr>
          <w:b/>
          <w:color w:val="000000" w:themeColor="text1"/>
        </w:rPr>
      </w:pPr>
      <w:r w:rsidRPr="007310A7">
        <w:rPr>
          <w:b/>
          <w:noProof/>
          <w:color w:val="000000" w:themeColor="text1"/>
          <w:lang w:val="en-US"/>
        </w:rPr>
        <w:drawing>
          <wp:inline distT="0" distB="0" distL="0" distR="0" wp14:anchorId="6E29C906" wp14:editId="2E778066">
            <wp:extent cx="5270500" cy="4318000"/>
            <wp:effectExtent l="0" t="0" r="6350" b="635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4318000"/>
                    </a:xfrm>
                    <a:prstGeom prst="rect">
                      <a:avLst/>
                    </a:prstGeom>
                    <a:noFill/>
                    <a:ln>
                      <a:noFill/>
                    </a:ln>
                  </pic:spPr>
                </pic:pic>
              </a:graphicData>
            </a:graphic>
          </wp:inline>
        </w:drawing>
      </w:r>
    </w:p>
    <w:p w14:paraId="1077FE59" w14:textId="77777777" w:rsidR="003D6053" w:rsidRPr="007310A7" w:rsidRDefault="003D6053">
      <w:pPr>
        <w:rPr>
          <w:rFonts w:eastAsiaTheme="majorEastAsia" w:cstheme="majorBidi"/>
          <w:b/>
          <w:color w:val="000000" w:themeColor="text1"/>
        </w:rPr>
      </w:pPr>
      <w:r w:rsidRPr="007310A7">
        <w:rPr>
          <w:b/>
          <w:color w:val="000000" w:themeColor="text1"/>
        </w:rPr>
        <w:br w:type="page"/>
      </w:r>
    </w:p>
    <w:p w14:paraId="34670CE3" w14:textId="26D70DF1" w:rsidR="001E7EA1" w:rsidRPr="007310A7" w:rsidRDefault="001E7EA1" w:rsidP="001E7EA1">
      <w:pPr>
        <w:pStyle w:val="berschrift2"/>
        <w:spacing w:before="360" w:after="240"/>
        <w:rPr>
          <w:rFonts w:asciiTheme="minorHAnsi" w:hAnsiTheme="minorHAnsi"/>
          <w:b/>
          <w:color w:val="000000" w:themeColor="text1"/>
          <w:sz w:val="24"/>
          <w:szCs w:val="24"/>
        </w:rPr>
      </w:pPr>
      <w:bookmarkStart w:id="95" w:name="_Toc233288824"/>
      <w:r w:rsidRPr="007310A7">
        <w:rPr>
          <w:rFonts w:asciiTheme="minorHAnsi" w:hAnsiTheme="minorHAnsi"/>
          <w:b/>
          <w:color w:val="000000" w:themeColor="text1"/>
          <w:sz w:val="24"/>
          <w:szCs w:val="24"/>
        </w:rPr>
        <w:lastRenderedPageBreak/>
        <w:t>Anhang 3 Der verwendete Erzählimpuls und Interview-Ablauf</w:t>
      </w:r>
      <w:bookmarkEnd w:id="95"/>
    </w:p>
    <w:p w14:paraId="58ACB4A3" w14:textId="77777777" w:rsidR="001E7EA1" w:rsidRPr="007310A7" w:rsidRDefault="001E7EA1" w:rsidP="001E7EA1">
      <w:pPr>
        <w:spacing w:before="240" w:after="240"/>
        <w:rPr>
          <w:b/>
          <w:color w:val="000000" w:themeColor="text1"/>
        </w:rPr>
      </w:pPr>
      <w:r w:rsidRPr="007310A7">
        <w:rPr>
          <w:b/>
          <w:color w:val="000000" w:themeColor="text1"/>
        </w:rPr>
        <w:t>1. Erzählstimulus</w:t>
      </w:r>
    </w:p>
    <w:p w14:paraId="7091FC5D" w14:textId="77777777" w:rsidR="001E7EA1" w:rsidRPr="007310A7" w:rsidRDefault="001E7EA1" w:rsidP="001E7EA1">
      <w:pPr>
        <w:spacing w:before="240" w:after="240"/>
        <w:ind w:left="1080"/>
        <w:jc w:val="both"/>
        <w:rPr>
          <w:color w:val="000000" w:themeColor="text1"/>
        </w:rPr>
      </w:pPr>
      <w:r w:rsidRPr="007310A7">
        <w:rPr>
          <w:color w:val="000000" w:themeColor="text1"/>
        </w:rPr>
        <w:t>Ich möchte Sie bitten, mir Ihre Lebensgeschichte zu erzählen, alle Erlebnisse und Erfahrungen, die Ihnen einfallen. Nehmen Sie sich so viel Zeit wie Sie möchten. Ich werde Sie erst mal nicht unterbrechen, mir nur ein paar Notizen machen und später auf einige der von Ihnen angesprochenen Themen zurückkommen.</w:t>
      </w:r>
    </w:p>
    <w:p w14:paraId="1D0459FE" w14:textId="77777777" w:rsidR="001E7EA1" w:rsidRPr="007310A7" w:rsidRDefault="001E7EA1" w:rsidP="001E7EA1">
      <w:pPr>
        <w:spacing w:before="240" w:after="240"/>
        <w:rPr>
          <w:b/>
          <w:color w:val="000000" w:themeColor="text1"/>
        </w:rPr>
      </w:pPr>
      <w:r w:rsidRPr="007310A7">
        <w:rPr>
          <w:b/>
          <w:color w:val="000000" w:themeColor="text1"/>
        </w:rPr>
        <w:t>2. Interner Nachfrageteil</w:t>
      </w:r>
    </w:p>
    <w:p w14:paraId="6D770F38" w14:textId="77777777" w:rsidR="001E7EA1" w:rsidRPr="007310A7" w:rsidRDefault="001E7EA1" w:rsidP="001E7EA1">
      <w:pPr>
        <w:spacing w:before="240" w:after="240"/>
        <w:ind w:left="1080"/>
        <w:rPr>
          <w:color w:val="000000" w:themeColor="text1"/>
        </w:rPr>
      </w:pPr>
      <w:r w:rsidRPr="007310A7">
        <w:rPr>
          <w:color w:val="000000" w:themeColor="text1"/>
        </w:rPr>
        <w:t>Orientiert am Erzählten</w:t>
      </w:r>
    </w:p>
    <w:p w14:paraId="23EEB9FE" w14:textId="77777777" w:rsidR="001E7EA1" w:rsidRPr="007310A7" w:rsidRDefault="001E7EA1" w:rsidP="001E7EA1">
      <w:pPr>
        <w:spacing w:before="240" w:after="240"/>
        <w:rPr>
          <w:b/>
          <w:color w:val="000000" w:themeColor="text1"/>
        </w:rPr>
      </w:pPr>
      <w:r w:rsidRPr="007310A7">
        <w:rPr>
          <w:b/>
          <w:color w:val="000000" w:themeColor="text1"/>
        </w:rPr>
        <w:t>3. Externer Nachfrageteil (ggf. schon i.R. interner Nachfragen thematisiert)</w:t>
      </w:r>
    </w:p>
    <w:p w14:paraId="025CC63E" w14:textId="77777777" w:rsidR="001E7EA1" w:rsidRPr="007310A7" w:rsidRDefault="001E7EA1" w:rsidP="001E7EA1">
      <w:pPr>
        <w:spacing w:before="240" w:after="240"/>
        <w:ind w:left="1080"/>
        <w:rPr>
          <w:color w:val="000000" w:themeColor="text1"/>
        </w:rPr>
      </w:pPr>
      <w:r w:rsidRPr="007310A7">
        <w:rPr>
          <w:color w:val="000000" w:themeColor="text1"/>
        </w:rPr>
        <w:t>Sie haben mir ja erzählt, dass Sie mit einigen Ärztinnen und Ärzten in Kontakt gekommen sind. Können Sie mir etwas (mehr) zu diesen Begegnungen erzählen? Hatten Sie auch Begegnungen mit Psychologen oder Psychologinnen? Falls ja: Können Sie mir auch dazu mehr erzählen?</w:t>
      </w:r>
    </w:p>
    <w:p w14:paraId="4AD755C0" w14:textId="77777777" w:rsidR="001E7EA1" w:rsidRPr="007310A7" w:rsidRDefault="001E7EA1" w:rsidP="001E7EA1">
      <w:pPr>
        <w:spacing w:before="240" w:after="240"/>
        <w:ind w:left="1800"/>
        <w:rPr>
          <w:color w:val="000000" w:themeColor="text1"/>
        </w:rPr>
      </w:pPr>
      <w:r w:rsidRPr="007310A7">
        <w:rPr>
          <w:color w:val="000000" w:themeColor="text1"/>
        </w:rPr>
        <w:t>Können Sie mir von der Situation bzw. den Situationen erzählen, in der Ihnen eine geschlechtsverändernde Behandlung vorgeschlagen wurde?</w:t>
      </w:r>
    </w:p>
    <w:p w14:paraId="420175A6" w14:textId="77777777" w:rsidR="001E7EA1" w:rsidRPr="007310A7" w:rsidRDefault="001E7EA1" w:rsidP="001E7EA1">
      <w:pPr>
        <w:numPr>
          <w:ilvl w:val="1"/>
          <w:numId w:val="21"/>
        </w:numPr>
        <w:spacing w:before="240" w:after="240"/>
        <w:rPr>
          <w:color w:val="000000" w:themeColor="text1"/>
        </w:rPr>
      </w:pPr>
      <w:r w:rsidRPr="007310A7">
        <w:rPr>
          <w:color w:val="000000" w:themeColor="text1"/>
        </w:rPr>
        <w:t xml:space="preserve">Können Sie mir den ganzen Prozess/Geschichte bis zur getroffenen Behandlungsentscheidung erzählen </w:t>
      </w:r>
    </w:p>
    <w:p w14:paraId="4D0B4569" w14:textId="77777777" w:rsidR="001E7EA1" w:rsidRPr="007310A7" w:rsidRDefault="001E7EA1" w:rsidP="001E7EA1">
      <w:pPr>
        <w:numPr>
          <w:ilvl w:val="2"/>
          <w:numId w:val="21"/>
        </w:numPr>
        <w:spacing w:before="240" w:after="240"/>
        <w:rPr>
          <w:color w:val="000000" w:themeColor="text1"/>
        </w:rPr>
      </w:pPr>
      <w:r w:rsidRPr="007310A7">
        <w:rPr>
          <w:color w:val="000000" w:themeColor="text1"/>
        </w:rPr>
        <w:t>Ggf.: welche Faktoren haben da Ihrer Meinung mit reingespielt?</w:t>
      </w:r>
    </w:p>
    <w:p w14:paraId="7B99F8F1" w14:textId="77777777" w:rsidR="001E7EA1" w:rsidRPr="007310A7" w:rsidRDefault="001E7EA1" w:rsidP="001E7EA1">
      <w:pPr>
        <w:spacing w:before="240" w:after="240"/>
        <w:ind w:left="1800"/>
        <w:rPr>
          <w:color w:val="000000" w:themeColor="text1"/>
        </w:rPr>
      </w:pPr>
      <w:r w:rsidRPr="007310A7">
        <w:rPr>
          <w:color w:val="000000" w:themeColor="text1"/>
        </w:rPr>
        <w:t>Für den Fall, dass Sie sich gegen eine Behandlung entschieden haben: Wie ging es dann (nach der Behandlungsscheidung) für Sie weiter?</w:t>
      </w:r>
    </w:p>
    <w:p w14:paraId="5CF0371A" w14:textId="77777777" w:rsidR="001E7EA1" w:rsidRPr="007310A7" w:rsidRDefault="001E7EA1" w:rsidP="001E7EA1">
      <w:pPr>
        <w:spacing w:before="240" w:after="240"/>
        <w:ind w:left="1800"/>
        <w:rPr>
          <w:color w:val="000000" w:themeColor="text1"/>
        </w:rPr>
      </w:pPr>
      <w:r w:rsidRPr="007310A7">
        <w:rPr>
          <w:color w:val="000000" w:themeColor="text1"/>
        </w:rPr>
        <w:t>Für den Fall, dass Sie sich für eine Behandlung entschieden haben/in eine Behandlung eingewilligt haben: Können Sie mir von Ihrer Behandlung/dem Eingriff erzählen? Wie ging es nach der Behandlung für Sie weiter?</w:t>
      </w:r>
    </w:p>
    <w:p w14:paraId="47139050" w14:textId="77777777" w:rsidR="001E7EA1" w:rsidRPr="007310A7" w:rsidRDefault="001E7EA1" w:rsidP="001E7EA1">
      <w:pPr>
        <w:spacing w:before="240" w:after="240"/>
        <w:ind w:left="1080"/>
        <w:rPr>
          <w:color w:val="000000" w:themeColor="text1"/>
        </w:rPr>
      </w:pPr>
      <w:r w:rsidRPr="007310A7">
        <w:rPr>
          <w:color w:val="000000" w:themeColor="text1"/>
        </w:rPr>
        <w:t xml:space="preserve">Haben oder hatten Sie Kontakt mit anderen Personen, die </w:t>
      </w:r>
      <w:proofErr w:type="gramStart"/>
      <w:r w:rsidRPr="007310A7">
        <w:rPr>
          <w:color w:val="000000" w:themeColor="text1"/>
        </w:rPr>
        <w:t>die Selbe</w:t>
      </w:r>
      <w:proofErr w:type="gramEnd"/>
      <w:r w:rsidRPr="007310A7">
        <w:rPr>
          <w:color w:val="000000" w:themeColor="text1"/>
        </w:rPr>
        <w:t xml:space="preserve"> oder eine ähnliche Diagnose bekommen haben wie Sie, bzw. intergeschlechtlich sind?  Falls ja, können Sie mir etwas über Ihre Kontakte und die Personen, die Sie kennengelernt haben erzählen?</w:t>
      </w:r>
    </w:p>
    <w:p w14:paraId="514C4D1C" w14:textId="77777777" w:rsidR="001E7EA1" w:rsidRPr="007310A7" w:rsidRDefault="001E7EA1" w:rsidP="001E7EA1">
      <w:pPr>
        <w:spacing w:before="240" w:after="240"/>
        <w:ind w:left="1080"/>
        <w:rPr>
          <w:color w:val="000000" w:themeColor="text1"/>
        </w:rPr>
      </w:pPr>
      <w:r w:rsidRPr="007310A7">
        <w:rPr>
          <w:color w:val="000000" w:themeColor="text1"/>
        </w:rPr>
        <w:t>Können Sie mir etwas/mehr über Ihre Familie, Ihren Freundeskreis, ihre partnerschaftliche Beziehungen erzählen? (jeweils als Einzelfragen)</w:t>
      </w:r>
    </w:p>
    <w:p w14:paraId="1415DDC8" w14:textId="77777777" w:rsidR="001E7EA1" w:rsidRPr="007310A7" w:rsidRDefault="001E7EA1" w:rsidP="001E7EA1">
      <w:pPr>
        <w:spacing w:before="240" w:after="240"/>
        <w:ind w:left="1080"/>
        <w:rPr>
          <w:color w:val="000000" w:themeColor="text1"/>
        </w:rPr>
      </w:pPr>
      <w:r w:rsidRPr="007310A7">
        <w:rPr>
          <w:color w:val="000000" w:themeColor="text1"/>
        </w:rPr>
        <w:lastRenderedPageBreak/>
        <w:t>Wenn Sie darüber sprechen möchten, würde mich interessieren wie Sie ihren eigenen Körper erleben? Welche Bedeutung hat Ihr Körper für Sie?</w:t>
      </w:r>
    </w:p>
    <w:p w14:paraId="1F284017" w14:textId="77777777" w:rsidR="001E7EA1" w:rsidRPr="007310A7" w:rsidRDefault="001E7EA1" w:rsidP="001E7EA1">
      <w:pPr>
        <w:spacing w:before="240" w:after="240"/>
        <w:ind w:left="1080"/>
        <w:rPr>
          <w:color w:val="000000" w:themeColor="text1"/>
        </w:rPr>
      </w:pPr>
      <w:r w:rsidRPr="007310A7">
        <w:rPr>
          <w:color w:val="000000" w:themeColor="text1"/>
        </w:rPr>
        <w:t>Gibt es irgendetwas wovon Sie noch nicht erzählt haben, was zu Ihrer Geschichte dazugehört?</w:t>
      </w:r>
    </w:p>
    <w:p w14:paraId="453F9895" w14:textId="4329177F" w:rsidR="001E7EA1" w:rsidRPr="007310A7" w:rsidRDefault="001E7EA1" w:rsidP="001E7EA1">
      <w:pPr>
        <w:spacing w:before="240" w:after="240"/>
        <w:ind w:left="1080"/>
        <w:rPr>
          <w:color w:val="000000" w:themeColor="text1"/>
        </w:rPr>
      </w:pPr>
      <w:r w:rsidRPr="007310A7">
        <w:rPr>
          <w:color w:val="000000" w:themeColor="text1"/>
        </w:rPr>
        <w:t>Ggf. 2 Abschlussfragen - Wenn Sie zurückdenken:</w:t>
      </w:r>
    </w:p>
    <w:p w14:paraId="6AB3A26B" w14:textId="77777777" w:rsidR="001E7EA1" w:rsidRPr="007310A7" w:rsidRDefault="001E7EA1" w:rsidP="001E7EA1">
      <w:pPr>
        <w:spacing w:before="240" w:after="240"/>
        <w:ind w:left="1800"/>
        <w:rPr>
          <w:color w:val="000000" w:themeColor="text1"/>
        </w:rPr>
      </w:pPr>
      <w:r w:rsidRPr="007310A7">
        <w:rPr>
          <w:color w:val="000000" w:themeColor="text1"/>
        </w:rPr>
        <w:t xml:space="preserve">Was war die schwierigste Erfahrung in Ihrem Leben? </w:t>
      </w:r>
    </w:p>
    <w:p w14:paraId="086ACBD9" w14:textId="77777777" w:rsidR="001E7EA1" w:rsidRPr="007310A7" w:rsidRDefault="001E7EA1" w:rsidP="001E7EA1">
      <w:pPr>
        <w:spacing w:before="240" w:after="240"/>
        <w:ind w:left="1800"/>
        <w:rPr>
          <w:color w:val="000000" w:themeColor="text1"/>
        </w:rPr>
      </w:pPr>
      <w:r w:rsidRPr="007310A7">
        <w:rPr>
          <w:color w:val="000000" w:themeColor="text1"/>
        </w:rPr>
        <w:t xml:space="preserve">Was war die </w:t>
      </w:r>
      <w:proofErr w:type="gramStart"/>
      <w:r w:rsidRPr="007310A7">
        <w:rPr>
          <w:color w:val="000000" w:themeColor="text1"/>
        </w:rPr>
        <w:t>schönste</w:t>
      </w:r>
      <w:proofErr w:type="gramEnd"/>
      <w:r w:rsidRPr="007310A7">
        <w:rPr>
          <w:color w:val="000000" w:themeColor="text1"/>
        </w:rPr>
        <w:t>/eine besonders schöne Erfahrung in Ihrem Leben?</w:t>
      </w:r>
    </w:p>
    <w:p w14:paraId="5B3D0122" w14:textId="77777777" w:rsidR="003D6053" w:rsidRPr="007310A7" w:rsidRDefault="003D6053">
      <w:pPr>
        <w:rPr>
          <w:b/>
          <w:color w:val="000000" w:themeColor="text1"/>
        </w:rPr>
      </w:pPr>
      <w:r w:rsidRPr="007310A7">
        <w:rPr>
          <w:b/>
          <w:color w:val="000000" w:themeColor="text1"/>
        </w:rPr>
        <w:br w:type="page"/>
      </w:r>
    </w:p>
    <w:p w14:paraId="37409180" w14:textId="33168B23" w:rsidR="001E7EA1" w:rsidRPr="007310A7" w:rsidRDefault="001E7EA1" w:rsidP="003D6053">
      <w:pPr>
        <w:pStyle w:val="berschrift2"/>
        <w:rPr>
          <w:rFonts w:asciiTheme="minorHAnsi" w:hAnsiTheme="minorHAnsi"/>
          <w:b/>
          <w:color w:val="000000" w:themeColor="text1"/>
          <w:sz w:val="24"/>
          <w:szCs w:val="24"/>
        </w:rPr>
      </w:pPr>
      <w:bookmarkStart w:id="96" w:name="_Toc233288825"/>
      <w:r w:rsidRPr="007310A7">
        <w:rPr>
          <w:rFonts w:asciiTheme="minorHAnsi" w:hAnsiTheme="minorHAnsi"/>
          <w:b/>
          <w:color w:val="000000" w:themeColor="text1"/>
          <w:sz w:val="24"/>
          <w:szCs w:val="24"/>
        </w:rPr>
        <w:lastRenderedPageBreak/>
        <w:t>Anhang 4</w:t>
      </w:r>
      <w:r w:rsidR="005B5D84" w:rsidRPr="007310A7">
        <w:rPr>
          <w:rFonts w:asciiTheme="minorHAnsi" w:hAnsiTheme="minorHAnsi"/>
          <w:b/>
          <w:color w:val="000000" w:themeColor="text1"/>
          <w:sz w:val="24"/>
          <w:szCs w:val="24"/>
        </w:rPr>
        <w:t xml:space="preserve"> </w:t>
      </w:r>
      <w:r w:rsidRPr="007310A7">
        <w:rPr>
          <w:rFonts w:asciiTheme="minorHAnsi" w:hAnsiTheme="minorHAnsi"/>
          <w:b/>
          <w:color w:val="000000" w:themeColor="text1"/>
          <w:sz w:val="24"/>
          <w:szCs w:val="24"/>
        </w:rPr>
        <w:t>Der Interview-Aufruf (Lang-Fassung)</w:t>
      </w:r>
      <w:bookmarkEnd w:id="96"/>
    </w:p>
    <w:p w14:paraId="71CB665D" w14:textId="630BBE45" w:rsidR="001E7EA1" w:rsidRPr="007310A7" w:rsidRDefault="001E7EA1" w:rsidP="003D6053">
      <w:pPr>
        <w:spacing w:before="240"/>
        <w:rPr>
          <w:color w:val="000000" w:themeColor="text1"/>
        </w:rPr>
      </w:pPr>
      <w:r w:rsidRPr="007310A7">
        <w:rPr>
          <w:noProof/>
          <w:color w:val="000000" w:themeColor="text1"/>
          <w:lang w:val="en-US"/>
        </w:rPr>
        <w:drawing>
          <wp:inline distT="0" distB="0" distL="0" distR="0" wp14:anchorId="5411D3A1" wp14:editId="105D36CB">
            <wp:extent cx="5264150" cy="75438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4150" cy="7543800"/>
                    </a:xfrm>
                    <a:prstGeom prst="rect">
                      <a:avLst/>
                    </a:prstGeom>
                    <a:noFill/>
                    <a:ln>
                      <a:noFill/>
                    </a:ln>
                  </pic:spPr>
                </pic:pic>
              </a:graphicData>
            </a:graphic>
          </wp:inline>
        </w:drawing>
      </w:r>
    </w:p>
    <w:p w14:paraId="5181C1BC" w14:textId="6A4D7D75" w:rsidR="001E7EA1" w:rsidRPr="007310A7" w:rsidRDefault="001E7EA1" w:rsidP="003D6053">
      <w:pPr>
        <w:spacing w:before="240"/>
        <w:rPr>
          <w:color w:val="000000" w:themeColor="text1"/>
        </w:rPr>
      </w:pPr>
      <w:r w:rsidRPr="007310A7">
        <w:rPr>
          <w:noProof/>
          <w:color w:val="000000" w:themeColor="text1"/>
          <w:lang w:val="en-US"/>
        </w:rPr>
        <w:lastRenderedPageBreak/>
        <w:drawing>
          <wp:inline distT="0" distB="0" distL="0" distR="0" wp14:anchorId="4AF0A96B" wp14:editId="7E10EC7D">
            <wp:extent cx="5270500" cy="4368800"/>
            <wp:effectExtent l="0" t="0" r="635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4368800"/>
                    </a:xfrm>
                    <a:prstGeom prst="rect">
                      <a:avLst/>
                    </a:prstGeom>
                    <a:noFill/>
                    <a:ln>
                      <a:noFill/>
                    </a:ln>
                  </pic:spPr>
                </pic:pic>
              </a:graphicData>
            </a:graphic>
          </wp:inline>
        </w:drawing>
      </w:r>
    </w:p>
    <w:p w14:paraId="65C4B11D" w14:textId="77777777" w:rsidR="003D6053" w:rsidRPr="007310A7" w:rsidRDefault="003D6053">
      <w:pPr>
        <w:rPr>
          <w:b/>
          <w:color w:val="000000" w:themeColor="text1"/>
        </w:rPr>
      </w:pPr>
      <w:r w:rsidRPr="007310A7">
        <w:rPr>
          <w:b/>
          <w:color w:val="000000" w:themeColor="text1"/>
        </w:rPr>
        <w:br w:type="page"/>
      </w:r>
    </w:p>
    <w:p w14:paraId="08A25B0E" w14:textId="024680B7" w:rsidR="001E7EA1" w:rsidRPr="007310A7" w:rsidRDefault="001E7EA1" w:rsidP="001E7EA1">
      <w:pPr>
        <w:rPr>
          <w:b/>
          <w:color w:val="000000" w:themeColor="text1"/>
        </w:rPr>
      </w:pPr>
      <w:r w:rsidRPr="007310A7">
        <w:rPr>
          <w:b/>
          <w:color w:val="000000" w:themeColor="text1"/>
        </w:rPr>
        <w:lastRenderedPageBreak/>
        <w:t>Anhang 5</w:t>
      </w:r>
      <w:r w:rsidRPr="007310A7">
        <w:rPr>
          <w:b/>
          <w:color w:val="000000" w:themeColor="text1"/>
        </w:rPr>
        <w:tab/>
        <w:t xml:space="preserve"> Aufklärung zur Studien-Teilnahme</w:t>
      </w:r>
    </w:p>
    <w:p w14:paraId="578BEAC5" w14:textId="77777777" w:rsidR="001E7EA1" w:rsidRPr="007310A7" w:rsidRDefault="001E7EA1" w:rsidP="001E7EA1">
      <w:pPr>
        <w:rPr>
          <w:color w:val="000000" w:themeColor="text1"/>
        </w:rPr>
      </w:pPr>
    </w:p>
    <w:p w14:paraId="2DBA7ABC" w14:textId="77777777" w:rsidR="001E7EA1" w:rsidRPr="007310A7" w:rsidRDefault="001E7EA1" w:rsidP="001E7EA1">
      <w:pPr>
        <w:rPr>
          <w:color w:val="000000" w:themeColor="text1"/>
        </w:rPr>
      </w:pPr>
    </w:p>
    <w:p w14:paraId="660338BD" w14:textId="47C5B4B6" w:rsidR="001E7EA1" w:rsidRPr="007310A7" w:rsidRDefault="001E7EA1" w:rsidP="001E7EA1">
      <w:pPr>
        <w:rPr>
          <w:color w:val="000000" w:themeColor="text1"/>
        </w:rPr>
      </w:pPr>
      <w:r w:rsidRPr="007310A7">
        <w:rPr>
          <w:noProof/>
          <w:color w:val="000000" w:themeColor="text1"/>
        </w:rPr>
        <w:drawing>
          <wp:anchor distT="0" distB="0" distL="0" distR="0" simplePos="0" relativeHeight="251660288" behindDoc="0" locked="0" layoutInCell="1" allowOverlap="1" wp14:anchorId="13C9EB7E" wp14:editId="28B1CB01">
            <wp:simplePos x="0" y="0"/>
            <wp:positionH relativeFrom="page">
              <wp:posOffset>4572000</wp:posOffset>
            </wp:positionH>
            <wp:positionV relativeFrom="page">
              <wp:posOffset>1485900</wp:posOffset>
            </wp:positionV>
            <wp:extent cx="2602230" cy="330835"/>
            <wp:effectExtent l="0" t="0" r="7620" b="0"/>
            <wp:wrapNone/>
            <wp:docPr id="16" name="Grafik 16" descr="UMG_LOGO_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UMG_LOGO_BRIE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2230" cy="330835"/>
                    </a:xfrm>
                    <a:prstGeom prst="rect">
                      <a:avLst/>
                    </a:prstGeom>
                    <a:noFill/>
                  </pic:spPr>
                </pic:pic>
              </a:graphicData>
            </a:graphic>
            <wp14:sizeRelH relativeFrom="page">
              <wp14:pctWidth>0</wp14:pctWidth>
            </wp14:sizeRelH>
            <wp14:sizeRelV relativeFrom="page">
              <wp14:pctHeight>0</wp14:pctHeight>
            </wp14:sizeRelV>
          </wp:anchor>
        </w:drawing>
      </w:r>
    </w:p>
    <w:p w14:paraId="24A49E94" w14:textId="77777777" w:rsidR="001E7EA1" w:rsidRPr="007310A7" w:rsidRDefault="001E7EA1" w:rsidP="001E7EA1">
      <w:pPr>
        <w:rPr>
          <w:color w:val="000000" w:themeColor="text1"/>
        </w:rPr>
      </w:pPr>
    </w:p>
    <w:p w14:paraId="5A64472A" w14:textId="77777777" w:rsidR="001E7EA1" w:rsidRPr="007310A7" w:rsidRDefault="001E7EA1" w:rsidP="001E7EA1">
      <w:pPr>
        <w:rPr>
          <w:color w:val="000000" w:themeColor="text1"/>
        </w:rPr>
      </w:pPr>
    </w:p>
    <w:p w14:paraId="540B0753" w14:textId="77777777" w:rsidR="001E7EA1" w:rsidRPr="007310A7" w:rsidRDefault="001E7EA1" w:rsidP="001E7EA1">
      <w:pPr>
        <w:rPr>
          <w:color w:val="000000" w:themeColor="text1"/>
        </w:rPr>
      </w:pPr>
    </w:p>
    <w:p w14:paraId="4624D8AA" w14:textId="77777777" w:rsidR="001E7EA1" w:rsidRPr="007310A7" w:rsidRDefault="001E7EA1" w:rsidP="001E7EA1">
      <w:pPr>
        <w:rPr>
          <w:color w:val="000000" w:themeColor="text1"/>
        </w:rPr>
      </w:pPr>
    </w:p>
    <w:p w14:paraId="0E98BF9D" w14:textId="77777777" w:rsidR="001E7EA1" w:rsidRPr="007310A7" w:rsidRDefault="001E7EA1" w:rsidP="001E7EA1">
      <w:pPr>
        <w:rPr>
          <w:color w:val="000000" w:themeColor="text1"/>
        </w:rPr>
      </w:pPr>
    </w:p>
    <w:p w14:paraId="14FB92F3" w14:textId="77777777" w:rsidR="001E7EA1" w:rsidRPr="007310A7" w:rsidRDefault="001E7EA1" w:rsidP="001E7EA1">
      <w:pPr>
        <w:rPr>
          <w:color w:val="000000" w:themeColor="text1"/>
        </w:rPr>
      </w:pPr>
    </w:p>
    <w:p w14:paraId="12412E80" w14:textId="77777777" w:rsidR="001E7EA1" w:rsidRPr="007310A7" w:rsidRDefault="001E7EA1" w:rsidP="001E7EA1">
      <w:pPr>
        <w:rPr>
          <w:color w:val="000000" w:themeColor="text1"/>
        </w:rPr>
      </w:pPr>
    </w:p>
    <w:tbl>
      <w:tblPr>
        <w:tblW w:w="9645" w:type="dxa"/>
        <w:tblCellMar>
          <w:left w:w="0" w:type="dxa"/>
          <w:right w:w="0" w:type="dxa"/>
        </w:tblCellMar>
        <w:tblLook w:val="04A0" w:firstRow="1" w:lastRow="0" w:firstColumn="1" w:lastColumn="0" w:noHBand="0" w:noVBand="1"/>
      </w:tblPr>
      <w:tblGrid>
        <w:gridCol w:w="5533"/>
        <w:gridCol w:w="229"/>
        <w:gridCol w:w="3883"/>
      </w:tblGrid>
      <w:tr w:rsidR="001E7EA1" w:rsidRPr="007310A7" w14:paraId="1706C401" w14:textId="77777777" w:rsidTr="001E7EA1">
        <w:trPr>
          <w:trHeight w:val="159"/>
        </w:trPr>
        <w:tc>
          <w:tcPr>
            <w:tcW w:w="5533" w:type="dxa"/>
            <w:hideMark/>
          </w:tcPr>
          <w:p w14:paraId="69A19D25" w14:textId="77777777" w:rsidR="001E7EA1" w:rsidRPr="007310A7" w:rsidRDefault="001E7EA1" w:rsidP="001E7EA1">
            <w:pPr>
              <w:rPr>
                <w:color w:val="000000" w:themeColor="text1"/>
              </w:rPr>
            </w:pPr>
            <w:r w:rsidRPr="007310A7">
              <w:rPr>
                <w:color w:val="000000" w:themeColor="text1"/>
              </w:rPr>
              <w:t xml:space="preserve">Universitätsmedizin Göttingen • </w:t>
            </w:r>
          </w:p>
        </w:tc>
        <w:tc>
          <w:tcPr>
            <w:tcW w:w="229" w:type="dxa"/>
            <w:vMerge w:val="restart"/>
          </w:tcPr>
          <w:p w14:paraId="78167A91" w14:textId="77777777" w:rsidR="001E7EA1" w:rsidRPr="007310A7" w:rsidRDefault="001E7EA1" w:rsidP="001E7EA1">
            <w:pPr>
              <w:rPr>
                <w:color w:val="000000" w:themeColor="text1"/>
              </w:rPr>
            </w:pPr>
          </w:p>
        </w:tc>
        <w:tc>
          <w:tcPr>
            <w:tcW w:w="3883" w:type="dxa"/>
            <w:vMerge w:val="restart"/>
            <w:hideMark/>
          </w:tcPr>
          <w:p w14:paraId="1168FC9F" w14:textId="77777777" w:rsidR="001E7EA1" w:rsidRPr="007310A7" w:rsidRDefault="001E7EA1" w:rsidP="001E7EA1">
            <w:pPr>
              <w:rPr>
                <w:color w:val="000000" w:themeColor="text1"/>
              </w:rPr>
            </w:pPr>
            <w:r w:rsidRPr="007310A7">
              <w:rPr>
                <w:color w:val="000000" w:themeColor="text1"/>
              </w:rPr>
              <w:t>Institut für Ethik und Geschichte der Medizin</w:t>
            </w:r>
          </w:p>
          <w:p w14:paraId="03B021A1" w14:textId="77777777" w:rsidR="001E7EA1" w:rsidRPr="007310A7" w:rsidRDefault="001E7EA1" w:rsidP="001E7EA1">
            <w:pPr>
              <w:rPr>
                <w:color w:val="000000" w:themeColor="text1"/>
              </w:rPr>
            </w:pPr>
            <w:r w:rsidRPr="007310A7">
              <w:rPr>
                <w:color w:val="000000" w:themeColor="text1"/>
              </w:rPr>
              <w:t>Direktorin: Prof. Dr. Claudia Wiesemann</w:t>
            </w:r>
          </w:p>
        </w:tc>
      </w:tr>
      <w:tr w:rsidR="001E7EA1" w:rsidRPr="007310A7" w14:paraId="72A6BE83" w14:textId="77777777" w:rsidTr="001E7EA1">
        <w:trPr>
          <w:trHeight w:val="329"/>
        </w:trPr>
        <w:tc>
          <w:tcPr>
            <w:tcW w:w="5533" w:type="dxa"/>
            <w:hideMark/>
          </w:tcPr>
          <w:p w14:paraId="799A1BC6" w14:textId="77777777" w:rsidR="001E7EA1" w:rsidRPr="007310A7" w:rsidRDefault="001E7EA1" w:rsidP="001E7EA1">
            <w:pPr>
              <w:rPr>
                <w:color w:val="000000" w:themeColor="text1"/>
              </w:rPr>
            </w:pPr>
            <w:r w:rsidRPr="007310A7">
              <w:rPr>
                <w:b/>
                <w:color w:val="000000" w:themeColor="text1"/>
              </w:rPr>
              <w:t>Institut für Ethik und Geschichte der Medizin</w:t>
            </w:r>
            <w:r w:rsidRPr="007310A7">
              <w:rPr>
                <w:color w:val="000000" w:themeColor="text1"/>
              </w:rPr>
              <w:t xml:space="preserve"> • Humboldtallee 36 • 37073 Göttingen</w:t>
            </w:r>
          </w:p>
        </w:tc>
        <w:tc>
          <w:tcPr>
            <w:tcW w:w="0" w:type="auto"/>
            <w:vMerge/>
            <w:vAlign w:val="center"/>
            <w:hideMark/>
          </w:tcPr>
          <w:p w14:paraId="28286AB9" w14:textId="77777777" w:rsidR="001E7EA1" w:rsidRPr="007310A7" w:rsidRDefault="001E7EA1" w:rsidP="001E7EA1">
            <w:pPr>
              <w:rPr>
                <w:color w:val="000000" w:themeColor="text1"/>
              </w:rPr>
            </w:pPr>
          </w:p>
        </w:tc>
        <w:tc>
          <w:tcPr>
            <w:tcW w:w="0" w:type="auto"/>
            <w:vMerge/>
            <w:vAlign w:val="center"/>
            <w:hideMark/>
          </w:tcPr>
          <w:p w14:paraId="31931559" w14:textId="77777777" w:rsidR="001E7EA1" w:rsidRPr="007310A7" w:rsidRDefault="001E7EA1" w:rsidP="001E7EA1">
            <w:pPr>
              <w:rPr>
                <w:color w:val="000000" w:themeColor="text1"/>
              </w:rPr>
            </w:pPr>
          </w:p>
        </w:tc>
      </w:tr>
      <w:tr w:rsidR="001E7EA1" w:rsidRPr="007310A7" w14:paraId="3002CDA2" w14:textId="77777777" w:rsidTr="001E7EA1">
        <w:trPr>
          <w:trHeight w:val="281"/>
        </w:trPr>
        <w:tc>
          <w:tcPr>
            <w:tcW w:w="5533" w:type="dxa"/>
            <w:vMerge w:val="restart"/>
          </w:tcPr>
          <w:p w14:paraId="01E796DD" w14:textId="77777777" w:rsidR="001E7EA1" w:rsidRPr="007310A7" w:rsidRDefault="001E7EA1" w:rsidP="001E7EA1">
            <w:pPr>
              <w:rPr>
                <w:color w:val="000000" w:themeColor="text1"/>
              </w:rPr>
            </w:pPr>
          </w:p>
        </w:tc>
        <w:tc>
          <w:tcPr>
            <w:tcW w:w="0" w:type="auto"/>
            <w:vMerge/>
            <w:vAlign w:val="center"/>
            <w:hideMark/>
          </w:tcPr>
          <w:p w14:paraId="2C9345B9" w14:textId="77777777" w:rsidR="001E7EA1" w:rsidRPr="007310A7" w:rsidRDefault="001E7EA1" w:rsidP="001E7EA1">
            <w:pPr>
              <w:rPr>
                <w:color w:val="000000" w:themeColor="text1"/>
              </w:rPr>
            </w:pPr>
          </w:p>
        </w:tc>
        <w:tc>
          <w:tcPr>
            <w:tcW w:w="0" w:type="auto"/>
            <w:vMerge/>
            <w:vAlign w:val="center"/>
            <w:hideMark/>
          </w:tcPr>
          <w:p w14:paraId="28E68ED8" w14:textId="77777777" w:rsidR="001E7EA1" w:rsidRPr="007310A7" w:rsidRDefault="001E7EA1" w:rsidP="001E7EA1">
            <w:pPr>
              <w:rPr>
                <w:color w:val="000000" w:themeColor="text1"/>
              </w:rPr>
            </w:pPr>
          </w:p>
        </w:tc>
      </w:tr>
      <w:tr w:rsidR="001E7EA1" w:rsidRPr="00AA2FFC" w14:paraId="6D141800" w14:textId="77777777" w:rsidTr="001E7EA1">
        <w:trPr>
          <w:trHeight w:val="1106"/>
        </w:trPr>
        <w:tc>
          <w:tcPr>
            <w:tcW w:w="0" w:type="auto"/>
            <w:vMerge/>
            <w:vAlign w:val="center"/>
            <w:hideMark/>
          </w:tcPr>
          <w:p w14:paraId="76979F88" w14:textId="77777777" w:rsidR="001E7EA1" w:rsidRPr="007310A7" w:rsidRDefault="001E7EA1" w:rsidP="001E7EA1">
            <w:pPr>
              <w:rPr>
                <w:color w:val="000000" w:themeColor="text1"/>
              </w:rPr>
            </w:pPr>
          </w:p>
        </w:tc>
        <w:tc>
          <w:tcPr>
            <w:tcW w:w="0" w:type="auto"/>
            <w:vMerge/>
            <w:vAlign w:val="center"/>
            <w:hideMark/>
          </w:tcPr>
          <w:p w14:paraId="31D022E3" w14:textId="77777777" w:rsidR="001E7EA1" w:rsidRPr="007310A7" w:rsidRDefault="001E7EA1" w:rsidP="001E7EA1">
            <w:pPr>
              <w:rPr>
                <w:color w:val="000000" w:themeColor="text1"/>
              </w:rPr>
            </w:pPr>
          </w:p>
        </w:tc>
        <w:tc>
          <w:tcPr>
            <w:tcW w:w="3883" w:type="dxa"/>
            <w:hideMark/>
          </w:tcPr>
          <w:p w14:paraId="18D72952" w14:textId="77777777" w:rsidR="001E7EA1" w:rsidRPr="007310A7" w:rsidRDefault="001E7EA1" w:rsidP="001E7EA1">
            <w:pPr>
              <w:rPr>
                <w:b/>
                <w:color w:val="000000" w:themeColor="text1"/>
              </w:rPr>
            </w:pPr>
            <w:r w:rsidRPr="007310A7">
              <w:rPr>
                <w:color w:val="000000" w:themeColor="text1"/>
              </w:rPr>
              <w:t xml:space="preserve">Humboldtallee 36, 37073 Göttingen </w:t>
            </w:r>
          </w:p>
          <w:p w14:paraId="1158F3E0" w14:textId="77777777" w:rsidR="001E7EA1" w:rsidRPr="007310A7" w:rsidRDefault="001E7EA1" w:rsidP="001E7EA1">
            <w:pPr>
              <w:rPr>
                <w:b/>
                <w:color w:val="000000" w:themeColor="text1"/>
              </w:rPr>
            </w:pPr>
            <w:r w:rsidRPr="007310A7">
              <w:rPr>
                <w:color w:val="000000" w:themeColor="text1"/>
              </w:rPr>
              <w:t xml:space="preserve">0551 / 39-9006 </w:t>
            </w:r>
            <w:r w:rsidRPr="007310A7">
              <w:rPr>
                <w:b/>
                <w:color w:val="000000" w:themeColor="text1"/>
              </w:rPr>
              <w:t>Telefon</w:t>
            </w:r>
          </w:p>
          <w:p w14:paraId="1C909DFC" w14:textId="77777777" w:rsidR="001E7EA1" w:rsidRPr="007310A7" w:rsidRDefault="001E7EA1" w:rsidP="001E7EA1">
            <w:pPr>
              <w:rPr>
                <w:b/>
                <w:color w:val="000000" w:themeColor="text1"/>
              </w:rPr>
            </w:pPr>
            <w:r w:rsidRPr="007310A7">
              <w:rPr>
                <w:color w:val="000000" w:themeColor="text1"/>
              </w:rPr>
              <w:t xml:space="preserve">0551 / 39-9554 </w:t>
            </w:r>
            <w:r w:rsidRPr="007310A7">
              <w:rPr>
                <w:b/>
                <w:color w:val="000000" w:themeColor="text1"/>
              </w:rPr>
              <w:t>Fax</w:t>
            </w:r>
          </w:p>
          <w:p w14:paraId="73099C91" w14:textId="77777777" w:rsidR="001E7EA1" w:rsidRPr="007310A7" w:rsidRDefault="001E7EA1" w:rsidP="001E7EA1">
            <w:pPr>
              <w:rPr>
                <w:color w:val="000000" w:themeColor="text1"/>
              </w:rPr>
            </w:pPr>
            <w:r w:rsidRPr="007310A7">
              <w:rPr>
                <w:color w:val="000000" w:themeColor="text1"/>
              </w:rPr>
              <w:t xml:space="preserve">cwiesem@gwdg.de </w:t>
            </w:r>
            <w:r w:rsidRPr="007310A7">
              <w:rPr>
                <w:b/>
                <w:color w:val="000000" w:themeColor="text1"/>
              </w:rPr>
              <w:t>E-Mai</w:t>
            </w:r>
            <w:r w:rsidRPr="007310A7">
              <w:rPr>
                <w:color w:val="000000" w:themeColor="text1"/>
              </w:rPr>
              <w:t>l</w:t>
            </w:r>
          </w:p>
          <w:p w14:paraId="52C86694" w14:textId="77777777" w:rsidR="001E7EA1" w:rsidRPr="007310A7" w:rsidRDefault="001E7EA1" w:rsidP="001E7EA1">
            <w:pPr>
              <w:rPr>
                <w:color w:val="000000" w:themeColor="text1"/>
                <w:lang w:val="en-GB"/>
              </w:rPr>
            </w:pPr>
            <w:r w:rsidRPr="007310A7">
              <w:rPr>
                <w:color w:val="000000" w:themeColor="text1"/>
                <w:lang w:val="en-GB"/>
              </w:rPr>
              <w:t xml:space="preserve">www.egm.med.uni-goettingen.de </w:t>
            </w:r>
            <w:r w:rsidRPr="007310A7">
              <w:rPr>
                <w:b/>
                <w:color w:val="000000" w:themeColor="text1"/>
                <w:lang w:val="en-GB"/>
              </w:rPr>
              <w:t>Homepage</w:t>
            </w:r>
            <w:r w:rsidRPr="007310A7">
              <w:rPr>
                <w:color w:val="000000" w:themeColor="text1"/>
                <w:lang w:val="en-GB"/>
              </w:rPr>
              <w:t xml:space="preserve"> </w:t>
            </w:r>
          </w:p>
        </w:tc>
      </w:tr>
      <w:tr w:rsidR="001E7EA1" w:rsidRPr="00AA2FFC" w14:paraId="7BF30ED4" w14:textId="77777777" w:rsidTr="001E7EA1">
        <w:trPr>
          <w:trHeight w:hRule="exact" w:val="577"/>
        </w:trPr>
        <w:tc>
          <w:tcPr>
            <w:tcW w:w="5533" w:type="dxa"/>
          </w:tcPr>
          <w:p w14:paraId="36E9A8D8" w14:textId="77777777" w:rsidR="001E7EA1" w:rsidRPr="007310A7" w:rsidRDefault="001E7EA1" w:rsidP="001E7EA1">
            <w:pPr>
              <w:rPr>
                <w:b/>
                <w:color w:val="000000" w:themeColor="text1"/>
                <w:lang w:val="en-GB"/>
              </w:rPr>
            </w:pPr>
          </w:p>
        </w:tc>
        <w:tc>
          <w:tcPr>
            <w:tcW w:w="229" w:type="dxa"/>
          </w:tcPr>
          <w:p w14:paraId="3CFF2F3A" w14:textId="77777777" w:rsidR="001E7EA1" w:rsidRPr="007310A7" w:rsidRDefault="001E7EA1" w:rsidP="001E7EA1">
            <w:pPr>
              <w:rPr>
                <w:b/>
                <w:color w:val="000000" w:themeColor="text1"/>
                <w:lang w:val="en-GB"/>
              </w:rPr>
            </w:pPr>
          </w:p>
        </w:tc>
        <w:tc>
          <w:tcPr>
            <w:tcW w:w="3883" w:type="dxa"/>
          </w:tcPr>
          <w:p w14:paraId="24C385DC" w14:textId="77777777" w:rsidR="001E7EA1" w:rsidRPr="007310A7" w:rsidRDefault="001E7EA1" w:rsidP="001E7EA1">
            <w:pPr>
              <w:rPr>
                <w:color w:val="000000" w:themeColor="text1"/>
                <w:lang w:val="en-GB"/>
              </w:rPr>
            </w:pPr>
          </w:p>
        </w:tc>
      </w:tr>
      <w:tr w:rsidR="001E7EA1" w:rsidRPr="00AA2FFC" w14:paraId="43905CBF" w14:textId="77777777" w:rsidTr="001E7EA1">
        <w:trPr>
          <w:trHeight w:hRule="exact" w:val="577"/>
        </w:trPr>
        <w:tc>
          <w:tcPr>
            <w:tcW w:w="5533" w:type="dxa"/>
          </w:tcPr>
          <w:p w14:paraId="368CC6EA" w14:textId="77777777" w:rsidR="001E7EA1" w:rsidRPr="007310A7" w:rsidRDefault="001E7EA1" w:rsidP="001E7EA1">
            <w:pPr>
              <w:rPr>
                <w:b/>
                <w:color w:val="000000" w:themeColor="text1"/>
                <w:lang w:val="en-GB"/>
              </w:rPr>
            </w:pPr>
          </w:p>
        </w:tc>
        <w:tc>
          <w:tcPr>
            <w:tcW w:w="229" w:type="dxa"/>
          </w:tcPr>
          <w:p w14:paraId="51B7C810" w14:textId="77777777" w:rsidR="001E7EA1" w:rsidRPr="007310A7" w:rsidRDefault="001E7EA1" w:rsidP="001E7EA1">
            <w:pPr>
              <w:rPr>
                <w:b/>
                <w:color w:val="000000" w:themeColor="text1"/>
                <w:lang w:val="en-GB"/>
              </w:rPr>
            </w:pPr>
          </w:p>
        </w:tc>
        <w:tc>
          <w:tcPr>
            <w:tcW w:w="3883" w:type="dxa"/>
            <w:hideMark/>
          </w:tcPr>
          <w:p w14:paraId="1282EB7A" w14:textId="77777777" w:rsidR="001E7EA1" w:rsidRPr="007310A7" w:rsidRDefault="001E7EA1" w:rsidP="001E7EA1">
            <w:pPr>
              <w:rPr>
                <w:color w:val="000000" w:themeColor="text1"/>
                <w:lang w:val="en-US"/>
              </w:rPr>
            </w:pPr>
            <w:r w:rsidRPr="007310A7">
              <w:rPr>
                <w:b/>
                <w:color w:val="000000" w:themeColor="text1"/>
                <w:lang w:val="en-GB"/>
              </w:rPr>
              <w:t xml:space="preserve"> </w:t>
            </w:r>
          </w:p>
        </w:tc>
      </w:tr>
    </w:tbl>
    <w:p w14:paraId="1442D26C" w14:textId="77777777" w:rsidR="001E7EA1" w:rsidRPr="007310A7" w:rsidRDefault="001E7EA1" w:rsidP="001E7EA1">
      <w:pPr>
        <w:rPr>
          <w:b/>
          <w:i/>
          <w:iCs/>
          <w:color w:val="000000" w:themeColor="text1"/>
          <w:lang w:val="en-US"/>
        </w:rPr>
      </w:pPr>
    </w:p>
    <w:p w14:paraId="628F3433" w14:textId="77777777" w:rsidR="001E7EA1" w:rsidRPr="007310A7" w:rsidRDefault="001E7EA1" w:rsidP="001E7EA1">
      <w:pPr>
        <w:rPr>
          <w:b/>
          <w:i/>
          <w:iCs/>
          <w:color w:val="000000" w:themeColor="text1"/>
        </w:rPr>
      </w:pPr>
      <w:r w:rsidRPr="007310A7">
        <w:rPr>
          <w:b/>
          <w:i/>
          <w:iCs/>
          <w:color w:val="000000" w:themeColor="text1"/>
        </w:rPr>
        <w:t xml:space="preserve">Informationen zur freiwilligen Teilnahme an einer ethisch-sozialwissenschaftlichen Studie </w:t>
      </w:r>
    </w:p>
    <w:p w14:paraId="2AD286DC" w14:textId="77777777" w:rsidR="001E7EA1" w:rsidRPr="007310A7" w:rsidRDefault="001E7EA1" w:rsidP="001E7EA1">
      <w:pPr>
        <w:rPr>
          <w:color w:val="000000" w:themeColor="text1"/>
        </w:rPr>
      </w:pPr>
    </w:p>
    <w:p w14:paraId="698C62D6" w14:textId="77777777" w:rsidR="001E7EA1" w:rsidRPr="007310A7" w:rsidRDefault="001E7EA1" w:rsidP="001E7EA1">
      <w:pPr>
        <w:rPr>
          <w:color w:val="000000" w:themeColor="text1"/>
        </w:rPr>
      </w:pPr>
      <w:r w:rsidRPr="007310A7">
        <w:rPr>
          <w:color w:val="000000" w:themeColor="text1"/>
        </w:rPr>
        <w:t xml:space="preserve">Liebe Studieninteressierte, </w:t>
      </w:r>
    </w:p>
    <w:p w14:paraId="49B89F6E" w14:textId="77777777" w:rsidR="001E7EA1" w:rsidRPr="007310A7" w:rsidRDefault="001E7EA1" w:rsidP="001E7EA1">
      <w:pPr>
        <w:rPr>
          <w:color w:val="000000" w:themeColor="text1"/>
        </w:rPr>
      </w:pPr>
    </w:p>
    <w:p w14:paraId="4AC92A2F" w14:textId="77777777" w:rsidR="001E7EA1" w:rsidRPr="007310A7" w:rsidRDefault="001E7EA1" w:rsidP="001E7EA1">
      <w:pPr>
        <w:rPr>
          <w:color w:val="000000" w:themeColor="text1"/>
        </w:rPr>
      </w:pPr>
      <w:r w:rsidRPr="007310A7">
        <w:rPr>
          <w:color w:val="000000" w:themeColor="text1"/>
        </w:rPr>
        <w:t xml:space="preserve">Dieses Schreiben soll Ihnen helfen, das Forschungsprojekt „Behandlungsentscheidungen von intergeschlechtlichen Jugendlichen und Erwachsenen “ zu verstehen. </w:t>
      </w:r>
    </w:p>
    <w:p w14:paraId="22642425" w14:textId="77777777" w:rsidR="001E7EA1" w:rsidRPr="007310A7" w:rsidRDefault="001E7EA1" w:rsidP="001E7EA1">
      <w:pPr>
        <w:rPr>
          <w:color w:val="000000" w:themeColor="text1"/>
        </w:rPr>
      </w:pPr>
    </w:p>
    <w:p w14:paraId="76CB5576" w14:textId="77777777" w:rsidR="001E7EA1" w:rsidRPr="007310A7" w:rsidRDefault="001E7EA1" w:rsidP="001E7EA1">
      <w:pPr>
        <w:rPr>
          <w:color w:val="000000" w:themeColor="text1"/>
        </w:rPr>
      </w:pPr>
    </w:p>
    <w:p w14:paraId="719A8EA5" w14:textId="77777777" w:rsidR="001E7EA1" w:rsidRPr="007310A7" w:rsidRDefault="001E7EA1" w:rsidP="001E7EA1">
      <w:pPr>
        <w:rPr>
          <w:color w:val="000000" w:themeColor="text1"/>
        </w:rPr>
      </w:pPr>
      <w:r w:rsidRPr="007310A7">
        <w:rPr>
          <w:color w:val="000000" w:themeColor="text1"/>
        </w:rPr>
        <w:t xml:space="preserve">Hintergrund: </w:t>
      </w:r>
    </w:p>
    <w:p w14:paraId="515F36AB" w14:textId="77777777" w:rsidR="001E7EA1" w:rsidRPr="007310A7" w:rsidRDefault="001E7EA1" w:rsidP="001E7EA1">
      <w:pPr>
        <w:rPr>
          <w:color w:val="000000" w:themeColor="text1"/>
        </w:rPr>
      </w:pPr>
    </w:p>
    <w:p w14:paraId="4CC11929" w14:textId="77777777" w:rsidR="001E7EA1" w:rsidRPr="007310A7" w:rsidRDefault="001E7EA1" w:rsidP="001E7EA1">
      <w:pPr>
        <w:rPr>
          <w:color w:val="000000" w:themeColor="text1"/>
        </w:rPr>
      </w:pPr>
      <w:r w:rsidRPr="007310A7">
        <w:rPr>
          <w:color w:val="000000" w:themeColor="text1"/>
        </w:rPr>
        <w:t>Das Forschungsprojekt „Behandlungsentscheidungen von intergeschlechtlichen Jugendlichen und Erwachsenen“ ist eine Doktorarbeit, die im Fach Bioethik an der Georg-August-Universität Göttingen geschrieben wird. Die Interviews sollen helfen, die Bedingungen und Herausforderungen zu verstehen, mit denen intergeschlechtliche Menschen konfrontiert sind, wenn sie sich für oder gegen eine geschlechtsverändernde Behandlung entscheiden. Dabei interessieren mich sowohl Ihre Erfahrungen, die direkt mit Ihrer Entscheidung zu tun haben, als auch Ihre persönliche Geschichte, die Sie zu der Person hat werden lassen, die Sie heute sind.</w:t>
      </w:r>
    </w:p>
    <w:p w14:paraId="26EF07F9" w14:textId="77777777" w:rsidR="001E7EA1" w:rsidRPr="007310A7" w:rsidRDefault="001E7EA1" w:rsidP="001E7EA1">
      <w:pPr>
        <w:rPr>
          <w:color w:val="000000" w:themeColor="text1"/>
        </w:rPr>
      </w:pPr>
    </w:p>
    <w:p w14:paraId="3B119946" w14:textId="77777777" w:rsidR="001E7EA1" w:rsidRPr="007310A7" w:rsidRDefault="001E7EA1" w:rsidP="001E7EA1">
      <w:pPr>
        <w:rPr>
          <w:color w:val="000000" w:themeColor="text1"/>
        </w:rPr>
      </w:pPr>
    </w:p>
    <w:p w14:paraId="2D31E6A7" w14:textId="77777777" w:rsidR="001E7EA1" w:rsidRPr="007310A7" w:rsidRDefault="001E7EA1" w:rsidP="001E7EA1">
      <w:pPr>
        <w:rPr>
          <w:color w:val="000000" w:themeColor="text1"/>
        </w:rPr>
      </w:pPr>
      <w:r w:rsidRPr="007310A7">
        <w:rPr>
          <w:color w:val="000000" w:themeColor="text1"/>
        </w:rPr>
        <w:lastRenderedPageBreak/>
        <w:t xml:space="preserve">Inhalt und Durchführung der Interviews: </w:t>
      </w:r>
    </w:p>
    <w:p w14:paraId="6E6A4E6F" w14:textId="77777777" w:rsidR="001E7EA1" w:rsidRPr="007310A7" w:rsidRDefault="001E7EA1" w:rsidP="001E7EA1">
      <w:pPr>
        <w:rPr>
          <w:color w:val="000000" w:themeColor="text1"/>
        </w:rPr>
      </w:pPr>
    </w:p>
    <w:p w14:paraId="7F4FFA3F" w14:textId="77777777" w:rsidR="001E7EA1" w:rsidRPr="007310A7" w:rsidRDefault="001E7EA1" w:rsidP="001E7EA1">
      <w:pPr>
        <w:rPr>
          <w:color w:val="000000" w:themeColor="text1"/>
        </w:rPr>
      </w:pPr>
      <w:r w:rsidRPr="007310A7">
        <w:rPr>
          <w:color w:val="000000" w:themeColor="text1"/>
        </w:rPr>
        <w:t xml:space="preserve">Das Interview wird von der Promovierenden Eva-Mariana Clemenz durchgeführt und dauert voraussichtlich zwischen 1 und 2 Stunden. Die Promovierende wird Ihnen auch einen zweiten Interviewtermin anbieten, falls es nach dem ersten Termin offene Themen gibt, über die Sie sprechen möchten. Sie werden in den Interviews zu Beginn in einem freien Erzählteil zu Ihrer Lebensgeschichte befragt. Anschließend folgt ein Nachfrageteil zu bereits von Ihnen erzählten Themen. Zuletzt folgen einige Fragen, die sich sowohl auf ihre Lebensgeschichte als auch auf die Begleitumstände und den zeitlichen Verlauf Ihrer Behandlungsentscheidung beziehen. </w:t>
      </w:r>
    </w:p>
    <w:p w14:paraId="3A4041E4" w14:textId="77777777" w:rsidR="001E7EA1" w:rsidRPr="007310A7" w:rsidRDefault="001E7EA1" w:rsidP="001E7EA1">
      <w:pPr>
        <w:rPr>
          <w:color w:val="000000" w:themeColor="text1"/>
        </w:rPr>
      </w:pPr>
      <w:r w:rsidRPr="007310A7">
        <w:rPr>
          <w:color w:val="000000" w:themeColor="text1"/>
        </w:rPr>
        <w:t xml:space="preserve">Sollten Sie sich nach dem Interview unwohl fühlen oder noch Fragen haben, können Sie sich gerne direkt an die Interviewende oder an die Studienleiterin Prof. Dr. Claudia Wiesemann wenden. Ebenfalls besteht die Möglichkeit für ein Peer-Beratungsgespräch vor oder nach dem Interview die Inter*Peer-Beratungsstelle von </w:t>
      </w:r>
      <w:proofErr w:type="spellStart"/>
      <w:r w:rsidRPr="007310A7">
        <w:rPr>
          <w:color w:val="000000" w:themeColor="text1"/>
        </w:rPr>
        <w:t>TransInterQueer</w:t>
      </w:r>
      <w:proofErr w:type="spellEnd"/>
      <w:r w:rsidRPr="007310A7">
        <w:rPr>
          <w:color w:val="000000" w:themeColor="text1"/>
        </w:rPr>
        <w:t xml:space="preserve"> Berlin e.V. zu kontaktieren.</w:t>
      </w:r>
    </w:p>
    <w:p w14:paraId="4E2C9D2C" w14:textId="77777777" w:rsidR="001E7EA1" w:rsidRPr="007310A7" w:rsidRDefault="001E7EA1" w:rsidP="001E7EA1">
      <w:pPr>
        <w:rPr>
          <w:color w:val="000000" w:themeColor="text1"/>
        </w:rPr>
      </w:pPr>
    </w:p>
    <w:p w14:paraId="2096768E" w14:textId="77777777" w:rsidR="001E7EA1" w:rsidRPr="007310A7" w:rsidRDefault="001E7EA1" w:rsidP="001E7EA1">
      <w:pPr>
        <w:rPr>
          <w:color w:val="000000" w:themeColor="text1"/>
        </w:rPr>
      </w:pPr>
      <w:r w:rsidRPr="007310A7">
        <w:rPr>
          <w:color w:val="000000" w:themeColor="text1"/>
        </w:rPr>
        <w:t xml:space="preserve">Das Interview wird aufgezeichnet und anschließend vollständig verschriftlicht. Das bedeutet, dass die Gespräche Wort für Wort aufgeschrieben werden. Die Tonaufzeichnungen werden </w:t>
      </w:r>
      <w:r w:rsidRPr="007310A7">
        <w:rPr>
          <w:b/>
          <w:bCs/>
          <w:color w:val="000000" w:themeColor="text1"/>
        </w:rPr>
        <w:t>ausschließlich</w:t>
      </w:r>
      <w:r w:rsidRPr="007310A7">
        <w:rPr>
          <w:color w:val="000000" w:themeColor="text1"/>
        </w:rPr>
        <w:t xml:space="preserve"> von den an der Studie beteiligten Wissenschaftler*innen genutzt. Das wortwörtliche Abschreiben des Interviews ist notwendig, um ein wissenschaftliches Arbeiten mit Ihren Aussagen zu ermöglichen und die Erfahrungen und Ansichten, die im Interview mitgeteilt werden zu analysieren. Dabei werden alle persönlichen Angaben nach den Richtlinien des Datenschutzes streng vertraulich behandelt. </w:t>
      </w:r>
      <w:r w:rsidRPr="007310A7">
        <w:rPr>
          <w:b/>
          <w:bCs/>
          <w:color w:val="000000" w:themeColor="text1"/>
        </w:rPr>
        <w:t>In der Verschriftlichung werden persönliche Angaben pseudonymisiert und selbstverständlich nicht an Dritte weitergegeben.</w:t>
      </w:r>
    </w:p>
    <w:p w14:paraId="474EE9B2" w14:textId="77777777" w:rsidR="001E7EA1" w:rsidRPr="007310A7" w:rsidRDefault="001E7EA1" w:rsidP="001E7EA1">
      <w:pPr>
        <w:rPr>
          <w:color w:val="000000" w:themeColor="text1"/>
        </w:rPr>
      </w:pPr>
    </w:p>
    <w:p w14:paraId="39682FC6" w14:textId="77777777" w:rsidR="001E7EA1" w:rsidRPr="007310A7" w:rsidRDefault="001E7EA1" w:rsidP="001E7EA1">
      <w:pPr>
        <w:rPr>
          <w:color w:val="000000" w:themeColor="text1"/>
        </w:rPr>
      </w:pPr>
    </w:p>
    <w:p w14:paraId="6CFD9E29" w14:textId="77777777" w:rsidR="001E7EA1" w:rsidRPr="007310A7" w:rsidRDefault="001E7EA1" w:rsidP="001E7EA1">
      <w:pPr>
        <w:rPr>
          <w:color w:val="000000" w:themeColor="text1"/>
        </w:rPr>
      </w:pPr>
      <w:r w:rsidRPr="007310A7">
        <w:rPr>
          <w:color w:val="000000" w:themeColor="text1"/>
        </w:rPr>
        <w:t xml:space="preserve">Information zum Datenschutz: </w:t>
      </w:r>
    </w:p>
    <w:p w14:paraId="58A985ED" w14:textId="77777777" w:rsidR="001E7EA1" w:rsidRPr="007310A7" w:rsidRDefault="001E7EA1" w:rsidP="001E7EA1">
      <w:pPr>
        <w:rPr>
          <w:color w:val="000000" w:themeColor="text1"/>
        </w:rPr>
      </w:pPr>
    </w:p>
    <w:p w14:paraId="7A83B8D3" w14:textId="77777777" w:rsidR="001E7EA1" w:rsidRPr="007310A7" w:rsidRDefault="001E7EA1" w:rsidP="001E7EA1">
      <w:pPr>
        <w:rPr>
          <w:color w:val="000000" w:themeColor="text1"/>
        </w:rPr>
      </w:pPr>
      <w:bookmarkStart w:id="97" w:name="_Hlk501893014"/>
      <w:bookmarkEnd w:id="97"/>
      <w:r w:rsidRPr="007310A7">
        <w:rPr>
          <w:color w:val="000000" w:themeColor="text1"/>
        </w:rPr>
        <w:t xml:space="preserve">Für die Studie werden persönliche Informationen gesammelt und elektronisch gespeichert. Hierfür erfolgt eine konsequente Pseudonymisierung aller verwendeten Daten. Pseudonymisierung bedeutet die Verschlüsselung von Daten ohne Namensnennung, nur mit Nummern kodiert. Die Zuordnung der Daten zu einer Person ist nur möglich, wenn hierfür der Schlüssel eingesetzt wird, mit dem die Daten pseudonymisiert wurden. Eine Entschlüsselung ist nur durch die verantwortliche Promovierende möglich, welche als einzige den </w:t>
      </w:r>
      <w:proofErr w:type="spellStart"/>
      <w:r w:rsidRPr="007310A7">
        <w:rPr>
          <w:color w:val="000000" w:themeColor="text1"/>
        </w:rPr>
        <w:t>Pseudonymisierungsschlüssel</w:t>
      </w:r>
      <w:proofErr w:type="spellEnd"/>
      <w:r w:rsidRPr="007310A7">
        <w:rPr>
          <w:color w:val="000000" w:themeColor="text1"/>
        </w:rPr>
        <w:t xml:space="preserve"> besitzt. Alle erfassten Daten werden unter Beachtung des Datenschutzgesetzes streng vertraulich behandelt. </w:t>
      </w:r>
    </w:p>
    <w:p w14:paraId="2A566DCA" w14:textId="77777777" w:rsidR="001E7EA1" w:rsidRPr="007310A7" w:rsidRDefault="001E7EA1" w:rsidP="001E7EA1">
      <w:pPr>
        <w:rPr>
          <w:color w:val="000000" w:themeColor="text1"/>
        </w:rPr>
      </w:pPr>
    </w:p>
    <w:p w14:paraId="50BEB107" w14:textId="77777777" w:rsidR="001E7EA1" w:rsidRPr="007310A7" w:rsidRDefault="001E7EA1" w:rsidP="001E7EA1">
      <w:pPr>
        <w:rPr>
          <w:color w:val="000000" w:themeColor="text1"/>
        </w:rPr>
      </w:pPr>
      <w:r w:rsidRPr="007310A7">
        <w:rPr>
          <w:color w:val="000000" w:themeColor="text1"/>
        </w:rPr>
        <w:t>Der zuständige lokale Datenschutzbeauftragte ist:</w:t>
      </w:r>
    </w:p>
    <w:p w14:paraId="3E9A40CB" w14:textId="77777777" w:rsidR="001E7EA1" w:rsidRPr="007310A7" w:rsidRDefault="001E7EA1" w:rsidP="001E7EA1">
      <w:pPr>
        <w:rPr>
          <w:color w:val="000000" w:themeColor="text1"/>
        </w:rPr>
      </w:pPr>
    </w:p>
    <w:p w14:paraId="3EB49120" w14:textId="77777777" w:rsidR="001E7EA1" w:rsidRPr="007310A7" w:rsidRDefault="001E7EA1" w:rsidP="001E7EA1">
      <w:pPr>
        <w:rPr>
          <w:i/>
          <w:color w:val="000000" w:themeColor="text1"/>
        </w:rPr>
      </w:pPr>
      <w:r w:rsidRPr="007310A7">
        <w:rPr>
          <w:i/>
          <w:color w:val="000000" w:themeColor="text1"/>
        </w:rPr>
        <w:t>Dr. Thomas Langbein</w:t>
      </w:r>
    </w:p>
    <w:p w14:paraId="30304940" w14:textId="77777777" w:rsidR="001E7EA1" w:rsidRPr="007310A7" w:rsidRDefault="001E7EA1" w:rsidP="001E7EA1">
      <w:pPr>
        <w:rPr>
          <w:i/>
          <w:color w:val="000000" w:themeColor="text1"/>
        </w:rPr>
      </w:pPr>
      <w:r w:rsidRPr="007310A7">
        <w:rPr>
          <w:i/>
          <w:color w:val="000000" w:themeColor="text1"/>
        </w:rPr>
        <w:t>Telefon: 0551-39-22762</w:t>
      </w:r>
    </w:p>
    <w:p w14:paraId="4776E0CF" w14:textId="77777777" w:rsidR="001E7EA1" w:rsidRPr="007310A7" w:rsidRDefault="001E7EA1" w:rsidP="001E7EA1">
      <w:pPr>
        <w:rPr>
          <w:i/>
          <w:color w:val="000000" w:themeColor="text1"/>
        </w:rPr>
      </w:pPr>
      <w:r w:rsidRPr="007310A7">
        <w:rPr>
          <w:i/>
          <w:color w:val="000000" w:themeColor="text1"/>
        </w:rPr>
        <w:t>E-Mail: datenschutz@med.uni-goettingen.de</w:t>
      </w:r>
    </w:p>
    <w:p w14:paraId="369B46C2" w14:textId="77777777" w:rsidR="001E7EA1" w:rsidRPr="007310A7" w:rsidRDefault="001E7EA1" w:rsidP="001E7EA1">
      <w:pPr>
        <w:rPr>
          <w:i/>
          <w:color w:val="000000" w:themeColor="text1"/>
        </w:rPr>
      </w:pPr>
      <w:r w:rsidRPr="007310A7">
        <w:rPr>
          <w:i/>
          <w:color w:val="000000" w:themeColor="text1"/>
        </w:rPr>
        <w:t>Anschrift:</w:t>
      </w:r>
    </w:p>
    <w:p w14:paraId="7DF646FB" w14:textId="77777777" w:rsidR="001E7EA1" w:rsidRPr="007310A7" w:rsidRDefault="001E7EA1" w:rsidP="001E7EA1">
      <w:pPr>
        <w:rPr>
          <w:i/>
          <w:color w:val="000000" w:themeColor="text1"/>
        </w:rPr>
      </w:pPr>
      <w:r w:rsidRPr="007310A7">
        <w:rPr>
          <w:i/>
          <w:color w:val="000000" w:themeColor="text1"/>
        </w:rPr>
        <w:t xml:space="preserve">Robert-Koch-Str. 40 </w:t>
      </w:r>
    </w:p>
    <w:p w14:paraId="6C0E0876" w14:textId="77777777" w:rsidR="001E7EA1" w:rsidRPr="007310A7" w:rsidRDefault="001E7EA1" w:rsidP="001E7EA1">
      <w:pPr>
        <w:rPr>
          <w:i/>
          <w:color w:val="000000" w:themeColor="text1"/>
        </w:rPr>
      </w:pPr>
      <w:r w:rsidRPr="007310A7">
        <w:rPr>
          <w:i/>
          <w:color w:val="000000" w:themeColor="text1"/>
        </w:rPr>
        <w:t>37075 Göttingen</w:t>
      </w:r>
    </w:p>
    <w:p w14:paraId="71678BAD" w14:textId="77777777" w:rsidR="001E7EA1" w:rsidRPr="007310A7" w:rsidRDefault="001E7EA1" w:rsidP="001E7EA1">
      <w:pPr>
        <w:rPr>
          <w:color w:val="000000" w:themeColor="text1"/>
        </w:rPr>
      </w:pPr>
    </w:p>
    <w:p w14:paraId="2C6672F2" w14:textId="77777777" w:rsidR="001E7EA1" w:rsidRPr="007310A7" w:rsidRDefault="001E7EA1" w:rsidP="001E7EA1">
      <w:pPr>
        <w:rPr>
          <w:color w:val="000000" w:themeColor="text1"/>
        </w:rPr>
      </w:pPr>
      <w:r w:rsidRPr="007310A7">
        <w:rPr>
          <w:color w:val="000000" w:themeColor="text1"/>
        </w:rPr>
        <w:t xml:space="preserve">Zusätzlich dazu haben Sie das Recht, sich im Falle eines Konflikts bei der Landesbeauftragen für den Datenschutz Niedersachsen, </w:t>
      </w:r>
    </w:p>
    <w:p w14:paraId="71547492" w14:textId="77777777" w:rsidR="001E7EA1" w:rsidRPr="007310A7" w:rsidRDefault="001E7EA1" w:rsidP="001E7EA1">
      <w:pPr>
        <w:rPr>
          <w:i/>
          <w:color w:val="000000" w:themeColor="text1"/>
        </w:rPr>
      </w:pPr>
      <w:r w:rsidRPr="007310A7">
        <w:rPr>
          <w:i/>
          <w:color w:val="000000" w:themeColor="text1"/>
        </w:rPr>
        <w:t>Barbara Thiel</w:t>
      </w:r>
    </w:p>
    <w:p w14:paraId="5008E9E4" w14:textId="77777777" w:rsidR="001E7EA1" w:rsidRPr="007310A7" w:rsidRDefault="001E7EA1" w:rsidP="001E7EA1">
      <w:pPr>
        <w:rPr>
          <w:i/>
          <w:color w:val="000000" w:themeColor="text1"/>
        </w:rPr>
      </w:pPr>
      <w:r w:rsidRPr="007310A7">
        <w:rPr>
          <w:i/>
          <w:color w:val="000000" w:themeColor="text1"/>
        </w:rPr>
        <w:t>Prinzenstraße 5</w:t>
      </w:r>
    </w:p>
    <w:p w14:paraId="0101BC8E" w14:textId="77777777" w:rsidR="001E7EA1" w:rsidRPr="007310A7" w:rsidRDefault="001E7EA1" w:rsidP="001E7EA1">
      <w:pPr>
        <w:rPr>
          <w:i/>
          <w:color w:val="000000" w:themeColor="text1"/>
        </w:rPr>
      </w:pPr>
      <w:r w:rsidRPr="007310A7">
        <w:rPr>
          <w:i/>
          <w:color w:val="000000" w:themeColor="text1"/>
        </w:rPr>
        <w:t>30159 Hannover</w:t>
      </w:r>
    </w:p>
    <w:p w14:paraId="3AAB3634" w14:textId="77777777" w:rsidR="001E7EA1" w:rsidRPr="007310A7" w:rsidRDefault="001E7EA1" w:rsidP="001E7EA1">
      <w:pPr>
        <w:rPr>
          <w:i/>
          <w:color w:val="000000" w:themeColor="text1"/>
        </w:rPr>
      </w:pPr>
      <w:r w:rsidRPr="007310A7">
        <w:rPr>
          <w:i/>
          <w:color w:val="000000" w:themeColor="text1"/>
        </w:rPr>
        <w:t>Telefon 0511-120 4500</w:t>
      </w:r>
    </w:p>
    <w:p w14:paraId="554B3F95" w14:textId="77777777" w:rsidR="001E7EA1" w:rsidRPr="007310A7" w:rsidRDefault="001E7EA1" w:rsidP="001E7EA1">
      <w:pPr>
        <w:rPr>
          <w:i/>
          <w:color w:val="000000" w:themeColor="text1"/>
        </w:rPr>
      </w:pPr>
      <w:r w:rsidRPr="007310A7">
        <w:rPr>
          <w:i/>
          <w:color w:val="000000" w:themeColor="text1"/>
        </w:rPr>
        <w:t>poststelle@lfd.niedersachsen.de</w:t>
      </w:r>
    </w:p>
    <w:p w14:paraId="42D32280" w14:textId="77777777" w:rsidR="001E7EA1" w:rsidRPr="007310A7" w:rsidRDefault="001E7EA1" w:rsidP="001E7EA1">
      <w:pPr>
        <w:rPr>
          <w:color w:val="000000" w:themeColor="text1"/>
        </w:rPr>
      </w:pPr>
    </w:p>
    <w:p w14:paraId="38DF6D81" w14:textId="77777777" w:rsidR="001E7EA1" w:rsidRPr="007310A7" w:rsidRDefault="001E7EA1" w:rsidP="001E7EA1">
      <w:pPr>
        <w:rPr>
          <w:color w:val="000000" w:themeColor="text1"/>
        </w:rPr>
      </w:pPr>
      <w:r w:rsidRPr="007310A7">
        <w:rPr>
          <w:color w:val="000000" w:themeColor="text1"/>
        </w:rPr>
        <w:t>zu beschweren.</w:t>
      </w:r>
      <w:bookmarkStart w:id="98" w:name="_Hlk16342477"/>
      <w:bookmarkEnd w:id="98"/>
    </w:p>
    <w:p w14:paraId="6E78C201" w14:textId="77777777" w:rsidR="001E7EA1" w:rsidRPr="007310A7" w:rsidRDefault="001E7EA1" w:rsidP="001E7EA1">
      <w:pPr>
        <w:rPr>
          <w:color w:val="000000" w:themeColor="text1"/>
        </w:rPr>
      </w:pPr>
    </w:p>
    <w:p w14:paraId="29B79FE5" w14:textId="77777777" w:rsidR="001E7EA1" w:rsidRPr="007310A7" w:rsidRDefault="001E7EA1" w:rsidP="001E7EA1">
      <w:pPr>
        <w:rPr>
          <w:color w:val="000000" w:themeColor="text1"/>
        </w:rPr>
      </w:pPr>
      <w:r w:rsidRPr="007310A7">
        <w:rPr>
          <w:color w:val="000000" w:themeColor="text1"/>
        </w:rPr>
        <w:t xml:space="preserve">Die Daten werden ausschließlich an Computern bearbeitet, die über eine Passwortsicherung verfügen. Persönliche Informationen, die ggf. eine Person erkennbar machen, werden eliminiert bzw. sinnerhaltend geändert. Die Adressen der Teilnehmer*innen, die Tonbandaufzeichnungen, die Transkripte der Interviews sowie deren Auswertungen und sonstiges personenbezogenes Material werden für nicht an der Studie beteiligte Personen unzugänglich verwahrt. Die Dateien werden spätestens zehn Jahre nach Beendigung der Studie vernichtet. Dritte erhalten zu keinem Zeitpunkt Einblick in die Originalunterlagen. </w:t>
      </w:r>
    </w:p>
    <w:p w14:paraId="047DCDAA" w14:textId="77777777" w:rsidR="001E7EA1" w:rsidRPr="007310A7" w:rsidRDefault="001E7EA1" w:rsidP="001E7EA1">
      <w:pPr>
        <w:rPr>
          <w:color w:val="000000" w:themeColor="text1"/>
        </w:rPr>
      </w:pPr>
      <w:r w:rsidRPr="007310A7">
        <w:rPr>
          <w:color w:val="000000" w:themeColor="text1"/>
        </w:rPr>
        <w:t>Für die Veröffentlichung werden Studienergebnisse so dargestellt, dass keine Rückschlüsse auf Ihre Person und/oder von Ihnen im Gespräch genannten Personen und Orte mehr möglich sind. Veröffentlichungen können anonymisierte direkte Zitate enthalten. Die Bestimmungen des Datenschutzgesetzes werden auch in diesem Fall eingehalten. Sie haben das Recht, Auskunft über die betreffenden personenbezogen Daten zu erhalten, einschließlich unentgeltlicher Überlassung einer Kopie.</w:t>
      </w:r>
    </w:p>
    <w:p w14:paraId="6947B272" w14:textId="77777777" w:rsidR="001E7EA1" w:rsidRPr="007310A7" w:rsidRDefault="001E7EA1" w:rsidP="001E7EA1">
      <w:pPr>
        <w:rPr>
          <w:color w:val="000000" w:themeColor="text1"/>
        </w:rPr>
      </w:pPr>
      <w:bookmarkStart w:id="99" w:name="_Hlk501899323"/>
      <w:bookmarkStart w:id="100" w:name="_Hlk5018930141"/>
      <w:bookmarkEnd w:id="99"/>
      <w:bookmarkEnd w:id="100"/>
      <w:r w:rsidRPr="007310A7">
        <w:rPr>
          <w:color w:val="000000" w:themeColor="text1"/>
        </w:rPr>
        <w:t>Sie können jederzeit ohne Angaben von Gründen die Zustimmung widerrufen und Ihre Teilnahme abbrechen, ohne dass sich dieser Entschluss nachteilig für Sie auswirken wird. Bereits erhobene Daten können auf Wunsch vernichtet werden.</w:t>
      </w:r>
    </w:p>
    <w:p w14:paraId="7E95A863" w14:textId="77777777" w:rsidR="001E7EA1" w:rsidRPr="007310A7" w:rsidRDefault="001E7EA1" w:rsidP="001E7EA1">
      <w:pPr>
        <w:rPr>
          <w:b/>
          <w:bCs/>
          <w:color w:val="000000" w:themeColor="text1"/>
        </w:rPr>
      </w:pPr>
      <w:bookmarkStart w:id="101" w:name="_Hlk501888033"/>
      <w:bookmarkEnd w:id="101"/>
    </w:p>
    <w:p w14:paraId="4E69CA29" w14:textId="77777777" w:rsidR="001E7EA1" w:rsidRPr="007310A7" w:rsidRDefault="001E7EA1" w:rsidP="001E7EA1">
      <w:pPr>
        <w:rPr>
          <w:b/>
          <w:bCs/>
          <w:color w:val="000000" w:themeColor="text1"/>
        </w:rPr>
      </w:pPr>
    </w:p>
    <w:p w14:paraId="4B7D6BD3" w14:textId="77777777" w:rsidR="001E7EA1" w:rsidRPr="007310A7" w:rsidRDefault="001E7EA1" w:rsidP="001E7EA1">
      <w:pPr>
        <w:rPr>
          <w:color w:val="000000" w:themeColor="text1"/>
        </w:rPr>
      </w:pPr>
      <w:r w:rsidRPr="007310A7">
        <w:rPr>
          <w:b/>
          <w:bCs/>
          <w:color w:val="000000" w:themeColor="text1"/>
        </w:rPr>
        <w:t>Bei Rückfragen wenden Sie sich bitte an den Promovierenden</w:t>
      </w:r>
      <w:r w:rsidRPr="007310A7">
        <w:rPr>
          <w:color w:val="000000" w:themeColor="text1"/>
        </w:rPr>
        <w:t>:</w:t>
      </w:r>
    </w:p>
    <w:p w14:paraId="259E4AD5" w14:textId="77777777" w:rsidR="001E7EA1" w:rsidRPr="007310A7" w:rsidRDefault="001E7EA1" w:rsidP="001E7EA1">
      <w:pPr>
        <w:rPr>
          <w:color w:val="000000" w:themeColor="text1"/>
        </w:rPr>
      </w:pPr>
    </w:p>
    <w:p w14:paraId="44A9844D" w14:textId="77777777" w:rsidR="001E7EA1" w:rsidRPr="007310A7" w:rsidRDefault="001E7EA1" w:rsidP="001E7EA1">
      <w:pPr>
        <w:rPr>
          <w:color w:val="000000" w:themeColor="text1"/>
        </w:rPr>
      </w:pPr>
      <w:r w:rsidRPr="007310A7">
        <w:rPr>
          <w:color w:val="000000" w:themeColor="text1"/>
        </w:rPr>
        <w:t>Elio Clemenz</w:t>
      </w:r>
    </w:p>
    <w:p w14:paraId="36455D48" w14:textId="77777777" w:rsidR="001E7EA1" w:rsidRPr="007310A7" w:rsidRDefault="001E7EA1" w:rsidP="001E7EA1">
      <w:pPr>
        <w:rPr>
          <w:color w:val="000000" w:themeColor="text1"/>
        </w:rPr>
      </w:pPr>
      <w:r w:rsidRPr="007310A7">
        <w:rPr>
          <w:color w:val="000000" w:themeColor="text1"/>
        </w:rPr>
        <w:t>Institut für Geschichte und Ethik der Medizin</w:t>
      </w:r>
    </w:p>
    <w:p w14:paraId="1E186ECC" w14:textId="77777777" w:rsidR="001E7EA1" w:rsidRPr="007310A7" w:rsidRDefault="001E7EA1" w:rsidP="001E7EA1">
      <w:pPr>
        <w:rPr>
          <w:color w:val="000000" w:themeColor="text1"/>
        </w:rPr>
      </w:pPr>
      <w:r w:rsidRPr="007310A7">
        <w:rPr>
          <w:color w:val="000000" w:themeColor="text1"/>
        </w:rPr>
        <w:t>Humboldtallee 36</w:t>
      </w:r>
    </w:p>
    <w:p w14:paraId="2A5F4135" w14:textId="77777777" w:rsidR="001E7EA1" w:rsidRPr="007310A7" w:rsidRDefault="001E7EA1" w:rsidP="001E7EA1">
      <w:pPr>
        <w:rPr>
          <w:color w:val="000000" w:themeColor="text1"/>
        </w:rPr>
      </w:pPr>
      <w:r w:rsidRPr="007310A7">
        <w:rPr>
          <w:color w:val="000000" w:themeColor="text1"/>
        </w:rPr>
        <w:t>37073 Göttingen</w:t>
      </w:r>
    </w:p>
    <w:p w14:paraId="23555177" w14:textId="77777777" w:rsidR="001E7EA1" w:rsidRPr="007310A7" w:rsidRDefault="001E7EA1" w:rsidP="001E7EA1">
      <w:pPr>
        <w:rPr>
          <w:color w:val="000000" w:themeColor="text1"/>
        </w:rPr>
      </w:pPr>
      <w:r w:rsidRPr="007310A7">
        <w:rPr>
          <w:color w:val="000000" w:themeColor="text1"/>
        </w:rPr>
        <w:t>Tel: 0176/22820984</w:t>
      </w:r>
    </w:p>
    <w:p w14:paraId="1B231973" w14:textId="77777777" w:rsidR="001E7EA1" w:rsidRPr="007310A7" w:rsidRDefault="001E7EA1" w:rsidP="001E7EA1">
      <w:pPr>
        <w:rPr>
          <w:color w:val="000000" w:themeColor="text1"/>
          <w:u w:val="single"/>
        </w:rPr>
      </w:pPr>
      <w:r w:rsidRPr="007310A7">
        <w:rPr>
          <w:color w:val="000000" w:themeColor="text1"/>
        </w:rPr>
        <w:t>E-Mail: e.clemenz@gmx.de</w:t>
      </w:r>
    </w:p>
    <w:p w14:paraId="2C9414BD" w14:textId="77777777" w:rsidR="001E7EA1" w:rsidRPr="007310A7" w:rsidRDefault="001E7EA1" w:rsidP="001E7EA1">
      <w:pPr>
        <w:rPr>
          <w:color w:val="000000" w:themeColor="text1"/>
        </w:rPr>
      </w:pPr>
    </w:p>
    <w:p w14:paraId="47EC66D5" w14:textId="77777777" w:rsidR="001E7EA1" w:rsidRPr="007310A7" w:rsidRDefault="001E7EA1" w:rsidP="001E7EA1">
      <w:pPr>
        <w:rPr>
          <w:b/>
          <w:i/>
          <w:color w:val="000000" w:themeColor="text1"/>
        </w:rPr>
      </w:pPr>
    </w:p>
    <w:p w14:paraId="5331E0DB" w14:textId="77777777" w:rsidR="001E7EA1" w:rsidRPr="007310A7" w:rsidRDefault="001E7EA1" w:rsidP="001E7EA1">
      <w:pPr>
        <w:rPr>
          <w:b/>
          <w:i/>
          <w:color w:val="000000" w:themeColor="text1"/>
        </w:rPr>
      </w:pPr>
    </w:p>
    <w:p w14:paraId="3B8C057B" w14:textId="77777777" w:rsidR="001E7EA1" w:rsidRPr="007310A7" w:rsidRDefault="001E7EA1" w:rsidP="001E7EA1">
      <w:pPr>
        <w:rPr>
          <w:b/>
          <w:i/>
          <w:color w:val="000000" w:themeColor="text1"/>
        </w:rPr>
      </w:pPr>
      <w:r w:rsidRPr="007310A7">
        <w:rPr>
          <w:b/>
          <w:i/>
          <w:color w:val="000000" w:themeColor="text1"/>
        </w:rPr>
        <w:t>Einverständnis zur Teilnahme an einem Interview</w:t>
      </w:r>
    </w:p>
    <w:p w14:paraId="05BB03F2" w14:textId="77777777" w:rsidR="001E7EA1" w:rsidRPr="007310A7" w:rsidRDefault="001E7EA1" w:rsidP="001E7EA1">
      <w:pPr>
        <w:rPr>
          <w:color w:val="000000" w:themeColor="text1"/>
        </w:rPr>
      </w:pPr>
    </w:p>
    <w:p w14:paraId="72932098" w14:textId="77777777" w:rsidR="001E7EA1" w:rsidRPr="007310A7" w:rsidRDefault="001E7EA1" w:rsidP="001E7EA1">
      <w:pPr>
        <w:rPr>
          <w:color w:val="000000" w:themeColor="text1"/>
        </w:rPr>
      </w:pPr>
      <w:r w:rsidRPr="007310A7">
        <w:rPr>
          <w:color w:val="000000" w:themeColor="text1"/>
        </w:rPr>
        <w:t>Behandlungsentscheidungen von intergeschlechtlichen Jugendlichen und Erwachsenen</w:t>
      </w:r>
    </w:p>
    <w:p w14:paraId="11566494" w14:textId="77777777" w:rsidR="001E7EA1" w:rsidRPr="007310A7" w:rsidRDefault="001E7EA1" w:rsidP="001E7EA1">
      <w:pPr>
        <w:rPr>
          <w:color w:val="000000" w:themeColor="text1"/>
        </w:rPr>
      </w:pPr>
    </w:p>
    <w:p w14:paraId="3A5D30E5" w14:textId="77777777" w:rsidR="001E7EA1" w:rsidRPr="007310A7" w:rsidRDefault="001E7EA1" w:rsidP="001E7EA1">
      <w:pPr>
        <w:rPr>
          <w:color w:val="000000" w:themeColor="text1"/>
        </w:rPr>
      </w:pPr>
      <w:r w:rsidRPr="007310A7">
        <w:rPr>
          <w:color w:val="000000" w:themeColor="text1"/>
        </w:rPr>
        <w:lastRenderedPageBreak/>
        <w:t>Ich, ……………………………………………………………………………</w:t>
      </w:r>
      <w:proofErr w:type="gramStart"/>
      <w:r w:rsidRPr="007310A7">
        <w:rPr>
          <w:color w:val="000000" w:themeColor="text1"/>
        </w:rPr>
        <w:t>…….</w:t>
      </w:r>
      <w:proofErr w:type="gramEnd"/>
      <w:r w:rsidRPr="007310A7">
        <w:rPr>
          <w:color w:val="000000" w:themeColor="text1"/>
        </w:rPr>
        <w:t xml:space="preserve">., habe beiliegende Informationen zur o.g. Studie erhalten. Ich habe die Informationen gelesen und vollständig verstanden. Ich hatte die Möglichkeit, weitere Fragen zu stellen und habe die Antworten verstanden. </w:t>
      </w:r>
    </w:p>
    <w:p w14:paraId="2429A4B3" w14:textId="77777777" w:rsidR="001E7EA1" w:rsidRPr="007310A7" w:rsidRDefault="001E7EA1" w:rsidP="001E7EA1">
      <w:pPr>
        <w:rPr>
          <w:color w:val="000000" w:themeColor="text1"/>
        </w:rPr>
      </w:pPr>
    </w:p>
    <w:p w14:paraId="6CA022E5" w14:textId="77777777" w:rsidR="001E7EA1" w:rsidRPr="007310A7" w:rsidRDefault="001E7EA1" w:rsidP="001E7EA1">
      <w:pPr>
        <w:rPr>
          <w:color w:val="000000" w:themeColor="text1"/>
        </w:rPr>
      </w:pPr>
      <w:r w:rsidRPr="007310A7">
        <w:rPr>
          <w:color w:val="000000" w:themeColor="text1"/>
        </w:rPr>
        <w:t xml:space="preserve">Ich hatte ausreichend Zeit, mich zur Teilnahme an einem Interview zu entscheiden und weiß, dass die Teilnahme freiwillig ist. Ich weiß, dass ich jederzeit ohne Angaben von Gründen diese Zustimmung widerrufen kann, ohne dass sich dieser Entschluss nachteilig auf mich auswirken wird. Im Falle eines Widerrufs werden alle mich betreffenden Daten auf Wunsch sofort vernichtet. </w:t>
      </w:r>
    </w:p>
    <w:p w14:paraId="56678A0D" w14:textId="77777777" w:rsidR="001E7EA1" w:rsidRPr="007310A7" w:rsidRDefault="001E7EA1" w:rsidP="001E7EA1">
      <w:pPr>
        <w:rPr>
          <w:color w:val="000000" w:themeColor="text1"/>
        </w:rPr>
      </w:pPr>
    </w:p>
    <w:p w14:paraId="5D27ED10" w14:textId="77777777" w:rsidR="001E7EA1" w:rsidRPr="007310A7" w:rsidRDefault="001E7EA1" w:rsidP="001E7EA1">
      <w:pPr>
        <w:rPr>
          <w:color w:val="000000" w:themeColor="text1"/>
        </w:rPr>
      </w:pPr>
      <w:r w:rsidRPr="007310A7">
        <w:rPr>
          <w:color w:val="000000" w:themeColor="text1"/>
        </w:rPr>
        <w:t xml:space="preserve">Ich erkläre hiermit meine freiwillige Teilnahme an dieser Forschungsarbeit. </w:t>
      </w:r>
    </w:p>
    <w:p w14:paraId="5FBE5E92" w14:textId="77777777" w:rsidR="001E7EA1" w:rsidRPr="007310A7" w:rsidRDefault="001E7EA1" w:rsidP="001E7EA1">
      <w:pPr>
        <w:rPr>
          <w:b/>
          <w:color w:val="000000" w:themeColor="text1"/>
        </w:rPr>
      </w:pPr>
    </w:p>
    <w:p w14:paraId="253EE620" w14:textId="77777777" w:rsidR="001E7EA1" w:rsidRPr="007310A7" w:rsidRDefault="001E7EA1" w:rsidP="001E7EA1">
      <w:pPr>
        <w:rPr>
          <w:b/>
          <w:color w:val="000000" w:themeColor="text1"/>
        </w:rPr>
      </w:pPr>
    </w:p>
    <w:p w14:paraId="790F205B" w14:textId="77777777" w:rsidR="001E7EA1" w:rsidRPr="007310A7" w:rsidRDefault="001E7EA1" w:rsidP="001E7EA1">
      <w:pPr>
        <w:rPr>
          <w:b/>
          <w:color w:val="000000" w:themeColor="text1"/>
        </w:rPr>
      </w:pPr>
      <w:r w:rsidRPr="007310A7">
        <w:rPr>
          <w:b/>
          <w:color w:val="000000" w:themeColor="text1"/>
        </w:rPr>
        <w:t>Datenschutzrechtliche Einwilligung</w:t>
      </w:r>
    </w:p>
    <w:p w14:paraId="54592EE1" w14:textId="77777777" w:rsidR="001E7EA1" w:rsidRPr="007310A7" w:rsidRDefault="001E7EA1" w:rsidP="001E7EA1">
      <w:pPr>
        <w:rPr>
          <w:b/>
          <w:color w:val="000000" w:themeColor="text1"/>
        </w:rPr>
      </w:pPr>
    </w:p>
    <w:p w14:paraId="7C685643" w14:textId="77777777" w:rsidR="001E7EA1" w:rsidRPr="007310A7" w:rsidRDefault="001E7EA1" w:rsidP="001E7EA1">
      <w:pPr>
        <w:rPr>
          <w:color w:val="000000" w:themeColor="text1"/>
        </w:rPr>
      </w:pPr>
      <w:r w:rsidRPr="007310A7">
        <w:rPr>
          <w:color w:val="000000" w:themeColor="text1"/>
        </w:rPr>
        <w:t xml:space="preserve">Im Rahmen dieser wissenschaftlichen Studie werden persönliche Daten erhoben und in pseudonymisierter Form gespeichert. Die Datenspeicherung erfolgt für zehn Jahre. Dritte erhalten zu keinem Zeitpunkt Einblick in die Originalunterlagen. Eine Entschlüsselung ist nur durch die verantwortliche Forschende Eva-Mariana Clemenz möglich, welche als einzige den </w:t>
      </w:r>
      <w:proofErr w:type="spellStart"/>
      <w:r w:rsidRPr="007310A7">
        <w:rPr>
          <w:color w:val="000000" w:themeColor="text1"/>
        </w:rPr>
        <w:t>Pseudonymisierungsschlüssel</w:t>
      </w:r>
      <w:proofErr w:type="spellEnd"/>
      <w:r w:rsidRPr="007310A7">
        <w:rPr>
          <w:color w:val="000000" w:themeColor="text1"/>
        </w:rPr>
        <w:t xml:space="preserve"> besitzt. </w:t>
      </w:r>
    </w:p>
    <w:p w14:paraId="49C23117" w14:textId="77777777" w:rsidR="001E7EA1" w:rsidRPr="007310A7" w:rsidRDefault="001E7EA1" w:rsidP="001E7EA1">
      <w:pPr>
        <w:rPr>
          <w:color w:val="000000" w:themeColor="text1"/>
        </w:rPr>
      </w:pPr>
      <w:r w:rsidRPr="007310A7">
        <w:rPr>
          <w:color w:val="000000" w:themeColor="text1"/>
        </w:rPr>
        <w:t xml:space="preserve">Ich habe das Recht, Auskunft über die betreffenden personenbezogenen Daten zu erhalten, einschließlich unentgeltlicher Überlassung einer Kopie. Alle erfassten Daten werden unter Beachtung des Datenschutzgesetzes streng vertraulich behandelt. </w:t>
      </w:r>
    </w:p>
    <w:p w14:paraId="39E216CC" w14:textId="77777777" w:rsidR="001E7EA1" w:rsidRPr="007310A7" w:rsidRDefault="001E7EA1" w:rsidP="001E7EA1">
      <w:pPr>
        <w:rPr>
          <w:color w:val="000000" w:themeColor="text1"/>
        </w:rPr>
      </w:pPr>
    </w:p>
    <w:p w14:paraId="319168FA" w14:textId="77777777" w:rsidR="001E7EA1" w:rsidRPr="007310A7" w:rsidRDefault="001E7EA1" w:rsidP="001E7EA1">
      <w:pPr>
        <w:rPr>
          <w:color w:val="000000" w:themeColor="text1"/>
        </w:rPr>
      </w:pPr>
      <w:r w:rsidRPr="007310A7">
        <w:rPr>
          <w:color w:val="000000" w:themeColor="text1"/>
        </w:rPr>
        <w:t xml:space="preserve">Ich weiß, dass ich jederzeit ohne Angabe von Gründen die Zustimmung zur Datenspeicherung widerrufen kann. Im Falle eines Widerrufs werden alle Daten, die mich betreffen, auf Wunsch sofort vernichtet. Die Speicherung, Auswertung und Weitergabe dieser studienbezogenen Daten erfolgt nach gesetzlichen Bestimmungen und setzt vor Teilnahme an der Studie folgende freiwillige Erklärung voraus. </w:t>
      </w:r>
    </w:p>
    <w:p w14:paraId="327502A2" w14:textId="77777777" w:rsidR="001E7EA1" w:rsidRPr="007310A7" w:rsidRDefault="001E7EA1" w:rsidP="001E7EA1">
      <w:pPr>
        <w:rPr>
          <w:color w:val="000000" w:themeColor="text1"/>
        </w:rPr>
      </w:pPr>
    </w:p>
    <w:p w14:paraId="4DF2C316" w14:textId="77777777" w:rsidR="001E7EA1" w:rsidRPr="007310A7" w:rsidRDefault="001E7EA1" w:rsidP="001E7EA1">
      <w:pPr>
        <w:rPr>
          <w:color w:val="000000" w:themeColor="text1"/>
        </w:rPr>
      </w:pPr>
      <w:r w:rsidRPr="007310A7">
        <w:rPr>
          <w:color w:val="000000" w:themeColor="text1"/>
        </w:rPr>
        <w:t xml:space="preserve">Ich erkläre mich damit einverstanden, dass im Rahmen dieser Studie erhobene Daten auf elektronischen Datenträgern aufgezeichnet und ohne Namensnennung verarbeitet werden. Mit einer Veröffentlichung der in dieser Studie erhobenen Daten in anonymisierter Form erkläre ich mich einverstanden. </w:t>
      </w:r>
    </w:p>
    <w:p w14:paraId="4361A34A" w14:textId="77777777" w:rsidR="001E7EA1" w:rsidRPr="007310A7" w:rsidRDefault="001E7EA1" w:rsidP="001E7EA1">
      <w:pPr>
        <w:rPr>
          <w:b/>
          <w:color w:val="000000" w:themeColor="text1"/>
        </w:rPr>
      </w:pPr>
    </w:p>
    <w:p w14:paraId="13C21957" w14:textId="77777777" w:rsidR="001E7EA1" w:rsidRPr="007310A7" w:rsidRDefault="001E7EA1" w:rsidP="001E7EA1">
      <w:pPr>
        <w:rPr>
          <w:color w:val="000000" w:themeColor="text1"/>
        </w:rPr>
      </w:pPr>
    </w:p>
    <w:p w14:paraId="1852CEB6" w14:textId="77777777" w:rsidR="001E7EA1" w:rsidRPr="007310A7" w:rsidRDefault="001E7EA1" w:rsidP="001E7EA1">
      <w:pPr>
        <w:rPr>
          <w:color w:val="000000" w:themeColor="text1"/>
        </w:rPr>
      </w:pPr>
    </w:p>
    <w:p w14:paraId="3BD0E71F" w14:textId="1255B2CA" w:rsidR="001E7EA1" w:rsidRPr="007310A7" w:rsidRDefault="001E7EA1" w:rsidP="001E7EA1">
      <w:pPr>
        <w:rPr>
          <w:color w:val="000000" w:themeColor="text1"/>
        </w:rPr>
      </w:pPr>
      <w:r w:rsidRPr="007310A7">
        <w:rPr>
          <w:noProof/>
          <w:color w:val="000000" w:themeColor="text1"/>
        </w:rPr>
        <mc:AlternateContent>
          <mc:Choice Requires="wps">
            <w:drawing>
              <wp:anchor distT="0" distB="0" distL="0" distR="0" simplePos="0" relativeHeight="251661312" behindDoc="0" locked="0" layoutInCell="1" allowOverlap="1" wp14:anchorId="445C0243" wp14:editId="547B1EB4">
                <wp:simplePos x="0" y="0"/>
                <wp:positionH relativeFrom="margin">
                  <wp:posOffset>0</wp:posOffset>
                </wp:positionH>
                <wp:positionV relativeFrom="paragraph">
                  <wp:posOffset>96520</wp:posOffset>
                </wp:positionV>
                <wp:extent cx="4457700" cy="6350"/>
                <wp:effectExtent l="0" t="0" r="19050" b="31750"/>
                <wp:wrapNone/>
                <wp:docPr id="15" name="Gerader Verbinder 15"/>
                <wp:cNvGraphicFramePr/>
                <a:graphic xmlns:a="http://schemas.openxmlformats.org/drawingml/2006/main">
                  <a:graphicData uri="http://schemas.microsoft.com/office/word/2010/wordprocessingShape">
                    <wps:wsp>
                      <wps:cNvCnPr/>
                      <wps:spPr>
                        <a:xfrm flipV="1">
                          <a:off x="0" y="0"/>
                          <a:ext cx="4457700" cy="6350"/>
                        </a:xfrm>
                        <a:prstGeom prst="line">
                          <a:avLst/>
                        </a:prstGeom>
                        <a:ln w="324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0345B31A" id="Gerader Verbinder 15" o:spid="_x0000_s1026" style="position:absolute;flip:y;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0,7.6pt" to="35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" strokeweight=".09mm">
                <v:stroke joinstyle="miter"/>
                <w10:wrap anchorx="margin"/>
              </v:line>
            </w:pict>
          </mc:Fallback>
        </mc:AlternateContent>
      </w:r>
      <w:r w:rsidRPr="007310A7">
        <w:rPr>
          <w:color w:val="000000" w:themeColor="text1"/>
        </w:rPr>
        <w:tab/>
      </w:r>
    </w:p>
    <w:p w14:paraId="583F6348" w14:textId="77777777" w:rsidR="001E7EA1" w:rsidRPr="007310A7" w:rsidRDefault="001E7EA1" w:rsidP="001E7EA1">
      <w:pPr>
        <w:rPr>
          <w:color w:val="000000" w:themeColor="text1"/>
        </w:rPr>
      </w:pPr>
      <w:r w:rsidRPr="007310A7">
        <w:rPr>
          <w:color w:val="000000" w:themeColor="text1"/>
        </w:rPr>
        <w:t>Ort, Datum und Unterschrift der aufklärenden Person</w:t>
      </w:r>
      <w:bookmarkStart w:id="102" w:name="_Hlk16342970"/>
      <w:bookmarkEnd w:id="102"/>
      <w:r w:rsidRPr="007310A7">
        <w:rPr>
          <w:color w:val="000000" w:themeColor="text1"/>
        </w:rPr>
        <w:t xml:space="preserve"> (Promovierende)</w:t>
      </w:r>
    </w:p>
    <w:p w14:paraId="6952693C" w14:textId="77777777" w:rsidR="001E7EA1" w:rsidRPr="007310A7" w:rsidRDefault="001E7EA1" w:rsidP="001E7EA1">
      <w:pPr>
        <w:rPr>
          <w:color w:val="000000" w:themeColor="text1"/>
        </w:rPr>
      </w:pPr>
    </w:p>
    <w:p w14:paraId="199C1BA9" w14:textId="77777777" w:rsidR="001E7EA1" w:rsidRPr="007310A7" w:rsidRDefault="001E7EA1" w:rsidP="001E7EA1">
      <w:pPr>
        <w:rPr>
          <w:color w:val="000000" w:themeColor="text1"/>
        </w:rPr>
      </w:pPr>
    </w:p>
    <w:p w14:paraId="14DDD559" w14:textId="77777777" w:rsidR="001E7EA1" w:rsidRPr="007310A7" w:rsidRDefault="001E7EA1" w:rsidP="001E7EA1">
      <w:pPr>
        <w:rPr>
          <w:color w:val="000000" w:themeColor="text1"/>
        </w:rPr>
      </w:pPr>
    </w:p>
    <w:p w14:paraId="1D4E7E97" w14:textId="3A664E04" w:rsidR="001E7EA1" w:rsidRPr="007310A7" w:rsidRDefault="001E7EA1" w:rsidP="001E7EA1">
      <w:pPr>
        <w:rPr>
          <w:color w:val="000000" w:themeColor="text1"/>
        </w:rPr>
      </w:pPr>
      <w:r w:rsidRPr="007310A7">
        <w:rPr>
          <w:noProof/>
          <w:color w:val="000000" w:themeColor="text1"/>
        </w:rPr>
        <mc:AlternateContent>
          <mc:Choice Requires="wps">
            <w:drawing>
              <wp:anchor distT="0" distB="0" distL="0" distR="0" simplePos="0" relativeHeight="251659264" behindDoc="0" locked="0" layoutInCell="1" allowOverlap="1" wp14:anchorId="18CF94BE" wp14:editId="0A034477">
                <wp:simplePos x="0" y="0"/>
                <wp:positionH relativeFrom="margin">
                  <wp:posOffset>13335</wp:posOffset>
                </wp:positionH>
                <wp:positionV relativeFrom="paragraph">
                  <wp:posOffset>132715</wp:posOffset>
                </wp:positionV>
                <wp:extent cx="4444365" cy="31750"/>
                <wp:effectExtent l="0" t="0" r="32385" b="25400"/>
                <wp:wrapNone/>
                <wp:docPr id="14" name="Gerader Verbinder 14"/>
                <wp:cNvGraphicFramePr/>
                <a:graphic xmlns:a="http://schemas.openxmlformats.org/drawingml/2006/main">
                  <a:graphicData uri="http://schemas.microsoft.com/office/word/2010/wordprocessingShape">
                    <wps:wsp>
                      <wps:cNvCnPr/>
                      <wps:spPr>
                        <a:xfrm flipV="1">
                          <a:off x="0" y="0"/>
                          <a:ext cx="4444365" cy="31750"/>
                        </a:xfrm>
                        <a:prstGeom prst="line">
                          <a:avLst/>
                        </a:prstGeom>
                        <a:ln w="324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31CE1ABA" id="Gerader Verbinder 14" o:spid="_x0000_s1026" style="position:absolute;flip:y;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1.05pt,10.45pt" to="351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" strokeweight=".09mm">
                <v:stroke joinstyle="miter"/>
                <w10:wrap anchorx="margin"/>
              </v:line>
            </w:pict>
          </mc:Fallback>
        </mc:AlternateContent>
      </w:r>
      <w:r w:rsidRPr="007310A7">
        <w:rPr>
          <w:color w:val="000000" w:themeColor="text1"/>
        </w:rPr>
        <w:tab/>
      </w:r>
      <w:r w:rsidRPr="007310A7">
        <w:rPr>
          <w:color w:val="000000" w:themeColor="text1"/>
        </w:rPr>
        <w:tab/>
      </w:r>
    </w:p>
    <w:p w14:paraId="314F6F8A" w14:textId="19E87F8B" w:rsidR="001E7EA1" w:rsidRPr="007310A7" w:rsidRDefault="001E7EA1" w:rsidP="001E7EA1">
      <w:pPr>
        <w:rPr>
          <w:color w:val="000000" w:themeColor="text1"/>
        </w:rPr>
      </w:pPr>
      <w:r w:rsidRPr="007310A7">
        <w:rPr>
          <w:color w:val="000000" w:themeColor="text1"/>
        </w:rPr>
        <w:t>Ort, Datum und Unterschrift der aufzuklärenden Person (Teilnehmer*in)</w:t>
      </w:r>
    </w:p>
    <w:p w14:paraId="50F4A355" w14:textId="6C47C97E" w:rsidR="008F0DDF" w:rsidRPr="007310A7" w:rsidRDefault="008F0DDF">
      <w:pPr>
        <w:rPr>
          <w:color w:val="000000" w:themeColor="text1"/>
        </w:rPr>
      </w:pPr>
      <w:r w:rsidRPr="007310A7">
        <w:rPr>
          <w:color w:val="000000" w:themeColor="text1"/>
        </w:rPr>
        <w:br w:type="page"/>
      </w:r>
    </w:p>
    <w:p w14:paraId="71EB7954" w14:textId="452BE46D" w:rsidR="00097367" w:rsidRPr="007310A7" w:rsidRDefault="008F0DDF" w:rsidP="008F0DDF">
      <w:pPr>
        <w:pStyle w:val="berschrift1"/>
        <w:spacing w:before="360" w:after="360"/>
        <w:rPr>
          <w:rFonts w:asciiTheme="minorHAnsi" w:eastAsiaTheme="minorEastAsia" w:hAnsiTheme="minorHAnsi" w:cstheme="minorBidi"/>
          <w:b/>
          <w:bCs/>
          <w:color w:val="000000" w:themeColor="text1"/>
          <w:sz w:val="28"/>
          <w:szCs w:val="28"/>
        </w:rPr>
      </w:pPr>
      <w:bookmarkStart w:id="103" w:name="_Toc233288826"/>
      <w:r w:rsidRPr="007310A7">
        <w:rPr>
          <w:rFonts w:asciiTheme="minorHAnsi" w:hAnsiTheme="minorHAnsi"/>
          <w:b/>
          <w:bCs/>
          <w:color w:val="000000" w:themeColor="text1"/>
          <w:sz w:val="28"/>
          <w:szCs w:val="28"/>
        </w:rPr>
        <w:lastRenderedPageBreak/>
        <w:t>Literaturverzeichnis</w:t>
      </w:r>
      <w:bookmarkEnd w:id="103"/>
    </w:p>
    <w:p w14:paraId="54C09CE0" w14:textId="77777777" w:rsidR="005D50B3" w:rsidRDefault="00F849C8" w:rsidP="005D50B3">
      <w:pPr>
        <w:pStyle w:val="Literaturverzeichnis"/>
      </w:pPr>
      <w:r w:rsidRPr="007310A7">
        <w:rPr>
          <w:color w:val="000000" w:themeColor="text1"/>
        </w:rPr>
        <w:fldChar w:fldCharType="begin"/>
      </w:r>
      <w:r w:rsidR="00166788">
        <w:rPr>
          <w:color w:val="000000" w:themeColor="text1"/>
        </w:rPr>
        <w:instrText xml:space="preserve"> ADDIN ZOTERO_BIBL {"uncited":[],"omitted":[],"custom":[]} CSL_BIBLIOGRAPHY </w:instrText>
      </w:r>
      <w:r w:rsidRPr="007310A7">
        <w:rPr>
          <w:color w:val="000000" w:themeColor="text1"/>
        </w:rPr>
        <w:fldChar w:fldCharType="separate"/>
      </w:r>
      <w:r w:rsidR="005D50B3">
        <w:rPr>
          <w:i/>
          <w:iCs/>
        </w:rPr>
        <w:t>1 BvR 1914/17 - Beschluss vom 7. Dezember 2017</w:t>
      </w:r>
      <w:r w:rsidR="005D50B3">
        <w:t>. 2017. Bundesverfassungsgericht. https://www.bundesverfassungsgericht.de/SharedDocs/Entscheidungen/DE/2017/12/rk20171207_1bvr191417.html.</w:t>
      </w:r>
    </w:p>
    <w:p w14:paraId="7C4F1A6F" w14:textId="77777777" w:rsidR="005D50B3" w:rsidRDefault="005D50B3" w:rsidP="005D50B3">
      <w:pPr>
        <w:pStyle w:val="Literaturverzeichnis"/>
      </w:pPr>
      <w:r>
        <w:rPr>
          <w:i/>
          <w:iCs/>
        </w:rPr>
        <w:t>1 BvR 2019/16 - Beschluss vom 10. Oktober 2017</w:t>
      </w:r>
      <w:r>
        <w:t>. 2017a. Bundesverfassungsgericht. https://www.bundesverfassungsgericht.de/SharedDocs/Entscheidungen/DE/2017/10/rs20171010_1bvr201916.html?nn=68080.</w:t>
      </w:r>
    </w:p>
    <w:p w14:paraId="01B60518" w14:textId="77777777" w:rsidR="005D50B3" w:rsidRDefault="005D50B3" w:rsidP="005D50B3">
      <w:pPr>
        <w:pStyle w:val="Literaturverzeichnis"/>
      </w:pPr>
      <w:r>
        <w:rPr>
          <w:i/>
          <w:iCs/>
        </w:rPr>
        <w:t>1 BvR 3295/07 - Beschluss vom 11. Januar 2011</w:t>
      </w:r>
      <w:r>
        <w:t>. 2011. Bundesverfassungsgericht. https://www.bundesverfassungsgericht.de/SharedDocs/Entscheidungen/DE/2011/01/rs20110111_1bvr329507.html.</w:t>
      </w:r>
    </w:p>
    <w:p w14:paraId="3EEE2B6E" w14:textId="77777777" w:rsidR="005D50B3" w:rsidRDefault="005D50B3" w:rsidP="005D50B3">
      <w:pPr>
        <w:pStyle w:val="Literaturverzeichnis"/>
      </w:pPr>
      <w:proofErr w:type="spellStart"/>
      <w:r w:rsidRPr="005D50B3">
        <w:rPr>
          <w:lang w:val="en-US"/>
        </w:rPr>
        <w:t>Agich</w:t>
      </w:r>
      <w:proofErr w:type="spellEnd"/>
      <w:r w:rsidRPr="005D50B3">
        <w:rPr>
          <w:lang w:val="en-US"/>
        </w:rPr>
        <w:t xml:space="preserve">, George. 2003. </w:t>
      </w:r>
      <w:r w:rsidRPr="005D50B3">
        <w:rPr>
          <w:i/>
          <w:iCs/>
          <w:lang w:val="en-US"/>
        </w:rPr>
        <w:t>Dependence and Autonomy in Old Age: An Ethical Framework for Long-term Care</w:t>
      </w:r>
      <w:r w:rsidRPr="005D50B3">
        <w:rPr>
          <w:lang w:val="en-US"/>
        </w:rPr>
        <w:t xml:space="preserve">. 1. </w:t>
      </w:r>
      <w:r>
        <w:t>Aufl. Cambridge University Press. doi:10.1017/CBO9780511545801.</w:t>
      </w:r>
    </w:p>
    <w:p w14:paraId="52050044" w14:textId="77777777" w:rsidR="005D50B3" w:rsidRDefault="005D50B3" w:rsidP="005D50B3">
      <w:pPr>
        <w:pStyle w:val="Literaturverzeichnis"/>
      </w:pPr>
      <w:r>
        <w:t xml:space="preserve">Akhtar, Salman. 2007. </w:t>
      </w:r>
      <w:r>
        <w:rPr>
          <w:i/>
          <w:iCs/>
        </w:rPr>
        <w:t>Immigration und Identität: psychosoziale Aspekte und kulturübergreifende Therapie</w:t>
      </w:r>
      <w:r>
        <w:t>. Psychosozial-Verlag.</w:t>
      </w:r>
    </w:p>
    <w:p w14:paraId="24E8115D" w14:textId="77777777" w:rsidR="005D50B3" w:rsidRPr="005D50B3" w:rsidRDefault="005D50B3" w:rsidP="005D50B3">
      <w:pPr>
        <w:pStyle w:val="Literaturverzeichnis"/>
        <w:rPr>
          <w:lang w:val="en-US"/>
        </w:rPr>
      </w:pPr>
      <w:proofErr w:type="spellStart"/>
      <w:r>
        <w:t>Alcoff</w:t>
      </w:r>
      <w:proofErr w:type="spellEnd"/>
      <w:r>
        <w:t xml:space="preserve">, Linda. </w:t>
      </w:r>
      <w:r w:rsidRPr="005D50B3">
        <w:rPr>
          <w:lang w:val="en-US"/>
        </w:rPr>
        <w:t xml:space="preserve">1988. „Cultural feminism versus post-structuralism: The identity crisis in feminist </w:t>
      </w:r>
      <w:proofErr w:type="gramStart"/>
      <w:r w:rsidRPr="005D50B3">
        <w:rPr>
          <w:lang w:val="en-US"/>
        </w:rPr>
        <w:t>theory“</w:t>
      </w:r>
      <w:proofErr w:type="gramEnd"/>
      <w:r w:rsidRPr="005D50B3">
        <w:rPr>
          <w:lang w:val="en-US"/>
        </w:rPr>
        <w:t xml:space="preserve">. </w:t>
      </w:r>
      <w:r w:rsidRPr="005D50B3">
        <w:rPr>
          <w:i/>
          <w:iCs/>
          <w:lang w:val="en-US"/>
        </w:rPr>
        <w:t>Signs</w:t>
      </w:r>
      <w:r w:rsidRPr="005D50B3">
        <w:rPr>
          <w:lang w:val="en-US"/>
        </w:rPr>
        <w:t xml:space="preserve"> 13(3): 405–36. doi:10.1086/494426.</w:t>
      </w:r>
    </w:p>
    <w:p w14:paraId="75EEDC65" w14:textId="77777777" w:rsidR="005D50B3" w:rsidRPr="005D50B3" w:rsidRDefault="005D50B3" w:rsidP="005D50B3">
      <w:pPr>
        <w:pStyle w:val="Literaturverzeichnis"/>
        <w:rPr>
          <w:lang w:val="en-US"/>
        </w:rPr>
      </w:pPr>
      <w:r w:rsidRPr="005D50B3">
        <w:rPr>
          <w:lang w:val="en-US"/>
        </w:rPr>
        <w:t xml:space="preserve">Alexander, Stacey L., Margarita </w:t>
      </w:r>
      <w:proofErr w:type="spellStart"/>
      <w:r w:rsidRPr="005D50B3">
        <w:rPr>
          <w:lang w:val="en-US"/>
        </w:rPr>
        <w:t>Frederico</w:t>
      </w:r>
      <w:proofErr w:type="spellEnd"/>
      <w:r w:rsidRPr="005D50B3">
        <w:rPr>
          <w:lang w:val="en-US"/>
        </w:rPr>
        <w:t xml:space="preserve">, Maureen Long, und Don </w:t>
      </w:r>
      <w:proofErr w:type="spellStart"/>
      <w:r w:rsidRPr="005D50B3">
        <w:rPr>
          <w:lang w:val="en-US"/>
        </w:rPr>
        <w:t>Vicendese</w:t>
      </w:r>
      <w:proofErr w:type="spellEnd"/>
      <w:r w:rsidRPr="005D50B3">
        <w:rPr>
          <w:lang w:val="en-US"/>
        </w:rPr>
        <w:t xml:space="preserve">. 2024. „Attachment security in children with disability or developmental delay: </w:t>
      </w:r>
      <w:proofErr w:type="spellStart"/>
      <w:r w:rsidRPr="005D50B3">
        <w:rPr>
          <w:lang w:val="en-US"/>
        </w:rPr>
        <w:t>Systematicreview</w:t>
      </w:r>
      <w:proofErr w:type="spellEnd"/>
      <w:r w:rsidRPr="005D50B3">
        <w:rPr>
          <w:lang w:val="en-US"/>
        </w:rPr>
        <w:t xml:space="preserve"> of quality and </w:t>
      </w:r>
      <w:proofErr w:type="gramStart"/>
      <w:r w:rsidRPr="005D50B3">
        <w:rPr>
          <w:lang w:val="en-US"/>
        </w:rPr>
        <w:t>interventions“</w:t>
      </w:r>
      <w:proofErr w:type="gramEnd"/>
      <w:r w:rsidRPr="005D50B3">
        <w:rPr>
          <w:lang w:val="en-US"/>
        </w:rPr>
        <w:t xml:space="preserve">. </w:t>
      </w:r>
      <w:r w:rsidRPr="005D50B3">
        <w:rPr>
          <w:i/>
          <w:iCs/>
          <w:lang w:val="en-US"/>
        </w:rPr>
        <w:t xml:space="preserve">Journal of Occupational Therapy, Schools, &amp; </w:t>
      </w:r>
      <w:proofErr w:type="spellStart"/>
      <w:r w:rsidRPr="005D50B3">
        <w:rPr>
          <w:i/>
          <w:iCs/>
          <w:lang w:val="en-US"/>
        </w:rPr>
        <w:t>EarlyIntervention</w:t>
      </w:r>
      <w:proofErr w:type="spellEnd"/>
      <w:r w:rsidRPr="005D50B3">
        <w:rPr>
          <w:lang w:val="en-US"/>
        </w:rPr>
        <w:t xml:space="preserve"> 17(2): 228–58. doi:10.1080/19411243.2023.2177237.</w:t>
      </w:r>
    </w:p>
    <w:p w14:paraId="678A170F" w14:textId="77777777" w:rsidR="005D50B3" w:rsidRDefault="005D50B3" w:rsidP="005D50B3">
      <w:pPr>
        <w:pStyle w:val="Literaturverzeichnis"/>
      </w:pPr>
      <w:proofErr w:type="spellStart"/>
      <w:r w:rsidRPr="005D50B3">
        <w:rPr>
          <w:lang w:val="en-US"/>
        </w:rPr>
        <w:t>Alheit</w:t>
      </w:r>
      <w:proofErr w:type="spellEnd"/>
      <w:r w:rsidRPr="005D50B3">
        <w:rPr>
          <w:lang w:val="en-US"/>
        </w:rPr>
        <w:t xml:space="preserve">, P, und B </w:t>
      </w:r>
      <w:proofErr w:type="spellStart"/>
      <w:proofErr w:type="gramStart"/>
      <w:r w:rsidRPr="005D50B3">
        <w:rPr>
          <w:lang w:val="en-US"/>
        </w:rPr>
        <w:t>Dausien</w:t>
      </w:r>
      <w:proofErr w:type="spellEnd"/>
      <w:r w:rsidRPr="005D50B3">
        <w:rPr>
          <w:lang w:val="en-US"/>
        </w:rPr>
        <w:t>,.</w:t>
      </w:r>
      <w:proofErr w:type="gramEnd"/>
      <w:r w:rsidRPr="005D50B3">
        <w:rPr>
          <w:lang w:val="en-US"/>
        </w:rPr>
        <w:t xml:space="preserve"> </w:t>
      </w:r>
      <w:r>
        <w:t xml:space="preserve">2000. „Die biographische Konstruktion der Wirklichkeit. Überlegungen zur </w:t>
      </w:r>
      <w:proofErr w:type="spellStart"/>
      <w:r>
        <w:t>Biografizität</w:t>
      </w:r>
      <w:proofErr w:type="spellEnd"/>
      <w:r>
        <w:t xml:space="preserve"> des Sozialen“. In </w:t>
      </w:r>
      <w:r>
        <w:rPr>
          <w:i/>
          <w:iCs/>
        </w:rPr>
        <w:t>Biographische Sozialisation</w:t>
      </w:r>
      <w:r>
        <w:t xml:space="preserve">, hrsg. E. M. </w:t>
      </w:r>
      <w:proofErr w:type="spellStart"/>
      <w:r>
        <w:t>Hoerning</w:t>
      </w:r>
      <w:proofErr w:type="spellEnd"/>
      <w:r>
        <w:t>. Stuttgart: Lucius &amp; Lucius, 257–83.</w:t>
      </w:r>
    </w:p>
    <w:p w14:paraId="37A38AC4" w14:textId="77777777" w:rsidR="005D50B3" w:rsidRPr="005D50B3" w:rsidRDefault="005D50B3" w:rsidP="005D50B3">
      <w:pPr>
        <w:pStyle w:val="Literaturverzeichnis"/>
        <w:rPr>
          <w:lang w:val="en-US"/>
        </w:rPr>
      </w:pPr>
      <w:r>
        <w:t xml:space="preserve">Allport, Gordon. </w:t>
      </w:r>
      <w:r w:rsidRPr="005D50B3">
        <w:rPr>
          <w:lang w:val="en-US"/>
        </w:rPr>
        <w:t xml:space="preserve">1954. </w:t>
      </w:r>
      <w:r w:rsidRPr="005D50B3">
        <w:rPr>
          <w:i/>
          <w:iCs/>
          <w:lang w:val="en-US"/>
        </w:rPr>
        <w:t>The Nature of Prejudice</w:t>
      </w:r>
      <w:r w:rsidRPr="005D50B3">
        <w:rPr>
          <w:lang w:val="en-US"/>
        </w:rPr>
        <w:t>. Cambridge.</w:t>
      </w:r>
    </w:p>
    <w:p w14:paraId="180F65C2" w14:textId="77777777" w:rsidR="005D50B3" w:rsidRPr="005D50B3" w:rsidRDefault="005D50B3" w:rsidP="005D50B3">
      <w:pPr>
        <w:pStyle w:val="Literaturverzeichnis"/>
        <w:rPr>
          <w:lang w:val="en-US"/>
        </w:rPr>
      </w:pPr>
      <w:r w:rsidRPr="005D50B3">
        <w:rPr>
          <w:lang w:val="en-US"/>
        </w:rPr>
        <w:t xml:space="preserve">American Psychiatric Association. 1994. </w:t>
      </w:r>
      <w:r w:rsidRPr="005D50B3">
        <w:rPr>
          <w:i/>
          <w:iCs/>
          <w:lang w:val="en-US"/>
        </w:rPr>
        <w:t>Diagnostic and Statistical Manual of Mental Disorders: DSM-IV</w:t>
      </w:r>
      <w:r w:rsidRPr="005D50B3">
        <w:rPr>
          <w:lang w:val="en-US"/>
        </w:rPr>
        <w:t xml:space="preserve">. American Psychiatric Association. </w:t>
      </w:r>
      <w:proofErr w:type="gramStart"/>
      <w:r w:rsidRPr="005D50B3">
        <w:rPr>
          <w:lang w:val="en-US"/>
        </w:rPr>
        <w:t>doi:10.1176/appi.books.9780890420614.dsm</w:t>
      </w:r>
      <w:proofErr w:type="gramEnd"/>
      <w:r w:rsidRPr="005D50B3">
        <w:rPr>
          <w:lang w:val="en-US"/>
        </w:rPr>
        <w:t>-iv.</w:t>
      </w:r>
    </w:p>
    <w:p w14:paraId="21BF942D" w14:textId="77777777" w:rsidR="005D50B3" w:rsidRPr="005D50B3" w:rsidRDefault="005D50B3" w:rsidP="005D50B3">
      <w:pPr>
        <w:pStyle w:val="Literaturverzeichnis"/>
        <w:rPr>
          <w:lang w:val="en-US"/>
        </w:rPr>
      </w:pPr>
      <w:r w:rsidRPr="005D50B3">
        <w:rPr>
          <w:lang w:val="en-US"/>
        </w:rPr>
        <w:t xml:space="preserve">American Psychiatric Association. 2013. </w:t>
      </w:r>
      <w:r w:rsidRPr="005D50B3">
        <w:rPr>
          <w:i/>
          <w:iCs/>
          <w:lang w:val="en-US"/>
        </w:rPr>
        <w:t>Diagnostic and Statistical Manual of Mental Disorders</w:t>
      </w:r>
      <w:r w:rsidRPr="005D50B3">
        <w:rPr>
          <w:lang w:val="en-US"/>
        </w:rPr>
        <w:t xml:space="preserve">. Fifth Edition. American Psychiatric Association. </w:t>
      </w:r>
      <w:proofErr w:type="gramStart"/>
      <w:r w:rsidRPr="005D50B3">
        <w:rPr>
          <w:lang w:val="en-US"/>
        </w:rPr>
        <w:t>doi:10.1176/appi.books</w:t>
      </w:r>
      <w:proofErr w:type="gramEnd"/>
      <w:r w:rsidRPr="005D50B3">
        <w:rPr>
          <w:lang w:val="en-US"/>
        </w:rPr>
        <w:t>.9780890425596.</w:t>
      </w:r>
    </w:p>
    <w:p w14:paraId="4DA44DE0" w14:textId="77777777" w:rsidR="005D50B3" w:rsidRPr="005D50B3" w:rsidRDefault="005D50B3" w:rsidP="005D50B3">
      <w:pPr>
        <w:pStyle w:val="Literaturverzeichnis"/>
        <w:rPr>
          <w:lang w:val="en-US"/>
        </w:rPr>
      </w:pPr>
      <w:r w:rsidRPr="005D50B3">
        <w:rPr>
          <w:lang w:val="en-US"/>
        </w:rPr>
        <w:t xml:space="preserve">American Psychiatric Association. 2022. </w:t>
      </w:r>
      <w:r w:rsidRPr="005D50B3">
        <w:rPr>
          <w:i/>
          <w:iCs/>
          <w:lang w:val="en-US"/>
        </w:rPr>
        <w:t>Diagnostic and statistical manual of mental disorders: DSM-5-TR</w:t>
      </w:r>
      <w:r w:rsidRPr="005D50B3">
        <w:rPr>
          <w:lang w:val="en-US"/>
        </w:rPr>
        <w:t>. Oxford University Press. doi:10.1093/</w:t>
      </w:r>
      <w:proofErr w:type="spellStart"/>
      <w:r w:rsidRPr="005D50B3">
        <w:rPr>
          <w:lang w:val="en-US"/>
        </w:rPr>
        <w:t>jama</w:t>
      </w:r>
      <w:proofErr w:type="spellEnd"/>
      <w:r w:rsidRPr="005D50B3">
        <w:rPr>
          <w:lang w:val="en-US"/>
        </w:rPr>
        <w:t>/9780195176339.022.529.</w:t>
      </w:r>
    </w:p>
    <w:p w14:paraId="334C67D0" w14:textId="77777777" w:rsidR="005D50B3" w:rsidRDefault="005D50B3" w:rsidP="005D50B3">
      <w:pPr>
        <w:pStyle w:val="Literaturverzeichnis"/>
      </w:pPr>
      <w:r>
        <w:t xml:space="preserve">Amnesty International. 2017. „Zum Wohle des Kindes? Für die Rechte von Kindern mit Variationen der Geschlechtsmerkmale in Dänemark und </w:t>
      </w:r>
      <w:r>
        <w:lastRenderedPageBreak/>
        <w:t>Deutschland“. http://www.queeramnesty.de/fileadmin/user_upload/medien/aktionen-berichte/Europa/Deutschland/ Bericht_Intergeschlechtlichkeit_final.pdf.</w:t>
      </w:r>
    </w:p>
    <w:p w14:paraId="15375D73" w14:textId="77777777" w:rsidR="005D50B3" w:rsidRDefault="005D50B3" w:rsidP="005D50B3">
      <w:pPr>
        <w:pStyle w:val="Literaturverzeichnis"/>
      </w:pPr>
      <w:r>
        <w:t xml:space="preserve">Amnesty International. 2020. „Stellungnahme zum </w:t>
      </w:r>
      <w:proofErr w:type="spellStart"/>
      <w:r>
        <w:t>Referent_innenentwurf</w:t>
      </w:r>
      <w:proofErr w:type="spellEnd"/>
      <w:r>
        <w:t xml:space="preserve"> eines Gesetzes des Ministeriums der Justiz und für Verbraucherschutz zum Schutz von Kindern vor geschlechtsverändernden operativen Eingriffen“. https://www.amnesty.de/sites/default/files/2020-08/Amnesty-Stellungnahme-Referent_innenentwurf-eines-Gesetzes-des-Ministeriums-der-Justiz-Februar2020_0.pdf.</w:t>
      </w:r>
    </w:p>
    <w:p w14:paraId="0808B1D0" w14:textId="77777777" w:rsidR="005D50B3" w:rsidRDefault="005D50B3" w:rsidP="005D50B3">
      <w:pPr>
        <w:pStyle w:val="Literaturverzeichnis"/>
      </w:pPr>
      <w:r>
        <w:t>Antidiskriminierungsstelle des Bundes. 2026. „Was ist Diskriminierung?“ https://www.antidiskriminierungsstelle.de/DE/ueber-diskriminierung/was-ist-diskriminierung/was-ist-diskriminierung-node.html.</w:t>
      </w:r>
    </w:p>
    <w:p w14:paraId="509A3268" w14:textId="77777777" w:rsidR="005D50B3" w:rsidRDefault="005D50B3" w:rsidP="005D50B3">
      <w:pPr>
        <w:pStyle w:val="Literaturverzeichnis"/>
      </w:pPr>
      <w:r>
        <w:t xml:space="preserve">Arbeitsgemeinschaft gegen Gewalt in der Pädiatrie und Gynäkologie. 2001. „Selbstdarstellung der AGGPG“. </w:t>
      </w:r>
      <w:r>
        <w:rPr>
          <w:i/>
          <w:iCs/>
        </w:rPr>
        <w:t>Oldenburger Stachel</w:t>
      </w:r>
      <w:r>
        <w:t xml:space="preserve"> 208: 12.</w:t>
      </w:r>
    </w:p>
    <w:p w14:paraId="468CA250" w14:textId="77777777" w:rsidR="005D50B3" w:rsidRDefault="005D50B3" w:rsidP="005D50B3">
      <w:pPr>
        <w:pStyle w:val="Literaturverzeichnis"/>
      </w:pPr>
      <w:r>
        <w:t xml:space="preserve">Arbeitsgruppe Ethik im Netzwerk Intersexualität „Besonderheiten der Geschlechtsentwicklung“. 2008. „Ethische Grundsätze und Empfehlungen bei </w:t>
      </w:r>
      <w:proofErr w:type="spellStart"/>
      <w:r>
        <w:t>DSDTherapeutischer</w:t>
      </w:r>
      <w:proofErr w:type="spellEnd"/>
      <w:r>
        <w:t xml:space="preserve"> Umgang mit Besonderheiten der Geschlechtsentwicklung/Intersexualität bei Kindern und Jugendlichen“. </w:t>
      </w:r>
      <w:proofErr w:type="spellStart"/>
      <w:r>
        <w:rPr>
          <w:i/>
          <w:iCs/>
        </w:rPr>
        <w:t>Monatsschr</w:t>
      </w:r>
      <w:proofErr w:type="spellEnd"/>
      <w:r>
        <w:rPr>
          <w:i/>
          <w:iCs/>
        </w:rPr>
        <w:t xml:space="preserve"> </w:t>
      </w:r>
      <w:proofErr w:type="spellStart"/>
      <w:r>
        <w:rPr>
          <w:i/>
          <w:iCs/>
        </w:rPr>
        <w:t>Kinderheilkd</w:t>
      </w:r>
      <w:proofErr w:type="spellEnd"/>
      <w:r>
        <w:t xml:space="preserve"> 156(3): 241–45. doi:10.1007/s00112-008-1713-z.</w:t>
      </w:r>
    </w:p>
    <w:p w14:paraId="1C3BAB6F" w14:textId="77777777" w:rsidR="005D50B3" w:rsidRDefault="005D50B3" w:rsidP="005D50B3">
      <w:pPr>
        <w:pStyle w:val="Literaturverzeichnis"/>
      </w:pPr>
      <w:r>
        <w:t>Arbeitsgruppe gegen Gewalt in der Pädiatrie und Gynäkologie. 1997. „AGGPG-Info. Vernichtung intersexueller Menschen in Deutschland“.</w:t>
      </w:r>
    </w:p>
    <w:p w14:paraId="382C8908" w14:textId="77777777" w:rsidR="005D50B3" w:rsidRDefault="005D50B3" w:rsidP="005D50B3">
      <w:pPr>
        <w:pStyle w:val="Literaturverzeichnis"/>
      </w:pPr>
      <w:r w:rsidRPr="005D50B3">
        <w:rPr>
          <w:lang w:val="en-US"/>
        </w:rPr>
        <w:t xml:space="preserve">Archer, M. S. 1995. </w:t>
      </w:r>
      <w:r w:rsidRPr="005D50B3">
        <w:rPr>
          <w:i/>
          <w:iCs/>
          <w:lang w:val="en-US"/>
        </w:rPr>
        <w:t>Realist social theory: the morphogenetic approach</w:t>
      </w:r>
      <w:r w:rsidRPr="005D50B3">
        <w:rPr>
          <w:lang w:val="en-US"/>
        </w:rPr>
        <w:t xml:space="preserve">. </w:t>
      </w:r>
      <w:r>
        <w:t>Cambridge: Cambridge Univ. Press.</w:t>
      </w:r>
    </w:p>
    <w:p w14:paraId="1F91CB3B" w14:textId="77777777" w:rsidR="005D50B3" w:rsidRDefault="005D50B3" w:rsidP="005D50B3">
      <w:pPr>
        <w:pStyle w:val="Literaturverzeichnis"/>
      </w:pPr>
      <w:r>
        <w:t xml:space="preserve">Armbrüster, C. 2021. „Depression, Adoleszenz und Agency – Zur (Re-)Konstruktion depressiver Identitäten an der Schnittstelle von primärer Lebenspraxis und stellvertretender Krisenbewältigung“. </w:t>
      </w:r>
      <w:r>
        <w:rPr>
          <w:i/>
          <w:iCs/>
        </w:rPr>
        <w:t>Gesellschaft – Individuum – Sozialisation. Zeitschrift für Sozialisationsforschung</w:t>
      </w:r>
      <w:r>
        <w:t xml:space="preserve"> 2(1). doi:10.26043/giso.2021.1.4.</w:t>
      </w:r>
    </w:p>
    <w:p w14:paraId="372E4950" w14:textId="77777777" w:rsidR="005D50B3" w:rsidRDefault="005D50B3" w:rsidP="005D50B3">
      <w:pPr>
        <w:pStyle w:val="Literaturverzeichnis"/>
      </w:pPr>
      <w:proofErr w:type="spellStart"/>
      <w:r>
        <w:t>Baerwolf</w:t>
      </w:r>
      <w:proofErr w:type="spellEnd"/>
      <w:r>
        <w:t xml:space="preserve">, Astrid. 2006. „Identitätsstrategien von jungen ›Russen‹ in Berlin. Ein Vergleich zwischen russischen Deutschen und russischen Juden“. In </w:t>
      </w:r>
      <w:r>
        <w:rPr>
          <w:i/>
          <w:iCs/>
        </w:rPr>
        <w:t>Zuhause fremd – Russlanddeutsche zwischen Russland und Deutschland</w:t>
      </w:r>
      <w:r>
        <w:t>, hrsg. Sabine Ipsen-</w:t>
      </w:r>
      <w:proofErr w:type="spellStart"/>
      <w:r>
        <w:t>Peitzmeier</w:t>
      </w:r>
      <w:proofErr w:type="spellEnd"/>
      <w:r>
        <w:t xml:space="preserve">. Bielefeld: </w:t>
      </w:r>
      <w:proofErr w:type="spellStart"/>
      <w:r>
        <w:t>transcript</w:t>
      </w:r>
      <w:proofErr w:type="spellEnd"/>
      <w:r>
        <w:t xml:space="preserve"> Verlag, 173–96. doi:10.14361/9783839403082-007.</w:t>
      </w:r>
    </w:p>
    <w:p w14:paraId="05BF425B" w14:textId="77777777" w:rsidR="005D50B3" w:rsidRPr="005D50B3" w:rsidRDefault="005D50B3" w:rsidP="005D50B3">
      <w:pPr>
        <w:pStyle w:val="Literaturverzeichnis"/>
        <w:rPr>
          <w:lang w:val="en-US"/>
        </w:rPr>
      </w:pPr>
      <w:r>
        <w:t xml:space="preserve">Bailey, Lucy E. 2021. </w:t>
      </w:r>
      <w:r w:rsidRPr="005D50B3">
        <w:rPr>
          <w:lang w:val="en-US"/>
        </w:rPr>
        <w:t xml:space="preserve">„Standpoint </w:t>
      </w:r>
      <w:proofErr w:type="gramStart"/>
      <w:r w:rsidRPr="005D50B3">
        <w:rPr>
          <w:lang w:val="en-US"/>
        </w:rPr>
        <w:t>Theory“</w:t>
      </w:r>
      <w:proofErr w:type="gramEnd"/>
      <w:r w:rsidRPr="005D50B3">
        <w:rPr>
          <w:lang w:val="en-US"/>
        </w:rPr>
        <w:t xml:space="preserve">. In </w:t>
      </w:r>
      <w:r w:rsidRPr="005D50B3">
        <w:rPr>
          <w:i/>
          <w:iCs/>
          <w:lang w:val="en-US"/>
        </w:rPr>
        <w:t>Encyclopedia of Queer Studies in Education</w:t>
      </w:r>
      <w:r w:rsidRPr="005D50B3">
        <w:rPr>
          <w:lang w:val="en-US"/>
        </w:rPr>
        <w:t>, BRILL, 676–82. doi:10.1163/9789004506725_133.</w:t>
      </w:r>
    </w:p>
    <w:p w14:paraId="15614AB1" w14:textId="77777777" w:rsidR="005D50B3" w:rsidRDefault="005D50B3" w:rsidP="005D50B3">
      <w:pPr>
        <w:pStyle w:val="Literaturverzeichnis"/>
      </w:pPr>
      <w:r>
        <w:t xml:space="preserve">Barth, Elisa, Dan Christian Ghattas, Ben Böttger, und Ina Schneider, hrsg. 2013. </w:t>
      </w:r>
      <w:r>
        <w:rPr>
          <w:i/>
          <w:iCs/>
        </w:rPr>
        <w:t>Inter – Erfahrungen intergeschlechtlicher Menschen in der Welt der zwei Geschlechter</w:t>
      </w:r>
      <w:r>
        <w:t xml:space="preserve">. Berlin: </w:t>
      </w:r>
      <w:proofErr w:type="spellStart"/>
      <w:r>
        <w:t>NoNo</w:t>
      </w:r>
      <w:proofErr w:type="spellEnd"/>
      <w:r>
        <w:t>-Verl.</w:t>
      </w:r>
    </w:p>
    <w:p w14:paraId="507B3387" w14:textId="77777777" w:rsidR="005D50B3" w:rsidRDefault="005D50B3" w:rsidP="005D50B3">
      <w:pPr>
        <w:pStyle w:val="Literaturverzeichnis"/>
      </w:pPr>
      <w:r>
        <w:t xml:space="preserve">Barth, J., J. Fröhlich, G. Lindemann, P. Mecheril, T. Schröter, und A. Tilch. </w:t>
      </w:r>
      <w:r w:rsidRPr="005D50B3">
        <w:rPr>
          <w:lang w:val="en-US"/>
        </w:rPr>
        <w:t xml:space="preserve">2020. „Investigating Violence? A Coding Scheme for a Reflexive Concept of </w:t>
      </w:r>
      <w:proofErr w:type="gramStart"/>
      <w:r w:rsidRPr="005D50B3">
        <w:rPr>
          <w:lang w:val="en-US"/>
        </w:rPr>
        <w:lastRenderedPageBreak/>
        <w:t>Violence“</w:t>
      </w:r>
      <w:proofErr w:type="gramEnd"/>
      <w:r w:rsidRPr="005D50B3">
        <w:rPr>
          <w:lang w:val="en-US"/>
        </w:rPr>
        <w:t xml:space="preserve">. </w:t>
      </w:r>
      <w:r>
        <w:rPr>
          <w:i/>
          <w:iCs/>
        </w:rPr>
        <w:t xml:space="preserve">Forum Qualitative Sozialforschung Forum: Qualitative </w:t>
      </w:r>
      <w:proofErr w:type="spellStart"/>
      <w:r>
        <w:rPr>
          <w:i/>
          <w:iCs/>
        </w:rPr>
        <w:t>Social</w:t>
      </w:r>
      <w:proofErr w:type="spellEnd"/>
      <w:r>
        <w:rPr>
          <w:i/>
          <w:iCs/>
        </w:rPr>
        <w:t xml:space="preserve"> Research</w:t>
      </w:r>
      <w:r>
        <w:t xml:space="preserve"> 22(1). doi:10.17169/fqs-22.1.3470.</w:t>
      </w:r>
    </w:p>
    <w:p w14:paraId="2174A9F8" w14:textId="77777777" w:rsidR="005D50B3" w:rsidRDefault="005D50B3" w:rsidP="005D50B3">
      <w:pPr>
        <w:pStyle w:val="Literaturverzeichnis"/>
      </w:pPr>
      <w:r>
        <w:t xml:space="preserve">Bastien-Charlebois, Janik. 2024. „Intergeschlechtliche Forscherinnen im Fokus“. In </w:t>
      </w:r>
      <w:r>
        <w:rPr>
          <w:i/>
          <w:iCs/>
        </w:rPr>
        <w:t>Inter*Stellar Tagung</w:t>
      </w:r>
      <w:r>
        <w:t>, Berlin.</w:t>
      </w:r>
    </w:p>
    <w:p w14:paraId="13A96677" w14:textId="77777777" w:rsidR="005D50B3" w:rsidRDefault="005D50B3" w:rsidP="005D50B3">
      <w:pPr>
        <w:pStyle w:val="Literaturverzeichnis"/>
      </w:pPr>
      <w:r>
        <w:t xml:space="preserve">Becher, Werner, und Ursula Ambrosius, hrsg. 1980a. </w:t>
      </w:r>
      <w:r>
        <w:rPr>
          <w:i/>
          <w:iCs/>
        </w:rPr>
        <w:t>Kranke Kinder zwischen Familie und Klinik</w:t>
      </w:r>
      <w:r>
        <w:t xml:space="preserve">. Frankfurt am Main: </w:t>
      </w:r>
      <w:proofErr w:type="spellStart"/>
      <w:r>
        <w:t>Evang</w:t>
      </w:r>
      <w:proofErr w:type="spellEnd"/>
      <w:r>
        <w:t>. Presseverb. in Hessen u. Nassau.</w:t>
      </w:r>
    </w:p>
    <w:p w14:paraId="64CC8EC3" w14:textId="77777777" w:rsidR="005D50B3" w:rsidRDefault="005D50B3" w:rsidP="005D50B3">
      <w:pPr>
        <w:pStyle w:val="Literaturverzeichnis"/>
      </w:pPr>
      <w:r>
        <w:t xml:space="preserve">Becher, Werner, und Ursula Ambrosius, hrsg. 1980b. </w:t>
      </w:r>
      <w:r>
        <w:rPr>
          <w:i/>
          <w:iCs/>
        </w:rPr>
        <w:t>Kranke Kinder zwischen Familie und Klinik</w:t>
      </w:r>
      <w:r>
        <w:t>. Frankfurt am Main: Evangelischer Presseverband in Hessen u. Nassau.</w:t>
      </w:r>
    </w:p>
    <w:p w14:paraId="168DBD23" w14:textId="77777777" w:rsidR="005D50B3" w:rsidRDefault="005D50B3" w:rsidP="005D50B3">
      <w:pPr>
        <w:pStyle w:val="Literaturverzeichnis"/>
      </w:pPr>
      <w:r>
        <w:t xml:space="preserve">Becker, David. 2014. </w:t>
      </w:r>
      <w:r>
        <w:rPr>
          <w:i/>
          <w:iCs/>
        </w:rPr>
        <w:t>Die Erfindung des Traumas. Verflochtene Geschichten</w:t>
      </w:r>
      <w:r>
        <w:t>. Gießen: Psychosozial Verlag.</w:t>
      </w:r>
    </w:p>
    <w:p w14:paraId="569DA993" w14:textId="77777777" w:rsidR="005D50B3" w:rsidRDefault="005D50B3" w:rsidP="005D50B3">
      <w:pPr>
        <w:pStyle w:val="Literaturverzeichnis"/>
      </w:pPr>
      <w:r>
        <w:t xml:space="preserve">Becker-Textor, Ingeborg. 1997. </w:t>
      </w:r>
      <w:r>
        <w:rPr>
          <w:i/>
          <w:iCs/>
        </w:rPr>
        <w:t>Schwierige Kinder gibt es nicht - oder doch? „Problemkinder“ im Kindergarten</w:t>
      </w:r>
      <w:r>
        <w:t>. 5. Aufl. Freiburg im Breisgau Basel Wien: Herder.</w:t>
      </w:r>
    </w:p>
    <w:p w14:paraId="797F5FA4" w14:textId="77777777" w:rsidR="005D50B3" w:rsidRPr="005D50B3" w:rsidRDefault="005D50B3" w:rsidP="005D50B3">
      <w:pPr>
        <w:pStyle w:val="Literaturverzeichnis"/>
        <w:rPr>
          <w:lang w:val="en-US"/>
        </w:rPr>
      </w:pPr>
      <w:r>
        <w:t xml:space="preserve">Beier, Rosmarie, und Bettina Biedermann, hrsg. 1993. </w:t>
      </w:r>
      <w:r>
        <w:rPr>
          <w:i/>
          <w:iCs/>
        </w:rPr>
        <w:t xml:space="preserve">Lebensstationen in Deutschland: 1903 -1993; Katalog; und Aufsatzband zur Ausstellung des Deutschen Historischen Museums 26. </w:t>
      </w:r>
      <w:proofErr w:type="spellStart"/>
      <w:r w:rsidRPr="005D50B3">
        <w:rPr>
          <w:i/>
          <w:iCs/>
          <w:lang w:val="en-US"/>
        </w:rPr>
        <w:t>März</w:t>
      </w:r>
      <w:proofErr w:type="spellEnd"/>
      <w:r w:rsidRPr="005D50B3">
        <w:rPr>
          <w:i/>
          <w:iCs/>
          <w:lang w:val="en-US"/>
        </w:rPr>
        <w:t xml:space="preserve"> bis 15. </w:t>
      </w:r>
      <w:proofErr w:type="spellStart"/>
      <w:r w:rsidRPr="005D50B3">
        <w:rPr>
          <w:i/>
          <w:iCs/>
          <w:lang w:val="en-US"/>
        </w:rPr>
        <w:t>Juni</w:t>
      </w:r>
      <w:proofErr w:type="spellEnd"/>
      <w:r w:rsidRPr="005D50B3">
        <w:rPr>
          <w:i/>
          <w:iCs/>
          <w:lang w:val="en-US"/>
        </w:rPr>
        <w:t xml:space="preserve"> 1993 </w:t>
      </w:r>
      <w:proofErr w:type="spellStart"/>
      <w:r w:rsidRPr="005D50B3">
        <w:rPr>
          <w:i/>
          <w:iCs/>
          <w:lang w:val="en-US"/>
        </w:rPr>
        <w:t>im</w:t>
      </w:r>
      <w:proofErr w:type="spellEnd"/>
      <w:r w:rsidRPr="005D50B3">
        <w:rPr>
          <w:i/>
          <w:iCs/>
          <w:lang w:val="en-US"/>
        </w:rPr>
        <w:t xml:space="preserve"> </w:t>
      </w:r>
      <w:proofErr w:type="spellStart"/>
      <w:r w:rsidRPr="005D50B3">
        <w:rPr>
          <w:i/>
          <w:iCs/>
          <w:lang w:val="en-US"/>
        </w:rPr>
        <w:t>Zeughaus</w:t>
      </w:r>
      <w:proofErr w:type="spellEnd"/>
      <w:r w:rsidRPr="005D50B3">
        <w:rPr>
          <w:i/>
          <w:iCs/>
          <w:lang w:val="en-US"/>
        </w:rPr>
        <w:t xml:space="preserve"> Berlin</w:t>
      </w:r>
      <w:r w:rsidRPr="005D50B3">
        <w:rPr>
          <w:lang w:val="en-US"/>
        </w:rPr>
        <w:t>. Berlin.</w:t>
      </w:r>
    </w:p>
    <w:p w14:paraId="2684FE5B" w14:textId="77777777" w:rsidR="005D50B3" w:rsidRPr="005D50B3" w:rsidRDefault="005D50B3" w:rsidP="005D50B3">
      <w:pPr>
        <w:pStyle w:val="Literaturverzeichnis"/>
        <w:rPr>
          <w:lang w:val="en-US"/>
        </w:rPr>
      </w:pPr>
      <w:r w:rsidRPr="005D50B3">
        <w:rPr>
          <w:lang w:val="en-US"/>
        </w:rPr>
        <w:t>Benson, Paul. 1994. „Free Agency and Self-</w:t>
      </w:r>
      <w:proofErr w:type="gramStart"/>
      <w:r w:rsidRPr="005D50B3">
        <w:rPr>
          <w:lang w:val="en-US"/>
        </w:rPr>
        <w:t>Worth“</w:t>
      </w:r>
      <w:proofErr w:type="gramEnd"/>
      <w:r w:rsidRPr="005D50B3">
        <w:rPr>
          <w:lang w:val="en-US"/>
        </w:rPr>
        <w:t xml:space="preserve">. </w:t>
      </w:r>
      <w:r w:rsidRPr="005D50B3">
        <w:rPr>
          <w:i/>
          <w:iCs/>
          <w:lang w:val="en-US"/>
        </w:rPr>
        <w:t>The Journal of Philosophy</w:t>
      </w:r>
      <w:r w:rsidRPr="005D50B3">
        <w:rPr>
          <w:lang w:val="en-US"/>
        </w:rPr>
        <w:t xml:space="preserve"> 91(12): 650–68. doi:10.2307/2940760.</w:t>
      </w:r>
    </w:p>
    <w:p w14:paraId="571EB290" w14:textId="77777777" w:rsidR="005D50B3" w:rsidRPr="005D50B3" w:rsidRDefault="005D50B3" w:rsidP="005D50B3">
      <w:pPr>
        <w:pStyle w:val="Literaturverzeichnis"/>
        <w:rPr>
          <w:lang w:val="en-US"/>
        </w:rPr>
      </w:pPr>
      <w:proofErr w:type="spellStart"/>
      <w:r w:rsidRPr="005D50B3">
        <w:rPr>
          <w:lang w:val="en-US"/>
        </w:rPr>
        <w:t>Berezkin</w:t>
      </w:r>
      <w:proofErr w:type="spellEnd"/>
      <w:r w:rsidRPr="005D50B3">
        <w:rPr>
          <w:lang w:val="en-US"/>
        </w:rPr>
        <w:t xml:space="preserve">, Aleksander. 2016. „Breaking the ice: intersex in </w:t>
      </w:r>
      <w:proofErr w:type="gramStart"/>
      <w:r w:rsidRPr="005D50B3">
        <w:rPr>
          <w:lang w:val="en-US"/>
        </w:rPr>
        <w:t>Russia“</w:t>
      </w:r>
      <w:proofErr w:type="gramEnd"/>
      <w:r w:rsidRPr="005D50B3">
        <w:rPr>
          <w:lang w:val="en-US"/>
        </w:rPr>
        <w:t xml:space="preserve">. </w:t>
      </w:r>
      <w:r w:rsidRPr="005D50B3">
        <w:rPr>
          <w:i/>
          <w:iCs/>
          <w:lang w:val="en-US"/>
        </w:rPr>
        <w:t>Intersex Day</w:t>
      </w:r>
      <w:r w:rsidRPr="005D50B3">
        <w:rPr>
          <w:lang w:val="en-US"/>
        </w:rPr>
        <w:t>. https://intersexday.org/en/breaking-ice-intersex-berezkin/#d5.</w:t>
      </w:r>
    </w:p>
    <w:p w14:paraId="4FB51F6B" w14:textId="77777777" w:rsidR="005D50B3" w:rsidRPr="005D50B3" w:rsidRDefault="005D50B3" w:rsidP="005D50B3">
      <w:pPr>
        <w:pStyle w:val="Literaturverzeichnis"/>
        <w:rPr>
          <w:lang w:val="en-US"/>
        </w:rPr>
      </w:pPr>
      <w:r>
        <w:t xml:space="preserve">Berger, Peter, und Thomas Luckmann. </w:t>
      </w:r>
      <w:r w:rsidRPr="005D50B3">
        <w:rPr>
          <w:lang w:val="en-US"/>
        </w:rPr>
        <w:t xml:space="preserve">1966. </w:t>
      </w:r>
      <w:r w:rsidRPr="005D50B3">
        <w:rPr>
          <w:i/>
          <w:iCs/>
          <w:lang w:val="en-US"/>
        </w:rPr>
        <w:t>The Social Construction of Reality. A Treatise in the Sociology of Knowledge</w:t>
      </w:r>
      <w:r w:rsidRPr="005D50B3">
        <w:rPr>
          <w:lang w:val="en-US"/>
        </w:rPr>
        <w:t>. New York.</w:t>
      </w:r>
    </w:p>
    <w:p w14:paraId="7283354B" w14:textId="77777777" w:rsidR="005D50B3" w:rsidRPr="005D50B3" w:rsidRDefault="005D50B3" w:rsidP="005D50B3">
      <w:pPr>
        <w:pStyle w:val="Literaturverzeichnis"/>
        <w:rPr>
          <w:lang w:val="en-US"/>
        </w:rPr>
      </w:pPr>
      <w:r w:rsidRPr="005D50B3">
        <w:rPr>
          <w:lang w:val="en-US"/>
        </w:rPr>
        <w:t xml:space="preserve">Berry, Adeline. 2026. </w:t>
      </w:r>
      <w:r w:rsidRPr="005D50B3">
        <w:rPr>
          <w:i/>
          <w:iCs/>
          <w:lang w:val="en-US"/>
        </w:rPr>
        <w:t xml:space="preserve">Intersex, Ageing, and </w:t>
      </w:r>
      <w:proofErr w:type="spellStart"/>
      <w:r w:rsidRPr="005D50B3">
        <w:rPr>
          <w:i/>
          <w:iCs/>
          <w:lang w:val="en-US"/>
        </w:rPr>
        <w:t>Intersectionalities</w:t>
      </w:r>
      <w:proofErr w:type="spellEnd"/>
      <w:r w:rsidRPr="005D50B3">
        <w:rPr>
          <w:i/>
          <w:iCs/>
          <w:lang w:val="en-US"/>
        </w:rPr>
        <w:t>, Applying Western Intersex Hermeneutics to Intersex Lived Experience</w:t>
      </w:r>
      <w:r w:rsidRPr="005D50B3">
        <w:rPr>
          <w:lang w:val="en-US"/>
        </w:rPr>
        <w:t>. London: Routledge.</w:t>
      </w:r>
    </w:p>
    <w:p w14:paraId="2EA06DE4" w14:textId="77777777" w:rsidR="005D50B3" w:rsidRPr="005D50B3" w:rsidRDefault="005D50B3" w:rsidP="005D50B3">
      <w:pPr>
        <w:pStyle w:val="Literaturverzeichnis"/>
        <w:rPr>
          <w:lang w:val="en-US"/>
        </w:rPr>
      </w:pPr>
      <w:r w:rsidRPr="005D50B3">
        <w:rPr>
          <w:lang w:val="en-US"/>
        </w:rPr>
        <w:t xml:space="preserve">Berry, Adeline, und Surya Monro. 2022. „Ageing in obscurity: a critical literature review regarding older intersex </w:t>
      </w:r>
      <w:proofErr w:type="gramStart"/>
      <w:r w:rsidRPr="005D50B3">
        <w:rPr>
          <w:lang w:val="en-US"/>
        </w:rPr>
        <w:t>people“</w:t>
      </w:r>
      <w:proofErr w:type="gramEnd"/>
      <w:r w:rsidRPr="005D50B3">
        <w:rPr>
          <w:lang w:val="en-US"/>
        </w:rPr>
        <w:t xml:space="preserve">. </w:t>
      </w:r>
      <w:r w:rsidRPr="005D50B3">
        <w:rPr>
          <w:i/>
          <w:iCs/>
          <w:lang w:val="en-US"/>
        </w:rPr>
        <w:t>Sexual and Reproductive Health Matters</w:t>
      </w:r>
      <w:r w:rsidRPr="005D50B3">
        <w:rPr>
          <w:lang w:val="en-US"/>
        </w:rPr>
        <w:t xml:space="preserve"> 30. doi:10.1080/26410397.2022.2136027.</w:t>
      </w:r>
    </w:p>
    <w:p w14:paraId="5BA4902E" w14:textId="77777777" w:rsidR="005D50B3" w:rsidRPr="005D50B3" w:rsidRDefault="005D50B3" w:rsidP="005D50B3">
      <w:pPr>
        <w:pStyle w:val="Literaturverzeichnis"/>
        <w:rPr>
          <w:lang w:val="en-US"/>
        </w:rPr>
      </w:pPr>
      <w:proofErr w:type="spellStart"/>
      <w:r w:rsidRPr="005D50B3">
        <w:rPr>
          <w:lang w:val="en-US"/>
        </w:rPr>
        <w:t>Bettcher</w:t>
      </w:r>
      <w:proofErr w:type="spellEnd"/>
      <w:r w:rsidRPr="005D50B3">
        <w:rPr>
          <w:lang w:val="en-US"/>
        </w:rPr>
        <w:t xml:space="preserve">, Talia. 2015. „Intersexuality, Transgender, and </w:t>
      </w:r>
      <w:proofErr w:type="gramStart"/>
      <w:r w:rsidRPr="005D50B3">
        <w:rPr>
          <w:lang w:val="en-US"/>
        </w:rPr>
        <w:t>Transsexuality“</w:t>
      </w:r>
      <w:proofErr w:type="gramEnd"/>
      <w:r w:rsidRPr="005D50B3">
        <w:rPr>
          <w:lang w:val="en-US"/>
        </w:rPr>
        <w:t xml:space="preserve">. </w:t>
      </w:r>
      <w:proofErr w:type="gramStart"/>
      <w:r w:rsidRPr="005D50B3">
        <w:rPr>
          <w:lang w:val="en-US"/>
        </w:rPr>
        <w:t>In ,</w:t>
      </w:r>
      <w:proofErr w:type="gramEnd"/>
      <w:r w:rsidRPr="005D50B3">
        <w:rPr>
          <w:lang w:val="en-US"/>
        </w:rPr>
        <w:t xml:space="preserve"> 407–27. doi:10.1093/</w:t>
      </w:r>
      <w:proofErr w:type="spellStart"/>
      <w:r w:rsidRPr="005D50B3">
        <w:rPr>
          <w:lang w:val="en-US"/>
        </w:rPr>
        <w:t>oxfordhb</w:t>
      </w:r>
      <w:proofErr w:type="spellEnd"/>
      <w:r w:rsidRPr="005D50B3">
        <w:rPr>
          <w:lang w:val="en-US"/>
        </w:rPr>
        <w:t>/9780199328581.013.21.</w:t>
      </w:r>
    </w:p>
    <w:p w14:paraId="533C1212" w14:textId="77777777" w:rsidR="005D50B3" w:rsidRDefault="005D50B3" w:rsidP="005D50B3">
      <w:pPr>
        <w:pStyle w:val="Literaturverzeichnis"/>
      </w:pPr>
      <w:r>
        <w:t xml:space="preserve">Bettinger, P. 2016. „Mediale Diskurse und biographische Transformationen“. In </w:t>
      </w:r>
      <w:r>
        <w:rPr>
          <w:i/>
          <w:iCs/>
        </w:rPr>
        <w:t xml:space="preserve">Mediale Diskurse, Kampagnen, Öffentlichkeiten. Medienbildung und Gesellschaft, </w:t>
      </w:r>
      <w:proofErr w:type="spellStart"/>
      <w:r>
        <w:rPr>
          <w:i/>
          <w:iCs/>
        </w:rPr>
        <w:t>vol</w:t>
      </w:r>
      <w:proofErr w:type="spellEnd"/>
      <w:r>
        <w:rPr>
          <w:i/>
          <w:iCs/>
        </w:rPr>
        <w:t xml:space="preserve"> 32</w:t>
      </w:r>
      <w:r>
        <w:t>, hrsg. J. Fromme, F. Kiefer, und J. Holze. Wiesbaden: Springer Fachmedien Wiesbaden, 9–33. doi:10.1007/9.</w:t>
      </w:r>
    </w:p>
    <w:p w14:paraId="428E22D1" w14:textId="77777777" w:rsidR="005D50B3" w:rsidRDefault="005D50B3" w:rsidP="005D50B3">
      <w:pPr>
        <w:pStyle w:val="Literaturverzeichnis"/>
      </w:pPr>
      <w:proofErr w:type="spellStart"/>
      <w:r w:rsidRPr="005D50B3">
        <w:rPr>
          <w:lang w:val="en-US"/>
        </w:rPr>
        <w:lastRenderedPageBreak/>
        <w:t>Bion</w:t>
      </w:r>
      <w:proofErr w:type="spellEnd"/>
      <w:r w:rsidRPr="005D50B3">
        <w:rPr>
          <w:lang w:val="en-US"/>
        </w:rPr>
        <w:t xml:space="preserve">, W. R. 1967. </w:t>
      </w:r>
      <w:r w:rsidRPr="005D50B3">
        <w:rPr>
          <w:i/>
          <w:iCs/>
          <w:lang w:val="en-US"/>
        </w:rPr>
        <w:t>Second Thoughts: Selected Papers on Psycho-Analysis</w:t>
      </w:r>
      <w:r w:rsidRPr="005D50B3">
        <w:rPr>
          <w:lang w:val="en-US"/>
        </w:rPr>
        <w:t xml:space="preserve">. </w:t>
      </w:r>
      <w:r>
        <w:t>1. Aufl. Routledge. doi:10.4324/9780429479809.</w:t>
      </w:r>
    </w:p>
    <w:p w14:paraId="61DA8371" w14:textId="77777777" w:rsidR="005D50B3" w:rsidRDefault="005D50B3" w:rsidP="005D50B3">
      <w:pPr>
        <w:pStyle w:val="Literaturverzeichnis"/>
      </w:pPr>
      <w:r>
        <w:t>Blankenstein, Oliver. 2021. „Stellungnahme“. https://www.bundestag.de/resource/blob/816778/stellungnahme-blankenstein.pdf.</w:t>
      </w:r>
    </w:p>
    <w:p w14:paraId="16F165E3" w14:textId="77777777" w:rsidR="005D50B3" w:rsidRPr="005D50B3" w:rsidRDefault="005D50B3" w:rsidP="005D50B3">
      <w:pPr>
        <w:pStyle w:val="Literaturverzeichnis"/>
        <w:rPr>
          <w:lang w:val="en-US"/>
        </w:rPr>
      </w:pPr>
      <w:r w:rsidRPr="005D50B3">
        <w:rPr>
          <w:lang w:val="en-US"/>
        </w:rPr>
        <w:t xml:space="preserve">Blumer, H. G. 1954. „What is wrong with social </w:t>
      </w:r>
      <w:proofErr w:type="gramStart"/>
      <w:r w:rsidRPr="005D50B3">
        <w:rPr>
          <w:lang w:val="en-US"/>
        </w:rPr>
        <w:t>theory?“</w:t>
      </w:r>
      <w:proofErr w:type="gramEnd"/>
      <w:r w:rsidRPr="005D50B3">
        <w:rPr>
          <w:lang w:val="en-US"/>
        </w:rPr>
        <w:t xml:space="preserve"> </w:t>
      </w:r>
      <w:proofErr w:type="spellStart"/>
      <w:r w:rsidRPr="005D50B3">
        <w:rPr>
          <w:i/>
          <w:iCs/>
          <w:lang w:val="en-US"/>
        </w:rPr>
        <w:t>AmericanSociological</w:t>
      </w:r>
      <w:proofErr w:type="spellEnd"/>
      <w:r w:rsidRPr="005D50B3">
        <w:rPr>
          <w:i/>
          <w:iCs/>
          <w:lang w:val="en-US"/>
        </w:rPr>
        <w:t xml:space="preserve"> Review</w:t>
      </w:r>
      <w:r w:rsidRPr="005D50B3">
        <w:rPr>
          <w:lang w:val="en-US"/>
        </w:rPr>
        <w:t xml:space="preserve"> 19(1): 2–9. doi:10.2307/2088165.</w:t>
      </w:r>
    </w:p>
    <w:p w14:paraId="45DE7527" w14:textId="77777777" w:rsidR="005D50B3" w:rsidRDefault="005D50B3" w:rsidP="005D50B3">
      <w:pPr>
        <w:pStyle w:val="Literaturverzeichnis"/>
      </w:pPr>
      <w:proofErr w:type="spellStart"/>
      <w:r w:rsidRPr="005D50B3">
        <w:rPr>
          <w:lang w:val="en-US"/>
        </w:rPr>
        <w:t>Bödeker</w:t>
      </w:r>
      <w:proofErr w:type="spellEnd"/>
      <w:r w:rsidRPr="005D50B3">
        <w:rPr>
          <w:lang w:val="en-US"/>
        </w:rPr>
        <w:t xml:space="preserve">, Heike. </w:t>
      </w:r>
      <w:r>
        <w:t xml:space="preserve">1998. </w:t>
      </w:r>
      <w:r>
        <w:rPr>
          <w:i/>
          <w:iCs/>
        </w:rPr>
        <w:t xml:space="preserve">Intersexualität (Hermaphroditismus)–Eine Fingerübung in </w:t>
      </w:r>
      <w:proofErr w:type="spellStart"/>
      <w:proofErr w:type="gramStart"/>
      <w:r>
        <w:rPr>
          <w:i/>
          <w:iCs/>
        </w:rPr>
        <w:t>Compliance?„</w:t>
      </w:r>
      <w:proofErr w:type="gramEnd"/>
      <w:r>
        <w:rPr>
          <w:i/>
          <w:iCs/>
        </w:rPr>
        <w:t>Dazwischen",„beides</w:t>
      </w:r>
      <w:proofErr w:type="spellEnd"/>
      <w:r>
        <w:rPr>
          <w:i/>
          <w:iCs/>
        </w:rPr>
        <w:t>" oder „weder noch"?</w:t>
      </w:r>
      <w:r>
        <w:t xml:space="preserve"> na.</w:t>
      </w:r>
    </w:p>
    <w:p w14:paraId="02414226" w14:textId="77777777" w:rsidR="005D50B3" w:rsidRDefault="005D50B3" w:rsidP="005D50B3">
      <w:pPr>
        <w:pStyle w:val="Literaturverzeichnis"/>
      </w:pPr>
      <w:r>
        <w:t xml:space="preserve">Bogner, A., und G. Rosenthal. 2020. </w:t>
      </w:r>
      <w:r>
        <w:rPr>
          <w:i/>
          <w:iCs/>
        </w:rPr>
        <w:t xml:space="preserve">Child </w:t>
      </w:r>
      <w:proofErr w:type="spellStart"/>
      <w:r>
        <w:rPr>
          <w:i/>
          <w:iCs/>
        </w:rPr>
        <w:t>Soldiers</w:t>
      </w:r>
      <w:proofErr w:type="spellEnd"/>
      <w:r>
        <w:rPr>
          <w:i/>
          <w:iCs/>
        </w:rPr>
        <w:t xml:space="preserve"> in </w:t>
      </w:r>
      <w:proofErr w:type="spellStart"/>
      <w:r>
        <w:rPr>
          <w:i/>
          <w:iCs/>
        </w:rPr>
        <w:t>Context</w:t>
      </w:r>
      <w:proofErr w:type="spellEnd"/>
      <w:r>
        <w:rPr>
          <w:i/>
          <w:iCs/>
        </w:rPr>
        <w:t>. Göttinger Beiträge Zur Soziologischen Biographieforschung</w:t>
      </w:r>
      <w:r>
        <w:t>. doi:10.17875/gup2020-1325.</w:t>
      </w:r>
    </w:p>
    <w:p w14:paraId="1C934B47" w14:textId="77777777" w:rsidR="005D50B3" w:rsidRDefault="005D50B3" w:rsidP="005D50B3">
      <w:pPr>
        <w:pStyle w:val="Literaturverzeichnis"/>
      </w:pPr>
      <w:r>
        <w:t xml:space="preserve">Böhnisch, Lothar. 2016. </w:t>
      </w:r>
      <w:r>
        <w:rPr>
          <w:i/>
          <w:iCs/>
        </w:rPr>
        <w:t>Lebensbewältigung</w:t>
      </w:r>
      <w:r>
        <w:t>. 1. Aufl. Beltz Verlagsgruppe. https://content-select.com/de/portal/media/view/56cc0a45-78b0-49c1-bc3c-5eeeb0dd2d03.</w:t>
      </w:r>
    </w:p>
    <w:p w14:paraId="59BBA15C" w14:textId="77777777" w:rsidR="005D50B3" w:rsidRDefault="005D50B3" w:rsidP="005D50B3">
      <w:pPr>
        <w:pStyle w:val="Literaturverzeichnis"/>
      </w:pPr>
      <w:r>
        <w:t xml:space="preserve">Borowsky, Peter. 2002. „Die DDR in den sechziger Jahren“. In </w:t>
      </w:r>
      <w:r>
        <w:rPr>
          <w:i/>
          <w:iCs/>
        </w:rPr>
        <w:t>Zeiten des Wandels, Informationen zur politischen Bildung, Ausgabe 258</w:t>
      </w:r>
      <w:r>
        <w:t>, https://www.bpb.de/shop/zeitschriften/izpb/10105/die-ddr-in-den-sechziger-jahren/.</w:t>
      </w:r>
    </w:p>
    <w:p w14:paraId="0E2A2A9B" w14:textId="77777777" w:rsidR="005D50B3" w:rsidRDefault="005D50B3" w:rsidP="005D50B3">
      <w:pPr>
        <w:pStyle w:val="Literaturverzeichnis"/>
      </w:pPr>
      <w:proofErr w:type="spellStart"/>
      <w:r>
        <w:t>Boszormenyi</w:t>
      </w:r>
      <w:proofErr w:type="spellEnd"/>
      <w:r>
        <w:t xml:space="preserve">-Nagy, Ivan, und Geraldine M. Spark. 2006. </w:t>
      </w:r>
      <w:r>
        <w:rPr>
          <w:i/>
          <w:iCs/>
        </w:rPr>
        <w:t>Unsichtbare Bindungen: die Dynamik familiärer Systeme</w:t>
      </w:r>
      <w:r>
        <w:t>. 8. Aufl. Stuttgart: Klett-Cotta.</w:t>
      </w:r>
    </w:p>
    <w:p w14:paraId="02B12A2B" w14:textId="77777777" w:rsidR="005D50B3" w:rsidRDefault="005D50B3" w:rsidP="005D50B3">
      <w:pPr>
        <w:pStyle w:val="Literaturverzeichnis"/>
      </w:pPr>
      <w:r>
        <w:t xml:space="preserve">Bourdieu, Pierre. 2005. </w:t>
      </w:r>
      <w:r>
        <w:rPr>
          <w:i/>
          <w:iCs/>
        </w:rPr>
        <w:t>Das Elend der Welt. Gekürzte Studienausgabe</w:t>
      </w:r>
      <w:r>
        <w:t>. Konstanz.</w:t>
      </w:r>
    </w:p>
    <w:p w14:paraId="61AB6D64" w14:textId="77777777" w:rsidR="005D50B3" w:rsidRPr="005D50B3" w:rsidRDefault="005D50B3" w:rsidP="005D50B3">
      <w:pPr>
        <w:pStyle w:val="Literaturverzeichnis"/>
        <w:rPr>
          <w:lang w:val="en-US"/>
        </w:rPr>
      </w:pPr>
      <w:r>
        <w:t xml:space="preserve">Bowlby, John. 1940. </w:t>
      </w:r>
      <w:r w:rsidRPr="005D50B3">
        <w:rPr>
          <w:lang w:val="en-US"/>
        </w:rPr>
        <w:t xml:space="preserve">„The influence of early environment in the development of neurosis and neurotic character“. </w:t>
      </w:r>
      <w:r w:rsidRPr="005D50B3">
        <w:rPr>
          <w:i/>
          <w:iCs/>
          <w:lang w:val="en-US"/>
        </w:rPr>
        <w:t>International Journal of Psycho-Analysis</w:t>
      </w:r>
      <w:r w:rsidRPr="005D50B3">
        <w:rPr>
          <w:lang w:val="en-US"/>
        </w:rPr>
        <w:t xml:space="preserve"> XXI: 1–25.</w:t>
      </w:r>
    </w:p>
    <w:p w14:paraId="089070E6" w14:textId="77777777" w:rsidR="005D50B3" w:rsidRPr="005D50B3" w:rsidRDefault="005D50B3" w:rsidP="005D50B3">
      <w:pPr>
        <w:pStyle w:val="Literaturverzeichnis"/>
        <w:rPr>
          <w:lang w:val="en-US"/>
        </w:rPr>
      </w:pPr>
      <w:r w:rsidRPr="005D50B3">
        <w:rPr>
          <w:lang w:val="en-US"/>
        </w:rPr>
        <w:t xml:space="preserve">Boyle, M. E., S. Smith, und L. M. Liao. 2005. „Adult genital surgery for intersex: a solution to what </w:t>
      </w:r>
      <w:proofErr w:type="gramStart"/>
      <w:r w:rsidRPr="005D50B3">
        <w:rPr>
          <w:lang w:val="en-US"/>
        </w:rPr>
        <w:t>problem?“</w:t>
      </w:r>
      <w:proofErr w:type="gramEnd"/>
      <w:r w:rsidRPr="005D50B3">
        <w:rPr>
          <w:lang w:val="en-US"/>
        </w:rPr>
        <w:t xml:space="preserve"> </w:t>
      </w:r>
      <w:r w:rsidRPr="005D50B3">
        <w:rPr>
          <w:i/>
          <w:iCs/>
          <w:lang w:val="en-US"/>
        </w:rPr>
        <w:t>Journal of health psychology</w:t>
      </w:r>
      <w:r w:rsidRPr="005D50B3">
        <w:rPr>
          <w:lang w:val="en-US"/>
        </w:rPr>
        <w:t xml:space="preserve"> 10(4): 573–84. doi:10.1177/1359105305053431.</w:t>
      </w:r>
    </w:p>
    <w:p w14:paraId="2847CA53" w14:textId="77777777" w:rsidR="005D50B3" w:rsidRPr="005D50B3" w:rsidRDefault="005D50B3" w:rsidP="005D50B3">
      <w:pPr>
        <w:pStyle w:val="Literaturverzeichnis"/>
        <w:rPr>
          <w:lang w:val="en-US"/>
        </w:rPr>
      </w:pPr>
      <w:r>
        <w:t xml:space="preserve">Bracken-Roche, D., E. Bell, M. E. Macdonald, und E. Racine. </w:t>
      </w:r>
      <w:r w:rsidRPr="005D50B3">
        <w:rPr>
          <w:lang w:val="en-US"/>
        </w:rPr>
        <w:t>2017. „The concept of ‚</w:t>
      </w:r>
      <w:proofErr w:type="gramStart"/>
      <w:r w:rsidRPr="005D50B3">
        <w:rPr>
          <w:lang w:val="en-US"/>
        </w:rPr>
        <w:t>vulnerability‘ in</w:t>
      </w:r>
      <w:proofErr w:type="gramEnd"/>
      <w:r w:rsidRPr="005D50B3">
        <w:rPr>
          <w:lang w:val="en-US"/>
        </w:rPr>
        <w:t xml:space="preserve"> research ethics: an in-depth analysis of policies and guidelines“. </w:t>
      </w:r>
      <w:r w:rsidRPr="005D50B3">
        <w:rPr>
          <w:i/>
          <w:iCs/>
          <w:lang w:val="en-US"/>
        </w:rPr>
        <w:t>Health research policy and systems</w:t>
      </w:r>
      <w:r w:rsidRPr="005D50B3">
        <w:rPr>
          <w:lang w:val="en-US"/>
        </w:rPr>
        <w:t xml:space="preserve"> 15(1): 8. doi:10.1186/s12961-016-0164-6.</w:t>
      </w:r>
    </w:p>
    <w:p w14:paraId="6529906A" w14:textId="77777777" w:rsidR="005D50B3" w:rsidRDefault="005D50B3" w:rsidP="005D50B3">
      <w:pPr>
        <w:pStyle w:val="Literaturverzeichnis"/>
      </w:pPr>
      <w:r w:rsidRPr="005D50B3">
        <w:rPr>
          <w:lang w:val="en-US"/>
        </w:rPr>
        <w:t>Brenner, I. 1994. „The Dissociative Character: A Reconsideration Of “Multiple Personality</w:t>
      </w:r>
      <w:proofErr w:type="gramStart"/>
      <w:r w:rsidRPr="005D50B3">
        <w:rPr>
          <w:lang w:val="en-US"/>
        </w:rPr>
        <w:t>.”“</w:t>
      </w:r>
      <w:proofErr w:type="gramEnd"/>
      <w:r w:rsidRPr="005D50B3">
        <w:rPr>
          <w:lang w:val="en-US"/>
        </w:rPr>
        <w:t xml:space="preserve">. </w:t>
      </w:r>
      <w:r>
        <w:rPr>
          <w:i/>
          <w:iCs/>
        </w:rPr>
        <w:t xml:space="preserve">Journal </w:t>
      </w:r>
      <w:proofErr w:type="spellStart"/>
      <w:r>
        <w:rPr>
          <w:i/>
          <w:iCs/>
        </w:rPr>
        <w:t>of</w:t>
      </w:r>
      <w:proofErr w:type="spellEnd"/>
      <w:r>
        <w:rPr>
          <w:i/>
          <w:iCs/>
        </w:rPr>
        <w:t xml:space="preserve"> </w:t>
      </w:r>
      <w:proofErr w:type="spellStart"/>
      <w:r>
        <w:rPr>
          <w:i/>
          <w:iCs/>
        </w:rPr>
        <w:t>the</w:t>
      </w:r>
      <w:proofErr w:type="spellEnd"/>
      <w:r>
        <w:rPr>
          <w:i/>
          <w:iCs/>
        </w:rPr>
        <w:t xml:space="preserve"> American </w:t>
      </w:r>
      <w:proofErr w:type="spellStart"/>
      <w:r>
        <w:rPr>
          <w:i/>
          <w:iCs/>
        </w:rPr>
        <w:t>Psychoanalytic</w:t>
      </w:r>
      <w:proofErr w:type="spellEnd"/>
      <w:r>
        <w:rPr>
          <w:i/>
          <w:iCs/>
        </w:rPr>
        <w:t xml:space="preserve"> </w:t>
      </w:r>
      <w:proofErr w:type="spellStart"/>
      <w:r>
        <w:rPr>
          <w:i/>
          <w:iCs/>
        </w:rPr>
        <w:t>Association</w:t>
      </w:r>
      <w:proofErr w:type="spellEnd"/>
      <w:r>
        <w:t xml:space="preserve"> 42(3): 819–46. doi:10.1177/000306519404200307.</w:t>
      </w:r>
    </w:p>
    <w:p w14:paraId="0696308B" w14:textId="77777777" w:rsidR="005D50B3" w:rsidRDefault="005D50B3" w:rsidP="005D50B3">
      <w:pPr>
        <w:pStyle w:val="Literaturverzeichnis"/>
      </w:pPr>
      <w:r>
        <w:t xml:space="preserve">Breuer, Franz. 2009. </w:t>
      </w:r>
      <w:r>
        <w:rPr>
          <w:i/>
          <w:iCs/>
        </w:rPr>
        <w:t xml:space="preserve">Reflexive </w:t>
      </w:r>
      <w:proofErr w:type="spellStart"/>
      <w:r>
        <w:rPr>
          <w:i/>
          <w:iCs/>
        </w:rPr>
        <w:t>Grounded</w:t>
      </w:r>
      <w:proofErr w:type="spellEnd"/>
      <w:r>
        <w:rPr>
          <w:i/>
          <w:iCs/>
        </w:rPr>
        <w:t xml:space="preserve"> Theory. Eine Einführung für die Forschungspraxis</w:t>
      </w:r>
      <w:r>
        <w:t>. Wiesbaden: VS Verlag für Sozialwissenschaften.</w:t>
      </w:r>
    </w:p>
    <w:p w14:paraId="4AD0E58A" w14:textId="77777777" w:rsidR="005D50B3" w:rsidRDefault="005D50B3" w:rsidP="005D50B3">
      <w:pPr>
        <w:pStyle w:val="Literaturverzeichnis"/>
      </w:pPr>
      <w:r>
        <w:t xml:space="preserve">Brunner, C. 2020. </w:t>
      </w:r>
      <w:r>
        <w:rPr>
          <w:i/>
          <w:iCs/>
        </w:rPr>
        <w:t>Epistemische Gewalt: Wissen und Herrschaft in der kolonialen Moderne</w:t>
      </w:r>
      <w:r>
        <w:t xml:space="preserve">. Bielefeld: </w:t>
      </w:r>
      <w:proofErr w:type="spellStart"/>
      <w:r>
        <w:t>transcript</w:t>
      </w:r>
      <w:proofErr w:type="spellEnd"/>
      <w:r>
        <w:t xml:space="preserve"> Verlag. doi:10.14361/9783839451311.</w:t>
      </w:r>
    </w:p>
    <w:p w14:paraId="4B02BCF1" w14:textId="77777777" w:rsidR="005D50B3" w:rsidRDefault="005D50B3" w:rsidP="005D50B3">
      <w:pPr>
        <w:pStyle w:val="Literaturverzeichnis"/>
      </w:pPr>
      <w:r>
        <w:lastRenderedPageBreak/>
        <w:t>Bundesärztekammer. 2020. „Stellungnahme der Bundesärztekammer zum Referentenentwurf eines Gesetzes zum Schutz von Kindern vor geschlechtsverändernden operativen Eingriffen des Bundesministeriums der Justiz und für Verbraucherschutz“. https://www.bundesaerztekammer.de/fileadmin/user_upload/_old-files/downloads/pdf-Ordner/Stellungnahmen/2020-02-14_BAEK_Stellungnahme-RefE-DSD.pdf.</w:t>
      </w:r>
    </w:p>
    <w:p w14:paraId="43175346" w14:textId="77777777" w:rsidR="005D50B3" w:rsidRDefault="005D50B3" w:rsidP="005D50B3">
      <w:pPr>
        <w:pStyle w:val="Literaturverzeichnis"/>
      </w:pPr>
      <w:r>
        <w:t>Bundesministerium des Innern. 2023. „Spätaussiedler“. https://www.bmi.bund.de/DE/themen/demokratie-gesellschaft/gesellschaftlicher-zusammenhalt/kriegsfolgen/spaetaussiedler/spaetaussiedler-node.html.</w:t>
      </w:r>
    </w:p>
    <w:p w14:paraId="70E28995" w14:textId="77777777" w:rsidR="005D50B3" w:rsidRDefault="005D50B3" w:rsidP="005D50B3">
      <w:pPr>
        <w:pStyle w:val="Literaturverzeichnis"/>
      </w:pPr>
      <w:r>
        <w:t>Bundesvereinigung Lebenshilfe e.V. 2015. „Ein Positionspapier der Bundesvereinigung Lebenshilfe e.V.“ https://www.lebenshilfe.de/fileadmin/Redaktion/PDF/Wissen/public/Positionspapiere/Positionspapier_2015-11_Schulbegleitung.pdf?srsltid=AfmBOorF3IKjBLQHTL3r8gOW44KfmPCTKVAY2U6bXoi-HEhhivP51mk1.</w:t>
      </w:r>
    </w:p>
    <w:p w14:paraId="3DC4FB36" w14:textId="77777777" w:rsidR="005D50B3" w:rsidRDefault="005D50B3" w:rsidP="005D50B3">
      <w:pPr>
        <w:pStyle w:val="Literaturverzeichnis"/>
      </w:pPr>
      <w:r>
        <w:t>Bundesverfassungsgericht. 2017b. „Personenstandsrecht muss weiteren positiven Geschlechtseintrag zulassen“. https://www.bundesverfassungsgericht.de/SharedDocs/Pressemitteilungen/DE/2017/bvg17-095.html.</w:t>
      </w:r>
    </w:p>
    <w:p w14:paraId="48E6179D" w14:textId="77777777" w:rsidR="005D50B3" w:rsidRDefault="005D50B3" w:rsidP="005D50B3">
      <w:pPr>
        <w:pStyle w:val="Literaturverzeichnis"/>
      </w:pPr>
      <w:r>
        <w:rPr>
          <w:i/>
          <w:iCs/>
        </w:rPr>
        <w:t>Bürgerliches Gesetzbuch (BGB), § 1666 Gerichtliche Maßnahmen bei Gefährdung des Kindeswohls</w:t>
      </w:r>
      <w:r>
        <w:t>. https://www.gesetze-im-internet.de/bgb/__1666.html.</w:t>
      </w:r>
    </w:p>
    <w:p w14:paraId="3E24C970" w14:textId="77777777" w:rsidR="005D50B3" w:rsidRDefault="005D50B3" w:rsidP="005D50B3">
      <w:pPr>
        <w:pStyle w:val="Literaturverzeichnis"/>
      </w:pPr>
      <w:r w:rsidRPr="005D50B3">
        <w:rPr>
          <w:lang w:val="en-US"/>
        </w:rPr>
        <w:t xml:space="preserve">Burkitt, Ian. 2015. „Relational Agency: Relational Sociology, Agency and </w:t>
      </w:r>
      <w:proofErr w:type="gramStart"/>
      <w:r w:rsidRPr="005D50B3">
        <w:rPr>
          <w:lang w:val="en-US"/>
        </w:rPr>
        <w:t>Interaction“</w:t>
      </w:r>
      <w:proofErr w:type="gramEnd"/>
      <w:r w:rsidRPr="005D50B3">
        <w:rPr>
          <w:lang w:val="en-US"/>
        </w:rPr>
        <w:t xml:space="preserve">. </w:t>
      </w:r>
      <w:r>
        <w:rPr>
          <w:i/>
          <w:iCs/>
        </w:rPr>
        <w:t xml:space="preserve">European Journal </w:t>
      </w:r>
      <w:proofErr w:type="spellStart"/>
      <w:r>
        <w:rPr>
          <w:i/>
          <w:iCs/>
        </w:rPr>
        <w:t>of</w:t>
      </w:r>
      <w:proofErr w:type="spellEnd"/>
      <w:r>
        <w:rPr>
          <w:i/>
          <w:iCs/>
        </w:rPr>
        <w:t xml:space="preserve"> </w:t>
      </w:r>
      <w:proofErr w:type="spellStart"/>
      <w:r>
        <w:rPr>
          <w:i/>
          <w:iCs/>
        </w:rPr>
        <w:t>Social</w:t>
      </w:r>
      <w:proofErr w:type="spellEnd"/>
      <w:r>
        <w:rPr>
          <w:i/>
          <w:iCs/>
        </w:rPr>
        <w:t xml:space="preserve"> Theory</w:t>
      </w:r>
      <w:r>
        <w:t xml:space="preserve"> 19(3): 322–39. doi:10.1177/1368431015591426.</w:t>
      </w:r>
    </w:p>
    <w:p w14:paraId="24509AA4" w14:textId="77777777" w:rsidR="005D50B3" w:rsidRDefault="005D50B3" w:rsidP="005D50B3">
      <w:pPr>
        <w:pStyle w:val="Literaturverzeichnis"/>
      </w:pPr>
      <w:r>
        <w:t xml:space="preserve">Busch, B. 2016. „Sprachliche Verletzung, verletzte Sprache: Über den Zusammenhang von traumatischem Erleben und Spracherleben“. In </w:t>
      </w:r>
      <w:r>
        <w:rPr>
          <w:i/>
          <w:iCs/>
        </w:rPr>
        <w:t xml:space="preserve">Osnabrücker Beiträge zur Sprachtheorie 89. </w:t>
      </w:r>
      <w:proofErr w:type="spellStart"/>
      <w:r>
        <w:rPr>
          <w:i/>
          <w:iCs/>
        </w:rPr>
        <w:t>Flucht_Punkt_Sprache</w:t>
      </w:r>
      <w:proofErr w:type="spellEnd"/>
      <w:r>
        <w:t>, Duisburg: Universitäts-verlag Rhein-Ruhr OHG, 85–108.</w:t>
      </w:r>
    </w:p>
    <w:p w14:paraId="43494DF5" w14:textId="77777777" w:rsidR="005D50B3" w:rsidRDefault="005D50B3" w:rsidP="005D50B3">
      <w:pPr>
        <w:pStyle w:val="Literaturverzeichnis"/>
      </w:pPr>
      <w:r>
        <w:t xml:space="preserve">Busch, Brigitta. 2016. „Sprachliche Verletzung, verletzte Sprache: Über den Zusammenhang von traumatischem Erleben und Spracherleben“. </w:t>
      </w:r>
      <w:r>
        <w:rPr>
          <w:i/>
          <w:iCs/>
        </w:rPr>
        <w:t xml:space="preserve">Osnabrücker Beiträge zur Sprachtheorie 89. </w:t>
      </w:r>
      <w:proofErr w:type="spellStart"/>
      <w:r>
        <w:rPr>
          <w:i/>
          <w:iCs/>
        </w:rPr>
        <w:t>Flucht_Punkt_Sprache</w:t>
      </w:r>
      <w:proofErr w:type="spellEnd"/>
      <w:r>
        <w:t xml:space="preserve"> (89): 85–108.</w:t>
      </w:r>
    </w:p>
    <w:p w14:paraId="6E409BAC" w14:textId="77777777" w:rsidR="005D50B3" w:rsidRPr="005D50B3" w:rsidRDefault="005D50B3" w:rsidP="005D50B3">
      <w:pPr>
        <w:pStyle w:val="Literaturverzeichnis"/>
        <w:rPr>
          <w:lang w:val="en-US"/>
        </w:rPr>
      </w:pPr>
      <w:r>
        <w:t xml:space="preserve">Butler, Judith. 2004. </w:t>
      </w:r>
      <w:proofErr w:type="spellStart"/>
      <w:r>
        <w:rPr>
          <w:i/>
          <w:iCs/>
        </w:rPr>
        <w:t>Undoing</w:t>
      </w:r>
      <w:proofErr w:type="spellEnd"/>
      <w:r>
        <w:rPr>
          <w:i/>
          <w:iCs/>
        </w:rPr>
        <w:t xml:space="preserve"> Gender</w:t>
      </w:r>
      <w:r>
        <w:t xml:space="preserve">. </w:t>
      </w:r>
      <w:r w:rsidRPr="005D50B3">
        <w:rPr>
          <w:lang w:val="en-US"/>
        </w:rPr>
        <w:t>New York/ London: Routledge. doi:10.4324/9780203499627.</w:t>
      </w:r>
    </w:p>
    <w:p w14:paraId="3FA1165D" w14:textId="77777777" w:rsidR="005D50B3" w:rsidRPr="005D50B3" w:rsidRDefault="005D50B3" w:rsidP="005D50B3">
      <w:pPr>
        <w:pStyle w:val="Literaturverzeichnis"/>
        <w:rPr>
          <w:lang w:val="en-US"/>
        </w:rPr>
      </w:pPr>
      <w:r w:rsidRPr="005D50B3">
        <w:rPr>
          <w:lang w:val="en-US"/>
        </w:rPr>
        <w:t xml:space="preserve">Cabral </w:t>
      </w:r>
      <w:proofErr w:type="spellStart"/>
      <w:r w:rsidRPr="005D50B3">
        <w:rPr>
          <w:lang w:val="en-US"/>
        </w:rPr>
        <w:t>Grinspan</w:t>
      </w:r>
      <w:proofErr w:type="spellEnd"/>
      <w:r w:rsidRPr="005D50B3">
        <w:rPr>
          <w:lang w:val="en-US"/>
        </w:rPr>
        <w:t xml:space="preserve">, Mauro. 2026. „The I in </w:t>
      </w:r>
      <w:proofErr w:type="gramStart"/>
      <w:r w:rsidRPr="005D50B3">
        <w:rPr>
          <w:lang w:val="en-US"/>
        </w:rPr>
        <w:t>Us“</w:t>
      </w:r>
      <w:proofErr w:type="gramEnd"/>
      <w:r w:rsidRPr="005D50B3">
        <w:rPr>
          <w:lang w:val="en-US"/>
        </w:rPr>
        <w:t>. https://joy.org.au/theiinus/.</w:t>
      </w:r>
    </w:p>
    <w:p w14:paraId="21E3B173" w14:textId="77777777" w:rsidR="005D50B3" w:rsidRPr="005D50B3" w:rsidRDefault="005D50B3" w:rsidP="005D50B3">
      <w:pPr>
        <w:pStyle w:val="Literaturverzeichnis"/>
        <w:rPr>
          <w:lang w:val="en-US"/>
        </w:rPr>
      </w:pPr>
      <w:r>
        <w:t xml:space="preserve">Callens, Nina, </w:t>
      </w:r>
      <w:proofErr w:type="spellStart"/>
      <w:r>
        <w:t>Baudewijntje</w:t>
      </w:r>
      <w:proofErr w:type="spellEnd"/>
      <w:r>
        <w:t xml:space="preserve"> P.C. </w:t>
      </w:r>
      <w:proofErr w:type="spellStart"/>
      <w:r>
        <w:t>Kreukels</w:t>
      </w:r>
      <w:proofErr w:type="spellEnd"/>
      <w:r>
        <w:t xml:space="preserve">, und Tim C. van de </w:t>
      </w:r>
      <w:proofErr w:type="spellStart"/>
      <w:r>
        <w:t>Grift</w:t>
      </w:r>
      <w:proofErr w:type="spellEnd"/>
      <w:r>
        <w:t xml:space="preserve">. </w:t>
      </w:r>
      <w:r w:rsidRPr="005D50B3">
        <w:rPr>
          <w:lang w:val="en-US"/>
        </w:rPr>
        <w:t xml:space="preserve">2021. „Young Voices: Sexual Health and Transition Care Needs in Adolescents with Intersex/Differences of Sex Development—A Pilot </w:t>
      </w:r>
      <w:proofErr w:type="gramStart"/>
      <w:r w:rsidRPr="005D50B3">
        <w:rPr>
          <w:lang w:val="en-US"/>
        </w:rPr>
        <w:t>Study“</w:t>
      </w:r>
      <w:proofErr w:type="gramEnd"/>
      <w:r w:rsidRPr="005D50B3">
        <w:rPr>
          <w:lang w:val="en-US"/>
        </w:rPr>
        <w:t xml:space="preserve">. </w:t>
      </w:r>
      <w:r w:rsidRPr="005D50B3">
        <w:rPr>
          <w:i/>
          <w:iCs/>
          <w:lang w:val="en-US"/>
        </w:rPr>
        <w:t>Journal of Pediatric and Adolescent Gynecology</w:t>
      </w:r>
      <w:r w:rsidRPr="005D50B3">
        <w:rPr>
          <w:lang w:val="en-US"/>
        </w:rPr>
        <w:t xml:space="preserve"> 34(2): 176-189.e2. </w:t>
      </w:r>
      <w:proofErr w:type="gramStart"/>
      <w:r w:rsidRPr="005D50B3">
        <w:rPr>
          <w:lang w:val="en-US"/>
        </w:rPr>
        <w:t>doi:10.1016/j.jpag</w:t>
      </w:r>
      <w:proofErr w:type="gramEnd"/>
      <w:r w:rsidRPr="005D50B3">
        <w:rPr>
          <w:lang w:val="en-US"/>
        </w:rPr>
        <w:t>.2020.11.001.</w:t>
      </w:r>
    </w:p>
    <w:p w14:paraId="371B3D14" w14:textId="77777777" w:rsidR="005D50B3" w:rsidRPr="005D50B3" w:rsidRDefault="005D50B3" w:rsidP="005D50B3">
      <w:pPr>
        <w:pStyle w:val="Literaturverzeichnis"/>
        <w:rPr>
          <w:lang w:val="en-US"/>
        </w:rPr>
      </w:pPr>
      <w:r w:rsidRPr="005D50B3">
        <w:rPr>
          <w:lang w:val="en-US"/>
        </w:rPr>
        <w:t xml:space="preserve">Cambridge Dictionary. 2024. „Love </w:t>
      </w:r>
      <w:proofErr w:type="gramStart"/>
      <w:r w:rsidRPr="005D50B3">
        <w:rPr>
          <w:lang w:val="en-US"/>
        </w:rPr>
        <w:t>bombing“</w:t>
      </w:r>
      <w:proofErr w:type="gramEnd"/>
      <w:r w:rsidRPr="005D50B3">
        <w:rPr>
          <w:lang w:val="en-US"/>
        </w:rPr>
        <w:t xml:space="preserve">. </w:t>
      </w:r>
      <w:r w:rsidRPr="005D50B3">
        <w:rPr>
          <w:i/>
          <w:iCs/>
          <w:lang w:val="en-US"/>
        </w:rPr>
        <w:t>Cambridge Dictionary</w:t>
      </w:r>
      <w:r w:rsidRPr="005D50B3">
        <w:rPr>
          <w:lang w:val="en-US"/>
        </w:rPr>
        <w:t>. https://dictionary.cambridge.org/dictionary/english/love-bombing.</w:t>
      </w:r>
    </w:p>
    <w:p w14:paraId="2B02F9DD" w14:textId="77777777" w:rsidR="005D50B3" w:rsidRPr="005D50B3" w:rsidRDefault="005D50B3" w:rsidP="005D50B3">
      <w:pPr>
        <w:pStyle w:val="Literaturverzeichnis"/>
        <w:rPr>
          <w:lang w:val="en-US"/>
        </w:rPr>
      </w:pPr>
      <w:r w:rsidRPr="005D50B3">
        <w:rPr>
          <w:lang w:val="en-US"/>
        </w:rPr>
        <w:lastRenderedPageBreak/>
        <w:t>Carpenter, M. 2018. „The ‚</w:t>
      </w:r>
      <w:proofErr w:type="gramStart"/>
      <w:r w:rsidRPr="005D50B3">
        <w:rPr>
          <w:lang w:val="en-US"/>
        </w:rPr>
        <w:t>Normalization‘ of</w:t>
      </w:r>
      <w:proofErr w:type="gramEnd"/>
      <w:r w:rsidRPr="005D50B3">
        <w:rPr>
          <w:lang w:val="en-US"/>
        </w:rPr>
        <w:t xml:space="preserve"> Intersex Bodies and ‚Othering‘ of Intersex Identities in Australia“. </w:t>
      </w:r>
      <w:r w:rsidRPr="005D50B3">
        <w:rPr>
          <w:i/>
          <w:iCs/>
          <w:lang w:val="en-US"/>
        </w:rPr>
        <w:t>Journal of bioethical inquiry</w:t>
      </w:r>
      <w:r w:rsidRPr="005D50B3">
        <w:rPr>
          <w:lang w:val="en-US"/>
        </w:rPr>
        <w:t xml:space="preserve"> 15(4): 487–95. doi:10.1007/s11673-018-9855-8.</w:t>
      </w:r>
    </w:p>
    <w:p w14:paraId="2C3865B5" w14:textId="77777777" w:rsidR="005D50B3" w:rsidRPr="005D50B3" w:rsidRDefault="005D50B3" w:rsidP="005D50B3">
      <w:pPr>
        <w:pStyle w:val="Literaturverzeichnis"/>
        <w:rPr>
          <w:lang w:val="en-US"/>
        </w:rPr>
      </w:pPr>
      <w:r w:rsidRPr="005D50B3">
        <w:rPr>
          <w:lang w:val="en-US"/>
        </w:rPr>
        <w:t xml:space="preserve">Carpenter, Morgan. 2023. „Protecting intersex people from harmful practices in medical settings: a new benchmark in the Australian Capital </w:t>
      </w:r>
      <w:proofErr w:type="gramStart"/>
      <w:r w:rsidRPr="005D50B3">
        <w:rPr>
          <w:lang w:val="en-US"/>
        </w:rPr>
        <w:t>Territory“</w:t>
      </w:r>
      <w:proofErr w:type="gramEnd"/>
      <w:r w:rsidRPr="005D50B3">
        <w:rPr>
          <w:lang w:val="en-US"/>
        </w:rPr>
        <w:t xml:space="preserve">. </w:t>
      </w:r>
      <w:r w:rsidRPr="005D50B3">
        <w:rPr>
          <w:i/>
          <w:iCs/>
          <w:lang w:val="en-US"/>
        </w:rPr>
        <w:t>Australian Journal of Human Rights</w:t>
      </w:r>
      <w:r w:rsidRPr="005D50B3">
        <w:rPr>
          <w:lang w:val="en-US"/>
        </w:rPr>
        <w:t xml:space="preserve"> 29(2): 409–17. doi:10.1080/1323238X.2023.2247863.</w:t>
      </w:r>
    </w:p>
    <w:p w14:paraId="0AA2A31B" w14:textId="77777777" w:rsidR="005D50B3" w:rsidRDefault="005D50B3" w:rsidP="005D50B3">
      <w:pPr>
        <w:pStyle w:val="Literaturverzeichnis"/>
      </w:pPr>
      <w:r w:rsidRPr="005D50B3">
        <w:rPr>
          <w:lang w:val="en-US"/>
        </w:rPr>
        <w:t xml:space="preserve">CDU/CSU, SPD. 2018. </w:t>
      </w:r>
      <w:r>
        <w:t xml:space="preserve">„Koalitionsvertrag: Ein neuer Aufbruch für Europa Eine neue Dynamik für Deutschland Ein neuer Zusammenhalt für unser </w:t>
      </w:r>
      <w:proofErr w:type="gramStart"/>
      <w:r>
        <w:t>Land“</w:t>
      </w:r>
      <w:proofErr w:type="gramEnd"/>
      <w:r>
        <w:t>. https://www.bundesregierung.de/resource/blob/974430/847984/3d417686a16696f156611b06a1508ad0/2018-03-14-koalitionsvertrag-data.pdf?download=1.</w:t>
      </w:r>
    </w:p>
    <w:p w14:paraId="1C57E7D3" w14:textId="77777777" w:rsidR="005D50B3" w:rsidRPr="005D50B3" w:rsidRDefault="005D50B3" w:rsidP="005D50B3">
      <w:pPr>
        <w:pStyle w:val="Literaturverzeichnis"/>
        <w:rPr>
          <w:lang w:val="en-US"/>
        </w:rPr>
      </w:pPr>
      <w:r w:rsidRPr="005D50B3">
        <w:rPr>
          <w:lang w:val="en-US"/>
        </w:rPr>
        <w:t xml:space="preserve">Chapman, R. 2023. </w:t>
      </w:r>
      <w:r w:rsidRPr="005D50B3">
        <w:rPr>
          <w:i/>
          <w:iCs/>
          <w:lang w:val="en-US"/>
        </w:rPr>
        <w:t>Empire of Normality: Neurodiversity and Capitalism</w:t>
      </w:r>
      <w:r w:rsidRPr="005D50B3">
        <w:rPr>
          <w:lang w:val="en-US"/>
        </w:rPr>
        <w:t>. Pluto Press.</w:t>
      </w:r>
    </w:p>
    <w:p w14:paraId="73655926" w14:textId="77777777" w:rsidR="005D50B3" w:rsidRDefault="005D50B3" w:rsidP="005D50B3">
      <w:pPr>
        <w:pStyle w:val="Literaturverzeichnis"/>
      </w:pPr>
      <w:r w:rsidRPr="005D50B3">
        <w:rPr>
          <w:lang w:val="en-US"/>
        </w:rPr>
        <w:t xml:space="preserve">Charlebois, </w:t>
      </w:r>
      <w:proofErr w:type="spellStart"/>
      <w:r w:rsidRPr="005D50B3">
        <w:rPr>
          <w:lang w:val="en-US"/>
        </w:rPr>
        <w:t>Janik</w:t>
      </w:r>
      <w:proofErr w:type="spellEnd"/>
      <w:r w:rsidRPr="005D50B3">
        <w:rPr>
          <w:lang w:val="en-US"/>
        </w:rPr>
        <w:t xml:space="preserve"> Bastien, und Vincent Guillot. 2018. „Medical Resistance to Criticism of Intersex Activists: Operations on the Frontline of </w:t>
      </w:r>
      <w:proofErr w:type="gramStart"/>
      <w:r w:rsidRPr="005D50B3">
        <w:rPr>
          <w:lang w:val="en-US"/>
        </w:rPr>
        <w:t>Credibility“</w:t>
      </w:r>
      <w:proofErr w:type="gramEnd"/>
      <w:r w:rsidRPr="005D50B3">
        <w:rPr>
          <w:lang w:val="en-US"/>
        </w:rPr>
        <w:t xml:space="preserve">. In </w:t>
      </w:r>
      <w:r w:rsidRPr="005D50B3">
        <w:rPr>
          <w:i/>
          <w:iCs/>
          <w:lang w:val="en-US"/>
        </w:rPr>
        <w:t>Normed Children: Effects of Gender and Sex Related Normativity on Childhood and Adolescence</w:t>
      </w:r>
      <w:r w:rsidRPr="005D50B3">
        <w:rPr>
          <w:lang w:val="en-US"/>
        </w:rPr>
        <w:t xml:space="preserve">, </w:t>
      </w:r>
      <w:proofErr w:type="spellStart"/>
      <w:r w:rsidRPr="005D50B3">
        <w:rPr>
          <w:lang w:val="en-US"/>
        </w:rPr>
        <w:t>hrsg</w:t>
      </w:r>
      <w:proofErr w:type="spellEnd"/>
      <w:r w:rsidRPr="005D50B3">
        <w:rPr>
          <w:lang w:val="en-US"/>
        </w:rPr>
        <w:t xml:space="preserve">. </w:t>
      </w:r>
      <w:r>
        <w:t xml:space="preserve">Erik Schneider und Christel Baltes-Löhr. Bielefeld: </w:t>
      </w:r>
      <w:proofErr w:type="spellStart"/>
      <w:r>
        <w:t>transcript</w:t>
      </w:r>
      <w:proofErr w:type="spellEnd"/>
      <w:r>
        <w:t xml:space="preserve"> Verlag, 257–70. doi:10.1515/9783839430200-019.</w:t>
      </w:r>
    </w:p>
    <w:p w14:paraId="1219FC4C" w14:textId="77777777" w:rsidR="005D50B3" w:rsidRDefault="005D50B3" w:rsidP="005D50B3">
      <w:pPr>
        <w:pStyle w:val="Literaturverzeichnis"/>
      </w:pPr>
      <w:r>
        <w:t xml:space="preserve">Charles, Julien. 2025. „Vorwort“. In </w:t>
      </w:r>
      <w:r>
        <w:rPr>
          <w:i/>
          <w:iCs/>
        </w:rPr>
        <w:t>Bin ich inter* genug</w:t>
      </w:r>
      <w:r>
        <w:t xml:space="preserve">, hrsg. </w:t>
      </w:r>
      <w:proofErr w:type="spellStart"/>
      <w:r>
        <w:t>TransInterQueer</w:t>
      </w:r>
      <w:proofErr w:type="spellEnd"/>
      <w:r>
        <w:t xml:space="preserve"> e.V. https://www.transinterqueer.org/wp-content/uploads/2026/01/Bin-ich-inter-genug_Broschuere.pdf.</w:t>
      </w:r>
    </w:p>
    <w:p w14:paraId="09F09BE5" w14:textId="77777777" w:rsidR="005D50B3" w:rsidRPr="005D50B3" w:rsidRDefault="005D50B3" w:rsidP="005D50B3">
      <w:pPr>
        <w:pStyle w:val="Literaturverzeichnis"/>
        <w:rPr>
          <w:lang w:val="en-US"/>
        </w:rPr>
      </w:pPr>
      <w:r w:rsidRPr="005D50B3">
        <w:rPr>
          <w:lang w:val="en-US"/>
        </w:rPr>
        <w:t xml:space="preserve">Chase, Cheryl. 1993. „Intersexual </w:t>
      </w:r>
      <w:proofErr w:type="gramStart"/>
      <w:r w:rsidRPr="005D50B3">
        <w:rPr>
          <w:lang w:val="en-US"/>
        </w:rPr>
        <w:t>Rights“</w:t>
      </w:r>
      <w:proofErr w:type="gramEnd"/>
      <w:r w:rsidRPr="005D50B3">
        <w:rPr>
          <w:lang w:val="en-US"/>
        </w:rPr>
        <w:t xml:space="preserve">. </w:t>
      </w:r>
      <w:r w:rsidRPr="005D50B3">
        <w:rPr>
          <w:i/>
          <w:iCs/>
          <w:lang w:val="en-US"/>
        </w:rPr>
        <w:t>The Sciences</w:t>
      </w:r>
      <w:r w:rsidRPr="005D50B3">
        <w:rPr>
          <w:lang w:val="en-US"/>
        </w:rPr>
        <w:t xml:space="preserve"> 33(4): 3.</w:t>
      </w:r>
    </w:p>
    <w:p w14:paraId="6E996114" w14:textId="77777777" w:rsidR="005D50B3" w:rsidRPr="005D50B3" w:rsidRDefault="005D50B3" w:rsidP="005D50B3">
      <w:pPr>
        <w:pStyle w:val="Literaturverzeichnis"/>
        <w:rPr>
          <w:lang w:val="en-US"/>
        </w:rPr>
      </w:pPr>
      <w:r w:rsidRPr="005D50B3">
        <w:rPr>
          <w:lang w:val="en-US"/>
        </w:rPr>
        <w:t xml:space="preserve">Chase, Cheryl. 1997. „Making Media: An Intersex </w:t>
      </w:r>
      <w:proofErr w:type="gramStart"/>
      <w:r w:rsidRPr="005D50B3">
        <w:rPr>
          <w:lang w:val="en-US"/>
        </w:rPr>
        <w:t>Perspective.“</w:t>
      </w:r>
      <w:proofErr w:type="gramEnd"/>
      <w:r w:rsidRPr="005D50B3">
        <w:rPr>
          <w:lang w:val="en-US"/>
        </w:rPr>
        <w:t xml:space="preserve"> </w:t>
      </w:r>
      <w:r w:rsidRPr="005D50B3">
        <w:rPr>
          <w:i/>
          <w:iCs/>
          <w:lang w:val="en-US"/>
        </w:rPr>
        <w:t>Images</w:t>
      </w:r>
      <w:r w:rsidRPr="005D50B3">
        <w:rPr>
          <w:lang w:val="en-US"/>
        </w:rPr>
        <w:t xml:space="preserve"> (Fall): 22–25.</w:t>
      </w:r>
    </w:p>
    <w:p w14:paraId="0D2E21A6" w14:textId="77777777" w:rsidR="005D50B3" w:rsidRPr="005D50B3" w:rsidRDefault="005D50B3" w:rsidP="005D50B3">
      <w:pPr>
        <w:pStyle w:val="Literaturverzeichnis"/>
        <w:rPr>
          <w:lang w:val="en-US"/>
        </w:rPr>
      </w:pPr>
      <w:r w:rsidRPr="005D50B3">
        <w:rPr>
          <w:lang w:val="en-US"/>
        </w:rPr>
        <w:t xml:space="preserve">Chase, Cheryl, und Intersex Society of North America. 1997. „Hermaphrodites </w:t>
      </w:r>
      <w:proofErr w:type="gramStart"/>
      <w:r w:rsidRPr="005D50B3">
        <w:rPr>
          <w:lang w:val="en-US"/>
        </w:rPr>
        <w:t>Speak!“</w:t>
      </w:r>
      <w:proofErr w:type="gramEnd"/>
    </w:p>
    <w:p w14:paraId="3DCD87A4" w14:textId="77777777" w:rsidR="005D50B3" w:rsidRPr="005D50B3" w:rsidRDefault="005D50B3" w:rsidP="005D50B3">
      <w:pPr>
        <w:pStyle w:val="Literaturverzeichnis"/>
        <w:rPr>
          <w:lang w:val="en-US"/>
        </w:rPr>
      </w:pPr>
      <w:r w:rsidRPr="005D50B3">
        <w:rPr>
          <w:lang w:val="en-US"/>
        </w:rPr>
        <w:t xml:space="preserve">Christiansen, D. M. 2017. „Posttraumatic stress disorder in parents following infant death: A systematic </w:t>
      </w:r>
      <w:proofErr w:type="gramStart"/>
      <w:r w:rsidRPr="005D50B3">
        <w:rPr>
          <w:lang w:val="en-US"/>
        </w:rPr>
        <w:t>review“</w:t>
      </w:r>
      <w:proofErr w:type="gramEnd"/>
      <w:r w:rsidRPr="005D50B3">
        <w:rPr>
          <w:lang w:val="en-US"/>
        </w:rPr>
        <w:t xml:space="preserve">. </w:t>
      </w:r>
      <w:r w:rsidRPr="005D50B3">
        <w:rPr>
          <w:i/>
          <w:iCs/>
          <w:lang w:val="en-US"/>
        </w:rPr>
        <w:t>Clinical psychology review</w:t>
      </w:r>
      <w:r w:rsidRPr="005D50B3">
        <w:rPr>
          <w:lang w:val="en-US"/>
        </w:rPr>
        <w:t xml:space="preserve"> 51: 60–74. </w:t>
      </w:r>
      <w:proofErr w:type="gramStart"/>
      <w:r w:rsidRPr="005D50B3">
        <w:rPr>
          <w:lang w:val="en-US"/>
        </w:rPr>
        <w:t>doi:10.1016/j.cpr</w:t>
      </w:r>
      <w:proofErr w:type="gramEnd"/>
      <w:r w:rsidRPr="005D50B3">
        <w:rPr>
          <w:lang w:val="en-US"/>
        </w:rPr>
        <w:t>.2016.10.007.</w:t>
      </w:r>
    </w:p>
    <w:p w14:paraId="10D96A1C" w14:textId="77777777" w:rsidR="005D50B3" w:rsidRDefault="005D50B3" w:rsidP="005D50B3">
      <w:pPr>
        <w:pStyle w:val="Literaturverzeichnis"/>
      </w:pPr>
      <w:r w:rsidRPr="005D50B3">
        <w:rPr>
          <w:lang w:val="en-US"/>
        </w:rPr>
        <w:t xml:space="preserve">Clune-Taylor, Catherine. 2010. „From intersex to DSD: The disciplining of sex </w:t>
      </w:r>
      <w:proofErr w:type="gramStart"/>
      <w:r w:rsidRPr="005D50B3">
        <w:rPr>
          <w:lang w:val="en-US"/>
        </w:rPr>
        <w:t>development“</w:t>
      </w:r>
      <w:proofErr w:type="gramEnd"/>
      <w:r w:rsidRPr="005D50B3">
        <w:rPr>
          <w:lang w:val="en-US"/>
        </w:rPr>
        <w:t xml:space="preserve">. </w:t>
      </w:r>
      <w:proofErr w:type="spellStart"/>
      <w:r>
        <w:rPr>
          <w:i/>
          <w:iCs/>
        </w:rPr>
        <w:t>PhaenEx</w:t>
      </w:r>
      <w:proofErr w:type="spellEnd"/>
      <w:r>
        <w:t xml:space="preserve"> 5(2): 152–78. doi:10.22329/</w:t>
      </w:r>
      <w:proofErr w:type="gramStart"/>
      <w:r>
        <w:t>p.v</w:t>
      </w:r>
      <w:proofErr w:type="gramEnd"/>
      <w:r>
        <w:t>5i2.3087.</w:t>
      </w:r>
    </w:p>
    <w:p w14:paraId="7FC86B3E" w14:textId="77777777" w:rsidR="005D50B3" w:rsidRDefault="005D50B3" w:rsidP="005D50B3">
      <w:pPr>
        <w:pStyle w:val="Literaturverzeichnis"/>
      </w:pPr>
      <w:r>
        <w:t xml:space="preserve">Coates, S. W. 2018. „Können Babys Traumata im Gedächtnis behalten? - Symbolische Formen der Repräsentation bei frühkindlicher Traumatisierung“. </w:t>
      </w:r>
      <w:r>
        <w:rPr>
          <w:i/>
          <w:iCs/>
        </w:rPr>
        <w:t>Psyche – Zeitschrift für Psychoanalyse und ihre Anwendungen</w:t>
      </w:r>
      <w:r>
        <w:t xml:space="preserve"> 72(12): 993–1021. doi:10.21706/ps-72-12-993.</w:t>
      </w:r>
    </w:p>
    <w:p w14:paraId="46C716C5" w14:textId="77777777" w:rsidR="005D50B3" w:rsidRDefault="005D50B3" w:rsidP="005D50B3">
      <w:pPr>
        <w:pStyle w:val="Literaturverzeichnis"/>
      </w:pPr>
      <w:proofErr w:type="spellStart"/>
      <w:r>
        <w:t>Coffey</w:t>
      </w:r>
      <w:proofErr w:type="spellEnd"/>
      <w:r>
        <w:t xml:space="preserve">, P., H. </w:t>
      </w:r>
      <w:proofErr w:type="spellStart"/>
      <w:r>
        <w:t>Leitenberg</w:t>
      </w:r>
      <w:proofErr w:type="spellEnd"/>
      <w:r>
        <w:t xml:space="preserve">, K. Henning, T. Turner, und R. T. Bennett. </w:t>
      </w:r>
      <w:r w:rsidRPr="005D50B3">
        <w:rPr>
          <w:lang w:val="en-US"/>
        </w:rPr>
        <w:t xml:space="preserve">1996. „Mediators of the long-term impact of child sexual abuse: Perceived stigma, </w:t>
      </w:r>
      <w:r w:rsidRPr="005D50B3">
        <w:rPr>
          <w:lang w:val="en-US"/>
        </w:rPr>
        <w:lastRenderedPageBreak/>
        <w:t>betrayal, powerlessness, and self-</w:t>
      </w:r>
      <w:proofErr w:type="gramStart"/>
      <w:r w:rsidRPr="005D50B3">
        <w:rPr>
          <w:lang w:val="en-US"/>
        </w:rPr>
        <w:t>blame“</w:t>
      </w:r>
      <w:proofErr w:type="gramEnd"/>
      <w:r w:rsidRPr="005D50B3">
        <w:rPr>
          <w:lang w:val="en-US"/>
        </w:rPr>
        <w:t xml:space="preserve">. </w:t>
      </w:r>
      <w:r>
        <w:rPr>
          <w:i/>
          <w:iCs/>
        </w:rPr>
        <w:t xml:space="preserve">Child </w:t>
      </w:r>
      <w:proofErr w:type="spellStart"/>
      <w:r>
        <w:rPr>
          <w:i/>
          <w:iCs/>
        </w:rPr>
        <w:t>Abuse</w:t>
      </w:r>
      <w:proofErr w:type="spellEnd"/>
      <w:r>
        <w:rPr>
          <w:i/>
          <w:iCs/>
        </w:rPr>
        <w:t xml:space="preserve"> and Neglect</w:t>
      </w:r>
      <w:r>
        <w:t xml:space="preserve"> 20(5): 447–55. doi:10.1016/0145-2134(96)00019-1.</w:t>
      </w:r>
    </w:p>
    <w:p w14:paraId="5EC1571C" w14:textId="77777777" w:rsidR="005D50B3" w:rsidRPr="005D50B3" w:rsidRDefault="005D50B3" w:rsidP="005D50B3">
      <w:pPr>
        <w:pStyle w:val="Literaturverzeichnis"/>
        <w:rPr>
          <w:lang w:val="en-US"/>
        </w:rPr>
      </w:pPr>
      <w:proofErr w:type="spellStart"/>
      <w:r>
        <w:t>Colapinto</w:t>
      </w:r>
      <w:proofErr w:type="spellEnd"/>
      <w:r>
        <w:t xml:space="preserve">, John. 2000. </w:t>
      </w:r>
      <w:r>
        <w:rPr>
          <w:i/>
          <w:iCs/>
        </w:rPr>
        <w:t>Der Junge der als Mädchen aufwuchs</w:t>
      </w:r>
      <w:r>
        <w:t xml:space="preserve">. </w:t>
      </w:r>
      <w:r w:rsidRPr="005D50B3">
        <w:rPr>
          <w:lang w:val="en-US"/>
        </w:rPr>
        <w:t>München.</w:t>
      </w:r>
    </w:p>
    <w:p w14:paraId="3A37BB51" w14:textId="77777777" w:rsidR="005D50B3" w:rsidRPr="005D50B3" w:rsidRDefault="005D50B3" w:rsidP="005D50B3">
      <w:pPr>
        <w:pStyle w:val="Literaturverzeichnis"/>
        <w:rPr>
          <w:lang w:val="en-US"/>
        </w:rPr>
      </w:pPr>
      <w:r w:rsidRPr="005D50B3">
        <w:rPr>
          <w:lang w:val="en-US"/>
        </w:rPr>
        <w:t xml:space="preserve">Collins, Patricia H. 1990. </w:t>
      </w:r>
      <w:r w:rsidRPr="005D50B3">
        <w:rPr>
          <w:i/>
          <w:iCs/>
          <w:lang w:val="en-US"/>
        </w:rPr>
        <w:t>Black Feminist Thought</w:t>
      </w:r>
      <w:r w:rsidRPr="005D50B3">
        <w:rPr>
          <w:lang w:val="en-US"/>
        </w:rPr>
        <w:t>. Cambridge: Unwin Hyman Inc. doi:10.4324/9780203900055.</w:t>
      </w:r>
    </w:p>
    <w:p w14:paraId="0719ECB8" w14:textId="77777777" w:rsidR="005D50B3" w:rsidRPr="005D50B3" w:rsidRDefault="005D50B3" w:rsidP="005D50B3">
      <w:pPr>
        <w:pStyle w:val="Literaturverzeichnis"/>
        <w:rPr>
          <w:lang w:val="en-US"/>
        </w:rPr>
      </w:pPr>
      <w:r w:rsidRPr="005D50B3">
        <w:rPr>
          <w:lang w:val="en-US"/>
        </w:rPr>
        <w:t xml:space="preserve">Collins, </w:t>
      </w:r>
      <w:proofErr w:type="spellStart"/>
      <w:r w:rsidRPr="005D50B3">
        <w:rPr>
          <w:lang w:val="en-US"/>
        </w:rPr>
        <w:t>Patricia.H</w:t>
      </w:r>
      <w:proofErr w:type="spellEnd"/>
      <w:r w:rsidRPr="005D50B3">
        <w:rPr>
          <w:lang w:val="en-US"/>
        </w:rPr>
        <w:t xml:space="preserve">. 1986. „Learning from the outsider within. The sociological significance of Black Feminist </w:t>
      </w:r>
      <w:proofErr w:type="gramStart"/>
      <w:r w:rsidRPr="005D50B3">
        <w:rPr>
          <w:lang w:val="en-US"/>
        </w:rPr>
        <w:t>thought.“</w:t>
      </w:r>
      <w:proofErr w:type="gramEnd"/>
      <w:r w:rsidRPr="005D50B3">
        <w:rPr>
          <w:lang w:val="en-US"/>
        </w:rPr>
        <w:t xml:space="preserve"> </w:t>
      </w:r>
      <w:r w:rsidRPr="005D50B3">
        <w:rPr>
          <w:i/>
          <w:iCs/>
          <w:lang w:val="en-US"/>
        </w:rPr>
        <w:t>Sociological Problems</w:t>
      </w:r>
      <w:r w:rsidRPr="005D50B3">
        <w:rPr>
          <w:lang w:val="en-US"/>
        </w:rPr>
        <w:t xml:space="preserve"> 33(6): 14–32. doi:10.1525/sp.1986.33.6.03a00020.</w:t>
      </w:r>
    </w:p>
    <w:p w14:paraId="089AFD9A" w14:textId="77777777" w:rsidR="005D50B3" w:rsidRPr="005D50B3" w:rsidRDefault="005D50B3" w:rsidP="005D50B3">
      <w:pPr>
        <w:pStyle w:val="Literaturverzeichnis"/>
        <w:rPr>
          <w:lang w:val="en-US"/>
        </w:rPr>
      </w:pPr>
      <w:r w:rsidRPr="005D50B3">
        <w:rPr>
          <w:lang w:val="en-US"/>
        </w:rPr>
        <w:t xml:space="preserve">Committee on Genetics, Section on Endocrinology, und Section on Urology. 2000. „Evaluation of the Newborn With Developmental Anomalies of the External </w:t>
      </w:r>
      <w:proofErr w:type="gramStart"/>
      <w:r w:rsidRPr="005D50B3">
        <w:rPr>
          <w:lang w:val="en-US"/>
        </w:rPr>
        <w:t>Genitalia“</w:t>
      </w:r>
      <w:proofErr w:type="gramEnd"/>
      <w:r w:rsidRPr="005D50B3">
        <w:rPr>
          <w:lang w:val="en-US"/>
        </w:rPr>
        <w:t xml:space="preserve">. </w:t>
      </w:r>
      <w:r w:rsidRPr="005D50B3">
        <w:rPr>
          <w:i/>
          <w:iCs/>
          <w:lang w:val="en-US"/>
        </w:rPr>
        <w:t>Pediatrics</w:t>
      </w:r>
      <w:r w:rsidRPr="005D50B3">
        <w:rPr>
          <w:lang w:val="en-US"/>
        </w:rPr>
        <w:t xml:space="preserve"> 106(1): 138–42. doi:10.1542/peds.106.1.138.</w:t>
      </w:r>
    </w:p>
    <w:p w14:paraId="3CFFBD9C" w14:textId="77777777" w:rsidR="005D50B3" w:rsidRDefault="005D50B3" w:rsidP="005D50B3">
      <w:pPr>
        <w:pStyle w:val="Literaturverzeichnis"/>
      </w:pPr>
      <w:r w:rsidRPr="005D50B3">
        <w:rPr>
          <w:lang w:val="en-US"/>
        </w:rPr>
        <w:t xml:space="preserve">Corrigan, P. 2004. „How stigma interferes with mental health </w:t>
      </w:r>
      <w:proofErr w:type="gramStart"/>
      <w:r w:rsidRPr="005D50B3">
        <w:rPr>
          <w:lang w:val="en-US"/>
        </w:rPr>
        <w:t>care“</w:t>
      </w:r>
      <w:proofErr w:type="gramEnd"/>
      <w:r w:rsidRPr="005D50B3">
        <w:rPr>
          <w:lang w:val="en-US"/>
        </w:rPr>
        <w:t xml:space="preserve">. </w:t>
      </w:r>
      <w:r>
        <w:rPr>
          <w:i/>
          <w:iCs/>
        </w:rPr>
        <w:t xml:space="preserve">American </w:t>
      </w:r>
      <w:proofErr w:type="spellStart"/>
      <w:r>
        <w:rPr>
          <w:i/>
          <w:iCs/>
        </w:rPr>
        <w:t>Psychologist</w:t>
      </w:r>
      <w:proofErr w:type="spellEnd"/>
      <w:r>
        <w:t xml:space="preserve"> 59(7): 614–25. doi:10.1037/0003-066X.59.7.614.</w:t>
      </w:r>
    </w:p>
    <w:p w14:paraId="3A19DA25" w14:textId="77777777" w:rsidR="005D50B3" w:rsidRPr="005D50B3" w:rsidRDefault="005D50B3" w:rsidP="005D50B3">
      <w:pPr>
        <w:pStyle w:val="Literaturverzeichnis"/>
        <w:rPr>
          <w:lang w:val="en-US"/>
        </w:rPr>
      </w:pPr>
      <w:r>
        <w:t xml:space="preserve">Corrigan, P. W., J. E. Larson, und N. Rüsch. </w:t>
      </w:r>
      <w:r w:rsidRPr="005D50B3">
        <w:rPr>
          <w:lang w:val="en-US"/>
        </w:rPr>
        <w:t xml:space="preserve">2009. „Self-stigma and the ‚why </w:t>
      </w:r>
      <w:proofErr w:type="gramStart"/>
      <w:r w:rsidRPr="005D50B3">
        <w:rPr>
          <w:lang w:val="en-US"/>
        </w:rPr>
        <w:t>try‘ effect</w:t>
      </w:r>
      <w:proofErr w:type="gramEnd"/>
      <w:r w:rsidRPr="005D50B3">
        <w:rPr>
          <w:lang w:val="en-US"/>
        </w:rPr>
        <w:t xml:space="preserve">: impact on life goals and evidence-based practices“. </w:t>
      </w:r>
      <w:r w:rsidRPr="005D50B3">
        <w:rPr>
          <w:i/>
          <w:iCs/>
          <w:lang w:val="en-US"/>
        </w:rPr>
        <w:t xml:space="preserve">World </w:t>
      </w:r>
      <w:proofErr w:type="gramStart"/>
      <w:r w:rsidRPr="005D50B3">
        <w:rPr>
          <w:i/>
          <w:iCs/>
          <w:lang w:val="en-US"/>
        </w:rPr>
        <w:t>psychiatry :</w:t>
      </w:r>
      <w:proofErr w:type="gramEnd"/>
      <w:r w:rsidRPr="005D50B3">
        <w:rPr>
          <w:i/>
          <w:iCs/>
          <w:lang w:val="en-US"/>
        </w:rPr>
        <w:t xml:space="preserve"> official journal of the World Psychiatric Association (WPA)</w:t>
      </w:r>
      <w:r w:rsidRPr="005D50B3">
        <w:rPr>
          <w:lang w:val="en-US"/>
        </w:rPr>
        <w:t xml:space="preserve"> 8(2): 75–81. doi:10.1002/j.2051-</w:t>
      </w:r>
      <w:proofErr w:type="gramStart"/>
      <w:r w:rsidRPr="005D50B3">
        <w:rPr>
          <w:lang w:val="en-US"/>
        </w:rPr>
        <w:t>5545.2009.tb</w:t>
      </w:r>
      <w:proofErr w:type="gramEnd"/>
      <w:r w:rsidRPr="005D50B3">
        <w:rPr>
          <w:lang w:val="en-US"/>
        </w:rPr>
        <w:t>00218.x.</w:t>
      </w:r>
    </w:p>
    <w:p w14:paraId="0CD29A6E" w14:textId="77777777" w:rsidR="005D50B3" w:rsidRPr="005D50B3" w:rsidRDefault="005D50B3" w:rsidP="005D50B3">
      <w:pPr>
        <w:pStyle w:val="Literaturverzeichnis"/>
        <w:rPr>
          <w:lang w:val="en-US"/>
        </w:rPr>
      </w:pPr>
      <w:r w:rsidRPr="005D50B3">
        <w:rPr>
          <w:lang w:val="en-US"/>
        </w:rPr>
        <w:t xml:space="preserve">Corrigan, P. W., und D. Rao. 2012. „On the self-stigma of mental illness: Stages, disclosure, and </w:t>
      </w:r>
      <w:proofErr w:type="spellStart"/>
      <w:r w:rsidRPr="005D50B3">
        <w:rPr>
          <w:lang w:val="en-US"/>
        </w:rPr>
        <w:t>strategiesfor</w:t>
      </w:r>
      <w:proofErr w:type="spellEnd"/>
      <w:r w:rsidRPr="005D50B3">
        <w:rPr>
          <w:lang w:val="en-US"/>
        </w:rPr>
        <w:t xml:space="preserve"> </w:t>
      </w:r>
      <w:proofErr w:type="gramStart"/>
      <w:r w:rsidRPr="005D50B3">
        <w:rPr>
          <w:lang w:val="en-US"/>
        </w:rPr>
        <w:t>change“</w:t>
      </w:r>
      <w:proofErr w:type="gramEnd"/>
      <w:r w:rsidRPr="005D50B3">
        <w:rPr>
          <w:lang w:val="en-US"/>
        </w:rPr>
        <w:t xml:space="preserve">. </w:t>
      </w:r>
      <w:r w:rsidRPr="005D50B3">
        <w:rPr>
          <w:i/>
          <w:iCs/>
          <w:lang w:val="en-US"/>
        </w:rPr>
        <w:t>Canadian Journal of Psychiatry</w:t>
      </w:r>
      <w:r w:rsidRPr="005D50B3">
        <w:rPr>
          <w:lang w:val="en-US"/>
        </w:rPr>
        <w:t xml:space="preserve"> 57(8): 464–69. doi:10.1177/070674371205700804.</w:t>
      </w:r>
    </w:p>
    <w:p w14:paraId="067B3166" w14:textId="77777777" w:rsidR="005D50B3" w:rsidRPr="005D50B3" w:rsidRDefault="005D50B3" w:rsidP="005D50B3">
      <w:pPr>
        <w:pStyle w:val="Literaturverzeichnis"/>
        <w:rPr>
          <w:lang w:val="en-US"/>
        </w:rPr>
      </w:pPr>
      <w:r w:rsidRPr="005D50B3">
        <w:rPr>
          <w:lang w:val="en-US"/>
        </w:rPr>
        <w:t xml:space="preserve">Corrigan, P. W., und A. C. Watson. 2002. „The paradox of self-stigma and mental </w:t>
      </w:r>
      <w:proofErr w:type="gramStart"/>
      <w:r w:rsidRPr="005D50B3">
        <w:rPr>
          <w:lang w:val="en-US"/>
        </w:rPr>
        <w:t>illness“</w:t>
      </w:r>
      <w:proofErr w:type="gramEnd"/>
      <w:r w:rsidRPr="005D50B3">
        <w:rPr>
          <w:lang w:val="en-US"/>
        </w:rPr>
        <w:t xml:space="preserve">. </w:t>
      </w:r>
      <w:r w:rsidRPr="005D50B3">
        <w:rPr>
          <w:i/>
          <w:iCs/>
          <w:lang w:val="en-US"/>
        </w:rPr>
        <w:t xml:space="preserve">Clinical </w:t>
      </w:r>
      <w:proofErr w:type="spellStart"/>
      <w:proofErr w:type="gramStart"/>
      <w:r w:rsidRPr="005D50B3">
        <w:rPr>
          <w:i/>
          <w:iCs/>
          <w:lang w:val="en-US"/>
        </w:rPr>
        <w:t>Psychology:Science</w:t>
      </w:r>
      <w:proofErr w:type="spellEnd"/>
      <w:proofErr w:type="gramEnd"/>
      <w:r w:rsidRPr="005D50B3">
        <w:rPr>
          <w:i/>
          <w:iCs/>
          <w:lang w:val="en-US"/>
        </w:rPr>
        <w:t xml:space="preserve"> and Practice</w:t>
      </w:r>
      <w:r w:rsidRPr="005D50B3">
        <w:rPr>
          <w:lang w:val="en-US"/>
        </w:rPr>
        <w:t xml:space="preserve"> 9(1): 35–53. doi:10.1093/</w:t>
      </w:r>
      <w:proofErr w:type="spellStart"/>
      <w:r w:rsidRPr="005D50B3">
        <w:rPr>
          <w:lang w:val="en-US"/>
        </w:rPr>
        <w:t>clipsy</w:t>
      </w:r>
      <w:proofErr w:type="spellEnd"/>
      <w:r w:rsidRPr="005D50B3">
        <w:rPr>
          <w:lang w:val="en-US"/>
        </w:rPr>
        <w:t>/9.1.35.</w:t>
      </w:r>
    </w:p>
    <w:p w14:paraId="3F22DBD0" w14:textId="77777777" w:rsidR="005D50B3" w:rsidRPr="005D50B3" w:rsidRDefault="005D50B3" w:rsidP="005D50B3">
      <w:pPr>
        <w:pStyle w:val="Literaturverzeichnis"/>
        <w:rPr>
          <w:lang w:val="en-US"/>
        </w:rPr>
      </w:pPr>
      <w:r w:rsidRPr="005D50B3">
        <w:rPr>
          <w:lang w:val="en-US"/>
        </w:rPr>
        <w:t xml:space="preserve">Costello, Cary Gabriel. 2016. „Intersex and Trans* Communities: Commonalities and </w:t>
      </w:r>
      <w:proofErr w:type="gramStart"/>
      <w:r w:rsidRPr="005D50B3">
        <w:rPr>
          <w:lang w:val="en-US"/>
        </w:rPr>
        <w:t>Tensions“</w:t>
      </w:r>
      <w:proofErr w:type="gramEnd"/>
      <w:r w:rsidRPr="005D50B3">
        <w:rPr>
          <w:lang w:val="en-US"/>
        </w:rPr>
        <w:t xml:space="preserve">. In </w:t>
      </w:r>
      <w:r w:rsidRPr="005D50B3">
        <w:rPr>
          <w:i/>
          <w:iCs/>
          <w:lang w:val="en-US"/>
        </w:rPr>
        <w:t>Transgender and Intersex: Theoretical, Practical, and Artistic Perspectives</w:t>
      </w:r>
      <w:r w:rsidRPr="005D50B3">
        <w:rPr>
          <w:lang w:val="en-US"/>
        </w:rPr>
        <w:t xml:space="preserve">, </w:t>
      </w:r>
      <w:proofErr w:type="spellStart"/>
      <w:r w:rsidRPr="005D50B3">
        <w:rPr>
          <w:lang w:val="en-US"/>
        </w:rPr>
        <w:t>hrsg</w:t>
      </w:r>
      <w:proofErr w:type="spellEnd"/>
      <w:r w:rsidRPr="005D50B3">
        <w:rPr>
          <w:lang w:val="en-US"/>
        </w:rPr>
        <w:t>. Stefan Horlacher. New York: Palgrave Macmillan US, 83–113. doi:10.1057/978-1-349-71325-7_4.</w:t>
      </w:r>
    </w:p>
    <w:p w14:paraId="37579886" w14:textId="77777777" w:rsidR="005D50B3" w:rsidRPr="005D50B3" w:rsidRDefault="005D50B3" w:rsidP="005D50B3">
      <w:pPr>
        <w:pStyle w:val="Literaturverzeichnis"/>
        <w:rPr>
          <w:lang w:val="en-US"/>
        </w:rPr>
      </w:pPr>
      <w:r w:rsidRPr="005D50B3">
        <w:rPr>
          <w:lang w:val="en-US"/>
        </w:rPr>
        <w:t xml:space="preserve">Cottingham, Jane. 2015. </w:t>
      </w:r>
      <w:r w:rsidRPr="005D50B3">
        <w:rPr>
          <w:i/>
          <w:iCs/>
          <w:lang w:val="en-US"/>
        </w:rPr>
        <w:t>Sexual Health, Human Rights, and the Law</w:t>
      </w:r>
      <w:r w:rsidRPr="005D50B3">
        <w:rPr>
          <w:lang w:val="en-US"/>
        </w:rPr>
        <w:t>. Geneva, Switzerland: World Health Organization.</w:t>
      </w:r>
    </w:p>
    <w:p w14:paraId="36831DFA" w14:textId="77777777" w:rsidR="005D50B3" w:rsidRPr="005D50B3" w:rsidRDefault="005D50B3" w:rsidP="005D50B3">
      <w:pPr>
        <w:pStyle w:val="Literaturverzeichnis"/>
        <w:rPr>
          <w:lang w:val="en-US"/>
        </w:rPr>
      </w:pPr>
      <w:r w:rsidRPr="005D50B3">
        <w:rPr>
          <w:lang w:val="en-US"/>
        </w:rPr>
        <w:t>Crespo, María, und Violeta Fernández-</w:t>
      </w:r>
      <w:proofErr w:type="spellStart"/>
      <w:r w:rsidRPr="005D50B3">
        <w:rPr>
          <w:lang w:val="en-US"/>
        </w:rPr>
        <w:t>Lansac</w:t>
      </w:r>
      <w:proofErr w:type="spellEnd"/>
      <w:r w:rsidRPr="005D50B3">
        <w:rPr>
          <w:lang w:val="en-US"/>
        </w:rPr>
        <w:t xml:space="preserve">. 2016. „Memory and Narrative of Traumatic Events: A Literature </w:t>
      </w:r>
      <w:proofErr w:type="gramStart"/>
      <w:r w:rsidRPr="005D50B3">
        <w:rPr>
          <w:lang w:val="en-US"/>
        </w:rPr>
        <w:t>Review.“</w:t>
      </w:r>
      <w:proofErr w:type="gramEnd"/>
      <w:r w:rsidRPr="005D50B3">
        <w:rPr>
          <w:lang w:val="en-US"/>
        </w:rPr>
        <w:t xml:space="preserve"> </w:t>
      </w:r>
      <w:r w:rsidRPr="005D50B3">
        <w:rPr>
          <w:i/>
          <w:iCs/>
          <w:lang w:val="en-US"/>
        </w:rPr>
        <w:t>Psychological trauma : theory, research, practice and policy</w:t>
      </w:r>
      <w:r w:rsidRPr="005D50B3">
        <w:rPr>
          <w:lang w:val="en-US"/>
        </w:rPr>
        <w:t xml:space="preserve"> 8(2): 149–56. doi:10.1037/tra0000041.</w:t>
      </w:r>
    </w:p>
    <w:p w14:paraId="5F21DCBB" w14:textId="77777777" w:rsidR="005D50B3" w:rsidRPr="005D50B3" w:rsidRDefault="005D50B3" w:rsidP="005D50B3">
      <w:pPr>
        <w:pStyle w:val="Literaturverzeichnis"/>
        <w:rPr>
          <w:lang w:val="en-US"/>
        </w:rPr>
      </w:pPr>
      <w:proofErr w:type="spellStart"/>
      <w:r w:rsidRPr="005D50B3">
        <w:rPr>
          <w:lang w:val="en-US"/>
        </w:rPr>
        <w:t>Crissman</w:t>
      </w:r>
      <w:proofErr w:type="spellEnd"/>
      <w:r w:rsidRPr="005D50B3">
        <w:rPr>
          <w:lang w:val="en-US"/>
        </w:rPr>
        <w:t xml:space="preserve">, Halley P., Lauren Warner, Melissa Gardner, Meagan Carr, Aileen </w:t>
      </w:r>
      <w:proofErr w:type="spellStart"/>
      <w:r w:rsidRPr="005D50B3">
        <w:rPr>
          <w:lang w:val="en-US"/>
        </w:rPr>
        <w:t>Schast</w:t>
      </w:r>
      <w:proofErr w:type="spellEnd"/>
      <w:r w:rsidRPr="005D50B3">
        <w:rPr>
          <w:lang w:val="en-US"/>
        </w:rPr>
        <w:t xml:space="preserve">, Alexandra L. </w:t>
      </w:r>
      <w:proofErr w:type="spellStart"/>
      <w:r w:rsidRPr="005D50B3">
        <w:rPr>
          <w:lang w:val="en-US"/>
        </w:rPr>
        <w:t>Quittner</w:t>
      </w:r>
      <w:proofErr w:type="spellEnd"/>
      <w:r w:rsidRPr="005D50B3">
        <w:rPr>
          <w:lang w:val="en-US"/>
        </w:rPr>
        <w:t xml:space="preserve">, Barry Kogan, und David E. Sandberg. 2011. „Children with Disorders of Sex Development: A Qualitative Study of Early Parental </w:t>
      </w:r>
      <w:proofErr w:type="gramStart"/>
      <w:r w:rsidRPr="005D50B3">
        <w:rPr>
          <w:lang w:val="en-US"/>
        </w:rPr>
        <w:t>Experience.“</w:t>
      </w:r>
      <w:proofErr w:type="gramEnd"/>
      <w:r w:rsidRPr="005D50B3">
        <w:rPr>
          <w:lang w:val="en-US"/>
        </w:rPr>
        <w:t xml:space="preserve"> </w:t>
      </w:r>
      <w:r w:rsidRPr="005D50B3">
        <w:rPr>
          <w:i/>
          <w:iCs/>
          <w:lang w:val="en-US"/>
        </w:rPr>
        <w:t>International journal of pediatric endocrinology</w:t>
      </w:r>
      <w:r w:rsidRPr="005D50B3">
        <w:rPr>
          <w:lang w:val="en-US"/>
        </w:rPr>
        <w:t xml:space="preserve"> 2011(1): 10. doi:10.1186/1687-9856-2011-10.</w:t>
      </w:r>
    </w:p>
    <w:p w14:paraId="311DD4C4" w14:textId="77777777" w:rsidR="005D50B3" w:rsidRPr="005D50B3" w:rsidRDefault="005D50B3" w:rsidP="005D50B3">
      <w:pPr>
        <w:pStyle w:val="Literaturverzeichnis"/>
        <w:rPr>
          <w:lang w:val="en-US"/>
        </w:rPr>
      </w:pPr>
      <w:proofErr w:type="spellStart"/>
      <w:r w:rsidRPr="005D50B3">
        <w:rPr>
          <w:lang w:val="en-US"/>
        </w:rPr>
        <w:lastRenderedPageBreak/>
        <w:t>Crocetti</w:t>
      </w:r>
      <w:proofErr w:type="spellEnd"/>
      <w:r w:rsidRPr="005D50B3">
        <w:rPr>
          <w:lang w:val="en-US"/>
        </w:rPr>
        <w:t xml:space="preserve">, D., S. Monro, V. </w:t>
      </w:r>
      <w:proofErr w:type="spellStart"/>
      <w:r w:rsidRPr="005D50B3">
        <w:rPr>
          <w:lang w:val="en-US"/>
        </w:rPr>
        <w:t>Vecchietti</w:t>
      </w:r>
      <w:proofErr w:type="spellEnd"/>
      <w:r w:rsidRPr="005D50B3">
        <w:rPr>
          <w:lang w:val="en-US"/>
        </w:rPr>
        <w:t>, und T. Yeadon-Lee. 2021. „Towards an agency-based model of intersex, variations of sex characteristics (VSC) and DSD/</w:t>
      </w:r>
      <w:proofErr w:type="spellStart"/>
      <w:r w:rsidRPr="005D50B3">
        <w:rPr>
          <w:lang w:val="en-US"/>
        </w:rPr>
        <w:t>dsd</w:t>
      </w:r>
      <w:proofErr w:type="spellEnd"/>
      <w:r w:rsidRPr="005D50B3">
        <w:rPr>
          <w:lang w:val="en-US"/>
        </w:rPr>
        <w:t xml:space="preserve"> </w:t>
      </w:r>
      <w:proofErr w:type="gramStart"/>
      <w:r w:rsidRPr="005D50B3">
        <w:rPr>
          <w:lang w:val="en-US"/>
        </w:rPr>
        <w:t>health“</w:t>
      </w:r>
      <w:proofErr w:type="gramEnd"/>
      <w:r w:rsidRPr="005D50B3">
        <w:rPr>
          <w:lang w:val="en-US"/>
        </w:rPr>
        <w:t xml:space="preserve">. </w:t>
      </w:r>
      <w:r w:rsidRPr="005D50B3">
        <w:rPr>
          <w:i/>
          <w:iCs/>
          <w:lang w:val="en-US"/>
        </w:rPr>
        <w:t>Culture, Health &amp; Sexuality</w:t>
      </w:r>
      <w:r w:rsidRPr="005D50B3">
        <w:rPr>
          <w:lang w:val="en-US"/>
        </w:rPr>
        <w:t xml:space="preserve"> 23(4): 500–515. doi:10.1080/13691058.2020.1825815.</w:t>
      </w:r>
    </w:p>
    <w:p w14:paraId="60782D15" w14:textId="77777777" w:rsidR="005D50B3" w:rsidRPr="005D50B3" w:rsidRDefault="005D50B3" w:rsidP="005D50B3">
      <w:pPr>
        <w:pStyle w:val="Literaturverzeichnis"/>
        <w:rPr>
          <w:lang w:val="en-US"/>
        </w:rPr>
      </w:pPr>
      <w:proofErr w:type="spellStart"/>
      <w:r w:rsidRPr="005D50B3">
        <w:rPr>
          <w:lang w:val="en-US"/>
        </w:rPr>
        <w:t>Crocetti</w:t>
      </w:r>
      <w:proofErr w:type="spellEnd"/>
      <w:r w:rsidRPr="005D50B3">
        <w:rPr>
          <w:lang w:val="en-US"/>
        </w:rPr>
        <w:t xml:space="preserve">, Daniel. 2013. „The invisible intersex: histories of </w:t>
      </w:r>
      <w:proofErr w:type="spellStart"/>
      <w:r w:rsidRPr="005D50B3">
        <w:rPr>
          <w:lang w:val="en-US"/>
        </w:rPr>
        <w:t>medicalised</w:t>
      </w:r>
      <w:proofErr w:type="spellEnd"/>
      <w:r w:rsidRPr="005D50B3">
        <w:rPr>
          <w:lang w:val="en-US"/>
        </w:rPr>
        <w:t xml:space="preserve"> </w:t>
      </w:r>
      <w:proofErr w:type="gramStart"/>
      <w:r w:rsidRPr="005D50B3">
        <w:rPr>
          <w:lang w:val="en-US"/>
        </w:rPr>
        <w:t>bodies“</w:t>
      </w:r>
      <w:proofErr w:type="gramEnd"/>
      <w:r w:rsidRPr="005D50B3">
        <w:rPr>
          <w:lang w:val="en-US"/>
        </w:rPr>
        <w:t xml:space="preserve">. </w:t>
      </w:r>
      <w:proofErr w:type="spellStart"/>
      <w:r w:rsidRPr="005D50B3">
        <w:rPr>
          <w:i/>
          <w:iCs/>
          <w:lang w:val="en-US"/>
        </w:rPr>
        <w:t>Tecnoscienza</w:t>
      </w:r>
      <w:proofErr w:type="spellEnd"/>
      <w:r w:rsidRPr="005D50B3">
        <w:rPr>
          <w:i/>
          <w:iCs/>
          <w:lang w:val="en-US"/>
        </w:rPr>
        <w:t xml:space="preserve"> – Italian Journal of Science &amp; Technology Studies</w:t>
      </w:r>
      <w:r w:rsidRPr="005D50B3">
        <w:rPr>
          <w:lang w:val="en-US"/>
        </w:rPr>
        <w:t xml:space="preserve"> 6(2): 174–76. doi:10.6092/issn.2038-3460/17265.</w:t>
      </w:r>
    </w:p>
    <w:p w14:paraId="7D665C36" w14:textId="77777777" w:rsidR="005D50B3" w:rsidRPr="005D50B3" w:rsidRDefault="005D50B3" w:rsidP="005D50B3">
      <w:pPr>
        <w:pStyle w:val="Literaturverzeichnis"/>
        <w:rPr>
          <w:lang w:val="en-US"/>
        </w:rPr>
      </w:pPr>
      <w:proofErr w:type="spellStart"/>
      <w:r w:rsidRPr="005D50B3">
        <w:rPr>
          <w:lang w:val="en-US"/>
        </w:rPr>
        <w:t>Crocetti</w:t>
      </w:r>
      <w:proofErr w:type="spellEnd"/>
      <w:r w:rsidRPr="005D50B3">
        <w:rPr>
          <w:lang w:val="en-US"/>
        </w:rPr>
        <w:t xml:space="preserve">, Daniela, und Marta Prandelli. 2024. „Navigating Parental Decision-Making: Intersex Surgeries in </w:t>
      </w:r>
      <w:proofErr w:type="gramStart"/>
      <w:r w:rsidRPr="005D50B3">
        <w:rPr>
          <w:lang w:val="en-US"/>
        </w:rPr>
        <w:t>Italy.“</w:t>
      </w:r>
      <w:proofErr w:type="gramEnd"/>
      <w:r w:rsidRPr="005D50B3">
        <w:rPr>
          <w:lang w:val="en-US"/>
        </w:rPr>
        <w:t xml:space="preserve"> </w:t>
      </w:r>
      <w:r w:rsidRPr="005D50B3">
        <w:rPr>
          <w:i/>
          <w:iCs/>
          <w:lang w:val="en-US"/>
        </w:rPr>
        <w:t>Social science &amp; medicine (1982)</w:t>
      </w:r>
      <w:r w:rsidRPr="005D50B3">
        <w:rPr>
          <w:lang w:val="en-US"/>
        </w:rPr>
        <w:t xml:space="preserve"> 363: 117496. </w:t>
      </w:r>
      <w:proofErr w:type="gramStart"/>
      <w:r w:rsidRPr="005D50B3">
        <w:rPr>
          <w:lang w:val="en-US"/>
        </w:rPr>
        <w:t>doi:10.1016/j.socscimed</w:t>
      </w:r>
      <w:proofErr w:type="gramEnd"/>
      <w:r w:rsidRPr="005D50B3">
        <w:rPr>
          <w:lang w:val="en-US"/>
        </w:rPr>
        <w:t>.2024.117496.</w:t>
      </w:r>
    </w:p>
    <w:p w14:paraId="5AEC7ECC" w14:textId="77777777" w:rsidR="005D50B3" w:rsidRPr="005D50B3" w:rsidRDefault="005D50B3" w:rsidP="005D50B3">
      <w:pPr>
        <w:pStyle w:val="Literaturverzeichnis"/>
        <w:rPr>
          <w:lang w:val="en-US"/>
        </w:rPr>
      </w:pPr>
      <w:proofErr w:type="spellStart"/>
      <w:r w:rsidRPr="005D50B3">
        <w:rPr>
          <w:lang w:val="en-US"/>
        </w:rPr>
        <w:t>Danon</w:t>
      </w:r>
      <w:proofErr w:type="spellEnd"/>
      <w:r w:rsidRPr="005D50B3">
        <w:rPr>
          <w:lang w:val="en-US"/>
        </w:rPr>
        <w:t xml:space="preserve">, L. M., und A. </w:t>
      </w:r>
      <w:proofErr w:type="spellStart"/>
      <w:r w:rsidRPr="005D50B3">
        <w:rPr>
          <w:lang w:val="en-US"/>
        </w:rPr>
        <w:t>Krämer</w:t>
      </w:r>
      <w:proofErr w:type="spellEnd"/>
      <w:r w:rsidRPr="005D50B3">
        <w:rPr>
          <w:lang w:val="en-US"/>
        </w:rPr>
        <w:t xml:space="preserve">. 2017. „Between concealing and revealing intersexed bodies: Parental </w:t>
      </w:r>
      <w:proofErr w:type="gramStart"/>
      <w:r w:rsidRPr="005D50B3">
        <w:rPr>
          <w:lang w:val="en-US"/>
        </w:rPr>
        <w:t>strategies“</w:t>
      </w:r>
      <w:proofErr w:type="gramEnd"/>
      <w:r w:rsidRPr="005D50B3">
        <w:rPr>
          <w:lang w:val="en-US"/>
        </w:rPr>
        <w:t xml:space="preserve">. </w:t>
      </w:r>
      <w:r w:rsidRPr="005D50B3">
        <w:rPr>
          <w:i/>
          <w:iCs/>
          <w:lang w:val="en-US"/>
        </w:rPr>
        <w:t>Qualitative Health Research</w:t>
      </w:r>
      <w:r w:rsidRPr="005D50B3">
        <w:rPr>
          <w:lang w:val="en-US"/>
        </w:rPr>
        <w:t xml:space="preserve"> 27(10): 1562–74. doi:10.1177/1049732317697100.</w:t>
      </w:r>
    </w:p>
    <w:p w14:paraId="3DC949A0" w14:textId="77777777" w:rsidR="005D50B3" w:rsidRPr="005D50B3" w:rsidRDefault="005D50B3" w:rsidP="005D50B3">
      <w:pPr>
        <w:pStyle w:val="Literaturverzeichnis"/>
        <w:rPr>
          <w:lang w:val="en-US"/>
        </w:rPr>
      </w:pPr>
      <w:proofErr w:type="spellStart"/>
      <w:r w:rsidRPr="005D50B3">
        <w:rPr>
          <w:lang w:val="en-US"/>
        </w:rPr>
        <w:t>Danon</w:t>
      </w:r>
      <w:proofErr w:type="spellEnd"/>
      <w:r w:rsidRPr="005D50B3">
        <w:rPr>
          <w:lang w:val="en-US"/>
        </w:rPr>
        <w:t xml:space="preserve">, L. M., K. Schweizer, und B. Thies. 2023. „Opportunities and challenges with the German act for the protection of children with variations of sex </w:t>
      </w:r>
      <w:proofErr w:type="gramStart"/>
      <w:r w:rsidRPr="005D50B3">
        <w:rPr>
          <w:lang w:val="en-US"/>
        </w:rPr>
        <w:t>development“</w:t>
      </w:r>
      <w:proofErr w:type="gramEnd"/>
      <w:r w:rsidRPr="005D50B3">
        <w:rPr>
          <w:lang w:val="en-US"/>
        </w:rPr>
        <w:t xml:space="preserve">. </w:t>
      </w:r>
      <w:r w:rsidRPr="005D50B3">
        <w:rPr>
          <w:i/>
          <w:iCs/>
          <w:lang w:val="en-US"/>
        </w:rPr>
        <w:t>International journal of impotence research</w:t>
      </w:r>
      <w:r w:rsidRPr="005D50B3">
        <w:rPr>
          <w:lang w:val="en-US"/>
        </w:rPr>
        <w:t xml:space="preserve"> 35(1): 38–45. doi:10.1038/s41443-022-00614-z.</w:t>
      </w:r>
    </w:p>
    <w:p w14:paraId="6E1A6014" w14:textId="77777777" w:rsidR="005D50B3" w:rsidRPr="005D50B3" w:rsidRDefault="005D50B3" w:rsidP="005D50B3">
      <w:pPr>
        <w:pStyle w:val="Literaturverzeichnis"/>
        <w:rPr>
          <w:lang w:val="en-US"/>
        </w:rPr>
      </w:pPr>
      <w:proofErr w:type="spellStart"/>
      <w:r w:rsidRPr="005D50B3">
        <w:rPr>
          <w:lang w:val="en-US"/>
        </w:rPr>
        <w:t>Danon</w:t>
      </w:r>
      <w:proofErr w:type="spellEnd"/>
      <w:r w:rsidRPr="005D50B3">
        <w:rPr>
          <w:lang w:val="en-US"/>
        </w:rPr>
        <w:t xml:space="preserve">, </w:t>
      </w:r>
      <w:proofErr w:type="spellStart"/>
      <w:r w:rsidRPr="005D50B3">
        <w:rPr>
          <w:lang w:val="en-US"/>
        </w:rPr>
        <w:t>Limor</w:t>
      </w:r>
      <w:proofErr w:type="spellEnd"/>
      <w:r w:rsidRPr="005D50B3">
        <w:rPr>
          <w:lang w:val="en-US"/>
        </w:rPr>
        <w:t xml:space="preserve"> </w:t>
      </w:r>
      <w:proofErr w:type="spellStart"/>
      <w:r w:rsidRPr="005D50B3">
        <w:rPr>
          <w:lang w:val="en-US"/>
        </w:rPr>
        <w:t>Meoded</w:t>
      </w:r>
      <w:proofErr w:type="spellEnd"/>
      <w:r w:rsidRPr="005D50B3">
        <w:rPr>
          <w:lang w:val="en-US"/>
        </w:rPr>
        <w:t xml:space="preserve">, und </w:t>
      </w:r>
      <w:proofErr w:type="spellStart"/>
      <w:r w:rsidRPr="005D50B3">
        <w:rPr>
          <w:lang w:val="en-US"/>
        </w:rPr>
        <w:t>Anike</w:t>
      </w:r>
      <w:proofErr w:type="spellEnd"/>
      <w:r w:rsidRPr="005D50B3">
        <w:rPr>
          <w:lang w:val="en-US"/>
        </w:rPr>
        <w:t xml:space="preserve"> </w:t>
      </w:r>
      <w:proofErr w:type="spellStart"/>
      <w:r w:rsidRPr="005D50B3">
        <w:rPr>
          <w:lang w:val="en-US"/>
        </w:rPr>
        <w:t>Krämer</w:t>
      </w:r>
      <w:proofErr w:type="spellEnd"/>
      <w:r w:rsidRPr="005D50B3">
        <w:rPr>
          <w:lang w:val="en-US"/>
        </w:rPr>
        <w:t xml:space="preserve">. 2017. „Between Concealing and Revealing Intersexed Bodies: Parental </w:t>
      </w:r>
      <w:proofErr w:type="gramStart"/>
      <w:r w:rsidRPr="005D50B3">
        <w:rPr>
          <w:lang w:val="en-US"/>
        </w:rPr>
        <w:t>Strategies.“</w:t>
      </w:r>
      <w:proofErr w:type="gramEnd"/>
      <w:r w:rsidRPr="005D50B3">
        <w:rPr>
          <w:lang w:val="en-US"/>
        </w:rPr>
        <w:t xml:space="preserve"> </w:t>
      </w:r>
      <w:r w:rsidRPr="005D50B3">
        <w:rPr>
          <w:i/>
          <w:iCs/>
          <w:lang w:val="en-US"/>
        </w:rPr>
        <w:t>Qualitative health research</w:t>
      </w:r>
      <w:r w:rsidRPr="005D50B3">
        <w:rPr>
          <w:lang w:val="en-US"/>
        </w:rPr>
        <w:t xml:space="preserve"> 27(10): 1562–74. doi:10.1177/1049732317697100.</w:t>
      </w:r>
    </w:p>
    <w:p w14:paraId="04E4E11F" w14:textId="77777777" w:rsidR="005D50B3" w:rsidRPr="005D50B3" w:rsidRDefault="005D50B3" w:rsidP="005D50B3">
      <w:pPr>
        <w:pStyle w:val="Literaturverzeichnis"/>
        <w:rPr>
          <w:lang w:val="en-US"/>
        </w:rPr>
      </w:pPr>
      <w:r w:rsidRPr="005D50B3">
        <w:rPr>
          <w:lang w:val="en-US"/>
        </w:rPr>
        <w:t xml:space="preserve">Davis, G. 2015. </w:t>
      </w:r>
      <w:r w:rsidRPr="005D50B3">
        <w:rPr>
          <w:i/>
          <w:iCs/>
          <w:lang w:val="en-US"/>
        </w:rPr>
        <w:t>Contesting Intersex</w:t>
      </w:r>
      <w:r w:rsidRPr="005D50B3">
        <w:rPr>
          <w:lang w:val="en-US"/>
        </w:rPr>
        <w:t xml:space="preserve">. NYU Press. http://www.jstor.org/stable/j.ctt15zc7ht (5. </w:t>
      </w:r>
      <w:proofErr w:type="spellStart"/>
      <w:r w:rsidRPr="005D50B3">
        <w:rPr>
          <w:lang w:val="en-US"/>
        </w:rPr>
        <w:t>Juni</w:t>
      </w:r>
      <w:proofErr w:type="spellEnd"/>
      <w:r w:rsidRPr="005D50B3">
        <w:rPr>
          <w:lang w:val="en-US"/>
        </w:rPr>
        <w:t xml:space="preserve"> 2026).</w:t>
      </w:r>
    </w:p>
    <w:p w14:paraId="5B9D0D7E" w14:textId="77777777" w:rsidR="005D50B3" w:rsidRPr="005D50B3" w:rsidRDefault="005D50B3" w:rsidP="005D50B3">
      <w:pPr>
        <w:pStyle w:val="Literaturverzeichnis"/>
        <w:rPr>
          <w:lang w:val="en-US"/>
        </w:rPr>
      </w:pPr>
      <w:r w:rsidRPr="005D50B3">
        <w:rPr>
          <w:lang w:val="en-US"/>
        </w:rPr>
        <w:t xml:space="preserve">Davis, G., und E. L. Murphy. 2013. „Intersex Bodies as a State of Exception: An Empirical Explanation for Unnecessary Surgical </w:t>
      </w:r>
      <w:proofErr w:type="gramStart"/>
      <w:r w:rsidRPr="005D50B3">
        <w:rPr>
          <w:lang w:val="en-US"/>
        </w:rPr>
        <w:t>Modification“</w:t>
      </w:r>
      <w:proofErr w:type="gramEnd"/>
      <w:r w:rsidRPr="005D50B3">
        <w:rPr>
          <w:lang w:val="en-US"/>
        </w:rPr>
        <w:t xml:space="preserve">. </w:t>
      </w:r>
      <w:r w:rsidRPr="005D50B3">
        <w:rPr>
          <w:i/>
          <w:iCs/>
          <w:lang w:val="en-US"/>
        </w:rPr>
        <w:t>Feminist Formations</w:t>
      </w:r>
      <w:r w:rsidRPr="005D50B3">
        <w:rPr>
          <w:lang w:val="en-US"/>
        </w:rPr>
        <w:t xml:space="preserve"> 25(2): 129–52. doi:10.1353/ff.2013.0022.</w:t>
      </w:r>
    </w:p>
    <w:p w14:paraId="331B938F" w14:textId="77777777" w:rsidR="005D50B3" w:rsidRPr="005D50B3" w:rsidRDefault="005D50B3" w:rsidP="005D50B3">
      <w:pPr>
        <w:pStyle w:val="Literaturverzeichnis"/>
        <w:rPr>
          <w:lang w:val="en-US"/>
        </w:rPr>
      </w:pPr>
      <w:r w:rsidRPr="005D50B3">
        <w:rPr>
          <w:lang w:val="en-US"/>
        </w:rPr>
        <w:t xml:space="preserve">Deans, Rebecca, Sarah M. Creighton, </w:t>
      </w:r>
      <w:proofErr w:type="spellStart"/>
      <w:r w:rsidRPr="005D50B3">
        <w:rPr>
          <w:lang w:val="en-US"/>
        </w:rPr>
        <w:t>Lih</w:t>
      </w:r>
      <w:proofErr w:type="spellEnd"/>
      <w:r w:rsidRPr="005D50B3">
        <w:rPr>
          <w:lang w:val="en-US"/>
        </w:rPr>
        <w:t xml:space="preserve">-Mei Liao, und Gerard S. Conway. 2012. „Timing of Gonadectomy in Adult Women with Complete Androgen Insensitivity Syndrome (CAIS): Patient Preferences and Clinical </w:t>
      </w:r>
      <w:proofErr w:type="gramStart"/>
      <w:r w:rsidRPr="005D50B3">
        <w:rPr>
          <w:lang w:val="en-US"/>
        </w:rPr>
        <w:t>Evidence.“</w:t>
      </w:r>
      <w:proofErr w:type="gramEnd"/>
      <w:r w:rsidRPr="005D50B3">
        <w:rPr>
          <w:lang w:val="en-US"/>
        </w:rPr>
        <w:t xml:space="preserve"> </w:t>
      </w:r>
      <w:r w:rsidRPr="005D50B3">
        <w:rPr>
          <w:i/>
          <w:iCs/>
          <w:lang w:val="en-US"/>
        </w:rPr>
        <w:t>Clinical endocrinology</w:t>
      </w:r>
      <w:r w:rsidRPr="005D50B3">
        <w:rPr>
          <w:lang w:val="en-US"/>
        </w:rPr>
        <w:t xml:space="preserve"> 76(6): 894–98. doi:10.1111/j.1365-2265.2012.</w:t>
      </w:r>
      <w:proofErr w:type="gramStart"/>
      <w:r w:rsidRPr="005D50B3">
        <w:rPr>
          <w:lang w:val="en-US"/>
        </w:rPr>
        <w:t>04330.x.</w:t>
      </w:r>
      <w:proofErr w:type="gramEnd"/>
    </w:p>
    <w:p w14:paraId="43F8A74C" w14:textId="77777777" w:rsidR="005D50B3" w:rsidRDefault="005D50B3" w:rsidP="005D50B3">
      <w:pPr>
        <w:pStyle w:val="Literaturverzeichnis"/>
      </w:pPr>
      <w:proofErr w:type="spellStart"/>
      <w:r w:rsidRPr="005D50B3">
        <w:rPr>
          <w:lang w:val="en-US"/>
        </w:rPr>
        <w:t>Dépelteau</w:t>
      </w:r>
      <w:proofErr w:type="spellEnd"/>
      <w:r w:rsidRPr="005D50B3">
        <w:rPr>
          <w:lang w:val="en-US"/>
        </w:rPr>
        <w:t>, François. 2008. „Relational Thinking: A Critique of Co-</w:t>
      </w:r>
      <w:proofErr w:type="spellStart"/>
      <w:r w:rsidRPr="005D50B3">
        <w:rPr>
          <w:lang w:val="en-US"/>
        </w:rPr>
        <w:t>DeterministicTheories</w:t>
      </w:r>
      <w:proofErr w:type="spellEnd"/>
      <w:r w:rsidRPr="005D50B3">
        <w:rPr>
          <w:lang w:val="en-US"/>
        </w:rPr>
        <w:t xml:space="preserve"> of Structure and </w:t>
      </w:r>
      <w:proofErr w:type="gramStart"/>
      <w:r w:rsidRPr="005D50B3">
        <w:rPr>
          <w:lang w:val="en-US"/>
        </w:rPr>
        <w:t>Agency“</w:t>
      </w:r>
      <w:proofErr w:type="gramEnd"/>
      <w:r w:rsidRPr="005D50B3">
        <w:rPr>
          <w:lang w:val="en-US"/>
        </w:rPr>
        <w:t xml:space="preserve">. </w:t>
      </w:r>
      <w:proofErr w:type="spellStart"/>
      <w:r>
        <w:rPr>
          <w:i/>
          <w:iCs/>
        </w:rPr>
        <w:t>Sociological</w:t>
      </w:r>
      <w:proofErr w:type="spellEnd"/>
      <w:r>
        <w:rPr>
          <w:i/>
          <w:iCs/>
        </w:rPr>
        <w:t xml:space="preserve"> Theory</w:t>
      </w:r>
      <w:r>
        <w:t xml:space="preserve"> 26: 51–73.</w:t>
      </w:r>
    </w:p>
    <w:p w14:paraId="3536D9FD" w14:textId="77777777" w:rsidR="005D50B3" w:rsidRDefault="005D50B3" w:rsidP="005D50B3">
      <w:pPr>
        <w:pStyle w:val="Literaturverzeichnis"/>
      </w:pPr>
      <w:r>
        <w:t>Deppermann, A., und G. Lucius-Hoene. 2005. „Trauma erzählen - kommunikative, sprachliche und stimmliche Verfahren der Darstellung traumatischer Erlebnisse [</w:t>
      </w:r>
      <w:proofErr w:type="spellStart"/>
      <w:r>
        <w:t>Telling</w:t>
      </w:r>
      <w:proofErr w:type="spellEnd"/>
      <w:r>
        <w:t xml:space="preserve"> </w:t>
      </w:r>
      <w:proofErr w:type="spellStart"/>
      <w:r>
        <w:t>the</w:t>
      </w:r>
      <w:proofErr w:type="spellEnd"/>
      <w:r>
        <w:t xml:space="preserve"> trauma: </w:t>
      </w:r>
      <w:proofErr w:type="spellStart"/>
      <w:r>
        <w:t>Communicative</w:t>
      </w:r>
      <w:proofErr w:type="spellEnd"/>
      <w:r>
        <w:t xml:space="preserve">, verbal and </w:t>
      </w:r>
      <w:proofErr w:type="spellStart"/>
      <w:r>
        <w:t>vocal</w:t>
      </w:r>
      <w:proofErr w:type="spellEnd"/>
      <w:r>
        <w:t xml:space="preserve"> </w:t>
      </w:r>
      <w:proofErr w:type="spellStart"/>
      <w:r>
        <w:t>practices</w:t>
      </w:r>
      <w:proofErr w:type="spellEnd"/>
      <w:r>
        <w:t xml:space="preserve"> </w:t>
      </w:r>
      <w:proofErr w:type="spellStart"/>
      <w:r>
        <w:t>of</w:t>
      </w:r>
      <w:proofErr w:type="spellEnd"/>
      <w:r>
        <w:t xml:space="preserve"> </w:t>
      </w:r>
      <w:proofErr w:type="spellStart"/>
      <w:r>
        <w:t>the</w:t>
      </w:r>
      <w:proofErr w:type="spellEnd"/>
      <w:r>
        <w:t xml:space="preserve"> </w:t>
      </w:r>
      <w:proofErr w:type="spellStart"/>
      <w:r>
        <w:t>representation</w:t>
      </w:r>
      <w:proofErr w:type="spellEnd"/>
      <w:r>
        <w:t xml:space="preserve"> </w:t>
      </w:r>
      <w:proofErr w:type="spellStart"/>
      <w:r>
        <w:t>of</w:t>
      </w:r>
      <w:proofErr w:type="spellEnd"/>
      <w:r>
        <w:t xml:space="preserve"> </w:t>
      </w:r>
      <w:proofErr w:type="spellStart"/>
      <w:r>
        <w:t>traumatic</w:t>
      </w:r>
      <w:proofErr w:type="spellEnd"/>
      <w:r>
        <w:t xml:space="preserve"> </w:t>
      </w:r>
      <w:proofErr w:type="spellStart"/>
      <w:r>
        <w:t>experiences</w:t>
      </w:r>
      <w:proofErr w:type="spellEnd"/>
      <w:r>
        <w:t xml:space="preserve">]“. </w:t>
      </w:r>
      <w:r>
        <w:rPr>
          <w:i/>
          <w:iCs/>
        </w:rPr>
        <w:t>Psychotherapie und Sozialwissenschaft: Zeitschrift für Qualitative Forschung und klinische Praxis</w:t>
      </w:r>
      <w:r>
        <w:t xml:space="preserve"> 7(1): 35–73.</w:t>
      </w:r>
    </w:p>
    <w:p w14:paraId="14558E69" w14:textId="77777777" w:rsidR="005D50B3" w:rsidRDefault="005D50B3" w:rsidP="005D50B3">
      <w:pPr>
        <w:pStyle w:val="Literaturverzeichnis"/>
      </w:pPr>
      <w:r>
        <w:t xml:space="preserve">Deppermann, Arnulf. 2015. „Agency in Erzählungen über Gewalterfahrungen in Kindheit und Jugend“. In </w:t>
      </w:r>
      <w:r>
        <w:rPr>
          <w:i/>
          <w:iCs/>
        </w:rPr>
        <w:t>Narrative Bewältigung von Trauma und Verlust</w:t>
      </w:r>
      <w:r>
        <w:t xml:space="preserve">, </w:t>
      </w:r>
      <w:r>
        <w:lastRenderedPageBreak/>
        <w:t>hrsg. Carl Eduard Scheidt, Gabriele Lucius-Hoene, Anja Stukenbrock, und Elisabeth Waller. Heidelberg: Schattauer, 64–75.</w:t>
      </w:r>
    </w:p>
    <w:p w14:paraId="31452145" w14:textId="77777777" w:rsidR="005D50B3" w:rsidRDefault="005D50B3" w:rsidP="005D50B3">
      <w:pPr>
        <w:pStyle w:val="Literaturverzeichnis"/>
      </w:pPr>
      <w:r>
        <w:t>Der Paritätische Gesamtverband. 2020. „Stellungnahme des Paritätischen zum Referentenentwurf eines Gesetzes zum Schutz von Kindern vor geschlechtsverändernden operativen Eingriffen“. https://www.der-paritaetische.de/alle-meldungen/stellungnahme-des-paritaetischen-zum-referentenentwurf-eines-gesetzes-zum-schutz-von-kindern-vor-gesc/.</w:t>
      </w:r>
    </w:p>
    <w:p w14:paraId="441A26B6" w14:textId="77777777" w:rsidR="005D50B3" w:rsidRDefault="005D50B3" w:rsidP="005D50B3">
      <w:pPr>
        <w:pStyle w:val="Literaturverzeichnis"/>
      </w:pPr>
      <w:r>
        <w:t xml:space="preserve">Deutsche Gesellschaft für Kinder- und Jugendmedizin (DGKJ), Deutsche Gesellschaft für Sozialpädiatrie und Jugendmedizin (DGSPJ), AG Kinder- und Jugendgynäkologie. 2020. „Stellungnahme zum Referentenentwurf eines </w:t>
      </w:r>
      <w:proofErr w:type="spellStart"/>
      <w:r>
        <w:t>Gesetzeszum</w:t>
      </w:r>
      <w:proofErr w:type="spellEnd"/>
      <w:r>
        <w:t xml:space="preserve"> Schutz von Kindern vor geschlechtsverändernden operativen Eingriffen“. https://www.dgspj.de/wp-content/uploads/service-stellungnahme-referentenentwurf-verbot-geschlechtsveraendernden-ops-februar-2020.pdf.</w:t>
      </w:r>
    </w:p>
    <w:p w14:paraId="3A4BFB5E" w14:textId="77777777" w:rsidR="005D50B3" w:rsidRDefault="005D50B3" w:rsidP="005D50B3">
      <w:pPr>
        <w:pStyle w:val="Literaturverzeichnis"/>
      </w:pPr>
      <w:r>
        <w:t>Deutsche Gesellschaft für Kinder- und Jugendpsychiatrie, Psychosomatik und Psychotherapie e.V. (DGKJP) et al. 2024. „S2k-Leitlinie Geschlechtsinkongruenz und Geschlechtsdysphorie im Kindes- und Jugendalter – Diagnostik und Behandlung“.</w:t>
      </w:r>
    </w:p>
    <w:p w14:paraId="0FF72A88" w14:textId="77777777" w:rsidR="005D50B3" w:rsidRDefault="005D50B3" w:rsidP="005D50B3">
      <w:pPr>
        <w:pStyle w:val="Literaturverzeichnis"/>
      </w:pPr>
      <w:r>
        <w:t>Deutsche Gesellschaft für Kinderchirurgie. 2002. „Leitlinien der Deutschen Gesellschaft für Kinderchirurgie: Intersexualität – Störungen der sexuellen Differenzierung“.</w:t>
      </w:r>
    </w:p>
    <w:p w14:paraId="18274DAB" w14:textId="77777777" w:rsidR="005D50B3" w:rsidRDefault="005D50B3" w:rsidP="005D50B3">
      <w:pPr>
        <w:pStyle w:val="Literaturverzeichnis"/>
      </w:pPr>
      <w:r>
        <w:t>Deutsche Gesellschaft für Kinderheilkunde und Jugendmedizin. 2010. „Leitlinien der Gesellschaft für Kinderheilkunde und Jugendmedizin: Störungen der Geschlechtsentwicklung“.</w:t>
      </w:r>
    </w:p>
    <w:p w14:paraId="36DB5DAE" w14:textId="77777777" w:rsidR="005D50B3" w:rsidRDefault="005D50B3" w:rsidP="005D50B3">
      <w:pPr>
        <w:pStyle w:val="Literaturverzeichnis"/>
      </w:pPr>
      <w:r>
        <w:t>Deutsche Gesellschaft für Plastische, Rekonstruktive und Ästhetische Chirurgie e.V. (DGPRÄC) und Deutsche Gesellschaft für Gynäkologie und Geburtshilfe e.V. (DGGG). 2022. „Leitlinie Rekonstruktive und Ästhetische Operationen des weiblichen Genitales“. https://register.awmf.org/assets/guidelines/009-019l_S2k_Rekonstruktive-Aesthetische-Operationen-des-weiblichen-Genitales_2022-08.pdf.</w:t>
      </w:r>
    </w:p>
    <w:p w14:paraId="18A5BDC5" w14:textId="77777777" w:rsidR="005D50B3" w:rsidRDefault="005D50B3" w:rsidP="005D50B3">
      <w:pPr>
        <w:pStyle w:val="Literaturverzeichnis"/>
      </w:pPr>
      <w:r>
        <w:t xml:space="preserve">Deutsche Gesellschaft für Urologie (DGU) e.V./Deutsche Gesellschaft für Kinderchirurgie (DGKCH) e.V./Deutsche Gesellschaft für Kinderendokrinologie und </w:t>
      </w:r>
      <w:proofErr w:type="spellStart"/>
      <w:r>
        <w:t>diabetologie</w:t>
      </w:r>
      <w:proofErr w:type="spellEnd"/>
      <w:r>
        <w:t xml:space="preserve"> (DGKED) e.V. 2016. „S2kLeitlinie. Varianten der Geschlechtsentwicklung“. http://www.awmf.org/uploads/tx_szleitlinien/174001l_S2k_GeschlechtsentwicklungVarianten_201608_01.pdf.</w:t>
      </w:r>
    </w:p>
    <w:p w14:paraId="296DF513" w14:textId="77777777" w:rsidR="005D50B3" w:rsidRDefault="005D50B3" w:rsidP="005D50B3">
      <w:pPr>
        <w:pStyle w:val="Literaturverzeichnis"/>
      </w:pPr>
      <w:r>
        <w:t xml:space="preserve">Deutsche Gesellschaft für Urologie (DGU) e.V./Deutsche Gesellschaft für Kinderchirurgie (DGKCH) e.V./Deutsche Gesellschaft für Kinderendokrinologie und </w:t>
      </w:r>
      <w:proofErr w:type="spellStart"/>
      <w:r>
        <w:t>diabetologie</w:t>
      </w:r>
      <w:proofErr w:type="spellEnd"/>
      <w:r>
        <w:t xml:space="preserve"> (DGKED) e.V. 2025. „S2kLeitlinie. Varianten der Geschlechtsentwicklung“. https://register.awmf.org/assets/guidelines/174-001l_S2k_Varianten-der-Geschlechtsentwicklung_2025-07.pdf.</w:t>
      </w:r>
    </w:p>
    <w:p w14:paraId="7A5FB0D1" w14:textId="77777777" w:rsidR="005D50B3" w:rsidRDefault="005D50B3" w:rsidP="005D50B3">
      <w:pPr>
        <w:pStyle w:val="Literaturverzeichnis"/>
      </w:pPr>
      <w:r>
        <w:lastRenderedPageBreak/>
        <w:t>Deutscher Bundestag. 2019. „079/19 Störungen der Geschlechtsidentität und Geschlechtsdysphorie bei Kindern und Jugendlichen: Informationen zum aktuellen Forschungsstand“.</w:t>
      </w:r>
    </w:p>
    <w:p w14:paraId="440F36BD" w14:textId="77777777" w:rsidR="005D50B3" w:rsidRDefault="005D50B3" w:rsidP="005D50B3">
      <w:pPr>
        <w:pStyle w:val="Literaturverzeichnis"/>
      </w:pPr>
      <w:r>
        <w:t xml:space="preserve">Deutscher Bundestag. 2020. </w:t>
      </w:r>
      <w:r>
        <w:rPr>
          <w:i/>
          <w:iCs/>
        </w:rPr>
        <w:t>19/24686 Entwurf eines Gesetzes zum Schutz von Kindern mit Varianten der Geschlechtsentwicklung</w:t>
      </w:r>
      <w:r>
        <w:t>.</w:t>
      </w:r>
    </w:p>
    <w:p w14:paraId="16B3D165" w14:textId="77777777" w:rsidR="005D50B3" w:rsidRDefault="005D50B3" w:rsidP="005D50B3">
      <w:pPr>
        <w:pStyle w:val="Literaturverzeichnis"/>
      </w:pPr>
      <w:r>
        <w:t>Deutscher Ethikrat. 2012. „Intersexualität. Stellungnahme“. https://www.ethikrat.org/fileadmin/Publikationen/Stellungnahmen/deutsch/DER_StnIntersex_Deu_Online.pdf.</w:t>
      </w:r>
    </w:p>
    <w:p w14:paraId="0B74D647" w14:textId="77777777" w:rsidR="005D50B3" w:rsidRDefault="005D50B3" w:rsidP="005D50B3">
      <w:pPr>
        <w:pStyle w:val="Literaturverzeichnis"/>
      </w:pPr>
      <w:r>
        <w:t xml:space="preserve">Deutscher Familiengerichtstag e.V., Kinderrechtekommission. 2020. „zum Referentenentwurf eines Gesetzes zum Schutz von Kindern vor geschlechts-verändernden operativen Eingriffen“. https://www.dfgt.de/resources/SN-KiKo_Referentenentwurf eines Gesetzes zum Schutz von Kindern vor </w:t>
      </w:r>
      <w:proofErr w:type="spellStart"/>
      <w:r>
        <w:t>geschlechtsveraendernden</w:t>
      </w:r>
      <w:proofErr w:type="spellEnd"/>
      <w:r>
        <w:t xml:space="preserve"> operativen Eingriffen.pdf.</w:t>
      </w:r>
    </w:p>
    <w:p w14:paraId="1C4D1951" w14:textId="77777777" w:rsidR="005D50B3" w:rsidRDefault="005D50B3" w:rsidP="005D50B3">
      <w:pPr>
        <w:pStyle w:val="Literaturverzeichnis"/>
      </w:pPr>
      <w:r>
        <w:t>Deutsches Institut für Menschenrechte. 2020. „Stellungnahme: Referentenentwurf eines Gesetzes zum Schutz von Kindern vor geschlechtsverändernden operativen Eingriffen Referentenentwurf des Bundesministeriums der Justiz und für Verbraucherschutz vom 09.01.2020“. https://www.lsvd.de/media/doc/1535/op-verbot-inter._stellungnahme_referentenentwurf_dimr.pdf.</w:t>
      </w:r>
    </w:p>
    <w:p w14:paraId="54D102C1" w14:textId="77777777" w:rsidR="005D50B3" w:rsidRDefault="005D50B3" w:rsidP="005D50B3">
      <w:pPr>
        <w:pStyle w:val="Literaturverzeichnis"/>
      </w:pPr>
      <w:r>
        <w:t xml:space="preserve">Deutschland. 2016. </w:t>
      </w:r>
      <w:r>
        <w:rPr>
          <w:i/>
          <w:iCs/>
        </w:rPr>
        <w:t>Sozialgesetzbuch Neuntes Buch – Rehabilitation und Teilhabe von Menschen mit Behinderungen – (SGB IX)</w:t>
      </w:r>
      <w:r>
        <w:t>. https://gesetze-im-internet.de.</w:t>
      </w:r>
    </w:p>
    <w:p w14:paraId="71638725" w14:textId="77777777" w:rsidR="005D50B3" w:rsidRPr="005D50B3" w:rsidRDefault="005D50B3" w:rsidP="005D50B3">
      <w:pPr>
        <w:pStyle w:val="Literaturverzeichnis"/>
        <w:rPr>
          <w:lang w:val="en-US"/>
        </w:rPr>
      </w:pPr>
      <w:r w:rsidRPr="005D50B3">
        <w:rPr>
          <w:lang w:val="en-US"/>
        </w:rPr>
        <w:t xml:space="preserve">Diamond, Michael. 2020. „Return of the Repressed: Revisiting Dissociation and the Psychoanalysis of the Traumatized </w:t>
      </w:r>
      <w:proofErr w:type="gramStart"/>
      <w:r w:rsidRPr="005D50B3">
        <w:rPr>
          <w:lang w:val="en-US"/>
        </w:rPr>
        <w:t>Mind“</w:t>
      </w:r>
      <w:proofErr w:type="gramEnd"/>
      <w:r w:rsidRPr="005D50B3">
        <w:rPr>
          <w:lang w:val="en-US"/>
        </w:rPr>
        <w:t xml:space="preserve">. </w:t>
      </w:r>
      <w:r w:rsidRPr="005D50B3">
        <w:rPr>
          <w:i/>
          <w:iCs/>
          <w:lang w:val="en-US"/>
        </w:rPr>
        <w:t>Journal of the American Psychoanalytic Association</w:t>
      </w:r>
      <w:r w:rsidRPr="005D50B3">
        <w:rPr>
          <w:lang w:val="en-US"/>
        </w:rPr>
        <w:t xml:space="preserve"> 68: 839–74. doi:10.1177/0003065120964929.</w:t>
      </w:r>
    </w:p>
    <w:p w14:paraId="124478E6" w14:textId="77777777" w:rsidR="005D50B3" w:rsidRPr="005D50B3" w:rsidRDefault="005D50B3" w:rsidP="005D50B3">
      <w:pPr>
        <w:pStyle w:val="Literaturverzeichnis"/>
        <w:rPr>
          <w:lang w:val="en-US"/>
        </w:rPr>
      </w:pPr>
      <w:r w:rsidRPr="005D50B3">
        <w:rPr>
          <w:lang w:val="en-US"/>
        </w:rPr>
        <w:t xml:space="preserve">Diamond, Milton. 2009. „Clinical Implications of the Organizational and </w:t>
      </w:r>
      <w:proofErr w:type="spellStart"/>
      <w:r w:rsidRPr="005D50B3">
        <w:rPr>
          <w:lang w:val="en-US"/>
        </w:rPr>
        <w:t>Activational</w:t>
      </w:r>
      <w:proofErr w:type="spellEnd"/>
      <w:r w:rsidRPr="005D50B3">
        <w:rPr>
          <w:lang w:val="en-US"/>
        </w:rPr>
        <w:t xml:space="preserve"> Effects of </w:t>
      </w:r>
      <w:proofErr w:type="gramStart"/>
      <w:r w:rsidRPr="005D50B3">
        <w:rPr>
          <w:lang w:val="en-US"/>
        </w:rPr>
        <w:t>Hormones“</w:t>
      </w:r>
      <w:proofErr w:type="gramEnd"/>
      <w:r w:rsidRPr="005D50B3">
        <w:rPr>
          <w:lang w:val="en-US"/>
        </w:rPr>
        <w:t xml:space="preserve">. </w:t>
      </w:r>
      <w:r w:rsidRPr="005D50B3">
        <w:rPr>
          <w:i/>
          <w:iCs/>
          <w:lang w:val="en-US"/>
        </w:rPr>
        <w:t>Hormones and Behavior</w:t>
      </w:r>
      <w:r w:rsidRPr="005D50B3">
        <w:rPr>
          <w:lang w:val="en-US"/>
        </w:rPr>
        <w:t xml:space="preserve"> 55(5): 621–32. </w:t>
      </w:r>
      <w:proofErr w:type="gramStart"/>
      <w:r w:rsidRPr="005D50B3">
        <w:rPr>
          <w:lang w:val="en-US"/>
        </w:rPr>
        <w:t>doi:10.1016/j.yhbeh</w:t>
      </w:r>
      <w:proofErr w:type="gramEnd"/>
      <w:r w:rsidRPr="005D50B3">
        <w:rPr>
          <w:lang w:val="en-US"/>
        </w:rPr>
        <w:t>.2009.03.007.</w:t>
      </w:r>
    </w:p>
    <w:p w14:paraId="67DEDD1A" w14:textId="77777777" w:rsidR="005D50B3" w:rsidRDefault="005D50B3" w:rsidP="005D50B3">
      <w:pPr>
        <w:pStyle w:val="Literaturverzeichnis"/>
      </w:pPr>
      <w:r>
        <w:t>Die Deutsche Gesellschaft für Psychoanalyse, Psychotherapie, Psychosomatik und Tiefenpsychologie (DGPT). 2020. „Stellungnahme zum Referentenentwurf ‚Gesetz zum Schutz von Kindern vor geschlechtsverändernden operativen Eingriffen‘“. https://dgpt.de/fileadmin/downloads/1-news/SN_2020-02-12_StN-der-DGPT-zum-Referentenentwurf-Gesetz-zum-Schutz-von-Kindern-vor-geschlechtsverändernden-operativen-Eingriffen.pdf.</w:t>
      </w:r>
    </w:p>
    <w:p w14:paraId="6BD52E92" w14:textId="77777777" w:rsidR="005D50B3" w:rsidRDefault="005D50B3" w:rsidP="005D50B3">
      <w:pPr>
        <w:pStyle w:val="Literaturverzeichnis"/>
      </w:pPr>
      <w:r>
        <w:t xml:space="preserve">Dietz, Barbara, und Peter Hilkes. 1992. 292 </w:t>
      </w:r>
      <w:r>
        <w:rPr>
          <w:i/>
          <w:iCs/>
        </w:rPr>
        <w:t>Russlanddeutsche: Unbekannte im Osten: Geschichte, Situation, Zukunftsperspektiven</w:t>
      </w:r>
      <w:r>
        <w:t xml:space="preserve">. </w:t>
      </w:r>
      <w:proofErr w:type="spellStart"/>
      <w:r>
        <w:t>Olzog</w:t>
      </w:r>
      <w:proofErr w:type="spellEnd"/>
      <w:r>
        <w:t xml:space="preserve"> Verlag.</w:t>
      </w:r>
    </w:p>
    <w:p w14:paraId="6C68881A" w14:textId="77777777" w:rsidR="005D50B3" w:rsidRDefault="005D50B3" w:rsidP="005D50B3">
      <w:pPr>
        <w:pStyle w:val="Literaturverzeichnis"/>
      </w:pPr>
      <w:proofErr w:type="spellStart"/>
      <w:r>
        <w:t>Dimbath</w:t>
      </w:r>
      <w:proofErr w:type="spellEnd"/>
      <w:r>
        <w:t xml:space="preserve">, Oliver. 2020. „Vergessen“. In </w:t>
      </w:r>
      <w:r>
        <w:rPr>
          <w:i/>
          <w:iCs/>
        </w:rPr>
        <w:t>Zeit im Lebensverlauf: Ein Glossar</w:t>
      </w:r>
      <w:r>
        <w:t>, hrsg. Sebastian Schinkel, Fanny Hösel, Sina-</w:t>
      </w:r>
      <w:proofErr w:type="spellStart"/>
      <w:r>
        <w:t>Mareen</w:t>
      </w:r>
      <w:proofErr w:type="spellEnd"/>
      <w:r>
        <w:t xml:space="preserve"> Köhler, Alexandra König, Elisabeth Schilling, Julia Schreiber, Regina </w:t>
      </w:r>
      <w:proofErr w:type="spellStart"/>
      <w:r>
        <w:t>Soremski</w:t>
      </w:r>
      <w:proofErr w:type="spellEnd"/>
      <w:r>
        <w:t xml:space="preserve">, und Maren </w:t>
      </w:r>
      <w:proofErr w:type="spellStart"/>
      <w:r>
        <w:t>Zschach</w:t>
      </w:r>
      <w:proofErr w:type="spellEnd"/>
      <w:r>
        <w:t xml:space="preserve">. Bielefeld: </w:t>
      </w:r>
      <w:proofErr w:type="spellStart"/>
      <w:r>
        <w:t>transcript</w:t>
      </w:r>
      <w:proofErr w:type="spellEnd"/>
      <w:r>
        <w:t xml:space="preserve"> Verlag, 311–16. doi:10.1515/9783839448625-051.</w:t>
      </w:r>
    </w:p>
    <w:p w14:paraId="013A5166" w14:textId="77777777" w:rsidR="005D50B3" w:rsidRDefault="005D50B3" w:rsidP="005D50B3">
      <w:pPr>
        <w:pStyle w:val="Literaturverzeichnis"/>
      </w:pPr>
      <w:proofErr w:type="spellStart"/>
      <w:r>
        <w:lastRenderedPageBreak/>
        <w:t>Döhnert</w:t>
      </w:r>
      <w:proofErr w:type="spellEnd"/>
      <w:r>
        <w:t xml:space="preserve">, Ulla, Lutz Wünsch, und Olaf </w:t>
      </w:r>
      <w:proofErr w:type="spellStart"/>
      <w:r>
        <w:t>Hiort</w:t>
      </w:r>
      <w:proofErr w:type="spellEnd"/>
      <w:r>
        <w:t xml:space="preserve">. </w:t>
      </w:r>
      <w:r w:rsidRPr="005D50B3">
        <w:rPr>
          <w:lang w:val="en-US"/>
        </w:rPr>
        <w:t xml:space="preserve">2017. „Gonadectomy in Complete Androgen Insensitivity Syndrome: Why and </w:t>
      </w:r>
      <w:proofErr w:type="gramStart"/>
      <w:r w:rsidRPr="005D50B3">
        <w:rPr>
          <w:lang w:val="en-US"/>
        </w:rPr>
        <w:t>When?“</w:t>
      </w:r>
      <w:proofErr w:type="gramEnd"/>
      <w:r w:rsidRPr="005D50B3">
        <w:rPr>
          <w:lang w:val="en-US"/>
        </w:rPr>
        <w:t xml:space="preserve"> </w:t>
      </w:r>
      <w:r>
        <w:rPr>
          <w:i/>
          <w:iCs/>
        </w:rPr>
        <w:t>Sex Dev.</w:t>
      </w:r>
      <w:r>
        <w:t xml:space="preserve"> 11(4): 171–74. doi:10.1159/000478082.</w:t>
      </w:r>
    </w:p>
    <w:p w14:paraId="35516496" w14:textId="77777777" w:rsidR="005D50B3" w:rsidRDefault="005D50B3" w:rsidP="005D50B3">
      <w:pPr>
        <w:pStyle w:val="Literaturverzeichnis"/>
      </w:pPr>
      <w:r>
        <w:t xml:space="preserve">Domscheit-Berg, Anke. 2019. „Familienpolitik in Ost- und Westdeutschland und ihre langfristigen Auswirkungen“. In </w:t>
      </w:r>
      <w:r>
        <w:rPr>
          <w:i/>
          <w:iCs/>
        </w:rPr>
        <w:t>Dossier Familienpolitik</w:t>
      </w:r>
      <w:r>
        <w:t>, Heinrich-Böll-</w:t>
      </w:r>
      <w:proofErr w:type="spellStart"/>
      <w:r>
        <w:t>Stftung</w:t>
      </w:r>
      <w:proofErr w:type="spellEnd"/>
      <w:r>
        <w:t>. https://www.boell.de/de/2019/08/06/familienpolitik.</w:t>
      </w:r>
    </w:p>
    <w:p w14:paraId="0E8CA09E" w14:textId="77777777" w:rsidR="005D50B3" w:rsidRPr="005D50B3" w:rsidRDefault="005D50B3" w:rsidP="005D50B3">
      <w:pPr>
        <w:pStyle w:val="Literaturverzeichnis"/>
        <w:rPr>
          <w:lang w:val="en-US"/>
        </w:rPr>
      </w:pPr>
      <w:r>
        <w:t xml:space="preserve">Dost, Friedrich Hartmut. 1957. „Grundsätze beim ärztlichen Entscheid über die rechtliche Geschlechtszuordnung neugeborener Intersexe“. </w:t>
      </w:r>
      <w:proofErr w:type="spellStart"/>
      <w:r w:rsidRPr="005D50B3">
        <w:rPr>
          <w:i/>
          <w:iCs/>
          <w:lang w:val="en-US"/>
        </w:rPr>
        <w:t>Münchner</w:t>
      </w:r>
      <w:proofErr w:type="spellEnd"/>
      <w:r w:rsidRPr="005D50B3">
        <w:rPr>
          <w:i/>
          <w:iCs/>
          <w:lang w:val="en-US"/>
        </w:rPr>
        <w:t xml:space="preserve"> </w:t>
      </w:r>
      <w:proofErr w:type="spellStart"/>
      <w:r w:rsidRPr="005D50B3">
        <w:rPr>
          <w:i/>
          <w:iCs/>
          <w:lang w:val="en-US"/>
        </w:rPr>
        <w:t>medizinische</w:t>
      </w:r>
      <w:proofErr w:type="spellEnd"/>
      <w:r w:rsidRPr="005D50B3">
        <w:rPr>
          <w:i/>
          <w:iCs/>
          <w:lang w:val="en-US"/>
        </w:rPr>
        <w:t xml:space="preserve"> </w:t>
      </w:r>
      <w:proofErr w:type="spellStart"/>
      <w:r w:rsidRPr="005D50B3">
        <w:rPr>
          <w:i/>
          <w:iCs/>
          <w:lang w:val="en-US"/>
        </w:rPr>
        <w:t>Wochenschrift</w:t>
      </w:r>
      <w:proofErr w:type="spellEnd"/>
      <w:r w:rsidRPr="005D50B3">
        <w:rPr>
          <w:lang w:val="en-US"/>
        </w:rPr>
        <w:t xml:space="preserve"> 99(29): 1051–55.</w:t>
      </w:r>
    </w:p>
    <w:p w14:paraId="43FA8F5F" w14:textId="77777777" w:rsidR="005D50B3" w:rsidRPr="005D50B3" w:rsidRDefault="005D50B3" w:rsidP="005D50B3">
      <w:pPr>
        <w:pStyle w:val="Literaturverzeichnis"/>
        <w:rPr>
          <w:lang w:val="en-US"/>
        </w:rPr>
      </w:pPr>
      <w:r w:rsidRPr="005D50B3">
        <w:rPr>
          <w:lang w:val="en-US"/>
        </w:rPr>
        <w:t xml:space="preserve">Douglas, T. 1995. </w:t>
      </w:r>
      <w:r w:rsidRPr="005D50B3">
        <w:rPr>
          <w:i/>
          <w:iCs/>
          <w:lang w:val="en-US"/>
        </w:rPr>
        <w:t>Scapegoats: Transferring Blame</w:t>
      </w:r>
      <w:r w:rsidRPr="005D50B3">
        <w:rPr>
          <w:lang w:val="en-US"/>
        </w:rPr>
        <w:t>. New York, NY &amp; London, UK: Routledge.</w:t>
      </w:r>
    </w:p>
    <w:p w14:paraId="7E5B1A05" w14:textId="77777777" w:rsidR="005D50B3" w:rsidRPr="005D50B3" w:rsidRDefault="005D50B3" w:rsidP="005D50B3">
      <w:pPr>
        <w:pStyle w:val="Literaturverzeichnis"/>
        <w:rPr>
          <w:lang w:val="en-US"/>
        </w:rPr>
      </w:pPr>
      <w:proofErr w:type="spellStart"/>
      <w:r w:rsidRPr="005D50B3">
        <w:rPr>
          <w:lang w:val="en-US"/>
        </w:rPr>
        <w:t>Doychak</w:t>
      </w:r>
      <w:proofErr w:type="spellEnd"/>
      <w:r w:rsidRPr="005D50B3">
        <w:rPr>
          <w:lang w:val="en-US"/>
        </w:rPr>
        <w:t xml:space="preserve">, Kendra, und Chitra Raghavan. 2023. „Trauma-Coerced Attachment: Developing DSM-5’s Dissociative Disorder “Identity Disturbance due to Prolonged and Intense Coercive </w:t>
      </w:r>
      <w:proofErr w:type="gramStart"/>
      <w:r w:rsidRPr="005D50B3">
        <w:rPr>
          <w:lang w:val="en-US"/>
        </w:rPr>
        <w:t>Persuasion”“</w:t>
      </w:r>
      <w:proofErr w:type="gramEnd"/>
      <w:r w:rsidRPr="005D50B3">
        <w:rPr>
          <w:lang w:val="en-US"/>
        </w:rPr>
        <w:t xml:space="preserve">. </w:t>
      </w:r>
      <w:r w:rsidRPr="005D50B3">
        <w:rPr>
          <w:i/>
          <w:iCs/>
          <w:lang w:val="en-US"/>
        </w:rPr>
        <w:t>European Journal of Trauma &amp; Dissociation</w:t>
      </w:r>
      <w:r w:rsidRPr="005D50B3">
        <w:rPr>
          <w:lang w:val="en-US"/>
        </w:rPr>
        <w:t>. https://api.semanticscholar.org/CorpusID:257524361.</w:t>
      </w:r>
    </w:p>
    <w:p w14:paraId="0802268F" w14:textId="77777777" w:rsidR="005D50B3" w:rsidRPr="005D50B3" w:rsidRDefault="005D50B3" w:rsidP="005D50B3">
      <w:pPr>
        <w:pStyle w:val="Literaturverzeichnis"/>
        <w:rPr>
          <w:lang w:val="en-US"/>
        </w:rPr>
      </w:pPr>
      <w:r w:rsidRPr="005D50B3">
        <w:rPr>
          <w:lang w:val="en-US"/>
        </w:rPr>
        <w:t xml:space="preserve">Dreger, Alice D. 2007. „Why “Disorders of Sex Development”? (On Language and </w:t>
      </w:r>
      <w:proofErr w:type="gramStart"/>
      <w:r w:rsidRPr="005D50B3">
        <w:rPr>
          <w:lang w:val="en-US"/>
        </w:rPr>
        <w:t>Life)“</w:t>
      </w:r>
      <w:proofErr w:type="gramEnd"/>
      <w:r w:rsidRPr="005D50B3">
        <w:rPr>
          <w:lang w:val="en-US"/>
        </w:rPr>
        <w:t xml:space="preserve">. </w:t>
      </w:r>
      <w:r w:rsidRPr="005D50B3">
        <w:rPr>
          <w:i/>
          <w:iCs/>
          <w:lang w:val="en-US"/>
        </w:rPr>
        <w:t>Alice Dreger</w:t>
      </w:r>
      <w:r w:rsidRPr="005D50B3">
        <w:rPr>
          <w:lang w:val="en-US"/>
        </w:rPr>
        <w:t>. https://alicedreger.com/dsd/.</w:t>
      </w:r>
    </w:p>
    <w:p w14:paraId="558DEF6D" w14:textId="77777777" w:rsidR="005D50B3" w:rsidRDefault="005D50B3" w:rsidP="005D50B3">
      <w:pPr>
        <w:pStyle w:val="Literaturverzeichnis"/>
      </w:pPr>
      <w:r w:rsidRPr="005D50B3">
        <w:rPr>
          <w:lang w:val="en-US"/>
        </w:rPr>
        <w:t xml:space="preserve">Dreger, Alice D., Cheryl Chase, Aron Sousa, Philip A. </w:t>
      </w:r>
      <w:proofErr w:type="spellStart"/>
      <w:r w:rsidRPr="005D50B3">
        <w:rPr>
          <w:lang w:val="en-US"/>
        </w:rPr>
        <w:t>Gruppuso</w:t>
      </w:r>
      <w:proofErr w:type="spellEnd"/>
      <w:r w:rsidRPr="005D50B3">
        <w:rPr>
          <w:lang w:val="en-US"/>
        </w:rPr>
        <w:t xml:space="preserve">, und Joel </w:t>
      </w:r>
      <w:proofErr w:type="spellStart"/>
      <w:r w:rsidRPr="005D50B3">
        <w:rPr>
          <w:lang w:val="en-US"/>
        </w:rPr>
        <w:t>Frader</w:t>
      </w:r>
      <w:proofErr w:type="spellEnd"/>
      <w:r w:rsidRPr="005D50B3">
        <w:rPr>
          <w:lang w:val="en-US"/>
        </w:rPr>
        <w:t xml:space="preserve">. 2005. „Changing the Nomenclature/Taxonomy for Intersex: A Scientific and Clinical </w:t>
      </w:r>
      <w:proofErr w:type="gramStart"/>
      <w:r w:rsidRPr="005D50B3">
        <w:rPr>
          <w:lang w:val="en-US"/>
        </w:rPr>
        <w:t>Rationale.“</w:t>
      </w:r>
      <w:proofErr w:type="gramEnd"/>
      <w:r w:rsidRPr="005D50B3">
        <w:rPr>
          <w:lang w:val="en-US"/>
        </w:rPr>
        <w:t xml:space="preserve"> </w:t>
      </w:r>
      <w:r>
        <w:rPr>
          <w:i/>
          <w:iCs/>
        </w:rPr>
        <w:t xml:space="preserve">Journal </w:t>
      </w:r>
      <w:proofErr w:type="spellStart"/>
      <w:r>
        <w:rPr>
          <w:i/>
          <w:iCs/>
        </w:rPr>
        <w:t>of</w:t>
      </w:r>
      <w:proofErr w:type="spellEnd"/>
      <w:r>
        <w:rPr>
          <w:i/>
          <w:iCs/>
        </w:rPr>
        <w:t xml:space="preserve"> </w:t>
      </w:r>
      <w:proofErr w:type="spellStart"/>
      <w:r>
        <w:rPr>
          <w:i/>
          <w:iCs/>
        </w:rPr>
        <w:t>pediatric</w:t>
      </w:r>
      <w:proofErr w:type="spellEnd"/>
      <w:r>
        <w:rPr>
          <w:i/>
          <w:iCs/>
        </w:rPr>
        <w:t xml:space="preserve"> </w:t>
      </w:r>
      <w:proofErr w:type="spellStart"/>
      <w:r>
        <w:rPr>
          <w:i/>
          <w:iCs/>
        </w:rPr>
        <w:t>endocrinology</w:t>
      </w:r>
      <w:proofErr w:type="spellEnd"/>
      <w:r>
        <w:rPr>
          <w:i/>
          <w:iCs/>
        </w:rPr>
        <w:t xml:space="preserve"> &amp; </w:t>
      </w:r>
      <w:proofErr w:type="spellStart"/>
      <w:r>
        <w:rPr>
          <w:i/>
          <w:iCs/>
        </w:rPr>
        <w:t>metabolism</w:t>
      </w:r>
      <w:proofErr w:type="spellEnd"/>
      <w:r>
        <w:rPr>
          <w:i/>
          <w:iCs/>
        </w:rPr>
        <w:t> : JPEM</w:t>
      </w:r>
      <w:r>
        <w:t xml:space="preserve"> 18(8): 729–33. doi:10.1515/jpem.2005.18.8.729.</w:t>
      </w:r>
    </w:p>
    <w:p w14:paraId="4126FA45" w14:textId="77777777" w:rsidR="005D50B3" w:rsidRDefault="005D50B3" w:rsidP="005D50B3">
      <w:pPr>
        <w:pStyle w:val="Literaturverzeichnis"/>
      </w:pPr>
      <w:r>
        <w:rPr>
          <w:i/>
          <w:iCs/>
        </w:rPr>
        <w:t>Drucksache 19/7299 - Kleine Anfrage der Fraktion der FDP vom 23.01.2019</w:t>
      </w:r>
      <w:r>
        <w:t>. 2019. Deutscher Bundestag. https://dserver.bundestag.de/btd/19/072/1907299.pdf.</w:t>
      </w:r>
    </w:p>
    <w:p w14:paraId="0F5C0276" w14:textId="77777777" w:rsidR="005D50B3" w:rsidRDefault="005D50B3" w:rsidP="005D50B3">
      <w:pPr>
        <w:pStyle w:val="Literaturverzeichnis"/>
      </w:pPr>
      <w:r>
        <w:rPr>
          <w:i/>
          <w:iCs/>
        </w:rPr>
        <w:t>Drucksache 19/27929 - Beschlussempfehlung und Bericht des Ausschusses für Recht und Verbraucherschutz (6. Ausschuss) zu dem Gesetzentwurf der Bundesregierung – Drucksache 19/24686 – Entwurf eines Gesetzes zum Schutz von Kindern mit Varianten der Geschlechtsentwicklung</w:t>
      </w:r>
      <w:r>
        <w:t>. 2021. Deutscher Bundestag. https://dserver.bundestag.de/btd/19/279/1927929.pdf.</w:t>
      </w:r>
    </w:p>
    <w:p w14:paraId="57D710BA" w14:textId="77777777" w:rsidR="005D50B3" w:rsidRDefault="005D50B3" w:rsidP="005D50B3">
      <w:pPr>
        <w:pStyle w:val="Literaturverzeichnis"/>
      </w:pPr>
      <w:r>
        <w:t>Duden. 2025. „Das Onlinewörterbuch“. https://www.duden.de/synonyme/bekommen.</w:t>
      </w:r>
    </w:p>
    <w:p w14:paraId="70A9A1AF" w14:textId="77777777" w:rsidR="005D50B3" w:rsidRPr="005D50B3" w:rsidRDefault="005D50B3" w:rsidP="005D50B3">
      <w:pPr>
        <w:pStyle w:val="Literaturverzeichnis"/>
        <w:rPr>
          <w:lang w:val="en-US"/>
        </w:rPr>
      </w:pPr>
      <w:r>
        <w:t xml:space="preserve">Earnshaw, V. A., D. M. Quinn, S. C. </w:t>
      </w:r>
      <w:proofErr w:type="spellStart"/>
      <w:r>
        <w:t>Kalichman</w:t>
      </w:r>
      <w:proofErr w:type="spellEnd"/>
      <w:r>
        <w:t xml:space="preserve">, und C. L. Park. 2013. </w:t>
      </w:r>
      <w:r w:rsidRPr="005D50B3">
        <w:rPr>
          <w:lang w:val="en-US"/>
        </w:rPr>
        <w:t xml:space="preserve">„Development and psychometric </w:t>
      </w:r>
      <w:proofErr w:type="spellStart"/>
      <w:r w:rsidRPr="005D50B3">
        <w:rPr>
          <w:lang w:val="en-US"/>
        </w:rPr>
        <w:t>evaluationof</w:t>
      </w:r>
      <w:proofErr w:type="spellEnd"/>
      <w:r w:rsidRPr="005D50B3">
        <w:rPr>
          <w:lang w:val="en-US"/>
        </w:rPr>
        <w:t xml:space="preserve"> the chronic illness anticipated stigma scale“. </w:t>
      </w:r>
      <w:r w:rsidRPr="005D50B3">
        <w:rPr>
          <w:i/>
          <w:iCs/>
          <w:lang w:val="en-US"/>
        </w:rPr>
        <w:t xml:space="preserve">Journal </w:t>
      </w:r>
      <w:proofErr w:type="spellStart"/>
      <w:r w:rsidRPr="005D50B3">
        <w:rPr>
          <w:i/>
          <w:iCs/>
          <w:lang w:val="en-US"/>
        </w:rPr>
        <w:t>ofBehavioral</w:t>
      </w:r>
      <w:proofErr w:type="spellEnd"/>
      <w:r w:rsidRPr="005D50B3">
        <w:rPr>
          <w:i/>
          <w:iCs/>
          <w:lang w:val="en-US"/>
        </w:rPr>
        <w:t xml:space="preserve"> Medicine</w:t>
      </w:r>
      <w:r w:rsidRPr="005D50B3">
        <w:rPr>
          <w:lang w:val="en-US"/>
        </w:rPr>
        <w:t xml:space="preserve"> 36: 270–82.</w:t>
      </w:r>
    </w:p>
    <w:p w14:paraId="36ACA8EA" w14:textId="77777777" w:rsidR="005D50B3" w:rsidRDefault="005D50B3" w:rsidP="005D50B3">
      <w:pPr>
        <w:pStyle w:val="Literaturverzeichnis"/>
      </w:pPr>
      <w:proofErr w:type="spellStart"/>
      <w:r w:rsidRPr="005D50B3">
        <w:rPr>
          <w:lang w:val="en-US"/>
        </w:rPr>
        <w:t>Ediati</w:t>
      </w:r>
      <w:proofErr w:type="spellEnd"/>
      <w:r w:rsidRPr="005D50B3">
        <w:rPr>
          <w:lang w:val="en-US"/>
        </w:rPr>
        <w:t xml:space="preserve">, </w:t>
      </w:r>
      <w:proofErr w:type="spellStart"/>
      <w:r w:rsidRPr="005D50B3">
        <w:rPr>
          <w:lang w:val="en-US"/>
        </w:rPr>
        <w:t>Annastasia</w:t>
      </w:r>
      <w:proofErr w:type="spellEnd"/>
      <w:r w:rsidRPr="005D50B3">
        <w:rPr>
          <w:lang w:val="en-US"/>
        </w:rPr>
        <w:t xml:space="preserve">, A. </w:t>
      </w:r>
      <w:proofErr w:type="spellStart"/>
      <w:r w:rsidRPr="005D50B3">
        <w:rPr>
          <w:lang w:val="en-US"/>
        </w:rPr>
        <w:t>Zulfa</w:t>
      </w:r>
      <w:proofErr w:type="spellEnd"/>
      <w:r w:rsidRPr="005D50B3">
        <w:rPr>
          <w:lang w:val="en-US"/>
        </w:rPr>
        <w:t xml:space="preserve"> </w:t>
      </w:r>
      <w:proofErr w:type="spellStart"/>
      <w:r w:rsidRPr="005D50B3">
        <w:rPr>
          <w:lang w:val="en-US"/>
        </w:rPr>
        <w:t>Juniarto</w:t>
      </w:r>
      <w:proofErr w:type="spellEnd"/>
      <w:r w:rsidRPr="005D50B3">
        <w:rPr>
          <w:lang w:val="en-US"/>
        </w:rPr>
        <w:t xml:space="preserve">, Erwin </w:t>
      </w:r>
      <w:proofErr w:type="spellStart"/>
      <w:r w:rsidRPr="005D50B3">
        <w:rPr>
          <w:lang w:val="en-US"/>
        </w:rPr>
        <w:t>Birnie</w:t>
      </w:r>
      <w:proofErr w:type="spellEnd"/>
      <w:r w:rsidRPr="005D50B3">
        <w:rPr>
          <w:lang w:val="en-US"/>
        </w:rPr>
        <w:t xml:space="preserve">, Jolanda </w:t>
      </w:r>
      <w:proofErr w:type="spellStart"/>
      <w:r w:rsidRPr="005D50B3">
        <w:rPr>
          <w:lang w:val="en-US"/>
        </w:rPr>
        <w:t>Okkerse</w:t>
      </w:r>
      <w:proofErr w:type="spellEnd"/>
      <w:r w:rsidRPr="005D50B3">
        <w:rPr>
          <w:lang w:val="en-US"/>
        </w:rPr>
        <w:t xml:space="preserve">, Amy Wisniewski, </w:t>
      </w:r>
      <w:proofErr w:type="spellStart"/>
      <w:r w:rsidRPr="005D50B3">
        <w:rPr>
          <w:lang w:val="en-US"/>
        </w:rPr>
        <w:t>Stenvert</w:t>
      </w:r>
      <w:proofErr w:type="spellEnd"/>
      <w:r w:rsidRPr="005D50B3">
        <w:rPr>
          <w:lang w:val="en-US"/>
        </w:rPr>
        <w:t xml:space="preserve"> Drop, Sultana M. H. </w:t>
      </w:r>
      <w:proofErr w:type="spellStart"/>
      <w:r w:rsidRPr="005D50B3">
        <w:rPr>
          <w:lang w:val="en-US"/>
        </w:rPr>
        <w:t>Faradz</w:t>
      </w:r>
      <w:proofErr w:type="spellEnd"/>
      <w:r w:rsidRPr="005D50B3">
        <w:rPr>
          <w:lang w:val="en-US"/>
        </w:rPr>
        <w:t xml:space="preserve">, und Arianne </w:t>
      </w:r>
      <w:proofErr w:type="spellStart"/>
      <w:r w:rsidRPr="005D50B3">
        <w:rPr>
          <w:lang w:val="en-US"/>
        </w:rPr>
        <w:t>Dessens</w:t>
      </w:r>
      <w:proofErr w:type="spellEnd"/>
      <w:r w:rsidRPr="005D50B3">
        <w:rPr>
          <w:lang w:val="en-US"/>
        </w:rPr>
        <w:t xml:space="preserve">. 2017. „Social </w:t>
      </w:r>
      <w:proofErr w:type="spellStart"/>
      <w:r w:rsidRPr="005D50B3">
        <w:rPr>
          <w:lang w:val="en-US"/>
        </w:rPr>
        <w:t>Stigmatisation</w:t>
      </w:r>
      <w:proofErr w:type="spellEnd"/>
      <w:r w:rsidRPr="005D50B3">
        <w:rPr>
          <w:lang w:val="en-US"/>
        </w:rPr>
        <w:t xml:space="preserve"> in Late Identified Patients with Disorders of Sex Development in </w:t>
      </w:r>
      <w:proofErr w:type="gramStart"/>
      <w:r w:rsidRPr="005D50B3">
        <w:rPr>
          <w:lang w:val="en-US"/>
        </w:rPr>
        <w:t>Indonesia.“</w:t>
      </w:r>
      <w:proofErr w:type="gramEnd"/>
      <w:r w:rsidRPr="005D50B3">
        <w:rPr>
          <w:lang w:val="en-US"/>
        </w:rPr>
        <w:t xml:space="preserve"> </w:t>
      </w:r>
      <w:r>
        <w:rPr>
          <w:i/>
          <w:iCs/>
        </w:rPr>
        <w:t xml:space="preserve">BMJ </w:t>
      </w:r>
      <w:proofErr w:type="spellStart"/>
      <w:r>
        <w:rPr>
          <w:i/>
          <w:iCs/>
        </w:rPr>
        <w:t>paediatrics</w:t>
      </w:r>
      <w:proofErr w:type="spellEnd"/>
      <w:r>
        <w:rPr>
          <w:i/>
          <w:iCs/>
        </w:rPr>
        <w:t xml:space="preserve"> open</w:t>
      </w:r>
      <w:r>
        <w:t xml:space="preserve"> 1(1): e000130. doi:10.1136/bmjpo-2017-000130.</w:t>
      </w:r>
    </w:p>
    <w:p w14:paraId="18D8FA0B" w14:textId="77777777" w:rsidR="005D50B3" w:rsidRDefault="005D50B3" w:rsidP="005D50B3">
      <w:pPr>
        <w:pStyle w:val="Literaturverzeichnis"/>
      </w:pPr>
      <w:r>
        <w:lastRenderedPageBreak/>
        <w:t xml:space="preserve">Egen, Christoph. 2020. „1.1 Medizinisches Modell von Behinderung“. </w:t>
      </w:r>
      <w:proofErr w:type="gramStart"/>
      <w:r>
        <w:t>In ,</w:t>
      </w:r>
      <w:proofErr w:type="gramEnd"/>
      <w:r>
        <w:t xml:space="preserve"> 23–26. doi:10.14361/9783839453339-005.</w:t>
      </w:r>
    </w:p>
    <w:p w14:paraId="56FD3416" w14:textId="77777777" w:rsidR="005D50B3" w:rsidRDefault="005D50B3" w:rsidP="005D50B3">
      <w:pPr>
        <w:pStyle w:val="Literaturverzeichnis"/>
      </w:pPr>
      <w:r>
        <w:t xml:space="preserve">Eisfeld, Alfred, und Victor Herdt, hrsg. 1996. </w:t>
      </w:r>
      <w:r>
        <w:rPr>
          <w:i/>
          <w:iCs/>
        </w:rPr>
        <w:t>Deportation, Sondersiedlung, Arbeitsarmee: Deutsche in der Sowjetunion 1941 bis 1956</w:t>
      </w:r>
      <w:r>
        <w:t>. Köln.</w:t>
      </w:r>
    </w:p>
    <w:p w14:paraId="4AC423C2" w14:textId="77777777" w:rsidR="005D50B3" w:rsidRDefault="005D50B3" w:rsidP="005D50B3">
      <w:pPr>
        <w:pStyle w:val="Literaturverzeichnis"/>
      </w:pPr>
      <w:r>
        <w:t xml:space="preserve">Elias, Norbert. 1970. </w:t>
      </w:r>
      <w:r>
        <w:rPr>
          <w:i/>
          <w:iCs/>
        </w:rPr>
        <w:t>Was ist Soziologie</w:t>
      </w:r>
      <w:r>
        <w:t>. München: Juventa-Verlag.</w:t>
      </w:r>
    </w:p>
    <w:p w14:paraId="619C954D" w14:textId="77777777" w:rsidR="005D50B3" w:rsidRDefault="005D50B3" w:rsidP="005D50B3">
      <w:pPr>
        <w:pStyle w:val="Literaturverzeichnis"/>
      </w:pPr>
      <w:r>
        <w:t xml:space="preserve">Elias, Norbert, und J. L. </w:t>
      </w:r>
      <w:proofErr w:type="spellStart"/>
      <w:r>
        <w:t>Scotson</w:t>
      </w:r>
      <w:proofErr w:type="spellEnd"/>
      <w:r>
        <w:t xml:space="preserve">. 1993. </w:t>
      </w:r>
      <w:r>
        <w:rPr>
          <w:i/>
          <w:iCs/>
        </w:rPr>
        <w:t>Etablierte und Außenseiter</w:t>
      </w:r>
      <w:r>
        <w:t>. Frankfurt a.M.: Suhrkamp.</w:t>
      </w:r>
    </w:p>
    <w:p w14:paraId="4F18A448" w14:textId="77777777" w:rsidR="005D50B3" w:rsidRDefault="005D50B3" w:rsidP="005D50B3">
      <w:pPr>
        <w:pStyle w:val="Literaturverzeichnis"/>
      </w:pPr>
      <w:proofErr w:type="spellStart"/>
      <w:r>
        <w:t>Engberg</w:t>
      </w:r>
      <w:proofErr w:type="spellEnd"/>
      <w:r>
        <w:t xml:space="preserve">, H., A. Möller, K. </w:t>
      </w:r>
      <w:proofErr w:type="spellStart"/>
      <w:r>
        <w:t>Hagenfeldt</w:t>
      </w:r>
      <w:proofErr w:type="spellEnd"/>
      <w:r>
        <w:t xml:space="preserve">, A. </w:t>
      </w:r>
      <w:proofErr w:type="spellStart"/>
      <w:r>
        <w:t>Nordenskjöld</w:t>
      </w:r>
      <w:proofErr w:type="spellEnd"/>
      <w:r>
        <w:t xml:space="preserve">, und L. </w:t>
      </w:r>
      <w:proofErr w:type="spellStart"/>
      <w:r>
        <w:t>Frisén</w:t>
      </w:r>
      <w:proofErr w:type="spellEnd"/>
      <w:r>
        <w:t xml:space="preserve">. </w:t>
      </w:r>
      <w:r w:rsidRPr="005D50B3">
        <w:rPr>
          <w:lang w:val="en-US"/>
        </w:rPr>
        <w:t xml:space="preserve">2016. „The experience of women living with Congenital Adrenal Hyperplasia: impact of the condition and the care </w:t>
      </w:r>
      <w:proofErr w:type="gramStart"/>
      <w:r w:rsidRPr="005D50B3">
        <w:rPr>
          <w:lang w:val="en-US"/>
        </w:rPr>
        <w:t>given“</w:t>
      </w:r>
      <w:proofErr w:type="gramEnd"/>
      <w:r w:rsidRPr="005D50B3">
        <w:rPr>
          <w:lang w:val="en-US"/>
        </w:rPr>
        <w:t xml:space="preserve">. </w:t>
      </w:r>
      <w:r>
        <w:rPr>
          <w:i/>
          <w:iCs/>
        </w:rPr>
        <w:t xml:space="preserve">Clinical </w:t>
      </w:r>
      <w:proofErr w:type="spellStart"/>
      <w:r>
        <w:rPr>
          <w:i/>
          <w:iCs/>
        </w:rPr>
        <w:t>endocrinology</w:t>
      </w:r>
      <w:proofErr w:type="spellEnd"/>
      <w:r>
        <w:t xml:space="preserve"> 85(1): 21–28. doi:10.1111/cen.13054.</w:t>
      </w:r>
    </w:p>
    <w:p w14:paraId="7F633AEA" w14:textId="77777777" w:rsidR="005D50B3" w:rsidRDefault="005D50B3" w:rsidP="005D50B3">
      <w:pPr>
        <w:pStyle w:val="Literaturverzeichnis"/>
      </w:pPr>
      <w:r>
        <w:t xml:space="preserve">Engel, </w:t>
      </w:r>
      <w:proofErr w:type="spellStart"/>
      <w:r>
        <w:t>Antke</w:t>
      </w:r>
      <w:proofErr w:type="spellEnd"/>
      <w:r>
        <w:t xml:space="preserve">. 2015. „Queere Politik der Paradoxie: Widerstand unter Bedingungen neoliberaler Vereinnahmung“. In </w:t>
      </w:r>
      <w:r>
        <w:rPr>
          <w:i/>
          <w:iCs/>
        </w:rPr>
        <w:t>Geschlecht in gesellschaftlichen Transformationsprozessen</w:t>
      </w:r>
      <w:r>
        <w:t xml:space="preserve">, hrsg. Katharina Walgenbach und Anna Stach. Verlag Barbara Budrich, 191–204. </w:t>
      </w:r>
      <w:proofErr w:type="gramStart"/>
      <w:r>
        <w:t>doi:10.2307/j.ctvddzvpc</w:t>
      </w:r>
      <w:proofErr w:type="gramEnd"/>
      <w:r>
        <w:t>.13.</w:t>
      </w:r>
    </w:p>
    <w:p w14:paraId="1CD81E44" w14:textId="77777777" w:rsidR="005D50B3" w:rsidRDefault="005D50B3" w:rsidP="005D50B3">
      <w:pPr>
        <w:pStyle w:val="Literaturverzeichnis"/>
      </w:pPr>
      <w:proofErr w:type="spellStart"/>
      <w:r>
        <w:t>Enzendorfer</w:t>
      </w:r>
      <w:proofErr w:type="spellEnd"/>
      <w:r>
        <w:t xml:space="preserve">, Mart. 2025. </w:t>
      </w:r>
      <w:r>
        <w:rPr>
          <w:i/>
          <w:iCs/>
        </w:rPr>
        <w:t xml:space="preserve">Intergeschlechtlichkeit in </w:t>
      </w:r>
      <w:proofErr w:type="spellStart"/>
      <w:r>
        <w:rPr>
          <w:i/>
          <w:iCs/>
        </w:rPr>
        <w:t>pädagogischenKontexten</w:t>
      </w:r>
      <w:proofErr w:type="spellEnd"/>
      <w:r>
        <w:rPr>
          <w:i/>
          <w:iCs/>
        </w:rPr>
        <w:t>: Biografische Erfahrungen in Familie und Schulzeit</w:t>
      </w:r>
      <w:r>
        <w:t xml:space="preserve">. Bielefeld: </w:t>
      </w:r>
      <w:proofErr w:type="spellStart"/>
      <w:r>
        <w:t>Transcript</w:t>
      </w:r>
      <w:proofErr w:type="spellEnd"/>
      <w:r>
        <w:t xml:space="preserve"> Verlag. doi:10.14361/9783839476406.</w:t>
      </w:r>
    </w:p>
    <w:p w14:paraId="2A0DE8E7" w14:textId="77777777" w:rsidR="005D50B3" w:rsidRDefault="005D50B3" w:rsidP="005D50B3">
      <w:pPr>
        <w:pStyle w:val="Literaturverzeichnis"/>
      </w:pPr>
      <w:r>
        <w:t xml:space="preserve">Eppler, Peter. 2001. „Gesundheitsreform in Kirgistan“. In </w:t>
      </w:r>
      <w:r>
        <w:rPr>
          <w:i/>
          <w:iCs/>
        </w:rPr>
        <w:t xml:space="preserve">Medizintechnik und angepasste Technologie: Grundlagen und Berichte, MMS </w:t>
      </w:r>
      <w:proofErr w:type="gramStart"/>
      <w:r>
        <w:rPr>
          <w:i/>
          <w:iCs/>
        </w:rPr>
        <w:t>Bulletin</w:t>
      </w:r>
      <w:r>
        <w:t>,.</w:t>
      </w:r>
      <w:proofErr w:type="gramEnd"/>
    </w:p>
    <w:p w14:paraId="72ACA35B" w14:textId="77777777" w:rsidR="005D50B3" w:rsidRDefault="005D50B3" w:rsidP="005D50B3">
      <w:pPr>
        <w:pStyle w:val="Literaturverzeichnis"/>
      </w:pPr>
      <w:r w:rsidRPr="005D50B3">
        <w:rPr>
          <w:lang w:val="en-US"/>
        </w:rPr>
        <w:t xml:space="preserve">Eriksson, Karl. 2019. „Self-Stigma, Bad Faith and the Experiential </w:t>
      </w:r>
      <w:proofErr w:type="gramStart"/>
      <w:r w:rsidRPr="005D50B3">
        <w:rPr>
          <w:lang w:val="en-US"/>
        </w:rPr>
        <w:t>Self“</w:t>
      </w:r>
      <w:proofErr w:type="gramEnd"/>
      <w:r w:rsidRPr="005D50B3">
        <w:rPr>
          <w:lang w:val="en-US"/>
        </w:rPr>
        <w:t xml:space="preserve">. </w:t>
      </w:r>
      <w:r>
        <w:rPr>
          <w:i/>
          <w:iCs/>
        </w:rPr>
        <w:t>Human Studies</w:t>
      </w:r>
      <w:r>
        <w:t xml:space="preserve"> 42(3): 391–405. doi:10.1007/s10746-019-09504-8.</w:t>
      </w:r>
    </w:p>
    <w:p w14:paraId="6403D829" w14:textId="77777777" w:rsidR="005D50B3" w:rsidRDefault="005D50B3" w:rsidP="005D50B3">
      <w:pPr>
        <w:pStyle w:val="Literaturverzeichnis"/>
      </w:pPr>
      <w:proofErr w:type="spellStart"/>
      <w:r>
        <w:t>Eßer</w:t>
      </w:r>
      <w:proofErr w:type="spellEnd"/>
      <w:r>
        <w:t xml:space="preserve">, Florian. 2014. „Agency Revisited - relationale Perspektiven auf Kindheit und die Handlungsfähigkeit von Kindern“. </w:t>
      </w:r>
      <w:r>
        <w:rPr>
          <w:i/>
          <w:iCs/>
        </w:rPr>
        <w:t>ZSE</w:t>
      </w:r>
      <w:r>
        <w:t xml:space="preserve"> Jg. 34, 2014, Nr. 3, S. 233-</w:t>
      </w:r>
      <w:proofErr w:type="gramStart"/>
      <w:r>
        <w:t>246 :</w:t>
      </w:r>
      <w:proofErr w:type="gramEnd"/>
      <w:r>
        <w:t xml:space="preserve"> </w:t>
      </w:r>
      <w:proofErr w:type="spellStart"/>
      <w:r>
        <w:t>Lit</w:t>
      </w:r>
      <w:proofErr w:type="spellEnd"/>
      <w:r>
        <w:t>.</w:t>
      </w:r>
    </w:p>
    <w:p w14:paraId="028891B6" w14:textId="77777777" w:rsidR="005D50B3" w:rsidRPr="005D50B3" w:rsidRDefault="005D50B3" w:rsidP="005D50B3">
      <w:pPr>
        <w:pStyle w:val="Literaturverzeichnis"/>
        <w:rPr>
          <w:lang w:val="en-US"/>
        </w:rPr>
      </w:pPr>
      <w:proofErr w:type="spellStart"/>
      <w:r>
        <w:t>Eßer</w:t>
      </w:r>
      <w:proofErr w:type="spellEnd"/>
      <w:r>
        <w:t xml:space="preserve">, Florian, und C. Schröder. 2020. „Agency und Vulnerabilität im Care </w:t>
      </w:r>
      <w:proofErr w:type="spellStart"/>
      <w:r>
        <w:t>Leaving</w:t>
      </w:r>
      <w:proofErr w:type="spellEnd"/>
      <w:r>
        <w:t xml:space="preserve">. Ein Kommentar“. In </w:t>
      </w:r>
      <w:r>
        <w:rPr>
          <w:i/>
          <w:iCs/>
        </w:rPr>
        <w:t>Wege junger Menschen aus Heimen und Pflegefamilien</w:t>
      </w:r>
      <w:r>
        <w:t xml:space="preserve">, hrsg. S. Göbel, U. Karl, M. Lunz, U. Peters, und M. Zeller. </w:t>
      </w:r>
      <w:proofErr w:type="gramStart"/>
      <w:r w:rsidRPr="005D50B3">
        <w:rPr>
          <w:lang w:val="en-US"/>
        </w:rPr>
        <w:t>Weinheim ;</w:t>
      </w:r>
      <w:proofErr w:type="gramEnd"/>
      <w:r w:rsidRPr="005D50B3">
        <w:rPr>
          <w:lang w:val="en-US"/>
        </w:rPr>
        <w:t xml:space="preserve"> Basel: </w:t>
      </w:r>
      <w:proofErr w:type="spellStart"/>
      <w:r w:rsidRPr="005D50B3">
        <w:rPr>
          <w:lang w:val="en-US"/>
        </w:rPr>
        <w:t>Beltz</w:t>
      </w:r>
      <w:proofErr w:type="spellEnd"/>
      <w:r w:rsidRPr="005D50B3">
        <w:rPr>
          <w:lang w:val="en-US"/>
        </w:rPr>
        <w:t xml:space="preserve"> </w:t>
      </w:r>
      <w:proofErr w:type="spellStart"/>
      <w:r w:rsidRPr="005D50B3">
        <w:rPr>
          <w:lang w:val="en-US"/>
        </w:rPr>
        <w:t>Juventa</w:t>
      </w:r>
      <w:proofErr w:type="spellEnd"/>
      <w:r w:rsidRPr="005D50B3">
        <w:rPr>
          <w:lang w:val="en-US"/>
        </w:rPr>
        <w:t>, 292–306.</w:t>
      </w:r>
    </w:p>
    <w:p w14:paraId="4C4AAD69" w14:textId="77777777" w:rsidR="005D50B3" w:rsidRPr="005D50B3" w:rsidRDefault="005D50B3" w:rsidP="005D50B3">
      <w:pPr>
        <w:pStyle w:val="Literaturverzeichnis"/>
        <w:rPr>
          <w:lang w:val="en-US"/>
        </w:rPr>
      </w:pPr>
      <w:r w:rsidRPr="005D50B3">
        <w:rPr>
          <w:lang w:val="en-US"/>
        </w:rPr>
        <w:t>EU Committee of Ministers to member States. 2025. „CM/</w:t>
      </w:r>
      <w:proofErr w:type="gramStart"/>
      <w:r w:rsidRPr="005D50B3">
        <w:rPr>
          <w:lang w:val="en-US"/>
        </w:rPr>
        <w:t>Rec(</w:t>
      </w:r>
      <w:proofErr w:type="gramEnd"/>
      <w:r w:rsidRPr="005D50B3">
        <w:rPr>
          <w:lang w:val="en-US"/>
        </w:rPr>
        <w:t>2025)7 - Recommendation of the Committee of Ministers to member States on equal rights for intersex persons (Adopted by the Committee of Ministers on 7 October 2025 at the 1539th meeting of the Ministers’ Deputies)“. https://search.coe.int/cm#{%22CoEIdentifier%</w:t>
      </w:r>
      <w:proofErr w:type="gramStart"/>
      <w:r w:rsidRPr="005D50B3">
        <w:rPr>
          <w:lang w:val="en-US"/>
        </w:rPr>
        <w:t>22:[</w:t>
      </w:r>
      <w:proofErr w:type="gramEnd"/>
      <w:r w:rsidRPr="005D50B3">
        <w:rPr>
          <w:lang w:val="en-US"/>
        </w:rPr>
        <w:t>%22091259488028b934%22],%22sort%22:[%22CoEValidationDate%20Descending%22]}.</w:t>
      </w:r>
    </w:p>
    <w:p w14:paraId="67EB7B1F" w14:textId="77777777" w:rsidR="005D50B3" w:rsidRPr="005D50B3" w:rsidRDefault="005D50B3" w:rsidP="005D50B3">
      <w:pPr>
        <w:pStyle w:val="Literaturverzeichnis"/>
        <w:rPr>
          <w:lang w:val="en-US"/>
        </w:rPr>
      </w:pPr>
      <w:r w:rsidRPr="005D50B3">
        <w:rPr>
          <w:lang w:val="en-US"/>
        </w:rPr>
        <w:t xml:space="preserve">European Union. 2013. „EU Resolution 1952 (2013) of the Parliamentary Assembly of the Council of Europe (PACE) on the right of children to physical </w:t>
      </w:r>
      <w:proofErr w:type="gramStart"/>
      <w:r w:rsidRPr="005D50B3">
        <w:rPr>
          <w:lang w:val="en-US"/>
        </w:rPr>
        <w:lastRenderedPageBreak/>
        <w:t>integrity“</w:t>
      </w:r>
      <w:proofErr w:type="gramEnd"/>
      <w:r w:rsidRPr="005D50B3">
        <w:rPr>
          <w:lang w:val="en-US"/>
        </w:rPr>
        <w:t>. https://assembly.coe.int/nw/xml/XRef/Xref-XML2HTML-en.asp?fileid=20174.</w:t>
      </w:r>
    </w:p>
    <w:p w14:paraId="4FDF4D45" w14:textId="77777777" w:rsidR="005D50B3" w:rsidRPr="005D50B3" w:rsidRDefault="005D50B3" w:rsidP="005D50B3">
      <w:pPr>
        <w:pStyle w:val="Literaturverzeichnis"/>
        <w:rPr>
          <w:lang w:val="en-US"/>
        </w:rPr>
      </w:pPr>
      <w:r w:rsidRPr="005D50B3">
        <w:rPr>
          <w:lang w:val="en-US"/>
        </w:rPr>
        <w:t xml:space="preserve">European Union Agency for Fundamental Rights. 2024. </w:t>
      </w:r>
      <w:r w:rsidRPr="005D50B3">
        <w:rPr>
          <w:i/>
          <w:iCs/>
          <w:lang w:val="en-US"/>
        </w:rPr>
        <w:t>LGBTIQ Equality at a Crossroads</w:t>
      </w:r>
      <w:r w:rsidRPr="005D50B3">
        <w:rPr>
          <w:lang w:val="en-US"/>
        </w:rPr>
        <w:t>. LU: Publications Office of the European Union. doi:10.2811/920578.</w:t>
      </w:r>
    </w:p>
    <w:p w14:paraId="44A43751" w14:textId="77777777" w:rsidR="005D50B3" w:rsidRPr="005D50B3" w:rsidRDefault="005D50B3" w:rsidP="005D50B3">
      <w:pPr>
        <w:pStyle w:val="Literaturverzeichnis"/>
        <w:rPr>
          <w:lang w:val="en-US"/>
        </w:rPr>
      </w:pPr>
      <w:r w:rsidRPr="005D50B3">
        <w:rPr>
          <w:lang w:val="en-US"/>
        </w:rPr>
        <w:t xml:space="preserve">Fausto-Sterling, Anne. 2000. </w:t>
      </w:r>
      <w:r w:rsidRPr="005D50B3">
        <w:rPr>
          <w:i/>
          <w:iCs/>
          <w:lang w:val="en-US"/>
        </w:rPr>
        <w:t>Sexing the body: Gender politics and the construction of sexuality</w:t>
      </w:r>
      <w:r w:rsidRPr="005D50B3">
        <w:rPr>
          <w:lang w:val="en-US"/>
        </w:rPr>
        <w:t>. Basic books.</w:t>
      </w:r>
    </w:p>
    <w:p w14:paraId="6AEB03CD" w14:textId="77777777" w:rsidR="005D50B3" w:rsidRPr="005D50B3" w:rsidRDefault="005D50B3" w:rsidP="005D50B3">
      <w:pPr>
        <w:pStyle w:val="Literaturverzeichnis"/>
        <w:rPr>
          <w:lang w:val="en-US"/>
        </w:rPr>
      </w:pPr>
      <w:r w:rsidRPr="005D50B3">
        <w:rPr>
          <w:lang w:val="en-US"/>
        </w:rPr>
        <w:t xml:space="preserve">Fausto-Sterling, Anne. 2004. „The Five Sexes, </w:t>
      </w:r>
      <w:proofErr w:type="gramStart"/>
      <w:r w:rsidRPr="005D50B3">
        <w:rPr>
          <w:lang w:val="en-US"/>
        </w:rPr>
        <w:t>Revisited“</w:t>
      </w:r>
      <w:proofErr w:type="gramEnd"/>
      <w:r w:rsidRPr="005D50B3">
        <w:rPr>
          <w:lang w:val="en-US"/>
        </w:rPr>
        <w:t>.</w:t>
      </w:r>
    </w:p>
    <w:p w14:paraId="54FDC675" w14:textId="77777777" w:rsidR="005D50B3" w:rsidRDefault="005D50B3" w:rsidP="005D50B3">
      <w:pPr>
        <w:pStyle w:val="Literaturverzeichnis"/>
      </w:pPr>
      <w:proofErr w:type="spellStart"/>
      <w:r w:rsidRPr="005D50B3">
        <w:rPr>
          <w:lang w:val="en-US"/>
        </w:rPr>
        <w:t>Fellner</w:t>
      </w:r>
      <w:proofErr w:type="spellEnd"/>
      <w:r w:rsidRPr="005D50B3">
        <w:rPr>
          <w:lang w:val="en-US"/>
        </w:rPr>
        <w:t xml:space="preserve">, Markus. </w:t>
      </w:r>
      <w:r>
        <w:t xml:space="preserve">2015. </w:t>
      </w:r>
      <w:r>
        <w:rPr>
          <w:i/>
          <w:iCs/>
        </w:rPr>
        <w:t xml:space="preserve">psycho </w:t>
      </w:r>
      <w:proofErr w:type="spellStart"/>
      <w:r>
        <w:rPr>
          <w:i/>
          <w:iCs/>
        </w:rPr>
        <w:t>movie</w:t>
      </w:r>
      <w:proofErr w:type="spellEnd"/>
      <w:r>
        <w:rPr>
          <w:i/>
          <w:iCs/>
        </w:rPr>
        <w:t>: Zur Konstruktion psychischer Störung im Spielfilm</w:t>
      </w:r>
      <w:r>
        <w:t xml:space="preserve">. 1. Aufl. Bielefeld, Germany: </w:t>
      </w:r>
      <w:proofErr w:type="spellStart"/>
      <w:r>
        <w:t>transcript</w:t>
      </w:r>
      <w:proofErr w:type="spellEnd"/>
      <w:r>
        <w:t xml:space="preserve"> Verlag. doi:10.14361/9783839404713.</w:t>
      </w:r>
    </w:p>
    <w:p w14:paraId="26B3616E" w14:textId="77777777" w:rsidR="005D50B3" w:rsidRDefault="005D50B3" w:rsidP="005D50B3">
      <w:pPr>
        <w:pStyle w:val="Literaturverzeichnis"/>
      </w:pPr>
      <w:proofErr w:type="spellStart"/>
      <w:r>
        <w:t>Ferrão</w:t>
      </w:r>
      <w:proofErr w:type="spellEnd"/>
      <w:r>
        <w:t xml:space="preserve">, Ana C., Margarida Sim-Sim, Vanda S. de Almeida, Paula C. </w:t>
      </w:r>
      <w:proofErr w:type="spellStart"/>
      <w:r>
        <w:t>Bilro</w:t>
      </w:r>
      <w:proofErr w:type="spellEnd"/>
      <w:r>
        <w:t xml:space="preserve">, und Maria O. </w:t>
      </w:r>
      <w:proofErr w:type="spellStart"/>
      <w:r>
        <w:t>Zangão</w:t>
      </w:r>
      <w:proofErr w:type="spellEnd"/>
      <w:r>
        <w:t xml:space="preserve">. </w:t>
      </w:r>
      <w:r w:rsidRPr="005D50B3">
        <w:rPr>
          <w:lang w:val="en-US"/>
        </w:rPr>
        <w:t xml:space="preserve">2025. „Analysis of the Concept of Obstetric Violence: A Combination of Scoping Review and Rodgers Conceptual Analysis </w:t>
      </w:r>
      <w:proofErr w:type="gramStart"/>
      <w:r w:rsidRPr="005D50B3">
        <w:rPr>
          <w:lang w:val="en-US"/>
        </w:rPr>
        <w:t>Methodologies“</w:t>
      </w:r>
      <w:proofErr w:type="gramEnd"/>
      <w:r w:rsidRPr="005D50B3">
        <w:rPr>
          <w:lang w:val="en-US"/>
        </w:rPr>
        <w:t xml:space="preserve">. </w:t>
      </w:r>
      <w:proofErr w:type="spellStart"/>
      <w:r>
        <w:rPr>
          <w:i/>
          <w:iCs/>
        </w:rPr>
        <w:t>Sci</w:t>
      </w:r>
      <w:proofErr w:type="spellEnd"/>
      <w:r>
        <w:t xml:space="preserve"> 7(3): 97. doi:10.3390/sci7030097.</w:t>
      </w:r>
    </w:p>
    <w:p w14:paraId="4AAD7427" w14:textId="77777777" w:rsidR="005D50B3" w:rsidRDefault="005D50B3" w:rsidP="005D50B3">
      <w:pPr>
        <w:pStyle w:val="Literaturverzeichnis"/>
      </w:pPr>
      <w:r>
        <w:t xml:space="preserve">Fischer, Gottfried, und Peter Riedesser. 2020. </w:t>
      </w:r>
      <w:r>
        <w:rPr>
          <w:i/>
          <w:iCs/>
        </w:rPr>
        <w:t>Lehrbuch der Psychotraumatologie</w:t>
      </w:r>
      <w:r>
        <w:t>. 5. aktualisierte und erweiterte Auflage. München: Ernst Reinhardt Verlag.</w:t>
      </w:r>
    </w:p>
    <w:p w14:paraId="7B4DE909" w14:textId="77777777" w:rsidR="005D50B3" w:rsidRDefault="005D50B3" w:rsidP="005D50B3">
      <w:pPr>
        <w:pStyle w:val="Literaturverzeichnis"/>
      </w:pPr>
      <w:r>
        <w:t xml:space="preserve">Fischer, Miriam. 2012. „‚Die Welt ist fort, ich muss dich tragen‘ (Celan) – Zum sprachlichen Umgang mit Grenz-(Nicht-)Erfahrungen“. In </w:t>
      </w:r>
      <w:r>
        <w:rPr>
          <w:i/>
          <w:iCs/>
        </w:rPr>
        <w:t>Macht und Ohnmacht der Sprache. Philosophische und psychoanalytische Perspektiven</w:t>
      </w:r>
      <w:r>
        <w:t>, hrsg. Angehrn und Küchenhoff. Weilerswist: Velbrück Wissenschaft, 137–60.</w:t>
      </w:r>
    </w:p>
    <w:p w14:paraId="76F1FB8C" w14:textId="77777777" w:rsidR="005D50B3" w:rsidRDefault="005D50B3" w:rsidP="005D50B3">
      <w:pPr>
        <w:pStyle w:val="Literaturverzeichnis"/>
      </w:pPr>
      <w:r>
        <w:t xml:space="preserve">Fischer, Wolfgang. 1982. „Alltagzeit und Lebenszeit in Lebensgeschichten von chronisch Kranken“. </w:t>
      </w:r>
      <w:r>
        <w:rPr>
          <w:i/>
          <w:iCs/>
        </w:rPr>
        <w:t>Zeitschrift für Sozialisationsforschung und Erziehungssoziologie</w:t>
      </w:r>
      <w:r>
        <w:t xml:space="preserve"> 2: 5–19.</w:t>
      </w:r>
    </w:p>
    <w:p w14:paraId="3C4C1EAC" w14:textId="77777777" w:rsidR="005D50B3" w:rsidRDefault="005D50B3" w:rsidP="005D50B3">
      <w:pPr>
        <w:pStyle w:val="Literaturverzeichnis"/>
      </w:pPr>
      <w:r>
        <w:t xml:space="preserve">Fleischauer, Johanna. </w:t>
      </w:r>
      <w:r>
        <w:rPr>
          <w:i/>
          <w:iCs/>
        </w:rPr>
        <w:t>Krieg traumatisiert Kinder - früher und heute</w:t>
      </w:r>
      <w:r>
        <w:t>. Gießen: Psychosozial-Verlag.</w:t>
      </w:r>
    </w:p>
    <w:p w14:paraId="4F418D37" w14:textId="77777777" w:rsidR="005D50B3" w:rsidRDefault="005D50B3" w:rsidP="005D50B3">
      <w:pPr>
        <w:pStyle w:val="Literaturverzeichnis"/>
      </w:pPr>
      <w:r>
        <w:t xml:space="preserve">Fokken, Silke. 2017. „Vanjas Sieg“. </w:t>
      </w:r>
      <w:r>
        <w:rPr>
          <w:i/>
          <w:iCs/>
        </w:rPr>
        <w:t>Spiegel Panorama</w:t>
      </w:r>
      <w:r>
        <w:t>. https://www.spiegel.de/panorama/gesellschaft/bundesverfassungsgericht-was-vanjas-sieg-fuer-intersexuelle-bedeutet-a-1177436.html.</w:t>
      </w:r>
    </w:p>
    <w:p w14:paraId="20D363EE" w14:textId="77777777" w:rsidR="005D50B3" w:rsidRDefault="005D50B3" w:rsidP="005D50B3">
      <w:pPr>
        <w:pStyle w:val="Literaturverzeichnis"/>
      </w:pPr>
      <w:r w:rsidRPr="005D50B3">
        <w:rPr>
          <w:lang w:val="en-US"/>
        </w:rPr>
        <w:t xml:space="preserve">Foote, Mary Q., und Tonya </w:t>
      </w:r>
      <w:proofErr w:type="spellStart"/>
      <w:r w:rsidRPr="005D50B3">
        <w:rPr>
          <w:lang w:val="en-US"/>
        </w:rPr>
        <w:t>Gau</w:t>
      </w:r>
      <w:proofErr w:type="spellEnd"/>
      <w:r w:rsidRPr="005D50B3">
        <w:rPr>
          <w:lang w:val="en-US"/>
        </w:rPr>
        <w:t xml:space="preserve"> Bartell. 2011. „Pathways to Equity in Mathematics Education: How Life Experiences Impact Researcher </w:t>
      </w:r>
      <w:proofErr w:type="gramStart"/>
      <w:r w:rsidRPr="005D50B3">
        <w:rPr>
          <w:lang w:val="en-US"/>
        </w:rPr>
        <w:t>Positionality“</w:t>
      </w:r>
      <w:proofErr w:type="gramEnd"/>
      <w:r w:rsidRPr="005D50B3">
        <w:rPr>
          <w:lang w:val="en-US"/>
        </w:rPr>
        <w:t xml:space="preserve">. </w:t>
      </w:r>
      <w:r>
        <w:rPr>
          <w:i/>
          <w:iCs/>
        </w:rPr>
        <w:t xml:space="preserve">Educational Studies in </w:t>
      </w:r>
      <w:proofErr w:type="spellStart"/>
      <w:r>
        <w:rPr>
          <w:i/>
          <w:iCs/>
        </w:rPr>
        <w:t>Mathematics</w:t>
      </w:r>
      <w:proofErr w:type="spellEnd"/>
      <w:r>
        <w:t xml:space="preserve"> 78(1): 45–68. doi:10.1007/s10649-011-9309-2.</w:t>
      </w:r>
    </w:p>
    <w:p w14:paraId="68AD58FB" w14:textId="77777777" w:rsidR="005D50B3" w:rsidRDefault="005D50B3" w:rsidP="005D50B3">
      <w:pPr>
        <w:pStyle w:val="Literaturverzeichnis"/>
      </w:pPr>
      <w:r>
        <w:t xml:space="preserve">Foucault, M. 1975. </w:t>
      </w:r>
      <w:r>
        <w:rPr>
          <w:i/>
          <w:iCs/>
        </w:rPr>
        <w:t xml:space="preserve">Der Fall </w:t>
      </w:r>
      <w:proofErr w:type="spellStart"/>
      <w:r>
        <w:rPr>
          <w:i/>
          <w:iCs/>
        </w:rPr>
        <w:t>Rivière</w:t>
      </w:r>
      <w:proofErr w:type="spellEnd"/>
      <w:r>
        <w:rPr>
          <w:i/>
          <w:iCs/>
        </w:rPr>
        <w:t>, Materialien zum Verhältnis von Psychiatrie und Strafjustiz</w:t>
      </w:r>
      <w:r>
        <w:t>. Frankfurt a. M.: Suhrkamp.</w:t>
      </w:r>
    </w:p>
    <w:p w14:paraId="5D3B85E0" w14:textId="77777777" w:rsidR="005D50B3" w:rsidRDefault="005D50B3" w:rsidP="005D50B3">
      <w:pPr>
        <w:pStyle w:val="Literaturverzeichnis"/>
      </w:pPr>
      <w:r>
        <w:t xml:space="preserve">Foucault, Michel. 1973. </w:t>
      </w:r>
      <w:r>
        <w:rPr>
          <w:i/>
          <w:iCs/>
        </w:rPr>
        <w:t>Wahnsinn und Gesellschaft: Eine Geschichte des Wahns im Zeitalter der Vernunft</w:t>
      </w:r>
      <w:r>
        <w:t>. Frankfurt.</w:t>
      </w:r>
    </w:p>
    <w:p w14:paraId="4F8BC368" w14:textId="77777777" w:rsidR="005D50B3" w:rsidRDefault="005D50B3" w:rsidP="005D50B3">
      <w:pPr>
        <w:pStyle w:val="Literaturverzeichnis"/>
      </w:pPr>
      <w:r>
        <w:lastRenderedPageBreak/>
        <w:t xml:space="preserve">Foucault, Michel. 1981. </w:t>
      </w:r>
      <w:r>
        <w:rPr>
          <w:i/>
          <w:iCs/>
        </w:rPr>
        <w:t>Archäologie des Wissens</w:t>
      </w:r>
      <w:r>
        <w:t>. Frankfurt a. M.: Suhrkamp.</w:t>
      </w:r>
    </w:p>
    <w:p w14:paraId="3FD44F3D" w14:textId="77777777" w:rsidR="005D50B3" w:rsidRPr="005D50B3" w:rsidRDefault="005D50B3" w:rsidP="005D50B3">
      <w:pPr>
        <w:pStyle w:val="Literaturverzeichnis"/>
        <w:rPr>
          <w:lang w:val="en-US"/>
        </w:rPr>
      </w:pPr>
      <w:r w:rsidRPr="005D50B3">
        <w:rPr>
          <w:lang w:val="en-US"/>
        </w:rPr>
        <w:t xml:space="preserve">Fricker, Miranda. 2007. </w:t>
      </w:r>
      <w:r w:rsidRPr="005D50B3">
        <w:rPr>
          <w:i/>
          <w:iCs/>
          <w:lang w:val="en-US"/>
        </w:rPr>
        <w:t>Epistemic injustice: Power and the ethics of knowing</w:t>
      </w:r>
      <w:r w:rsidRPr="005D50B3">
        <w:rPr>
          <w:lang w:val="en-US"/>
        </w:rPr>
        <w:t>. Oxford university press. doi:10.1093/</w:t>
      </w:r>
      <w:proofErr w:type="spellStart"/>
      <w:proofErr w:type="gramStart"/>
      <w:r w:rsidRPr="005D50B3">
        <w:rPr>
          <w:lang w:val="en-US"/>
        </w:rPr>
        <w:t>acprof:oso</w:t>
      </w:r>
      <w:proofErr w:type="spellEnd"/>
      <w:proofErr w:type="gramEnd"/>
      <w:r w:rsidRPr="005D50B3">
        <w:rPr>
          <w:lang w:val="en-US"/>
        </w:rPr>
        <w:t>/9780198237907.001.0001.</w:t>
      </w:r>
    </w:p>
    <w:p w14:paraId="4EF0A48F" w14:textId="77777777" w:rsidR="005D50B3" w:rsidRDefault="005D50B3" w:rsidP="005D50B3">
      <w:pPr>
        <w:pStyle w:val="Literaturverzeichnis"/>
      </w:pPr>
      <w:r w:rsidRPr="005D50B3">
        <w:rPr>
          <w:lang w:val="en-US"/>
        </w:rPr>
        <w:t xml:space="preserve">Fricker, Miranda, und Katharine Jenkins. 2017. „Epistemic injustice, ignorance, and trans </w:t>
      </w:r>
      <w:proofErr w:type="gramStart"/>
      <w:r w:rsidRPr="005D50B3">
        <w:rPr>
          <w:lang w:val="en-US"/>
        </w:rPr>
        <w:t>experiences“</w:t>
      </w:r>
      <w:proofErr w:type="gramEnd"/>
      <w:r w:rsidRPr="005D50B3">
        <w:rPr>
          <w:lang w:val="en-US"/>
        </w:rPr>
        <w:t xml:space="preserve">. In </w:t>
      </w:r>
      <w:r w:rsidRPr="005D50B3">
        <w:rPr>
          <w:i/>
          <w:iCs/>
          <w:lang w:val="en-US"/>
        </w:rPr>
        <w:t>The Routledge Companion to Feminist Philosophy</w:t>
      </w:r>
      <w:r w:rsidRPr="005D50B3">
        <w:rPr>
          <w:lang w:val="en-US"/>
        </w:rPr>
        <w:t xml:space="preserve">, </w:t>
      </w:r>
      <w:proofErr w:type="spellStart"/>
      <w:r w:rsidRPr="005D50B3">
        <w:rPr>
          <w:lang w:val="en-US"/>
        </w:rPr>
        <w:t>hrsg</w:t>
      </w:r>
      <w:proofErr w:type="spellEnd"/>
      <w:r w:rsidRPr="005D50B3">
        <w:rPr>
          <w:lang w:val="en-US"/>
        </w:rPr>
        <w:t xml:space="preserve">. Ann Garry, Serene J. Khader, und Alison Stone. </w:t>
      </w:r>
      <w:r>
        <w:t>New York, NY: Routledge, 268–78. doi:10.4324/9781315758152-23.</w:t>
      </w:r>
    </w:p>
    <w:p w14:paraId="00E5F425" w14:textId="77777777" w:rsidR="005D50B3" w:rsidRDefault="005D50B3" w:rsidP="005D50B3">
      <w:pPr>
        <w:pStyle w:val="Literaturverzeichnis"/>
      </w:pPr>
      <w:r>
        <w:t xml:space="preserve">Friedrich-Ebert-Stiftung. 2021. „Kirgistan“. In </w:t>
      </w:r>
      <w:r>
        <w:rPr>
          <w:i/>
          <w:iCs/>
        </w:rPr>
        <w:t>Gewerkschaftsmonitor Mai 2021</w:t>
      </w:r>
      <w:r>
        <w:t>, https://library.fes.de/pdf-files/id/gewerkschaftsmonitore/16055/2021-kirgistan.pdf.</w:t>
      </w:r>
    </w:p>
    <w:p w14:paraId="10D3DC07" w14:textId="77777777" w:rsidR="005D50B3" w:rsidRPr="005D50B3" w:rsidRDefault="005D50B3" w:rsidP="005D50B3">
      <w:pPr>
        <w:pStyle w:val="Literaturverzeichnis"/>
        <w:rPr>
          <w:lang w:val="en-US"/>
        </w:rPr>
      </w:pPr>
      <w:proofErr w:type="spellStart"/>
      <w:r>
        <w:t>Gahleitner</w:t>
      </w:r>
      <w:proofErr w:type="spellEnd"/>
      <w:r>
        <w:t xml:space="preserve">, Silke Birgitta, Heidrun Schulze, und Ulrike Loch. 2012. „Psychosoziale Traumatologie - eine Annäherung“. In </w:t>
      </w:r>
      <w:r>
        <w:rPr>
          <w:i/>
          <w:iCs/>
        </w:rPr>
        <w:t>Soziale Arbeit mit traumatisierten Menschen. Plädoyer für eine Psychosoziale Traumatologie</w:t>
      </w:r>
      <w:r>
        <w:t xml:space="preserve">, hrsg. Heidrun Schulze, Ulrike Loch, und Silke Birgitta </w:t>
      </w:r>
      <w:proofErr w:type="spellStart"/>
      <w:r>
        <w:t>Gahleitner</w:t>
      </w:r>
      <w:proofErr w:type="spellEnd"/>
      <w:r>
        <w:t xml:space="preserve">. </w:t>
      </w:r>
      <w:proofErr w:type="spellStart"/>
      <w:r w:rsidRPr="005D50B3">
        <w:rPr>
          <w:lang w:val="en-US"/>
        </w:rPr>
        <w:t>Baltmannsweiler</w:t>
      </w:r>
      <w:proofErr w:type="spellEnd"/>
      <w:r w:rsidRPr="005D50B3">
        <w:rPr>
          <w:lang w:val="en-US"/>
        </w:rPr>
        <w:t>: Schneider, 1–5.</w:t>
      </w:r>
    </w:p>
    <w:p w14:paraId="2AACAEF2" w14:textId="77777777" w:rsidR="005D50B3" w:rsidRPr="005D50B3" w:rsidRDefault="005D50B3" w:rsidP="005D50B3">
      <w:pPr>
        <w:pStyle w:val="Literaturverzeichnis"/>
        <w:rPr>
          <w:lang w:val="en-US"/>
        </w:rPr>
      </w:pPr>
      <w:r w:rsidRPr="005D50B3">
        <w:rPr>
          <w:lang w:val="en-US"/>
        </w:rPr>
        <w:t xml:space="preserve">Galtung, Johan. 1969. „Violence, Peace, and Peace </w:t>
      </w:r>
      <w:proofErr w:type="gramStart"/>
      <w:r w:rsidRPr="005D50B3">
        <w:rPr>
          <w:lang w:val="en-US"/>
        </w:rPr>
        <w:t>Research“</w:t>
      </w:r>
      <w:proofErr w:type="gramEnd"/>
      <w:r w:rsidRPr="005D50B3">
        <w:rPr>
          <w:lang w:val="en-US"/>
        </w:rPr>
        <w:t xml:space="preserve">. </w:t>
      </w:r>
      <w:r w:rsidRPr="005D50B3">
        <w:rPr>
          <w:i/>
          <w:iCs/>
          <w:lang w:val="en-US"/>
        </w:rPr>
        <w:t>Journal of Peace Research</w:t>
      </w:r>
      <w:r w:rsidRPr="005D50B3">
        <w:rPr>
          <w:lang w:val="en-US"/>
        </w:rPr>
        <w:t xml:space="preserve"> 6(3): 167–91. doi:10.1177/002234336900600301.</w:t>
      </w:r>
    </w:p>
    <w:p w14:paraId="3DC033F2" w14:textId="77777777" w:rsidR="005D50B3" w:rsidRDefault="005D50B3" w:rsidP="005D50B3">
      <w:pPr>
        <w:pStyle w:val="Literaturverzeichnis"/>
      </w:pPr>
      <w:r>
        <w:t xml:space="preserve">Gapp, Patrizia. 2007. „Konflikte zwischen den Generationen? Familiäre Beziehungen in Migrantenfamilien“. In </w:t>
      </w:r>
      <w:r>
        <w:rPr>
          <w:i/>
          <w:iCs/>
        </w:rPr>
        <w:t>Leben in zwei Welten Zur sozialen Integration ausländischer Jugendlicher der zweiten Generation</w:t>
      </w:r>
      <w:r>
        <w:t xml:space="preserve">, hrsg. Hilde </w:t>
      </w:r>
      <w:proofErr w:type="spellStart"/>
      <w:r>
        <w:t>Weiss</w:t>
      </w:r>
      <w:proofErr w:type="spellEnd"/>
      <w:r>
        <w:t>. Wiesbaden.</w:t>
      </w:r>
    </w:p>
    <w:p w14:paraId="1195ABB0" w14:textId="77777777" w:rsidR="005D50B3" w:rsidRPr="005D50B3" w:rsidRDefault="005D50B3" w:rsidP="005D50B3">
      <w:pPr>
        <w:pStyle w:val="Literaturverzeichnis"/>
        <w:rPr>
          <w:lang w:val="en-US"/>
        </w:rPr>
      </w:pPr>
      <w:r>
        <w:t>Gapp-</w:t>
      </w:r>
      <w:proofErr w:type="spellStart"/>
      <w:r>
        <w:t>Bauß</w:t>
      </w:r>
      <w:proofErr w:type="spellEnd"/>
      <w:r>
        <w:t xml:space="preserve">, Sabine. 2010. „Eine ganzheitliche Betrachtung des Heilungsprozesses bei Dissoziation“. In </w:t>
      </w:r>
      <w:r>
        <w:rPr>
          <w:i/>
          <w:iCs/>
        </w:rPr>
        <w:t>Handbuch Rituelle Gewalt. Erkennen – Hilfe für Betroffene – Interdisziplinäre Kooperation</w:t>
      </w:r>
      <w:r>
        <w:t xml:space="preserve">, hrsg. </w:t>
      </w:r>
      <w:r w:rsidRPr="005D50B3">
        <w:rPr>
          <w:lang w:val="en-US"/>
        </w:rPr>
        <w:t xml:space="preserve">Claudia </w:t>
      </w:r>
      <w:proofErr w:type="spellStart"/>
      <w:r w:rsidRPr="005D50B3">
        <w:rPr>
          <w:lang w:val="en-US"/>
        </w:rPr>
        <w:t>Fliß</w:t>
      </w:r>
      <w:proofErr w:type="spellEnd"/>
      <w:r w:rsidRPr="005D50B3">
        <w:rPr>
          <w:lang w:val="en-US"/>
        </w:rPr>
        <w:t xml:space="preserve"> und Claudia </w:t>
      </w:r>
      <w:proofErr w:type="spellStart"/>
      <w:r w:rsidRPr="005D50B3">
        <w:rPr>
          <w:lang w:val="en-US"/>
        </w:rPr>
        <w:t>Igney</w:t>
      </w:r>
      <w:proofErr w:type="spellEnd"/>
      <w:r w:rsidRPr="005D50B3">
        <w:rPr>
          <w:lang w:val="en-US"/>
        </w:rPr>
        <w:t xml:space="preserve">. </w:t>
      </w:r>
      <w:proofErr w:type="spellStart"/>
      <w:r w:rsidRPr="005D50B3">
        <w:rPr>
          <w:lang w:val="en-US"/>
        </w:rPr>
        <w:t>Lengerich</w:t>
      </w:r>
      <w:proofErr w:type="spellEnd"/>
      <w:r w:rsidRPr="005D50B3">
        <w:rPr>
          <w:lang w:val="en-US"/>
        </w:rPr>
        <w:t>: Pabst Science Publishers, 349–64.</w:t>
      </w:r>
    </w:p>
    <w:p w14:paraId="35E835C9" w14:textId="77777777" w:rsidR="005D50B3" w:rsidRDefault="005D50B3" w:rsidP="005D50B3">
      <w:pPr>
        <w:pStyle w:val="Literaturverzeichnis"/>
      </w:pPr>
      <w:proofErr w:type="spellStart"/>
      <w:r w:rsidRPr="005D50B3">
        <w:rPr>
          <w:lang w:val="en-US"/>
        </w:rPr>
        <w:t>Garz</w:t>
      </w:r>
      <w:proofErr w:type="spellEnd"/>
      <w:r w:rsidRPr="005D50B3">
        <w:rPr>
          <w:lang w:val="en-US"/>
        </w:rPr>
        <w:t xml:space="preserve">, Detlef, und Uwe Raven. </w:t>
      </w:r>
      <w:r>
        <w:t xml:space="preserve">2015. </w:t>
      </w:r>
      <w:r>
        <w:rPr>
          <w:i/>
          <w:iCs/>
        </w:rPr>
        <w:t>Theorie der Lebenspraxis. Einführung in das Werk Ulrich Oevermanns</w:t>
      </w:r>
      <w:r>
        <w:t>. Wiesbaden: Springer VS.</w:t>
      </w:r>
    </w:p>
    <w:p w14:paraId="2864385D" w14:textId="77777777" w:rsidR="005D50B3" w:rsidRDefault="005D50B3" w:rsidP="005D50B3">
      <w:pPr>
        <w:pStyle w:val="Literaturverzeichnis"/>
      </w:pPr>
      <w:r>
        <w:t xml:space="preserve">Gebhardt, Dorothea, und Felix Manuel Nuss. 2023. „Intergeschlechtlichkeit bei Kindern. Pädagogische Fachkräfte und ihr Auftrag der Förderung von Selbstbestimmung“. In </w:t>
      </w:r>
      <w:r>
        <w:rPr>
          <w:i/>
          <w:iCs/>
        </w:rPr>
        <w:t>Zukunftshandbuch Kindertageseinrichtungen 04/23</w:t>
      </w:r>
      <w:r>
        <w:t>, hrsg. Melanie Göb. Regensburg.</w:t>
      </w:r>
    </w:p>
    <w:p w14:paraId="27D3012F" w14:textId="77777777" w:rsidR="005D50B3" w:rsidRDefault="005D50B3" w:rsidP="005D50B3">
      <w:pPr>
        <w:pStyle w:val="Literaturverzeichnis"/>
      </w:pPr>
      <w:r>
        <w:t xml:space="preserve">Gehling, Richard. 1993. „Fremde im eigenen Land“. In </w:t>
      </w:r>
      <w:r>
        <w:rPr>
          <w:i/>
          <w:iCs/>
        </w:rPr>
        <w:t>Rosa Liebe unterm roten Stern</w:t>
      </w:r>
      <w:r>
        <w:t>, hrsg. Gudrun Hauer. München.</w:t>
      </w:r>
    </w:p>
    <w:p w14:paraId="64E120CB" w14:textId="77777777" w:rsidR="005D50B3" w:rsidRDefault="005D50B3" w:rsidP="005D50B3">
      <w:pPr>
        <w:pStyle w:val="Literaturverzeichnis"/>
      </w:pPr>
      <w:r>
        <w:t xml:space="preserve">Ghattas, Dan Christian, und Katja </w:t>
      </w:r>
      <w:proofErr w:type="spellStart"/>
      <w:r>
        <w:t>Sabisch</w:t>
      </w:r>
      <w:proofErr w:type="spellEnd"/>
      <w:r>
        <w:t xml:space="preserve">. 2017. „Mehr als ‚Mann‘ und ‚Frau‘ – Teilhabe intergeschlechtlicher Personen“. In </w:t>
      </w:r>
      <w:r>
        <w:rPr>
          <w:i/>
          <w:iCs/>
        </w:rPr>
        <w:t>Teilhabe für alle</w:t>
      </w:r>
      <w:r>
        <w:rPr>
          <w:rFonts w:ascii="Times New Roman" w:hAnsi="Times New Roman" w:cs="Times New Roman"/>
          <w:i/>
          <w:iCs/>
        </w:rPr>
        <w:t>⁈</w:t>
      </w:r>
      <w:r>
        <w:rPr>
          <w:i/>
          <w:iCs/>
        </w:rPr>
        <w:t xml:space="preserve"> Lebensrealit</w:t>
      </w:r>
      <w:r>
        <w:rPr>
          <w:rFonts w:ascii="Cambria" w:hAnsi="Cambria" w:cs="Cambria"/>
          <w:i/>
          <w:iCs/>
        </w:rPr>
        <w:t>ä</w:t>
      </w:r>
      <w:r>
        <w:rPr>
          <w:i/>
          <w:iCs/>
        </w:rPr>
        <w:t>ten zwischen Diskriminierung und Partizipation</w:t>
      </w:r>
      <w:r>
        <w:t>, hrsg. Elke Diehl. Bonn.</w:t>
      </w:r>
    </w:p>
    <w:p w14:paraId="2BB3F8D8" w14:textId="77777777" w:rsidR="005D50B3" w:rsidRPr="005D50B3" w:rsidRDefault="005D50B3" w:rsidP="005D50B3">
      <w:pPr>
        <w:pStyle w:val="Literaturverzeichnis"/>
        <w:rPr>
          <w:lang w:val="en-US"/>
        </w:rPr>
      </w:pPr>
      <w:r>
        <w:t xml:space="preserve">Giddens, Anthony. 1984. </w:t>
      </w:r>
      <w:r>
        <w:rPr>
          <w:i/>
          <w:iCs/>
        </w:rPr>
        <w:t>Die Konstitution der Gesellschaft: Grundzüge einer Theorie der Strukturierung</w:t>
      </w:r>
      <w:r>
        <w:t xml:space="preserve">. </w:t>
      </w:r>
      <w:r w:rsidRPr="005D50B3">
        <w:rPr>
          <w:lang w:val="en-US"/>
        </w:rPr>
        <w:t>Frankfurt am Main: Campus.</w:t>
      </w:r>
    </w:p>
    <w:p w14:paraId="325E3BEE" w14:textId="77777777" w:rsidR="005D50B3" w:rsidRPr="005D50B3" w:rsidRDefault="005D50B3" w:rsidP="005D50B3">
      <w:pPr>
        <w:pStyle w:val="Literaturverzeichnis"/>
        <w:rPr>
          <w:lang w:val="en-US"/>
        </w:rPr>
      </w:pPr>
      <w:r w:rsidRPr="005D50B3">
        <w:rPr>
          <w:lang w:val="en-US"/>
        </w:rPr>
        <w:lastRenderedPageBreak/>
        <w:t xml:space="preserve">Giddens, Anthony. 1991. </w:t>
      </w:r>
      <w:r w:rsidRPr="005D50B3">
        <w:rPr>
          <w:i/>
          <w:iCs/>
          <w:lang w:val="en-US"/>
        </w:rPr>
        <w:t>Modernity and Self-Identity. Self and Society in the Late Modern Age</w:t>
      </w:r>
      <w:r w:rsidRPr="005D50B3">
        <w:rPr>
          <w:lang w:val="en-US"/>
        </w:rPr>
        <w:t>. Cambridge: Polity Press.</w:t>
      </w:r>
    </w:p>
    <w:p w14:paraId="642DDB8C" w14:textId="77777777" w:rsidR="005D50B3" w:rsidRPr="005D50B3" w:rsidRDefault="005D50B3" w:rsidP="005D50B3">
      <w:pPr>
        <w:pStyle w:val="Literaturverzeichnis"/>
        <w:rPr>
          <w:lang w:val="en-US"/>
        </w:rPr>
      </w:pPr>
      <w:r w:rsidRPr="005D50B3">
        <w:rPr>
          <w:lang w:val="en-US"/>
        </w:rPr>
        <w:t xml:space="preserve">Glaser, Anselm, und Barney Strauss. 1967. </w:t>
      </w:r>
      <w:r w:rsidRPr="005D50B3">
        <w:rPr>
          <w:i/>
          <w:iCs/>
          <w:lang w:val="en-US"/>
        </w:rPr>
        <w:t>The Discovery of Grounded Theory - Strategies for Qualitative Research</w:t>
      </w:r>
      <w:r w:rsidRPr="005D50B3">
        <w:rPr>
          <w:lang w:val="en-US"/>
        </w:rPr>
        <w:t>. Chicago: Routledge. doi:10.4324/9780203793206.</w:t>
      </w:r>
    </w:p>
    <w:p w14:paraId="4E4C6BA4" w14:textId="77777777" w:rsidR="005D50B3" w:rsidRPr="005D50B3" w:rsidRDefault="005D50B3" w:rsidP="005D50B3">
      <w:pPr>
        <w:pStyle w:val="Literaturverzeichnis"/>
        <w:rPr>
          <w:lang w:val="en-US"/>
        </w:rPr>
      </w:pPr>
      <w:r w:rsidRPr="005D50B3">
        <w:rPr>
          <w:lang w:val="en-US"/>
        </w:rPr>
        <w:t xml:space="preserve">Gleeson, J. 2025. </w:t>
      </w:r>
      <w:r w:rsidRPr="005D50B3">
        <w:rPr>
          <w:i/>
          <w:iCs/>
          <w:lang w:val="en-US"/>
        </w:rPr>
        <w:t>Hermaphrodite Logic: A History of Intersex Liberation</w:t>
      </w:r>
      <w:r w:rsidRPr="005D50B3">
        <w:rPr>
          <w:lang w:val="en-US"/>
        </w:rPr>
        <w:t>. Verso Books. https://books.google.de/books?id=t_weEQAAQBAJ.</w:t>
      </w:r>
    </w:p>
    <w:p w14:paraId="64CA4DFD" w14:textId="77777777" w:rsidR="005D50B3" w:rsidRDefault="005D50B3" w:rsidP="005D50B3">
      <w:pPr>
        <w:pStyle w:val="Literaturverzeichnis"/>
      </w:pPr>
      <w:proofErr w:type="spellStart"/>
      <w:r>
        <w:t>Goetzke</w:t>
      </w:r>
      <w:proofErr w:type="spellEnd"/>
      <w:r>
        <w:t xml:space="preserve">, </w:t>
      </w:r>
      <w:proofErr w:type="spellStart"/>
      <w:r>
        <w:t>Louka</w:t>
      </w:r>
      <w:proofErr w:type="spellEnd"/>
      <w:r>
        <w:t xml:space="preserve"> </w:t>
      </w:r>
      <w:proofErr w:type="spellStart"/>
      <w:r>
        <w:t>Maju</w:t>
      </w:r>
      <w:proofErr w:type="spellEnd"/>
      <w:r>
        <w:t>. 2022. „</w:t>
      </w:r>
      <w:proofErr w:type="spellStart"/>
      <w:r>
        <w:t>Doing</w:t>
      </w:r>
      <w:proofErr w:type="spellEnd"/>
      <w:r>
        <w:t xml:space="preserve"> </w:t>
      </w:r>
      <w:proofErr w:type="spellStart"/>
      <w:r>
        <w:t>gender</w:t>
      </w:r>
      <w:proofErr w:type="spellEnd"/>
      <w:r>
        <w:t xml:space="preserve"> </w:t>
      </w:r>
      <w:proofErr w:type="spellStart"/>
      <w:r>
        <w:t>transitions</w:t>
      </w:r>
      <w:proofErr w:type="spellEnd"/>
      <w:r>
        <w:t xml:space="preserve">. Geschlechterübergänge in </w:t>
      </w:r>
      <w:proofErr w:type="spellStart"/>
      <w:r>
        <w:t>neomaterialistischerPerspektive</w:t>
      </w:r>
      <w:proofErr w:type="spellEnd"/>
      <w:r>
        <w:t xml:space="preserve"> und ihr Potential für die Übergangsforschung“. In </w:t>
      </w:r>
      <w:proofErr w:type="spellStart"/>
      <w:r>
        <w:rPr>
          <w:i/>
          <w:iCs/>
        </w:rPr>
        <w:t>Doing</w:t>
      </w:r>
      <w:proofErr w:type="spellEnd"/>
      <w:r>
        <w:rPr>
          <w:i/>
          <w:iCs/>
        </w:rPr>
        <w:t xml:space="preserve"> </w:t>
      </w:r>
      <w:proofErr w:type="spellStart"/>
      <w:r>
        <w:rPr>
          <w:i/>
          <w:iCs/>
        </w:rPr>
        <w:t>transitions</w:t>
      </w:r>
      <w:proofErr w:type="spellEnd"/>
      <w:r>
        <w:rPr>
          <w:i/>
          <w:iCs/>
        </w:rPr>
        <w:t xml:space="preserve"> - die Hervorbringung von Übergängen im Lebenslauf</w:t>
      </w:r>
      <w:r>
        <w:t xml:space="preserve">, hrsg. Sabine Andresen, Petra Bauer, Barbara Stauber, und Andreas Walther. </w:t>
      </w:r>
      <w:proofErr w:type="gramStart"/>
      <w:r>
        <w:t>Weinheim ;</w:t>
      </w:r>
      <w:proofErr w:type="gramEnd"/>
      <w:r>
        <w:t xml:space="preserve"> Basel: Beltz Juventa, 82–97.</w:t>
      </w:r>
    </w:p>
    <w:p w14:paraId="401ED3D4" w14:textId="77777777" w:rsidR="005D50B3" w:rsidRDefault="005D50B3" w:rsidP="005D50B3">
      <w:pPr>
        <w:pStyle w:val="Literaturverzeichnis"/>
      </w:pPr>
      <w:r w:rsidRPr="005D50B3">
        <w:rPr>
          <w:lang w:val="en-US"/>
        </w:rPr>
        <w:t xml:space="preserve">Goffman, Erving. 1963. </w:t>
      </w:r>
      <w:r w:rsidRPr="005D50B3">
        <w:rPr>
          <w:i/>
          <w:iCs/>
          <w:lang w:val="en-US"/>
        </w:rPr>
        <w:t>Stigma: Notes on the Management of Spoiled Identity</w:t>
      </w:r>
      <w:r w:rsidRPr="005D50B3">
        <w:rPr>
          <w:lang w:val="en-US"/>
        </w:rPr>
        <w:t xml:space="preserve">. </w:t>
      </w:r>
      <w:r>
        <w:t>N.Y.</w:t>
      </w:r>
    </w:p>
    <w:p w14:paraId="79B13B96" w14:textId="77777777" w:rsidR="005D50B3" w:rsidRPr="005D50B3" w:rsidRDefault="005D50B3" w:rsidP="005D50B3">
      <w:pPr>
        <w:pStyle w:val="Literaturverzeichnis"/>
        <w:rPr>
          <w:lang w:val="en-US"/>
        </w:rPr>
      </w:pPr>
      <w:r>
        <w:t xml:space="preserve">Goldschmidt, Richard. 1915. „Vorläufige Mitteilung über weitere Versuche zur Vererbung und Bestimmung des Geschlechts“. </w:t>
      </w:r>
      <w:proofErr w:type="spellStart"/>
      <w:r w:rsidRPr="005D50B3">
        <w:rPr>
          <w:i/>
          <w:iCs/>
          <w:lang w:val="en-US"/>
        </w:rPr>
        <w:t>Biologisches</w:t>
      </w:r>
      <w:proofErr w:type="spellEnd"/>
      <w:r w:rsidRPr="005D50B3">
        <w:rPr>
          <w:i/>
          <w:iCs/>
          <w:lang w:val="en-US"/>
        </w:rPr>
        <w:t xml:space="preserve"> </w:t>
      </w:r>
      <w:proofErr w:type="spellStart"/>
      <w:r w:rsidRPr="005D50B3">
        <w:rPr>
          <w:i/>
          <w:iCs/>
          <w:lang w:val="en-US"/>
        </w:rPr>
        <w:t>Centralblatt</w:t>
      </w:r>
      <w:proofErr w:type="spellEnd"/>
      <w:r w:rsidRPr="005D50B3">
        <w:rPr>
          <w:lang w:val="en-US"/>
        </w:rPr>
        <w:t xml:space="preserve"> 35(12): 565–70.</w:t>
      </w:r>
    </w:p>
    <w:p w14:paraId="1F47E5F3" w14:textId="77777777" w:rsidR="005D50B3" w:rsidRPr="005D50B3" w:rsidRDefault="005D50B3" w:rsidP="005D50B3">
      <w:pPr>
        <w:pStyle w:val="Literaturverzeichnis"/>
        <w:rPr>
          <w:lang w:val="en-US"/>
        </w:rPr>
      </w:pPr>
      <w:r w:rsidRPr="005D50B3">
        <w:rPr>
          <w:lang w:val="en-US"/>
        </w:rPr>
        <w:t xml:space="preserve">Gonzalez, Ana Rita. 2018. „Patient Advocacy History, Evolution and Impact on </w:t>
      </w:r>
      <w:proofErr w:type="gramStart"/>
      <w:r w:rsidRPr="005D50B3">
        <w:rPr>
          <w:lang w:val="en-US"/>
        </w:rPr>
        <w:t>Health“</w:t>
      </w:r>
      <w:proofErr w:type="gramEnd"/>
      <w:r w:rsidRPr="005D50B3">
        <w:rPr>
          <w:lang w:val="en-US"/>
        </w:rPr>
        <w:t xml:space="preserve">. </w:t>
      </w:r>
      <w:r w:rsidRPr="005D50B3">
        <w:rPr>
          <w:i/>
          <w:iCs/>
          <w:lang w:val="en-US"/>
        </w:rPr>
        <w:t>Juniper Online Journal of Public Health</w:t>
      </w:r>
      <w:r w:rsidRPr="005D50B3">
        <w:rPr>
          <w:lang w:val="en-US"/>
        </w:rPr>
        <w:t xml:space="preserve"> 3(3). doi:10.19080/JOJPH.2018.03.555615.</w:t>
      </w:r>
    </w:p>
    <w:p w14:paraId="244D69E1" w14:textId="77777777" w:rsidR="005D50B3" w:rsidRPr="005D50B3" w:rsidRDefault="005D50B3" w:rsidP="005D50B3">
      <w:pPr>
        <w:pStyle w:val="Literaturverzeichnis"/>
        <w:rPr>
          <w:lang w:val="en-US"/>
        </w:rPr>
      </w:pPr>
      <w:r w:rsidRPr="005D50B3">
        <w:rPr>
          <w:lang w:val="en-US"/>
        </w:rPr>
        <w:t xml:space="preserve">Gorman, C., und W. Cole. 2004. „Between the </w:t>
      </w:r>
      <w:proofErr w:type="gramStart"/>
      <w:r w:rsidRPr="005D50B3">
        <w:rPr>
          <w:lang w:val="en-US"/>
        </w:rPr>
        <w:t>sexes“</w:t>
      </w:r>
      <w:proofErr w:type="gramEnd"/>
      <w:r w:rsidRPr="005D50B3">
        <w:rPr>
          <w:lang w:val="en-US"/>
        </w:rPr>
        <w:t xml:space="preserve">. </w:t>
      </w:r>
      <w:r w:rsidRPr="005D50B3">
        <w:rPr>
          <w:i/>
          <w:iCs/>
          <w:lang w:val="en-US"/>
        </w:rPr>
        <w:t>Time</w:t>
      </w:r>
      <w:r w:rsidRPr="005D50B3">
        <w:rPr>
          <w:lang w:val="en-US"/>
        </w:rPr>
        <w:t>. http://www.time.com/time/magazine/article/0,9171,593551,00.html#ixzz23d0kd3SB.</w:t>
      </w:r>
    </w:p>
    <w:p w14:paraId="48E3A4F8" w14:textId="77777777" w:rsidR="005D50B3" w:rsidRPr="005D50B3" w:rsidRDefault="005D50B3" w:rsidP="005D50B3">
      <w:pPr>
        <w:pStyle w:val="Literaturverzeichnis"/>
        <w:rPr>
          <w:lang w:val="en-US"/>
        </w:rPr>
      </w:pPr>
      <w:proofErr w:type="spellStart"/>
      <w:r w:rsidRPr="005D50B3">
        <w:rPr>
          <w:lang w:val="en-US"/>
        </w:rPr>
        <w:t>Goundar</w:t>
      </w:r>
      <w:proofErr w:type="spellEnd"/>
      <w:r w:rsidRPr="005D50B3">
        <w:rPr>
          <w:lang w:val="en-US"/>
        </w:rPr>
        <w:t xml:space="preserve">, P. R. 2025. „Researcher Positionality: Ways to Include it in a Qualitative Research </w:t>
      </w:r>
      <w:proofErr w:type="gramStart"/>
      <w:r w:rsidRPr="005D50B3">
        <w:rPr>
          <w:lang w:val="en-US"/>
        </w:rPr>
        <w:t>Design“</w:t>
      </w:r>
      <w:proofErr w:type="gramEnd"/>
      <w:r w:rsidRPr="005D50B3">
        <w:rPr>
          <w:lang w:val="en-US"/>
        </w:rPr>
        <w:t xml:space="preserve">. </w:t>
      </w:r>
      <w:r w:rsidRPr="005D50B3">
        <w:rPr>
          <w:i/>
          <w:iCs/>
          <w:lang w:val="en-US"/>
        </w:rPr>
        <w:t>International Journal of Qualitative Methods</w:t>
      </w:r>
      <w:r w:rsidRPr="005D50B3">
        <w:rPr>
          <w:lang w:val="en-US"/>
        </w:rPr>
        <w:t xml:space="preserve"> 24. doi:10.1177/16094069251321251.</w:t>
      </w:r>
    </w:p>
    <w:p w14:paraId="603C9BD4" w14:textId="77777777" w:rsidR="005D50B3" w:rsidRPr="005D50B3" w:rsidRDefault="005D50B3" w:rsidP="005D50B3">
      <w:pPr>
        <w:pStyle w:val="Literaturverzeichnis"/>
        <w:rPr>
          <w:lang w:val="en-US"/>
        </w:rPr>
      </w:pPr>
      <w:r w:rsidRPr="005D50B3">
        <w:rPr>
          <w:lang w:val="en-US"/>
        </w:rPr>
        <w:t xml:space="preserve">Gregor, Joris. 2015. </w:t>
      </w:r>
      <w:r w:rsidRPr="005D50B3">
        <w:rPr>
          <w:i/>
          <w:iCs/>
          <w:lang w:val="en-US"/>
        </w:rPr>
        <w:t>Constructing Intersex</w:t>
      </w:r>
      <w:r w:rsidRPr="005D50B3">
        <w:rPr>
          <w:lang w:val="en-US"/>
        </w:rPr>
        <w:t>. Bielefeld.</w:t>
      </w:r>
    </w:p>
    <w:p w14:paraId="1032F6C6" w14:textId="77777777" w:rsidR="005D50B3" w:rsidRPr="005D50B3" w:rsidRDefault="005D50B3" w:rsidP="005D50B3">
      <w:pPr>
        <w:pStyle w:val="Literaturverzeichnis"/>
        <w:rPr>
          <w:lang w:val="en-US"/>
        </w:rPr>
      </w:pPr>
      <w:r w:rsidRPr="005D50B3">
        <w:rPr>
          <w:lang w:val="en-US"/>
        </w:rPr>
        <w:t xml:space="preserve">Griffith, Alison. 1998. „Insider/Outsider: Epistemological Privilege and Mothering </w:t>
      </w:r>
      <w:proofErr w:type="gramStart"/>
      <w:r w:rsidRPr="005D50B3">
        <w:rPr>
          <w:lang w:val="en-US"/>
        </w:rPr>
        <w:t>Work“</w:t>
      </w:r>
      <w:proofErr w:type="gramEnd"/>
      <w:r w:rsidRPr="005D50B3">
        <w:rPr>
          <w:lang w:val="en-US"/>
        </w:rPr>
        <w:t xml:space="preserve">. </w:t>
      </w:r>
      <w:r w:rsidRPr="005D50B3">
        <w:rPr>
          <w:i/>
          <w:iCs/>
          <w:lang w:val="en-US"/>
        </w:rPr>
        <w:t>Human Studies</w:t>
      </w:r>
      <w:r w:rsidRPr="005D50B3">
        <w:rPr>
          <w:lang w:val="en-US"/>
        </w:rPr>
        <w:t xml:space="preserve"> 21(4): 361–76. doi:10.1023/A:1005421211078.</w:t>
      </w:r>
    </w:p>
    <w:p w14:paraId="0E31CCD8" w14:textId="77777777" w:rsidR="005D50B3" w:rsidRPr="005D50B3" w:rsidRDefault="005D50B3" w:rsidP="005D50B3">
      <w:pPr>
        <w:pStyle w:val="Literaturverzeichnis"/>
        <w:rPr>
          <w:lang w:val="en-US"/>
        </w:rPr>
      </w:pPr>
      <w:proofErr w:type="spellStart"/>
      <w:r w:rsidRPr="005D50B3">
        <w:rPr>
          <w:lang w:val="en-US"/>
        </w:rPr>
        <w:t>Grix</w:t>
      </w:r>
      <w:proofErr w:type="spellEnd"/>
      <w:r w:rsidRPr="005D50B3">
        <w:rPr>
          <w:lang w:val="en-US"/>
        </w:rPr>
        <w:t xml:space="preserve">, Jonathan. 2019. </w:t>
      </w:r>
      <w:r w:rsidRPr="005D50B3">
        <w:rPr>
          <w:i/>
          <w:iCs/>
          <w:lang w:val="en-US"/>
        </w:rPr>
        <w:t>The Foundations of Research</w:t>
      </w:r>
      <w:r w:rsidRPr="005D50B3">
        <w:rPr>
          <w:lang w:val="en-US"/>
        </w:rPr>
        <w:t>. Macmillan International. doi:10.1007/978-0-230-36490-5.</w:t>
      </w:r>
    </w:p>
    <w:p w14:paraId="278C35D0" w14:textId="77777777" w:rsidR="005D50B3" w:rsidRPr="005D50B3" w:rsidRDefault="005D50B3" w:rsidP="005D50B3">
      <w:pPr>
        <w:pStyle w:val="Literaturverzeichnis"/>
        <w:rPr>
          <w:lang w:val="en-US"/>
        </w:rPr>
      </w:pPr>
      <w:proofErr w:type="spellStart"/>
      <w:r w:rsidRPr="005D50B3">
        <w:rPr>
          <w:lang w:val="en-US"/>
        </w:rPr>
        <w:t>Guntram</w:t>
      </w:r>
      <w:proofErr w:type="spellEnd"/>
      <w:r w:rsidRPr="005D50B3">
        <w:rPr>
          <w:lang w:val="en-US"/>
        </w:rPr>
        <w:t xml:space="preserve">, Lisa. 2013. „Creating, Maintaining and Questioning (Hetero)Relational Normality in Narratives about Vaginal </w:t>
      </w:r>
      <w:proofErr w:type="gramStart"/>
      <w:r w:rsidRPr="005D50B3">
        <w:rPr>
          <w:lang w:val="en-US"/>
        </w:rPr>
        <w:t>Reconstruction“</w:t>
      </w:r>
      <w:proofErr w:type="gramEnd"/>
      <w:r w:rsidRPr="005D50B3">
        <w:rPr>
          <w:lang w:val="en-US"/>
        </w:rPr>
        <w:t xml:space="preserve">. </w:t>
      </w:r>
      <w:r w:rsidRPr="005D50B3">
        <w:rPr>
          <w:i/>
          <w:iCs/>
          <w:lang w:val="en-US"/>
        </w:rPr>
        <w:t>Feminist Theory</w:t>
      </w:r>
      <w:r w:rsidRPr="005D50B3">
        <w:rPr>
          <w:lang w:val="en-US"/>
        </w:rPr>
        <w:t xml:space="preserve"> 14(1): 105–21. doi:10.1177/1464700112468573.</w:t>
      </w:r>
    </w:p>
    <w:p w14:paraId="48F94102" w14:textId="77777777" w:rsidR="005D50B3" w:rsidRPr="005D50B3" w:rsidRDefault="005D50B3" w:rsidP="005D50B3">
      <w:pPr>
        <w:pStyle w:val="Literaturverzeichnis"/>
        <w:rPr>
          <w:lang w:val="en-US"/>
        </w:rPr>
      </w:pPr>
      <w:proofErr w:type="spellStart"/>
      <w:r w:rsidRPr="005D50B3">
        <w:rPr>
          <w:lang w:val="en-US"/>
        </w:rPr>
        <w:t>Guntram</w:t>
      </w:r>
      <w:proofErr w:type="spellEnd"/>
      <w:r w:rsidRPr="005D50B3">
        <w:rPr>
          <w:lang w:val="en-US"/>
        </w:rPr>
        <w:t xml:space="preserve">, Lisa. 2014. „Ambivalent </w:t>
      </w:r>
      <w:proofErr w:type="gramStart"/>
      <w:r w:rsidRPr="005D50B3">
        <w:rPr>
          <w:lang w:val="en-US"/>
        </w:rPr>
        <w:t>Ambiguity?:</w:t>
      </w:r>
      <w:proofErr w:type="gramEnd"/>
      <w:r w:rsidRPr="005D50B3">
        <w:rPr>
          <w:lang w:val="en-US"/>
        </w:rPr>
        <w:t xml:space="preserve"> A study of how women with ‚atypical‘ sex development make sense of female embodiment“.</w:t>
      </w:r>
    </w:p>
    <w:p w14:paraId="1D3FB867" w14:textId="77777777" w:rsidR="005D50B3" w:rsidRDefault="005D50B3" w:rsidP="005D50B3">
      <w:pPr>
        <w:pStyle w:val="Literaturverzeichnis"/>
      </w:pPr>
      <w:proofErr w:type="spellStart"/>
      <w:r w:rsidRPr="005D50B3">
        <w:rPr>
          <w:lang w:val="en-US"/>
        </w:rPr>
        <w:t>Gurwitsch</w:t>
      </w:r>
      <w:proofErr w:type="spellEnd"/>
      <w:r w:rsidRPr="005D50B3">
        <w:rPr>
          <w:lang w:val="en-US"/>
        </w:rPr>
        <w:t xml:space="preserve">, Anton. 1964. </w:t>
      </w:r>
      <w:r w:rsidRPr="005D50B3">
        <w:rPr>
          <w:i/>
          <w:iCs/>
          <w:lang w:val="en-US"/>
        </w:rPr>
        <w:t>The field of consciousness</w:t>
      </w:r>
      <w:r w:rsidRPr="005D50B3">
        <w:rPr>
          <w:lang w:val="en-US"/>
        </w:rPr>
        <w:t xml:space="preserve">. </w:t>
      </w:r>
      <w:r>
        <w:t>Pittsburgh.</w:t>
      </w:r>
    </w:p>
    <w:p w14:paraId="3092169E" w14:textId="77777777" w:rsidR="005D50B3" w:rsidRPr="005D50B3" w:rsidRDefault="005D50B3" w:rsidP="005D50B3">
      <w:pPr>
        <w:pStyle w:val="Literaturverzeichnis"/>
        <w:rPr>
          <w:lang w:val="en-US"/>
        </w:rPr>
      </w:pPr>
      <w:r>
        <w:lastRenderedPageBreak/>
        <w:t xml:space="preserve">Gysi, Jan. 2025. </w:t>
      </w:r>
      <w:r>
        <w:rPr>
          <w:i/>
          <w:iCs/>
        </w:rPr>
        <w:t>Diagnostik von Traumafolgestörungen, Multiaxiales Trauma-Dissoziations-Modell nach ICD-11</w:t>
      </w:r>
      <w:r>
        <w:t xml:space="preserve">. </w:t>
      </w:r>
      <w:r w:rsidRPr="005D50B3">
        <w:rPr>
          <w:lang w:val="en-US"/>
        </w:rPr>
        <w:t xml:space="preserve">Bern: </w:t>
      </w:r>
      <w:proofErr w:type="spellStart"/>
      <w:r w:rsidRPr="005D50B3">
        <w:rPr>
          <w:lang w:val="en-US"/>
        </w:rPr>
        <w:t>Hogrefe</w:t>
      </w:r>
      <w:proofErr w:type="spellEnd"/>
      <w:r w:rsidRPr="005D50B3">
        <w:rPr>
          <w:lang w:val="en-US"/>
        </w:rPr>
        <w:t xml:space="preserve"> Verlag.</w:t>
      </w:r>
    </w:p>
    <w:p w14:paraId="6F7A8503" w14:textId="77777777" w:rsidR="005D50B3" w:rsidRPr="005D50B3" w:rsidRDefault="005D50B3" w:rsidP="005D50B3">
      <w:pPr>
        <w:pStyle w:val="Literaturverzeichnis"/>
        <w:rPr>
          <w:lang w:val="en-US"/>
        </w:rPr>
      </w:pPr>
      <w:proofErr w:type="spellStart"/>
      <w:r w:rsidRPr="005D50B3">
        <w:rPr>
          <w:lang w:val="en-US"/>
        </w:rPr>
        <w:t>Haghighat</w:t>
      </w:r>
      <w:proofErr w:type="spellEnd"/>
      <w:r w:rsidRPr="005D50B3">
        <w:rPr>
          <w:lang w:val="en-US"/>
        </w:rPr>
        <w:t xml:space="preserve">, D., T. </w:t>
      </w:r>
      <w:proofErr w:type="spellStart"/>
      <w:r w:rsidRPr="005D50B3">
        <w:rPr>
          <w:lang w:val="en-US"/>
        </w:rPr>
        <w:t>Berro</w:t>
      </w:r>
      <w:proofErr w:type="spellEnd"/>
      <w:r w:rsidRPr="005D50B3">
        <w:rPr>
          <w:lang w:val="en-US"/>
        </w:rPr>
        <w:t xml:space="preserve">, L. Torrey Sosa, K. Horowitz, B. Brown-King, und K. </w:t>
      </w:r>
      <w:proofErr w:type="spellStart"/>
      <w:r w:rsidRPr="005D50B3">
        <w:rPr>
          <w:lang w:val="en-US"/>
        </w:rPr>
        <w:t>Zayhowski</w:t>
      </w:r>
      <w:proofErr w:type="spellEnd"/>
      <w:r w:rsidRPr="005D50B3">
        <w:rPr>
          <w:lang w:val="en-US"/>
        </w:rPr>
        <w:t xml:space="preserve">. 2023. „Intersex people’s perspectives on affirming healthcare practices: A qualitative </w:t>
      </w:r>
      <w:proofErr w:type="gramStart"/>
      <w:r w:rsidRPr="005D50B3">
        <w:rPr>
          <w:lang w:val="en-US"/>
        </w:rPr>
        <w:t>study“</w:t>
      </w:r>
      <w:proofErr w:type="gramEnd"/>
      <w:r w:rsidRPr="005D50B3">
        <w:rPr>
          <w:lang w:val="en-US"/>
        </w:rPr>
        <w:t xml:space="preserve">. </w:t>
      </w:r>
      <w:r w:rsidRPr="005D50B3">
        <w:rPr>
          <w:i/>
          <w:iCs/>
          <w:lang w:val="en-US"/>
        </w:rPr>
        <w:t>Social science &amp; medicine (1982)</w:t>
      </w:r>
      <w:r w:rsidRPr="005D50B3">
        <w:rPr>
          <w:lang w:val="en-US"/>
        </w:rPr>
        <w:t xml:space="preserve"> 329: 116047. </w:t>
      </w:r>
      <w:proofErr w:type="gramStart"/>
      <w:r w:rsidRPr="005D50B3">
        <w:rPr>
          <w:lang w:val="en-US"/>
        </w:rPr>
        <w:t>doi:10.1016/j.socscimed</w:t>
      </w:r>
      <w:proofErr w:type="gramEnd"/>
      <w:r w:rsidRPr="005D50B3">
        <w:rPr>
          <w:lang w:val="en-US"/>
        </w:rPr>
        <w:t>.2023.116047.</w:t>
      </w:r>
    </w:p>
    <w:p w14:paraId="4A4DA738" w14:textId="77777777" w:rsidR="005D50B3" w:rsidRPr="005D50B3" w:rsidRDefault="005D50B3" w:rsidP="005D50B3">
      <w:pPr>
        <w:pStyle w:val="Literaturverzeichnis"/>
        <w:rPr>
          <w:lang w:val="en-US"/>
        </w:rPr>
      </w:pPr>
      <w:r w:rsidRPr="005D50B3">
        <w:rPr>
          <w:lang w:val="en-US"/>
        </w:rPr>
        <w:t xml:space="preserve">Haraway, Donna. 1988. „Situated Knowledges: The Science Question in Feminism and the Privilege of </w:t>
      </w:r>
      <w:proofErr w:type="gramStart"/>
      <w:r w:rsidRPr="005D50B3">
        <w:rPr>
          <w:lang w:val="en-US"/>
        </w:rPr>
        <w:t>Partial“</w:t>
      </w:r>
      <w:proofErr w:type="gramEnd"/>
      <w:r w:rsidRPr="005D50B3">
        <w:rPr>
          <w:lang w:val="en-US"/>
        </w:rPr>
        <w:t>.</w:t>
      </w:r>
    </w:p>
    <w:p w14:paraId="2014F52C" w14:textId="77777777" w:rsidR="005D50B3" w:rsidRPr="005D50B3" w:rsidRDefault="005D50B3" w:rsidP="005D50B3">
      <w:pPr>
        <w:pStyle w:val="Literaturverzeichnis"/>
        <w:rPr>
          <w:lang w:val="en-US"/>
        </w:rPr>
      </w:pPr>
      <w:r w:rsidRPr="005D50B3">
        <w:rPr>
          <w:lang w:val="en-US"/>
        </w:rPr>
        <w:t xml:space="preserve">Harding, Sandra. 1991. </w:t>
      </w:r>
      <w:r w:rsidRPr="005D50B3">
        <w:rPr>
          <w:i/>
          <w:iCs/>
          <w:lang w:val="en-US"/>
        </w:rPr>
        <w:t xml:space="preserve">Whose Science? Whose </w:t>
      </w:r>
      <w:proofErr w:type="gramStart"/>
      <w:r w:rsidRPr="005D50B3">
        <w:rPr>
          <w:i/>
          <w:iCs/>
          <w:lang w:val="en-US"/>
        </w:rPr>
        <w:t>Knowledge</w:t>
      </w:r>
      <w:proofErr w:type="gramEnd"/>
      <w:r w:rsidRPr="005D50B3">
        <w:rPr>
          <w:i/>
          <w:iCs/>
          <w:lang w:val="en-US"/>
        </w:rPr>
        <w:t>? Thinking from Women’s Lives</w:t>
      </w:r>
      <w:r w:rsidRPr="005D50B3">
        <w:rPr>
          <w:lang w:val="en-US"/>
        </w:rPr>
        <w:t>. Ithaca, NY: Cornell University Press.</w:t>
      </w:r>
    </w:p>
    <w:p w14:paraId="5F0E6D0D" w14:textId="77777777" w:rsidR="005D50B3" w:rsidRPr="005D50B3" w:rsidRDefault="005D50B3" w:rsidP="005D50B3">
      <w:pPr>
        <w:pStyle w:val="Literaturverzeichnis"/>
        <w:rPr>
          <w:lang w:val="en-US"/>
        </w:rPr>
      </w:pPr>
      <w:r w:rsidRPr="005D50B3">
        <w:rPr>
          <w:lang w:val="en-US"/>
        </w:rPr>
        <w:t xml:space="preserve">Hart, Bonnie, und Jane Shakespeare-Finch. 2022. „Intersex lived experience: trauma and posttraumatic growth in </w:t>
      </w:r>
      <w:proofErr w:type="gramStart"/>
      <w:r w:rsidRPr="005D50B3">
        <w:rPr>
          <w:lang w:val="en-US"/>
        </w:rPr>
        <w:t>narratives“</w:t>
      </w:r>
      <w:proofErr w:type="gramEnd"/>
      <w:r w:rsidRPr="005D50B3">
        <w:rPr>
          <w:lang w:val="en-US"/>
        </w:rPr>
        <w:t xml:space="preserve">. </w:t>
      </w:r>
      <w:r w:rsidRPr="005D50B3">
        <w:rPr>
          <w:i/>
          <w:iCs/>
          <w:lang w:val="en-US"/>
        </w:rPr>
        <w:t>Psychology &amp; Sexuality</w:t>
      </w:r>
      <w:r w:rsidRPr="005D50B3">
        <w:rPr>
          <w:lang w:val="en-US"/>
        </w:rPr>
        <w:t xml:space="preserve"> 13(4): 912–30.</w:t>
      </w:r>
    </w:p>
    <w:p w14:paraId="477A8448" w14:textId="77777777" w:rsidR="005D50B3" w:rsidRPr="005D50B3" w:rsidRDefault="005D50B3" w:rsidP="005D50B3">
      <w:pPr>
        <w:pStyle w:val="Literaturverzeichnis"/>
        <w:rPr>
          <w:lang w:val="en-US"/>
        </w:rPr>
      </w:pPr>
      <w:r w:rsidRPr="005D50B3">
        <w:rPr>
          <w:lang w:val="en-US"/>
        </w:rPr>
        <w:t xml:space="preserve">Hartsock, Nancy C. M. 1998. </w:t>
      </w:r>
      <w:r w:rsidRPr="005D50B3">
        <w:rPr>
          <w:i/>
          <w:iCs/>
          <w:lang w:val="en-US"/>
        </w:rPr>
        <w:t>The feminist standpoint revisited and other essays</w:t>
      </w:r>
      <w:r w:rsidRPr="005D50B3">
        <w:rPr>
          <w:lang w:val="en-US"/>
        </w:rPr>
        <w:t>. Boulder: Westview. doi:10.4324/9780429310881.</w:t>
      </w:r>
    </w:p>
    <w:p w14:paraId="4231A1F6" w14:textId="77777777" w:rsidR="005D50B3" w:rsidRPr="005D50B3" w:rsidRDefault="005D50B3" w:rsidP="005D50B3">
      <w:pPr>
        <w:pStyle w:val="Literaturverzeichnis"/>
        <w:rPr>
          <w:lang w:val="en-US"/>
        </w:rPr>
      </w:pPr>
      <w:r w:rsidRPr="005D50B3">
        <w:rPr>
          <w:lang w:val="en-US"/>
        </w:rPr>
        <w:t xml:space="preserve">Hausman, Bernice. 1995a. </w:t>
      </w:r>
      <w:r w:rsidRPr="005D50B3">
        <w:rPr>
          <w:i/>
          <w:iCs/>
          <w:lang w:val="en-US"/>
        </w:rPr>
        <w:t>Changing Sex: Transsexualism, Technology, and the Idea of Gender</w:t>
      </w:r>
      <w:r w:rsidRPr="005D50B3">
        <w:rPr>
          <w:lang w:val="en-US"/>
        </w:rPr>
        <w:t>. Durham, London: Duke University Press.</w:t>
      </w:r>
    </w:p>
    <w:p w14:paraId="051F321D" w14:textId="77777777" w:rsidR="005D50B3" w:rsidRPr="005D50B3" w:rsidRDefault="005D50B3" w:rsidP="005D50B3">
      <w:pPr>
        <w:pStyle w:val="Literaturverzeichnis"/>
        <w:rPr>
          <w:lang w:val="en-US"/>
        </w:rPr>
      </w:pPr>
      <w:r w:rsidRPr="005D50B3">
        <w:rPr>
          <w:lang w:val="en-US"/>
        </w:rPr>
        <w:t xml:space="preserve">Hausman, Bernice. 1995b. „Demanding Subjectivity: Transsexualism, </w:t>
      </w:r>
      <w:proofErr w:type="spellStart"/>
      <w:proofErr w:type="gramStart"/>
      <w:r w:rsidRPr="005D50B3">
        <w:rPr>
          <w:lang w:val="en-US"/>
        </w:rPr>
        <w:t>Medicine,and</w:t>
      </w:r>
      <w:proofErr w:type="spellEnd"/>
      <w:proofErr w:type="gramEnd"/>
      <w:r w:rsidRPr="005D50B3">
        <w:rPr>
          <w:lang w:val="en-US"/>
        </w:rPr>
        <w:t xml:space="preserve"> the Technologies of Gender“. </w:t>
      </w:r>
      <w:r w:rsidRPr="005D50B3">
        <w:rPr>
          <w:i/>
          <w:iCs/>
          <w:lang w:val="en-US"/>
        </w:rPr>
        <w:t>Journal of the History of Sexuality</w:t>
      </w:r>
      <w:r w:rsidRPr="005D50B3">
        <w:rPr>
          <w:lang w:val="en-US"/>
        </w:rPr>
        <w:t xml:space="preserve"> 3(2): 270–302.</w:t>
      </w:r>
    </w:p>
    <w:p w14:paraId="18D22A8D" w14:textId="77777777" w:rsidR="005D50B3" w:rsidRDefault="005D50B3" w:rsidP="005D50B3">
      <w:pPr>
        <w:pStyle w:val="Literaturverzeichnis"/>
      </w:pPr>
      <w:r w:rsidRPr="005D50B3">
        <w:rPr>
          <w:lang w:val="en-US"/>
        </w:rPr>
        <w:t>Hegarty, Peter. 2023. „The psychology of people with variable sex characteristics/</w:t>
      </w:r>
      <w:proofErr w:type="gramStart"/>
      <w:r w:rsidRPr="005D50B3">
        <w:rPr>
          <w:lang w:val="en-US"/>
        </w:rPr>
        <w:t>intersex“</w:t>
      </w:r>
      <w:proofErr w:type="gramEnd"/>
      <w:r w:rsidRPr="005D50B3">
        <w:rPr>
          <w:lang w:val="en-US"/>
        </w:rPr>
        <w:t xml:space="preserve">. </w:t>
      </w:r>
      <w:proofErr w:type="spellStart"/>
      <w:r>
        <w:rPr>
          <w:i/>
          <w:iCs/>
        </w:rPr>
        <w:t>Current</w:t>
      </w:r>
      <w:proofErr w:type="spellEnd"/>
      <w:r>
        <w:rPr>
          <w:i/>
          <w:iCs/>
        </w:rPr>
        <w:t xml:space="preserve"> Opinion in </w:t>
      </w:r>
      <w:proofErr w:type="spellStart"/>
      <w:r>
        <w:rPr>
          <w:i/>
          <w:iCs/>
        </w:rPr>
        <w:t>Psychology</w:t>
      </w:r>
      <w:proofErr w:type="spellEnd"/>
      <w:r>
        <w:t xml:space="preserve"> 49: 101539. </w:t>
      </w:r>
      <w:proofErr w:type="gramStart"/>
      <w:r>
        <w:t>doi:10.1016/j.copsyc</w:t>
      </w:r>
      <w:proofErr w:type="gramEnd"/>
      <w:r>
        <w:t>.2022.101539.</w:t>
      </w:r>
    </w:p>
    <w:p w14:paraId="51B7168C" w14:textId="77777777" w:rsidR="005D50B3" w:rsidRDefault="005D50B3" w:rsidP="005D50B3">
      <w:pPr>
        <w:pStyle w:val="Literaturverzeichnis"/>
      </w:pPr>
      <w:r>
        <w:t xml:space="preserve">Heisig, Katharina, und Larissa Zierow. 2020. „Elternzeitverlängerung in der DDR: Langfristig höhere Lebenszufriedenheit der Kinder“. </w:t>
      </w:r>
      <w:r>
        <w:rPr>
          <w:i/>
          <w:iCs/>
        </w:rPr>
        <w:t>ifo Dresden berichtet</w:t>
      </w:r>
      <w:r>
        <w:t xml:space="preserve"> 27(02): 7–9.</w:t>
      </w:r>
    </w:p>
    <w:p w14:paraId="77E8E2F4" w14:textId="77777777" w:rsidR="005D50B3" w:rsidRDefault="005D50B3" w:rsidP="005D50B3">
      <w:pPr>
        <w:pStyle w:val="Literaturverzeichnis"/>
      </w:pPr>
      <w:r>
        <w:t xml:space="preserve">Helfferich, Cornelia. 2011. </w:t>
      </w:r>
      <w:r>
        <w:rPr>
          <w:i/>
          <w:iCs/>
        </w:rPr>
        <w:t>Die Qualität qualitativer Daten</w:t>
      </w:r>
      <w:r>
        <w:t>. Wiesbaden: Verlag für Sozialwissenschaften Springer Fachmedien. doi:10.1007/978-3-531-92076-4.</w:t>
      </w:r>
    </w:p>
    <w:p w14:paraId="3C57B2A3" w14:textId="77777777" w:rsidR="005D50B3" w:rsidRDefault="005D50B3" w:rsidP="005D50B3">
      <w:pPr>
        <w:pStyle w:val="Literaturverzeichnis"/>
      </w:pPr>
      <w:r>
        <w:t xml:space="preserve">Helfferich, Cornelia. 2012. „Agency-Analyse und Biografieforschung. Rekonstruktion von </w:t>
      </w:r>
      <w:proofErr w:type="spellStart"/>
      <w:r>
        <w:t>Viktimisierungsprozessen</w:t>
      </w:r>
      <w:proofErr w:type="spellEnd"/>
      <w:r>
        <w:t xml:space="preserve"> in biografischen Erzählungen“. In </w:t>
      </w:r>
      <w:r>
        <w:rPr>
          <w:i/>
          <w:iCs/>
        </w:rPr>
        <w:t>Agency, Edition Soziologie</w:t>
      </w:r>
      <w:r>
        <w:t>, hrsg. S. Bethmann, C. Helfferich, H. Hoffmann, und D. Niermann. Weinheim: Juventa-Verlag, 210–37.</w:t>
      </w:r>
    </w:p>
    <w:p w14:paraId="0B6CE4C5" w14:textId="77777777" w:rsidR="005D50B3" w:rsidRDefault="005D50B3" w:rsidP="005D50B3">
      <w:pPr>
        <w:pStyle w:val="Literaturverzeichnis"/>
      </w:pPr>
      <w:r>
        <w:t xml:space="preserve">Hensen, Jürgen. 2009. „Zur Geschichte der Aussiedler- und Spätaussiedleraufnahme“. In </w:t>
      </w:r>
      <w:r>
        <w:rPr>
          <w:i/>
          <w:iCs/>
        </w:rPr>
        <w:t>Aussiedler- und Minderheitenpolitik in Deutschland. Bilanz und Perspektiven</w:t>
      </w:r>
      <w:r>
        <w:t>, hrsg. Christoph Bergner und Matthias Weber. München, 47–61.</w:t>
      </w:r>
    </w:p>
    <w:p w14:paraId="6B910CF7" w14:textId="77777777" w:rsidR="005D50B3" w:rsidRDefault="005D50B3" w:rsidP="005D50B3">
      <w:pPr>
        <w:pStyle w:val="Literaturverzeichnis"/>
      </w:pPr>
      <w:proofErr w:type="spellStart"/>
      <w:r>
        <w:rPr>
          <w:i/>
          <w:iCs/>
        </w:rPr>
        <w:t>Hermaphrodites</w:t>
      </w:r>
      <w:proofErr w:type="spellEnd"/>
      <w:r>
        <w:rPr>
          <w:i/>
          <w:iCs/>
        </w:rPr>
        <w:t xml:space="preserve"> </w:t>
      </w:r>
      <w:proofErr w:type="spellStart"/>
      <w:r>
        <w:rPr>
          <w:i/>
          <w:iCs/>
        </w:rPr>
        <w:t>Speak</w:t>
      </w:r>
      <w:proofErr w:type="spellEnd"/>
      <w:r>
        <w:rPr>
          <w:i/>
          <w:iCs/>
        </w:rPr>
        <w:t>!</w:t>
      </w:r>
      <w:r>
        <w:t xml:space="preserve"> 1997. </w:t>
      </w:r>
      <w:proofErr w:type="spellStart"/>
      <w:r>
        <w:t>Rohnert</w:t>
      </w:r>
      <w:proofErr w:type="spellEnd"/>
      <w:r>
        <w:t xml:space="preserve"> Park.</w:t>
      </w:r>
    </w:p>
    <w:p w14:paraId="36AB50CC" w14:textId="77777777" w:rsidR="005D50B3" w:rsidRDefault="005D50B3" w:rsidP="005D50B3">
      <w:pPr>
        <w:pStyle w:val="Literaturverzeichnis"/>
      </w:pPr>
      <w:r w:rsidRPr="005D50B3">
        <w:rPr>
          <w:lang w:val="en-US"/>
        </w:rPr>
        <w:lastRenderedPageBreak/>
        <w:t xml:space="preserve">Hinkle, Curtis E. 2006. „Handbook for parents is transphobic and </w:t>
      </w:r>
      <w:proofErr w:type="gramStart"/>
      <w:r w:rsidRPr="005D50B3">
        <w:rPr>
          <w:lang w:val="en-US"/>
        </w:rPr>
        <w:t>homophobic“</w:t>
      </w:r>
      <w:proofErr w:type="gramEnd"/>
      <w:r w:rsidRPr="005D50B3">
        <w:rPr>
          <w:lang w:val="en-US"/>
        </w:rPr>
        <w:t xml:space="preserve">. </w:t>
      </w:r>
      <w:r>
        <w:rPr>
          <w:i/>
          <w:iCs/>
        </w:rPr>
        <w:t>Organisation Intersex International</w:t>
      </w:r>
      <w:r>
        <w:t>.</w:t>
      </w:r>
    </w:p>
    <w:p w14:paraId="65477FB1" w14:textId="77777777" w:rsidR="005D50B3" w:rsidRDefault="005D50B3" w:rsidP="005D50B3">
      <w:pPr>
        <w:pStyle w:val="Literaturverzeichnis"/>
      </w:pPr>
      <w:r>
        <w:t xml:space="preserve">Hinrichsen, Merle, und André Epp. 2024. „Biographie und Vergessen: Perspektiven und Gegenstandsbereiche einer </w:t>
      </w:r>
      <w:proofErr w:type="spellStart"/>
      <w:r>
        <w:t>vergessenssensiblen</w:t>
      </w:r>
      <w:proofErr w:type="spellEnd"/>
      <w:r>
        <w:t xml:space="preserve"> Biographieforschung. Einleitung in das Themenheft“. </w:t>
      </w:r>
      <w:r>
        <w:rPr>
          <w:i/>
          <w:iCs/>
        </w:rPr>
        <w:t xml:space="preserve">BIOS – Zeitschrift für Biographieforschung Oral </w:t>
      </w:r>
      <w:proofErr w:type="spellStart"/>
      <w:r>
        <w:rPr>
          <w:i/>
          <w:iCs/>
        </w:rPr>
        <w:t>History</w:t>
      </w:r>
      <w:proofErr w:type="spellEnd"/>
      <w:r>
        <w:rPr>
          <w:i/>
          <w:iCs/>
        </w:rPr>
        <w:t xml:space="preserve"> und Lebensverlaufsanalysen</w:t>
      </w:r>
      <w:r>
        <w:t xml:space="preserve"> 36: 3–11. doi:10.3224/</w:t>
      </w:r>
      <w:proofErr w:type="gramStart"/>
      <w:r>
        <w:t>bios.v</w:t>
      </w:r>
      <w:proofErr w:type="gramEnd"/>
      <w:r>
        <w:t>36i1.01.</w:t>
      </w:r>
    </w:p>
    <w:p w14:paraId="02FAA47D" w14:textId="77777777" w:rsidR="005D50B3" w:rsidRPr="005D50B3" w:rsidRDefault="005D50B3" w:rsidP="005D50B3">
      <w:pPr>
        <w:pStyle w:val="Literaturverzeichnis"/>
        <w:rPr>
          <w:lang w:val="en-US"/>
        </w:rPr>
      </w:pPr>
      <w:proofErr w:type="spellStart"/>
      <w:r>
        <w:t>Hiort</w:t>
      </w:r>
      <w:proofErr w:type="spellEnd"/>
      <w:r>
        <w:t xml:space="preserve">, O., M. Jürgensen, und C. Rehmann-Sutter. </w:t>
      </w:r>
      <w:r w:rsidRPr="005D50B3">
        <w:rPr>
          <w:lang w:val="en-US"/>
        </w:rPr>
        <w:t xml:space="preserve">2022. „Intersex, DSD, and the Child’s Well-Being: Changing </w:t>
      </w:r>
      <w:proofErr w:type="gramStart"/>
      <w:r w:rsidRPr="005D50B3">
        <w:rPr>
          <w:lang w:val="en-US"/>
        </w:rPr>
        <w:t>Perceptions“</w:t>
      </w:r>
      <w:proofErr w:type="gramEnd"/>
      <w:r w:rsidRPr="005D50B3">
        <w:rPr>
          <w:lang w:val="en-US"/>
        </w:rPr>
        <w:t xml:space="preserve">. </w:t>
      </w:r>
      <w:r w:rsidRPr="005D50B3">
        <w:rPr>
          <w:i/>
          <w:iCs/>
          <w:lang w:val="en-US"/>
        </w:rPr>
        <w:t xml:space="preserve">Hormone research in </w:t>
      </w:r>
      <w:proofErr w:type="spellStart"/>
      <w:r w:rsidRPr="005D50B3">
        <w:rPr>
          <w:i/>
          <w:iCs/>
          <w:lang w:val="en-US"/>
        </w:rPr>
        <w:t>paediatrics</w:t>
      </w:r>
      <w:proofErr w:type="spellEnd"/>
      <w:r w:rsidRPr="005D50B3">
        <w:rPr>
          <w:lang w:val="en-US"/>
        </w:rPr>
        <w:t xml:space="preserve"> 95(1): 21–24. doi:10.1159/000523876.</w:t>
      </w:r>
    </w:p>
    <w:p w14:paraId="6484F433" w14:textId="77777777" w:rsidR="005D50B3" w:rsidRPr="005D50B3" w:rsidRDefault="005D50B3" w:rsidP="005D50B3">
      <w:pPr>
        <w:pStyle w:val="Literaturverzeichnis"/>
        <w:rPr>
          <w:lang w:val="en-US"/>
        </w:rPr>
      </w:pPr>
      <w:proofErr w:type="spellStart"/>
      <w:r w:rsidRPr="005D50B3">
        <w:rPr>
          <w:lang w:val="en-US"/>
        </w:rPr>
        <w:t>Hiort</w:t>
      </w:r>
      <w:proofErr w:type="spellEnd"/>
      <w:r w:rsidRPr="005D50B3">
        <w:rPr>
          <w:lang w:val="en-US"/>
        </w:rPr>
        <w:t xml:space="preserve">, Olaf, Ulla </w:t>
      </w:r>
      <w:proofErr w:type="spellStart"/>
      <w:r w:rsidRPr="005D50B3">
        <w:rPr>
          <w:lang w:val="en-US"/>
        </w:rPr>
        <w:t>Döhnert</w:t>
      </w:r>
      <w:proofErr w:type="spellEnd"/>
      <w:r w:rsidRPr="005D50B3">
        <w:rPr>
          <w:lang w:val="en-US"/>
        </w:rPr>
        <w:t xml:space="preserve">, Lutz </w:t>
      </w:r>
      <w:proofErr w:type="spellStart"/>
      <w:r w:rsidRPr="005D50B3">
        <w:rPr>
          <w:lang w:val="en-US"/>
        </w:rPr>
        <w:t>Wünsch</w:t>
      </w:r>
      <w:proofErr w:type="spellEnd"/>
      <w:r w:rsidRPr="005D50B3">
        <w:rPr>
          <w:lang w:val="en-US"/>
        </w:rPr>
        <w:t xml:space="preserve">, Alexander </w:t>
      </w:r>
      <w:proofErr w:type="spellStart"/>
      <w:r w:rsidRPr="005D50B3">
        <w:rPr>
          <w:lang w:val="en-US"/>
        </w:rPr>
        <w:t>Katalinic</w:t>
      </w:r>
      <w:proofErr w:type="spellEnd"/>
      <w:r w:rsidRPr="005D50B3">
        <w:rPr>
          <w:lang w:val="en-US"/>
        </w:rPr>
        <w:t xml:space="preserve">, Paul-Martin </w:t>
      </w:r>
      <w:proofErr w:type="spellStart"/>
      <w:r w:rsidRPr="005D50B3">
        <w:rPr>
          <w:lang w:val="en-US"/>
        </w:rPr>
        <w:t>Holterhus</w:t>
      </w:r>
      <w:proofErr w:type="spellEnd"/>
      <w:r w:rsidRPr="005D50B3">
        <w:rPr>
          <w:lang w:val="en-US"/>
        </w:rPr>
        <w:t xml:space="preserve">, Martin </w:t>
      </w:r>
      <w:proofErr w:type="spellStart"/>
      <w:r w:rsidRPr="005D50B3">
        <w:rPr>
          <w:lang w:val="en-US"/>
        </w:rPr>
        <w:t>Wabitsch</w:t>
      </w:r>
      <w:proofErr w:type="spellEnd"/>
      <w:r w:rsidRPr="005D50B3">
        <w:rPr>
          <w:lang w:val="en-US"/>
        </w:rPr>
        <w:t xml:space="preserve">, Sara Brucker, u. a. 2023. </w:t>
      </w:r>
      <w:r>
        <w:rPr>
          <w:i/>
          <w:iCs/>
        </w:rPr>
        <w:t>Abschlussbericht Standardisierte Zentren-zentrierte Versorgung von Menschen mit DSD über die Lebensspanne</w:t>
      </w:r>
      <w:r>
        <w:t xml:space="preserve">. </w:t>
      </w:r>
      <w:r w:rsidRPr="005D50B3">
        <w:rPr>
          <w:lang w:val="en-US"/>
        </w:rPr>
        <w:t>Lübeck: DSD Care. https://www.bundesgesundheitsministerium.de/fileadmin/Dateien/5_Publikationen/Gesundheit/Abschlussberichte/DSD-Care_Abschlussbericht.pdf.</w:t>
      </w:r>
    </w:p>
    <w:p w14:paraId="5B99297C" w14:textId="77777777" w:rsidR="005D50B3" w:rsidRDefault="005D50B3" w:rsidP="005D50B3">
      <w:pPr>
        <w:pStyle w:val="Literaturverzeichnis"/>
      </w:pPr>
      <w:r>
        <w:t xml:space="preserve">Hirsch, Matthias. 2011. </w:t>
      </w:r>
      <w:r>
        <w:rPr>
          <w:i/>
          <w:iCs/>
        </w:rPr>
        <w:t>Trauma, (Analyse der Psyche und Psychotherapie)</w:t>
      </w:r>
      <w:r>
        <w:t>. Gießen.</w:t>
      </w:r>
    </w:p>
    <w:p w14:paraId="1DD96C8A" w14:textId="77777777" w:rsidR="005D50B3" w:rsidRDefault="005D50B3" w:rsidP="005D50B3">
      <w:pPr>
        <w:pStyle w:val="Literaturverzeichnis"/>
      </w:pPr>
      <w:r>
        <w:t xml:space="preserve">Hirschfeld, Magnus. 1918. </w:t>
      </w:r>
      <w:r>
        <w:rPr>
          <w:i/>
          <w:iCs/>
        </w:rPr>
        <w:t>Sexuelle Zwischenstufen. Das männliche Weib und der weibliche Mann.</w:t>
      </w:r>
      <w:r>
        <w:t xml:space="preserve"> Bonn: Marcus &amp; Weber.</w:t>
      </w:r>
    </w:p>
    <w:p w14:paraId="3925B297" w14:textId="77777777" w:rsidR="005D50B3" w:rsidRDefault="005D50B3" w:rsidP="005D50B3">
      <w:pPr>
        <w:pStyle w:val="Literaturverzeichnis"/>
      </w:pPr>
      <w:r>
        <w:t xml:space="preserve">Hoffmann-Riem, Christa. 1980. „Die Sozialforschung einer interpretativen Soziologie. Der Datengewinn“. </w:t>
      </w:r>
      <w:r>
        <w:rPr>
          <w:i/>
          <w:iCs/>
        </w:rPr>
        <w:t>Kölner Zeitschrift für Soziologie und Sozialpsychologie</w:t>
      </w:r>
      <w:r>
        <w:t xml:space="preserve"> 32(2): 339–72.</w:t>
      </w:r>
    </w:p>
    <w:p w14:paraId="76411721" w14:textId="77777777" w:rsidR="005D50B3" w:rsidRPr="005D50B3" w:rsidRDefault="005D50B3" w:rsidP="005D50B3">
      <w:pPr>
        <w:pStyle w:val="Literaturverzeichnis"/>
        <w:rPr>
          <w:lang w:val="en-US"/>
        </w:rPr>
      </w:pPr>
      <w:r>
        <w:t xml:space="preserve">Hohmeier, J. 1975. „Stigmatisierung als sozialer </w:t>
      </w:r>
      <w:proofErr w:type="spellStart"/>
      <w:r>
        <w:t>Definitionsprozeß</w:t>
      </w:r>
      <w:proofErr w:type="spellEnd"/>
      <w:r>
        <w:t xml:space="preserve">“. In </w:t>
      </w:r>
      <w:r>
        <w:rPr>
          <w:i/>
          <w:iCs/>
        </w:rPr>
        <w:t>Stigmatisierung. Zur Produktion gesellschaftlicher Randgruppen. Bd. l.</w:t>
      </w:r>
      <w:r>
        <w:t xml:space="preserve">, hrsg. M. </w:t>
      </w:r>
      <w:proofErr w:type="spellStart"/>
      <w:r>
        <w:t>Brusten</w:t>
      </w:r>
      <w:proofErr w:type="spellEnd"/>
      <w:r>
        <w:t xml:space="preserve"> und J. Hohmeier. </w:t>
      </w:r>
      <w:r w:rsidRPr="005D50B3">
        <w:rPr>
          <w:lang w:val="en-US"/>
        </w:rPr>
        <w:t>Darmstadt-Neuwied, 5–24.</w:t>
      </w:r>
    </w:p>
    <w:p w14:paraId="3A2149BF" w14:textId="77777777" w:rsidR="005D50B3" w:rsidRPr="005D50B3" w:rsidRDefault="005D50B3" w:rsidP="005D50B3">
      <w:pPr>
        <w:pStyle w:val="Literaturverzeichnis"/>
        <w:rPr>
          <w:lang w:val="en-US"/>
        </w:rPr>
      </w:pPr>
      <w:r w:rsidRPr="005D50B3">
        <w:rPr>
          <w:lang w:val="en-US"/>
        </w:rPr>
        <w:t xml:space="preserve">Holmes, Andrew Gary. 2020. „Researcher Positionality - A Consideration of Its Influence and Place in Qualitative Research - A New Researcher </w:t>
      </w:r>
      <w:proofErr w:type="gramStart"/>
      <w:r w:rsidRPr="005D50B3">
        <w:rPr>
          <w:lang w:val="en-US"/>
        </w:rPr>
        <w:t>Guide“</w:t>
      </w:r>
      <w:proofErr w:type="gramEnd"/>
      <w:r w:rsidRPr="005D50B3">
        <w:rPr>
          <w:lang w:val="en-US"/>
        </w:rPr>
        <w:t xml:space="preserve">. </w:t>
      </w:r>
      <w:proofErr w:type="spellStart"/>
      <w:r w:rsidRPr="005D50B3">
        <w:rPr>
          <w:i/>
          <w:iCs/>
          <w:lang w:val="en-US"/>
        </w:rPr>
        <w:t>Shanlax</w:t>
      </w:r>
      <w:proofErr w:type="spellEnd"/>
      <w:r w:rsidRPr="005D50B3">
        <w:rPr>
          <w:i/>
          <w:iCs/>
          <w:lang w:val="en-US"/>
        </w:rPr>
        <w:t xml:space="preserve"> International Journal of Education</w:t>
      </w:r>
      <w:r w:rsidRPr="005D50B3">
        <w:rPr>
          <w:lang w:val="en-US"/>
        </w:rPr>
        <w:t xml:space="preserve"> 8(4): </w:t>
      </w:r>
      <w:proofErr w:type="spellStart"/>
      <w:r w:rsidRPr="005D50B3">
        <w:rPr>
          <w:lang w:val="en-US"/>
        </w:rPr>
        <w:t>Anm</w:t>
      </w:r>
      <w:proofErr w:type="spellEnd"/>
      <w:r w:rsidRPr="005D50B3">
        <w:rPr>
          <w:lang w:val="en-US"/>
        </w:rPr>
        <w:t xml:space="preserve">. </w:t>
      </w:r>
      <w:proofErr w:type="spellStart"/>
      <w:r w:rsidRPr="005D50B3">
        <w:rPr>
          <w:lang w:val="en-US"/>
        </w:rPr>
        <w:t>pag</w:t>
      </w:r>
      <w:proofErr w:type="spellEnd"/>
      <w:r w:rsidRPr="005D50B3">
        <w:rPr>
          <w:lang w:val="en-US"/>
        </w:rPr>
        <w:t>. doi:10.34293/</w:t>
      </w:r>
      <w:proofErr w:type="gramStart"/>
      <w:r w:rsidRPr="005D50B3">
        <w:rPr>
          <w:lang w:val="en-US"/>
        </w:rPr>
        <w:t>education.v</w:t>
      </w:r>
      <w:proofErr w:type="gramEnd"/>
      <w:r w:rsidRPr="005D50B3">
        <w:rPr>
          <w:lang w:val="en-US"/>
        </w:rPr>
        <w:t>8i4.3232.</w:t>
      </w:r>
    </w:p>
    <w:p w14:paraId="2A16E880" w14:textId="77777777" w:rsidR="005D50B3" w:rsidRPr="005D50B3" w:rsidRDefault="005D50B3" w:rsidP="005D50B3">
      <w:pPr>
        <w:pStyle w:val="Literaturverzeichnis"/>
        <w:rPr>
          <w:lang w:val="en-US"/>
        </w:rPr>
      </w:pPr>
      <w:r w:rsidRPr="005D50B3">
        <w:rPr>
          <w:lang w:val="en-US"/>
        </w:rPr>
        <w:t xml:space="preserve">Holmes, E., L. L. Kimberly, und G. Quinn. 2025. „The Gray Line between Medical and Psychosocial Need for Parents with an Intersex </w:t>
      </w:r>
      <w:proofErr w:type="gramStart"/>
      <w:r w:rsidRPr="005D50B3">
        <w:rPr>
          <w:lang w:val="en-US"/>
        </w:rPr>
        <w:t>Child“</w:t>
      </w:r>
      <w:proofErr w:type="gramEnd"/>
      <w:r w:rsidRPr="005D50B3">
        <w:rPr>
          <w:lang w:val="en-US"/>
        </w:rPr>
        <w:t xml:space="preserve">. </w:t>
      </w:r>
      <w:r w:rsidRPr="005D50B3">
        <w:rPr>
          <w:i/>
          <w:iCs/>
          <w:lang w:val="en-US"/>
        </w:rPr>
        <w:t>The American Journal of Bioethics</w:t>
      </w:r>
      <w:r w:rsidRPr="005D50B3">
        <w:rPr>
          <w:lang w:val="en-US"/>
        </w:rPr>
        <w:t xml:space="preserve"> 25(7): 106–9. doi:10.1080/15265161.2025.2509924.</w:t>
      </w:r>
    </w:p>
    <w:p w14:paraId="4BE22E3F" w14:textId="77777777" w:rsidR="005D50B3" w:rsidRDefault="005D50B3" w:rsidP="005D50B3">
      <w:pPr>
        <w:pStyle w:val="Literaturverzeichnis"/>
      </w:pPr>
      <w:r w:rsidRPr="005D50B3">
        <w:rPr>
          <w:lang w:val="en-US"/>
        </w:rPr>
        <w:t>Holmes, Morgan. 1994. „Re-</w:t>
      </w:r>
      <w:proofErr w:type="spellStart"/>
      <w:r w:rsidRPr="005D50B3">
        <w:rPr>
          <w:lang w:val="en-US"/>
        </w:rPr>
        <w:t>membering</w:t>
      </w:r>
      <w:proofErr w:type="spellEnd"/>
      <w:r w:rsidRPr="005D50B3">
        <w:rPr>
          <w:lang w:val="en-US"/>
        </w:rPr>
        <w:t xml:space="preserve"> a Queer </w:t>
      </w:r>
      <w:proofErr w:type="gramStart"/>
      <w:r w:rsidRPr="005D50B3">
        <w:rPr>
          <w:lang w:val="en-US"/>
        </w:rPr>
        <w:t>Body“</w:t>
      </w:r>
      <w:proofErr w:type="gramEnd"/>
      <w:r w:rsidRPr="005D50B3">
        <w:rPr>
          <w:lang w:val="en-US"/>
        </w:rPr>
        <w:t xml:space="preserve">. </w:t>
      </w:r>
      <w:proofErr w:type="spellStart"/>
      <w:r>
        <w:rPr>
          <w:i/>
          <w:iCs/>
        </w:rPr>
        <w:t>Undercurrents</w:t>
      </w:r>
      <w:proofErr w:type="spellEnd"/>
      <w:r>
        <w:t xml:space="preserve"> 6: 11–130. doi:10.25071/2292-4736/37695.</w:t>
      </w:r>
    </w:p>
    <w:p w14:paraId="3F15061F" w14:textId="77777777" w:rsidR="005D50B3" w:rsidRDefault="005D50B3" w:rsidP="005D50B3">
      <w:pPr>
        <w:pStyle w:val="Literaturverzeichnis"/>
      </w:pPr>
      <w:r>
        <w:t>Holmes, Morgan. 1996. „Verschriftlichung des Vortrages im Mai 1996 am Mount Sinai Hospital New York“. https://isna.org/node/743/.</w:t>
      </w:r>
    </w:p>
    <w:p w14:paraId="2498A7EF" w14:textId="77777777" w:rsidR="005D50B3" w:rsidRPr="005D50B3" w:rsidRDefault="005D50B3" w:rsidP="005D50B3">
      <w:pPr>
        <w:pStyle w:val="Literaturverzeichnis"/>
        <w:rPr>
          <w:lang w:val="en-US"/>
        </w:rPr>
      </w:pPr>
      <w:r w:rsidRPr="005D50B3">
        <w:rPr>
          <w:lang w:val="en-US"/>
        </w:rPr>
        <w:t xml:space="preserve">Holmes, Morgan, </w:t>
      </w:r>
      <w:proofErr w:type="spellStart"/>
      <w:r w:rsidRPr="005D50B3">
        <w:rPr>
          <w:lang w:val="en-US"/>
        </w:rPr>
        <w:t>hrsg</w:t>
      </w:r>
      <w:proofErr w:type="spellEnd"/>
      <w:r w:rsidRPr="005D50B3">
        <w:rPr>
          <w:lang w:val="en-US"/>
        </w:rPr>
        <w:t xml:space="preserve">. 2009. </w:t>
      </w:r>
      <w:r w:rsidRPr="005D50B3">
        <w:rPr>
          <w:i/>
          <w:iCs/>
          <w:lang w:val="en-US"/>
        </w:rPr>
        <w:t>Critical Intersex</w:t>
      </w:r>
      <w:r w:rsidRPr="005D50B3">
        <w:rPr>
          <w:lang w:val="en-US"/>
        </w:rPr>
        <w:t xml:space="preserve">. 1. </w:t>
      </w:r>
      <w:proofErr w:type="spellStart"/>
      <w:r w:rsidRPr="005D50B3">
        <w:rPr>
          <w:lang w:val="en-US"/>
        </w:rPr>
        <w:t>Aufl</w:t>
      </w:r>
      <w:proofErr w:type="spellEnd"/>
      <w:r w:rsidRPr="005D50B3">
        <w:rPr>
          <w:lang w:val="en-US"/>
        </w:rPr>
        <w:t>. Routledge. doi:10.4324/9781315575018.</w:t>
      </w:r>
    </w:p>
    <w:p w14:paraId="0F6F390B" w14:textId="77777777" w:rsidR="005D50B3" w:rsidRPr="005D50B3" w:rsidRDefault="005D50B3" w:rsidP="005D50B3">
      <w:pPr>
        <w:pStyle w:val="Literaturverzeichnis"/>
        <w:rPr>
          <w:lang w:val="en-US"/>
        </w:rPr>
      </w:pPr>
      <w:r w:rsidRPr="005D50B3">
        <w:rPr>
          <w:lang w:val="en-US"/>
        </w:rPr>
        <w:lastRenderedPageBreak/>
        <w:t xml:space="preserve">Holmes, Morgan. 2015. „When Max Beck and Morgan Holmes went to </w:t>
      </w:r>
      <w:proofErr w:type="gramStart"/>
      <w:r w:rsidRPr="005D50B3">
        <w:rPr>
          <w:lang w:val="en-US"/>
        </w:rPr>
        <w:t>Boston“</w:t>
      </w:r>
      <w:proofErr w:type="gramEnd"/>
      <w:r w:rsidRPr="005D50B3">
        <w:rPr>
          <w:lang w:val="en-US"/>
        </w:rPr>
        <w:t>. https://intersexday.org/en/max-beck-morgan-holmes-boston-1996/.</w:t>
      </w:r>
    </w:p>
    <w:p w14:paraId="38EC1DD5" w14:textId="77777777" w:rsidR="005D50B3" w:rsidRPr="005D50B3" w:rsidRDefault="005D50B3" w:rsidP="005D50B3">
      <w:pPr>
        <w:pStyle w:val="Literaturverzeichnis"/>
        <w:rPr>
          <w:lang w:val="en-US"/>
        </w:rPr>
      </w:pPr>
      <w:proofErr w:type="spellStart"/>
      <w:r w:rsidRPr="005D50B3">
        <w:rPr>
          <w:lang w:val="en-US"/>
        </w:rPr>
        <w:t>Honkasalo</w:t>
      </w:r>
      <w:proofErr w:type="spellEnd"/>
      <w:r w:rsidRPr="005D50B3">
        <w:rPr>
          <w:lang w:val="en-US"/>
        </w:rPr>
        <w:t>, Marja-</w:t>
      </w:r>
      <w:proofErr w:type="spellStart"/>
      <w:r w:rsidRPr="005D50B3">
        <w:rPr>
          <w:lang w:val="en-US"/>
        </w:rPr>
        <w:t>Liisa</w:t>
      </w:r>
      <w:proofErr w:type="spellEnd"/>
      <w:r w:rsidRPr="005D50B3">
        <w:rPr>
          <w:lang w:val="en-US"/>
        </w:rPr>
        <w:t xml:space="preserve">. 2009. „Making Continuities: Illness representations, agency and </w:t>
      </w:r>
      <w:proofErr w:type="spellStart"/>
      <w:r w:rsidRPr="005D50B3">
        <w:rPr>
          <w:lang w:val="en-US"/>
        </w:rPr>
        <w:t>presenza</w:t>
      </w:r>
      <w:proofErr w:type="spellEnd"/>
      <w:r w:rsidRPr="005D50B3">
        <w:rPr>
          <w:lang w:val="en-US"/>
        </w:rPr>
        <w:t xml:space="preserve"> in Finnish North </w:t>
      </w:r>
      <w:proofErr w:type="gramStart"/>
      <w:r w:rsidRPr="005D50B3">
        <w:rPr>
          <w:lang w:val="en-US"/>
        </w:rPr>
        <w:t>Karelia“</w:t>
      </w:r>
      <w:proofErr w:type="gramEnd"/>
      <w:r w:rsidRPr="005D50B3">
        <w:rPr>
          <w:lang w:val="en-US"/>
        </w:rPr>
        <w:t xml:space="preserve">. </w:t>
      </w:r>
      <w:proofErr w:type="spellStart"/>
      <w:r w:rsidRPr="005D50B3">
        <w:rPr>
          <w:i/>
          <w:iCs/>
          <w:lang w:val="en-US"/>
        </w:rPr>
        <w:t>Antropologia</w:t>
      </w:r>
      <w:proofErr w:type="spellEnd"/>
      <w:r w:rsidRPr="005D50B3">
        <w:rPr>
          <w:i/>
          <w:iCs/>
          <w:lang w:val="en-US"/>
        </w:rPr>
        <w:t xml:space="preserve"> Medica</w:t>
      </w:r>
      <w:r w:rsidRPr="005D50B3">
        <w:rPr>
          <w:lang w:val="en-US"/>
        </w:rPr>
        <w:t>: 241–58.</w:t>
      </w:r>
    </w:p>
    <w:p w14:paraId="55414F1E" w14:textId="77777777" w:rsidR="005D50B3" w:rsidRDefault="005D50B3" w:rsidP="005D50B3">
      <w:pPr>
        <w:pStyle w:val="Literaturverzeichnis"/>
      </w:pPr>
      <w:r w:rsidRPr="005D50B3">
        <w:rPr>
          <w:lang w:val="en-US"/>
        </w:rPr>
        <w:t xml:space="preserve">Horlacher, Stefan. 2016. „Transgender and Intersex: Theoretical, Practical, and Artistic </w:t>
      </w:r>
      <w:proofErr w:type="gramStart"/>
      <w:r w:rsidRPr="005D50B3">
        <w:rPr>
          <w:lang w:val="en-US"/>
        </w:rPr>
        <w:t>Perspectives“</w:t>
      </w:r>
      <w:proofErr w:type="gramEnd"/>
      <w:r w:rsidRPr="005D50B3">
        <w:rPr>
          <w:lang w:val="en-US"/>
        </w:rPr>
        <w:t xml:space="preserve">. In </w:t>
      </w:r>
      <w:r w:rsidRPr="005D50B3">
        <w:rPr>
          <w:i/>
          <w:iCs/>
          <w:lang w:val="en-US"/>
        </w:rPr>
        <w:t>Transgender and Intersex: Theoretical, Practical, and Artistic Perspectives</w:t>
      </w:r>
      <w:r w:rsidRPr="005D50B3">
        <w:rPr>
          <w:lang w:val="en-US"/>
        </w:rPr>
        <w:t xml:space="preserve">, </w:t>
      </w:r>
      <w:proofErr w:type="spellStart"/>
      <w:r w:rsidRPr="005D50B3">
        <w:rPr>
          <w:lang w:val="en-US"/>
        </w:rPr>
        <w:t>hrsg</w:t>
      </w:r>
      <w:proofErr w:type="spellEnd"/>
      <w:r w:rsidRPr="005D50B3">
        <w:rPr>
          <w:lang w:val="en-US"/>
        </w:rPr>
        <w:t xml:space="preserve">. </w:t>
      </w:r>
      <w:r>
        <w:t>Stefan Horlacher. New York: Palgrave Macmillan US, 1–27. doi:10.1057/978-1-349-71325-7_1.</w:t>
      </w:r>
    </w:p>
    <w:p w14:paraId="45850A77" w14:textId="77777777" w:rsidR="005D50B3" w:rsidRDefault="005D50B3" w:rsidP="005D50B3">
      <w:pPr>
        <w:pStyle w:val="Literaturverzeichnis"/>
      </w:pPr>
      <w:r>
        <w:t>Hörmann, Cathérine, und Mechthild Schäfer. 2009. „</w:t>
      </w:r>
      <w:proofErr w:type="spellStart"/>
      <w:r>
        <w:t>Bullying</w:t>
      </w:r>
      <w:proofErr w:type="spellEnd"/>
      <w:r>
        <w:t xml:space="preserve"> im Grundschulalter Mitschülerrollen und ihre transkontextuelle Stabilität“. </w:t>
      </w:r>
      <w:proofErr w:type="spellStart"/>
      <w:r>
        <w:rPr>
          <w:i/>
          <w:iCs/>
        </w:rPr>
        <w:t>Prax</w:t>
      </w:r>
      <w:proofErr w:type="spellEnd"/>
      <w:r>
        <w:rPr>
          <w:i/>
          <w:iCs/>
        </w:rPr>
        <w:t xml:space="preserve">. </w:t>
      </w:r>
      <w:proofErr w:type="spellStart"/>
      <w:r>
        <w:rPr>
          <w:i/>
          <w:iCs/>
        </w:rPr>
        <w:t>Kinderpsychol</w:t>
      </w:r>
      <w:proofErr w:type="spellEnd"/>
      <w:r>
        <w:rPr>
          <w:i/>
          <w:iCs/>
        </w:rPr>
        <w:t xml:space="preserve">. </w:t>
      </w:r>
      <w:proofErr w:type="spellStart"/>
      <w:r>
        <w:rPr>
          <w:i/>
          <w:iCs/>
        </w:rPr>
        <w:t>Kinderpsychiat</w:t>
      </w:r>
      <w:proofErr w:type="spellEnd"/>
      <w:r>
        <w:rPr>
          <w:i/>
          <w:iCs/>
        </w:rPr>
        <w:t>.</w:t>
      </w:r>
      <w:r>
        <w:t xml:space="preserve"> 58(2): 110–24. doi:10.13109/prkk.2009.58.2.110.</w:t>
      </w:r>
    </w:p>
    <w:p w14:paraId="1BEF4588" w14:textId="77777777" w:rsidR="005D50B3" w:rsidRPr="005D50B3" w:rsidRDefault="005D50B3" w:rsidP="005D50B3">
      <w:pPr>
        <w:pStyle w:val="Literaturverzeichnis"/>
        <w:rPr>
          <w:lang w:val="en-US"/>
        </w:rPr>
      </w:pPr>
      <w:r>
        <w:t xml:space="preserve">Huber, M. 2013. „Der Feind im Innern: Psychotherapie mit </w:t>
      </w:r>
      <w:proofErr w:type="spellStart"/>
      <w:r>
        <w:t>Täterintrojekten</w:t>
      </w:r>
      <w:proofErr w:type="spellEnd"/>
      <w:r>
        <w:t xml:space="preserve"> [The </w:t>
      </w:r>
      <w:proofErr w:type="spellStart"/>
      <w:r>
        <w:t>enemy</w:t>
      </w:r>
      <w:proofErr w:type="spellEnd"/>
      <w:r>
        <w:t xml:space="preserve"> </w:t>
      </w:r>
      <w:proofErr w:type="spellStart"/>
      <w:r>
        <w:t>inside</w:t>
      </w:r>
      <w:proofErr w:type="spellEnd"/>
      <w:r>
        <w:t xml:space="preserve">: </w:t>
      </w:r>
      <w:proofErr w:type="spellStart"/>
      <w:r>
        <w:t>Psychotherapy</w:t>
      </w:r>
      <w:proofErr w:type="spellEnd"/>
      <w:r>
        <w:t xml:space="preserve"> </w:t>
      </w:r>
      <w:proofErr w:type="spellStart"/>
      <w:r>
        <w:t>with</w:t>
      </w:r>
      <w:proofErr w:type="spellEnd"/>
      <w:r>
        <w:t xml:space="preserve"> </w:t>
      </w:r>
      <w:proofErr w:type="spellStart"/>
      <w:r>
        <w:t>perpetrator</w:t>
      </w:r>
      <w:proofErr w:type="spellEnd"/>
      <w:r>
        <w:t xml:space="preserve"> </w:t>
      </w:r>
      <w:proofErr w:type="spellStart"/>
      <w:r>
        <w:t>introjects</w:t>
      </w:r>
      <w:proofErr w:type="spellEnd"/>
      <w:r>
        <w:t xml:space="preserve">]. </w:t>
      </w:r>
      <w:r w:rsidRPr="005D50B3">
        <w:rPr>
          <w:lang w:val="en-US"/>
        </w:rPr>
        <w:t xml:space="preserve">Paderborn, Germany: </w:t>
      </w:r>
      <w:proofErr w:type="spellStart"/>
      <w:r w:rsidRPr="005D50B3">
        <w:rPr>
          <w:lang w:val="en-US"/>
        </w:rPr>
        <w:t>Junferman</w:t>
      </w:r>
      <w:proofErr w:type="spellEnd"/>
      <w:r w:rsidRPr="005D50B3">
        <w:rPr>
          <w:lang w:val="en-US"/>
        </w:rPr>
        <w:t xml:space="preserve">. </w:t>
      </w:r>
      <w:proofErr w:type="spellStart"/>
      <w:r w:rsidRPr="005D50B3">
        <w:rPr>
          <w:lang w:val="en-US"/>
        </w:rPr>
        <w:t>Hultberg</w:t>
      </w:r>
      <w:proofErr w:type="spellEnd"/>
      <w:r w:rsidRPr="005D50B3">
        <w:rPr>
          <w:lang w:val="en-US"/>
        </w:rPr>
        <w:t xml:space="preserve">, </w:t>
      </w:r>
      <w:proofErr w:type="gramStart"/>
      <w:r w:rsidRPr="005D50B3">
        <w:rPr>
          <w:lang w:val="en-US"/>
        </w:rPr>
        <w:t>P.(</w:t>
      </w:r>
      <w:proofErr w:type="gramEnd"/>
      <w:r w:rsidRPr="005D50B3">
        <w:rPr>
          <w:lang w:val="en-US"/>
        </w:rPr>
        <w:t xml:space="preserve">1988). Shame a hidden </w:t>
      </w:r>
      <w:proofErr w:type="gramStart"/>
      <w:r w:rsidRPr="005D50B3">
        <w:rPr>
          <w:lang w:val="en-US"/>
        </w:rPr>
        <w:t>emotion“</w:t>
      </w:r>
      <w:proofErr w:type="gramEnd"/>
      <w:r w:rsidRPr="005D50B3">
        <w:rPr>
          <w:lang w:val="en-US"/>
        </w:rPr>
        <w:t xml:space="preserve">. </w:t>
      </w:r>
      <w:r w:rsidRPr="005D50B3">
        <w:rPr>
          <w:i/>
          <w:iCs/>
          <w:lang w:val="en-US"/>
        </w:rPr>
        <w:t>Journal of Analytic Psychology</w:t>
      </w:r>
      <w:r w:rsidRPr="005D50B3">
        <w:rPr>
          <w:lang w:val="en-US"/>
        </w:rPr>
        <w:t xml:space="preserve"> 33: 109–26.</w:t>
      </w:r>
    </w:p>
    <w:p w14:paraId="454B4521" w14:textId="77777777" w:rsidR="005D50B3" w:rsidRPr="005D50B3" w:rsidRDefault="005D50B3" w:rsidP="005D50B3">
      <w:pPr>
        <w:pStyle w:val="Literaturverzeichnis"/>
        <w:rPr>
          <w:lang w:val="en-US"/>
        </w:rPr>
      </w:pPr>
      <w:r w:rsidRPr="005D50B3">
        <w:rPr>
          <w:lang w:val="en-US"/>
        </w:rPr>
        <w:t xml:space="preserve">Hughes, I. A., C. </w:t>
      </w:r>
      <w:proofErr w:type="spellStart"/>
      <w:r w:rsidRPr="005D50B3">
        <w:rPr>
          <w:lang w:val="en-US"/>
        </w:rPr>
        <w:t>Houk</w:t>
      </w:r>
      <w:proofErr w:type="spellEnd"/>
      <w:r w:rsidRPr="005D50B3">
        <w:rPr>
          <w:lang w:val="en-US"/>
        </w:rPr>
        <w:t xml:space="preserve">, S. F. Ahmed, und P. A. Lee. 2006. „Consensus Statement on Management of Intersex </w:t>
      </w:r>
      <w:proofErr w:type="gramStart"/>
      <w:r w:rsidRPr="005D50B3">
        <w:rPr>
          <w:lang w:val="en-US"/>
        </w:rPr>
        <w:t>Disorders.“</w:t>
      </w:r>
      <w:proofErr w:type="gramEnd"/>
      <w:r w:rsidRPr="005D50B3">
        <w:rPr>
          <w:lang w:val="en-US"/>
        </w:rPr>
        <w:t xml:space="preserve"> </w:t>
      </w:r>
      <w:r w:rsidRPr="005D50B3">
        <w:rPr>
          <w:i/>
          <w:iCs/>
          <w:lang w:val="en-US"/>
        </w:rPr>
        <w:t>Archives of disease in childhood</w:t>
      </w:r>
      <w:r w:rsidRPr="005D50B3">
        <w:rPr>
          <w:lang w:val="en-US"/>
        </w:rPr>
        <w:t xml:space="preserve"> 91(7): 554–63. doi:10.1136/adc.2006.098319.</w:t>
      </w:r>
    </w:p>
    <w:p w14:paraId="73A7CAD7" w14:textId="77777777" w:rsidR="005D50B3" w:rsidRDefault="005D50B3" w:rsidP="005D50B3">
      <w:pPr>
        <w:pStyle w:val="Literaturverzeichnis"/>
      </w:pPr>
      <w:r w:rsidRPr="005D50B3">
        <w:rPr>
          <w:lang w:val="en-US"/>
        </w:rPr>
        <w:t xml:space="preserve">Hughes, IA, JD Davies, TI Bunch, V </w:t>
      </w:r>
      <w:proofErr w:type="spellStart"/>
      <w:r w:rsidRPr="005D50B3">
        <w:rPr>
          <w:lang w:val="en-US"/>
        </w:rPr>
        <w:t>Pasterski</w:t>
      </w:r>
      <w:proofErr w:type="spellEnd"/>
      <w:r w:rsidRPr="005D50B3">
        <w:rPr>
          <w:lang w:val="en-US"/>
        </w:rPr>
        <w:t xml:space="preserve">, K </w:t>
      </w:r>
      <w:proofErr w:type="spellStart"/>
      <w:r w:rsidRPr="005D50B3">
        <w:rPr>
          <w:lang w:val="en-US"/>
        </w:rPr>
        <w:t>Mastroyannopoulou</w:t>
      </w:r>
      <w:proofErr w:type="spellEnd"/>
      <w:r w:rsidRPr="005D50B3">
        <w:rPr>
          <w:lang w:val="en-US"/>
        </w:rPr>
        <w:t xml:space="preserve">, und J MacDougall. </w:t>
      </w:r>
      <w:r>
        <w:t xml:space="preserve">2012. „Androgen </w:t>
      </w:r>
      <w:proofErr w:type="spellStart"/>
      <w:r>
        <w:t>insensitivity</w:t>
      </w:r>
      <w:proofErr w:type="spellEnd"/>
      <w:r>
        <w:t xml:space="preserve"> </w:t>
      </w:r>
      <w:proofErr w:type="spellStart"/>
      <w:r>
        <w:t>syndrome</w:t>
      </w:r>
      <w:proofErr w:type="spellEnd"/>
      <w:r>
        <w:t xml:space="preserve">“. </w:t>
      </w:r>
      <w:r>
        <w:rPr>
          <w:i/>
          <w:iCs/>
        </w:rPr>
        <w:t>Lancet</w:t>
      </w:r>
      <w:r>
        <w:t xml:space="preserve"> 380(9851): 1419–28. doi:10.1016/S0140-6736(12)60071-3.</w:t>
      </w:r>
    </w:p>
    <w:p w14:paraId="071DA1BB" w14:textId="77777777" w:rsidR="005D50B3" w:rsidRDefault="005D50B3" w:rsidP="005D50B3">
      <w:pPr>
        <w:pStyle w:val="Literaturverzeichnis"/>
      </w:pPr>
      <w:proofErr w:type="spellStart"/>
      <w:r>
        <w:t>Huinink</w:t>
      </w:r>
      <w:proofErr w:type="spellEnd"/>
      <w:r>
        <w:t xml:space="preserve">, Johannes, und Michael Wagner. 1995. „Partnerschaft, Ehe und Familie in der DDR“. </w:t>
      </w:r>
      <w:proofErr w:type="gramStart"/>
      <w:r>
        <w:t>In ,</w:t>
      </w:r>
      <w:proofErr w:type="gramEnd"/>
      <w:r>
        <w:t xml:space="preserve"> 145–88. doi:10.1524/9783050071497.145.</w:t>
      </w:r>
    </w:p>
    <w:p w14:paraId="16D22DB8" w14:textId="77777777" w:rsidR="005D50B3" w:rsidRPr="005D50B3" w:rsidRDefault="005D50B3" w:rsidP="005D50B3">
      <w:pPr>
        <w:pStyle w:val="Literaturverzeichnis"/>
        <w:rPr>
          <w:lang w:val="en-US"/>
        </w:rPr>
      </w:pPr>
      <w:r>
        <w:t xml:space="preserve">Huke, Nikolai. 2018. „Feindbild Identitätspolitik und konservativer Rollback. Moralpaniken, Volksempfinden und </w:t>
      </w:r>
      <w:proofErr w:type="spellStart"/>
      <w:r>
        <w:t>political</w:t>
      </w:r>
      <w:proofErr w:type="spellEnd"/>
      <w:r>
        <w:t xml:space="preserve"> </w:t>
      </w:r>
      <w:proofErr w:type="spellStart"/>
      <w:r>
        <w:t>correctness</w:t>
      </w:r>
      <w:proofErr w:type="spellEnd"/>
      <w:r>
        <w:t xml:space="preserve">“. </w:t>
      </w:r>
      <w:r w:rsidRPr="005D50B3">
        <w:rPr>
          <w:i/>
          <w:iCs/>
          <w:lang w:val="en-US"/>
        </w:rPr>
        <w:t>POLITIKUM</w:t>
      </w:r>
      <w:r w:rsidRPr="005D50B3">
        <w:rPr>
          <w:lang w:val="en-US"/>
        </w:rPr>
        <w:t xml:space="preserve"> (4/2018): 21.</w:t>
      </w:r>
    </w:p>
    <w:p w14:paraId="1830BAD2" w14:textId="77777777" w:rsidR="005D50B3" w:rsidRPr="005D50B3" w:rsidRDefault="005D50B3" w:rsidP="005D50B3">
      <w:pPr>
        <w:pStyle w:val="Literaturverzeichnis"/>
        <w:rPr>
          <w:lang w:val="en-US"/>
        </w:rPr>
      </w:pPr>
      <w:r w:rsidRPr="005D50B3">
        <w:rPr>
          <w:lang w:val="en-US"/>
        </w:rPr>
        <w:t xml:space="preserve">Hutchinson, P. 2025. „Stigma and </w:t>
      </w:r>
      <w:proofErr w:type="gramStart"/>
      <w:r w:rsidRPr="005D50B3">
        <w:rPr>
          <w:lang w:val="en-US"/>
        </w:rPr>
        <w:t>Shame“</w:t>
      </w:r>
      <w:proofErr w:type="gramEnd"/>
      <w:r w:rsidRPr="005D50B3">
        <w:rPr>
          <w:lang w:val="en-US"/>
        </w:rPr>
        <w:t xml:space="preserve">. In </w:t>
      </w:r>
      <w:r w:rsidRPr="005D50B3">
        <w:rPr>
          <w:i/>
          <w:iCs/>
          <w:lang w:val="en-US"/>
        </w:rPr>
        <w:t>Handbook of the Philosophy of Medicine</w:t>
      </w:r>
      <w:r w:rsidRPr="005D50B3">
        <w:rPr>
          <w:lang w:val="en-US"/>
        </w:rPr>
        <w:t xml:space="preserve">, </w:t>
      </w:r>
      <w:proofErr w:type="spellStart"/>
      <w:r w:rsidRPr="005D50B3">
        <w:rPr>
          <w:lang w:val="en-US"/>
        </w:rPr>
        <w:t>hrsg</w:t>
      </w:r>
      <w:proofErr w:type="spellEnd"/>
      <w:r w:rsidRPr="005D50B3">
        <w:rPr>
          <w:lang w:val="en-US"/>
        </w:rPr>
        <w:t xml:space="preserve">. T. </w:t>
      </w:r>
      <w:proofErr w:type="spellStart"/>
      <w:r w:rsidRPr="005D50B3">
        <w:rPr>
          <w:lang w:val="en-US"/>
        </w:rPr>
        <w:t>Schramme</w:t>
      </w:r>
      <w:proofErr w:type="spellEnd"/>
      <w:r w:rsidRPr="005D50B3">
        <w:rPr>
          <w:lang w:val="en-US"/>
        </w:rPr>
        <w:t xml:space="preserve"> und M. Walker. Dordrecht: Springer, 1–19. doi:10.1007/978-94-017-8706-2_93-1.</w:t>
      </w:r>
    </w:p>
    <w:p w14:paraId="207BCF00" w14:textId="77777777" w:rsidR="005D50B3" w:rsidRPr="005D50B3" w:rsidRDefault="005D50B3" w:rsidP="005D50B3">
      <w:pPr>
        <w:pStyle w:val="Literaturverzeichnis"/>
        <w:rPr>
          <w:lang w:val="en-US"/>
        </w:rPr>
      </w:pPr>
      <w:proofErr w:type="spellStart"/>
      <w:r w:rsidRPr="005D50B3">
        <w:rPr>
          <w:lang w:val="en-US"/>
        </w:rPr>
        <w:t>InterAct</w:t>
      </w:r>
      <w:proofErr w:type="spellEnd"/>
      <w:r w:rsidRPr="005D50B3">
        <w:rPr>
          <w:lang w:val="en-US"/>
        </w:rPr>
        <w:t xml:space="preserve">: Advocates for Intersex Youth. 2025. „No care, just control – the intersex mutilation exceptions in gender-affirming care </w:t>
      </w:r>
      <w:proofErr w:type="gramStart"/>
      <w:r w:rsidRPr="005D50B3">
        <w:rPr>
          <w:lang w:val="en-US"/>
        </w:rPr>
        <w:t>bans“</w:t>
      </w:r>
      <w:proofErr w:type="gramEnd"/>
      <w:r w:rsidRPr="005D50B3">
        <w:rPr>
          <w:lang w:val="en-US"/>
        </w:rPr>
        <w:t>. https://interactadvocates.org/no-care-just-control-the-intersex-mutilation-exceptions-in-gender-affirming-care-bans/.</w:t>
      </w:r>
    </w:p>
    <w:p w14:paraId="48C0FC21" w14:textId="77777777" w:rsidR="005D50B3" w:rsidRPr="005D50B3" w:rsidRDefault="005D50B3" w:rsidP="005D50B3">
      <w:pPr>
        <w:pStyle w:val="Literaturverzeichnis"/>
        <w:rPr>
          <w:lang w:val="en-US"/>
        </w:rPr>
      </w:pPr>
      <w:r w:rsidRPr="005D50B3">
        <w:rPr>
          <w:lang w:val="en-US"/>
        </w:rPr>
        <w:t xml:space="preserve">InterAction For Health and Human Rights. 2014. „Intersex side event at the UN Human Rights </w:t>
      </w:r>
      <w:proofErr w:type="gramStart"/>
      <w:r w:rsidRPr="005D50B3">
        <w:rPr>
          <w:lang w:val="en-US"/>
        </w:rPr>
        <w:t>Council“</w:t>
      </w:r>
      <w:proofErr w:type="gramEnd"/>
      <w:r w:rsidRPr="005D50B3">
        <w:rPr>
          <w:lang w:val="en-US"/>
        </w:rPr>
        <w:t xml:space="preserve">. https://interaction.org.au/25644/intersex-side-event-un-human-rights-council/#:~:text=The 25th Session of </w:t>
      </w:r>
      <w:proofErr w:type="spellStart"/>
      <w:proofErr w:type="gramStart"/>
      <w:r w:rsidRPr="005D50B3">
        <w:rPr>
          <w:lang w:val="en-US"/>
        </w:rPr>
        <w:t>the,more</w:t>
      </w:r>
      <w:proofErr w:type="spellEnd"/>
      <w:proofErr w:type="gramEnd"/>
      <w:r w:rsidRPr="005D50B3">
        <w:rPr>
          <w:lang w:val="en-US"/>
        </w:rPr>
        <w:t xml:space="preserve"> than just an initial.</w:t>
      </w:r>
    </w:p>
    <w:p w14:paraId="2E95629E" w14:textId="77777777" w:rsidR="005D50B3" w:rsidRDefault="005D50B3" w:rsidP="005D50B3">
      <w:pPr>
        <w:pStyle w:val="Literaturverzeichnis"/>
      </w:pPr>
      <w:r>
        <w:lastRenderedPageBreak/>
        <w:t>Intergeschlechtliche Menschen e.V. Bundesverband. 2021. „Stellungnahme: Gesetz zum Schutz von Kindern mit Varianten der Geschlechtsentwicklung“. https://im-ev.de/stellungnahme-gesetz-zum-schutz-von-kindern-mit-varianten-der-geschlechtsentwicklung/.</w:t>
      </w:r>
    </w:p>
    <w:p w14:paraId="33F51F11" w14:textId="77777777" w:rsidR="005D50B3" w:rsidRDefault="005D50B3" w:rsidP="005D50B3">
      <w:pPr>
        <w:pStyle w:val="Literaturverzeichnis"/>
      </w:pPr>
      <w:r>
        <w:t>Internationale Juristenkommission. 2007. „Yogyakarta-Prinzipien: Grundsätze für die Anwendung internationaler Menschenrechtsnormen in Bezug auf sexuelle Orientierung und Geschlechtsidentität“.</w:t>
      </w:r>
    </w:p>
    <w:p w14:paraId="5DB59695" w14:textId="77777777" w:rsidR="005D50B3" w:rsidRPr="005D50B3" w:rsidRDefault="005D50B3" w:rsidP="005D50B3">
      <w:pPr>
        <w:pStyle w:val="Literaturverzeichnis"/>
        <w:rPr>
          <w:lang w:val="en-US"/>
        </w:rPr>
      </w:pPr>
      <w:r w:rsidRPr="005D50B3">
        <w:rPr>
          <w:lang w:val="en-US"/>
        </w:rPr>
        <w:t xml:space="preserve">Intersex Society of North America. 2001. </w:t>
      </w:r>
      <w:r w:rsidRPr="005D50B3">
        <w:rPr>
          <w:i/>
          <w:iCs/>
          <w:lang w:val="en-US"/>
        </w:rPr>
        <w:t>ISNA News</w:t>
      </w:r>
      <w:r w:rsidRPr="005D50B3">
        <w:rPr>
          <w:lang w:val="en-US"/>
        </w:rPr>
        <w:t>. Intersex Society of North America. Newsletter. https://isna.org/files/hwa/feb2001.pdf.</w:t>
      </w:r>
    </w:p>
    <w:p w14:paraId="1A5EAFF1" w14:textId="77777777" w:rsidR="005D50B3" w:rsidRPr="005D50B3" w:rsidRDefault="005D50B3" w:rsidP="005D50B3">
      <w:pPr>
        <w:pStyle w:val="Literaturverzeichnis"/>
        <w:rPr>
          <w:lang w:val="en-US"/>
        </w:rPr>
      </w:pPr>
      <w:r w:rsidRPr="005D50B3">
        <w:rPr>
          <w:lang w:val="en-US"/>
        </w:rPr>
        <w:t xml:space="preserve">Intersex Society of North America und Consortium on the Management of Disorders of Sex Development. 2006b. „Handbook for </w:t>
      </w:r>
      <w:proofErr w:type="gramStart"/>
      <w:r w:rsidRPr="005D50B3">
        <w:rPr>
          <w:lang w:val="en-US"/>
        </w:rPr>
        <w:t>Parents“</w:t>
      </w:r>
      <w:proofErr w:type="gramEnd"/>
      <w:r w:rsidRPr="005D50B3">
        <w:rPr>
          <w:lang w:val="en-US"/>
        </w:rPr>
        <w:t>. https://dsdguidelines.org/htdocs/parents/.</w:t>
      </w:r>
    </w:p>
    <w:p w14:paraId="3D9073E9" w14:textId="77777777" w:rsidR="005D50B3" w:rsidRPr="005D50B3" w:rsidRDefault="005D50B3" w:rsidP="005D50B3">
      <w:pPr>
        <w:pStyle w:val="Literaturverzeichnis"/>
        <w:rPr>
          <w:lang w:val="en-US"/>
        </w:rPr>
      </w:pPr>
      <w:r w:rsidRPr="005D50B3">
        <w:rPr>
          <w:lang w:val="en-US"/>
        </w:rPr>
        <w:t xml:space="preserve">Intersex Society of North America und Consortium on the Management of Disorders of Sex Differentiation. 2006a. „Clinical Guidelines for the Management of Disorders of Sex Development in </w:t>
      </w:r>
      <w:proofErr w:type="gramStart"/>
      <w:r w:rsidRPr="005D50B3">
        <w:rPr>
          <w:lang w:val="en-US"/>
        </w:rPr>
        <w:t>Childhood“</w:t>
      </w:r>
      <w:proofErr w:type="gramEnd"/>
      <w:r w:rsidRPr="005D50B3">
        <w:rPr>
          <w:lang w:val="en-US"/>
        </w:rPr>
        <w:t>.</w:t>
      </w:r>
    </w:p>
    <w:p w14:paraId="69BB96CC" w14:textId="77777777" w:rsidR="005D50B3" w:rsidRDefault="005D50B3" w:rsidP="005D50B3">
      <w:pPr>
        <w:pStyle w:val="Literaturverzeichnis"/>
      </w:pPr>
      <w:r>
        <w:t>Intersexuelle Menschen e. V. / XY-Frauen. 2008. „Schattenbericht zum 6. Staatenbericht der Bundesrepublik Deutschland zum Übereinkommen der Vereinten Nationen zur Beseitigung jeder Form der Diskriminierung der Frau (CEDAW)“. https://www.im-ev.de/pdf/Schattenbericht_CEDAW_2008-Intersexuelle_Menschen_e_V.pdf.</w:t>
      </w:r>
    </w:p>
    <w:p w14:paraId="5C94F230" w14:textId="77777777" w:rsidR="005D50B3" w:rsidRDefault="005D50B3" w:rsidP="005D50B3">
      <w:pPr>
        <w:pStyle w:val="Literaturverzeichnis"/>
      </w:pPr>
      <w:r>
        <w:t xml:space="preserve">Israel, Agathe, und Ingrid </w:t>
      </w:r>
      <w:proofErr w:type="spellStart"/>
      <w:r>
        <w:t>Kerz</w:t>
      </w:r>
      <w:proofErr w:type="spellEnd"/>
      <w:r>
        <w:t xml:space="preserve">-Rühling, hrsg. 2008. </w:t>
      </w:r>
      <w:r>
        <w:rPr>
          <w:i/>
          <w:iCs/>
        </w:rPr>
        <w:t>Krippenkinder in der DDR</w:t>
      </w:r>
      <w:r>
        <w:t xml:space="preserve">. Frankfurt: Verlag Brandes &amp; </w:t>
      </w:r>
      <w:proofErr w:type="spellStart"/>
      <w:r>
        <w:t>Apsel</w:t>
      </w:r>
      <w:proofErr w:type="spellEnd"/>
      <w:r>
        <w:t>.</w:t>
      </w:r>
    </w:p>
    <w:p w14:paraId="591C12B9" w14:textId="77777777" w:rsidR="005D50B3" w:rsidRPr="005D50B3" w:rsidRDefault="005D50B3" w:rsidP="005D50B3">
      <w:pPr>
        <w:pStyle w:val="Literaturverzeichnis"/>
        <w:rPr>
          <w:lang w:val="en-US"/>
        </w:rPr>
      </w:pPr>
      <w:r w:rsidRPr="005D50B3">
        <w:rPr>
          <w:lang w:val="en-US"/>
        </w:rPr>
        <w:t xml:space="preserve">Jackson, </w:t>
      </w:r>
      <w:proofErr w:type="spellStart"/>
      <w:r w:rsidRPr="005D50B3">
        <w:rPr>
          <w:lang w:val="en-US"/>
        </w:rPr>
        <w:t>Stefi</w:t>
      </w:r>
      <w:proofErr w:type="spellEnd"/>
      <w:r w:rsidRPr="005D50B3">
        <w:rPr>
          <w:lang w:val="en-US"/>
        </w:rPr>
        <w:t xml:space="preserve">. 2000. „Gendering the </w:t>
      </w:r>
      <w:proofErr w:type="gramStart"/>
      <w:r w:rsidRPr="005D50B3">
        <w:rPr>
          <w:lang w:val="en-US"/>
        </w:rPr>
        <w:t>Genitals“</w:t>
      </w:r>
      <w:proofErr w:type="gramEnd"/>
      <w:r w:rsidRPr="005D50B3">
        <w:rPr>
          <w:lang w:val="en-US"/>
        </w:rPr>
        <w:t xml:space="preserve">. </w:t>
      </w:r>
      <w:r w:rsidRPr="005D50B3">
        <w:rPr>
          <w:i/>
          <w:iCs/>
          <w:lang w:val="en-US"/>
        </w:rPr>
        <w:t>T&amp;S Journal Archive</w:t>
      </w:r>
      <w:r w:rsidRPr="005D50B3">
        <w:rPr>
          <w:lang w:val="en-US"/>
        </w:rPr>
        <w:t xml:space="preserve"> (41).</w:t>
      </w:r>
    </w:p>
    <w:p w14:paraId="250723A4" w14:textId="77777777" w:rsidR="005D50B3" w:rsidRPr="005D50B3" w:rsidRDefault="005D50B3" w:rsidP="005D50B3">
      <w:pPr>
        <w:pStyle w:val="Literaturverzeichnis"/>
        <w:rPr>
          <w:lang w:val="en-US"/>
        </w:rPr>
      </w:pPr>
      <w:r w:rsidRPr="005D50B3">
        <w:rPr>
          <w:lang w:val="en-US"/>
        </w:rPr>
        <w:t>Johnson, Austin H. 2016. „</w:t>
      </w:r>
      <w:proofErr w:type="spellStart"/>
      <w:r w:rsidRPr="005D50B3">
        <w:rPr>
          <w:lang w:val="en-US"/>
        </w:rPr>
        <w:t>Transnormativity</w:t>
      </w:r>
      <w:proofErr w:type="spellEnd"/>
      <w:r w:rsidRPr="005D50B3">
        <w:rPr>
          <w:lang w:val="en-US"/>
        </w:rPr>
        <w:t xml:space="preserve">: A New Concept and Its Validation through Documentary Film About Transgender </w:t>
      </w:r>
      <w:proofErr w:type="gramStart"/>
      <w:r w:rsidRPr="005D50B3">
        <w:rPr>
          <w:lang w:val="en-US"/>
        </w:rPr>
        <w:t>Men“</w:t>
      </w:r>
      <w:proofErr w:type="gramEnd"/>
      <w:r w:rsidRPr="005D50B3">
        <w:rPr>
          <w:lang w:val="en-US"/>
        </w:rPr>
        <w:t xml:space="preserve">. </w:t>
      </w:r>
      <w:r w:rsidRPr="005D50B3">
        <w:rPr>
          <w:i/>
          <w:iCs/>
          <w:lang w:val="en-US"/>
        </w:rPr>
        <w:t>Sociological Inquiry</w:t>
      </w:r>
      <w:r w:rsidRPr="005D50B3">
        <w:rPr>
          <w:lang w:val="en-US"/>
        </w:rPr>
        <w:t xml:space="preserve"> 86(4): 465–91. doi:10.1111/soin.12127.</w:t>
      </w:r>
    </w:p>
    <w:p w14:paraId="1DEF1BA7" w14:textId="77777777" w:rsidR="005D50B3" w:rsidRPr="005D50B3" w:rsidRDefault="005D50B3" w:rsidP="005D50B3">
      <w:pPr>
        <w:pStyle w:val="Literaturverzeichnis"/>
        <w:rPr>
          <w:lang w:val="en-US"/>
        </w:rPr>
      </w:pPr>
      <w:r w:rsidRPr="005D50B3">
        <w:rPr>
          <w:lang w:val="en-US"/>
        </w:rPr>
        <w:t xml:space="preserve">Jones, A. A., A. Farina, A. H. </w:t>
      </w:r>
      <w:proofErr w:type="spellStart"/>
      <w:r w:rsidRPr="005D50B3">
        <w:rPr>
          <w:lang w:val="en-US"/>
        </w:rPr>
        <w:t>Hastorf</w:t>
      </w:r>
      <w:proofErr w:type="spellEnd"/>
      <w:r w:rsidRPr="005D50B3">
        <w:rPr>
          <w:lang w:val="en-US"/>
        </w:rPr>
        <w:t xml:space="preserve">, H. Markus, D. T. Miller, und R. A. Scott. 1984. </w:t>
      </w:r>
      <w:r w:rsidRPr="005D50B3">
        <w:rPr>
          <w:i/>
          <w:iCs/>
          <w:lang w:val="en-US"/>
        </w:rPr>
        <w:t>Social stigma: The psychology of marked relationships</w:t>
      </w:r>
      <w:r w:rsidRPr="005D50B3">
        <w:rPr>
          <w:lang w:val="en-US"/>
        </w:rPr>
        <w:t>. New York: Freeman.</w:t>
      </w:r>
    </w:p>
    <w:p w14:paraId="79049DAC" w14:textId="77777777" w:rsidR="005D50B3" w:rsidRPr="005D50B3" w:rsidRDefault="005D50B3" w:rsidP="005D50B3">
      <w:pPr>
        <w:pStyle w:val="Literaturverzeichnis"/>
        <w:rPr>
          <w:lang w:val="en-US"/>
        </w:rPr>
      </w:pPr>
      <w:r w:rsidRPr="005D50B3">
        <w:rPr>
          <w:lang w:val="en-US"/>
        </w:rPr>
        <w:t xml:space="preserve">Jones, Tiffany, Bonnie Hart, Morgan Carpenter, Gavi </w:t>
      </w:r>
      <w:proofErr w:type="spellStart"/>
      <w:r w:rsidRPr="005D50B3">
        <w:rPr>
          <w:lang w:val="en-US"/>
        </w:rPr>
        <w:t>Ansara</w:t>
      </w:r>
      <w:proofErr w:type="spellEnd"/>
      <w:r w:rsidRPr="005D50B3">
        <w:rPr>
          <w:lang w:val="en-US"/>
        </w:rPr>
        <w:t xml:space="preserve">, William Leonard, und Jayne </w:t>
      </w:r>
      <w:proofErr w:type="spellStart"/>
      <w:r w:rsidRPr="005D50B3">
        <w:rPr>
          <w:lang w:val="en-US"/>
        </w:rPr>
        <w:t>Lucke</w:t>
      </w:r>
      <w:proofErr w:type="spellEnd"/>
      <w:r w:rsidRPr="005D50B3">
        <w:rPr>
          <w:lang w:val="en-US"/>
        </w:rPr>
        <w:t xml:space="preserve">. 2016. </w:t>
      </w:r>
      <w:r w:rsidRPr="005D50B3">
        <w:rPr>
          <w:i/>
          <w:iCs/>
          <w:lang w:val="en-US"/>
        </w:rPr>
        <w:t>Intersex: Stories and Statistics from Australia</w:t>
      </w:r>
      <w:r w:rsidRPr="005D50B3">
        <w:rPr>
          <w:lang w:val="en-US"/>
        </w:rPr>
        <w:t>. Cambridge, UK: Open Book Publishers. doi:10.11647/OBP.0089.</w:t>
      </w:r>
    </w:p>
    <w:p w14:paraId="4121BEAE" w14:textId="77777777" w:rsidR="005D50B3" w:rsidRPr="005D50B3" w:rsidRDefault="005D50B3" w:rsidP="005D50B3">
      <w:pPr>
        <w:pStyle w:val="Literaturverzeichnis"/>
        <w:rPr>
          <w:lang w:val="en-US"/>
        </w:rPr>
      </w:pPr>
      <w:r w:rsidRPr="005D50B3">
        <w:rPr>
          <w:lang w:val="en-US"/>
        </w:rPr>
        <w:t xml:space="preserve">Jorge, Juan Carlos, Leidy Valerio-Pérez, Caleb Esteban, und Ana Irma Rivera-Lassen. 2021. „Intersex Care in the United States and International Standards of Human </w:t>
      </w:r>
      <w:proofErr w:type="gramStart"/>
      <w:r w:rsidRPr="005D50B3">
        <w:rPr>
          <w:lang w:val="en-US"/>
        </w:rPr>
        <w:t>Rights.“</w:t>
      </w:r>
      <w:proofErr w:type="gramEnd"/>
      <w:r w:rsidRPr="005D50B3">
        <w:rPr>
          <w:lang w:val="en-US"/>
        </w:rPr>
        <w:t xml:space="preserve"> </w:t>
      </w:r>
      <w:r w:rsidRPr="005D50B3">
        <w:rPr>
          <w:i/>
          <w:iCs/>
          <w:lang w:val="en-US"/>
        </w:rPr>
        <w:t>Global public health</w:t>
      </w:r>
      <w:r w:rsidRPr="005D50B3">
        <w:rPr>
          <w:lang w:val="en-US"/>
        </w:rPr>
        <w:t xml:space="preserve"> 16(5): 679–91. doi:10.1080/17441692.2019.1706759.</w:t>
      </w:r>
    </w:p>
    <w:p w14:paraId="469CE1F7" w14:textId="77777777" w:rsidR="005D50B3" w:rsidRPr="005D50B3" w:rsidRDefault="005D50B3" w:rsidP="005D50B3">
      <w:pPr>
        <w:pStyle w:val="Literaturverzeichnis"/>
        <w:rPr>
          <w:lang w:val="en-US"/>
        </w:rPr>
      </w:pPr>
      <w:proofErr w:type="spellStart"/>
      <w:r w:rsidRPr="005D50B3">
        <w:rPr>
          <w:lang w:val="en-US"/>
        </w:rPr>
        <w:t>Kall</w:t>
      </w:r>
      <w:proofErr w:type="spellEnd"/>
      <w:r w:rsidRPr="005D50B3">
        <w:rPr>
          <w:lang w:val="en-US"/>
        </w:rPr>
        <w:t xml:space="preserve">, L., und K. </w:t>
      </w:r>
      <w:proofErr w:type="spellStart"/>
      <w:r w:rsidRPr="005D50B3">
        <w:rPr>
          <w:lang w:val="en-US"/>
        </w:rPr>
        <w:t>Zeiler</w:t>
      </w:r>
      <w:proofErr w:type="spellEnd"/>
      <w:r w:rsidRPr="005D50B3">
        <w:rPr>
          <w:lang w:val="en-US"/>
        </w:rPr>
        <w:t xml:space="preserve">. 2014. „Bodily Relational </w:t>
      </w:r>
      <w:proofErr w:type="gramStart"/>
      <w:r w:rsidRPr="005D50B3">
        <w:rPr>
          <w:lang w:val="en-US"/>
        </w:rPr>
        <w:t>Autonomy“</w:t>
      </w:r>
      <w:proofErr w:type="gramEnd"/>
      <w:r w:rsidRPr="005D50B3">
        <w:rPr>
          <w:lang w:val="en-US"/>
        </w:rPr>
        <w:t xml:space="preserve">. </w:t>
      </w:r>
      <w:r w:rsidRPr="005D50B3">
        <w:rPr>
          <w:i/>
          <w:iCs/>
          <w:lang w:val="en-US"/>
        </w:rPr>
        <w:t>Journal of Consciousness Studies</w:t>
      </w:r>
      <w:r w:rsidRPr="005D50B3">
        <w:rPr>
          <w:lang w:val="en-US"/>
        </w:rPr>
        <w:t xml:space="preserve"> 21(9–10): 100–120.</w:t>
      </w:r>
    </w:p>
    <w:p w14:paraId="0B95A8E2" w14:textId="77777777" w:rsidR="005D50B3" w:rsidRDefault="005D50B3" w:rsidP="005D50B3">
      <w:pPr>
        <w:pStyle w:val="Literaturverzeichnis"/>
      </w:pPr>
      <w:proofErr w:type="spellStart"/>
      <w:r>
        <w:lastRenderedPageBreak/>
        <w:t>Kampshoff</w:t>
      </w:r>
      <w:proofErr w:type="spellEnd"/>
      <w:r>
        <w:t xml:space="preserve">, Marita, Bettina Kleiner, und Antje Langer. 2023. „Trans* und Inter*Geschlechtlichkeit in Erziehung und Bildung – Einleitung“. </w:t>
      </w:r>
      <w:r>
        <w:rPr>
          <w:i/>
          <w:iCs/>
        </w:rPr>
        <w:t>Jahrbuch erziehungswissenschaftliche Geschlechterforschung</w:t>
      </w:r>
      <w:r>
        <w:t xml:space="preserve"> 19: 9–22. doi:10.3224/84742703.01.</w:t>
      </w:r>
    </w:p>
    <w:p w14:paraId="077CAC03" w14:textId="77777777" w:rsidR="005D50B3" w:rsidRDefault="005D50B3" w:rsidP="005D50B3">
      <w:pPr>
        <w:pStyle w:val="Literaturverzeichnis"/>
      </w:pPr>
      <w:proofErr w:type="spellStart"/>
      <w:r>
        <w:t>Karkazis</w:t>
      </w:r>
      <w:proofErr w:type="spellEnd"/>
      <w:r>
        <w:t xml:space="preserve">, Katrina. </w:t>
      </w:r>
      <w:r w:rsidRPr="005D50B3">
        <w:rPr>
          <w:lang w:val="en-US"/>
        </w:rPr>
        <w:t xml:space="preserve">2008. </w:t>
      </w:r>
      <w:r w:rsidRPr="005D50B3">
        <w:rPr>
          <w:i/>
          <w:iCs/>
          <w:lang w:val="en-US"/>
        </w:rPr>
        <w:t>Fixing Sex: Intersex, Medical Authority, and Lived Experience</w:t>
      </w:r>
      <w:r w:rsidRPr="005D50B3">
        <w:rPr>
          <w:lang w:val="en-US"/>
        </w:rPr>
        <w:t xml:space="preserve">. </w:t>
      </w:r>
      <w:r>
        <w:t>Durham, N.C.: Duke University Press.</w:t>
      </w:r>
    </w:p>
    <w:p w14:paraId="54DFB49F" w14:textId="77777777" w:rsidR="005D50B3" w:rsidRDefault="005D50B3" w:rsidP="005D50B3">
      <w:pPr>
        <w:pStyle w:val="Literaturverzeichnis"/>
      </w:pPr>
      <w:proofErr w:type="spellStart"/>
      <w:r>
        <w:t>Kaszta</w:t>
      </w:r>
      <w:proofErr w:type="spellEnd"/>
      <w:r>
        <w:t xml:space="preserve">, Mira, und Simon Reutlinger. 2020. </w:t>
      </w:r>
      <w:r>
        <w:rPr>
          <w:i/>
          <w:iCs/>
        </w:rPr>
        <w:t>Intergeschlechtlichkeit</w:t>
      </w:r>
      <w:r>
        <w:t>. Frankfurt a. M.</w:t>
      </w:r>
    </w:p>
    <w:p w14:paraId="2521272F" w14:textId="77777777" w:rsidR="005D50B3" w:rsidRPr="005D50B3" w:rsidRDefault="005D50B3" w:rsidP="005D50B3">
      <w:pPr>
        <w:pStyle w:val="Literaturverzeichnis"/>
        <w:rPr>
          <w:lang w:val="en-US"/>
        </w:rPr>
      </w:pPr>
      <w:proofErr w:type="spellStart"/>
      <w:r>
        <w:t>Katyal</w:t>
      </w:r>
      <w:proofErr w:type="spellEnd"/>
      <w:r>
        <w:t xml:space="preserve">, K.R., und M.E. King. 2014. </w:t>
      </w:r>
      <w:r w:rsidRPr="005D50B3">
        <w:rPr>
          <w:lang w:val="en-US"/>
        </w:rPr>
        <w:t xml:space="preserve">„Non-Chinese researchers conducting research in Chinese cultures: critical reflections“. </w:t>
      </w:r>
      <w:r w:rsidRPr="005D50B3">
        <w:rPr>
          <w:i/>
          <w:iCs/>
          <w:lang w:val="en-US"/>
        </w:rPr>
        <w:t>International journal of research &amp; method in education</w:t>
      </w:r>
      <w:r w:rsidRPr="005D50B3">
        <w:rPr>
          <w:lang w:val="en-US"/>
        </w:rPr>
        <w:t xml:space="preserve"> 37(1): 44–62. doi:10.1080/1743727X.2012.736484.</w:t>
      </w:r>
    </w:p>
    <w:p w14:paraId="03E8ED60" w14:textId="77777777" w:rsidR="005D50B3" w:rsidRDefault="005D50B3" w:rsidP="005D50B3">
      <w:pPr>
        <w:pStyle w:val="Literaturverzeichnis"/>
      </w:pPr>
      <w:r w:rsidRPr="005D50B3">
        <w:rPr>
          <w:lang w:val="en-US"/>
        </w:rPr>
        <w:t xml:space="preserve">Katz, A. H., und E. I. Bender. 1976. „Self-Help Groups in Western Society: History and </w:t>
      </w:r>
      <w:proofErr w:type="gramStart"/>
      <w:r w:rsidRPr="005D50B3">
        <w:rPr>
          <w:lang w:val="en-US"/>
        </w:rPr>
        <w:t>Prospects“</w:t>
      </w:r>
      <w:proofErr w:type="gramEnd"/>
      <w:r w:rsidRPr="005D50B3">
        <w:rPr>
          <w:lang w:val="en-US"/>
        </w:rPr>
        <w:t xml:space="preserve">. </w:t>
      </w:r>
      <w:r>
        <w:rPr>
          <w:i/>
          <w:iCs/>
        </w:rPr>
        <w:t xml:space="preserve">The Journal </w:t>
      </w:r>
      <w:proofErr w:type="spellStart"/>
      <w:r>
        <w:rPr>
          <w:i/>
          <w:iCs/>
        </w:rPr>
        <w:t>of</w:t>
      </w:r>
      <w:proofErr w:type="spellEnd"/>
      <w:r>
        <w:rPr>
          <w:i/>
          <w:iCs/>
        </w:rPr>
        <w:t xml:space="preserve"> Applied Behavioral Science</w:t>
      </w:r>
      <w:r>
        <w:t xml:space="preserve"> 12(3): 265–82. doi:10.1177/002188637601200302.</w:t>
      </w:r>
    </w:p>
    <w:p w14:paraId="19E7314D" w14:textId="77777777" w:rsidR="005D50B3" w:rsidRDefault="005D50B3" w:rsidP="005D50B3">
      <w:pPr>
        <w:pStyle w:val="Literaturverzeichnis"/>
      </w:pPr>
      <w:proofErr w:type="spellStart"/>
      <w:r>
        <w:t>Katzorke</w:t>
      </w:r>
      <w:proofErr w:type="spellEnd"/>
      <w:r>
        <w:t xml:space="preserve">, Thomas. 2008. „Entstehung und Entwicklung der Spendersamenbehandlung in Deutschland“. </w:t>
      </w:r>
      <w:r>
        <w:rPr>
          <w:i/>
          <w:iCs/>
        </w:rPr>
        <w:t>Journal für Reproduktionsmedizin und Endokrinologie</w:t>
      </w:r>
      <w:r>
        <w:t xml:space="preserve"> 5.</w:t>
      </w:r>
    </w:p>
    <w:p w14:paraId="555B1E01" w14:textId="77777777" w:rsidR="005D50B3" w:rsidRPr="005D50B3" w:rsidRDefault="005D50B3" w:rsidP="005D50B3">
      <w:pPr>
        <w:pStyle w:val="Literaturverzeichnis"/>
        <w:rPr>
          <w:lang w:val="en-US"/>
        </w:rPr>
      </w:pPr>
      <w:proofErr w:type="spellStart"/>
      <w:r w:rsidRPr="005D50B3">
        <w:rPr>
          <w:lang w:val="en-US"/>
        </w:rPr>
        <w:t>Kazmierska</w:t>
      </w:r>
      <w:proofErr w:type="spellEnd"/>
      <w:r w:rsidRPr="005D50B3">
        <w:rPr>
          <w:lang w:val="en-US"/>
        </w:rPr>
        <w:t xml:space="preserve">, </w:t>
      </w:r>
      <w:proofErr w:type="spellStart"/>
      <w:r w:rsidRPr="005D50B3">
        <w:rPr>
          <w:lang w:val="en-US"/>
        </w:rPr>
        <w:t>Kaja</w:t>
      </w:r>
      <w:proofErr w:type="spellEnd"/>
      <w:r w:rsidRPr="005D50B3">
        <w:rPr>
          <w:lang w:val="en-US"/>
        </w:rPr>
        <w:t xml:space="preserve">. 2020. „Doing Biographical Research -Ethical Concerns in Changing Social </w:t>
      </w:r>
      <w:proofErr w:type="gramStart"/>
      <w:r w:rsidRPr="005D50B3">
        <w:rPr>
          <w:lang w:val="en-US"/>
        </w:rPr>
        <w:t>Contexts“</w:t>
      </w:r>
      <w:proofErr w:type="gramEnd"/>
      <w:r w:rsidRPr="005D50B3">
        <w:rPr>
          <w:lang w:val="en-US"/>
        </w:rPr>
        <w:t>. doi:10.26412/psr203.06.</w:t>
      </w:r>
    </w:p>
    <w:p w14:paraId="239AEDB2" w14:textId="77777777" w:rsidR="005D50B3" w:rsidRDefault="005D50B3" w:rsidP="005D50B3">
      <w:pPr>
        <w:pStyle w:val="Literaturverzeichnis"/>
      </w:pPr>
      <w:r>
        <w:t>Keilson, Hans. 1991. „Sequentielle Traumatisierung bei Kindern. Ergebnisse einer Follow-</w:t>
      </w:r>
      <w:proofErr w:type="spellStart"/>
      <w:r>
        <w:t>up</w:t>
      </w:r>
      <w:proofErr w:type="spellEnd"/>
      <w:r>
        <w:t xml:space="preserve">-Untersuchung“. In </w:t>
      </w:r>
      <w:r>
        <w:rPr>
          <w:i/>
          <w:iCs/>
        </w:rPr>
        <w:t>Schicksale der Verfolgten</w:t>
      </w:r>
      <w:r>
        <w:t>, hrsg. H. Stoffels. Berlin, Heidelberg: Springer, 98–109. doi:10.1007/978-3-642-51871-3_8.</w:t>
      </w:r>
    </w:p>
    <w:p w14:paraId="099D9DA2" w14:textId="77777777" w:rsidR="005D50B3" w:rsidRDefault="005D50B3" w:rsidP="005D50B3">
      <w:pPr>
        <w:pStyle w:val="Literaturverzeichnis"/>
      </w:pPr>
      <w:r>
        <w:t xml:space="preserve">Keilson, Hans. 2005. </w:t>
      </w:r>
      <w:r>
        <w:rPr>
          <w:i/>
          <w:iCs/>
        </w:rPr>
        <w:t>Sequentielle Traumatisierung bei Kindern. Untersuchung zum Schicksal jüdischer Kriegswaisen</w:t>
      </w:r>
      <w:r>
        <w:t>.</w:t>
      </w:r>
    </w:p>
    <w:p w14:paraId="7EB50CC4" w14:textId="77777777" w:rsidR="005D50B3" w:rsidRDefault="005D50B3" w:rsidP="005D50B3">
      <w:pPr>
        <w:pStyle w:val="Literaturverzeichnis"/>
      </w:pPr>
      <w:r>
        <w:t xml:space="preserve">Keller, Reiner. 2004. </w:t>
      </w:r>
      <w:r>
        <w:rPr>
          <w:i/>
          <w:iCs/>
        </w:rPr>
        <w:t>Diskursforschung</w:t>
      </w:r>
      <w:r>
        <w:t>. Opladen.</w:t>
      </w:r>
    </w:p>
    <w:p w14:paraId="02B7AEE5" w14:textId="77777777" w:rsidR="005D50B3" w:rsidRDefault="005D50B3" w:rsidP="005D50B3">
      <w:pPr>
        <w:pStyle w:val="Literaturverzeichnis"/>
      </w:pPr>
      <w:r>
        <w:t xml:space="preserve">Keller, Reiner. 2011. „Wissenssoziologische Diskursanalyse“. In </w:t>
      </w:r>
      <w:r>
        <w:rPr>
          <w:i/>
          <w:iCs/>
        </w:rPr>
        <w:t>Handbuch Sozialwissenschaftliche Diskursanalyse: Band 1: Theorien und Methoden</w:t>
      </w:r>
      <w:r>
        <w:t xml:space="preserve">, hrsg. Reiner Keller, Andreas Hirseland, Werner Schneider, und Willy </w:t>
      </w:r>
      <w:proofErr w:type="spellStart"/>
      <w:r>
        <w:t>Viehöver</w:t>
      </w:r>
      <w:proofErr w:type="spellEnd"/>
      <w:r>
        <w:t>. Wiesbaden: VS Verlag für Sozialwissenschaften, 125–58. doi:10.1007/978-3-531-92084-9_5.</w:t>
      </w:r>
    </w:p>
    <w:p w14:paraId="5BBD4C0D" w14:textId="77777777" w:rsidR="005D50B3" w:rsidRDefault="005D50B3" w:rsidP="005D50B3">
      <w:pPr>
        <w:pStyle w:val="Literaturverzeichnis"/>
      </w:pPr>
      <w:r>
        <w:t xml:space="preserve">Keller, Reiner. 2016. </w:t>
      </w:r>
      <w:r>
        <w:rPr>
          <w:i/>
          <w:iCs/>
        </w:rPr>
        <w:t>Das interpretative Paradigma</w:t>
      </w:r>
      <w:r>
        <w:t>. Augsburg.</w:t>
      </w:r>
    </w:p>
    <w:p w14:paraId="081B65CC" w14:textId="77777777" w:rsidR="005D50B3" w:rsidRDefault="005D50B3" w:rsidP="005D50B3">
      <w:pPr>
        <w:pStyle w:val="Literaturverzeichnis"/>
      </w:pPr>
      <w:r>
        <w:t xml:space="preserve">Keller, Reiner. 2019. „Grundlagen der Wissenssoziologischen Diskursanalyse“. In </w:t>
      </w:r>
      <w:r>
        <w:rPr>
          <w:i/>
          <w:iCs/>
        </w:rPr>
        <w:t>Diskursanalyse für die Kommunikationswissenschaft</w:t>
      </w:r>
      <w:r>
        <w:t>, Springer Fachmedien Wiesbaden, 35–60. doi:10.1007/978-3-658-25186-4_3.</w:t>
      </w:r>
    </w:p>
    <w:p w14:paraId="1E1CE9C6" w14:textId="77777777" w:rsidR="005D50B3" w:rsidRDefault="005D50B3" w:rsidP="005D50B3">
      <w:pPr>
        <w:pStyle w:val="Literaturverzeichnis"/>
      </w:pPr>
      <w:r>
        <w:t xml:space="preserve">Keller, Reiner, Andreas Hirseland, Werner Schneider, und Willy </w:t>
      </w:r>
      <w:proofErr w:type="spellStart"/>
      <w:r>
        <w:t>Viehöver</w:t>
      </w:r>
      <w:proofErr w:type="spellEnd"/>
      <w:r>
        <w:t xml:space="preserve">. 2018. „Die diskursive Konstruktion von Wirklichkeit. Einleitende Bemerkungen zum Verhältnis von Wissenssoziologie und Diskursforschung“. In </w:t>
      </w:r>
      <w:r>
        <w:rPr>
          <w:i/>
          <w:iCs/>
        </w:rPr>
        <w:t xml:space="preserve">Die </w:t>
      </w:r>
      <w:r>
        <w:rPr>
          <w:i/>
          <w:iCs/>
        </w:rPr>
        <w:lastRenderedPageBreak/>
        <w:t>diskursive Konstruktion von Wirklichkeit. Zum Verhältnis von Wissenssoziologie und Diskursforschung</w:t>
      </w:r>
      <w:r>
        <w:t xml:space="preserve">, hrsg. Reiner Keller, Andreas Hirseland, Werner Schneider, und Willy </w:t>
      </w:r>
      <w:proofErr w:type="spellStart"/>
      <w:r>
        <w:t>Viehöver</w:t>
      </w:r>
      <w:proofErr w:type="spellEnd"/>
      <w:proofErr w:type="gramStart"/>
      <w:r>
        <w:t>. ,</w:t>
      </w:r>
      <w:proofErr w:type="gramEnd"/>
      <w:r>
        <w:t xml:space="preserve"> 7–22.</w:t>
      </w:r>
    </w:p>
    <w:p w14:paraId="56412047" w14:textId="77777777" w:rsidR="005D50B3" w:rsidRPr="005D50B3" w:rsidRDefault="005D50B3" w:rsidP="005D50B3">
      <w:pPr>
        <w:pStyle w:val="Literaturverzeichnis"/>
        <w:rPr>
          <w:lang w:val="en-US"/>
        </w:rPr>
      </w:pPr>
      <w:r>
        <w:t xml:space="preserve">Kessler, Suzanne J., und Wendy McKenna. 1978. </w:t>
      </w:r>
      <w:r>
        <w:rPr>
          <w:i/>
          <w:iCs/>
        </w:rPr>
        <w:t xml:space="preserve">Gender: An </w:t>
      </w:r>
      <w:proofErr w:type="spellStart"/>
      <w:r>
        <w:rPr>
          <w:i/>
          <w:iCs/>
        </w:rPr>
        <w:t>Ethnomethodological</w:t>
      </w:r>
      <w:proofErr w:type="spellEnd"/>
      <w:r>
        <w:rPr>
          <w:i/>
          <w:iCs/>
        </w:rPr>
        <w:t xml:space="preserve"> Approach</w:t>
      </w:r>
      <w:r>
        <w:t xml:space="preserve">. </w:t>
      </w:r>
      <w:r w:rsidRPr="005D50B3">
        <w:rPr>
          <w:lang w:val="en-US"/>
        </w:rPr>
        <w:t>Chicago: University of Chicago Press.</w:t>
      </w:r>
    </w:p>
    <w:p w14:paraId="1B802B59" w14:textId="77777777" w:rsidR="005D50B3" w:rsidRPr="005D50B3" w:rsidRDefault="005D50B3" w:rsidP="005D50B3">
      <w:pPr>
        <w:pStyle w:val="Literaturverzeichnis"/>
        <w:rPr>
          <w:lang w:val="en-US"/>
        </w:rPr>
      </w:pPr>
      <w:r w:rsidRPr="005D50B3">
        <w:rPr>
          <w:lang w:val="en-US"/>
        </w:rPr>
        <w:t xml:space="preserve">Kidd, Ian, und Havi </w:t>
      </w:r>
      <w:proofErr w:type="spellStart"/>
      <w:r w:rsidRPr="005D50B3">
        <w:rPr>
          <w:lang w:val="en-US"/>
        </w:rPr>
        <w:t>Carel</w:t>
      </w:r>
      <w:proofErr w:type="spellEnd"/>
      <w:r w:rsidRPr="005D50B3">
        <w:rPr>
          <w:lang w:val="en-US"/>
        </w:rPr>
        <w:t xml:space="preserve">. 2016. „Epistemic Injustice and </w:t>
      </w:r>
      <w:proofErr w:type="gramStart"/>
      <w:r w:rsidRPr="005D50B3">
        <w:rPr>
          <w:lang w:val="en-US"/>
        </w:rPr>
        <w:t>Illness“</w:t>
      </w:r>
      <w:proofErr w:type="gramEnd"/>
      <w:r w:rsidRPr="005D50B3">
        <w:rPr>
          <w:lang w:val="en-US"/>
        </w:rPr>
        <w:t xml:space="preserve">. </w:t>
      </w:r>
      <w:r w:rsidRPr="005D50B3">
        <w:rPr>
          <w:i/>
          <w:iCs/>
          <w:lang w:val="en-US"/>
        </w:rPr>
        <w:t>Journal of Applied Philosophy</w:t>
      </w:r>
      <w:r w:rsidRPr="005D50B3">
        <w:rPr>
          <w:lang w:val="en-US"/>
        </w:rPr>
        <w:t xml:space="preserve"> 34: n/a-n/a. doi:10.1111/japp.12172.</w:t>
      </w:r>
    </w:p>
    <w:p w14:paraId="1F0BA9DC" w14:textId="77777777" w:rsidR="005D50B3" w:rsidRPr="005D50B3" w:rsidRDefault="005D50B3" w:rsidP="005D50B3">
      <w:pPr>
        <w:pStyle w:val="Literaturverzeichnis"/>
        <w:rPr>
          <w:lang w:val="en-US"/>
        </w:rPr>
      </w:pPr>
      <w:r w:rsidRPr="005D50B3">
        <w:rPr>
          <w:lang w:val="en-US"/>
        </w:rPr>
        <w:t xml:space="preserve">Kim, </w:t>
      </w:r>
      <w:proofErr w:type="spellStart"/>
      <w:r w:rsidRPr="005D50B3">
        <w:rPr>
          <w:lang w:val="en-US"/>
        </w:rPr>
        <w:t>Eunjung</w:t>
      </w:r>
      <w:proofErr w:type="spellEnd"/>
      <w:r w:rsidRPr="005D50B3">
        <w:rPr>
          <w:lang w:val="en-US"/>
        </w:rPr>
        <w:t xml:space="preserve">. 2017. </w:t>
      </w:r>
      <w:r w:rsidRPr="005D50B3">
        <w:rPr>
          <w:i/>
          <w:iCs/>
          <w:lang w:val="en-US"/>
        </w:rPr>
        <w:t>Curative Violence: Rehabilitating Disability, Gender, and Sexuality in Modern Korea</w:t>
      </w:r>
      <w:r w:rsidRPr="005D50B3">
        <w:rPr>
          <w:lang w:val="en-US"/>
        </w:rPr>
        <w:t>. Durham: Duke University Press.</w:t>
      </w:r>
    </w:p>
    <w:p w14:paraId="1D801D10" w14:textId="77777777" w:rsidR="005D50B3" w:rsidRDefault="005D50B3" w:rsidP="005D50B3">
      <w:pPr>
        <w:pStyle w:val="Literaturverzeichnis"/>
      </w:pPr>
      <w:r w:rsidRPr="005D50B3">
        <w:rPr>
          <w:lang w:val="en-US"/>
        </w:rPr>
        <w:t xml:space="preserve">King, Vera. 2016. </w:t>
      </w:r>
      <w:r>
        <w:t xml:space="preserve">„Zur Psychodynamik von Migration Muster transgenerationaler Weitergabe und ihre Folgen in der </w:t>
      </w:r>
      <w:proofErr w:type="gramStart"/>
      <w:r>
        <w:t>Adoleszenz“</w:t>
      </w:r>
      <w:proofErr w:type="gramEnd"/>
      <w:r>
        <w:t xml:space="preserve">. </w:t>
      </w:r>
      <w:r>
        <w:rPr>
          <w:i/>
          <w:iCs/>
        </w:rPr>
        <w:t>Psyche – Z Psychoanal</w:t>
      </w:r>
      <w:r>
        <w:t xml:space="preserve"> 70(09): 977–1002. doi:10.21706/ps-70-9-977.</w:t>
      </w:r>
    </w:p>
    <w:p w14:paraId="56E7B4DF" w14:textId="77777777" w:rsidR="005D50B3" w:rsidRDefault="005D50B3" w:rsidP="005D50B3">
      <w:pPr>
        <w:pStyle w:val="Literaturverzeichnis"/>
      </w:pPr>
      <w:r>
        <w:t xml:space="preserve">King, Vera, und Hans-Christoph Koller, hrsg. 2009. </w:t>
      </w:r>
      <w:r>
        <w:rPr>
          <w:i/>
          <w:iCs/>
        </w:rPr>
        <w:t>Adoleszenz — Migration — Bildung: Bildungsprozesse Jugendlicher und junger Erwachsener mit Migrationshintergrund</w:t>
      </w:r>
      <w:r>
        <w:t>. 2., erweiterte Auflage. Wiesbaden: VS Verlag für Sozialwissenschaften. doi:10.1007/978-3-531-91459-6.</w:t>
      </w:r>
    </w:p>
    <w:p w14:paraId="1212A27C" w14:textId="77777777" w:rsidR="005D50B3" w:rsidRDefault="005D50B3" w:rsidP="005D50B3">
      <w:pPr>
        <w:pStyle w:val="Literaturverzeichnis"/>
      </w:pPr>
      <w:r>
        <w:t xml:space="preserve">King, Vera, und A. Schwab. 2000. „Flucht und Asylsuche als Entwicklungsbedingungen der Adoleszenz.“ In </w:t>
      </w:r>
      <w:r>
        <w:rPr>
          <w:i/>
          <w:iCs/>
        </w:rPr>
        <w:t xml:space="preserve">Adoleszenz und </w:t>
      </w:r>
      <w:proofErr w:type="spellStart"/>
      <w:r>
        <w:rPr>
          <w:i/>
          <w:iCs/>
        </w:rPr>
        <w:t>padagogische</w:t>
      </w:r>
      <w:proofErr w:type="spellEnd"/>
      <w:r>
        <w:rPr>
          <w:i/>
          <w:iCs/>
        </w:rPr>
        <w:t xml:space="preserve"> Praxis</w:t>
      </w:r>
      <w:r>
        <w:t>, hrsg. King und Muller. Freiburg, 209–32.</w:t>
      </w:r>
    </w:p>
    <w:p w14:paraId="6FF02FDB" w14:textId="77777777" w:rsidR="005D50B3" w:rsidRDefault="005D50B3" w:rsidP="005D50B3">
      <w:pPr>
        <w:pStyle w:val="Literaturverzeichnis"/>
      </w:pPr>
      <w:r>
        <w:t>Kisling, Tobias. 2019. „Intersexualität: Dürfen Kinder wegen ihres Geschlechts operiert werden?“ https://www.morgenpost.de/politik/article401991924/duerfen-intergeschlechtliche-kinder-operiert-werden.html.</w:t>
      </w:r>
    </w:p>
    <w:p w14:paraId="6C68E954" w14:textId="77777777" w:rsidR="005D50B3" w:rsidRDefault="005D50B3" w:rsidP="005D50B3">
      <w:pPr>
        <w:pStyle w:val="Literaturverzeichnis"/>
      </w:pPr>
      <w:proofErr w:type="spellStart"/>
      <w:r>
        <w:t>Klika</w:t>
      </w:r>
      <w:proofErr w:type="spellEnd"/>
      <w:r>
        <w:t xml:space="preserve">, D. 2012. „Die Mädchen, die Jungen und ich – Zur Problematik der Zweigeschlechtlichkeit“. In </w:t>
      </w:r>
      <w:r>
        <w:rPr>
          <w:i/>
          <w:iCs/>
        </w:rPr>
        <w:t xml:space="preserve">Erziehung, </w:t>
      </w:r>
      <w:proofErr w:type="spellStart"/>
      <w:r>
        <w:rPr>
          <w:i/>
          <w:iCs/>
        </w:rPr>
        <w:t>Bildungund</w:t>
      </w:r>
      <w:proofErr w:type="spellEnd"/>
      <w:r>
        <w:rPr>
          <w:i/>
          <w:iCs/>
        </w:rPr>
        <w:t xml:space="preserve"> Geschlecht: Männlichkeiten im Fokus der Gender-Studies</w:t>
      </w:r>
      <w:r>
        <w:t>, hrsg. M. S. Baader, J. Bilstein, und T. Tholen. VS Verlag für Sozialwissenschaften, 365–81. doi:10.1007/978-3-531-19112-6_21.</w:t>
      </w:r>
    </w:p>
    <w:p w14:paraId="0FCC36A0" w14:textId="77777777" w:rsidR="005D50B3" w:rsidRDefault="005D50B3" w:rsidP="005D50B3">
      <w:pPr>
        <w:pStyle w:val="Literaturverzeichnis"/>
      </w:pPr>
      <w:r>
        <w:t xml:space="preserve">Klöppel, Ulrike. 2010. </w:t>
      </w:r>
      <w:r>
        <w:rPr>
          <w:i/>
          <w:iCs/>
        </w:rPr>
        <w:t>XXOXY ungelöst. Hermaphroditismus, Sex und Gender in der deutschen Medizin</w:t>
      </w:r>
      <w:r>
        <w:t xml:space="preserve">. Bielefeld: </w:t>
      </w:r>
      <w:proofErr w:type="spellStart"/>
      <w:r>
        <w:t>transcript</w:t>
      </w:r>
      <w:proofErr w:type="spellEnd"/>
      <w:r>
        <w:t>.</w:t>
      </w:r>
    </w:p>
    <w:p w14:paraId="28585C63" w14:textId="77777777" w:rsidR="005D50B3" w:rsidRDefault="005D50B3" w:rsidP="005D50B3">
      <w:pPr>
        <w:pStyle w:val="Literaturverzeichnis"/>
      </w:pPr>
      <w:r>
        <w:t xml:space="preserve">Klöppel, Ulrike. 2014. „Intersex im Nationalsozialismus Ein Überblick über den Forschungsbedarf“. In </w:t>
      </w:r>
      <w:r>
        <w:rPr>
          <w:i/>
          <w:iCs/>
        </w:rPr>
        <w:t>Homosexuelle im Nationalsozialismus. Neue Forschungsperspektiven zu Lebenssituationen von lesbischen, schwulen, bi- trans- und intersexuellen Menschen, 1933 bis 1945</w:t>
      </w:r>
      <w:r>
        <w:t xml:space="preserve">, hrsg. M. Schwartz. München: </w:t>
      </w:r>
      <w:proofErr w:type="spellStart"/>
      <w:r>
        <w:t>Oldenbourg</w:t>
      </w:r>
      <w:proofErr w:type="spellEnd"/>
      <w:r>
        <w:t>, 107–14. doi:10.1524/9783486857504.107.</w:t>
      </w:r>
    </w:p>
    <w:p w14:paraId="60DD07A5" w14:textId="77777777" w:rsidR="005D50B3" w:rsidRDefault="005D50B3" w:rsidP="005D50B3">
      <w:pPr>
        <w:pStyle w:val="Literaturverzeichnis"/>
      </w:pPr>
      <w:r>
        <w:t>Klöppel, Ulrike. 2016. „Zur Aktualität kosmetischer Operationen »uneindeutiger« Genitalien im Kindesalter“</w:t>
      </w:r>
      <w:proofErr w:type="gramStart"/>
      <w:r>
        <w:t>. :</w:t>
      </w:r>
      <w:proofErr w:type="gramEnd"/>
      <w:r>
        <w:t xml:space="preserve"> 34. https://www.gender.huberlin.de/de/publikationen/genderbulletins/bulletintexte/texte42/kloeppel2016_zuraktualitaetkosmetischergenitaloperationen.</w:t>
      </w:r>
    </w:p>
    <w:p w14:paraId="1A7B424D" w14:textId="77777777" w:rsidR="005D50B3" w:rsidRDefault="005D50B3" w:rsidP="005D50B3">
      <w:pPr>
        <w:pStyle w:val="Literaturverzeichnis"/>
      </w:pPr>
      <w:r>
        <w:lastRenderedPageBreak/>
        <w:t xml:space="preserve">Klöppel, Ulrike. 2019. „Brennpunkt ‚uneindeutiges‘ Geschlecht – Beharrungsvermögen und Anpassungsfähigkeit der Medizin“. In </w:t>
      </w:r>
      <w:proofErr w:type="spellStart"/>
      <w:r>
        <w:rPr>
          <w:i/>
          <w:iCs/>
        </w:rPr>
        <w:t>No</w:t>
      </w:r>
      <w:proofErr w:type="spellEnd"/>
      <w:r>
        <w:rPr>
          <w:i/>
          <w:iCs/>
        </w:rPr>
        <w:t xml:space="preserve"> </w:t>
      </w:r>
      <w:proofErr w:type="spellStart"/>
      <w:r>
        <w:rPr>
          <w:i/>
          <w:iCs/>
        </w:rPr>
        <w:t>lessons</w:t>
      </w:r>
      <w:proofErr w:type="spellEnd"/>
      <w:r>
        <w:rPr>
          <w:i/>
          <w:iCs/>
        </w:rPr>
        <w:t xml:space="preserve"> </w:t>
      </w:r>
      <w:proofErr w:type="spellStart"/>
      <w:r>
        <w:rPr>
          <w:i/>
          <w:iCs/>
        </w:rPr>
        <w:t>from</w:t>
      </w:r>
      <w:proofErr w:type="spellEnd"/>
      <w:r>
        <w:rPr>
          <w:i/>
          <w:iCs/>
        </w:rPr>
        <w:t xml:space="preserve"> </w:t>
      </w:r>
      <w:proofErr w:type="spellStart"/>
      <w:r>
        <w:rPr>
          <w:i/>
          <w:iCs/>
        </w:rPr>
        <w:t>the</w:t>
      </w:r>
      <w:proofErr w:type="spellEnd"/>
      <w:r>
        <w:rPr>
          <w:i/>
          <w:iCs/>
        </w:rPr>
        <w:t xml:space="preserve"> </w:t>
      </w:r>
      <w:proofErr w:type="spellStart"/>
      <w:r>
        <w:rPr>
          <w:i/>
          <w:iCs/>
        </w:rPr>
        <w:t>intersexed</w:t>
      </w:r>
      <w:proofErr w:type="spellEnd"/>
      <w:r>
        <w:rPr>
          <w:i/>
          <w:iCs/>
        </w:rPr>
        <w:t>? Anerkennung und Schutz intergeschlechtlicher Menschen durch Recht</w:t>
      </w:r>
      <w:r>
        <w:t>, hrsg. Elisabeth Greif. Linz: Trauner, 149–79.</w:t>
      </w:r>
    </w:p>
    <w:p w14:paraId="05AB3308" w14:textId="77777777" w:rsidR="005D50B3" w:rsidRDefault="005D50B3" w:rsidP="005D50B3">
      <w:pPr>
        <w:pStyle w:val="Literaturverzeichnis"/>
      </w:pPr>
      <w:r>
        <w:t>Klöppel, Ulrike. 2021. „Stellungnahme zum Entwurf eines Gesetzes zum Schutz von Kindern mit Varianten der Geschlechtsentwicklung (</w:t>
      </w:r>
      <w:proofErr w:type="spellStart"/>
      <w:r>
        <w:t>Drs</w:t>
      </w:r>
      <w:proofErr w:type="spellEnd"/>
      <w:r>
        <w:t>. 19/24686 vom 25.11.2020)“. https://www.bundestag.de/resource/blob/816514/stellungnahme-kloeppel.pdf.</w:t>
      </w:r>
    </w:p>
    <w:p w14:paraId="13D17015" w14:textId="77777777" w:rsidR="005D50B3" w:rsidRPr="005D50B3" w:rsidRDefault="005D50B3" w:rsidP="005D50B3">
      <w:pPr>
        <w:pStyle w:val="Literaturverzeichnis"/>
        <w:rPr>
          <w:lang w:val="en-US"/>
        </w:rPr>
      </w:pPr>
      <w:r>
        <w:t xml:space="preserve">van der Kolk, Bessel A. 1998. </w:t>
      </w:r>
      <w:r w:rsidRPr="005D50B3">
        <w:rPr>
          <w:lang w:val="en-US"/>
        </w:rPr>
        <w:t xml:space="preserve">„Trauma and </w:t>
      </w:r>
      <w:proofErr w:type="gramStart"/>
      <w:r w:rsidRPr="005D50B3">
        <w:rPr>
          <w:lang w:val="en-US"/>
        </w:rPr>
        <w:t>memory“</w:t>
      </w:r>
      <w:proofErr w:type="gramEnd"/>
      <w:r w:rsidRPr="005D50B3">
        <w:rPr>
          <w:lang w:val="en-US"/>
        </w:rPr>
        <w:t xml:space="preserve">. </w:t>
      </w:r>
      <w:r w:rsidRPr="005D50B3">
        <w:rPr>
          <w:i/>
          <w:iCs/>
          <w:lang w:val="en-US"/>
        </w:rPr>
        <w:t>Psychiatry and Clinical Neurosciences</w:t>
      </w:r>
      <w:r w:rsidRPr="005D50B3">
        <w:rPr>
          <w:lang w:val="en-US"/>
        </w:rPr>
        <w:t xml:space="preserve"> 52(S1): 52–64. doi:10.1046/j.1440-1819.1998.0520s5S</w:t>
      </w:r>
      <w:proofErr w:type="gramStart"/>
      <w:r w:rsidRPr="005D50B3">
        <w:rPr>
          <w:lang w:val="en-US"/>
        </w:rPr>
        <w:t>97.x.</w:t>
      </w:r>
      <w:proofErr w:type="gramEnd"/>
    </w:p>
    <w:p w14:paraId="64C5959E" w14:textId="77777777" w:rsidR="005D50B3" w:rsidRPr="005D50B3" w:rsidRDefault="005D50B3" w:rsidP="005D50B3">
      <w:pPr>
        <w:pStyle w:val="Literaturverzeichnis"/>
        <w:rPr>
          <w:lang w:val="en-US"/>
        </w:rPr>
      </w:pPr>
      <w:r w:rsidRPr="005D50B3">
        <w:rPr>
          <w:lang w:val="en-US"/>
        </w:rPr>
        <w:t xml:space="preserve">von </w:t>
      </w:r>
      <w:proofErr w:type="spellStart"/>
      <w:r w:rsidRPr="005D50B3">
        <w:rPr>
          <w:lang w:val="en-US"/>
        </w:rPr>
        <w:t>Koppenfels</w:t>
      </w:r>
      <w:proofErr w:type="spellEnd"/>
      <w:r w:rsidRPr="005D50B3">
        <w:rPr>
          <w:lang w:val="en-US"/>
        </w:rPr>
        <w:t xml:space="preserve">, Amanda </w:t>
      </w:r>
      <w:proofErr w:type="spellStart"/>
      <w:r w:rsidRPr="005D50B3">
        <w:rPr>
          <w:lang w:val="en-US"/>
        </w:rPr>
        <w:t>Klekowski</w:t>
      </w:r>
      <w:proofErr w:type="spellEnd"/>
      <w:r w:rsidRPr="005D50B3">
        <w:rPr>
          <w:lang w:val="en-US"/>
        </w:rPr>
        <w:t xml:space="preserve">. 2008. „From Germans to Migrants: </w:t>
      </w:r>
      <w:proofErr w:type="spellStart"/>
      <w:r w:rsidRPr="005D50B3">
        <w:rPr>
          <w:lang w:val="en-US"/>
        </w:rPr>
        <w:t>Aussiedler</w:t>
      </w:r>
      <w:proofErr w:type="spellEnd"/>
      <w:r w:rsidRPr="005D50B3">
        <w:rPr>
          <w:lang w:val="en-US"/>
        </w:rPr>
        <w:t xml:space="preserve"> Migration to </w:t>
      </w:r>
      <w:proofErr w:type="gramStart"/>
      <w:r w:rsidRPr="005D50B3">
        <w:rPr>
          <w:lang w:val="en-US"/>
        </w:rPr>
        <w:t>Germany“</w:t>
      </w:r>
      <w:proofErr w:type="gramEnd"/>
      <w:r w:rsidRPr="005D50B3">
        <w:rPr>
          <w:lang w:val="en-US"/>
        </w:rPr>
        <w:t xml:space="preserve">. In </w:t>
      </w:r>
      <w:r w:rsidRPr="005D50B3">
        <w:rPr>
          <w:i/>
          <w:iCs/>
          <w:lang w:val="en-US"/>
        </w:rPr>
        <w:t>Diasporic Homecomings: Ethnic Return Migrants in Comparative Perspective</w:t>
      </w:r>
      <w:r w:rsidRPr="005D50B3">
        <w:rPr>
          <w:lang w:val="en-US"/>
        </w:rPr>
        <w:t xml:space="preserve">, </w:t>
      </w:r>
      <w:proofErr w:type="spellStart"/>
      <w:r w:rsidRPr="005D50B3">
        <w:rPr>
          <w:lang w:val="en-US"/>
        </w:rPr>
        <w:t>hrsg</w:t>
      </w:r>
      <w:proofErr w:type="spellEnd"/>
      <w:r w:rsidRPr="005D50B3">
        <w:rPr>
          <w:lang w:val="en-US"/>
        </w:rPr>
        <w:t xml:space="preserve">. </w:t>
      </w:r>
      <w:proofErr w:type="spellStart"/>
      <w:r w:rsidRPr="005D50B3">
        <w:rPr>
          <w:lang w:val="en-US"/>
        </w:rPr>
        <w:t>Takeyuki</w:t>
      </w:r>
      <w:proofErr w:type="spellEnd"/>
      <w:r w:rsidRPr="005D50B3">
        <w:rPr>
          <w:lang w:val="en-US"/>
        </w:rPr>
        <w:t xml:space="preserve"> Tsuda. Palo Alto, 103–32.</w:t>
      </w:r>
    </w:p>
    <w:p w14:paraId="0B09ACE3" w14:textId="77777777" w:rsidR="005D50B3" w:rsidRPr="005D50B3" w:rsidRDefault="005D50B3" w:rsidP="005D50B3">
      <w:pPr>
        <w:pStyle w:val="Literaturverzeichnis"/>
        <w:rPr>
          <w:lang w:val="en-US"/>
        </w:rPr>
      </w:pPr>
      <w:proofErr w:type="spellStart"/>
      <w:r w:rsidRPr="005D50B3">
        <w:rPr>
          <w:lang w:val="en-US"/>
        </w:rPr>
        <w:t>Kosciw</w:t>
      </w:r>
      <w:proofErr w:type="spellEnd"/>
      <w:r w:rsidRPr="005D50B3">
        <w:rPr>
          <w:lang w:val="en-US"/>
        </w:rPr>
        <w:t xml:space="preserve">, JG, EA </w:t>
      </w:r>
      <w:proofErr w:type="spellStart"/>
      <w:r w:rsidRPr="005D50B3">
        <w:rPr>
          <w:lang w:val="en-US"/>
        </w:rPr>
        <w:t>Greytak</w:t>
      </w:r>
      <w:proofErr w:type="spellEnd"/>
      <w:r w:rsidRPr="005D50B3">
        <w:rPr>
          <w:lang w:val="en-US"/>
        </w:rPr>
        <w:t xml:space="preserve">, NM Giga, C </w:t>
      </w:r>
      <w:proofErr w:type="spellStart"/>
      <w:r w:rsidRPr="005D50B3">
        <w:rPr>
          <w:lang w:val="en-US"/>
        </w:rPr>
        <w:t>Villenas</w:t>
      </w:r>
      <w:proofErr w:type="spellEnd"/>
      <w:r w:rsidRPr="005D50B3">
        <w:rPr>
          <w:lang w:val="en-US"/>
        </w:rPr>
        <w:t xml:space="preserve">, und DJ </w:t>
      </w:r>
      <w:proofErr w:type="spellStart"/>
      <w:r w:rsidRPr="005D50B3">
        <w:rPr>
          <w:lang w:val="en-US"/>
        </w:rPr>
        <w:t>Danischewski</w:t>
      </w:r>
      <w:proofErr w:type="spellEnd"/>
      <w:r w:rsidRPr="005D50B3">
        <w:rPr>
          <w:lang w:val="en-US"/>
        </w:rPr>
        <w:t xml:space="preserve">. 2016. „The 2011 National School Climate Survey: The Experiences of Lesbian, Gay, Bisexual and Transgender Youth in our Nation’s </w:t>
      </w:r>
      <w:proofErr w:type="gramStart"/>
      <w:r w:rsidRPr="005D50B3">
        <w:rPr>
          <w:lang w:val="en-US"/>
        </w:rPr>
        <w:t>Schools“</w:t>
      </w:r>
      <w:proofErr w:type="gramEnd"/>
      <w:r w:rsidRPr="005D50B3">
        <w:rPr>
          <w:lang w:val="en-US"/>
        </w:rPr>
        <w:t>. https://eric.ed.gov/?id=ED574808.</w:t>
      </w:r>
    </w:p>
    <w:p w14:paraId="0D3A35D1" w14:textId="77777777" w:rsidR="005D50B3" w:rsidRDefault="005D50B3" w:rsidP="005D50B3">
      <w:pPr>
        <w:pStyle w:val="Literaturverzeichnis"/>
      </w:pPr>
      <w:r>
        <w:t xml:space="preserve">Kost, Cornelia, Dani, und </w:t>
      </w:r>
      <w:proofErr w:type="spellStart"/>
      <w:r>
        <w:t>Anjo</w:t>
      </w:r>
      <w:proofErr w:type="spellEnd"/>
      <w:r>
        <w:t>. 2024. „Hauptsache nicht Anke“.</w:t>
      </w:r>
    </w:p>
    <w:p w14:paraId="0D2F52FE" w14:textId="77777777" w:rsidR="005D50B3" w:rsidRPr="005D50B3" w:rsidRDefault="005D50B3" w:rsidP="005D50B3">
      <w:pPr>
        <w:pStyle w:val="Literaturverzeichnis"/>
        <w:rPr>
          <w:lang w:val="en-US"/>
        </w:rPr>
      </w:pPr>
      <w:r w:rsidRPr="005D50B3">
        <w:rPr>
          <w:lang w:val="en-US"/>
        </w:rPr>
        <w:t xml:space="preserve">Koyama, Emi. 2003. „Teaching intersex </w:t>
      </w:r>
      <w:proofErr w:type="gramStart"/>
      <w:r w:rsidRPr="005D50B3">
        <w:rPr>
          <w:lang w:val="en-US"/>
        </w:rPr>
        <w:t>issues :</w:t>
      </w:r>
      <w:proofErr w:type="gramEnd"/>
      <w:r w:rsidRPr="005D50B3">
        <w:rPr>
          <w:lang w:val="en-US"/>
        </w:rPr>
        <w:t xml:space="preserve"> a guide for teachers in women’s, gender and queer studies“.</w:t>
      </w:r>
    </w:p>
    <w:p w14:paraId="6B8F995C" w14:textId="77777777" w:rsidR="005D50B3" w:rsidRDefault="005D50B3" w:rsidP="005D50B3">
      <w:pPr>
        <w:pStyle w:val="Literaturverzeichnis"/>
      </w:pPr>
      <w:r w:rsidRPr="005D50B3">
        <w:rPr>
          <w:lang w:val="en-US"/>
        </w:rPr>
        <w:t>Koyama, Emi. 2006. „From ‘</w:t>
      </w:r>
      <w:proofErr w:type="spellStart"/>
      <w:r w:rsidRPr="005D50B3">
        <w:rPr>
          <w:lang w:val="en-US"/>
        </w:rPr>
        <w:t>Intersex’to</w:t>
      </w:r>
      <w:proofErr w:type="spellEnd"/>
      <w:r w:rsidRPr="005D50B3">
        <w:rPr>
          <w:lang w:val="en-US"/>
        </w:rPr>
        <w:t xml:space="preserve"> ‘DSD’: Toward a queer disability politics of </w:t>
      </w:r>
      <w:proofErr w:type="gramStart"/>
      <w:r w:rsidRPr="005D50B3">
        <w:rPr>
          <w:lang w:val="en-US"/>
        </w:rPr>
        <w:t>gender“</w:t>
      </w:r>
      <w:proofErr w:type="gramEnd"/>
      <w:r w:rsidRPr="005D50B3">
        <w:rPr>
          <w:lang w:val="en-US"/>
        </w:rPr>
        <w:t xml:space="preserve">. </w:t>
      </w:r>
      <w:r w:rsidRPr="005D50B3">
        <w:rPr>
          <w:i/>
          <w:iCs/>
          <w:lang w:val="en-US"/>
        </w:rPr>
        <w:t xml:space="preserve">Translating Identity. </w:t>
      </w:r>
      <w:r>
        <w:rPr>
          <w:i/>
          <w:iCs/>
        </w:rPr>
        <w:t xml:space="preserve">U </w:t>
      </w:r>
      <w:proofErr w:type="spellStart"/>
      <w:r>
        <w:rPr>
          <w:i/>
          <w:iCs/>
        </w:rPr>
        <w:t>of</w:t>
      </w:r>
      <w:proofErr w:type="spellEnd"/>
      <w:r>
        <w:rPr>
          <w:i/>
          <w:iCs/>
        </w:rPr>
        <w:t xml:space="preserve"> Vermont</w:t>
      </w:r>
      <w:r>
        <w:t>.</w:t>
      </w:r>
    </w:p>
    <w:p w14:paraId="7EFB5C5F" w14:textId="77777777" w:rsidR="005D50B3" w:rsidRDefault="005D50B3" w:rsidP="005D50B3">
      <w:pPr>
        <w:pStyle w:val="Literaturverzeichnis"/>
      </w:pPr>
      <w:r>
        <w:t xml:space="preserve">Kraemer, K. 2008. „Handeln als transformative Fähigkeit: ein handlungstheoretischer Zugang zur Naturproblematik.“ In </w:t>
      </w:r>
      <w:r>
        <w:rPr>
          <w:i/>
          <w:iCs/>
        </w:rPr>
        <w:t>Die Natur der Gesellschaft: Verhandlungen des 33. Kongresses der Deutschen Gesellschaft für Soziologie in Kassel 2006.</w:t>
      </w:r>
      <w:r>
        <w:t xml:space="preserve">, hrsg. K-S. Rehberg. Frankfurt am Main: Campus Verlag, 2815–25. ttps://nbn-resolving.org/ </w:t>
      </w:r>
      <w:proofErr w:type="gramStart"/>
      <w:r>
        <w:t>urn:nbn</w:t>
      </w:r>
      <w:proofErr w:type="gramEnd"/>
      <w:r>
        <w:t>:de:0168-ssoar-151583.</w:t>
      </w:r>
    </w:p>
    <w:p w14:paraId="0C13B5C1" w14:textId="77777777" w:rsidR="005D50B3" w:rsidRDefault="005D50B3" w:rsidP="005D50B3">
      <w:pPr>
        <w:pStyle w:val="Literaturverzeichnis"/>
      </w:pPr>
      <w:r>
        <w:t xml:space="preserve">Krämer, </w:t>
      </w:r>
      <w:proofErr w:type="spellStart"/>
      <w:r>
        <w:t>Anike</w:t>
      </w:r>
      <w:proofErr w:type="spellEnd"/>
      <w:r>
        <w:t xml:space="preserve">. 2021. </w:t>
      </w:r>
      <w:r>
        <w:rPr>
          <w:i/>
          <w:iCs/>
        </w:rPr>
        <w:t>Geschlecht als Zäsur. Zum Alltagserleben von Eltern intergeschlechtlicher Kinder</w:t>
      </w:r>
      <w:r>
        <w:t>. Wiesbaden: Springer VS.</w:t>
      </w:r>
    </w:p>
    <w:p w14:paraId="6B306FB9" w14:textId="77777777" w:rsidR="005D50B3" w:rsidRDefault="005D50B3" w:rsidP="005D50B3">
      <w:pPr>
        <w:pStyle w:val="Literaturverzeichnis"/>
      </w:pPr>
      <w:r>
        <w:t xml:space="preserve">Krämer, </w:t>
      </w:r>
      <w:proofErr w:type="spellStart"/>
      <w:r>
        <w:t>Anike</w:t>
      </w:r>
      <w:proofErr w:type="spellEnd"/>
      <w:r>
        <w:t xml:space="preserve">, und Katja </w:t>
      </w:r>
      <w:proofErr w:type="spellStart"/>
      <w:r>
        <w:t>Sabisch</w:t>
      </w:r>
      <w:proofErr w:type="spellEnd"/>
      <w:r>
        <w:t xml:space="preserve">. 2017. </w:t>
      </w:r>
      <w:r>
        <w:rPr>
          <w:i/>
          <w:iCs/>
        </w:rPr>
        <w:t>Intersexualität in NRW. Eine qualitative Untersuchung der Gesundheitsversorgung von zwischengeschlechtlichen Kindern in Nordrhein-Westfalen</w:t>
      </w:r>
      <w:r>
        <w:t>. Essen: Netzwerk Frauen- und Geschlechterforschung NRW.</w:t>
      </w:r>
    </w:p>
    <w:p w14:paraId="3C3AF867" w14:textId="77777777" w:rsidR="005D50B3" w:rsidRDefault="005D50B3" w:rsidP="005D50B3">
      <w:pPr>
        <w:pStyle w:val="Literaturverzeichnis"/>
      </w:pPr>
      <w:r>
        <w:t xml:space="preserve">Krieger, Viktor. 2004. „Personen minderen Rechts: </w:t>
      </w:r>
      <w:proofErr w:type="spellStart"/>
      <w:r>
        <w:t>Rußlanddeutsche</w:t>
      </w:r>
      <w:proofErr w:type="spellEnd"/>
      <w:r>
        <w:t xml:space="preserve"> in den Jahren 1941-46“. In </w:t>
      </w:r>
      <w:r>
        <w:rPr>
          <w:i/>
          <w:iCs/>
        </w:rPr>
        <w:t xml:space="preserve">Heimatbuch der Deutschen aus </w:t>
      </w:r>
      <w:proofErr w:type="spellStart"/>
      <w:r>
        <w:rPr>
          <w:i/>
          <w:iCs/>
        </w:rPr>
        <w:t>Rußland</w:t>
      </w:r>
      <w:proofErr w:type="spellEnd"/>
      <w:r>
        <w:rPr>
          <w:i/>
          <w:iCs/>
        </w:rPr>
        <w:t xml:space="preserve"> 2004</w:t>
      </w:r>
      <w:r>
        <w:t>, Stuttgart.</w:t>
      </w:r>
    </w:p>
    <w:p w14:paraId="3D586C59" w14:textId="77777777" w:rsidR="005D50B3" w:rsidRDefault="005D50B3" w:rsidP="005D50B3">
      <w:pPr>
        <w:pStyle w:val="Literaturverzeichnis"/>
      </w:pPr>
      <w:r>
        <w:t>Krieger, Viktor. 2008. „Einsatz im Zwangsarbeitslager“. http://www.viktorkrieger.homepage.t-online.de/Zwangsarbeitslager-2008.pdf.</w:t>
      </w:r>
    </w:p>
    <w:p w14:paraId="04415F83" w14:textId="77777777" w:rsidR="005D50B3" w:rsidRDefault="005D50B3" w:rsidP="005D50B3">
      <w:pPr>
        <w:pStyle w:val="Literaturverzeichnis"/>
      </w:pPr>
      <w:r>
        <w:lastRenderedPageBreak/>
        <w:t xml:space="preserve">Krieger, Viktor. 2020. „Kirgisien“. </w:t>
      </w:r>
      <w:r>
        <w:rPr>
          <w:i/>
          <w:iCs/>
        </w:rPr>
        <w:t>Online-Lexikon zur Kultur und Geschichte der Deutschen im östlichen Europa</w:t>
      </w:r>
      <w:r>
        <w:t>. ome-lexikon.uni-oldenburg.de/p32627.</w:t>
      </w:r>
    </w:p>
    <w:p w14:paraId="5AF9DB83" w14:textId="77777777" w:rsidR="005D50B3" w:rsidRDefault="005D50B3" w:rsidP="005D50B3">
      <w:pPr>
        <w:pStyle w:val="Literaturverzeichnis"/>
      </w:pPr>
      <w:proofErr w:type="spellStart"/>
      <w:r>
        <w:t>Krob</w:t>
      </w:r>
      <w:proofErr w:type="spellEnd"/>
      <w:r>
        <w:t xml:space="preserve">, Gabriele, und et al. 1994. </w:t>
      </w:r>
      <w:r w:rsidRPr="005D50B3">
        <w:rPr>
          <w:lang w:val="en-US"/>
        </w:rPr>
        <w:t xml:space="preserve">„True hermaphroditism: geographical </w:t>
      </w:r>
      <w:proofErr w:type="spellStart"/>
      <w:proofErr w:type="gramStart"/>
      <w:r w:rsidRPr="005D50B3">
        <w:rPr>
          <w:lang w:val="en-US"/>
        </w:rPr>
        <w:t>distribution,clinical</w:t>
      </w:r>
      <w:proofErr w:type="spellEnd"/>
      <w:proofErr w:type="gramEnd"/>
      <w:r w:rsidRPr="005D50B3">
        <w:rPr>
          <w:lang w:val="en-US"/>
        </w:rPr>
        <w:t xml:space="preserve"> findings, chromosomes and gonadal histology“. </w:t>
      </w:r>
      <w:r>
        <w:rPr>
          <w:i/>
          <w:iCs/>
        </w:rPr>
        <w:t xml:space="preserve">European </w:t>
      </w:r>
      <w:proofErr w:type="spellStart"/>
      <w:r>
        <w:rPr>
          <w:i/>
          <w:iCs/>
        </w:rPr>
        <w:t>Journalof</w:t>
      </w:r>
      <w:proofErr w:type="spellEnd"/>
      <w:r>
        <w:rPr>
          <w:i/>
          <w:iCs/>
        </w:rPr>
        <w:t xml:space="preserve"> Pediatrics</w:t>
      </w:r>
      <w:r>
        <w:t xml:space="preserve"> 153(1): 2–10. doi:10.1007/bf02000779.</w:t>
      </w:r>
    </w:p>
    <w:p w14:paraId="3E670FE6" w14:textId="77777777" w:rsidR="005D50B3" w:rsidRDefault="005D50B3" w:rsidP="005D50B3">
      <w:pPr>
        <w:pStyle w:val="Literaturverzeichnis"/>
      </w:pPr>
      <w:r>
        <w:t xml:space="preserve">Küchenhoff, Joachim. 1998. „Trauma, Konflikt, Repräsentation“. In </w:t>
      </w:r>
      <w:r>
        <w:rPr>
          <w:i/>
          <w:iCs/>
        </w:rPr>
        <w:t>Trauma und Konflikt</w:t>
      </w:r>
      <w:r>
        <w:t xml:space="preserve">, hrsg. Anne-Marie Schlösser und Kurt </w:t>
      </w:r>
      <w:proofErr w:type="spellStart"/>
      <w:r>
        <w:t>Höhfeld</w:t>
      </w:r>
      <w:proofErr w:type="spellEnd"/>
      <w:r>
        <w:t xml:space="preserve">. </w:t>
      </w:r>
      <w:proofErr w:type="spellStart"/>
      <w:r>
        <w:t>Giessen</w:t>
      </w:r>
      <w:proofErr w:type="spellEnd"/>
      <w:r>
        <w:t>.</w:t>
      </w:r>
    </w:p>
    <w:p w14:paraId="12D9C632" w14:textId="77777777" w:rsidR="005D50B3" w:rsidRPr="005D50B3" w:rsidRDefault="005D50B3" w:rsidP="005D50B3">
      <w:pPr>
        <w:pStyle w:val="Literaturverzeichnis"/>
        <w:rPr>
          <w:lang w:val="en-US"/>
        </w:rPr>
      </w:pPr>
      <w:proofErr w:type="spellStart"/>
      <w:r>
        <w:t>Lahav</w:t>
      </w:r>
      <w:proofErr w:type="spellEnd"/>
      <w:r>
        <w:t xml:space="preserve">, Y., M. </w:t>
      </w:r>
      <w:proofErr w:type="spellStart"/>
      <w:r>
        <w:t>Cloitre</w:t>
      </w:r>
      <w:proofErr w:type="spellEnd"/>
      <w:r>
        <w:t xml:space="preserve">, P. </w:t>
      </w:r>
      <w:proofErr w:type="spellStart"/>
      <w:r>
        <w:t>Hyland</w:t>
      </w:r>
      <w:proofErr w:type="spellEnd"/>
      <w:r>
        <w:t xml:space="preserve">, M. </w:t>
      </w:r>
      <w:proofErr w:type="spellStart"/>
      <w:r>
        <w:t>Shevlin</w:t>
      </w:r>
      <w:proofErr w:type="spellEnd"/>
      <w:r>
        <w:t xml:space="preserve">, M. Ben-Ezra, und T. </w:t>
      </w:r>
      <w:proofErr w:type="spellStart"/>
      <w:r>
        <w:t>Karatzias</w:t>
      </w:r>
      <w:proofErr w:type="spellEnd"/>
      <w:r>
        <w:t xml:space="preserve">. </w:t>
      </w:r>
      <w:r w:rsidRPr="005D50B3">
        <w:rPr>
          <w:lang w:val="en-US"/>
        </w:rPr>
        <w:t xml:space="preserve">2025. „Complex PTSD and identification with the aggressor among survivors of childhood </w:t>
      </w:r>
      <w:proofErr w:type="gramStart"/>
      <w:r w:rsidRPr="005D50B3">
        <w:rPr>
          <w:lang w:val="en-US"/>
        </w:rPr>
        <w:t>abuse“</w:t>
      </w:r>
      <w:proofErr w:type="gramEnd"/>
      <w:r w:rsidRPr="005D50B3">
        <w:rPr>
          <w:lang w:val="en-US"/>
        </w:rPr>
        <w:t xml:space="preserve">. </w:t>
      </w:r>
      <w:r w:rsidRPr="005D50B3">
        <w:rPr>
          <w:i/>
          <w:iCs/>
          <w:lang w:val="en-US"/>
        </w:rPr>
        <w:t>Child abuse &amp; neglect</w:t>
      </w:r>
      <w:r w:rsidRPr="005D50B3">
        <w:rPr>
          <w:lang w:val="en-US"/>
        </w:rPr>
        <w:t xml:space="preserve"> 160: 107196. </w:t>
      </w:r>
      <w:proofErr w:type="gramStart"/>
      <w:r w:rsidRPr="005D50B3">
        <w:rPr>
          <w:lang w:val="en-US"/>
        </w:rPr>
        <w:t>doi:10.1016/j.chiabu</w:t>
      </w:r>
      <w:proofErr w:type="gramEnd"/>
      <w:r w:rsidRPr="005D50B3">
        <w:rPr>
          <w:lang w:val="en-US"/>
        </w:rPr>
        <w:t>.2024.107196.</w:t>
      </w:r>
    </w:p>
    <w:p w14:paraId="47952542" w14:textId="77777777" w:rsidR="005D50B3" w:rsidRPr="005D50B3" w:rsidRDefault="005D50B3" w:rsidP="005D50B3">
      <w:pPr>
        <w:pStyle w:val="Literaturverzeichnis"/>
        <w:rPr>
          <w:lang w:val="en-US"/>
        </w:rPr>
      </w:pPr>
      <w:proofErr w:type="spellStart"/>
      <w:r>
        <w:t>Lampalzer</w:t>
      </w:r>
      <w:proofErr w:type="spellEnd"/>
      <w:r>
        <w:t xml:space="preserve">, U., P. </w:t>
      </w:r>
      <w:proofErr w:type="spellStart"/>
      <w:r>
        <w:t>Briken</w:t>
      </w:r>
      <w:proofErr w:type="spellEnd"/>
      <w:r>
        <w:t xml:space="preserve">, und K. Schweizer. </w:t>
      </w:r>
      <w:r w:rsidRPr="005D50B3">
        <w:rPr>
          <w:lang w:val="en-US"/>
        </w:rPr>
        <w:t>2021. „Psychosocial care and support in the field of intersex/diverse sex development (</w:t>
      </w:r>
      <w:proofErr w:type="spellStart"/>
      <w:r w:rsidRPr="005D50B3">
        <w:rPr>
          <w:lang w:val="en-US"/>
        </w:rPr>
        <w:t>dsd</w:t>
      </w:r>
      <w:proofErr w:type="spellEnd"/>
      <w:r w:rsidRPr="005D50B3">
        <w:rPr>
          <w:lang w:val="en-US"/>
        </w:rPr>
        <w:t xml:space="preserve">): counselling experiences, </w:t>
      </w:r>
      <w:proofErr w:type="spellStart"/>
      <w:r w:rsidRPr="005D50B3">
        <w:rPr>
          <w:lang w:val="en-US"/>
        </w:rPr>
        <w:t>localisation</w:t>
      </w:r>
      <w:proofErr w:type="spellEnd"/>
      <w:r w:rsidRPr="005D50B3">
        <w:rPr>
          <w:lang w:val="en-US"/>
        </w:rPr>
        <w:t xml:space="preserve"> and needed </w:t>
      </w:r>
      <w:proofErr w:type="gramStart"/>
      <w:r w:rsidRPr="005D50B3">
        <w:rPr>
          <w:lang w:val="en-US"/>
        </w:rPr>
        <w:t>improvements“</w:t>
      </w:r>
      <w:proofErr w:type="gramEnd"/>
      <w:r w:rsidRPr="005D50B3">
        <w:rPr>
          <w:lang w:val="en-US"/>
        </w:rPr>
        <w:t xml:space="preserve">. </w:t>
      </w:r>
      <w:r w:rsidRPr="005D50B3">
        <w:rPr>
          <w:i/>
          <w:iCs/>
          <w:lang w:val="en-US"/>
        </w:rPr>
        <w:t>International journal of impotence research</w:t>
      </w:r>
      <w:r w:rsidRPr="005D50B3">
        <w:rPr>
          <w:lang w:val="en-US"/>
        </w:rPr>
        <w:t xml:space="preserve"> 33(2): 228–42. doi:10.1038/s41443-021-00422-x.</w:t>
      </w:r>
    </w:p>
    <w:p w14:paraId="3FC33E8D" w14:textId="77777777" w:rsidR="005D50B3" w:rsidRDefault="005D50B3" w:rsidP="005D50B3">
      <w:pPr>
        <w:pStyle w:val="Literaturverzeichnis"/>
      </w:pPr>
      <w:proofErr w:type="spellStart"/>
      <w:r w:rsidRPr="005D50B3">
        <w:rPr>
          <w:lang w:val="en-US"/>
        </w:rPr>
        <w:t>Lanzerath</w:t>
      </w:r>
      <w:proofErr w:type="spellEnd"/>
      <w:r w:rsidRPr="005D50B3">
        <w:rPr>
          <w:lang w:val="en-US"/>
        </w:rPr>
        <w:t xml:space="preserve">, D. 2021. </w:t>
      </w:r>
      <w:r>
        <w:t xml:space="preserve">„Medikalisierung“. In </w:t>
      </w:r>
      <w:r>
        <w:rPr>
          <w:i/>
          <w:iCs/>
        </w:rPr>
        <w:t>Handbuch Alter und Altern</w:t>
      </w:r>
      <w:r>
        <w:t>, hrsg. M. Fuchs. Stuttgart: J.B. Metzler, 403–13. doi:10.1007/978-3-476-05352-7_44.</w:t>
      </w:r>
    </w:p>
    <w:p w14:paraId="40437E71" w14:textId="77777777" w:rsidR="005D50B3" w:rsidRPr="005D50B3" w:rsidRDefault="005D50B3" w:rsidP="005D50B3">
      <w:pPr>
        <w:pStyle w:val="Literaturverzeichnis"/>
        <w:rPr>
          <w:lang w:val="en-US"/>
        </w:rPr>
      </w:pPr>
      <w:proofErr w:type="spellStart"/>
      <w:r>
        <w:t>Lashkay</w:t>
      </w:r>
      <w:proofErr w:type="spellEnd"/>
      <w:r>
        <w:t xml:space="preserve">, Anna-Mariya, Elaine L. </w:t>
      </w:r>
      <w:proofErr w:type="spellStart"/>
      <w:r>
        <w:t>Kinsella</w:t>
      </w:r>
      <w:proofErr w:type="spellEnd"/>
      <w:r>
        <w:t xml:space="preserve">, und Orla T. Muldoon. </w:t>
      </w:r>
      <w:r w:rsidRPr="005D50B3">
        <w:rPr>
          <w:lang w:val="en-US"/>
        </w:rPr>
        <w:t xml:space="preserve">2023. „When trauma is stigmatized: Disidentification and dissociation in people affected by adverse childhood </w:t>
      </w:r>
      <w:proofErr w:type="gramStart"/>
      <w:r w:rsidRPr="005D50B3">
        <w:rPr>
          <w:lang w:val="en-US"/>
        </w:rPr>
        <w:t>experiences“</w:t>
      </w:r>
      <w:proofErr w:type="gramEnd"/>
      <w:r w:rsidRPr="005D50B3">
        <w:rPr>
          <w:lang w:val="en-US"/>
        </w:rPr>
        <w:t xml:space="preserve">. </w:t>
      </w:r>
      <w:r w:rsidRPr="005D50B3">
        <w:rPr>
          <w:i/>
          <w:iCs/>
          <w:lang w:val="en-US"/>
        </w:rPr>
        <w:t>Journal of Community &amp; Applied Social Psychology</w:t>
      </w:r>
      <w:r w:rsidRPr="005D50B3">
        <w:rPr>
          <w:lang w:val="en-US"/>
        </w:rPr>
        <w:t xml:space="preserve"> 33(5): 1225–40. </w:t>
      </w:r>
      <w:proofErr w:type="spellStart"/>
      <w:proofErr w:type="gramStart"/>
      <w:r w:rsidRPr="005D50B3">
        <w:rPr>
          <w:lang w:val="en-US"/>
        </w:rPr>
        <w:t>doi:https</w:t>
      </w:r>
      <w:proofErr w:type="spellEnd"/>
      <w:r w:rsidRPr="005D50B3">
        <w:rPr>
          <w:lang w:val="en-US"/>
        </w:rPr>
        <w:t>://doi.org/10.1002/casp.2702</w:t>
      </w:r>
      <w:proofErr w:type="gramEnd"/>
      <w:r w:rsidRPr="005D50B3">
        <w:rPr>
          <w:lang w:val="en-US"/>
        </w:rPr>
        <w:t>.</w:t>
      </w:r>
    </w:p>
    <w:p w14:paraId="78567902" w14:textId="77777777" w:rsidR="005D50B3" w:rsidRDefault="005D50B3" w:rsidP="005D50B3">
      <w:pPr>
        <w:pStyle w:val="Literaturverzeichnis"/>
      </w:pPr>
      <w:r w:rsidRPr="005D50B3">
        <w:rPr>
          <w:lang w:val="en-US"/>
        </w:rPr>
        <w:t xml:space="preserve">Lee, P. A., C. P. </w:t>
      </w:r>
      <w:proofErr w:type="spellStart"/>
      <w:r w:rsidRPr="005D50B3">
        <w:rPr>
          <w:lang w:val="en-US"/>
        </w:rPr>
        <w:t>Houk</w:t>
      </w:r>
      <w:proofErr w:type="spellEnd"/>
      <w:r w:rsidRPr="005D50B3">
        <w:rPr>
          <w:lang w:val="en-US"/>
        </w:rPr>
        <w:t xml:space="preserve">, S. F. Ahmed, und I. A. Hughes. 2006. „Consensus statement on management of intersex disorders. </w:t>
      </w:r>
      <w:r>
        <w:t xml:space="preserve">International Consensus Conference on Intersex“. </w:t>
      </w:r>
      <w:r>
        <w:rPr>
          <w:i/>
          <w:iCs/>
        </w:rPr>
        <w:t>Pediatrics</w:t>
      </w:r>
      <w:r>
        <w:t xml:space="preserve"> 118(2): e488–500. doi:10.1542/peds.2006-0738.</w:t>
      </w:r>
    </w:p>
    <w:p w14:paraId="286D3844" w14:textId="77777777" w:rsidR="005D50B3" w:rsidRDefault="005D50B3" w:rsidP="005D50B3">
      <w:pPr>
        <w:pStyle w:val="Literaturverzeichnis"/>
      </w:pPr>
      <w:r>
        <w:t>Leuzinger-</w:t>
      </w:r>
      <w:proofErr w:type="spellStart"/>
      <w:r>
        <w:t>Bohleber</w:t>
      </w:r>
      <w:proofErr w:type="spellEnd"/>
      <w:r>
        <w:t xml:space="preserve">, Marianne, Constanze </w:t>
      </w:r>
      <w:proofErr w:type="spellStart"/>
      <w:r>
        <w:t>Rickmeyer</w:t>
      </w:r>
      <w:proofErr w:type="spellEnd"/>
      <w:r>
        <w:t xml:space="preserve">, Judith Lebiger-Vogel, Korinna </w:t>
      </w:r>
      <w:proofErr w:type="spellStart"/>
      <w:r>
        <w:t>Fritzemeyer</w:t>
      </w:r>
      <w:proofErr w:type="spellEnd"/>
      <w:r>
        <w:t xml:space="preserve">, Mariam Tahiri, und </w:t>
      </w:r>
      <w:proofErr w:type="gramStart"/>
      <w:r>
        <w:t>Nora Hettich-Damm</w:t>
      </w:r>
      <w:proofErr w:type="gramEnd"/>
      <w:r>
        <w:t xml:space="preserve">. 2016. „Frühe Elternschaft bei traumatisierten Migranten und Geflüchteten und ihre transgenerativen Folgen. Psychoanalytische Überlegungen zur Prävention.“ </w:t>
      </w:r>
      <w:r>
        <w:rPr>
          <w:i/>
          <w:iCs/>
        </w:rPr>
        <w:t>Psyche</w:t>
      </w:r>
      <w:r>
        <w:t xml:space="preserve"> 70: 949–76.</w:t>
      </w:r>
    </w:p>
    <w:p w14:paraId="011449F8" w14:textId="77777777" w:rsidR="005D50B3" w:rsidRDefault="005D50B3" w:rsidP="005D50B3">
      <w:pPr>
        <w:pStyle w:val="Literaturverzeichnis"/>
      </w:pPr>
      <w:r>
        <w:t xml:space="preserve">Lewin, Kurt. 1967. </w:t>
      </w:r>
      <w:r>
        <w:rPr>
          <w:i/>
          <w:iCs/>
        </w:rPr>
        <w:t>Gesetz und Experiment in der Psychologie</w:t>
      </w:r>
      <w:r>
        <w:t xml:space="preserve">. Darmstadt: Wissenschaftliche </w:t>
      </w:r>
      <w:proofErr w:type="spellStart"/>
      <w:r>
        <w:t>Buchges</w:t>
      </w:r>
      <w:proofErr w:type="spellEnd"/>
      <w:r>
        <w:t>.</w:t>
      </w:r>
    </w:p>
    <w:p w14:paraId="02666A97" w14:textId="77777777" w:rsidR="005D50B3" w:rsidRPr="005D50B3" w:rsidRDefault="005D50B3" w:rsidP="005D50B3">
      <w:pPr>
        <w:pStyle w:val="Literaturverzeichnis"/>
        <w:rPr>
          <w:lang w:val="en-US"/>
        </w:rPr>
      </w:pPr>
      <w:r>
        <w:t xml:space="preserve">Liao, L. M. 2015. </w:t>
      </w:r>
      <w:r w:rsidRPr="005D50B3">
        <w:rPr>
          <w:lang w:val="en-US"/>
        </w:rPr>
        <w:t xml:space="preserve">„Stonewalling </w:t>
      </w:r>
      <w:proofErr w:type="gramStart"/>
      <w:r w:rsidRPr="005D50B3">
        <w:rPr>
          <w:lang w:val="en-US"/>
        </w:rPr>
        <w:t>Emotion“</w:t>
      </w:r>
      <w:proofErr w:type="gramEnd"/>
      <w:r w:rsidRPr="005D50B3">
        <w:rPr>
          <w:lang w:val="en-US"/>
        </w:rPr>
        <w:t xml:space="preserve">. </w:t>
      </w:r>
      <w:r w:rsidRPr="005D50B3">
        <w:rPr>
          <w:i/>
          <w:iCs/>
          <w:lang w:val="en-US"/>
        </w:rPr>
        <w:t>Narrative inquiry in bioethics</w:t>
      </w:r>
      <w:r w:rsidRPr="005D50B3">
        <w:rPr>
          <w:lang w:val="en-US"/>
        </w:rPr>
        <w:t xml:space="preserve"> 5(2): 143–50. doi:10.1353/nib.2015.0045.</w:t>
      </w:r>
    </w:p>
    <w:p w14:paraId="2E13DEE0" w14:textId="77777777" w:rsidR="005D50B3" w:rsidRPr="005D50B3" w:rsidRDefault="005D50B3" w:rsidP="005D50B3">
      <w:pPr>
        <w:pStyle w:val="Literaturverzeichnis"/>
        <w:rPr>
          <w:lang w:val="en-US"/>
        </w:rPr>
      </w:pPr>
      <w:r w:rsidRPr="005D50B3">
        <w:rPr>
          <w:lang w:val="en-US"/>
        </w:rPr>
        <w:t xml:space="preserve">Liao, </w:t>
      </w:r>
      <w:proofErr w:type="spellStart"/>
      <w:r w:rsidRPr="005D50B3">
        <w:rPr>
          <w:lang w:val="en-US"/>
        </w:rPr>
        <w:t>Lih</w:t>
      </w:r>
      <w:proofErr w:type="spellEnd"/>
      <w:r w:rsidRPr="005D50B3">
        <w:rPr>
          <w:lang w:val="en-US"/>
        </w:rPr>
        <w:t xml:space="preserve">-Mei, Erasmo </w:t>
      </w:r>
      <w:proofErr w:type="spellStart"/>
      <w:r w:rsidRPr="005D50B3">
        <w:rPr>
          <w:lang w:val="en-US"/>
        </w:rPr>
        <w:t>Tacconelli</w:t>
      </w:r>
      <w:proofErr w:type="spellEnd"/>
      <w:r w:rsidRPr="005D50B3">
        <w:rPr>
          <w:lang w:val="en-US"/>
        </w:rPr>
        <w:t xml:space="preserve">, Dan Wood, Gerard Conway, und Sarah M. Creighton. 2010. „Adolescent Girls with Disorders of Sex Development: A Needs Analysis of Transitional </w:t>
      </w:r>
      <w:proofErr w:type="gramStart"/>
      <w:r w:rsidRPr="005D50B3">
        <w:rPr>
          <w:lang w:val="en-US"/>
        </w:rPr>
        <w:t>Care.“</w:t>
      </w:r>
      <w:proofErr w:type="gramEnd"/>
      <w:r w:rsidRPr="005D50B3">
        <w:rPr>
          <w:lang w:val="en-US"/>
        </w:rPr>
        <w:t xml:space="preserve"> </w:t>
      </w:r>
      <w:r w:rsidRPr="005D50B3">
        <w:rPr>
          <w:i/>
          <w:iCs/>
          <w:lang w:val="en-US"/>
        </w:rPr>
        <w:t>Journal of pediatric urology</w:t>
      </w:r>
      <w:r w:rsidRPr="005D50B3">
        <w:rPr>
          <w:lang w:val="en-US"/>
        </w:rPr>
        <w:t xml:space="preserve"> 6(6): 609–13. </w:t>
      </w:r>
      <w:proofErr w:type="gramStart"/>
      <w:r w:rsidRPr="005D50B3">
        <w:rPr>
          <w:lang w:val="en-US"/>
        </w:rPr>
        <w:t>doi:10.1016/j.jpurol</w:t>
      </w:r>
      <w:proofErr w:type="gramEnd"/>
      <w:r w:rsidRPr="005D50B3">
        <w:rPr>
          <w:lang w:val="en-US"/>
        </w:rPr>
        <w:t>.2010.07.006.</w:t>
      </w:r>
    </w:p>
    <w:p w14:paraId="4B5A094E" w14:textId="77777777" w:rsidR="005D50B3" w:rsidRDefault="005D50B3" w:rsidP="005D50B3">
      <w:pPr>
        <w:pStyle w:val="Literaturverzeichnis"/>
      </w:pPr>
      <w:r>
        <w:lastRenderedPageBreak/>
        <w:t xml:space="preserve">Liegle, Ludwig. 1987. „Familie und Kindheit in der Sowjetunion“. In </w:t>
      </w:r>
      <w:r>
        <w:rPr>
          <w:i/>
          <w:iCs/>
        </w:rPr>
        <w:t xml:space="preserve">Aufbruch mit </w:t>
      </w:r>
      <w:proofErr w:type="gramStart"/>
      <w:r>
        <w:rPr>
          <w:i/>
          <w:iCs/>
        </w:rPr>
        <w:t>Gorbatschow?:</w:t>
      </w:r>
      <w:proofErr w:type="gramEnd"/>
      <w:r>
        <w:rPr>
          <w:i/>
          <w:iCs/>
        </w:rPr>
        <w:t xml:space="preserve"> Entwicklungsprobleme der Sowjetgesellschaft</w:t>
      </w:r>
      <w:r>
        <w:t>, Fischer-Taschenbuch-Verlag, 154–77.</w:t>
      </w:r>
    </w:p>
    <w:p w14:paraId="5823E34B" w14:textId="77777777" w:rsidR="005D50B3" w:rsidRDefault="005D50B3" w:rsidP="005D50B3">
      <w:pPr>
        <w:pStyle w:val="Literaturverzeichnis"/>
      </w:pPr>
      <w:r>
        <w:t xml:space="preserve">Liegle, Ludwig. 1987. „Familie und Kindheit in der Sowjetunion“. In </w:t>
      </w:r>
      <w:r>
        <w:rPr>
          <w:i/>
          <w:iCs/>
        </w:rPr>
        <w:t>Aufbruch mit Gorbatschow, Entwicklungsprobleme der Sowjetgesellschaft</w:t>
      </w:r>
      <w:r>
        <w:t>, Frankfurt a.M., 154–77.</w:t>
      </w:r>
    </w:p>
    <w:p w14:paraId="73D39041" w14:textId="77777777" w:rsidR="005D50B3" w:rsidRPr="005D50B3" w:rsidRDefault="005D50B3" w:rsidP="005D50B3">
      <w:pPr>
        <w:pStyle w:val="Literaturverzeichnis"/>
        <w:rPr>
          <w:lang w:val="en-US"/>
        </w:rPr>
      </w:pPr>
      <w:r w:rsidRPr="005D50B3">
        <w:rPr>
          <w:lang w:val="en-US"/>
        </w:rPr>
        <w:t xml:space="preserve">Link, B. G., F. T. Cullen, E. </w:t>
      </w:r>
      <w:proofErr w:type="spellStart"/>
      <w:r w:rsidRPr="005D50B3">
        <w:rPr>
          <w:lang w:val="en-US"/>
        </w:rPr>
        <w:t>Struening</w:t>
      </w:r>
      <w:proofErr w:type="spellEnd"/>
      <w:r w:rsidRPr="005D50B3">
        <w:rPr>
          <w:lang w:val="en-US"/>
        </w:rPr>
        <w:t xml:space="preserve">, P. E. </w:t>
      </w:r>
      <w:proofErr w:type="spellStart"/>
      <w:r w:rsidRPr="005D50B3">
        <w:rPr>
          <w:lang w:val="en-US"/>
        </w:rPr>
        <w:t>Shrout</w:t>
      </w:r>
      <w:proofErr w:type="spellEnd"/>
      <w:r w:rsidRPr="005D50B3">
        <w:rPr>
          <w:lang w:val="en-US"/>
        </w:rPr>
        <w:t xml:space="preserve">, und B. P. Dohrenwend. 1989. „A modified </w:t>
      </w:r>
      <w:proofErr w:type="spellStart"/>
      <w:r w:rsidRPr="005D50B3">
        <w:rPr>
          <w:lang w:val="en-US"/>
        </w:rPr>
        <w:t>labelingtheory</w:t>
      </w:r>
      <w:proofErr w:type="spellEnd"/>
      <w:r w:rsidRPr="005D50B3">
        <w:rPr>
          <w:lang w:val="en-US"/>
        </w:rPr>
        <w:t xml:space="preserve"> approach to mental disorders: An empirical </w:t>
      </w:r>
      <w:proofErr w:type="gramStart"/>
      <w:r w:rsidRPr="005D50B3">
        <w:rPr>
          <w:lang w:val="en-US"/>
        </w:rPr>
        <w:t>assessment“</w:t>
      </w:r>
      <w:proofErr w:type="gramEnd"/>
      <w:r w:rsidRPr="005D50B3">
        <w:rPr>
          <w:lang w:val="en-US"/>
        </w:rPr>
        <w:t xml:space="preserve">. </w:t>
      </w:r>
      <w:r w:rsidRPr="005D50B3">
        <w:rPr>
          <w:i/>
          <w:iCs/>
          <w:lang w:val="en-US"/>
        </w:rPr>
        <w:t>American Sociological Review</w:t>
      </w:r>
      <w:r w:rsidRPr="005D50B3">
        <w:rPr>
          <w:lang w:val="en-US"/>
        </w:rPr>
        <w:t xml:space="preserve"> 54(3): 400. doi:10.2307/2095613.</w:t>
      </w:r>
    </w:p>
    <w:p w14:paraId="16520FEB" w14:textId="77777777" w:rsidR="005D50B3" w:rsidRPr="005D50B3" w:rsidRDefault="005D50B3" w:rsidP="005D50B3">
      <w:pPr>
        <w:pStyle w:val="Literaturverzeichnis"/>
        <w:rPr>
          <w:lang w:val="en-US"/>
        </w:rPr>
      </w:pPr>
      <w:r w:rsidRPr="005D50B3">
        <w:rPr>
          <w:lang w:val="en-US"/>
        </w:rPr>
        <w:t xml:space="preserve">Link, Bruce. 1987. „Understanding Labeling Effects in the Area of Mental Disorders: An Assessment of the </w:t>
      </w:r>
      <w:proofErr w:type="spellStart"/>
      <w:r w:rsidRPr="005D50B3">
        <w:rPr>
          <w:lang w:val="en-US"/>
        </w:rPr>
        <w:t>Effectsof</w:t>
      </w:r>
      <w:proofErr w:type="spellEnd"/>
      <w:r w:rsidRPr="005D50B3">
        <w:rPr>
          <w:lang w:val="en-US"/>
        </w:rPr>
        <w:t xml:space="preserve"> Expectations of </w:t>
      </w:r>
      <w:proofErr w:type="gramStart"/>
      <w:r w:rsidRPr="005D50B3">
        <w:rPr>
          <w:lang w:val="en-US"/>
        </w:rPr>
        <w:t>Rejection“</w:t>
      </w:r>
      <w:proofErr w:type="gramEnd"/>
      <w:r w:rsidRPr="005D50B3">
        <w:rPr>
          <w:lang w:val="en-US"/>
        </w:rPr>
        <w:t xml:space="preserve">. </w:t>
      </w:r>
      <w:r w:rsidRPr="005D50B3">
        <w:rPr>
          <w:i/>
          <w:iCs/>
          <w:lang w:val="en-US"/>
        </w:rPr>
        <w:t>American Sociological Review</w:t>
      </w:r>
      <w:r w:rsidRPr="005D50B3">
        <w:rPr>
          <w:lang w:val="en-US"/>
        </w:rPr>
        <w:t xml:space="preserve"> 52(1): 96–112. doi:10.2307/2095395.</w:t>
      </w:r>
    </w:p>
    <w:p w14:paraId="6539590D" w14:textId="77777777" w:rsidR="005D50B3" w:rsidRPr="005D50B3" w:rsidRDefault="005D50B3" w:rsidP="005D50B3">
      <w:pPr>
        <w:pStyle w:val="Literaturverzeichnis"/>
        <w:rPr>
          <w:lang w:val="en-US"/>
        </w:rPr>
      </w:pPr>
      <w:r w:rsidRPr="005D50B3">
        <w:rPr>
          <w:lang w:val="en-US"/>
        </w:rPr>
        <w:t xml:space="preserve">Link, Bruce, und Jo Phelan. 2001. „Conceptualizing </w:t>
      </w:r>
      <w:proofErr w:type="gramStart"/>
      <w:r w:rsidRPr="005D50B3">
        <w:rPr>
          <w:lang w:val="en-US"/>
        </w:rPr>
        <w:t>Stigma“</w:t>
      </w:r>
      <w:proofErr w:type="gramEnd"/>
      <w:r w:rsidRPr="005D50B3">
        <w:rPr>
          <w:lang w:val="en-US"/>
        </w:rPr>
        <w:t xml:space="preserve">. </w:t>
      </w:r>
      <w:r w:rsidRPr="005D50B3">
        <w:rPr>
          <w:i/>
          <w:iCs/>
          <w:lang w:val="en-US"/>
        </w:rPr>
        <w:t xml:space="preserve">Annu Rev </w:t>
      </w:r>
      <w:proofErr w:type="spellStart"/>
      <w:r w:rsidRPr="005D50B3">
        <w:rPr>
          <w:i/>
          <w:iCs/>
          <w:lang w:val="en-US"/>
        </w:rPr>
        <w:t>Sociol</w:t>
      </w:r>
      <w:proofErr w:type="spellEnd"/>
      <w:r w:rsidRPr="005D50B3">
        <w:rPr>
          <w:lang w:val="en-US"/>
        </w:rPr>
        <w:t xml:space="preserve"> 27(1): 363–85. </w:t>
      </w:r>
      <w:proofErr w:type="gramStart"/>
      <w:r w:rsidRPr="005D50B3">
        <w:rPr>
          <w:lang w:val="en-US"/>
        </w:rPr>
        <w:t>doi:10.1146/annurev.soc</w:t>
      </w:r>
      <w:proofErr w:type="gramEnd"/>
      <w:r w:rsidRPr="005D50B3">
        <w:rPr>
          <w:lang w:val="en-US"/>
        </w:rPr>
        <w:t>.27.1.363.</w:t>
      </w:r>
    </w:p>
    <w:p w14:paraId="641A27C7" w14:textId="77777777" w:rsidR="005D50B3" w:rsidRDefault="005D50B3" w:rsidP="005D50B3">
      <w:pPr>
        <w:pStyle w:val="Literaturverzeichnis"/>
      </w:pPr>
      <w:r>
        <w:t xml:space="preserve">Link, Jürgen. 1988. „Literaturanalyse als Interdiskursanalyse. Am Beispiel des Ursprungs literarischer Symbolik in der Kollektivsymbolik“. In </w:t>
      </w:r>
      <w:r>
        <w:rPr>
          <w:i/>
          <w:iCs/>
        </w:rPr>
        <w:t>Diskurstheorien und Literaturwissenschaft</w:t>
      </w:r>
      <w:r>
        <w:t>, hrsg. Jürgen Fohrmann und Harro Müller. Frankfurt am Main: Suhrkamp.</w:t>
      </w:r>
    </w:p>
    <w:p w14:paraId="5A74F840" w14:textId="77777777" w:rsidR="005D50B3" w:rsidRDefault="005D50B3" w:rsidP="005D50B3">
      <w:pPr>
        <w:pStyle w:val="Literaturverzeichnis"/>
      </w:pPr>
      <w:r>
        <w:t xml:space="preserve">Link, Jürgen. 1999. „Diskursive Ereignisse, Diskurse, Interdiskurse: Sieben Thesen zur Operativität der Diskursanalyse, am Beispiel des </w:t>
      </w:r>
      <w:proofErr w:type="spellStart"/>
      <w:r>
        <w:t>Normalismus</w:t>
      </w:r>
      <w:proofErr w:type="spellEnd"/>
      <w:r>
        <w:t xml:space="preserve">“. In </w:t>
      </w:r>
      <w:r>
        <w:rPr>
          <w:i/>
          <w:iCs/>
        </w:rPr>
        <w:t xml:space="preserve">Das Wuchern der </w:t>
      </w:r>
      <w:proofErr w:type="spellStart"/>
      <w:r>
        <w:rPr>
          <w:i/>
          <w:iCs/>
        </w:rPr>
        <w:t>Diskurse.Perspektiven</w:t>
      </w:r>
      <w:proofErr w:type="spellEnd"/>
      <w:r>
        <w:rPr>
          <w:i/>
          <w:iCs/>
        </w:rPr>
        <w:t xml:space="preserve"> der Diskursanalyse</w:t>
      </w:r>
      <w:r>
        <w:t xml:space="preserve">, hrsg. </w:t>
      </w:r>
      <w:proofErr w:type="spellStart"/>
      <w:r>
        <w:t>Bannelore</w:t>
      </w:r>
      <w:proofErr w:type="spellEnd"/>
      <w:r>
        <w:t xml:space="preserve"> Bublitz. Frankfurt, New York: Campus, 148–61.</w:t>
      </w:r>
    </w:p>
    <w:p w14:paraId="54648BDC" w14:textId="77777777" w:rsidR="005D50B3" w:rsidRDefault="005D50B3" w:rsidP="005D50B3">
      <w:pPr>
        <w:pStyle w:val="Literaturverzeichnis"/>
      </w:pPr>
      <w:r>
        <w:t xml:space="preserve">Link, Jürgen. 2003. „Kulturwissenschaft, Interdiskurs, Kulturrevolution“. </w:t>
      </w:r>
      <w:proofErr w:type="spellStart"/>
      <w:r>
        <w:rPr>
          <w:i/>
          <w:iCs/>
        </w:rPr>
        <w:t>KultuRRevolution</w:t>
      </w:r>
      <w:proofErr w:type="spellEnd"/>
      <w:r>
        <w:rPr>
          <w:i/>
          <w:iCs/>
        </w:rPr>
        <w:t>. Zeitschrift für angewandte Diskurstheorie</w:t>
      </w:r>
      <w:r>
        <w:t xml:space="preserve"> 45(46): 10–23.</w:t>
      </w:r>
    </w:p>
    <w:p w14:paraId="3056643E" w14:textId="77777777" w:rsidR="005D50B3" w:rsidRDefault="005D50B3" w:rsidP="005D50B3">
      <w:pPr>
        <w:pStyle w:val="Literaturverzeichnis"/>
      </w:pPr>
      <w:r>
        <w:t xml:space="preserve">Link, Jürgen. 2005. „Warum Diskurs nicht von personalen Subjekten ‚ausgehandelt‘ werden. Von der Diskurs- zur Interdiskurstheorie“. In hrsg. Keller et </w:t>
      </w:r>
      <w:proofErr w:type="gramStart"/>
      <w:r>
        <w:t>al. ,</w:t>
      </w:r>
      <w:proofErr w:type="gramEnd"/>
      <w:r>
        <w:t xml:space="preserve"> 77–100.</w:t>
      </w:r>
    </w:p>
    <w:p w14:paraId="7D5078E2" w14:textId="77777777" w:rsidR="005D50B3" w:rsidRDefault="005D50B3" w:rsidP="005D50B3">
      <w:pPr>
        <w:pStyle w:val="Literaturverzeichnis"/>
      </w:pPr>
      <w:r>
        <w:t>Litz, Patrick. 2007. „Der Beitrag des Sports zur Entfaltung der sozialistischen Persönlichkeit in der DDR.“</w:t>
      </w:r>
    </w:p>
    <w:p w14:paraId="133A788E" w14:textId="77777777" w:rsidR="005D50B3" w:rsidRDefault="005D50B3" w:rsidP="005D50B3">
      <w:pPr>
        <w:pStyle w:val="Literaturverzeichnis"/>
      </w:pPr>
      <w:r>
        <w:t xml:space="preserve">Loch, Ulrike. 2008. „Spuren von Traumatisierungen in narrativen Interviews“. </w:t>
      </w:r>
      <w:r>
        <w:rPr>
          <w:i/>
          <w:iCs/>
        </w:rPr>
        <w:t>Forum Qualitative Sozialforschung</w:t>
      </w:r>
      <w:r>
        <w:t xml:space="preserve"> 9(1): Art. 54.</w:t>
      </w:r>
    </w:p>
    <w:p w14:paraId="452F9C34" w14:textId="77777777" w:rsidR="005D50B3" w:rsidRDefault="005D50B3" w:rsidP="005D50B3">
      <w:pPr>
        <w:pStyle w:val="Literaturverzeichnis"/>
      </w:pPr>
      <w:r>
        <w:t xml:space="preserve">Loch, Ulrike, und Gabriele Rosenthal. 2002. „Das narrative Interview“. In </w:t>
      </w:r>
      <w:r>
        <w:rPr>
          <w:i/>
          <w:iCs/>
        </w:rPr>
        <w:t xml:space="preserve">Qualitative </w:t>
      </w:r>
      <w:proofErr w:type="spellStart"/>
      <w:r>
        <w:rPr>
          <w:i/>
          <w:iCs/>
        </w:rPr>
        <w:t>Gesundheits-und</w:t>
      </w:r>
      <w:proofErr w:type="spellEnd"/>
      <w:r>
        <w:rPr>
          <w:i/>
          <w:iCs/>
        </w:rPr>
        <w:t xml:space="preserve"> Pflegeforschung</w:t>
      </w:r>
      <w:r>
        <w:t>, hrsg. D. Schaeffer und G. Müller-Mundt. Bern, Göttingen, Toronto, Seattle: Hans Huber Verlag, 221–32.</w:t>
      </w:r>
    </w:p>
    <w:p w14:paraId="4E884EB5" w14:textId="77777777" w:rsidR="005D50B3" w:rsidRDefault="005D50B3" w:rsidP="005D50B3">
      <w:pPr>
        <w:pStyle w:val="Literaturverzeichnis"/>
      </w:pPr>
      <w:r>
        <w:t>Löffler, Roland. 2005. „Flucht, Vertreibung und Integration in konfessioneller Perspektive“. https://www.hsozkult.de/conferencereport/id/fdkn-119444.</w:t>
      </w:r>
    </w:p>
    <w:p w14:paraId="5E404B19" w14:textId="77777777" w:rsidR="005D50B3" w:rsidRPr="005D50B3" w:rsidRDefault="005D50B3" w:rsidP="005D50B3">
      <w:pPr>
        <w:pStyle w:val="Literaturverzeichnis"/>
        <w:rPr>
          <w:lang w:val="en-US"/>
        </w:rPr>
      </w:pPr>
      <w:r w:rsidRPr="005D50B3">
        <w:rPr>
          <w:lang w:val="en-US"/>
        </w:rPr>
        <w:lastRenderedPageBreak/>
        <w:t xml:space="preserve">Long, C. J., J. Van Batavia, A. B. Wisniewski, C. E. Aston, L. Baskin, E. Y. Cheng, Y. Lakshmanan, u. a. 2021. „Post-operative complications following masculinizing </w:t>
      </w:r>
      <w:proofErr w:type="spellStart"/>
      <w:r w:rsidRPr="005D50B3">
        <w:rPr>
          <w:lang w:val="en-US"/>
        </w:rPr>
        <w:t>genitoplasty</w:t>
      </w:r>
      <w:proofErr w:type="spellEnd"/>
      <w:r w:rsidRPr="005D50B3">
        <w:rPr>
          <w:lang w:val="en-US"/>
        </w:rPr>
        <w:t xml:space="preserve"> in moderate to severe genital atypia: results from a multicenter, observational prospective cohort </w:t>
      </w:r>
      <w:proofErr w:type="gramStart"/>
      <w:r w:rsidRPr="005D50B3">
        <w:rPr>
          <w:lang w:val="en-US"/>
        </w:rPr>
        <w:t>study“</w:t>
      </w:r>
      <w:proofErr w:type="gramEnd"/>
      <w:r w:rsidRPr="005D50B3">
        <w:rPr>
          <w:lang w:val="en-US"/>
        </w:rPr>
        <w:t xml:space="preserve">. </w:t>
      </w:r>
      <w:r w:rsidRPr="005D50B3">
        <w:rPr>
          <w:i/>
          <w:iCs/>
          <w:lang w:val="en-US"/>
        </w:rPr>
        <w:t>Journal of pediatric urology</w:t>
      </w:r>
      <w:r w:rsidRPr="005D50B3">
        <w:rPr>
          <w:lang w:val="en-US"/>
        </w:rPr>
        <w:t xml:space="preserve"> 17(3): 379–86. </w:t>
      </w:r>
      <w:proofErr w:type="gramStart"/>
      <w:r w:rsidRPr="005D50B3">
        <w:rPr>
          <w:lang w:val="en-US"/>
        </w:rPr>
        <w:t>doi:10.1016/j.jpurol</w:t>
      </w:r>
      <w:proofErr w:type="gramEnd"/>
      <w:r w:rsidRPr="005D50B3">
        <w:rPr>
          <w:lang w:val="en-US"/>
        </w:rPr>
        <w:t>.2021.02.006.</w:t>
      </w:r>
    </w:p>
    <w:p w14:paraId="638DD3A6" w14:textId="77777777" w:rsidR="005D50B3" w:rsidRDefault="005D50B3" w:rsidP="005D50B3">
      <w:pPr>
        <w:pStyle w:val="Literaturverzeichnis"/>
      </w:pPr>
      <w:proofErr w:type="spellStart"/>
      <w:r w:rsidRPr="005D50B3">
        <w:rPr>
          <w:lang w:val="en-US"/>
        </w:rPr>
        <w:t>Lønsmann</w:t>
      </w:r>
      <w:proofErr w:type="spellEnd"/>
      <w:r w:rsidRPr="005D50B3">
        <w:rPr>
          <w:lang w:val="en-US"/>
        </w:rPr>
        <w:t xml:space="preserve">, D. 2016. „Negotiating Positionality in Ethnographic Investigations of Workplace Settings: Student, Consultant or </w:t>
      </w:r>
      <w:proofErr w:type="gramStart"/>
      <w:r w:rsidRPr="005D50B3">
        <w:rPr>
          <w:lang w:val="en-US"/>
        </w:rPr>
        <w:t>Confidante?“</w:t>
      </w:r>
      <w:proofErr w:type="gramEnd"/>
      <w:r w:rsidRPr="005D50B3">
        <w:rPr>
          <w:lang w:val="en-US"/>
        </w:rPr>
        <w:t xml:space="preserve"> In </w:t>
      </w:r>
      <w:r w:rsidRPr="005D50B3">
        <w:rPr>
          <w:i/>
          <w:iCs/>
          <w:lang w:val="en-US"/>
        </w:rPr>
        <w:t>The Ins and Outs of Business and Professional Discourse Research. Communicating in Professions and Organizations.</w:t>
      </w:r>
      <w:r w:rsidRPr="005D50B3">
        <w:rPr>
          <w:lang w:val="en-US"/>
        </w:rPr>
        <w:t xml:space="preserve">, </w:t>
      </w:r>
      <w:proofErr w:type="spellStart"/>
      <w:r w:rsidRPr="005D50B3">
        <w:rPr>
          <w:lang w:val="en-US"/>
        </w:rPr>
        <w:t>hrsg</w:t>
      </w:r>
      <w:proofErr w:type="spellEnd"/>
      <w:r w:rsidRPr="005D50B3">
        <w:rPr>
          <w:lang w:val="en-US"/>
        </w:rPr>
        <w:t xml:space="preserve">. G.M. Alessi und G. Jacobs. </w:t>
      </w:r>
      <w:r>
        <w:t>London: Palgrave Macmillan, 13–36. doi:10.1057/9781137507686_2.</w:t>
      </w:r>
    </w:p>
    <w:p w14:paraId="52FD71C7" w14:textId="77777777" w:rsidR="005D50B3" w:rsidRDefault="005D50B3" w:rsidP="005D50B3">
      <w:pPr>
        <w:pStyle w:val="Literaturverzeichnis"/>
      </w:pPr>
      <w:r>
        <w:t xml:space="preserve">Löwenstein, Heiko. 2022. „Agency rekonstruieren, Agency konzeptualisieren: Eine Skizze zum Stand der Agency-Analyse, zu methodologischen Perspektiven und zur theoretischen Bestimmbarkeit“. In </w:t>
      </w:r>
      <w:r>
        <w:rPr>
          <w:i/>
          <w:iCs/>
        </w:rPr>
        <w:t>Beiträge zur Forschung zu Geschlechterbeziehungen, Gewalt und privaten Lebensformen. Disziplinäres, Inter-disziplinäres und Essays</w:t>
      </w:r>
      <w:r>
        <w:t xml:space="preserve">, hrsg. Daniel Doll, Barbara </w:t>
      </w:r>
      <w:proofErr w:type="spellStart"/>
      <w:r>
        <w:t>Kavemann</w:t>
      </w:r>
      <w:proofErr w:type="spellEnd"/>
      <w:r>
        <w:t>, Bianca Nagel, und Adrian Etzel. Opladen: Verlag Barbara Budrich, 35–52. doi:10.3224/84742590.03.</w:t>
      </w:r>
    </w:p>
    <w:p w14:paraId="6002BD67" w14:textId="77777777" w:rsidR="005D50B3" w:rsidRDefault="005D50B3" w:rsidP="005D50B3">
      <w:pPr>
        <w:pStyle w:val="Literaturverzeichnis"/>
      </w:pPr>
      <w:r>
        <w:t>Lucius-Hoene, Gabriele. 2012. „‚Und dann haben wir’s operiert‘. Ebenen der Textana-</w:t>
      </w:r>
      <w:proofErr w:type="spellStart"/>
      <w:r>
        <w:t>lyse</w:t>
      </w:r>
      <w:proofErr w:type="spellEnd"/>
      <w:r>
        <w:t xml:space="preserve"> narrativer Agency-Konstruktionen“. In </w:t>
      </w:r>
      <w:r>
        <w:rPr>
          <w:i/>
          <w:iCs/>
        </w:rPr>
        <w:t>Agency, Edition Soziologie</w:t>
      </w:r>
      <w:r>
        <w:t>, hrsg. S. Bethmann, C. Helfferich, H. Hoffmann, und D. Niermann. Weinheim: Juventa-Verlag, 40‒70.</w:t>
      </w:r>
    </w:p>
    <w:p w14:paraId="6428F7A6" w14:textId="77777777" w:rsidR="005D50B3" w:rsidRDefault="005D50B3" w:rsidP="005D50B3">
      <w:pPr>
        <w:pStyle w:val="Literaturverzeichnis"/>
      </w:pPr>
      <w:r>
        <w:t xml:space="preserve">Lucius-Hoene, Gabriele, und Carl Eduard Scheidt. 2017. „Bewältigen von Erlebnissen“. In </w:t>
      </w:r>
      <w:r>
        <w:rPr>
          <w:i/>
          <w:iCs/>
        </w:rPr>
        <w:t>Erzählen: Ein interdisziplinäres Handbuch</w:t>
      </w:r>
      <w:r>
        <w:t>, hrsg. Matías Martínez. Stuttgart: J.B. Metzler, 235–42. doi:10.1007/978-3-476-05364-0_35.</w:t>
      </w:r>
    </w:p>
    <w:p w14:paraId="12B19657" w14:textId="77777777" w:rsidR="005D50B3" w:rsidRDefault="005D50B3" w:rsidP="005D50B3">
      <w:pPr>
        <w:pStyle w:val="Literaturverzeichnis"/>
      </w:pPr>
      <w:proofErr w:type="spellStart"/>
      <w:r>
        <w:t>Lugani</w:t>
      </w:r>
      <w:proofErr w:type="spellEnd"/>
      <w:r>
        <w:t>, Katharina. 2021. „Stellungnahme zur öffentlichen Anhörung des Ausschusses für Recht und Verbraucherschutz des Deutschen Bundestages am 13.1.2021 zum Entwurf eines Gesetzes zum Schutz von Kindern mit Varianten der Geschlechtsentwicklung (BT-Drucks 19/2486)“.</w:t>
      </w:r>
    </w:p>
    <w:p w14:paraId="41E144D2" w14:textId="77777777" w:rsidR="005D50B3" w:rsidRPr="005D50B3" w:rsidRDefault="005D50B3" w:rsidP="005D50B3">
      <w:pPr>
        <w:pStyle w:val="Literaturverzeichnis"/>
        <w:rPr>
          <w:lang w:val="en-US"/>
        </w:rPr>
      </w:pPr>
      <w:r w:rsidRPr="005D50B3">
        <w:rPr>
          <w:lang w:val="en-US"/>
        </w:rPr>
        <w:t xml:space="preserve">Lugo-Marquez, S. 2017. „Intersexual debates between Colombia and Spain. On the scientific theories of the Spanish physician Gregorio Maranon y </w:t>
      </w:r>
      <w:proofErr w:type="spellStart"/>
      <w:r w:rsidRPr="005D50B3">
        <w:rPr>
          <w:lang w:val="en-US"/>
        </w:rPr>
        <w:t>Posadillo</w:t>
      </w:r>
      <w:proofErr w:type="spellEnd"/>
      <w:r w:rsidRPr="005D50B3">
        <w:rPr>
          <w:lang w:val="en-US"/>
        </w:rPr>
        <w:t xml:space="preserve"> (1887-1960) and the </w:t>
      </w:r>
      <w:proofErr w:type="spellStart"/>
      <w:r w:rsidRPr="005D50B3">
        <w:rPr>
          <w:lang w:val="en-US"/>
        </w:rPr>
        <w:t>normativization</w:t>
      </w:r>
      <w:proofErr w:type="spellEnd"/>
      <w:r w:rsidRPr="005D50B3">
        <w:rPr>
          <w:lang w:val="en-US"/>
        </w:rPr>
        <w:t xml:space="preserve"> of intersex bodies in Colombia in the first half of the 20th </w:t>
      </w:r>
      <w:proofErr w:type="gramStart"/>
      <w:r w:rsidRPr="005D50B3">
        <w:rPr>
          <w:lang w:val="en-US"/>
        </w:rPr>
        <w:t>century“</w:t>
      </w:r>
      <w:proofErr w:type="gramEnd"/>
      <w:r w:rsidRPr="005D50B3">
        <w:rPr>
          <w:lang w:val="en-US"/>
        </w:rPr>
        <w:t xml:space="preserve">. </w:t>
      </w:r>
      <w:r w:rsidRPr="005D50B3">
        <w:rPr>
          <w:i/>
          <w:iCs/>
          <w:lang w:val="en-US"/>
        </w:rPr>
        <w:t>HILO DE LA FABULA</w:t>
      </w:r>
      <w:r w:rsidRPr="005D50B3">
        <w:rPr>
          <w:lang w:val="en-US"/>
        </w:rPr>
        <w:t xml:space="preserve"> (17): 54–70.</w:t>
      </w:r>
    </w:p>
    <w:p w14:paraId="7A1A157C" w14:textId="77777777" w:rsidR="005D50B3" w:rsidRPr="005D50B3" w:rsidRDefault="005D50B3" w:rsidP="005D50B3">
      <w:pPr>
        <w:pStyle w:val="Literaturverzeichnis"/>
        <w:rPr>
          <w:lang w:val="en-US"/>
        </w:rPr>
      </w:pPr>
      <w:r w:rsidRPr="005D50B3">
        <w:rPr>
          <w:lang w:val="en-US"/>
        </w:rPr>
        <w:t xml:space="preserve">Luna, F., und S. </w:t>
      </w:r>
      <w:proofErr w:type="spellStart"/>
      <w:r w:rsidRPr="005D50B3">
        <w:rPr>
          <w:lang w:val="en-US"/>
        </w:rPr>
        <w:t>Vanderpoel</w:t>
      </w:r>
      <w:proofErr w:type="spellEnd"/>
      <w:r w:rsidRPr="005D50B3">
        <w:rPr>
          <w:lang w:val="en-US"/>
        </w:rPr>
        <w:t xml:space="preserve">. 2013. „Not the usual suspects: addressing layers of </w:t>
      </w:r>
      <w:proofErr w:type="gramStart"/>
      <w:r w:rsidRPr="005D50B3">
        <w:rPr>
          <w:lang w:val="en-US"/>
        </w:rPr>
        <w:t>vulnerability“</w:t>
      </w:r>
      <w:proofErr w:type="gramEnd"/>
      <w:r w:rsidRPr="005D50B3">
        <w:rPr>
          <w:lang w:val="en-US"/>
        </w:rPr>
        <w:t xml:space="preserve">. </w:t>
      </w:r>
      <w:r w:rsidRPr="005D50B3">
        <w:rPr>
          <w:i/>
          <w:iCs/>
          <w:lang w:val="en-US"/>
        </w:rPr>
        <w:t>Bioethics</w:t>
      </w:r>
      <w:r w:rsidRPr="005D50B3">
        <w:rPr>
          <w:lang w:val="en-US"/>
        </w:rPr>
        <w:t xml:space="preserve"> 27(6): 325–32. doi:10.1111/bioe.12035.</w:t>
      </w:r>
    </w:p>
    <w:p w14:paraId="55B73726" w14:textId="77777777" w:rsidR="005D50B3" w:rsidRDefault="005D50B3" w:rsidP="005D50B3">
      <w:pPr>
        <w:pStyle w:val="Literaturverzeichnis"/>
      </w:pPr>
      <w:r w:rsidRPr="005D50B3">
        <w:rPr>
          <w:lang w:val="en-US"/>
        </w:rPr>
        <w:t xml:space="preserve">Mackenzie, Catriona. 2001. „On bodily </w:t>
      </w:r>
      <w:proofErr w:type="gramStart"/>
      <w:r w:rsidRPr="005D50B3">
        <w:rPr>
          <w:lang w:val="en-US"/>
        </w:rPr>
        <w:t>autonomy“</w:t>
      </w:r>
      <w:proofErr w:type="gramEnd"/>
      <w:r w:rsidRPr="005D50B3">
        <w:rPr>
          <w:lang w:val="en-US"/>
        </w:rPr>
        <w:t xml:space="preserve">. In </w:t>
      </w:r>
      <w:r w:rsidRPr="005D50B3">
        <w:rPr>
          <w:i/>
          <w:iCs/>
          <w:lang w:val="en-US"/>
        </w:rPr>
        <w:t>Handbook of phenomenology and medicine</w:t>
      </w:r>
      <w:r w:rsidRPr="005D50B3">
        <w:rPr>
          <w:lang w:val="en-US"/>
        </w:rPr>
        <w:t xml:space="preserve">, </w:t>
      </w:r>
      <w:proofErr w:type="spellStart"/>
      <w:r w:rsidRPr="005D50B3">
        <w:rPr>
          <w:lang w:val="en-US"/>
        </w:rPr>
        <w:t>hrsg</w:t>
      </w:r>
      <w:proofErr w:type="spellEnd"/>
      <w:r w:rsidRPr="005D50B3">
        <w:rPr>
          <w:lang w:val="en-US"/>
        </w:rPr>
        <w:t xml:space="preserve">. </w:t>
      </w:r>
      <w:r>
        <w:t xml:space="preserve">Kay </w:t>
      </w:r>
      <w:proofErr w:type="gramStart"/>
      <w:r>
        <w:t>Toombs,.</w:t>
      </w:r>
      <w:proofErr w:type="gramEnd"/>
      <w:r>
        <w:t xml:space="preserve"> Dordrecht, Springer, 417–39.</w:t>
      </w:r>
    </w:p>
    <w:p w14:paraId="70CB8571" w14:textId="77777777" w:rsidR="005D50B3" w:rsidRPr="005D50B3" w:rsidRDefault="005D50B3" w:rsidP="005D50B3">
      <w:pPr>
        <w:pStyle w:val="Literaturverzeichnis"/>
        <w:rPr>
          <w:lang w:val="en-US"/>
        </w:rPr>
      </w:pPr>
      <w:r>
        <w:t xml:space="preserve">Mackenzie, Catriona, und Natalie </w:t>
      </w:r>
      <w:proofErr w:type="spellStart"/>
      <w:r>
        <w:t>Stoljar</w:t>
      </w:r>
      <w:proofErr w:type="spellEnd"/>
      <w:r>
        <w:t xml:space="preserve">, hrsg. </w:t>
      </w:r>
      <w:r w:rsidRPr="005D50B3">
        <w:rPr>
          <w:lang w:val="en-US"/>
        </w:rPr>
        <w:t xml:space="preserve">2000. </w:t>
      </w:r>
      <w:r w:rsidRPr="005D50B3">
        <w:rPr>
          <w:i/>
          <w:iCs/>
          <w:lang w:val="en-US"/>
        </w:rPr>
        <w:t>Relational Autonomy: Feminist Perspectives on Autonomy, Agency, and the Social Self</w:t>
      </w:r>
      <w:r w:rsidRPr="005D50B3">
        <w:rPr>
          <w:lang w:val="en-US"/>
        </w:rPr>
        <w:t>. Oxford University Press. doi:10.1093/</w:t>
      </w:r>
      <w:proofErr w:type="spellStart"/>
      <w:r w:rsidRPr="005D50B3">
        <w:rPr>
          <w:lang w:val="en-US"/>
        </w:rPr>
        <w:t>oso</w:t>
      </w:r>
      <w:proofErr w:type="spellEnd"/>
      <w:r w:rsidRPr="005D50B3">
        <w:rPr>
          <w:lang w:val="en-US"/>
        </w:rPr>
        <w:t>/9780195123333.001.0001.</w:t>
      </w:r>
    </w:p>
    <w:p w14:paraId="4ACB3BAF" w14:textId="77777777" w:rsidR="005D50B3" w:rsidRPr="005D50B3" w:rsidRDefault="005D50B3" w:rsidP="005D50B3">
      <w:pPr>
        <w:pStyle w:val="Literaturverzeichnis"/>
        <w:rPr>
          <w:lang w:val="en-US"/>
        </w:rPr>
      </w:pPr>
      <w:proofErr w:type="spellStart"/>
      <w:r w:rsidRPr="005D50B3">
        <w:rPr>
          <w:lang w:val="en-US"/>
        </w:rPr>
        <w:lastRenderedPageBreak/>
        <w:t>MacKenzie</w:t>
      </w:r>
      <w:proofErr w:type="spellEnd"/>
      <w:r w:rsidRPr="005D50B3">
        <w:rPr>
          <w:lang w:val="en-US"/>
        </w:rPr>
        <w:t xml:space="preserve">, D., A. Huntington, und J. A. Gilmour. 2009. „The experiences of people with an intersex condition: a journey from silence to </w:t>
      </w:r>
      <w:proofErr w:type="gramStart"/>
      <w:r w:rsidRPr="005D50B3">
        <w:rPr>
          <w:lang w:val="en-US"/>
        </w:rPr>
        <w:t>voice“</w:t>
      </w:r>
      <w:proofErr w:type="gramEnd"/>
      <w:r w:rsidRPr="005D50B3">
        <w:rPr>
          <w:lang w:val="en-US"/>
        </w:rPr>
        <w:t xml:space="preserve">. </w:t>
      </w:r>
      <w:r w:rsidRPr="005D50B3">
        <w:rPr>
          <w:i/>
          <w:iCs/>
          <w:lang w:val="en-US"/>
        </w:rPr>
        <w:t>Journal of clinical nursing</w:t>
      </w:r>
      <w:r w:rsidRPr="005D50B3">
        <w:rPr>
          <w:lang w:val="en-US"/>
        </w:rPr>
        <w:t xml:space="preserve"> 18(12): 1775–83. doi:10.1111/j.13652702.2008.</w:t>
      </w:r>
      <w:proofErr w:type="gramStart"/>
      <w:r w:rsidRPr="005D50B3">
        <w:rPr>
          <w:lang w:val="en-US"/>
        </w:rPr>
        <w:t>02710.x.</w:t>
      </w:r>
      <w:proofErr w:type="gramEnd"/>
    </w:p>
    <w:p w14:paraId="71BD7752" w14:textId="77777777" w:rsidR="005D50B3" w:rsidRPr="005D50B3" w:rsidRDefault="005D50B3" w:rsidP="005D50B3">
      <w:pPr>
        <w:pStyle w:val="Literaturverzeichnis"/>
        <w:rPr>
          <w:lang w:val="en-US"/>
        </w:rPr>
      </w:pPr>
      <w:r w:rsidRPr="005D50B3">
        <w:rPr>
          <w:lang w:val="en-US"/>
        </w:rPr>
        <w:t xml:space="preserve">Magubane, Zine. 2014. „Spectacles and Scholarship: Caster Semenya, Intersex Studies, and the Problem of Race in Feminist </w:t>
      </w:r>
      <w:proofErr w:type="gramStart"/>
      <w:r w:rsidRPr="005D50B3">
        <w:rPr>
          <w:lang w:val="en-US"/>
        </w:rPr>
        <w:t>Theory“</w:t>
      </w:r>
      <w:proofErr w:type="gramEnd"/>
      <w:r w:rsidRPr="005D50B3">
        <w:rPr>
          <w:lang w:val="en-US"/>
        </w:rPr>
        <w:t xml:space="preserve">. </w:t>
      </w:r>
      <w:r w:rsidRPr="005D50B3">
        <w:rPr>
          <w:i/>
          <w:iCs/>
          <w:lang w:val="en-US"/>
        </w:rPr>
        <w:t>Signs: Journal of Women in Culture and Society</w:t>
      </w:r>
      <w:r w:rsidRPr="005D50B3">
        <w:rPr>
          <w:lang w:val="en-US"/>
        </w:rPr>
        <w:t xml:space="preserve"> 39(3): 761–85. doi:10.1086/674301.</w:t>
      </w:r>
    </w:p>
    <w:p w14:paraId="0C978153" w14:textId="77777777" w:rsidR="005D50B3" w:rsidRDefault="005D50B3" w:rsidP="005D50B3">
      <w:pPr>
        <w:pStyle w:val="Literaturverzeichnis"/>
      </w:pPr>
      <w:proofErr w:type="spellStart"/>
      <w:r w:rsidRPr="005D50B3">
        <w:rPr>
          <w:lang w:val="en-US"/>
        </w:rPr>
        <w:t>Mahnke</w:t>
      </w:r>
      <w:proofErr w:type="spellEnd"/>
      <w:r w:rsidRPr="005D50B3">
        <w:rPr>
          <w:lang w:val="en-US"/>
        </w:rPr>
        <w:t xml:space="preserve">, Julia. </w:t>
      </w:r>
      <w:r>
        <w:t>1997. „Auswanderungsvereine mit Ziel Ukraine und Sowjet-</w:t>
      </w:r>
      <w:proofErr w:type="spellStart"/>
      <w:r>
        <w:t>Rußland</w:t>
      </w:r>
      <w:proofErr w:type="spellEnd"/>
      <w:r>
        <w:t xml:space="preserve"> in der Weimarer Republik.“ In </w:t>
      </w:r>
      <w:r>
        <w:rPr>
          <w:i/>
          <w:iCs/>
        </w:rPr>
        <w:t>Mitteilungen / Osteuropa-Institut München, Historische Abteilung</w:t>
      </w:r>
      <w:r>
        <w:t>, https://nbn-resolving.org/urn:nbn:de:0168-ssoar-70352-9.</w:t>
      </w:r>
    </w:p>
    <w:p w14:paraId="2B48FC6F" w14:textId="77777777" w:rsidR="005D50B3" w:rsidRPr="005D50B3" w:rsidRDefault="005D50B3" w:rsidP="005D50B3">
      <w:pPr>
        <w:pStyle w:val="Literaturverzeichnis"/>
        <w:rPr>
          <w:lang w:val="en-US"/>
        </w:rPr>
      </w:pPr>
      <w:proofErr w:type="spellStart"/>
      <w:r w:rsidRPr="005D50B3">
        <w:rPr>
          <w:lang w:val="en-US"/>
        </w:rPr>
        <w:t>Malatino</w:t>
      </w:r>
      <w:proofErr w:type="spellEnd"/>
      <w:r w:rsidRPr="005D50B3">
        <w:rPr>
          <w:lang w:val="en-US"/>
        </w:rPr>
        <w:t xml:space="preserve">, </w:t>
      </w:r>
      <w:proofErr w:type="spellStart"/>
      <w:r w:rsidRPr="005D50B3">
        <w:rPr>
          <w:lang w:val="en-US"/>
        </w:rPr>
        <w:t>Hil</w:t>
      </w:r>
      <w:proofErr w:type="spellEnd"/>
      <w:r w:rsidRPr="005D50B3">
        <w:rPr>
          <w:lang w:val="en-US"/>
        </w:rPr>
        <w:t xml:space="preserve">. 2019. </w:t>
      </w:r>
      <w:r w:rsidRPr="005D50B3">
        <w:rPr>
          <w:i/>
          <w:iCs/>
          <w:lang w:val="en-US"/>
        </w:rPr>
        <w:t>Queer Embodiment: Monstrosity, Medical Violence, and Intersex Experience</w:t>
      </w:r>
      <w:r w:rsidRPr="005D50B3">
        <w:rPr>
          <w:lang w:val="en-US"/>
        </w:rPr>
        <w:t>. Nebraska.</w:t>
      </w:r>
    </w:p>
    <w:p w14:paraId="2A08F967" w14:textId="77777777" w:rsidR="005D50B3" w:rsidRPr="005D50B3" w:rsidRDefault="005D50B3" w:rsidP="005D50B3">
      <w:pPr>
        <w:pStyle w:val="Literaturverzeichnis"/>
        <w:rPr>
          <w:lang w:val="en-US"/>
        </w:rPr>
      </w:pPr>
      <w:proofErr w:type="spellStart"/>
      <w:r w:rsidRPr="005D50B3">
        <w:rPr>
          <w:lang w:val="en-US"/>
        </w:rPr>
        <w:t>Malterud</w:t>
      </w:r>
      <w:proofErr w:type="spellEnd"/>
      <w:r w:rsidRPr="005D50B3">
        <w:rPr>
          <w:lang w:val="en-US"/>
        </w:rPr>
        <w:t xml:space="preserve">, Kirsti. 2001. „Qualitative Research; Standards, Challenges and </w:t>
      </w:r>
      <w:proofErr w:type="gramStart"/>
      <w:r w:rsidRPr="005D50B3">
        <w:rPr>
          <w:lang w:val="en-US"/>
        </w:rPr>
        <w:t>Guidelines.“</w:t>
      </w:r>
      <w:proofErr w:type="gramEnd"/>
      <w:r w:rsidRPr="005D50B3">
        <w:rPr>
          <w:lang w:val="en-US"/>
        </w:rPr>
        <w:t xml:space="preserve"> </w:t>
      </w:r>
      <w:r w:rsidRPr="005D50B3">
        <w:rPr>
          <w:i/>
          <w:iCs/>
          <w:lang w:val="en-US"/>
        </w:rPr>
        <w:t>The Lancet</w:t>
      </w:r>
      <w:r w:rsidRPr="005D50B3">
        <w:rPr>
          <w:lang w:val="en-US"/>
        </w:rPr>
        <w:t xml:space="preserve"> 358(9280): 483–88. doi:10.1016/s0140-6736(01)05627-6.</w:t>
      </w:r>
    </w:p>
    <w:p w14:paraId="3554BE68" w14:textId="77777777" w:rsidR="005D50B3" w:rsidRDefault="005D50B3" w:rsidP="005D50B3">
      <w:pPr>
        <w:pStyle w:val="Literaturverzeichnis"/>
      </w:pPr>
      <w:r>
        <w:t xml:space="preserve">Mangold, Anna Katharina, und Nick </w:t>
      </w:r>
      <w:proofErr w:type="spellStart"/>
      <w:r>
        <w:t>Markwald</w:t>
      </w:r>
      <w:proofErr w:type="spellEnd"/>
      <w:r>
        <w:t xml:space="preserve">. 2025. „Stellungnahme zu § 1631e BGB und § 167b </w:t>
      </w:r>
      <w:proofErr w:type="spellStart"/>
      <w:r>
        <w:t>FamFG</w:t>
      </w:r>
      <w:proofErr w:type="spellEnd"/>
      <w:r>
        <w:t>“. https://caitia.de/wp-content/uploads/2025/12/MangoldMarkwald-Stellungnahme_BMJ_20250617.pdf.</w:t>
      </w:r>
    </w:p>
    <w:p w14:paraId="0F197B65" w14:textId="77777777" w:rsidR="005D50B3" w:rsidRDefault="005D50B3" w:rsidP="005D50B3">
      <w:pPr>
        <w:pStyle w:val="Literaturverzeichnis"/>
      </w:pPr>
      <w:r>
        <w:t xml:space="preserve">Mannheim, Karl. 2023. „Das Problem der Generationen“ hrsg. Amalia </w:t>
      </w:r>
      <w:proofErr w:type="spellStart"/>
      <w:r>
        <w:t>Barboza</w:t>
      </w:r>
      <w:proofErr w:type="spellEnd"/>
      <w:r>
        <w:t xml:space="preserve"> und Klaus Lichtblau. </w:t>
      </w:r>
      <w:r>
        <w:rPr>
          <w:i/>
          <w:iCs/>
        </w:rPr>
        <w:t xml:space="preserve">Schriften zur Wirtschafts- und Kultursoziologie: Herausgegeben und eingeleitet von Amalia </w:t>
      </w:r>
      <w:proofErr w:type="spellStart"/>
      <w:r>
        <w:rPr>
          <w:i/>
          <w:iCs/>
        </w:rPr>
        <w:t>Barboza</w:t>
      </w:r>
      <w:proofErr w:type="spellEnd"/>
      <w:r>
        <w:rPr>
          <w:i/>
          <w:iCs/>
        </w:rPr>
        <w:t xml:space="preserve"> und Klaus Lichtblau</w:t>
      </w:r>
      <w:r>
        <w:t>: 121–69. https://doi.org/10.1007/978-3-658-41108-4_4.</w:t>
      </w:r>
    </w:p>
    <w:p w14:paraId="5F9F7C79" w14:textId="77777777" w:rsidR="005D50B3" w:rsidRPr="005D50B3" w:rsidRDefault="005D50B3" w:rsidP="005D50B3">
      <w:pPr>
        <w:pStyle w:val="Literaturverzeichnis"/>
        <w:rPr>
          <w:lang w:val="en-US"/>
        </w:rPr>
      </w:pPr>
      <w:r w:rsidRPr="005D50B3">
        <w:rPr>
          <w:lang w:val="en-US"/>
        </w:rPr>
        <w:t xml:space="preserve">Marsh, David. 2017. „A Skin not a Sweater: Ontology and Epistemology in Political </w:t>
      </w:r>
      <w:proofErr w:type="gramStart"/>
      <w:r w:rsidRPr="005D50B3">
        <w:rPr>
          <w:lang w:val="en-US"/>
        </w:rPr>
        <w:t>Science“</w:t>
      </w:r>
      <w:proofErr w:type="gramEnd"/>
      <w:r w:rsidRPr="005D50B3">
        <w:rPr>
          <w:lang w:val="en-US"/>
        </w:rPr>
        <w:t xml:space="preserve">. In </w:t>
      </w:r>
      <w:r w:rsidRPr="005D50B3">
        <w:rPr>
          <w:i/>
          <w:iCs/>
          <w:lang w:val="en-US"/>
        </w:rPr>
        <w:t>Theory and Methods in Political Science</w:t>
      </w:r>
      <w:r w:rsidRPr="005D50B3">
        <w:rPr>
          <w:lang w:val="en-US"/>
        </w:rPr>
        <w:t xml:space="preserve">, </w:t>
      </w:r>
      <w:proofErr w:type="spellStart"/>
      <w:r w:rsidRPr="005D50B3">
        <w:rPr>
          <w:lang w:val="en-US"/>
        </w:rPr>
        <w:t>hrsg</w:t>
      </w:r>
      <w:proofErr w:type="spellEnd"/>
      <w:r w:rsidRPr="005D50B3">
        <w:rPr>
          <w:lang w:val="en-US"/>
        </w:rPr>
        <w:t>. V. Lowndes und et al. Palgrave-Macmillan Education, 177–98. doi:10.1057/978-1-137-60353-1_11.</w:t>
      </w:r>
    </w:p>
    <w:p w14:paraId="0477234C" w14:textId="77777777" w:rsidR="005D50B3" w:rsidRPr="005D50B3" w:rsidRDefault="005D50B3" w:rsidP="005D50B3">
      <w:pPr>
        <w:pStyle w:val="Literaturverzeichnis"/>
        <w:rPr>
          <w:lang w:val="en-US"/>
        </w:rPr>
      </w:pPr>
      <w:proofErr w:type="spellStart"/>
      <w:r w:rsidRPr="005D50B3">
        <w:rPr>
          <w:lang w:val="en-US"/>
        </w:rPr>
        <w:t>Masuch</w:t>
      </w:r>
      <w:proofErr w:type="spellEnd"/>
      <w:r w:rsidRPr="005D50B3">
        <w:rPr>
          <w:lang w:val="en-US"/>
        </w:rPr>
        <w:t xml:space="preserve">, T. V., M. Bea, B. </w:t>
      </w:r>
      <w:proofErr w:type="spellStart"/>
      <w:r w:rsidRPr="005D50B3">
        <w:rPr>
          <w:lang w:val="en-US"/>
        </w:rPr>
        <w:t>Alm</w:t>
      </w:r>
      <w:proofErr w:type="spellEnd"/>
      <w:r w:rsidRPr="005D50B3">
        <w:rPr>
          <w:lang w:val="en-US"/>
        </w:rPr>
        <w:t xml:space="preserve">, P. </w:t>
      </w:r>
      <w:proofErr w:type="spellStart"/>
      <w:r w:rsidRPr="005D50B3">
        <w:rPr>
          <w:lang w:val="en-US"/>
        </w:rPr>
        <w:t>Deibler</w:t>
      </w:r>
      <w:proofErr w:type="spellEnd"/>
      <w:r w:rsidRPr="005D50B3">
        <w:rPr>
          <w:lang w:val="en-US"/>
        </w:rPr>
        <w:t xml:space="preserve">, und E. </w:t>
      </w:r>
      <w:proofErr w:type="spellStart"/>
      <w:r w:rsidRPr="005D50B3">
        <w:rPr>
          <w:lang w:val="en-US"/>
        </w:rPr>
        <w:t>Sobanski</w:t>
      </w:r>
      <w:proofErr w:type="spellEnd"/>
      <w:r w:rsidRPr="005D50B3">
        <w:rPr>
          <w:lang w:val="en-US"/>
        </w:rPr>
        <w:t xml:space="preserve">. 2019. „Internalized stigma, anticipated discrimination and perceived public stigma in adults with </w:t>
      </w:r>
      <w:proofErr w:type="gramStart"/>
      <w:r w:rsidRPr="005D50B3">
        <w:rPr>
          <w:lang w:val="en-US"/>
        </w:rPr>
        <w:t>ADHD“</w:t>
      </w:r>
      <w:proofErr w:type="gramEnd"/>
      <w:r w:rsidRPr="005D50B3">
        <w:rPr>
          <w:lang w:val="en-US"/>
        </w:rPr>
        <w:t xml:space="preserve">. </w:t>
      </w:r>
      <w:r w:rsidRPr="005D50B3">
        <w:rPr>
          <w:i/>
          <w:iCs/>
          <w:lang w:val="en-US"/>
        </w:rPr>
        <w:t>Attention deficit and hyperactivity disorders</w:t>
      </w:r>
      <w:r w:rsidRPr="005D50B3">
        <w:rPr>
          <w:lang w:val="en-US"/>
        </w:rPr>
        <w:t xml:space="preserve"> 11(2): 211–20. doi:10.1007/s12402-018-0274-9.</w:t>
      </w:r>
    </w:p>
    <w:p w14:paraId="6991DF51" w14:textId="77777777" w:rsidR="005D50B3" w:rsidRPr="005D50B3" w:rsidRDefault="005D50B3" w:rsidP="005D50B3">
      <w:pPr>
        <w:pStyle w:val="Literaturverzeichnis"/>
        <w:rPr>
          <w:lang w:val="en-US"/>
        </w:rPr>
      </w:pPr>
      <w:proofErr w:type="spellStart"/>
      <w:r w:rsidRPr="005D50B3">
        <w:rPr>
          <w:lang w:val="en-US"/>
        </w:rPr>
        <w:t>Matalka</w:t>
      </w:r>
      <w:proofErr w:type="spellEnd"/>
      <w:r w:rsidRPr="005D50B3">
        <w:rPr>
          <w:lang w:val="en-US"/>
        </w:rPr>
        <w:t xml:space="preserve">, Leen, Dean Joy, Beauchamp Giovanna, und Sunil </w:t>
      </w:r>
      <w:proofErr w:type="spellStart"/>
      <w:r w:rsidRPr="005D50B3">
        <w:rPr>
          <w:lang w:val="en-US"/>
        </w:rPr>
        <w:t>Bhuvana</w:t>
      </w:r>
      <w:proofErr w:type="spellEnd"/>
      <w:r w:rsidRPr="005D50B3">
        <w:rPr>
          <w:lang w:val="en-US"/>
        </w:rPr>
        <w:t xml:space="preserve">. 2023. „An Early Case of Complete Androgen Insensitivity </w:t>
      </w:r>
      <w:proofErr w:type="gramStart"/>
      <w:r w:rsidRPr="005D50B3">
        <w:rPr>
          <w:lang w:val="en-US"/>
        </w:rPr>
        <w:t>Syndrome“</w:t>
      </w:r>
      <w:proofErr w:type="gramEnd"/>
      <w:r w:rsidRPr="005D50B3">
        <w:rPr>
          <w:lang w:val="en-US"/>
        </w:rPr>
        <w:t xml:space="preserve">. </w:t>
      </w:r>
      <w:r w:rsidRPr="005D50B3">
        <w:rPr>
          <w:i/>
          <w:iCs/>
          <w:lang w:val="en-US"/>
        </w:rPr>
        <w:t>Journal of Investigative Medicine High Impact Case Reports</w:t>
      </w:r>
      <w:r w:rsidRPr="005D50B3">
        <w:rPr>
          <w:lang w:val="en-US"/>
        </w:rPr>
        <w:t xml:space="preserve"> 11. doi:10.1177/23247096231157918.</w:t>
      </w:r>
    </w:p>
    <w:p w14:paraId="1C3115EC" w14:textId="77777777" w:rsidR="005D50B3" w:rsidRPr="005D50B3" w:rsidRDefault="005D50B3" w:rsidP="005D50B3">
      <w:pPr>
        <w:pStyle w:val="Literaturverzeichnis"/>
        <w:rPr>
          <w:lang w:val="en-US"/>
        </w:rPr>
      </w:pPr>
      <w:r w:rsidRPr="005D50B3">
        <w:rPr>
          <w:lang w:val="en-US"/>
        </w:rPr>
        <w:t xml:space="preserve">Mead, George Herbert. 1934. </w:t>
      </w:r>
      <w:r w:rsidRPr="005D50B3">
        <w:rPr>
          <w:i/>
          <w:iCs/>
          <w:lang w:val="en-US"/>
        </w:rPr>
        <w:t>Mind, Self, and Society</w:t>
      </w:r>
      <w:r w:rsidRPr="005D50B3">
        <w:rPr>
          <w:lang w:val="en-US"/>
        </w:rPr>
        <w:t>. Chicago: University of Chicago Press.</w:t>
      </w:r>
    </w:p>
    <w:p w14:paraId="2222BD00" w14:textId="77777777" w:rsidR="005D50B3" w:rsidRDefault="005D50B3" w:rsidP="005D50B3">
      <w:pPr>
        <w:pStyle w:val="Literaturverzeichnis"/>
      </w:pPr>
      <w:r>
        <w:t>Medizinischer Dienst des Spitzenverbandes Bund der Krankenkassen. 2020. „Begutachtungsanleitung des MDS zu geschlechtsangleichenden Maßnahmen transgeschlechtlicher Menschen“. https://md-</w:t>
      </w:r>
      <w:r>
        <w:lastRenderedPageBreak/>
        <w:t>bund.de/fileadmin/dokumente/Publikationen/GKV/Begutachtungsgrundlagen_GKV/BGA_Transsexualismus_201113.pdf.</w:t>
      </w:r>
    </w:p>
    <w:p w14:paraId="29B980AB" w14:textId="77777777" w:rsidR="005D50B3" w:rsidRDefault="005D50B3" w:rsidP="005D50B3">
      <w:pPr>
        <w:pStyle w:val="Literaturverzeichnis"/>
      </w:pPr>
      <w:proofErr w:type="spellStart"/>
      <w:r>
        <w:t>Mefebue</w:t>
      </w:r>
      <w:proofErr w:type="spellEnd"/>
      <w:r>
        <w:t xml:space="preserve">, Astrid </w:t>
      </w:r>
      <w:proofErr w:type="spellStart"/>
      <w:r>
        <w:t>Biele</w:t>
      </w:r>
      <w:proofErr w:type="spellEnd"/>
      <w:r>
        <w:t xml:space="preserve">, Elena Buck, und Yvonne Franke. 2019. „Editorial zum Thementeil Diversität und Transdisziplinarität“. </w:t>
      </w:r>
      <w:r>
        <w:rPr>
          <w:i/>
          <w:iCs/>
        </w:rPr>
        <w:t>Zeitschrift für Diversitätsforschung und -management</w:t>
      </w:r>
      <w:r>
        <w:t>: 127–40. doi:10.3224/</w:t>
      </w:r>
      <w:proofErr w:type="gramStart"/>
      <w:r>
        <w:t>zdfm.v</w:t>
      </w:r>
      <w:proofErr w:type="gramEnd"/>
      <w:r>
        <w:t>3i2.01.</w:t>
      </w:r>
    </w:p>
    <w:p w14:paraId="4C89E787" w14:textId="77777777" w:rsidR="005D50B3" w:rsidRPr="005D50B3" w:rsidRDefault="005D50B3" w:rsidP="005D50B3">
      <w:pPr>
        <w:pStyle w:val="Literaturverzeichnis"/>
        <w:rPr>
          <w:lang w:val="en-US"/>
        </w:rPr>
      </w:pPr>
      <w:r>
        <w:t xml:space="preserve">Méndez, Juan E. 2013. </w:t>
      </w:r>
      <w:r w:rsidRPr="005D50B3">
        <w:rPr>
          <w:lang w:val="en-US"/>
        </w:rPr>
        <w:t xml:space="preserve">„Report of the Special Rapporteur on torture and other cruel, inhuman or degrading treatment or </w:t>
      </w:r>
      <w:proofErr w:type="gramStart"/>
      <w:r w:rsidRPr="005D50B3">
        <w:rPr>
          <w:lang w:val="en-US"/>
        </w:rPr>
        <w:t>punishment“</w:t>
      </w:r>
      <w:proofErr w:type="gramEnd"/>
      <w:r w:rsidRPr="005D50B3">
        <w:rPr>
          <w:lang w:val="en-US"/>
        </w:rPr>
        <w:t>. https://www.ohchr.org/sites/default/files/Documents/HRBodies/HRCouncil/RegularSession/Session22/A.HRC.22.53_English.pdf.</w:t>
      </w:r>
    </w:p>
    <w:p w14:paraId="618403DA" w14:textId="77777777" w:rsidR="005D50B3" w:rsidRDefault="005D50B3" w:rsidP="005D50B3">
      <w:pPr>
        <w:pStyle w:val="Literaturverzeichnis"/>
      </w:pPr>
      <w:proofErr w:type="spellStart"/>
      <w:r>
        <w:t>Merleau</w:t>
      </w:r>
      <w:proofErr w:type="spellEnd"/>
      <w:r>
        <w:t xml:space="preserve">-Ponty, Maurice. 1966. </w:t>
      </w:r>
      <w:r>
        <w:rPr>
          <w:i/>
          <w:iCs/>
        </w:rPr>
        <w:t>Phänomenologie der Wahrnehmung</w:t>
      </w:r>
      <w:r>
        <w:t>. Berlin: de Gruyter.</w:t>
      </w:r>
    </w:p>
    <w:p w14:paraId="2094ABEC" w14:textId="77777777" w:rsidR="005D50B3" w:rsidRPr="005D50B3" w:rsidRDefault="005D50B3" w:rsidP="005D50B3">
      <w:pPr>
        <w:pStyle w:val="Literaturverzeichnis"/>
        <w:rPr>
          <w:lang w:val="en-US"/>
        </w:rPr>
      </w:pPr>
      <w:proofErr w:type="spellStart"/>
      <w:r>
        <w:t>Merleau</w:t>
      </w:r>
      <w:proofErr w:type="spellEnd"/>
      <w:r>
        <w:t xml:space="preserve">-Ponty, Maurice. 1986. </w:t>
      </w:r>
      <w:r>
        <w:rPr>
          <w:i/>
          <w:iCs/>
        </w:rPr>
        <w:t>Das Sichtbare und das Unsichtbare</w:t>
      </w:r>
      <w:r>
        <w:t xml:space="preserve">. </w:t>
      </w:r>
      <w:r w:rsidRPr="005D50B3">
        <w:rPr>
          <w:lang w:val="en-US"/>
        </w:rPr>
        <w:t>München.</w:t>
      </w:r>
    </w:p>
    <w:p w14:paraId="02943B87" w14:textId="77777777" w:rsidR="005D50B3" w:rsidRPr="005D50B3" w:rsidRDefault="005D50B3" w:rsidP="005D50B3">
      <w:pPr>
        <w:pStyle w:val="Literaturverzeichnis"/>
        <w:rPr>
          <w:lang w:val="en-US"/>
        </w:rPr>
      </w:pPr>
      <w:r w:rsidRPr="005D50B3">
        <w:rPr>
          <w:lang w:val="en-US"/>
        </w:rPr>
        <w:t xml:space="preserve">Merton, Robert K. 1972. „Insiders and Outsiders: A Chapter in the Sociology of </w:t>
      </w:r>
      <w:proofErr w:type="gramStart"/>
      <w:r w:rsidRPr="005D50B3">
        <w:rPr>
          <w:lang w:val="en-US"/>
        </w:rPr>
        <w:t>Knowledge“</w:t>
      </w:r>
      <w:proofErr w:type="gramEnd"/>
      <w:r w:rsidRPr="005D50B3">
        <w:rPr>
          <w:lang w:val="en-US"/>
        </w:rPr>
        <w:t xml:space="preserve">. </w:t>
      </w:r>
      <w:r w:rsidRPr="005D50B3">
        <w:rPr>
          <w:i/>
          <w:iCs/>
          <w:lang w:val="en-US"/>
        </w:rPr>
        <w:t>American Journal of Sociology</w:t>
      </w:r>
      <w:r w:rsidRPr="005D50B3">
        <w:rPr>
          <w:lang w:val="en-US"/>
        </w:rPr>
        <w:t xml:space="preserve"> 78(1): 9–47. doi:10.1086/225294.</w:t>
      </w:r>
    </w:p>
    <w:p w14:paraId="0BBC65C4" w14:textId="77777777" w:rsidR="005D50B3" w:rsidRPr="005D50B3" w:rsidRDefault="005D50B3" w:rsidP="005D50B3">
      <w:pPr>
        <w:pStyle w:val="Literaturverzeichnis"/>
        <w:rPr>
          <w:lang w:val="en-US"/>
        </w:rPr>
      </w:pPr>
      <w:r w:rsidRPr="005D50B3">
        <w:rPr>
          <w:lang w:val="en-US"/>
        </w:rPr>
        <w:t>Meyer-</w:t>
      </w:r>
      <w:proofErr w:type="spellStart"/>
      <w:r w:rsidRPr="005D50B3">
        <w:rPr>
          <w:lang w:val="en-US"/>
        </w:rPr>
        <w:t>Bahlburg</w:t>
      </w:r>
      <w:proofErr w:type="spellEnd"/>
      <w:r w:rsidRPr="005D50B3">
        <w:rPr>
          <w:lang w:val="en-US"/>
        </w:rPr>
        <w:t xml:space="preserve">, H. F. L., J. </w:t>
      </w:r>
      <w:proofErr w:type="spellStart"/>
      <w:r w:rsidRPr="005D50B3">
        <w:rPr>
          <w:lang w:val="en-US"/>
        </w:rPr>
        <w:t>Khuri</w:t>
      </w:r>
      <w:proofErr w:type="spellEnd"/>
      <w:r w:rsidRPr="005D50B3">
        <w:rPr>
          <w:lang w:val="en-US"/>
        </w:rPr>
        <w:t xml:space="preserve">, J. Reyes-Portillo, und M. I. New. 2017b. „Stigma in Medical Settings As Reported Retrospectively by Women With Congenital Adrenal Hyperplasia (CAH) for Their Childhood and </w:t>
      </w:r>
      <w:proofErr w:type="gramStart"/>
      <w:r w:rsidRPr="005D50B3">
        <w:rPr>
          <w:lang w:val="en-US"/>
        </w:rPr>
        <w:t>Adolescence“</w:t>
      </w:r>
      <w:proofErr w:type="gramEnd"/>
      <w:r w:rsidRPr="005D50B3">
        <w:rPr>
          <w:lang w:val="en-US"/>
        </w:rPr>
        <w:t xml:space="preserve">. </w:t>
      </w:r>
      <w:r w:rsidRPr="005D50B3">
        <w:rPr>
          <w:i/>
          <w:iCs/>
          <w:lang w:val="en-US"/>
        </w:rPr>
        <w:t>Journal of pediatric psychology</w:t>
      </w:r>
      <w:r w:rsidRPr="005D50B3">
        <w:rPr>
          <w:lang w:val="en-US"/>
        </w:rPr>
        <w:t xml:space="preserve"> 42(5): 496–503. doi:10.1093/</w:t>
      </w:r>
      <w:proofErr w:type="spellStart"/>
      <w:r w:rsidRPr="005D50B3">
        <w:rPr>
          <w:lang w:val="en-US"/>
        </w:rPr>
        <w:t>jpepsy</w:t>
      </w:r>
      <w:proofErr w:type="spellEnd"/>
      <w:r w:rsidRPr="005D50B3">
        <w:rPr>
          <w:lang w:val="en-US"/>
        </w:rPr>
        <w:t>/jsw034.</w:t>
      </w:r>
    </w:p>
    <w:p w14:paraId="5598BAC4" w14:textId="77777777" w:rsidR="005D50B3" w:rsidRPr="005D50B3" w:rsidRDefault="005D50B3" w:rsidP="005D50B3">
      <w:pPr>
        <w:pStyle w:val="Literaturverzeichnis"/>
        <w:rPr>
          <w:lang w:val="en-US"/>
        </w:rPr>
      </w:pPr>
      <w:r w:rsidRPr="005D50B3">
        <w:rPr>
          <w:lang w:val="en-US"/>
        </w:rPr>
        <w:t>Meyer-</w:t>
      </w:r>
      <w:proofErr w:type="spellStart"/>
      <w:r w:rsidRPr="005D50B3">
        <w:rPr>
          <w:lang w:val="en-US"/>
        </w:rPr>
        <w:t>Bahlburg</w:t>
      </w:r>
      <w:proofErr w:type="spellEnd"/>
      <w:r w:rsidRPr="005D50B3">
        <w:rPr>
          <w:lang w:val="en-US"/>
        </w:rPr>
        <w:t xml:space="preserve">, H. F., J. A. Reyes-Portillo, J. </w:t>
      </w:r>
      <w:proofErr w:type="spellStart"/>
      <w:r w:rsidRPr="005D50B3">
        <w:rPr>
          <w:lang w:val="en-US"/>
        </w:rPr>
        <w:t>Khuri</w:t>
      </w:r>
      <w:proofErr w:type="spellEnd"/>
      <w:r w:rsidRPr="005D50B3">
        <w:rPr>
          <w:lang w:val="en-US"/>
        </w:rPr>
        <w:t xml:space="preserve">, A. A. Ehrhardt, und M. I. New. 2017. „Syndrome-Related Stigma in the General Social Environment as Reported by Women with Classical Congenital Adrenal </w:t>
      </w:r>
      <w:proofErr w:type="gramStart"/>
      <w:r w:rsidRPr="005D50B3">
        <w:rPr>
          <w:lang w:val="en-US"/>
        </w:rPr>
        <w:t>Hyperplasia“</w:t>
      </w:r>
      <w:proofErr w:type="gramEnd"/>
      <w:r w:rsidRPr="005D50B3">
        <w:rPr>
          <w:lang w:val="en-US"/>
        </w:rPr>
        <w:t xml:space="preserve">. </w:t>
      </w:r>
      <w:r w:rsidRPr="005D50B3">
        <w:rPr>
          <w:i/>
          <w:iCs/>
          <w:lang w:val="en-US"/>
        </w:rPr>
        <w:t>Archives of sexual behavior</w:t>
      </w:r>
      <w:r w:rsidRPr="005D50B3">
        <w:rPr>
          <w:lang w:val="en-US"/>
        </w:rPr>
        <w:t xml:space="preserve"> 46(2): 341–51. doi:10.1007/s10508-016-0862-8.</w:t>
      </w:r>
    </w:p>
    <w:p w14:paraId="5F41C244" w14:textId="77777777" w:rsidR="005D50B3" w:rsidRPr="005D50B3" w:rsidRDefault="005D50B3" w:rsidP="005D50B3">
      <w:pPr>
        <w:pStyle w:val="Literaturverzeichnis"/>
        <w:rPr>
          <w:lang w:val="en-US"/>
        </w:rPr>
      </w:pPr>
      <w:r w:rsidRPr="005D50B3">
        <w:rPr>
          <w:lang w:val="en-US"/>
        </w:rPr>
        <w:t xml:space="preserve">Meyers, Diana T. 1989. „Self, society, and personal </w:t>
      </w:r>
      <w:proofErr w:type="gramStart"/>
      <w:r w:rsidRPr="005D50B3">
        <w:rPr>
          <w:lang w:val="en-US"/>
        </w:rPr>
        <w:t>choice“</w:t>
      </w:r>
      <w:proofErr w:type="gramEnd"/>
      <w:r w:rsidRPr="005D50B3">
        <w:rPr>
          <w:lang w:val="en-US"/>
        </w:rPr>
        <w:t>.</w:t>
      </w:r>
    </w:p>
    <w:p w14:paraId="78C689C9" w14:textId="77777777" w:rsidR="005D50B3" w:rsidRDefault="005D50B3" w:rsidP="005D50B3">
      <w:pPr>
        <w:pStyle w:val="Literaturverzeichnis"/>
      </w:pPr>
      <w:r>
        <w:t>Meyers, Diana Tietjens. 2016. „</w:t>
      </w:r>
      <w:proofErr w:type="spellStart"/>
      <w:r>
        <w:t>Psychokorporeität</w:t>
      </w:r>
      <w:proofErr w:type="spellEnd"/>
      <w:r>
        <w:t xml:space="preserve">, autonomer Wille und Lebendorganspende“. In </w:t>
      </w:r>
      <w:r>
        <w:rPr>
          <w:i/>
          <w:iCs/>
        </w:rPr>
        <w:t>Randzonen des Willens: Anthropologische und ethische Probleme von Entscheidungen in Grenzsituationen</w:t>
      </w:r>
      <w:r>
        <w:t>, Berlin, Deutschland: Peter Lang Verlag. https://www.peterlang.com/document/1067668.</w:t>
      </w:r>
    </w:p>
    <w:p w14:paraId="73A0D11D" w14:textId="77777777" w:rsidR="005D50B3" w:rsidRDefault="005D50B3" w:rsidP="005D50B3">
      <w:pPr>
        <w:pStyle w:val="Literaturverzeichnis"/>
      </w:pPr>
      <w:r w:rsidRPr="005D50B3">
        <w:rPr>
          <w:lang w:val="en-US"/>
        </w:rPr>
        <w:t xml:space="preserve">Milanovich, K. 2025. „Distinguishing Situated Knowledge and Standpoint Theory: Defending the Achievement </w:t>
      </w:r>
      <w:proofErr w:type="gramStart"/>
      <w:r w:rsidRPr="005D50B3">
        <w:rPr>
          <w:lang w:val="en-US"/>
        </w:rPr>
        <w:t>Thesis“</w:t>
      </w:r>
      <w:proofErr w:type="gramEnd"/>
      <w:r w:rsidRPr="005D50B3">
        <w:rPr>
          <w:lang w:val="en-US"/>
        </w:rPr>
        <w:t xml:space="preserve">. </w:t>
      </w:r>
      <w:proofErr w:type="spellStart"/>
      <w:r>
        <w:rPr>
          <w:i/>
          <w:iCs/>
        </w:rPr>
        <w:t>Hypatia</w:t>
      </w:r>
      <w:proofErr w:type="spellEnd"/>
      <w:r>
        <w:t>: 1–20. doi:10.1017/hyp.2025.10021.</w:t>
      </w:r>
    </w:p>
    <w:p w14:paraId="7B83315B" w14:textId="77777777" w:rsidR="005D50B3" w:rsidRPr="005D50B3" w:rsidRDefault="005D50B3" w:rsidP="005D50B3">
      <w:pPr>
        <w:pStyle w:val="Literaturverzeichnis"/>
        <w:rPr>
          <w:lang w:val="en-US"/>
        </w:rPr>
      </w:pPr>
      <w:proofErr w:type="spellStart"/>
      <w:r>
        <w:t>Milata</w:t>
      </w:r>
      <w:proofErr w:type="spellEnd"/>
      <w:r>
        <w:t xml:space="preserve">, Paul. 2009. </w:t>
      </w:r>
      <w:r>
        <w:rPr>
          <w:i/>
          <w:iCs/>
        </w:rPr>
        <w:t xml:space="preserve">Zwischen Hitler, Stalin und Antonescu. Rumäniendeutsche in der </w:t>
      </w:r>
      <w:proofErr w:type="spellStart"/>
      <w:r>
        <w:rPr>
          <w:i/>
          <w:iCs/>
        </w:rPr>
        <w:t>Waf</w:t>
      </w:r>
      <w:proofErr w:type="spellEnd"/>
      <w:r>
        <w:rPr>
          <w:i/>
          <w:iCs/>
        </w:rPr>
        <w:t>-</w:t>
      </w:r>
      <w:proofErr w:type="spellStart"/>
      <w:r>
        <w:rPr>
          <w:i/>
          <w:iCs/>
        </w:rPr>
        <w:t>fen</w:t>
      </w:r>
      <w:proofErr w:type="spellEnd"/>
      <w:r>
        <w:rPr>
          <w:i/>
          <w:iCs/>
        </w:rPr>
        <w:t>-SS.</w:t>
      </w:r>
      <w:r>
        <w:t xml:space="preserve"> </w:t>
      </w:r>
      <w:r w:rsidRPr="005D50B3">
        <w:rPr>
          <w:lang w:val="en-US"/>
        </w:rPr>
        <w:t xml:space="preserve">Wien/Köln/Weimar: </w:t>
      </w:r>
      <w:proofErr w:type="spellStart"/>
      <w:r w:rsidRPr="005D50B3">
        <w:rPr>
          <w:lang w:val="en-US"/>
        </w:rPr>
        <w:t>Böhlau</w:t>
      </w:r>
      <w:proofErr w:type="spellEnd"/>
      <w:r w:rsidRPr="005D50B3">
        <w:rPr>
          <w:lang w:val="en-US"/>
        </w:rPr>
        <w:t>.</w:t>
      </w:r>
    </w:p>
    <w:p w14:paraId="73095895" w14:textId="77777777" w:rsidR="005D50B3" w:rsidRPr="005D50B3" w:rsidRDefault="005D50B3" w:rsidP="005D50B3">
      <w:pPr>
        <w:pStyle w:val="Literaturverzeichnis"/>
        <w:rPr>
          <w:lang w:val="en-US"/>
        </w:rPr>
      </w:pPr>
      <w:r w:rsidRPr="005D50B3">
        <w:rPr>
          <w:lang w:val="en-US"/>
        </w:rPr>
        <w:t xml:space="preserve">Milligan, L. 2016. „Insider-outsider-Inbetweener? Researcher positioning, participative methods and cross-cultural educational </w:t>
      </w:r>
      <w:proofErr w:type="gramStart"/>
      <w:r w:rsidRPr="005D50B3">
        <w:rPr>
          <w:lang w:val="en-US"/>
        </w:rPr>
        <w:t>research“</w:t>
      </w:r>
      <w:proofErr w:type="gramEnd"/>
      <w:r w:rsidRPr="005D50B3">
        <w:rPr>
          <w:lang w:val="en-US"/>
        </w:rPr>
        <w:t xml:space="preserve">. </w:t>
      </w:r>
      <w:r w:rsidRPr="005D50B3">
        <w:rPr>
          <w:i/>
          <w:iCs/>
          <w:lang w:val="en-US"/>
        </w:rPr>
        <w:t>Compare: a journal of comparative and international education</w:t>
      </w:r>
      <w:r w:rsidRPr="005D50B3">
        <w:rPr>
          <w:lang w:val="en-US"/>
        </w:rPr>
        <w:t xml:space="preserve"> 46(2): 235–50. doi:10.1080/03057925.2014.928510.</w:t>
      </w:r>
    </w:p>
    <w:p w14:paraId="489834F4" w14:textId="77777777" w:rsidR="005D50B3" w:rsidRPr="005D50B3" w:rsidRDefault="005D50B3" w:rsidP="005D50B3">
      <w:pPr>
        <w:pStyle w:val="Literaturverzeichnis"/>
        <w:rPr>
          <w:lang w:val="en-US"/>
        </w:rPr>
      </w:pPr>
      <w:r w:rsidRPr="005D50B3">
        <w:rPr>
          <w:lang w:val="en-US"/>
        </w:rPr>
        <w:lastRenderedPageBreak/>
        <w:t xml:space="preserve">Mills, C. W. 1959. </w:t>
      </w:r>
      <w:r w:rsidRPr="005D50B3">
        <w:rPr>
          <w:i/>
          <w:iCs/>
          <w:lang w:val="en-US"/>
        </w:rPr>
        <w:t>The Sociological Imagination</w:t>
      </w:r>
      <w:r w:rsidRPr="005D50B3">
        <w:rPr>
          <w:lang w:val="en-US"/>
        </w:rPr>
        <w:t>. New York: Oxford University Press.</w:t>
      </w:r>
    </w:p>
    <w:p w14:paraId="123452FA" w14:textId="77777777" w:rsidR="005D50B3" w:rsidRPr="005D50B3" w:rsidRDefault="005D50B3" w:rsidP="005D50B3">
      <w:pPr>
        <w:pStyle w:val="Literaturverzeichnis"/>
        <w:rPr>
          <w:lang w:val="en-US"/>
        </w:rPr>
      </w:pPr>
      <w:r w:rsidRPr="005D50B3">
        <w:rPr>
          <w:lang w:val="en-US"/>
        </w:rPr>
        <w:t xml:space="preserve">Money, John. 1955b. „Hermaphroditism: Recommendations </w:t>
      </w:r>
      <w:proofErr w:type="spellStart"/>
      <w:r w:rsidRPr="005D50B3">
        <w:rPr>
          <w:lang w:val="en-US"/>
        </w:rPr>
        <w:t>concerningassignment</w:t>
      </w:r>
      <w:proofErr w:type="spellEnd"/>
      <w:r w:rsidRPr="005D50B3">
        <w:rPr>
          <w:lang w:val="en-US"/>
        </w:rPr>
        <w:t xml:space="preserve"> of sex, change of sex, and psychologic </w:t>
      </w:r>
      <w:proofErr w:type="gramStart"/>
      <w:r w:rsidRPr="005D50B3">
        <w:rPr>
          <w:lang w:val="en-US"/>
        </w:rPr>
        <w:t>management“</w:t>
      </w:r>
      <w:proofErr w:type="gramEnd"/>
      <w:r w:rsidRPr="005D50B3">
        <w:rPr>
          <w:lang w:val="en-US"/>
        </w:rPr>
        <w:t xml:space="preserve">. </w:t>
      </w:r>
      <w:proofErr w:type="spellStart"/>
      <w:r w:rsidRPr="005D50B3">
        <w:rPr>
          <w:i/>
          <w:iCs/>
          <w:lang w:val="en-US"/>
        </w:rPr>
        <w:t>Bulletinof</w:t>
      </w:r>
      <w:proofErr w:type="spellEnd"/>
      <w:r w:rsidRPr="005D50B3">
        <w:rPr>
          <w:i/>
          <w:iCs/>
          <w:lang w:val="en-US"/>
        </w:rPr>
        <w:t xml:space="preserve"> the Johns Hopkins Hospital</w:t>
      </w:r>
      <w:r w:rsidRPr="005D50B3">
        <w:rPr>
          <w:lang w:val="en-US"/>
        </w:rPr>
        <w:t xml:space="preserve"> 97(4): 284–300.</w:t>
      </w:r>
    </w:p>
    <w:p w14:paraId="7C600E98" w14:textId="77777777" w:rsidR="005D50B3" w:rsidRPr="005D50B3" w:rsidRDefault="005D50B3" w:rsidP="005D50B3">
      <w:pPr>
        <w:pStyle w:val="Literaturverzeichnis"/>
        <w:rPr>
          <w:lang w:val="en-US"/>
        </w:rPr>
      </w:pPr>
      <w:r w:rsidRPr="005D50B3">
        <w:rPr>
          <w:lang w:val="en-US"/>
        </w:rPr>
        <w:t xml:space="preserve">Money, John, und et al. 1956. „Sexual incongruities and psychopathology: The evidence of human </w:t>
      </w:r>
      <w:proofErr w:type="gramStart"/>
      <w:r w:rsidRPr="005D50B3">
        <w:rPr>
          <w:lang w:val="en-US"/>
        </w:rPr>
        <w:t>hermaphroditism“</w:t>
      </w:r>
      <w:proofErr w:type="gramEnd"/>
      <w:r w:rsidRPr="005D50B3">
        <w:rPr>
          <w:lang w:val="en-US"/>
        </w:rPr>
        <w:t xml:space="preserve">. </w:t>
      </w:r>
      <w:r w:rsidRPr="005D50B3">
        <w:rPr>
          <w:i/>
          <w:iCs/>
          <w:lang w:val="en-US"/>
        </w:rPr>
        <w:t>Bulletin of the Johns Hopkins Hospital</w:t>
      </w:r>
      <w:r w:rsidRPr="005D50B3">
        <w:rPr>
          <w:lang w:val="en-US"/>
        </w:rPr>
        <w:t xml:space="preserve"> 98(1): 43–57.</w:t>
      </w:r>
    </w:p>
    <w:p w14:paraId="0C1CCBE4" w14:textId="77777777" w:rsidR="005D50B3" w:rsidRPr="005D50B3" w:rsidRDefault="005D50B3" w:rsidP="005D50B3">
      <w:pPr>
        <w:pStyle w:val="Literaturverzeichnis"/>
        <w:rPr>
          <w:lang w:val="en-US"/>
        </w:rPr>
      </w:pPr>
      <w:r w:rsidRPr="005D50B3">
        <w:rPr>
          <w:lang w:val="en-US"/>
        </w:rPr>
        <w:t xml:space="preserve">Monro, Surya, und Adeline Berry. 2024. „Understanding People’s Lived </w:t>
      </w:r>
      <w:proofErr w:type="gramStart"/>
      <w:r w:rsidRPr="005D50B3">
        <w:rPr>
          <w:lang w:val="en-US"/>
        </w:rPr>
        <w:t>Experiences“</w:t>
      </w:r>
      <w:proofErr w:type="gramEnd"/>
      <w:r w:rsidRPr="005D50B3">
        <w:rPr>
          <w:lang w:val="en-US"/>
        </w:rPr>
        <w:t xml:space="preserve">. In </w:t>
      </w:r>
      <w:r w:rsidRPr="005D50B3">
        <w:rPr>
          <w:i/>
          <w:iCs/>
          <w:lang w:val="en-US"/>
        </w:rPr>
        <w:t>Intersex, Variations of Sex Characteristics, DSD: Critical Approaches</w:t>
      </w:r>
      <w:r w:rsidRPr="005D50B3">
        <w:rPr>
          <w:lang w:val="en-US"/>
        </w:rPr>
        <w:t xml:space="preserve">, </w:t>
      </w:r>
      <w:proofErr w:type="spellStart"/>
      <w:r w:rsidRPr="005D50B3">
        <w:rPr>
          <w:lang w:val="en-US"/>
        </w:rPr>
        <w:t>hrsg</w:t>
      </w:r>
      <w:proofErr w:type="spellEnd"/>
      <w:r w:rsidRPr="005D50B3">
        <w:rPr>
          <w:lang w:val="en-US"/>
        </w:rPr>
        <w:t xml:space="preserve">. S. Monro, A. Berry, M. Carpenter, D. </w:t>
      </w:r>
      <w:proofErr w:type="spellStart"/>
      <w:r w:rsidRPr="005D50B3">
        <w:rPr>
          <w:lang w:val="en-US"/>
        </w:rPr>
        <w:t>Crocetti</w:t>
      </w:r>
      <w:proofErr w:type="spellEnd"/>
      <w:r w:rsidRPr="005D50B3">
        <w:rPr>
          <w:lang w:val="en-US"/>
        </w:rPr>
        <w:t>, und S.S. Wall. Routledge. doi:10.4324/9781003219637.</w:t>
      </w:r>
    </w:p>
    <w:p w14:paraId="47C6A83E" w14:textId="77777777" w:rsidR="005D50B3" w:rsidRPr="005D50B3" w:rsidRDefault="005D50B3" w:rsidP="005D50B3">
      <w:pPr>
        <w:pStyle w:val="Literaturverzeichnis"/>
        <w:rPr>
          <w:lang w:val="en-US"/>
        </w:rPr>
      </w:pPr>
      <w:r w:rsidRPr="005D50B3">
        <w:rPr>
          <w:lang w:val="en-US"/>
        </w:rPr>
        <w:t xml:space="preserve">Monro, Surya, Adeline Berry, Morgan Carpenter, Daniela </w:t>
      </w:r>
      <w:proofErr w:type="spellStart"/>
      <w:r w:rsidRPr="005D50B3">
        <w:rPr>
          <w:lang w:val="en-US"/>
        </w:rPr>
        <w:t>Crocetti</w:t>
      </w:r>
      <w:proofErr w:type="spellEnd"/>
      <w:r w:rsidRPr="005D50B3">
        <w:rPr>
          <w:lang w:val="en-US"/>
        </w:rPr>
        <w:t xml:space="preserve">, und Sean </w:t>
      </w:r>
      <w:proofErr w:type="spellStart"/>
      <w:r w:rsidRPr="005D50B3">
        <w:rPr>
          <w:lang w:val="en-US"/>
        </w:rPr>
        <w:t>Saifa</w:t>
      </w:r>
      <w:proofErr w:type="spellEnd"/>
      <w:r w:rsidRPr="005D50B3">
        <w:rPr>
          <w:lang w:val="en-US"/>
        </w:rPr>
        <w:t xml:space="preserve"> Wall. 2024. </w:t>
      </w:r>
      <w:r w:rsidRPr="005D50B3">
        <w:rPr>
          <w:i/>
          <w:iCs/>
          <w:lang w:val="en-US"/>
        </w:rPr>
        <w:t>Intersex, Variations of Sex Characteristics, DSD: Critical Approaches</w:t>
      </w:r>
      <w:r w:rsidRPr="005D50B3">
        <w:rPr>
          <w:lang w:val="en-US"/>
        </w:rPr>
        <w:t xml:space="preserve">. 1. </w:t>
      </w:r>
      <w:proofErr w:type="spellStart"/>
      <w:r w:rsidRPr="005D50B3">
        <w:rPr>
          <w:lang w:val="en-US"/>
        </w:rPr>
        <w:t>Aufl</w:t>
      </w:r>
      <w:proofErr w:type="spellEnd"/>
      <w:r w:rsidRPr="005D50B3">
        <w:rPr>
          <w:lang w:val="en-US"/>
        </w:rPr>
        <w:t>. London: Routledge. doi:10.4324/9781003219637.</w:t>
      </w:r>
    </w:p>
    <w:p w14:paraId="2B313821" w14:textId="77777777" w:rsidR="005D50B3" w:rsidRPr="005D50B3" w:rsidRDefault="005D50B3" w:rsidP="005D50B3">
      <w:pPr>
        <w:pStyle w:val="Literaturverzeichnis"/>
        <w:rPr>
          <w:lang w:val="en-US"/>
        </w:rPr>
      </w:pPr>
      <w:r w:rsidRPr="005D50B3">
        <w:rPr>
          <w:lang w:val="en-US"/>
        </w:rPr>
        <w:t xml:space="preserve">Morland, I. 2009. „What Can Queer Theory Do for </w:t>
      </w:r>
      <w:proofErr w:type="gramStart"/>
      <w:r w:rsidRPr="005D50B3">
        <w:rPr>
          <w:lang w:val="en-US"/>
        </w:rPr>
        <w:t>Intersex?“</w:t>
      </w:r>
      <w:proofErr w:type="gramEnd"/>
      <w:r w:rsidRPr="005D50B3">
        <w:rPr>
          <w:lang w:val="en-US"/>
        </w:rPr>
        <w:t xml:space="preserve"> </w:t>
      </w:r>
      <w:r w:rsidRPr="005D50B3">
        <w:rPr>
          <w:i/>
          <w:iCs/>
          <w:lang w:val="en-US"/>
        </w:rPr>
        <w:t>GLQ: A Journal of Lesbian and Gay Studies</w:t>
      </w:r>
      <w:r w:rsidRPr="005D50B3">
        <w:rPr>
          <w:lang w:val="en-US"/>
        </w:rPr>
        <w:t xml:space="preserve"> 15(2): 285–312. doi:10.1215/10642684-2008-139.</w:t>
      </w:r>
    </w:p>
    <w:p w14:paraId="1A430928" w14:textId="77777777" w:rsidR="005D50B3" w:rsidRDefault="005D50B3" w:rsidP="005D50B3">
      <w:pPr>
        <w:pStyle w:val="Literaturverzeichnis"/>
      </w:pPr>
      <w:r>
        <w:t xml:space="preserve">Mühlendahl, Karl Ernst von. 1991. „Intersexuelles Genitale beim Neugeborenen“. In </w:t>
      </w:r>
      <w:r>
        <w:rPr>
          <w:i/>
          <w:iCs/>
        </w:rPr>
        <w:t>Pädiatrische Notfälle</w:t>
      </w:r>
      <w:r>
        <w:t>, hrsg. Karl Ernst von Mühlendahl und Udo Steiniger. Jena, 21–24.</w:t>
      </w:r>
    </w:p>
    <w:p w14:paraId="18C2FBBB" w14:textId="77777777" w:rsidR="005D50B3" w:rsidRDefault="005D50B3" w:rsidP="005D50B3">
      <w:pPr>
        <w:pStyle w:val="Literaturverzeichnis"/>
      </w:pPr>
      <w:r>
        <w:t xml:space="preserve">Müller, Hans-Peter. 2019. „Gesellschaftliche Moral und individuelle Lebensführung Ein Vergleich von Émile Durkheim und Max Weber“. In </w:t>
      </w:r>
      <w:r>
        <w:rPr>
          <w:i/>
          <w:iCs/>
        </w:rPr>
        <w:t>Das soziologische Genie und sein solides Handwerk: Studien zu Émile Durkheims Forschungsprogramm</w:t>
      </w:r>
      <w:r>
        <w:t>, hrsg. Hans-Peter Müller. Wiesbaden: Springer Fachmedien Wiesbaden, 241–61. doi:10.1007/978-3-658-21163-9_10.</w:t>
      </w:r>
    </w:p>
    <w:p w14:paraId="0B3FF141" w14:textId="77777777" w:rsidR="005D50B3" w:rsidRDefault="005D50B3" w:rsidP="005D50B3">
      <w:pPr>
        <w:pStyle w:val="Literaturverzeichnis"/>
      </w:pPr>
      <w:r>
        <w:t xml:space="preserve">Muth, Clemenz. 1997. „Währungsdesintegration — Das Ende von Währungsunionen Eine theoretische und empirische Analyse vor dem Hintergrund des Zerfalls des gemeinsamen Währungsgebietes auf dem Territorium der ehemaligen Sowjetunion“. In </w:t>
      </w:r>
      <w:r>
        <w:rPr>
          <w:i/>
          <w:iCs/>
        </w:rPr>
        <w:t xml:space="preserve">Wirtschaftswissenschaftliche </w:t>
      </w:r>
      <w:proofErr w:type="gramStart"/>
      <w:r>
        <w:rPr>
          <w:i/>
          <w:iCs/>
        </w:rPr>
        <w:t>Beiträge</w:t>
      </w:r>
      <w:r>
        <w:t>,.</w:t>
      </w:r>
      <w:proofErr w:type="gramEnd"/>
    </w:p>
    <w:p w14:paraId="2F17068F" w14:textId="77777777" w:rsidR="005D50B3" w:rsidRPr="005D50B3" w:rsidRDefault="005D50B3" w:rsidP="005D50B3">
      <w:pPr>
        <w:pStyle w:val="Literaturverzeichnis"/>
        <w:rPr>
          <w:lang w:val="en-US"/>
        </w:rPr>
      </w:pPr>
      <w:proofErr w:type="spellStart"/>
      <w:r>
        <w:t>Nakhal</w:t>
      </w:r>
      <w:proofErr w:type="spellEnd"/>
      <w:r>
        <w:t xml:space="preserve">, R, und S Creighton. 2011. „Management </w:t>
      </w:r>
      <w:proofErr w:type="spellStart"/>
      <w:r>
        <w:t>of</w:t>
      </w:r>
      <w:proofErr w:type="spellEnd"/>
      <w:r>
        <w:t xml:space="preserve"> Vaginal </w:t>
      </w:r>
      <w:proofErr w:type="spellStart"/>
      <w:r>
        <w:t>Agenesis</w:t>
      </w:r>
      <w:proofErr w:type="spellEnd"/>
      <w:r>
        <w:t xml:space="preserve">“. </w:t>
      </w:r>
      <w:r w:rsidRPr="005D50B3">
        <w:rPr>
          <w:i/>
          <w:iCs/>
          <w:lang w:val="en-US"/>
        </w:rPr>
        <w:t>Journal of Pediatric and Adolescent Gynecology</w:t>
      </w:r>
      <w:r w:rsidRPr="005D50B3">
        <w:rPr>
          <w:lang w:val="en-US"/>
        </w:rPr>
        <w:t xml:space="preserve"> 25(6): 352–57. </w:t>
      </w:r>
      <w:proofErr w:type="gramStart"/>
      <w:r w:rsidRPr="005D50B3">
        <w:rPr>
          <w:lang w:val="en-US"/>
        </w:rPr>
        <w:t>doi:10.1016/j.jpag</w:t>
      </w:r>
      <w:proofErr w:type="gramEnd"/>
      <w:r w:rsidRPr="005D50B3">
        <w:rPr>
          <w:lang w:val="en-US"/>
        </w:rPr>
        <w:t>.2011.06.003.</w:t>
      </w:r>
    </w:p>
    <w:p w14:paraId="21635B6A" w14:textId="77777777" w:rsidR="005D50B3" w:rsidRPr="005D50B3" w:rsidRDefault="005D50B3" w:rsidP="005D50B3">
      <w:pPr>
        <w:pStyle w:val="Literaturverzeichnis"/>
        <w:rPr>
          <w:lang w:val="en-US"/>
        </w:rPr>
      </w:pPr>
      <w:r w:rsidRPr="005D50B3">
        <w:rPr>
          <w:lang w:val="en-US"/>
        </w:rPr>
        <w:t xml:space="preserve">National Commission for the Protection of Human Subjects of Biomedical and Behavioral Research. 1979. „Belmont Report - Ethical Principles and Guidelines for the Protection of Human Subjects of </w:t>
      </w:r>
      <w:proofErr w:type="gramStart"/>
      <w:r w:rsidRPr="005D50B3">
        <w:rPr>
          <w:lang w:val="en-US"/>
        </w:rPr>
        <w:t>Research“</w:t>
      </w:r>
      <w:proofErr w:type="gramEnd"/>
      <w:r w:rsidRPr="005D50B3">
        <w:rPr>
          <w:lang w:val="en-US"/>
        </w:rPr>
        <w:t>. https://www.hhs.gov/ohrp/regulations-and-policy/belmont-report/read-the-belmont-report/index.html.</w:t>
      </w:r>
    </w:p>
    <w:p w14:paraId="7BB6C593" w14:textId="77777777" w:rsidR="005D50B3" w:rsidRDefault="005D50B3" w:rsidP="005D50B3">
      <w:pPr>
        <w:pStyle w:val="Literaturverzeichnis"/>
      </w:pPr>
      <w:r>
        <w:t xml:space="preserve">Netzwerk Hypophysen- und Nebennierenerkrankungen e.V. 2005. </w:t>
      </w:r>
      <w:r>
        <w:rPr>
          <w:i/>
          <w:iCs/>
        </w:rPr>
        <w:t>Patienten schreiben für Patienten</w:t>
      </w:r>
      <w:r>
        <w:t xml:space="preserve">. Netzwerk Hypophysen- und </w:t>
      </w:r>
      <w:r>
        <w:lastRenderedPageBreak/>
        <w:t>Nebennierenerkrankungen e.V. Magazin. https://www.glandula-online.de/fileadmin/user_upload/Publikationen/GLANDULA/glan21.pdf.</w:t>
      </w:r>
    </w:p>
    <w:p w14:paraId="2DC690F7" w14:textId="77777777" w:rsidR="005D50B3" w:rsidRDefault="005D50B3" w:rsidP="005D50B3">
      <w:pPr>
        <w:pStyle w:val="Literaturverzeichnis"/>
      </w:pPr>
      <w:r>
        <w:t>Niethammer, Lutz. 2005. „Die letzte Gemeinschaft. Über die Konstruierbarkeit von Generationen und ihre Grenzen. Vortrag bei der Eröffnungsveranstaltung des Göttinger Graduiertenkollegs ‚Generationengeschichte ‒ Generationelle Dynamik und historischer Wandel im 19. und 20. Jahrhundert‘ am 11.11.2005“. http://www.generationengeschichte.uni-goettingen.de/documents/niethammer.pdf.</w:t>
      </w:r>
    </w:p>
    <w:p w14:paraId="35B4113F" w14:textId="77777777" w:rsidR="005D50B3" w:rsidRPr="005D50B3" w:rsidRDefault="005D50B3" w:rsidP="005D50B3">
      <w:pPr>
        <w:pStyle w:val="Literaturverzeichnis"/>
        <w:rPr>
          <w:lang w:val="en-US"/>
        </w:rPr>
      </w:pPr>
      <w:proofErr w:type="spellStart"/>
      <w:r>
        <w:t>Nijenhuis</w:t>
      </w:r>
      <w:proofErr w:type="spellEnd"/>
      <w:r>
        <w:t xml:space="preserve">, E. R., und O. van der Hart. 2011. </w:t>
      </w:r>
      <w:r w:rsidRPr="005D50B3">
        <w:rPr>
          <w:lang w:val="en-US"/>
        </w:rPr>
        <w:t xml:space="preserve">„Dissociation in trauma: a new definition and comparison with previous formulations“. </w:t>
      </w:r>
      <w:r w:rsidRPr="005D50B3">
        <w:rPr>
          <w:i/>
          <w:iCs/>
          <w:lang w:val="en-US"/>
        </w:rPr>
        <w:t xml:space="preserve">Journal of trauma &amp; </w:t>
      </w:r>
      <w:proofErr w:type="gramStart"/>
      <w:r w:rsidRPr="005D50B3">
        <w:rPr>
          <w:i/>
          <w:iCs/>
          <w:lang w:val="en-US"/>
        </w:rPr>
        <w:t>dissociation :</w:t>
      </w:r>
      <w:proofErr w:type="gramEnd"/>
      <w:r w:rsidRPr="005D50B3">
        <w:rPr>
          <w:i/>
          <w:iCs/>
          <w:lang w:val="en-US"/>
        </w:rPr>
        <w:t xml:space="preserve"> the official journal of the International Society for the Study of Dissociation (ISSD)</w:t>
      </w:r>
      <w:r w:rsidRPr="005D50B3">
        <w:rPr>
          <w:lang w:val="en-US"/>
        </w:rPr>
        <w:t xml:space="preserve"> 12(4): 416–45. doi:10.1080/15299732.2011.570592.</w:t>
      </w:r>
    </w:p>
    <w:p w14:paraId="58067C98" w14:textId="77777777" w:rsidR="005D50B3" w:rsidRPr="005D50B3" w:rsidRDefault="005D50B3" w:rsidP="005D50B3">
      <w:pPr>
        <w:pStyle w:val="Literaturverzeichnis"/>
        <w:rPr>
          <w:lang w:val="en-US"/>
        </w:rPr>
      </w:pPr>
      <w:proofErr w:type="spellStart"/>
      <w:r w:rsidRPr="005D50B3">
        <w:rPr>
          <w:lang w:val="en-US"/>
        </w:rPr>
        <w:t>Nijenhuis</w:t>
      </w:r>
      <w:proofErr w:type="spellEnd"/>
      <w:r w:rsidRPr="005D50B3">
        <w:rPr>
          <w:lang w:val="en-US"/>
        </w:rPr>
        <w:t xml:space="preserve">, E. R. S. 2015. </w:t>
      </w:r>
      <w:r w:rsidRPr="005D50B3">
        <w:rPr>
          <w:i/>
          <w:iCs/>
          <w:lang w:val="en-US"/>
        </w:rPr>
        <w:t>The trinity of trauma: Ignorance, fragility, and control. Volume I: The evolving concept of trauma</w:t>
      </w:r>
      <w:r w:rsidRPr="005D50B3">
        <w:rPr>
          <w:lang w:val="en-US"/>
        </w:rPr>
        <w:t xml:space="preserve">. Göttingen: </w:t>
      </w:r>
      <w:proofErr w:type="spellStart"/>
      <w:r w:rsidRPr="005D50B3">
        <w:rPr>
          <w:lang w:val="en-US"/>
        </w:rPr>
        <w:t>Vandenhoeck</w:t>
      </w:r>
      <w:proofErr w:type="spellEnd"/>
      <w:r w:rsidRPr="005D50B3">
        <w:rPr>
          <w:lang w:val="en-US"/>
        </w:rPr>
        <w:t xml:space="preserve"> &amp; Ruprecht.</w:t>
      </w:r>
    </w:p>
    <w:p w14:paraId="0BE6C3D7" w14:textId="77777777" w:rsidR="005D50B3" w:rsidRDefault="005D50B3" w:rsidP="005D50B3">
      <w:pPr>
        <w:pStyle w:val="Literaturverzeichnis"/>
      </w:pPr>
      <w:proofErr w:type="spellStart"/>
      <w:r>
        <w:t>Nijenhuis</w:t>
      </w:r>
      <w:proofErr w:type="spellEnd"/>
      <w:r>
        <w:t xml:space="preserve">, </w:t>
      </w:r>
      <w:proofErr w:type="spellStart"/>
      <w:r>
        <w:t>Ellert</w:t>
      </w:r>
      <w:proofErr w:type="spellEnd"/>
      <w:r>
        <w:t xml:space="preserve">, Onno van der Hart, und Kathy Steele. </w:t>
      </w:r>
      <w:r w:rsidRPr="005D50B3">
        <w:rPr>
          <w:lang w:val="en-US"/>
        </w:rPr>
        <w:t xml:space="preserve">2010. „Trauma-related structural dissociation of the </w:t>
      </w:r>
      <w:proofErr w:type="gramStart"/>
      <w:r w:rsidRPr="005D50B3">
        <w:rPr>
          <w:lang w:val="en-US"/>
        </w:rPr>
        <w:t>personality“</w:t>
      </w:r>
      <w:proofErr w:type="gramEnd"/>
      <w:r w:rsidRPr="005D50B3">
        <w:rPr>
          <w:lang w:val="en-US"/>
        </w:rPr>
        <w:t xml:space="preserve">. </w:t>
      </w:r>
      <w:proofErr w:type="spellStart"/>
      <w:r>
        <w:rPr>
          <w:i/>
          <w:iCs/>
        </w:rPr>
        <w:t>Activitas</w:t>
      </w:r>
      <w:proofErr w:type="spellEnd"/>
      <w:r>
        <w:rPr>
          <w:i/>
          <w:iCs/>
        </w:rPr>
        <w:t xml:space="preserve"> Nervosa Superior</w:t>
      </w:r>
      <w:r>
        <w:t xml:space="preserve"> 52(1): 1–23. doi:10.1007/bf03379560.</w:t>
      </w:r>
    </w:p>
    <w:p w14:paraId="2EF3C2CF" w14:textId="77777777" w:rsidR="005D50B3" w:rsidRDefault="005D50B3" w:rsidP="005D50B3">
      <w:pPr>
        <w:pStyle w:val="Literaturverzeichnis"/>
      </w:pPr>
      <w:r>
        <w:t xml:space="preserve">Oevermann, U. 1981. </w:t>
      </w:r>
      <w:r>
        <w:rPr>
          <w:i/>
          <w:iCs/>
        </w:rPr>
        <w:t>Fallrekonstruktion und Strukturgeneralisierung als Beitrag der objektiven Hermeneutik zur soziologisch-strukturtheoretischen Analyse</w:t>
      </w:r>
      <w:r>
        <w:t>. Frankfurt am Main: MS.</w:t>
      </w:r>
    </w:p>
    <w:p w14:paraId="58853F69" w14:textId="77777777" w:rsidR="005D50B3" w:rsidRDefault="005D50B3" w:rsidP="005D50B3">
      <w:pPr>
        <w:pStyle w:val="Literaturverzeichnis"/>
      </w:pPr>
      <w:r>
        <w:t xml:space="preserve">Oevermann, Ullrich. 2000. „Die Methode der Fallrekonstruktion in der Grundlagenforschung sowie der klinischen und pädagogischen Praxis“. In </w:t>
      </w:r>
      <w:r>
        <w:rPr>
          <w:i/>
          <w:iCs/>
        </w:rPr>
        <w:t>Die Fallrekonstruktion</w:t>
      </w:r>
      <w:r>
        <w:t xml:space="preserve">, hrsg. Klaus </w:t>
      </w:r>
      <w:proofErr w:type="spellStart"/>
      <w:r>
        <w:t>Kraimer</w:t>
      </w:r>
      <w:proofErr w:type="spellEnd"/>
      <w:r>
        <w:t>. Frankfurt a. M., 58–153.</w:t>
      </w:r>
    </w:p>
    <w:p w14:paraId="0ADE928A" w14:textId="77777777" w:rsidR="005D50B3" w:rsidRDefault="005D50B3" w:rsidP="005D50B3">
      <w:pPr>
        <w:pStyle w:val="Literaturverzeichnis"/>
      </w:pPr>
      <w:r>
        <w:t xml:space="preserve">Oevermann, Ullrich, Tilmann Allert, Elisabeth </w:t>
      </w:r>
      <w:proofErr w:type="spellStart"/>
      <w:r>
        <w:t>Konau</w:t>
      </w:r>
      <w:proofErr w:type="spellEnd"/>
      <w:r>
        <w:t xml:space="preserve">, und Jürgen </w:t>
      </w:r>
      <w:proofErr w:type="spellStart"/>
      <w:r>
        <w:t>Krambeck</w:t>
      </w:r>
      <w:proofErr w:type="spellEnd"/>
      <w:r>
        <w:t xml:space="preserve">. 1979. „Die Methodologie einer ‚objektiven Hermeneutik‘ und ihre allgemeine forschungslogische Bedeutung in den Sozialwissenschaften“. In </w:t>
      </w:r>
      <w:r>
        <w:rPr>
          <w:i/>
          <w:iCs/>
        </w:rPr>
        <w:t xml:space="preserve">Interpretative Verfahren in den </w:t>
      </w:r>
      <w:proofErr w:type="spellStart"/>
      <w:r>
        <w:rPr>
          <w:i/>
          <w:iCs/>
        </w:rPr>
        <w:t>Sozial-und</w:t>
      </w:r>
      <w:proofErr w:type="spellEnd"/>
      <w:r>
        <w:rPr>
          <w:i/>
          <w:iCs/>
        </w:rPr>
        <w:t xml:space="preserve"> Textwissenschaften</w:t>
      </w:r>
      <w:r>
        <w:t xml:space="preserve">, hrsg. Hans-Georg </w:t>
      </w:r>
      <w:proofErr w:type="spellStart"/>
      <w:r>
        <w:t>Soeffner</w:t>
      </w:r>
      <w:proofErr w:type="spellEnd"/>
      <w:r>
        <w:t>. Stuttgart: J.B. Metzler, 352–434. doi:10.1007/978-3-476-03120-4_19.</w:t>
      </w:r>
    </w:p>
    <w:p w14:paraId="17A8611F" w14:textId="77777777" w:rsidR="005D50B3" w:rsidRPr="005D50B3" w:rsidRDefault="005D50B3" w:rsidP="005D50B3">
      <w:pPr>
        <w:pStyle w:val="Literaturverzeichnis"/>
        <w:rPr>
          <w:lang w:val="en-US"/>
        </w:rPr>
      </w:pPr>
      <w:r>
        <w:t xml:space="preserve">Oevermann, Ulrich. 2016. „Sozialisation als Prozess der Krisenbewältigung“. In </w:t>
      </w:r>
      <w:r>
        <w:rPr>
          <w:i/>
          <w:iCs/>
        </w:rPr>
        <w:t>Sozialisationstheorie interdisziplinär. Aktuelle Perspektiven</w:t>
      </w:r>
      <w:r>
        <w:t xml:space="preserve">, hrsg. Dieter Geulen und Hermann Veith. </w:t>
      </w:r>
      <w:r w:rsidRPr="005D50B3">
        <w:rPr>
          <w:lang w:val="en-US"/>
        </w:rPr>
        <w:t>Oldenburg: De Gruyter, 155–81.</w:t>
      </w:r>
    </w:p>
    <w:p w14:paraId="31A2A373" w14:textId="77777777" w:rsidR="005D50B3" w:rsidRPr="005D50B3" w:rsidRDefault="005D50B3" w:rsidP="005D50B3">
      <w:pPr>
        <w:pStyle w:val="Literaturverzeichnis"/>
        <w:rPr>
          <w:lang w:val="en-US"/>
        </w:rPr>
      </w:pPr>
      <w:r w:rsidRPr="005D50B3">
        <w:rPr>
          <w:lang w:val="en-US"/>
        </w:rPr>
        <w:t xml:space="preserve">Office of the High Commissioner for Human Rights. 2016. „Human Rights Violations Against Intersex People: A Background </w:t>
      </w:r>
      <w:proofErr w:type="gramStart"/>
      <w:r w:rsidRPr="005D50B3">
        <w:rPr>
          <w:lang w:val="en-US"/>
        </w:rPr>
        <w:t>Note“</w:t>
      </w:r>
      <w:proofErr w:type="gramEnd"/>
      <w:r w:rsidRPr="005D50B3">
        <w:rPr>
          <w:lang w:val="en-US"/>
        </w:rPr>
        <w:t>. https://www.ohchr.org/sites/default/files/Documents/Issues/Discrimination/LGBT/BackgroundNoteHumanRightsViolationsagainstIntersexPeople.pdf.</w:t>
      </w:r>
    </w:p>
    <w:p w14:paraId="47654DAA" w14:textId="77777777" w:rsidR="005D50B3" w:rsidRPr="005D50B3" w:rsidRDefault="005D50B3" w:rsidP="005D50B3">
      <w:pPr>
        <w:pStyle w:val="Literaturverzeichnis"/>
        <w:rPr>
          <w:lang w:val="en-US"/>
        </w:rPr>
      </w:pPr>
      <w:r w:rsidRPr="005D50B3">
        <w:rPr>
          <w:lang w:val="en-US"/>
        </w:rPr>
        <w:t xml:space="preserve">Office of the High Commissioner for Human Rights. 2024. „Intersex </w:t>
      </w:r>
      <w:proofErr w:type="gramStart"/>
      <w:r w:rsidRPr="005D50B3">
        <w:rPr>
          <w:lang w:val="en-US"/>
        </w:rPr>
        <w:t>people  OHCHR</w:t>
      </w:r>
      <w:proofErr w:type="gramEnd"/>
      <w:r w:rsidRPr="005D50B3">
        <w:rPr>
          <w:lang w:val="en-US"/>
        </w:rPr>
        <w:t xml:space="preserve"> and the human rights of LGBTI people“. </w:t>
      </w:r>
      <w:r w:rsidRPr="005D50B3">
        <w:rPr>
          <w:lang w:val="en-US"/>
        </w:rPr>
        <w:lastRenderedPageBreak/>
        <w:t>https://www.ohchr.org/en/sexual-orientation-and-gender-identity/intersex-people.</w:t>
      </w:r>
    </w:p>
    <w:p w14:paraId="14615943" w14:textId="77777777" w:rsidR="005D50B3" w:rsidRPr="005D50B3" w:rsidRDefault="005D50B3" w:rsidP="005D50B3">
      <w:pPr>
        <w:pStyle w:val="Literaturverzeichnis"/>
        <w:rPr>
          <w:lang w:val="en-US"/>
        </w:rPr>
      </w:pPr>
      <w:r w:rsidRPr="005D50B3">
        <w:rPr>
          <w:lang w:val="en-US"/>
        </w:rPr>
        <w:t xml:space="preserve">OHCHR, UN Women, UNAIDS, UNDP, UNFPA, UNICEF, und WHO. 2014. „Eliminating forced, coercive and otherwise involuntary sterilization: an interagency </w:t>
      </w:r>
      <w:proofErr w:type="gramStart"/>
      <w:r w:rsidRPr="005D50B3">
        <w:rPr>
          <w:lang w:val="en-US"/>
        </w:rPr>
        <w:t>statement“</w:t>
      </w:r>
      <w:proofErr w:type="gramEnd"/>
      <w:r w:rsidRPr="005D50B3">
        <w:rPr>
          <w:lang w:val="en-US"/>
        </w:rPr>
        <w:t>. https://www.unaids.org/sites/default/files/media_asset/201405_sterilization_en.pdf.</w:t>
      </w:r>
    </w:p>
    <w:p w14:paraId="75AA2565" w14:textId="77777777" w:rsidR="005D50B3" w:rsidRPr="005D50B3" w:rsidRDefault="005D50B3" w:rsidP="005D50B3">
      <w:pPr>
        <w:pStyle w:val="Literaturverzeichnis"/>
        <w:rPr>
          <w:lang w:val="en-US"/>
        </w:rPr>
      </w:pPr>
      <w:r w:rsidRPr="005D50B3">
        <w:rPr>
          <w:lang w:val="en-US"/>
        </w:rPr>
        <w:t xml:space="preserve">OII Europe. 2019. „My Intersex Story: Personal accounts by intersex people living in </w:t>
      </w:r>
      <w:proofErr w:type="gramStart"/>
      <w:r w:rsidRPr="005D50B3">
        <w:rPr>
          <w:lang w:val="en-US"/>
        </w:rPr>
        <w:t>Europe“</w:t>
      </w:r>
      <w:proofErr w:type="gramEnd"/>
      <w:r w:rsidRPr="005D50B3">
        <w:rPr>
          <w:lang w:val="en-US"/>
        </w:rPr>
        <w:t>. https://oiieurope.org/wp-content/uploads/2019/11/testimonial_broch_21-21cm_for_web.pdf.</w:t>
      </w:r>
    </w:p>
    <w:p w14:paraId="1B698D87" w14:textId="77777777" w:rsidR="005D50B3" w:rsidRPr="005D50B3" w:rsidRDefault="005D50B3" w:rsidP="005D50B3">
      <w:pPr>
        <w:pStyle w:val="Literaturverzeichnis"/>
        <w:rPr>
          <w:lang w:val="en-US"/>
        </w:rPr>
      </w:pPr>
      <w:r w:rsidRPr="005D50B3">
        <w:rPr>
          <w:lang w:val="en-US"/>
        </w:rPr>
        <w:t xml:space="preserve">OII Europe. 2020. „Intersex children and the violation of their right to privacy. OII Europe submission to the UN Special Rapporteur on the Right to </w:t>
      </w:r>
      <w:proofErr w:type="gramStart"/>
      <w:r w:rsidRPr="005D50B3">
        <w:rPr>
          <w:lang w:val="en-US"/>
        </w:rPr>
        <w:t>Privacy“</w:t>
      </w:r>
      <w:proofErr w:type="gramEnd"/>
      <w:r w:rsidRPr="005D50B3">
        <w:rPr>
          <w:lang w:val="en-US"/>
        </w:rPr>
        <w:t>. https://oiieurope.org/wp-content/uploads/2020/12/2020_UN-SR-Right-to-Privacy-Submission_OII-Europe_FINAL-public.pdf.</w:t>
      </w:r>
    </w:p>
    <w:p w14:paraId="3B673502" w14:textId="77777777" w:rsidR="005D50B3" w:rsidRPr="005D50B3" w:rsidRDefault="005D50B3" w:rsidP="005D50B3">
      <w:pPr>
        <w:pStyle w:val="Literaturverzeichnis"/>
        <w:rPr>
          <w:lang w:val="en-US"/>
        </w:rPr>
      </w:pPr>
      <w:r w:rsidRPr="005D50B3">
        <w:rPr>
          <w:lang w:val="en-US"/>
        </w:rPr>
        <w:t>OII Europe, ILGA-Europe, C.I.A. 2021. „M v. France (Application no. 42821/</w:t>
      </w:r>
      <w:proofErr w:type="gramStart"/>
      <w:r w:rsidRPr="005D50B3">
        <w:rPr>
          <w:lang w:val="en-US"/>
        </w:rPr>
        <w:t>18)“</w:t>
      </w:r>
      <w:proofErr w:type="gramEnd"/>
      <w:r w:rsidRPr="005D50B3">
        <w:rPr>
          <w:lang w:val="en-US"/>
        </w:rPr>
        <w:t>. https://oiieurope.org/wp-content/uploads/2021/03/M.-v-France-_Submission-_-final.pdf.</w:t>
      </w:r>
    </w:p>
    <w:p w14:paraId="016953B7" w14:textId="77777777" w:rsidR="005D50B3" w:rsidRDefault="005D50B3" w:rsidP="005D50B3">
      <w:pPr>
        <w:pStyle w:val="Literaturverzeichnis"/>
      </w:pPr>
      <w:proofErr w:type="gramStart"/>
      <w:r>
        <w:t>OII Germany</w:t>
      </w:r>
      <w:proofErr w:type="gramEnd"/>
      <w:r>
        <w:t>. 2020a. „Stellungnahme der Internationalen Vereinigung Intergeschlechtlicher Menschen zum Referentenentwurf des Bundesministeriums der Justiz und für Verbraucherschutz “Entwurf eines Gesetzes zum Schutz von Kindern vor geschlechtsverändernden operativen Eingriffen” vom 9. Januar 2020“. https://oiigermany.org/wp-content/uploads/2020/02/Stellungnahme_OIIDE_Verbot_2-2020_final.pdf.</w:t>
      </w:r>
    </w:p>
    <w:p w14:paraId="40BD399F" w14:textId="77777777" w:rsidR="005D50B3" w:rsidRDefault="005D50B3" w:rsidP="005D50B3">
      <w:pPr>
        <w:pStyle w:val="Literaturverzeichnis"/>
      </w:pPr>
      <w:proofErr w:type="gramStart"/>
      <w:r>
        <w:t>OII Germany</w:t>
      </w:r>
      <w:proofErr w:type="gramEnd"/>
      <w:r>
        <w:t>. 2020b. „Stellungnahme zum Gesetzentwurf der Bundesregierung “Entwurf eines Gesetzes zum Schutz von Kindern mit Varianten der Geschlechtsentwicklung” vom 23.09.2020“. https://oiigermany.org/stellungnahme-nov-2020/.</w:t>
      </w:r>
    </w:p>
    <w:p w14:paraId="36584DB3" w14:textId="77777777" w:rsidR="005D50B3" w:rsidRDefault="005D50B3" w:rsidP="005D50B3">
      <w:pPr>
        <w:pStyle w:val="Literaturverzeichnis"/>
      </w:pPr>
      <w:r>
        <w:t>OII Germany e.V. 2016. „Inter* und Sprache“. https://oiigermany.org/inter-und-sprache/.</w:t>
      </w:r>
    </w:p>
    <w:p w14:paraId="74A98F29" w14:textId="77777777" w:rsidR="005D50B3" w:rsidRDefault="005D50B3" w:rsidP="005D50B3">
      <w:pPr>
        <w:pStyle w:val="Literaturverzeichnis"/>
      </w:pPr>
      <w:proofErr w:type="gramStart"/>
      <w:r>
        <w:t>OII Germany</w:t>
      </w:r>
      <w:proofErr w:type="gramEnd"/>
      <w:r>
        <w:t xml:space="preserve"> </w:t>
      </w:r>
      <w:proofErr w:type="spellStart"/>
      <w:r>
        <w:t>e.V</w:t>
      </w:r>
      <w:proofErr w:type="spellEnd"/>
      <w:r>
        <w:t xml:space="preserve">, </w:t>
      </w:r>
      <w:proofErr w:type="spellStart"/>
      <w:r>
        <w:t>TrIQ</w:t>
      </w:r>
      <w:proofErr w:type="spellEnd"/>
      <w:r>
        <w:t xml:space="preserve"> e.V./Zwitter-AK. 2009. „Jenseits der zwei Geschlechter?“ https://oiigermany.org/jenseits-der-zwei-geschlechter/.</w:t>
      </w:r>
    </w:p>
    <w:p w14:paraId="27E60E82" w14:textId="77777777" w:rsidR="005D50B3" w:rsidRDefault="005D50B3" w:rsidP="005D50B3">
      <w:pPr>
        <w:pStyle w:val="Literaturverzeichnis"/>
      </w:pPr>
      <w:r w:rsidRPr="005D50B3">
        <w:rPr>
          <w:lang w:val="en-US"/>
        </w:rPr>
        <w:t xml:space="preserve">OII Germany </w:t>
      </w:r>
      <w:proofErr w:type="spellStart"/>
      <w:r w:rsidRPr="005D50B3">
        <w:rPr>
          <w:lang w:val="en-US"/>
        </w:rPr>
        <w:t>e.V.</w:t>
      </w:r>
      <w:proofErr w:type="spellEnd"/>
      <w:r w:rsidRPr="005D50B3">
        <w:rPr>
          <w:lang w:val="en-US"/>
        </w:rPr>
        <w:t>/</w:t>
      </w:r>
      <w:proofErr w:type="spellStart"/>
      <w:r w:rsidRPr="005D50B3">
        <w:rPr>
          <w:lang w:val="en-US"/>
        </w:rPr>
        <w:t>TriQ</w:t>
      </w:r>
      <w:proofErr w:type="spellEnd"/>
      <w:r w:rsidRPr="005D50B3">
        <w:rPr>
          <w:lang w:val="en-US"/>
        </w:rPr>
        <w:t xml:space="preserve"> </w:t>
      </w:r>
      <w:proofErr w:type="spellStart"/>
      <w:r w:rsidRPr="005D50B3">
        <w:rPr>
          <w:lang w:val="en-US"/>
        </w:rPr>
        <w:t>e.V.</w:t>
      </w:r>
      <w:proofErr w:type="spellEnd"/>
      <w:r w:rsidRPr="005D50B3">
        <w:rPr>
          <w:lang w:val="en-US"/>
        </w:rPr>
        <w:t xml:space="preserve"> 2011. </w:t>
      </w:r>
      <w:r>
        <w:t>„</w:t>
      </w:r>
      <w:proofErr w:type="spellStart"/>
      <w:proofErr w:type="gramStart"/>
      <w:r>
        <w:t>TrIQ</w:t>
      </w:r>
      <w:proofErr w:type="spellEnd"/>
      <w:r>
        <w:t xml:space="preserve"> Inter</w:t>
      </w:r>
      <w:proofErr w:type="gramEnd"/>
      <w:r>
        <w:t>*Tagung 2011 Aufruf“. https://oiigermany.org/inter-tagung-2011-aufruf/.</w:t>
      </w:r>
    </w:p>
    <w:p w14:paraId="3FC75962" w14:textId="77777777" w:rsidR="005D50B3" w:rsidRPr="005D50B3" w:rsidRDefault="005D50B3" w:rsidP="005D50B3">
      <w:pPr>
        <w:pStyle w:val="Literaturverzeichnis"/>
        <w:rPr>
          <w:lang w:val="en-US"/>
        </w:rPr>
      </w:pPr>
      <w:r w:rsidRPr="005D50B3">
        <w:rPr>
          <w:lang w:val="en-US"/>
        </w:rPr>
        <w:t xml:space="preserve">OII USA. 2022. „Bridge Building, Intersex People, The Founder of </w:t>
      </w:r>
      <w:proofErr w:type="gramStart"/>
      <w:r w:rsidRPr="005D50B3">
        <w:rPr>
          <w:lang w:val="en-US"/>
        </w:rPr>
        <w:t>OII“</w:t>
      </w:r>
      <w:proofErr w:type="gramEnd"/>
      <w:r w:rsidRPr="005D50B3">
        <w:rPr>
          <w:lang w:val="en-US"/>
        </w:rPr>
        <w:t>.</w:t>
      </w:r>
    </w:p>
    <w:p w14:paraId="5DBCDB5E" w14:textId="77777777" w:rsidR="005D50B3" w:rsidRPr="005D50B3" w:rsidRDefault="005D50B3" w:rsidP="005D50B3">
      <w:pPr>
        <w:pStyle w:val="Literaturverzeichnis"/>
        <w:rPr>
          <w:lang w:val="en-US"/>
        </w:rPr>
      </w:pPr>
      <w:r w:rsidRPr="005D50B3">
        <w:rPr>
          <w:lang w:val="en-US"/>
        </w:rPr>
        <w:t xml:space="preserve">Orr, Celeste E. 2022. „8 A Crip Intersex Approach to </w:t>
      </w:r>
      <w:proofErr w:type="gramStart"/>
      <w:r w:rsidRPr="005D50B3">
        <w:rPr>
          <w:lang w:val="en-US"/>
        </w:rPr>
        <w:t>PGD“</w:t>
      </w:r>
      <w:proofErr w:type="gramEnd"/>
      <w:r w:rsidRPr="005D50B3">
        <w:rPr>
          <w:lang w:val="en-US"/>
        </w:rPr>
        <w:t xml:space="preserve">. In </w:t>
      </w:r>
      <w:proofErr w:type="spellStart"/>
      <w:r w:rsidRPr="005D50B3">
        <w:rPr>
          <w:i/>
          <w:iCs/>
          <w:lang w:val="en-US"/>
        </w:rPr>
        <w:t>Cripping</w:t>
      </w:r>
      <w:proofErr w:type="spellEnd"/>
      <w:r w:rsidRPr="005D50B3">
        <w:rPr>
          <w:i/>
          <w:iCs/>
          <w:lang w:val="en-US"/>
        </w:rPr>
        <w:t xml:space="preserve"> Intersex</w:t>
      </w:r>
      <w:r w:rsidRPr="005D50B3">
        <w:rPr>
          <w:lang w:val="en-US"/>
        </w:rPr>
        <w:t>, University of British Columbia Press, 233–59. doi:10.59962/9780774868549-010.</w:t>
      </w:r>
    </w:p>
    <w:p w14:paraId="31388C07" w14:textId="77777777" w:rsidR="005D50B3" w:rsidRPr="005D50B3" w:rsidRDefault="005D50B3" w:rsidP="005D50B3">
      <w:pPr>
        <w:pStyle w:val="Literaturverzeichnis"/>
        <w:rPr>
          <w:lang w:val="en-US"/>
        </w:rPr>
      </w:pPr>
      <w:r w:rsidRPr="005D50B3">
        <w:rPr>
          <w:lang w:val="en-US"/>
        </w:rPr>
        <w:t xml:space="preserve">Oshana, M. 2006. „Personal Autonomy in </w:t>
      </w:r>
      <w:proofErr w:type="gramStart"/>
      <w:r w:rsidRPr="005D50B3">
        <w:rPr>
          <w:lang w:val="en-US"/>
        </w:rPr>
        <w:t>Society“</w:t>
      </w:r>
      <w:proofErr w:type="gramEnd"/>
      <w:r w:rsidRPr="005D50B3">
        <w:rPr>
          <w:lang w:val="en-US"/>
        </w:rPr>
        <w:t>.</w:t>
      </w:r>
    </w:p>
    <w:p w14:paraId="6160AB14" w14:textId="77777777" w:rsidR="005D50B3" w:rsidRPr="005D50B3" w:rsidRDefault="005D50B3" w:rsidP="005D50B3">
      <w:pPr>
        <w:pStyle w:val="Literaturverzeichnis"/>
        <w:rPr>
          <w:lang w:val="en-US"/>
        </w:rPr>
      </w:pPr>
      <w:proofErr w:type="spellStart"/>
      <w:r w:rsidRPr="005D50B3">
        <w:rPr>
          <w:lang w:val="en-US"/>
        </w:rPr>
        <w:lastRenderedPageBreak/>
        <w:t>OutRight</w:t>
      </w:r>
      <w:proofErr w:type="spellEnd"/>
      <w:r w:rsidRPr="005D50B3">
        <w:rPr>
          <w:lang w:val="en-US"/>
        </w:rPr>
        <w:t xml:space="preserve"> Action International, und A. Bishop. 2019. </w:t>
      </w:r>
      <w:r w:rsidRPr="005D50B3">
        <w:rPr>
          <w:i/>
          <w:iCs/>
          <w:lang w:val="en-US"/>
        </w:rPr>
        <w:t xml:space="preserve">Harmful treatment: The global reach of so-called conversion therapy. </w:t>
      </w:r>
      <w:proofErr w:type="spellStart"/>
      <w:r w:rsidRPr="005D50B3">
        <w:rPr>
          <w:i/>
          <w:iCs/>
          <w:lang w:val="en-US"/>
        </w:rPr>
        <w:t>OutRight</w:t>
      </w:r>
      <w:proofErr w:type="spellEnd"/>
      <w:r w:rsidRPr="005D50B3">
        <w:rPr>
          <w:i/>
          <w:iCs/>
          <w:lang w:val="en-US"/>
        </w:rPr>
        <w:t xml:space="preserve"> Action International</w:t>
      </w:r>
      <w:r w:rsidRPr="005D50B3">
        <w:rPr>
          <w:lang w:val="en-US"/>
        </w:rPr>
        <w:t>. https://outrightinternational.org/sites/default/files/2024-03/092523_Outright_Conversion2023%20(1).pdf.</w:t>
      </w:r>
    </w:p>
    <w:p w14:paraId="5490037E" w14:textId="77777777" w:rsidR="005D50B3" w:rsidRPr="005D50B3" w:rsidRDefault="005D50B3" w:rsidP="005D50B3">
      <w:pPr>
        <w:pStyle w:val="Literaturverzeichnis"/>
        <w:rPr>
          <w:lang w:val="en-US"/>
        </w:rPr>
      </w:pPr>
      <w:r w:rsidRPr="005D50B3">
        <w:rPr>
          <w:lang w:val="en-US"/>
        </w:rPr>
        <w:t xml:space="preserve">Parsons, Talcott. 1937. </w:t>
      </w:r>
      <w:r w:rsidRPr="005D50B3">
        <w:rPr>
          <w:i/>
          <w:iCs/>
          <w:lang w:val="en-US"/>
        </w:rPr>
        <w:t>The Structure of Social Action</w:t>
      </w:r>
      <w:r w:rsidRPr="005D50B3">
        <w:rPr>
          <w:lang w:val="en-US"/>
        </w:rPr>
        <w:t>. New York.</w:t>
      </w:r>
    </w:p>
    <w:p w14:paraId="33E2E1D3" w14:textId="77777777" w:rsidR="005D50B3" w:rsidRDefault="005D50B3" w:rsidP="005D50B3">
      <w:pPr>
        <w:pStyle w:val="Literaturverzeichnis"/>
      </w:pPr>
      <w:proofErr w:type="spellStart"/>
      <w:r w:rsidRPr="005D50B3">
        <w:rPr>
          <w:lang w:val="en-US"/>
        </w:rPr>
        <w:t>Peguero</w:t>
      </w:r>
      <w:proofErr w:type="spellEnd"/>
      <w:r w:rsidRPr="005D50B3">
        <w:rPr>
          <w:lang w:val="en-US"/>
        </w:rPr>
        <w:t xml:space="preserve">, Anthony A., und Jun Sung Hong. 2020. </w:t>
      </w:r>
      <w:r w:rsidRPr="005D50B3">
        <w:rPr>
          <w:i/>
          <w:iCs/>
          <w:lang w:val="en-US"/>
        </w:rPr>
        <w:t>School Bullying. Youth Vulnerability, Marginalization, and Victimization</w:t>
      </w:r>
      <w:r w:rsidRPr="005D50B3">
        <w:rPr>
          <w:lang w:val="en-US"/>
        </w:rPr>
        <w:t xml:space="preserve">. </w:t>
      </w:r>
      <w:r>
        <w:t>Springer Cham. doi:10.1007/978-3-030-64367-6.</w:t>
      </w:r>
    </w:p>
    <w:p w14:paraId="21FE2875" w14:textId="77777777" w:rsidR="005D50B3" w:rsidRDefault="005D50B3" w:rsidP="005D50B3">
      <w:pPr>
        <w:pStyle w:val="Literaturverzeichnis"/>
      </w:pPr>
      <w:proofErr w:type="spellStart"/>
      <w:r>
        <w:t>Plett</w:t>
      </w:r>
      <w:proofErr w:type="spellEnd"/>
      <w:r>
        <w:t xml:space="preserve">, Konstanze. 2010. „Begrenzte Toleranz des Rechts gegenüber individueller sexueller Identität“. In </w:t>
      </w:r>
      <w:proofErr w:type="spellStart"/>
      <w:r>
        <w:rPr>
          <w:i/>
          <w:iCs/>
        </w:rPr>
        <w:t>Sexuelle</w:t>
      </w:r>
      <w:proofErr w:type="spellEnd"/>
      <w:r>
        <w:rPr>
          <w:i/>
          <w:iCs/>
        </w:rPr>
        <w:t xml:space="preserve"> Identität und gesellschaftliche Norm</w:t>
      </w:r>
      <w:r>
        <w:t xml:space="preserve">, hrsg. Gunnar </w:t>
      </w:r>
      <w:proofErr w:type="spellStart"/>
      <w:r>
        <w:t>Duttge</w:t>
      </w:r>
      <w:proofErr w:type="spellEnd"/>
      <w:r>
        <w:t>, Wolfgang Engel, und Barbara Zoll</w:t>
      </w:r>
      <w:proofErr w:type="gramStart"/>
      <w:r>
        <w:t>. ,</w:t>
      </w:r>
      <w:proofErr w:type="gramEnd"/>
      <w:r>
        <w:t xml:space="preserve"> 53–67.</w:t>
      </w:r>
    </w:p>
    <w:p w14:paraId="2E62CAF3" w14:textId="77777777" w:rsidR="005D50B3" w:rsidRDefault="005D50B3" w:rsidP="005D50B3">
      <w:pPr>
        <w:pStyle w:val="Literaturverzeichnis"/>
      </w:pPr>
      <w:proofErr w:type="spellStart"/>
      <w:r>
        <w:t>Pohling</w:t>
      </w:r>
      <w:proofErr w:type="spellEnd"/>
      <w:r>
        <w:t xml:space="preserve">, Andrea. 2021. </w:t>
      </w:r>
      <w:r>
        <w:rPr>
          <w:i/>
          <w:iCs/>
        </w:rPr>
        <w:t>Artikulationen Sexueller Gewalt: Biographien, Diskurse und der Übergang zum Sprechen</w:t>
      </w:r>
      <w:r>
        <w:t>. Wiesbaden: Springer Fachmedien Wiesbaden. doi:10.1007/978-3-658-33357-7.</w:t>
      </w:r>
    </w:p>
    <w:p w14:paraId="1F1099D5" w14:textId="77777777" w:rsidR="005D50B3" w:rsidRDefault="005D50B3" w:rsidP="005D50B3">
      <w:pPr>
        <w:pStyle w:val="Literaturverzeichnis"/>
      </w:pPr>
      <w:proofErr w:type="spellStart"/>
      <w:r>
        <w:t>Pohn-Lauggas</w:t>
      </w:r>
      <w:proofErr w:type="spellEnd"/>
      <w:r>
        <w:t xml:space="preserve">, Maria. 2014. </w:t>
      </w:r>
      <w:r>
        <w:rPr>
          <w:i/>
          <w:iCs/>
        </w:rPr>
        <w:t>Heroisierte Opfer. Bearbeitungs- und Handlungsstrukturen von ‚Trümmerfrauen‘ in Wien</w:t>
      </w:r>
      <w:r>
        <w:t>. Wiesbaden.</w:t>
      </w:r>
    </w:p>
    <w:p w14:paraId="5AEA33C7" w14:textId="77777777" w:rsidR="005D50B3" w:rsidRDefault="005D50B3" w:rsidP="005D50B3">
      <w:pPr>
        <w:pStyle w:val="Literaturverzeichnis"/>
      </w:pPr>
      <w:proofErr w:type="spellStart"/>
      <w:r>
        <w:t>Pohn-Lauggas</w:t>
      </w:r>
      <w:proofErr w:type="spellEnd"/>
      <w:r>
        <w:t xml:space="preserve">, Maria, und Miriam Schäfer. 2024. „Soziale Bedingungen von Erinnern und Vergessen: biographische und intergenerationale Dynamiken“. </w:t>
      </w:r>
      <w:r>
        <w:rPr>
          <w:i/>
          <w:iCs/>
        </w:rPr>
        <w:t>Bios</w:t>
      </w:r>
      <w:r>
        <w:t xml:space="preserve"> 36(1): 50–70. doi:10.3224/</w:t>
      </w:r>
      <w:proofErr w:type="gramStart"/>
      <w:r>
        <w:t>bios.v</w:t>
      </w:r>
      <w:proofErr w:type="gramEnd"/>
      <w:r>
        <w:t>36i1.04.</w:t>
      </w:r>
    </w:p>
    <w:p w14:paraId="65D14A5C" w14:textId="77777777" w:rsidR="005D50B3" w:rsidRPr="005D50B3" w:rsidRDefault="005D50B3" w:rsidP="005D50B3">
      <w:pPr>
        <w:pStyle w:val="Literaturverzeichnis"/>
        <w:rPr>
          <w:lang w:val="en-US"/>
        </w:rPr>
      </w:pPr>
      <w:r>
        <w:t xml:space="preserve">Popitz, Heinrich. 1986. </w:t>
      </w:r>
      <w:r>
        <w:rPr>
          <w:i/>
          <w:iCs/>
        </w:rPr>
        <w:t>Phänomene der Macht. Autorität, Herrschaft, Gewalt, Technik</w:t>
      </w:r>
      <w:r>
        <w:t xml:space="preserve">. </w:t>
      </w:r>
      <w:r w:rsidRPr="005D50B3">
        <w:rPr>
          <w:lang w:val="en-US"/>
        </w:rPr>
        <w:t>Tübingen: Mohr.</w:t>
      </w:r>
    </w:p>
    <w:p w14:paraId="291E88EF" w14:textId="77777777" w:rsidR="005D50B3" w:rsidRDefault="005D50B3" w:rsidP="005D50B3">
      <w:pPr>
        <w:pStyle w:val="Literaturverzeichnis"/>
      </w:pPr>
      <w:proofErr w:type="spellStart"/>
      <w:r w:rsidRPr="005D50B3">
        <w:rPr>
          <w:lang w:val="en-US"/>
        </w:rPr>
        <w:t>Preves</w:t>
      </w:r>
      <w:proofErr w:type="spellEnd"/>
      <w:r w:rsidRPr="005D50B3">
        <w:rPr>
          <w:lang w:val="en-US"/>
        </w:rPr>
        <w:t xml:space="preserve">, Sharon E. 2003. </w:t>
      </w:r>
      <w:r w:rsidRPr="005D50B3">
        <w:rPr>
          <w:i/>
          <w:iCs/>
          <w:lang w:val="en-US"/>
        </w:rPr>
        <w:t xml:space="preserve">Intersex and </w:t>
      </w:r>
      <w:proofErr w:type="gramStart"/>
      <w:r w:rsidRPr="005D50B3">
        <w:rPr>
          <w:i/>
          <w:iCs/>
          <w:lang w:val="en-US"/>
        </w:rPr>
        <w:t>Identity :</w:t>
      </w:r>
      <w:proofErr w:type="gramEnd"/>
      <w:r w:rsidRPr="005D50B3">
        <w:rPr>
          <w:i/>
          <w:iCs/>
          <w:lang w:val="en-US"/>
        </w:rPr>
        <w:t xml:space="preserve"> The Contested Self</w:t>
      </w:r>
      <w:r w:rsidRPr="005D50B3">
        <w:rPr>
          <w:lang w:val="en-US"/>
        </w:rPr>
        <w:t xml:space="preserve">. </w:t>
      </w:r>
      <w:r>
        <w:t>New Brunswick, N.J.: Rutgers University Press.</w:t>
      </w:r>
    </w:p>
    <w:p w14:paraId="137806AE" w14:textId="77777777" w:rsidR="005D50B3" w:rsidRDefault="005D50B3" w:rsidP="005D50B3">
      <w:pPr>
        <w:pStyle w:val="Literaturverzeichnis"/>
      </w:pPr>
      <w:proofErr w:type="spellStart"/>
      <w:r>
        <w:t>Przyborski</w:t>
      </w:r>
      <w:proofErr w:type="spellEnd"/>
      <w:r>
        <w:t xml:space="preserve">, </w:t>
      </w:r>
      <w:proofErr w:type="spellStart"/>
      <w:r>
        <w:t>Aglaja</w:t>
      </w:r>
      <w:proofErr w:type="spellEnd"/>
      <w:r>
        <w:t>, und Monika Wohlrab-</w:t>
      </w:r>
      <w:proofErr w:type="gramStart"/>
      <w:r>
        <w:t>Sahr,.</w:t>
      </w:r>
      <w:proofErr w:type="gramEnd"/>
      <w:r>
        <w:t xml:space="preserve"> 2014. </w:t>
      </w:r>
      <w:r>
        <w:rPr>
          <w:i/>
          <w:iCs/>
        </w:rPr>
        <w:t>Qualitative Sozialforschung. Ein Arbeitsbuch</w:t>
      </w:r>
      <w:r>
        <w:t xml:space="preserve">. Berlin, Boston: De Gruyter </w:t>
      </w:r>
      <w:proofErr w:type="spellStart"/>
      <w:r>
        <w:t>Oldenbourg</w:t>
      </w:r>
      <w:proofErr w:type="spellEnd"/>
      <w:r>
        <w:t>.</w:t>
      </w:r>
    </w:p>
    <w:p w14:paraId="7EA4EA1E" w14:textId="77777777" w:rsidR="005D50B3" w:rsidRPr="005D50B3" w:rsidRDefault="005D50B3" w:rsidP="005D50B3">
      <w:pPr>
        <w:pStyle w:val="Literaturverzeichnis"/>
        <w:rPr>
          <w:lang w:val="en-US"/>
        </w:rPr>
      </w:pPr>
      <w:r>
        <w:t xml:space="preserve">Quinn, Diane M., und Stephenie R. </w:t>
      </w:r>
      <w:proofErr w:type="spellStart"/>
      <w:r>
        <w:t>Chaudoir</w:t>
      </w:r>
      <w:proofErr w:type="spellEnd"/>
      <w:r>
        <w:t xml:space="preserve">. </w:t>
      </w:r>
      <w:r w:rsidRPr="005D50B3">
        <w:rPr>
          <w:lang w:val="en-US"/>
        </w:rPr>
        <w:t xml:space="preserve">2009. „Living with a Concealable Stigmatized Identity: The Impact of Anticipated Stigma, Centrality, Salience, and Cultural Stigma on Psychological Distress and </w:t>
      </w:r>
      <w:proofErr w:type="gramStart"/>
      <w:r w:rsidRPr="005D50B3">
        <w:rPr>
          <w:lang w:val="en-US"/>
        </w:rPr>
        <w:t>Health.“</w:t>
      </w:r>
      <w:proofErr w:type="gramEnd"/>
      <w:r w:rsidRPr="005D50B3">
        <w:rPr>
          <w:lang w:val="en-US"/>
        </w:rPr>
        <w:t xml:space="preserve"> </w:t>
      </w:r>
      <w:r w:rsidRPr="005D50B3">
        <w:rPr>
          <w:i/>
          <w:iCs/>
          <w:lang w:val="en-US"/>
        </w:rPr>
        <w:t>Journal of personality and social psychology</w:t>
      </w:r>
      <w:r w:rsidRPr="005D50B3">
        <w:rPr>
          <w:lang w:val="en-US"/>
        </w:rPr>
        <w:t xml:space="preserve"> 97(4): 634–51. doi:10.1037/a0015815.</w:t>
      </w:r>
    </w:p>
    <w:p w14:paraId="17B687D9" w14:textId="77777777" w:rsidR="005D50B3" w:rsidRDefault="005D50B3" w:rsidP="005D50B3">
      <w:pPr>
        <w:pStyle w:val="Literaturverzeichnis"/>
      </w:pPr>
      <w:r w:rsidRPr="005D50B3">
        <w:rPr>
          <w:lang w:val="en-US"/>
        </w:rPr>
        <w:t xml:space="preserve">Quinn, Diane M, Michelle K Williams, und Bradley M Weisz. 2015. „From Discrimination to Internalized Mental Illness Stigma: The Mediating Roles of Anticipated Discrimination and Anticipated </w:t>
      </w:r>
      <w:proofErr w:type="gramStart"/>
      <w:r w:rsidRPr="005D50B3">
        <w:rPr>
          <w:lang w:val="en-US"/>
        </w:rPr>
        <w:t>Stigma“</w:t>
      </w:r>
      <w:proofErr w:type="gramEnd"/>
      <w:r w:rsidRPr="005D50B3">
        <w:rPr>
          <w:lang w:val="en-US"/>
        </w:rPr>
        <w:t xml:space="preserve">. </w:t>
      </w:r>
      <w:proofErr w:type="spellStart"/>
      <w:r>
        <w:rPr>
          <w:i/>
          <w:iCs/>
        </w:rPr>
        <w:t>Psychiatr</w:t>
      </w:r>
      <w:proofErr w:type="spellEnd"/>
      <w:r>
        <w:rPr>
          <w:i/>
          <w:iCs/>
        </w:rPr>
        <w:t xml:space="preserve"> </w:t>
      </w:r>
      <w:proofErr w:type="spellStart"/>
      <w:r>
        <w:rPr>
          <w:i/>
          <w:iCs/>
        </w:rPr>
        <w:t>Rehabil</w:t>
      </w:r>
      <w:proofErr w:type="spellEnd"/>
      <w:r>
        <w:rPr>
          <w:i/>
          <w:iCs/>
        </w:rPr>
        <w:t xml:space="preserve"> J.</w:t>
      </w:r>
      <w:r>
        <w:t xml:space="preserve"> 38(2): 103–8. doi:10.1037/prj0000136.</w:t>
      </w:r>
    </w:p>
    <w:p w14:paraId="5086488D" w14:textId="77777777" w:rsidR="005D50B3" w:rsidRDefault="005D50B3" w:rsidP="005D50B3">
      <w:pPr>
        <w:pStyle w:val="Literaturverzeichnis"/>
      </w:pPr>
      <w:proofErr w:type="spellStart"/>
      <w:r>
        <w:t>Radenbach</w:t>
      </w:r>
      <w:proofErr w:type="spellEnd"/>
      <w:r>
        <w:t xml:space="preserve">, Niklas, und Gabriele Rosenthal. 2012. „Das Vergangene ist auch Gegenwart, das Gesellschaftliche ist auch individuell. Zur Notwendigkeit der Analyse biographischer und historischer ‚Rahmendaten’“. </w:t>
      </w:r>
      <w:r>
        <w:rPr>
          <w:i/>
          <w:iCs/>
        </w:rPr>
        <w:t xml:space="preserve">sozialer </w:t>
      </w:r>
      <w:proofErr w:type="spellStart"/>
      <w:r>
        <w:rPr>
          <w:i/>
          <w:iCs/>
        </w:rPr>
        <w:t>sinn</w:t>
      </w:r>
      <w:proofErr w:type="spellEnd"/>
      <w:r>
        <w:rPr>
          <w:i/>
          <w:iCs/>
        </w:rPr>
        <w:t>, Zeitschrift für hermeneutische Sozialforschung</w:t>
      </w:r>
      <w:r>
        <w:t xml:space="preserve"> 13(1): 3–37. doi:10.1515/sosi-2012-0102.</w:t>
      </w:r>
    </w:p>
    <w:p w14:paraId="4A9A3651" w14:textId="77777777" w:rsidR="005D50B3" w:rsidRDefault="005D50B3" w:rsidP="005D50B3">
      <w:pPr>
        <w:pStyle w:val="Literaturverzeichnis"/>
      </w:pPr>
      <w:proofErr w:type="spellStart"/>
      <w:r>
        <w:t xml:space="preserve">Raithelhuber</w:t>
      </w:r>
      <w:proofErr w:type="spellEnd"/>
      <w:r>
        <w:t xml:space="preserve">, Eberhard. 2008. „Von Akteuren und </w:t>
      </w:r>
      <w:proofErr w:type="spellStart"/>
      <w:r>
        <w:t xml:space="preserve">agency</w:t>
      </w:r>
      <w:proofErr w:type="spellEnd"/>
      <w:r>
        <w:t xml:space="preserve"> </w:t>
      </w:r>
      <w:del w:id="1000198" w:author="Claude Lektorat" w:date="2026-06-30T12:18:05Z">
        <w:r>
          <w:delText xml:space="preserve">-</w:delText>
        </w:r>
      </w:del>
      <w:ins w:id="1000199" w:author="Claude Lektorat" w:date="2026-06-30T12:18:05Z">
        <w:r>
          <w:t xml:space="preserve">– </w:t>
        </w:r>
      </w:ins>
      <w:r>
        <w:t xml:space="preserve">eine sozialtheoretische Einordnung der </w:t>
      </w:r>
      <w:proofErr w:type="spellStart"/>
      <w:r>
        <w:t xml:space="preserve">structure</w:t>
      </w:r>
      <w:proofErr w:type="spellEnd"/>
      <w:r>
        <w:t xml:space="preserve">/</w:t>
      </w:r>
      <w:proofErr w:type="spellStart"/>
      <w:r>
        <w:t xml:space="preserve">agency</w:t>
      </w:r>
      <w:proofErr w:type="spellEnd"/>
      <w:r>
        <w:t xml:space="preserve">-Debatte“. In </w:t>
      </w:r>
      <w:r>
        <w:rPr>
          <w:i/>
          <w:iCs/>
        </w:rPr>
        <w:t xml:space="preserve">Vom Adressaten zum Akteur: Soziale Arbeit und Agency</w:t>
      </w:r>
      <w:r>
        <w:t xml:space="preserve">, hrsg. H. G. Homfeldt, W. Schroer, und C. Schweppe. Opladen/Berlin/Toronto: Barbara Budrich, 17–45.</w:t>
      </w:r>
    </w:p>
    <w:p w14:paraId="1922AD40" w14:textId="77777777" w:rsidR="005D50B3" w:rsidRDefault="005D50B3" w:rsidP="005D50B3">
      <w:pPr>
        <w:pStyle w:val="Literaturverzeichnis"/>
      </w:pPr>
      <w:proofErr w:type="spellStart"/>
      <w:r>
        <w:t>Raithelhuber</w:t>
      </w:r>
      <w:proofErr w:type="spellEnd"/>
      <w:r>
        <w:t xml:space="preserve">, Eberhard. 2011. </w:t>
      </w:r>
      <w:r>
        <w:rPr>
          <w:i/>
          <w:iCs/>
        </w:rPr>
        <w:t>Übergänge und Agency. Eine sozialtheoretische Reflexion des Lebenslaufkonzepts</w:t>
      </w:r>
      <w:r>
        <w:t xml:space="preserve">. Leverkusen: Budrich </w:t>
      </w:r>
      <w:proofErr w:type="spellStart"/>
      <w:r>
        <w:t>UniPress</w:t>
      </w:r>
      <w:proofErr w:type="spellEnd"/>
      <w:r>
        <w:t xml:space="preserve"> Ltd.</w:t>
      </w:r>
    </w:p>
    <w:p w14:paraId="625D3256" w14:textId="77777777" w:rsidR="005D50B3" w:rsidRDefault="005D50B3" w:rsidP="005D50B3">
      <w:pPr>
        <w:pStyle w:val="Literaturverzeichnis"/>
      </w:pPr>
      <w:proofErr w:type="spellStart"/>
      <w:r>
        <w:t xml:space="preserve">Raithelhuber</w:t>
      </w:r>
      <w:proofErr w:type="spellEnd"/>
      <w:r>
        <w:t xml:space="preserve">, Eberhard. 2022. „Welches Verständnis von Agency braucht die Übergangsforschung? Plädoyer für einen relational-relativistischen, nicht-anthropozentrischen Zugang“</w:t>
      </w:r>
      <w:r>
        <w:t xml:space="preserve"> hrsg. Sabine Andresen, Petra Bauer, Barbara Stauber, und Andreas Walther. </w:t>
      </w:r>
      <w:r>
        <w:rPr>
          <w:i/>
          <w:iCs/>
        </w:rPr>
        <w:t xml:space="preserve">Zeitschrift für Pädagogik</w:t>
      </w:r>
      <w:r>
        <w:t xml:space="preserve"> 68.</w:t>
      </w:r>
    </w:p>
    <w:p w14:paraId="2C60EF06" w14:textId="77777777" w:rsidR="005D50B3" w:rsidRDefault="005D50B3" w:rsidP="005D50B3">
      <w:pPr>
        <w:pStyle w:val="Literaturverzeichnis"/>
      </w:pPr>
      <w:r>
        <w:t>Reber, N., und E. De Clercq. 2022. „</w:t>
      </w:r>
      <w:proofErr w:type="spellStart"/>
      <w:r>
        <w:t>Enduring</w:t>
      </w:r>
      <w:proofErr w:type="spellEnd"/>
      <w:r>
        <w:t xml:space="preserve"> </w:t>
      </w:r>
      <w:proofErr w:type="spellStart"/>
      <w:r>
        <w:t>uncertainties</w:t>
      </w:r>
      <w:proofErr w:type="spellEnd"/>
      <w:r>
        <w:t xml:space="preserve">. </w:t>
      </w:r>
      <w:r w:rsidRPr="005D50B3">
        <w:rPr>
          <w:lang w:val="en-US"/>
        </w:rPr>
        <w:t xml:space="preserve">Medical accounts on caring for young people with variations of sex </w:t>
      </w:r>
      <w:proofErr w:type="gramStart"/>
      <w:r w:rsidRPr="005D50B3">
        <w:rPr>
          <w:lang w:val="en-US"/>
        </w:rPr>
        <w:t>characteristics“</w:t>
      </w:r>
      <w:proofErr w:type="gramEnd"/>
      <w:r w:rsidRPr="005D50B3">
        <w:rPr>
          <w:lang w:val="en-US"/>
        </w:rPr>
        <w:t xml:space="preserve">. </w:t>
      </w:r>
      <w:proofErr w:type="spellStart"/>
      <w:r>
        <w:rPr>
          <w:i/>
          <w:iCs/>
        </w:rPr>
        <w:t>Dialogues</w:t>
      </w:r>
      <w:proofErr w:type="spellEnd"/>
      <w:r>
        <w:rPr>
          <w:i/>
          <w:iCs/>
        </w:rPr>
        <w:t xml:space="preserve"> in </w:t>
      </w:r>
      <w:proofErr w:type="spellStart"/>
      <w:r>
        <w:rPr>
          <w:i/>
          <w:iCs/>
        </w:rPr>
        <w:t>health</w:t>
      </w:r>
      <w:proofErr w:type="spellEnd"/>
      <w:r>
        <w:t xml:space="preserve"> 1: 100014. </w:t>
      </w:r>
      <w:proofErr w:type="gramStart"/>
      <w:r>
        <w:t>doi:10.1016/j.dialog</w:t>
      </w:r>
      <w:proofErr w:type="gramEnd"/>
      <w:r>
        <w:t>.2022.100014.</w:t>
      </w:r>
    </w:p>
    <w:p w14:paraId="1DBE9498" w14:textId="77777777" w:rsidR="005D50B3" w:rsidRDefault="005D50B3" w:rsidP="005D50B3">
      <w:pPr>
        <w:pStyle w:val="Literaturverzeichnis"/>
      </w:pPr>
      <w:r>
        <w:t xml:space="preserve">Reddemann, Luise. 2009. „Psychodynamisch-imaginative Traumatherapie (PITT)“. </w:t>
      </w:r>
      <w:proofErr w:type="gramStart"/>
      <w:r>
        <w:t>In ,</w:t>
      </w:r>
      <w:proofErr w:type="gramEnd"/>
      <w:r>
        <w:t xml:space="preserve"> 259–74. doi:10.1007/978-3-540-88489-7_15.</w:t>
      </w:r>
    </w:p>
    <w:p w14:paraId="335755C6" w14:textId="77777777" w:rsidR="005D50B3" w:rsidRDefault="005D50B3" w:rsidP="005D50B3">
      <w:pPr>
        <w:pStyle w:val="Literaturverzeichnis"/>
      </w:pPr>
      <w:r>
        <w:t xml:space="preserve">Rein, Angela. 2020. </w:t>
      </w:r>
      <w:r>
        <w:rPr>
          <w:i/>
          <w:iCs/>
        </w:rPr>
        <w:t>Normalität und Subjektivierung</w:t>
      </w:r>
      <w:r>
        <w:t xml:space="preserve">. </w:t>
      </w:r>
      <w:proofErr w:type="spellStart"/>
      <w:r>
        <w:t>transcript</w:t>
      </w:r>
      <w:proofErr w:type="spellEnd"/>
      <w:r>
        <w:t xml:space="preserve"> Verlag. doi:10.1515/9783839451700.</w:t>
      </w:r>
    </w:p>
    <w:p w14:paraId="38825C81" w14:textId="77777777" w:rsidR="005D50B3" w:rsidRPr="005D50B3" w:rsidRDefault="005D50B3" w:rsidP="005D50B3">
      <w:pPr>
        <w:pStyle w:val="Literaturverzeichnis"/>
        <w:rPr>
          <w:lang w:val="en-US"/>
        </w:rPr>
      </w:pPr>
      <w:r>
        <w:t xml:space="preserve">Reis, E., und M. W. McCarthy. </w:t>
      </w:r>
      <w:r w:rsidRPr="005D50B3">
        <w:rPr>
          <w:lang w:val="en-US"/>
        </w:rPr>
        <w:t xml:space="preserve">2016. „What Hospitalists Should Know About Intersex </w:t>
      </w:r>
      <w:proofErr w:type="gramStart"/>
      <w:r w:rsidRPr="005D50B3">
        <w:rPr>
          <w:lang w:val="en-US"/>
        </w:rPr>
        <w:t>Adults“</w:t>
      </w:r>
      <w:proofErr w:type="gramEnd"/>
      <w:r w:rsidRPr="005D50B3">
        <w:rPr>
          <w:lang w:val="en-US"/>
        </w:rPr>
        <w:t xml:space="preserve">. </w:t>
      </w:r>
      <w:r w:rsidRPr="005D50B3">
        <w:rPr>
          <w:i/>
          <w:iCs/>
          <w:lang w:val="en-US"/>
        </w:rPr>
        <w:t>Perspectives in Biology and Medicine</w:t>
      </w:r>
      <w:r w:rsidRPr="005D50B3">
        <w:rPr>
          <w:lang w:val="en-US"/>
        </w:rPr>
        <w:t xml:space="preserve"> 59(3): 391–98. doi:10.1353/pbm.2016.0033.</w:t>
      </w:r>
    </w:p>
    <w:p w14:paraId="7C2396F4" w14:textId="77777777" w:rsidR="005D50B3" w:rsidRDefault="005D50B3" w:rsidP="005D50B3">
      <w:pPr>
        <w:pStyle w:val="Literaturverzeichnis"/>
      </w:pPr>
      <w:r w:rsidRPr="005D50B3">
        <w:rPr>
          <w:lang w:val="en-US"/>
        </w:rPr>
        <w:t xml:space="preserve">Reis, Elizabeth. 2005. „Impossible Hermaphrodites: Intersex in America, 1620–1960“. </w:t>
      </w:r>
      <w:r>
        <w:rPr>
          <w:i/>
          <w:iCs/>
        </w:rPr>
        <w:t xml:space="preserve">Journal </w:t>
      </w:r>
      <w:proofErr w:type="spellStart"/>
      <w:r>
        <w:rPr>
          <w:i/>
          <w:iCs/>
        </w:rPr>
        <w:t>of</w:t>
      </w:r>
      <w:proofErr w:type="spellEnd"/>
      <w:r>
        <w:rPr>
          <w:i/>
          <w:iCs/>
        </w:rPr>
        <w:t xml:space="preserve"> American </w:t>
      </w:r>
      <w:proofErr w:type="spellStart"/>
      <w:r>
        <w:rPr>
          <w:i/>
          <w:iCs/>
        </w:rPr>
        <w:t>History</w:t>
      </w:r>
      <w:proofErr w:type="spellEnd"/>
      <w:r>
        <w:t xml:space="preserve"> 92(2): 411–41. doi:10.2307/3659273.</w:t>
      </w:r>
    </w:p>
    <w:p w14:paraId="7C630387" w14:textId="77777777" w:rsidR="005D50B3" w:rsidRDefault="005D50B3" w:rsidP="005D50B3">
      <w:pPr>
        <w:pStyle w:val="Literaturverzeichnis"/>
      </w:pPr>
      <w:proofErr w:type="spellStart"/>
      <w:r>
        <w:t>Reitemeier</w:t>
      </w:r>
      <w:proofErr w:type="spellEnd"/>
      <w:r>
        <w:t xml:space="preserve">, Ulrich. 2007. „Verdeckte Fremdheit bei </w:t>
      </w:r>
      <w:proofErr w:type="spellStart"/>
      <w:r>
        <w:t>russlanddeutschen</w:t>
      </w:r>
      <w:proofErr w:type="spellEnd"/>
      <w:r>
        <w:t xml:space="preserve"> Aussiedlern. Zur kommunikativen Wirkungsentfaltung einer problematischen Identitätslage“. </w:t>
      </w:r>
      <w:r>
        <w:rPr>
          <w:i/>
          <w:iCs/>
        </w:rPr>
        <w:t>Psychotherapie &amp; Sozialwissenschaft</w:t>
      </w:r>
      <w:r>
        <w:t xml:space="preserve"> 9(2): 65–82.</w:t>
      </w:r>
    </w:p>
    <w:p w14:paraId="7D8B39AA" w14:textId="77777777" w:rsidR="005D50B3" w:rsidRDefault="005D50B3" w:rsidP="005D50B3">
      <w:pPr>
        <w:pStyle w:val="Literaturverzeichnis"/>
      </w:pPr>
      <w:r>
        <w:t xml:space="preserve">Reiter, Michel. 2000. „Medizinische Intervention als Folter“. </w:t>
      </w:r>
      <w:r>
        <w:rPr>
          <w:i/>
          <w:iCs/>
        </w:rPr>
        <w:t>Gigi</w:t>
      </w:r>
      <w:r>
        <w:t xml:space="preserve"> (9): 13–15.</w:t>
      </w:r>
    </w:p>
    <w:p w14:paraId="6130370D" w14:textId="77777777" w:rsidR="005D50B3" w:rsidRPr="005D50B3" w:rsidRDefault="005D50B3" w:rsidP="005D50B3">
      <w:pPr>
        <w:pStyle w:val="Literaturverzeichnis"/>
        <w:rPr>
          <w:lang w:val="en-US"/>
        </w:rPr>
      </w:pPr>
      <w:r w:rsidRPr="005D50B3">
        <w:rPr>
          <w:lang w:val="en-US"/>
        </w:rPr>
        <w:t xml:space="preserve">Repo, J. 2015. </w:t>
      </w:r>
      <w:r w:rsidRPr="005D50B3">
        <w:rPr>
          <w:i/>
          <w:iCs/>
          <w:lang w:val="en-US"/>
        </w:rPr>
        <w:t>The Biopolitics of Gender</w:t>
      </w:r>
      <w:r w:rsidRPr="005D50B3">
        <w:rPr>
          <w:lang w:val="en-US"/>
        </w:rPr>
        <w:t>. New York and Oxford: Oxford University Press.</w:t>
      </w:r>
    </w:p>
    <w:p w14:paraId="11BCD726" w14:textId="77777777" w:rsidR="005D50B3" w:rsidRDefault="005D50B3" w:rsidP="005D50B3">
      <w:pPr>
        <w:pStyle w:val="Literaturverzeichnis"/>
      </w:pPr>
      <w:proofErr w:type="spellStart"/>
      <w:r>
        <w:t>Ricoeur</w:t>
      </w:r>
      <w:proofErr w:type="spellEnd"/>
      <w:r>
        <w:t xml:space="preserve">, Paul. 1996. </w:t>
      </w:r>
      <w:r>
        <w:rPr>
          <w:i/>
          <w:iCs/>
        </w:rPr>
        <w:t xml:space="preserve">Das Selbst als ein </w:t>
      </w:r>
      <w:proofErr w:type="spellStart"/>
      <w:r>
        <w:rPr>
          <w:i/>
          <w:iCs/>
        </w:rPr>
        <w:t>Anderer</w:t>
      </w:r>
      <w:proofErr w:type="spellEnd"/>
      <w:r>
        <w:t>. 1. München: Wilhelm Fink Verlag.</w:t>
      </w:r>
    </w:p>
    <w:p w14:paraId="14969616" w14:textId="77777777" w:rsidR="005D50B3" w:rsidRDefault="005D50B3" w:rsidP="005D50B3">
      <w:pPr>
        <w:pStyle w:val="Literaturverzeichnis"/>
      </w:pPr>
      <w:r>
        <w:t>van Riel, Raphael. 2005. „Gedanken zum Gewaltbegriff. Drei Perspektiven. Arbeitspapier 2/2005 der Forschungsstelle Kriege, Rüstung und Entwicklung“. https://www.wiso.uni-hamburg.de/fachbe-reich-sowi/professuren/jakobeit/forschung/akuf/archiv/arbeitspapiere/gewalt-riel-2005.pdf.</w:t>
      </w:r>
    </w:p>
    <w:p w14:paraId="70089631" w14:textId="77777777" w:rsidR="005D50B3" w:rsidRDefault="005D50B3" w:rsidP="005D50B3">
      <w:pPr>
        <w:pStyle w:val="Literaturverzeichnis"/>
      </w:pPr>
      <w:r>
        <w:t xml:space="preserve">Rippl, Susanne. 2020. „Politische Einstellungen in Ostdeutschland im Wandel: die Generation ‚Mauerkinder‘“. </w:t>
      </w:r>
      <w:r>
        <w:rPr>
          <w:i/>
          <w:iCs/>
        </w:rPr>
        <w:t>Gesellschaft. Wirtschaft. Politik (GWP)</w:t>
      </w:r>
      <w:r>
        <w:t xml:space="preserve"> 69(3–2020): 347–58. doi:10.3224/</w:t>
      </w:r>
      <w:proofErr w:type="gramStart"/>
      <w:r>
        <w:t>gwp.v</w:t>
      </w:r>
      <w:proofErr w:type="gramEnd"/>
      <w:r>
        <w:t>69i3.10.</w:t>
      </w:r>
    </w:p>
    <w:p w14:paraId="1476CB97" w14:textId="77777777" w:rsidR="005D50B3" w:rsidRPr="005D50B3" w:rsidRDefault="005D50B3" w:rsidP="005D50B3">
      <w:pPr>
        <w:pStyle w:val="Literaturverzeichnis"/>
        <w:rPr>
          <w:lang w:val="en-US"/>
        </w:rPr>
      </w:pPr>
      <w:r>
        <w:lastRenderedPageBreak/>
        <w:t xml:space="preserve">Ritter, Martina. 1999. „Kulturelle Modernisierung und Identitätskonzeptionen im sowjetischen und postsowjetischen Russland“. </w:t>
      </w:r>
      <w:proofErr w:type="spellStart"/>
      <w:r w:rsidRPr="005D50B3">
        <w:rPr>
          <w:i/>
          <w:iCs/>
          <w:lang w:val="en-US"/>
        </w:rPr>
        <w:t>Feministische</w:t>
      </w:r>
      <w:proofErr w:type="spellEnd"/>
      <w:r w:rsidRPr="005D50B3">
        <w:rPr>
          <w:i/>
          <w:iCs/>
          <w:lang w:val="en-US"/>
        </w:rPr>
        <w:t xml:space="preserve"> </w:t>
      </w:r>
      <w:proofErr w:type="spellStart"/>
      <w:r w:rsidRPr="005D50B3">
        <w:rPr>
          <w:i/>
          <w:iCs/>
          <w:lang w:val="en-US"/>
        </w:rPr>
        <w:t>Studien</w:t>
      </w:r>
      <w:proofErr w:type="spellEnd"/>
      <w:r w:rsidRPr="005D50B3">
        <w:rPr>
          <w:lang w:val="en-US"/>
        </w:rPr>
        <w:t xml:space="preserve"> 17(1): 8–22. doi:10.1515/fs-1999-0103.</w:t>
      </w:r>
    </w:p>
    <w:p w14:paraId="2C6D2803" w14:textId="77777777" w:rsidR="005D50B3" w:rsidRPr="005D50B3" w:rsidRDefault="005D50B3" w:rsidP="005D50B3">
      <w:pPr>
        <w:pStyle w:val="Literaturverzeichnis"/>
        <w:rPr>
          <w:lang w:val="en-US"/>
        </w:rPr>
      </w:pPr>
      <w:proofErr w:type="spellStart"/>
      <w:r>
        <w:rPr>
          <w:lang w:val="en-US"/>
        </w:rPr>
        <w:t xml:space="preserve">Roen</w:t>
      </w:r>
      <w:proofErr w:type="spellEnd"/>
      <w:r>
        <w:rPr>
          <w:lang w:val="en-US"/>
        </w:rPr>
        <w:t xml:space="preserve">, K, SM Creighton, P Hegarty, und L-M Liao. 2018. „Vaginal construction </w:t>
      </w:r>
      <w:proofErr w:type="spellStart"/>
      <w:del w:id="1000200" w:author="Claude Lektorat" w:date="2026-06-30T12:18:05Z">
        <w:r>
          <w:rPr>
            <w:lang w:val="en-US"/>
          </w:rPr>
          <w:delText xml:space="preserve">andtreatment</w:delText>
        </w:r>
      </w:del>
      <w:ins w:id="1000201" w:author="Claude Lektorat" w:date="2026-06-30T12:18:05Z">
        <w:r>
          <w:rPr>
            <w:lang w:val="en-US"/>
          </w:rPr>
          <w:t xml:space="preserve">and treatment</w:t>
        </w:r>
      </w:ins>
      <w:proofErr w:type="spellEnd"/>
      <w:r>
        <w:rPr>
          <w:lang w:val="en-US"/>
        </w:rPr>
        <w:t xml:space="preserve"> providers’ experiences: a qualitative </w:t>
      </w:r>
      <w:proofErr w:type="gramStart"/>
      <w:r>
        <w:rPr>
          <w:lang w:val="en-US"/>
        </w:rPr>
        <w:t xml:space="preserve">analysis“</w:t>
      </w:r>
      <w:proofErr w:type="gramEnd"/>
      <w:r>
        <w:rPr>
          <w:lang w:val="en-US"/>
        </w:rPr>
        <w:t xml:space="preserve">. </w:t>
      </w:r>
      <w:r>
        <w:rPr>
          <w:i/>
          <w:iCs/>
          <w:lang w:val="en-US"/>
        </w:rPr>
        <w:t xml:space="preserve">Journal of Pediatric and Adolescent Gynecology</w:t>
      </w:r>
      <w:r>
        <w:rPr>
          <w:lang w:val="en-US"/>
        </w:rPr>
        <w:t xml:space="preserve"> 31(3): 247–51. </w:t>
      </w:r>
      <w:proofErr w:type="gramStart"/>
      <w:r>
        <w:rPr>
          <w:lang w:val="en-US"/>
        </w:rPr>
        <w:t xml:space="preserve">doi:10.1016/j.jpag</w:t>
      </w:r>
      <w:proofErr w:type="gramEnd"/>
      <w:r>
        <w:rPr>
          <w:lang w:val="en-US"/>
        </w:rPr>
        <w:t xml:space="preserve">.2018.01.001.</w:t>
      </w:r>
    </w:p>
    <w:p w14:paraId="72A4D1DB" w14:textId="77777777" w:rsidR="005D50B3" w:rsidRPr="005D50B3" w:rsidRDefault="005D50B3" w:rsidP="005D50B3">
      <w:pPr>
        <w:pStyle w:val="Literaturverzeichnis"/>
        <w:rPr>
          <w:lang w:val="en-US"/>
        </w:rPr>
      </w:pPr>
      <w:proofErr w:type="spellStart"/>
      <w:r w:rsidRPr="005D50B3">
        <w:rPr>
          <w:lang w:val="en-US"/>
        </w:rPr>
        <w:t>Roen</w:t>
      </w:r>
      <w:proofErr w:type="spellEnd"/>
      <w:r w:rsidRPr="005D50B3">
        <w:rPr>
          <w:lang w:val="en-US"/>
        </w:rPr>
        <w:t xml:space="preserve">, Katrina. 2019. „Intersex or Diverse Sex Development: Critical Review of Psychosocial Health Care Research and Indications for </w:t>
      </w:r>
      <w:proofErr w:type="gramStart"/>
      <w:r w:rsidRPr="005D50B3">
        <w:rPr>
          <w:lang w:val="en-US"/>
        </w:rPr>
        <w:t>Practice.“</w:t>
      </w:r>
      <w:proofErr w:type="gramEnd"/>
      <w:r w:rsidRPr="005D50B3">
        <w:rPr>
          <w:lang w:val="en-US"/>
        </w:rPr>
        <w:t xml:space="preserve"> </w:t>
      </w:r>
      <w:r w:rsidRPr="005D50B3">
        <w:rPr>
          <w:i/>
          <w:iCs/>
          <w:lang w:val="en-US"/>
        </w:rPr>
        <w:t>Journal of sex research</w:t>
      </w:r>
      <w:r w:rsidRPr="005D50B3">
        <w:rPr>
          <w:lang w:val="en-US"/>
        </w:rPr>
        <w:t xml:space="preserve"> 56(4–5): 511–28. doi:10.1080/00224499.2019.1578331.</w:t>
      </w:r>
    </w:p>
    <w:p w14:paraId="3813A570" w14:textId="77777777" w:rsidR="005D50B3" w:rsidRPr="005D50B3" w:rsidRDefault="005D50B3" w:rsidP="005D50B3">
      <w:pPr>
        <w:pStyle w:val="Literaturverzeichnis"/>
        <w:rPr>
          <w:lang w:val="en-US"/>
        </w:rPr>
      </w:pPr>
      <w:r w:rsidRPr="005D50B3">
        <w:rPr>
          <w:lang w:val="en-US"/>
        </w:rPr>
        <w:t xml:space="preserve">Roland, E., und D. Galloway. 2002. „Classroom influences on </w:t>
      </w:r>
      <w:proofErr w:type="gramStart"/>
      <w:r w:rsidRPr="005D50B3">
        <w:rPr>
          <w:lang w:val="en-US"/>
        </w:rPr>
        <w:t>bullying“</w:t>
      </w:r>
      <w:proofErr w:type="gramEnd"/>
      <w:r w:rsidRPr="005D50B3">
        <w:rPr>
          <w:lang w:val="en-US"/>
        </w:rPr>
        <w:t xml:space="preserve">. </w:t>
      </w:r>
      <w:r w:rsidRPr="005D50B3">
        <w:rPr>
          <w:i/>
          <w:iCs/>
          <w:lang w:val="en-US"/>
        </w:rPr>
        <w:t>Educational Research</w:t>
      </w:r>
      <w:r w:rsidRPr="005D50B3">
        <w:rPr>
          <w:lang w:val="en-US"/>
        </w:rPr>
        <w:t xml:space="preserve"> 44(3): 299–312. doi:10.1080/0013188022000031597.</w:t>
      </w:r>
    </w:p>
    <w:p w14:paraId="64BE7C4C" w14:textId="77777777" w:rsidR="005D50B3" w:rsidRPr="005D50B3" w:rsidRDefault="005D50B3" w:rsidP="005D50B3">
      <w:pPr>
        <w:pStyle w:val="Literaturverzeichnis"/>
        <w:rPr>
          <w:lang w:val="en-US"/>
        </w:rPr>
      </w:pPr>
      <w:r w:rsidRPr="005D50B3">
        <w:rPr>
          <w:lang w:val="en-US"/>
        </w:rPr>
        <w:t xml:space="preserve">Rosenberg, </w:t>
      </w:r>
      <w:proofErr w:type="spellStart"/>
      <w:r w:rsidRPr="005D50B3">
        <w:rPr>
          <w:lang w:val="en-US"/>
        </w:rPr>
        <w:t>Tiina</w:t>
      </w:r>
      <w:proofErr w:type="spellEnd"/>
      <w:r w:rsidRPr="005D50B3">
        <w:rPr>
          <w:lang w:val="en-US"/>
        </w:rPr>
        <w:t xml:space="preserve">. 2025. „The Queer Turn: Gender as </w:t>
      </w:r>
      <w:proofErr w:type="gramStart"/>
      <w:r w:rsidRPr="005D50B3">
        <w:rPr>
          <w:lang w:val="en-US"/>
        </w:rPr>
        <w:t>Performance“</w:t>
      </w:r>
      <w:proofErr w:type="gramEnd"/>
      <w:r w:rsidRPr="005D50B3">
        <w:rPr>
          <w:lang w:val="en-US"/>
        </w:rPr>
        <w:t xml:space="preserve">. In </w:t>
      </w:r>
      <w:r w:rsidRPr="005D50B3">
        <w:rPr>
          <w:i/>
          <w:iCs/>
          <w:lang w:val="en-US"/>
        </w:rPr>
        <w:t>Milestones in Feminist Performance</w:t>
      </w:r>
      <w:r w:rsidRPr="005D50B3">
        <w:rPr>
          <w:lang w:val="en-US"/>
        </w:rPr>
        <w:t xml:space="preserve">, </w:t>
      </w:r>
      <w:proofErr w:type="spellStart"/>
      <w:r w:rsidRPr="005D50B3">
        <w:rPr>
          <w:lang w:val="en-US"/>
        </w:rPr>
        <w:t>hrsg</w:t>
      </w:r>
      <w:proofErr w:type="spellEnd"/>
      <w:r w:rsidRPr="005D50B3">
        <w:rPr>
          <w:lang w:val="en-US"/>
        </w:rPr>
        <w:t xml:space="preserve">. </w:t>
      </w:r>
      <w:proofErr w:type="spellStart"/>
      <w:r w:rsidRPr="005D50B3">
        <w:rPr>
          <w:lang w:val="en-US"/>
        </w:rPr>
        <w:t>Tiina</w:t>
      </w:r>
      <w:proofErr w:type="spellEnd"/>
      <w:r w:rsidRPr="005D50B3">
        <w:rPr>
          <w:lang w:val="en-US"/>
        </w:rPr>
        <w:t xml:space="preserve"> Rosenberg, </w:t>
      </w:r>
      <w:proofErr w:type="spellStart"/>
      <w:r w:rsidRPr="005D50B3">
        <w:rPr>
          <w:lang w:val="en-US"/>
        </w:rPr>
        <w:t>Fawzia</w:t>
      </w:r>
      <w:proofErr w:type="spellEnd"/>
      <w:r w:rsidRPr="005D50B3">
        <w:rPr>
          <w:lang w:val="en-US"/>
        </w:rPr>
        <w:t xml:space="preserve"> Afzal Khan, und Sandra </w:t>
      </w:r>
      <w:proofErr w:type="spellStart"/>
      <w:r w:rsidRPr="005D50B3">
        <w:rPr>
          <w:lang w:val="en-US"/>
        </w:rPr>
        <w:t>D’Urso</w:t>
      </w:r>
      <w:proofErr w:type="spellEnd"/>
      <w:r w:rsidRPr="005D50B3">
        <w:rPr>
          <w:lang w:val="en-US"/>
        </w:rPr>
        <w:t>. London: Routledge, 113–34.</w:t>
      </w:r>
    </w:p>
    <w:p w14:paraId="7AB35BCD" w14:textId="77777777" w:rsidR="005D50B3" w:rsidRDefault="005D50B3" w:rsidP="005D50B3">
      <w:pPr>
        <w:pStyle w:val="Literaturverzeichnis"/>
      </w:pPr>
      <w:r>
        <w:t xml:space="preserve">Rosenthal, Gabriele. 1987. ... </w:t>
      </w:r>
      <w:r>
        <w:rPr>
          <w:i/>
          <w:iCs/>
        </w:rPr>
        <w:t xml:space="preserve">... wenn alles in Scherben fällt ...: von Leben und </w:t>
      </w:r>
      <w:proofErr w:type="spellStart"/>
      <w:r>
        <w:rPr>
          <w:i/>
          <w:iCs/>
        </w:rPr>
        <w:t>Sinnwelt</w:t>
      </w:r>
      <w:proofErr w:type="spellEnd"/>
      <w:r>
        <w:rPr>
          <w:i/>
          <w:iCs/>
        </w:rPr>
        <w:t xml:space="preserve"> der </w:t>
      </w:r>
      <w:proofErr w:type="gramStart"/>
      <w:r>
        <w:rPr>
          <w:i/>
          <w:iCs/>
        </w:rPr>
        <w:t>Kriegsgeneration ;</w:t>
      </w:r>
      <w:proofErr w:type="gramEnd"/>
      <w:r>
        <w:rPr>
          <w:i/>
          <w:iCs/>
        </w:rPr>
        <w:t xml:space="preserve"> Typenbiographischer Wandlungen</w:t>
      </w:r>
      <w:r>
        <w:t>. Opladen: Leske u. Budrich. https://nbn-resolving.org/urn:nbn:de:0168-ssoar-36303.</w:t>
      </w:r>
    </w:p>
    <w:p w14:paraId="4DD5D2C4" w14:textId="77777777" w:rsidR="005D50B3" w:rsidRDefault="005D50B3" w:rsidP="005D50B3">
      <w:pPr>
        <w:pStyle w:val="Literaturverzeichnis"/>
      </w:pPr>
      <w:r>
        <w:t xml:space="preserve">Rosenthal, Gabriele. 1994. „Zur Konstitution von Generationen in familienbiographischen Prozessen: Krieg, Nationalsozialismus und Genozid in Familiengeschichte und Biographie“. </w:t>
      </w:r>
      <w:r>
        <w:rPr>
          <w:i/>
          <w:iCs/>
        </w:rPr>
        <w:t>Österreichische Zeitschrift für Geschichtswissenschaften</w:t>
      </w:r>
      <w:r>
        <w:t xml:space="preserve"> 5(4).</w:t>
      </w:r>
    </w:p>
    <w:p w14:paraId="1F037675" w14:textId="77777777" w:rsidR="005D50B3" w:rsidRDefault="005D50B3" w:rsidP="005D50B3">
      <w:pPr>
        <w:pStyle w:val="Literaturverzeichnis"/>
      </w:pPr>
      <w:r>
        <w:t xml:space="preserve">Rosenthal, Gabriele. 1995. </w:t>
      </w:r>
      <w:r>
        <w:rPr>
          <w:i/>
          <w:iCs/>
        </w:rPr>
        <w:t>Die erlebte und erzählte Lebensgeschichte. Zur Wechselwirkung zwischen Erleben, Erinnern und Erzählen</w:t>
      </w:r>
      <w:r>
        <w:t>. Wiesbaden.</w:t>
      </w:r>
    </w:p>
    <w:p w14:paraId="62E42465" w14:textId="77777777" w:rsidR="005D50B3" w:rsidRDefault="005D50B3" w:rsidP="005D50B3">
      <w:pPr>
        <w:pStyle w:val="Literaturverzeichnis"/>
      </w:pPr>
      <w:r>
        <w:t xml:space="preserve">Rosenthal, Gabriele. 2000. „Historische und familiale Generationenabfolge“ hrsg. Martin Kohli und Marc </w:t>
      </w:r>
      <w:proofErr w:type="spellStart"/>
      <w:r>
        <w:t>Szydlik</w:t>
      </w:r>
      <w:proofErr w:type="spellEnd"/>
      <w:r>
        <w:t xml:space="preserve">. </w:t>
      </w:r>
      <w:r>
        <w:rPr>
          <w:i/>
          <w:iCs/>
        </w:rPr>
        <w:t>Generationen in Familie und Gesellschaft</w:t>
      </w:r>
      <w:r>
        <w:t>: 162–78. https://doi.org/10.1007/978-3-663-01318-1_9.</w:t>
      </w:r>
    </w:p>
    <w:p w14:paraId="655511E1" w14:textId="77777777" w:rsidR="005D50B3" w:rsidRDefault="005D50B3" w:rsidP="005D50B3">
      <w:pPr>
        <w:pStyle w:val="Literaturverzeichnis"/>
      </w:pPr>
      <w:r>
        <w:t xml:space="preserve">Rosenthal, Gabriele. 2005. </w:t>
      </w:r>
      <w:r>
        <w:rPr>
          <w:i/>
          <w:iCs/>
        </w:rPr>
        <w:t>Interpretative Sozialforschung. Eine Einführung</w:t>
      </w:r>
      <w:r>
        <w:t>. München.</w:t>
      </w:r>
    </w:p>
    <w:p w14:paraId="0B9BC0C1" w14:textId="77777777" w:rsidR="005D50B3" w:rsidRDefault="005D50B3" w:rsidP="005D50B3">
      <w:pPr>
        <w:pStyle w:val="Literaturverzeichnis"/>
      </w:pPr>
      <w:r>
        <w:t xml:space="preserve">Rosenthal, Gabriele. 2015. </w:t>
      </w:r>
      <w:r>
        <w:rPr>
          <w:i/>
          <w:iCs/>
        </w:rPr>
        <w:t>Interpretative Sozialforschung: eine Einführung</w:t>
      </w:r>
      <w:r>
        <w:t>. Beltz Juventa. https://books.google.de/books?id=axSLrgEACAAJ.</w:t>
      </w:r>
    </w:p>
    <w:p w14:paraId="713E61AF" w14:textId="77777777" w:rsidR="005D50B3" w:rsidRDefault="005D50B3" w:rsidP="005D50B3">
      <w:pPr>
        <w:pStyle w:val="Literaturverzeichnis"/>
      </w:pPr>
      <w:r>
        <w:t xml:space="preserve">Rosenthal, Gabriele. 2016. „Die Erforschung kollektiver und individueller Dynamik – Zu einer historisch und prozess-soziologisch orientierten interpretativen Sozialforschung“. </w:t>
      </w:r>
      <w:r>
        <w:rPr>
          <w:i/>
          <w:iCs/>
        </w:rPr>
        <w:t>Forum Qualitative Sozialforschung</w:t>
      </w:r>
      <w:r>
        <w:t xml:space="preserve"> 17(2): Art. 13.</w:t>
      </w:r>
    </w:p>
    <w:p w14:paraId="013671E9" w14:textId="77777777" w:rsidR="005D50B3" w:rsidRDefault="005D50B3" w:rsidP="005D50B3">
      <w:pPr>
        <w:pStyle w:val="Literaturverzeichnis"/>
      </w:pPr>
      <w:r>
        <w:t xml:space="preserve">Rosenthal, Gabriele. 2021a. „Erleben – Erinnern – Sprechen über die Vergangenheit. Zu den Anzeichen von Traumatisierungen in autobiographischen Texten“. In </w:t>
      </w:r>
      <w:r>
        <w:rPr>
          <w:i/>
          <w:iCs/>
        </w:rPr>
        <w:t>Theresienstadt – Filmfragmente und Zeitzeugenberichte</w:t>
      </w:r>
      <w:r>
        <w:t xml:space="preserve">, </w:t>
      </w:r>
      <w:r>
        <w:lastRenderedPageBreak/>
        <w:t xml:space="preserve">Wissen, Kommunikation und Gesellschaft, Wiesbaden: Springer VS. </w:t>
      </w:r>
      <w:proofErr w:type="spellStart"/>
      <w:proofErr w:type="gramStart"/>
      <w:r>
        <w:t>doi:https</w:t>
      </w:r>
      <w:proofErr w:type="spellEnd"/>
      <w:r>
        <w:t>://doi.org/10.1007/978-3-658-31637-2_13</w:t>
      </w:r>
      <w:proofErr w:type="gramEnd"/>
      <w:r>
        <w:t>.</w:t>
      </w:r>
    </w:p>
    <w:p w14:paraId="20BCAA86" w14:textId="77777777" w:rsidR="005D50B3" w:rsidRDefault="005D50B3" w:rsidP="005D50B3">
      <w:pPr>
        <w:pStyle w:val="Literaturverzeichnis"/>
      </w:pPr>
      <w:r>
        <w:t xml:space="preserve">Rosenthal, Gabriele. 2021b. „Erleben – Erinnern – Sprechen über die Vergangenheit. Zu den Anzeichen von Traumatisierungen in autobiographischen Texten“. </w:t>
      </w:r>
      <w:proofErr w:type="gramStart"/>
      <w:r>
        <w:t>In ,</w:t>
      </w:r>
      <w:proofErr w:type="gramEnd"/>
      <w:r>
        <w:t xml:space="preserve"> 267–85. doi:10.1007/978-3-658-31637-2_13.</w:t>
      </w:r>
    </w:p>
    <w:p w14:paraId="00E696F9" w14:textId="77777777" w:rsidR="005D50B3" w:rsidRDefault="005D50B3" w:rsidP="005D50B3">
      <w:pPr>
        <w:pStyle w:val="Literaturverzeichnis"/>
      </w:pPr>
      <w:r>
        <w:t xml:space="preserve">Rosenthal, Gabriele, und Viola Stephan. 2011. „Gegenwärtige Probleme der Zugehörigkeit“. In </w:t>
      </w:r>
      <w:r>
        <w:rPr>
          <w:i/>
          <w:iCs/>
        </w:rPr>
        <w:t>Brüchige Zugehörigkeiten: Wie sich Familien von „Russlanddeutschen“ ihre Geschichte erzählen</w:t>
      </w:r>
      <w:r>
        <w:t xml:space="preserve">, hrsg. Gabriele Rosenthal, Viola Stephan, und Niklas </w:t>
      </w:r>
      <w:proofErr w:type="spellStart"/>
      <w:r>
        <w:t>Radenbach</w:t>
      </w:r>
      <w:proofErr w:type="spellEnd"/>
      <w:r>
        <w:t>. Frankfurt.</w:t>
      </w:r>
    </w:p>
    <w:p w14:paraId="293A8797" w14:textId="77777777" w:rsidR="005D50B3" w:rsidRDefault="005D50B3" w:rsidP="005D50B3">
      <w:pPr>
        <w:pStyle w:val="Literaturverzeichnis"/>
      </w:pPr>
      <w:r>
        <w:t xml:space="preserve">Rosenthal, Gabriele, Viola Stephan, und Niklas </w:t>
      </w:r>
      <w:proofErr w:type="spellStart"/>
      <w:r>
        <w:t>Radenbach</w:t>
      </w:r>
      <w:proofErr w:type="spellEnd"/>
      <w:r>
        <w:t xml:space="preserve">. 2011. „Vergangenheiten und gegenwärtige Diskurse“. In </w:t>
      </w:r>
      <w:r>
        <w:rPr>
          <w:i/>
          <w:iCs/>
        </w:rPr>
        <w:t>Brüchige Zugehörigkeiten: Wie sich Familien von „Russlanddeutschen“ ihre Geschichte erzählen</w:t>
      </w:r>
      <w:r>
        <w:t xml:space="preserve">, hrsg. Gabriele Rosenthal, Viola Stephan, und Niklas </w:t>
      </w:r>
      <w:proofErr w:type="spellStart"/>
      <w:r>
        <w:t>Radenbach</w:t>
      </w:r>
      <w:proofErr w:type="spellEnd"/>
      <w:r>
        <w:t>. Frankfurt.</w:t>
      </w:r>
    </w:p>
    <w:p w14:paraId="457085BC" w14:textId="77777777" w:rsidR="005D50B3" w:rsidRDefault="005D50B3" w:rsidP="005D50B3">
      <w:pPr>
        <w:pStyle w:val="Literaturverzeichnis"/>
      </w:pPr>
      <w:r>
        <w:t xml:space="preserve">Rosenthal, Gabriele, und Arne Worm. 2024. „Macht und Gewalt“. In </w:t>
      </w:r>
      <w:r>
        <w:rPr>
          <w:i/>
          <w:iCs/>
        </w:rPr>
        <w:t>Kleine Reihe. Soziologie</w:t>
      </w:r>
      <w:r>
        <w:t>, hrsg. Petra Deger und Stefan Müller. Frankfurt am Main.</w:t>
      </w:r>
    </w:p>
    <w:p w14:paraId="08C74AC7" w14:textId="77777777" w:rsidR="005D50B3" w:rsidRDefault="005D50B3" w:rsidP="005D50B3">
      <w:pPr>
        <w:pStyle w:val="Literaturverzeichnis"/>
      </w:pPr>
      <w:r w:rsidRPr="005D50B3">
        <w:rPr>
          <w:lang w:val="en-US"/>
        </w:rPr>
        <w:t>Rowe, Wendy E. 2014. „</w:t>
      </w:r>
      <w:proofErr w:type="gramStart"/>
      <w:r w:rsidRPr="005D50B3">
        <w:rPr>
          <w:lang w:val="en-US"/>
        </w:rPr>
        <w:t>Positionality“</w:t>
      </w:r>
      <w:proofErr w:type="gramEnd"/>
      <w:r w:rsidRPr="005D50B3">
        <w:rPr>
          <w:lang w:val="en-US"/>
        </w:rPr>
        <w:t xml:space="preserve">. In </w:t>
      </w:r>
      <w:r w:rsidRPr="005D50B3">
        <w:rPr>
          <w:i/>
          <w:iCs/>
          <w:lang w:val="en-US"/>
        </w:rPr>
        <w:t>The Sage Encyclopedia of Action Research</w:t>
      </w:r>
      <w:r w:rsidRPr="005D50B3">
        <w:rPr>
          <w:lang w:val="en-US"/>
        </w:rPr>
        <w:t xml:space="preserve">, </w:t>
      </w:r>
      <w:proofErr w:type="spellStart"/>
      <w:r w:rsidRPr="005D50B3">
        <w:rPr>
          <w:lang w:val="en-US"/>
        </w:rPr>
        <w:t>hrsg</w:t>
      </w:r>
      <w:proofErr w:type="spellEnd"/>
      <w:r w:rsidRPr="005D50B3">
        <w:rPr>
          <w:lang w:val="en-US"/>
        </w:rPr>
        <w:t xml:space="preserve">. </w:t>
      </w:r>
      <w:r>
        <w:t xml:space="preserve">David </w:t>
      </w:r>
      <w:proofErr w:type="spellStart"/>
      <w:r>
        <w:t>Coghlan</w:t>
      </w:r>
      <w:proofErr w:type="spellEnd"/>
      <w:r>
        <w:t xml:space="preserve"> und Mary </w:t>
      </w:r>
      <w:proofErr w:type="spellStart"/>
      <w:r>
        <w:t>Brydon</w:t>
      </w:r>
      <w:proofErr w:type="spellEnd"/>
      <w:r>
        <w:t>-Miller. Sage.</w:t>
      </w:r>
    </w:p>
    <w:p w14:paraId="608C60B9" w14:textId="77777777" w:rsidR="005D50B3" w:rsidRDefault="005D50B3" w:rsidP="005D50B3">
      <w:pPr>
        <w:pStyle w:val="Literaturverzeichnis"/>
      </w:pPr>
      <w:proofErr w:type="spellStart"/>
      <w:r>
        <w:t>Ruokonen</w:t>
      </w:r>
      <w:proofErr w:type="spellEnd"/>
      <w:r>
        <w:t xml:space="preserve">-Engler, M.-K., und I. </w:t>
      </w:r>
      <w:proofErr w:type="spellStart"/>
      <w:r>
        <w:t>Siouti</w:t>
      </w:r>
      <w:proofErr w:type="spellEnd"/>
      <w:r>
        <w:t xml:space="preserve">. </w:t>
      </w:r>
      <w:r w:rsidRPr="005D50B3">
        <w:rPr>
          <w:lang w:val="en-US"/>
        </w:rPr>
        <w:t xml:space="preserve">2016. „Biographical Entanglements, Self-Reflexivity, and Transnational Knowledge </w:t>
      </w:r>
      <w:proofErr w:type="gramStart"/>
      <w:r w:rsidRPr="005D50B3">
        <w:rPr>
          <w:lang w:val="en-US"/>
        </w:rPr>
        <w:t>Production“</w:t>
      </w:r>
      <w:proofErr w:type="gramEnd"/>
      <w:r w:rsidRPr="005D50B3">
        <w:rPr>
          <w:lang w:val="en-US"/>
        </w:rPr>
        <w:t xml:space="preserve">. </w:t>
      </w:r>
      <w:r>
        <w:rPr>
          <w:i/>
          <w:iCs/>
        </w:rPr>
        <w:t xml:space="preserve">Qualitative </w:t>
      </w:r>
      <w:proofErr w:type="spellStart"/>
      <w:r>
        <w:rPr>
          <w:i/>
          <w:iCs/>
        </w:rPr>
        <w:t>Inquiry</w:t>
      </w:r>
      <w:proofErr w:type="spellEnd"/>
      <w:r>
        <w:t xml:space="preserve"> 22(9): 745–52. doi:10.1177/1077800416658071.</w:t>
      </w:r>
    </w:p>
    <w:p w14:paraId="04678E66" w14:textId="77777777" w:rsidR="005D50B3" w:rsidRDefault="005D50B3" w:rsidP="005D50B3">
      <w:pPr>
        <w:pStyle w:val="Literaturverzeichnis"/>
      </w:pPr>
      <w:proofErr w:type="spellStart"/>
      <w:r>
        <w:t>Rusinek</w:t>
      </w:r>
      <w:proofErr w:type="spellEnd"/>
      <w:r>
        <w:t xml:space="preserve">, Bernd-A., Volker Ackermann, und Jörg Engelbrecht, hrsg. 1992. 1674 </w:t>
      </w:r>
      <w:r>
        <w:rPr>
          <w:i/>
          <w:iCs/>
        </w:rPr>
        <w:t>Einführung in die Interpretation historischer Quellen: Schwerpunkt Neuzeit</w:t>
      </w:r>
      <w:r>
        <w:t>. Paderborn: Schöningh.</w:t>
      </w:r>
    </w:p>
    <w:p w14:paraId="13CE95D5" w14:textId="77777777" w:rsidR="005D50B3" w:rsidRDefault="005D50B3" w:rsidP="005D50B3">
      <w:pPr>
        <w:pStyle w:val="Literaturverzeichnis"/>
      </w:pPr>
      <w:proofErr w:type="spellStart"/>
      <w:r>
        <w:t>Sabisch</w:t>
      </w:r>
      <w:proofErr w:type="spellEnd"/>
      <w:r>
        <w:t xml:space="preserve">, Katja. 2014. „Geschlechtliche Uneindeutigkeit, soziale Ungleichheit? Zum Alltagserleben von intersexuellen Kindern“. </w:t>
      </w:r>
      <w:r>
        <w:rPr>
          <w:i/>
          <w:iCs/>
        </w:rPr>
        <w:t>psychosozial</w:t>
      </w:r>
      <w:r>
        <w:t xml:space="preserve"> 37(135): 55–62.</w:t>
      </w:r>
    </w:p>
    <w:p w14:paraId="7756B762" w14:textId="77777777" w:rsidR="005D50B3" w:rsidRDefault="005D50B3" w:rsidP="005D50B3">
      <w:pPr>
        <w:pStyle w:val="Literaturverzeichnis"/>
      </w:pPr>
      <w:proofErr w:type="spellStart"/>
      <w:r>
        <w:t>Sackett</w:t>
      </w:r>
      <w:proofErr w:type="spellEnd"/>
      <w:r>
        <w:t xml:space="preserve">, D.L. 1997. „Editorial“. </w:t>
      </w:r>
      <w:r>
        <w:rPr>
          <w:i/>
          <w:iCs/>
        </w:rPr>
        <w:t xml:space="preserve">MMW </w:t>
      </w:r>
      <w:proofErr w:type="spellStart"/>
      <w:r>
        <w:rPr>
          <w:i/>
          <w:iCs/>
        </w:rPr>
        <w:t>Originalia</w:t>
      </w:r>
      <w:proofErr w:type="spellEnd"/>
      <w:r>
        <w:rPr>
          <w:i/>
          <w:iCs/>
        </w:rPr>
        <w:t xml:space="preserve"> Münch. med. </w:t>
      </w:r>
      <w:proofErr w:type="spellStart"/>
      <w:r>
        <w:rPr>
          <w:i/>
          <w:iCs/>
        </w:rPr>
        <w:t>Wschr</w:t>
      </w:r>
      <w:proofErr w:type="spellEnd"/>
      <w:r>
        <w:rPr>
          <w:i/>
          <w:iCs/>
        </w:rPr>
        <w:t>.</w:t>
      </w:r>
      <w:r>
        <w:t xml:space="preserve"> 139(44): 644–45.</w:t>
      </w:r>
    </w:p>
    <w:p w14:paraId="54C634D8" w14:textId="77777777" w:rsidR="005D50B3" w:rsidRDefault="005D50B3" w:rsidP="005D50B3">
      <w:pPr>
        <w:pStyle w:val="Literaturverzeichnis"/>
      </w:pPr>
      <w:r>
        <w:t xml:space="preserve">Salmen, Andreas und Deutsche Aidshilfe </w:t>
      </w:r>
      <w:proofErr w:type="spellStart"/>
      <w:r>
        <w:t>e.V</w:t>
      </w:r>
      <w:proofErr w:type="spellEnd"/>
      <w:r>
        <w:t xml:space="preserve">, hrsg. 1991. </w:t>
      </w:r>
      <w:r>
        <w:rPr>
          <w:i/>
          <w:iCs/>
        </w:rPr>
        <w:t xml:space="preserve">Act </w:t>
      </w:r>
      <w:proofErr w:type="spellStart"/>
      <w:r>
        <w:rPr>
          <w:i/>
          <w:iCs/>
        </w:rPr>
        <w:t>up</w:t>
      </w:r>
      <w:proofErr w:type="spellEnd"/>
      <w:r>
        <w:rPr>
          <w:i/>
          <w:iCs/>
        </w:rPr>
        <w:t xml:space="preserve">: Feuer unterm Arsch: die AIDS-Aktionsgruppen in Deutschland und den </w:t>
      </w:r>
      <w:proofErr w:type="gramStart"/>
      <w:r>
        <w:rPr>
          <w:i/>
          <w:iCs/>
        </w:rPr>
        <w:t>USA ;</w:t>
      </w:r>
      <w:proofErr w:type="gramEnd"/>
      <w:r>
        <w:rPr>
          <w:i/>
          <w:iCs/>
        </w:rPr>
        <w:t xml:space="preserve"> eine Dokumentation</w:t>
      </w:r>
      <w:r>
        <w:t>. Berlin: DAH.</w:t>
      </w:r>
    </w:p>
    <w:p w14:paraId="52E62141" w14:textId="77777777" w:rsidR="005D50B3" w:rsidRDefault="005D50B3" w:rsidP="005D50B3">
      <w:pPr>
        <w:pStyle w:val="Literaturverzeichnis"/>
      </w:pPr>
      <w:r>
        <w:t xml:space="preserve">Sauer, Arn. 2018. </w:t>
      </w:r>
      <w:r>
        <w:rPr>
          <w:i/>
          <w:iCs/>
        </w:rPr>
        <w:t>LSBTIQ-Lexikon. Grundständig überarbeitete Lizenzausgabe des Glossars des Netzwerkes Trans*Inter*</w:t>
      </w:r>
      <w:proofErr w:type="spellStart"/>
      <w:r>
        <w:rPr>
          <w:i/>
          <w:iCs/>
        </w:rPr>
        <w:t>Sektionalität</w:t>
      </w:r>
      <w:proofErr w:type="spellEnd"/>
      <w:r>
        <w:t>. Bonn: Bundeszentrale für politische Bildung.</w:t>
      </w:r>
    </w:p>
    <w:p w14:paraId="61968BD5" w14:textId="77777777" w:rsidR="005D50B3" w:rsidRDefault="005D50B3" w:rsidP="005D50B3">
      <w:pPr>
        <w:pStyle w:val="Literaturverzeichnis"/>
      </w:pPr>
      <w:r>
        <w:t xml:space="preserve">Savin-Baden, Maggi, und Claire Howell Major. </w:t>
      </w:r>
      <w:r w:rsidRPr="005D50B3">
        <w:rPr>
          <w:lang w:val="en-US"/>
        </w:rPr>
        <w:t xml:space="preserve">2013. </w:t>
      </w:r>
      <w:r w:rsidRPr="005D50B3">
        <w:rPr>
          <w:i/>
          <w:iCs/>
          <w:lang w:val="en-US"/>
        </w:rPr>
        <w:t>Qualitative Research: The Essential Guide to Theory and Practice</w:t>
      </w:r>
      <w:r w:rsidRPr="005D50B3">
        <w:rPr>
          <w:lang w:val="en-US"/>
        </w:rPr>
        <w:t xml:space="preserve">. </w:t>
      </w:r>
      <w:r>
        <w:t>Routledge.</w:t>
      </w:r>
    </w:p>
    <w:p w14:paraId="677F66AF" w14:textId="77777777" w:rsidR="005D50B3" w:rsidRDefault="005D50B3" w:rsidP="005D50B3">
      <w:pPr>
        <w:pStyle w:val="Literaturverzeichnis"/>
      </w:pPr>
      <w:proofErr w:type="spellStart"/>
      <w:r>
        <w:t>Savoskul</w:t>
      </w:r>
      <w:proofErr w:type="spellEnd"/>
      <w:r>
        <w:t xml:space="preserve">, Maria. 2007. „Drei Profile der Russlanddeutschen in Deutschland — Drei Integrationswege. Eine Studie über die Adaptionsfaktoren und -modelle von Spätaussiedlern“ hrsg. Daniel Dettling und Julia </w:t>
      </w:r>
      <w:proofErr w:type="spellStart"/>
      <w:r>
        <w:t>Gerometta</w:t>
      </w:r>
      <w:proofErr w:type="spellEnd"/>
      <w:r>
        <w:t xml:space="preserve">. </w:t>
      </w:r>
      <w:r>
        <w:rPr>
          <w:i/>
          <w:iCs/>
        </w:rPr>
        <w:lastRenderedPageBreak/>
        <w:t>Vorteil Vielfalt: Herausforderungen und Perspektiven einer offenen Gesellschaft</w:t>
      </w:r>
      <w:r>
        <w:t>: 89–104. https://doi.org/10.1007/978-3-531-90917-2_10.</w:t>
      </w:r>
    </w:p>
    <w:p w14:paraId="1D932E87" w14:textId="77777777" w:rsidR="005D50B3" w:rsidRDefault="005D50B3" w:rsidP="005D50B3">
      <w:pPr>
        <w:pStyle w:val="Literaturverzeichnis"/>
      </w:pPr>
      <w:r>
        <w:t xml:space="preserve">Schäfer, Mechthild, und Gabriela </w:t>
      </w:r>
      <w:proofErr w:type="spellStart"/>
      <w:r>
        <w:t>Herpell</w:t>
      </w:r>
      <w:proofErr w:type="spellEnd"/>
      <w:r>
        <w:t xml:space="preserve">. 2012. </w:t>
      </w:r>
      <w:r>
        <w:rPr>
          <w:i/>
          <w:iCs/>
        </w:rPr>
        <w:t xml:space="preserve">Du Opfer! Wenn Kinder </w:t>
      </w:r>
      <w:proofErr w:type="spellStart"/>
      <w:r>
        <w:rPr>
          <w:i/>
          <w:iCs/>
        </w:rPr>
        <w:t>Kinder</w:t>
      </w:r>
      <w:proofErr w:type="spellEnd"/>
      <w:r>
        <w:rPr>
          <w:i/>
          <w:iCs/>
        </w:rPr>
        <w:t xml:space="preserve"> fertigmachen</w:t>
      </w:r>
      <w:r>
        <w:t>. Reinbek bei Hamburg: Rowohlt Taschenbuch.</w:t>
      </w:r>
    </w:p>
    <w:p w14:paraId="326CBA8C" w14:textId="77777777" w:rsidR="005D50B3" w:rsidRDefault="005D50B3" w:rsidP="005D50B3">
      <w:pPr>
        <w:pStyle w:val="Literaturverzeichnis"/>
      </w:pPr>
      <w:r>
        <w:t xml:space="preserve">Schäfer, Miriam. 2021. </w:t>
      </w:r>
      <w:r>
        <w:rPr>
          <w:i/>
          <w:iCs/>
        </w:rPr>
        <w:t>Polizist*in werden - Polizist*in sein</w:t>
      </w:r>
      <w:r>
        <w:t>. doi:10.17875/gup2021-1579.</w:t>
      </w:r>
    </w:p>
    <w:p w14:paraId="103D6DF8" w14:textId="77777777" w:rsidR="005D50B3" w:rsidRDefault="005D50B3" w:rsidP="005D50B3">
      <w:pPr>
        <w:pStyle w:val="Literaturverzeichnis"/>
      </w:pPr>
      <w:r>
        <w:t xml:space="preserve">Schäffler, Eva. 2021. „Ein »eigener« Weg der Paarbeziehungen: Nichtehelichkeit in der späten DDR und in Ostdeutschland“. In </w:t>
      </w:r>
      <w:r>
        <w:rPr>
          <w:i/>
          <w:iCs/>
        </w:rPr>
        <w:t>Deutschland Archiv</w:t>
      </w:r>
      <w:r>
        <w:t xml:space="preserve">, Schriftenreihe / Bundeszentrale für Politische Bildung, hrsg. Anja </w:t>
      </w:r>
      <w:proofErr w:type="spellStart"/>
      <w:r>
        <w:t>Linnekugel</w:t>
      </w:r>
      <w:proofErr w:type="spellEnd"/>
      <w:r>
        <w:t xml:space="preserve"> und Dirk Michel. Bonn: Bundeszentrale für politische Bildung, 66–73.</w:t>
      </w:r>
    </w:p>
    <w:p w14:paraId="1FB08628" w14:textId="77777777" w:rsidR="005D50B3" w:rsidRDefault="005D50B3" w:rsidP="005D50B3">
      <w:pPr>
        <w:pStyle w:val="Literaturverzeichnis"/>
      </w:pPr>
      <w:r>
        <w:t xml:space="preserve">Schechter, D., und S. Rusconi </w:t>
      </w:r>
      <w:proofErr w:type="spellStart"/>
      <w:r>
        <w:t>Serpa</w:t>
      </w:r>
      <w:proofErr w:type="spellEnd"/>
      <w:r>
        <w:t xml:space="preserve">. 2013. „Affektive Kommunikation traumatisierter Mütter mit ihren Kleinkindern“. In </w:t>
      </w:r>
      <w:r>
        <w:rPr>
          <w:i/>
          <w:iCs/>
        </w:rPr>
        <w:t>Embodiment. Ein innovatives Konzept für Entwicklungsforschung und Psychoanalyse</w:t>
      </w:r>
      <w:r>
        <w:t>, hrsg. M. Leuzinger-</w:t>
      </w:r>
      <w:proofErr w:type="spellStart"/>
      <w:r>
        <w:t>Bohleber</w:t>
      </w:r>
      <w:proofErr w:type="spellEnd"/>
      <w:r>
        <w:t>, R.N. Emde, und R. Pfeifer.</w:t>
      </w:r>
    </w:p>
    <w:p w14:paraId="521775CF" w14:textId="77777777" w:rsidR="005D50B3" w:rsidRDefault="005D50B3" w:rsidP="005D50B3">
      <w:pPr>
        <w:pStyle w:val="Literaturverzeichnis"/>
      </w:pPr>
      <w:r>
        <w:t xml:space="preserve">Scheff, Thomas J. 1966. </w:t>
      </w:r>
      <w:r w:rsidRPr="005D50B3">
        <w:rPr>
          <w:i/>
          <w:iCs/>
          <w:lang w:val="en-US"/>
        </w:rPr>
        <w:t>Being Mentally Ill: A Sociological Theory</w:t>
      </w:r>
      <w:r w:rsidRPr="005D50B3">
        <w:rPr>
          <w:lang w:val="en-US"/>
        </w:rPr>
        <w:t xml:space="preserve">. </w:t>
      </w:r>
      <w:r>
        <w:t>Chicago: Aldine.</w:t>
      </w:r>
    </w:p>
    <w:p w14:paraId="690F78C3" w14:textId="77777777" w:rsidR="005D50B3" w:rsidRDefault="005D50B3" w:rsidP="005D50B3">
      <w:pPr>
        <w:pStyle w:val="Literaturverzeichnis"/>
      </w:pPr>
      <w:r>
        <w:t xml:space="preserve">Schelling, Philip. 2022. „Recht aktuell kommentiert: Rechtliche Besonderheiten bei der Behandlung minderjähriger Patienten“. </w:t>
      </w:r>
      <w:proofErr w:type="spellStart"/>
      <w:r>
        <w:rPr>
          <w:i/>
          <w:iCs/>
        </w:rPr>
        <w:t>gyn</w:t>
      </w:r>
      <w:proofErr w:type="spellEnd"/>
      <w:r>
        <w:t>: 556–59.</w:t>
      </w:r>
    </w:p>
    <w:p w14:paraId="1198C6A1" w14:textId="77777777" w:rsidR="005D50B3" w:rsidRDefault="005D50B3" w:rsidP="005D50B3">
      <w:pPr>
        <w:pStyle w:val="Literaturverzeichnis"/>
      </w:pPr>
      <w:r>
        <w:t xml:space="preserve">Schellong, Julia, Franziska Epple, und Kerstin Weidner, hrsg. 2018. </w:t>
      </w:r>
      <w:r>
        <w:rPr>
          <w:i/>
          <w:iCs/>
        </w:rPr>
        <w:t>Praxisbuch Psychotraumatologie</w:t>
      </w:r>
      <w:r>
        <w:t>. 1. Aufl. Stuttgart: Georg Thieme Verlag. doi:10.1055/b-006-149613.</w:t>
      </w:r>
    </w:p>
    <w:p w14:paraId="2D08D6A5" w14:textId="77777777" w:rsidR="005D50B3" w:rsidRDefault="005D50B3" w:rsidP="005D50B3">
      <w:pPr>
        <w:pStyle w:val="Literaturverzeichnis"/>
      </w:pPr>
      <w:r>
        <w:t xml:space="preserve">Schlingmann, Thomas. 2016. „Was bisher war, das reicht nicht. Eine kritische Einschätzung der bisherigen Forschung gegen sexualisierte Gewalt“. </w:t>
      </w:r>
      <w:r>
        <w:rPr>
          <w:i/>
          <w:iCs/>
        </w:rPr>
        <w:t>Trauma – Zeitschrift für Psychotraumatologie und ihre Anwendungen</w:t>
      </w:r>
      <w:r>
        <w:t xml:space="preserve"> 14(4): 14–26.</w:t>
      </w:r>
    </w:p>
    <w:p w14:paraId="471F4EB5" w14:textId="77777777" w:rsidR="005D50B3" w:rsidRDefault="005D50B3" w:rsidP="005D50B3">
      <w:pPr>
        <w:pStyle w:val="Literaturverzeichnis"/>
      </w:pPr>
      <w:r>
        <w:t>Schmidt, Matthias. 2007. „Die Erfindung Kirgistans und der unvollendete Prozess der Nationenbildung“.</w:t>
      </w:r>
    </w:p>
    <w:p w14:paraId="171B5CA2" w14:textId="77777777" w:rsidR="005D50B3" w:rsidRDefault="005D50B3" w:rsidP="005D50B3">
      <w:pPr>
        <w:pStyle w:val="Literaturverzeichnis"/>
      </w:pPr>
      <w:r>
        <w:t xml:space="preserve">Schmitt, Caroline. 2019. „Agency und Vulnerabilität“. </w:t>
      </w:r>
      <w:r>
        <w:rPr>
          <w:i/>
          <w:iCs/>
        </w:rPr>
        <w:t>Soziale Arbeit</w:t>
      </w:r>
      <w:r>
        <w:t xml:space="preserve"> 68(8): 282–88. doi:10.5771/0490-1606-2019-8-282.</w:t>
      </w:r>
    </w:p>
    <w:p w14:paraId="0FBD7564" w14:textId="77777777" w:rsidR="005D50B3" w:rsidRDefault="005D50B3" w:rsidP="005D50B3">
      <w:pPr>
        <w:pStyle w:val="Literaturverzeichnis"/>
      </w:pPr>
      <w:r>
        <w:t xml:space="preserve">Schreiter, F., und G.H. Jordan, hrsg. 2006. </w:t>
      </w:r>
      <w:r>
        <w:rPr>
          <w:i/>
          <w:iCs/>
        </w:rPr>
        <w:t xml:space="preserve">Urethral </w:t>
      </w:r>
      <w:proofErr w:type="spellStart"/>
      <w:r>
        <w:rPr>
          <w:i/>
          <w:iCs/>
        </w:rPr>
        <w:t>Reconstructive</w:t>
      </w:r>
      <w:proofErr w:type="spellEnd"/>
      <w:r>
        <w:rPr>
          <w:i/>
          <w:iCs/>
        </w:rPr>
        <w:t xml:space="preserve"> </w:t>
      </w:r>
      <w:proofErr w:type="spellStart"/>
      <w:r>
        <w:rPr>
          <w:i/>
          <w:iCs/>
        </w:rPr>
        <w:t>Surgery</w:t>
      </w:r>
      <w:proofErr w:type="spellEnd"/>
      <w:r>
        <w:t>. Berlin, Heidelberg: Springer Berlin Heidelberg. doi:10.1007/3-540-29385-X.</w:t>
      </w:r>
    </w:p>
    <w:p w14:paraId="724D3C31" w14:textId="77777777" w:rsidR="005D50B3" w:rsidRDefault="005D50B3" w:rsidP="005D50B3">
      <w:pPr>
        <w:pStyle w:val="Literaturverzeichnis"/>
      </w:pPr>
      <w:r>
        <w:t xml:space="preserve">Schröder, J., L. Kratzer, Y. Yamak, P. </w:t>
      </w:r>
      <w:proofErr w:type="spellStart"/>
      <w:r>
        <w:t>Briken</w:t>
      </w:r>
      <w:proofErr w:type="spellEnd"/>
      <w:r>
        <w:t xml:space="preserve">, und S. </w:t>
      </w:r>
      <w:proofErr w:type="spellStart"/>
      <w:r>
        <w:t>Tozdan</w:t>
      </w:r>
      <w:proofErr w:type="spellEnd"/>
      <w:r>
        <w:t xml:space="preserve">. </w:t>
      </w:r>
      <w:r w:rsidRPr="005D50B3">
        <w:rPr>
          <w:lang w:val="en-US"/>
        </w:rPr>
        <w:t xml:space="preserve">2021. „The role of stigmatization in developing post-traumatic symptoms after experiencing child sexual abuse by a female </w:t>
      </w:r>
      <w:proofErr w:type="gramStart"/>
      <w:r w:rsidRPr="005D50B3">
        <w:rPr>
          <w:lang w:val="en-US"/>
        </w:rPr>
        <w:t>perpetrator“</w:t>
      </w:r>
      <w:proofErr w:type="gramEnd"/>
      <w:r w:rsidRPr="005D50B3">
        <w:rPr>
          <w:lang w:val="en-US"/>
        </w:rPr>
        <w:t xml:space="preserve">. </w:t>
      </w:r>
      <w:r>
        <w:rPr>
          <w:i/>
          <w:iCs/>
        </w:rPr>
        <w:t xml:space="preserve">European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psychotraumatology</w:t>
      </w:r>
      <w:proofErr w:type="spellEnd"/>
      <w:r>
        <w:t xml:space="preserve"> 12(1): 1966982. doi:10.1080/20008198.2021.1966982.</w:t>
      </w:r>
    </w:p>
    <w:p w14:paraId="180B0CDA" w14:textId="77777777" w:rsidR="005D50B3" w:rsidRDefault="005D50B3" w:rsidP="005D50B3">
      <w:pPr>
        <w:pStyle w:val="Literaturverzeichnis"/>
      </w:pPr>
      <w:r>
        <w:t xml:space="preserve">Schuck, H. 2024. „Probleme der Definition von Gewalt“. </w:t>
      </w:r>
      <w:r>
        <w:rPr>
          <w:i/>
          <w:iCs/>
        </w:rPr>
        <w:t>Kieler sozialwissenschaftliche Revue: Internationales Tönnies-Forum</w:t>
      </w:r>
      <w:r>
        <w:t xml:space="preserve"> 2(1): 31–42. doi:10.3224/</w:t>
      </w:r>
      <w:proofErr w:type="gramStart"/>
      <w:r>
        <w:t>ksr.v</w:t>
      </w:r>
      <w:proofErr w:type="gramEnd"/>
      <w:r>
        <w:t>2i1.04.</w:t>
      </w:r>
    </w:p>
    <w:p w14:paraId="7AF8D425" w14:textId="77777777" w:rsidR="005D50B3" w:rsidRDefault="005D50B3" w:rsidP="005D50B3">
      <w:pPr>
        <w:pStyle w:val="Literaturverzeichnis"/>
      </w:pPr>
      <w:r>
        <w:lastRenderedPageBreak/>
        <w:t xml:space="preserve">Schütz, A. 1972. „Der Fremde“. In </w:t>
      </w:r>
      <w:r>
        <w:rPr>
          <w:i/>
          <w:iCs/>
        </w:rPr>
        <w:t>Gesammelte Aufsätze Bd.2</w:t>
      </w:r>
      <w:r>
        <w:t xml:space="preserve">, Den Haag: </w:t>
      </w:r>
      <w:proofErr w:type="spellStart"/>
      <w:r>
        <w:t>Nijhoff</w:t>
      </w:r>
      <w:proofErr w:type="spellEnd"/>
      <w:r>
        <w:t>, 53–69. doi:10.1007/978-94-010-2849-3_3.</w:t>
      </w:r>
    </w:p>
    <w:p w14:paraId="36EF7E30" w14:textId="77777777" w:rsidR="005D50B3" w:rsidRDefault="005D50B3" w:rsidP="005D50B3">
      <w:pPr>
        <w:pStyle w:val="Literaturverzeichnis"/>
      </w:pPr>
      <w:r>
        <w:t xml:space="preserve">Schütz, Alfred. 1971. </w:t>
      </w:r>
      <w:r>
        <w:rPr>
          <w:i/>
          <w:iCs/>
        </w:rPr>
        <w:t>Gesammelte Aufsätze I: Das Problem der sozialen Wirklichkeit</w:t>
      </w:r>
      <w:r>
        <w:t>. Den Haag.</w:t>
      </w:r>
    </w:p>
    <w:p w14:paraId="1CC8BCE6" w14:textId="77777777" w:rsidR="005D50B3" w:rsidRDefault="005D50B3" w:rsidP="005D50B3">
      <w:pPr>
        <w:pStyle w:val="Literaturverzeichnis"/>
      </w:pPr>
      <w:r>
        <w:t xml:space="preserve">Schütze, Fritz. 1976. </w:t>
      </w:r>
      <w:r>
        <w:rPr>
          <w:i/>
          <w:iCs/>
        </w:rPr>
        <w:t>Zur Hervorlockung und Analyse von Erzählungen thematisch relevanter Geschichten im Rahmen soziologischer Feldforschung: dargestellt an einem Projekt zur Erforschung von kommunalen Machtstrukturen</w:t>
      </w:r>
      <w:r>
        <w:t>. Fink.</w:t>
      </w:r>
    </w:p>
    <w:p w14:paraId="5C0385A4" w14:textId="77777777" w:rsidR="005D50B3" w:rsidRDefault="005D50B3" w:rsidP="005D50B3">
      <w:pPr>
        <w:pStyle w:val="Literaturverzeichnis"/>
      </w:pPr>
      <w:r>
        <w:t xml:space="preserve">Schütze, Fritz. 1983. „Biographieforschung und narratives Interview“. </w:t>
      </w:r>
      <w:r>
        <w:rPr>
          <w:i/>
          <w:iCs/>
        </w:rPr>
        <w:t>Neue Praxis. Kritische Zeitschrift für Sozialarbeit und Sozialpädagogik</w:t>
      </w:r>
      <w:r>
        <w:t xml:space="preserve"> 13(3): 283–93.</w:t>
      </w:r>
    </w:p>
    <w:p w14:paraId="0E2AC65D" w14:textId="77777777" w:rsidR="005D50B3" w:rsidRDefault="005D50B3" w:rsidP="005D50B3">
      <w:pPr>
        <w:pStyle w:val="Literaturverzeichnis"/>
      </w:pPr>
      <w:r>
        <w:t xml:space="preserve">Schwarz, Jörg, Franziska Teichmann, und Susanne Maria Weber. 2015. „Transitionen und Trajektorien“. In </w:t>
      </w:r>
      <w:r>
        <w:rPr>
          <w:i/>
          <w:iCs/>
        </w:rPr>
        <w:t>Transitionen in der Erwachsenenbildung. Gesellschaftliche, institutionelle und individuelle Übergänge</w:t>
      </w:r>
      <w:r>
        <w:t xml:space="preserve">, hrsg. Sabine Schmidt-Lauff, Heide von Felden, und Henning Pätzold. </w:t>
      </w:r>
      <w:proofErr w:type="gramStart"/>
      <w:r>
        <w:t>Opladen ;</w:t>
      </w:r>
      <w:proofErr w:type="gramEnd"/>
      <w:r>
        <w:t xml:space="preserve"> Berlin ; Toronto: Verlag Barbara Budrich, 139–49. doi:10.2307/j.ctvbkjvrk.12.</w:t>
      </w:r>
    </w:p>
    <w:p w14:paraId="1A0892D6" w14:textId="77777777" w:rsidR="005D50B3" w:rsidRPr="005D50B3" w:rsidRDefault="005D50B3" w:rsidP="005D50B3">
      <w:pPr>
        <w:pStyle w:val="Literaturverzeichnis"/>
        <w:rPr>
          <w:lang w:val="en-US"/>
        </w:rPr>
      </w:pPr>
      <w:r>
        <w:t xml:space="preserve">Schweizer, Katinka, Franziska Brunner, Benjamin </w:t>
      </w:r>
      <w:proofErr w:type="spellStart"/>
      <w:r>
        <w:t>Gedrose</w:t>
      </w:r>
      <w:proofErr w:type="spellEnd"/>
      <w:r>
        <w:t xml:space="preserve">, Christina </w:t>
      </w:r>
      <w:proofErr w:type="spellStart"/>
      <w:r>
        <w:t>Handford</w:t>
      </w:r>
      <w:proofErr w:type="spellEnd"/>
      <w:r>
        <w:t xml:space="preserve">, und Hertha Richter-Appelt. </w:t>
      </w:r>
      <w:r w:rsidRPr="005D50B3">
        <w:rPr>
          <w:lang w:val="en-US"/>
        </w:rPr>
        <w:t>2017. „Coping With Diverse Sex Development: Treatment Experiences and Psychosocial Support During Childhood and Adolescence and Adult Well-</w:t>
      </w:r>
      <w:proofErr w:type="gramStart"/>
      <w:r w:rsidRPr="005D50B3">
        <w:rPr>
          <w:lang w:val="en-US"/>
        </w:rPr>
        <w:t>Being.“</w:t>
      </w:r>
      <w:proofErr w:type="gramEnd"/>
      <w:r w:rsidRPr="005D50B3">
        <w:rPr>
          <w:lang w:val="en-US"/>
        </w:rPr>
        <w:t xml:space="preserve"> </w:t>
      </w:r>
      <w:r w:rsidRPr="005D50B3">
        <w:rPr>
          <w:i/>
          <w:iCs/>
          <w:lang w:val="en-US"/>
        </w:rPr>
        <w:t>Journal of pediatric psychology</w:t>
      </w:r>
      <w:r w:rsidRPr="005D50B3">
        <w:rPr>
          <w:lang w:val="en-US"/>
        </w:rPr>
        <w:t xml:space="preserve"> 42(5): 504–19. doi:10.1093/</w:t>
      </w:r>
      <w:proofErr w:type="spellStart"/>
      <w:r w:rsidRPr="005D50B3">
        <w:rPr>
          <w:lang w:val="en-US"/>
        </w:rPr>
        <w:t>jpepsy</w:t>
      </w:r>
      <w:proofErr w:type="spellEnd"/>
      <w:r w:rsidRPr="005D50B3">
        <w:rPr>
          <w:lang w:val="en-US"/>
        </w:rPr>
        <w:t>/jsw058.</w:t>
      </w:r>
    </w:p>
    <w:p w14:paraId="55F5E64B" w14:textId="77777777" w:rsidR="005D50B3" w:rsidRPr="005D50B3" w:rsidRDefault="005D50B3" w:rsidP="005D50B3">
      <w:pPr>
        <w:pStyle w:val="Literaturverzeichnis"/>
        <w:rPr>
          <w:lang w:val="en-US"/>
        </w:rPr>
      </w:pPr>
      <w:proofErr w:type="spellStart"/>
      <w:r w:rsidRPr="005D50B3">
        <w:rPr>
          <w:lang w:val="en-US"/>
        </w:rPr>
        <w:t>Seeck</w:t>
      </w:r>
      <w:proofErr w:type="spellEnd"/>
      <w:r w:rsidRPr="005D50B3">
        <w:rPr>
          <w:lang w:val="en-US"/>
        </w:rPr>
        <w:t xml:space="preserve">, Francis. 2021. </w:t>
      </w:r>
      <w:r w:rsidRPr="005D50B3">
        <w:rPr>
          <w:i/>
          <w:iCs/>
          <w:lang w:val="en-US"/>
        </w:rPr>
        <w:t xml:space="preserve">Care </w:t>
      </w:r>
      <w:proofErr w:type="spellStart"/>
      <w:r w:rsidRPr="005D50B3">
        <w:rPr>
          <w:i/>
          <w:iCs/>
          <w:lang w:val="en-US"/>
        </w:rPr>
        <w:t>trans_formieren</w:t>
      </w:r>
      <w:proofErr w:type="spellEnd"/>
      <w:r w:rsidRPr="005D50B3">
        <w:rPr>
          <w:i/>
          <w:iCs/>
          <w:lang w:val="en-US"/>
        </w:rPr>
        <w:t xml:space="preserve">. </w:t>
      </w:r>
      <w:r>
        <w:rPr>
          <w:i/>
          <w:iCs/>
        </w:rPr>
        <w:t>Eine ethnographische Studie zu trans und nicht-binärer Sorgearbeit</w:t>
      </w:r>
      <w:r>
        <w:t xml:space="preserve">. </w:t>
      </w:r>
      <w:r w:rsidRPr="005D50B3">
        <w:rPr>
          <w:lang w:val="en-US"/>
        </w:rPr>
        <w:t>Bielefeld: transcript.</w:t>
      </w:r>
    </w:p>
    <w:p w14:paraId="5590C12F" w14:textId="77777777" w:rsidR="005D50B3" w:rsidRDefault="005D50B3" w:rsidP="005D50B3">
      <w:pPr>
        <w:pStyle w:val="Literaturverzeichnis"/>
      </w:pPr>
      <w:r w:rsidRPr="005D50B3">
        <w:rPr>
          <w:lang w:val="en-US"/>
        </w:rPr>
        <w:t xml:space="preserve">Sharpe, S. L., E. </w:t>
      </w:r>
      <w:proofErr w:type="spellStart"/>
      <w:r w:rsidRPr="005D50B3">
        <w:rPr>
          <w:lang w:val="en-US"/>
        </w:rPr>
        <w:t>Lorshbough</w:t>
      </w:r>
      <w:proofErr w:type="spellEnd"/>
      <w:r w:rsidRPr="005D50B3">
        <w:rPr>
          <w:lang w:val="en-US"/>
        </w:rPr>
        <w:t xml:space="preserve">, und M. Adams. 2025. „Bodily autonomy for intersex children and adults must be </w:t>
      </w:r>
      <w:proofErr w:type="gramStart"/>
      <w:r w:rsidRPr="005D50B3">
        <w:rPr>
          <w:lang w:val="en-US"/>
        </w:rPr>
        <w:t>protected“</w:t>
      </w:r>
      <w:proofErr w:type="gramEnd"/>
      <w:r w:rsidRPr="005D50B3">
        <w:rPr>
          <w:lang w:val="en-US"/>
        </w:rPr>
        <w:t xml:space="preserve">. </w:t>
      </w:r>
      <w:r>
        <w:rPr>
          <w:i/>
          <w:iCs/>
        </w:rPr>
        <w:t>BMJ</w:t>
      </w:r>
      <w:r>
        <w:t xml:space="preserve"> 389: r858. doi:10.1136/</w:t>
      </w:r>
      <w:proofErr w:type="gramStart"/>
      <w:r>
        <w:t>bmj.r</w:t>
      </w:r>
      <w:proofErr w:type="gramEnd"/>
      <w:r>
        <w:t>858.</w:t>
      </w:r>
    </w:p>
    <w:p w14:paraId="2D4FFE2B" w14:textId="77777777" w:rsidR="005D50B3" w:rsidRDefault="005D50B3" w:rsidP="005D50B3">
      <w:pPr>
        <w:pStyle w:val="Literaturverzeichnis"/>
      </w:pPr>
      <w:proofErr w:type="gramStart"/>
      <w:r>
        <w:t>SHG Interfamilien</w:t>
      </w:r>
      <w:proofErr w:type="gramEnd"/>
      <w:r>
        <w:t xml:space="preserve"> - Selbsthilfegruppe für Familien von und mit intergeschlechtlichen Menschen. 2026. „Wie alles Begann“. https://interfamilien.de/willkommen/wie-alles-begann/.</w:t>
      </w:r>
    </w:p>
    <w:p w14:paraId="70D68625" w14:textId="77777777" w:rsidR="005D50B3" w:rsidRPr="005D50B3" w:rsidRDefault="005D50B3" w:rsidP="005D50B3">
      <w:pPr>
        <w:pStyle w:val="Literaturverzeichnis"/>
        <w:rPr>
          <w:lang w:val="en-US"/>
        </w:rPr>
      </w:pPr>
      <w:r w:rsidRPr="005D50B3">
        <w:rPr>
          <w:lang w:val="en-US"/>
        </w:rPr>
        <w:t xml:space="preserve">Shih, Patti, Frances Rapport, Anne </w:t>
      </w:r>
      <w:proofErr w:type="spellStart"/>
      <w:r w:rsidRPr="005D50B3">
        <w:rPr>
          <w:lang w:val="en-US"/>
        </w:rPr>
        <w:t>Hogden</w:t>
      </w:r>
      <w:proofErr w:type="spellEnd"/>
      <w:r w:rsidRPr="005D50B3">
        <w:rPr>
          <w:lang w:val="en-US"/>
        </w:rPr>
        <w:t xml:space="preserve">, Mia </w:t>
      </w:r>
      <w:proofErr w:type="spellStart"/>
      <w:r w:rsidRPr="005D50B3">
        <w:rPr>
          <w:lang w:val="en-US"/>
        </w:rPr>
        <w:t>Bierbaum</w:t>
      </w:r>
      <w:proofErr w:type="spellEnd"/>
      <w:r w:rsidRPr="005D50B3">
        <w:rPr>
          <w:lang w:val="en-US"/>
        </w:rPr>
        <w:t xml:space="preserve">, Jeremy Hsu, John </w:t>
      </w:r>
      <w:proofErr w:type="spellStart"/>
      <w:r w:rsidRPr="005D50B3">
        <w:rPr>
          <w:lang w:val="en-US"/>
        </w:rPr>
        <w:t>Boyages</w:t>
      </w:r>
      <w:proofErr w:type="spellEnd"/>
      <w:r w:rsidRPr="005D50B3">
        <w:rPr>
          <w:lang w:val="en-US"/>
        </w:rPr>
        <w:t>, und Jeffrey Braithwaite. 2018. „Relational Autonomy in Breast Diseases Care: A Qualitative Study of Contextual and Social Conditions of Patients’ Capacity for Decision-</w:t>
      </w:r>
      <w:proofErr w:type="gramStart"/>
      <w:r w:rsidRPr="005D50B3">
        <w:rPr>
          <w:lang w:val="en-US"/>
        </w:rPr>
        <w:t>Making.“</w:t>
      </w:r>
      <w:proofErr w:type="gramEnd"/>
      <w:r w:rsidRPr="005D50B3">
        <w:rPr>
          <w:lang w:val="en-US"/>
        </w:rPr>
        <w:t xml:space="preserve"> </w:t>
      </w:r>
      <w:r w:rsidRPr="005D50B3">
        <w:rPr>
          <w:i/>
          <w:iCs/>
          <w:lang w:val="en-US"/>
        </w:rPr>
        <w:t>BMC health services research</w:t>
      </w:r>
      <w:r w:rsidRPr="005D50B3">
        <w:rPr>
          <w:lang w:val="en-US"/>
        </w:rPr>
        <w:t xml:space="preserve"> 18(1): 818. doi:10.1186/s12913-018-3622-8.</w:t>
      </w:r>
    </w:p>
    <w:p w14:paraId="70E52111" w14:textId="77777777" w:rsidR="005D50B3" w:rsidRPr="005D50B3" w:rsidRDefault="005D50B3" w:rsidP="005D50B3">
      <w:pPr>
        <w:pStyle w:val="Literaturverzeichnis"/>
        <w:rPr>
          <w:lang w:val="en-US"/>
        </w:rPr>
      </w:pPr>
      <w:proofErr w:type="spellStart"/>
      <w:r w:rsidRPr="005D50B3">
        <w:rPr>
          <w:lang w:val="en-US"/>
        </w:rPr>
        <w:t>Sibbald</w:t>
      </w:r>
      <w:proofErr w:type="spellEnd"/>
      <w:r w:rsidRPr="005D50B3">
        <w:rPr>
          <w:lang w:val="en-US"/>
        </w:rPr>
        <w:t xml:space="preserve"> KR, Phelan SK, </w:t>
      </w:r>
      <w:proofErr w:type="spellStart"/>
      <w:r w:rsidRPr="005D50B3">
        <w:rPr>
          <w:lang w:val="en-US"/>
        </w:rPr>
        <w:t>Beagan</w:t>
      </w:r>
      <w:proofErr w:type="spellEnd"/>
      <w:r w:rsidRPr="005D50B3">
        <w:rPr>
          <w:lang w:val="en-US"/>
        </w:rPr>
        <w:t xml:space="preserve"> BL, und Pride TM. 2025. „Positioning Positionality and Reflecting on Reflexivity: Moving From Performance to </w:t>
      </w:r>
      <w:proofErr w:type="gramStart"/>
      <w:r w:rsidRPr="005D50B3">
        <w:rPr>
          <w:lang w:val="en-US"/>
        </w:rPr>
        <w:t>Practice“</w:t>
      </w:r>
      <w:proofErr w:type="gramEnd"/>
      <w:r w:rsidRPr="005D50B3">
        <w:rPr>
          <w:lang w:val="en-US"/>
        </w:rPr>
        <w:t xml:space="preserve">. </w:t>
      </w:r>
      <w:r w:rsidRPr="005D50B3">
        <w:rPr>
          <w:i/>
          <w:iCs/>
          <w:lang w:val="en-US"/>
        </w:rPr>
        <w:t>Qualitative Health Research</w:t>
      </w:r>
      <w:r w:rsidRPr="005D50B3">
        <w:rPr>
          <w:lang w:val="en-US"/>
        </w:rPr>
        <w:t xml:space="preserve"> 0(0). doi:10.1177/10497323241309230.</w:t>
      </w:r>
    </w:p>
    <w:p w14:paraId="21326B1C" w14:textId="77777777" w:rsidR="005D50B3" w:rsidRPr="005D50B3" w:rsidRDefault="005D50B3" w:rsidP="005D50B3">
      <w:pPr>
        <w:pStyle w:val="Literaturverzeichnis"/>
        <w:rPr>
          <w:lang w:val="en-US"/>
        </w:rPr>
      </w:pPr>
      <w:r w:rsidRPr="005D50B3">
        <w:rPr>
          <w:lang w:val="en-US"/>
        </w:rPr>
        <w:t xml:space="preserve">Sikes, Pat. 2004. „Methodology, Procedures and Ethical </w:t>
      </w:r>
      <w:proofErr w:type="gramStart"/>
      <w:r w:rsidRPr="005D50B3">
        <w:rPr>
          <w:lang w:val="en-US"/>
        </w:rPr>
        <w:t>Concerns“</w:t>
      </w:r>
      <w:proofErr w:type="gramEnd"/>
      <w:r w:rsidRPr="005D50B3">
        <w:rPr>
          <w:lang w:val="en-US"/>
        </w:rPr>
        <w:t xml:space="preserve">. In </w:t>
      </w:r>
      <w:r w:rsidRPr="005D50B3">
        <w:rPr>
          <w:i/>
          <w:iCs/>
          <w:lang w:val="en-US"/>
        </w:rPr>
        <w:t>Doing Educational Research: A Guide for First Time Researchers</w:t>
      </w:r>
      <w:r w:rsidRPr="005D50B3">
        <w:rPr>
          <w:lang w:val="en-US"/>
        </w:rPr>
        <w:t xml:space="preserve">, </w:t>
      </w:r>
      <w:proofErr w:type="spellStart"/>
      <w:r w:rsidRPr="005D50B3">
        <w:rPr>
          <w:lang w:val="en-US"/>
        </w:rPr>
        <w:t>hrsg</w:t>
      </w:r>
      <w:proofErr w:type="spellEnd"/>
      <w:r w:rsidRPr="005D50B3">
        <w:rPr>
          <w:lang w:val="en-US"/>
        </w:rPr>
        <w:t>. Clive Opie. Sage, 15–33. doi:10.4135/9781446280485.n2.</w:t>
      </w:r>
    </w:p>
    <w:p w14:paraId="2643D43C" w14:textId="77777777" w:rsidR="005D50B3" w:rsidRPr="005D50B3" w:rsidRDefault="005D50B3" w:rsidP="005D50B3">
      <w:pPr>
        <w:pStyle w:val="Literaturverzeichnis"/>
        <w:rPr>
          <w:lang w:val="en-US"/>
        </w:rPr>
      </w:pPr>
      <w:r w:rsidRPr="005D50B3">
        <w:rPr>
          <w:lang w:val="en-US"/>
        </w:rPr>
        <w:lastRenderedPageBreak/>
        <w:t xml:space="preserve">Singer, Judy. 1999. „Why can’t you be normal for once in your life? From a problem with no name to the emergence of a new category of </w:t>
      </w:r>
      <w:proofErr w:type="gramStart"/>
      <w:r w:rsidRPr="005D50B3">
        <w:rPr>
          <w:lang w:val="en-US"/>
        </w:rPr>
        <w:t>difference“</w:t>
      </w:r>
      <w:proofErr w:type="gramEnd"/>
      <w:r w:rsidRPr="005D50B3">
        <w:rPr>
          <w:lang w:val="en-US"/>
        </w:rPr>
        <w:t xml:space="preserve">. In </w:t>
      </w:r>
      <w:r w:rsidRPr="005D50B3">
        <w:rPr>
          <w:i/>
          <w:iCs/>
          <w:lang w:val="en-US"/>
        </w:rPr>
        <w:t>Disability Discourse</w:t>
      </w:r>
      <w:r w:rsidRPr="005D50B3">
        <w:rPr>
          <w:lang w:val="en-US"/>
        </w:rPr>
        <w:t xml:space="preserve">, </w:t>
      </w:r>
      <w:proofErr w:type="spellStart"/>
      <w:r w:rsidRPr="005D50B3">
        <w:rPr>
          <w:lang w:val="en-US"/>
        </w:rPr>
        <w:t>hrsg</w:t>
      </w:r>
      <w:proofErr w:type="spellEnd"/>
      <w:r w:rsidRPr="005D50B3">
        <w:rPr>
          <w:lang w:val="en-US"/>
        </w:rPr>
        <w:t>. M Corker und S French. Buckingham, UK: Open University Press, 59–67.</w:t>
      </w:r>
    </w:p>
    <w:p w14:paraId="1331CB14" w14:textId="77777777" w:rsidR="005D50B3" w:rsidRDefault="005D50B3" w:rsidP="005D50B3">
      <w:pPr>
        <w:pStyle w:val="Literaturverzeichnis"/>
      </w:pPr>
      <w:r>
        <w:t xml:space="preserve">Sinnecker, Gernot H., G. 2002. „Intersexualität“. In </w:t>
      </w:r>
      <w:r>
        <w:rPr>
          <w:i/>
          <w:iCs/>
        </w:rPr>
        <w:t>Kinder- und Jugendgynäkologie. Atlas und Leitfaden für die Praxis</w:t>
      </w:r>
      <w:r>
        <w:t>, hrsg. Alfred S. Wolf und Judith E. Mittag. Stuttgart: Schattauer, F.K. Verlag, 171–95.</w:t>
      </w:r>
    </w:p>
    <w:p w14:paraId="78488A77" w14:textId="77777777" w:rsidR="005D50B3" w:rsidRDefault="005D50B3" w:rsidP="005D50B3">
      <w:pPr>
        <w:pStyle w:val="Literaturverzeichnis"/>
      </w:pPr>
      <w:proofErr w:type="spellStart"/>
      <w:r>
        <w:t>Siouti</w:t>
      </w:r>
      <w:proofErr w:type="spellEnd"/>
      <w:r>
        <w:t xml:space="preserve">, Irini. 2013. </w:t>
      </w:r>
      <w:r>
        <w:rPr>
          <w:i/>
          <w:iCs/>
        </w:rPr>
        <w:t xml:space="preserve">Transnationale Biographien. Eine </w:t>
      </w:r>
      <w:proofErr w:type="spellStart"/>
      <w:r>
        <w:rPr>
          <w:i/>
          <w:iCs/>
        </w:rPr>
        <w:t>biographieanalytische</w:t>
      </w:r>
      <w:proofErr w:type="spellEnd"/>
      <w:r>
        <w:rPr>
          <w:i/>
          <w:iCs/>
        </w:rPr>
        <w:t xml:space="preserve"> Studie über Transmigrationsprozesse bei der Nachfolgegeneration griechischer Arbeitsmigranten</w:t>
      </w:r>
      <w:r>
        <w:t xml:space="preserve">. Bielefeld: </w:t>
      </w:r>
      <w:proofErr w:type="spellStart"/>
      <w:r>
        <w:t>transcript</w:t>
      </w:r>
      <w:proofErr w:type="spellEnd"/>
      <w:r>
        <w:t>.</w:t>
      </w:r>
    </w:p>
    <w:p w14:paraId="11F4ED05" w14:textId="77777777" w:rsidR="005D50B3" w:rsidRDefault="005D50B3" w:rsidP="005D50B3">
      <w:pPr>
        <w:pStyle w:val="Literaturverzeichnis"/>
      </w:pPr>
      <w:proofErr w:type="spellStart"/>
      <w:r>
        <w:t xml:space="preserve">Siouti</w:t>
      </w:r>
      <w:proofErr w:type="spellEnd"/>
      <w:r>
        <w:t xml:space="preserve">, Irini. 2018. „Forschungsethik in der Biografieforschung: Herausforderungen im Forschungsfeld der </w:t>
      </w:r>
      <w:proofErr w:type="spellStart"/>
      <w:del w:id="1000202" w:author="Claude Lektorat" w:date="2026-06-30T12:18:05Z">
        <w:r>
          <w:delText xml:space="preserve">politischenPartizipation</w:delText>
        </w:r>
      </w:del>
      <w:ins w:id="1000203" w:author="Claude Lektorat" w:date="2026-06-30T12:18:05Z">
        <w:r>
          <w:t xml:space="preserve">politischen Partizipation</w:t>
        </w:r>
      </w:ins>
      <w:proofErr w:type="spellEnd"/>
      <w:r>
        <w:t xml:space="preserve">“. </w:t>
      </w:r>
      <w:r>
        <w:rPr>
          <w:i/>
          <w:iCs/>
        </w:rPr>
        <w:t xml:space="preserve">Forum Qualitative Sozialforschung / Forum: Qualitative </w:t>
      </w:r>
      <w:proofErr w:type="spellStart"/>
      <w:r>
        <w:rPr>
          <w:i/>
          <w:iCs/>
        </w:rPr>
        <w:t xml:space="preserve">Social</w:t>
      </w:r>
      <w:proofErr w:type="spellEnd"/>
      <w:r>
        <w:rPr>
          <w:i/>
          <w:iCs/>
        </w:rPr>
        <w:t xml:space="preserve"> Research</w:t>
      </w:r>
      <w:r>
        <w:t xml:space="preserve"> 19(3): 1–18. doi:10.17169/fqs-19.3.3141.</w:t>
      </w:r>
    </w:p>
    <w:p w14:paraId="7C35A0F8" w14:textId="77777777" w:rsidR="005D50B3" w:rsidRPr="005D50B3" w:rsidRDefault="005D50B3" w:rsidP="005D50B3">
      <w:pPr>
        <w:pStyle w:val="Literaturverzeichnis"/>
        <w:rPr>
          <w:lang w:val="en-US"/>
        </w:rPr>
      </w:pPr>
      <w:proofErr w:type="spellStart"/>
      <w:r>
        <w:t>Skinta</w:t>
      </w:r>
      <w:proofErr w:type="spellEnd"/>
      <w:r>
        <w:t xml:space="preserve">, M. D., B. D. </w:t>
      </w:r>
      <w:proofErr w:type="spellStart"/>
      <w:r>
        <w:t>Brandrett</w:t>
      </w:r>
      <w:proofErr w:type="spellEnd"/>
      <w:r>
        <w:t xml:space="preserve">, W. C. Schenk, G. Wells, und J. W. </w:t>
      </w:r>
      <w:proofErr w:type="spellStart"/>
      <w:r>
        <w:t>Dilley</w:t>
      </w:r>
      <w:proofErr w:type="spellEnd"/>
      <w:r>
        <w:t xml:space="preserve">. </w:t>
      </w:r>
      <w:r w:rsidRPr="005D50B3">
        <w:rPr>
          <w:lang w:val="en-US"/>
        </w:rPr>
        <w:t xml:space="preserve">2014. „Shame, self-acceptance and disclosure in the lives of gay men living with HIV: An interpretative phenomenological analysis </w:t>
      </w:r>
      <w:proofErr w:type="gramStart"/>
      <w:r w:rsidRPr="005D50B3">
        <w:rPr>
          <w:lang w:val="en-US"/>
        </w:rPr>
        <w:t>approach“</w:t>
      </w:r>
      <w:proofErr w:type="gramEnd"/>
      <w:r w:rsidRPr="005D50B3">
        <w:rPr>
          <w:lang w:val="en-US"/>
        </w:rPr>
        <w:t xml:space="preserve">. </w:t>
      </w:r>
      <w:r w:rsidRPr="005D50B3">
        <w:rPr>
          <w:i/>
          <w:iCs/>
          <w:lang w:val="en-US"/>
        </w:rPr>
        <w:t>Psychology &amp; Health</w:t>
      </w:r>
      <w:r w:rsidRPr="005D50B3">
        <w:rPr>
          <w:lang w:val="en-US"/>
        </w:rPr>
        <w:t xml:space="preserve"> 29(5): 583–97. doi:10.1080/08870446.2013.871283.</w:t>
      </w:r>
    </w:p>
    <w:p w14:paraId="306D473A" w14:textId="77777777" w:rsidR="005D50B3" w:rsidRDefault="005D50B3" w:rsidP="005D50B3">
      <w:pPr>
        <w:pStyle w:val="Literaturverzeichnis"/>
      </w:pPr>
      <w:r w:rsidRPr="005D50B3">
        <w:rPr>
          <w:lang w:val="en-US"/>
        </w:rPr>
        <w:t xml:space="preserve">Smith, D.E. 1974. „Women’s Perspective as a Radical Critique of Sociology*“. </w:t>
      </w:r>
      <w:proofErr w:type="spellStart"/>
      <w:r>
        <w:rPr>
          <w:i/>
          <w:iCs/>
        </w:rPr>
        <w:t>Sociological</w:t>
      </w:r>
      <w:proofErr w:type="spellEnd"/>
      <w:r>
        <w:rPr>
          <w:i/>
          <w:iCs/>
        </w:rPr>
        <w:t xml:space="preserve"> </w:t>
      </w:r>
      <w:proofErr w:type="spellStart"/>
      <w:r>
        <w:rPr>
          <w:i/>
          <w:iCs/>
        </w:rPr>
        <w:t>Inquiry</w:t>
      </w:r>
      <w:proofErr w:type="spellEnd"/>
      <w:r>
        <w:t xml:space="preserve"> 44(1): 7–13. doi:10.1111/j.1475-682X.1974.tb00718.x.</w:t>
      </w:r>
    </w:p>
    <w:p w14:paraId="6B523CBB" w14:textId="77777777" w:rsidR="005D50B3" w:rsidRDefault="005D50B3" w:rsidP="005D50B3">
      <w:pPr>
        <w:pStyle w:val="Literaturverzeichnis"/>
      </w:pPr>
      <w:r>
        <w:t xml:space="preserve">Smith, Pete. 2017. „Dritte Geschlechtsoption: Betroffene jubeln“. </w:t>
      </w:r>
      <w:proofErr w:type="spellStart"/>
      <w:r>
        <w:rPr>
          <w:i/>
          <w:iCs/>
        </w:rPr>
        <w:t>ÄrzteZeitung</w:t>
      </w:r>
      <w:proofErr w:type="spellEnd"/>
      <w:r>
        <w:t>. https://www.aerztezeitung.de/Politik/Dritte-Geschlechtsoption-Betroffene-jubeln-297723.html.</w:t>
      </w:r>
    </w:p>
    <w:p w14:paraId="4CF0C8C5" w14:textId="77777777" w:rsidR="005D50B3" w:rsidRPr="005D50B3" w:rsidRDefault="005D50B3" w:rsidP="005D50B3">
      <w:pPr>
        <w:pStyle w:val="Literaturverzeichnis"/>
        <w:rPr>
          <w:lang w:val="en-US"/>
        </w:rPr>
      </w:pPr>
      <w:r w:rsidRPr="005D50B3">
        <w:rPr>
          <w:lang w:val="en-US"/>
        </w:rPr>
        <w:t>Spiegel, David. 1997. „</w:t>
      </w:r>
      <w:proofErr w:type="gramStart"/>
      <w:r w:rsidRPr="005D50B3">
        <w:rPr>
          <w:lang w:val="en-US"/>
        </w:rPr>
        <w:t>Foreword“</w:t>
      </w:r>
      <w:proofErr w:type="gramEnd"/>
      <w:r w:rsidRPr="005D50B3">
        <w:rPr>
          <w:lang w:val="en-US"/>
        </w:rPr>
        <w:t xml:space="preserve">. In </w:t>
      </w:r>
      <w:r w:rsidRPr="005D50B3">
        <w:rPr>
          <w:i/>
          <w:iCs/>
          <w:lang w:val="en-US"/>
        </w:rPr>
        <w:t>Repressed memories</w:t>
      </w:r>
      <w:r w:rsidRPr="005D50B3">
        <w:rPr>
          <w:lang w:val="en-US"/>
        </w:rPr>
        <w:t xml:space="preserve">, </w:t>
      </w:r>
      <w:proofErr w:type="spellStart"/>
      <w:r w:rsidRPr="005D50B3">
        <w:rPr>
          <w:lang w:val="en-US"/>
        </w:rPr>
        <w:t>hrsg</w:t>
      </w:r>
      <w:proofErr w:type="spellEnd"/>
      <w:r w:rsidRPr="005D50B3">
        <w:rPr>
          <w:lang w:val="en-US"/>
        </w:rPr>
        <w:t>. David Spiegel. Washington (DC): American Psychiatric Press, 5–11.</w:t>
      </w:r>
    </w:p>
    <w:p w14:paraId="4C530AB4" w14:textId="77777777" w:rsidR="005D50B3" w:rsidRPr="005D50B3" w:rsidRDefault="005D50B3" w:rsidP="005D50B3">
      <w:pPr>
        <w:pStyle w:val="Literaturverzeichnis"/>
        <w:rPr>
          <w:lang w:val="en-US"/>
        </w:rPr>
      </w:pPr>
      <w:r w:rsidRPr="005D50B3">
        <w:rPr>
          <w:lang w:val="en-US"/>
        </w:rPr>
        <w:t xml:space="preserve">Spivak, Gayatri Chakravorty. 1988. „Can the Subaltern </w:t>
      </w:r>
      <w:proofErr w:type="gramStart"/>
      <w:r w:rsidRPr="005D50B3">
        <w:rPr>
          <w:lang w:val="en-US"/>
        </w:rPr>
        <w:t>Speak?“</w:t>
      </w:r>
      <w:proofErr w:type="gramEnd"/>
      <w:r w:rsidRPr="005D50B3">
        <w:rPr>
          <w:lang w:val="en-US"/>
        </w:rPr>
        <w:t xml:space="preserve"> In </w:t>
      </w:r>
      <w:r w:rsidRPr="005D50B3">
        <w:rPr>
          <w:i/>
          <w:iCs/>
          <w:lang w:val="en-US"/>
        </w:rPr>
        <w:t>Marxism and the Interpretation of Culture</w:t>
      </w:r>
      <w:r w:rsidRPr="005D50B3">
        <w:rPr>
          <w:lang w:val="en-US"/>
        </w:rPr>
        <w:t xml:space="preserve">, </w:t>
      </w:r>
      <w:proofErr w:type="spellStart"/>
      <w:r w:rsidRPr="005D50B3">
        <w:rPr>
          <w:lang w:val="en-US"/>
        </w:rPr>
        <w:t>hrsg</w:t>
      </w:r>
      <w:proofErr w:type="spellEnd"/>
      <w:r w:rsidRPr="005D50B3">
        <w:rPr>
          <w:lang w:val="en-US"/>
        </w:rPr>
        <w:t>. Nelson Carry und Lawrence Grossberg. Urbana-Champaign, 271–313.</w:t>
      </w:r>
    </w:p>
    <w:p w14:paraId="28CE6CC4" w14:textId="77777777" w:rsidR="005D50B3" w:rsidRDefault="005D50B3" w:rsidP="005D50B3">
      <w:pPr>
        <w:pStyle w:val="Literaturverzeichnis"/>
      </w:pPr>
      <w:r w:rsidRPr="005D50B3">
        <w:rPr>
          <w:lang w:val="en-US"/>
        </w:rPr>
        <w:t xml:space="preserve">Steers, Denise. 2019. „Gender mender, bender or defender: Understanding decision making in Aotearoa / New Zealand for people born with a variation in sex </w:t>
      </w:r>
      <w:proofErr w:type="gramStart"/>
      <w:r w:rsidRPr="005D50B3">
        <w:rPr>
          <w:lang w:val="en-US"/>
        </w:rPr>
        <w:t>characteristics“</w:t>
      </w:r>
      <w:proofErr w:type="gramEnd"/>
      <w:r w:rsidRPr="005D50B3">
        <w:rPr>
          <w:lang w:val="en-US"/>
        </w:rPr>
        <w:t xml:space="preserve">. </w:t>
      </w:r>
      <w:r>
        <w:t xml:space="preserve">University </w:t>
      </w:r>
      <w:proofErr w:type="spellStart"/>
      <w:r>
        <w:t>of</w:t>
      </w:r>
      <w:proofErr w:type="spellEnd"/>
      <w:r>
        <w:t xml:space="preserve"> </w:t>
      </w:r>
      <w:proofErr w:type="spellStart"/>
      <w:r>
        <w:t>Otago</w:t>
      </w:r>
      <w:proofErr w:type="spellEnd"/>
      <w:r>
        <w:t>.</w:t>
      </w:r>
    </w:p>
    <w:p w14:paraId="122F58B9" w14:textId="77777777" w:rsidR="005D50B3" w:rsidRDefault="005D50B3" w:rsidP="005D50B3">
      <w:pPr>
        <w:pStyle w:val="Literaturverzeichnis"/>
      </w:pPr>
      <w:r>
        <w:t xml:space="preserve">Stehr, Christoph. 2012. „Und weg bist du - Analyse von Mobbing-Fällen“. </w:t>
      </w:r>
      <w:r>
        <w:rPr>
          <w:i/>
          <w:iCs/>
        </w:rPr>
        <w:t>Der Spiegel Online</w:t>
      </w:r>
      <w:r>
        <w:t>. https://www.spiegel.de/karriere/experten-analysieren-mobbingfaelle-und-geben-tipps-a-825551.html?sara_ref=re-xx-cp-sh.</w:t>
      </w:r>
    </w:p>
    <w:p w14:paraId="3D6B698E" w14:textId="77777777" w:rsidR="005D50B3" w:rsidRPr="005D50B3" w:rsidRDefault="005D50B3" w:rsidP="005D50B3">
      <w:pPr>
        <w:pStyle w:val="Literaturverzeichnis"/>
        <w:rPr>
          <w:lang w:val="en-US"/>
        </w:rPr>
      </w:pPr>
      <w:r w:rsidRPr="005D50B3">
        <w:rPr>
          <w:lang w:val="en-US"/>
        </w:rPr>
        <w:t xml:space="preserve">Steinberg, H. 2020. „Distance and acceptance: Identity formation in young adults with chronic health </w:t>
      </w:r>
      <w:proofErr w:type="gramStart"/>
      <w:r w:rsidRPr="005D50B3">
        <w:rPr>
          <w:lang w:val="en-US"/>
        </w:rPr>
        <w:t>conditions“</w:t>
      </w:r>
      <w:proofErr w:type="gramEnd"/>
      <w:r w:rsidRPr="005D50B3">
        <w:rPr>
          <w:lang w:val="en-US"/>
        </w:rPr>
        <w:t xml:space="preserve">. </w:t>
      </w:r>
      <w:r w:rsidRPr="005D50B3">
        <w:rPr>
          <w:i/>
          <w:iCs/>
          <w:lang w:val="en-US"/>
        </w:rPr>
        <w:t>Advances in life course research</w:t>
      </w:r>
      <w:r w:rsidRPr="005D50B3">
        <w:rPr>
          <w:lang w:val="en-US"/>
        </w:rPr>
        <w:t xml:space="preserve"> 44: 100325. </w:t>
      </w:r>
      <w:proofErr w:type="gramStart"/>
      <w:r w:rsidRPr="005D50B3">
        <w:rPr>
          <w:lang w:val="en-US"/>
        </w:rPr>
        <w:t>doi:10.1016/j.alcr</w:t>
      </w:r>
      <w:proofErr w:type="gramEnd"/>
      <w:r w:rsidRPr="005D50B3">
        <w:rPr>
          <w:lang w:val="en-US"/>
        </w:rPr>
        <w:t>.2020.100325.</w:t>
      </w:r>
    </w:p>
    <w:p w14:paraId="5CBD36D7" w14:textId="77777777" w:rsidR="005D50B3" w:rsidRDefault="005D50B3" w:rsidP="005D50B3">
      <w:pPr>
        <w:pStyle w:val="Literaturverzeichnis"/>
      </w:pPr>
      <w:proofErr w:type="spellStart"/>
      <w:r w:rsidRPr="005D50B3">
        <w:rPr>
          <w:lang w:val="en-US"/>
        </w:rPr>
        <w:lastRenderedPageBreak/>
        <w:t>Steiz</w:t>
      </w:r>
      <w:proofErr w:type="spellEnd"/>
      <w:r w:rsidRPr="005D50B3">
        <w:rPr>
          <w:lang w:val="en-US"/>
        </w:rPr>
        <w:t xml:space="preserve">, Dmitri. </w:t>
      </w:r>
      <w:r>
        <w:t xml:space="preserve">2011. </w:t>
      </w:r>
      <w:r>
        <w:rPr>
          <w:i/>
          <w:iCs/>
        </w:rPr>
        <w:t xml:space="preserve">Vertraute Fremdheit - fremde Heimat. Deutsche Sprache und soziale Integration </w:t>
      </w:r>
      <w:proofErr w:type="spellStart"/>
      <w:r>
        <w:rPr>
          <w:i/>
          <w:iCs/>
        </w:rPr>
        <w:t>russlanddeutscher</w:t>
      </w:r>
      <w:proofErr w:type="spellEnd"/>
      <w:r>
        <w:rPr>
          <w:i/>
          <w:iCs/>
        </w:rPr>
        <w:t xml:space="preserve"> Spätaussiedler in Geschichte und Gegenwart</w:t>
      </w:r>
      <w:r>
        <w:t>. Marburg: Tectum Wissenschaftsverlag.</w:t>
      </w:r>
    </w:p>
    <w:p w14:paraId="61EDB02B" w14:textId="77777777" w:rsidR="005D50B3" w:rsidRPr="005D50B3" w:rsidRDefault="005D50B3" w:rsidP="005D50B3">
      <w:pPr>
        <w:pStyle w:val="Literaturverzeichnis"/>
        <w:rPr>
          <w:lang w:val="en-US"/>
        </w:rPr>
      </w:pPr>
      <w:proofErr w:type="spellStart"/>
      <w:r>
        <w:t>Stoljar</w:t>
      </w:r>
      <w:proofErr w:type="spellEnd"/>
      <w:r>
        <w:t xml:space="preserve">, Natalie. 2018. „Feminist </w:t>
      </w:r>
      <w:proofErr w:type="spellStart"/>
      <w:r>
        <w:t>Perspectives</w:t>
      </w:r>
      <w:proofErr w:type="spellEnd"/>
      <w:r>
        <w:t xml:space="preserve"> on </w:t>
      </w:r>
      <w:proofErr w:type="spellStart"/>
      <w:r>
        <w:t>Autonomy</w:t>
      </w:r>
      <w:proofErr w:type="spellEnd"/>
      <w:r>
        <w:t xml:space="preserve">“. In </w:t>
      </w:r>
      <w:r>
        <w:rPr>
          <w:i/>
          <w:iCs/>
        </w:rPr>
        <w:t xml:space="preserve">The Stanford Encyclopedia </w:t>
      </w:r>
      <w:proofErr w:type="spellStart"/>
      <w:r>
        <w:rPr>
          <w:i/>
          <w:iCs/>
        </w:rPr>
        <w:t>of</w:t>
      </w:r>
      <w:proofErr w:type="spellEnd"/>
      <w:r>
        <w:rPr>
          <w:i/>
          <w:iCs/>
        </w:rPr>
        <w:t xml:space="preserve"> Philosophy</w:t>
      </w:r>
      <w:r>
        <w:t xml:space="preserve">, hrsg. Edward N. </w:t>
      </w:r>
      <w:proofErr w:type="spellStart"/>
      <w:r>
        <w:t>Zalta</w:t>
      </w:r>
      <w:proofErr w:type="spellEnd"/>
      <w:r>
        <w:t xml:space="preserve"> und Uri </w:t>
      </w:r>
      <w:proofErr w:type="spellStart"/>
      <w:r>
        <w:t>Nodelman</w:t>
      </w:r>
      <w:proofErr w:type="spellEnd"/>
      <w:r>
        <w:t xml:space="preserve">. </w:t>
      </w:r>
      <w:r w:rsidRPr="005D50B3">
        <w:rPr>
          <w:lang w:val="en-US"/>
        </w:rPr>
        <w:t>Metaphysics Research Lab, Stanford University. https://plato.stanford.edu/archives/win2018/entries/feminism-autonomy/.</w:t>
      </w:r>
    </w:p>
    <w:p w14:paraId="768C4832" w14:textId="77777777" w:rsidR="005D50B3" w:rsidRDefault="005D50B3" w:rsidP="005D50B3">
      <w:pPr>
        <w:pStyle w:val="Literaturverzeichnis"/>
      </w:pPr>
      <w:proofErr w:type="spellStart"/>
      <w:r>
        <w:t>Strauss</w:t>
      </w:r>
      <w:proofErr w:type="spellEnd"/>
      <w:r>
        <w:t xml:space="preserve">, Anselm. 1991. </w:t>
      </w:r>
      <w:r>
        <w:rPr>
          <w:i/>
          <w:iCs/>
        </w:rPr>
        <w:t>Grundlagen Qualitativer Sozialforschung. Datenanalyse und Theoriebildung in der empirischen soziologischen Forschung</w:t>
      </w:r>
      <w:r>
        <w:t>. München.</w:t>
      </w:r>
    </w:p>
    <w:p w14:paraId="7EBA998D" w14:textId="77777777" w:rsidR="005D50B3" w:rsidRDefault="005D50B3" w:rsidP="005D50B3">
      <w:pPr>
        <w:pStyle w:val="Literaturverzeichnis"/>
      </w:pPr>
      <w:r>
        <w:t xml:space="preserve">Streeck-Fischer, Annette. 2014. </w:t>
      </w:r>
      <w:r>
        <w:rPr>
          <w:i/>
          <w:iCs/>
        </w:rPr>
        <w:t>Trauma und Entwicklung: Adoleszenz - frühe Traumatisierungen und ihre Folgen</w:t>
      </w:r>
      <w:r>
        <w:t>. Stuttgart: Schattauer.</w:t>
      </w:r>
    </w:p>
    <w:p w14:paraId="57A1ABEF" w14:textId="77777777" w:rsidR="005D50B3" w:rsidRPr="005D50B3" w:rsidRDefault="005D50B3" w:rsidP="005D50B3">
      <w:pPr>
        <w:pStyle w:val="Literaturverzeichnis"/>
        <w:rPr>
          <w:lang w:val="en-US"/>
        </w:rPr>
      </w:pPr>
      <w:r>
        <w:t xml:space="preserve">Streuli, J. C., E. </w:t>
      </w:r>
      <w:proofErr w:type="spellStart"/>
      <w:r>
        <w:t>Vayena</w:t>
      </w:r>
      <w:proofErr w:type="spellEnd"/>
      <w:r>
        <w:t xml:space="preserve">, Y. </w:t>
      </w:r>
      <w:proofErr w:type="spellStart"/>
      <w:r>
        <w:t>Cavicchia</w:t>
      </w:r>
      <w:proofErr w:type="spellEnd"/>
      <w:r>
        <w:t xml:space="preserve">-Balmer, und J. Huber. </w:t>
      </w:r>
      <w:r w:rsidRPr="005D50B3">
        <w:rPr>
          <w:lang w:val="en-US"/>
        </w:rPr>
        <w:t>2013. „Shaping parents: Impact of contrasting professional counseling on parents’ decision making for children with Intersex/</w:t>
      </w:r>
      <w:proofErr w:type="spellStart"/>
      <w:r w:rsidRPr="005D50B3">
        <w:rPr>
          <w:lang w:val="en-US"/>
        </w:rPr>
        <w:t>dsd</w:t>
      </w:r>
      <w:proofErr w:type="spellEnd"/>
      <w:r w:rsidRPr="005D50B3">
        <w:rPr>
          <w:lang w:val="en-US"/>
        </w:rPr>
        <w:t xml:space="preserve"> and psychosocial </w:t>
      </w:r>
      <w:proofErr w:type="gramStart"/>
      <w:r w:rsidRPr="005D50B3">
        <w:rPr>
          <w:lang w:val="en-US"/>
        </w:rPr>
        <w:t>healthcare“</w:t>
      </w:r>
      <w:proofErr w:type="gramEnd"/>
      <w:r w:rsidRPr="005D50B3">
        <w:rPr>
          <w:lang w:val="en-US"/>
        </w:rPr>
        <w:t xml:space="preserve">. </w:t>
      </w:r>
      <w:r w:rsidRPr="005D50B3">
        <w:rPr>
          <w:i/>
          <w:iCs/>
          <w:lang w:val="en-US"/>
        </w:rPr>
        <w:t>The Journal of Sexual Medicine</w:t>
      </w:r>
      <w:r w:rsidRPr="005D50B3">
        <w:rPr>
          <w:lang w:val="en-US"/>
        </w:rPr>
        <w:t xml:space="preserve"> 10(8): 1953–60. doi:10.1111/jsm.12214.</w:t>
      </w:r>
    </w:p>
    <w:p w14:paraId="704DD773" w14:textId="77777777" w:rsidR="005D50B3" w:rsidRDefault="005D50B3" w:rsidP="005D50B3">
      <w:pPr>
        <w:pStyle w:val="Literaturverzeichnis"/>
      </w:pPr>
      <w:proofErr w:type="spellStart"/>
      <w:r w:rsidRPr="005D50B3">
        <w:rPr>
          <w:lang w:val="en-US"/>
        </w:rPr>
        <w:t>Sybing</w:t>
      </w:r>
      <w:proofErr w:type="spellEnd"/>
      <w:r w:rsidRPr="005D50B3">
        <w:rPr>
          <w:lang w:val="en-US"/>
        </w:rPr>
        <w:t xml:space="preserve">, R. 2022. „Dead Reckoning: A Framework for Analyzing Positionality Statements in Ethnographic Research </w:t>
      </w:r>
      <w:proofErr w:type="gramStart"/>
      <w:r w:rsidRPr="005D50B3">
        <w:rPr>
          <w:lang w:val="en-US"/>
        </w:rPr>
        <w:t>Reporting“</w:t>
      </w:r>
      <w:proofErr w:type="gramEnd"/>
      <w:r w:rsidRPr="005D50B3">
        <w:rPr>
          <w:lang w:val="en-US"/>
        </w:rPr>
        <w:t xml:space="preserve">. </w:t>
      </w:r>
      <w:proofErr w:type="spellStart"/>
      <w:r>
        <w:rPr>
          <w:i/>
          <w:iCs/>
        </w:rPr>
        <w:t>Written</w:t>
      </w:r>
      <w:proofErr w:type="spellEnd"/>
      <w:r>
        <w:rPr>
          <w:i/>
          <w:iCs/>
        </w:rPr>
        <w:t xml:space="preserve"> Communication</w:t>
      </w:r>
      <w:r>
        <w:t xml:space="preserve"> 39(4): 757–89. doi:10.1177/07410883221114152.</w:t>
      </w:r>
    </w:p>
    <w:p w14:paraId="754F38A1" w14:textId="77777777" w:rsidR="005D50B3" w:rsidRDefault="005D50B3" w:rsidP="005D50B3">
      <w:pPr>
        <w:pStyle w:val="Literaturverzeichnis"/>
      </w:pPr>
      <w:proofErr w:type="spellStart"/>
      <w:r>
        <w:t xml:space="preserve">Täubrich</w:t>
      </w:r>
      <w:proofErr w:type="spellEnd"/>
      <w:r>
        <w:t xml:space="preserve">, Malte. 2024. „Forschung zu sexualisierter Gewalt durch betroffene Forschende. Eine </w:t>
      </w:r>
      <w:proofErr w:type="spellStart"/>
      <w:del w:id="1000204" w:author="Claude Lektorat" w:date="2026-06-30T12:18:05Z">
        <w:r>
          <w:delText xml:space="preserve">Annäherungan</w:delText>
        </w:r>
      </w:del>
      <w:ins w:id="1000205" w:author="Claude Lektorat" w:date="2026-06-30T12:18:05Z">
        <w:r>
          <w:t xml:space="preserve">Annäherung an</w:t>
        </w:r>
      </w:ins>
      <w:proofErr w:type="spellEnd"/>
      <w:r>
        <w:t xml:space="preserve"> ein reichlich beschwiegenes Thema“. </w:t>
      </w:r>
      <w:r>
        <w:rPr>
          <w:i/>
          <w:iCs/>
        </w:rPr>
        <w:t xml:space="preserve">Erziehungswissenschaft</w:t>
      </w:r>
      <w:r>
        <w:t xml:space="preserve"> 35(68): 45–55. doi:10.25656/01:30493.</w:t>
      </w:r>
    </w:p>
    <w:p w14:paraId="7B3C8161" w14:textId="77777777" w:rsidR="005D50B3" w:rsidRDefault="005D50B3" w:rsidP="005D50B3">
      <w:pPr>
        <w:pStyle w:val="Literaturverzeichnis"/>
      </w:pPr>
      <w:r>
        <w:t xml:space="preserve">TAZ. 2015. „Interview mit Andreas </w:t>
      </w:r>
      <w:proofErr w:type="spellStart"/>
      <w:r>
        <w:t>Wyputta</w:t>
      </w:r>
      <w:proofErr w:type="spellEnd"/>
      <w:r>
        <w:t>, ‚Ich bin weder Mann noch Frau‘“. https://taz.de/Vanja-ueber-die-Kampagne-fuer-eine-dritte-Option/!5024783/.</w:t>
      </w:r>
    </w:p>
    <w:p w14:paraId="5B3C610B" w14:textId="77777777" w:rsidR="005D50B3" w:rsidRPr="005D50B3" w:rsidRDefault="005D50B3" w:rsidP="005D50B3">
      <w:pPr>
        <w:pStyle w:val="Literaturverzeichnis"/>
        <w:rPr>
          <w:lang w:val="en-US"/>
        </w:rPr>
      </w:pPr>
      <w:r w:rsidRPr="005D50B3">
        <w:rPr>
          <w:lang w:val="en-US"/>
        </w:rPr>
        <w:t xml:space="preserve">Thomas, Barbara. 2005. </w:t>
      </w:r>
      <w:r w:rsidRPr="005D50B3">
        <w:rPr>
          <w:i/>
          <w:iCs/>
          <w:lang w:val="en-US"/>
        </w:rPr>
        <w:t>Report on Chicago Consensus Conference</w:t>
      </w:r>
      <w:r w:rsidRPr="005D50B3">
        <w:rPr>
          <w:lang w:val="en-US"/>
        </w:rPr>
        <w:t>. Androgen Insensitivity Syndrome Support Group. http://www.aissg.org/PDFs/Barbara-Chicago-Rpt.pdf.</w:t>
      </w:r>
    </w:p>
    <w:p w14:paraId="3663D81C" w14:textId="77777777" w:rsidR="005D50B3" w:rsidRPr="005D50B3" w:rsidRDefault="005D50B3" w:rsidP="005D50B3">
      <w:pPr>
        <w:pStyle w:val="Literaturverzeichnis"/>
        <w:rPr>
          <w:lang w:val="en-US"/>
        </w:rPr>
      </w:pPr>
      <w:r w:rsidRPr="005D50B3">
        <w:rPr>
          <w:lang w:val="en-US"/>
        </w:rPr>
        <w:t xml:space="preserve">Thomas, W. I. 1909. </w:t>
      </w:r>
      <w:r w:rsidRPr="005D50B3">
        <w:rPr>
          <w:i/>
          <w:iCs/>
          <w:lang w:val="en-US"/>
        </w:rPr>
        <w:t>Source Book for Social Origins</w:t>
      </w:r>
      <w:r w:rsidRPr="005D50B3">
        <w:rPr>
          <w:lang w:val="en-US"/>
        </w:rPr>
        <w:t>. Chicago: University of Chicago Press.</w:t>
      </w:r>
    </w:p>
    <w:p w14:paraId="2F668057" w14:textId="77777777" w:rsidR="005D50B3" w:rsidRPr="005D50B3" w:rsidRDefault="005D50B3" w:rsidP="005D50B3">
      <w:pPr>
        <w:pStyle w:val="Literaturverzeichnis"/>
        <w:rPr>
          <w:lang w:val="en-US"/>
        </w:rPr>
      </w:pPr>
      <w:r>
        <w:t xml:space="preserve">Thomson, P., und H. Gunter. </w:t>
      </w:r>
      <w:r w:rsidRPr="005D50B3">
        <w:rPr>
          <w:lang w:val="en-US"/>
        </w:rPr>
        <w:t xml:space="preserve">2010. „Inside, outside, upside down: the fluidity of academic researcher ‘identity’ in working with/in </w:t>
      </w:r>
      <w:proofErr w:type="gramStart"/>
      <w:r w:rsidRPr="005D50B3">
        <w:rPr>
          <w:lang w:val="en-US"/>
        </w:rPr>
        <w:t>school“</w:t>
      </w:r>
      <w:proofErr w:type="gramEnd"/>
      <w:r w:rsidRPr="005D50B3">
        <w:rPr>
          <w:lang w:val="en-US"/>
        </w:rPr>
        <w:t xml:space="preserve">. </w:t>
      </w:r>
      <w:r w:rsidRPr="005D50B3">
        <w:rPr>
          <w:i/>
          <w:iCs/>
          <w:lang w:val="en-US"/>
        </w:rPr>
        <w:t>International journal of research and method in education</w:t>
      </w:r>
      <w:r w:rsidRPr="005D50B3">
        <w:rPr>
          <w:lang w:val="en-US"/>
        </w:rPr>
        <w:t xml:space="preserve"> 34(1): 17–30.</w:t>
      </w:r>
    </w:p>
    <w:p w14:paraId="0A565F1A" w14:textId="77777777" w:rsidR="005D50B3" w:rsidRPr="005D50B3" w:rsidRDefault="005D50B3" w:rsidP="005D50B3">
      <w:pPr>
        <w:pStyle w:val="Literaturverzeichnis"/>
        <w:rPr>
          <w:lang w:val="en-US"/>
        </w:rPr>
      </w:pPr>
      <w:proofErr w:type="spellStart"/>
      <w:r w:rsidRPr="005D50B3">
        <w:rPr>
          <w:lang w:val="en-US"/>
        </w:rPr>
        <w:t>Tillmanns</w:t>
      </w:r>
      <w:proofErr w:type="spellEnd"/>
      <w:r w:rsidRPr="005D50B3">
        <w:rPr>
          <w:lang w:val="en-US"/>
        </w:rPr>
        <w:t xml:space="preserve">, Manuela. </w:t>
      </w:r>
      <w:r>
        <w:t xml:space="preserve">2015. </w:t>
      </w:r>
      <w:proofErr w:type="gramStart"/>
      <w:r>
        <w:rPr>
          <w:i/>
          <w:iCs/>
        </w:rPr>
        <w:t>Intergeschlechtlichkeit :</w:t>
      </w:r>
      <w:proofErr w:type="gramEnd"/>
      <w:r>
        <w:rPr>
          <w:i/>
          <w:iCs/>
        </w:rPr>
        <w:t xml:space="preserve"> Impulse für die Beratung</w:t>
      </w:r>
      <w:r>
        <w:t xml:space="preserve">. </w:t>
      </w:r>
      <w:proofErr w:type="spellStart"/>
      <w:r w:rsidRPr="005D50B3">
        <w:rPr>
          <w:lang w:val="en-US"/>
        </w:rPr>
        <w:t>Gießen</w:t>
      </w:r>
      <w:proofErr w:type="spellEnd"/>
      <w:r w:rsidRPr="005D50B3">
        <w:rPr>
          <w:lang w:val="en-US"/>
        </w:rPr>
        <w:t xml:space="preserve">: </w:t>
      </w:r>
      <w:proofErr w:type="spellStart"/>
      <w:r w:rsidRPr="005D50B3">
        <w:rPr>
          <w:lang w:val="en-US"/>
        </w:rPr>
        <w:t>Psychosozial</w:t>
      </w:r>
      <w:proofErr w:type="spellEnd"/>
      <w:r w:rsidRPr="005D50B3">
        <w:rPr>
          <w:lang w:val="en-US"/>
        </w:rPr>
        <w:t>-Verlag. doi:10.25595/1378.</w:t>
      </w:r>
    </w:p>
    <w:p w14:paraId="2E8B2597" w14:textId="77777777" w:rsidR="005D50B3" w:rsidRPr="005D50B3" w:rsidRDefault="005D50B3" w:rsidP="005D50B3">
      <w:pPr>
        <w:pStyle w:val="Literaturverzeichnis"/>
        <w:rPr>
          <w:lang w:val="en-US"/>
        </w:rPr>
      </w:pPr>
      <w:r w:rsidRPr="005D50B3">
        <w:rPr>
          <w:lang w:val="en-US"/>
        </w:rPr>
        <w:t xml:space="preserve">Tosh, Jemma. 2013. „The (In)Visibility of Childhood Sexual Abuse: Psychiatric Theorizing of Transgenderism and </w:t>
      </w:r>
      <w:proofErr w:type="gramStart"/>
      <w:r w:rsidRPr="005D50B3">
        <w:rPr>
          <w:lang w:val="en-US"/>
        </w:rPr>
        <w:t>Intersexuality“</w:t>
      </w:r>
      <w:proofErr w:type="gramEnd"/>
      <w:r w:rsidRPr="005D50B3">
        <w:rPr>
          <w:lang w:val="en-US"/>
        </w:rPr>
        <w:t xml:space="preserve">. </w:t>
      </w:r>
      <w:proofErr w:type="spellStart"/>
      <w:r w:rsidRPr="005D50B3">
        <w:rPr>
          <w:i/>
          <w:iCs/>
          <w:lang w:val="en-US"/>
        </w:rPr>
        <w:t>Intersectionalities</w:t>
      </w:r>
      <w:proofErr w:type="spellEnd"/>
      <w:r w:rsidRPr="005D50B3">
        <w:rPr>
          <w:lang w:val="en-US"/>
        </w:rPr>
        <w:t xml:space="preserve"> 2. doi:10.48336/IJCLSY3161.</w:t>
      </w:r>
    </w:p>
    <w:p w14:paraId="2B2DCDBA" w14:textId="77777777" w:rsidR="005D50B3" w:rsidRDefault="005D50B3" w:rsidP="005D50B3">
      <w:pPr>
        <w:pStyle w:val="Literaturverzeichnis"/>
      </w:pPr>
      <w:proofErr w:type="spellStart"/>
      <w:r>
        <w:lastRenderedPageBreak/>
        <w:t>TransInterQueer</w:t>
      </w:r>
      <w:proofErr w:type="spellEnd"/>
      <w:r>
        <w:t xml:space="preserve"> Berlin e.V. 2020. „Stellungnahme zum Referentenentwurf des Bundesministeriums der Justiz und für Verbraucherschutz “Entwurf eines Gesetzes zum Schutz von Kindern vor geschlechtsverändernden operativen Eingriffen”“.</w:t>
      </w:r>
    </w:p>
    <w:p w14:paraId="173A1112" w14:textId="77777777" w:rsidR="005D50B3" w:rsidRDefault="005D50B3" w:rsidP="005D50B3">
      <w:pPr>
        <w:pStyle w:val="Literaturverzeichnis"/>
      </w:pPr>
      <w:proofErr w:type="spellStart"/>
      <w:r>
        <w:t>TransInterQueer</w:t>
      </w:r>
      <w:proofErr w:type="spellEnd"/>
      <w:r>
        <w:t xml:space="preserve"> e.V. 2025. „Stellungnahme zu der aktualisierten “S2k-Leitlinie Varianten der “Geschlechtsentwicklung“. https://www.transinterqueer.org/wp-content/uploads/2026/01/Stellungnahme_LeitlinienVdG.pdf.</w:t>
      </w:r>
    </w:p>
    <w:p w14:paraId="29AD915E" w14:textId="77777777" w:rsidR="005D50B3" w:rsidRDefault="005D50B3" w:rsidP="005D50B3">
      <w:pPr>
        <w:pStyle w:val="Literaturverzeichnis"/>
      </w:pPr>
      <w:proofErr w:type="spellStart"/>
      <w:r>
        <w:t>TransInterQueer</w:t>
      </w:r>
      <w:proofErr w:type="spellEnd"/>
      <w:r>
        <w:t xml:space="preserve"> e.V., und Elio Gabriel Clemenz. 2026. „Inter*-Ausschluss aus der GKV-finanzierten Trans*</w:t>
      </w:r>
      <w:proofErr w:type="spellStart"/>
      <w:r>
        <w:t>gesundheitsversorgung</w:t>
      </w:r>
      <w:proofErr w:type="spellEnd"/>
      <w:r>
        <w:t>“. https://www.transinterqueer.org/wp-content/uploads/2026/05/Inter_-Ausschluss.pdf.</w:t>
      </w:r>
    </w:p>
    <w:p w14:paraId="02AE94F9" w14:textId="77777777" w:rsidR="005D50B3" w:rsidRDefault="005D50B3" w:rsidP="005D50B3">
      <w:pPr>
        <w:pStyle w:val="Literaturverzeichnis"/>
      </w:pPr>
      <w:r>
        <w:t xml:space="preserve">von Trotha, Trutz, hrsg. 1997. </w:t>
      </w:r>
      <w:r>
        <w:rPr>
          <w:i/>
          <w:iCs/>
        </w:rPr>
        <w:t>Soziologie der Gewalt</w:t>
      </w:r>
      <w:r>
        <w:t>. Opladen/Wiesbaden: Westdeutscher Verlag.</w:t>
      </w:r>
    </w:p>
    <w:p w14:paraId="7E95D56B" w14:textId="77777777" w:rsidR="005D50B3" w:rsidRDefault="005D50B3" w:rsidP="005D50B3">
      <w:pPr>
        <w:pStyle w:val="Literaturverzeichnis"/>
      </w:pPr>
      <w:r>
        <w:t xml:space="preserve">Tschaidse, L., A. Sappl, H. F. Nowotny, A. C. Welp, M. K. Auer, H. Schmidt, und N. Reisch. </w:t>
      </w:r>
      <w:r w:rsidRPr="005D50B3">
        <w:rPr>
          <w:lang w:val="en-US"/>
        </w:rPr>
        <w:t xml:space="preserve">2026. „Perception of women with classic congenital adrenal hyperplasia and their parents on genital surgery and a diagnosis of differences of sex development: a retrospective </w:t>
      </w:r>
      <w:proofErr w:type="gramStart"/>
      <w:r w:rsidRPr="005D50B3">
        <w:rPr>
          <w:lang w:val="en-US"/>
        </w:rPr>
        <w:t>survey“</w:t>
      </w:r>
      <w:proofErr w:type="gramEnd"/>
      <w:r w:rsidRPr="005D50B3">
        <w:rPr>
          <w:lang w:val="en-US"/>
        </w:rPr>
        <w:t xml:space="preserve">. </w:t>
      </w:r>
      <w:r>
        <w:rPr>
          <w:i/>
          <w:iCs/>
        </w:rPr>
        <w:t xml:space="preserve">Journal </w:t>
      </w:r>
      <w:proofErr w:type="spellStart"/>
      <w:r>
        <w:rPr>
          <w:i/>
          <w:iCs/>
        </w:rPr>
        <w:t>of</w:t>
      </w:r>
      <w:proofErr w:type="spellEnd"/>
      <w:r>
        <w:rPr>
          <w:i/>
          <w:iCs/>
        </w:rPr>
        <w:t xml:space="preserve"> </w:t>
      </w:r>
      <w:proofErr w:type="spellStart"/>
      <w:r>
        <w:rPr>
          <w:i/>
          <w:iCs/>
        </w:rPr>
        <w:t>endocrinological</w:t>
      </w:r>
      <w:proofErr w:type="spellEnd"/>
      <w:r>
        <w:rPr>
          <w:i/>
          <w:iCs/>
        </w:rPr>
        <w:t xml:space="preserve"> </w:t>
      </w:r>
      <w:proofErr w:type="spellStart"/>
      <w:r>
        <w:rPr>
          <w:i/>
          <w:iCs/>
        </w:rPr>
        <w:t>investigation</w:t>
      </w:r>
      <w:proofErr w:type="spellEnd"/>
      <w:r>
        <w:t xml:space="preserve"> 49(2): 387–98. doi:10.1007/s40618-025-02727-w.</w:t>
      </w:r>
    </w:p>
    <w:p w14:paraId="55295638" w14:textId="77777777" w:rsidR="005D50B3" w:rsidRDefault="005D50B3" w:rsidP="005D50B3">
      <w:pPr>
        <w:pStyle w:val="Literaturverzeichnis"/>
      </w:pPr>
      <w:r>
        <w:t xml:space="preserve">Tyrell, Hartmann. 1980. „Gewalt, Zwang und die Institutionalisierung von Herrschaft: Versuch einer Neuinterpretation von Max Webers Herrschaftsbegriff“. In </w:t>
      </w:r>
      <w:r>
        <w:rPr>
          <w:i/>
          <w:iCs/>
        </w:rPr>
        <w:t>Person und Institution: Helmut Schelsky gewidmet</w:t>
      </w:r>
      <w:r>
        <w:t>, hrsg. Rosemarie Pohlmann. Würzburg, 59–92.</w:t>
      </w:r>
    </w:p>
    <w:p w14:paraId="2DDD85ED" w14:textId="77777777" w:rsidR="005D50B3" w:rsidRDefault="005D50B3" w:rsidP="005D50B3">
      <w:pPr>
        <w:pStyle w:val="Literaturverzeichnis"/>
      </w:pPr>
      <w:r>
        <w:t xml:space="preserve">von Unger, H. 2012. „Partizipative Gesundheitsforschung. Wer partizipiert woran?“ </w:t>
      </w:r>
      <w:r>
        <w:rPr>
          <w:i/>
          <w:iCs/>
        </w:rPr>
        <w:t>Forum Qual Sozialforsch.</w:t>
      </w:r>
      <w:r>
        <w:t xml:space="preserve"> doi:10.17169/fqs-13.1.1781.</w:t>
      </w:r>
    </w:p>
    <w:p w14:paraId="266797F0" w14:textId="77777777" w:rsidR="005D50B3" w:rsidRPr="005D50B3" w:rsidRDefault="005D50B3" w:rsidP="005D50B3">
      <w:pPr>
        <w:pStyle w:val="Literaturverzeichnis"/>
        <w:rPr>
          <w:lang w:val="en-US"/>
        </w:rPr>
      </w:pPr>
      <w:r>
        <w:t xml:space="preserve">Van der Hart, O. 2013. „„Wir sprechen von täterimitierenden Anteilen"“. In </w:t>
      </w:r>
      <w:r>
        <w:rPr>
          <w:i/>
          <w:iCs/>
        </w:rPr>
        <w:t xml:space="preserve">Der Feind im Innern. Psychotherapie mit </w:t>
      </w:r>
      <w:proofErr w:type="spellStart"/>
      <w:r>
        <w:rPr>
          <w:i/>
          <w:iCs/>
        </w:rPr>
        <w:t>Täterintrojekten</w:t>
      </w:r>
      <w:proofErr w:type="spellEnd"/>
      <w:r>
        <w:t xml:space="preserve">, hrsg. M. Huber. </w:t>
      </w:r>
      <w:r w:rsidRPr="005D50B3">
        <w:rPr>
          <w:lang w:val="en-US"/>
        </w:rPr>
        <w:t xml:space="preserve">Paderborn: </w:t>
      </w:r>
      <w:proofErr w:type="spellStart"/>
      <w:r w:rsidRPr="005D50B3">
        <w:rPr>
          <w:lang w:val="en-US"/>
        </w:rPr>
        <w:t>Junfermann</w:t>
      </w:r>
      <w:proofErr w:type="spellEnd"/>
      <w:r w:rsidRPr="005D50B3">
        <w:rPr>
          <w:lang w:val="en-US"/>
        </w:rPr>
        <w:t>, 205–11.</w:t>
      </w:r>
    </w:p>
    <w:p w14:paraId="6F3C868F" w14:textId="77777777" w:rsidR="005D50B3" w:rsidRDefault="005D50B3" w:rsidP="005D50B3">
      <w:pPr>
        <w:pStyle w:val="Literaturverzeichnis"/>
      </w:pPr>
      <w:r w:rsidRPr="005D50B3">
        <w:rPr>
          <w:lang w:val="en-US"/>
        </w:rPr>
        <w:t xml:space="preserve">Viloria, </w:t>
      </w:r>
      <w:proofErr w:type="spellStart"/>
      <w:r w:rsidRPr="005D50B3">
        <w:rPr>
          <w:lang w:val="en-US"/>
        </w:rPr>
        <w:t>Hida</w:t>
      </w:r>
      <w:proofErr w:type="spellEnd"/>
      <w:r w:rsidRPr="005D50B3">
        <w:rPr>
          <w:lang w:val="en-US"/>
        </w:rPr>
        <w:t xml:space="preserve">. 2017. </w:t>
      </w:r>
      <w:r w:rsidRPr="005D50B3">
        <w:rPr>
          <w:i/>
          <w:iCs/>
          <w:lang w:val="en-US"/>
        </w:rPr>
        <w:t xml:space="preserve">Born </w:t>
      </w:r>
      <w:proofErr w:type="gramStart"/>
      <w:r w:rsidRPr="005D50B3">
        <w:rPr>
          <w:i/>
          <w:iCs/>
          <w:lang w:val="en-US"/>
        </w:rPr>
        <w:t>both :</w:t>
      </w:r>
      <w:proofErr w:type="gramEnd"/>
      <w:r w:rsidRPr="005D50B3">
        <w:rPr>
          <w:i/>
          <w:iCs/>
          <w:lang w:val="en-US"/>
        </w:rPr>
        <w:t xml:space="preserve"> an intersex life</w:t>
      </w:r>
      <w:r w:rsidRPr="005D50B3">
        <w:rPr>
          <w:lang w:val="en-US"/>
        </w:rPr>
        <w:t xml:space="preserve">. First edition. </w:t>
      </w:r>
      <w:r>
        <w:t>New York: Hachette Books.</w:t>
      </w:r>
    </w:p>
    <w:p w14:paraId="00031AE2" w14:textId="77777777" w:rsidR="005D50B3" w:rsidRDefault="005D50B3" w:rsidP="005D50B3">
      <w:pPr>
        <w:pStyle w:val="Literaturverzeichnis"/>
      </w:pPr>
      <w:r>
        <w:t xml:space="preserve">Volke, Axel. 2024. „Kommentierung zu § 1666 BGB“. In </w:t>
      </w:r>
      <w:r>
        <w:rPr>
          <w:i/>
          <w:iCs/>
        </w:rPr>
        <w:t>Münchener Kommentar zum Bürgerlichen Gesetzbuch</w:t>
      </w:r>
      <w:r>
        <w:t xml:space="preserve">, hrsg. Franz Jürgen Säcker, Roland Rixecker, Hartmut Oetker, und Bettina </w:t>
      </w:r>
      <w:proofErr w:type="spellStart"/>
      <w:r>
        <w:t>Limperg</w:t>
      </w:r>
      <w:proofErr w:type="spellEnd"/>
      <w:r>
        <w:t>. München: C.H. Beck. https://beck.de.</w:t>
      </w:r>
    </w:p>
    <w:p w14:paraId="122AF831" w14:textId="77777777" w:rsidR="005D50B3" w:rsidRDefault="005D50B3" w:rsidP="005D50B3">
      <w:pPr>
        <w:pStyle w:val="Literaturverzeichnis"/>
      </w:pPr>
      <w:r>
        <w:t xml:space="preserve">Völker, Ursula. 2020. „Parentifizierung“. </w:t>
      </w:r>
      <w:r>
        <w:rPr>
          <w:i/>
          <w:iCs/>
        </w:rPr>
        <w:t>PTT - Persönlichkeitsstörungen: Theorie und Therapie</w:t>
      </w:r>
      <w:r>
        <w:t xml:space="preserve"> 24(2): 109–16.</w:t>
      </w:r>
    </w:p>
    <w:p w14:paraId="15802A19" w14:textId="77777777" w:rsidR="005D50B3" w:rsidRDefault="005D50B3" w:rsidP="005D50B3">
      <w:pPr>
        <w:pStyle w:val="Literaturverzeichnis"/>
      </w:pPr>
      <w:r>
        <w:t xml:space="preserve">Waldenfels, Bernhard. 2000. </w:t>
      </w:r>
      <w:r>
        <w:rPr>
          <w:i/>
          <w:iCs/>
        </w:rPr>
        <w:t>Das leibliche Selbst. Vorlesungen zur Phänomenologie des Leibes</w:t>
      </w:r>
      <w:r>
        <w:t>. Frankfurt am Main: Suhrkamp.</w:t>
      </w:r>
    </w:p>
    <w:p w14:paraId="70DBCE85" w14:textId="77777777" w:rsidR="005D50B3" w:rsidRDefault="005D50B3" w:rsidP="005D50B3">
      <w:pPr>
        <w:pStyle w:val="Literaturverzeichnis"/>
      </w:pPr>
      <w:r>
        <w:t xml:space="preserve">Waldschmidt, Anne, Anne Klein, Miguel Tamayo Korte, und Sibel </w:t>
      </w:r>
      <w:proofErr w:type="spellStart"/>
      <w:r>
        <w:t>Dalman-Eken</w:t>
      </w:r>
      <w:proofErr w:type="spellEnd"/>
      <w:r>
        <w:t xml:space="preserve">. </w:t>
      </w:r>
      <w:r w:rsidRPr="005D50B3">
        <w:rPr>
          <w:lang w:val="en-US"/>
        </w:rPr>
        <w:t xml:space="preserve">2007. „Discourse in Everyday Life—The Everyday Life of Discourse: </w:t>
      </w:r>
      <w:r w:rsidRPr="005D50B3">
        <w:rPr>
          <w:lang w:val="en-US"/>
        </w:rPr>
        <w:lastRenderedPageBreak/>
        <w:t xml:space="preserve">Towards an Empirical Grounded Methodology of Discourse Research in Social </w:t>
      </w:r>
      <w:proofErr w:type="gramStart"/>
      <w:r w:rsidRPr="005D50B3">
        <w:rPr>
          <w:lang w:val="en-US"/>
        </w:rPr>
        <w:t>Sciences“</w:t>
      </w:r>
      <w:proofErr w:type="gramEnd"/>
      <w:r w:rsidRPr="005D50B3">
        <w:rPr>
          <w:lang w:val="en-US"/>
        </w:rPr>
        <w:t xml:space="preserve">. </w:t>
      </w:r>
      <w:r>
        <w:rPr>
          <w:i/>
          <w:iCs/>
        </w:rPr>
        <w:t xml:space="preserve">Forum Qualitative Sozialforschung / Forum: Qualitative </w:t>
      </w:r>
      <w:proofErr w:type="spellStart"/>
      <w:r>
        <w:rPr>
          <w:i/>
          <w:iCs/>
        </w:rPr>
        <w:t>Social</w:t>
      </w:r>
      <w:proofErr w:type="spellEnd"/>
      <w:r>
        <w:rPr>
          <w:i/>
          <w:iCs/>
        </w:rPr>
        <w:t xml:space="preserve"> Research</w:t>
      </w:r>
      <w:r>
        <w:t xml:space="preserve"> 8(2). doi:10.17169/fqs-8.2.251.</w:t>
      </w:r>
    </w:p>
    <w:p w14:paraId="3B8EA6CF" w14:textId="77777777" w:rsidR="005D50B3" w:rsidRDefault="005D50B3" w:rsidP="005D50B3">
      <w:pPr>
        <w:pStyle w:val="Literaturverzeichnis"/>
      </w:pPr>
      <w:proofErr w:type="spellStart"/>
      <w:r>
        <w:t>Wallem</w:t>
      </w:r>
      <w:proofErr w:type="spellEnd"/>
      <w:r>
        <w:t xml:space="preserve">, Gesine. 2018. „Ankunft in Friedland Das Grenzdurchgangslager als Erinnerungsort und Aufnahmeeinrichtung für </w:t>
      </w:r>
      <w:proofErr w:type="spellStart"/>
      <w:r>
        <w:t>russlanddeutsche</w:t>
      </w:r>
      <w:proofErr w:type="spellEnd"/>
      <w:r>
        <w:t xml:space="preserve"> Aussiedler und Spätaussiedler“. In </w:t>
      </w:r>
      <w:r>
        <w:rPr>
          <w:i/>
          <w:iCs/>
        </w:rPr>
        <w:t>Dossier Russlanddeutsche</w:t>
      </w:r>
      <w:r>
        <w:t>, Bundeszentrale für politische Bildung. https://www.bpb.de/themen/migration-integration/russlanddeutsche/.</w:t>
      </w:r>
    </w:p>
    <w:p w14:paraId="6AA23760" w14:textId="77777777" w:rsidR="005D50B3" w:rsidRDefault="005D50B3" w:rsidP="005D50B3">
      <w:pPr>
        <w:pStyle w:val="Literaturverzeichnis"/>
      </w:pPr>
      <w:r>
        <w:t xml:space="preserve">Walther, Andrea und Stauber, Barbara. 2013. „Übergänge im Lebenslauf“. In </w:t>
      </w:r>
      <w:r>
        <w:rPr>
          <w:i/>
          <w:iCs/>
        </w:rPr>
        <w:t>Handbuch Übergänge</w:t>
      </w:r>
      <w:r>
        <w:t>, hrsg. Barbara Stauber, Andreas Walther, Wolfgang Schröer, Lothar Böhnisch, und Karl Lenz. Weinheim: Beltz, 23–43.</w:t>
      </w:r>
    </w:p>
    <w:p w14:paraId="6C335875" w14:textId="77777777" w:rsidR="005D50B3" w:rsidRDefault="005D50B3" w:rsidP="005D50B3">
      <w:pPr>
        <w:pStyle w:val="Literaturverzeichnis"/>
      </w:pPr>
      <w:r>
        <w:t xml:space="preserve">Walther, Andreas. 2013. „Beratung im Spiegel von subjektorientierter Übergangsforschung und Sozialpädagogik des Übergangs“. In </w:t>
      </w:r>
      <w:r>
        <w:rPr>
          <w:i/>
          <w:iCs/>
        </w:rPr>
        <w:t>Beratung im Übergang. Zur sozialpädagogischen Herstellung von biographischer Reflexivität</w:t>
      </w:r>
      <w:r>
        <w:t>, hrsg. Andreas Walther und Marc Weinhardt. Beltz Juventa.</w:t>
      </w:r>
    </w:p>
    <w:p w14:paraId="08D560A4" w14:textId="77777777" w:rsidR="005D50B3" w:rsidRDefault="005D50B3" w:rsidP="005D50B3">
      <w:pPr>
        <w:pStyle w:val="Literaturverzeichnis"/>
      </w:pPr>
      <w:r>
        <w:t xml:space="preserve">Walther, Andreas, und Barbara Stauber. 2018. „Bildung und Übergänge“. In </w:t>
      </w:r>
      <w:r>
        <w:rPr>
          <w:i/>
          <w:iCs/>
        </w:rPr>
        <w:t>Handbuch Bildungsforschung</w:t>
      </w:r>
      <w:r>
        <w:t>, hrsg. Rudolf Tippelt und Bernhard Schmidt-Hertha. Wiesbaden: Springer VS, 905–22. doi:10.1007/978-3-531-19981-8_39.</w:t>
      </w:r>
    </w:p>
    <w:p w14:paraId="7CE928D9" w14:textId="77777777" w:rsidR="005D50B3" w:rsidRDefault="005D50B3" w:rsidP="005D50B3">
      <w:pPr>
        <w:pStyle w:val="Literaturverzeichnis"/>
      </w:pPr>
      <w:r>
        <w:t xml:space="preserve">Weber, Georg, Armin Nassehi, Renate Weber-Schlenther, Oliver Sill, Georg Kneer, Gerd </w:t>
      </w:r>
      <w:proofErr w:type="spellStart"/>
      <w:r>
        <w:t>Nollmann</w:t>
      </w:r>
      <w:proofErr w:type="spellEnd"/>
      <w:r>
        <w:t xml:space="preserve">, und Irmhild </w:t>
      </w:r>
      <w:proofErr w:type="spellStart"/>
      <w:r>
        <w:t>Saake</w:t>
      </w:r>
      <w:proofErr w:type="spellEnd"/>
      <w:r>
        <w:t xml:space="preserve">. 2003. </w:t>
      </w:r>
      <w:r>
        <w:rPr>
          <w:i/>
          <w:iCs/>
        </w:rPr>
        <w:t>Emigration der Siebenbürger Sachsen. Studien zu Ost-West-Wanderungen im 20. Jahrhundert</w:t>
      </w:r>
      <w:r>
        <w:t>. Wiesbaden: Westdeutscher Verlag.</w:t>
      </w:r>
    </w:p>
    <w:p w14:paraId="17D112A8" w14:textId="77777777" w:rsidR="005D50B3" w:rsidRPr="005D50B3" w:rsidRDefault="005D50B3" w:rsidP="005D50B3">
      <w:pPr>
        <w:pStyle w:val="Literaturverzeichnis"/>
        <w:rPr>
          <w:lang w:val="en-US"/>
        </w:rPr>
      </w:pPr>
      <w:r>
        <w:t xml:space="preserve">Weber, Max. 1980. </w:t>
      </w:r>
      <w:r>
        <w:rPr>
          <w:i/>
          <w:iCs/>
        </w:rPr>
        <w:t xml:space="preserve">Wirtschaft und Gesellschaft. </w:t>
      </w:r>
      <w:proofErr w:type="spellStart"/>
      <w:r>
        <w:rPr>
          <w:i/>
          <w:iCs/>
        </w:rPr>
        <w:t>Grundriß</w:t>
      </w:r>
      <w:proofErr w:type="spellEnd"/>
      <w:r>
        <w:rPr>
          <w:i/>
          <w:iCs/>
        </w:rPr>
        <w:t xml:space="preserve"> der verstehenden Soziologie. </w:t>
      </w:r>
      <w:proofErr w:type="spellStart"/>
      <w:r w:rsidRPr="005D50B3">
        <w:rPr>
          <w:i/>
          <w:iCs/>
          <w:lang w:val="en-US"/>
        </w:rPr>
        <w:t>Studienausgabe</w:t>
      </w:r>
      <w:proofErr w:type="spellEnd"/>
      <w:r w:rsidRPr="005D50B3">
        <w:rPr>
          <w:lang w:val="en-US"/>
        </w:rPr>
        <w:t>. Tübingen.</w:t>
      </w:r>
    </w:p>
    <w:p w14:paraId="4AC57A64" w14:textId="77777777" w:rsidR="005D50B3" w:rsidRPr="005D50B3" w:rsidRDefault="005D50B3" w:rsidP="005D50B3">
      <w:pPr>
        <w:pStyle w:val="Literaturverzeichnis"/>
        <w:rPr>
          <w:lang w:val="en-US"/>
        </w:rPr>
      </w:pPr>
      <w:r w:rsidRPr="005D50B3">
        <w:rPr>
          <w:lang w:val="en-US"/>
        </w:rPr>
        <w:t xml:space="preserve">Wellington, Jerry. 2005. </w:t>
      </w:r>
      <w:r w:rsidRPr="005D50B3">
        <w:rPr>
          <w:i/>
          <w:iCs/>
          <w:lang w:val="en-US"/>
        </w:rPr>
        <w:t>Succeeding with Your Doctorate</w:t>
      </w:r>
      <w:r w:rsidRPr="005D50B3">
        <w:rPr>
          <w:lang w:val="en-US"/>
        </w:rPr>
        <w:t>. Sage.</w:t>
      </w:r>
    </w:p>
    <w:p w14:paraId="14F5337C" w14:textId="77777777" w:rsidR="005D50B3" w:rsidRDefault="005D50B3" w:rsidP="005D50B3">
      <w:pPr>
        <w:pStyle w:val="Literaturverzeichnis"/>
      </w:pPr>
      <w:proofErr w:type="spellStart"/>
      <w:r w:rsidRPr="005D50B3">
        <w:rPr>
          <w:lang w:val="en-US"/>
        </w:rPr>
        <w:t>Welzer</w:t>
      </w:r>
      <w:proofErr w:type="spellEnd"/>
      <w:r w:rsidRPr="005D50B3">
        <w:rPr>
          <w:lang w:val="en-US"/>
        </w:rPr>
        <w:t xml:space="preserve">, H. 1990. </w:t>
      </w:r>
      <w:r>
        <w:rPr>
          <w:i/>
          <w:iCs/>
        </w:rPr>
        <w:t>Zwischen den Stühlen. Eine Längsschnittuntersuchung zum Übergangsprozess von Hochschulabsolventen.</w:t>
      </w:r>
      <w:r>
        <w:t xml:space="preserve"> Weinheim: Deutscher Studien Verlag.</w:t>
      </w:r>
    </w:p>
    <w:p w14:paraId="1DC4D7C4" w14:textId="77777777" w:rsidR="005D50B3" w:rsidRDefault="005D50B3" w:rsidP="005D50B3">
      <w:pPr>
        <w:pStyle w:val="Literaturverzeichnis"/>
      </w:pPr>
      <w:r>
        <w:t xml:space="preserve">Welzer, H. 1993a. „Transitionen – ein Konzept zur Erforschung biographischen Wandels“. </w:t>
      </w:r>
      <w:r>
        <w:rPr>
          <w:i/>
          <w:iCs/>
        </w:rPr>
        <w:t>Handlung Kultur Interpretation</w:t>
      </w:r>
      <w:r>
        <w:t xml:space="preserve"> 2(3): 137–57.</w:t>
      </w:r>
    </w:p>
    <w:p w14:paraId="23964B21" w14:textId="77777777" w:rsidR="005D50B3" w:rsidRDefault="005D50B3" w:rsidP="005D50B3">
      <w:pPr>
        <w:pStyle w:val="Literaturverzeichnis"/>
      </w:pPr>
      <w:r>
        <w:t xml:space="preserve">Welzer, H. 1993b. </w:t>
      </w:r>
      <w:r>
        <w:rPr>
          <w:i/>
          <w:iCs/>
        </w:rPr>
        <w:t>Transitionen. Zur Sozialpsychologie biographischer Wandlungs-prozesse</w:t>
      </w:r>
      <w:r>
        <w:t xml:space="preserve">. Tübingen: </w:t>
      </w:r>
      <w:proofErr w:type="spellStart"/>
      <w:r>
        <w:t>edition</w:t>
      </w:r>
      <w:proofErr w:type="spellEnd"/>
      <w:r>
        <w:t xml:space="preserve"> </w:t>
      </w:r>
      <w:proofErr w:type="spellStart"/>
      <w:r>
        <w:t>diskord</w:t>
      </w:r>
      <w:proofErr w:type="spellEnd"/>
      <w:r>
        <w:t>.</w:t>
      </w:r>
    </w:p>
    <w:p w14:paraId="57CCEB0E" w14:textId="77777777" w:rsidR="005D50B3" w:rsidRPr="005D50B3" w:rsidRDefault="005D50B3" w:rsidP="005D50B3">
      <w:pPr>
        <w:pStyle w:val="Literaturverzeichnis"/>
        <w:rPr>
          <w:lang w:val="en-US"/>
        </w:rPr>
      </w:pPr>
      <w:r>
        <w:t xml:space="preserve">Wende, Jako. 2025. </w:t>
      </w:r>
      <w:r>
        <w:rPr>
          <w:i/>
          <w:iCs/>
        </w:rPr>
        <w:t xml:space="preserve">Ich möchte so gerne mein Leben in die Welt schreien. </w:t>
      </w:r>
      <w:r w:rsidRPr="005D50B3">
        <w:rPr>
          <w:i/>
          <w:iCs/>
          <w:lang w:val="en-US"/>
        </w:rPr>
        <w:t>Adele Haas 1907-1979</w:t>
      </w:r>
      <w:r w:rsidRPr="005D50B3">
        <w:rPr>
          <w:lang w:val="en-US"/>
        </w:rPr>
        <w:t>. Berlin.</w:t>
      </w:r>
    </w:p>
    <w:p w14:paraId="6B626F85" w14:textId="77777777" w:rsidR="005D50B3" w:rsidRPr="005D50B3" w:rsidRDefault="005D50B3" w:rsidP="005D50B3">
      <w:pPr>
        <w:pStyle w:val="Literaturverzeichnis"/>
        <w:rPr>
          <w:lang w:val="en-US"/>
        </w:rPr>
      </w:pPr>
      <w:proofErr w:type="spellStart"/>
      <w:r>
        <w:rPr>
          <w:lang w:val="en-US"/>
        </w:rPr>
        <w:t xml:space="preserve">Wiesemann</w:t>
      </w:r>
      <w:proofErr w:type="spellEnd"/>
      <w:r>
        <w:rPr>
          <w:lang w:val="en-US"/>
        </w:rPr>
        <w:t xml:space="preserve">, C., und et al. 2010. „Ethical principles and recommendations for </w:t>
      </w:r>
      <w:proofErr w:type="spellStart"/>
      <w:del w:id="1000206" w:author="Claude Lektorat" w:date="2026-06-30T12:18:05Z">
        <w:r>
          <w:rPr>
            <w:lang w:val="en-US"/>
          </w:rPr>
          <w:delText xml:space="preserve">themedical</w:delText>
        </w:r>
      </w:del>
      <w:ins w:id="1000207" w:author="Claude Lektorat" w:date="2026-06-30T12:18:05Z">
        <w:r>
          <w:rPr>
            <w:lang w:val="en-US"/>
          </w:rPr>
          <w:t xml:space="preserve">the medical</w:t>
        </w:r>
      </w:ins>
      <w:proofErr w:type="spellEnd"/>
      <w:r>
        <w:rPr>
          <w:lang w:val="en-US"/>
        </w:rPr>
        <w:t xml:space="preserve"> management of differences of sex development (DSD)/intersex in children and </w:t>
      </w:r>
      <w:proofErr w:type="gramStart"/>
      <w:r>
        <w:rPr>
          <w:lang w:val="en-US"/>
        </w:rPr>
        <w:t xml:space="preserve">adolescents“</w:t>
      </w:r>
      <w:proofErr w:type="gramEnd"/>
      <w:r>
        <w:rPr>
          <w:lang w:val="en-US"/>
        </w:rPr>
        <w:t xml:space="preserve">. </w:t>
      </w:r>
      <w:r>
        <w:rPr>
          <w:i/>
          <w:iCs/>
          <w:lang w:val="en-US"/>
        </w:rPr>
        <w:t xml:space="preserve">European Journal of Pediatrics</w:t>
      </w:r>
      <w:r>
        <w:rPr>
          <w:lang w:val="en-US"/>
        </w:rPr>
        <w:t xml:space="preserve"> 169(6): 671–79.</w:t>
      </w:r>
    </w:p>
    <w:p w14:paraId="3A5D2FB0" w14:textId="77777777" w:rsidR="005D50B3" w:rsidRDefault="005D50B3" w:rsidP="005D50B3">
      <w:pPr>
        <w:pStyle w:val="Literaturverzeichnis"/>
      </w:pPr>
      <w:r w:rsidRPr="005D50B3">
        <w:rPr>
          <w:lang w:val="en-US"/>
        </w:rPr>
        <w:lastRenderedPageBreak/>
        <w:t xml:space="preserve">Wilson, Thomas. 1970. „Conceptions of Interaction and Forms of Sociological </w:t>
      </w:r>
      <w:proofErr w:type="gramStart"/>
      <w:r w:rsidRPr="005D50B3">
        <w:rPr>
          <w:lang w:val="en-US"/>
        </w:rPr>
        <w:t>Explanation“</w:t>
      </w:r>
      <w:proofErr w:type="gramEnd"/>
      <w:r w:rsidRPr="005D50B3">
        <w:rPr>
          <w:lang w:val="en-US"/>
        </w:rPr>
        <w:t xml:space="preserve">. </w:t>
      </w:r>
      <w:r>
        <w:rPr>
          <w:i/>
          <w:iCs/>
        </w:rPr>
        <w:t xml:space="preserve">American </w:t>
      </w:r>
      <w:proofErr w:type="spellStart"/>
      <w:r>
        <w:rPr>
          <w:i/>
          <w:iCs/>
        </w:rPr>
        <w:t>Sociological</w:t>
      </w:r>
      <w:proofErr w:type="spellEnd"/>
      <w:r>
        <w:rPr>
          <w:i/>
          <w:iCs/>
        </w:rPr>
        <w:t xml:space="preserve"> Review</w:t>
      </w:r>
      <w:r>
        <w:t xml:space="preserve"> 35(4): 697–710. doi:10.2307/2093945.</w:t>
      </w:r>
    </w:p>
    <w:p w14:paraId="23FB3BD8" w14:textId="77777777" w:rsidR="005D50B3" w:rsidRDefault="005D50B3" w:rsidP="005D50B3">
      <w:pPr>
        <w:pStyle w:val="Literaturverzeichnis"/>
      </w:pPr>
      <w:proofErr w:type="spellStart"/>
      <w:r>
        <w:t>Winnicott</w:t>
      </w:r>
      <w:proofErr w:type="spellEnd"/>
      <w:r>
        <w:t xml:space="preserve">, Donald. 1991. „Die Angst vor dem Zusammenbruch“. </w:t>
      </w:r>
      <w:r>
        <w:rPr>
          <w:i/>
          <w:iCs/>
        </w:rPr>
        <w:t>Psyche – Z Psychoanal</w:t>
      </w:r>
      <w:r>
        <w:t xml:space="preserve"> 45: 1116–26.</w:t>
      </w:r>
    </w:p>
    <w:p w14:paraId="78339D30" w14:textId="77777777" w:rsidR="005D50B3" w:rsidRDefault="005D50B3" w:rsidP="005D50B3">
      <w:pPr>
        <w:pStyle w:val="Literaturverzeichnis"/>
      </w:pPr>
      <w:r>
        <w:t xml:space="preserve">Wisniewski, Amy, und et al. 2019. </w:t>
      </w:r>
      <w:r w:rsidRPr="005D50B3">
        <w:rPr>
          <w:lang w:val="en-US"/>
        </w:rPr>
        <w:t xml:space="preserve">„Management of </w:t>
      </w:r>
      <w:proofErr w:type="gramStart"/>
      <w:r w:rsidRPr="005D50B3">
        <w:rPr>
          <w:lang w:val="en-US"/>
        </w:rPr>
        <w:t>46,XY</w:t>
      </w:r>
      <w:proofErr w:type="gramEnd"/>
      <w:r w:rsidRPr="005D50B3">
        <w:rPr>
          <w:lang w:val="en-US"/>
        </w:rPr>
        <w:t xml:space="preserve"> Differences/Disorders of Sex Development (DSD) Throughout Life“. </w:t>
      </w:r>
      <w:proofErr w:type="spellStart"/>
      <w:r>
        <w:rPr>
          <w:i/>
          <w:iCs/>
        </w:rPr>
        <w:t>Endocrine</w:t>
      </w:r>
      <w:proofErr w:type="spellEnd"/>
      <w:r>
        <w:rPr>
          <w:i/>
          <w:iCs/>
        </w:rPr>
        <w:t xml:space="preserve"> </w:t>
      </w:r>
      <w:proofErr w:type="spellStart"/>
      <w:r>
        <w:rPr>
          <w:i/>
          <w:iCs/>
        </w:rPr>
        <w:t>reviews</w:t>
      </w:r>
      <w:proofErr w:type="spellEnd"/>
      <w:r>
        <w:t xml:space="preserve"> 40(6): 1547–72. doi:10.1210/er.2019-00049.</w:t>
      </w:r>
    </w:p>
    <w:p w14:paraId="6F2244D4" w14:textId="77777777" w:rsidR="005D50B3" w:rsidRDefault="005D50B3" w:rsidP="005D50B3">
      <w:pPr>
        <w:pStyle w:val="Literaturverzeichnis"/>
      </w:pPr>
      <w:r>
        <w:t xml:space="preserve">Wolfrum, Edgar. 2008. „Geschichte der Erinnerungskultur in der DDR und BRD“. In </w:t>
      </w:r>
      <w:r>
        <w:rPr>
          <w:i/>
          <w:iCs/>
        </w:rPr>
        <w:t>Dossier: Geschichte und Erinnerung</w:t>
      </w:r>
      <w:r>
        <w:t>, Bundeszentrale für politische Bildung. https://www.bpb.de/themen/erinnerung/geschichte-und-erinnerung/39814/geschichte-der-erinnerungskultur-in-der-ddr-und-brd/.</w:t>
      </w:r>
    </w:p>
    <w:p w14:paraId="10B765BD" w14:textId="77777777" w:rsidR="005D50B3" w:rsidRPr="005D50B3" w:rsidRDefault="005D50B3" w:rsidP="005D50B3">
      <w:pPr>
        <w:pStyle w:val="Literaturverzeichnis"/>
        <w:rPr>
          <w:lang w:val="en-US"/>
        </w:rPr>
      </w:pPr>
      <w:r>
        <w:t xml:space="preserve">Wöller, Wolfgang, Astrid Lampe, Julia Schellong, Falk Leichsenring, Johannes Kruse, und Helga </w:t>
      </w:r>
      <w:proofErr w:type="spellStart"/>
      <w:r>
        <w:t>Mattheß</w:t>
      </w:r>
      <w:proofErr w:type="spellEnd"/>
      <w:r>
        <w:t xml:space="preserve">. 2020. </w:t>
      </w:r>
      <w:r>
        <w:rPr>
          <w:i/>
          <w:iCs/>
        </w:rPr>
        <w:t>Psychodynamische Therapie der komplexen posttraumatischen Belastungsstörung: ein Manual zur Behandlung nach Kindheitstrauma</w:t>
      </w:r>
      <w:r>
        <w:t xml:space="preserve">. </w:t>
      </w:r>
      <w:proofErr w:type="spellStart"/>
      <w:r w:rsidRPr="005D50B3">
        <w:rPr>
          <w:lang w:val="en-US"/>
        </w:rPr>
        <w:t>Klett</w:t>
      </w:r>
      <w:proofErr w:type="spellEnd"/>
      <w:r w:rsidRPr="005D50B3">
        <w:rPr>
          <w:lang w:val="en-US"/>
        </w:rPr>
        <w:t>-Cotta.</w:t>
      </w:r>
    </w:p>
    <w:p w14:paraId="66C6CCB7" w14:textId="77777777" w:rsidR="005D50B3" w:rsidRPr="005D50B3" w:rsidRDefault="005D50B3" w:rsidP="005D50B3">
      <w:pPr>
        <w:pStyle w:val="Literaturverzeichnis"/>
        <w:rPr>
          <w:lang w:val="en-US"/>
        </w:rPr>
      </w:pPr>
      <w:r w:rsidRPr="005D50B3">
        <w:rPr>
          <w:lang w:val="en-US"/>
        </w:rPr>
        <w:t xml:space="preserve">World Health Organization (WHO). 2004. </w:t>
      </w:r>
      <w:r w:rsidRPr="005D50B3">
        <w:rPr>
          <w:i/>
          <w:iCs/>
          <w:lang w:val="en-US"/>
        </w:rPr>
        <w:t>International Statistical Classification of Diseases and Related Health Problems: Tenth Revision</w:t>
      </w:r>
      <w:r w:rsidRPr="005D50B3">
        <w:rPr>
          <w:lang w:val="en-US"/>
        </w:rPr>
        <w:t>. 2nd. ed. Geneva. https://iris.who.int/handle/10665/42980.</w:t>
      </w:r>
    </w:p>
    <w:p w14:paraId="73A86623" w14:textId="77777777" w:rsidR="005D50B3" w:rsidRPr="005D50B3" w:rsidRDefault="005D50B3" w:rsidP="005D50B3">
      <w:pPr>
        <w:pStyle w:val="Literaturverzeichnis"/>
        <w:rPr>
          <w:lang w:val="en-US"/>
        </w:rPr>
      </w:pPr>
      <w:r w:rsidRPr="005D50B3">
        <w:rPr>
          <w:lang w:val="en-US"/>
        </w:rPr>
        <w:t xml:space="preserve">World Health Organization (WHO). 2022. „ICD-11: International classification of diseases (11th </w:t>
      </w:r>
      <w:proofErr w:type="gramStart"/>
      <w:r w:rsidRPr="005D50B3">
        <w:rPr>
          <w:lang w:val="en-US"/>
        </w:rPr>
        <w:t>revision)“</w:t>
      </w:r>
      <w:proofErr w:type="gramEnd"/>
      <w:r w:rsidRPr="005D50B3">
        <w:rPr>
          <w:lang w:val="en-US"/>
        </w:rPr>
        <w:t>. https://icd.who.int/.</w:t>
      </w:r>
    </w:p>
    <w:p w14:paraId="1E634EDE" w14:textId="77777777" w:rsidR="005D50B3" w:rsidRDefault="005D50B3" w:rsidP="005D50B3">
      <w:pPr>
        <w:pStyle w:val="Literaturverzeichnis"/>
      </w:pPr>
      <w:r>
        <w:t xml:space="preserve">Worm, Arne. 2019. „Fluchtmigration. Eine </w:t>
      </w:r>
      <w:proofErr w:type="spellStart"/>
      <w:r>
        <w:t>biographietheoretische</w:t>
      </w:r>
      <w:proofErr w:type="spellEnd"/>
      <w:r>
        <w:t xml:space="preserve"> und figurationssoziologische Studie zu lebensgeschichtlichen Verläufen von Geflüchteten aus Syrien“. </w:t>
      </w:r>
      <w:proofErr w:type="spellStart"/>
      <w:r>
        <w:t>Ediss</w:t>
      </w:r>
      <w:proofErr w:type="spellEnd"/>
      <w:r>
        <w:t xml:space="preserve"> (Universität Göttingen). https://univerlag.uni-goettingen.de/bitstream/handle/3/isbn-978-3-86395-432-1/GBSB1_worm.pdf?sequence=3&amp;isAllowed=y.</w:t>
      </w:r>
    </w:p>
    <w:p w14:paraId="62D561C1" w14:textId="77777777" w:rsidR="005D50B3" w:rsidRDefault="005D50B3" w:rsidP="005D50B3">
      <w:pPr>
        <w:pStyle w:val="Literaturverzeichnis"/>
      </w:pPr>
      <w:r>
        <w:t xml:space="preserve">Woweries, Jörg. 2012. „Zur Situation von Menschen mit Intersexualität in Deutschland“. In </w:t>
      </w:r>
      <w:r>
        <w:rPr>
          <w:i/>
          <w:iCs/>
        </w:rPr>
        <w:t>Stellungnahme Deutscher Ethikrat</w:t>
      </w:r>
      <w:r>
        <w:t>, Berlin, 1. http://www.ethikrat.org/dateien/pdf/woweriesstellungnahmeintersexualitaet.pdf.</w:t>
      </w:r>
    </w:p>
    <w:p w14:paraId="2F14116A" w14:textId="77777777" w:rsidR="005D50B3" w:rsidRDefault="005D50B3" w:rsidP="005D50B3">
      <w:pPr>
        <w:pStyle w:val="Literaturverzeichnis"/>
      </w:pPr>
      <w:r>
        <w:t xml:space="preserve">Woyke, Wichard. 2021. „Staatsgebiet/Grenzen“ hrsg. Uwe Andersen, Jörg Bogumil, Stefan Marschall, und Wichard Woyke. </w:t>
      </w:r>
      <w:r>
        <w:rPr>
          <w:i/>
          <w:iCs/>
        </w:rPr>
        <w:t>Handwörterbuch des politischen Systems der Bundesrepublik Deutschland</w:t>
      </w:r>
      <w:r>
        <w:t>: 862–64. https://doi.org/10.1007/978-3-658-23666-3_155.</w:t>
      </w:r>
    </w:p>
    <w:p w14:paraId="2FECE35B" w14:textId="77777777" w:rsidR="005D50B3" w:rsidRPr="005D50B3" w:rsidRDefault="005D50B3" w:rsidP="005D50B3">
      <w:pPr>
        <w:pStyle w:val="Literaturverzeichnis"/>
        <w:rPr>
          <w:lang w:val="en-US"/>
        </w:rPr>
      </w:pPr>
      <w:r w:rsidRPr="005D50B3">
        <w:rPr>
          <w:lang w:val="en-US"/>
        </w:rPr>
        <w:t xml:space="preserve">Wright, Joyce A. 2008. „Prenatal and Postnatal Diagnosis of Infant Disability: Breaking the News to </w:t>
      </w:r>
      <w:proofErr w:type="gramStart"/>
      <w:r w:rsidRPr="005D50B3">
        <w:rPr>
          <w:lang w:val="en-US"/>
        </w:rPr>
        <w:t>Mothers.“</w:t>
      </w:r>
      <w:proofErr w:type="gramEnd"/>
      <w:r w:rsidRPr="005D50B3">
        <w:rPr>
          <w:lang w:val="en-US"/>
        </w:rPr>
        <w:t xml:space="preserve"> </w:t>
      </w:r>
      <w:r w:rsidRPr="005D50B3">
        <w:rPr>
          <w:i/>
          <w:iCs/>
          <w:lang w:val="en-US"/>
        </w:rPr>
        <w:t>The Journal of perinatal education</w:t>
      </w:r>
      <w:r w:rsidRPr="005D50B3">
        <w:rPr>
          <w:lang w:val="en-US"/>
        </w:rPr>
        <w:t xml:space="preserve"> 17(3): 27–32. doi:10.1624/105812408X324543.</w:t>
      </w:r>
    </w:p>
    <w:p w14:paraId="2DDAD75A" w14:textId="77777777" w:rsidR="005D50B3" w:rsidRDefault="005D50B3" w:rsidP="005D50B3">
      <w:pPr>
        <w:pStyle w:val="Literaturverzeichnis"/>
      </w:pPr>
      <w:r w:rsidRPr="005D50B3">
        <w:rPr>
          <w:lang w:val="en-US"/>
        </w:rPr>
        <w:t xml:space="preserve">Wright, Joyce Ann. 2002. „Self-transcendence: A phenomenological perspective of the mother’s experience of having a child with a </w:t>
      </w:r>
      <w:proofErr w:type="gramStart"/>
      <w:r w:rsidRPr="005D50B3">
        <w:rPr>
          <w:lang w:val="en-US"/>
        </w:rPr>
        <w:t>disability“</w:t>
      </w:r>
      <w:proofErr w:type="gramEnd"/>
      <w:r w:rsidRPr="005D50B3">
        <w:rPr>
          <w:lang w:val="en-US"/>
        </w:rPr>
        <w:t xml:space="preserve">. </w:t>
      </w:r>
      <w:proofErr w:type="spellStart"/>
      <w:r>
        <w:t>Widener</w:t>
      </w:r>
      <w:proofErr w:type="spellEnd"/>
      <w:r>
        <w:t xml:space="preserve"> University School </w:t>
      </w:r>
      <w:proofErr w:type="spellStart"/>
      <w:r>
        <w:t>of</w:t>
      </w:r>
      <w:proofErr w:type="spellEnd"/>
      <w:r>
        <w:t xml:space="preserve"> Nursing.</w:t>
      </w:r>
    </w:p>
    <w:p w14:paraId="3F846180" w14:textId="77777777" w:rsidR="005D50B3" w:rsidRPr="005D50B3" w:rsidRDefault="005D50B3" w:rsidP="005D50B3">
      <w:pPr>
        <w:pStyle w:val="Literaturverzeichnis"/>
        <w:rPr>
          <w:lang w:val="en-US"/>
        </w:rPr>
      </w:pPr>
      <w:r>
        <w:lastRenderedPageBreak/>
        <w:t xml:space="preserve">Wright, MT, M Block, und H von Unger. 2010. „Partizipation in der Zusammenarbeit zwischen Zielgruppe, Projekt und Geldgeber/in“. In </w:t>
      </w:r>
      <w:r>
        <w:rPr>
          <w:i/>
          <w:iCs/>
        </w:rPr>
        <w:t>Partizipative Qualitätsentwicklung in der Gesundheitsförderung und Prävention</w:t>
      </w:r>
      <w:r>
        <w:t xml:space="preserve">, hrsg. MT Wright. </w:t>
      </w:r>
      <w:r w:rsidRPr="005D50B3">
        <w:rPr>
          <w:lang w:val="en-US"/>
        </w:rPr>
        <w:t>Bern: Hans-Huber, 75–92.</w:t>
      </w:r>
    </w:p>
    <w:p w14:paraId="549D421E" w14:textId="77777777" w:rsidR="005D50B3" w:rsidRPr="005D50B3" w:rsidRDefault="005D50B3" w:rsidP="005D50B3">
      <w:pPr>
        <w:pStyle w:val="Literaturverzeichnis"/>
        <w:rPr>
          <w:lang w:val="en-US"/>
        </w:rPr>
      </w:pPr>
      <w:r w:rsidRPr="005D50B3">
        <w:rPr>
          <w:lang w:val="en-US"/>
        </w:rPr>
        <w:t xml:space="preserve">Yip, S. Y. 2024. „Positionality and reflexivity: negotiating insider-outsider positions within and across </w:t>
      </w:r>
      <w:proofErr w:type="gramStart"/>
      <w:r w:rsidRPr="005D50B3">
        <w:rPr>
          <w:lang w:val="en-US"/>
        </w:rPr>
        <w:t>cultures“</w:t>
      </w:r>
      <w:proofErr w:type="gramEnd"/>
      <w:r w:rsidRPr="005D50B3">
        <w:rPr>
          <w:lang w:val="en-US"/>
        </w:rPr>
        <w:t xml:space="preserve">. </w:t>
      </w:r>
      <w:r w:rsidRPr="005D50B3">
        <w:rPr>
          <w:i/>
          <w:iCs/>
          <w:lang w:val="en-US"/>
        </w:rPr>
        <w:t>International Journal of Research &amp; Method in Education</w:t>
      </w:r>
      <w:r w:rsidRPr="005D50B3">
        <w:rPr>
          <w:lang w:val="en-US"/>
        </w:rPr>
        <w:t xml:space="preserve"> 47(3): 222–32. doi:10.1080/1743727X.2023.2266375.</w:t>
      </w:r>
    </w:p>
    <w:p w14:paraId="2FFE51D7" w14:textId="77777777" w:rsidR="005D50B3" w:rsidRPr="005D50B3" w:rsidRDefault="005D50B3" w:rsidP="005D50B3">
      <w:pPr>
        <w:pStyle w:val="Literaturverzeichnis"/>
        <w:rPr>
          <w:lang w:val="en-US"/>
        </w:rPr>
      </w:pPr>
      <w:r w:rsidRPr="005D50B3">
        <w:rPr>
          <w:lang w:val="en-US"/>
        </w:rPr>
        <w:t xml:space="preserve">de Young, A.C., J.A. </w:t>
      </w:r>
      <w:proofErr w:type="spellStart"/>
      <w:r w:rsidRPr="005D50B3">
        <w:rPr>
          <w:lang w:val="en-US"/>
        </w:rPr>
        <w:t>Kenardy</w:t>
      </w:r>
      <w:proofErr w:type="spellEnd"/>
      <w:r w:rsidRPr="005D50B3">
        <w:rPr>
          <w:lang w:val="en-US"/>
        </w:rPr>
        <w:t xml:space="preserve">, und V.E. Cobham. 2011. „Trauma in Early Childhood: A Neglected </w:t>
      </w:r>
      <w:proofErr w:type="gramStart"/>
      <w:r w:rsidRPr="005D50B3">
        <w:rPr>
          <w:lang w:val="en-US"/>
        </w:rPr>
        <w:t>Population“</w:t>
      </w:r>
      <w:proofErr w:type="gramEnd"/>
      <w:r w:rsidRPr="005D50B3">
        <w:rPr>
          <w:lang w:val="en-US"/>
        </w:rPr>
        <w:t xml:space="preserve">. </w:t>
      </w:r>
      <w:r w:rsidRPr="005D50B3">
        <w:rPr>
          <w:i/>
          <w:iCs/>
          <w:lang w:val="en-US"/>
        </w:rPr>
        <w:t>Clin Child Fam Psychol Rev</w:t>
      </w:r>
      <w:r w:rsidRPr="005D50B3">
        <w:rPr>
          <w:lang w:val="en-US"/>
        </w:rPr>
        <w:t xml:space="preserve"> 14(3): 231–50. doi:10.1007/s10567-011-0094-3.</w:t>
      </w:r>
    </w:p>
    <w:p w14:paraId="4A966FE2" w14:textId="77777777" w:rsidR="005D50B3" w:rsidRPr="005D50B3" w:rsidRDefault="005D50B3" w:rsidP="005D50B3">
      <w:pPr>
        <w:pStyle w:val="Literaturverzeichnis"/>
        <w:rPr>
          <w:lang w:val="en-US"/>
        </w:rPr>
      </w:pPr>
      <w:r w:rsidRPr="005D50B3">
        <w:rPr>
          <w:lang w:val="en-US"/>
        </w:rPr>
        <w:t xml:space="preserve">Zeeman, L., und K. Aranda. 2020. „A Systematic Review of the Health and Healthcare Inequalities for People with Intersex </w:t>
      </w:r>
      <w:proofErr w:type="gramStart"/>
      <w:r w:rsidRPr="005D50B3">
        <w:rPr>
          <w:lang w:val="en-US"/>
        </w:rPr>
        <w:t>Variance“</w:t>
      </w:r>
      <w:proofErr w:type="gramEnd"/>
      <w:r w:rsidRPr="005D50B3">
        <w:rPr>
          <w:lang w:val="en-US"/>
        </w:rPr>
        <w:t xml:space="preserve">. </w:t>
      </w:r>
      <w:r w:rsidRPr="005D50B3">
        <w:rPr>
          <w:i/>
          <w:iCs/>
          <w:lang w:val="en-US"/>
        </w:rPr>
        <w:t>International Journal of Environmental Research and Public Health</w:t>
      </w:r>
      <w:r w:rsidRPr="005D50B3">
        <w:rPr>
          <w:lang w:val="en-US"/>
        </w:rPr>
        <w:t xml:space="preserve"> 17(18): 6533. doi:10.3390/ijerph17186533.</w:t>
      </w:r>
    </w:p>
    <w:p w14:paraId="084F1596" w14:textId="77777777" w:rsidR="005D50B3" w:rsidRPr="005D50B3" w:rsidRDefault="005D50B3" w:rsidP="005D50B3">
      <w:pPr>
        <w:pStyle w:val="Literaturverzeichnis"/>
        <w:rPr>
          <w:lang w:val="en-US"/>
        </w:rPr>
      </w:pPr>
      <w:r>
        <w:t xml:space="preserve">Zehnder, Kathrin. 2010. </w:t>
      </w:r>
      <w:r>
        <w:rPr>
          <w:i/>
          <w:iCs/>
        </w:rPr>
        <w:t>Zwitter beim Namen nennen: Intersexualität zwischen Pathologie, Selbstbestimmung und leiblicher Erfahrung</w:t>
      </w:r>
      <w:r>
        <w:t xml:space="preserve">. </w:t>
      </w:r>
      <w:r w:rsidRPr="005D50B3">
        <w:rPr>
          <w:lang w:val="en-US"/>
        </w:rPr>
        <w:t>Bielefeld: Transcript.</w:t>
      </w:r>
    </w:p>
    <w:p w14:paraId="5CFBBEDB" w14:textId="77777777" w:rsidR="005D50B3" w:rsidRDefault="005D50B3" w:rsidP="005D50B3">
      <w:pPr>
        <w:pStyle w:val="Literaturverzeichnis"/>
      </w:pPr>
      <w:proofErr w:type="spellStart"/>
      <w:r w:rsidRPr="005D50B3">
        <w:rPr>
          <w:lang w:val="en-US"/>
        </w:rPr>
        <w:t>Zeiler</w:t>
      </w:r>
      <w:proofErr w:type="spellEnd"/>
      <w:r w:rsidRPr="005D50B3">
        <w:rPr>
          <w:lang w:val="en-US"/>
        </w:rPr>
        <w:t xml:space="preserve">, Kristin. 2013. „A Phenomenology of </w:t>
      </w:r>
      <w:proofErr w:type="spellStart"/>
      <w:r w:rsidRPr="005D50B3">
        <w:rPr>
          <w:lang w:val="en-US"/>
        </w:rPr>
        <w:t>Excorporation</w:t>
      </w:r>
      <w:proofErr w:type="spellEnd"/>
      <w:r w:rsidRPr="005D50B3">
        <w:rPr>
          <w:lang w:val="en-US"/>
        </w:rPr>
        <w:t xml:space="preserve">, Bodily Alienation, and Resistance: Rethinking Sexed and Racialized </w:t>
      </w:r>
      <w:proofErr w:type="gramStart"/>
      <w:r w:rsidRPr="005D50B3">
        <w:rPr>
          <w:lang w:val="en-US"/>
        </w:rPr>
        <w:t>Embodiment“</w:t>
      </w:r>
      <w:proofErr w:type="gramEnd"/>
      <w:r w:rsidRPr="005D50B3">
        <w:rPr>
          <w:lang w:val="en-US"/>
        </w:rPr>
        <w:t xml:space="preserve">. </w:t>
      </w:r>
      <w:proofErr w:type="spellStart"/>
      <w:r>
        <w:rPr>
          <w:i/>
          <w:iCs/>
        </w:rPr>
        <w:t>Hypatia</w:t>
      </w:r>
      <w:proofErr w:type="spellEnd"/>
      <w:r>
        <w:t xml:space="preserve"> 28(1): 69–84. </w:t>
      </w:r>
      <w:proofErr w:type="spellStart"/>
      <w:proofErr w:type="gramStart"/>
      <w:r>
        <w:t>doi:https</w:t>
      </w:r>
      <w:proofErr w:type="spellEnd"/>
      <w:r>
        <w:t>://doi.org/10.1111/j.1527-2001.2012.01305.x</w:t>
      </w:r>
      <w:proofErr w:type="gramEnd"/>
      <w:r>
        <w:t>.</w:t>
      </w:r>
    </w:p>
    <w:p w14:paraId="40D5CD92" w14:textId="77777777" w:rsidR="005D50B3" w:rsidRDefault="005D50B3" w:rsidP="005D50B3">
      <w:pPr>
        <w:pStyle w:val="Literaturverzeichnis"/>
      </w:pPr>
      <w:r>
        <w:t xml:space="preserve">Zeiler, Kristin, und Anette Wickström. </w:t>
      </w:r>
      <w:r w:rsidRPr="005D50B3">
        <w:rPr>
          <w:lang w:val="en-US"/>
        </w:rPr>
        <w:t xml:space="preserve">2009. „Why Do ‘We’ Perform Surgery on Newborn Intersexed </w:t>
      </w:r>
      <w:proofErr w:type="gramStart"/>
      <w:r w:rsidRPr="005D50B3">
        <w:rPr>
          <w:lang w:val="en-US"/>
        </w:rPr>
        <w:t>Children?:</w:t>
      </w:r>
      <w:proofErr w:type="gramEnd"/>
      <w:r w:rsidRPr="005D50B3">
        <w:rPr>
          <w:lang w:val="en-US"/>
        </w:rPr>
        <w:t xml:space="preserve"> The Phenomenology of the Parental Experience of Having a Child with Intersex Anatomies“. </w:t>
      </w:r>
      <w:r>
        <w:rPr>
          <w:i/>
          <w:iCs/>
        </w:rPr>
        <w:t>Feminist Theory</w:t>
      </w:r>
      <w:r>
        <w:t xml:space="preserve"> 10(3): 359–77. doi:10.1177/1464700109343258.</w:t>
      </w:r>
    </w:p>
    <w:p w14:paraId="653C3719" w14:textId="77777777" w:rsidR="005D50B3" w:rsidRDefault="005D50B3" w:rsidP="005D50B3">
      <w:pPr>
        <w:pStyle w:val="Literaturverzeichnis"/>
      </w:pPr>
      <w:r>
        <w:t xml:space="preserve">Zillig, Ute. 2016. </w:t>
      </w:r>
      <w:r>
        <w:rPr>
          <w:i/>
          <w:iCs/>
        </w:rPr>
        <w:t>Komplex traumatisierte Mütter. Biografische Verläufe im Spannungsfeld von Traumatherapie, Psychiatrie und Jugendhilfe. Rekonstruktive Forschung in der Sozialen Arbeit, Band 18</w:t>
      </w:r>
      <w:r>
        <w:t>. Opladen/Berlin/Toronto: Barbara Budrich.</w:t>
      </w:r>
    </w:p>
    <w:p w14:paraId="521AAAD9" w14:textId="77777777" w:rsidR="005D50B3" w:rsidRDefault="005D50B3" w:rsidP="005D50B3">
      <w:pPr>
        <w:pStyle w:val="Literaturverzeichnis"/>
      </w:pPr>
      <w:r w:rsidRPr="005D50B3">
        <w:rPr>
          <w:lang w:val="en-US"/>
        </w:rPr>
        <w:t xml:space="preserve">Zurbriggen, E. L. 2013. „Objectification, Self-Objectification, and Societal </w:t>
      </w:r>
      <w:proofErr w:type="gramStart"/>
      <w:r w:rsidRPr="005D50B3">
        <w:rPr>
          <w:lang w:val="en-US"/>
        </w:rPr>
        <w:t>Change“</w:t>
      </w:r>
      <w:proofErr w:type="gramEnd"/>
      <w:r w:rsidRPr="005D50B3">
        <w:rPr>
          <w:lang w:val="en-US"/>
        </w:rPr>
        <w:t xml:space="preserve">. </w:t>
      </w:r>
      <w:r>
        <w:rPr>
          <w:i/>
          <w:iCs/>
        </w:rPr>
        <w:t xml:space="preserve">Journal </w:t>
      </w:r>
      <w:proofErr w:type="spellStart"/>
      <w:r>
        <w:rPr>
          <w:i/>
          <w:iCs/>
        </w:rPr>
        <w:t>of</w:t>
      </w:r>
      <w:proofErr w:type="spellEnd"/>
      <w:r>
        <w:rPr>
          <w:i/>
          <w:iCs/>
        </w:rPr>
        <w:t xml:space="preserve"> </w:t>
      </w:r>
      <w:proofErr w:type="spellStart"/>
      <w:r>
        <w:rPr>
          <w:i/>
          <w:iCs/>
        </w:rPr>
        <w:t>Social</w:t>
      </w:r>
      <w:proofErr w:type="spellEnd"/>
      <w:r>
        <w:rPr>
          <w:i/>
          <w:iCs/>
        </w:rPr>
        <w:t xml:space="preserve"> and Political </w:t>
      </w:r>
      <w:proofErr w:type="spellStart"/>
      <w:r>
        <w:rPr>
          <w:i/>
          <w:iCs/>
        </w:rPr>
        <w:t>Psychology</w:t>
      </w:r>
      <w:proofErr w:type="spellEnd"/>
      <w:r>
        <w:t xml:space="preserve"> 1(1): 188–215. doi:10.5964/</w:t>
      </w:r>
      <w:proofErr w:type="gramStart"/>
      <w:r>
        <w:t>jspp.v</w:t>
      </w:r>
      <w:proofErr w:type="gramEnd"/>
      <w:r>
        <w:t>1i1.94.</w:t>
      </w:r>
    </w:p>
    <w:p w14:paraId="53AD57D9" w14:textId="20FE5D42" w:rsidR="006D6566" w:rsidRPr="007310A7" w:rsidRDefault="00F849C8" w:rsidP="00B0499F">
      <w:pPr>
        <w:jc w:val="both"/>
        <w:rPr>
          <w:color w:val="000000" w:themeColor="text1"/>
        </w:rPr>
      </w:pPr>
      <w:r w:rsidRPr="007310A7">
        <w:rPr>
          <w:color w:val="000000" w:themeColor="text1"/>
        </w:rPr>
        <w:fldChar w:fldCharType="end"/>
      </w:r>
    </w:p>
    <w:sectPr w:rsidR="006D6566" w:rsidRPr="007310A7" w:rsidSect="009F51AD">
      <w:pgSz w:w="11900" w:h="16840"/>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A1CF0" w14:textId="77777777" w:rsidR="00AC5ABD" w:rsidRDefault="00AC5ABD" w:rsidP="00170D97">
      <w:r>
        <w:separator/>
      </w:r>
    </w:p>
  </w:endnote>
  <w:endnote w:type="continuationSeparator" w:id="0">
    <w:p w14:paraId="691FAA3E" w14:textId="77777777" w:rsidR="00AC5ABD" w:rsidRDefault="00AC5ABD" w:rsidP="00170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ospace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7D4C1" w14:textId="77777777" w:rsidR="00D90E4F" w:rsidRDefault="00D90E4F" w:rsidP="00780ABC">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4435234B" w14:textId="77777777" w:rsidR="00D90E4F" w:rsidRDefault="00D90E4F" w:rsidP="00780AB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06A6B" w14:textId="77777777" w:rsidR="00D90E4F" w:rsidRDefault="00D90E4F" w:rsidP="00780ABC">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27468" w14:textId="198A6684" w:rsidR="009B3CBA" w:rsidRDefault="009B3CBA" w:rsidP="00780ABC">
    <w:pPr>
      <w:pStyle w:val="Fuzeile"/>
      <w:framePr w:wrap="around" w:vAnchor="text" w:hAnchor="margin" w:xAlign="right" w:y="1"/>
      <w:rPr>
        <w:rStyle w:val="Seitenzahl"/>
      </w:rPr>
    </w:pPr>
  </w:p>
  <w:p w14:paraId="30B880BD" w14:textId="77777777" w:rsidR="009B3CBA" w:rsidRDefault="009B3CBA" w:rsidP="00780ABC">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ECEA3" w14:textId="77777777" w:rsidR="0020284B" w:rsidRDefault="0020284B" w:rsidP="00780ABC">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1</w:t>
    </w:r>
    <w:r>
      <w:rPr>
        <w:rStyle w:val="Seitenzahl"/>
      </w:rPr>
      <w:fldChar w:fldCharType="end"/>
    </w:r>
  </w:p>
  <w:p w14:paraId="47DA375B" w14:textId="77777777" w:rsidR="0020284B" w:rsidRDefault="0020284B" w:rsidP="00780ABC">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3ED08" w14:textId="77777777" w:rsidR="00AC5ABD" w:rsidRDefault="00AC5ABD" w:rsidP="00170D97">
      <w:r>
        <w:separator/>
      </w:r>
    </w:p>
  </w:footnote>
  <w:footnote w:type="continuationSeparator" w:id="0">
    <w:p w14:paraId="3352459C" w14:textId="77777777" w:rsidR="00AC5ABD" w:rsidRDefault="00AC5ABD" w:rsidP="00170D97">
      <w:r>
        <w:continuationSeparator/>
      </w:r>
    </w:p>
  </w:footnote>
  <w:footnote w:id="1">
    <w:p w14:paraId="31F9978C" w14:textId="03F5775A" w:rsidR="00FF686F" w:rsidRDefault="00FF686F" w:rsidP="00FF686F">
      <w:pPr>
        <w:pStyle w:val="Funotentext"/>
        <w:jc w:val="both"/>
        <w:rPr>
          <w:sz w:val="20"/>
          <w:szCs w:val="20"/>
        </w:rPr>
      </w:pPr>
      <w:r w:rsidRPr="00B1150C">
        <w:rPr>
          <w:rStyle w:val="Funotenzeichen"/>
        </w:rPr>
        <w:footnoteRef/>
      </w:r>
      <w:r>
        <w:rPr>
          <w:sz w:val="20"/>
          <w:szCs w:val="20"/>
        </w:rPr>
        <w:t xml:space="preserve"> In Deutschland gelten Jugendliche zwischen 14 und 18 Jahren nach der Definition des Bundesgerichtshofes (BGH) als potentiell hinsichtlich medizinischer Eingriffe einsichts- und einwilligungsfähig. Einsichtsfähigkeit wird durch den BGH als Fähigkeit „nach seiner geistigen und sittlichen Reife die Bedeutung und Tragweite des Eingriffs und seiner Gestattung zu ermessen“</w:t>
      </w:r>
      <w:r>
        <w:rPr>
          <w:sz w:val="20"/>
          <w:szCs w:val="20"/>
        </w:rPr>
        <w:t xml:space="preserve"> </w:t>
      </w:r>
      <w:r w:rsidR="005007E7">
        <w:rPr>
          <w:sz w:val="20"/>
          <w:szCs w:val="20"/>
        </w:rPr>
        <w:fldChar w:fldCharType="begin"/>
      </w:r>
      <w:r w:rsidR="005007E7">
        <w:rPr>
          <w:sz w:val="20"/>
          <w:szCs w:val="20"/>
        </w:rPr>
        <w:instrText xml:space="preserve"> ADDIN ZOTERO_ITEM CSL_CITATION {"citationID":"jDucyPhF","properties":{"unsorted":false,"formattedCitation":"(BGH 1959, 811 zitiert nach Schelling 2022)","plainCitation":"(BGH 1959, 811 zitiert nach Schelling 2022)","noteIndex":1},"citationItems":[{"id":1220,"uris":["http://zotero.org/users/local/owKliTIb/items/EP7PZ7LV"],"itemData":{"id":1220,"type":"article-newspaper","container-title":"gyn","page":"556-559","publisher":"Omnimed","title":"Recht aktuell kommentiert: Rechtliche Besonderheiten bei der Behandlung minderjähriger Patienten","author":[{"family":"Schelling","given":"Philip"}],"issued":{"date-parts":[["2022"]]}},"prefix":"BGH 1959, 811 zitiert nach"}],"schema":"https://github.com/citation-style-language/schema/raw/master/csl-citation.json"} </w:instrText>
      </w:r>
      <w:r w:rsidR="005007E7">
        <w:rPr>
          <w:sz w:val="20"/>
          <w:szCs w:val="20"/>
        </w:rPr>
        <w:fldChar w:fldCharType="separate"/>
      </w:r>
      <w:r>
        <w:rPr>
          <w:rFonts w:ascii="Cambria" w:hAnsi="Cambria"/>
          <w:sz w:val="20"/>
        </w:rPr>
        <w:t xml:space="preserve">(BGH 1959, 811 zitiert nach Schelling 2022)</w:t>
      </w:r>
      <w:r w:rsidR="005007E7">
        <w:rPr>
          <w:sz w:val="20"/>
          <w:szCs w:val="20"/>
        </w:rPr>
        <w:fldChar w:fldCharType="end"/>
      </w:r>
      <w:r>
        <w:rPr>
          <w:sz w:val="20"/>
          <w:szCs w:val="20"/>
        </w:rPr>
        <w:t xml:space="preserve"> </w:t>
      </w:r>
      <w:r>
        <w:rPr>
          <w:sz w:val="20"/>
          <w:szCs w:val="20"/>
        </w:rPr>
        <w:t xml:space="preserve">definiert. Dafür müssen die Informationen im Rahmen einer ärztlichen Aufklärung verstanden werden</w:t>
      </w:r>
      <w:r>
        <w:rPr>
          <w:sz w:val="20"/>
          <w:szCs w:val="20"/>
        </w:rPr>
        <w:t xml:space="preserve"> und der*die Jugendliche*r selbst</w:t>
      </w:r>
      <w:r>
        <w:rPr>
          <w:sz w:val="20"/>
          <w:szCs w:val="20"/>
        </w:rPr>
        <w:t xml:space="preserve"> eine Abwägung zwischen Nutzen und Risiko des Eingriffs vornehmen können. Die Einwilligungsfähigkeit stellt der*die behandelnde*r Ärzt*in fest (vgl. Schelling ebd.). Während der BGH-Definition folgend bei der Feststellung der Einwilligungsfähigkeit von Jugendlichen auf eine Einwilligung der Eltern verzichtet werden kann, wird diese in Deutschland in der Regel bis zum vollendeten 18. Lebensjahr dennoch eingeholt, so dass es sich dann um eine Ko-Einwilligung bzw. einen Ko-Konsens handelt. Diese Praxis hängt mit der in Deutschland als uneinheitlich gewerteten Rechtsprechung bezüglich der Einwilligung einsichtsfähiger Minderjähriger insbesondere in schwerwiegende medizinische Eingriffe zusammen (vgl. JUMIKO 2022).</w:t>
      </w:r>
    </w:p>
  </w:footnote>
  <w:footnote w:id="2">
    <w:p w14:paraId="4F37A296" w14:textId="683E70C8" w:rsidR="00FF686F" w:rsidRDefault="00FF686F" w:rsidP="00FF686F">
      <w:pPr>
        <w:pStyle w:val="Funotentext"/>
        <w:jc w:val="both"/>
        <w:rPr>
          <w:sz w:val="20"/>
          <w:szCs w:val="20"/>
        </w:rPr>
      </w:pPr>
      <w:r w:rsidRPr="00B1150C">
        <w:rPr>
          <w:rStyle w:val="Funotenzeichen"/>
        </w:rPr>
        <w:footnoteRef/>
      </w:r>
      <w:r>
        <w:rPr>
          <w:sz w:val="20"/>
          <w:szCs w:val="20"/>
        </w:rPr>
        <w:t xml:space="preserve"> Bei einer Vaginalrekonstruktion wird mittels unterschiedlicher chirurgischer Verfahren ein Vaginalkanal angelegt oder verlängert. Bei einer sog. Vaginalagenesie, die häufig gemeinsam mit den Diagnosen kompletter Androgenresistenz (CAIS) sowie dem Mayer-Rokitansky-Kuster-Hauser-Syndrom (MRKH) festgestellt wird, handelt es sich um eine Verkürzung des Vaginalkanals</w:t>
      </w:r>
      <w:r w:rsidR="00F10B9B">
        <w:rPr>
          <w:sz w:val="20"/>
          <w:szCs w:val="20"/>
        </w:rPr>
        <w:t xml:space="preserve"> </w:t>
      </w:r>
      <w:r w:rsidR="00F10B9B">
        <w:rPr>
          <w:sz w:val="20"/>
          <w:szCs w:val="20"/>
        </w:rPr>
        <w:fldChar w:fldCharType="begin"/>
      </w:r>
      <w:r w:rsidR="00F10B9B">
        <w:rPr>
          <w:sz w:val="20"/>
          <w:szCs w:val="20"/>
        </w:rPr>
        <w:instrText xml:space="preserve"> ADDIN ZOTERO_ITEM CSL_CITATION {"citationID":"xVgQqpB1","properties":{"unsorted":false,"formattedCitation":"(vgl. Nakhal und Creighton 2011)","plainCitation":"(vgl. Nakhal und Creighton 2011)","noteIndex":2},"citationItems":[{"id":510,"uris":["http://zotero.org/users/local/owKliTIb/items/C5ZWG32S"],"itemData":{"id":510,"type":"article-journal","container-title":"Journal of Pediatric and Adolescent Gynecology","DOI":"10.1016/j.jpag.2011.06.003","issue":"6","page":"352-357","publisher":"Elsevier BV","title":"Management of Vaginal Agenesis","volume":"25","author":[{"family":"Nakhal","given":"R"},{"family":"Creighton","given":"S"}],"issued":{"date-parts":[["2011"]]}},"prefix":"vgl."}],"schema":"https://github.com/citation-style-language/schema/raw/master/csl-citation.json"} </w:instrText>
      </w:r>
      <w:r w:rsidR="00F10B9B">
        <w:rPr>
          <w:sz w:val="20"/>
          <w:szCs w:val="20"/>
        </w:rPr>
        <w:fldChar w:fldCharType="separate"/>
      </w:r>
      <w:r w:rsidR="00F10B9B" w:rsidRPr="00F10B9B">
        <w:rPr>
          <w:rFonts w:ascii="Cambria" w:hAnsi="Cambria"/>
          <w:sz w:val="20"/>
        </w:rPr>
        <w:t>(vgl. Nakhal und Creighton 2011)</w:t>
      </w:r>
      <w:r w:rsidR="00F10B9B">
        <w:rPr>
          <w:sz w:val="20"/>
          <w:szCs w:val="20"/>
        </w:rPr>
        <w:fldChar w:fldCharType="end"/>
      </w:r>
      <w:r w:rsidR="00F10B9B">
        <w:rPr>
          <w:sz w:val="20"/>
          <w:szCs w:val="20"/>
        </w:rPr>
        <w:t>.</w:t>
      </w:r>
    </w:p>
  </w:footnote>
  <w:footnote w:id="3">
    <w:p w14:paraId="24652E55" w14:textId="25C4AFA0" w:rsidR="00FF686F" w:rsidRDefault="00FF686F" w:rsidP="00FF686F">
      <w:pPr>
        <w:pStyle w:val="Funotentext"/>
        <w:jc w:val="both"/>
        <w:rPr>
          <w:sz w:val="20"/>
          <w:szCs w:val="20"/>
        </w:rPr>
      </w:pPr>
      <w:r w:rsidRPr="00B1150C">
        <w:rPr>
          <w:rStyle w:val="Funotenzeichen"/>
        </w:rPr>
        <w:footnoteRef/>
      </w:r>
      <w:r>
        <w:rPr>
          <w:sz w:val="20"/>
          <w:szCs w:val="20"/>
        </w:rPr>
        <w:t xml:space="preserve"> So wird hier ebenfalls nur angedeutet, wo das teilweise berichtete Gefühl</w:t>
      </w:r>
      <w:r>
        <w:rPr>
          <w:sz w:val="20"/>
          <w:szCs w:val="20"/>
        </w:rPr>
        <w:t xml:space="preserve"> auf eine negative Art ‚anders’ zu sein</w:t>
      </w:r>
      <w:r>
        <w:rPr>
          <w:sz w:val="20"/>
          <w:szCs w:val="20"/>
        </w:rPr>
        <w:t xml:space="preserve"> den sozialen und biographischen Ursprung hat und in welchen Handlungs-</w:t>
      </w:r>
      <w:r>
        <w:rPr>
          <w:sz w:val="20"/>
          <w:szCs w:val="20"/>
        </w:rPr>
        <w:t xml:space="preserve"> </w:t>
      </w:r>
      <w:r>
        <w:rPr>
          <w:sz w:val="20"/>
          <w:szCs w:val="20"/>
        </w:rPr>
        <w:t xml:space="preserve">und Deutungszusammenhängen die gegenwärtige Interpretation einiger Interviewpartner*innen </w:t>
      </w:r>
      <w:del w:id="1000208" w:author="Claude Lektorat" w:date="2026-06-30T12:18:05Z">
        <w:r>
          <w:rPr>
            <w:sz w:val="20"/>
            <w:szCs w:val="20"/>
          </w:rPr>
          <w:delText xml:space="preserve">stehen</w:delText>
        </w:r>
      </w:del>
      <w:ins w:id="1000209" w:author="Claude Lektorat" w:date="2026-06-30T12:18:05Z">
        <w:r>
          <w:rPr>
            <w:sz w:val="20"/>
            <w:szCs w:val="20"/>
          </w:rPr>
          <w:t xml:space="preserve">steht</w:t>
        </w:r>
      </w:ins>
      <w:r>
        <w:rPr>
          <w:sz w:val="20"/>
          <w:szCs w:val="20"/>
        </w:rPr>
        <w:t xml:space="preserve">, das</w:t>
      </w:r>
      <w:r>
        <w:rPr>
          <w:sz w:val="20"/>
          <w:szCs w:val="20"/>
        </w:rPr>
        <w:t xml:space="preserve">s</w:t>
      </w:r>
      <w:r>
        <w:rPr>
          <w:sz w:val="20"/>
          <w:szCs w:val="20"/>
        </w:rPr>
        <w:t xml:space="preserve"> die Behandlungsentscheidungen in ihrer Jugend ‚zu schnell’ getroffen wurden (vgl. ebd.</w:t>
      </w:r>
      <w:r>
        <w:rPr>
          <w:sz w:val="20"/>
          <w:szCs w:val="20"/>
        </w:rPr>
        <w:t xml:space="preserve">,</w:t>
      </w:r>
      <w:r>
        <w:rPr>
          <w:sz w:val="20"/>
          <w:szCs w:val="20"/>
        </w:rPr>
        <w:t xml:space="preserve"> 217f.)</w:t>
      </w:r>
      <w:ins w:id="1000210" w:author="Claude Lektorat" w:date="2026-06-30T12:18:05Z">
        <w:r>
          <w:rPr>
            <w:sz w:val="20"/>
            <w:szCs w:val="20"/>
          </w:rPr>
          <w:t xml:space="preserve">.</w:t>
        </w:r>
      </w:ins>
    </w:p>
  </w:footnote>
  <w:footnote w:id="4">
    <w:p w14:paraId="5119FE79" w14:textId="77777777" w:rsidR="005510E2" w:rsidRDefault="005510E2" w:rsidP="005510E2">
      <w:pPr>
        <w:pStyle w:val="Funotentext"/>
        <w:rPr>
          <w:sz w:val="20"/>
          <w:szCs w:val="20"/>
        </w:rPr>
      </w:pPr>
      <w:r w:rsidRPr="00B1150C">
        <w:rPr>
          <w:rStyle w:val="Funotenzeichen"/>
        </w:rPr>
        <w:footnoteRef/>
      </w:r>
      <w:r>
        <w:rPr>
          <w:sz w:val="20"/>
          <w:szCs w:val="20"/>
        </w:rPr>
        <w:t xml:space="preserve"> Allerdings erfolgt dies, ohne dass im Vorfeld festgelegte Hypothesen oder theoretische Begriffe auf das zu untersuchende soziale Phänomen übertragen werden.</w:t>
      </w:r>
    </w:p>
  </w:footnote>
  <w:footnote w:id="5">
    <w:p w14:paraId="6D44423E" w14:textId="059263D2" w:rsidR="005510E2" w:rsidRDefault="005510E2" w:rsidP="0082772D">
      <w:pPr>
        <w:pStyle w:val="Funotentext"/>
        <w:jc w:val="both"/>
        <w:rPr>
          <w:sz w:val="20"/>
          <w:szCs w:val="20"/>
        </w:rPr>
      </w:pPr>
      <w:r w:rsidRPr="00B1150C">
        <w:rPr>
          <w:rStyle w:val="Funotenzeichen"/>
        </w:rPr>
        <w:footnoteRef/>
      </w:r>
      <w:r>
        <w:rPr>
          <w:sz w:val="20"/>
          <w:szCs w:val="20"/>
        </w:rPr>
        <w:t xml:space="preserve"> Hier erscheint Goffmans verhältnismäßig pessimistische und absolut wirkende Bewertung</w:t>
      </w:r>
      <w:r w:rsidR="006448F1">
        <w:rPr>
          <w:sz w:val="20"/>
          <w:szCs w:val="20"/>
        </w:rPr>
        <w:t xml:space="preserve"> eines solchen Rückzugs bzw. dessen </w:t>
      </w:r>
      <w:r>
        <w:rPr>
          <w:sz w:val="20"/>
          <w:szCs w:val="20"/>
        </w:rPr>
        <w:t>soziale</w:t>
      </w:r>
      <w:r w:rsidR="006448F1">
        <w:rPr>
          <w:sz w:val="20"/>
          <w:szCs w:val="20"/>
        </w:rPr>
        <w:t>r</w:t>
      </w:r>
      <w:r>
        <w:rPr>
          <w:sz w:val="20"/>
          <w:szCs w:val="20"/>
        </w:rPr>
        <w:t xml:space="preserve"> Konsequenzen durch die sozialen Strukturen zum Zeitpunkt seiner Analyse geprägt. In den USA der 1960er Jahre führte ein Zusammenschluss zwischen marginalisierten Personen ähnlichen Erfahrungshintergrundes vermutlich stärker zu einem Verlust gesamtgesellschaftlicher Einbindung</w:t>
      </w:r>
      <w:r w:rsidR="006448F1">
        <w:rPr>
          <w:sz w:val="20"/>
          <w:szCs w:val="20"/>
        </w:rPr>
        <w:t>,</w:t>
      </w:r>
      <w:r>
        <w:rPr>
          <w:sz w:val="20"/>
          <w:szCs w:val="20"/>
        </w:rPr>
        <w:t xml:space="preserve"> als dies heute der Fall ist.</w:t>
      </w:r>
    </w:p>
  </w:footnote>
  <w:footnote w:id="6">
    <w:p w14:paraId="6EAE4001" w14:textId="02574ECD" w:rsidR="005510E2" w:rsidRDefault="005510E2" w:rsidP="005510E2">
      <w:pPr>
        <w:pStyle w:val="Funotentext"/>
        <w:jc w:val="both"/>
        <w:rPr>
          <w:sz w:val="20"/>
          <w:szCs w:val="20"/>
        </w:rPr>
      </w:pPr>
      <w:r w:rsidRPr="00B1150C">
        <w:rPr>
          <w:rStyle w:val="Funotenzeichen"/>
        </w:rPr>
        <w:footnoteRef/>
      </w:r>
      <w:r>
        <w:rPr>
          <w:sz w:val="20"/>
          <w:szCs w:val="20"/>
        </w:rPr>
        <w:t xml:space="preserve"> Die im symbolischen Interaktionismus verwurzelte modifizierte </w:t>
      </w:r>
      <w:proofErr w:type="spellStart"/>
      <w:r>
        <w:rPr>
          <w:sz w:val="20"/>
          <w:szCs w:val="20"/>
        </w:rPr>
        <w:t>Labeling</w:t>
      </w:r>
      <w:proofErr w:type="spellEnd"/>
      <w:r>
        <w:rPr>
          <w:sz w:val="20"/>
          <w:szCs w:val="20"/>
        </w:rPr>
        <w:t xml:space="preserve">-Theorie setzt an der ursprünglich </w:t>
      </w:r>
      <w:r w:rsidRPr="00243B6F">
        <w:rPr>
          <w:sz w:val="20"/>
          <w:szCs w:val="20"/>
        </w:rPr>
        <w:t>von Scheff</w:t>
      </w:r>
      <w:r w:rsidR="00243B6F" w:rsidRPr="00243B6F">
        <w:rPr>
          <w:sz w:val="20"/>
          <w:szCs w:val="20"/>
        </w:rPr>
        <w:t xml:space="preserve"> </w:t>
      </w:r>
      <w:r w:rsidR="00243B6F" w:rsidRPr="00243B6F">
        <w:rPr>
          <w:sz w:val="20"/>
          <w:szCs w:val="20"/>
        </w:rPr>
        <w:fldChar w:fldCharType="begin"/>
      </w:r>
      <w:r w:rsidR="00243B6F" w:rsidRPr="00243B6F">
        <w:rPr>
          <w:sz w:val="20"/>
          <w:szCs w:val="20"/>
        </w:rPr>
        <w:instrText xml:space="preserve"> ADDIN ZOTERO_ITEM CSL_CITATION {"citationID":"xKnU1ru7","properties":{"unsorted":false,"formattedCitation":"(1966)","plainCitation":"(1966)","noteIndex":6},"citationItems":[{"id":1223,"uris":["http://zotero.org/users/local/owKliTIb/items/N9KGKXE7"],"itemData":{"id":1223,"type":"book","publisher":"Aldine","publisher-place":"Chicago","title":"Being Mentally Ill: A Sociological Theory","author":[{"family":"Scheff","given":"","suffix":"Thomas J."}],"issued":{"date-parts":[["1966"]]}},"suppress-author":true}],"schema":"https://github.com/citation-style-language/schema/raw/master/csl-citation.json"} </w:instrText>
      </w:r>
      <w:r w:rsidR="00243B6F" w:rsidRPr="00243B6F">
        <w:rPr>
          <w:sz w:val="20"/>
          <w:szCs w:val="20"/>
        </w:rPr>
        <w:fldChar w:fldCharType="separate"/>
      </w:r>
      <w:r w:rsidR="00243B6F" w:rsidRPr="00243B6F">
        <w:rPr>
          <w:rFonts w:ascii="Cambria" w:hAnsi="Cambria"/>
          <w:sz w:val="20"/>
        </w:rPr>
        <w:t>(1966)</w:t>
      </w:r>
      <w:r w:rsidR="00243B6F" w:rsidRPr="00243B6F">
        <w:rPr>
          <w:sz w:val="20"/>
          <w:szCs w:val="20"/>
        </w:rPr>
        <w:fldChar w:fldCharType="end"/>
      </w:r>
      <w:r w:rsidRPr="00243B6F">
        <w:rPr>
          <w:sz w:val="20"/>
          <w:szCs w:val="20"/>
        </w:rPr>
        <w:t xml:space="preserve"> formulierten </w:t>
      </w:r>
      <w:proofErr w:type="spellStart"/>
      <w:r w:rsidRPr="00243B6F">
        <w:rPr>
          <w:sz w:val="20"/>
          <w:szCs w:val="20"/>
        </w:rPr>
        <w:t>Labeling</w:t>
      </w:r>
      <w:proofErr w:type="spellEnd"/>
      <w:r w:rsidRPr="00243B6F">
        <w:rPr>
          <w:sz w:val="20"/>
          <w:szCs w:val="20"/>
        </w:rPr>
        <w:t>-Perspektive auf mentale Erkrankungen an und geht zunächst ebenfalls davon aus, dass Individuen negative Stereotypen im Laufe ihrer Sozialisierung als „</w:t>
      </w:r>
      <w:proofErr w:type="spellStart"/>
      <w:r w:rsidRPr="00243B6F">
        <w:rPr>
          <w:sz w:val="20"/>
          <w:szCs w:val="20"/>
        </w:rPr>
        <w:t>generaliz</w:t>
      </w:r>
      <w:r>
        <w:rPr>
          <w:sz w:val="20"/>
          <w:szCs w:val="20"/>
        </w:rPr>
        <w:t>ed</w:t>
      </w:r>
      <w:proofErr w:type="spellEnd"/>
      <w:r>
        <w:rPr>
          <w:sz w:val="20"/>
          <w:szCs w:val="20"/>
        </w:rPr>
        <w:t xml:space="preserve"> </w:t>
      </w:r>
      <w:proofErr w:type="spellStart"/>
      <w:r>
        <w:rPr>
          <w:sz w:val="20"/>
          <w:szCs w:val="20"/>
        </w:rPr>
        <w:t>other</w:t>
      </w:r>
      <w:proofErr w:type="spellEnd"/>
      <w:r>
        <w:rPr>
          <w:sz w:val="20"/>
          <w:szCs w:val="20"/>
        </w:rPr>
        <w:t xml:space="preserve">“ </w:t>
      </w:r>
      <w:r w:rsidR="00184A5C">
        <w:rPr>
          <w:sz w:val="20"/>
          <w:szCs w:val="20"/>
        </w:rPr>
        <w:fldChar w:fldCharType="begin"/>
      </w:r>
      <w:r w:rsidR="00184A5C">
        <w:rPr>
          <w:sz w:val="20"/>
          <w:szCs w:val="20"/>
        </w:rPr>
        <w:instrText xml:space="preserve"> ADDIN ZOTERO_ITEM CSL_CITATION {"citationID":"gW188bvh","properties":{"unsorted":false,"formattedCitation":"(Mead 1934)","plainCitation":"(Mead 1934)","noteIndex":6},"citationItems":[{"id":559,"uris":["http://zotero.org/users/local/owKliTIb/items/NGLGDAG2"],"itemData":{"id":559,"type":"book","publisher":"University of Chicago Press","publisher-place":"Chicago","title":"Mind, Self, and Society","author":[{"family":"Mead","given":"George Herbert"}],"issued":{"date-parts":[["1934"]]}}}],"schema":"https://github.com/citation-style-language/schema/raw/master/csl-citation.json"} </w:instrText>
      </w:r>
      <w:r w:rsidR="00184A5C">
        <w:rPr>
          <w:sz w:val="20"/>
          <w:szCs w:val="20"/>
        </w:rPr>
        <w:fldChar w:fldCharType="separate"/>
      </w:r>
      <w:r w:rsidR="00184A5C" w:rsidRPr="00184A5C">
        <w:rPr>
          <w:rFonts w:ascii="Cambria" w:hAnsi="Cambria"/>
          <w:sz w:val="20"/>
        </w:rPr>
        <w:t>(Mead 1934)</w:t>
      </w:r>
      <w:r w:rsidR="00184A5C">
        <w:rPr>
          <w:sz w:val="20"/>
          <w:szCs w:val="20"/>
        </w:rPr>
        <w:fldChar w:fldCharType="end"/>
      </w:r>
      <w:r w:rsidR="00184A5C">
        <w:rPr>
          <w:sz w:val="20"/>
          <w:szCs w:val="20"/>
        </w:rPr>
        <w:t xml:space="preserve"> </w:t>
      </w:r>
      <w:r>
        <w:rPr>
          <w:sz w:val="20"/>
          <w:szCs w:val="20"/>
        </w:rPr>
        <w:t>verinnerlichen</w:t>
      </w:r>
      <w:r w:rsidR="00184A5C">
        <w:rPr>
          <w:sz w:val="20"/>
          <w:szCs w:val="20"/>
        </w:rPr>
        <w:t xml:space="preserve"> </w:t>
      </w:r>
      <w:r w:rsidR="00184A5C">
        <w:rPr>
          <w:sz w:val="20"/>
          <w:szCs w:val="20"/>
        </w:rPr>
        <w:fldChar w:fldCharType="begin"/>
      </w:r>
      <w:r w:rsidR="00F370E7">
        <w:rPr>
          <w:sz w:val="20"/>
          <w:szCs w:val="20"/>
        </w:rPr>
        <w:instrText xml:space="preserve"> ADDIN ZOTERO_ITEM CSL_CITATION {"citationID":"Ld3CUDGg","properties":{"unsorted":false,"formattedCitation":"(vgl. B. Link 1987)","plainCitation":"(vgl. B. Link 1987)","dontUpdate":true,"noteIndex":6},"citationItems":[{"id":550,"uris":["http://zotero.org/users/local/owKliTIb/items/MRGBVHV3"],"itemData":{"id":550,"type":"article-journal","container-title":"American Sociological Review","DOI":"10.2307/2095395","issue":"1","page":"96-112","publisher":"SAGE Publications","title":"Understanding Labeling Effects in the Area of Mental Disorders: An Assessment of the Effectsof Expectations of Rejection","volume":"52","author":[{"family":"Link","given":"Bruce"}],"issued":{"date-parts":[["1987"]]}},"prefix":"vgl."}],"schema":"https://github.com/citation-style-language/schema/raw/master/csl-citation.json"} </w:instrText>
      </w:r>
      <w:r w:rsidR="00184A5C">
        <w:rPr>
          <w:sz w:val="20"/>
          <w:szCs w:val="20"/>
        </w:rPr>
        <w:fldChar w:fldCharType="separate"/>
      </w:r>
      <w:r w:rsidR="00155980" w:rsidRPr="00155980">
        <w:rPr>
          <w:rFonts w:ascii="Cambria" w:hAnsi="Cambria"/>
          <w:sz w:val="20"/>
        </w:rPr>
        <w:t>(vgl. Link 1987)</w:t>
      </w:r>
      <w:r w:rsidR="00184A5C">
        <w:rPr>
          <w:sz w:val="20"/>
          <w:szCs w:val="20"/>
        </w:rPr>
        <w:fldChar w:fldCharType="end"/>
      </w:r>
      <w:r w:rsidR="00184A5C">
        <w:rPr>
          <w:sz w:val="20"/>
          <w:szCs w:val="20"/>
        </w:rPr>
        <w:t xml:space="preserve">. </w:t>
      </w:r>
      <w:r>
        <w:rPr>
          <w:sz w:val="20"/>
          <w:szCs w:val="20"/>
        </w:rPr>
        <w:t>Anders als Scheff stell</w:t>
      </w:r>
      <w:r w:rsidR="007140D0">
        <w:rPr>
          <w:sz w:val="20"/>
          <w:szCs w:val="20"/>
        </w:rPr>
        <w:t>t</w:t>
      </w:r>
      <w:r>
        <w:rPr>
          <w:sz w:val="20"/>
          <w:szCs w:val="20"/>
        </w:rPr>
        <w:t xml:space="preserve"> Link allerdings in Frage, dass diese Verinnerlichung unmittelbar dazu führ</w:t>
      </w:r>
      <w:r w:rsidR="007140D0">
        <w:rPr>
          <w:sz w:val="20"/>
          <w:szCs w:val="20"/>
        </w:rPr>
        <w:t>t</w:t>
      </w:r>
      <w:r>
        <w:rPr>
          <w:sz w:val="20"/>
          <w:szCs w:val="20"/>
        </w:rPr>
        <w:t>, dass Individuen die das Label mentaler Erkrankung erhalten haben, sich gemäß den mit dem Label assoziierten negativen Stereotypen verhalten und dadurch im eigentlichen Sinne krank werden (vgl. ebd.). Vielmehr geh</w:t>
      </w:r>
      <w:r w:rsidR="007140D0">
        <w:rPr>
          <w:sz w:val="20"/>
          <w:szCs w:val="20"/>
        </w:rPr>
        <w:t xml:space="preserve">t er </w:t>
      </w:r>
      <w:r>
        <w:rPr>
          <w:sz w:val="20"/>
          <w:szCs w:val="20"/>
        </w:rPr>
        <w:t xml:space="preserve">davon aus, dass die negativen Konsequenzen von </w:t>
      </w:r>
      <w:proofErr w:type="spellStart"/>
      <w:r>
        <w:rPr>
          <w:sz w:val="20"/>
          <w:szCs w:val="20"/>
        </w:rPr>
        <w:t>Labeling</w:t>
      </w:r>
      <w:proofErr w:type="spellEnd"/>
      <w:r>
        <w:rPr>
          <w:sz w:val="20"/>
          <w:szCs w:val="20"/>
        </w:rPr>
        <w:t xml:space="preserve"> durch zwei psychologische Mechanismen vermittelt sind: Zum einen wird durch das erhaltene Label und die Anwendung der kulturell vertrauten Stereotypen auf die eigenen Person ein Selbst-Entwertungs-Prozess bei den Betroffenen in Gange gesetzt. Zum anderen kann die Entwicklung von Sorgen bezüglich negativer Reaktionen des Umfelds in Form von Entwertung und Diskriminierung zu einer Zurückweisungs-Erwartung führen, die zur Konsequenz hat, dass Betroffene sich sozial isolieren und dadurch weitere negative Konsequenzen erleben (vgl. ebd.). In Anlehnung an Turner (1986) und eigenen quantitativ erhobene Ergebnisse geht Link davon aus, dass die Erwartung abgelehnt zu werden mit dazu führt, dass in der Psyche der Betroffenen ein „</w:t>
      </w:r>
      <w:proofErr w:type="spellStart"/>
      <w:r>
        <w:rPr>
          <w:sz w:val="20"/>
          <w:szCs w:val="20"/>
        </w:rPr>
        <w:t>self</w:t>
      </w:r>
      <w:proofErr w:type="spellEnd"/>
      <w:r>
        <w:rPr>
          <w:sz w:val="20"/>
          <w:szCs w:val="20"/>
        </w:rPr>
        <w:t xml:space="preserve">-devaluation – </w:t>
      </w:r>
      <w:proofErr w:type="spellStart"/>
      <w:r>
        <w:rPr>
          <w:sz w:val="20"/>
          <w:szCs w:val="20"/>
        </w:rPr>
        <w:t>self</w:t>
      </w:r>
      <w:proofErr w:type="spellEnd"/>
      <w:r>
        <w:rPr>
          <w:sz w:val="20"/>
          <w:szCs w:val="20"/>
        </w:rPr>
        <w:t xml:space="preserve">-hate </w:t>
      </w:r>
      <w:proofErr w:type="spellStart"/>
      <w:r>
        <w:rPr>
          <w:sz w:val="20"/>
          <w:szCs w:val="20"/>
        </w:rPr>
        <w:t>mechanism</w:t>
      </w:r>
      <w:proofErr w:type="spellEnd"/>
      <w:r>
        <w:rPr>
          <w:sz w:val="20"/>
          <w:szCs w:val="20"/>
        </w:rPr>
        <w:t>“ (Link ebd., 98) in Gang gesetzt wird.</w:t>
      </w:r>
    </w:p>
  </w:footnote>
  <w:footnote w:id="7">
    <w:p w14:paraId="2AD7C5E1" w14:textId="63386FC7" w:rsidR="005510E2" w:rsidRPr="00D87E1A" w:rsidRDefault="005510E2" w:rsidP="00D87E1A">
      <w:pPr>
        <w:jc w:val="both"/>
        <w:rPr>
          <w:rFonts w:eastAsia="Times New Roman" w:cs="Times New Roman"/>
          <w:sz w:val="20"/>
          <w:szCs w:val="20"/>
        </w:rPr>
      </w:pPr>
      <w:r w:rsidRPr="00B1150C">
        <w:rPr>
          <w:rStyle w:val="Funotenzeichen"/>
        </w:rPr>
        <w:footnoteRef/>
      </w:r>
      <w:r>
        <w:rPr>
          <w:sz w:val="20"/>
          <w:szCs w:val="20"/>
        </w:rPr>
        <w:t xml:space="preserve"> </w:t>
      </w:r>
      <w:r>
        <w:rPr>
          <w:rFonts w:eastAsia="Times New Roman" w:cs="Times New Roman"/>
          <w:sz w:val="20"/>
          <w:szCs w:val="20"/>
        </w:rPr>
        <w:t xml:space="preserve">In der selben Studie wird von einer Interviewpartner*in die Erfahrung</w:t>
      </w:r>
      <w:r>
        <w:rPr>
          <w:rFonts w:eastAsia="Times New Roman" w:cs="Times New Roman"/>
          <w:sz w:val="20"/>
          <w:szCs w:val="20"/>
        </w:rPr>
        <w:t xml:space="preserve"> im Genitalbereich für medizinische Zwecke fotografiert worden zu sein, mit den Worten „</w:t>
      </w:r>
      <w:proofErr w:type="spellStart"/>
      <w:r>
        <w:rPr>
          <w:rFonts w:eastAsia="Times New Roman" w:cs="Times New Roman"/>
          <w:sz w:val="20"/>
          <w:szCs w:val="20"/>
        </w:rPr>
        <w:t xml:space="preserve">it</w:t>
      </w:r>
      <w:proofErr w:type="spellEnd"/>
      <w:r>
        <w:rPr>
          <w:rFonts w:eastAsia="Times New Roman" w:cs="Times New Roman"/>
          <w:sz w:val="20"/>
          <w:szCs w:val="20"/>
        </w:rPr>
        <w:t xml:space="preserve"> </w:t>
      </w:r>
      <w:proofErr w:type="spellStart"/>
      <w:r>
        <w:rPr>
          <w:rFonts w:eastAsia="Times New Roman" w:cs="Times New Roman"/>
          <w:sz w:val="20"/>
          <w:szCs w:val="20"/>
        </w:rPr>
        <w:t xml:space="preserve">confirms</w:t>
      </w:r>
      <w:proofErr w:type="spellEnd"/>
      <w:r>
        <w:rPr>
          <w:rFonts w:eastAsia="Times New Roman" w:cs="Times New Roman"/>
          <w:sz w:val="20"/>
          <w:szCs w:val="20"/>
        </w:rPr>
        <w:t xml:space="preserve"> </w:t>
      </w:r>
      <w:proofErr w:type="spellStart"/>
      <w:r>
        <w:rPr>
          <w:rFonts w:eastAsia="Times New Roman" w:cs="Times New Roman"/>
          <w:sz w:val="20"/>
          <w:szCs w:val="20"/>
        </w:rPr>
        <w:t xml:space="preserve">that</w:t>
      </w:r>
      <w:proofErr w:type="spellEnd"/>
      <w:r>
        <w:rPr>
          <w:rFonts w:eastAsia="Times New Roman" w:cs="Times New Roman"/>
          <w:sz w:val="20"/>
          <w:szCs w:val="20"/>
        </w:rPr>
        <w:t xml:space="preserve"> </w:t>
      </w:r>
      <w:proofErr w:type="spellStart"/>
      <w:r>
        <w:rPr>
          <w:rFonts w:eastAsia="Times New Roman" w:cs="Times New Roman"/>
          <w:sz w:val="20"/>
          <w:szCs w:val="20"/>
        </w:rPr>
        <w:t xml:space="preserve">it’s</w:t>
      </w:r>
      <w:proofErr w:type="spellEnd"/>
      <w:r>
        <w:rPr>
          <w:rFonts w:eastAsia="Times New Roman" w:cs="Times New Roman"/>
          <w:sz w:val="20"/>
          <w:szCs w:val="20"/>
        </w:rPr>
        <w:t xml:space="preserve"> not normal“</w:t>
      </w:r>
      <w:del w:id="1000211" w:author="Claude Lektorat" w:date="2026-06-30T12:18:05Z">
        <w:r>
          <w:rPr>
            <w:rFonts w:eastAsia="Times New Roman" w:cs="Times New Roman"/>
            <w:sz w:val="20"/>
            <w:szCs w:val="20"/>
          </w:rPr>
          <w:delText xml:space="preserve"> </w:delText>
        </w:r>
      </w:del>
      <w:ins w:id="1000212" w:author="Claude Lektorat" w:date="2026-06-30T12:18:05Z">
        <w:r>
          <w:rPr>
            <w:rFonts w:eastAsia="Times New Roman" w:cs="Times New Roman"/>
            <w:sz w:val="20"/>
            <w:szCs w:val="20"/>
          </w:rPr>
          <w:t xml:space="preserve"> </w:t>
        </w:r>
      </w:ins>
      <w:del w:id="1000213" w:author="Claude Lektorat" w:date="2026-06-30T12:18:05Z">
        <w:r>
          <w:rPr>
            <w:rFonts w:eastAsia="Times New Roman" w:cs="Times New Roman"/>
            <w:sz w:val="20"/>
            <w:szCs w:val="20"/>
          </w:rPr>
          <w:delText xml:space="preserve"> </w:delText>
        </w:r>
      </w:del>
      <w:r w:rsidR="00D87E1A">
        <w:rPr>
          <w:rFonts w:eastAsia="Times New Roman" w:cs="Times New Roman"/>
          <w:sz w:val="20"/>
          <w:szCs w:val="20"/>
        </w:rPr>
        <w:fldChar w:fldCharType="begin"/>
      </w:r>
      <w:r w:rsidR="001F238E">
        <w:rPr>
          <w:rFonts w:eastAsia="Times New Roman" w:cs="Times New Roman"/>
          <w:sz w:val="20"/>
          <w:szCs w:val="20"/>
        </w:rPr>
        <w:instrText xml:space="preserve"> ADDIN ZOTERO_ITEM CSL_CITATION {"citationID":"OY5AanxQ","properties":{"unsorted":false,"formattedCitation":"(Engberg u.\\uc0\\u160{}a. 2016)","plainCitation":"(Engberg u. a. 2016)","dontUpdate":true,"noteIndex":7},"citationItems":[{"id":506,"uris":["http://zotero.org/users/local/owKliTIb/items/T3P6KPRC"],"itemData":{"id":506,"type":"article-journal","container-title":"Clinical endocrinology","DOI":"10.1111/cen.13054","issue":"1","page":"21–28","publisher":"Wiley","title":"The experience of women living with Congenital Adrenal Hyperplasia: impact of the condition and the care given","volume":"85","author":[{"family":"Engberg","given":"H."},{"family":"Möller","given":"A."},{"family":"Hagenfeldt","given":"K."},{"family":"Nordenskjöld","given":"A."},{"family":"Frisén","given":"L."}],"issued":{"date-parts":[["2016"]]}}}],"schema":"https://github.com/citation-style-language/schema/raw/master/csl-citation.json"} </w:instrText>
      </w:r>
      <w:r w:rsidR="00D87E1A">
        <w:rPr>
          <w:rFonts w:eastAsia="Times New Roman" w:cs="Times New Roman"/>
          <w:sz w:val="20"/>
          <w:szCs w:val="20"/>
        </w:rPr>
        <w:fldChar w:fldCharType="separate"/>
      </w:r>
      <w:r>
        <w:rPr>
          <w:rFonts w:ascii="Cambria" w:hAnsi="Cambria" w:cs="Times New Roman"/>
          <w:sz w:val="20"/>
        </w:rPr>
        <w:t xml:space="preserve">(</w:t>
      </w:r>
      <w:proofErr w:type="spellStart"/>
      <w:r>
        <w:rPr>
          <w:rFonts w:ascii="Cambria" w:hAnsi="Cambria" w:cs="Times New Roman"/>
          <w:sz w:val="20"/>
        </w:rPr>
        <w:t xml:space="preserve">Engberg</w:t>
      </w:r>
      <w:proofErr w:type="spellEnd"/>
      <w:r>
        <w:rPr>
          <w:rFonts w:ascii="Cambria" w:hAnsi="Cambria" w:cs="Times New Roman"/>
          <w:sz w:val="20"/>
        </w:rPr>
        <w:t xml:space="preserve"> </w:t>
      </w:r>
      <w:r>
        <w:rPr>
          <w:rFonts w:ascii="Cambria" w:hAnsi="Cambria" w:cs="Times New Roman"/>
          <w:sz w:val="20"/>
        </w:rPr>
        <w:t xml:space="preserve">et </w:t>
      </w:r>
      <w:r>
        <w:rPr>
          <w:rFonts w:ascii="Cambria" w:hAnsi="Cambria" w:cs="Times New Roman"/>
          <w:sz w:val="20"/>
        </w:rPr>
        <w:t xml:space="preserve">a</w:t>
      </w:r>
      <w:r>
        <w:rPr>
          <w:rFonts w:ascii="Cambria" w:hAnsi="Cambria" w:cs="Times New Roman"/>
          <w:sz w:val="20"/>
        </w:rPr>
        <w:t xml:space="preserve">l</w:t>
      </w:r>
      <w:r>
        <w:rPr>
          <w:rFonts w:ascii="Cambria" w:hAnsi="Cambria" w:cs="Times New Roman"/>
          <w:sz w:val="20"/>
        </w:rPr>
        <w:t xml:space="preserve">. 2016)</w:t>
      </w:r>
      <w:r w:rsidR="00D87E1A">
        <w:rPr>
          <w:rFonts w:eastAsia="Times New Roman" w:cs="Times New Roman"/>
          <w:sz w:val="20"/>
          <w:szCs w:val="20"/>
        </w:rPr>
        <w:fldChar w:fldCharType="end"/>
      </w:r>
      <w:r>
        <w:rPr>
          <w:rFonts w:eastAsia="Times New Roman" w:cs="Times New Roman"/>
          <w:sz w:val="20"/>
          <w:szCs w:val="20"/>
        </w:rPr>
        <w:t xml:space="preserve"> beschrieben, was einen Ursprung von Stigmatisierungs-Erleben in diesen früh erlebten Praktiken </w:t>
      </w:r>
      <w:del w:id="1000214" w:author="Claude Lektorat" w:date="2026-06-30T12:18:05Z">
        <w:r>
          <w:rPr>
            <w:rFonts w:eastAsia="Times New Roman" w:cs="Times New Roman"/>
            <w:sz w:val="20"/>
            <w:szCs w:val="20"/>
          </w:rPr>
          <w:delText xml:space="preserve">naheliegt</w:delText>
        </w:r>
      </w:del>
      <w:ins w:id="1000215" w:author="Claude Lektorat" w:date="2026-06-30T12:18:05Z">
        <w:r>
          <w:rPr>
            <w:rFonts w:eastAsia="Times New Roman" w:cs="Times New Roman"/>
            <w:sz w:val="20"/>
            <w:szCs w:val="20"/>
          </w:rPr>
          <w:t xml:space="preserve">nahelegt</w:t>
        </w:r>
      </w:ins>
      <w:r>
        <w:rPr>
          <w:rFonts w:eastAsia="Times New Roman" w:cs="Times New Roman"/>
          <w:sz w:val="20"/>
          <w:szCs w:val="20"/>
        </w:rPr>
        <w:t xml:space="preserve">. Darauf nimmt </w:t>
      </w:r>
      <w:proofErr w:type="spellStart"/>
      <w:r>
        <w:rPr>
          <w:rFonts w:eastAsia="Times New Roman" w:cs="Times New Roman"/>
          <w:sz w:val="20"/>
          <w:szCs w:val="20"/>
        </w:rPr>
        <w:t xml:space="preserve">Roen</w:t>
      </w:r>
      <w:proofErr w:type="spellEnd"/>
      <w:r>
        <w:rPr>
          <w:rFonts w:eastAsia="Times New Roman" w:cs="Times New Roman"/>
          <w:sz w:val="20"/>
          <w:szCs w:val="20"/>
        </w:rPr>
        <w:t xml:space="preserve"> allerdings nicht explizit Bezug. Ebenfalls werden von den Autor*innen Agency und Scham als in den Interviews latent präsente Themen diskutiert und vermutet, dass Scham unter anderem aus dem Verlust von Agency in medizinischen Handlungsräumen resultiert (vgl. ebd.).</w:t>
      </w:r>
      <w:del w:id="1000216" w:author="Claude Lektorat" w:date="2026-06-30T12:18:05Z">
        <w:r>
          <w:rPr>
            <w:rFonts w:eastAsia="Times New Roman" w:cs="Times New Roman"/>
            <w:sz w:val="20"/>
            <w:szCs w:val="20"/>
          </w:rPr>
          <w:delText xml:space="preserve"> </w:delText>
        </w:r>
      </w:del>
    </w:p>
  </w:footnote>
  <w:footnote w:id="8">
    <w:p w14:paraId="32CF0655" w14:textId="77777777" w:rsidR="005510E2" w:rsidRDefault="005510E2" w:rsidP="005510E2">
      <w:pPr>
        <w:jc w:val="both"/>
        <w:rPr>
          <w:sz w:val="20"/>
          <w:szCs w:val="20"/>
        </w:rPr>
      </w:pPr>
      <w:r w:rsidRPr="00B1150C">
        <w:rPr>
          <w:rStyle w:val="Funotenzeichen"/>
        </w:rPr>
        <w:footnoteRef/>
      </w:r>
      <w:r>
        <w:rPr>
          <w:sz w:val="20"/>
          <w:szCs w:val="20"/>
        </w:rPr>
        <w:t xml:space="preserve"> Dabei werden im Rahmen dieser Studie die Begriffe Agency und Handlungsmacht weitgehend synonym verwendet, wobei ersterer v.a. im Kontext der Theoretisierung der Ergebnisse verwendete Begriff explizit Bezug auf den konzeptuellen, teilweise englischsprachigen Forschungsstand nimmt.</w:t>
      </w:r>
    </w:p>
  </w:footnote>
  <w:footnote w:id="9">
    <w:p w14:paraId="4B32AA31" w14:textId="0B5979AD" w:rsidR="005510E2" w:rsidRDefault="005510E2" w:rsidP="005510E2">
      <w:pPr>
        <w:pStyle w:val="Funotentext"/>
        <w:jc w:val="both"/>
        <w:rPr>
          <w:sz w:val="20"/>
          <w:szCs w:val="20"/>
        </w:rPr>
      </w:pPr>
      <w:r w:rsidRPr="00B1150C">
        <w:rPr>
          <w:rStyle w:val="Funotenzeichen"/>
        </w:rPr>
        <w:footnoteRef/>
      </w:r>
      <w:r>
        <w:rPr>
          <w:sz w:val="20"/>
          <w:szCs w:val="20"/>
        </w:rPr>
        <w:t xml:space="preserve"> Letztere geh</w:t>
      </w:r>
      <w:r w:rsidR="00A2674B">
        <w:rPr>
          <w:sz w:val="20"/>
          <w:szCs w:val="20"/>
        </w:rPr>
        <w:t>en</w:t>
      </w:r>
      <w:r>
        <w:rPr>
          <w:sz w:val="20"/>
          <w:szCs w:val="20"/>
        </w:rPr>
        <w:t xml:space="preserve"> </w:t>
      </w:r>
      <w:r w:rsidR="00A2674B">
        <w:rPr>
          <w:sz w:val="20"/>
          <w:szCs w:val="20"/>
        </w:rPr>
        <w:t xml:space="preserve">in der Soziologie </w:t>
      </w:r>
      <w:r>
        <w:rPr>
          <w:sz w:val="20"/>
          <w:szCs w:val="20"/>
        </w:rPr>
        <w:t>auf die einander gegenüberstehenden Ansätze von Emil Durkheim und Max Weber zurück. Während Durkheim die Relevanz gesellschaftlicher Strukturen betont und davon ausgehend eine funktionalistische Systemtheorie begründet, entwickelt Weber, stärker am Individuum orientiert</w:t>
      </w:r>
      <w:r w:rsidR="0036525F">
        <w:rPr>
          <w:sz w:val="20"/>
          <w:szCs w:val="20"/>
        </w:rPr>
        <w:t>,</w:t>
      </w:r>
      <w:r>
        <w:rPr>
          <w:sz w:val="20"/>
          <w:szCs w:val="20"/>
        </w:rPr>
        <w:t xml:space="preserve"> eine institutionalistische Handlungstheorie</w:t>
      </w:r>
      <w:r w:rsidR="00D81F46">
        <w:rPr>
          <w:sz w:val="20"/>
          <w:szCs w:val="20"/>
        </w:rPr>
        <w:t xml:space="preserve"> </w:t>
      </w:r>
      <w:r w:rsidR="00D81F46">
        <w:rPr>
          <w:sz w:val="20"/>
          <w:szCs w:val="20"/>
        </w:rPr>
        <w:fldChar w:fldCharType="begin"/>
      </w:r>
      <w:r w:rsidR="00D81F46">
        <w:rPr>
          <w:sz w:val="20"/>
          <w:szCs w:val="20"/>
        </w:rPr>
        <w:instrText xml:space="preserve"> ADDIN ZOTERO_ITEM CSL_CITATION {"citationID":"fSMAveT3","properties":{"unsorted":false,"formattedCitation":"(vgl. M\\uc0\\u252{}ller 2019)","plainCitation":"(vgl. Müller 2019)","noteIndex":9},"citationItems":[{"id":1232,"uris":["http://zotero.org/users/local/owKliTIb/items/7YB43QDN"],"itemData":{"id":1232,"type":"chapter","abstract":"Durkheim und Weber gelten in der Soziologie als Antipoden schlechthin. Da steht der vermeintliche Positivist Durkheim, der Soziologie als allgemeine Gesetzeswissenschaft betreiben will, gegen Weber als Historist, der die Soziologie – wenn überhaupt – als Gesellschaftsgeschichte und mithin als historische Sozialwissenschaft fassen möchte. Durkheim bedient sich dazu einer funktionalistischen Systemtheorie, Weber favorisiert eine institutionalistische Handlungstheorie. Durkheim geht vom Begriff der Gesellschaft und von deren Struktur aus, Weber dagegen vom Begriff des Akteurs und von dessen Handeln.","container-title":"Das soziologische Genie und sein solides Handwerk: Studien zu Émile Durkheims Forschungsprogramm","DOI":"10.1007/978-3-658-21163-9_10","ISBN":"978-3-658-21163-9","page":"241-261","publisher":"Springer Fachmedien Wiesbaden","publisher-place":"Wiesbaden","title":"Gesellschaftliche Moral und individuelle Lebensführung Ein Vergleich von Émile Durkheim und Max Weber","URL":"https://doi.org/10.1007/978-3-658-21163-9_10","author":[{"family":"Müller","given":"Hans-Peter"}],"editor":[{"family":"Müller","given":"Hans-Peter"}],"issued":{"date-parts":[["2019"]]}},"prefix":"vgl."}],"schema":"https://github.com/citation-style-language/schema/raw/master/csl-citation.json"} </w:instrText>
      </w:r>
      <w:r w:rsidR="00D81F46">
        <w:rPr>
          <w:sz w:val="20"/>
          <w:szCs w:val="20"/>
        </w:rPr>
        <w:fldChar w:fldCharType="separate"/>
      </w:r>
      <w:r w:rsidR="00D81F46" w:rsidRPr="00D81F46">
        <w:rPr>
          <w:rFonts w:ascii="Cambria" w:hAnsi="Cambria" w:cs="Times New Roman"/>
          <w:sz w:val="20"/>
        </w:rPr>
        <w:t>(vgl. Müller 2019)</w:t>
      </w:r>
      <w:r w:rsidR="00D81F46">
        <w:rPr>
          <w:sz w:val="20"/>
          <w:szCs w:val="20"/>
        </w:rPr>
        <w:fldChar w:fldCharType="end"/>
      </w:r>
      <w:r w:rsidR="00D81F46">
        <w:rPr>
          <w:sz w:val="20"/>
          <w:szCs w:val="20"/>
        </w:rPr>
        <w:t xml:space="preserve">. </w:t>
      </w:r>
      <w:r>
        <w:rPr>
          <w:sz w:val="20"/>
          <w:szCs w:val="20"/>
        </w:rPr>
        <w:t>Vor dem Hintergrund dieser beiden für die Sozialwissenschaften grundlegenden Theorien prägt ab den 1950er Jahren zunächst der von Talcott Parsons geprägte Strukturfunktionalismus die sozialtheoretische Debatte</w:t>
      </w:r>
      <w:r w:rsidR="009964D1">
        <w:rPr>
          <w:sz w:val="20"/>
          <w:szCs w:val="20"/>
        </w:rPr>
        <w:t xml:space="preserve"> </w:t>
      </w:r>
      <w:r w:rsidR="009964D1">
        <w:rPr>
          <w:sz w:val="20"/>
          <w:szCs w:val="20"/>
        </w:rPr>
        <w:fldChar w:fldCharType="begin"/>
      </w:r>
      <w:r w:rsidR="00D81F46">
        <w:rPr>
          <w:sz w:val="20"/>
          <w:szCs w:val="20"/>
        </w:rPr>
        <w:instrText xml:space="preserve"> ADDIN ZOTERO_ITEM CSL_CITATION {"citationID":"X69Sv81a","properties":{"unsorted":true,"formattedCitation":"(Raithelhuber 2011, 87; Parsons 1937)","plainCitation":"(Raithelhuber 2011, 87; Parsons 1937)","noteIndex":9},"citationItems":[{"id":607,"uris":["http://zotero.org/users/local/owKliTIb/items/HY36IA9J"],"itemData":{"id":607,"type":"book","publisher":"Budrich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Lebenslaufkonzepts","author":[{"family":"Raithelhuber","given":"Eberhard"}],"issued":{"date-parts":[["2011"]]}},"locator":"87","label":"page"},{"id":1233,"uris":["http://zotero.org/users/local/owKliTIb/items/MH8JZ7AB"],"itemData":{"id":1233,"type":"book","publisher-place":"New York","title":"The Structure of Social Action","author":[{"family":"Parsons","given":"Talcott"}],"issued":{"date-parts":[["1937"]]}}}],"schema":"https://github.com/citation-style-language/schema/raw/master/csl-citation.json"} </w:instrText>
      </w:r>
      <w:r w:rsidR="009964D1">
        <w:rPr>
          <w:sz w:val="20"/>
          <w:szCs w:val="20"/>
        </w:rPr>
        <w:fldChar w:fldCharType="separate"/>
      </w:r>
      <w:r w:rsidR="00D81F46" w:rsidRPr="00D81F46">
        <w:rPr>
          <w:rFonts w:ascii="Cambria" w:hAnsi="Cambria"/>
          <w:sz w:val="20"/>
        </w:rPr>
        <w:t>(</w:t>
      </w:r>
      <w:proofErr w:type="spellStart"/>
      <w:r w:rsidR="00D81F46" w:rsidRPr="00D81F46">
        <w:rPr>
          <w:rFonts w:ascii="Cambria" w:hAnsi="Cambria"/>
          <w:sz w:val="20"/>
        </w:rPr>
        <w:t>Raithelhuber</w:t>
      </w:r>
      <w:proofErr w:type="spellEnd"/>
      <w:r w:rsidR="00D81F46" w:rsidRPr="00D81F46">
        <w:rPr>
          <w:rFonts w:ascii="Cambria" w:hAnsi="Cambria"/>
          <w:sz w:val="20"/>
        </w:rPr>
        <w:t xml:space="preserve"> 2011, 87; Parsons 1937)</w:t>
      </w:r>
      <w:r w:rsidR="009964D1">
        <w:rPr>
          <w:sz w:val="20"/>
          <w:szCs w:val="20"/>
        </w:rPr>
        <w:fldChar w:fldCharType="end"/>
      </w:r>
      <w:r>
        <w:rPr>
          <w:sz w:val="20"/>
          <w:szCs w:val="20"/>
        </w:rPr>
        <w:t xml:space="preserve">. Dessen Kritisierbarkeit im Rahmen einer generellen Hinterfragung allumfassender und letztlich abstrakter Sozialtheorien führte im Verlauf zu einer neuen Relevanz hermeneutischer und stärker </w:t>
      </w:r>
      <w:r w:rsidRPr="00D81F46">
        <w:rPr>
          <w:sz w:val="20"/>
          <w:szCs w:val="20"/>
        </w:rPr>
        <w:t>am interpretativen Paradigma orientierter Zugänge, die die Wandelbarkeit sozialer Strukturen hervorhoben</w:t>
      </w:r>
      <w:r w:rsidR="009964D1" w:rsidRPr="00D81F46">
        <w:rPr>
          <w:sz w:val="20"/>
          <w:szCs w:val="20"/>
        </w:rPr>
        <w:t xml:space="preserve"> </w:t>
      </w:r>
      <w:r w:rsidR="009964D1" w:rsidRPr="00D81F46">
        <w:rPr>
          <w:sz w:val="20"/>
          <w:szCs w:val="20"/>
        </w:rPr>
        <w:fldChar w:fldCharType="begin"/>
      </w:r>
      <w:r w:rsidR="00D81F46">
        <w:rPr>
          <w:sz w:val="20"/>
          <w:szCs w:val="20"/>
        </w:rPr>
        <w:instrText xml:space="preserve"> ADDIN ZOTERO_ITEM CSL_CITATION {"citationID":"bHcu6Lk6","properties":{"unsorted":false,"formattedCitation":"(Raitelhuber ebd. 89, vgl. auch Giddens 1984; Mills 1959)","plainCitation":"(Raitelhuber ebd. 89, vgl. auch Giddens 1984; Mills 1959)","noteIndex":9},"citationItems":[{"id":597,"uris":["http://zotero.org/users/local/owKliTIb/items/PE8AYM2M"],"itemData":{"id":597,"type":"book","publisher":"Campus","publisher-place":"Frankfurt am Main","title":"Die Konstitution der Gesellschaft: Grundzüge einer Theorie der Strukturierung","author":[{"family":"Giddens","given":"Anthony"}],"issued":{"date-parts":[["1984"]]}},"prefix":"Raitelhuber ebd. 89, vgl. auch"},{"id":1234,"uris":["http://zotero.org/users/local/owKliTIb/items/IY6JCC7L"],"itemData":{"id":1234,"type":"book","publisher":"Oxford University Press","publisher-place":"New York","title":"The Sociological Imagination","author":[{"family":"Mills","given":"C. W."}],"issued":{"date-parts":[["1959"]]}}}],"schema":"https://github.com/citation-style-language/schema/raw/master/csl-citation.json"} </w:instrText>
      </w:r>
      <w:r w:rsidR="009964D1" w:rsidRPr="00D81F46">
        <w:rPr>
          <w:sz w:val="20"/>
          <w:szCs w:val="20"/>
        </w:rPr>
        <w:fldChar w:fldCharType="separate"/>
      </w:r>
      <w:r w:rsidR="00D81F46" w:rsidRPr="00D81F46">
        <w:rPr>
          <w:rFonts w:ascii="Cambria" w:hAnsi="Cambria"/>
          <w:sz w:val="20"/>
        </w:rPr>
        <w:t>(</w:t>
      </w:r>
      <w:proofErr w:type="spellStart"/>
      <w:r w:rsidR="00D81F46" w:rsidRPr="00D81F46">
        <w:rPr>
          <w:rFonts w:ascii="Cambria" w:hAnsi="Cambria"/>
          <w:sz w:val="20"/>
        </w:rPr>
        <w:t>Raitelhuber</w:t>
      </w:r>
      <w:proofErr w:type="spellEnd"/>
      <w:r w:rsidR="00D81F46" w:rsidRPr="00D81F46">
        <w:rPr>
          <w:rFonts w:ascii="Cambria" w:hAnsi="Cambria"/>
          <w:sz w:val="20"/>
        </w:rPr>
        <w:t xml:space="preserve"> ebd. 89, vgl. auch Giddens 1984; Mills 1959)</w:t>
      </w:r>
      <w:r w:rsidR="009964D1" w:rsidRPr="00D81F46">
        <w:rPr>
          <w:sz w:val="20"/>
          <w:szCs w:val="20"/>
        </w:rPr>
        <w:fldChar w:fldCharType="end"/>
      </w:r>
      <w:r w:rsidRPr="00D81F46">
        <w:rPr>
          <w:sz w:val="20"/>
          <w:szCs w:val="20"/>
        </w:rPr>
        <w:t xml:space="preserve">. </w:t>
      </w:r>
      <w:proofErr w:type="spellStart"/>
      <w:r w:rsidRPr="00D81F46">
        <w:rPr>
          <w:sz w:val="20"/>
          <w:szCs w:val="20"/>
        </w:rPr>
        <w:t>Szompta</w:t>
      </w:r>
      <w:proofErr w:type="spellEnd"/>
      <w:r w:rsidRPr="00D81F46">
        <w:rPr>
          <w:sz w:val="20"/>
          <w:szCs w:val="20"/>
        </w:rPr>
        <w:t xml:space="preserve"> beschreibt </w:t>
      </w:r>
      <w:r w:rsidR="00745430">
        <w:rPr>
          <w:sz w:val="20"/>
          <w:szCs w:val="20"/>
        </w:rPr>
        <w:t xml:space="preserve">die </w:t>
      </w:r>
      <w:r w:rsidRPr="00D81F46">
        <w:rPr>
          <w:sz w:val="20"/>
          <w:szCs w:val="20"/>
        </w:rPr>
        <w:t xml:space="preserve">auf die Dominanz des Strukturfunktionalismus folgende </w:t>
      </w:r>
      <w:r w:rsidR="00745430">
        <w:rPr>
          <w:sz w:val="20"/>
          <w:szCs w:val="20"/>
        </w:rPr>
        <w:t xml:space="preserve">Entwicklung als </w:t>
      </w:r>
      <w:r w:rsidRPr="00D81F46">
        <w:rPr>
          <w:sz w:val="20"/>
          <w:szCs w:val="20"/>
        </w:rPr>
        <w:t>„Doppelbew</w:t>
      </w:r>
      <w:r>
        <w:rPr>
          <w:sz w:val="20"/>
          <w:szCs w:val="20"/>
        </w:rPr>
        <w:t>egung“</w:t>
      </w:r>
      <w:r w:rsidR="00745430">
        <w:rPr>
          <w:sz w:val="20"/>
          <w:szCs w:val="20"/>
        </w:rPr>
        <w:t xml:space="preserve"> </w:t>
      </w:r>
      <w:r>
        <w:rPr>
          <w:sz w:val="20"/>
          <w:szCs w:val="20"/>
        </w:rPr>
        <w:t>hin zu einem dynamischen und zunehmend handlungsorientierten Verständnis gesellschaftlicher Prozesse (</w:t>
      </w:r>
      <w:proofErr w:type="spellStart"/>
      <w:r>
        <w:rPr>
          <w:sz w:val="20"/>
          <w:szCs w:val="20"/>
        </w:rPr>
        <w:t>Szompta</w:t>
      </w:r>
      <w:proofErr w:type="spellEnd"/>
      <w:r>
        <w:rPr>
          <w:sz w:val="20"/>
          <w:szCs w:val="20"/>
        </w:rPr>
        <w:t xml:space="preserve"> 1994, 32). In diesem Kontext ist die Entstehung sog. synthetischer sozialtheoretischer Modelle zu verstehen, die Gesellschaft und individuelle Handlunge</w:t>
      </w:r>
      <w:r w:rsidR="00745430">
        <w:rPr>
          <w:sz w:val="20"/>
          <w:szCs w:val="20"/>
        </w:rPr>
        <w:t>n</w:t>
      </w:r>
      <w:r>
        <w:rPr>
          <w:sz w:val="20"/>
          <w:szCs w:val="20"/>
        </w:rPr>
        <w:t xml:space="preserve"> in einem Wechselverhältnis zueinander verstehen und zu der auch Anthony Giddens </w:t>
      </w:r>
      <w:proofErr w:type="spellStart"/>
      <w:r>
        <w:rPr>
          <w:sz w:val="20"/>
          <w:szCs w:val="20"/>
        </w:rPr>
        <w:t>Strukturationstheorie</w:t>
      </w:r>
      <w:proofErr w:type="spellEnd"/>
      <w:r>
        <w:rPr>
          <w:sz w:val="20"/>
          <w:szCs w:val="20"/>
        </w:rPr>
        <w:t xml:space="preserve"> gerechnet werden kann </w:t>
      </w:r>
      <w:r w:rsidR="00982CFE">
        <w:rPr>
          <w:sz w:val="20"/>
          <w:szCs w:val="20"/>
        </w:rPr>
        <w:fldChar w:fldCharType="begin"/>
      </w:r>
      <w:r w:rsidR="00982CFE">
        <w:rPr>
          <w:sz w:val="20"/>
          <w:szCs w:val="20"/>
        </w:rPr>
        <w:instrText xml:space="preserve"> ADDIN ZOTERO_ITEM CSL_CITATION {"citationID":"7GAgmhSz","properties":{"unsorted":false,"formattedCitation":"(vgl. Raithelhuber 2011, 90)","plainCitation":"(vgl. Raithelhuber 2011, 90)","noteIndex":9},"citationItems":[{"id":607,"uris":["http://zotero.org/users/local/owKliTIb/items/HY36IA9J"],"itemData":{"id":607,"type":"book","publisher":"Budrich UniPress Ltd.","publisher-place":"Leverkusen","title":"Übergänge und Agency. Eine sozialtheoretische Reflexion des Lebenslaufkonzepts","author":[{"family":"Raithelhuber","given":"Eberhard"}],"issued":{"date-parts":[["2011"]]}},"locator":"90","label":"page","prefix":"vgl."}],"schema":"https://github.com/citation-style-language/schema/raw/master/csl-citation.json"} </w:instrText>
      </w:r>
      <w:r w:rsidR="00982CFE">
        <w:rPr>
          <w:sz w:val="20"/>
          <w:szCs w:val="20"/>
        </w:rPr>
        <w:fldChar w:fldCharType="separate"/>
      </w:r>
      <w:r w:rsidR="00982CFE" w:rsidRPr="00982CFE">
        <w:rPr>
          <w:rFonts w:ascii="Cambria" w:hAnsi="Cambria"/>
          <w:sz w:val="20"/>
        </w:rPr>
        <w:t xml:space="preserve">(vgl. </w:t>
      </w:r>
      <w:proofErr w:type="spellStart"/>
      <w:r w:rsidR="00982CFE" w:rsidRPr="00982CFE">
        <w:rPr>
          <w:rFonts w:ascii="Cambria" w:hAnsi="Cambria"/>
          <w:sz w:val="20"/>
        </w:rPr>
        <w:t>Raithelhuber</w:t>
      </w:r>
      <w:proofErr w:type="spellEnd"/>
      <w:r w:rsidR="00982CFE" w:rsidRPr="00982CFE">
        <w:rPr>
          <w:rFonts w:ascii="Cambria" w:hAnsi="Cambria"/>
          <w:sz w:val="20"/>
        </w:rPr>
        <w:t xml:space="preserve"> 2011, 90)</w:t>
      </w:r>
      <w:r w:rsidR="00982CFE">
        <w:rPr>
          <w:sz w:val="20"/>
          <w:szCs w:val="20"/>
        </w:rPr>
        <w:fldChar w:fldCharType="end"/>
      </w:r>
      <w:r>
        <w:rPr>
          <w:sz w:val="20"/>
          <w:szCs w:val="20"/>
        </w:rPr>
        <w:t>.</w:t>
      </w:r>
    </w:p>
  </w:footnote>
  <w:footnote w:id="10">
    <w:p w14:paraId="71B8064B" w14:textId="77777777" w:rsidR="005510E2" w:rsidRDefault="005510E2" w:rsidP="005510E2">
      <w:pPr>
        <w:pStyle w:val="Funotentext"/>
        <w:jc w:val="both"/>
        <w:rPr>
          <w:sz w:val="20"/>
          <w:szCs w:val="20"/>
        </w:rPr>
      </w:pPr>
      <w:r w:rsidRPr="00B1150C">
        <w:rPr>
          <w:rStyle w:val="Funotenzeichen"/>
        </w:rPr>
        <w:footnoteRef/>
      </w:r>
      <w:r>
        <w:rPr>
          <w:sz w:val="20"/>
          <w:szCs w:val="20"/>
        </w:rPr>
        <w:t xml:space="preserve"> </w:t>
      </w:r>
      <w:proofErr w:type="spellStart"/>
      <w:r>
        <w:rPr>
          <w:sz w:val="20"/>
          <w:szCs w:val="20"/>
        </w:rPr>
        <w:t>Burkitt</w:t>
      </w:r>
      <w:proofErr w:type="spellEnd"/>
      <w:r>
        <w:rPr>
          <w:sz w:val="20"/>
          <w:szCs w:val="20"/>
        </w:rPr>
        <w:t xml:space="preserve"> bezieht sich hier auf Karl Marx, demzufolge das Praktische und das Soziale der menschlichen Existenz zusammenfallen (vgl. </w:t>
      </w:r>
      <w:proofErr w:type="spellStart"/>
      <w:r>
        <w:rPr>
          <w:sz w:val="20"/>
          <w:szCs w:val="20"/>
        </w:rPr>
        <w:t>Burkitt</w:t>
      </w:r>
      <w:proofErr w:type="spellEnd"/>
      <w:r>
        <w:rPr>
          <w:sz w:val="20"/>
          <w:szCs w:val="20"/>
        </w:rPr>
        <w:t xml:space="preserve"> ebd.).</w:t>
      </w:r>
    </w:p>
  </w:footnote>
  <w:footnote w:id="11">
    <w:p w14:paraId="2BFBEB7E" w14:textId="7760972A" w:rsidR="005510E2" w:rsidRPr="00E32046" w:rsidRDefault="005510E2" w:rsidP="00E32046">
      <w:pPr>
        <w:spacing w:line="360" w:lineRule="auto"/>
        <w:jc w:val="both"/>
        <w:rPr>
          <w:sz w:val="20"/>
          <w:szCs w:val="20"/>
        </w:rPr>
      </w:pPr>
      <w:r w:rsidRPr="00B1150C">
        <w:rPr>
          <w:rStyle w:val="Funotenzeichen"/>
        </w:rPr>
        <w:footnoteRef/>
      </w:r>
      <w:r>
        <w:rPr>
          <w:sz w:val="20"/>
          <w:szCs w:val="20"/>
        </w:rPr>
        <w:t xml:space="preserve"> Armbrüster et al. konnten in ihren biographieanalytischen Arbeiten </w:t>
      </w:r>
      <w:r w:rsidR="00447075">
        <w:rPr>
          <w:sz w:val="20"/>
          <w:szCs w:val="20"/>
        </w:rPr>
        <w:t xml:space="preserve">eine produktive </w:t>
      </w:r>
      <w:r>
        <w:rPr>
          <w:sz w:val="20"/>
          <w:szCs w:val="20"/>
        </w:rPr>
        <w:t xml:space="preserve">Verbindung von Objektiver Hermeneutik und Agency-Rekonstruktion deutlich machen (vgl. z.B. Armbrüster, </w:t>
      </w:r>
      <w:proofErr w:type="spellStart"/>
      <w:r>
        <w:rPr>
          <w:sz w:val="20"/>
          <w:szCs w:val="20"/>
        </w:rPr>
        <w:t>Niekrenz</w:t>
      </w:r>
      <w:proofErr w:type="spellEnd"/>
      <w:r>
        <w:rPr>
          <w:sz w:val="20"/>
          <w:szCs w:val="20"/>
        </w:rPr>
        <w:t xml:space="preserve"> et al. 2016). </w:t>
      </w:r>
    </w:p>
  </w:footnote>
  <w:footnote w:id="12">
    <w:p w14:paraId="7A860029" w14:textId="096E2958" w:rsidR="005510E2" w:rsidRDefault="005510E2" w:rsidP="005510E2">
      <w:pPr>
        <w:pStyle w:val="Funotentext"/>
        <w:jc w:val="both"/>
        <w:rPr>
          <w:sz w:val="20"/>
          <w:szCs w:val="20"/>
        </w:rPr>
      </w:pPr>
      <w:r w:rsidRPr="00B1150C">
        <w:rPr>
          <w:rStyle w:val="Funotenzeichen"/>
        </w:rPr>
        <w:footnoteRef/>
      </w:r>
      <w:r>
        <w:rPr>
          <w:sz w:val="20"/>
          <w:szCs w:val="20"/>
        </w:rPr>
        <w:t xml:space="preserve"> In vielen soziologischen Arbeiten, die sich explizit mit dem Thema Gewalt auseinandersetzen</w:t>
      </w:r>
      <w:r>
        <w:rPr>
          <w:sz w:val="20"/>
          <w:szCs w:val="20"/>
        </w:rPr>
        <w:t xml:space="preserve"> wird auf Popitz</w:t>
      </w:r>
      <w:r>
        <w:rPr>
          <w:sz w:val="20"/>
          <w:szCs w:val="20"/>
        </w:rPr>
        <w:t xml:space="preserve"> </w:t>
      </w:r>
      <w:r w:rsidR="001F238E">
        <w:rPr>
          <w:sz w:val="20"/>
          <w:szCs w:val="20"/>
        </w:rPr>
        <w:fldChar w:fldCharType="begin"/>
      </w:r>
      <w:r w:rsidR="001F238E">
        <w:rPr>
          <w:sz w:val="20"/>
          <w:szCs w:val="20"/>
        </w:rPr>
        <w:instrText xml:space="preserve"> ADDIN ZOTERO_ITEM CSL_CITATION {"citationID":"ay0R7grG","properties":{"unsorted":false,"formattedCitation":"(1986)","plainCitation":"(1986)","noteIndex":12},"citationItems":[{"id":673,"uris":["http://zotero.org/users/local/owKliTIb/items/Z55FPNGZ"],"itemData":{"id":673,"type":"book","publisher":"Mohr","publisher-place":"Tübingen","title":"Phänomene der Macht. Autorität, Herrschaft, Gewalt, Technik","author":[{"family":"Popitz","given":"Heinrich"}],"issued":{"date-parts":[["1986"]]}},"suppress-author":true}],"schema":"https://github.com/citation-style-language/schema/raw/master/csl-citation.json"} </w:instrText>
      </w:r>
      <w:r w:rsidR="001F238E">
        <w:rPr>
          <w:sz w:val="20"/>
          <w:szCs w:val="20"/>
        </w:rPr>
        <w:fldChar w:fldCharType="separate"/>
      </w:r>
      <w:r>
        <w:rPr>
          <w:rFonts w:ascii="Cambria" w:hAnsi="Cambria"/>
          <w:sz w:val="20"/>
        </w:rPr>
        <w:t xml:space="preserve">(1986)</w:t>
      </w:r>
      <w:r w:rsidR="001F238E">
        <w:rPr>
          <w:sz w:val="20"/>
          <w:szCs w:val="20"/>
        </w:rPr>
        <w:fldChar w:fldCharType="end"/>
      </w:r>
      <w:r>
        <w:rPr>
          <w:sz w:val="20"/>
          <w:szCs w:val="20"/>
        </w:rPr>
        <w:t xml:space="preserve"> Konzept der Gewalt als Aktionsmacht Bezug genommen, </w:t>
      </w:r>
      <w:del w:id="1000217" w:author="Claude Lektorat" w:date="2026-06-30T12:18:05Z">
        <w:r>
          <w:rPr>
            <w:sz w:val="20"/>
            <w:szCs w:val="20"/>
          </w:rPr>
          <w:delText xml:space="preserve">dass</w:delText>
        </w:r>
      </w:del>
      <w:ins w:id="1000218" w:author="Claude Lektorat" w:date="2026-06-30T12:18:05Z">
        <w:r>
          <w:rPr>
            <w:sz w:val="20"/>
            <w:szCs w:val="20"/>
          </w:rPr>
          <w:t xml:space="preserve">das</w:t>
        </w:r>
      </w:ins>
      <w:r>
        <w:rPr>
          <w:sz w:val="20"/>
          <w:szCs w:val="20"/>
        </w:rPr>
        <w:t xml:space="preserve"> einen ausschließlich physischen Gewaltbegriff vertritt </w:t>
      </w:r>
      <w:r w:rsidR="00BF62A4">
        <w:rPr>
          <w:sz w:val="20"/>
          <w:szCs w:val="20"/>
        </w:rPr>
        <w:fldChar w:fldCharType="begin"/>
      </w:r>
      <w:r w:rsidR="00F370E7">
        <w:rPr>
          <w:sz w:val="20"/>
          <w:szCs w:val="20"/>
        </w:rPr>
        <w:instrText xml:space="preserve"> ADDIN ZOTERO_ITEM CSL_CITATION {"citationID":"kZ9np85D","properties":{"unsorted":false,"formattedCitation":"(vgl. Rosenthal, Worm ebd Miriam Sch\\uc0\\u228{}fer 2021)","plainCitation":"(vgl. Rosenthal, Worm ebd Miriam Schäfer 2021)","dontUpdate":true,"noteIndex":12},"citationItems":[{"id":677,"uris":["http://zotero.org/users/local/owKliTIb/items/DIQXDHIY"],"itemData":{"id":677,"type":"book","DOI":"10.17875/gup2021-1579","title":"Polizist*in werden - Polizist*in sein","URL":"http://dx.doi.org/10.17875/gup2021-1579","author":[{"family":"Schäfer","given":"Miriam"}],"issued":{"date-parts":[["2021"]]}},"prefix":"vgl. Rosenthal, Worm ebd"}],"schema":"https://github.com/citation-style-language/schema/raw/master/csl-citation.json"} </w:instrText>
      </w:r>
      <w:r w:rsidR="00BF62A4">
        <w:rPr>
          <w:sz w:val="20"/>
          <w:szCs w:val="20"/>
        </w:rPr>
        <w:fldChar w:fldCharType="separate"/>
      </w:r>
      <w:r>
        <w:rPr>
          <w:rFonts w:ascii="Cambria" w:hAnsi="Cambria" w:cs="Times New Roman"/>
          <w:sz w:val="20"/>
        </w:rPr>
        <w:t xml:space="preserve">(vgl. Rosenthal, Worm ebd</w:t>
      </w:r>
      <w:r>
        <w:rPr>
          <w:rFonts w:ascii="Cambria" w:hAnsi="Cambria" w:cs="Times New Roman"/>
          <w:sz w:val="20"/>
        </w:rPr>
        <w:t xml:space="preserve">., </w:t>
      </w:r>
      <w:r>
        <w:rPr>
          <w:rFonts w:ascii="Cambria" w:hAnsi="Cambria" w:cs="Times New Roman"/>
          <w:sz w:val="20"/>
        </w:rPr>
        <w:t xml:space="preserve">Schäfer 2021)</w:t>
      </w:r>
      <w:r w:rsidR="00BF62A4">
        <w:rPr>
          <w:sz w:val="20"/>
          <w:szCs w:val="20"/>
        </w:rPr>
        <w:fldChar w:fldCharType="end"/>
      </w:r>
      <w:r>
        <w:rPr>
          <w:sz w:val="20"/>
          <w:szCs w:val="20"/>
        </w:rPr>
        <w:t xml:space="preserve">. Popitz </w:t>
      </w:r>
      <w:r>
        <w:rPr>
          <w:rFonts w:eastAsia="Times New Roman" w:cs="Times New Roman"/>
          <w:sz w:val="20"/>
          <w:szCs w:val="20"/>
        </w:rPr>
        <w:t xml:space="preserve">definiert Gewalt als eine „Machtaktion, die zur absichtlichen körperlichen Verletzung anderer führt, gleichgültig, ob sie für den Agierenden ihren Sinn im Vollzug selbst hat“ </w:t>
      </w:r>
      <w:r w:rsidR="001F238E">
        <w:rPr>
          <w:rFonts w:eastAsia="Times New Roman" w:cs="Times New Roman"/>
          <w:sz w:val="20"/>
          <w:szCs w:val="20"/>
        </w:rPr>
        <w:fldChar w:fldCharType="begin"/>
      </w:r>
      <w:r w:rsidR="001F238E">
        <w:rPr>
          <w:rFonts w:eastAsia="Times New Roman" w:cs="Times New Roman"/>
          <w:sz w:val="20"/>
          <w:szCs w:val="20"/>
        </w:rPr>
        <w:instrText xml:space="preserve"> ADDIN ZOTERO_ITEM CSL_CITATION {"citationID":"Cn0jiifm","properties":{"unsorted":false,"formattedCitation":"(Popitz 1986, 48)","plainCitation":"(Popitz 1986, 48)","noteIndex":12},"citationItems":[{"id":673,"uris":["http://zotero.org/users/local/owKliTIb/items/Z55FPNGZ"],"itemData":{"id":673,"type":"book","publisher":"Mohr","publisher-place":"Tübingen","title":"Phänomene der Macht. Autorität, Herrschaft, Gewalt, Technik","author":[{"family":"Popitz","given":"Heinrich"}],"issued":{"date-parts":[["1986"]]}},"locator":"48","label":"page"}],"schema":"https://github.com/citation-style-language/schema/raw/master/csl-citation.json"} </w:instrText>
      </w:r>
      <w:r w:rsidR="001F238E">
        <w:rPr>
          <w:rFonts w:eastAsia="Times New Roman" w:cs="Times New Roman"/>
          <w:sz w:val="20"/>
          <w:szCs w:val="20"/>
        </w:rPr>
        <w:fldChar w:fldCharType="separate"/>
      </w:r>
      <w:r>
        <w:rPr>
          <w:rFonts w:ascii="Cambria" w:hAnsi="Cambria"/>
          <w:sz w:val="20"/>
        </w:rPr>
        <w:t xml:space="preserve">(Popitz 1986, 48)</w:t>
      </w:r>
      <w:r w:rsidR="001F238E">
        <w:rPr>
          <w:rFonts w:eastAsia="Times New Roman" w:cs="Times New Roman"/>
          <w:sz w:val="20"/>
          <w:szCs w:val="20"/>
        </w:rPr>
        <w:fldChar w:fldCharType="end"/>
      </w:r>
      <w:r>
        <w:rPr>
          <w:rFonts w:eastAsia="Times New Roman" w:cs="Times New Roman"/>
          <w:sz w:val="20"/>
          <w:szCs w:val="20"/>
        </w:rPr>
        <w:t xml:space="preserve">.</w:t>
      </w:r>
    </w:p>
  </w:footnote>
  <w:footnote w:id="13">
    <w:p w14:paraId="67D057D0" w14:textId="14C3127B" w:rsidR="005510E2" w:rsidRDefault="005510E2" w:rsidP="008011E5">
      <w:pPr>
        <w:jc w:val="both"/>
      </w:pPr>
      <w:r w:rsidRPr="00B1150C">
        <w:rPr>
          <w:rStyle w:val="Funotenzeichen"/>
        </w:rPr>
        <w:footnoteRef/>
      </w:r>
      <w:r>
        <w:rPr>
          <w:sz w:val="20"/>
          <w:szCs w:val="20"/>
        </w:rPr>
        <w:t xml:space="preserve"> In poststrukturalistisch</w:t>
      </w:r>
      <w:r>
        <w:rPr>
          <w:sz w:val="20"/>
          <w:szCs w:val="20"/>
        </w:rPr>
        <w:t xml:space="preserve">en</w:t>
      </w:r>
      <w:r>
        <w:rPr>
          <w:sz w:val="20"/>
          <w:szCs w:val="20"/>
        </w:rPr>
        <w:t xml:space="preserve">, </w:t>
      </w:r>
      <w:proofErr w:type="spellStart"/>
      <w:r>
        <w:rPr>
          <w:sz w:val="20"/>
          <w:szCs w:val="20"/>
        </w:rPr>
        <w:t xml:space="preserve">dekolonialen</w:t>
      </w:r>
      <w:proofErr w:type="spellEnd"/>
      <w:r>
        <w:rPr>
          <w:sz w:val="20"/>
          <w:szCs w:val="20"/>
        </w:rPr>
        <w:t xml:space="preserve"> und </w:t>
      </w:r>
      <w:proofErr w:type="spellStart"/>
      <w:r>
        <w:rPr>
          <w:sz w:val="20"/>
          <w:szCs w:val="20"/>
        </w:rPr>
        <w:t xml:space="preserve">queertheoretischen</w:t>
      </w:r>
      <w:proofErr w:type="spellEnd"/>
      <w:r>
        <w:rPr>
          <w:sz w:val="20"/>
          <w:szCs w:val="20"/>
        </w:rPr>
        <w:t xml:space="preserve"> Forschungsdiskursen werden zunehmend Konzeptualisierungen vertreten, die sich auch auf die </w:t>
      </w:r>
      <w:r>
        <w:rPr>
          <w:sz w:val="20"/>
          <w:szCs w:val="20"/>
        </w:rPr>
        <w:t xml:space="preserve">strukturelle </w:t>
      </w:r>
      <w:r>
        <w:rPr>
          <w:sz w:val="20"/>
          <w:szCs w:val="20"/>
        </w:rPr>
        <w:t xml:space="preserve">Dimension von Gewalt beziehen: Hier bilden Arbeiten zu symbolischer</w:t>
      </w:r>
      <w:r>
        <w:rPr>
          <w:sz w:val="20"/>
          <w:szCs w:val="20"/>
        </w:rPr>
        <w:t xml:space="preserve"> </w:t>
      </w:r>
      <w:r w:rsidR="00954C84">
        <w:rPr>
          <w:sz w:val="20"/>
          <w:szCs w:val="20"/>
        </w:rPr>
        <w:fldChar w:fldCharType="begin"/>
      </w:r>
      <w:r w:rsidR="00F370E7">
        <w:rPr>
          <w:sz w:val="20"/>
          <w:szCs w:val="20"/>
        </w:rPr>
        <w:instrText xml:space="preserve"> ADDIN ZOTERO_ITEM CSL_CITATION {"citationID":"a7y544qU","properties":{"unsorted":false,"formattedCitation":"(Bourdieu 2005)","plainCitation":"(Bourdieu 2005)","dontUpdate":true,"noteIndex":13},"citationItems":[{"id":630,"uris":["http://zotero.org/users/local/owKliTIb/items/I9MUSTQL"],"itemData":{"id":630,"type":"book","publisher-place":"Konstanz","title":"Das Elend der Welt. Gekürzte Studienausgabe","author":[{"family":"Bourdieu","given":"Pierre"}],"issued":{"date-parts":[["2005"]]}}}],"schema":"https://github.com/citation-style-language/schema/raw/master/csl-citation.json"} </w:instrText>
      </w:r>
      <w:r w:rsidR="00954C84">
        <w:rPr>
          <w:sz w:val="20"/>
          <w:szCs w:val="20"/>
        </w:rPr>
        <w:fldChar w:fldCharType="separate"/>
      </w:r>
      <w:r>
        <w:rPr>
          <w:rFonts w:ascii="Cambria" w:hAnsi="Cambria"/>
          <w:sz w:val="20"/>
        </w:rPr>
        <w:t xml:space="preserve">(</w:t>
      </w:r>
      <w:r>
        <w:rPr>
          <w:rFonts w:ascii="Cambria" w:hAnsi="Cambria"/>
          <w:sz w:val="20"/>
        </w:rPr>
        <w:t xml:space="preserve">vgl. z.B. </w:t>
      </w:r>
      <w:r>
        <w:rPr>
          <w:rFonts w:ascii="Cambria" w:hAnsi="Cambria"/>
          <w:sz w:val="20"/>
        </w:rPr>
        <w:t xml:space="preserve">Bourdieu 2005)</w:t>
      </w:r>
      <w:r w:rsidR="00954C84">
        <w:rPr>
          <w:sz w:val="20"/>
          <w:szCs w:val="20"/>
        </w:rPr>
        <w:fldChar w:fldCharType="end"/>
      </w:r>
      <w:ins w:id="1000219" w:author="Claude Lektorat" w:date="2026-06-30T12:18:05Z">
        <w:r>
          <w:rPr>
            <w:sz w:val="20"/>
            <w:szCs w:val="20"/>
          </w:rPr>
          <w:t xml:space="preserve">,</w:t>
        </w:r>
      </w:ins>
      <w:r>
        <w:rPr>
          <w:sz w:val="20"/>
          <w:szCs w:val="20"/>
        </w:rPr>
        <w:t xml:space="preserve"> struktureller</w:t>
      </w:r>
      <w:r>
        <w:rPr>
          <w:sz w:val="20"/>
          <w:szCs w:val="20"/>
        </w:rPr>
        <w:t xml:space="preserve"> </w:t>
      </w:r>
      <w:r w:rsidR="00954C84">
        <w:rPr>
          <w:sz w:val="20"/>
          <w:szCs w:val="20"/>
        </w:rPr>
        <w:fldChar w:fldCharType="begin"/>
      </w:r>
      <w:r w:rsidR="00F370E7">
        <w:rPr>
          <w:sz w:val="20"/>
          <w:szCs w:val="20"/>
        </w:rPr>
        <w:instrText xml:space="preserve"> ADDIN ZOTERO_ITEM CSL_CITATION {"citationID":"QE25K3Po","properties":{"unsorted":false,"formattedCitation":"(Galtung 1969)","plainCitation":"(Galtung 1969)","dontUpdate":true,"noteIndex":13},"citationItems":[{"id":642,"uris":["http://zotero.org/users/local/owKliTIb/items/I6WR29XL"],"itemData":{"id":642,"type":"article-journal","container-title":"Journal of Peace Research","DOI":"10.1177/002234336900600301","issue":"3","page":"167-191","publisher":"Oxford University Press (OUP)","title":"Violence, Peace, and Peace Research","volume":"6","author":[{"family":"Galtung","given":"Johan"}],"issued":{"date-parts":[["1969"]]}}}],"schema":"https://github.com/citation-style-language/schema/raw/master/csl-citation.json"} </w:instrText>
      </w:r>
      <w:r w:rsidR="00954C84">
        <w:rPr>
          <w:sz w:val="20"/>
          <w:szCs w:val="20"/>
        </w:rPr>
        <w:fldChar w:fldCharType="separate"/>
      </w:r>
      <w:r>
        <w:rPr>
          <w:rFonts w:ascii="Cambria" w:hAnsi="Cambria"/>
          <w:sz w:val="20"/>
        </w:rPr>
        <w:t xml:space="preserve">(</w:t>
      </w:r>
      <w:r>
        <w:rPr>
          <w:rFonts w:ascii="Cambria" w:hAnsi="Cambria"/>
          <w:sz w:val="20"/>
        </w:rPr>
        <w:t xml:space="preserve">vgl. z.B. </w:t>
      </w:r>
      <w:r>
        <w:rPr>
          <w:rFonts w:ascii="Cambria" w:hAnsi="Cambria"/>
          <w:sz w:val="20"/>
        </w:rPr>
        <w:t xml:space="preserve">Galtung 1969)</w:t>
      </w:r>
      <w:r w:rsidR="00954C84">
        <w:rPr>
          <w:sz w:val="20"/>
          <w:szCs w:val="20"/>
        </w:rPr>
        <w:fldChar w:fldCharType="end"/>
      </w:r>
      <w:r>
        <w:rPr>
          <w:sz w:val="20"/>
          <w:szCs w:val="20"/>
        </w:rPr>
        <w:t xml:space="preserve"> und epistemischer Gewalt</w:t>
      </w:r>
      <w:r>
        <w:rPr>
          <w:sz w:val="20"/>
          <w:szCs w:val="20"/>
        </w:rPr>
        <w:t xml:space="preserve"> </w:t>
      </w:r>
      <w:r w:rsidR="00954C84">
        <w:rPr>
          <w:sz w:val="20"/>
          <w:szCs w:val="20"/>
        </w:rPr>
        <w:fldChar w:fldCharType="begin"/>
      </w:r>
      <w:r w:rsidR="00F370E7">
        <w:rPr>
          <w:sz w:val="20"/>
          <w:szCs w:val="20"/>
        </w:rPr>
        <w:instrText xml:space="preserve"> ADDIN ZOTERO_ITEM CSL_CITATION {"citationID":"QiluuCaU","properties":{"unsorted":false,"formattedCitation":"(Spivak 1988)","plainCitation":"(Spivak 1988)","dontUpdate":true,"noteIndex":13},"citationItems":[{"id":682,"uris":["http://zotero.org/users/local/owKliTIb/items/VXNIBJA9"],"itemData":{"id":682,"type":"chapter","container-title":"Marxism and the Interpretation of Culture","page":"271-313","publisher-place":"Urbana-Champaign","title":"Can the Subaltern Speak?","author":[{"family":"Spivak","given":"Gayatri Chakravorty"}],"editor":[{"family":"Carry","given":"Nelson"},{"family":"Grossberg","given":"Lawrence"}],"issued":{"date-parts":[["1988"]]}}}],"schema":"https://github.com/citation-style-language/schema/raw/master/csl-citation.json"} </w:instrText>
      </w:r>
      <w:r w:rsidR="00954C84">
        <w:rPr>
          <w:sz w:val="20"/>
          <w:szCs w:val="20"/>
        </w:rPr>
        <w:fldChar w:fldCharType="separate"/>
      </w:r>
      <w:r>
        <w:rPr>
          <w:rFonts w:ascii="Cambria" w:hAnsi="Cambria"/>
          <w:sz w:val="20"/>
        </w:rPr>
        <w:t xml:space="preserve">(</w:t>
      </w:r>
      <w:r>
        <w:rPr>
          <w:rFonts w:ascii="Cambria" w:hAnsi="Cambria"/>
          <w:sz w:val="20"/>
        </w:rPr>
        <w:t xml:space="preserve">vgl. z.B. </w:t>
      </w:r>
      <w:proofErr w:type="spellStart"/>
      <w:r>
        <w:rPr>
          <w:rFonts w:ascii="Cambria" w:hAnsi="Cambria"/>
          <w:sz w:val="20"/>
        </w:rPr>
        <w:t xml:space="preserve">Spivak</w:t>
      </w:r>
      <w:proofErr w:type="spellEnd"/>
      <w:r>
        <w:rPr>
          <w:rFonts w:ascii="Cambria" w:hAnsi="Cambria"/>
          <w:sz w:val="20"/>
        </w:rPr>
        <w:t xml:space="preserve"> 1988)</w:t>
      </w:r>
      <w:r w:rsidR="00954C84">
        <w:rPr>
          <w:sz w:val="20"/>
          <w:szCs w:val="20"/>
        </w:rPr>
        <w:fldChar w:fldCharType="end"/>
      </w:r>
      <w:r>
        <w:rPr>
          <w:sz w:val="20"/>
          <w:szCs w:val="20"/>
        </w:rPr>
        <w:t xml:space="preserve"> das theoretische Fundament</w:t>
      </w:r>
      <w:r>
        <w:rPr>
          <w:sz w:val="20"/>
          <w:szCs w:val="20"/>
        </w:rPr>
        <w:t xml:space="preserve"> </w:t>
      </w:r>
      <w:r w:rsidR="00954C84">
        <w:rPr>
          <w:sz w:val="20"/>
          <w:szCs w:val="20"/>
        </w:rPr>
        <w:fldChar w:fldCharType="begin"/>
      </w:r>
      <w:r w:rsidR="00954C84">
        <w:rPr>
          <w:sz w:val="20"/>
          <w:szCs w:val="20"/>
        </w:rPr>
        <w:instrText xml:space="preserve"> ADDIN ZOTERO_ITEM CSL_CITATION {"citationID":"POJ4Zo2v","properties":{"unsorted":false,"formattedCitation":"(vgl. Brunner 2020)","plainCitation":"(vgl. Brunner 2020)","noteIndex":13},"citationItems":[{"id":634,"uris":["http://zotero.org/users/local/owKliTIb/items/4WU8PHXV"],"itemData":{"id":634,"type":"book","DOI":"10.14361/9783839451311","publisher":"transcript Verlag","publisher-place":"Bielefeld","title":"Epistemische Gewalt: Wissen und Herrschaft in der kolonialen Moderne","author":[{"family":"Brunner","given":"C."}],"issued":{"date-parts":[["2020"]]}},"prefix":"vgl."}],"schema":"https://github.com/citation-style-language/schema/raw/master/csl-citation.json"} </w:instrText>
      </w:r>
      <w:r w:rsidR="00954C84">
        <w:rPr>
          <w:sz w:val="20"/>
          <w:szCs w:val="20"/>
        </w:rPr>
        <w:fldChar w:fldCharType="separate"/>
      </w:r>
      <w:r>
        <w:rPr>
          <w:rFonts w:ascii="Cambria" w:hAnsi="Cambria"/>
          <w:sz w:val="20"/>
        </w:rPr>
        <w:t xml:space="preserve">(vgl. Brunner 2020)</w:t>
      </w:r>
      <w:r w:rsidR="00954C84">
        <w:rPr>
          <w:sz w:val="20"/>
          <w:szCs w:val="20"/>
        </w:rPr>
        <w:fldChar w:fldCharType="end"/>
      </w:r>
      <w:r>
        <w:rPr>
          <w:sz w:val="20"/>
          <w:szCs w:val="20"/>
        </w:rPr>
        <w:t xml:space="preserve">. </w:t>
      </w:r>
      <w:r>
        <w:rPr>
          <w:sz w:val="20"/>
          <w:szCs w:val="20"/>
        </w:rPr>
        <w:t xml:space="preserve">Theoretische Auseinandersetzungen über die Bandbreite sozialer Phänomene, die durch den Begriff der Gewalt sinnvollerweise erfasst werden können, werden auch in benachbarten geisteswissenschaftlichen Fächern wie der Sozialphilosophie geführt. Aus einer wissenssoziologischen Perspektive lässt sich dementsprechend feststellen, </w:t>
      </w:r>
      <w:proofErr w:type="spellStart"/>
      <w:del w:id="1000220" w:author="Claude Lektorat" w:date="2026-06-30T12:18:05Z">
        <w:r>
          <w:rPr>
            <w:sz w:val="20"/>
            <w:szCs w:val="20"/>
          </w:rPr>
          <w:delText xml:space="preserve">das</w:delText>
        </w:r>
      </w:del>
      <w:ins w:id="1000221" w:author="Claude Lektorat" w:date="2026-06-30T12:18:05Z">
        <w:r>
          <w:rPr>
            <w:sz w:val="20"/>
            <w:szCs w:val="20"/>
          </w:rPr>
          <w:t xml:space="preserve">dass</w:t>
        </w:r>
      </w:ins>
      <w:proofErr w:type="spellEnd"/>
      <w:r>
        <w:rPr>
          <w:sz w:val="20"/>
          <w:szCs w:val="20"/>
        </w:rPr>
        <w:t xml:space="preserve"> verschiedene </w:t>
      </w:r>
      <w:r>
        <w:rPr>
          <w:sz w:val="20"/>
          <w:szCs w:val="20"/>
        </w:rPr>
        <w:t xml:space="preserve">Speziald</w:t>
      </w:r>
      <w:r>
        <w:rPr>
          <w:sz w:val="20"/>
          <w:szCs w:val="20"/>
        </w:rPr>
        <w:t xml:space="preserve">iskurse zu Gewalt je nach Fachdisziplin über mehr oder weniger Deutungshoheit verfügen und dass die Entscheidung für ein bestimmtes Gewaltkonzept auch als Aspekt einer wissenschaftlichen Selbstverortung der jeweils Forschenden zu verstehen ist.</w:t>
      </w:r>
    </w:p>
  </w:footnote>
  <w:footnote w:id="14">
    <w:p w14:paraId="3EC5B0F7" w14:textId="17EF9C09" w:rsidR="005510E2" w:rsidRDefault="005510E2" w:rsidP="005510E2">
      <w:pPr>
        <w:jc w:val="both"/>
      </w:pPr>
      <w:r w:rsidRPr="00B1150C">
        <w:rPr>
          <w:rStyle w:val="Funotenzeichen"/>
        </w:rPr>
        <w:footnoteRef/>
      </w:r>
      <w:r>
        <w:rPr>
          <w:sz w:val="20"/>
          <w:szCs w:val="20"/>
        </w:rPr>
        <w:t xml:space="preserve"> Dies entspricht auch der juristischen Einschätzung, dass es sich bei nicht eingewilligten medizinischen Eingriffen um eine justiziable Form der Körperverletzung handelt</w:t>
      </w:r>
      <w:r w:rsidR="001C64FE">
        <w:rPr>
          <w:sz w:val="20"/>
          <w:szCs w:val="20"/>
        </w:rPr>
        <w:t xml:space="preserve"> (vgl. z.B. Schelling 2022)</w:t>
      </w:r>
      <w:r>
        <w:t>.</w:t>
      </w:r>
    </w:p>
  </w:footnote>
  <w:footnote w:id="15">
    <w:p w14:paraId="4122BB83" w14:textId="46B7C2F1" w:rsidR="005510E2" w:rsidRDefault="005510E2" w:rsidP="005510E2">
      <w:pPr>
        <w:pStyle w:val="Funotentext"/>
        <w:jc w:val="both"/>
        <w:rPr>
          <w:sz w:val="20"/>
          <w:szCs w:val="20"/>
        </w:rPr>
      </w:pPr>
      <w:r w:rsidRPr="00B1150C">
        <w:rPr>
          <w:rStyle w:val="Funotenzeichen"/>
        </w:rPr>
        <w:footnoteRef/>
      </w:r>
      <w:r>
        <w:rPr>
          <w:sz w:val="20"/>
          <w:szCs w:val="20"/>
        </w:rPr>
        <w:t xml:space="preserve"> Für ein Verständnis strukturell verankerter Machtausübung als Gewalt kann die in der kritischen Theorie verortete Konzeptualisierung van Riels</w:t>
      </w:r>
      <w:r w:rsidR="00E729C8">
        <w:rPr>
          <w:sz w:val="20"/>
          <w:szCs w:val="20"/>
        </w:rPr>
        <w:t xml:space="preserve"> </w:t>
      </w:r>
      <w:r w:rsidR="00E729C8">
        <w:rPr>
          <w:sz w:val="20"/>
          <w:szCs w:val="20"/>
        </w:rPr>
        <w:fldChar w:fldCharType="begin"/>
      </w:r>
      <w:r w:rsidR="00E729C8">
        <w:rPr>
          <w:sz w:val="20"/>
          <w:szCs w:val="20"/>
        </w:rPr>
        <w:instrText xml:space="preserve"> ADDIN ZOTERO_ITEM CSL_CITATION {"citationID":"SPmWZ6et","properties":{"unsorted":false,"formattedCitation":"(2005, 45)","plainCitation":"(2005, 45)","noteIndex":15},"citationItems":[{"id":690,"uris":["http://zotero.org/users/local/owKliTIb/items/22REGSWQ"],"itemData":{"id":690,"type":"document","title":"Gedanken zum Gewaltbegriff. Drei Perspektiven. Arbeitspapier 2/2005 der Forschungsstelle Kriege, Rüstung und Entwicklung","URL":"https://www.wiso.uni-hamburg.de/fachbe-reich-sowi/professuren/jakobeit/forschung/akuf/archiv/arbeitspapiere/gewalt-riel-2005.pdf","author":[{"family":"Riel","given":"Raphael","non-dropping-particle":"van"}],"issued":{"date-parts":[["2005"]]}},"locator":"45","label":"page","suppress-author":true}],"schema":"https://github.com/citation-style-language/schema/raw/master/csl-citation.json"} </w:instrText>
      </w:r>
      <w:r w:rsidR="00E729C8">
        <w:rPr>
          <w:sz w:val="20"/>
          <w:szCs w:val="20"/>
        </w:rPr>
        <w:fldChar w:fldCharType="separate"/>
      </w:r>
      <w:r w:rsidR="00E729C8" w:rsidRPr="00E729C8">
        <w:rPr>
          <w:rFonts w:ascii="Cambria" w:hAnsi="Cambria"/>
          <w:sz w:val="20"/>
        </w:rPr>
        <w:t>(2005, 45)</w:t>
      </w:r>
      <w:r w:rsidR="00E729C8">
        <w:rPr>
          <w:sz w:val="20"/>
          <w:szCs w:val="20"/>
        </w:rPr>
        <w:fldChar w:fldCharType="end"/>
      </w:r>
      <w:r>
        <w:rPr>
          <w:sz w:val="20"/>
          <w:szCs w:val="20"/>
        </w:rPr>
        <w:t xml:space="preserve"> hilfreich sein: Diese begreift sowohl physische Handlungen als auch strukturell bedingte Machtausübungen als Gewalt, wobei erstere Form als </w:t>
      </w:r>
      <w:r w:rsidRPr="0094416A">
        <w:rPr>
          <w:i/>
          <w:iCs/>
          <w:sz w:val="20"/>
          <w:szCs w:val="20"/>
        </w:rPr>
        <w:t>Handlungs</w:t>
      </w:r>
      <w:r>
        <w:rPr>
          <w:sz w:val="20"/>
          <w:szCs w:val="20"/>
        </w:rPr>
        <w:t xml:space="preserve">- und die zweite als </w:t>
      </w:r>
      <w:r w:rsidRPr="0094416A">
        <w:rPr>
          <w:i/>
          <w:iCs/>
          <w:sz w:val="20"/>
          <w:szCs w:val="20"/>
        </w:rPr>
        <w:t>Machtgewalt</w:t>
      </w:r>
      <w:r>
        <w:rPr>
          <w:sz w:val="20"/>
          <w:szCs w:val="20"/>
        </w:rPr>
        <w:t xml:space="preserve"> bezeichnet wird.</w:t>
      </w:r>
    </w:p>
  </w:footnote>
  <w:footnote w:id="16">
    <w:p w14:paraId="15910EDC" w14:textId="2D636202" w:rsidR="005510E2" w:rsidRDefault="005510E2" w:rsidP="00954C84">
      <w:pPr>
        <w:jc w:val="both"/>
        <w:rPr>
          <w:sz w:val="20"/>
          <w:szCs w:val="20"/>
        </w:rPr>
      </w:pPr>
      <w:r w:rsidRPr="00B1150C">
        <w:rPr>
          <w:rStyle w:val="Funotenzeichen"/>
        </w:rPr>
        <w:footnoteRef/>
      </w:r>
      <w:r>
        <w:rPr>
          <w:sz w:val="20"/>
          <w:szCs w:val="20"/>
        </w:rPr>
        <w:t xml:space="preserve"> Da der Begriff der Entwicklungsverzögerung voraussetzt, dass eine bestimmte Entwicklung lediglich zu einem späteren Zeitpunkt auf Grund der erlebten Gewalt einsetzt, wäre der Begriff Entwicklungsbeeinträchtigung präziser, </w:t>
      </w:r>
      <w:proofErr w:type="spellStart"/>
      <w:del w:id="1000222" w:author="Claude Lektorat" w:date="2026-06-30T12:18:05Z">
        <w:r>
          <w:rPr>
            <w:sz w:val="20"/>
            <w:szCs w:val="20"/>
          </w:rPr>
          <w:delText xml:space="preserve">zu mal</w:delText>
        </w:r>
      </w:del>
      <w:ins w:id="1000223" w:author="Claude Lektorat" w:date="2026-06-30T12:18:05Z">
        <w:r>
          <w:rPr>
            <w:sz w:val="20"/>
            <w:szCs w:val="20"/>
          </w:rPr>
          <w:t xml:space="preserve">zumal</w:t>
        </w:r>
      </w:ins>
      <w:proofErr w:type="spellEnd"/>
      <w:r>
        <w:rPr>
          <w:sz w:val="20"/>
          <w:szCs w:val="20"/>
        </w:rPr>
        <w:t xml:space="preserve"> die Psychotraumatologie insbesondere bei frühem schwerwiegendem Gewalterleben von Kindern davon ausgeht, dass die Ausbildung bestimmter psychischer Funktionen ausbleiben kann</w:t>
      </w:r>
      <w:r>
        <w:rPr>
          <w:sz w:val="20"/>
          <w:szCs w:val="20"/>
        </w:rPr>
        <w:t xml:space="preserve"> </w:t>
      </w:r>
      <w:r w:rsidR="007158F2">
        <w:rPr>
          <w:sz w:val="20"/>
          <w:szCs w:val="20"/>
        </w:rPr>
        <w:fldChar w:fldCharType="begin"/>
      </w:r>
      <w:r w:rsidR="00F370E7">
        <w:rPr>
          <w:sz w:val="20"/>
          <w:szCs w:val="20"/>
        </w:rPr>
        <w:instrText xml:space="preserve"> ADDIN ZOTERO_ITEM CSL_CITATION {"citationID":"cQuJt87s","properties":{"unsorted":false,"formattedCitation":"(E. R. S. Nijenhuis 2015)","plainCitation":"(E. R. S. Nijenhuis 2015)","dontUpdate":true,"noteIndex":16},"citationItems":[{"id":663,"uris":["http://zotero.org/users/local/owKliTIb/items/UKS9K79Y"],"itemData":{"id":663,"type":"book","publisher":"Vandenhoeck &amp; Ruprecht","publisher-place":"Göttingen","title":"The trinity of trauma: Ignorance, fragility, and control. Volume I: The evolving concept of trauma","author":[{"family":"Nijenhuis","given":"E. R. S."}],"issued":{"date-parts":[["2015"]]}}}],"schema":"https://github.com/citation-style-language/schema/raw/master/csl-citation.json"} </w:instrText>
      </w:r>
      <w:r w:rsidR="007158F2">
        <w:rPr>
          <w:sz w:val="20"/>
          <w:szCs w:val="20"/>
        </w:rPr>
        <w:fldChar w:fldCharType="separate"/>
      </w:r>
      <w:r>
        <w:rPr>
          <w:rFonts w:ascii="Cambria" w:hAnsi="Cambria"/>
          <w:sz w:val="20"/>
        </w:rPr>
        <w:t xml:space="preserve">(</w:t>
      </w:r>
      <w:r>
        <w:rPr>
          <w:rFonts w:ascii="Cambria" w:hAnsi="Cambria"/>
          <w:sz w:val="20"/>
        </w:rPr>
        <w:t xml:space="preserve">vgl. z.B.</w:t>
      </w:r>
      <w:del w:id="1000224" w:author="Claude Lektorat" w:date="2026-06-30T12:18:05Z">
        <w:r>
          <w:rPr>
            <w:rFonts w:ascii="Cambria" w:hAnsi="Cambria"/>
            <w:sz w:val="20"/>
          </w:rPr>
          <w:delText xml:space="preserve"> </w:delText>
        </w:r>
      </w:del>
      <w:ins w:id="1000225" w:author="Claude Lektorat" w:date="2026-06-30T12:18:05Z">
        <w:r>
          <w:rPr>
            <w:rFonts w:ascii="Cambria" w:hAnsi="Cambria"/>
            <w:sz w:val="20"/>
          </w:rPr>
          <w:t xml:space="preserve"> </w:t>
        </w:r>
      </w:ins>
      <w:del w:id="1000226" w:author="Claude Lektorat" w:date="2026-06-30T12:18:05Z">
        <w:r>
          <w:rPr>
            <w:rFonts w:ascii="Cambria" w:hAnsi="Cambria"/>
            <w:sz w:val="20"/>
          </w:rPr>
          <w:delText xml:space="preserve"> </w:delText>
        </w:r>
      </w:del>
      <w:proofErr w:type="spellStart"/>
      <w:r>
        <w:rPr>
          <w:rFonts w:ascii="Cambria" w:hAnsi="Cambria"/>
          <w:sz w:val="20"/>
        </w:rPr>
        <w:t xml:space="preserve">Nijenhuis</w:t>
      </w:r>
      <w:proofErr w:type="spellEnd"/>
      <w:r>
        <w:rPr>
          <w:rFonts w:ascii="Cambria" w:hAnsi="Cambria"/>
          <w:sz w:val="20"/>
        </w:rPr>
        <w:t xml:space="preserve"> 2015)</w:t>
      </w:r>
      <w:r w:rsidR="007158F2">
        <w:rPr>
          <w:sz w:val="20"/>
          <w:szCs w:val="20"/>
        </w:rPr>
        <w:fldChar w:fldCharType="end"/>
      </w:r>
      <w:del w:id="1000227" w:author="Claude Lektorat" w:date="2026-06-30T12:18:05Z">
        <w:r>
          <w:rPr>
            <w:sz w:val="20"/>
            <w:szCs w:val="20"/>
          </w:rPr>
          <w:delText xml:space="preserve"> </w:delText>
        </w:r>
      </w:del>
      <w:r>
        <w:rPr>
          <w:sz w:val="20"/>
          <w:szCs w:val="20"/>
        </w:rPr>
        <w:t xml:space="preserve">. Hier wäre als Beispiel </w:t>
      </w:r>
      <w:r>
        <w:rPr>
          <w:sz w:val="20"/>
          <w:szCs w:val="20"/>
        </w:rPr>
        <w:t xml:space="preserve">eine im frühen Kindesalter entstandene, dissoziative Struktur-Bildung </w:t>
      </w:r>
      <w:r>
        <w:rPr>
          <w:sz w:val="20"/>
          <w:szCs w:val="20"/>
        </w:rPr>
        <w:t xml:space="preserve">zu nennen, auf die i</w:t>
      </w:r>
      <w:r>
        <w:rPr>
          <w:sz w:val="20"/>
          <w:szCs w:val="20"/>
        </w:rPr>
        <w:t xml:space="preserve">m Kapitel zu Trauma und Traumafolgen näher eingegangen wird.</w:t>
      </w:r>
    </w:p>
  </w:footnote>
  <w:footnote w:id="17">
    <w:p w14:paraId="78F3CE95" w14:textId="77777777" w:rsidR="005510E2" w:rsidRDefault="005510E2" w:rsidP="005510E2">
      <w:pPr>
        <w:pStyle w:val="Funotentext"/>
        <w:jc w:val="both"/>
        <w:rPr>
          <w:sz w:val="20"/>
          <w:szCs w:val="20"/>
        </w:rPr>
      </w:pPr>
      <w:r w:rsidRPr="00B1150C">
        <w:rPr>
          <w:rStyle w:val="Funotenzeichen"/>
        </w:rPr>
        <w:footnoteRef/>
      </w:r>
      <w:r>
        <w:rPr>
          <w:sz w:val="20"/>
          <w:szCs w:val="20"/>
        </w:rPr>
        <w:t xml:space="preserve"> Dies entspricht insofern der medizinrechtlichen Definition, als dass nicht-eingewilligte Eingriffe in akut- bzw. lebensbedrohlichen Situationen auch ohne die explizite Einwilligung der jeweiligen Patient*innen rechtens sind, wenn diese unaufschiebbar sind und mutmaßlich dem Willen der Betroffenen bzw. dem Lebenserhalt dienen.</w:t>
      </w:r>
    </w:p>
  </w:footnote>
  <w:footnote w:id="18">
    <w:p w14:paraId="3C4920F7" w14:textId="50CB11C9" w:rsidR="005510E2" w:rsidRDefault="005510E2" w:rsidP="005510E2">
      <w:pPr>
        <w:pStyle w:val="Funotentext"/>
        <w:jc w:val="both"/>
        <w:rPr>
          <w:sz w:val="20"/>
          <w:szCs w:val="20"/>
        </w:rPr>
      </w:pPr>
      <w:r w:rsidRPr="00B1150C">
        <w:rPr>
          <w:rStyle w:val="Funotenzeichen"/>
        </w:rPr>
        <w:footnoteRef/>
      </w:r>
      <w:r>
        <w:rPr>
          <w:sz w:val="20"/>
          <w:szCs w:val="20"/>
        </w:rPr>
        <w:t xml:space="preserve"> In den kritischen Inter* Studien wird neben dem Medikalisierungs-Konzept vielfach auf den Foucaultschen Begriff der Zurichtung „als machtförmige Erzeugung und Formung von Subjekten durch Konditionierung der Körper“ </w:t>
      </w:r>
      <w:r w:rsidR="006824A0">
        <w:rPr>
          <w:sz w:val="20"/>
          <w:szCs w:val="20"/>
        </w:rPr>
        <w:fldChar w:fldCharType="begin"/>
      </w:r>
      <w:r w:rsidR="006824A0">
        <w:rPr>
          <w:sz w:val="20"/>
          <w:szCs w:val="20"/>
        </w:rPr>
        <w:instrText xml:space="preserve"> ADDIN ZOTERO_ITEM CSL_CITATION {"citationID":"1FWtL8YW","properties":{"unsorted":false,"formattedCitation":"(Gregor 2015, 20)","plainCitation":"(Gregor 2015, 20)","noteIndex":18},"citationItems":[{"id":839,"uris":["http://zotero.org/users/local/owKliTIb/items/EES5IYA2"],"itemData":{"id":839,"type":"book","publisher-place":"Bielefeld","title":"Constructing Intersex","author":[{"family":"Gregor","given":"Joris"}],"issued":{"date-parts":[["2015"]]}},"locator":"20","label":"page"}],"schema":"https://github.com/citation-style-language/schema/raw/master/csl-citation.json"} </w:instrText>
      </w:r>
      <w:r w:rsidR="006824A0">
        <w:rPr>
          <w:sz w:val="20"/>
          <w:szCs w:val="20"/>
        </w:rPr>
        <w:fldChar w:fldCharType="separate"/>
      </w:r>
      <w:r w:rsidR="006824A0" w:rsidRPr="006824A0">
        <w:rPr>
          <w:rFonts w:ascii="Cambria" w:hAnsi="Cambria"/>
          <w:sz w:val="20"/>
        </w:rPr>
        <w:t>(Gregor 2015, 20)</w:t>
      </w:r>
      <w:r w:rsidR="006824A0">
        <w:rPr>
          <w:sz w:val="20"/>
          <w:szCs w:val="20"/>
        </w:rPr>
        <w:fldChar w:fldCharType="end"/>
      </w:r>
      <w:r w:rsidR="006824A0">
        <w:rPr>
          <w:sz w:val="20"/>
          <w:szCs w:val="20"/>
        </w:rPr>
        <w:t xml:space="preserve"> </w:t>
      </w:r>
      <w:r>
        <w:rPr>
          <w:sz w:val="20"/>
          <w:szCs w:val="20"/>
        </w:rPr>
        <w:t xml:space="preserve">Bezug genommen. Der Nachteil dieses Begriffs besteht m.E. darin, dass er an konkrete </w:t>
      </w:r>
      <w:r w:rsidR="007E6C27">
        <w:rPr>
          <w:sz w:val="20"/>
          <w:szCs w:val="20"/>
        </w:rPr>
        <w:t>K</w:t>
      </w:r>
      <w:r>
        <w:rPr>
          <w:sz w:val="20"/>
          <w:szCs w:val="20"/>
        </w:rPr>
        <w:t xml:space="preserve">örper-bezogene Praktiken gebunden ist und die Ebene der </w:t>
      </w:r>
      <w:r w:rsidR="00C77650">
        <w:rPr>
          <w:sz w:val="20"/>
          <w:szCs w:val="20"/>
        </w:rPr>
        <w:t xml:space="preserve">Wirkmächtigkeit </w:t>
      </w:r>
      <w:r>
        <w:rPr>
          <w:sz w:val="20"/>
          <w:szCs w:val="20"/>
        </w:rPr>
        <w:t>pathologisierende</w:t>
      </w:r>
      <w:r w:rsidR="00C77650">
        <w:rPr>
          <w:sz w:val="20"/>
          <w:szCs w:val="20"/>
        </w:rPr>
        <w:t xml:space="preserve">r </w:t>
      </w:r>
      <w:r>
        <w:rPr>
          <w:sz w:val="20"/>
          <w:szCs w:val="20"/>
        </w:rPr>
        <w:t>Fremd-Deutung</w:t>
      </w:r>
      <w:r w:rsidR="00C77650">
        <w:rPr>
          <w:sz w:val="20"/>
          <w:szCs w:val="20"/>
        </w:rPr>
        <w:t>en</w:t>
      </w:r>
      <w:r>
        <w:rPr>
          <w:sz w:val="20"/>
          <w:szCs w:val="20"/>
        </w:rPr>
        <w:t xml:space="preserve"> nicht erfasst.</w:t>
      </w:r>
    </w:p>
  </w:footnote>
  <w:footnote w:id="19">
    <w:p w14:paraId="5C8280DD" w14:textId="78AFDB28" w:rsidR="005510E2" w:rsidRDefault="005510E2" w:rsidP="005510E2">
      <w:pPr>
        <w:pStyle w:val="Funotentext"/>
        <w:jc w:val="both"/>
        <w:rPr>
          <w:sz w:val="20"/>
          <w:szCs w:val="20"/>
        </w:rPr>
      </w:pPr>
      <w:r w:rsidRPr="00B1150C">
        <w:rPr>
          <w:rStyle w:val="Funotenzeichen"/>
        </w:rPr>
        <w:footnoteRef/>
      </w:r>
      <w:r>
        <w:rPr>
          <w:sz w:val="20"/>
          <w:szCs w:val="20"/>
        </w:rPr>
        <w:t xml:space="preserve"> </w:t>
      </w:r>
      <w:proofErr w:type="spellStart"/>
      <w:r>
        <w:rPr>
          <w:sz w:val="20"/>
          <w:szCs w:val="20"/>
        </w:rPr>
        <w:t xml:space="preserve">Nijenhuis</w:t>
      </w:r>
      <w:proofErr w:type="spellEnd"/>
      <w:r>
        <w:rPr>
          <w:sz w:val="20"/>
          <w:szCs w:val="20"/>
        </w:rPr>
        <w:t xml:space="preserve"> </w:t>
      </w:r>
      <w:del w:id="1000228" w:author="Claude Lektorat" w:date="2026-06-30T12:18:05Z">
        <w:r>
          <w:rPr>
            <w:sz w:val="20"/>
            <w:szCs w:val="20"/>
          </w:rPr>
          <w:delText xml:space="preserve">sprechen</w:delText>
        </w:r>
      </w:del>
      <w:ins w:id="1000229" w:author="Claude Lektorat" w:date="2026-06-30T12:18:05Z">
        <w:r>
          <w:rPr>
            <w:sz w:val="20"/>
            <w:szCs w:val="20"/>
          </w:rPr>
          <w:t xml:space="preserve">spricht</w:t>
        </w:r>
      </w:ins>
      <w:r>
        <w:rPr>
          <w:sz w:val="20"/>
          <w:szCs w:val="20"/>
        </w:rPr>
        <w:t xml:space="preserve"> hierbei von sog. „</w:t>
      </w:r>
      <w:proofErr w:type="spellStart"/>
      <w:r>
        <w:rPr>
          <w:sz w:val="20"/>
          <w:szCs w:val="20"/>
        </w:rPr>
        <w:t xml:space="preserve">apparently</w:t>
      </w:r>
      <w:proofErr w:type="spellEnd"/>
      <w:r>
        <w:rPr>
          <w:sz w:val="20"/>
          <w:szCs w:val="20"/>
        </w:rPr>
        <w:t xml:space="preserve"> normal“ und „emotional </w:t>
      </w:r>
      <w:proofErr w:type="spellStart"/>
      <w:r>
        <w:rPr>
          <w:sz w:val="20"/>
          <w:szCs w:val="20"/>
        </w:rPr>
        <w:t xml:space="preserve">parts</w:t>
      </w:r>
      <w:proofErr w:type="spellEnd"/>
      <w:r>
        <w:rPr>
          <w:sz w:val="20"/>
          <w:szCs w:val="20"/>
        </w:rPr>
        <w:t xml:space="preserve">“</w:t>
      </w:r>
      <w:r>
        <w:rPr>
          <w:sz w:val="20"/>
          <w:szCs w:val="20"/>
        </w:rPr>
        <w:t xml:space="preserve"> </w:t>
      </w:r>
      <w:r w:rsidR="000660B7">
        <w:rPr>
          <w:sz w:val="20"/>
          <w:szCs w:val="20"/>
        </w:rPr>
        <w:fldChar w:fldCharType="begin"/>
      </w:r>
      <w:r w:rsidR="000660B7">
        <w:rPr>
          <w:sz w:val="20"/>
          <w:szCs w:val="20"/>
        </w:rPr>
        <w:instrText xml:space="preserve"> ADDIN ZOTERO_ITEM CSL_CITATION {"citationID":"sD6G8QOJ","properties":{"unsorted":false,"formattedCitation":"(Nijenhuis 2015, 5)","plainCitation":"(Nijenhuis 2015, 5)","noteIndex":19},"citationItems":[{"id":663,"uris":["http://zotero.org/users/local/owKliTIb/items/UKS9K79Y"],"itemData":{"id":663,"type":"book","publisher":"Vandenhoeck &amp; Ruprecht","publisher-place":"Göttingen","title":"The trinity of trauma: Ignorance, fragility, and control. Volume I: The evolving concept of trauma","author":[{"family":"Nijenhuis","given":"E. R. S."}],"issued":{"date-parts":[["2015"]]}},"locator":"5","label":"page","suppress-author":true,"prefix":"Nijenhuis"}],"schema":"https://github.com/citation-style-language/schema/raw/master/csl-citation.json"} </w:instrText>
      </w:r>
      <w:r w:rsidR="000660B7">
        <w:rPr>
          <w:sz w:val="20"/>
          <w:szCs w:val="20"/>
        </w:rPr>
        <w:fldChar w:fldCharType="separate"/>
      </w:r>
      <w:r>
        <w:rPr>
          <w:rFonts w:ascii="Cambria" w:hAnsi="Cambria"/>
          <w:sz w:val="20"/>
        </w:rPr>
        <w:t xml:space="preserve">(</w:t>
      </w:r>
      <w:proofErr w:type="spellStart"/>
      <w:r>
        <w:rPr>
          <w:rFonts w:ascii="Cambria" w:hAnsi="Cambria"/>
          <w:sz w:val="20"/>
        </w:rPr>
        <w:t xml:space="preserve">Nijenhuis</w:t>
      </w:r>
      <w:proofErr w:type="spellEnd"/>
      <w:r>
        <w:rPr>
          <w:rFonts w:ascii="Cambria" w:hAnsi="Cambria"/>
          <w:sz w:val="20"/>
        </w:rPr>
        <w:t xml:space="preserve"> 2015, 5)</w:t>
      </w:r>
      <w:r w:rsidR="000660B7">
        <w:rPr>
          <w:sz w:val="20"/>
          <w:szCs w:val="20"/>
        </w:rPr>
        <w:fldChar w:fldCharType="end"/>
      </w:r>
      <w:r>
        <w:rPr>
          <w:sz w:val="20"/>
          <w:szCs w:val="20"/>
        </w:rPr>
        <w:t xml:space="preserve">.</w:t>
      </w:r>
      <w:r>
        <w:rPr>
          <w:sz w:val="20"/>
          <w:szCs w:val="20"/>
        </w:rPr>
        <w:t xml:space="preserve"> Diese kategoriale Terminologie wird allerdings für die vorliegende Studie nicht übernommen</w:t>
      </w:r>
      <w:ins w:id="1000230" w:author="Claude Lektorat" w:date="2026-06-30T12:18:05Z">
        <w:r>
          <w:rPr>
            <w:sz w:val="20"/>
            <w:szCs w:val="20"/>
          </w:rPr>
          <w:t xml:space="preserve">.</w:t>
        </w:r>
      </w:ins>
    </w:p>
  </w:footnote>
  <w:footnote w:id="20">
    <w:p w14:paraId="4D0621B2" w14:textId="226C6C09" w:rsidR="005510E2" w:rsidRPr="000660B7" w:rsidRDefault="005510E2" w:rsidP="000660B7">
      <w:pPr>
        <w:jc w:val="both"/>
        <w:rPr>
          <w:sz w:val="20"/>
          <w:szCs w:val="20"/>
        </w:rPr>
      </w:pPr>
      <w:r w:rsidRPr="00B1150C">
        <w:rPr>
          <w:rStyle w:val="Funotenzeichen"/>
        </w:rPr>
        <w:footnoteRef/>
      </w:r>
      <w:r>
        <w:rPr>
          <w:sz w:val="20"/>
          <w:szCs w:val="20"/>
        </w:rPr>
        <w:t xml:space="preserve"> Das Konzept des Komplex-Traumas (</w:t>
      </w:r>
      <w:r w:rsidR="00630862">
        <w:rPr>
          <w:sz w:val="20"/>
          <w:szCs w:val="20"/>
        </w:rPr>
        <w:t>K</w:t>
      </w:r>
      <w:r>
        <w:rPr>
          <w:sz w:val="20"/>
          <w:szCs w:val="20"/>
        </w:rPr>
        <w:t xml:space="preserve">PTSD) hat als Diagnose mittlerweile Einzug in die neueste Version der </w:t>
      </w:r>
      <w:r>
        <w:rPr>
          <w:i/>
          <w:sz w:val="20"/>
          <w:szCs w:val="20"/>
        </w:rPr>
        <w:t xml:space="preserve">International Classification </w:t>
      </w:r>
      <w:proofErr w:type="spellStart"/>
      <w:r>
        <w:rPr>
          <w:i/>
          <w:sz w:val="20"/>
          <w:szCs w:val="20"/>
        </w:rPr>
        <w:t>of</w:t>
      </w:r>
      <w:proofErr w:type="spellEnd"/>
      <w:r>
        <w:rPr>
          <w:i/>
          <w:sz w:val="20"/>
          <w:szCs w:val="20"/>
        </w:rPr>
        <w:t xml:space="preserve"> </w:t>
      </w:r>
      <w:proofErr w:type="spellStart"/>
      <w:r>
        <w:rPr>
          <w:i/>
          <w:sz w:val="20"/>
          <w:szCs w:val="20"/>
        </w:rPr>
        <w:t>Diseases</w:t>
      </w:r>
      <w:proofErr w:type="spellEnd"/>
      <w:r>
        <w:rPr>
          <w:sz w:val="20"/>
          <w:szCs w:val="20"/>
        </w:rPr>
        <w:t xml:space="preserve"> (ICD-11) Einzug gehalten </w:t>
      </w:r>
      <w:r w:rsidR="000660B7">
        <w:rPr>
          <w:sz w:val="20"/>
          <w:szCs w:val="20"/>
        </w:rPr>
        <w:fldChar w:fldCharType="begin"/>
      </w:r>
      <w:r w:rsidR="000660B7">
        <w:rPr>
          <w:sz w:val="20"/>
          <w:szCs w:val="20"/>
        </w:rPr>
        <w:instrText xml:space="preserve"> ADDIN ZOTERO_ITEM CSL_CITATION {"citationID":"FqQruCPV","properties":{"unsorted":false,"formattedCitation":"(vgl. WHO 2022)","plainCitation":"(vgl. WHO 2022)","noteIndex":20},"citationItems":[{"id":357,"uris":["http://zotero.org/users/local/owKliTIb/items/T7Q24KA8"],"itemData":{"id":357,"type":"document","title":"ICD-11: International classification of diseases (11th revision)","URL":"https://icd.who.int/","author":[{"literal":"World Health Organization (WHO)"}],"issued":{"date-parts":[["2022"]]}},"suppress-author":true,"prefix":"vgl. WHO"}],"schema":"https://github.com/citation-style-language/schema/raw/master/csl-citation.json"} </w:instrText>
      </w:r>
      <w:r w:rsidR="000660B7">
        <w:rPr>
          <w:sz w:val="20"/>
          <w:szCs w:val="20"/>
        </w:rPr>
        <w:fldChar w:fldCharType="separate"/>
      </w:r>
      <w:r w:rsidR="000660B7" w:rsidRPr="000660B7">
        <w:rPr>
          <w:rFonts w:ascii="Cambria" w:hAnsi="Cambria"/>
          <w:sz w:val="20"/>
        </w:rPr>
        <w:t>(vgl. WHO 2022)</w:t>
      </w:r>
      <w:r w:rsidR="000660B7">
        <w:rPr>
          <w:sz w:val="20"/>
          <w:szCs w:val="20"/>
        </w:rPr>
        <w:fldChar w:fldCharType="end"/>
      </w:r>
      <w:r>
        <w:rPr>
          <w:sz w:val="20"/>
          <w:szCs w:val="20"/>
        </w:rPr>
        <w:t>.</w:t>
      </w:r>
    </w:p>
  </w:footnote>
  <w:footnote w:id="21">
    <w:p w14:paraId="7F47885F" w14:textId="47D5FBC3" w:rsidR="005510E2" w:rsidRDefault="005510E2" w:rsidP="005510E2">
      <w:pPr>
        <w:pStyle w:val="Funotentext"/>
        <w:rPr>
          <w:sz w:val="20"/>
          <w:szCs w:val="20"/>
        </w:rPr>
      </w:pPr>
      <w:r w:rsidRPr="00B1150C">
        <w:rPr>
          <w:rStyle w:val="Funotenzeichen"/>
        </w:rPr>
        <w:footnoteRef/>
      </w:r>
      <w:r>
        <w:rPr>
          <w:sz w:val="20"/>
          <w:szCs w:val="20"/>
        </w:rPr>
        <w:t xml:space="preserve"> </w:t>
      </w:r>
      <w:r w:rsidR="002A365C">
        <w:rPr>
          <w:sz w:val="20"/>
          <w:szCs w:val="20"/>
        </w:rPr>
        <w:t xml:space="preserve">In </w:t>
      </w:r>
      <w:r>
        <w:rPr>
          <w:sz w:val="20"/>
          <w:szCs w:val="20"/>
        </w:rPr>
        <w:t xml:space="preserve">der </w:t>
      </w:r>
      <w:r w:rsidR="006341A7">
        <w:rPr>
          <w:sz w:val="20"/>
          <w:szCs w:val="20"/>
        </w:rPr>
        <w:t>Forschungsl</w:t>
      </w:r>
      <w:r>
        <w:rPr>
          <w:sz w:val="20"/>
          <w:szCs w:val="20"/>
        </w:rPr>
        <w:t>iteratur</w:t>
      </w:r>
      <w:r w:rsidR="002A365C">
        <w:rPr>
          <w:sz w:val="20"/>
          <w:szCs w:val="20"/>
        </w:rPr>
        <w:t xml:space="preserve"> wird</w:t>
      </w:r>
      <w:r>
        <w:rPr>
          <w:sz w:val="20"/>
          <w:szCs w:val="20"/>
        </w:rPr>
        <w:t xml:space="preserve"> </w:t>
      </w:r>
      <w:r w:rsidR="002A365C">
        <w:rPr>
          <w:sz w:val="20"/>
          <w:szCs w:val="20"/>
        </w:rPr>
        <w:t xml:space="preserve">diesbezüglich </w:t>
      </w:r>
      <w:r w:rsidR="006341A7">
        <w:rPr>
          <w:sz w:val="20"/>
          <w:szCs w:val="20"/>
        </w:rPr>
        <w:t xml:space="preserve">teilweise </w:t>
      </w:r>
      <w:r>
        <w:rPr>
          <w:sz w:val="20"/>
          <w:szCs w:val="20"/>
        </w:rPr>
        <w:t>der Unterschied zwischen sozialer und medizinischer Transition gemacht</w:t>
      </w:r>
      <w:r w:rsidR="001C3B17">
        <w:rPr>
          <w:sz w:val="20"/>
          <w:szCs w:val="20"/>
        </w:rPr>
        <w:t xml:space="preserve"> </w:t>
      </w:r>
      <w:r w:rsidR="001C3B17">
        <w:rPr>
          <w:sz w:val="20"/>
          <w:szCs w:val="20"/>
        </w:rPr>
        <w:fldChar w:fldCharType="begin"/>
      </w:r>
      <w:r w:rsidR="001C3B17">
        <w:rPr>
          <w:sz w:val="20"/>
          <w:szCs w:val="20"/>
        </w:rPr>
        <w:instrText xml:space="preserve"> ADDIN ZOTERO_ITEM CSL_CITATION {"citationID":"c8vEjAyq","properties":{"unsorted":false,"formattedCitation":"(vgl. z.B. Sauer 2018)","plainCitation":"(vgl. z.B. Sauer 2018)","noteIndex":21},"citationItems":[{"id":738,"uris":["http://zotero.org/users/local/owKliTIb/items/9K3XQXD7"],"itemData":{"id":738,"type":"book","publisher":"Bundeszentrale für politische Bildung","publisher-place":"Bonn","title":"LSBTIQ-Lexikon. Grundständig überarbeitete Lizenzausgabe des Glossars des Netzwerkes Trans*Inter*Sektionalität","author":[{"family":"Sauer","given":"Arn"}],"issued":{"date-parts":[["2018"]]}},"prefix":"vgl. z.B."}],"schema":"https://github.com/citation-style-language/schema/raw/master/csl-citation.json"} </w:instrText>
      </w:r>
      <w:r w:rsidR="001C3B17">
        <w:rPr>
          <w:sz w:val="20"/>
          <w:szCs w:val="20"/>
        </w:rPr>
        <w:fldChar w:fldCharType="separate"/>
      </w:r>
      <w:r w:rsidR="001C3B17" w:rsidRPr="001C3B17">
        <w:rPr>
          <w:rFonts w:ascii="Cambria" w:hAnsi="Cambria"/>
          <w:sz w:val="20"/>
        </w:rPr>
        <w:t>(vgl. z.B. Sauer 2018)</w:t>
      </w:r>
      <w:r w:rsidR="001C3B17">
        <w:rPr>
          <w:sz w:val="20"/>
          <w:szCs w:val="20"/>
        </w:rPr>
        <w:fldChar w:fldCharType="end"/>
      </w:r>
      <w:r w:rsidR="001C3B17">
        <w:rPr>
          <w:sz w:val="20"/>
          <w:szCs w:val="20"/>
        </w:rPr>
        <w:t>.</w:t>
      </w:r>
    </w:p>
  </w:footnote>
  <w:footnote w:id="22">
    <w:p w14:paraId="76479520" w14:textId="77777777" w:rsidR="005510E2" w:rsidRDefault="005510E2" w:rsidP="005510E2">
      <w:pPr>
        <w:pStyle w:val="Funotentext"/>
        <w:jc w:val="both"/>
      </w:pPr>
      <w:r w:rsidRPr="00B1150C">
        <w:rPr>
          <w:rStyle w:val="Funotenzeichen"/>
        </w:rPr>
        <w:footnoteRef/>
      </w:r>
      <w:r>
        <w:t xml:space="preserve"> </w:t>
      </w:r>
      <w:r>
        <w:rPr>
          <w:sz w:val="20"/>
          <w:szCs w:val="20"/>
        </w:rPr>
        <w:t>Hier sind beispielsweise Transitionen von einer weiblichen hin zu einer trans*männlichen Position – bzw. umgekehrt - und anschließend hin zu einer nicht-binären geschlechtlichen Positionierung möglich.</w:t>
      </w:r>
    </w:p>
  </w:footnote>
  <w:footnote w:id="23">
    <w:p w14:paraId="7705D23E" w14:textId="7EC8135E" w:rsidR="005510E2" w:rsidRPr="00894ACA" w:rsidRDefault="005510E2" w:rsidP="00894ACA">
      <w:pPr>
        <w:jc w:val="both"/>
        <w:rPr>
          <w:rFonts w:cs="Calibri"/>
          <w:color w:val="000000"/>
          <w:sz w:val="20"/>
          <w:szCs w:val="20"/>
        </w:rPr>
      </w:pPr>
      <w:r w:rsidRPr="00B1150C">
        <w:rPr>
          <w:rStyle w:val="Funotenzeichen"/>
        </w:rPr>
        <w:footnoteRef/>
      </w:r>
      <w:r>
        <w:rPr>
          <w:sz w:val="20"/>
          <w:szCs w:val="20"/>
        </w:rPr>
        <w:t xml:space="preserve"> </w:t>
      </w:r>
      <w:r>
        <w:rPr>
          <w:rFonts w:cs="Calibri"/>
          <w:color w:val="000000"/>
          <w:sz w:val="20"/>
          <w:szCs w:val="20"/>
        </w:rPr>
        <w:t xml:space="preserve">Der sozialwissenschaftliche Übergangsbegriff erfasst „Zustands- und Positionswechsel“ </w:t>
      </w:r>
      <w:r w:rsidR="001C3B17">
        <w:rPr>
          <w:rFonts w:cs="Calibri"/>
          <w:color w:val="000000"/>
          <w:sz w:val="20"/>
          <w:szCs w:val="20"/>
        </w:rPr>
        <w:t xml:space="preserve"> </w:t>
      </w:r>
      <w:r w:rsidR="001C3B17" w:rsidRPr="00335B4E">
        <w:rPr>
          <w:rFonts w:cs="Calibri"/>
          <w:color w:val="000000"/>
          <w:sz w:val="20"/>
          <w:szCs w:val="20"/>
        </w:rPr>
        <w:fldChar w:fldCharType="begin"/>
      </w:r>
      <w:r w:rsidR="00CE6A7E">
        <w:rPr>
          <w:rFonts w:cs="Calibri"/>
          <w:color w:val="000000"/>
          <w:sz w:val="20"/>
          <w:szCs w:val="20"/>
        </w:rPr>
        <w:instrText xml:space="preserve"> ADDIN ZOTERO_ITEM CSL_CITATION {"citationID":"cg4GMlyP","properties":{"unsorted":false,"formattedCitation":"(Walther, Andrea und Stauber, Barbara 2013, 28)","plainCitation":"(Walther, Andrea und Stauber, Barbara 2013, 28)","dontUpdate":true,"noteIndex":23},"citationItems":[{"id":1246,"uris":["http://zotero.org/users/local/owKliTIb/items/IHQXLVWH"],"itemData":{"id":1246,"type":"chapter","container-title":"Handbuch Übergänge","ISBN":"978-3-7799-3120-1","language":"ger","page":"23-43","publisher":"Beltz","publisher-place":"Weinheim","source":"K10plus ISBN","title":"Übergänge im Lebenslauf","author":[{"literal":"Walther, Andrea"},{"literal":"Stauber, Barbara"}],"editor":[{"family":"Stauber","given":"Barbara"},{"family":"Walther","given":"Andreas"},{"family":"Schröer","given":"Wolfgang"},{"family":"Böhnisch","given":"Lothar"},{"family":"Lenz","given":"Karl"}],"issued":{"date-parts":[["2013"]]}},"locator":"28","label":"page"}],"schema":"https://github.com/citation-style-language/schema/raw/master/csl-citation.json"} </w:instrText>
      </w:r>
      <w:r w:rsidR="001C3B17" w:rsidRPr="00335B4E">
        <w:rPr>
          <w:rFonts w:cs="Calibri"/>
          <w:color w:val="000000"/>
          <w:sz w:val="20"/>
          <w:szCs w:val="20"/>
        </w:rPr>
        <w:fldChar w:fldCharType="separate"/>
      </w:r>
      <w:r w:rsidR="00335B4E" w:rsidRPr="00335B4E">
        <w:rPr>
          <w:rFonts w:ascii="Cambria" w:hAnsi="Cambria"/>
          <w:sz w:val="20"/>
        </w:rPr>
        <w:t>(Walther, Stauber 2013, 28)</w:t>
      </w:r>
      <w:r w:rsidR="001C3B17" w:rsidRPr="00335B4E">
        <w:rPr>
          <w:rFonts w:cs="Calibri"/>
          <w:color w:val="000000"/>
          <w:sz w:val="20"/>
          <w:szCs w:val="20"/>
        </w:rPr>
        <w:fldChar w:fldCharType="end"/>
      </w:r>
      <w:r w:rsidRPr="00335B4E">
        <w:rPr>
          <w:rFonts w:cs="Calibri"/>
          <w:color w:val="000000"/>
          <w:sz w:val="20"/>
          <w:szCs w:val="20"/>
        </w:rPr>
        <w:t xml:space="preserve"> innerhalb von biographischen Verläufen, die einen zentralen Bestandteil von institutionalisierter Sozialisation darstellen. Übergänge gehen in der Regel mit einem Wechsel des sozialen Status einher </w:t>
      </w:r>
      <w:r w:rsidR="001C3B17" w:rsidRPr="00335B4E">
        <w:rPr>
          <w:rFonts w:cs="Calibri"/>
          <w:color w:val="000000"/>
          <w:sz w:val="20"/>
          <w:szCs w:val="20"/>
        </w:rPr>
        <w:fldChar w:fldCharType="begin"/>
      </w:r>
      <w:r w:rsidR="000956C6" w:rsidRPr="00335B4E">
        <w:rPr>
          <w:rFonts w:cs="Calibri"/>
          <w:color w:val="000000"/>
          <w:sz w:val="20"/>
          <w:szCs w:val="20"/>
        </w:rPr>
        <w:instrText xml:space="preserve"> ADDIN ZOTERO_ITEM CSL_CITATION {"citationID":"co1ZPvbK","properties":{"unsorted":false,"formattedCitation":"(vgl. Walther und Stauber 2018)","plainCitation":"(vgl. Walther und Stauber 2018)","dontUpdate":true,"noteIndex":23},"citationItems":[{"id":751,"uris":["http://zotero.org/users/local/owKliTIb/items/5R3CTKD7"],"itemData":{"id":751,"type":"chapter","container-title":"Handbuch Bildungsforschung","DOI":"10.1007/978-3-531-19981-8_39","page":"905-922","publisher":"Springer VS","publisher-place":"Wiesbaden","title":"Bildung und Übergänge","author":[{"family":"Walther","given":"Andreas"},{"family":"Stauber","given":"Barbara"}],"editor":[{"family":"Tippelt","given":"Rudolf"},{"family":"Schmidt-Hertha","given":"Bernhard"}],"issued":{"date-parts":[["2018"]]}},"prefix":"vgl."}],"schema":"https://github.com/citation-style-language/schema/raw/master/csl-citation.json"} </w:instrText>
      </w:r>
      <w:r w:rsidR="001C3B17" w:rsidRPr="00335B4E">
        <w:rPr>
          <w:rFonts w:cs="Calibri"/>
          <w:color w:val="000000"/>
          <w:sz w:val="20"/>
          <w:szCs w:val="20"/>
        </w:rPr>
        <w:fldChar w:fldCharType="separate"/>
      </w:r>
      <w:r w:rsidR="001C3B17" w:rsidRPr="00335B4E">
        <w:rPr>
          <w:rFonts w:ascii="Cambria" w:hAnsi="Cambria"/>
          <w:sz w:val="20"/>
        </w:rPr>
        <w:t>(vgl. Walther, Stauber 2018)</w:t>
      </w:r>
      <w:r w:rsidR="001C3B17" w:rsidRPr="00335B4E">
        <w:rPr>
          <w:rFonts w:cs="Calibri"/>
          <w:color w:val="000000"/>
          <w:sz w:val="20"/>
          <w:szCs w:val="20"/>
        </w:rPr>
        <w:fldChar w:fldCharType="end"/>
      </w:r>
      <w:r w:rsidRPr="00335B4E">
        <w:rPr>
          <w:rFonts w:cs="Calibri"/>
          <w:color w:val="000000"/>
          <w:sz w:val="20"/>
          <w:szCs w:val="20"/>
        </w:rPr>
        <w:t xml:space="preserve">. Dabei werden sie sowohl durch Veränderungen auf Ebene des Selbstkonzepts bzw. der Selbstdeutungen als auch mittels sozialer Interaktionen durch veränderte Zuschreibungen und Anforderungen hergestellt </w:t>
      </w:r>
      <w:r w:rsidR="00894ACA" w:rsidRPr="00335B4E">
        <w:rPr>
          <w:rFonts w:cs="Calibri"/>
          <w:color w:val="000000"/>
          <w:sz w:val="20"/>
          <w:szCs w:val="20"/>
        </w:rPr>
        <w:fldChar w:fldCharType="begin"/>
      </w:r>
      <w:r w:rsidR="00CE6A7E">
        <w:rPr>
          <w:rFonts w:cs="Calibri"/>
          <w:color w:val="000000"/>
          <w:sz w:val="20"/>
          <w:szCs w:val="20"/>
        </w:rPr>
        <w:instrText xml:space="preserve"> ADDIN ZOTERO_ITEM CSL_CITATION {"citationID":"ULNJx748","properties":{"unsorted":false,"formattedCitation":"(Walther, Andrea und Stauber, Barbara 2013, 23)","plainCitation":"(Walther, Andrea und Stauber, Barbara 2013, 23)","dontUpdate":true,"noteIndex":23},"citationItems":[{"id":1246,"uris":["http://zotero.org/users/local/owKliTIb/items/IHQXLVWH"],"itemData":{"id":1246,"type":"chapter","container-title":"Handbuch Übergänge","ISBN":"978-3-7799-3120-1","language":"ger","page":"23-43","publisher":"Beltz","publisher-place":"Weinheim","source":"K10plus ISBN","title":"Übergänge im Lebenslauf","author":[{"literal":"Walther, Andrea"},{"literal":"Stauber, Barbara"}],"editor":[{"family":"Stauber","given":"Barbara"},{"family":"Walther","given":"Andreas"},{"family":"Schröer","given":"Wolfgang"},{"family":"Böhnisch","given":"Lothar"},{"family":"Lenz","given":"Karl"}],"issued":{"date-parts":[["2013"]]}},"locator":"23","label":"page"}],"schema":"https://github.com/citation-style-language/schema/raw/master/csl-citation.json"} </w:instrText>
      </w:r>
      <w:r w:rsidR="00894ACA" w:rsidRPr="00335B4E">
        <w:rPr>
          <w:rFonts w:cs="Calibri"/>
          <w:color w:val="000000"/>
          <w:sz w:val="20"/>
          <w:szCs w:val="20"/>
        </w:rPr>
        <w:fldChar w:fldCharType="separate"/>
      </w:r>
      <w:r w:rsidR="00335B4E" w:rsidRPr="00335B4E">
        <w:rPr>
          <w:rFonts w:ascii="Cambria" w:hAnsi="Cambria"/>
          <w:sz w:val="20"/>
        </w:rPr>
        <w:t>(Walther, Stauber,</w:t>
      </w:r>
      <w:r w:rsidR="00335B4E">
        <w:rPr>
          <w:rFonts w:ascii="Cambria" w:hAnsi="Cambria"/>
          <w:sz w:val="20"/>
        </w:rPr>
        <w:t xml:space="preserve"> </w:t>
      </w:r>
      <w:r w:rsidR="00335B4E" w:rsidRPr="00335B4E">
        <w:rPr>
          <w:rFonts w:ascii="Cambria" w:hAnsi="Cambria"/>
          <w:sz w:val="20"/>
        </w:rPr>
        <w:t>2013, 23)</w:t>
      </w:r>
      <w:r w:rsidR="00894ACA" w:rsidRPr="00335B4E">
        <w:rPr>
          <w:rFonts w:cs="Calibri"/>
          <w:color w:val="000000"/>
          <w:sz w:val="20"/>
          <w:szCs w:val="20"/>
        </w:rPr>
        <w:fldChar w:fldCharType="end"/>
      </w:r>
      <w:r w:rsidRPr="00335B4E">
        <w:rPr>
          <w:rFonts w:cs="Calibri"/>
          <w:color w:val="000000"/>
          <w:sz w:val="20"/>
          <w:szCs w:val="20"/>
        </w:rPr>
        <w:t>. Während Übergänge immer auch durch soziale und zeitliche Normierungen bestimmt werden, bedürfen sie ebenfalls individueller Bewältigungsprozesse. Dadurch ermöglichen sie gleichermaßen einen gewissen Handlungs</w:t>
      </w:r>
      <w:r>
        <w:rPr>
          <w:rFonts w:cs="Calibri"/>
          <w:color w:val="000000"/>
          <w:sz w:val="20"/>
          <w:szCs w:val="20"/>
        </w:rPr>
        <w:t>- und Gestaltungsraum</w:t>
      </w:r>
      <w:r w:rsidR="003425D4">
        <w:rPr>
          <w:rFonts w:cs="Calibri"/>
          <w:color w:val="000000"/>
          <w:sz w:val="20"/>
          <w:szCs w:val="20"/>
        </w:rPr>
        <w:t xml:space="preserve"> (vgl. ebd.)</w:t>
      </w:r>
      <w:r>
        <w:rPr>
          <w:rFonts w:cs="Calibri"/>
          <w:color w:val="000000"/>
          <w:sz w:val="20"/>
          <w:szCs w:val="20"/>
        </w:rPr>
        <w:t xml:space="preserve">. </w:t>
      </w:r>
    </w:p>
  </w:footnote>
  <w:footnote w:id="24">
    <w:p w14:paraId="767A1319" w14:textId="41905DAF" w:rsidR="00884E1D" w:rsidRDefault="00884E1D" w:rsidP="00884E1D">
      <w:pPr>
        <w:pStyle w:val="Funotentext"/>
        <w:jc w:val="both"/>
        <w:rPr>
          <w:sz w:val="20"/>
          <w:szCs w:val="20"/>
        </w:rPr>
      </w:pPr>
      <w:r w:rsidRPr="00B1150C">
        <w:rPr>
          <w:rStyle w:val="Funotenzeichen"/>
        </w:rPr>
        <w:footnoteRef/>
      </w:r>
      <w:r>
        <w:rPr>
          <w:sz w:val="20"/>
          <w:szCs w:val="20"/>
        </w:rPr>
        <w:t xml:space="preserve"> Schütze entwickelt die Erhebungsmethode zunächst aufbauend auf der narrativen Interviewführung, die erstmals in einer </w:t>
      </w:r>
      <w:r w:rsidR="00F67582">
        <w:rPr>
          <w:sz w:val="20"/>
          <w:szCs w:val="20"/>
        </w:rPr>
        <w:t>k</w:t>
      </w:r>
      <w:r>
        <w:rPr>
          <w:sz w:val="20"/>
          <w:szCs w:val="20"/>
        </w:rPr>
        <w:t xml:space="preserve">ommunalpolitischen Studie zum Einsatz kommt und auf zuvor identifizierte Erzählhemmnisse der Befragten in der Interviewsituation reagiert </w:t>
      </w:r>
      <w:r w:rsidR="00977846">
        <w:rPr>
          <w:sz w:val="20"/>
          <w:szCs w:val="20"/>
        </w:rPr>
        <w:fldChar w:fldCharType="begin"/>
      </w:r>
      <w:r w:rsidR="00F370E7">
        <w:rPr>
          <w:sz w:val="20"/>
          <w:szCs w:val="20"/>
        </w:rPr>
        <w:instrText xml:space="preserve"> ADDIN ZOTERO_ITEM CSL_CITATION {"citationID":"hufVhUW8","properties":{"unsorted":false,"formattedCitation":"(vgl. Sch\\uc0\\u252{}tze 1976)","plainCitation":"(vgl. Schütze 1976)","noteIndex":24},"citationItems":[{"id":1247,"uris":["http://zotero.org/users/local/owKliTIb/items/3T9AQ3S9"],"itemData":{"id":1247,"type":"book","ISBN":"3-7705-1375-4","publisher":"Fink","title":"Zur Hervorlockung und Analyse von Erzählungen thematisch relevanter Geschichten im Rahmen soziologischer Feldforschung: dargestellt an einem Projekt zur Erforschung von kommunalen Machtstrukturen","author":[{"family":"Schütze","given":"Fritz"}],"issued":{"date-parts":[["1976"]]}},"prefix":"vgl."}],"schema":"https://github.com/citation-style-language/schema/raw/master/csl-citation.json"} </w:instrText>
      </w:r>
      <w:r w:rsidR="00977846">
        <w:rPr>
          <w:sz w:val="20"/>
          <w:szCs w:val="20"/>
        </w:rPr>
        <w:fldChar w:fldCharType="separate"/>
      </w:r>
      <w:r w:rsidR="00977846" w:rsidRPr="00977846">
        <w:rPr>
          <w:rFonts w:ascii="Cambria" w:hAnsi="Cambria" w:cs="Times New Roman"/>
          <w:sz w:val="20"/>
        </w:rPr>
        <w:t>(vgl. Schütze 1976)</w:t>
      </w:r>
      <w:r w:rsidR="00977846">
        <w:rPr>
          <w:sz w:val="20"/>
          <w:szCs w:val="20"/>
        </w:rPr>
        <w:fldChar w:fldCharType="end"/>
      </w:r>
      <w:r w:rsidR="00977846">
        <w:rPr>
          <w:sz w:val="20"/>
          <w:szCs w:val="20"/>
        </w:rPr>
        <w:t>.</w:t>
      </w:r>
    </w:p>
  </w:footnote>
  <w:footnote w:id="25">
    <w:p w14:paraId="443BAFF3" w14:textId="77777777" w:rsidR="00884E1D" w:rsidRDefault="00884E1D" w:rsidP="00884E1D">
      <w:pPr>
        <w:pStyle w:val="Funotentext"/>
        <w:jc w:val="both"/>
        <w:rPr>
          <w:sz w:val="20"/>
          <w:szCs w:val="20"/>
        </w:rPr>
      </w:pPr>
      <w:r w:rsidRPr="00B1150C">
        <w:rPr>
          <w:rStyle w:val="Funotenzeichen"/>
        </w:rPr>
        <w:footnoteRef/>
      </w:r>
      <w:r>
        <w:rPr>
          <w:sz w:val="20"/>
          <w:szCs w:val="20"/>
        </w:rPr>
        <w:t xml:space="preserve"> Schütze geht darüber hinaus davon aus, dass sich wiederholende elementare Prozessstrukturen in prinzipiell allen Lebensverläufen identifizieren lassen, deren jeweilige Kombination dann einen theoretischen Typus ausmacht. Hier unterscheidet sich der Ansatz Schützes als Begründer der Lebenslaufforschung von stärker an der Typenbildung am Einzelfall orientierten Verfahren, wie dem von Rosenthal.</w:t>
      </w:r>
    </w:p>
  </w:footnote>
  <w:footnote w:id="26">
    <w:p w14:paraId="40D9DF82" w14:textId="29CC9ABE" w:rsidR="00884E1D" w:rsidRDefault="00884E1D" w:rsidP="00884E1D">
      <w:pPr>
        <w:pStyle w:val="Funotentext"/>
        <w:jc w:val="both"/>
        <w:rPr>
          <w:sz w:val="20"/>
          <w:szCs w:val="20"/>
        </w:rPr>
      </w:pPr>
      <w:r w:rsidRPr="00B1150C">
        <w:rPr>
          <w:rStyle w:val="Funotenzeichen"/>
        </w:rPr>
        <w:footnoteRef/>
      </w:r>
      <w:r>
        <w:rPr>
          <w:sz w:val="20"/>
          <w:szCs w:val="20"/>
        </w:rPr>
        <w:t xml:space="preserve"> Hierbei handelt es sich um den Gestaltschließungs-, den Kondensierungs- und den Detaillierungszwang</w:t>
      </w:r>
      <w:r w:rsidR="009D0254">
        <w:rPr>
          <w:sz w:val="20"/>
          <w:szCs w:val="20"/>
        </w:rPr>
        <w:t xml:space="preserve"> </w:t>
      </w:r>
      <w:r w:rsidR="009D0254">
        <w:rPr>
          <w:sz w:val="20"/>
          <w:szCs w:val="20"/>
        </w:rPr>
        <w:fldChar w:fldCharType="begin"/>
      </w:r>
      <w:r w:rsidR="00F370E7">
        <w:rPr>
          <w:sz w:val="20"/>
          <w:szCs w:val="20"/>
        </w:rPr>
        <w:instrText xml:space="preserve"> ADDIN ZOTERO_ITEM CSL_CITATION {"citationID":"2RrAjoNf","properties":{"unsorted":false,"formattedCitation":"(Sch\\uc0\\u252{}tze 1983)","plainCitation":"(Schütze 1983)","noteIndex":26},"citationItems":[{"id":405,"uris":["http://zotero.org/users/local/owKliTIb/items/JIS5WCEY"],"itemData":{"id":405,"type":"article-journal","container-title":"Neue Praxis. Kritische Zeitschrift für Sozialarbeit und Sozialpädagogik","issue":"3","page":"283–293","title":"Biographieforschung und narratives Interview","volume":"13","author":[{"family":"Schütze","given":"Fritz"}],"issued":{"date-parts":[["1983"]]}}}],"schema":"https://github.com/citation-style-language/schema/raw/master/csl-citation.json"} </w:instrText>
      </w:r>
      <w:r w:rsidR="009D0254">
        <w:rPr>
          <w:sz w:val="20"/>
          <w:szCs w:val="20"/>
        </w:rPr>
        <w:fldChar w:fldCharType="separate"/>
      </w:r>
      <w:r w:rsidR="009D0254" w:rsidRPr="009D0254">
        <w:rPr>
          <w:rFonts w:ascii="Cambria" w:hAnsi="Cambria" w:cs="Times New Roman"/>
          <w:sz w:val="20"/>
        </w:rPr>
        <w:t>(Schütze 1983)</w:t>
      </w:r>
      <w:r w:rsidR="009D0254">
        <w:rPr>
          <w:sz w:val="20"/>
          <w:szCs w:val="20"/>
        </w:rPr>
        <w:fldChar w:fldCharType="end"/>
      </w:r>
      <w:r>
        <w:rPr>
          <w:sz w:val="20"/>
          <w:szCs w:val="20"/>
        </w:rPr>
        <w:t>.</w:t>
      </w:r>
    </w:p>
  </w:footnote>
  <w:footnote w:id="27">
    <w:p w14:paraId="68DFED2E" w14:textId="14F655F6" w:rsidR="00884E1D" w:rsidRDefault="00884E1D" w:rsidP="00153B3F">
      <w:pPr>
        <w:jc w:val="both"/>
        <w:rPr>
          <w:sz w:val="20"/>
          <w:szCs w:val="20"/>
        </w:rPr>
      </w:pPr>
      <w:r w:rsidRPr="00B1150C">
        <w:rPr>
          <w:rStyle w:val="Funotenzeichen"/>
        </w:rPr>
        <w:footnoteRef/>
      </w:r>
      <w:r>
        <w:rPr>
          <w:sz w:val="20"/>
          <w:szCs w:val="20"/>
        </w:rPr>
        <w:t xml:space="preserve"> Letzteres hat auch forschungsethische Relevanz, worauf ich im entsprechenden Kapitel näher eingehen werde.</w:t>
      </w:r>
    </w:p>
  </w:footnote>
  <w:footnote w:id="28">
    <w:p w14:paraId="719AF5E5" w14:textId="14850887" w:rsidR="00884E1D" w:rsidRPr="002400C5" w:rsidRDefault="00884E1D" w:rsidP="00884E1D">
      <w:pPr>
        <w:jc w:val="both"/>
        <w:rPr>
          <w:sz w:val="20"/>
          <w:szCs w:val="20"/>
        </w:rPr>
      </w:pPr>
      <w:r w:rsidRPr="00B1150C">
        <w:rPr>
          <w:rStyle w:val="Funotenzeichen"/>
        </w:rPr>
        <w:footnoteRef/>
      </w:r>
      <w:r>
        <w:rPr>
          <w:sz w:val="20"/>
          <w:szCs w:val="20"/>
        </w:rPr>
        <w:t xml:space="preserve"> Unter der Annahme der Relevanz von Erfahrungswissen und deren Übertragung auf die Rolle von Interpretationsgruppen lässt sich hier auch von einer Diversifizierung von Perspektiven und demzufolge von Lesarten sprechen</w:t>
      </w:r>
      <w:r w:rsidR="00CE6A7E">
        <w:rPr>
          <w:sz w:val="20"/>
          <w:szCs w:val="20"/>
        </w:rPr>
        <w:t xml:space="preserve"> </w:t>
      </w:r>
      <w:r w:rsidR="00CE6A7E">
        <w:rPr>
          <w:sz w:val="20"/>
          <w:szCs w:val="20"/>
        </w:rPr>
        <w:fldChar w:fldCharType="begin"/>
      </w:r>
      <w:r w:rsidR="00F370E7">
        <w:rPr>
          <w:sz w:val="20"/>
          <w:szCs w:val="20"/>
        </w:rPr>
        <w:instrText xml:space="preserve"> ADDIN ZOTERO_ITEM CSL_CITATION {"citationID":"wYGz2zsT","properties":{"unsorted":false,"formattedCitation":"(vgl. Przyborski, und Wohlrab-Sahr, 2014, 261)","plainCitation":"(vgl. Przyborski, und Wohlrab-Sahr, 2014, 261)","dontUpdate":true,"noteIndex":28},"citationItems":[{"id":1248,"uris":["http://zotero.org/users/local/owKliTIb/items/55L8KJM9"],"itemData":{"id":1248,"type":"book","publisher":"De Gruyter Oldenbourg","publisher-place":"Berlin, Boston","title":"Qualitative Sozialforschung. Ein Arbeitsbuch","author":[{"family":"Przyborski,","given":"Aglaja"},{"family":"Wohlrab-Sahr,","given":"Monika"}],"issued":{"date-parts":[["2014"]]}},"locator":"261","label":"page","prefix":"vgl."}],"schema":"https://github.com/citation-style-language/schema/raw/master/csl-citation.json"} </w:instrText>
      </w:r>
      <w:r w:rsidR="00CE6A7E">
        <w:rPr>
          <w:sz w:val="20"/>
          <w:szCs w:val="20"/>
        </w:rPr>
        <w:fldChar w:fldCharType="separate"/>
      </w:r>
      <w:r w:rsidR="00CE6A7E" w:rsidRPr="00CE6A7E">
        <w:rPr>
          <w:rFonts w:ascii="Cambria" w:hAnsi="Cambria"/>
          <w:sz w:val="20"/>
        </w:rPr>
        <w:t xml:space="preserve">(vgl. </w:t>
      </w:r>
      <w:proofErr w:type="spellStart"/>
      <w:r w:rsidR="00CE6A7E" w:rsidRPr="00CE6A7E">
        <w:rPr>
          <w:rFonts w:ascii="Cambria" w:hAnsi="Cambria"/>
          <w:sz w:val="20"/>
        </w:rPr>
        <w:t>Przyborski</w:t>
      </w:r>
      <w:proofErr w:type="spellEnd"/>
      <w:r w:rsidR="00CE6A7E" w:rsidRPr="00CE6A7E">
        <w:rPr>
          <w:rFonts w:ascii="Cambria" w:hAnsi="Cambria"/>
          <w:sz w:val="20"/>
        </w:rPr>
        <w:t>, Wohlrab-Sahr, 2014, 261)</w:t>
      </w:r>
      <w:r w:rsidR="00CE6A7E">
        <w:rPr>
          <w:sz w:val="20"/>
          <w:szCs w:val="20"/>
        </w:rPr>
        <w:fldChar w:fldCharType="end"/>
      </w:r>
      <w:r>
        <w:rPr>
          <w:sz w:val="20"/>
          <w:szCs w:val="20"/>
        </w:rPr>
        <w:t xml:space="preserve">. Letzteres macht </w:t>
      </w:r>
      <w:r w:rsidR="00DA092E">
        <w:rPr>
          <w:sz w:val="20"/>
          <w:szCs w:val="20"/>
        </w:rPr>
        <w:t xml:space="preserve">m.E. </w:t>
      </w:r>
      <w:r>
        <w:rPr>
          <w:sz w:val="20"/>
          <w:szCs w:val="20"/>
        </w:rPr>
        <w:t xml:space="preserve">auch bei an der </w:t>
      </w:r>
      <w:r w:rsidR="00DA092E">
        <w:rPr>
          <w:sz w:val="20"/>
          <w:szCs w:val="20"/>
        </w:rPr>
        <w:t>O</w:t>
      </w:r>
      <w:r>
        <w:rPr>
          <w:sz w:val="20"/>
          <w:szCs w:val="20"/>
        </w:rPr>
        <w:t xml:space="preserve">bjektiven Hermeneutik orientierten Auswertungsverfahren eine Standpunktbestimmung der Forschenden sowie deren Reflexion notwendig (siehe </w:t>
      </w:r>
      <w:r w:rsidR="00DA092E">
        <w:rPr>
          <w:sz w:val="20"/>
          <w:szCs w:val="20"/>
        </w:rPr>
        <w:t>5</w:t>
      </w:r>
      <w:r>
        <w:rPr>
          <w:sz w:val="20"/>
          <w:szCs w:val="20"/>
        </w:rPr>
        <w:t>).</w:t>
      </w:r>
    </w:p>
  </w:footnote>
  <w:footnote w:id="29">
    <w:p w14:paraId="60D844FB" w14:textId="77777777" w:rsidR="00884E1D" w:rsidRDefault="00884E1D" w:rsidP="00884E1D">
      <w:pPr>
        <w:pStyle w:val="Funotentext"/>
        <w:rPr>
          <w:sz w:val="20"/>
          <w:szCs w:val="20"/>
        </w:rPr>
      </w:pPr>
      <w:r w:rsidRPr="00B1150C">
        <w:rPr>
          <w:rStyle w:val="Funotenzeichen"/>
        </w:rPr>
        <w:footnoteRef/>
      </w:r>
      <w:r>
        <w:rPr>
          <w:sz w:val="20"/>
          <w:szCs w:val="20"/>
        </w:rPr>
        <w:t xml:space="preserve"> Da eine fundierte Darstellung dieser Annahmen den Rahmen der vorliegenden Arbeit sprengen würde, können diese hier nur überblicksartig erläutert werden.</w:t>
      </w:r>
    </w:p>
  </w:footnote>
  <w:footnote w:id="30">
    <w:p w14:paraId="63DB3583" w14:textId="7844E08F" w:rsidR="00884E1D" w:rsidRDefault="00884E1D" w:rsidP="00884E1D">
      <w:pPr>
        <w:jc w:val="both"/>
        <w:rPr>
          <w:sz w:val="20"/>
          <w:szCs w:val="20"/>
        </w:rPr>
      </w:pPr>
      <w:r w:rsidRPr="00B1150C">
        <w:rPr>
          <w:rStyle w:val="Funotenzeichen"/>
        </w:rPr>
        <w:footnoteRef/>
      </w:r>
      <w:r>
        <w:rPr>
          <w:sz w:val="20"/>
          <w:szCs w:val="20"/>
        </w:rPr>
        <w:t xml:space="preserve"> Dies ist insofern relevant, als dass insbesondere bei empirischen Studien</w:t>
      </w:r>
      <w:r w:rsidR="00CF693A">
        <w:rPr>
          <w:sz w:val="20"/>
          <w:szCs w:val="20"/>
        </w:rPr>
        <w:t xml:space="preserve"> innerhalb des medizinischen DSD-Paradigmas</w:t>
      </w:r>
      <w:r>
        <w:rPr>
          <w:sz w:val="20"/>
          <w:szCs w:val="20"/>
        </w:rPr>
        <w:t xml:space="preserve"> häufig kein Zusammenhang zwischen den Perspektiven intergeschlechtlicher Menschen und den sozialen Strukturen des </w:t>
      </w:r>
      <w:r w:rsidR="0071761F">
        <w:rPr>
          <w:sz w:val="20"/>
          <w:szCs w:val="20"/>
        </w:rPr>
        <w:t xml:space="preserve">klinischen </w:t>
      </w:r>
      <w:r>
        <w:rPr>
          <w:sz w:val="20"/>
          <w:szCs w:val="20"/>
        </w:rPr>
        <w:t>Handlungsfeldes hergestellt wird.</w:t>
      </w:r>
    </w:p>
  </w:footnote>
  <w:footnote w:id="31">
    <w:p w14:paraId="6BA0C4BE" w14:textId="2E9330D1" w:rsidR="00884E1D" w:rsidRDefault="00884E1D" w:rsidP="00884E1D">
      <w:pPr>
        <w:pStyle w:val="Funotentext"/>
        <w:jc w:val="both"/>
        <w:rPr>
          <w:sz w:val="20"/>
          <w:szCs w:val="20"/>
        </w:rPr>
      </w:pPr>
      <w:r w:rsidRPr="00B1150C">
        <w:rPr>
          <w:rStyle w:val="Funotenzeichen"/>
        </w:rPr>
        <w:footnoteRef/>
      </w:r>
      <w:r>
        <w:rPr>
          <w:sz w:val="20"/>
          <w:szCs w:val="20"/>
        </w:rPr>
        <w:t xml:space="preserve"> </w:t>
      </w:r>
      <w:r>
        <w:rPr>
          <w:rFonts w:eastAsia="Times New Roman" w:cs="Times New Roman"/>
          <w:sz w:val="20"/>
          <w:szCs w:val="20"/>
        </w:rPr>
        <w:t xml:space="preserve">Ein der Art problematisches epistemisches Selbstverständnis ist zum Teil in psychoanalytisch orientierten </w:t>
      </w:r>
      <w:del w:id="1000231" w:author="Claude Lektorat" w:date="2026-06-30T12:18:05Z">
        <w:r>
          <w:rPr>
            <w:rFonts w:eastAsia="Times New Roman" w:cs="Times New Roman"/>
            <w:sz w:val="20"/>
            <w:szCs w:val="20"/>
          </w:rPr>
          <w:delText xml:space="preserve">Therapieerfahren</w:delText>
        </w:r>
      </w:del>
      <w:ins w:id="1000232" w:author="Claude Lektorat" w:date="2026-06-30T12:18:05Z">
        <w:r>
          <w:rPr>
            <w:rFonts w:eastAsia="Times New Roman" w:cs="Times New Roman"/>
            <w:sz w:val="20"/>
            <w:szCs w:val="20"/>
          </w:rPr>
          <w:t xml:space="preserve">Therapieverfahren</w:t>
        </w:r>
      </w:ins>
      <w:r>
        <w:rPr>
          <w:rFonts w:eastAsia="Times New Roman" w:cs="Times New Roman"/>
          <w:sz w:val="20"/>
          <w:szCs w:val="20"/>
        </w:rPr>
        <w:t xml:space="preserve"> zu beobachten, die </w:t>
      </w:r>
      <w:r>
        <w:rPr>
          <w:rFonts w:eastAsia="Times New Roman" w:cs="Times New Roman"/>
          <w:sz w:val="20"/>
          <w:szCs w:val="20"/>
        </w:rPr>
        <w:t xml:space="preserve">teilweise </w:t>
      </w:r>
      <w:r>
        <w:rPr>
          <w:rFonts w:eastAsia="Times New Roman" w:cs="Times New Roman"/>
          <w:sz w:val="20"/>
          <w:szCs w:val="20"/>
        </w:rPr>
        <w:t xml:space="preserve">darauf abzielen</w:t>
      </w:r>
      <w:r>
        <w:rPr>
          <w:rFonts w:eastAsia="Times New Roman" w:cs="Times New Roman"/>
          <w:sz w:val="20"/>
          <w:szCs w:val="20"/>
        </w:rPr>
        <w:t xml:space="preserve"> die angeblichen Selbsttäuschungen von Klient*innen - beispielsweise als narzisstisch </w:t>
      </w:r>
      <w:r>
        <w:rPr>
          <w:rFonts w:eastAsia="Times New Roman" w:cs="Times New Roman"/>
          <w:sz w:val="20"/>
          <w:szCs w:val="20"/>
        </w:rPr>
        <w:t xml:space="preserve">–</w:t>
      </w:r>
      <w:r>
        <w:rPr>
          <w:rFonts w:eastAsia="Times New Roman" w:cs="Times New Roman"/>
          <w:sz w:val="20"/>
          <w:szCs w:val="20"/>
        </w:rPr>
        <w:t xml:space="preserve"> aufzudecken</w:t>
      </w:r>
      <w:r>
        <w:rPr>
          <w:rFonts w:eastAsia="Times New Roman" w:cs="Times New Roman"/>
          <w:sz w:val="20"/>
          <w:szCs w:val="20"/>
        </w:rPr>
        <w:t xml:space="preserve"> (vgl. z.B. Hirsch 2011)</w:t>
      </w:r>
      <w:r>
        <w:rPr>
          <w:rFonts w:eastAsia="Times New Roman" w:cs="Times New Roman"/>
          <w:sz w:val="20"/>
          <w:szCs w:val="20"/>
        </w:rPr>
        <w:t xml:space="preserve">.</w:t>
      </w:r>
    </w:p>
  </w:footnote>
  <w:footnote w:id="32">
    <w:p w14:paraId="11A8AB48" w14:textId="0B16E032" w:rsidR="00884E1D" w:rsidRDefault="00884E1D" w:rsidP="00884E1D">
      <w:pPr>
        <w:pStyle w:val="Funotentext"/>
        <w:jc w:val="both"/>
        <w:rPr>
          <w:sz w:val="20"/>
          <w:szCs w:val="20"/>
        </w:rPr>
      </w:pPr>
      <w:r w:rsidRPr="00B1150C">
        <w:rPr>
          <w:rStyle w:val="Funotenzeichen"/>
        </w:rPr>
        <w:footnoteRef/>
      </w:r>
      <w:r>
        <w:rPr>
          <w:sz w:val="20"/>
          <w:szCs w:val="20"/>
        </w:rPr>
        <w:t xml:space="preserve"> Die Bildung eines Typus ist bereits auf der Basis eines einzigen Falles möglich, da theoretische Verallgemeinerung von numerischer Häufigkeit unabhängig ist</w:t>
      </w:r>
      <w:r w:rsidR="00465650">
        <w:rPr>
          <w:sz w:val="20"/>
          <w:szCs w:val="20"/>
        </w:rPr>
        <w:t xml:space="preserve"> </w:t>
      </w:r>
      <w:r w:rsidR="00465650">
        <w:rPr>
          <w:sz w:val="20"/>
          <w:szCs w:val="20"/>
        </w:rPr>
        <w:fldChar w:fldCharType="begin"/>
      </w:r>
      <w:r w:rsidR="00F370E7">
        <w:rPr>
          <w:sz w:val="20"/>
          <w:szCs w:val="20"/>
        </w:rPr>
        <w:instrText xml:space="preserve"> ADDIN ZOTERO_ITEM CSL_CITATION {"citationID":"GOtAMyoW","properties":{"unsorted":true,"formattedCitation":"(vgl. Gabriele Rosenthal 1995; 2015, 75)","plainCitation":"(vgl. Gabriele Rosenthal 1995; 2015, 75)","dontUpdate":true,"noteIndex":32},"citationItems":[{"id":398,"uris":["http://zotero.org/users/local/owKliTIb/items/5L25DW6Z"],"itemData":{"id":398,"type":"book","publisher-place":"Wiesbaden","title":"Die erlebte und erzählte Lebensgeschichte. Zur Wechselwirkung zwischen Erleben, Erinnern und Erzählen","author":[{"family":"Rosenthal","given":"Gabriele"}],"issued":{"date-parts":[["1995"]]}},"prefix":"vgl."},{"id":1219,"uris":["http://zotero.org/users/local/owKliTIb/items/YTWA9BVQ"],"itemData":{"id":1219,"type":"book","collection-title":"Grundlagentexte Soziologie","ISBN":"978-3-7799-2614-6","publisher":"Beltz Juventa","title":"Interpretative Sozialforschung: eine Einführung","URL":"https://books.google.de/books?id=axSLrgEACAAJ","author":[{"family":"Rosenthal","given":"Gabriele"}],"issued":{"date-parts":[["2015"]]}},"locator":"75","label":"page","suppress-author":true}],"schema":"https://github.com/citation-style-language/schema/raw/master/csl-citation.json"} </w:instrText>
      </w:r>
      <w:r w:rsidR="00465650">
        <w:rPr>
          <w:sz w:val="20"/>
          <w:szCs w:val="20"/>
        </w:rPr>
        <w:fldChar w:fldCharType="separate"/>
      </w:r>
      <w:r w:rsidR="009C4A7A" w:rsidRPr="009C4A7A">
        <w:rPr>
          <w:rFonts w:ascii="Cambria" w:hAnsi="Cambria"/>
          <w:sz w:val="20"/>
        </w:rPr>
        <w:t>(vgl. Rosenthal 1995; 2015, 75)</w:t>
      </w:r>
      <w:r w:rsidR="00465650">
        <w:rPr>
          <w:sz w:val="20"/>
          <w:szCs w:val="20"/>
        </w:rPr>
        <w:fldChar w:fldCharType="end"/>
      </w:r>
      <w:r>
        <w:rPr>
          <w:sz w:val="20"/>
          <w:szCs w:val="20"/>
        </w:rPr>
        <w:t>. Daher kann „von einem konkreten Fall auf alle gleichartigen Fälle“</w:t>
      </w:r>
      <w:r w:rsidR="009C4A7A">
        <w:rPr>
          <w:sz w:val="20"/>
          <w:szCs w:val="20"/>
        </w:rPr>
        <w:t xml:space="preserve"> </w:t>
      </w:r>
      <w:r w:rsidR="009C4A7A">
        <w:rPr>
          <w:sz w:val="20"/>
          <w:szCs w:val="20"/>
        </w:rPr>
        <w:fldChar w:fldCharType="begin"/>
      </w:r>
      <w:r w:rsidR="00F370E7">
        <w:rPr>
          <w:sz w:val="20"/>
          <w:szCs w:val="20"/>
        </w:rPr>
        <w:instrText xml:space="preserve"> ADDIN ZOTERO_ITEM CSL_CITATION {"citationID":"VsMY2bej","properties":{"unsorted":false,"formattedCitation":"(Lewin 1967, 15)","plainCitation":"(Lewin 1967, 15)","noteIndex":32},"citationItems":[{"id":717,"uris":["http://zotero.org/users/local/owKliTIb/items/EQFUPCS3"],"itemData":{"id":717,"type":"book","publisher":"Wissenschaftliche Buchges.","publisher-place":"Darmstadt","title":"Gesetz und Experiment in der Psychologie","author":[{"family":"Lewin","given":"Kurt"}],"issued":{"date-parts":[["1967"]]}},"locator":"15","label":"page"}],"schema":"https://github.com/citation-style-language/schema/raw/master/csl-citation.json"} </w:instrText>
      </w:r>
      <w:r w:rsidR="009C4A7A">
        <w:rPr>
          <w:sz w:val="20"/>
          <w:szCs w:val="20"/>
        </w:rPr>
        <w:fldChar w:fldCharType="separate"/>
      </w:r>
      <w:r w:rsidR="009C4A7A" w:rsidRPr="009C4A7A">
        <w:rPr>
          <w:rFonts w:ascii="Cambria" w:hAnsi="Cambria"/>
          <w:sz w:val="20"/>
        </w:rPr>
        <w:t>(Lewin 1967, 15)</w:t>
      </w:r>
      <w:r w:rsidR="009C4A7A">
        <w:rPr>
          <w:sz w:val="20"/>
          <w:szCs w:val="20"/>
        </w:rPr>
        <w:fldChar w:fldCharType="end"/>
      </w:r>
      <w:r>
        <w:rPr>
          <w:sz w:val="20"/>
          <w:szCs w:val="20"/>
        </w:rPr>
        <w:t xml:space="preserve"> geschlossen werden.</w:t>
      </w:r>
    </w:p>
  </w:footnote>
  <w:footnote w:id="33">
    <w:p w14:paraId="0EBF9F2F" w14:textId="4D2628B5" w:rsidR="00884E1D" w:rsidRDefault="00884E1D" w:rsidP="00884E1D">
      <w:pPr>
        <w:pStyle w:val="Funotentext"/>
        <w:jc w:val="both"/>
        <w:rPr>
          <w:sz w:val="20"/>
          <w:szCs w:val="20"/>
        </w:rPr>
      </w:pPr>
      <w:r w:rsidRPr="00B1150C">
        <w:rPr>
          <w:rStyle w:val="Funotenzeichen"/>
        </w:rPr>
        <w:footnoteRef/>
      </w:r>
      <w:r>
        <w:rPr>
          <w:sz w:val="20"/>
          <w:szCs w:val="20"/>
        </w:rPr>
        <w:t xml:space="preserve"> Memos sind als Fließtext verfasste Interview-Protokolle, die bereits eine Kurzversion der erlebten Lebensgeschichte enthalten. Ebenfalls dienen sie dem Festhalten der Anbahnung des Interviews, der Interviewsituation selbst sowie interaktionsanalytischen Überlegungen und einer ersten Hypothesenbildung</w:t>
      </w:r>
      <w:r w:rsidR="00B36093">
        <w:rPr>
          <w:sz w:val="20"/>
          <w:szCs w:val="20"/>
        </w:rPr>
        <w:t xml:space="preserve"> </w:t>
      </w:r>
      <w:r w:rsidR="00B36093">
        <w:rPr>
          <w:sz w:val="20"/>
          <w:szCs w:val="20"/>
        </w:rPr>
        <w:fldChar w:fldCharType="begin"/>
      </w:r>
      <w:r w:rsidR="00F370E7">
        <w:rPr>
          <w:sz w:val="20"/>
          <w:szCs w:val="20"/>
        </w:rPr>
        <w:instrText xml:space="preserve"> ADDIN ZOTERO_ITEM CSL_CITATION {"citationID":"zg1cNUgl","properties":{"unsorted":false,"formattedCitation":"(vgl. G. Rosenthal 2005)","plainCitation":"(vgl. G. Rosenthal 2005)","dontUpdate":true,"noteIndex":33},"citationItems":[{"id":396,"uris":["http://zotero.org/users/local/owKliTIb/items/IHX77LLY"],"itemData":{"id":396,"type":"book","publisher":"München","title":"Interpretative Sozialforschung. Eine Einführung","author":[{"family":"Rosenthal","given":"Gabriele"}],"issued":{"date-parts":[["2005"]]}},"prefix":"vgl."}],"schema":"https://github.com/citation-style-language/schema/raw/master/csl-citation.json"} </w:instrText>
      </w:r>
      <w:r w:rsidR="00B36093">
        <w:rPr>
          <w:sz w:val="20"/>
          <w:szCs w:val="20"/>
        </w:rPr>
        <w:fldChar w:fldCharType="separate"/>
      </w:r>
      <w:r w:rsidR="00B36093" w:rsidRPr="00B36093">
        <w:rPr>
          <w:rFonts w:ascii="Cambria" w:hAnsi="Cambria"/>
          <w:sz w:val="20"/>
        </w:rPr>
        <w:t>(vgl. Rosenthal 2005)</w:t>
      </w:r>
      <w:r w:rsidR="00B36093">
        <w:rPr>
          <w:sz w:val="20"/>
          <w:szCs w:val="20"/>
        </w:rPr>
        <w:fldChar w:fldCharType="end"/>
      </w:r>
      <w:r>
        <w:rPr>
          <w:sz w:val="20"/>
          <w:szCs w:val="20"/>
        </w:rPr>
        <w:t>.</w:t>
      </w:r>
    </w:p>
  </w:footnote>
  <w:footnote w:id="34">
    <w:p w14:paraId="684A8020" w14:textId="08C4E826" w:rsidR="00884E1D" w:rsidRDefault="00884E1D" w:rsidP="00884E1D">
      <w:pPr>
        <w:pStyle w:val="Funotentext"/>
        <w:jc w:val="both"/>
        <w:rPr>
          <w:sz w:val="20"/>
          <w:szCs w:val="20"/>
        </w:rPr>
      </w:pPr>
      <w:r w:rsidRPr="00B1150C">
        <w:rPr>
          <w:rStyle w:val="Funotenzeichen"/>
        </w:rPr>
        <w:footnoteRef/>
      </w:r>
      <w:r>
        <w:rPr>
          <w:sz w:val="20"/>
          <w:szCs w:val="20"/>
        </w:rPr>
        <w:t xml:space="preserve"> Eine Globalanalyse ist eine Form der rekonstruktiven Auswertung, die alle Schritte der biographischen Fallrekonstruktion nach Rosenthal vollzieht, jedoch ausgehend vom Interview-Memo an Stelle eines Interview-Transkripts durchgeführt wird. Dadurch ist eine Globalanalyse in der Regel deutlich weniger zeitintensiv. Sie kann sowohl der „vorläufigen Konzeptentwicklung“ als auch einer „Typisierung der Fälle“ </w:t>
      </w:r>
      <w:r w:rsidR="00B36093">
        <w:rPr>
          <w:sz w:val="20"/>
          <w:szCs w:val="20"/>
        </w:rPr>
        <w:fldChar w:fldCharType="begin"/>
      </w:r>
      <w:r w:rsidR="00F370E7">
        <w:rPr>
          <w:sz w:val="20"/>
          <w:szCs w:val="20"/>
        </w:rPr>
        <w:instrText xml:space="preserve"> ADDIN ZOTERO_ITEM CSL_CITATION {"citationID":"3H3h6dCe","properties":{"unsorted":false,"formattedCitation":"(G. Rosenthal 2005, 94)","plainCitation":"(G. Rosenthal 2005, 94)","dontUpdate":true,"noteIndex":34},"citationItems":[{"id":396,"uris":["http://zotero.org/users/local/owKliTIb/items/IHX77LLY"],"itemData":{"id":396,"type":"book","publisher":"München","title":"Interpretative Sozialforschung. Eine Einführung","author":[{"family":"Rosenthal","given":"Gabriele"}],"issued":{"date-parts":[["2005"]]}},"locator":"94","label":"page"}],"schema":"https://github.com/citation-style-language/schema/raw/master/csl-citation.json"} </w:instrText>
      </w:r>
      <w:r w:rsidR="00B36093">
        <w:rPr>
          <w:sz w:val="20"/>
          <w:szCs w:val="20"/>
        </w:rPr>
        <w:fldChar w:fldCharType="separate"/>
      </w:r>
      <w:r>
        <w:rPr>
          <w:rFonts w:ascii="Cambria" w:hAnsi="Cambria"/>
          <w:sz w:val="20"/>
        </w:rPr>
        <w:t xml:space="preserve">(Rosenthal 2005, 94)</w:t>
      </w:r>
      <w:r w:rsidR="00B36093">
        <w:rPr>
          <w:sz w:val="20"/>
          <w:szCs w:val="20"/>
        </w:rPr>
        <w:fldChar w:fldCharType="end"/>
      </w:r>
      <w:r>
        <w:rPr>
          <w:sz w:val="20"/>
          <w:szCs w:val="20"/>
        </w:rPr>
        <w:t xml:space="preserve"> bzw. der empirischen Anreicherung bereits gebildeter Typen dienen</w:t>
      </w:r>
      <w:del w:id="1000233" w:author="Claude Lektorat" w:date="2026-06-30T12:18:05Z">
        <w:r>
          <w:rPr>
            <w:sz w:val="20"/>
            <w:szCs w:val="20"/>
          </w:rPr>
          <w:delText xml:space="preserve"> </w:delText>
        </w:r>
      </w:del>
      <w:r>
        <w:rPr>
          <w:sz w:val="20"/>
          <w:szCs w:val="20"/>
        </w:rPr>
        <w:t xml:space="preserve">.</w:t>
      </w:r>
    </w:p>
  </w:footnote>
  <w:footnote w:id="35">
    <w:p w14:paraId="5CC88CCF" w14:textId="7B094FEC" w:rsidR="00C32CC6" w:rsidRPr="00E41EA5" w:rsidRDefault="00C32CC6" w:rsidP="00C32CC6">
      <w:pPr>
        <w:jc w:val="both"/>
        <w:rPr>
          <w:rFonts w:eastAsia="Times New Roman" w:cs="Times New Roman"/>
          <w:sz w:val="20"/>
          <w:szCs w:val="20"/>
        </w:rPr>
      </w:pPr>
      <w:r w:rsidRPr="00B1150C">
        <w:rPr>
          <w:rStyle w:val="Funotenzeichen"/>
        </w:rPr>
        <w:footnoteRef/>
      </w:r>
      <w:r w:rsidRPr="00A9574B">
        <w:rPr>
          <w:sz w:val="20"/>
          <w:szCs w:val="20"/>
        </w:rPr>
        <w:t xml:space="preserve"> </w:t>
      </w:r>
      <w:r w:rsidRPr="00A9574B">
        <w:rPr>
          <w:rFonts w:eastAsia="Times New Roman" w:cs="Times New Roman"/>
          <w:sz w:val="20"/>
          <w:szCs w:val="20"/>
        </w:rPr>
        <w:t xml:space="preserve">Holmes weist in diesem Zusammenhang darauf hin, dass von sozialwissenschaftlich forschenden Promotions-Kandidat*innen in der Regel erwartet wird, bereits </w:t>
      </w:r>
      <w:r>
        <w:rPr>
          <w:rFonts w:eastAsia="Times New Roman" w:cs="Times New Roman"/>
          <w:sz w:val="20"/>
          <w:szCs w:val="20"/>
        </w:rPr>
        <w:t>ein Bewusstsein über die eigene</w:t>
      </w:r>
      <w:r w:rsidRPr="00A9574B">
        <w:rPr>
          <w:rFonts w:eastAsia="Times New Roman" w:cs="Times New Roman"/>
          <w:sz w:val="20"/>
          <w:szCs w:val="20"/>
        </w:rPr>
        <w:t xml:space="preserve"> </w:t>
      </w:r>
      <w:proofErr w:type="spellStart"/>
      <w:r w:rsidRPr="00A9574B">
        <w:rPr>
          <w:rFonts w:eastAsia="Times New Roman" w:cs="Times New Roman"/>
          <w:sz w:val="20"/>
          <w:szCs w:val="20"/>
        </w:rPr>
        <w:t>Positionalität</w:t>
      </w:r>
      <w:proofErr w:type="spellEnd"/>
      <w:r w:rsidRPr="00A9574B">
        <w:rPr>
          <w:rFonts w:eastAsia="Times New Roman" w:cs="Times New Roman"/>
          <w:sz w:val="20"/>
          <w:szCs w:val="20"/>
        </w:rPr>
        <w:t xml:space="preserve"> entwickelt zu haben, während dies im Rahmen der universitären Ausbildung selten ge</w:t>
      </w:r>
      <w:r>
        <w:rPr>
          <w:rFonts w:eastAsia="Times New Roman" w:cs="Times New Roman"/>
          <w:sz w:val="20"/>
          <w:szCs w:val="20"/>
        </w:rPr>
        <w:t xml:space="preserve">währleistet ist </w:t>
      </w:r>
      <w:r w:rsidRPr="00F80C47">
        <w:rPr>
          <w:rFonts w:eastAsia="Times New Roman" w:cs="Times New Roman"/>
          <w:sz w:val="20"/>
          <w:szCs w:val="20"/>
        </w:rPr>
        <w:fldChar w:fldCharType="begin"/>
      </w:r>
      <w:r w:rsidR="00F370E7">
        <w:rPr>
          <w:rFonts w:eastAsia="Times New Roman" w:cs="Times New Roman"/>
          <w:sz w:val="20"/>
          <w:szCs w:val="20"/>
        </w:rPr>
        <w:instrText xml:space="preserve"> ADDIN ZOTERO_ITEM CSL_CITATION {"citationID":"H0KzVQTl","properties":{"unsorted":false,"formattedCitation":"(vgl. A. G. Holmes 2020)","plainCitation":"(vgl. A. G. Holmes 2020)","dontUpdate":true,"noteIndex":35},"citationItems":[{"id":445,"uris":["http://zotero.org/users/local/owKliTIb/items/CPNC8ZVE"],"itemData":{"id":445,"type":"article-journal","container-title":"Shanlax International Journal of Education","DOI":"10.34293/education.v8i4.3232","issue":"4","page":"n. pag.","publisher":"Shanlax International Journals","title":"Researcher Positionality - A Consideration of Its Influence and Place in Qualitative Research - A New Researcher Guide","volume":"8","author":[{"family":"Holmes","given":"Andrew Gary"}],"issued":{"date-parts":[["2020"]]}},"prefix":"vgl."}],"schema":"https://github.com/citation-style-language/schema/raw/master/csl-citation.json"} </w:instrText>
      </w:r>
      <w:r w:rsidRPr="00F80C47">
        <w:rPr>
          <w:rFonts w:eastAsia="Times New Roman" w:cs="Times New Roman"/>
          <w:sz w:val="20"/>
          <w:szCs w:val="20"/>
        </w:rPr>
        <w:fldChar w:fldCharType="separate"/>
      </w:r>
      <w:r w:rsidR="008829D4" w:rsidRPr="008829D4">
        <w:rPr>
          <w:rFonts w:ascii="Cambria" w:hAnsi="Cambria"/>
          <w:sz w:val="20"/>
        </w:rPr>
        <w:t>(vgl. Holmes 2020)</w:t>
      </w:r>
      <w:r w:rsidRPr="00F80C47">
        <w:rPr>
          <w:rFonts w:eastAsia="Times New Roman" w:cs="Times New Roman"/>
          <w:sz w:val="20"/>
          <w:szCs w:val="20"/>
        </w:rPr>
        <w:fldChar w:fldCharType="end"/>
      </w:r>
      <w:r w:rsidRPr="00F80C47">
        <w:rPr>
          <w:rFonts w:eastAsia="Times New Roman" w:cs="Times New Roman"/>
          <w:sz w:val="20"/>
          <w:szCs w:val="20"/>
        </w:rPr>
        <w:t>.</w:t>
      </w:r>
    </w:p>
  </w:footnote>
  <w:footnote w:id="36">
    <w:p w14:paraId="14CEBFB0" w14:textId="77777777" w:rsidR="00C32CC6" w:rsidRPr="00B47A70" w:rsidRDefault="00C32CC6" w:rsidP="00C32CC6">
      <w:pPr>
        <w:pStyle w:val="Funotentext"/>
        <w:rPr>
          <w:sz w:val="20"/>
          <w:szCs w:val="20"/>
        </w:rPr>
      </w:pPr>
      <w:r w:rsidRPr="00B1150C">
        <w:rPr>
          <w:rStyle w:val="Funotenzeichen"/>
        </w:rPr>
        <w:footnoteRef/>
      </w:r>
      <w:r>
        <w:t xml:space="preserve"> </w:t>
      </w:r>
      <w:r w:rsidRPr="008C581B">
        <w:rPr>
          <w:sz w:val="20"/>
          <w:szCs w:val="20"/>
        </w:rPr>
        <w:t>Diese</w:t>
      </w:r>
      <w:r>
        <w:rPr>
          <w:sz w:val="20"/>
          <w:szCs w:val="20"/>
        </w:rPr>
        <w:t xml:space="preserve"> Konstitution</w:t>
      </w:r>
      <w:r w:rsidRPr="008C581B">
        <w:rPr>
          <w:sz w:val="20"/>
          <w:szCs w:val="20"/>
        </w:rPr>
        <w:t xml:space="preserve"> ist allerdings </w:t>
      </w:r>
      <w:r>
        <w:rPr>
          <w:sz w:val="20"/>
          <w:szCs w:val="20"/>
        </w:rPr>
        <w:t xml:space="preserve">ebenso wie Gesellschaften, nicht statisch, </w:t>
      </w:r>
      <w:r w:rsidRPr="008C581B">
        <w:rPr>
          <w:sz w:val="20"/>
          <w:szCs w:val="20"/>
        </w:rPr>
        <w:t xml:space="preserve">sondern in einem ständigen Prozess des </w:t>
      </w:r>
      <w:r>
        <w:rPr>
          <w:sz w:val="20"/>
          <w:szCs w:val="20"/>
        </w:rPr>
        <w:t>Hervorgebracht-</w:t>
      </w:r>
      <w:r w:rsidRPr="008C581B">
        <w:rPr>
          <w:sz w:val="20"/>
          <w:szCs w:val="20"/>
        </w:rPr>
        <w:t>Werdens und der Veränderung</w:t>
      </w:r>
      <w:r>
        <w:rPr>
          <w:sz w:val="20"/>
          <w:szCs w:val="20"/>
        </w:rPr>
        <w:t>.</w:t>
      </w:r>
    </w:p>
  </w:footnote>
  <w:footnote w:id="37">
    <w:p w14:paraId="5A9C7849" w14:textId="77777777" w:rsidR="00C32CC6" w:rsidRPr="00C61D96" w:rsidRDefault="00C32CC6" w:rsidP="00C32CC6">
      <w:pPr>
        <w:pStyle w:val="Funotentext"/>
        <w:rPr>
          <w:sz w:val="20"/>
          <w:szCs w:val="20"/>
        </w:rPr>
      </w:pPr>
      <w:r w:rsidRPr="00B1150C">
        <w:rPr>
          <w:rStyle w:val="Funotenzeichen"/>
        </w:rPr>
        <w:footnoteRef/>
      </w:r>
      <w:r w:rsidRPr="00C61D96">
        <w:rPr>
          <w:sz w:val="20"/>
          <w:szCs w:val="20"/>
        </w:rPr>
        <w:t xml:space="preserve"> Entscheidend für diese Differenzierung ist hier die gesellschaftliche Rolle die Frauen im Rahmen von Care-Arbeit von Geburt an gesellschaftlich zugeschrieben wird.</w:t>
      </w:r>
    </w:p>
  </w:footnote>
  <w:footnote w:id="38">
    <w:p w14:paraId="3FBF6EF2" w14:textId="27DB2580" w:rsidR="00C32CC6" w:rsidRPr="00025231" w:rsidRDefault="00C32CC6" w:rsidP="006D4A48">
      <w:pPr>
        <w:pStyle w:val="Funotentext"/>
        <w:jc w:val="both"/>
        <w:rPr>
          <w:sz w:val="20"/>
          <w:szCs w:val="20"/>
        </w:rPr>
      </w:pPr>
      <w:r w:rsidRPr="00B1150C">
        <w:rPr>
          <w:rStyle w:val="Funotenzeichen"/>
        </w:rPr>
        <w:footnoteRef/>
      </w:r>
      <w:r w:rsidRPr="00025231">
        <w:rPr>
          <w:sz w:val="20"/>
          <w:szCs w:val="20"/>
        </w:rPr>
        <w:t xml:space="preserve"> Neuere </w:t>
      </w:r>
      <w:r>
        <w:rPr>
          <w:sz w:val="20"/>
          <w:szCs w:val="20"/>
        </w:rPr>
        <w:t xml:space="preserve">Formulierungen </w:t>
      </w:r>
      <w:r w:rsidRPr="00025231">
        <w:rPr>
          <w:sz w:val="20"/>
          <w:szCs w:val="20"/>
        </w:rPr>
        <w:t xml:space="preserve">der Standpunkt-Theory </w:t>
      </w:r>
      <w:r>
        <w:rPr>
          <w:sz w:val="20"/>
          <w:szCs w:val="20"/>
        </w:rPr>
        <w:t>heben hervor, dass dieser Aspekt der epistemischen Privilegierung nicht autom</w:t>
      </w:r>
      <w:r w:rsidR="00F106BC">
        <w:rPr>
          <w:sz w:val="20"/>
          <w:szCs w:val="20"/>
        </w:rPr>
        <w:t>a</w:t>
      </w:r>
      <w:r>
        <w:rPr>
          <w:sz w:val="20"/>
          <w:szCs w:val="20"/>
        </w:rPr>
        <w:t xml:space="preserve">tisch mit </w:t>
      </w:r>
      <w:r w:rsidR="00F106BC">
        <w:rPr>
          <w:sz w:val="20"/>
          <w:szCs w:val="20"/>
        </w:rPr>
        <w:t xml:space="preserve">der </w:t>
      </w:r>
      <w:r>
        <w:rPr>
          <w:sz w:val="20"/>
          <w:szCs w:val="20"/>
        </w:rPr>
        <w:t>sozialen Positionierung einhergeht, sondern vielmehr der aktiven</w:t>
      </w:r>
      <w:r w:rsidR="006D4A48">
        <w:rPr>
          <w:sz w:val="20"/>
          <w:szCs w:val="20"/>
        </w:rPr>
        <w:t xml:space="preserve"> kritischen</w:t>
      </w:r>
      <w:r>
        <w:rPr>
          <w:sz w:val="20"/>
          <w:szCs w:val="20"/>
        </w:rPr>
        <w:t xml:space="preserve"> </w:t>
      </w:r>
      <w:r w:rsidR="00F106BC">
        <w:rPr>
          <w:sz w:val="20"/>
          <w:szCs w:val="20"/>
        </w:rPr>
        <w:t>Auseinandersetzung</w:t>
      </w:r>
      <w:r>
        <w:rPr>
          <w:sz w:val="20"/>
          <w:szCs w:val="20"/>
        </w:rPr>
        <w:t xml:space="preserve"> </w:t>
      </w:r>
      <w:r w:rsidR="006D4A48">
        <w:rPr>
          <w:sz w:val="20"/>
          <w:szCs w:val="20"/>
        </w:rPr>
        <w:t xml:space="preserve">mit </w:t>
      </w:r>
      <w:r>
        <w:rPr>
          <w:sz w:val="20"/>
          <w:szCs w:val="20"/>
        </w:rPr>
        <w:t>herrschende</w:t>
      </w:r>
      <w:r w:rsidR="006D4A48">
        <w:rPr>
          <w:sz w:val="20"/>
          <w:szCs w:val="20"/>
        </w:rPr>
        <w:t>n</w:t>
      </w:r>
      <w:r>
        <w:rPr>
          <w:sz w:val="20"/>
          <w:szCs w:val="20"/>
        </w:rPr>
        <w:t xml:space="preserve"> gesellschaftliche</w:t>
      </w:r>
      <w:r w:rsidR="006D4A48">
        <w:rPr>
          <w:sz w:val="20"/>
          <w:szCs w:val="20"/>
        </w:rPr>
        <w:t xml:space="preserve">n </w:t>
      </w:r>
      <w:r>
        <w:rPr>
          <w:sz w:val="20"/>
          <w:szCs w:val="20"/>
        </w:rPr>
        <w:t xml:space="preserve">Ideologien bedarf </w:t>
      </w:r>
      <w:r>
        <w:rPr>
          <w:sz w:val="20"/>
          <w:szCs w:val="20"/>
        </w:rPr>
        <w:fldChar w:fldCharType="begin"/>
      </w:r>
      <w:r w:rsidR="00F370E7">
        <w:rPr>
          <w:sz w:val="20"/>
          <w:szCs w:val="20"/>
        </w:rPr>
        <w:instrText xml:space="preserve"> ADDIN ZOTERO_ITEM CSL_CITATION {"citationID":"iSQL3ri1","properties":{"unsorted":false,"formattedCitation":"(vgl. z.B. Milanovich 2025)","plainCitation":"(vgl. z.B. Milanovich 2025)","noteIndex":38},"citationItems":[{"id":459,"uris":["http://zotero.org/users/local/owKliTIb/items/57R7B9IQ"],"itemData":{"id":459,"type":"article-journal","container-title":"Hypatia","DOI":"10.1017/hyp.2025.10021","page":"1-20","publisher":"Cambridge University Press (CUP)","title":"Distinguishing Situated Knowledge and Standpoint Theory: Defending the Achievement Thesis","author":[{"family":"Milanovich","given":"K."}],"issued":{"date-parts":[["2025"]]}},"prefix":"vgl. z.B."}],"schema":"https://github.com/citation-style-language/schema/raw/master/csl-citation.json"} </w:instrText>
      </w:r>
      <w:r>
        <w:rPr>
          <w:sz w:val="20"/>
          <w:szCs w:val="20"/>
        </w:rPr>
        <w:fldChar w:fldCharType="separate"/>
      </w:r>
      <w:r w:rsidR="00105A1D" w:rsidRPr="00105A1D">
        <w:rPr>
          <w:rFonts w:ascii="Cambria" w:hAnsi="Cambria"/>
          <w:sz w:val="20"/>
        </w:rPr>
        <w:t xml:space="preserve">(vgl. z.B. </w:t>
      </w:r>
      <w:proofErr w:type="spellStart"/>
      <w:r w:rsidR="00105A1D" w:rsidRPr="00105A1D">
        <w:rPr>
          <w:rFonts w:ascii="Cambria" w:hAnsi="Cambria"/>
          <w:sz w:val="20"/>
        </w:rPr>
        <w:t>Milanovich</w:t>
      </w:r>
      <w:proofErr w:type="spellEnd"/>
      <w:r w:rsidR="00105A1D" w:rsidRPr="00105A1D">
        <w:rPr>
          <w:rFonts w:ascii="Cambria" w:hAnsi="Cambria"/>
          <w:sz w:val="20"/>
        </w:rPr>
        <w:t xml:space="preserve"> 2025)</w:t>
      </w:r>
      <w:r>
        <w:rPr>
          <w:sz w:val="20"/>
          <w:szCs w:val="20"/>
        </w:rPr>
        <w:fldChar w:fldCharType="end"/>
      </w:r>
      <w:r>
        <w:rPr>
          <w:sz w:val="20"/>
          <w:szCs w:val="20"/>
        </w:rPr>
        <w:t>.</w:t>
      </w:r>
    </w:p>
  </w:footnote>
  <w:footnote w:id="39">
    <w:p w14:paraId="2E101F5E" w14:textId="2D9B99A5" w:rsidR="00C32CC6" w:rsidRPr="00E31267" w:rsidRDefault="00C32CC6" w:rsidP="00C32CC6">
      <w:pPr>
        <w:pStyle w:val="Funotentext"/>
        <w:jc w:val="both"/>
        <w:rPr>
          <w:sz w:val="20"/>
          <w:szCs w:val="20"/>
        </w:rPr>
      </w:pPr>
      <w:r w:rsidRPr="00B1150C">
        <w:rPr>
          <w:rStyle w:val="Funotenzeichen"/>
        </w:rPr>
        <w:footnoteRef/>
      </w:r>
      <w:r w:rsidRPr="00E31267">
        <w:rPr>
          <w:sz w:val="20"/>
          <w:szCs w:val="20"/>
        </w:rPr>
        <w:t xml:space="preserve"> Bei einzelnen Autor*innen werden die Begriffe allerding in </w:t>
      </w:r>
      <w:r>
        <w:rPr>
          <w:sz w:val="20"/>
          <w:szCs w:val="20"/>
        </w:rPr>
        <w:t xml:space="preserve">direktem </w:t>
      </w:r>
      <w:r w:rsidRPr="00E31267">
        <w:rPr>
          <w:sz w:val="20"/>
          <w:szCs w:val="20"/>
        </w:rPr>
        <w:t>Bezug auf gesellschaftliche Verhältnisse bzw. Marginalisierungserfahrungen und daher in umgekehrter Weise ver</w:t>
      </w:r>
      <w:r>
        <w:rPr>
          <w:sz w:val="20"/>
          <w:szCs w:val="20"/>
        </w:rPr>
        <w:t xml:space="preserve">wendet. Patricia Hill Collins benennt so z.B. Schwarze Frauen als </w:t>
      </w:r>
      <w:r w:rsidRPr="00091ED8">
        <w:rPr>
          <w:i/>
          <w:sz w:val="20"/>
          <w:szCs w:val="20"/>
        </w:rPr>
        <w:t>Outsider</w:t>
      </w:r>
      <w:r>
        <w:rPr>
          <w:sz w:val="20"/>
          <w:szCs w:val="20"/>
        </w:rPr>
        <w:t xml:space="preserve"> in der US-amerikanischen Gesellschaft </w:t>
      </w:r>
      <w:r w:rsidRPr="00F80C47">
        <w:rPr>
          <w:sz w:val="20"/>
          <w:szCs w:val="20"/>
        </w:rPr>
        <w:fldChar w:fldCharType="begin"/>
      </w:r>
      <w:r w:rsidR="00F370E7">
        <w:rPr>
          <w:sz w:val="20"/>
          <w:szCs w:val="20"/>
        </w:rPr>
        <w:instrText xml:space="preserve"> ADDIN ZOTERO_ITEM CSL_CITATION {"citationID":"5E3uY3ck","properties":{"unsorted":false,"formattedCitation":"(Collins 1986, 1990)","plainCitation":"(Collins 1986, 1990)","dontUpdate":true,"noteIndex":39},"citationItems":[{"id":425,"uris":["http://zotero.org/users/local/owKliTIb/items/82QNGAJQ"],"itemData":{"id":425,"type":"article-journal","container-title":"Sociological Problems","DOI":"10.1525/sp.1986.33.6.03a00020","issue":"6","page":"14–32","publisher":"Oxford University Press (OUP)","title":"Learning from the outsider within. The sociological significance of Black Feminist thought.","volume":"33","author":[{"family":"Collins","given":"Patricia.H."}],"issued":{"date-parts":[["1986"]]}}},{"id":427,"uris":["http://zotero.org/users/local/owKliTIb/items/VBLHVQCM"],"itemData":{"id":427,"type":"book","DOI":"10.4324/9780203900055","publisher":"Unwin Hyman Inc","publisher-place":"Cambridge","title":"Black Feminist Thought","author":[{"family":"Collins","given":"Patricia H."}],"issued":{"date-parts":[["1990"]]}},"suppress-author":true}],"schema":"https://github.com/citation-style-language/schema/raw/master/csl-citation.json"} </w:instrText>
      </w:r>
      <w:r w:rsidRPr="00F80C47">
        <w:rPr>
          <w:sz w:val="20"/>
          <w:szCs w:val="20"/>
        </w:rPr>
        <w:fldChar w:fldCharType="separate"/>
      </w:r>
      <w:r w:rsidRPr="00F80C47">
        <w:rPr>
          <w:rFonts w:ascii="Cambria" w:hAnsi="Cambria"/>
          <w:sz w:val="20"/>
        </w:rPr>
        <w:t>(vgl. Collins 1986, 1990)</w:t>
      </w:r>
      <w:r w:rsidRPr="00F80C47">
        <w:rPr>
          <w:sz w:val="20"/>
          <w:szCs w:val="20"/>
        </w:rPr>
        <w:fldChar w:fldCharType="end"/>
      </w:r>
      <w:r w:rsidRPr="00F80C47">
        <w:rPr>
          <w:sz w:val="20"/>
          <w:szCs w:val="20"/>
        </w:rPr>
        <w:t>.</w:t>
      </w:r>
    </w:p>
  </w:footnote>
  <w:footnote w:id="40">
    <w:p w14:paraId="3B9030BD" w14:textId="7BFCF6EC" w:rsidR="00C32CC6" w:rsidRPr="0079152B" w:rsidRDefault="00C32CC6" w:rsidP="00C32CC6">
      <w:pPr>
        <w:pStyle w:val="Funotentext"/>
        <w:jc w:val="both"/>
        <w:rPr>
          <w:sz w:val="20"/>
          <w:szCs w:val="20"/>
        </w:rPr>
      </w:pPr>
      <w:r w:rsidRPr="00B1150C">
        <w:rPr>
          <w:rStyle w:val="Funotenzeichen"/>
        </w:rPr>
        <w:footnoteRef/>
      </w:r>
      <w:r>
        <w:rPr>
          <w:sz w:val="20"/>
          <w:szCs w:val="20"/>
        </w:rPr>
        <w:t xml:space="preserve"> Hier sind </w:t>
      </w:r>
      <w:r w:rsidR="00752E83">
        <w:rPr>
          <w:sz w:val="20"/>
          <w:szCs w:val="20"/>
        </w:rPr>
        <w:t>z</w:t>
      </w:r>
      <w:r>
        <w:rPr>
          <w:sz w:val="20"/>
          <w:szCs w:val="20"/>
        </w:rPr>
        <w:t>.</w:t>
      </w:r>
      <w:r w:rsidR="00752E83">
        <w:rPr>
          <w:sz w:val="20"/>
          <w:szCs w:val="20"/>
        </w:rPr>
        <w:t>B.</w:t>
      </w:r>
      <w:r>
        <w:rPr>
          <w:sz w:val="20"/>
          <w:szCs w:val="20"/>
        </w:rPr>
        <w:t xml:space="preserve"> </w:t>
      </w:r>
      <w:proofErr w:type="spellStart"/>
      <w:r>
        <w:rPr>
          <w:sz w:val="20"/>
          <w:szCs w:val="20"/>
        </w:rPr>
        <w:t>Kimberle</w:t>
      </w:r>
      <w:proofErr w:type="spellEnd"/>
      <w:r>
        <w:rPr>
          <w:sz w:val="20"/>
          <w:szCs w:val="20"/>
        </w:rPr>
        <w:t xml:space="preserve"> Crenshaw, Patricia Hill </w:t>
      </w:r>
      <w:r w:rsidRPr="0079152B">
        <w:rPr>
          <w:sz w:val="20"/>
          <w:szCs w:val="20"/>
        </w:rPr>
        <w:t>Collins und Bell Hooks zu nennen.</w:t>
      </w:r>
    </w:p>
  </w:footnote>
  <w:footnote w:id="41">
    <w:p w14:paraId="25AAA977" w14:textId="17E35F04" w:rsidR="00C32CC6" w:rsidRDefault="00C32CC6" w:rsidP="00C32CC6">
      <w:pPr>
        <w:jc w:val="both"/>
      </w:pPr>
      <w:r w:rsidRPr="00B1150C">
        <w:rPr>
          <w:rStyle w:val="Funotenzeichen"/>
        </w:rPr>
        <w:footnoteRef/>
      </w:r>
      <w:r w:rsidRPr="0079152B">
        <w:rPr>
          <w:sz w:val="20"/>
          <w:szCs w:val="20"/>
        </w:rPr>
        <w:t xml:space="preserve"> In den letzten Jahren gibt es zwar im deutschsprachigen Raum </w:t>
      </w:r>
      <w:r w:rsidR="00C0244E">
        <w:rPr>
          <w:sz w:val="20"/>
          <w:szCs w:val="20"/>
        </w:rPr>
        <w:t xml:space="preserve">z.T. </w:t>
      </w:r>
      <w:r w:rsidRPr="0079152B">
        <w:rPr>
          <w:sz w:val="20"/>
          <w:szCs w:val="20"/>
        </w:rPr>
        <w:t>etablierte Fors</w:t>
      </w:r>
      <w:r>
        <w:rPr>
          <w:sz w:val="20"/>
          <w:szCs w:val="20"/>
        </w:rPr>
        <w:t>chende (wie z.B. Paul Mecheri</w:t>
      </w:r>
      <w:r w:rsidR="007C4ECA">
        <w:rPr>
          <w:sz w:val="20"/>
          <w:szCs w:val="20"/>
        </w:rPr>
        <w:t>l und</w:t>
      </w:r>
      <w:r w:rsidRPr="0079152B">
        <w:rPr>
          <w:sz w:val="20"/>
          <w:szCs w:val="20"/>
        </w:rPr>
        <w:t xml:space="preserve"> Paula Irene Villa), die ihre </w:t>
      </w:r>
      <w:proofErr w:type="spellStart"/>
      <w:r w:rsidRPr="0079152B">
        <w:rPr>
          <w:sz w:val="20"/>
          <w:szCs w:val="20"/>
        </w:rPr>
        <w:t>Rassifizierungs</w:t>
      </w:r>
      <w:proofErr w:type="spellEnd"/>
      <w:r w:rsidRPr="0079152B">
        <w:rPr>
          <w:sz w:val="20"/>
          <w:szCs w:val="20"/>
        </w:rPr>
        <w:t>-</w:t>
      </w:r>
      <w:r w:rsidR="007C4ECA">
        <w:rPr>
          <w:sz w:val="20"/>
          <w:szCs w:val="20"/>
        </w:rPr>
        <w:t xml:space="preserve">, Antisemitismus </w:t>
      </w:r>
      <w:r w:rsidRPr="0079152B">
        <w:rPr>
          <w:sz w:val="20"/>
          <w:szCs w:val="20"/>
        </w:rPr>
        <w:t>und familialen Migrationserfahrungen thematisieren, jedoch würde ich argumentieren, dass</w:t>
      </w:r>
      <w:r>
        <w:rPr>
          <w:sz w:val="20"/>
          <w:szCs w:val="20"/>
        </w:rPr>
        <w:t xml:space="preserve"> daraus noch keine vergleichbar etablierte</w:t>
      </w:r>
      <w:r w:rsidRPr="0079152B">
        <w:rPr>
          <w:sz w:val="20"/>
          <w:szCs w:val="20"/>
        </w:rPr>
        <w:t xml:space="preserve"> akademische Tradition der Reflexivität entstanden ist</w:t>
      </w:r>
      <w:r w:rsidR="00C0244E">
        <w:rPr>
          <w:sz w:val="20"/>
          <w:szCs w:val="20"/>
        </w:rPr>
        <w:t>,</w:t>
      </w:r>
      <w:r w:rsidRPr="0079152B">
        <w:rPr>
          <w:sz w:val="20"/>
          <w:szCs w:val="20"/>
        </w:rPr>
        <w:t xml:space="preserve"> wie in den USA.</w:t>
      </w:r>
    </w:p>
  </w:footnote>
  <w:footnote w:id="42">
    <w:p w14:paraId="1F33F5CD" w14:textId="77777777" w:rsidR="00C32CC6" w:rsidRPr="0079152B" w:rsidRDefault="00C32CC6" w:rsidP="00C32CC6">
      <w:pPr>
        <w:pStyle w:val="Funotentext"/>
        <w:rPr>
          <w:sz w:val="20"/>
          <w:szCs w:val="20"/>
        </w:rPr>
      </w:pPr>
      <w:r w:rsidRPr="00B1150C">
        <w:rPr>
          <w:rStyle w:val="Funotenzeichen"/>
        </w:rPr>
        <w:footnoteRef/>
      </w:r>
      <w:r w:rsidRPr="0079152B">
        <w:rPr>
          <w:sz w:val="20"/>
          <w:szCs w:val="20"/>
        </w:rPr>
        <w:t xml:space="preserve"> Die Abkürzung TIN steht für trans*, inter*, nicht-binär, wobei geschlechtliche Positionierungen bzw. Zugehörigkeiten hier auch mehrfach möglich sind.</w:t>
      </w:r>
    </w:p>
  </w:footnote>
  <w:footnote w:id="43">
    <w:p w14:paraId="27697C76" w14:textId="45B3D3FD" w:rsidR="00C32CC6" w:rsidRPr="001F6D4C" w:rsidRDefault="00C32CC6" w:rsidP="00C32CC6">
      <w:pPr>
        <w:pStyle w:val="Funotentext"/>
        <w:jc w:val="both"/>
        <w:rPr>
          <w:sz w:val="20"/>
          <w:szCs w:val="20"/>
        </w:rPr>
      </w:pPr>
      <w:r w:rsidRPr="00B1150C">
        <w:rPr>
          <w:rStyle w:val="Funotenzeichen"/>
        </w:rPr>
        <w:footnoteRef/>
      </w:r>
      <w:r w:rsidRPr="001F6D4C">
        <w:rPr>
          <w:sz w:val="20"/>
          <w:szCs w:val="20"/>
        </w:rPr>
        <w:t xml:space="preserve"> Gleichzeitig </w:t>
      </w:r>
      <w:r w:rsidR="004D561C">
        <w:rPr>
          <w:sz w:val="20"/>
          <w:szCs w:val="20"/>
        </w:rPr>
        <w:t xml:space="preserve">half </w:t>
      </w:r>
      <w:r w:rsidRPr="001F6D4C">
        <w:rPr>
          <w:sz w:val="20"/>
          <w:szCs w:val="20"/>
        </w:rPr>
        <w:t>mir der kontinuierliche Au</w:t>
      </w:r>
      <w:r w:rsidR="004D561C">
        <w:rPr>
          <w:sz w:val="20"/>
          <w:szCs w:val="20"/>
        </w:rPr>
        <w:t>swertungsprozess</w:t>
      </w:r>
      <w:r w:rsidRPr="001F6D4C">
        <w:rPr>
          <w:sz w:val="20"/>
          <w:szCs w:val="20"/>
        </w:rPr>
        <w:t xml:space="preserve"> im Rahmen von Forschungswerkstätten und Interpretationsgruppen immer wieder einen Community-fernen</w:t>
      </w:r>
      <w:r w:rsidR="00AE0FB2">
        <w:rPr>
          <w:sz w:val="20"/>
          <w:szCs w:val="20"/>
        </w:rPr>
        <w:t xml:space="preserve">, </w:t>
      </w:r>
      <w:r w:rsidRPr="001F6D4C">
        <w:rPr>
          <w:sz w:val="20"/>
          <w:szCs w:val="20"/>
        </w:rPr>
        <w:t xml:space="preserve">gewissermaßen </w:t>
      </w:r>
      <w:r w:rsidR="002316F1">
        <w:rPr>
          <w:sz w:val="20"/>
          <w:szCs w:val="20"/>
        </w:rPr>
        <w:t>ver</w:t>
      </w:r>
      <w:r w:rsidRPr="001F6D4C">
        <w:rPr>
          <w:sz w:val="20"/>
          <w:szCs w:val="20"/>
        </w:rPr>
        <w:t>fremde</w:t>
      </w:r>
      <w:r w:rsidR="002316F1">
        <w:rPr>
          <w:sz w:val="20"/>
          <w:szCs w:val="20"/>
        </w:rPr>
        <w:t>te</w:t>
      </w:r>
      <w:r w:rsidRPr="001F6D4C">
        <w:rPr>
          <w:sz w:val="20"/>
          <w:szCs w:val="20"/>
        </w:rPr>
        <w:t xml:space="preserve">n Blick </w:t>
      </w:r>
      <w:r w:rsidR="00AE0FB2">
        <w:rPr>
          <w:sz w:val="20"/>
          <w:szCs w:val="20"/>
        </w:rPr>
        <w:t xml:space="preserve">sowohl </w:t>
      </w:r>
      <w:r w:rsidRPr="001F6D4C">
        <w:rPr>
          <w:sz w:val="20"/>
          <w:szCs w:val="20"/>
        </w:rPr>
        <w:t xml:space="preserve">auf mein Forschungsthema </w:t>
      </w:r>
      <w:r w:rsidR="00AE0FB2">
        <w:rPr>
          <w:sz w:val="20"/>
          <w:szCs w:val="20"/>
        </w:rPr>
        <w:t xml:space="preserve">als auch auf meine Rolle im Feld </w:t>
      </w:r>
      <w:r w:rsidRPr="001F6D4C">
        <w:rPr>
          <w:sz w:val="20"/>
          <w:szCs w:val="20"/>
        </w:rPr>
        <w:t>einzunehmen.</w:t>
      </w:r>
    </w:p>
  </w:footnote>
  <w:footnote w:id="44">
    <w:p w14:paraId="50471E09" w14:textId="5C1FDD53" w:rsidR="00C32CC6" w:rsidRPr="009C68E5" w:rsidRDefault="00C32CC6" w:rsidP="00C32CC6">
      <w:pPr>
        <w:pStyle w:val="Funotentext"/>
        <w:jc w:val="both"/>
        <w:rPr>
          <w:sz w:val="20"/>
          <w:szCs w:val="20"/>
        </w:rPr>
      </w:pPr>
      <w:r w:rsidRPr="00B1150C">
        <w:rPr>
          <w:rStyle w:val="Funotenzeichen"/>
        </w:rPr>
        <w:footnoteRef/>
      </w:r>
      <w:r w:rsidRPr="009C68E5">
        <w:rPr>
          <w:sz w:val="20"/>
          <w:szCs w:val="20"/>
        </w:rPr>
        <w:t xml:space="preserve"> </w:t>
      </w:r>
      <w:proofErr w:type="spellStart"/>
      <w:r w:rsidRPr="009C68E5">
        <w:rPr>
          <w:sz w:val="20"/>
          <w:szCs w:val="20"/>
        </w:rPr>
        <w:t>Endogeschlechtlichkeit</w:t>
      </w:r>
      <w:proofErr w:type="spellEnd"/>
      <w:r w:rsidRPr="009C68E5">
        <w:rPr>
          <w:sz w:val="20"/>
          <w:szCs w:val="20"/>
        </w:rPr>
        <w:t xml:space="preserve"> ist das Gegenteil von Intergeschlechtlichkeit</w:t>
      </w:r>
      <w:r w:rsidR="002D1E30">
        <w:rPr>
          <w:sz w:val="20"/>
          <w:szCs w:val="20"/>
        </w:rPr>
        <w:t xml:space="preserve">: </w:t>
      </w:r>
      <w:r w:rsidRPr="009C68E5">
        <w:rPr>
          <w:sz w:val="20"/>
          <w:szCs w:val="20"/>
        </w:rPr>
        <w:t>Personen die keine angeborene Variation der Geschlechtsmerkmale aufweisen sind dementsprechend endogeschlechtlich</w:t>
      </w:r>
      <w:r>
        <w:rPr>
          <w:sz w:val="20"/>
          <w:szCs w:val="20"/>
        </w:rPr>
        <w:t>.</w:t>
      </w:r>
    </w:p>
  </w:footnote>
  <w:footnote w:id="45">
    <w:p w14:paraId="10D25F9B" w14:textId="7E9ECF61" w:rsidR="00C32CC6" w:rsidRPr="00585719" w:rsidRDefault="00C32CC6" w:rsidP="00C32CC6">
      <w:pPr>
        <w:jc w:val="both"/>
        <w:rPr>
          <w:b/>
          <w:sz w:val="20"/>
          <w:szCs w:val="20"/>
        </w:rPr>
      </w:pPr>
      <w:r w:rsidRPr="00B1150C">
        <w:rPr>
          <w:rStyle w:val="Funotenzeichen"/>
        </w:rPr>
        <w:footnoteRef/>
      </w:r>
      <w:r w:rsidRPr="00585719">
        <w:rPr>
          <w:sz w:val="20"/>
          <w:szCs w:val="20"/>
        </w:rPr>
        <w:t xml:space="preserve"> Zudem </w:t>
      </w:r>
      <w:r>
        <w:rPr>
          <w:sz w:val="20"/>
          <w:szCs w:val="20"/>
        </w:rPr>
        <w:t xml:space="preserve">habe </w:t>
      </w:r>
      <w:r w:rsidRPr="00585719">
        <w:rPr>
          <w:sz w:val="20"/>
          <w:szCs w:val="20"/>
        </w:rPr>
        <w:t xml:space="preserve">ich bereits meine </w:t>
      </w:r>
      <w:r>
        <w:rPr>
          <w:sz w:val="20"/>
          <w:szCs w:val="20"/>
        </w:rPr>
        <w:t xml:space="preserve">anfängliche </w:t>
      </w:r>
      <w:r w:rsidRPr="00585719">
        <w:rPr>
          <w:sz w:val="20"/>
          <w:szCs w:val="20"/>
        </w:rPr>
        <w:t>Fragestellung unabhängig von Peer</w:t>
      </w:r>
      <w:r w:rsidR="0017297B">
        <w:rPr>
          <w:sz w:val="20"/>
          <w:szCs w:val="20"/>
        </w:rPr>
        <w:t>-</w:t>
      </w:r>
      <w:r w:rsidRPr="00585719">
        <w:rPr>
          <w:sz w:val="20"/>
          <w:szCs w:val="20"/>
        </w:rPr>
        <w:t xml:space="preserve"> und/oder Praxis-Partner*innen entwickelt, so dass hier bereits die Kriterien eines im engeren Sinne partizipativen Projektes nicht erfüllt sind</w:t>
      </w:r>
      <w:r w:rsidRPr="00F80C47">
        <w:rPr>
          <w:sz w:val="20"/>
          <w:szCs w:val="20"/>
        </w:rPr>
        <w:t xml:space="preserve"> </w:t>
      </w:r>
      <w:r>
        <w:rPr>
          <w:sz w:val="20"/>
          <w:szCs w:val="20"/>
        </w:rPr>
        <w:fldChar w:fldCharType="begin"/>
      </w:r>
      <w:r w:rsidR="00A41D9E">
        <w:rPr>
          <w:sz w:val="20"/>
          <w:szCs w:val="20"/>
        </w:rPr>
        <w:instrText xml:space="preserve"> ADDIN ZOTERO_ITEM CSL_CITATION {"citationID":"xqoOzWqa","properties":{"unsorted":false,"formattedCitation":"(vgl. H von Unger 2012)","plainCitation":"(vgl. H von Unger 2012)","dontUpdate":true,"noteIndex":45},"citationItems":[{"id":490,"uris":["http://zotero.org/users/local/owKliTIb/items/M4UZZWDL"],"itemData":{"id":490,"type":"article-journal","container-title":"Forum Qual Sozialforsch.","DOI":"10.17169/fqs-13.1.1781","title":"Partizipative Gesundheitsforschung. Wer partizipiert woran?","author":[{"family":"Unger","given":"H","non-dropping-particle":"von"}],"issued":{"date-parts":[["2012"]]}},"prefix":"vgl."}],"schema":"https://github.com/citation-style-language/schema/raw/master/csl-citation.json"} </w:instrText>
      </w:r>
      <w:r>
        <w:rPr>
          <w:sz w:val="20"/>
          <w:szCs w:val="20"/>
        </w:rPr>
        <w:fldChar w:fldCharType="separate"/>
      </w:r>
      <w:r w:rsidR="00CE6562" w:rsidRPr="00CE6562">
        <w:rPr>
          <w:rFonts w:ascii="Cambria" w:hAnsi="Cambria"/>
          <w:sz w:val="20"/>
        </w:rPr>
        <w:t>(vgl. von Unger 2012)</w:t>
      </w:r>
      <w:r>
        <w:rPr>
          <w:sz w:val="20"/>
          <w:szCs w:val="20"/>
        </w:rPr>
        <w:fldChar w:fldCharType="end"/>
      </w:r>
      <w:r w:rsidRPr="00F80C47">
        <w:rPr>
          <w:sz w:val="20"/>
          <w:szCs w:val="20"/>
        </w:rPr>
        <w:t>.</w:t>
      </w:r>
    </w:p>
  </w:footnote>
  <w:footnote w:id="46">
    <w:p w14:paraId="71AA7C05" w14:textId="5A551608" w:rsidR="00C32CC6" w:rsidRPr="00585719" w:rsidRDefault="00C32CC6" w:rsidP="00C32CC6">
      <w:pPr>
        <w:pStyle w:val="Funotentext"/>
        <w:jc w:val="both"/>
        <w:rPr>
          <w:sz w:val="20"/>
          <w:szCs w:val="20"/>
        </w:rPr>
      </w:pPr>
      <w:r w:rsidRPr="00B1150C">
        <w:rPr>
          <w:rStyle w:val="Funotenzeichen"/>
        </w:rPr>
        <w:footnoteRef/>
      </w:r>
      <w:r w:rsidRPr="00585719">
        <w:rPr>
          <w:sz w:val="20"/>
          <w:szCs w:val="20"/>
        </w:rPr>
        <w:t xml:space="preserve"> Dies steht auch damit im Zusammenhang, dass </w:t>
      </w:r>
      <w:r w:rsidR="0002287E">
        <w:rPr>
          <w:sz w:val="20"/>
          <w:szCs w:val="20"/>
        </w:rPr>
        <w:t xml:space="preserve">sich </w:t>
      </w:r>
      <w:r w:rsidRPr="00585719">
        <w:rPr>
          <w:sz w:val="20"/>
          <w:szCs w:val="20"/>
        </w:rPr>
        <w:t>die genannte Person zu Beginn meiner Studie in einem Arbeitsverhältnis befindet innerhalb dessen die beratende Tätig</w:t>
      </w:r>
      <w:r>
        <w:rPr>
          <w:sz w:val="20"/>
          <w:szCs w:val="20"/>
        </w:rPr>
        <w:t>keit im Kontext inter*-</w:t>
      </w:r>
      <w:r w:rsidRPr="00585719">
        <w:rPr>
          <w:sz w:val="20"/>
          <w:szCs w:val="20"/>
        </w:rPr>
        <w:t>spezifische</w:t>
      </w:r>
      <w:r w:rsidR="0002287E">
        <w:rPr>
          <w:sz w:val="20"/>
          <w:szCs w:val="20"/>
        </w:rPr>
        <w:t>r</w:t>
      </w:r>
      <w:r w:rsidRPr="00585719">
        <w:rPr>
          <w:sz w:val="20"/>
          <w:szCs w:val="20"/>
        </w:rPr>
        <w:t xml:space="preserve"> Forschungsprojekte </w:t>
      </w:r>
      <w:r w:rsidR="0002287E">
        <w:rPr>
          <w:sz w:val="20"/>
          <w:szCs w:val="20"/>
        </w:rPr>
        <w:t xml:space="preserve">finanziert </w:t>
      </w:r>
      <w:r w:rsidRPr="00585719">
        <w:rPr>
          <w:sz w:val="20"/>
          <w:szCs w:val="20"/>
        </w:rPr>
        <w:t xml:space="preserve">wird. Dies ist während meiner Auswertung der Interviews </w:t>
      </w:r>
      <w:r w:rsidR="000D3423">
        <w:rPr>
          <w:sz w:val="20"/>
          <w:szCs w:val="20"/>
        </w:rPr>
        <w:t xml:space="preserve">meines Wissens </w:t>
      </w:r>
      <w:r w:rsidRPr="00585719">
        <w:rPr>
          <w:sz w:val="20"/>
          <w:szCs w:val="20"/>
        </w:rPr>
        <w:t>nicht mehr der Fall</w:t>
      </w:r>
      <w:r w:rsidR="000D3423">
        <w:rPr>
          <w:sz w:val="20"/>
          <w:szCs w:val="20"/>
        </w:rPr>
        <w:t>, weswegen ich hier von weiteren Anfragen absehe.</w:t>
      </w:r>
    </w:p>
  </w:footnote>
  <w:footnote w:id="47">
    <w:p w14:paraId="3464CD4B" w14:textId="17BA46B9" w:rsidR="00C32CC6" w:rsidRPr="00D27B47" w:rsidRDefault="00C32CC6" w:rsidP="00C32CC6">
      <w:pPr>
        <w:pStyle w:val="Funotentext"/>
        <w:jc w:val="both"/>
        <w:rPr>
          <w:sz w:val="20"/>
          <w:szCs w:val="20"/>
        </w:rPr>
      </w:pPr>
      <w:r w:rsidRPr="00B1150C">
        <w:rPr>
          <w:rStyle w:val="Funotenzeichen"/>
        </w:rPr>
        <w:footnoteRef/>
      </w:r>
      <w:r w:rsidRPr="00D27B47">
        <w:rPr>
          <w:sz w:val="20"/>
          <w:szCs w:val="20"/>
        </w:rPr>
        <w:t xml:space="preserve"> So werden Arbeiten in inter</w:t>
      </w:r>
      <w:r w:rsidR="003D0875">
        <w:rPr>
          <w:sz w:val="20"/>
          <w:szCs w:val="20"/>
        </w:rPr>
        <w:t>*</w:t>
      </w:r>
      <w:r w:rsidRPr="00D27B47">
        <w:rPr>
          <w:sz w:val="20"/>
          <w:szCs w:val="20"/>
        </w:rPr>
        <w:t>aktivistischen Debatten sowie auch in den kritischen Inter*</w:t>
      </w:r>
      <w:r w:rsidR="003D0875">
        <w:rPr>
          <w:sz w:val="20"/>
          <w:szCs w:val="20"/>
        </w:rPr>
        <w:t xml:space="preserve"> </w:t>
      </w:r>
      <w:r w:rsidRPr="00D27B47">
        <w:rPr>
          <w:sz w:val="20"/>
          <w:szCs w:val="20"/>
        </w:rPr>
        <w:t xml:space="preserve">Studien häufig in medizinaffirmativ und medizinkritisch unterteilt. Letzteres </w:t>
      </w:r>
      <w:r w:rsidR="003D0875">
        <w:rPr>
          <w:sz w:val="20"/>
          <w:szCs w:val="20"/>
        </w:rPr>
        <w:t>impliziert</w:t>
      </w:r>
      <w:r w:rsidRPr="00D27B47">
        <w:rPr>
          <w:sz w:val="20"/>
          <w:szCs w:val="20"/>
        </w:rPr>
        <w:t xml:space="preserve">, dass insbesondere von neu im Feld tätigen Forscher*innen </w:t>
      </w:r>
      <w:r w:rsidR="003D0875">
        <w:rPr>
          <w:sz w:val="20"/>
          <w:szCs w:val="20"/>
        </w:rPr>
        <w:t xml:space="preserve">häufig </w:t>
      </w:r>
      <w:r w:rsidRPr="00D27B47">
        <w:rPr>
          <w:sz w:val="20"/>
          <w:szCs w:val="20"/>
        </w:rPr>
        <w:t xml:space="preserve">eine </w:t>
      </w:r>
      <w:r w:rsidR="003D0875">
        <w:rPr>
          <w:sz w:val="20"/>
          <w:szCs w:val="20"/>
        </w:rPr>
        <w:t xml:space="preserve">diesbezügliche </w:t>
      </w:r>
      <w:r w:rsidRPr="00D27B47">
        <w:rPr>
          <w:sz w:val="20"/>
          <w:szCs w:val="20"/>
        </w:rPr>
        <w:t>Positionierung erwartet wird.</w:t>
      </w:r>
    </w:p>
  </w:footnote>
  <w:footnote w:id="48">
    <w:p w14:paraId="1A248B4B" w14:textId="6614C773" w:rsidR="00C32CC6" w:rsidRPr="002511E8" w:rsidRDefault="00C32CC6" w:rsidP="00C32CC6">
      <w:pPr>
        <w:pStyle w:val="Funotentext"/>
        <w:rPr>
          <w:sz w:val="20"/>
          <w:szCs w:val="20"/>
        </w:rPr>
      </w:pPr>
      <w:r w:rsidRPr="00B1150C">
        <w:rPr>
          <w:rStyle w:val="Funotenzeichen"/>
        </w:rPr>
        <w:footnoteRef/>
      </w:r>
      <w:r w:rsidRPr="002511E8">
        <w:rPr>
          <w:sz w:val="20"/>
          <w:szCs w:val="20"/>
        </w:rPr>
        <w:t xml:space="preserve"> Das bedeutet</w:t>
      </w:r>
      <w:r w:rsidR="00353080">
        <w:rPr>
          <w:sz w:val="20"/>
          <w:szCs w:val="20"/>
        </w:rPr>
        <w:t>,</w:t>
      </w:r>
      <w:r w:rsidRPr="002511E8">
        <w:rPr>
          <w:sz w:val="20"/>
          <w:szCs w:val="20"/>
        </w:rPr>
        <w:t xml:space="preserve"> dass zum Teil auch </w:t>
      </w:r>
      <w:r w:rsidR="00362F65">
        <w:rPr>
          <w:sz w:val="20"/>
          <w:szCs w:val="20"/>
        </w:rPr>
        <w:t xml:space="preserve">mir </w:t>
      </w:r>
      <w:r w:rsidRPr="002511E8">
        <w:rPr>
          <w:sz w:val="20"/>
          <w:szCs w:val="20"/>
        </w:rPr>
        <w:t xml:space="preserve">vermittelte Interviewpartner*innen davon </w:t>
      </w:r>
      <w:r w:rsidR="00977A2F">
        <w:rPr>
          <w:sz w:val="20"/>
          <w:szCs w:val="20"/>
        </w:rPr>
        <w:t>w</w:t>
      </w:r>
      <w:r w:rsidRPr="002511E8">
        <w:rPr>
          <w:sz w:val="20"/>
          <w:szCs w:val="20"/>
        </w:rPr>
        <w:t>issen</w:t>
      </w:r>
      <w:r w:rsidR="00977A2F">
        <w:rPr>
          <w:sz w:val="20"/>
          <w:szCs w:val="20"/>
        </w:rPr>
        <w:t>,</w:t>
      </w:r>
      <w:r w:rsidRPr="002511E8">
        <w:rPr>
          <w:sz w:val="20"/>
          <w:szCs w:val="20"/>
        </w:rPr>
        <w:t xml:space="preserve"> dass meine Kontaktperson von mir interviewt wurde.</w:t>
      </w:r>
    </w:p>
  </w:footnote>
  <w:footnote w:id="49">
    <w:p w14:paraId="37B97325" w14:textId="751A73D5" w:rsidR="00C32CC6" w:rsidRPr="00B47A70" w:rsidRDefault="00C32CC6" w:rsidP="00C32CC6">
      <w:pPr>
        <w:jc w:val="both"/>
        <w:rPr>
          <w:b/>
          <w:sz w:val="20"/>
          <w:szCs w:val="20"/>
        </w:rPr>
      </w:pPr>
      <w:r w:rsidRPr="00B1150C">
        <w:rPr>
          <w:rStyle w:val="Funotenzeichen"/>
        </w:rPr>
        <w:footnoteRef/>
      </w:r>
      <w:r w:rsidRPr="00B60829">
        <w:rPr>
          <w:sz w:val="20"/>
          <w:szCs w:val="20"/>
        </w:rPr>
        <w:t xml:space="preserve"> Hier ließen sich weitere Hypothesen über die Arbeitsteilung im Rahmen von Kooperationsprojekten zwischen Klinik und Selbst- bzw. Patient*innen-Vertretungen aufstellen</w:t>
      </w:r>
      <w:r w:rsidR="004F6D88">
        <w:rPr>
          <w:sz w:val="20"/>
          <w:szCs w:val="20"/>
        </w:rPr>
        <w:t>.</w:t>
      </w:r>
    </w:p>
  </w:footnote>
  <w:footnote w:id="50">
    <w:p w14:paraId="13810E02" w14:textId="381E22C3" w:rsidR="00A267A4" w:rsidRDefault="00A267A4" w:rsidP="00A267A4">
      <w:pPr>
        <w:pStyle w:val="Funotentext"/>
        <w:jc w:val="both"/>
        <w:rPr>
          <w:sz w:val="20"/>
          <w:szCs w:val="20"/>
        </w:rPr>
      </w:pPr>
      <w:r>
        <w:rPr>
          <w:rStyle w:val="Funotenzeichen"/>
          <w:sz w:val="20"/>
          <w:szCs w:val="20"/>
        </w:rPr>
        <w:footnoteRef/>
      </w:r>
      <w:r>
        <w:rPr>
          <w:sz w:val="20"/>
          <w:szCs w:val="20"/>
        </w:rPr>
        <w:t xml:space="preserve"> </w:t>
      </w:r>
      <w:proofErr w:type="spellStart"/>
      <w:r>
        <w:rPr>
          <w:sz w:val="20"/>
          <w:szCs w:val="20"/>
        </w:rPr>
        <w:t>Kazmierska</w:t>
      </w:r>
      <w:proofErr w:type="spellEnd"/>
      <w:r>
        <w:rPr>
          <w:sz w:val="20"/>
          <w:szCs w:val="20"/>
        </w:rPr>
        <w:t xml:space="preserve"> charakterisiert die Beziehung zwischen </w:t>
      </w:r>
      <w:r w:rsidR="008B3DE4">
        <w:rPr>
          <w:sz w:val="20"/>
          <w:szCs w:val="20"/>
        </w:rPr>
        <w:t>biographisch-</w:t>
      </w:r>
      <w:r>
        <w:rPr>
          <w:sz w:val="20"/>
          <w:szCs w:val="20"/>
        </w:rPr>
        <w:t xml:space="preserve">forschender Person und beforschter Person als strukturell </w:t>
      </w:r>
      <w:proofErr w:type="spellStart"/>
      <w:r>
        <w:rPr>
          <w:sz w:val="20"/>
          <w:szCs w:val="20"/>
        </w:rPr>
        <w:t>exploitativ</w:t>
      </w:r>
      <w:proofErr w:type="spellEnd"/>
      <w:r>
        <w:rPr>
          <w:sz w:val="20"/>
          <w:szCs w:val="20"/>
        </w:rPr>
        <w:t>, da der*die Forschende in Form des Interviews etwas für das eigenen Vorhaben erhält, was er*sie nicht im selben Maß zurückgibt (vgl. ebd.).</w:t>
      </w:r>
    </w:p>
  </w:footnote>
  <w:footnote w:id="51">
    <w:p w14:paraId="23B0F30C" w14:textId="4DBD6FE9" w:rsidR="00C32CC6" w:rsidRDefault="00C32CC6" w:rsidP="00C32CC6">
      <w:pPr>
        <w:pStyle w:val="Funotentext"/>
        <w:jc w:val="both"/>
        <w:rPr>
          <w:sz w:val="20"/>
          <w:szCs w:val="20"/>
        </w:rPr>
      </w:pPr>
      <w:r w:rsidRPr="00B1150C">
        <w:rPr>
          <w:rStyle w:val="Funotenzeichen"/>
        </w:rPr>
        <w:footnoteRef/>
      </w:r>
      <w:r>
        <w:t xml:space="preserve"> </w:t>
      </w:r>
      <w:r>
        <w:rPr>
          <w:sz w:val="20"/>
          <w:szCs w:val="20"/>
        </w:rPr>
        <w:t xml:space="preserve">Im Kontext meiner eigenen diskursiven und forschungsethischen </w:t>
      </w:r>
      <w:r w:rsidR="0040697C">
        <w:rPr>
          <w:sz w:val="20"/>
          <w:szCs w:val="20"/>
        </w:rPr>
        <w:t>Positionierung</w:t>
      </w:r>
      <w:r>
        <w:rPr>
          <w:sz w:val="20"/>
          <w:szCs w:val="20"/>
        </w:rPr>
        <w:t xml:space="preserve"> verwende ich in dieser Arbeit – außer ich referiere auf andere Diskurse – überwiegend den Begriff Intergeschlechtlichkeit. Dies begründe ich ausführlich in </w:t>
      </w:r>
      <w:r w:rsidRPr="00171601">
        <w:rPr>
          <w:i/>
          <w:iCs/>
          <w:sz w:val="20"/>
          <w:szCs w:val="20"/>
        </w:rPr>
        <w:t xml:space="preserve">Kapitel </w:t>
      </w:r>
      <w:r w:rsidR="00171601" w:rsidRPr="00171601">
        <w:rPr>
          <w:i/>
          <w:iCs/>
          <w:sz w:val="20"/>
          <w:szCs w:val="20"/>
        </w:rPr>
        <w:t>6</w:t>
      </w:r>
      <w:r w:rsidRPr="00171601">
        <w:rPr>
          <w:i/>
          <w:iCs/>
          <w:sz w:val="20"/>
          <w:szCs w:val="20"/>
        </w:rPr>
        <w:t>.3</w:t>
      </w:r>
      <w:r>
        <w:rPr>
          <w:sz w:val="20"/>
          <w:szCs w:val="20"/>
        </w:rPr>
        <w:t>.</w:t>
      </w:r>
    </w:p>
  </w:footnote>
  <w:footnote w:id="52">
    <w:p w14:paraId="4D2AFD5B" w14:textId="1B704DDD" w:rsidR="00167409" w:rsidRPr="00167409" w:rsidRDefault="00167409" w:rsidP="00167409">
      <w:pPr>
        <w:pStyle w:val="Funotentext"/>
        <w:jc w:val="both"/>
        <w:rPr>
          <w:sz w:val="20"/>
          <w:szCs w:val="20"/>
        </w:rPr>
      </w:pPr>
      <w:r>
        <w:rPr>
          <w:rStyle w:val="Funotenzeichen"/>
        </w:rPr>
        <w:footnoteRef/>
      </w:r>
      <w:r>
        <w:t xml:space="preserve"> </w:t>
      </w:r>
      <w:r>
        <w:rPr>
          <w:sz w:val="20"/>
          <w:szCs w:val="20"/>
        </w:rPr>
        <w:t xml:space="preserve">Unter Figurationen versteht Norbert Elias, auf dessen Arbeiten ich mich hier beziehe, die dynamischen Interdependenz-Gefüge </w:t>
      </w:r>
      <w:r w:rsidR="00011977">
        <w:rPr>
          <w:sz w:val="20"/>
          <w:szCs w:val="20"/>
        </w:rPr>
        <w:t xml:space="preserve">„die Menschen als Ganzes bilden (1970, 142)“, die </w:t>
      </w:r>
      <w:r>
        <w:rPr>
          <w:sz w:val="20"/>
          <w:szCs w:val="20"/>
        </w:rPr>
        <w:t xml:space="preserve">mit Normierungen und </w:t>
      </w:r>
      <w:r w:rsidR="00011977">
        <w:rPr>
          <w:sz w:val="20"/>
          <w:szCs w:val="20"/>
        </w:rPr>
        <w:t xml:space="preserve">„fluktuierende(n) </w:t>
      </w:r>
      <w:r>
        <w:rPr>
          <w:sz w:val="20"/>
          <w:szCs w:val="20"/>
        </w:rPr>
        <w:t>Macht</w:t>
      </w:r>
      <w:r w:rsidR="00011977">
        <w:rPr>
          <w:sz w:val="20"/>
          <w:szCs w:val="20"/>
        </w:rPr>
        <w:t>balancen“ (ebd., 77)</w:t>
      </w:r>
      <w:r>
        <w:rPr>
          <w:sz w:val="20"/>
          <w:szCs w:val="20"/>
        </w:rPr>
        <w:t xml:space="preserve"> einhergehen. Eine der bekanntesten Figurationen in Elias‘ Werk ist die </w:t>
      </w:r>
      <w:r w:rsidRPr="00011977">
        <w:rPr>
          <w:i/>
          <w:iCs/>
          <w:sz w:val="20"/>
          <w:szCs w:val="20"/>
        </w:rPr>
        <w:t>Etablierte</w:t>
      </w:r>
      <w:r w:rsidR="00011977" w:rsidRPr="00011977">
        <w:rPr>
          <w:i/>
          <w:iCs/>
          <w:sz w:val="20"/>
          <w:szCs w:val="20"/>
        </w:rPr>
        <w:t>n</w:t>
      </w:r>
      <w:r w:rsidRPr="00011977">
        <w:rPr>
          <w:i/>
          <w:iCs/>
          <w:sz w:val="20"/>
          <w:szCs w:val="20"/>
        </w:rPr>
        <w:t>-Außenseiter</w:t>
      </w:r>
      <w:r w:rsidR="00011977">
        <w:rPr>
          <w:i/>
          <w:iCs/>
          <w:sz w:val="20"/>
          <w:szCs w:val="20"/>
        </w:rPr>
        <w:t xml:space="preserve"> </w:t>
      </w:r>
      <w:r w:rsidRPr="00011977">
        <w:rPr>
          <w:sz w:val="20"/>
          <w:szCs w:val="20"/>
        </w:rPr>
        <w:t>Konfiguration</w:t>
      </w:r>
      <w:r w:rsidR="00F06364">
        <w:rPr>
          <w:sz w:val="20"/>
          <w:szCs w:val="20"/>
        </w:rPr>
        <w:t xml:space="preserve"> auf die ich mich ebenfalls im Rahmen meiner Fallauswertungen beziehe</w:t>
      </w:r>
      <w:r>
        <w:rPr>
          <w:sz w:val="20"/>
          <w:szCs w:val="20"/>
        </w:rPr>
        <w:t xml:space="preserve"> </w:t>
      </w:r>
      <w:r>
        <w:rPr>
          <w:sz w:val="20"/>
          <w:szCs w:val="20"/>
        </w:rPr>
        <w:fldChar w:fldCharType="begin"/>
      </w:r>
      <w:r>
        <w:rPr>
          <w:sz w:val="20"/>
          <w:szCs w:val="20"/>
        </w:rPr>
        <w:instrText xml:space="preserve"> ADDIN ZOTERO_ITEM CSL_CITATION {"citationID":"pdTRJJcR","properties":{"unsorted":false,"formattedCitation":"(Elias 1970; Elias und Scotson 1993)","plainCitation":"(Elias 1970; Elias und Scotson 1993)","noteIndex":52},"citationItems":[{"id":1422,"uris":["http://zotero.org/users/local/owKliTIb/items/I5PENUWR"],"itemData":{"id":1422,"type":"book","publisher":"Juventa-Verlag","publisher-place":"München","title":"Was ist Soziologie","author":[{"family":"Elias","given":"Norbert"}],"issued":{"date-parts":[["1970"]]}}},{"id":124,"uris":["http://zotero.org/users/local/owKliTIb/items/DPRNJBJQ"],"itemData":{"id":124,"type":"book","publisher":"Suhrkamp","publisher-place":"Frankfurt a.M.","title":"Etablierte und Außenseiter","author":[{"family":"Elias","given":"Norbert"},{"family":"Scotson","given":"J. L."}],"issued":{"date-parts":[["1993"]]}}}],"schema":"https://github.com/citation-style-language/schema/raw/master/csl-citation.json"} </w:instrText>
      </w:r>
      <w:r>
        <w:rPr>
          <w:sz w:val="20"/>
          <w:szCs w:val="20"/>
        </w:rPr>
        <w:fldChar w:fldCharType="separate"/>
      </w:r>
      <w:r w:rsidRPr="00167409">
        <w:rPr>
          <w:rFonts w:ascii="Cambria" w:hAnsi="Cambria"/>
          <w:sz w:val="20"/>
        </w:rPr>
        <w:t>(</w:t>
      </w:r>
      <w:r w:rsidR="00011977">
        <w:rPr>
          <w:rFonts w:ascii="Cambria" w:hAnsi="Cambria"/>
          <w:sz w:val="20"/>
        </w:rPr>
        <w:t xml:space="preserve">vgl. </w:t>
      </w:r>
      <w:r w:rsidRPr="00167409">
        <w:rPr>
          <w:rFonts w:ascii="Cambria" w:hAnsi="Cambria"/>
          <w:sz w:val="20"/>
        </w:rPr>
        <w:t>Elias</w:t>
      </w:r>
      <w:r w:rsidR="00011977">
        <w:rPr>
          <w:rFonts w:ascii="Cambria" w:hAnsi="Cambria"/>
          <w:sz w:val="20"/>
        </w:rPr>
        <w:t xml:space="preserve">, </w:t>
      </w:r>
      <w:proofErr w:type="spellStart"/>
      <w:r w:rsidRPr="00167409">
        <w:rPr>
          <w:rFonts w:ascii="Cambria" w:hAnsi="Cambria"/>
          <w:sz w:val="20"/>
        </w:rPr>
        <w:t>Scotson</w:t>
      </w:r>
      <w:proofErr w:type="spellEnd"/>
      <w:r w:rsidRPr="00167409">
        <w:rPr>
          <w:rFonts w:ascii="Cambria" w:hAnsi="Cambria"/>
          <w:sz w:val="20"/>
        </w:rPr>
        <w:t xml:space="preserve"> 1993)</w:t>
      </w:r>
      <w:r>
        <w:rPr>
          <w:sz w:val="20"/>
          <w:szCs w:val="20"/>
        </w:rPr>
        <w:fldChar w:fldCharType="end"/>
      </w:r>
      <w:r>
        <w:rPr>
          <w:sz w:val="20"/>
          <w:szCs w:val="20"/>
        </w:rPr>
        <w:t>.</w:t>
      </w:r>
    </w:p>
  </w:footnote>
  <w:footnote w:id="53">
    <w:p w14:paraId="5668C75C" w14:textId="1A9C333D" w:rsidR="00C32CC6" w:rsidRDefault="00C32CC6" w:rsidP="00C32CC6">
      <w:pPr>
        <w:jc w:val="both"/>
        <w:rPr>
          <w:sz w:val="20"/>
          <w:szCs w:val="20"/>
        </w:rPr>
      </w:pPr>
      <w:r w:rsidRPr="00B1150C">
        <w:rPr>
          <w:rStyle w:val="Funotenzeichen"/>
        </w:rPr>
        <w:footnoteRef/>
      </w:r>
      <w:r>
        <w:rPr>
          <w:sz w:val="20"/>
          <w:szCs w:val="20"/>
        </w:rPr>
        <w:t xml:space="preserve"> Das Gesetz legt folgendes fest: </w:t>
      </w:r>
      <w:r w:rsidR="002356B5">
        <w:rPr>
          <w:sz w:val="20"/>
          <w:szCs w:val="20"/>
        </w:rPr>
        <w:t>„</w:t>
      </w:r>
      <w:r>
        <w:rPr>
          <w:sz w:val="20"/>
          <w:szCs w:val="20"/>
        </w:rPr>
        <w:t xml:space="preserve">§19. Wenn Zwitter geboren werden, so bestimmen die </w:t>
      </w:r>
      <w:proofErr w:type="spellStart"/>
      <w:r>
        <w:rPr>
          <w:sz w:val="20"/>
          <w:szCs w:val="20"/>
        </w:rPr>
        <w:t>Aeltern</w:t>
      </w:r>
      <w:proofErr w:type="spellEnd"/>
      <w:r>
        <w:rPr>
          <w:sz w:val="20"/>
          <w:szCs w:val="20"/>
        </w:rPr>
        <w:t xml:space="preserve">, zu welchem Geschlechte sie erzogen werden sollen. § 20. Jedoch steht einem solchen Menschen, nach zurückgelegtem achtzehnten Jahre, die Wahl </w:t>
      </w:r>
      <w:proofErr w:type="spellStart"/>
      <w:r>
        <w:rPr>
          <w:sz w:val="20"/>
          <w:szCs w:val="20"/>
        </w:rPr>
        <w:t>frey</w:t>
      </w:r>
      <w:proofErr w:type="spellEnd"/>
      <w:r>
        <w:rPr>
          <w:sz w:val="20"/>
          <w:szCs w:val="20"/>
        </w:rPr>
        <w:t xml:space="preserve">, zu welchem Geschlechte er sich halten wolle. § 21. Nach dieser Wahl werden seine Rechte künftig </w:t>
      </w:r>
      <w:proofErr w:type="spellStart"/>
      <w:r>
        <w:rPr>
          <w:sz w:val="20"/>
          <w:szCs w:val="20"/>
        </w:rPr>
        <w:t>beurtheilt</w:t>
      </w:r>
      <w:proofErr w:type="spellEnd"/>
      <w:r>
        <w:rPr>
          <w:sz w:val="20"/>
          <w:szCs w:val="20"/>
        </w:rPr>
        <w:t xml:space="preserve">. § 22. Sind aber Rechte eines Dritten von dem Geschlechte eines vermeintlichen Zwitters abhängig, so kann ersterer auf Untersuchung durch Sachverständige antragen. § 23. Der Befund der Sachverständigen entscheidet, auch gegen die Wahl des Zwitters und seiner </w:t>
      </w:r>
      <w:proofErr w:type="spellStart"/>
      <w:r>
        <w:rPr>
          <w:sz w:val="20"/>
          <w:szCs w:val="20"/>
        </w:rPr>
        <w:t>Aeltern</w:t>
      </w:r>
      <w:proofErr w:type="spellEnd"/>
      <w:r>
        <w:rPr>
          <w:sz w:val="20"/>
          <w:szCs w:val="20"/>
        </w:rPr>
        <w:t>.</w:t>
      </w:r>
      <w:r w:rsidR="002356B5">
        <w:rPr>
          <w:sz w:val="20"/>
          <w:szCs w:val="20"/>
        </w:rPr>
        <w:t>“</w:t>
      </w:r>
      <w:r>
        <w:rPr>
          <w:sz w:val="20"/>
          <w:szCs w:val="20"/>
        </w:rPr>
        <w:t xml:space="preserve"> (ALR 1862: I, 1, § 19-23, zitiert nach </w:t>
      </w:r>
      <w:r>
        <w:rPr>
          <w:sz w:val="20"/>
          <w:szCs w:val="20"/>
        </w:rPr>
        <w:fldChar w:fldCharType="begin"/>
      </w:r>
      <w:r w:rsidR="00F370E7">
        <w:rPr>
          <w:sz w:val="20"/>
          <w:szCs w:val="20"/>
        </w:rPr>
        <w:instrText xml:space="preserve"> ADDIN ZOTERO_ITEM CSL_CITATION {"citationID":"ROSOf5mV","properties":{"unsorted":false,"formattedCitation":"(Kl\\uc0\\u246{}ppel 2010, 204)","plainCitation":"(Klöppel 2010, 204)","dontUpdate":true,"noteIndex":52},"citationItems":[{"id":855,"uris":["http://zotero.org/users/local/owKliTIb/items/9P2YM8AS"],"itemData":{"id":855,"type":"book","publisher":"transcript","publisher-place":"Bielefeld","title":"XXOXY ungelöst. Hermaphroditismus, Sex und Gender in der deutschen Medizin","author":[{"family":"Klöppel","given":"Ulrike"}],"issued":{"date-parts":[["2010"]]}},"locator":"204","label":"page"}],"schema":"https://github.com/citation-style-language/schema/raw/master/csl-citation.json"} </w:instrText>
      </w:r>
      <w:r>
        <w:rPr>
          <w:sz w:val="20"/>
          <w:szCs w:val="20"/>
        </w:rPr>
        <w:fldChar w:fldCharType="separate"/>
      </w:r>
      <w:r w:rsidRPr="00B231F6">
        <w:rPr>
          <w:rFonts w:ascii="Cambria" w:hAnsi="Cambria" w:cs="Times New Roman"/>
          <w:sz w:val="20"/>
        </w:rPr>
        <w:t xml:space="preserve">Klöppel </w:t>
      </w:r>
      <w:r w:rsidR="002356B5">
        <w:rPr>
          <w:rFonts w:ascii="Cambria" w:hAnsi="Cambria" w:cs="Times New Roman"/>
          <w:sz w:val="20"/>
        </w:rPr>
        <w:t>2010</w:t>
      </w:r>
      <w:r w:rsidRPr="00B231F6">
        <w:rPr>
          <w:rFonts w:ascii="Cambria" w:hAnsi="Cambria" w:cs="Times New Roman"/>
          <w:sz w:val="20"/>
        </w:rPr>
        <w:t>, 204)</w:t>
      </w:r>
      <w:r>
        <w:rPr>
          <w:sz w:val="20"/>
          <w:szCs w:val="20"/>
        </w:rPr>
        <w:fldChar w:fldCharType="end"/>
      </w:r>
      <w:r>
        <w:rPr>
          <w:sz w:val="20"/>
          <w:szCs w:val="20"/>
        </w:rPr>
        <w:t>.</w:t>
      </w:r>
    </w:p>
  </w:footnote>
  <w:footnote w:id="54">
    <w:p w14:paraId="0CB4F083" w14:textId="5A855DEB" w:rsidR="00C32CC6" w:rsidRDefault="00C32CC6" w:rsidP="00C32CC6">
      <w:pPr>
        <w:pStyle w:val="Funotentext"/>
        <w:rPr>
          <w:sz w:val="20"/>
          <w:szCs w:val="20"/>
        </w:rPr>
      </w:pPr>
      <w:r w:rsidRPr="00B1150C">
        <w:rPr>
          <w:rStyle w:val="Funotenzeichen"/>
        </w:rPr>
        <w:footnoteRef/>
      </w:r>
      <w:r>
        <w:rPr>
          <w:sz w:val="20"/>
          <w:szCs w:val="20"/>
        </w:rPr>
        <w:t xml:space="preserve"> In der Praxis wird das Gesetz jedoch zum Teil entgegen dieser Selbstbestimmungsmöglichkeit gehandhabt (vgl. Klöppel </w:t>
      </w:r>
      <w:r w:rsidR="0040697C">
        <w:rPr>
          <w:sz w:val="20"/>
          <w:szCs w:val="20"/>
        </w:rPr>
        <w:t>ebd.</w:t>
      </w:r>
      <w:r>
        <w:rPr>
          <w:sz w:val="20"/>
          <w:szCs w:val="20"/>
        </w:rPr>
        <w:t>).</w:t>
      </w:r>
    </w:p>
  </w:footnote>
  <w:footnote w:id="55">
    <w:p w14:paraId="147B8E23" w14:textId="59CB33EA" w:rsidR="00C32CC6" w:rsidRPr="00B47A70" w:rsidRDefault="00C32CC6" w:rsidP="00C32CC6">
      <w:pPr>
        <w:jc w:val="both"/>
        <w:rPr>
          <w:sz w:val="20"/>
          <w:szCs w:val="20"/>
        </w:rPr>
      </w:pPr>
      <w:r w:rsidRPr="00B1150C">
        <w:rPr>
          <w:rStyle w:val="Funotenzeichen"/>
        </w:rPr>
        <w:footnoteRef/>
      </w:r>
      <w:r>
        <w:rPr>
          <w:sz w:val="20"/>
          <w:szCs w:val="20"/>
        </w:rPr>
        <w:t xml:space="preserve"> Klöppel zitiert hierzu einen Text eines Professors der Geburtshilfe von 1795: „Dann kann es für das Kind selbst ungemein nachtheilig werden, wenn solches z.B. als Mädchen </w:t>
      </w:r>
      <w:proofErr w:type="spellStart"/>
      <w:r>
        <w:rPr>
          <w:sz w:val="20"/>
          <w:szCs w:val="20"/>
        </w:rPr>
        <w:t>auferzogen</w:t>
      </w:r>
      <w:proofErr w:type="spellEnd"/>
      <w:r>
        <w:rPr>
          <w:sz w:val="20"/>
          <w:szCs w:val="20"/>
        </w:rPr>
        <w:t xml:space="preserve"> und nun erst nach Endigung der Schul- oder Lehrjahre für einen Jüngling erkannt wird; denn es wird dadurch die Zeit zu Erlernung männlicher </w:t>
      </w:r>
      <w:r w:rsidR="0040697C">
        <w:rPr>
          <w:sz w:val="20"/>
          <w:szCs w:val="20"/>
        </w:rPr>
        <w:t>Kenntnisse</w:t>
      </w:r>
      <w:r>
        <w:rPr>
          <w:sz w:val="20"/>
          <w:szCs w:val="20"/>
        </w:rPr>
        <w:t xml:space="preserve"> versäumt, (...).</w:t>
      </w:r>
      <w:r w:rsidR="0040697C">
        <w:rPr>
          <w:sz w:val="20"/>
          <w:szCs w:val="20"/>
        </w:rPr>
        <w:t xml:space="preserve"> </w:t>
      </w:r>
      <w:r>
        <w:rPr>
          <w:sz w:val="20"/>
          <w:szCs w:val="20"/>
        </w:rPr>
        <w:t xml:space="preserve">Auch kann es in Rücksicht einer Erbschaft […] von </w:t>
      </w:r>
      <w:proofErr w:type="spellStart"/>
      <w:r>
        <w:rPr>
          <w:sz w:val="20"/>
          <w:szCs w:val="20"/>
        </w:rPr>
        <w:t>grosser</w:t>
      </w:r>
      <w:proofErr w:type="spellEnd"/>
      <w:r>
        <w:rPr>
          <w:sz w:val="20"/>
          <w:szCs w:val="20"/>
        </w:rPr>
        <w:t xml:space="preserve"> Wichtigkeit </w:t>
      </w:r>
      <w:proofErr w:type="spellStart"/>
      <w:r>
        <w:rPr>
          <w:sz w:val="20"/>
          <w:szCs w:val="20"/>
        </w:rPr>
        <w:t>seyn</w:t>
      </w:r>
      <w:proofErr w:type="spellEnd"/>
      <w:r>
        <w:rPr>
          <w:sz w:val="20"/>
          <w:szCs w:val="20"/>
        </w:rPr>
        <w:t xml:space="preserve">, zu welchem Geschlecht das </w:t>
      </w:r>
      <w:proofErr w:type="spellStart"/>
      <w:r>
        <w:rPr>
          <w:sz w:val="20"/>
          <w:szCs w:val="20"/>
        </w:rPr>
        <w:t>neugeborne</w:t>
      </w:r>
      <w:proofErr w:type="spellEnd"/>
      <w:r>
        <w:rPr>
          <w:sz w:val="20"/>
          <w:szCs w:val="20"/>
        </w:rPr>
        <w:t xml:space="preserve"> Kind gezählt […]. Geschweige anderer </w:t>
      </w:r>
      <w:proofErr w:type="gramStart"/>
      <w:r>
        <w:rPr>
          <w:sz w:val="20"/>
          <w:szCs w:val="20"/>
        </w:rPr>
        <w:t>Nachtheile,[</w:t>
      </w:r>
      <w:proofErr w:type="gramEnd"/>
      <w:r>
        <w:rPr>
          <w:sz w:val="20"/>
          <w:szCs w:val="20"/>
        </w:rPr>
        <w:t xml:space="preserve">…] die entweder durch das Zusammenschlafen solcher Personen mit andern ihres </w:t>
      </w:r>
      <w:proofErr w:type="spellStart"/>
      <w:r>
        <w:rPr>
          <w:sz w:val="20"/>
          <w:szCs w:val="20"/>
        </w:rPr>
        <w:t>vermeynten</w:t>
      </w:r>
      <w:proofErr w:type="spellEnd"/>
      <w:r>
        <w:rPr>
          <w:sz w:val="20"/>
          <w:szCs w:val="20"/>
        </w:rPr>
        <w:t xml:space="preserve"> Geschlechts, oder durch </w:t>
      </w:r>
      <w:proofErr w:type="spellStart"/>
      <w:r>
        <w:rPr>
          <w:sz w:val="20"/>
          <w:szCs w:val="20"/>
        </w:rPr>
        <w:t>Verehlichung</w:t>
      </w:r>
      <w:proofErr w:type="spellEnd"/>
      <w:r>
        <w:rPr>
          <w:sz w:val="20"/>
          <w:szCs w:val="20"/>
        </w:rPr>
        <w:t xml:space="preserve"> u. d. g. entstanden, und manchmal die härtesten Inquisitionen und schmählichsten Behandlungen zur Folge hatten.“ (Osiander 1795, 463f., zitiert nach ebd., 205)</w:t>
      </w:r>
    </w:p>
  </w:footnote>
  <w:footnote w:id="56">
    <w:p w14:paraId="63087F33" w14:textId="38494CE9" w:rsidR="00C32CC6" w:rsidRDefault="00C32CC6" w:rsidP="00C32CC6">
      <w:pPr>
        <w:pStyle w:val="Funotentext"/>
        <w:jc w:val="both"/>
        <w:rPr>
          <w:sz w:val="20"/>
          <w:szCs w:val="20"/>
        </w:rPr>
      </w:pPr>
      <w:r w:rsidRPr="00B1150C">
        <w:rPr>
          <w:rStyle w:val="Funotenzeichen"/>
        </w:rPr>
        <w:footnoteRef/>
      </w:r>
      <w:r>
        <w:rPr>
          <w:sz w:val="20"/>
          <w:szCs w:val="20"/>
        </w:rPr>
        <w:t xml:space="preserve"> Dabei bezieht er sich zur Begründung letzterer auf die im Rahmen von Kreuzungsexperimenten beforschte Körpergeschlechtlichkeit von Nachtfaltern und führt intersexuelle Formen auf eine Durchmischung unterschiedlicher ‚Rassen’ von Faltern zurück </w:t>
      </w:r>
      <w:r>
        <w:rPr>
          <w:sz w:val="20"/>
          <w:szCs w:val="20"/>
        </w:rPr>
        <w:fldChar w:fldCharType="begin"/>
      </w:r>
      <w:r w:rsidR="00F370E7">
        <w:rPr>
          <w:sz w:val="20"/>
          <w:szCs w:val="20"/>
        </w:rPr>
        <w:instrText xml:space="preserve"> ADDIN ZOTERO_ITEM CSL_CITATION {"citationID":"jWPNcfn6","properties":{"unsorted":false,"formattedCitation":"(vgl. Kl\\uc0\\u246{}ppel 2014, 108)","plainCitation":"(vgl. Klöppel 2014, 108)","noteIndex":55},"citationItems":[{"id":219,"uris":["http://zotero.org/users/local/owKliTIb/items/9AFURNJQ"],"itemData":{"id":219,"type":"chapter","container-title":"Homosexuelle im Nationalsozialismus. Neue Forschungsperspektiven zu Lebenssituationen von lesbischen, schwulen, bi- trans- und intersexuellen Menschen, 1933 bis 1945","DOI":"10.1524/9783486857504.107","page":"107–114","publisher":"Oldenbourg","publisher-place":"München","title":"Intersex im Nationalsozialismus Ein Überblick über den Forschungsbedarf","author":[{"family":"Klöppel","given":"Ulrike"}],"editor":[{"family":"Schwartz","given":"M."}],"issued":{"date-parts":[["2014"]]}},"locator":"108","label":"page","prefix":"vgl."}],"schema":"https://github.com/citation-style-language/schema/raw/master/csl-citation.json"} </w:instrText>
      </w:r>
      <w:r>
        <w:rPr>
          <w:sz w:val="20"/>
          <w:szCs w:val="20"/>
        </w:rPr>
        <w:fldChar w:fldCharType="separate"/>
      </w:r>
      <w:r w:rsidR="007D631C" w:rsidRPr="007D631C">
        <w:rPr>
          <w:rFonts w:ascii="Cambria" w:hAnsi="Cambria" w:cs="Times New Roman"/>
          <w:sz w:val="20"/>
        </w:rPr>
        <w:t>(vgl. Klöppel 2014, 108)</w:t>
      </w:r>
      <w:r>
        <w:rPr>
          <w:sz w:val="20"/>
          <w:szCs w:val="20"/>
        </w:rPr>
        <w:fldChar w:fldCharType="end"/>
      </w:r>
      <w:r>
        <w:rPr>
          <w:sz w:val="20"/>
          <w:szCs w:val="20"/>
        </w:rPr>
        <w:t>.</w:t>
      </w:r>
    </w:p>
  </w:footnote>
  <w:footnote w:id="57">
    <w:p w14:paraId="5804A0FE" w14:textId="28E932DC" w:rsidR="00C32CC6" w:rsidRPr="00B47A70" w:rsidRDefault="00C32CC6" w:rsidP="00C32CC6">
      <w:pPr>
        <w:jc w:val="both"/>
        <w:rPr>
          <w:sz w:val="20"/>
          <w:szCs w:val="20"/>
        </w:rPr>
      </w:pPr>
      <w:r w:rsidRPr="00B1150C">
        <w:rPr>
          <w:rStyle w:val="Funotenzeichen"/>
        </w:rPr>
        <w:footnoteRef/>
      </w:r>
      <w:r>
        <w:rPr>
          <w:sz w:val="20"/>
          <w:szCs w:val="20"/>
        </w:rPr>
        <w:t xml:space="preserve"> Hirschfeld </w:t>
      </w:r>
      <w:r>
        <w:rPr>
          <w:sz w:val="20"/>
          <w:szCs w:val="20"/>
        </w:rPr>
        <w:fldChar w:fldCharType="begin"/>
      </w:r>
      <w:r w:rsidR="00F370E7">
        <w:rPr>
          <w:sz w:val="20"/>
          <w:szCs w:val="20"/>
        </w:rPr>
        <w:instrText xml:space="preserve"> ADDIN ZOTERO_ITEM CSL_CITATION {"citationID":"mK6w4WN9","properties":{"unsorted":false,"formattedCitation":"(1918)","plainCitation":"(1918)","noteIndex":56},"citationItems":[{"id":156,"uris":["http://zotero.org/users/local/owKliTIb/items/8VVQN97C"],"itemData":{"id":156,"type":"book","publisher":"Marcus &amp; Weber","publisher-place":"Bonn","title":"Sexuelle Zwischenstufen. Das männliche Weib und der weibliche Mann.","author":[{"family":"Hirschfeld","given":"Magnus"}],"issued":{"date-parts":[["1918"]]}},"suppress-author":true}],"schema":"https://github.com/citation-style-language/schema/raw/master/csl-citation.json"} </w:instrText>
      </w:r>
      <w:r>
        <w:rPr>
          <w:sz w:val="20"/>
          <w:szCs w:val="20"/>
        </w:rPr>
        <w:fldChar w:fldCharType="separate"/>
      </w:r>
      <w:r w:rsidRPr="00B231F6">
        <w:rPr>
          <w:rFonts w:ascii="Cambria" w:hAnsi="Cambria"/>
          <w:sz w:val="20"/>
        </w:rPr>
        <w:t>(1918)</w:t>
      </w:r>
      <w:r>
        <w:rPr>
          <w:sz w:val="20"/>
          <w:szCs w:val="20"/>
        </w:rPr>
        <w:fldChar w:fldCharType="end"/>
      </w:r>
      <w:r>
        <w:rPr>
          <w:sz w:val="20"/>
          <w:szCs w:val="20"/>
        </w:rPr>
        <w:t xml:space="preserve"> subsummiert alle diese Personengruppen als „sexuelle Zwischenstufen“ unter seinem Konzept des </w:t>
      </w:r>
      <w:r w:rsidRPr="000C306E">
        <w:rPr>
          <w:i/>
          <w:iCs/>
          <w:sz w:val="20"/>
          <w:szCs w:val="20"/>
        </w:rPr>
        <w:t>Dritten Geschlechts</w:t>
      </w:r>
      <w:r>
        <w:rPr>
          <w:sz w:val="20"/>
          <w:szCs w:val="20"/>
        </w:rPr>
        <w:t>, in dem er sexuelle Orientierung und Geschlechtsidentität als kausal miteinander verknüpft versteht.</w:t>
      </w:r>
    </w:p>
  </w:footnote>
  <w:footnote w:id="58">
    <w:p w14:paraId="44A10578" w14:textId="77777777" w:rsidR="00C32CC6" w:rsidRDefault="00C32CC6" w:rsidP="00C32CC6">
      <w:pPr>
        <w:pStyle w:val="Funotentext"/>
        <w:jc w:val="both"/>
        <w:rPr>
          <w:sz w:val="20"/>
          <w:szCs w:val="20"/>
        </w:rPr>
      </w:pPr>
      <w:r w:rsidRPr="00B1150C">
        <w:rPr>
          <w:rStyle w:val="Funotenzeichen"/>
        </w:rPr>
        <w:footnoteRef/>
      </w:r>
      <w:r>
        <w:rPr>
          <w:sz w:val="20"/>
          <w:szCs w:val="20"/>
        </w:rPr>
        <w:t xml:space="preserve"> Gleichzeitig besteht die Vorstellung, dass Intersexualität bei Jüdinnen und Juden besonders häufig auftrete und zu marxistischen und bolschewistischen Tendenzen führe (vgl. Stigler 1934, zitiert nach Klöppel ebd.). </w:t>
      </w:r>
    </w:p>
  </w:footnote>
  <w:footnote w:id="59">
    <w:p w14:paraId="56C65C96" w14:textId="77777777" w:rsidR="00B008D9" w:rsidRDefault="00B008D9" w:rsidP="00B008D9">
      <w:pPr>
        <w:pStyle w:val="Funotentext"/>
        <w:jc w:val="both"/>
      </w:pPr>
      <w:r>
        <w:rPr>
          <w:rStyle w:val="Funotenzeichen"/>
        </w:rPr>
        <w:footnoteRef/>
      </w:r>
      <w:r>
        <w:t xml:space="preserve"> </w:t>
      </w:r>
      <w:r w:rsidRPr="001E01EA">
        <w:rPr>
          <w:sz w:val="20"/>
          <w:szCs w:val="20"/>
        </w:rPr>
        <w:t>Es liegen jedoch ebenfalls auf historischer Quellenarbeit basierende Arbeiten vor, die die Auswirkung massiver, durch das NS-System ausgeübter Gewalt in intergeschlechtlichen Biographien verdeutlichen. Der Geschichtswissenschaftler Jako Wende rekonstruiert die Biographie einer intergeschlechtlichen Person im Nationalsozialismus, Adele Haas, die 1907 während der wilhelminischen Kaiserzeit geboren und nach der Geburt durch eine Entscheidung ihrer Mutter dem männlichen Geschlecht zugeordnet wird. Adele Haas weibliches Empfinden und ihre dementsprechende geschlechtliche Rollenübernahme wird durch gewaltvolle institutionelle Repressionen des Regimes über Jahrzehnte sanktioniert. Sie erlebt psychiatrische und körpergeschlechtliche Pathologisierung</w:t>
      </w:r>
      <w:r>
        <w:rPr>
          <w:sz w:val="20"/>
          <w:szCs w:val="20"/>
        </w:rPr>
        <w:t xml:space="preserve">, </w:t>
      </w:r>
      <w:r w:rsidRPr="001E01EA">
        <w:rPr>
          <w:sz w:val="20"/>
          <w:szCs w:val="20"/>
        </w:rPr>
        <w:t xml:space="preserve">Zwangsuntersuchungen sowie Gefängnishaft basierend auf dem männliche Homosexualität unter Strafe </w:t>
      </w:r>
      <w:proofErr w:type="spellStart"/>
      <w:r w:rsidRPr="001E01EA">
        <w:rPr>
          <w:sz w:val="20"/>
          <w:szCs w:val="20"/>
        </w:rPr>
        <w:t>stellenden</w:t>
      </w:r>
      <w:proofErr w:type="spellEnd"/>
      <w:r w:rsidRPr="001E01EA">
        <w:rPr>
          <w:sz w:val="20"/>
          <w:szCs w:val="20"/>
        </w:rPr>
        <w:t xml:space="preserve"> Paragraphen 175 StGB. Im Verlauf folgt mit der Begründung ihres Tragens von Frauenkleidern die </w:t>
      </w:r>
      <w:proofErr w:type="spellStart"/>
      <w:r w:rsidRPr="001E01EA">
        <w:rPr>
          <w:sz w:val="20"/>
          <w:szCs w:val="20"/>
        </w:rPr>
        <w:t>Inkarzerierung</w:t>
      </w:r>
      <w:proofErr w:type="spellEnd"/>
      <w:r w:rsidRPr="001E01EA">
        <w:rPr>
          <w:sz w:val="20"/>
          <w:szCs w:val="20"/>
        </w:rPr>
        <w:t xml:space="preserve"> im Konzentrationslager Sachsenhausen als sog. Asoziale und später in den KZ Flossenberg und Natzweiler-</w:t>
      </w:r>
      <w:proofErr w:type="spellStart"/>
      <w:r w:rsidRPr="001E01EA">
        <w:rPr>
          <w:sz w:val="20"/>
          <w:szCs w:val="20"/>
        </w:rPr>
        <w:t>Struthof</w:t>
      </w:r>
      <w:proofErr w:type="spellEnd"/>
      <w:r w:rsidRPr="001E01EA">
        <w:rPr>
          <w:sz w:val="20"/>
          <w:szCs w:val="20"/>
        </w:rPr>
        <w:t xml:space="preserve">. Obwohl ihr gerichtlich eine </w:t>
      </w:r>
      <w:r>
        <w:rPr>
          <w:sz w:val="20"/>
          <w:szCs w:val="20"/>
        </w:rPr>
        <w:t>g</w:t>
      </w:r>
      <w:r w:rsidRPr="001E01EA">
        <w:rPr>
          <w:sz w:val="20"/>
          <w:szCs w:val="20"/>
        </w:rPr>
        <w:t>eschlechtsangleichende Operation und Leben in der weiblichen Geschlechterrolle zugesagt werden, erfolgt dies bis zum Kriegsende 1945 nicht. Stattdessen erlebt sie jahrelange polizeiliche</w:t>
      </w:r>
      <w:r w:rsidRPr="001E01EA">
        <w:t xml:space="preserve"> </w:t>
      </w:r>
      <w:r w:rsidRPr="001E01EA">
        <w:rPr>
          <w:sz w:val="20"/>
          <w:szCs w:val="20"/>
        </w:rPr>
        <w:t>Überwachung, Zwangsterilisation im KZ Sachsenhausen und an die NS-Zeit anschließende</w:t>
      </w:r>
      <w:r w:rsidRPr="001E01EA">
        <w:t xml:space="preserve"> </w:t>
      </w:r>
      <w:r w:rsidRPr="001E01EA">
        <w:rPr>
          <w:sz w:val="20"/>
          <w:szCs w:val="20"/>
        </w:rPr>
        <w:t>Misshandlungen im politischen System</w:t>
      </w:r>
      <w:r w:rsidRPr="001E01EA">
        <w:t xml:space="preserve"> </w:t>
      </w:r>
      <w:r w:rsidRPr="001E01EA">
        <w:rPr>
          <w:sz w:val="20"/>
          <w:szCs w:val="20"/>
        </w:rPr>
        <w:t xml:space="preserve">der Nachkriegszeit. Trotz aller </w:t>
      </w:r>
      <w:r>
        <w:rPr>
          <w:sz w:val="20"/>
          <w:szCs w:val="20"/>
        </w:rPr>
        <w:t>Verfolgung</w:t>
      </w:r>
      <w:r w:rsidRPr="001E01EA">
        <w:rPr>
          <w:sz w:val="20"/>
          <w:szCs w:val="20"/>
        </w:rPr>
        <w:t xml:space="preserve"> überlebt </w:t>
      </w:r>
      <w:r>
        <w:rPr>
          <w:sz w:val="20"/>
          <w:szCs w:val="20"/>
        </w:rPr>
        <w:t>Haas</w:t>
      </w:r>
      <w:r w:rsidRPr="001E01EA">
        <w:rPr>
          <w:sz w:val="20"/>
          <w:szCs w:val="20"/>
        </w:rPr>
        <w:t xml:space="preserve"> die NS-Zeit und tradiert ihre Erfahrungen in Briefen und Tagebucheinträgen </w:t>
      </w:r>
      <w:r w:rsidRPr="001E01EA">
        <w:rPr>
          <w:sz w:val="20"/>
          <w:szCs w:val="20"/>
        </w:rPr>
        <w:fldChar w:fldCharType="begin"/>
      </w:r>
      <w:r>
        <w:rPr>
          <w:sz w:val="20"/>
          <w:szCs w:val="20"/>
        </w:rPr>
        <w:instrText xml:space="preserve"> ADDIN ZOTERO_ITEM CSL_CITATION {"citationID":"9yM0jHmV","properties":{"unsorted":false,"formattedCitation":"(vgl. Wende 2025)","plainCitation":"(vgl. Wende 2025)","noteIndex":58},"citationItems":[{"id":354,"uris":["http://zotero.org/users/local/owKliTIb/items/3C5HM25Z"],"itemData":{"id":354,"type":"book","publisher-place":"Berlin","title":"Ich möchte so gerne mein Leben in die Welt schreien. Adele Haas 1907-1979","author":[{"family":"Wende","given":"Jako"}],"issued":{"date-parts":[["2025"]]}},"prefix":"vgl."}],"schema":"https://github.com/citation-style-language/schema/raw/master/csl-citation.json"} </w:instrText>
      </w:r>
      <w:r w:rsidRPr="001E01EA">
        <w:rPr>
          <w:sz w:val="20"/>
          <w:szCs w:val="20"/>
        </w:rPr>
        <w:fldChar w:fldCharType="separate"/>
      </w:r>
      <w:r w:rsidRPr="001E01EA">
        <w:rPr>
          <w:sz w:val="20"/>
          <w:szCs w:val="20"/>
        </w:rPr>
        <w:t>(vgl. Wende 2025)</w:t>
      </w:r>
      <w:r w:rsidRPr="001E01EA">
        <w:rPr>
          <w:sz w:val="20"/>
          <w:szCs w:val="20"/>
        </w:rPr>
        <w:fldChar w:fldCharType="end"/>
      </w:r>
      <w:r w:rsidRPr="001E01EA">
        <w:rPr>
          <w:sz w:val="20"/>
          <w:szCs w:val="20"/>
        </w:rPr>
        <w:t>.</w:t>
      </w:r>
    </w:p>
  </w:footnote>
  <w:footnote w:id="60">
    <w:p w14:paraId="42997EB8" w14:textId="34161F6C" w:rsidR="00C819F8" w:rsidRPr="00C819F8" w:rsidRDefault="00C819F8">
      <w:pPr>
        <w:pStyle w:val="Funotentext"/>
        <w:rPr>
          <w:sz w:val="20"/>
          <w:szCs w:val="20"/>
        </w:rPr>
      </w:pPr>
      <w:r w:rsidRPr="00C819F8">
        <w:rPr>
          <w:rStyle w:val="Funotenzeichen"/>
          <w:sz w:val="20"/>
          <w:szCs w:val="20"/>
        </w:rPr>
        <w:footnoteRef/>
      </w:r>
      <w:r w:rsidRPr="00C819F8">
        <w:rPr>
          <w:sz w:val="20"/>
          <w:szCs w:val="20"/>
        </w:rPr>
        <w:t xml:space="preserve"> </w:t>
      </w:r>
      <w:r w:rsidR="0095011E">
        <w:rPr>
          <w:sz w:val="20"/>
          <w:szCs w:val="20"/>
        </w:rPr>
        <w:t xml:space="preserve">Der Begriff der </w:t>
      </w:r>
      <w:r w:rsidRPr="00C819F8">
        <w:rPr>
          <w:sz w:val="20"/>
          <w:szCs w:val="20"/>
        </w:rPr>
        <w:t xml:space="preserve">Hypospadie </w:t>
      </w:r>
      <w:r w:rsidR="0095011E">
        <w:rPr>
          <w:sz w:val="20"/>
          <w:szCs w:val="20"/>
        </w:rPr>
        <w:t xml:space="preserve">bezeichnet </w:t>
      </w:r>
      <w:r w:rsidRPr="00C819F8">
        <w:rPr>
          <w:sz w:val="20"/>
          <w:szCs w:val="20"/>
        </w:rPr>
        <w:t>aus medizinischer Perspektive</w:t>
      </w:r>
      <w:r w:rsidR="0095011E">
        <w:rPr>
          <w:sz w:val="20"/>
          <w:szCs w:val="20"/>
        </w:rPr>
        <w:t xml:space="preserve"> die angeborene Endung der Harnröhre an der Penis-Unterseite bzw. am Penis-Schaft statt an der Penis-Spitze.</w:t>
      </w:r>
    </w:p>
  </w:footnote>
  <w:footnote w:id="61">
    <w:p w14:paraId="705B9439" w14:textId="2C488C66" w:rsidR="00C32CC6" w:rsidRDefault="00C32CC6" w:rsidP="00C32CC6">
      <w:pPr>
        <w:pStyle w:val="Funotentext"/>
        <w:jc w:val="both"/>
        <w:rPr>
          <w:sz w:val="20"/>
          <w:szCs w:val="20"/>
        </w:rPr>
      </w:pPr>
      <w:r w:rsidRPr="00B1150C">
        <w:rPr>
          <w:rStyle w:val="Funotenzeichen"/>
        </w:rPr>
        <w:footnoteRef/>
      </w:r>
      <w:r w:rsidRPr="00B6198D">
        <w:rPr>
          <w:sz w:val="20"/>
          <w:szCs w:val="20"/>
          <w:lang w:val="en-US"/>
        </w:rPr>
        <w:t xml:space="preserve"> </w:t>
      </w:r>
      <w:r w:rsidRPr="00B6198D">
        <w:rPr>
          <w:rStyle w:val="s1"/>
          <w:rFonts w:eastAsia="Times New Roman" w:cs="Times New Roman"/>
          <w:sz w:val="20"/>
          <w:szCs w:val="20"/>
          <w:lang w:val="en-US"/>
        </w:rPr>
        <w:t xml:space="preserve">Money et al. </w:t>
      </w:r>
      <w:proofErr w:type="spellStart"/>
      <w:r w:rsidRPr="00B6198D">
        <w:rPr>
          <w:rStyle w:val="s1"/>
          <w:rFonts w:eastAsia="Times New Roman" w:cs="Times New Roman"/>
          <w:sz w:val="20"/>
          <w:szCs w:val="20"/>
          <w:lang w:val="en-US"/>
        </w:rPr>
        <w:t>definieren</w:t>
      </w:r>
      <w:proofErr w:type="spellEnd"/>
      <w:r w:rsidRPr="00B6198D">
        <w:rPr>
          <w:rStyle w:val="s1"/>
          <w:rFonts w:eastAsia="Times New Roman" w:cs="Times New Roman"/>
          <w:sz w:val="20"/>
          <w:szCs w:val="20"/>
          <w:lang w:val="en-US"/>
        </w:rPr>
        <w:t xml:space="preserve"> </w:t>
      </w:r>
      <w:proofErr w:type="spellStart"/>
      <w:r w:rsidRPr="00B6198D">
        <w:rPr>
          <w:rStyle w:val="s1"/>
          <w:rFonts w:eastAsia="Times New Roman" w:cs="Times New Roman"/>
          <w:sz w:val="20"/>
          <w:szCs w:val="20"/>
          <w:lang w:val="en-US"/>
        </w:rPr>
        <w:t>diese</w:t>
      </w:r>
      <w:proofErr w:type="spellEnd"/>
      <w:r w:rsidRPr="00B6198D">
        <w:rPr>
          <w:rStyle w:val="s1"/>
          <w:rFonts w:eastAsia="Times New Roman" w:cs="Times New Roman"/>
          <w:sz w:val="20"/>
          <w:szCs w:val="20"/>
          <w:lang w:val="en-US"/>
        </w:rPr>
        <w:t xml:space="preserve"> </w:t>
      </w:r>
      <w:proofErr w:type="spellStart"/>
      <w:r w:rsidRPr="00B6198D">
        <w:rPr>
          <w:rStyle w:val="s1"/>
          <w:rFonts w:eastAsia="Times New Roman" w:cs="Times New Roman"/>
          <w:sz w:val="20"/>
          <w:szCs w:val="20"/>
          <w:lang w:val="en-US"/>
        </w:rPr>
        <w:t>als</w:t>
      </w:r>
      <w:proofErr w:type="spellEnd"/>
      <w:r w:rsidRPr="00B6198D">
        <w:rPr>
          <w:rStyle w:val="s1"/>
          <w:rFonts w:eastAsia="Times New Roman" w:cs="Times New Roman"/>
          <w:sz w:val="20"/>
          <w:szCs w:val="20"/>
          <w:lang w:val="en-US"/>
        </w:rPr>
        <w:t xml:space="preserve"> „all those things that a person says or does to disclose himself or herself as having the status of boy or man, girl or </w:t>
      </w:r>
      <w:proofErr w:type="gramStart"/>
      <w:r w:rsidRPr="00B6198D">
        <w:rPr>
          <w:rStyle w:val="s1"/>
          <w:rFonts w:eastAsia="Times New Roman" w:cs="Times New Roman"/>
          <w:sz w:val="20"/>
          <w:szCs w:val="20"/>
          <w:lang w:val="en-US"/>
        </w:rPr>
        <w:t>woman“</w:t>
      </w:r>
      <w:r w:rsidR="00B44012">
        <w:rPr>
          <w:rStyle w:val="s1"/>
          <w:rFonts w:eastAsia="Times New Roman" w:cs="Times New Roman"/>
          <w:sz w:val="20"/>
          <w:szCs w:val="20"/>
          <w:lang w:val="en-US"/>
        </w:rPr>
        <w:t xml:space="preserve"> </w:t>
      </w:r>
      <w:r w:rsidRPr="00B6198D">
        <w:rPr>
          <w:rStyle w:val="s1"/>
          <w:rFonts w:eastAsia="Times New Roman" w:cs="Times New Roman"/>
          <w:sz w:val="20"/>
          <w:szCs w:val="20"/>
          <w:lang w:val="en-US"/>
        </w:rPr>
        <w:t>(</w:t>
      </w:r>
      <w:proofErr w:type="spellStart"/>
      <w:proofErr w:type="gramEnd"/>
      <w:r w:rsidRPr="00B6198D">
        <w:rPr>
          <w:rStyle w:val="s1"/>
          <w:rFonts w:eastAsia="Times New Roman" w:cs="Times New Roman"/>
          <w:sz w:val="20"/>
          <w:szCs w:val="20"/>
          <w:lang w:val="en-US"/>
        </w:rPr>
        <w:t>ebd</w:t>
      </w:r>
      <w:proofErr w:type="spellEnd"/>
      <w:r w:rsidRPr="00B6198D">
        <w:rPr>
          <w:rStyle w:val="s1"/>
          <w:rFonts w:eastAsia="Times New Roman" w:cs="Times New Roman"/>
          <w:sz w:val="20"/>
          <w:szCs w:val="20"/>
          <w:lang w:val="en-US"/>
        </w:rPr>
        <w:t xml:space="preserve">. 285, </w:t>
      </w:r>
      <w:proofErr w:type="spellStart"/>
      <w:r w:rsidRPr="00B6198D">
        <w:rPr>
          <w:rStyle w:val="s1"/>
          <w:rFonts w:eastAsia="Times New Roman" w:cs="Times New Roman"/>
          <w:sz w:val="20"/>
          <w:szCs w:val="20"/>
          <w:lang w:val="en-US"/>
        </w:rPr>
        <w:t>zitiert</w:t>
      </w:r>
      <w:proofErr w:type="spellEnd"/>
      <w:r w:rsidRPr="00B6198D">
        <w:rPr>
          <w:rStyle w:val="s1"/>
          <w:rFonts w:eastAsia="Times New Roman" w:cs="Times New Roman"/>
          <w:sz w:val="20"/>
          <w:szCs w:val="20"/>
          <w:lang w:val="en-US"/>
        </w:rPr>
        <w:t xml:space="preserve"> </w:t>
      </w:r>
      <w:proofErr w:type="spellStart"/>
      <w:r w:rsidRPr="00B6198D">
        <w:rPr>
          <w:rStyle w:val="s1"/>
          <w:rFonts w:eastAsia="Times New Roman" w:cs="Times New Roman"/>
          <w:sz w:val="20"/>
          <w:szCs w:val="20"/>
          <w:lang w:val="en-US"/>
        </w:rPr>
        <w:t>nach</w:t>
      </w:r>
      <w:proofErr w:type="spellEnd"/>
      <w:r w:rsidRPr="00B6198D">
        <w:rPr>
          <w:rStyle w:val="s1"/>
          <w:rFonts w:eastAsia="Times New Roman" w:cs="Times New Roman"/>
          <w:sz w:val="20"/>
          <w:szCs w:val="20"/>
          <w:lang w:val="en-US"/>
        </w:rPr>
        <w:t xml:space="preserve"> </w:t>
      </w:r>
      <w:proofErr w:type="spellStart"/>
      <w:r w:rsidRPr="00B6198D">
        <w:rPr>
          <w:rStyle w:val="s1"/>
          <w:rFonts w:eastAsia="Times New Roman" w:cs="Times New Roman"/>
          <w:sz w:val="20"/>
          <w:szCs w:val="20"/>
          <w:lang w:val="en-US"/>
        </w:rPr>
        <w:t>ebd</w:t>
      </w:r>
      <w:proofErr w:type="spellEnd"/>
      <w:r w:rsidRPr="00B6198D">
        <w:rPr>
          <w:rStyle w:val="s1"/>
          <w:rFonts w:eastAsia="Times New Roman" w:cs="Times New Roman"/>
          <w:sz w:val="20"/>
          <w:szCs w:val="20"/>
          <w:lang w:val="en-US"/>
        </w:rPr>
        <w:t xml:space="preserve">., 310). </w:t>
      </w:r>
      <w:r>
        <w:rPr>
          <w:rStyle w:val="s1"/>
          <w:rFonts w:eastAsia="Times New Roman" w:cs="Times New Roman"/>
          <w:sz w:val="20"/>
          <w:szCs w:val="20"/>
        </w:rPr>
        <w:t>Ebenfalls gehören zu diesem Konzept die Geschlechtszugehörigkeit bzw. –</w:t>
      </w:r>
      <w:proofErr w:type="spellStart"/>
      <w:r>
        <w:rPr>
          <w:rStyle w:val="s1"/>
          <w:rFonts w:eastAsia="Times New Roman" w:cs="Times New Roman"/>
          <w:sz w:val="20"/>
          <w:szCs w:val="20"/>
        </w:rPr>
        <w:t>bewusstheit</w:t>
      </w:r>
      <w:proofErr w:type="spellEnd"/>
      <w:r>
        <w:rPr>
          <w:rStyle w:val="s1"/>
          <w:rFonts w:eastAsia="Times New Roman" w:cs="Times New Roman"/>
          <w:sz w:val="20"/>
          <w:szCs w:val="20"/>
        </w:rPr>
        <w:t xml:space="preserve"> sowie die sexuelle Orientierung (vgl. </w:t>
      </w:r>
      <w:proofErr w:type="spellStart"/>
      <w:r>
        <w:rPr>
          <w:rStyle w:val="s1"/>
          <w:rFonts w:eastAsia="Times New Roman" w:cs="Times New Roman"/>
          <w:sz w:val="20"/>
          <w:szCs w:val="20"/>
        </w:rPr>
        <w:t>ebd</w:t>
      </w:r>
      <w:proofErr w:type="spellEnd"/>
      <w:r>
        <w:rPr>
          <w:rStyle w:val="s1"/>
          <w:rFonts w:eastAsia="Times New Roman" w:cs="Times New Roman"/>
          <w:sz w:val="20"/>
          <w:szCs w:val="20"/>
        </w:rPr>
        <w:t>, 289, zitiert nach ebd.).</w:t>
      </w:r>
    </w:p>
  </w:footnote>
  <w:footnote w:id="62">
    <w:p w14:paraId="41AC1933" w14:textId="4353EAD8" w:rsidR="0063259C" w:rsidRPr="0063259C" w:rsidRDefault="0063259C" w:rsidP="0063259C">
      <w:pPr>
        <w:pStyle w:val="Funotentext"/>
        <w:jc w:val="both"/>
        <w:rPr>
          <w:sz w:val="20"/>
          <w:szCs w:val="20"/>
        </w:rPr>
      </w:pPr>
      <w:r>
        <w:rPr>
          <w:rStyle w:val="Funotenzeichen"/>
        </w:rPr>
        <w:footnoteRef/>
      </w:r>
      <w:r>
        <w:t xml:space="preserve"> </w:t>
      </w:r>
      <w:r>
        <w:rPr>
          <w:sz w:val="20"/>
          <w:szCs w:val="20"/>
        </w:rPr>
        <w:t xml:space="preserve">Wenn ich mich im Rahmen dieser Arbeit auf historische Kontexte oder konkrete Personen beziehe, die sich ausgehend von vorliegenden Quellen und/oder Interview-Material binär weiblich bzw. männlich verorten, gendere ich ohne den </w:t>
      </w:r>
      <w:r w:rsidR="00F80229">
        <w:rPr>
          <w:sz w:val="20"/>
          <w:szCs w:val="20"/>
        </w:rPr>
        <w:t>sog. Gender-</w:t>
      </w:r>
      <w:r>
        <w:rPr>
          <w:sz w:val="20"/>
          <w:szCs w:val="20"/>
        </w:rPr>
        <w:t>Stern. Dieser repräsentiert nicht binäre und weitere g</w:t>
      </w:r>
      <w:r w:rsidR="00F80229">
        <w:rPr>
          <w:sz w:val="20"/>
          <w:szCs w:val="20"/>
        </w:rPr>
        <w:t xml:space="preserve">eschlechtlich </w:t>
      </w:r>
      <w:r>
        <w:rPr>
          <w:sz w:val="20"/>
          <w:szCs w:val="20"/>
        </w:rPr>
        <w:t>diverse Positionierungen.</w:t>
      </w:r>
      <w:r w:rsidR="00165AFA">
        <w:rPr>
          <w:sz w:val="20"/>
          <w:szCs w:val="20"/>
        </w:rPr>
        <w:t xml:space="preserve"> Der Stern in Folge der Bezeichnungen trans* und inter* soll zudem vielfältige Selbstbezeichnungen und Lebensrealitäten innerhalb dieser Communities kenntlich machen.</w:t>
      </w:r>
    </w:p>
  </w:footnote>
  <w:footnote w:id="63">
    <w:p w14:paraId="5857D586" w14:textId="585FCE74" w:rsidR="00CC04A7" w:rsidRPr="00CC04A7" w:rsidRDefault="00CC04A7">
      <w:pPr>
        <w:pStyle w:val="Funotentext"/>
        <w:rPr>
          <w:sz w:val="20"/>
          <w:szCs w:val="20"/>
        </w:rPr>
      </w:pPr>
      <w:r w:rsidRPr="00CC04A7">
        <w:rPr>
          <w:rStyle w:val="Funotenzeichen"/>
          <w:sz w:val="20"/>
          <w:szCs w:val="20"/>
        </w:rPr>
        <w:footnoteRef/>
      </w:r>
      <w:r w:rsidRPr="00CC04A7">
        <w:rPr>
          <w:sz w:val="20"/>
          <w:szCs w:val="20"/>
        </w:rPr>
        <w:t xml:space="preserve"> Der Begriff bezeichnet zum damaligen Zeitpunkt transgeschlechtliche Personen.</w:t>
      </w:r>
    </w:p>
  </w:footnote>
  <w:footnote w:id="64">
    <w:p w14:paraId="0452416D" w14:textId="0F245ECD" w:rsidR="00C32CC6" w:rsidRDefault="00C32CC6" w:rsidP="00C32CC6">
      <w:pPr>
        <w:pStyle w:val="Funotentext"/>
        <w:rPr>
          <w:sz w:val="20"/>
          <w:szCs w:val="20"/>
        </w:rPr>
      </w:pPr>
      <w:r w:rsidRPr="00B1150C">
        <w:rPr>
          <w:rStyle w:val="Funotenzeichen"/>
        </w:rPr>
        <w:footnoteRef/>
      </w:r>
      <w:r>
        <w:rPr>
          <w:sz w:val="20"/>
          <w:szCs w:val="20"/>
        </w:rPr>
        <w:t xml:space="preserve">Stoller geht davon aus, dass die </w:t>
      </w:r>
      <w:proofErr w:type="spellStart"/>
      <w:r>
        <w:rPr>
          <w:i/>
          <w:sz w:val="20"/>
          <w:szCs w:val="20"/>
        </w:rPr>
        <w:t>core</w:t>
      </w:r>
      <w:proofErr w:type="spellEnd"/>
      <w:r>
        <w:rPr>
          <w:i/>
          <w:sz w:val="20"/>
          <w:szCs w:val="20"/>
        </w:rPr>
        <w:t xml:space="preserve"> </w:t>
      </w:r>
      <w:proofErr w:type="spellStart"/>
      <w:r>
        <w:rPr>
          <w:i/>
          <w:sz w:val="20"/>
          <w:szCs w:val="20"/>
        </w:rPr>
        <w:t>gender</w:t>
      </w:r>
      <w:proofErr w:type="spellEnd"/>
      <w:r>
        <w:rPr>
          <w:i/>
          <w:sz w:val="20"/>
          <w:szCs w:val="20"/>
        </w:rPr>
        <w:t xml:space="preserve"> </w:t>
      </w:r>
      <w:proofErr w:type="spellStart"/>
      <w:r>
        <w:rPr>
          <w:i/>
          <w:sz w:val="20"/>
          <w:szCs w:val="20"/>
        </w:rPr>
        <w:t>identity</w:t>
      </w:r>
      <w:proofErr w:type="spellEnd"/>
      <w:r>
        <w:rPr>
          <w:sz w:val="20"/>
          <w:szCs w:val="20"/>
        </w:rPr>
        <w:t xml:space="preserve"> von Hermaphroditen nicht nur sozial und interaktionell, sondern auch biologisch mitbedingt sein </w:t>
      </w:r>
      <w:r w:rsidR="00A32048">
        <w:rPr>
          <w:sz w:val="20"/>
          <w:szCs w:val="20"/>
        </w:rPr>
        <w:t xml:space="preserve">kann </w:t>
      </w:r>
      <w:r>
        <w:rPr>
          <w:sz w:val="20"/>
          <w:szCs w:val="20"/>
        </w:rPr>
        <w:t>(vgl. ebd.).</w:t>
      </w:r>
    </w:p>
  </w:footnote>
  <w:footnote w:id="65">
    <w:p w14:paraId="62A4A9AB" w14:textId="77777777" w:rsidR="00C32CC6" w:rsidRPr="00B6198D" w:rsidRDefault="00C32CC6" w:rsidP="00C32CC6">
      <w:pPr>
        <w:widowControl w:val="0"/>
        <w:autoSpaceDE w:val="0"/>
        <w:autoSpaceDN w:val="0"/>
        <w:adjustRightInd w:val="0"/>
        <w:jc w:val="both"/>
        <w:rPr>
          <w:rFonts w:cs="Times New Roman"/>
          <w:sz w:val="20"/>
          <w:szCs w:val="20"/>
        </w:rPr>
      </w:pPr>
      <w:r w:rsidRPr="00B1150C">
        <w:rPr>
          <w:rStyle w:val="Funotenzeichen"/>
        </w:rPr>
        <w:footnoteRef/>
      </w:r>
      <w:r w:rsidRPr="00B6198D">
        <w:rPr>
          <w:sz w:val="20"/>
          <w:szCs w:val="20"/>
          <w:lang w:val="en-US"/>
        </w:rPr>
        <w:t xml:space="preserve"> </w:t>
      </w:r>
      <w:proofErr w:type="spellStart"/>
      <w:r w:rsidRPr="00B6198D">
        <w:rPr>
          <w:sz w:val="20"/>
          <w:szCs w:val="20"/>
          <w:lang w:val="en-US"/>
        </w:rPr>
        <w:t>Klöppel</w:t>
      </w:r>
      <w:proofErr w:type="spellEnd"/>
      <w:r w:rsidRPr="00B6198D">
        <w:rPr>
          <w:sz w:val="20"/>
          <w:szCs w:val="20"/>
          <w:lang w:val="en-US"/>
        </w:rPr>
        <w:t xml:space="preserve"> </w:t>
      </w:r>
      <w:proofErr w:type="spellStart"/>
      <w:r w:rsidRPr="00B6198D">
        <w:rPr>
          <w:sz w:val="20"/>
          <w:szCs w:val="20"/>
          <w:lang w:val="en-US"/>
        </w:rPr>
        <w:t>zitiert</w:t>
      </w:r>
      <w:proofErr w:type="spellEnd"/>
      <w:r w:rsidRPr="00B6198D">
        <w:rPr>
          <w:sz w:val="20"/>
          <w:szCs w:val="20"/>
          <w:lang w:val="en-US"/>
        </w:rPr>
        <w:t xml:space="preserve"> in </w:t>
      </w:r>
      <w:proofErr w:type="spellStart"/>
      <w:r w:rsidRPr="00B6198D">
        <w:rPr>
          <w:sz w:val="20"/>
          <w:szCs w:val="20"/>
          <w:lang w:val="en-US"/>
        </w:rPr>
        <w:t>diesem</w:t>
      </w:r>
      <w:proofErr w:type="spellEnd"/>
      <w:r w:rsidRPr="00B6198D">
        <w:rPr>
          <w:sz w:val="20"/>
          <w:szCs w:val="20"/>
          <w:lang w:val="en-US"/>
        </w:rPr>
        <w:t xml:space="preserve"> </w:t>
      </w:r>
      <w:proofErr w:type="spellStart"/>
      <w:r w:rsidRPr="00B6198D">
        <w:rPr>
          <w:sz w:val="20"/>
          <w:szCs w:val="20"/>
          <w:lang w:val="en-US"/>
        </w:rPr>
        <w:t>Zusammenhang</w:t>
      </w:r>
      <w:proofErr w:type="spellEnd"/>
      <w:r w:rsidRPr="00B6198D">
        <w:rPr>
          <w:sz w:val="20"/>
          <w:szCs w:val="20"/>
          <w:lang w:val="en-US"/>
        </w:rPr>
        <w:t xml:space="preserve"> </w:t>
      </w:r>
      <w:proofErr w:type="spellStart"/>
      <w:r w:rsidRPr="00B6198D">
        <w:rPr>
          <w:sz w:val="20"/>
          <w:szCs w:val="20"/>
          <w:lang w:val="en-US"/>
        </w:rPr>
        <w:t>aus</w:t>
      </w:r>
      <w:proofErr w:type="spellEnd"/>
      <w:r w:rsidRPr="00B6198D">
        <w:rPr>
          <w:sz w:val="20"/>
          <w:szCs w:val="20"/>
          <w:lang w:val="en-US"/>
        </w:rPr>
        <w:t xml:space="preserve"> der von Wilkins et al. </w:t>
      </w:r>
      <w:proofErr w:type="spellStart"/>
      <w:r w:rsidRPr="00B6198D">
        <w:rPr>
          <w:sz w:val="20"/>
          <w:szCs w:val="20"/>
          <w:lang w:val="en-US"/>
        </w:rPr>
        <w:t>entwickelten</w:t>
      </w:r>
      <w:proofErr w:type="spellEnd"/>
      <w:r w:rsidRPr="00B6198D">
        <w:rPr>
          <w:sz w:val="20"/>
          <w:szCs w:val="20"/>
          <w:lang w:val="en-US"/>
        </w:rPr>
        <w:t xml:space="preserve"> </w:t>
      </w:r>
      <w:proofErr w:type="spellStart"/>
      <w:r w:rsidRPr="00B6198D">
        <w:rPr>
          <w:sz w:val="20"/>
          <w:szCs w:val="20"/>
          <w:lang w:val="en-US"/>
        </w:rPr>
        <w:t>Behandlungsleitlinie</w:t>
      </w:r>
      <w:proofErr w:type="spellEnd"/>
      <w:r w:rsidRPr="00B6198D">
        <w:rPr>
          <w:sz w:val="20"/>
          <w:szCs w:val="20"/>
          <w:lang w:val="en-US"/>
        </w:rPr>
        <w:t>: „</w:t>
      </w:r>
      <w:r>
        <w:rPr>
          <w:rFonts w:cs="Times New Roman"/>
          <w:sz w:val="20"/>
          <w:szCs w:val="20"/>
          <w:lang w:val="en-US"/>
        </w:rPr>
        <w:t xml:space="preserve">The decision should be made according to the anatomy of the external genitalia, particularly the size of the phallus or the presence of a serviceable vagina […]. It is obvious that unless there is a fairly well-developed phallus the patient cannot function as a male and will be subjected to constant humiliation and embarrassment throughout life.” </w:t>
      </w:r>
      <w:r w:rsidRPr="00B6198D">
        <w:rPr>
          <w:rFonts w:cs="Times New Roman"/>
          <w:sz w:val="20"/>
          <w:szCs w:val="20"/>
        </w:rPr>
        <w:t>(Wilkins et al. 1955, 296, zitiert nach ebd., 314).</w:t>
      </w:r>
    </w:p>
  </w:footnote>
  <w:footnote w:id="66">
    <w:p w14:paraId="620DF25D" w14:textId="548F222C" w:rsidR="00C32CC6" w:rsidRPr="007774AE" w:rsidRDefault="00C32CC6" w:rsidP="00C32CC6">
      <w:pPr>
        <w:pStyle w:val="Funotentext"/>
        <w:jc w:val="both"/>
        <w:rPr>
          <w:rFonts w:eastAsia="Times New Roman" w:cs="Times New Roman"/>
          <w:sz w:val="20"/>
          <w:szCs w:val="20"/>
        </w:rPr>
      </w:pPr>
      <w:r w:rsidRPr="00B1150C">
        <w:rPr>
          <w:rStyle w:val="Funotenzeichen"/>
        </w:rPr>
        <w:footnoteRef/>
      </w:r>
      <w:r>
        <w:rPr>
          <w:sz w:val="20"/>
          <w:szCs w:val="20"/>
        </w:rPr>
        <w:t xml:space="preserve"> </w:t>
      </w:r>
      <w:r>
        <w:rPr>
          <w:rStyle w:val="s1"/>
          <w:rFonts w:eastAsia="Times New Roman" w:cs="Times New Roman"/>
          <w:sz w:val="20"/>
          <w:szCs w:val="20"/>
        </w:rPr>
        <w:t xml:space="preserve">In einer weiteren Publikation ein Jahr später </w:t>
      </w:r>
      <w:r>
        <w:rPr>
          <w:rStyle w:val="s1"/>
          <w:rFonts w:eastAsia="Times New Roman" w:cs="Times New Roman"/>
          <w:sz w:val="20"/>
          <w:szCs w:val="20"/>
        </w:rPr>
        <w:fldChar w:fldCharType="begin"/>
      </w:r>
      <w:r w:rsidR="000B7865">
        <w:rPr>
          <w:rStyle w:val="s1"/>
          <w:rFonts w:eastAsia="Times New Roman" w:cs="Times New Roman"/>
          <w:sz w:val="20"/>
          <w:szCs w:val="20"/>
        </w:rPr>
        <w:instrText xml:space="preserve"> ADDIN ZOTERO_ITEM CSL_CITATION {"citationID":"JGvyFvV7","properties":{"unsorted":false,"formattedCitation":"(Money und al 1956)","plainCitation":"(Money und al 1956)","dontUpdate":true,"noteIndex":63},"citationItems":[{"id":263,"uris":["http://zotero.org/users/local/owKliTIb/items/ELRAMM52"],"itemData":{"id":263,"type":"article-journal","container-title":"Bulletin of the Johns Hopkins Hospital","issue":"1","page":"43-57","title":"Sexual incongruities and psychopathology: The evidence of human hermaphroditism","volume":"98","author":[{"family":"Money","given":"John"},{"family":"al","given":"et"}],"issued":{"date-parts":[["1956"]]}}}],"schema":"https://github.com/citation-style-language/schema/raw/master/csl-citation.json"} </w:instrText>
      </w:r>
      <w:r>
        <w:rPr>
          <w:rStyle w:val="s1"/>
          <w:rFonts w:eastAsia="Times New Roman" w:cs="Times New Roman"/>
          <w:sz w:val="20"/>
          <w:szCs w:val="20"/>
        </w:rPr>
        <w:fldChar w:fldCharType="separate"/>
      </w:r>
      <w:r w:rsidRPr="007774AE">
        <w:rPr>
          <w:rFonts w:ascii="Cambria" w:hAnsi="Cambria"/>
          <w:sz w:val="20"/>
        </w:rPr>
        <w:t xml:space="preserve">(Money </w:t>
      </w:r>
      <w:r>
        <w:rPr>
          <w:rFonts w:ascii="Cambria" w:hAnsi="Cambria"/>
          <w:sz w:val="20"/>
        </w:rPr>
        <w:t>et</w:t>
      </w:r>
      <w:r w:rsidRPr="007774AE">
        <w:rPr>
          <w:rFonts w:ascii="Cambria" w:hAnsi="Cambria"/>
          <w:sz w:val="20"/>
        </w:rPr>
        <w:t xml:space="preserve"> al 1956)</w:t>
      </w:r>
      <w:r>
        <w:rPr>
          <w:rStyle w:val="s1"/>
          <w:rFonts w:eastAsia="Times New Roman" w:cs="Times New Roman"/>
          <w:sz w:val="20"/>
          <w:szCs w:val="20"/>
        </w:rPr>
        <w:fldChar w:fldCharType="end"/>
      </w:r>
      <w:r>
        <w:rPr>
          <w:rStyle w:val="s1"/>
          <w:rFonts w:eastAsia="Times New Roman" w:cs="Times New Roman"/>
          <w:sz w:val="20"/>
          <w:szCs w:val="20"/>
        </w:rPr>
        <w:t xml:space="preserve"> wird als </w:t>
      </w:r>
      <w:r w:rsidR="00635F02">
        <w:rPr>
          <w:rStyle w:val="s1"/>
          <w:rFonts w:eastAsia="Times New Roman" w:cs="Times New Roman"/>
          <w:sz w:val="20"/>
          <w:szCs w:val="20"/>
        </w:rPr>
        <w:t xml:space="preserve">Behandlungsziel </w:t>
      </w:r>
      <w:r>
        <w:rPr>
          <w:rStyle w:val="s1"/>
          <w:rFonts w:eastAsia="Times New Roman" w:cs="Times New Roman"/>
          <w:sz w:val="20"/>
          <w:szCs w:val="20"/>
        </w:rPr>
        <w:t xml:space="preserve">die Entwicklung einer - im binärgeschlechtlichen Sinne - eindeutigen Geschlechterrolle definiert: So erhielten die untersuchten als Hermaphroditen kategorisierten Personen in der Studie nur dann die Einordnung als gesund, wenn ihnen letztere attestiert wurde </w:t>
      </w:r>
      <w:r>
        <w:rPr>
          <w:rStyle w:val="s1"/>
          <w:rFonts w:eastAsia="Times New Roman" w:cs="Times New Roman"/>
          <w:sz w:val="20"/>
          <w:szCs w:val="20"/>
        </w:rPr>
        <w:fldChar w:fldCharType="begin"/>
      </w:r>
      <w:r w:rsidR="000B7865">
        <w:rPr>
          <w:rStyle w:val="s1"/>
          <w:rFonts w:eastAsia="Times New Roman" w:cs="Times New Roman"/>
          <w:sz w:val="20"/>
          <w:szCs w:val="20"/>
        </w:rPr>
        <w:instrText xml:space="preserve"> ADDIN ZOTERO_ITEM CSL_CITATION {"citationID":"D3LaMQHg","properties":{"unsorted":false,"formattedCitation":"(vgl. Kl\\uc0\\u246{}ppel 2010, 311)","plainCitation":"(vgl. Klöppel 2010, 311)","noteIndex":63},"citationItems":[{"id":855,"uris":["http://zotero.org/users/local/owKliTIb/items/9P2YM8AS"],"itemData":{"id":855,"type":"book","publisher":"transcript","publisher-place":"Bielefeld","title":"XXOXY ungelöst. Hermaphroditismus, Sex und Gender in der deutschen Medizin","author":[{"family":"Klöppel","given":"Ulrike"}],"issued":{"date-parts":[["2010"]]}},"locator":"311","label":"page","prefix":"vgl."}],"schema":"https://github.com/citation-style-language/schema/raw/master/csl-citation.json"} </w:instrText>
      </w:r>
      <w:r>
        <w:rPr>
          <w:rStyle w:val="s1"/>
          <w:rFonts w:eastAsia="Times New Roman" w:cs="Times New Roman"/>
          <w:sz w:val="20"/>
          <w:szCs w:val="20"/>
        </w:rPr>
        <w:fldChar w:fldCharType="separate"/>
      </w:r>
      <w:r w:rsidR="00BE4AC3" w:rsidRPr="00BE4AC3">
        <w:rPr>
          <w:rFonts w:ascii="Cambria" w:hAnsi="Cambria" w:cs="Times New Roman"/>
          <w:sz w:val="20"/>
        </w:rPr>
        <w:t>(vgl. Klöppel 2010, 311)</w:t>
      </w:r>
      <w:r>
        <w:rPr>
          <w:rStyle w:val="s1"/>
          <w:rFonts w:eastAsia="Times New Roman" w:cs="Times New Roman"/>
          <w:sz w:val="20"/>
          <w:szCs w:val="20"/>
        </w:rPr>
        <w:fldChar w:fldCharType="end"/>
      </w:r>
      <w:r>
        <w:rPr>
          <w:rStyle w:val="s1"/>
          <w:rFonts w:eastAsia="Times New Roman" w:cs="Times New Roman"/>
          <w:sz w:val="20"/>
          <w:szCs w:val="20"/>
        </w:rPr>
        <w:t>.</w:t>
      </w:r>
    </w:p>
  </w:footnote>
  <w:footnote w:id="67">
    <w:p w14:paraId="4C17D38B" w14:textId="77777777" w:rsidR="00C32CC6" w:rsidRPr="001B2E69" w:rsidRDefault="00C32CC6" w:rsidP="00C32CC6">
      <w:pPr>
        <w:jc w:val="both"/>
        <w:rPr>
          <w:rFonts w:eastAsia="Times New Roman" w:cs="Times New Roman"/>
        </w:rPr>
      </w:pPr>
      <w:r w:rsidRPr="00B1150C">
        <w:rPr>
          <w:rStyle w:val="Funotenzeichen"/>
        </w:rPr>
        <w:footnoteRef/>
      </w:r>
      <w:r>
        <w:rPr>
          <w:sz w:val="20"/>
          <w:szCs w:val="20"/>
        </w:rPr>
        <w:t xml:space="preserve"> </w:t>
      </w:r>
      <w:r>
        <w:rPr>
          <w:rStyle w:val="s1"/>
          <w:rFonts w:eastAsia="Times New Roman" w:cs="Times New Roman"/>
          <w:sz w:val="20"/>
          <w:szCs w:val="20"/>
        </w:rPr>
        <w:t xml:space="preserve">Ebenfalls wird vorausgesetzt, dass eine homosexuelle Orientierung Reproduktion faktisch ausschließt und dieser daher vorzubeugen ist (vgl. Klöppel ebd., 312).</w:t>
      </w:r>
      <w:del w:id="1000234" w:author="Claude Lektorat" w:date="2026-06-30T12:18:05Z">
        <w:r>
          <w:rPr>
            <w:rStyle w:val="s1"/>
            <w:rFonts w:eastAsia="Times New Roman" w:cs="Times New Roman"/>
            <w:sz w:val="20"/>
            <w:szCs w:val="20"/>
          </w:rPr>
          <w:delText xml:space="preserve"> </w:delText>
        </w:r>
      </w:del>
    </w:p>
  </w:footnote>
  <w:footnote w:id="68">
    <w:p w14:paraId="491B5BB4" w14:textId="4F5B1BD6" w:rsidR="00C32CC6" w:rsidRDefault="00C32CC6" w:rsidP="00C32CC6">
      <w:pPr>
        <w:pStyle w:val="Funotentext"/>
        <w:jc w:val="both"/>
        <w:rPr>
          <w:sz w:val="20"/>
          <w:szCs w:val="20"/>
        </w:rPr>
      </w:pPr>
      <w:r w:rsidRPr="00B1150C">
        <w:rPr>
          <w:rStyle w:val="Funotenzeichen"/>
        </w:rPr>
        <w:footnoteRef/>
      </w:r>
      <w:r>
        <w:rPr>
          <w:sz w:val="20"/>
          <w:szCs w:val="20"/>
        </w:rPr>
        <w:t xml:space="preserve"> Zu diesem Zeitpunkt wird in Deutschland sowohl </w:t>
      </w:r>
      <w:r w:rsidR="00C950C5">
        <w:rPr>
          <w:sz w:val="20"/>
          <w:szCs w:val="20"/>
        </w:rPr>
        <w:t>der Intersexualitäts-</w:t>
      </w:r>
      <w:r>
        <w:rPr>
          <w:sz w:val="20"/>
          <w:szCs w:val="20"/>
        </w:rPr>
        <w:t xml:space="preserve">Terminus – ein Erbe der </w:t>
      </w:r>
      <w:r w:rsidR="00C950C5">
        <w:rPr>
          <w:sz w:val="20"/>
          <w:szCs w:val="20"/>
        </w:rPr>
        <w:t xml:space="preserve">Theorie </w:t>
      </w:r>
      <w:r>
        <w:rPr>
          <w:sz w:val="20"/>
          <w:szCs w:val="20"/>
        </w:rPr>
        <w:t xml:space="preserve">Goldschmidts – als auch </w:t>
      </w:r>
      <w:proofErr w:type="spellStart"/>
      <w:r>
        <w:rPr>
          <w:sz w:val="20"/>
          <w:szCs w:val="20"/>
        </w:rPr>
        <w:t>Klebs</w:t>
      </w:r>
      <w:proofErr w:type="spellEnd"/>
      <w:r>
        <w:rPr>
          <w:sz w:val="20"/>
          <w:szCs w:val="20"/>
        </w:rPr>
        <w:t xml:space="preserve"> Hermaphroditismus-Klassifikation verwendet.</w:t>
      </w:r>
    </w:p>
  </w:footnote>
  <w:footnote w:id="69">
    <w:p w14:paraId="3999EAEC" w14:textId="5A88E66A" w:rsidR="00C32CC6" w:rsidRPr="005A7003" w:rsidRDefault="00C32CC6" w:rsidP="00C32CC6">
      <w:pPr>
        <w:jc w:val="both"/>
        <w:rPr>
          <w:sz w:val="20"/>
          <w:szCs w:val="20"/>
        </w:rPr>
      </w:pPr>
      <w:r w:rsidRPr="00B1150C">
        <w:rPr>
          <w:rStyle w:val="Funotenzeichen"/>
        </w:rPr>
        <w:footnoteRef/>
      </w:r>
      <w:r>
        <w:rPr>
          <w:sz w:val="20"/>
          <w:szCs w:val="20"/>
        </w:rPr>
        <w:t xml:space="preserve"> Hier lassen sich sowohl personelle als auch diskursive Kontinuitäten zum nationalsozialistischen Medizinsystem rekonstruieren. So thematisierte der 1951 als Professor für Kinderheilkunde an die Charité berufene Pädiater Friedrich Dost, der Mitglied der NSDAP sowie des NS-Ärztebundes war, Homosexualität als „psychogene(</w:t>
      </w:r>
      <w:r>
        <w:rPr>
          <w:sz w:val="20"/>
          <w:szCs w:val="20"/>
        </w:rPr>
        <w:t xml:space="preserve">n</w:t>
      </w:r>
      <w:r>
        <w:rPr>
          <w:sz w:val="20"/>
          <w:szCs w:val="20"/>
        </w:rPr>
        <w:t xml:space="preserve">) </w:t>
      </w:r>
      <w:proofErr w:type="spellStart"/>
      <w:r>
        <w:rPr>
          <w:sz w:val="20"/>
          <w:szCs w:val="20"/>
        </w:rPr>
        <w:t xml:space="preserve">Intersexualismus</w:t>
      </w:r>
      <w:proofErr w:type="spellEnd"/>
      <w:r>
        <w:rPr>
          <w:sz w:val="20"/>
          <w:szCs w:val="20"/>
        </w:rPr>
        <w:t xml:space="preserve">“ </w:t>
      </w:r>
      <w:r>
        <w:rPr>
          <w:sz w:val="20"/>
          <w:szCs w:val="20"/>
        </w:rPr>
        <w:fldChar w:fldCharType="begin"/>
      </w:r>
      <w:r w:rsidR="000B7865">
        <w:rPr>
          <w:sz w:val="20"/>
          <w:szCs w:val="20"/>
        </w:rPr>
        <w:instrText xml:space="preserve"> ADDIN ZOTERO_ITEM CSL_CITATION {"citationID":"ts1vi4qF","properties":{"unsorted":false,"formattedCitation":"(vgl. Dost 1957)","plainCitation":"(vgl. Dost 1957)","noteIndex":66},"citationItems":[{"id":116,"uris":["http://zotero.org/users/local/owKliTIb/items/92JXVRMV"],"itemData":{"id":116,"type":"article-journal","container-title":"Münchner medizinische Wochenschrift","issue":"29","page":"1051-1055","title":"Grundsätze beim ärztlichen Entscheid über die rechtliche Geschlechtszuordnung neugeborener Intersexe","volume":"99","author":[{"family":"Dost","given":"Friedrich Hartmut"}],"issued":{"date-parts":[["1957"]]}},"prefix":"vgl."}],"schema":"https://github.com/citation-style-language/schema/raw/master/csl-citation.json"} </w:instrText>
      </w:r>
      <w:r>
        <w:rPr>
          <w:sz w:val="20"/>
          <w:szCs w:val="20"/>
        </w:rPr>
        <w:fldChar w:fldCharType="separate"/>
      </w:r>
      <w:r>
        <w:rPr>
          <w:rFonts w:ascii="Cambria" w:hAnsi="Cambria"/>
          <w:sz w:val="20"/>
        </w:rPr>
        <w:t xml:space="preserve">(vgl. Dost 1957)</w:t>
      </w:r>
      <w:r>
        <w:rPr>
          <w:sz w:val="20"/>
          <w:szCs w:val="20"/>
        </w:rPr>
        <w:fldChar w:fldCharType="end"/>
      </w:r>
      <w:r>
        <w:rPr>
          <w:sz w:val="20"/>
          <w:szCs w:val="20"/>
        </w:rPr>
        <w:t xml:space="preserve">.</w:t>
      </w:r>
      <w:del w:id="1000235" w:author="Claude Lektorat" w:date="2026-06-30T12:18:05Z">
        <w:r>
          <w:rPr>
            <w:sz w:val="20"/>
            <w:szCs w:val="20"/>
          </w:rPr>
          <w:delText xml:space="preserve"> </w:delText>
        </w:r>
      </w:del>
    </w:p>
  </w:footnote>
  <w:footnote w:id="70">
    <w:p w14:paraId="60D6341A" w14:textId="77777777" w:rsidR="00C32CC6" w:rsidRDefault="00C32CC6" w:rsidP="00C32CC6">
      <w:pPr>
        <w:widowControl w:val="0"/>
        <w:autoSpaceDE w:val="0"/>
        <w:autoSpaceDN w:val="0"/>
        <w:adjustRightInd w:val="0"/>
        <w:jc w:val="both"/>
        <w:rPr>
          <w:rFonts w:ascii="Times New Roman" w:hAnsi="Times New Roman" w:cs="Times New Roman"/>
          <w:sz w:val="20"/>
          <w:szCs w:val="20"/>
        </w:rPr>
      </w:pPr>
      <w:r w:rsidRPr="00B1150C">
        <w:rPr>
          <w:rStyle w:val="Funotenzeichen"/>
        </w:rPr>
        <w:footnoteRef/>
      </w:r>
      <w:r>
        <w:t xml:space="preserve"> </w:t>
      </w:r>
      <w:r>
        <w:rPr>
          <w:sz w:val="20"/>
          <w:szCs w:val="20"/>
        </w:rPr>
        <w:t xml:space="preserve">Klöppel zitiert hierzu eine Veröffentlichung von 1967,</w:t>
      </w:r>
      <w:r>
        <w:rPr>
          <w:rFonts w:ascii="Times New Roman" w:hAnsi="Times New Roman" w:cs="Times New Roman"/>
          <w:sz w:val="20"/>
          <w:szCs w:val="20"/>
        </w:rPr>
        <w:t xml:space="preserve"> der </w:t>
      </w:r>
      <w:del w:id="1000236" w:author="Claude Lektorat" w:date="2026-06-30T12:18:05Z">
        <w:r>
          <w:rPr>
            <w:rFonts w:ascii="Times New Roman" w:hAnsi="Times New Roman" w:cs="Times New Roman"/>
            <w:sz w:val="20"/>
            <w:szCs w:val="20"/>
          </w:rPr>
          <w:delText xml:space="preserve">zu Folge</w:delText>
        </w:r>
      </w:del>
      <w:ins w:id="1000237" w:author="Claude Lektorat" w:date="2026-06-30T12:18:05Z">
        <w:r>
          <w:rPr>
            <w:rFonts w:ascii="Times New Roman" w:hAnsi="Times New Roman" w:cs="Times New Roman"/>
            <w:sz w:val="20"/>
            <w:szCs w:val="20"/>
          </w:rPr>
          <w:t xml:space="preserve">zufolge</w:t>
        </w:r>
      </w:ins>
      <w:r>
        <w:rPr>
          <w:rFonts w:ascii="Times New Roman" w:hAnsi="Times New Roman" w:cs="Times New Roman"/>
          <w:sz w:val="20"/>
          <w:szCs w:val="20"/>
        </w:rPr>
        <w:t xml:space="preserve"> „es in Anbetracht der Vielschichtigkeit der menschlichen Geschlechtlichkeit kein sicheres Kriterium für das ›wahre‹ Geschlecht</w:t>
      </w:r>
      <w:del w:id="1000238" w:author="Claude Lektorat" w:date="2026-06-30T12:18:05Z">
        <w:r>
          <w:rPr>
            <w:rFonts w:ascii="Times New Roman" w:hAnsi="Times New Roman" w:cs="Times New Roman"/>
            <w:sz w:val="20"/>
            <w:szCs w:val="20"/>
          </w:rPr>
          <w:delText xml:space="preserve">”</w:delText>
        </w:r>
      </w:del>
      <w:ins w:id="1000239" w:author="Claude Lektorat" w:date="2026-06-30T12:18:05Z">
        <w:r>
          <w:rPr>
            <w:rFonts w:ascii="Times New Roman" w:hAnsi="Times New Roman" w:cs="Times New Roman"/>
            <w:sz w:val="20"/>
            <w:szCs w:val="20"/>
          </w:rPr>
          <w:t xml:space="preserve">“</w:t>
        </w:r>
      </w:ins>
      <w:r>
        <w:rPr>
          <w:rFonts w:ascii="Times New Roman" w:hAnsi="Times New Roman" w:cs="Times New Roman"/>
          <w:sz w:val="20"/>
          <w:szCs w:val="20"/>
        </w:rPr>
        <w:t xml:space="preserve"> gäbe: </w:t>
      </w:r>
      <w:del w:id="1000240" w:author="Claude Lektorat" w:date="2026-06-30T12:18:05Z">
        <w:r>
          <w:rPr>
            <w:rFonts w:ascii="Times New Roman" w:hAnsi="Times New Roman" w:cs="Times New Roman"/>
            <w:sz w:val="20"/>
            <w:szCs w:val="20"/>
          </w:rPr>
          <w:delText xml:space="preserve">“</w:delText>
        </w:r>
      </w:del>
      <w:ins w:id="1000241" w:author="Claude Lektorat" w:date="2026-06-30T12:18:05Z">
        <w:r>
          <w:rPr>
            <w:rFonts w:ascii="Times New Roman" w:hAnsi="Times New Roman" w:cs="Times New Roman"/>
            <w:sz w:val="20"/>
            <w:szCs w:val="20"/>
          </w:rPr>
          <w:t xml:space="preserve">„</w:t>
        </w:r>
      </w:ins>
      <w:r>
        <w:rPr>
          <w:rFonts w:ascii="Times New Roman" w:hAnsi="Times New Roman" w:cs="Times New Roman"/>
          <w:sz w:val="20"/>
          <w:szCs w:val="20"/>
        </w:rPr>
        <w:t xml:space="preserve">Weder die Geschlechts-Chromosomen-Konstellation, noch der </w:t>
      </w:r>
      <w:proofErr w:type="spellStart"/>
      <w:del w:id="1000242" w:author="Claude Lektorat" w:date="2026-06-30T12:18:05Z">
        <w:r>
          <w:rPr>
            <w:rFonts w:ascii="Times New Roman" w:hAnsi="Times New Roman" w:cs="Times New Roman"/>
            <w:sz w:val="20"/>
            <w:szCs w:val="20"/>
          </w:rPr>
          <w:delText xml:space="preserve">Keimdrüsenbefund</w:delText>
        </w:r>
      </w:del>
      <w:ins w:id="1000243" w:author="Claude Lektorat" w:date="2026-06-30T12:18:05Z">
        <w:r>
          <w:rPr>
            <w:rFonts w:ascii="Times New Roman" w:hAnsi="Times New Roman" w:cs="Times New Roman"/>
            <w:sz w:val="20"/>
            <w:szCs w:val="20"/>
          </w:rPr>
          <w:t xml:space="preserve">Keimdrüsenbefund</w:t>
        </w:r>
      </w:ins>
      <w:proofErr w:type="spellEnd"/>
      <w:r>
        <w:rPr>
          <w:rFonts w:ascii="Times New Roman" w:hAnsi="Times New Roman" w:cs="Times New Roman"/>
          <w:sz w:val="20"/>
          <w:szCs w:val="20"/>
        </w:rPr>
        <w:t xml:space="preserve">, noch die Zeugungs- bzw. Konzeptionsfähigkeit, noch die hormonale Situation, noch der Zustand der äußeren und inneren Genitalien können in dieser Hinsicht allein verbindliche Aufschlüsse vermitteln.</w:t>
      </w:r>
      <w:del w:id="1000244" w:author="Claude Lektorat" w:date="2026-06-30T12:18:05Z">
        <w:r>
          <w:rPr>
            <w:rFonts w:ascii="Times New Roman" w:hAnsi="Times New Roman" w:cs="Times New Roman"/>
            <w:sz w:val="20"/>
            <w:szCs w:val="20"/>
          </w:rPr>
          <w:delText xml:space="preserve">”</w:delText>
        </w:r>
      </w:del>
      <w:ins w:id="1000245" w:author="Claude Lektorat" w:date="2026-06-30T12:18:05Z">
        <w:r>
          <w:rPr>
            <w:rFonts w:ascii="Times New Roman" w:hAnsi="Times New Roman" w:cs="Times New Roman"/>
            <w:sz w:val="20"/>
            <w:szCs w:val="20"/>
          </w:rPr>
          <w:t xml:space="preserve">“</w:t>
        </w:r>
      </w:ins>
      <w:r>
        <w:rPr>
          <w:rFonts w:ascii="Times New Roman" w:hAnsi="Times New Roman" w:cs="Times New Roman"/>
        </w:rPr>
        <w:t xml:space="preserve"> </w:t>
      </w:r>
      <w:r>
        <w:rPr>
          <w:rFonts w:ascii="Times New Roman" w:hAnsi="Times New Roman" w:cs="Times New Roman"/>
          <w:sz w:val="20"/>
          <w:szCs w:val="20"/>
        </w:rPr>
        <w:t xml:space="preserve">(</w:t>
      </w:r>
      <w:proofErr w:type="spellStart"/>
      <w:r>
        <w:rPr>
          <w:rFonts w:ascii="Times New Roman" w:hAnsi="Times New Roman" w:cs="Times New Roman"/>
          <w:sz w:val="20"/>
          <w:szCs w:val="20"/>
        </w:rPr>
        <w:t xml:space="preserve">Nevinny</w:t>
      </w:r>
      <w:proofErr w:type="spellEnd"/>
      <w:r>
        <w:rPr>
          <w:rFonts w:ascii="Times New Roman" w:hAnsi="Times New Roman" w:cs="Times New Roman"/>
          <w:sz w:val="20"/>
          <w:szCs w:val="20"/>
        </w:rPr>
        <w:t xml:space="preserve">-</w:t>
      </w:r>
      <w:del w:id="1000246" w:author="Claude Lektorat" w:date="2026-06-30T12:18:05Z">
        <w:r>
          <w:rPr>
            <w:rFonts w:ascii="Times New Roman" w:hAnsi="Times New Roman" w:cs="Times New Roman"/>
            <w:sz w:val="20"/>
            <w:szCs w:val="20"/>
          </w:rPr>
          <w:delText xml:space="preserve"> </w:delText>
        </w:r>
      </w:del>
      <w:r>
        <w:rPr>
          <w:rFonts w:ascii="Times New Roman" w:hAnsi="Times New Roman" w:cs="Times New Roman"/>
          <w:sz w:val="20"/>
          <w:szCs w:val="20"/>
        </w:rPr>
        <w:t xml:space="preserve">Stickel/Hammerstein 1967: 664, zitiert nach ebd., 403)</w:t>
      </w:r>
      <w:del w:id="1000247" w:author="Claude Lektorat" w:date="2026-06-30T12:18:05Z">
        <w:r>
          <w:rPr>
            <w:sz w:val="20"/>
            <w:szCs w:val="20"/>
          </w:rPr>
          <w:delText xml:space="preserve"> </w:delText>
        </w:r>
      </w:del>
    </w:p>
  </w:footnote>
  <w:footnote w:id="71">
    <w:p w14:paraId="1499B785" w14:textId="091A1000" w:rsidR="00C32CC6" w:rsidRDefault="00C32CC6" w:rsidP="00C32CC6">
      <w:pPr>
        <w:pStyle w:val="Funotentext"/>
        <w:jc w:val="both"/>
        <w:rPr>
          <w:sz w:val="20"/>
          <w:szCs w:val="20"/>
        </w:rPr>
      </w:pPr>
      <w:r w:rsidRPr="00B1150C">
        <w:rPr>
          <w:rStyle w:val="Funotenzeichen"/>
        </w:rPr>
        <w:footnoteRef/>
      </w:r>
      <w:r>
        <w:rPr>
          <w:sz w:val="20"/>
          <w:szCs w:val="20"/>
        </w:rPr>
        <w:t xml:space="preserve"> In Bezug auf die DDR zitiert Klöppel entsprechende medizinische Veröffentlichungen bzw. klinische Handlungsempfehlungen ab 1965 und geht davon aus, dass diese sich u.a. an der Berliner Charité in einem ähnlichen Zeitraum etablieren </w:t>
      </w:r>
      <w:r>
        <w:rPr>
          <w:sz w:val="20"/>
          <w:szCs w:val="20"/>
        </w:rPr>
        <w:fldChar w:fldCharType="begin"/>
      </w:r>
      <w:r w:rsidR="000B7865">
        <w:rPr>
          <w:sz w:val="20"/>
          <w:szCs w:val="20"/>
        </w:rPr>
        <w:instrText xml:space="preserve"> ADDIN ZOTERO_ITEM CSL_CITATION {"citationID":"rAuyI9bK","properties":{"unsorted":false,"formattedCitation":"(vgl. Kl\\uc0\\u246{}ppel 2010, 532)","plainCitation":"(vgl. Klöppel 2010, 532)","noteIndex":68},"citationItems":[{"id":855,"uris":["http://zotero.org/users/local/owKliTIb/items/9P2YM8AS"],"itemData":{"id":855,"type":"book","publisher":"transcript","publisher-place":"Bielefeld","title":"XXOXY ungelöst. Hermaphroditismus, Sex und Gender in der deutschen Medizin","author":[{"family":"Klöppel","given":"Ulrike"}],"issued":{"date-parts":[["2010"]]}},"locator":"532","label":"page","prefix":"vgl."}],"schema":"https://github.com/citation-style-language/schema/raw/master/csl-citation.json"} </w:instrText>
      </w:r>
      <w:r>
        <w:rPr>
          <w:sz w:val="20"/>
          <w:szCs w:val="20"/>
        </w:rPr>
        <w:fldChar w:fldCharType="separate"/>
      </w:r>
      <w:r w:rsidRPr="005A7003">
        <w:rPr>
          <w:rFonts w:ascii="Cambria" w:hAnsi="Cambria" w:cs="Times New Roman"/>
          <w:sz w:val="20"/>
        </w:rPr>
        <w:t>(vgl. Klöppel 2010, 532)</w:t>
      </w:r>
      <w:r>
        <w:rPr>
          <w:sz w:val="20"/>
          <w:szCs w:val="20"/>
        </w:rPr>
        <w:fldChar w:fldCharType="end"/>
      </w:r>
      <w:r>
        <w:rPr>
          <w:sz w:val="20"/>
          <w:szCs w:val="20"/>
        </w:rPr>
        <w:t>.</w:t>
      </w:r>
    </w:p>
  </w:footnote>
  <w:footnote w:id="72">
    <w:p w14:paraId="7EBD54AA" w14:textId="0565DB37" w:rsidR="00C32CC6" w:rsidRDefault="00C32CC6" w:rsidP="00C32CC6">
      <w:pPr>
        <w:jc w:val="both"/>
        <w:rPr>
          <w:sz w:val="20"/>
          <w:szCs w:val="20"/>
        </w:rPr>
      </w:pPr>
      <w:r w:rsidRPr="00B1150C">
        <w:rPr>
          <w:rStyle w:val="Funotenzeichen"/>
        </w:rPr>
        <w:footnoteRef/>
      </w:r>
      <w:r>
        <w:rPr>
          <w:sz w:val="20"/>
          <w:szCs w:val="20"/>
        </w:rPr>
        <w:t xml:space="preserve"> Hierbei handelte es sich um die Fallgeschichte eines endogeschlechtlichen Jungen der - nach einer vollständigen iatrogenen Verbrennung seines Penis als Neugeborener – von Money im Alter von 2 Jahren als Patient übernommen</w:t>
      </w:r>
      <w:r w:rsidR="00B44012">
        <w:rPr>
          <w:sz w:val="20"/>
          <w:szCs w:val="20"/>
        </w:rPr>
        <w:t xml:space="preserve"> wird</w:t>
      </w:r>
      <w:r>
        <w:rPr>
          <w:sz w:val="20"/>
          <w:szCs w:val="20"/>
        </w:rPr>
        <w:t xml:space="preserve">. Das Kind durchlebte gemäß Moneys Sozialisierungs-Theorie einen medizinisch veranlassten Geschlechtswechsel hin zur weiblichen Geschlechterrolle mit anschließender chirurgischer Genitalangleichung, erhält den Namen Brenda und im Verlauf regelmäßige klinische Untersuchungen am Johns Hopkins Hospital. Der Fall </w:t>
      </w:r>
      <w:r w:rsidR="00B44012">
        <w:rPr>
          <w:sz w:val="20"/>
          <w:szCs w:val="20"/>
        </w:rPr>
        <w:t xml:space="preserve">gilt </w:t>
      </w:r>
      <w:r>
        <w:rPr>
          <w:sz w:val="20"/>
          <w:szCs w:val="20"/>
        </w:rPr>
        <w:t xml:space="preserve">zum Zeitpunkt der Veröffentlichung als lebendige Validierung der </w:t>
      </w:r>
      <w:proofErr w:type="spellStart"/>
      <w:r>
        <w:rPr>
          <w:sz w:val="20"/>
          <w:szCs w:val="20"/>
        </w:rPr>
        <w:t>Baltimorer</w:t>
      </w:r>
      <w:proofErr w:type="spellEnd"/>
      <w:r>
        <w:rPr>
          <w:sz w:val="20"/>
          <w:szCs w:val="20"/>
        </w:rPr>
        <w:t xml:space="preserve"> </w:t>
      </w:r>
      <w:r w:rsidR="00B44012">
        <w:rPr>
          <w:sz w:val="20"/>
          <w:szCs w:val="20"/>
        </w:rPr>
        <w:t xml:space="preserve">Prägungs-Theorie und wird international </w:t>
      </w:r>
      <w:r>
        <w:rPr>
          <w:sz w:val="20"/>
          <w:szCs w:val="20"/>
        </w:rPr>
        <w:t xml:space="preserve">intensiv rezipiert (vgl. </w:t>
      </w:r>
      <w:r w:rsidR="00B44012">
        <w:rPr>
          <w:sz w:val="20"/>
          <w:szCs w:val="20"/>
        </w:rPr>
        <w:t xml:space="preserve">z.B. </w:t>
      </w:r>
      <w:r>
        <w:rPr>
          <w:sz w:val="20"/>
          <w:szCs w:val="20"/>
        </w:rPr>
        <w:fldChar w:fldCharType="begin"/>
      </w:r>
      <w:r w:rsidR="000B7865">
        <w:rPr>
          <w:sz w:val="20"/>
          <w:szCs w:val="20"/>
        </w:rPr>
        <w:instrText xml:space="preserve"> ADDIN ZOTERO_ITEM CSL_CITATION {"citationID":"fotE4P3T","properties":{"unsorted":false,"formattedCitation":"(Colapinto 2000)","plainCitation":"(Colapinto 2000)","dontUpdate":true,"noteIndex":70},"citationItems":[{"id":80,"uris":["http://zotero.org/users/local/owKliTIb/items/AF3HBENX"],"itemData":{"id":80,"type":"book","publisher":"München","title":"Der Junge der als Mädchen aufwuchs","author":[{"family":"Colapinto","given":"John"}],"issued":{"date-parts":[["2000"]]}}}],"schema":"https://github.com/citation-style-language/schema/raw/master/csl-citation.json"} </w:instrText>
      </w:r>
      <w:r>
        <w:rPr>
          <w:sz w:val="20"/>
          <w:szCs w:val="20"/>
        </w:rPr>
        <w:fldChar w:fldCharType="separate"/>
      </w:r>
      <w:proofErr w:type="spellStart"/>
      <w:r w:rsidRPr="00FC3345">
        <w:rPr>
          <w:rFonts w:ascii="Cambria" w:hAnsi="Cambria"/>
          <w:sz w:val="20"/>
        </w:rPr>
        <w:t>Colapinto</w:t>
      </w:r>
      <w:proofErr w:type="spellEnd"/>
      <w:r w:rsidRPr="00FC3345">
        <w:rPr>
          <w:rFonts w:ascii="Cambria" w:hAnsi="Cambria"/>
          <w:sz w:val="20"/>
        </w:rPr>
        <w:t xml:space="preserve"> 2000</w:t>
      </w:r>
      <w:r>
        <w:rPr>
          <w:sz w:val="20"/>
          <w:szCs w:val="20"/>
        </w:rPr>
        <w:fldChar w:fldCharType="end"/>
      </w:r>
      <w:r>
        <w:rPr>
          <w:sz w:val="20"/>
          <w:szCs w:val="20"/>
        </w:rPr>
        <w:t xml:space="preserve">, </w:t>
      </w:r>
      <w:proofErr w:type="spellStart"/>
      <w:r>
        <w:rPr>
          <w:sz w:val="20"/>
          <w:szCs w:val="20"/>
        </w:rPr>
        <w:t>Karkazis</w:t>
      </w:r>
      <w:proofErr w:type="spellEnd"/>
      <w:r>
        <w:rPr>
          <w:sz w:val="20"/>
          <w:szCs w:val="20"/>
        </w:rPr>
        <w:t xml:space="preserve"> ebd.).</w:t>
      </w:r>
    </w:p>
  </w:footnote>
  <w:footnote w:id="73">
    <w:p w14:paraId="40660AC6" w14:textId="16FA1C1C" w:rsidR="00C32CC6" w:rsidRDefault="00C32CC6" w:rsidP="00C32CC6">
      <w:pPr>
        <w:jc w:val="both"/>
        <w:rPr>
          <w:sz w:val="20"/>
          <w:szCs w:val="20"/>
        </w:rPr>
      </w:pPr>
      <w:r w:rsidRPr="00B1150C">
        <w:rPr>
          <w:rStyle w:val="Funotenzeichen"/>
        </w:rPr>
        <w:footnoteRef/>
      </w:r>
      <w:r>
        <w:rPr>
          <w:sz w:val="20"/>
          <w:szCs w:val="20"/>
        </w:rPr>
        <w:t xml:space="preserve"> Diamond hinterfragte die Darstellung und Argumentation von Moneys Fallbericht erstmals 1982 in einer Veröffentlichung, nachdem er zuvor Kenntnis von den Ergebnissen der BBC-Recherche bekommen hatte </w:t>
      </w:r>
      <w:r w:rsidR="006C1E8F">
        <w:rPr>
          <w:sz w:val="20"/>
          <w:szCs w:val="20"/>
        </w:rPr>
        <w:fldChar w:fldCharType="begin"/>
      </w:r>
      <w:r w:rsidR="000B7865">
        <w:rPr>
          <w:sz w:val="20"/>
          <w:szCs w:val="20"/>
        </w:rPr>
        <w:instrText xml:space="preserve"> ADDIN ZOTERO_ITEM CSL_CITATION {"citationID":"22e2eY4W","properties":{"unsorted":false,"formattedCitation":"(vgl. Diamond 1982, zitiert nach Kl\\uc0\\u246{}ppel 2010, 526)","plainCitation":"(vgl. Diamond 1982, zitiert nach Klöppel 2010, 526)","noteIndex":71},"citationItems":[{"id":855,"uris":["http://zotero.org/users/local/owKliTIb/items/9P2YM8AS"],"itemData":{"id":855,"type":"book","publisher":"transcript","publisher-place":"Bielefeld","title":"XXOXY ungelöst. Hermaphroditismus, Sex und Gender in der deutschen Medizin","author":[{"family":"Klöppel","given":"Ulrike"}],"issued":{"date-parts":[["2010"]]}},"locator":"526","label":"page","prefix":"vgl. Diamond 1982, zitiert nach"}],"schema":"https://github.com/citation-style-language/schema/raw/master/csl-citation.json"} </w:instrText>
      </w:r>
      <w:r w:rsidR="006C1E8F">
        <w:rPr>
          <w:sz w:val="20"/>
          <w:szCs w:val="20"/>
        </w:rPr>
        <w:fldChar w:fldCharType="separate"/>
      </w:r>
      <w:r w:rsidR="006C1E8F" w:rsidRPr="006C1E8F">
        <w:rPr>
          <w:rFonts w:ascii="Cambria" w:hAnsi="Cambria" w:cs="Times New Roman"/>
          <w:sz w:val="20"/>
        </w:rPr>
        <w:t>(vgl. Diamond 1982, zitiert nach Klöppel 2010, 526)</w:t>
      </w:r>
      <w:r w:rsidR="006C1E8F">
        <w:rPr>
          <w:sz w:val="20"/>
          <w:szCs w:val="20"/>
        </w:rPr>
        <w:fldChar w:fldCharType="end"/>
      </w:r>
      <w:r>
        <w:rPr>
          <w:sz w:val="20"/>
          <w:szCs w:val="20"/>
        </w:rPr>
        <w:t>.</w:t>
      </w:r>
    </w:p>
  </w:footnote>
  <w:footnote w:id="74">
    <w:p w14:paraId="24000C12" w14:textId="304049DE" w:rsidR="00C32CC6" w:rsidRDefault="00C32CC6" w:rsidP="00C32CC6">
      <w:pPr>
        <w:jc w:val="both"/>
        <w:rPr>
          <w:sz w:val="20"/>
          <w:szCs w:val="20"/>
        </w:rPr>
      </w:pPr>
      <w:r w:rsidRPr="00B1150C">
        <w:rPr>
          <w:rStyle w:val="Funotenzeichen"/>
        </w:rPr>
        <w:footnoteRef/>
      </w:r>
      <w:r>
        <w:rPr>
          <w:sz w:val="20"/>
          <w:szCs w:val="20"/>
        </w:rPr>
        <w:t xml:space="preserve"> Dieser nahezu automatische Schluss auf einen anderen – überwiegend monokausalen – Erklärungsansatz geschlechtlicher Entwicklung</w:t>
      </w:r>
      <w:del w:id="1000248" w:author="Claude Lektorat" w:date="2026-06-30T12:18:05Z">
        <w:r>
          <w:rPr>
            <w:sz w:val="20"/>
            <w:szCs w:val="20"/>
          </w:rPr>
          <w:delText xml:space="preserve">,</w:delText>
        </w:r>
      </w:del>
      <w:r>
        <w:rPr>
          <w:sz w:val="20"/>
          <w:szCs w:val="20"/>
        </w:rPr>
        <w:t xml:space="preserve"> verdeutlicht jedoch </w:t>
      </w:r>
      <w:r>
        <w:rPr>
          <w:sz w:val="20"/>
          <w:szCs w:val="20"/>
        </w:rPr>
        <w:t xml:space="preserve">den </w:t>
      </w:r>
      <w:r>
        <w:rPr>
          <w:sz w:val="20"/>
          <w:szCs w:val="20"/>
        </w:rPr>
        <w:t xml:space="preserve">oberflächlich</w:t>
      </w:r>
      <w:r>
        <w:rPr>
          <w:sz w:val="20"/>
          <w:szCs w:val="20"/>
        </w:rPr>
        <w:t xml:space="preserve">en Charakter</w:t>
      </w:r>
      <w:r>
        <w:rPr>
          <w:sz w:val="20"/>
          <w:szCs w:val="20"/>
        </w:rPr>
        <w:t xml:space="preserve"> dieses </w:t>
      </w:r>
      <w:del w:id="1000249" w:author="Claude Lektorat" w:date="2026-06-30T12:18:05Z">
        <w:r>
          <w:rPr>
            <w:sz w:val="20"/>
            <w:szCs w:val="20"/>
          </w:rPr>
          <w:delText xml:space="preserve">öffentliche</w:delText>
        </w:r>
      </w:del>
      <w:ins w:id="1000250" w:author="Claude Lektorat" w:date="2026-06-30T12:18:05Z">
        <w:r>
          <w:rPr>
            <w:sz w:val="20"/>
            <w:szCs w:val="20"/>
          </w:rPr>
          <w:t xml:space="preserve">öffentlichen</w:t>
        </w:r>
      </w:ins>
      <w:r>
        <w:rPr>
          <w:sz w:val="20"/>
          <w:szCs w:val="20"/>
        </w:rPr>
        <w:t xml:space="preserve"> Interesse</w:t>
      </w:r>
      <w:r>
        <w:rPr>
          <w:sz w:val="20"/>
          <w:szCs w:val="20"/>
        </w:rPr>
        <w:t xml:space="preserve">s</w:t>
      </w:r>
      <w:r>
        <w:rPr>
          <w:sz w:val="20"/>
          <w:szCs w:val="20"/>
        </w:rPr>
        <w:t xml:space="preserve"> an Geschlecht</w:t>
      </w:r>
      <w:r>
        <w:rPr>
          <w:sz w:val="20"/>
          <w:szCs w:val="20"/>
        </w:rPr>
        <w:t xml:space="preserve">erfragen</w:t>
      </w:r>
      <w:r>
        <w:rPr>
          <w:sz w:val="20"/>
          <w:szCs w:val="20"/>
        </w:rPr>
        <w:t xml:space="preserve">. Zudem liegt </w:t>
      </w:r>
      <w:proofErr w:type="spellStart"/>
      <w:del w:id="1000251" w:author="Claude Lektorat" w:date="2026-06-30T12:18:05Z">
        <w:r>
          <w:rPr>
            <w:sz w:val="20"/>
            <w:szCs w:val="20"/>
          </w:rPr>
          <w:delText xml:space="preserve">Nahe</w:delText>
        </w:r>
      </w:del>
      <w:ins w:id="1000252" w:author="Claude Lektorat" w:date="2026-06-30T12:18:05Z">
        <w:r>
          <w:rPr>
            <w:sz w:val="20"/>
            <w:szCs w:val="20"/>
          </w:rPr>
          <w:t xml:space="preserve">nahe</w:t>
        </w:r>
      </w:ins>
      <w:proofErr w:type="spellEnd"/>
      <w:r>
        <w:rPr>
          <w:sz w:val="20"/>
          <w:szCs w:val="20"/>
        </w:rPr>
        <w:t xml:space="preserve">, dass die emotionalisierte öffentliche Aufmerksamkeit für die Geschichte Reimers auch damit zusammenhängt, dass </w:t>
      </w:r>
      <w:r>
        <w:rPr>
          <w:sz w:val="20"/>
          <w:szCs w:val="20"/>
        </w:rPr>
        <w:t xml:space="preserve">Reimer </w:t>
      </w:r>
      <w:r>
        <w:rPr>
          <w:sz w:val="20"/>
          <w:szCs w:val="20"/>
        </w:rPr>
        <w:t xml:space="preserve">nicht intergeschlechtlich</w:t>
      </w:r>
      <w:r>
        <w:rPr>
          <w:sz w:val="20"/>
          <w:szCs w:val="20"/>
        </w:rPr>
        <w:t xml:space="preserve"> ist</w:t>
      </w:r>
      <w:r>
        <w:rPr>
          <w:sz w:val="20"/>
          <w:szCs w:val="20"/>
        </w:rPr>
        <w:t xml:space="preserve">. In den frühen 2000er Jahren werden zwar ebenfalls Erfahrungen von intersexuell kategorisierten Menschen verstärkt für US-amerikanische Medienberichterstattungen aufgegriffen, jedoch ohne im vergleichbaren Ausmaß öffentliches Interesse zu erwecken wie der Fall Reimers </w:t>
      </w:r>
      <w:r>
        <w:rPr>
          <w:sz w:val="20"/>
          <w:szCs w:val="20"/>
        </w:rPr>
        <w:fldChar w:fldCharType="begin"/>
      </w:r>
      <w:r w:rsidR="000B7865">
        <w:rPr>
          <w:sz w:val="20"/>
          <w:szCs w:val="20"/>
        </w:rPr>
        <w:instrText xml:space="preserve"> ADDIN ZOTERO_ITEM CSL_CITATION {"citationID":"vjMaRb58","properties":{"unsorted":false,"formattedCitation":"(vgl. Karkazis 2008, 256)","plainCitation":"(vgl. Karkazis 2008, 256)","noteIndex":73},"citationItems":[{"id":197,"uris":["http://zotero.org/users/local/owKliTIb/items/XSYQZL9W"],"itemData":{"id":197,"type":"book","publisher":"Duke University Press","publisher-place":"Durham, N.C.","title":"Fixing Sex: Intersex, Medical Authority, and Lived Experience","author":[{"family":"Karkazis","given":"Katrina"}],"issued":{"date-parts":[["2008"]]}},"locator":"256","label":"page","prefix":"vgl."}],"schema":"https://github.com/citation-style-language/schema/raw/master/csl-citation.json"} </w:instrText>
      </w:r>
      <w:r>
        <w:rPr>
          <w:sz w:val="20"/>
          <w:szCs w:val="20"/>
        </w:rPr>
        <w:fldChar w:fldCharType="separate"/>
      </w:r>
      <w:r>
        <w:rPr>
          <w:rFonts w:ascii="Cambria" w:hAnsi="Cambria"/>
          <w:sz w:val="20"/>
        </w:rPr>
        <w:t xml:space="preserve">(vgl. </w:t>
      </w:r>
      <w:proofErr w:type="spellStart"/>
      <w:r>
        <w:rPr>
          <w:rFonts w:ascii="Cambria" w:hAnsi="Cambria"/>
          <w:sz w:val="20"/>
        </w:rPr>
        <w:t xml:space="preserve">Karkazis</w:t>
      </w:r>
      <w:proofErr w:type="spellEnd"/>
      <w:r>
        <w:rPr>
          <w:rFonts w:ascii="Cambria" w:hAnsi="Cambria"/>
          <w:sz w:val="20"/>
        </w:rPr>
        <w:t xml:space="preserve"> 2008, 256)</w:t>
      </w:r>
      <w:r>
        <w:rPr>
          <w:sz w:val="20"/>
          <w:szCs w:val="20"/>
        </w:rPr>
        <w:fldChar w:fldCharType="end"/>
      </w:r>
      <w:r>
        <w:rPr>
          <w:sz w:val="20"/>
          <w:szCs w:val="20"/>
        </w:rPr>
        <w:t xml:space="preserve">.</w:t>
      </w:r>
      <w:del w:id="1000253" w:author="Claude Lektorat" w:date="2026-06-30T12:18:05Z">
        <w:r>
          <w:rPr>
            <w:sz w:val="20"/>
            <w:szCs w:val="20"/>
          </w:rPr>
          <w:delText xml:space="preserve"> </w:delText>
        </w:r>
      </w:del>
    </w:p>
  </w:footnote>
  <w:footnote w:id="75">
    <w:p w14:paraId="30DBC7DC" w14:textId="1BB0F963" w:rsidR="00C32CC6" w:rsidRDefault="00C32CC6" w:rsidP="00C32CC6">
      <w:pPr>
        <w:pStyle w:val="Funotentext"/>
        <w:rPr>
          <w:sz w:val="20"/>
          <w:szCs w:val="20"/>
        </w:rPr>
      </w:pPr>
      <w:r w:rsidRPr="00B1150C">
        <w:rPr>
          <w:rStyle w:val="Funotenzeichen"/>
        </w:rPr>
        <w:footnoteRef/>
      </w:r>
      <w:r>
        <w:rPr>
          <w:sz w:val="20"/>
          <w:szCs w:val="20"/>
        </w:rPr>
        <w:t xml:space="preserve"> Dieses Behandlungs- und geschlechtliches Zuweisungsschema wird in der </w:t>
      </w:r>
      <w:r w:rsidR="00391041">
        <w:rPr>
          <w:sz w:val="20"/>
          <w:szCs w:val="20"/>
        </w:rPr>
        <w:t xml:space="preserve">medizinischen </w:t>
      </w:r>
      <w:r>
        <w:rPr>
          <w:sz w:val="20"/>
          <w:szCs w:val="20"/>
        </w:rPr>
        <w:t>Literatur mit „</w:t>
      </w:r>
      <w:proofErr w:type="spellStart"/>
      <w:r>
        <w:rPr>
          <w:sz w:val="20"/>
          <w:szCs w:val="20"/>
        </w:rPr>
        <w:t>it’s</w:t>
      </w:r>
      <w:proofErr w:type="spellEnd"/>
      <w:r>
        <w:rPr>
          <w:sz w:val="20"/>
          <w:szCs w:val="20"/>
        </w:rPr>
        <w:t xml:space="preserve"> </w:t>
      </w:r>
      <w:proofErr w:type="spellStart"/>
      <w:r>
        <w:rPr>
          <w:sz w:val="20"/>
          <w:szCs w:val="20"/>
        </w:rPr>
        <w:t>easier</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make</w:t>
      </w:r>
      <w:proofErr w:type="spellEnd"/>
      <w:r>
        <w:rPr>
          <w:sz w:val="20"/>
          <w:szCs w:val="20"/>
        </w:rPr>
        <w:t xml:space="preserve"> a hole </w:t>
      </w:r>
      <w:proofErr w:type="spellStart"/>
      <w:r>
        <w:rPr>
          <w:sz w:val="20"/>
          <w:szCs w:val="20"/>
        </w:rPr>
        <w:t>than</w:t>
      </w:r>
      <w:proofErr w:type="spellEnd"/>
      <w:r>
        <w:rPr>
          <w:sz w:val="20"/>
          <w:szCs w:val="20"/>
        </w:rPr>
        <w:t xml:space="preserve"> </w:t>
      </w:r>
      <w:proofErr w:type="spellStart"/>
      <w:r>
        <w:rPr>
          <w:sz w:val="20"/>
          <w:szCs w:val="20"/>
        </w:rPr>
        <w:t>build</w:t>
      </w:r>
      <w:proofErr w:type="spellEnd"/>
      <w:r>
        <w:rPr>
          <w:sz w:val="20"/>
          <w:szCs w:val="20"/>
        </w:rPr>
        <w:t xml:space="preserve"> a pole“ paraphrasiert </w:t>
      </w:r>
      <w:r>
        <w:rPr>
          <w:sz w:val="20"/>
          <w:szCs w:val="20"/>
        </w:rPr>
        <w:fldChar w:fldCharType="begin"/>
      </w:r>
      <w:r w:rsidR="000B7865">
        <w:rPr>
          <w:sz w:val="20"/>
          <w:szCs w:val="20"/>
        </w:rPr>
        <w:instrText xml:space="preserve"> ADDIN ZOTERO_ITEM CSL_CITATION {"citationID":"XG459AUr","properties":{"unsorted":false,"formattedCitation":"(Gorman und Cole 2004)","plainCitation":"(Gorman und Cole 2004)","dontUpdate":true,"noteIndex":74},"citationItems":[{"id":149,"uris":["http://zotero.org/users/local/owKliTIb/items/3JF9KE5A"],"itemData":{"id":149,"type":"article-journal","container-title":"Time","title":"Between the sexes","URL":"http://www.time.com/time/magazine/article/0,9171,593551,00.html#ixzz23d0kd3SB","author":[{"family":"Gorman","given":"C."},{"family":"Cole","given":"W."}],"issued":{"date-parts":[["2004"]]}}}],"schema":"https://github.com/citation-style-language/schema/raw/master/csl-citation.json"} </w:instrText>
      </w:r>
      <w:r>
        <w:rPr>
          <w:sz w:val="20"/>
          <w:szCs w:val="20"/>
        </w:rPr>
        <w:fldChar w:fldCharType="separate"/>
      </w:r>
      <w:r w:rsidRPr="008478B8">
        <w:rPr>
          <w:rFonts w:ascii="Cambria" w:hAnsi="Cambria"/>
          <w:sz w:val="20"/>
        </w:rPr>
        <w:t>(Gorman</w:t>
      </w:r>
      <w:r>
        <w:rPr>
          <w:rFonts w:ascii="Cambria" w:hAnsi="Cambria"/>
          <w:sz w:val="20"/>
        </w:rPr>
        <w:t xml:space="preserve">, </w:t>
      </w:r>
      <w:r w:rsidRPr="008478B8">
        <w:rPr>
          <w:rFonts w:ascii="Cambria" w:hAnsi="Cambria"/>
          <w:sz w:val="20"/>
        </w:rPr>
        <w:t>Cole 2004)</w:t>
      </w:r>
      <w:r>
        <w:rPr>
          <w:sz w:val="20"/>
          <w:szCs w:val="20"/>
        </w:rPr>
        <w:fldChar w:fldCharType="end"/>
      </w:r>
      <w:r>
        <w:rPr>
          <w:sz w:val="20"/>
          <w:szCs w:val="20"/>
        </w:rPr>
        <w:t>.</w:t>
      </w:r>
    </w:p>
  </w:footnote>
  <w:footnote w:id="76">
    <w:p w14:paraId="7A8F1B09" w14:textId="68BA7BF8" w:rsidR="00C32CC6" w:rsidRDefault="00C32CC6" w:rsidP="00C32CC6">
      <w:pPr>
        <w:pStyle w:val="Funotentext"/>
        <w:jc w:val="both"/>
        <w:rPr>
          <w:sz w:val="20"/>
          <w:szCs w:val="20"/>
        </w:rPr>
      </w:pPr>
      <w:r w:rsidRPr="00B1150C">
        <w:rPr>
          <w:rStyle w:val="Funotenzeichen"/>
        </w:rPr>
        <w:footnoteRef/>
      </w:r>
      <w:r>
        <w:rPr>
          <w:sz w:val="20"/>
          <w:szCs w:val="20"/>
        </w:rPr>
        <w:t xml:space="preserve"> Diamond vertritt die Position, dass im Wesentlichen frühe pränatale hormonelle Einflüsse die geschlechtliche Identität determinierenden neuronale Strukturen hervorbringen</w:t>
      </w:r>
      <w:r w:rsidR="008664D5">
        <w:rPr>
          <w:sz w:val="20"/>
          <w:szCs w:val="20"/>
        </w:rPr>
        <w:t xml:space="preserve"> </w:t>
      </w:r>
      <w:r w:rsidR="008664D5">
        <w:rPr>
          <w:sz w:val="20"/>
          <w:szCs w:val="20"/>
        </w:rPr>
        <w:fldChar w:fldCharType="begin"/>
      </w:r>
      <w:r w:rsidR="000B7865">
        <w:rPr>
          <w:sz w:val="20"/>
          <w:szCs w:val="20"/>
        </w:rPr>
        <w:instrText xml:space="preserve"> ADDIN ZOTERO_ITEM CSL_CITATION {"citationID":"achXdAn2","properties":{"unsorted":false,"formattedCitation":"(vgl. z.B. Milton Diamond 2009; Gleeson 2025)","plainCitation":"(vgl. z.B. Milton Diamond 2009; Gleeson 2025)","noteIndex":75},"citationItems":[{"id":114,"uris":["http://zotero.org/users/local/owKliTIb/items/6GGFFMST"],"itemData":{"id":114,"type":"article-journal","container-title":"Hormones and Behavior","DOI":"10.1016/j.yhbeh.2009.03.007","issue":"5","page":"621–632","publisher":"Elsevier BV","title":"Clinical Implications of the Organizational and Activational Effects of Hormones","volume":"55","author":[{"family":"Diamond","given":"Milton"}],"issued":{"date-parts":[["2009"]]}},"prefix":"vgl. z.B."},{"id":1203,"uris":["http://zotero.org/users/local/owKliTIb/items/KV9WKYKH"],"itemData":{"id":1203,"type":"book","ISBN":"978-1-83976-095-2","note":"LCCN: 2025001930","publisher":"Verso Books","title":"Hermaphrodite Logic: A History of Intersex Liberation","URL":"https://books.google.de/books?id=t_weEQAAQBAJ","author":[{"family":"Gleeson","given":"J."}],"issued":{"date-parts":[["2025"]]}}}],"schema":"https://github.com/citation-style-language/schema/raw/master/csl-citation.json"} </w:instrText>
      </w:r>
      <w:r w:rsidR="008664D5">
        <w:rPr>
          <w:sz w:val="20"/>
          <w:szCs w:val="20"/>
        </w:rPr>
        <w:fldChar w:fldCharType="separate"/>
      </w:r>
      <w:r w:rsidR="005165D6" w:rsidRPr="005165D6">
        <w:rPr>
          <w:rFonts w:ascii="Cambria" w:hAnsi="Cambria"/>
          <w:sz w:val="20"/>
        </w:rPr>
        <w:t xml:space="preserve">(vgl. z.B. Milton Diamond 2009; </w:t>
      </w:r>
      <w:proofErr w:type="spellStart"/>
      <w:r w:rsidR="005165D6" w:rsidRPr="005165D6">
        <w:rPr>
          <w:rFonts w:ascii="Cambria" w:hAnsi="Cambria"/>
          <w:sz w:val="20"/>
        </w:rPr>
        <w:t>Gleeson</w:t>
      </w:r>
      <w:proofErr w:type="spellEnd"/>
      <w:r w:rsidR="005165D6" w:rsidRPr="005165D6">
        <w:rPr>
          <w:rFonts w:ascii="Cambria" w:hAnsi="Cambria"/>
          <w:sz w:val="20"/>
        </w:rPr>
        <w:t xml:space="preserve"> 2025)</w:t>
      </w:r>
      <w:r w:rsidR="008664D5">
        <w:rPr>
          <w:sz w:val="20"/>
          <w:szCs w:val="20"/>
        </w:rPr>
        <w:fldChar w:fldCharType="end"/>
      </w:r>
      <w:r w:rsidR="003C5762">
        <w:rPr>
          <w:sz w:val="20"/>
          <w:szCs w:val="20"/>
        </w:rPr>
        <w:t>.</w:t>
      </w:r>
    </w:p>
  </w:footnote>
  <w:footnote w:id="77">
    <w:p w14:paraId="5F0D197C" w14:textId="42BF0ECD" w:rsidR="00C32CC6" w:rsidRPr="006935A0" w:rsidRDefault="00C32CC6" w:rsidP="00C32CC6">
      <w:pPr>
        <w:pStyle w:val="Funotentext"/>
        <w:jc w:val="both"/>
      </w:pPr>
      <w:r w:rsidRPr="00B1150C">
        <w:rPr>
          <w:rStyle w:val="Funotenzeichen"/>
        </w:rPr>
        <w:footnoteRef/>
      </w:r>
      <w:r>
        <w:t xml:space="preserve"> </w:t>
      </w:r>
      <w:r>
        <w:rPr>
          <w:sz w:val="20"/>
          <w:szCs w:val="20"/>
        </w:rPr>
        <w:t xml:space="preserve">So </w:t>
      </w:r>
      <w:r w:rsidR="005E711F">
        <w:rPr>
          <w:sz w:val="20"/>
          <w:szCs w:val="20"/>
        </w:rPr>
        <w:t xml:space="preserve">werden </w:t>
      </w:r>
      <w:r>
        <w:rPr>
          <w:sz w:val="20"/>
          <w:szCs w:val="20"/>
        </w:rPr>
        <w:t xml:space="preserve">bei der Verhältnismäßig häufigen Variation </w:t>
      </w:r>
      <w:r w:rsidR="005E711F">
        <w:rPr>
          <w:sz w:val="20"/>
          <w:szCs w:val="20"/>
        </w:rPr>
        <w:t xml:space="preserve">des </w:t>
      </w:r>
      <w:r>
        <w:rPr>
          <w:sz w:val="20"/>
          <w:szCs w:val="20"/>
        </w:rPr>
        <w:t xml:space="preserve">AGS nur noch kosmetische geschlechtsverändernde Eingriffe bei Erreichen der sog. Prader </w:t>
      </w:r>
      <w:proofErr w:type="spellStart"/>
      <w:r>
        <w:rPr>
          <w:sz w:val="20"/>
          <w:szCs w:val="20"/>
        </w:rPr>
        <w:t>Scale</w:t>
      </w:r>
      <w:proofErr w:type="spellEnd"/>
      <w:r>
        <w:rPr>
          <w:sz w:val="20"/>
          <w:szCs w:val="20"/>
        </w:rPr>
        <w:t xml:space="preserve"> Stufe 3-5 empfohlen. Letztere stellt eine medizinische Einstufungsskala von äußerlich sichtbarer Virilisierung der Genitalien dar </w:t>
      </w:r>
      <w:r>
        <w:rPr>
          <w:sz w:val="20"/>
          <w:szCs w:val="20"/>
        </w:rPr>
        <w:fldChar w:fldCharType="begin"/>
      </w:r>
      <w:r w:rsidR="000B7865">
        <w:rPr>
          <w:sz w:val="20"/>
          <w:szCs w:val="20"/>
        </w:rPr>
        <w:instrText xml:space="preserve"> ADDIN ZOTERO_ITEM CSL_CITATION {"citationID":"ldJbJwXk","properties":{"unsorted":false,"formattedCitation":"(vgl. Hughes u.\\uc0\\u160{}a. 2012; Lee u.\\uc0\\u160{}a. 2006, 493)","plainCitation":"(vgl. Hughes u. a. 2012; Lee u. a. 2006, 493)","dontUpdate":true,"noteIndex":76},"citationItems":[{"id":1012,"uris":["http://zotero.org/users/local/owKliTIb/items/IQL5KYUZ"],"itemData":{"id":1012,"type":"article-journal","container-title":"Lancet","DOI":"10.1016/S0140-6736(12)60071-3","issue":"9851","page":"1419-28","publisher":"Elsevier BV","title":"Androgen insensitivity syndrome","volume":"380","author":[{"family":"Hughes","given":"IA"},{"family":"Davies","given":"JD"},{"family":"Bunch","given":"TI"},{"family":"Pasterski","given":"V"},{"family":"Mastroyannopoulou","given":"K"},{"family":"MacDougall","given":"J"}],"issued":{"date-parts":[["2012"]]}},"prefix":"vgl."},{"id":233,"uris":["http://zotero.org/users/local/owKliTIb/items/DSZGR75K"],"itemData":{"id":233,"type":"article-journal","container-title":"Pediatrics","DOI":"10.1542/peds.2006-0738","issue":"2","page":"e488–e500","title":"Consensus statement on management of intersex disorders. International Consensus Conference on Intersex","volume":"118","author":[{"family":"Lee","given":"P. A."},{"family":"Houk","given":"C. P."},{"family":"Ahmed","given":"S. F."},{"family":"Hughes","given":"I. A."}],"issued":{"date-parts":[["2006"]]}},"locator":"493","label":"page"}],"schema":"https://github.com/citation-style-language/schema/raw/master/csl-citation.json"} </w:instrText>
      </w:r>
      <w:r>
        <w:rPr>
          <w:sz w:val="20"/>
          <w:szCs w:val="20"/>
        </w:rPr>
        <w:fldChar w:fldCharType="separate"/>
      </w:r>
      <w:r w:rsidRPr="0072400E">
        <w:rPr>
          <w:rFonts w:ascii="Cambria" w:hAnsi="Cambria" w:cs="Times New Roman"/>
          <w:sz w:val="20"/>
        </w:rPr>
        <w:t xml:space="preserve">(vgl. Hughes </w:t>
      </w:r>
      <w:r>
        <w:rPr>
          <w:rFonts w:ascii="Cambria" w:hAnsi="Cambria" w:cs="Times New Roman"/>
          <w:sz w:val="20"/>
        </w:rPr>
        <w:t xml:space="preserve">et </w:t>
      </w:r>
      <w:r w:rsidRPr="0072400E">
        <w:rPr>
          <w:rFonts w:ascii="Cambria" w:hAnsi="Cambria" w:cs="Times New Roman"/>
          <w:sz w:val="20"/>
        </w:rPr>
        <w:t>a</w:t>
      </w:r>
      <w:r>
        <w:rPr>
          <w:rFonts w:ascii="Cambria" w:hAnsi="Cambria" w:cs="Times New Roman"/>
          <w:sz w:val="20"/>
        </w:rPr>
        <w:t>l</w:t>
      </w:r>
      <w:r w:rsidRPr="0072400E">
        <w:rPr>
          <w:rFonts w:ascii="Cambria" w:hAnsi="Cambria" w:cs="Times New Roman"/>
          <w:sz w:val="20"/>
        </w:rPr>
        <w:t xml:space="preserve">. 2012; Lee </w:t>
      </w:r>
      <w:r>
        <w:rPr>
          <w:rFonts w:ascii="Cambria" w:hAnsi="Cambria" w:cs="Times New Roman"/>
          <w:sz w:val="20"/>
        </w:rPr>
        <w:t xml:space="preserve">et </w:t>
      </w:r>
      <w:r w:rsidRPr="0072400E">
        <w:rPr>
          <w:rFonts w:ascii="Cambria" w:hAnsi="Cambria" w:cs="Times New Roman"/>
          <w:sz w:val="20"/>
        </w:rPr>
        <w:t>a</w:t>
      </w:r>
      <w:r>
        <w:rPr>
          <w:rFonts w:ascii="Cambria" w:hAnsi="Cambria" w:cs="Times New Roman"/>
          <w:sz w:val="20"/>
        </w:rPr>
        <w:t>l</w:t>
      </w:r>
      <w:r w:rsidRPr="0072400E">
        <w:rPr>
          <w:rFonts w:ascii="Cambria" w:hAnsi="Cambria" w:cs="Times New Roman"/>
          <w:sz w:val="20"/>
        </w:rPr>
        <w:t>. 2006, 493)</w:t>
      </w:r>
      <w:r>
        <w:rPr>
          <w:sz w:val="20"/>
          <w:szCs w:val="20"/>
        </w:rPr>
        <w:fldChar w:fldCharType="end"/>
      </w:r>
      <w:r>
        <w:rPr>
          <w:sz w:val="20"/>
          <w:szCs w:val="20"/>
        </w:rPr>
        <w:t>.</w:t>
      </w:r>
    </w:p>
  </w:footnote>
  <w:footnote w:id="78">
    <w:p w14:paraId="14979592" w14:textId="63486DF4" w:rsidR="00C32CC6" w:rsidRDefault="00C32CC6" w:rsidP="00C32CC6">
      <w:pPr>
        <w:pStyle w:val="Funotentext"/>
        <w:jc w:val="both"/>
        <w:rPr>
          <w:sz w:val="20"/>
          <w:szCs w:val="20"/>
        </w:rPr>
      </w:pPr>
      <w:r w:rsidRPr="00B1150C">
        <w:rPr>
          <w:rStyle w:val="Funotenzeichen"/>
        </w:rPr>
        <w:footnoteRef/>
      </w:r>
      <w:r>
        <w:rPr>
          <w:sz w:val="20"/>
          <w:szCs w:val="20"/>
        </w:rPr>
        <w:t xml:space="preserve"> Letzteres widerspricht allerdings dem Bezug der Stellungnahme auf US-</w:t>
      </w:r>
      <w:del w:id="1000254" w:author="Claude Lektorat" w:date="2026-06-30T12:18:05Z">
        <w:r>
          <w:rPr>
            <w:sz w:val="20"/>
            <w:szCs w:val="20"/>
          </w:rPr>
          <w:delText xml:space="preserve">amerikanischen</w:delText>
        </w:r>
      </w:del>
      <w:ins w:id="1000255" w:author="Claude Lektorat" w:date="2026-06-30T12:18:05Z">
        <w:r>
          <w:rPr>
            <w:sz w:val="20"/>
            <w:szCs w:val="20"/>
          </w:rPr>
          <w:t xml:space="preserve">amerikanisches</w:t>
        </w:r>
      </w:ins>
      <w:r>
        <w:rPr>
          <w:sz w:val="20"/>
          <w:szCs w:val="20"/>
        </w:rPr>
        <w:t xml:space="preserve"> Recht: Dieses begründet eine Übertragung des Einwilligungsrechtes</w:t>
      </w:r>
      <w:del w:id="1000256" w:author="Claude Lektorat" w:date="2026-06-30T12:18:05Z">
        <w:r>
          <w:rPr>
            <w:sz w:val="20"/>
            <w:szCs w:val="20"/>
          </w:rPr>
          <w:delText xml:space="preserve">,</w:delText>
        </w:r>
      </w:del>
      <w:r>
        <w:rPr>
          <w:sz w:val="20"/>
          <w:szCs w:val="20"/>
        </w:rPr>
        <w:t xml:space="preserve"> an Eltern dadurch, dass diese am ehesten wüssten, was am </w:t>
      </w:r>
      <w:r>
        <w:rPr>
          <w:i/>
          <w:iCs/>
          <w:sz w:val="20"/>
          <w:szCs w:val="20"/>
        </w:rPr>
        <w:t xml:space="preserve">besten</w:t>
      </w:r>
      <w:r>
        <w:rPr>
          <w:sz w:val="20"/>
          <w:szCs w:val="20"/>
        </w:rPr>
        <w:t xml:space="preserve"> für ihr Kind sei (vgl. ebd.</w:t>
      </w:r>
      <w:r>
        <w:rPr>
          <w:sz w:val="20"/>
          <w:szCs w:val="20"/>
        </w:rPr>
        <w:t xml:space="preserve">, </w:t>
      </w:r>
      <w:r>
        <w:rPr>
          <w:sz w:val="20"/>
          <w:szCs w:val="20"/>
        </w:rPr>
        <w:t xml:space="preserve">497).</w:t>
      </w:r>
    </w:p>
  </w:footnote>
  <w:footnote w:id="79">
    <w:p w14:paraId="1651CE9E" w14:textId="4F8A2EFF" w:rsidR="00C32CC6" w:rsidRDefault="00C32CC6" w:rsidP="00C32CC6">
      <w:pPr>
        <w:widowControl w:val="0"/>
        <w:autoSpaceDE w:val="0"/>
        <w:autoSpaceDN w:val="0"/>
        <w:adjustRightInd w:val="0"/>
        <w:rPr>
          <w:rFonts w:cs="Times New Roman"/>
          <w:sz w:val="20"/>
          <w:szCs w:val="20"/>
          <w:lang w:val="en-US"/>
        </w:rPr>
      </w:pPr>
      <w:r w:rsidRPr="00B1150C">
        <w:rPr>
          <w:rStyle w:val="Funotenzeichen"/>
        </w:rPr>
        <w:footnoteRef/>
      </w:r>
      <w:r w:rsidRPr="00B6198D">
        <w:rPr>
          <w:sz w:val="20"/>
          <w:szCs w:val="20"/>
          <w:lang w:val="en-US"/>
        </w:rPr>
        <w:t xml:space="preserve"> </w:t>
      </w:r>
      <w:r>
        <w:rPr>
          <w:rFonts w:cs="Times New Roman"/>
          <w:sz w:val="20"/>
          <w:szCs w:val="20"/>
          <w:lang w:val="en-US"/>
        </w:rPr>
        <w:t xml:space="preserve">Convention on the Elimination of All Forms of Discrimination against Women, </w:t>
      </w:r>
      <w:proofErr w:type="spellStart"/>
      <w:r>
        <w:rPr>
          <w:rFonts w:cs="Times New Roman"/>
          <w:sz w:val="20"/>
          <w:szCs w:val="20"/>
          <w:lang w:val="en-US"/>
        </w:rPr>
        <w:t>verabschiedet</w:t>
      </w:r>
      <w:proofErr w:type="spellEnd"/>
      <w:r>
        <w:rPr>
          <w:rFonts w:cs="Times New Roman"/>
          <w:sz w:val="20"/>
          <w:szCs w:val="20"/>
          <w:lang w:val="en-US"/>
        </w:rPr>
        <w:t xml:space="preserve"> am 18.12.1979 </w:t>
      </w:r>
      <w:r>
        <w:rPr>
          <w:rFonts w:cs="Times New Roman"/>
          <w:sz w:val="20"/>
          <w:szCs w:val="20"/>
          <w:lang w:val="en-US"/>
        </w:rPr>
        <w:fldChar w:fldCharType="begin"/>
      </w:r>
      <w:r w:rsidR="000B7865">
        <w:rPr>
          <w:rFonts w:cs="Times New Roman"/>
          <w:sz w:val="20"/>
          <w:szCs w:val="20"/>
          <w:lang w:val="en-US"/>
        </w:rPr>
        <w:instrText xml:space="preserve"> ADDIN ZOTERO_ITEM CSL_CITATION {"citationID":"99b7vyPH","properties":{"unsorted":false,"formattedCitation":"(vgl. Deutscher Ethikrat 2012, 9)","plainCitation":"(vgl. Deutscher Ethikrat 2012, 9)","noteIndex":78},"citationItems":[{"id":110,"uris":["http://zotero.org/users/local/owKliTIb/items/EJGH64SS"],"itemData":{"id":110,"type":"document","publisher-place":"Berlin","title":"Intersexualität. Stellungnahme","URL":"https://www.ethikrat.org/fileadmin/Publikationen/Stellungnahmen/deutsch/DER_StnIntersex_Deu_Online.pdf","author":[{"literal":"Deutscher Ethikrat"}],"issued":{"date-parts":[["2012"]]}},"locator":"9","label":"page","prefix":"vgl."}],"schema":"https://github.com/citation-style-language/schema/raw/master/csl-citation.json"} </w:instrText>
      </w:r>
      <w:r>
        <w:rPr>
          <w:rFonts w:cs="Times New Roman"/>
          <w:sz w:val="20"/>
          <w:szCs w:val="20"/>
          <w:lang w:val="en-US"/>
        </w:rPr>
        <w:fldChar w:fldCharType="separate"/>
      </w:r>
      <w:r w:rsidR="00B06BC4" w:rsidRPr="00B06BC4">
        <w:rPr>
          <w:rFonts w:ascii="Cambria" w:hAnsi="Cambria"/>
          <w:sz w:val="20"/>
          <w:lang w:val="en-US"/>
        </w:rPr>
        <w:t xml:space="preserve">(vgl. Deutscher </w:t>
      </w:r>
      <w:proofErr w:type="spellStart"/>
      <w:r w:rsidR="00B06BC4" w:rsidRPr="00B06BC4">
        <w:rPr>
          <w:rFonts w:ascii="Cambria" w:hAnsi="Cambria"/>
          <w:sz w:val="20"/>
          <w:lang w:val="en-US"/>
        </w:rPr>
        <w:t>Ethikrat</w:t>
      </w:r>
      <w:proofErr w:type="spellEnd"/>
      <w:r w:rsidR="00B06BC4" w:rsidRPr="00B06BC4">
        <w:rPr>
          <w:rFonts w:ascii="Cambria" w:hAnsi="Cambria"/>
          <w:sz w:val="20"/>
          <w:lang w:val="en-US"/>
        </w:rPr>
        <w:t xml:space="preserve"> 2012, 9)</w:t>
      </w:r>
      <w:r>
        <w:rPr>
          <w:rFonts w:cs="Times New Roman"/>
          <w:sz w:val="20"/>
          <w:szCs w:val="20"/>
          <w:lang w:val="en-US"/>
        </w:rPr>
        <w:fldChar w:fldCharType="end"/>
      </w:r>
      <w:r>
        <w:rPr>
          <w:rFonts w:cs="Times New Roman"/>
          <w:sz w:val="20"/>
          <w:szCs w:val="20"/>
          <w:lang w:val="en-US"/>
        </w:rPr>
        <w:t>.</w:t>
      </w:r>
    </w:p>
  </w:footnote>
  <w:footnote w:id="80">
    <w:p w14:paraId="5B704F4D" w14:textId="77777777" w:rsidR="00C32CC6" w:rsidRDefault="00C32CC6" w:rsidP="00C32CC6">
      <w:pPr>
        <w:pStyle w:val="Funotentext"/>
        <w:rPr>
          <w:sz w:val="20"/>
          <w:szCs w:val="20"/>
        </w:rPr>
      </w:pPr>
      <w:r w:rsidRPr="00B1150C">
        <w:rPr>
          <w:rStyle w:val="Funotenzeichen"/>
        </w:rPr>
        <w:footnoteRef/>
      </w:r>
      <w:r>
        <w:rPr>
          <w:sz w:val="20"/>
          <w:szCs w:val="20"/>
        </w:rPr>
        <w:t xml:space="preserve"> Hiermit sind medizinisch nicht-notwendige chirurgische Eingriffe gemeint, die daher als kosmetisch bzw. ästhetisch motiviert verstanden werden können.</w:t>
      </w:r>
    </w:p>
  </w:footnote>
  <w:footnote w:id="81">
    <w:p w14:paraId="7E9F16E2" w14:textId="77777777" w:rsidR="00C32CC6" w:rsidRDefault="00C32CC6" w:rsidP="00C32CC6">
      <w:pPr>
        <w:pStyle w:val="Funotentext"/>
      </w:pPr>
      <w:r w:rsidRPr="00B1150C">
        <w:rPr>
          <w:rStyle w:val="Funotenzeichen"/>
        </w:rPr>
        <w:footnoteRef/>
      </w:r>
      <w:r>
        <w:t xml:space="preserve"> </w:t>
      </w:r>
      <w:r>
        <w:rPr>
          <w:sz w:val="20"/>
          <w:szCs w:val="20"/>
        </w:rPr>
        <w:t xml:space="preserve">Hierzu heißt es: „Soweit ein </w:t>
      </w:r>
      <w:proofErr w:type="spellStart"/>
      <w:r>
        <w:rPr>
          <w:sz w:val="20"/>
          <w:szCs w:val="20"/>
        </w:rPr>
        <w:t>früher</w:t>
      </w:r>
      <w:proofErr w:type="spellEnd"/>
      <w:r>
        <w:rPr>
          <w:sz w:val="20"/>
          <w:szCs w:val="20"/>
        </w:rPr>
        <w:t xml:space="preserve"> Eingriff operationsbedingte Traumatisierungen vermeiden kann und/oder einen besseren Operationserfolg verspricht, spricht dies auch ohne das Vorliegen einer Gefahr der Beeinträchtigung der physischen Gesundheit im Sinne des Kindeswohls </w:t>
      </w:r>
      <w:proofErr w:type="spellStart"/>
      <w:r>
        <w:rPr>
          <w:sz w:val="20"/>
          <w:szCs w:val="20"/>
        </w:rPr>
        <w:t>für</w:t>
      </w:r>
      <w:proofErr w:type="spellEnd"/>
      <w:r>
        <w:rPr>
          <w:sz w:val="20"/>
          <w:szCs w:val="20"/>
        </w:rPr>
        <w:t xml:space="preserve"> eine solche Operation.“ (ebd., 157f)</w:t>
      </w:r>
    </w:p>
  </w:footnote>
  <w:footnote w:id="82">
    <w:p w14:paraId="383DDB1B" w14:textId="3778FB5A" w:rsidR="00C32CC6" w:rsidRDefault="00C32CC6" w:rsidP="00C32CC6">
      <w:pPr>
        <w:pStyle w:val="Funotentext"/>
        <w:jc w:val="both"/>
        <w:rPr>
          <w:sz w:val="20"/>
          <w:szCs w:val="20"/>
        </w:rPr>
      </w:pPr>
      <w:r w:rsidRPr="00B1150C">
        <w:rPr>
          <w:rStyle w:val="Funotenzeichen"/>
        </w:rPr>
        <w:footnoteRef/>
      </w:r>
      <w:r>
        <w:rPr>
          <w:sz w:val="20"/>
          <w:szCs w:val="20"/>
        </w:rPr>
        <w:t xml:space="preserve"> Letzteres erinnert an die Unterscheidung zwischen Hermaphroditismus und Pseudohermaphroditismus bei </w:t>
      </w:r>
      <w:proofErr w:type="spellStart"/>
      <w:r>
        <w:rPr>
          <w:sz w:val="20"/>
          <w:szCs w:val="20"/>
        </w:rPr>
        <w:t>Klebs</w:t>
      </w:r>
      <w:proofErr w:type="spellEnd"/>
      <w:r>
        <w:rPr>
          <w:sz w:val="20"/>
          <w:szCs w:val="20"/>
        </w:rPr>
        <w:t>. Dafür spricht ebenfalls die Bezugnahme innerhalb der Stellungnahme auf ein „wahres Geschlecht</w:t>
      </w:r>
      <w:r w:rsidR="008623AC">
        <w:rPr>
          <w:sz w:val="20"/>
          <w:szCs w:val="20"/>
        </w:rPr>
        <w:t>“</w:t>
      </w:r>
      <w:r>
        <w:rPr>
          <w:sz w:val="20"/>
          <w:szCs w:val="20"/>
        </w:rPr>
        <w:t xml:space="preserve"> </w:t>
      </w:r>
      <w:r>
        <w:rPr>
          <w:sz w:val="20"/>
          <w:szCs w:val="20"/>
        </w:rPr>
        <w:fldChar w:fldCharType="begin"/>
      </w:r>
      <w:r w:rsidR="000B7865">
        <w:rPr>
          <w:sz w:val="20"/>
          <w:szCs w:val="20"/>
        </w:rPr>
        <w:instrText xml:space="preserve"> ADDIN ZOTERO_ITEM CSL_CITATION {"citationID":"sqfPWwVv","properties":{"unsorted":false,"formattedCitation":"(vgl. DER 2012, 50)","plainCitation":"(vgl. DER 2012, 50)","noteIndex":81},"citationItems":[{"id":110,"uris":["http://zotero.org/users/local/owKliTIb/items/EJGH64SS"],"itemData":{"id":110,"type":"document","publisher-place":"Berlin","title":"Intersexualität. Stellungnahme","URL":"https://www.ethikrat.org/fileadmin/Publikationen/Stellungnahmen/deutsch/DER_StnIntersex_Deu_Online.pdf","author":[{"literal":"Deutscher Ethikrat"}],"issued":{"date-parts":[["2012"]]}},"locator":"50","label":"page","suppress-author":true,"prefix":"vgl. DER"}],"schema":"https://github.com/citation-style-language/schema/raw/master/csl-citation.json"} </w:instrText>
      </w:r>
      <w:r>
        <w:rPr>
          <w:sz w:val="20"/>
          <w:szCs w:val="20"/>
        </w:rPr>
        <w:fldChar w:fldCharType="separate"/>
      </w:r>
      <w:r w:rsidRPr="00EB02D4">
        <w:rPr>
          <w:rFonts w:ascii="Cambria" w:hAnsi="Cambria"/>
          <w:sz w:val="20"/>
        </w:rPr>
        <w:t>(vgl. DER 2012, 50)</w:t>
      </w:r>
      <w:r>
        <w:rPr>
          <w:sz w:val="20"/>
          <w:szCs w:val="20"/>
        </w:rPr>
        <w:fldChar w:fldCharType="end"/>
      </w:r>
      <w:r>
        <w:rPr>
          <w:sz w:val="20"/>
          <w:szCs w:val="20"/>
        </w:rPr>
        <w:t>.</w:t>
      </w:r>
    </w:p>
  </w:footnote>
  <w:footnote w:id="83">
    <w:p w14:paraId="380B7027" w14:textId="1DD97CBA" w:rsidR="00C32CC6" w:rsidRPr="00DF2540" w:rsidRDefault="00C32CC6" w:rsidP="00C32CC6">
      <w:pPr>
        <w:pStyle w:val="Funotentext"/>
        <w:jc w:val="both"/>
        <w:rPr>
          <w:sz w:val="20"/>
          <w:szCs w:val="20"/>
        </w:rPr>
      </w:pPr>
      <w:r w:rsidRPr="00B1150C">
        <w:rPr>
          <w:rStyle w:val="Funotenzeichen"/>
        </w:rPr>
        <w:footnoteRef/>
      </w:r>
      <w:r>
        <w:t xml:space="preserve"> </w:t>
      </w:r>
      <w:r>
        <w:rPr>
          <w:sz w:val="20"/>
          <w:szCs w:val="20"/>
        </w:rPr>
        <w:t xml:space="preserve">Auf juristischer Ebene wird innerhalb der </w:t>
      </w:r>
      <w:r w:rsidR="00BF368F">
        <w:rPr>
          <w:sz w:val="20"/>
          <w:szCs w:val="20"/>
        </w:rPr>
        <w:t>Ethikrats</w:t>
      </w:r>
      <w:r>
        <w:rPr>
          <w:sz w:val="20"/>
          <w:szCs w:val="20"/>
        </w:rPr>
        <w:t xml:space="preserve">-Stellungnahme erstmals für eine Berücksichtigung intersexuell kategorisierter Menschen im Personenstandsrecht plädiert. Hier argumentiert der </w:t>
      </w:r>
      <w:r w:rsidR="00F8173F">
        <w:rPr>
          <w:sz w:val="20"/>
          <w:szCs w:val="20"/>
        </w:rPr>
        <w:t xml:space="preserve">Ethikrat </w:t>
      </w:r>
      <w:r>
        <w:rPr>
          <w:sz w:val="20"/>
          <w:szCs w:val="20"/>
        </w:rPr>
        <w:t xml:space="preserve">über den Eingriff in das allgemeine Persönlichkeitsrecht sowie den Eingriff in Gleichheitsrechte bzw. das allgemeine Gleichbehandlungsgesetz (AGG) für einen dritten Personenstand </w:t>
      </w:r>
      <w:r>
        <w:rPr>
          <w:sz w:val="20"/>
          <w:szCs w:val="20"/>
        </w:rPr>
        <w:fldChar w:fldCharType="begin"/>
      </w:r>
      <w:r w:rsidR="000B7865">
        <w:rPr>
          <w:sz w:val="20"/>
          <w:szCs w:val="20"/>
        </w:rPr>
        <w:instrText xml:space="preserve"> ADDIN ZOTERO_ITEM CSL_CITATION {"citationID":"CyOl7xma","properties":{"unsorted":false,"formattedCitation":"(vgl. DER 2012, 128\\uc0\\u8211{}34)","plainCitation":"(vgl. DER 2012, 128–34)","noteIndex":82},"citationItems":[{"id":110,"uris":["http://zotero.org/users/local/owKliTIb/items/EJGH64SS"],"itemData":{"id":110,"type":"document","publisher-place":"Berlin","title":"Intersexualität. Stellungnahme","URL":"https://www.ethikrat.org/fileadmin/Publikationen/Stellungnahmen/deutsch/DER_StnIntersex_Deu_Online.pdf","author":[{"literal":"Deutscher Ethikrat"}],"issued":{"date-parts":[["2012"]]}},"locator":"128-134","label":"page","suppress-author":true,"prefix":"vgl. DER"}],"schema":"https://github.com/citation-style-language/schema/raw/master/csl-citation.json"} </w:instrText>
      </w:r>
      <w:r>
        <w:rPr>
          <w:sz w:val="20"/>
          <w:szCs w:val="20"/>
        </w:rPr>
        <w:fldChar w:fldCharType="separate"/>
      </w:r>
      <w:r w:rsidRPr="00EB02D4">
        <w:rPr>
          <w:rFonts w:ascii="Cambria" w:hAnsi="Cambria" w:cs="Times New Roman"/>
          <w:sz w:val="20"/>
        </w:rPr>
        <w:t>(vgl. DER 2012, 128–34)</w:t>
      </w:r>
      <w:r>
        <w:rPr>
          <w:sz w:val="20"/>
          <w:szCs w:val="20"/>
        </w:rPr>
        <w:fldChar w:fldCharType="end"/>
      </w:r>
      <w:r>
        <w:rPr>
          <w:sz w:val="20"/>
          <w:szCs w:val="20"/>
        </w:rPr>
        <w:t xml:space="preserve">. Dabei zieht die Stellungnahme sowohl das Freilassen als auch einen positiven dritten Geschlechtseintrag – hier als „anders“ vorgeschlagen – in Erwägung (vgl. ebd. 127-131). Ebenfalls wurde erstmals für einen Aufschub der Verjährungsfrist für die Wahrnehmung zivilrechtlicher Ansprüche auf Entschädigung plädiert. </w:t>
      </w:r>
    </w:p>
  </w:footnote>
  <w:footnote w:id="84">
    <w:p w14:paraId="29DA5DBD" w14:textId="55619C3C" w:rsidR="00C32CC6" w:rsidRDefault="00C32CC6" w:rsidP="00C32CC6">
      <w:pPr>
        <w:pStyle w:val="Funotentext"/>
        <w:jc w:val="both"/>
        <w:rPr>
          <w:sz w:val="20"/>
          <w:szCs w:val="20"/>
        </w:rPr>
      </w:pPr>
      <w:r w:rsidRPr="00B1150C">
        <w:rPr>
          <w:rStyle w:val="Funotenzeichen"/>
        </w:rPr>
        <w:footnoteRef/>
      </w:r>
      <w:r>
        <w:rPr>
          <w:sz w:val="20"/>
          <w:szCs w:val="20"/>
        </w:rPr>
        <w:t xml:space="preserve"> So sind Mitglieder bzw. Assoziierte der AGS-Initiative ebenfalls AutorInnen des Papiers während Vertreter*innen der medizin-kritischen Organisationen sich hier nicht finden lassen. Bei einer*einem Autor*in des Papiers, der*die als Betroffene*r bezeichnet wird, ist dies allerdings nicht eindeutig nachvollziehbar, da hier kein Name genannt wird.</w:t>
      </w:r>
    </w:p>
  </w:footnote>
  <w:footnote w:id="85">
    <w:p w14:paraId="394ADFC5" w14:textId="15A2797A" w:rsidR="00C32CC6" w:rsidRDefault="00C32CC6" w:rsidP="00C32CC6">
      <w:pPr>
        <w:pStyle w:val="Default"/>
        <w:ind w:right="42"/>
        <w:jc w:val="both"/>
        <w:rPr>
          <w:rFonts w:asciiTheme="minorHAnsi" w:eastAsia="Times New Roman" w:hAnsiTheme="minorHAnsi" w:cs="Times New Roman"/>
          <w:iCs/>
          <w:sz w:val="20"/>
          <w:szCs w:val="20"/>
          <w:lang w:val="de-DE"/>
        </w:rPr>
      </w:pPr>
      <w:r w:rsidRPr="00B1150C">
        <w:rPr>
          <w:rStyle w:val="Funotenzeichen"/>
        </w:rPr>
        <w:footnoteRef/>
      </w:r>
      <w:r w:rsidRPr="00B6198D">
        <w:rPr>
          <w:sz w:val="20"/>
          <w:szCs w:val="20"/>
          <w:lang w:val="de-DE"/>
        </w:rPr>
        <w:t xml:space="preserve"> </w:t>
      </w:r>
      <w:r>
        <w:rPr>
          <w:rFonts w:asciiTheme="minorHAnsi" w:eastAsia="Times New Roman" w:hAnsiTheme="minorHAnsi" w:cs="Times New Roman"/>
          <w:iCs/>
          <w:sz w:val="20"/>
          <w:szCs w:val="20"/>
          <w:lang w:val="de-DE"/>
        </w:rPr>
        <w:t xml:space="preserve">Hinsichtlich der Begleitung eines Therapieprozesses soll auf diese allerdings nur „hingewiesen“ werden und „ggf. eine Vermittlung erfolgen“ </w:t>
      </w:r>
      <w:r>
        <w:rPr>
          <w:rFonts w:asciiTheme="minorHAnsi" w:eastAsia="Times New Roman" w:hAnsiTheme="minorHAnsi" w:cs="Times New Roman"/>
          <w:iCs/>
          <w:sz w:val="20"/>
          <w:szCs w:val="20"/>
          <w:lang w:val="de-DE"/>
        </w:rPr>
        <w:fldChar w:fldCharType="begin"/>
      </w:r>
      <w:r w:rsidR="000B7865">
        <w:rPr>
          <w:rFonts w:asciiTheme="minorHAnsi" w:eastAsia="Times New Roman" w:hAnsiTheme="minorHAnsi" w:cs="Times New Roman"/>
          <w:iCs/>
          <w:sz w:val="20"/>
          <w:szCs w:val="20"/>
          <w:lang w:val="de-DE"/>
        </w:rPr>
        <w:instrText xml:space="preserve"> ADDIN ZOTERO_ITEM CSL_CITATION {"citationID":"H2A2Nqcq","properties":{"unsorted":false,"formattedCitation":"(DGU et al. 2016, 16)","plainCitation":"(DGU et al. 2016, 16)","noteIndex":84},"citationItems":[{"id":99,"uris":["http://zotero.org/users/local/owKliTIb/items/29ZR4W2V"],"itemData":{"id":99,"type":"document","publisher-place":"Berlin","title":"S2kLeitlinie. Varianten der Geschlechtsentwicklung","URL":"http://www.awmf.org/uploads/tx_szleitlinien/174001l_S2k_GeschlechtsentwicklungVarianten_201608_01.pdf","author":[{"literal":"Deutsche Gesellschaft für Urologie (DGU) e.V./Deutsche Gesellschaft für Kinderchirurgie (DGKCH) e.V./Deutsche Gesellschaft für Kinderendokrinologie und diabetologie (DGKED) e.V."}],"issued":{"date-parts":[["2016"]]}},"locator":"16","label":"page","suppress-author":true,"prefix":"DGU et al."}],"schema":"https://github.com/citation-style-language/schema/raw/master/csl-citation.json"} </w:instrText>
      </w:r>
      <w:r>
        <w:rPr>
          <w:rFonts w:asciiTheme="minorHAnsi" w:eastAsia="Times New Roman" w:hAnsiTheme="minorHAnsi" w:cs="Times New Roman"/>
          <w:iCs/>
          <w:sz w:val="20"/>
          <w:szCs w:val="20"/>
          <w:lang w:val="de-DE"/>
        </w:rPr>
        <w:fldChar w:fldCharType="separate"/>
      </w:r>
      <w:r w:rsidRPr="002A401C">
        <w:rPr>
          <w:rFonts w:ascii="Cambria" w:hAnsi="Cambria"/>
          <w:sz w:val="20"/>
          <w:lang w:val="de-DE"/>
        </w:rPr>
        <w:t>(DGU et al. 2016, 16)</w:t>
      </w:r>
      <w:r>
        <w:rPr>
          <w:rFonts w:asciiTheme="minorHAnsi" w:eastAsia="Times New Roman" w:hAnsiTheme="minorHAnsi" w:cs="Times New Roman"/>
          <w:iCs/>
          <w:sz w:val="20"/>
          <w:szCs w:val="20"/>
          <w:lang w:val="de-DE"/>
        </w:rPr>
        <w:fldChar w:fldCharType="end"/>
      </w:r>
      <w:r>
        <w:rPr>
          <w:rFonts w:asciiTheme="minorHAnsi" w:eastAsia="Times New Roman" w:hAnsiTheme="minorHAnsi" w:cs="Times New Roman"/>
          <w:iCs/>
          <w:sz w:val="20"/>
          <w:szCs w:val="20"/>
          <w:lang w:val="de-DE"/>
        </w:rPr>
        <w:t xml:space="preserve">. </w:t>
      </w:r>
    </w:p>
  </w:footnote>
  <w:footnote w:id="86">
    <w:p w14:paraId="087766AE" w14:textId="77777777" w:rsidR="00C32CC6" w:rsidRDefault="00C32CC6" w:rsidP="00C32CC6">
      <w:pPr>
        <w:pStyle w:val="Funotentext"/>
        <w:jc w:val="both"/>
        <w:rPr>
          <w:sz w:val="20"/>
          <w:szCs w:val="20"/>
        </w:rPr>
      </w:pPr>
      <w:r w:rsidRPr="00B1150C">
        <w:rPr>
          <w:rStyle w:val="Funotenzeichen"/>
        </w:rPr>
        <w:footnoteRef/>
      </w:r>
      <w:r>
        <w:rPr>
          <w:sz w:val="20"/>
          <w:szCs w:val="20"/>
        </w:rPr>
        <w:t xml:space="preserve"> Im Folgenden werde ich der Lesbarkeit halber die deutsche Übersetzung verwenden, wenn ich mich auf englische Veröffentlichungen beziehe.</w:t>
      </w:r>
    </w:p>
  </w:footnote>
  <w:footnote w:id="87">
    <w:p w14:paraId="67AADA14" w14:textId="48CCC902" w:rsidR="00C32CC6" w:rsidRDefault="00C32CC6" w:rsidP="00C32CC6">
      <w:pPr>
        <w:pStyle w:val="Funotentext"/>
        <w:jc w:val="both"/>
        <w:rPr>
          <w:sz w:val="20"/>
          <w:szCs w:val="20"/>
        </w:rPr>
      </w:pPr>
      <w:r w:rsidRPr="00B1150C">
        <w:rPr>
          <w:rStyle w:val="Funotenzeichen"/>
        </w:rPr>
        <w:footnoteRef/>
      </w:r>
      <w:del w:id="1000257" w:author="Claude Lektorat" w:date="2026-06-30T12:18:05Z">
        <w:r>
          <w:rPr>
            <w:sz w:val="20"/>
            <w:szCs w:val="20"/>
          </w:rPr>
          <w:delText xml:space="preserve"> </w:delText>
        </w:r>
      </w:del>
      <w:del w:id="1000258" w:author="Claude Lektorat" w:date="2026-06-30T12:18:05Z">
        <w:r>
          <w:rPr>
            <w:rFonts w:eastAsia="Times New Roman" w:cs="Times New Roman"/>
            <w:iCs/>
            <w:sz w:val="20"/>
            <w:szCs w:val="20"/>
          </w:rPr>
          <w:delText xml:space="preserve">.</w:delText>
        </w:r>
      </w:del>
      <w:r>
        <w:rPr>
          <w:rFonts w:eastAsia="Times New Roman" w:cs="Times New Roman"/>
          <w:iCs/>
          <w:sz w:val="20"/>
          <w:szCs w:val="20"/>
        </w:rPr>
        <w:t xml:space="preserve"> In der Veranstaltung werden international etablierte Intersex-Aktivist*innen wie Morgan Carpenter und Mauro Cabral</w:t>
      </w:r>
      <w:del w:id="1000259" w:author="Claude Lektorat" w:date="2026-06-30T12:18:05Z">
        <w:r>
          <w:rPr>
            <w:rFonts w:eastAsia="Times New Roman" w:cs="Times New Roman"/>
            <w:iCs/>
            <w:sz w:val="20"/>
            <w:szCs w:val="20"/>
          </w:rPr>
          <w:delText xml:space="preserve">  </w:delText>
        </w:r>
      </w:del>
      <w:ins w:id="1000260" w:author="Claude Lektorat" w:date="2026-06-30T12:18:05Z">
        <w:r>
          <w:rPr>
            <w:rFonts w:eastAsia="Times New Roman" w:cs="Times New Roman"/>
            <w:iCs/>
            <w:sz w:val="20"/>
            <w:szCs w:val="20"/>
          </w:rPr>
          <w:t xml:space="preserve"> </w:t>
        </w:r>
      </w:ins>
      <w:r>
        <w:rPr>
          <w:rFonts w:eastAsia="Times New Roman" w:cs="Times New Roman"/>
          <w:iCs/>
          <w:sz w:val="20"/>
          <w:szCs w:val="20"/>
        </w:rPr>
        <w:t xml:space="preserve">angehört, die über die </w:t>
      </w:r>
      <w:proofErr w:type="spellStart"/>
      <w:del w:id="1000261" w:author="Claude Lektorat" w:date="2026-06-30T12:18:05Z">
        <w:r>
          <w:rPr>
            <w:rFonts w:eastAsia="Times New Roman" w:cs="Times New Roman"/>
            <w:iCs/>
            <w:sz w:val="20"/>
            <w:szCs w:val="20"/>
          </w:rPr>
          <w:delText xml:space="preserve">Praixs</w:delText>
        </w:r>
      </w:del>
      <w:ins w:id="1000262" w:author="Claude Lektorat" w:date="2026-06-30T12:18:05Z">
        <w:r>
          <w:rPr>
            <w:rFonts w:eastAsia="Times New Roman" w:cs="Times New Roman"/>
            <w:iCs/>
            <w:sz w:val="20"/>
            <w:szCs w:val="20"/>
          </w:rPr>
          <w:t xml:space="preserve">Praxis</w:t>
        </w:r>
      </w:ins>
      <w:proofErr w:type="spellEnd"/>
      <w:r>
        <w:rPr>
          <w:rFonts w:eastAsia="Times New Roman" w:cs="Times New Roman"/>
          <w:iCs/>
          <w:sz w:val="20"/>
          <w:szCs w:val="20"/>
        </w:rPr>
        <w:t xml:space="preserve"> nicht-selbst eingewilligter Eingriffe an Intersex-Kindern als Menschenrechtsverletzungen berichten </w:t>
      </w:r>
      <w:r>
        <w:rPr>
          <w:rFonts w:eastAsia="Times New Roman" w:cs="Times New Roman"/>
          <w:iCs/>
          <w:sz w:val="20"/>
          <w:szCs w:val="20"/>
        </w:rPr>
        <w:fldChar w:fldCharType="begin"/>
      </w:r>
      <w:r w:rsidR="000B7865">
        <w:rPr>
          <w:rFonts w:eastAsia="Times New Roman" w:cs="Times New Roman"/>
          <w:iCs/>
          <w:sz w:val="20"/>
          <w:szCs w:val="20"/>
        </w:rPr>
        <w:instrText xml:space="preserve"> ADDIN ZOTERO_ITEM CSL_CITATION {"citationID":"ePRvrhJy","properties":{"unsorted":false,"formattedCitation":"(vgl. InterAction 2014)","plainCitation":"(vgl. InterAction 2014)","noteIndex":86},"citationItems":[{"id":175,"uris":["http://zotero.org/users/local/owKliTIb/items/BPJR7Z3C"],"itemData":{"id":175,"type":"document","title":"Intersex side event at the UN Human Rights Council","URL":"https://interaction.org.au/25644/intersex-side-event-un-human-rights-council/#:~:text=The 25th Session of the,more than just an initial","author":[{"literal":"InterAction For Health and Human Rights"}],"issued":{"date-parts":[["2014"]]}},"suppress-author":true,"prefix":"vgl. InterAction"}],"schema":"https://github.com/citation-style-language/schema/raw/master/csl-citation.json"} </w:instrText>
      </w:r>
      <w:r>
        <w:rPr>
          <w:rFonts w:eastAsia="Times New Roman" w:cs="Times New Roman"/>
          <w:iCs/>
          <w:sz w:val="20"/>
          <w:szCs w:val="20"/>
        </w:rPr>
        <w:fldChar w:fldCharType="separate"/>
      </w:r>
      <w:r>
        <w:rPr>
          <w:rFonts w:ascii="Cambria" w:hAnsi="Cambria"/>
          <w:sz w:val="20"/>
        </w:rPr>
        <w:t xml:space="preserve">(vgl. </w:t>
      </w:r>
      <w:proofErr w:type="spellStart"/>
      <w:r>
        <w:rPr>
          <w:rFonts w:ascii="Cambria" w:hAnsi="Cambria"/>
          <w:sz w:val="20"/>
        </w:rPr>
        <w:t xml:space="preserve">InterAction</w:t>
      </w:r>
      <w:proofErr w:type="spellEnd"/>
      <w:r>
        <w:rPr>
          <w:rFonts w:ascii="Cambria" w:hAnsi="Cambria"/>
          <w:sz w:val="20"/>
        </w:rPr>
        <w:t xml:space="preserve"> 2014)</w:t>
      </w:r>
      <w:r>
        <w:rPr>
          <w:rFonts w:eastAsia="Times New Roman" w:cs="Times New Roman"/>
          <w:iCs/>
          <w:sz w:val="20"/>
          <w:szCs w:val="20"/>
        </w:rPr>
        <w:fldChar w:fldCharType="end"/>
      </w:r>
      <w:r>
        <w:rPr>
          <w:rFonts w:eastAsia="Times New Roman" w:cs="Times New Roman"/>
          <w:iCs/>
          <w:sz w:val="20"/>
          <w:szCs w:val="20"/>
        </w:rPr>
        <w:t xml:space="preserve">.</w:t>
      </w:r>
    </w:p>
  </w:footnote>
  <w:footnote w:id="88">
    <w:p w14:paraId="207D2C4D" w14:textId="2F4510D7" w:rsidR="00C32CC6" w:rsidRDefault="00C32CC6" w:rsidP="00C32CC6">
      <w:pPr>
        <w:pStyle w:val="Funotentext"/>
        <w:jc w:val="both"/>
        <w:rPr>
          <w:sz w:val="20"/>
          <w:szCs w:val="20"/>
        </w:rPr>
      </w:pPr>
      <w:r w:rsidRPr="00B1150C">
        <w:rPr>
          <w:rStyle w:val="Funotenzeichen"/>
        </w:rPr>
        <w:footnoteRef/>
      </w:r>
      <w:r>
        <w:rPr>
          <w:sz w:val="20"/>
          <w:szCs w:val="20"/>
        </w:rPr>
        <w:t xml:space="preserve"> Gleichzeitig ist das Verhältnis der WHO zum Intersex-Menschenrechtsdiskurs ambivalent, da auch im aktuell gültigen ICD-11 weiterhin von „Malformative </w:t>
      </w:r>
      <w:proofErr w:type="spellStart"/>
      <w:r>
        <w:rPr>
          <w:sz w:val="20"/>
          <w:szCs w:val="20"/>
        </w:rPr>
        <w:t>Disorders</w:t>
      </w:r>
      <w:proofErr w:type="spellEnd"/>
      <w:r>
        <w:rPr>
          <w:sz w:val="20"/>
          <w:szCs w:val="20"/>
        </w:rPr>
        <w:t xml:space="preserve"> </w:t>
      </w:r>
      <w:proofErr w:type="spellStart"/>
      <w:r>
        <w:rPr>
          <w:sz w:val="20"/>
          <w:szCs w:val="20"/>
        </w:rPr>
        <w:t>of</w:t>
      </w:r>
      <w:proofErr w:type="spellEnd"/>
      <w:r>
        <w:rPr>
          <w:sz w:val="20"/>
          <w:szCs w:val="20"/>
        </w:rPr>
        <w:t xml:space="preserve"> Sex Development“ gesprochen wird </w:t>
      </w:r>
      <w:r>
        <w:rPr>
          <w:sz w:val="20"/>
          <w:szCs w:val="20"/>
        </w:rPr>
        <w:fldChar w:fldCharType="begin"/>
      </w:r>
      <w:r w:rsidR="000B7865">
        <w:rPr>
          <w:sz w:val="20"/>
          <w:szCs w:val="20"/>
        </w:rPr>
        <w:instrText xml:space="preserve"> ADDIN ZOTERO_ITEM CSL_CITATION {"citationID":"tqCiRxdg","properties":{"unsorted":true,"formattedCitation":"(WHO 2022; OII Europe 2019)","plainCitation":"(WHO 2022; OII Europe 2019)","noteIndex":87},"citationItems":[{"id":357,"uris":["http://zotero.org/users/local/owKliTIb/items/T7Q24KA8"],"itemData":{"id":357,"type":"document","title":"ICD-11: International classification of diseases (11th revision)","URL":"https://icd.who.int/","author":[{"literal":"World Health Organization (WHO)"}],"issued":{"date-parts":[["2022"]]}},"suppress-author":true,"prefix":"WHO"},{"id":269,"uris":["http://zotero.org/users/local/owKliTIb/items/GSKTQJIB"],"itemData":{"id":269,"type":"document","title":"My Intersex Story: Personal accounts by intersex people living in Europe","URL":"https://oiieurope.org/wp-content/uploads/2019/11/testimonial_broch_21-21cm_for_web.pdf","author":[{"literal":"OII Europe"}],"issued":{"date-parts":[["2019"]]}}}],"schema":"https://github.com/citation-style-language/schema/raw/master/csl-citation.json"} </w:instrText>
      </w:r>
      <w:r>
        <w:rPr>
          <w:sz w:val="20"/>
          <w:szCs w:val="20"/>
        </w:rPr>
        <w:fldChar w:fldCharType="separate"/>
      </w:r>
      <w:r w:rsidRPr="00C74BBD">
        <w:rPr>
          <w:rFonts w:ascii="Cambria" w:hAnsi="Cambria"/>
          <w:sz w:val="20"/>
        </w:rPr>
        <w:t>(WHO 2022; OII Europe 2019)</w:t>
      </w:r>
      <w:r>
        <w:rPr>
          <w:sz w:val="20"/>
          <w:szCs w:val="20"/>
        </w:rPr>
        <w:fldChar w:fldCharType="end"/>
      </w:r>
      <w:r>
        <w:rPr>
          <w:sz w:val="20"/>
          <w:szCs w:val="20"/>
        </w:rPr>
        <w:t>.</w:t>
      </w:r>
    </w:p>
  </w:footnote>
  <w:footnote w:id="89">
    <w:p w14:paraId="7D194330" w14:textId="6752B178" w:rsidR="00C32CC6" w:rsidRDefault="00C32CC6" w:rsidP="00C32CC6">
      <w:pPr>
        <w:pStyle w:val="Funotentext"/>
        <w:jc w:val="both"/>
        <w:rPr>
          <w:sz w:val="20"/>
          <w:szCs w:val="20"/>
        </w:rPr>
      </w:pPr>
      <w:r w:rsidRPr="00B1150C">
        <w:rPr>
          <w:rStyle w:val="Funotenzeichen"/>
        </w:rPr>
        <w:footnoteRef/>
      </w:r>
      <w:r>
        <w:rPr>
          <w:sz w:val="20"/>
          <w:szCs w:val="20"/>
        </w:rPr>
        <w:t xml:space="preserve"> Bastien-Charlebois weist darauf hin, dass diese innerhalb des  medizinischen Diskurses häufig als sog. graue Literatur eingeordnet und auf Grund eines angeblich ungenügenden Evidenzgrades nicht berücksichtigt werden </w:t>
      </w:r>
      <w:r>
        <w:rPr>
          <w:sz w:val="20"/>
          <w:szCs w:val="20"/>
        </w:rPr>
        <w:fldChar w:fldCharType="begin"/>
      </w:r>
      <w:r w:rsidR="000B7865">
        <w:rPr>
          <w:sz w:val="20"/>
          <w:szCs w:val="20"/>
        </w:rPr>
        <w:instrText xml:space="preserve"> ADDIN ZOTERO_ITEM CSL_CITATION {"citationID":"GO3RnW16","properties":{"unsorted":false,"formattedCitation":"(vgl. Bastien-Charlebois 2024)","plainCitation":"(vgl. Bastien-Charlebois 2024)","noteIndex":88},"citationItems":[{"id":36,"uris":["http://zotero.org/users/local/owKliTIb/items/VSEVMBG5"],"itemData":{"id":36,"type":"paper-conference","container-title":"Inter*Stellar Tagung","publisher-place":"Berlin","title":"Intergeschlechtliche Forscherinnen im Fokus","author":[{"family":"Bastien-Charlebois","given":"Janik"}],"issued":{"date-parts":[["2024"]]}},"prefix":"vgl."}],"schema":"https://github.com/citation-style-language/schema/raw/master/csl-citation.json"} </w:instrText>
      </w:r>
      <w:r>
        <w:rPr>
          <w:sz w:val="20"/>
          <w:szCs w:val="20"/>
        </w:rPr>
        <w:fldChar w:fldCharType="separate"/>
      </w:r>
      <w:r w:rsidRPr="00C74BBD">
        <w:rPr>
          <w:rFonts w:ascii="Cambria" w:hAnsi="Cambria"/>
          <w:sz w:val="20"/>
        </w:rPr>
        <w:t>(vgl. Bastien-Charlebois 2024)</w:t>
      </w:r>
      <w:r>
        <w:rPr>
          <w:sz w:val="20"/>
          <w:szCs w:val="20"/>
        </w:rPr>
        <w:fldChar w:fldCharType="end"/>
      </w:r>
      <w:r>
        <w:rPr>
          <w:sz w:val="20"/>
          <w:szCs w:val="20"/>
        </w:rPr>
        <w:t>.</w:t>
      </w:r>
    </w:p>
  </w:footnote>
  <w:footnote w:id="90">
    <w:p w14:paraId="4D3371A3" w14:textId="7E7416A0" w:rsidR="00C32CC6" w:rsidRPr="00EB02D4" w:rsidRDefault="00C32CC6" w:rsidP="00C32CC6">
      <w:pPr>
        <w:pStyle w:val="Default"/>
        <w:ind w:right="42"/>
        <w:jc w:val="both"/>
        <w:rPr>
          <w:rFonts w:asciiTheme="minorHAnsi" w:eastAsia="Times New Roman" w:hAnsiTheme="minorHAnsi" w:cs="Times New Roman"/>
          <w:iCs/>
          <w:sz w:val="20"/>
          <w:szCs w:val="20"/>
          <w:lang w:val="de-DE"/>
        </w:rPr>
      </w:pPr>
      <w:r w:rsidRPr="00B1150C">
        <w:rPr>
          <w:rStyle w:val="Funotenzeichen"/>
        </w:rPr>
        <w:footnoteRef/>
      </w:r>
      <w:r w:rsidRPr="00B6198D">
        <w:rPr>
          <w:sz w:val="20"/>
          <w:szCs w:val="20"/>
          <w:lang w:val="de-DE"/>
        </w:rPr>
        <w:t xml:space="preserve"> </w:t>
      </w:r>
      <w:r>
        <w:rPr>
          <w:rFonts w:asciiTheme="minorHAnsi" w:eastAsia="Times New Roman" w:hAnsiTheme="minorHAnsi" w:cs="Times New Roman"/>
          <w:iCs/>
          <w:sz w:val="20"/>
          <w:szCs w:val="20"/>
          <w:lang w:val="de-DE"/>
        </w:rPr>
        <w:t xml:space="preserve">So umfasst der Begriff Intersex in Veröffentlichungen des Menschenrechts-Diskurses in der Regel eine deutlich größere Anzahl von Menschen als innerhalb des medizinischen Diskurses: In Bezugnahme auf die Arbeiten von Fausto-Sterling in den 2000ern begreift der OHCR bis zu 1,7% der Weltbevölkerung </w:t>
      </w:r>
      <w:r w:rsidR="001A1584">
        <w:rPr>
          <w:rFonts w:asciiTheme="minorHAnsi" w:eastAsia="Times New Roman" w:hAnsiTheme="minorHAnsi" w:cs="Times New Roman"/>
          <w:iCs/>
          <w:sz w:val="20"/>
          <w:szCs w:val="20"/>
          <w:lang w:val="de-DE"/>
        </w:rPr>
        <w:fldChar w:fldCharType="begin"/>
      </w:r>
      <w:r w:rsidR="000B7865">
        <w:rPr>
          <w:rFonts w:asciiTheme="minorHAnsi" w:eastAsia="Times New Roman" w:hAnsiTheme="minorHAnsi" w:cs="Times New Roman"/>
          <w:iCs/>
          <w:sz w:val="20"/>
          <w:szCs w:val="20"/>
          <w:lang w:val="de-DE"/>
        </w:rPr>
        <w:instrText xml:space="preserve"> ADDIN ZOTERO_ITEM CSL_CITATION {"citationID":"aPJNBk1X","properties":{"unsorted":false,"formattedCitation":"(OHCHR 2024)","plainCitation":"(OHCHR 2024)","noteIndex":89},"citationItems":[{"id":1269,"uris":["http://zotero.org/users/local/owKliTIb/items/XFH3ZXS9"],"itemData":{"id":1269,"type":"document","title":"Intersex people  OHCHR and the human rights of LGBTI people","URL":"https://www.ohchr.org/en/sexual-orientation-and-gender-identity/intersex-people","author":[{"literal":"Office of the High Commissioner for Human Rights"}],"issued":{"date-parts":[["2024"]]}},"suppress-author":true,"prefix":"OHCHR"}],"schema":"https://github.com/citation-style-language/schema/raw/master/csl-citation.json"} </w:instrText>
      </w:r>
      <w:r w:rsidR="001A1584">
        <w:rPr>
          <w:rFonts w:asciiTheme="minorHAnsi" w:eastAsia="Times New Roman" w:hAnsiTheme="minorHAnsi" w:cs="Times New Roman"/>
          <w:iCs/>
          <w:sz w:val="20"/>
          <w:szCs w:val="20"/>
          <w:lang w:val="de-DE"/>
        </w:rPr>
        <w:fldChar w:fldCharType="separate"/>
      </w:r>
      <w:r w:rsidR="001A1584" w:rsidRPr="001A1584">
        <w:rPr>
          <w:rFonts w:ascii="Cambria" w:hAnsi="Cambria"/>
          <w:sz w:val="20"/>
          <w:lang w:val="de-DE"/>
        </w:rPr>
        <w:t>(OHCHR 2024)</w:t>
      </w:r>
      <w:r w:rsidR="001A1584">
        <w:rPr>
          <w:rFonts w:asciiTheme="minorHAnsi" w:eastAsia="Times New Roman" w:hAnsiTheme="minorHAnsi" w:cs="Times New Roman"/>
          <w:iCs/>
          <w:sz w:val="20"/>
          <w:szCs w:val="20"/>
          <w:lang w:val="de-DE"/>
        </w:rPr>
        <w:fldChar w:fldCharType="end"/>
      </w:r>
      <w:r w:rsidR="001A1584">
        <w:rPr>
          <w:rFonts w:asciiTheme="minorHAnsi" w:eastAsia="Times New Roman" w:hAnsiTheme="minorHAnsi" w:cs="Times New Roman"/>
          <w:iCs/>
          <w:sz w:val="20"/>
          <w:szCs w:val="20"/>
          <w:lang w:val="de-DE"/>
        </w:rPr>
        <w:t xml:space="preserve"> </w:t>
      </w:r>
      <w:r>
        <w:rPr>
          <w:rFonts w:asciiTheme="minorHAnsi" w:eastAsia="Times New Roman" w:hAnsiTheme="minorHAnsi" w:cs="Times New Roman"/>
          <w:iCs/>
          <w:sz w:val="20"/>
          <w:szCs w:val="20"/>
          <w:lang w:val="de-DE"/>
        </w:rPr>
        <w:t xml:space="preserve">als intergeschlechtlich, während in medizinischen Veröffentlichungen deutlich niedrigere Schätzungszahlen wie 1:4000-5000 verwendet werden </w:t>
      </w:r>
      <w:r>
        <w:rPr>
          <w:rFonts w:asciiTheme="minorHAnsi" w:eastAsia="Times New Roman" w:hAnsiTheme="minorHAnsi" w:cs="Times New Roman"/>
          <w:iCs/>
          <w:sz w:val="20"/>
          <w:szCs w:val="20"/>
          <w:lang w:val="de-DE"/>
        </w:rPr>
        <w:fldChar w:fldCharType="begin"/>
      </w:r>
      <w:r w:rsidR="000B7865">
        <w:rPr>
          <w:rFonts w:asciiTheme="minorHAnsi" w:eastAsia="Times New Roman" w:hAnsiTheme="minorHAnsi" w:cs="Times New Roman"/>
          <w:iCs/>
          <w:sz w:val="20"/>
          <w:szCs w:val="20"/>
          <w:lang w:val="de-DE"/>
        </w:rPr>
        <w:instrText xml:space="preserve"> ADDIN ZOTERO_ITEM CSL_CITATION {"citationID":"gzxTKfKE","properties":{"unsorted":false,"formattedCitation":"(vgl. z.B. Lee u.\\uc0\\u160{}a. 2006)","plainCitation":"(vgl. z.B. Lee u. a. 2006)","dontUpdate":true,"noteIndex":89},"citationItems":[{"id":233,"uris":["http://zotero.org/users/local/owKliTIb/items/DSZGR75K"],"itemData":{"id":233,"type":"article-journal","container-title":"Pediatrics","DOI":"10.1542/peds.2006-0738","issue":"2","page":"e488–e500","title":"Consensus statement on management of intersex disorders. International Consensus Conference on Intersex","volume":"118","author":[{"family":"Lee","given":"P. A."},{"family":"Houk","given":"C. P."},{"family":"Ahmed","given":"S. F."},{"family":"Hughes","given":"I. A."}],"issued":{"date-parts":[["2006"]]}},"prefix":"vgl. z.B."}],"schema":"https://github.com/citation-style-language/schema/raw/master/csl-citation.json"} </w:instrText>
      </w:r>
      <w:r>
        <w:rPr>
          <w:rFonts w:asciiTheme="minorHAnsi" w:eastAsia="Times New Roman" w:hAnsiTheme="minorHAnsi" w:cs="Times New Roman"/>
          <w:iCs/>
          <w:sz w:val="20"/>
          <w:szCs w:val="20"/>
          <w:lang w:val="de-DE"/>
        </w:rPr>
        <w:fldChar w:fldCharType="separate"/>
      </w:r>
      <w:r w:rsidRPr="00C74BBD">
        <w:rPr>
          <w:rFonts w:ascii="Cambria" w:hAnsi="Cambria" w:cs="Times New Roman"/>
          <w:sz w:val="20"/>
          <w:lang w:val="de-DE"/>
        </w:rPr>
        <w:t xml:space="preserve">(vgl. z.B. Lee </w:t>
      </w:r>
      <w:r>
        <w:rPr>
          <w:rFonts w:ascii="Cambria" w:hAnsi="Cambria" w:cs="Times New Roman"/>
          <w:sz w:val="20"/>
          <w:lang w:val="de-DE"/>
        </w:rPr>
        <w:t>et al</w:t>
      </w:r>
      <w:r w:rsidRPr="00C74BBD">
        <w:rPr>
          <w:rFonts w:ascii="Cambria" w:hAnsi="Cambria" w:cs="Times New Roman"/>
          <w:sz w:val="20"/>
          <w:lang w:val="de-DE"/>
        </w:rPr>
        <w:t>. 2006)</w:t>
      </w:r>
      <w:r>
        <w:rPr>
          <w:rFonts w:asciiTheme="minorHAnsi" w:eastAsia="Times New Roman" w:hAnsiTheme="minorHAnsi" w:cs="Times New Roman"/>
          <w:iCs/>
          <w:sz w:val="20"/>
          <w:szCs w:val="20"/>
          <w:lang w:val="de-DE"/>
        </w:rPr>
        <w:fldChar w:fldCharType="end"/>
      </w:r>
      <w:r>
        <w:rPr>
          <w:rFonts w:asciiTheme="minorHAnsi" w:eastAsia="Times New Roman" w:hAnsiTheme="minorHAnsi" w:cs="Times New Roman"/>
          <w:iCs/>
          <w:sz w:val="20"/>
          <w:szCs w:val="20"/>
          <w:lang w:val="de-DE"/>
        </w:rPr>
        <w:t>.</w:t>
      </w:r>
    </w:p>
  </w:footnote>
  <w:footnote w:id="91">
    <w:p w14:paraId="499B54F4" w14:textId="55E5E16C" w:rsidR="00C32CC6" w:rsidRDefault="00C32CC6" w:rsidP="00C32CC6">
      <w:pPr>
        <w:pStyle w:val="Funotentext"/>
        <w:jc w:val="both"/>
        <w:rPr>
          <w:sz w:val="20"/>
          <w:szCs w:val="20"/>
        </w:rPr>
      </w:pPr>
      <w:r w:rsidRPr="00B1150C">
        <w:rPr>
          <w:rStyle w:val="Funotenzeichen"/>
        </w:rPr>
        <w:footnoteRef/>
      </w:r>
      <w:r>
        <w:rPr>
          <w:sz w:val="20"/>
          <w:szCs w:val="20"/>
        </w:rPr>
        <w:t xml:space="preserve"> Zum Zeitpunkt des Kampagnenstarts gibt es lediglich für Eltern intergeschlechtlicher Kinder die Möglichkeit, deren Geschlechtseintrag nach Geburt frei zu lassen</w:t>
      </w:r>
      <w:r>
        <w:rPr>
          <w:sz w:val="20"/>
          <w:szCs w:val="20"/>
        </w:rPr>
        <w:t xml:space="preserve"> Der §22 Abs. 3 des Personenstandsgesetzes tritt im November 2013 im Anschluss an die Forderung der Stellungnahme des Deutschen Ethikrats in Kraft. Dieser ermöglicht, dass der Personenstand ohne eine Angabe als weiblich oder männlich in das Geburtenregister eingetragen wird </w:t>
      </w:r>
      <w:r>
        <w:rPr>
          <w:sz w:val="20"/>
          <w:szCs w:val="20"/>
        </w:rPr>
        <w:fldChar w:fldCharType="begin"/>
      </w:r>
      <w:r w:rsidR="000B7865">
        <w:rPr>
          <w:sz w:val="20"/>
          <w:szCs w:val="20"/>
        </w:rPr>
        <w:instrText xml:space="preserve"> ADDIN ZOTERO_ITEM CSL_CITATION {"citationID":"A4Vi6g19","properties":{"unsorted":false,"formattedCitation":"(BVerfG Bundesverfassungsgericht 2017b)","plainCitation":"(BVerfG Bundesverfassungsgericht 2017b)","noteIndex":90},"citationItems":[{"id":1205,"uris":["http://zotero.org/users/local/owKliTIb/items/JCTE46Z6"],"itemData":{"id":1205,"type":"document","genre":"Pressemitteilung von 8. November 2017","title":"Personenstandsrecht muss weiteren positiven Geschlechtseintrag zulassen","URL":"https://www.bundesverfassungsgericht.de/SharedDocs/Pressemitteilungen/DE/2017/bvg17-095.html","author":[{"literal":"Bundesverfassungsgericht"}],"issued":{"literal":"2017b"}},"prefix":"BVerfG"}],"schema":"https://github.com/citation-style-language/schema/raw/master/csl-citation.json"} </w:instrText>
      </w:r>
      <w:r>
        <w:rPr>
          <w:sz w:val="20"/>
          <w:szCs w:val="20"/>
        </w:rPr>
        <w:fldChar w:fldCharType="separate"/>
      </w:r>
      <w:r>
        <w:rPr>
          <w:rFonts w:ascii="Cambria" w:hAnsi="Cambria"/>
          <w:sz w:val="20"/>
        </w:rPr>
        <w:t xml:space="preserve">(BVerfG 2017b)</w:t>
      </w:r>
      <w:r>
        <w:rPr>
          <w:sz w:val="20"/>
          <w:szCs w:val="20"/>
        </w:rPr>
        <w:fldChar w:fldCharType="end"/>
      </w:r>
      <w:r>
        <w:rPr>
          <w:sz w:val="20"/>
          <w:szCs w:val="20"/>
        </w:rPr>
        <w:t xml:space="preserve">.</w:t>
      </w:r>
    </w:p>
  </w:footnote>
  <w:footnote w:id="92">
    <w:p w14:paraId="6716ED34" w14:textId="11B85A9B" w:rsidR="00C32CC6" w:rsidRDefault="00C32CC6" w:rsidP="00C32CC6">
      <w:pPr>
        <w:pStyle w:val="Default"/>
        <w:ind w:right="42"/>
        <w:jc w:val="both"/>
        <w:rPr>
          <w:rFonts w:asciiTheme="minorHAnsi" w:hAnsiTheme="minorHAnsi"/>
          <w:sz w:val="20"/>
          <w:szCs w:val="20"/>
          <w:lang w:val="de-DE"/>
        </w:rPr>
      </w:pPr>
      <w:r w:rsidRPr="00B1150C">
        <w:rPr>
          <w:rStyle w:val="Funotenzeichen"/>
        </w:rPr>
        <w:footnoteRef/>
      </w:r>
      <w:r>
        <w:rPr>
          <w:sz w:val="20"/>
          <w:szCs w:val="20"/>
          <w:lang w:val="de-DE"/>
        </w:rPr>
        <w:t xml:space="preserve"> </w:t>
      </w:r>
      <w:r>
        <w:rPr>
          <w:rFonts w:asciiTheme="minorHAnsi" w:hAnsiTheme="minorHAnsi"/>
          <w:sz w:val="20"/>
          <w:szCs w:val="20"/>
          <w:lang w:val="de-DE"/>
        </w:rPr>
        <w:t xml:space="preserve">Bei Änderungen im Jugend- oder Erwachsenenalter hin zum Personenstand divers, die über den §45b PStG möglich werden</w:t>
      </w:r>
      <w:r>
        <w:rPr>
          <w:rFonts w:asciiTheme="minorHAnsi" w:hAnsiTheme="minorHAnsi"/>
          <w:sz w:val="20"/>
          <w:szCs w:val="20"/>
          <w:lang w:val="de-DE"/>
        </w:rPr>
        <w:t xml:space="preserve"> ist demzufolge ebenfalls eine ärztliche Bescheinigung vorzulegen (ebd. 25).</w:t>
      </w:r>
      <w:del w:id="1000263" w:author="Claude Lektorat" w:date="2026-06-30T12:18:05Z">
        <w:r>
          <w:rPr>
            <w:rFonts w:asciiTheme="minorHAnsi" w:hAnsiTheme="minorHAnsi"/>
            <w:sz w:val="20"/>
            <w:szCs w:val="20"/>
            <w:lang w:val="de-DE"/>
          </w:rPr>
          <w:delText xml:space="preserve"> </w:delText>
        </w:r>
      </w:del>
    </w:p>
  </w:footnote>
  <w:footnote w:id="93">
    <w:p w14:paraId="7596D88D" w14:textId="03FE2C94" w:rsidR="00C32CC6" w:rsidRDefault="00C32CC6" w:rsidP="00C32CC6">
      <w:pPr>
        <w:pStyle w:val="Funotentext"/>
        <w:jc w:val="both"/>
        <w:rPr>
          <w:sz w:val="20"/>
          <w:szCs w:val="20"/>
        </w:rPr>
      </w:pPr>
      <w:r w:rsidRPr="00B1150C">
        <w:rPr>
          <w:rStyle w:val="Funotenzeichen"/>
        </w:rPr>
        <w:footnoteRef/>
      </w:r>
      <w:r>
        <w:rPr>
          <w:sz w:val="20"/>
          <w:szCs w:val="20"/>
        </w:rPr>
        <w:t xml:space="preserve"> Auf Grund der damals geltenden Verjährungsfristen für medizinische Behandlungsakten können viele intergeschlechtliche Menschen, die von ihren Medikalisierungserfahrungen erst im Erwachsenenalter erfahren, die in ihrer Kindheit erstellten Dokumente nicht mehr erhalten. Ebenfalls sind Fälle dokumentiert in denen Behandlungsakten durch medizinisches Personal vorsätzlich zurückgehalten wurden </w:t>
      </w:r>
      <w:r>
        <w:rPr>
          <w:sz w:val="20"/>
          <w:szCs w:val="20"/>
        </w:rPr>
        <w:fldChar w:fldCharType="begin"/>
      </w:r>
      <w:r w:rsidR="000B7865">
        <w:rPr>
          <w:sz w:val="20"/>
          <w:szCs w:val="20"/>
        </w:rPr>
        <w:instrText xml:space="preserve"> ADDIN ZOTERO_ITEM CSL_CITATION {"citationID":"IsanrTVD","properties":{"unsorted":false,"formattedCitation":"(vgl. z.B. Intergeschlechtliche Menschen e.V. Bundesverband 2021)","plainCitation":"(vgl. z.B. Intergeschlechtliche Menschen e.V. Bundesverband 2021)","noteIndex":92},"citationItems":[{"id":14,"uris":["http://zotero.org/users/local/owKliTIb/items/G48VP9DI"],"itemData":{"id":14,"type":"document","title":"Stellungnahme: Gesetz zum Schutz von Kindern mit Varianten der Geschlechtsentwicklung","URL":"https://im-ev.de/stellungnahme-gesetz-zum-schutz-von-kindern-mit-varianten-der-geschlechtsentwicklung/","author":[{"literal":"Intergeschlechtliche Menschen e.V. Bundesverband"}],"issued":{"date-parts":[["2021"]]}},"prefix":"vgl. z.B."}],"schema":"https://github.com/citation-style-language/schema/raw/master/csl-citation.json"} </w:instrText>
      </w:r>
      <w:r>
        <w:rPr>
          <w:sz w:val="20"/>
          <w:szCs w:val="20"/>
        </w:rPr>
        <w:fldChar w:fldCharType="separate"/>
      </w:r>
      <w:r w:rsidR="00F370E7" w:rsidRPr="00F370E7">
        <w:rPr>
          <w:rFonts w:ascii="Cambria" w:hAnsi="Cambria"/>
          <w:sz w:val="20"/>
        </w:rPr>
        <w:t>(vgl. z.B. Intergeschlechtliche Menschen e.V. Bundesverband 2021)</w:t>
      </w:r>
      <w:r>
        <w:rPr>
          <w:sz w:val="20"/>
          <w:szCs w:val="20"/>
        </w:rPr>
        <w:fldChar w:fldCharType="end"/>
      </w:r>
      <w:r>
        <w:rPr>
          <w:sz w:val="20"/>
          <w:szCs w:val="20"/>
        </w:rPr>
        <w:t>.</w:t>
      </w:r>
    </w:p>
  </w:footnote>
  <w:footnote w:id="94">
    <w:p w14:paraId="36FE924F" w14:textId="77777777" w:rsidR="00C32CC6" w:rsidRDefault="00C32CC6" w:rsidP="00911AA2">
      <w:pPr>
        <w:pStyle w:val="Funotentext"/>
        <w:jc w:val="both"/>
        <w:rPr>
          <w:sz w:val="20"/>
          <w:szCs w:val="20"/>
        </w:rPr>
      </w:pPr>
      <w:r w:rsidRPr="00B1150C">
        <w:rPr>
          <w:rStyle w:val="Funotenzeichen"/>
        </w:rPr>
        <w:footnoteRef/>
      </w:r>
      <w:r>
        <w:rPr>
          <w:sz w:val="20"/>
          <w:szCs w:val="20"/>
        </w:rPr>
        <w:t xml:space="preserve"> </w:t>
      </w:r>
      <w:r>
        <w:rPr>
          <w:rFonts w:eastAsia="Times New Roman" w:cs="Times New Roman"/>
          <w:iCs/>
          <w:sz w:val="20"/>
          <w:szCs w:val="20"/>
        </w:rPr>
        <w:t>Gemeinsam mit der Kampagnengruppe Dritte Option erarbeitet das Institut für Menschenrechte ebenfalls einen Entwurf für die Reform des Personenstandgesetzes, der 2018 abgelehnt wird.</w:t>
      </w:r>
    </w:p>
  </w:footnote>
  <w:footnote w:id="95">
    <w:p w14:paraId="5F3FA88E" w14:textId="77777777" w:rsidR="00C32CC6" w:rsidRDefault="00C32CC6" w:rsidP="002B059D">
      <w:pPr>
        <w:pStyle w:val="Funotentext"/>
        <w:jc w:val="both"/>
        <w:rPr>
          <w:sz w:val="20"/>
          <w:szCs w:val="20"/>
        </w:rPr>
      </w:pPr>
      <w:r w:rsidRPr="00B1150C">
        <w:rPr>
          <w:rStyle w:val="Funotenzeichen"/>
        </w:rPr>
        <w:footnoteRef/>
      </w:r>
      <w:r>
        <w:rPr>
          <w:sz w:val="20"/>
          <w:szCs w:val="20"/>
        </w:rPr>
        <w:t xml:space="preserve"> Diese werden z.B. als Fehlbildungen der Geschlechtsentwicklung diagnostiziert und befinden sich somit nicht mehr innerhalb des Geltungsbereiches der DSD-Klassifikation bzw. des Gesetzes.</w:t>
      </w:r>
    </w:p>
  </w:footnote>
  <w:footnote w:id="96">
    <w:p w14:paraId="283230D8" w14:textId="607DC0EC" w:rsidR="00C32CC6" w:rsidRDefault="00C32CC6" w:rsidP="002B059D">
      <w:pPr>
        <w:pStyle w:val="Funotentext"/>
        <w:jc w:val="both"/>
        <w:rPr>
          <w:sz w:val="20"/>
          <w:szCs w:val="20"/>
        </w:rPr>
      </w:pPr>
      <w:r w:rsidRPr="00B1150C">
        <w:rPr>
          <w:rStyle w:val="Funotenzeichen"/>
        </w:rPr>
        <w:footnoteRef/>
      </w:r>
      <w:r w:rsidRPr="008B65D5">
        <w:rPr>
          <w:sz w:val="20"/>
          <w:szCs w:val="20"/>
        </w:rPr>
        <w:t xml:space="preserve"> </w:t>
      </w:r>
      <w:proofErr w:type="spellStart"/>
      <w:r w:rsidRPr="008B65D5">
        <w:rPr>
          <w:sz w:val="20"/>
          <w:szCs w:val="20"/>
        </w:rPr>
        <w:t>TrIQ</w:t>
      </w:r>
      <w:proofErr w:type="spellEnd"/>
      <w:r w:rsidRPr="008B65D5">
        <w:rPr>
          <w:sz w:val="20"/>
          <w:szCs w:val="20"/>
        </w:rPr>
        <w:t xml:space="preserve"> e.V. </w:t>
      </w:r>
      <w:r w:rsidRPr="008B65D5">
        <w:rPr>
          <w:sz w:val="20"/>
          <w:szCs w:val="20"/>
        </w:rPr>
        <w:fldChar w:fldCharType="begin"/>
      </w:r>
      <w:r w:rsidR="000B7865">
        <w:rPr>
          <w:sz w:val="20"/>
          <w:szCs w:val="20"/>
        </w:rPr>
        <w:instrText xml:space="preserve"> ADDIN ZOTERO_ITEM CSL_CITATION {"citationID":"C8RIQbkT","properties":{"unsorted":false,"formattedCitation":"(2020)","plainCitation":"(2020)","noteIndex":95},"citationItems":[{"id":1208,"uris":["http://zotero.org/users/local/owKliTIb/items/86V2R9BZ"],"itemData":{"id":1208,"type":"document","title":"Stellungnahme zum Referentenentwurf des Bundesministeriums der Justiz und für Verbraucherschutz “Entwurf eines Gesetzes zum Schutz von Kindern vor geschlechtsverändernden operativen Eingriffen”","author":[{"literal":"TransInterQueer Berlin e.V."}],"issued":{"date-parts":[["2020"]]}},"suppress-author":true}],"schema":"https://github.com/citation-style-language/schema/raw/master/csl-citation.json"} </w:instrText>
      </w:r>
      <w:r w:rsidRPr="008B65D5">
        <w:rPr>
          <w:sz w:val="20"/>
          <w:szCs w:val="20"/>
        </w:rPr>
        <w:fldChar w:fldCharType="separate"/>
      </w:r>
      <w:r w:rsidRPr="008B65D5">
        <w:rPr>
          <w:rFonts w:ascii="Cambria" w:hAnsi="Cambria"/>
          <w:sz w:val="20"/>
        </w:rPr>
        <w:t>(2020)</w:t>
      </w:r>
      <w:r w:rsidRPr="008B65D5">
        <w:rPr>
          <w:sz w:val="20"/>
          <w:szCs w:val="20"/>
        </w:rPr>
        <w:fldChar w:fldCharType="end"/>
      </w:r>
      <w:r w:rsidRPr="008B65D5">
        <w:rPr>
          <w:sz w:val="20"/>
          <w:szCs w:val="20"/>
        </w:rPr>
        <w:t xml:space="preserve"> weist auf den faktischen Ausschluss von häufig männlich zugewiesenen Kindern mit Hypospadie hin.</w:t>
      </w:r>
      <w:r>
        <w:rPr>
          <w:sz w:val="20"/>
          <w:szCs w:val="20"/>
        </w:rPr>
        <w:t xml:space="preserve"> </w:t>
      </w:r>
    </w:p>
  </w:footnote>
  <w:footnote w:id="97">
    <w:p w14:paraId="28889F78" w14:textId="77777777" w:rsidR="00C32CC6" w:rsidRDefault="00C32CC6" w:rsidP="00C32CC6">
      <w:pPr>
        <w:pStyle w:val="Funotentext"/>
        <w:jc w:val="both"/>
        <w:rPr>
          <w:sz w:val="20"/>
          <w:szCs w:val="20"/>
        </w:rPr>
      </w:pPr>
      <w:r w:rsidRPr="00B1150C">
        <w:rPr>
          <w:rStyle w:val="Funotenzeichen"/>
        </w:rPr>
        <w:footnoteRef/>
      </w:r>
      <w:r>
        <w:rPr>
          <w:sz w:val="20"/>
          <w:szCs w:val="20"/>
        </w:rPr>
        <w:t xml:space="preserve"> </w:t>
      </w:r>
      <w:r>
        <w:rPr>
          <w:rFonts w:eastAsia="Times New Roman" w:cs="Times New Roman"/>
          <w:iCs/>
          <w:sz w:val="20"/>
          <w:szCs w:val="20"/>
        </w:rPr>
        <w:t xml:space="preserve">Dabei soll letztere Kommission aus mindestens zwei fachlich einschlägig spezialisierten Ärzt*innen – davon ein*e </w:t>
      </w:r>
      <w:proofErr w:type="spellStart"/>
      <w:r>
        <w:rPr>
          <w:rFonts w:eastAsia="Times New Roman" w:cs="Times New Roman"/>
          <w:iCs/>
          <w:sz w:val="20"/>
          <w:szCs w:val="20"/>
        </w:rPr>
        <w:t>Kinderendokrinolog</w:t>
      </w:r>
      <w:proofErr w:type="spellEnd"/>
      <w:r>
        <w:rPr>
          <w:rFonts w:eastAsia="Times New Roman" w:cs="Times New Roman"/>
          <w:iCs/>
          <w:sz w:val="20"/>
          <w:szCs w:val="20"/>
        </w:rPr>
        <w:t>*in - einer psychiatrisch oder psychologisch und einer sozialpädagogisch qualifizierten Person besetzt werden (vgl. Bundesregierung ebd.).</w:t>
      </w:r>
    </w:p>
  </w:footnote>
  <w:footnote w:id="98">
    <w:p w14:paraId="1C5A7FA2" w14:textId="77777777" w:rsidR="00C32CC6" w:rsidRDefault="00C32CC6" w:rsidP="00C32CC6">
      <w:pPr>
        <w:pStyle w:val="Funotentext"/>
        <w:jc w:val="both"/>
        <w:rPr>
          <w:sz w:val="20"/>
          <w:szCs w:val="20"/>
        </w:rPr>
      </w:pPr>
      <w:r w:rsidRPr="00B1150C">
        <w:rPr>
          <w:rStyle w:val="Funotenzeichen"/>
        </w:rPr>
        <w:footnoteRef/>
      </w:r>
      <w:r>
        <w:rPr>
          <w:sz w:val="20"/>
          <w:szCs w:val="20"/>
        </w:rPr>
        <w:t xml:space="preserve"> </w:t>
      </w:r>
      <w:r>
        <w:rPr>
          <w:rFonts w:eastAsia="Times New Roman" w:cs="Times New Roman"/>
          <w:iCs/>
          <w:sz w:val="20"/>
          <w:szCs w:val="20"/>
        </w:rPr>
        <w:t>Im Falle der Befürwortung eines geschlechtsbezogenen operativen Eingriffs durch die Kommission entfällt auch die sonst vorgesehene Einbeziehung des Jugendamtes zur Evaluierung des Kindeswohls sowie die Möglichkeit des Gerichtes eine Fachberatung der Eltern zum Thema Varianten der Geschlechtsentwicklung anzuordnen (vgl. ebd. 9).</w:t>
      </w:r>
    </w:p>
  </w:footnote>
  <w:footnote w:id="99">
    <w:p w14:paraId="56DF36CD" w14:textId="309C53AF" w:rsidR="00C32CC6" w:rsidRDefault="00C32CC6" w:rsidP="00C32CC6">
      <w:pPr>
        <w:pStyle w:val="Funotentext"/>
        <w:jc w:val="both"/>
        <w:rPr>
          <w:sz w:val="20"/>
          <w:szCs w:val="20"/>
        </w:rPr>
      </w:pPr>
      <w:r w:rsidRPr="00B1150C">
        <w:rPr>
          <w:rStyle w:val="Funotenzeichen"/>
        </w:rPr>
        <w:footnoteRef/>
      </w:r>
      <w:r>
        <w:rPr>
          <w:sz w:val="20"/>
          <w:szCs w:val="20"/>
        </w:rPr>
        <w:t xml:space="preserve"> Auch wenn an dieser Stelle nicht explizit von Geschlechtsidentität gesprochen wird, liegt diese Implikation </w:t>
      </w:r>
      <w:del w:id="1000264" w:author="Claude Lektorat" w:date="2026-06-30T12:18:05Z">
        <w:r>
          <w:rPr>
            <w:sz w:val="20"/>
            <w:szCs w:val="20"/>
          </w:rPr>
          <w:delText xml:space="preserve">Nahe</w:delText>
        </w:r>
      </w:del>
      <w:ins w:id="1000265" w:author="Claude Lektorat" w:date="2026-06-30T12:18:05Z">
        <w:r>
          <w:rPr>
            <w:sz w:val="20"/>
            <w:szCs w:val="20"/>
          </w:rPr>
          <w:t xml:space="preserve">nahe</w:t>
        </w:r>
      </w:ins>
      <w:r>
        <w:rPr>
          <w:sz w:val="20"/>
          <w:szCs w:val="20"/>
        </w:rPr>
        <w:t xml:space="preserve">, zumal medizinische Behandlungen von Kindern mit sog. DSD im Artikel an anderer Stelle im Kontext von Geschlechtsidentität diskutiert werden </w:t>
      </w:r>
      <w:r>
        <w:rPr>
          <w:sz w:val="20"/>
          <w:szCs w:val="20"/>
        </w:rPr>
        <w:fldChar w:fldCharType="begin"/>
      </w:r>
      <w:r w:rsidR="000B7865">
        <w:rPr>
          <w:sz w:val="20"/>
          <w:szCs w:val="20"/>
        </w:rPr>
        <w:instrText xml:space="preserve"> ADDIN ZOTERO_ITEM CSL_CITATION {"citationID":"sm6KwzPM","properties":{"unsorted":false,"formattedCitation":"(vgl. Wiesemann und al 2010)","plainCitation":"(vgl. Wiesemann und al 2010)","dontUpdate":true,"noteIndex":98},"citationItems":[{"id":349,"uris":["http://zotero.org/users/local/owKliTIb/items/YCXYKWJF"],"itemData":{"id":349,"type":"article-journal","container-title":"European Journal of Pediatrics","issue":"6","page":"671–679","title":"Ethical principles and recommendations for themedical management of differences of sex development (DSD)/intersex in children and adolescents","volume":"169","author":[{"family":"Wiesemann","given":"C."},{"family":"al","given":"et"}],"issued":{"date-parts":[["2010"]]}},"prefix":"vgl."}],"schema":"https://github.com/citation-style-language/schema/raw/master/csl-citation.json"} </w:instrText>
      </w:r>
      <w:r>
        <w:rPr>
          <w:sz w:val="20"/>
          <w:szCs w:val="20"/>
        </w:rPr>
        <w:fldChar w:fldCharType="separate"/>
      </w:r>
      <w:r>
        <w:rPr>
          <w:rFonts w:ascii="Cambria" w:hAnsi="Cambria"/>
          <w:sz w:val="20"/>
        </w:rPr>
        <w:t xml:space="preserve">(vgl. Wiesemann </w:t>
      </w:r>
      <w:r>
        <w:rPr>
          <w:rFonts w:ascii="Cambria" w:hAnsi="Cambria"/>
          <w:sz w:val="20"/>
        </w:rPr>
        <w:t xml:space="preserve">et</w:t>
      </w:r>
      <w:r>
        <w:rPr>
          <w:rFonts w:ascii="Cambria" w:hAnsi="Cambria"/>
          <w:sz w:val="20"/>
        </w:rPr>
        <w:t xml:space="preserve"> al 2010)</w:t>
      </w:r>
      <w:r>
        <w:rPr>
          <w:sz w:val="20"/>
          <w:szCs w:val="20"/>
        </w:rPr>
        <w:fldChar w:fldCharType="end"/>
      </w:r>
      <w:r>
        <w:rPr>
          <w:sz w:val="20"/>
          <w:szCs w:val="20"/>
        </w:rPr>
        <w:t xml:space="preserve">.</w:t>
      </w:r>
    </w:p>
  </w:footnote>
  <w:footnote w:id="100">
    <w:p w14:paraId="4C464537" w14:textId="5ACB2187" w:rsidR="00C32CC6" w:rsidRDefault="00C32CC6" w:rsidP="00C32CC6">
      <w:pPr>
        <w:pStyle w:val="Funotentext"/>
        <w:jc w:val="both"/>
        <w:rPr>
          <w:sz w:val="20"/>
          <w:szCs w:val="20"/>
        </w:rPr>
      </w:pPr>
      <w:r w:rsidRPr="00B1150C">
        <w:rPr>
          <w:rStyle w:val="Funotenzeichen"/>
        </w:rPr>
        <w:footnoteRef/>
      </w:r>
      <w:r>
        <w:rPr>
          <w:sz w:val="20"/>
          <w:szCs w:val="20"/>
        </w:rPr>
        <w:t xml:space="preserve"> </w:t>
      </w:r>
      <w:r>
        <w:rPr>
          <w:rFonts w:eastAsia="Times New Roman" w:cs="Times New Roman"/>
          <w:iCs/>
          <w:sz w:val="20"/>
          <w:szCs w:val="20"/>
        </w:rPr>
        <w:t xml:space="preserve">Wesentliche finale Veränderungen des Gesetzestexts sind der rechtliche Ausschluss von geschlechtsverändernden Eingriffen die Eltern selbst durchführen. Ebenfalls muss ein Mitglied der Kommission, die die Stellungnahme für das Familiengericht verfasst außerhalb des behandelnden Teams verortet sein. </w:t>
      </w:r>
      <w:proofErr w:type="spellStart"/>
      <w:r>
        <w:rPr>
          <w:rFonts w:eastAsia="Times New Roman" w:cs="Times New Roman"/>
          <w:iCs/>
          <w:sz w:val="20"/>
          <w:szCs w:val="20"/>
        </w:rPr>
        <w:t>Sozialpädagog</w:t>
      </w:r>
      <w:proofErr w:type="spellEnd"/>
      <w:r>
        <w:rPr>
          <w:rFonts w:eastAsia="Times New Roman" w:cs="Times New Roman"/>
          <w:iCs/>
          <w:sz w:val="20"/>
          <w:szCs w:val="20"/>
        </w:rPr>
        <w:t>*innen sind nicht mehr notwendigerweise Bestandteil der Kommission, sondern vielmehr (medizin</w:t>
      </w:r>
      <w:r w:rsidR="001A7038">
        <w:rPr>
          <w:rFonts w:eastAsia="Times New Roman" w:cs="Times New Roman"/>
          <w:iCs/>
          <w:sz w:val="20"/>
          <w:szCs w:val="20"/>
        </w:rPr>
        <w:t>-</w:t>
      </w:r>
      <w:r>
        <w:rPr>
          <w:rFonts w:eastAsia="Times New Roman" w:cs="Times New Roman"/>
          <w:iCs/>
          <w:sz w:val="20"/>
          <w:szCs w:val="20"/>
        </w:rPr>
        <w:t>)ethisch fortgebildete Praktiker*innen, so dass es sich hierbei ebenfalls um Ärzt*innen handeln kann (vgl. Deutscher Bundestag ebd.).</w:t>
      </w:r>
    </w:p>
  </w:footnote>
  <w:footnote w:id="101">
    <w:p w14:paraId="3EDA3AA7" w14:textId="77777777" w:rsidR="00C32CC6" w:rsidRDefault="00C32CC6" w:rsidP="00C32CC6">
      <w:pPr>
        <w:pStyle w:val="Funotentext"/>
        <w:rPr>
          <w:sz w:val="20"/>
          <w:szCs w:val="20"/>
        </w:rPr>
      </w:pPr>
      <w:r w:rsidRPr="00B1150C">
        <w:rPr>
          <w:rStyle w:val="Funotenzeichen"/>
        </w:rPr>
        <w:footnoteRef/>
      </w:r>
      <w:r>
        <w:rPr>
          <w:sz w:val="20"/>
          <w:szCs w:val="20"/>
        </w:rPr>
        <w:t xml:space="preserve"> In 26 der 40 Fälle wurde die Diagnose einer Hypospadie gestellt, in 12 die eines </w:t>
      </w:r>
      <w:proofErr w:type="spellStart"/>
      <w:r>
        <w:rPr>
          <w:sz w:val="20"/>
          <w:szCs w:val="20"/>
        </w:rPr>
        <w:t xml:space="preserve">Androgenitalensyndroms</w:t>
      </w:r>
      <w:proofErr w:type="spellEnd"/>
      <w:r>
        <w:rPr>
          <w:sz w:val="20"/>
          <w:szCs w:val="20"/>
        </w:rPr>
        <w:t xml:space="preserve"> und in 3 die einer sogenannten gemischten </w:t>
      </w:r>
      <w:proofErr w:type="spellStart"/>
      <w:r>
        <w:rPr>
          <w:sz w:val="20"/>
          <w:szCs w:val="20"/>
        </w:rPr>
        <w:t xml:space="preserve">Gonadendysgenesie</w:t>
      </w:r>
      <w:proofErr w:type="spellEnd"/>
      <w:r>
        <w:rPr>
          <w:sz w:val="20"/>
          <w:szCs w:val="20"/>
        </w:rPr>
        <w:t xml:space="preserve"> (vgl. ebd. 3)</w:t>
      </w:r>
      <w:ins w:id="1000266" w:author="Claude Lektorat" w:date="2026-06-30T12:18:05Z">
        <w:r>
          <w:rPr>
            <w:sz w:val="20"/>
            <w:szCs w:val="20"/>
          </w:rPr>
          <w:t xml:space="preserve">.</w:t>
        </w:r>
      </w:ins>
    </w:p>
  </w:footnote>
  <w:footnote w:id="102">
    <w:p w14:paraId="5508F32E" w14:textId="77777777" w:rsidR="00C32CC6" w:rsidRDefault="00C32CC6" w:rsidP="00C32CC6">
      <w:pPr>
        <w:pStyle w:val="Funotentext"/>
        <w:rPr>
          <w:sz w:val="20"/>
          <w:szCs w:val="20"/>
        </w:rPr>
      </w:pPr>
      <w:r w:rsidRPr="00B1150C">
        <w:rPr>
          <w:rStyle w:val="Funotenzeichen"/>
        </w:rPr>
        <w:footnoteRef/>
      </w:r>
      <w:r>
        <w:rPr>
          <w:sz w:val="20"/>
          <w:szCs w:val="20"/>
        </w:rPr>
        <w:t xml:space="preserve"> Hierbei handelte es sich in den ersten Jahren des Intersex-Aktivismus um ein Pseudonym der Person, die heute den Namen Bo Laurent verwendet.</w:t>
      </w:r>
    </w:p>
  </w:footnote>
  <w:footnote w:id="103">
    <w:p w14:paraId="536615BC" w14:textId="039DB31F" w:rsidR="00C32CC6" w:rsidRDefault="00C32CC6" w:rsidP="00C32CC6">
      <w:pPr>
        <w:pStyle w:val="Default"/>
        <w:ind w:right="42"/>
        <w:jc w:val="both"/>
        <w:rPr>
          <w:rFonts w:asciiTheme="minorHAnsi" w:hAnsiTheme="minorHAnsi"/>
          <w:sz w:val="20"/>
          <w:szCs w:val="20"/>
          <w:lang w:val="de-DE"/>
        </w:rPr>
      </w:pPr>
      <w:r w:rsidRPr="0018114B">
        <w:rPr>
          <w:rStyle w:val="Funotenzeichen"/>
        </w:rPr>
        <w:footnoteRef/>
      </w:r>
      <w:r>
        <w:rPr>
          <w:sz w:val="20"/>
          <w:szCs w:val="20"/>
          <w:lang w:val="de-DE"/>
        </w:rPr>
        <w:t xml:space="preserve"> </w:t>
      </w:r>
      <w:r>
        <w:rPr>
          <w:rFonts w:asciiTheme="minorHAnsi" w:hAnsiTheme="minorHAnsi"/>
          <w:sz w:val="20"/>
          <w:szCs w:val="20"/>
          <w:lang w:val="de-DE"/>
        </w:rPr>
        <w:t xml:space="preserve">Fausto-Sterling</w:t>
      </w:r>
      <w:r>
        <w:rPr>
          <w:rFonts w:asciiTheme="minorHAnsi" w:hAnsiTheme="minorHAnsi"/>
          <w:sz w:val="20"/>
          <w:szCs w:val="20"/>
          <w:lang w:val="de-DE"/>
        </w:rPr>
        <w:t xml:space="preserve"> </w:t>
      </w:r>
      <w:r w:rsidR="005756E9" w:rsidRPr="0018114B">
        <w:rPr>
          <w:rFonts w:asciiTheme="minorHAnsi" w:hAnsiTheme="minorHAnsi"/>
          <w:sz w:val="20"/>
          <w:szCs w:val="20"/>
          <w:lang w:val="de-DE"/>
        </w:rPr>
        <w:fldChar w:fldCharType="begin"/>
      </w:r>
      <w:r w:rsidR="000B7865">
        <w:rPr>
          <w:rFonts w:asciiTheme="minorHAnsi" w:hAnsiTheme="minorHAnsi"/>
          <w:sz w:val="20"/>
          <w:szCs w:val="20"/>
          <w:lang w:val="de-DE"/>
        </w:rPr>
        <w:instrText xml:space="preserve"> ADDIN ZOTERO_ITEM CSL_CITATION {"citationID":"cXMTxRqb","properties":{"unsorted":false,"formattedCitation":"(2004)","plainCitation":"(2004)","noteIndex":102},"citationItems":[{"id":1270,"uris":["http://zotero.org/users/local/owKliTIb/items/PA6G8XYL"],"itemData":{"id":1270,"type":"article-journal","title":"The Five Sexes, Revisited","author":[{"family":"Fausto-Sterling","given":"Anne"}],"issued":{"date-parts":[["2004",1,1]]}},"suppress-author":true}],"schema":"https://github.com/citation-style-language/schema/raw/master/csl-citation.json"} </w:instrText>
      </w:r>
      <w:r w:rsidR="005756E9" w:rsidRPr="0018114B">
        <w:rPr>
          <w:rFonts w:asciiTheme="minorHAnsi" w:hAnsiTheme="minorHAnsi"/>
          <w:sz w:val="20"/>
          <w:szCs w:val="20"/>
          <w:lang w:val="de-DE"/>
        </w:rPr>
        <w:fldChar w:fldCharType="separate"/>
      </w:r>
      <w:r>
        <w:rPr>
          <w:rFonts w:ascii="Cambria" w:hAnsi="Cambria"/>
          <w:sz w:val="20"/>
          <w:lang w:val="de-DE"/>
        </w:rPr>
        <w:t xml:space="preserve">(2004)</w:t>
      </w:r>
      <w:r w:rsidR="005756E9" w:rsidRPr="0018114B">
        <w:rPr>
          <w:rFonts w:asciiTheme="minorHAnsi" w:hAnsiTheme="minorHAnsi"/>
          <w:sz w:val="20"/>
          <w:szCs w:val="20"/>
          <w:lang w:val="de-DE"/>
        </w:rPr>
        <w:fldChar w:fldCharType="end"/>
      </w:r>
      <w:del w:id="1000267" w:author="Claude Lektorat" w:date="2026-06-30T12:18:05Z">
        <w:r>
          <w:rPr>
            <w:rFonts w:asciiTheme="minorHAnsi" w:hAnsiTheme="minorHAnsi"/>
            <w:sz w:val="20"/>
            <w:szCs w:val="20"/>
            <w:lang w:val="de-DE"/>
          </w:rPr>
          <w:delText xml:space="preserve">  </w:delText>
        </w:r>
      </w:del>
      <w:ins w:id="1000268" w:author="Claude Lektorat" w:date="2026-06-30T12:18:05Z">
        <w:r>
          <w:rPr>
            <w:rFonts w:asciiTheme="minorHAnsi" w:hAnsiTheme="minorHAnsi"/>
            <w:sz w:val="20"/>
            <w:szCs w:val="20"/>
            <w:lang w:val="de-DE"/>
          </w:rPr>
          <w:t xml:space="preserve"> </w:t>
        </w:r>
      </w:ins>
      <w:r>
        <w:rPr>
          <w:rFonts w:asciiTheme="minorHAnsi" w:hAnsiTheme="minorHAnsi"/>
          <w:sz w:val="20"/>
          <w:szCs w:val="20"/>
          <w:lang w:val="de-DE"/>
        </w:rPr>
        <w:t xml:space="preserve">kommt mittels einer systematischen Literaturrecherche zu dieser Zahl, in die sie auch Variationen wie das sogenannte Late-Onset </w:t>
      </w:r>
      <w:proofErr w:type="spellStart"/>
      <w:r>
        <w:rPr>
          <w:rFonts w:asciiTheme="minorHAnsi" w:hAnsiTheme="minorHAnsi"/>
          <w:sz w:val="20"/>
          <w:szCs w:val="20"/>
          <w:lang w:val="de-DE"/>
        </w:rPr>
        <w:t xml:space="preserve">Androgenitalsyndrom</w:t>
      </w:r>
      <w:proofErr w:type="spellEnd"/>
      <w:r>
        <w:rPr>
          <w:rFonts w:asciiTheme="minorHAnsi" w:hAnsiTheme="minorHAnsi"/>
          <w:sz w:val="20"/>
          <w:szCs w:val="20"/>
          <w:lang w:val="de-DE"/>
        </w:rPr>
        <w:t xml:space="preserve"> inkludiert. Dabei wird die Zahl 1,7% bis heute in aktivistischen, menschenrechtlichen und kritisch-akademischen Veröffentlichungen </w:t>
      </w:r>
      <w:r>
        <w:rPr>
          <w:rFonts w:asciiTheme="minorHAnsi" w:hAnsiTheme="minorHAnsi"/>
          <w:sz w:val="20"/>
          <w:szCs w:val="20"/>
          <w:lang w:val="de-DE"/>
        </w:rPr>
        <w:t xml:space="preserve">verwendet </w:t>
      </w:r>
      <w:r w:rsidR="005756E9" w:rsidRPr="0018114B">
        <w:rPr>
          <w:rFonts w:asciiTheme="minorHAnsi" w:hAnsiTheme="minorHAnsi"/>
          <w:sz w:val="20"/>
          <w:szCs w:val="20"/>
          <w:lang w:val="de-DE"/>
        </w:rPr>
        <w:fldChar w:fldCharType="begin"/>
      </w:r>
      <w:r w:rsidR="000B7865">
        <w:rPr>
          <w:rFonts w:asciiTheme="minorHAnsi" w:hAnsiTheme="minorHAnsi"/>
          <w:sz w:val="20"/>
          <w:szCs w:val="20"/>
          <w:lang w:val="de-DE"/>
        </w:rPr>
        <w:instrText xml:space="preserve"> ADDIN ZOTERO_ITEM CSL_CITATION {"citationID":"ulyTTuvK","properties":{"unsorted":true,"formattedCitation":"(vgl. z.B. OII Europe 2020; OHCHR 2024)","plainCitation":"(vgl. z.B. OII Europe 2020; OHCHR 2024)","noteIndex":102},"citationItems":[{"id":272,"uris":["http://zotero.org/users/local/owKliTIb/items/YSMS2IUF"],"itemData":{"id":272,"type":"document","title":"Intersex children and the violation of their right to privacy. OII Europe submission to the UN Special Rapporteur on the Right to Privacy","URL":"https://oiieurope.org/wp-content/uploads/2020/12/2020_UN-SR-Right-to-Privacy-Submission_OII-Europe_FINAL-public.pdf","author":[{"literal":"OII Europe"}],"issued":{"date-parts":[["2020"]]}},"prefix":"vgl. z.B."},{"id":1269,"uris":["http://zotero.org/users/local/owKliTIb/items/XFH3ZXS9"],"itemData":{"id":1269,"type":"document","title":"Intersex people  OHCHR and the human rights of LGBTI people","URL":"https://www.ohchr.org/en/sexual-orientation-and-gender-identity/intersex-people","author":[{"literal":"Office of the High Commissioner for Human Rights"}],"issued":{"date-parts":[["2024"]]}},"suppress-author":true,"prefix":"OHCHR"}],"schema":"https://github.com/citation-style-language/schema/raw/master/csl-citation.json"} </w:instrText>
      </w:r>
      <w:r w:rsidR="005756E9" w:rsidRPr="0018114B">
        <w:rPr>
          <w:rFonts w:asciiTheme="minorHAnsi" w:hAnsiTheme="minorHAnsi"/>
          <w:sz w:val="20"/>
          <w:szCs w:val="20"/>
          <w:lang w:val="de-DE"/>
        </w:rPr>
        <w:fldChar w:fldCharType="separate"/>
      </w:r>
      <w:r>
        <w:rPr>
          <w:rFonts w:ascii="Cambria" w:hAnsi="Cambria"/>
          <w:sz w:val="20"/>
          <w:lang w:val="de-DE"/>
        </w:rPr>
        <w:t xml:space="preserve">(vgl. z.B. OII Europe 2020; OHCHR 2024)</w:t>
      </w:r>
      <w:r w:rsidR="005756E9" w:rsidRPr="0018114B">
        <w:rPr>
          <w:rFonts w:asciiTheme="minorHAnsi" w:hAnsiTheme="minorHAnsi"/>
          <w:sz w:val="20"/>
          <w:szCs w:val="20"/>
          <w:lang w:val="de-DE"/>
        </w:rPr>
        <w:fldChar w:fldCharType="end"/>
      </w:r>
      <w:r>
        <w:rPr>
          <w:rFonts w:asciiTheme="minorHAnsi" w:hAnsiTheme="minorHAnsi"/>
          <w:sz w:val="20"/>
          <w:szCs w:val="20"/>
          <w:lang w:val="de-DE"/>
        </w:rPr>
        <w:t xml:space="preserve">.</w:t>
      </w:r>
    </w:p>
  </w:footnote>
  <w:footnote w:id="104">
    <w:p w14:paraId="0E5CA7F7" w14:textId="1448E4CD" w:rsidR="00C32CC6" w:rsidRDefault="00C32CC6" w:rsidP="00C32CC6">
      <w:pPr>
        <w:pStyle w:val="Funotentext"/>
        <w:jc w:val="both"/>
        <w:rPr>
          <w:sz w:val="20"/>
          <w:szCs w:val="20"/>
        </w:rPr>
      </w:pPr>
      <w:r w:rsidRPr="00B1150C">
        <w:rPr>
          <w:rStyle w:val="Funotenzeichen"/>
        </w:rPr>
        <w:footnoteRef/>
      </w:r>
      <w:r>
        <w:rPr>
          <w:sz w:val="20"/>
          <w:szCs w:val="20"/>
        </w:rPr>
        <w:t xml:space="preserve"> </w:t>
      </w:r>
      <w:r w:rsidR="00EA5863">
        <w:rPr>
          <w:sz w:val="20"/>
          <w:szCs w:val="20"/>
        </w:rPr>
        <w:t xml:space="preserve">Allerdings </w:t>
      </w:r>
      <w:r>
        <w:rPr>
          <w:sz w:val="20"/>
          <w:szCs w:val="20"/>
        </w:rPr>
        <w:t>ist die Realität dieses Ko-Konstitution-Prozesses von Anfang an durch eine massive sozio-ökonomische Asymmetrie zwischen universitären und außeruniversitären Expert</w:t>
      </w:r>
      <w:r w:rsidR="00EA5863">
        <w:rPr>
          <w:sz w:val="20"/>
          <w:szCs w:val="20"/>
        </w:rPr>
        <w:t>*i</w:t>
      </w:r>
      <w:r>
        <w:rPr>
          <w:sz w:val="20"/>
          <w:szCs w:val="20"/>
        </w:rPr>
        <w:t xml:space="preserve">nnen geprägt, die überwiegend </w:t>
      </w:r>
      <w:proofErr w:type="spellStart"/>
      <w:r>
        <w:rPr>
          <w:sz w:val="20"/>
          <w:szCs w:val="20"/>
        </w:rPr>
        <w:t>dethematisiert</w:t>
      </w:r>
      <w:proofErr w:type="spellEnd"/>
      <w:r>
        <w:rPr>
          <w:sz w:val="20"/>
          <w:szCs w:val="20"/>
        </w:rPr>
        <w:t xml:space="preserve"> bleibt.</w:t>
      </w:r>
    </w:p>
  </w:footnote>
  <w:footnote w:id="105">
    <w:p w14:paraId="13A459F8" w14:textId="0D3885F6" w:rsidR="00C32CC6" w:rsidRDefault="00C32CC6" w:rsidP="00C32CC6">
      <w:pPr>
        <w:widowControl w:val="0"/>
        <w:autoSpaceDE w:val="0"/>
        <w:autoSpaceDN w:val="0"/>
        <w:adjustRightInd w:val="0"/>
        <w:jc w:val="both"/>
        <w:rPr>
          <w:rFonts w:ascii="Times New Roman" w:hAnsi="Times New Roman" w:cs="Times New Roman"/>
          <w:color w:val="1A171B"/>
          <w:sz w:val="20"/>
          <w:szCs w:val="20"/>
        </w:rPr>
      </w:pPr>
      <w:r w:rsidRPr="00B1150C">
        <w:rPr>
          <w:rStyle w:val="Funotenzeichen"/>
        </w:rPr>
        <w:footnoteRef/>
      </w:r>
      <w:r>
        <w:t xml:space="preserve"> </w:t>
      </w:r>
      <w:r>
        <w:rPr>
          <w:sz w:val="20"/>
          <w:szCs w:val="20"/>
        </w:rPr>
        <w:t xml:space="preserve">Keller </w:t>
      </w:r>
      <w:r>
        <w:rPr>
          <w:sz w:val="20"/>
          <w:szCs w:val="20"/>
        </w:rPr>
        <w:t xml:space="preserve">(2011) </w:t>
      </w:r>
      <w:r>
        <w:rPr>
          <w:sz w:val="20"/>
          <w:szCs w:val="20"/>
        </w:rPr>
        <w:t xml:space="preserve">versteht unter öffentlichen Diskursen </w:t>
      </w:r>
      <w:r>
        <w:rPr>
          <w:rFonts w:ascii="Times New Roman" w:hAnsi="Times New Roman" w:cs="Times New Roman"/>
          <w:color w:val="1A171B"/>
          <w:sz w:val="20"/>
          <w:szCs w:val="20"/>
        </w:rPr>
        <w:t xml:space="preserve">„politisch-</w:t>
      </w:r>
      <w:r>
        <w:rPr>
          <w:rFonts w:ascii="Times New Roman" w:hAnsi="Times New Roman" w:cs="Times New Roman"/>
          <w:color w:val="1A171B"/>
          <w:sz w:val="20"/>
          <w:szCs w:val="20"/>
        </w:rPr>
        <w:t xml:space="preserve">argumentative Auseinandersetzungen </w:t>
      </w:r>
      <w:proofErr w:type="spellStart"/>
      <w:del w:id="1000269" w:author="Claude Lektorat" w:date="2026-06-30T12:18:05Z">
        <w:r>
          <w:rPr>
            <w:rFonts w:ascii="Times New Roman" w:hAnsi="Times New Roman" w:cs="Times New Roman"/>
            <w:color w:val="1A171B"/>
            <w:sz w:val="20"/>
            <w:szCs w:val="20"/>
          </w:rPr>
          <w:delText xml:space="preserve">über</w:delText>
        </w:r>
      </w:del>
      <w:ins w:id="1000270" w:author="Claude Lektorat" w:date="2026-06-30T12:18:05Z">
        <w:r>
          <w:rPr>
            <w:rFonts w:ascii="Times New Roman" w:hAnsi="Times New Roman" w:cs="Times New Roman"/>
            <w:color w:val="1A171B"/>
            <w:sz w:val="20"/>
            <w:szCs w:val="20"/>
          </w:rPr>
          <w:t xml:space="preserve">über</w:t>
        </w:r>
      </w:ins>
      <w:proofErr w:type="spellEnd"/>
      <w:r>
        <w:rPr>
          <w:rFonts w:ascii="Times New Roman" w:hAnsi="Times New Roman" w:cs="Times New Roman"/>
          <w:color w:val="1A171B"/>
          <w:sz w:val="20"/>
          <w:szCs w:val="20"/>
        </w:rPr>
        <w:t xml:space="preserve"> gesellschaftliche Problemfelder an denen sich, vermittelt </w:t>
      </w:r>
      <w:proofErr w:type="spellStart"/>
      <w:del w:id="1000271" w:author="Claude Lektorat" w:date="2026-06-30T12:18:05Z">
        <w:r>
          <w:rPr>
            <w:rFonts w:ascii="Times New Roman" w:hAnsi="Times New Roman" w:cs="Times New Roman"/>
            <w:color w:val="1A171B"/>
            <w:sz w:val="20"/>
            <w:szCs w:val="20"/>
          </w:rPr>
          <w:delText xml:space="preserve">über</w:delText>
        </w:r>
      </w:del>
      <w:ins w:id="1000272" w:author="Claude Lektorat" w:date="2026-06-30T12:18:05Z">
        <w:r>
          <w:rPr>
            <w:rFonts w:ascii="Times New Roman" w:hAnsi="Times New Roman" w:cs="Times New Roman"/>
            <w:color w:val="1A171B"/>
            <w:sz w:val="20"/>
            <w:szCs w:val="20"/>
          </w:rPr>
          <w:t xml:space="preserve">über</w:t>
        </w:r>
      </w:ins>
      <w:proofErr w:type="spellEnd"/>
      <w:r>
        <w:rPr>
          <w:rFonts w:ascii="Times New Roman" w:hAnsi="Times New Roman" w:cs="Times New Roman"/>
          <w:color w:val="1A171B"/>
          <w:sz w:val="20"/>
          <w:szCs w:val="20"/>
        </w:rPr>
        <w:t xml:space="preserve"> die Massenmedien und diverse andere öffentliche Arenen, die zivilgesellschaftliche Öffentlichkeit beteiligt“ </w:t>
      </w:r>
      <w:r w:rsidR="0018114B" w:rsidRPr="0018114B">
        <w:rPr>
          <w:rFonts w:ascii="Times New Roman" w:hAnsi="Times New Roman" w:cs="Times New Roman"/>
          <w:color w:val="1A171B"/>
          <w:sz w:val="20"/>
          <w:szCs w:val="20"/>
        </w:rPr>
        <w:fldChar w:fldCharType="begin"/>
      </w:r>
      <w:r w:rsidR="000B7865">
        <w:rPr>
          <w:rFonts w:ascii="Times New Roman" w:hAnsi="Times New Roman" w:cs="Times New Roman"/>
          <w:color w:val="1A171B"/>
          <w:sz w:val="20"/>
          <w:szCs w:val="20"/>
        </w:rPr>
        <w:instrText xml:space="preserve"> ADDIN ZOTERO_ITEM CSL_CITATION {"citationID":"XWRRrSXl","properties":{"unsorted":false,"formattedCitation":"(2011, 225)","plainCitation":"(2011, 225)","noteIndex":104},"citationItems":[{"id":1274,"uris":["http://zotero.org/users/local/owKliTIb/items/QZKJKPII"],"itemData":{"id":1274,"type":"chapter","abstract":"Alles, was wir wahrnehmen, erfahren, spüren, auch die Art, wie wir handeln, ist über sozial konstruiertes, typisier tes, in unterschiedlichen Graden als legitim anerkanntes und objektivier tes Wissen vermittelt. Dieses Wissen ist nicht auf ein “angeborenes‘ kognitives Kategoriensystem rückführbar, sondern auf gesell schaftlich hergestellte symbolische Systeme. Solche symbolischen Ordnungen werden überwiegend in Diskursen gesellschaftlich produziert, legitimiert, kommuniziert und transformiert; sie haben gesellschaftlich-materiale Vorausset zungen und Folgen. Diskursanalyse ist ein Forschungsprogramm bzw. eine Forschungsperspektive, die ihr Erkenntnisinteresse auf die Analyse dieser Zusam menhänge richtet: Der wissenssoziologischen Diskursanalyse geht es darum, Prozesse der sozialen Konstruktion, Objektivation, Kommunikation und Legitimation von Sinn-, d. h. Deutungs- und Handlungsstrukturen auf der Ebene von Institutionen, Organisationen bzw. sozialen (kollektiven) Akteuren zu rekonstruieren und die gesellschaftlichen Wirkungen dieser Prozesse zu analysieren.","container-title":"Handbuch Sozialwissenschaftliche Diskursanalyse: Band 1: Theorien und Methoden","DOI":"10.1007/978-3-531-92084-9_5","ISBN":"978-3-531-92084-9","page":"125-158","publisher":"VS Verlag für Sozialwissenschaften","publisher-place":"Wiesbaden","title":"Wissenssoziologische Diskursanalyse","URL":"https://doi.org/10.1007/978-3-531-92084-9_5","author":[{"family":"Keller","given":"Reiner"}],"editor":[{"family":"Keller","given":"Reiner"},{"family":"Hirseland","given":"Andreas"},{"family":"Schneider","given":"Werner"},{"family":"Viehöver","given":"Willy"}],"issued":{"date-parts":[["2011"]]}},"locator":"225","label":"page","suppress-author":true}],"schema":"https://github.com/citation-style-language/schema/raw/master/csl-citation.json"} </w:instrText>
      </w:r>
      <w:r w:rsidR="0018114B" w:rsidRPr="0018114B">
        <w:rPr>
          <w:rFonts w:ascii="Times New Roman" w:hAnsi="Times New Roman" w:cs="Times New Roman"/>
          <w:color w:val="1A171B"/>
          <w:sz w:val="20"/>
          <w:szCs w:val="20"/>
        </w:rPr>
        <w:fldChar w:fldCharType="separate"/>
      </w:r>
      <w:r>
        <w:rPr>
          <w:rFonts w:ascii="Times New Roman" w:hAnsi="Times New Roman" w:cs="Times New Roman"/>
          <w:sz w:val="20"/>
        </w:rPr>
        <w:t xml:space="preserve">(ebd. </w:t>
      </w:r>
      <w:r>
        <w:rPr>
          <w:rFonts w:ascii="Times New Roman" w:hAnsi="Times New Roman" w:cs="Times New Roman"/>
          <w:sz w:val="20"/>
        </w:rPr>
        <w:t xml:space="preserve">225)</w:t>
      </w:r>
      <w:r w:rsidR="0018114B" w:rsidRPr="0018114B">
        <w:rPr>
          <w:rFonts w:ascii="Times New Roman" w:hAnsi="Times New Roman" w:cs="Times New Roman"/>
          <w:color w:val="1A171B"/>
          <w:sz w:val="20"/>
          <w:szCs w:val="20"/>
        </w:rPr>
        <w:fldChar w:fldCharType="end"/>
      </w:r>
      <w:r>
        <w:rPr>
          <w:rFonts w:ascii="Times New Roman" w:hAnsi="Times New Roman" w:cs="Times New Roman"/>
          <w:color w:val="1A171B"/>
          <w:sz w:val="20"/>
          <w:szCs w:val="20"/>
        </w:rPr>
        <w:t xml:space="preserve">. Hierzu gehört auch das politische Parteiensystem sowie </w:t>
      </w:r>
      <w:proofErr w:type="spellStart"/>
      <w:del w:id="1000273" w:author="Claude Lektorat" w:date="2026-06-30T12:18:05Z">
        <w:r>
          <w:rPr>
            <w:rFonts w:ascii="Times New Roman" w:hAnsi="Times New Roman" w:cs="Times New Roman"/>
            <w:color w:val="1A171B"/>
            <w:sz w:val="20"/>
            <w:szCs w:val="20"/>
          </w:rPr>
          <w:delText xml:space="preserve">zivilgesellscahftliche</w:delText>
        </w:r>
      </w:del>
      <w:ins w:id="1000274" w:author="Claude Lektorat" w:date="2026-06-30T12:18:05Z">
        <w:r>
          <w:rPr>
            <w:rFonts w:ascii="Times New Roman" w:hAnsi="Times New Roman" w:cs="Times New Roman"/>
            <w:color w:val="1A171B"/>
            <w:sz w:val="20"/>
            <w:szCs w:val="20"/>
          </w:rPr>
          <w:t xml:space="preserve">zivilgesellschaftliche</w:t>
        </w:r>
      </w:ins>
      <w:proofErr w:type="spellEnd"/>
      <w:r>
        <w:rPr>
          <w:rFonts w:ascii="Times New Roman" w:hAnsi="Times New Roman" w:cs="Times New Roman"/>
          <w:color w:val="1A171B"/>
          <w:sz w:val="20"/>
          <w:szCs w:val="20"/>
        </w:rPr>
        <w:t xml:space="preserve"> Akteur*innen wie beispielsweise Nicht-Regierungs-Organisationen.</w:t>
      </w:r>
    </w:p>
  </w:footnote>
  <w:footnote w:id="106">
    <w:p w14:paraId="231C2B27" w14:textId="0A8B4D6C" w:rsidR="00C32CC6" w:rsidRDefault="00C32CC6" w:rsidP="00C32CC6">
      <w:pPr>
        <w:pStyle w:val="Funotentext"/>
        <w:jc w:val="both"/>
        <w:rPr>
          <w:sz w:val="20"/>
          <w:szCs w:val="20"/>
        </w:rPr>
      </w:pPr>
      <w:r w:rsidRPr="00B1150C">
        <w:rPr>
          <w:rStyle w:val="Funotenzeichen"/>
        </w:rPr>
        <w:footnoteRef/>
      </w:r>
      <w:r>
        <w:rPr>
          <w:sz w:val="20"/>
          <w:szCs w:val="20"/>
        </w:rPr>
        <w:t xml:space="preserve"> Diese Abgrenzung von Waldschmidts Begriff des </w:t>
      </w:r>
      <w:r w:rsidRPr="00330B76">
        <w:rPr>
          <w:i/>
          <w:iCs/>
          <w:sz w:val="20"/>
          <w:szCs w:val="20"/>
        </w:rPr>
        <w:t>Alltagsdiskurses</w:t>
      </w:r>
      <w:r>
        <w:rPr>
          <w:sz w:val="20"/>
          <w:szCs w:val="20"/>
        </w:rPr>
        <w:t xml:space="preserve"> ist dadurch begründet, dass sich der </w:t>
      </w:r>
      <w:r w:rsidR="00330B76">
        <w:rPr>
          <w:sz w:val="20"/>
          <w:szCs w:val="20"/>
        </w:rPr>
        <w:t>erfahrungsbasierte D</w:t>
      </w:r>
      <w:r>
        <w:rPr>
          <w:sz w:val="20"/>
          <w:szCs w:val="20"/>
        </w:rPr>
        <w:t xml:space="preserve">iskurs wie ich ihn </w:t>
      </w:r>
      <w:r w:rsidR="00330B76">
        <w:rPr>
          <w:sz w:val="20"/>
          <w:szCs w:val="20"/>
        </w:rPr>
        <w:t xml:space="preserve">definiere primär </w:t>
      </w:r>
      <w:r>
        <w:rPr>
          <w:sz w:val="20"/>
          <w:szCs w:val="20"/>
        </w:rPr>
        <w:t xml:space="preserve">auf Selbst-Erfahrenes und nicht auf </w:t>
      </w:r>
      <w:r w:rsidR="00330B76">
        <w:rPr>
          <w:sz w:val="20"/>
          <w:szCs w:val="20"/>
        </w:rPr>
        <w:t xml:space="preserve">– für den Alltagsdiskurs charakteristische – </w:t>
      </w:r>
      <w:r>
        <w:rPr>
          <w:sz w:val="20"/>
          <w:szCs w:val="20"/>
        </w:rPr>
        <w:t>Erfahrungen „aus zweiter Hand“ (ebd.</w:t>
      </w:r>
      <w:r w:rsidR="00330B76">
        <w:rPr>
          <w:sz w:val="20"/>
          <w:szCs w:val="20"/>
        </w:rPr>
        <w:t>,</w:t>
      </w:r>
      <w:r>
        <w:rPr>
          <w:sz w:val="20"/>
          <w:szCs w:val="20"/>
        </w:rPr>
        <w:t xml:space="preserve"> 34) bezieht.</w:t>
      </w:r>
    </w:p>
  </w:footnote>
  <w:footnote w:id="107">
    <w:p w14:paraId="0AB04985" w14:textId="5C3222EE" w:rsidR="00C32CC6" w:rsidRPr="00B6198D" w:rsidRDefault="00C32CC6" w:rsidP="00C32CC6">
      <w:pPr>
        <w:widowControl w:val="0"/>
        <w:autoSpaceDE w:val="0"/>
        <w:autoSpaceDN w:val="0"/>
        <w:adjustRightInd w:val="0"/>
        <w:jc w:val="both"/>
        <w:rPr>
          <w:rFonts w:cs="Times New Roman"/>
          <w:sz w:val="20"/>
          <w:szCs w:val="20"/>
        </w:rPr>
      </w:pPr>
      <w:r w:rsidRPr="00F30EFE">
        <w:rPr>
          <w:rStyle w:val="Funotenzeichen"/>
        </w:rPr>
        <w:footnoteRef/>
      </w:r>
      <w:r w:rsidRPr="00F30EFE">
        <w:rPr>
          <w:sz w:val="20"/>
          <w:szCs w:val="20"/>
        </w:rPr>
        <w:t xml:space="preserve"> Link</w:t>
      </w:r>
      <w:r w:rsidR="00155980" w:rsidRPr="00F30EFE">
        <w:rPr>
          <w:sz w:val="20"/>
          <w:szCs w:val="20"/>
        </w:rPr>
        <w:t xml:space="preserve"> </w:t>
      </w:r>
      <w:r w:rsidR="00155980" w:rsidRPr="00F30EFE">
        <w:rPr>
          <w:sz w:val="20"/>
          <w:szCs w:val="20"/>
        </w:rPr>
        <w:fldChar w:fldCharType="begin"/>
      </w:r>
      <w:r w:rsidR="000B7865">
        <w:rPr>
          <w:sz w:val="20"/>
          <w:szCs w:val="20"/>
        </w:rPr>
        <w:instrText xml:space="preserve"> ADDIN ZOTERO_ITEM CSL_CITATION {"citationID":"BMIyz5BK","properties":{"unsorted":false,"formattedCitation":"(2005)","plainCitation":"(2005)","noteIndex":106},"citationItems":[{"id":242,"uris":["http://zotero.org/users/local/owKliTIb/items/WIZ3MU8I"],"itemData":{"id":242,"type":"chapter","page":"77-100","title":"Warum Diskurs nicht von personalen Subjekten ‚ausgehandelt‘ werden. Von der Diskurs- zur Interdiskurstheorie","author":[{"family":"Link","given":"Jürgen"}],"editor":[{"family":"al","given":"Keller","dropping-particle":"et"}],"issued":{"date-parts":[["2005"]]}},"suppress-author":true}],"schema":"https://github.com/citation-style-language/schema/raw/master/csl-citation.json"} </w:instrText>
      </w:r>
      <w:r w:rsidR="00155980" w:rsidRPr="00F30EFE">
        <w:rPr>
          <w:sz w:val="20"/>
          <w:szCs w:val="20"/>
        </w:rPr>
        <w:fldChar w:fldCharType="separate"/>
      </w:r>
      <w:r w:rsidR="00155980" w:rsidRPr="00F30EFE">
        <w:rPr>
          <w:rFonts w:ascii="Cambria" w:hAnsi="Cambria"/>
          <w:sz w:val="20"/>
        </w:rPr>
        <w:t>(</w:t>
      </w:r>
      <w:r w:rsidR="00330B76">
        <w:rPr>
          <w:rFonts w:ascii="Cambria" w:hAnsi="Cambria"/>
          <w:sz w:val="20"/>
        </w:rPr>
        <w:t xml:space="preserve">1988, </w:t>
      </w:r>
      <w:r w:rsidR="00155980" w:rsidRPr="00F30EFE">
        <w:rPr>
          <w:rFonts w:ascii="Cambria" w:hAnsi="Cambria"/>
          <w:sz w:val="20"/>
        </w:rPr>
        <w:t>2005)</w:t>
      </w:r>
      <w:r w:rsidR="00155980" w:rsidRPr="00F30EFE">
        <w:rPr>
          <w:sz w:val="20"/>
          <w:szCs w:val="20"/>
        </w:rPr>
        <w:fldChar w:fldCharType="end"/>
      </w:r>
      <w:r w:rsidRPr="00F30EFE">
        <w:rPr>
          <w:sz w:val="20"/>
          <w:szCs w:val="20"/>
        </w:rPr>
        <w:t xml:space="preserve"> versteht Interdiskurse als komplexe Diskurstypen, die Elemente aus verschiedenen Spezialdiskursen zusammenführen bzw. integrieren. Sie sind demzufolge </w:t>
      </w:r>
      <w:r w:rsidRPr="00F30EFE">
        <w:rPr>
          <w:rFonts w:cs="Times New Roman"/>
          <w:sz w:val="20"/>
          <w:szCs w:val="20"/>
        </w:rPr>
        <w:t>"die Gesamtheit all der Diskurselemente [ ... ], die nicht speziell,</w:t>
      </w:r>
      <w:r w:rsidR="00330B76">
        <w:rPr>
          <w:rFonts w:cs="Times New Roman"/>
          <w:sz w:val="20"/>
          <w:szCs w:val="20"/>
        </w:rPr>
        <w:t xml:space="preserve"> </w:t>
      </w:r>
      <w:r w:rsidRPr="00F30EFE">
        <w:rPr>
          <w:rFonts w:cs="Times New Roman"/>
          <w:sz w:val="20"/>
          <w:szCs w:val="20"/>
        </w:rPr>
        <w:t xml:space="preserve">sondern mehreren Einzeldiskursen gemeinsam sind" </w:t>
      </w:r>
      <w:r w:rsidR="0018114B" w:rsidRPr="00F30EFE">
        <w:rPr>
          <w:rFonts w:cs="Times New Roman"/>
          <w:sz w:val="20"/>
          <w:szCs w:val="20"/>
        </w:rPr>
        <w:fldChar w:fldCharType="begin"/>
      </w:r>
      <w:r w:rsidR="000B7865">
        <w:rPr>
          <w:rFonts w:cs="Times New Roman"/>
          <w:sz w:val="20"/>
          <w:szCs w:val="20"/>
        </w:rPr>
        <w:instrText xml:space="preserve"> ADDIN ZOTERO_ITEM CSL_CITATION {"citationID":"dctHMdYr","properties":{"unsorted":false,"formattedCitation":"(J. Link 1988, 48)","plainCitation":"(J. Link 1988, 48)","dontUpdate":true,"noteIndex":106},"citationItems":[{"id":1275,"uris":["http://zotero.org/users/local/owKliTIb/items/I3S5CRDH"],"itemData":{"id":1275,"type":"chapter","container-title":"Diskurstheorien und Literaturwissenschaft","publisher":"Suhrkamp","publisher-place":"Frankfurt am Main","title":"Literaturanalyse als Interdiskursanalyse. Am Beispiel des Ursprungs literarischer Symbolik in der Kollektivsymbolik","author":[{"family":"Link","given":"Jürgen"}],"editor":[{"family":"Fohrmann","given":"Jürgen"},{"family":"Müller","given":"Harro"}],"issued":{"date-parts":[["1988"]]}},"locator":"48","label":"page"}],"schema":"https://github.com/citation-style-language/schema/raw/master/csl-citation.json"} </w:instrText>
      </w:r>
      <w:r w:rsidR="0018114B" w:rsidRPr="00F30EFE">
        <w:rPr>
          <w:rFonts w:cs="Times New Roman"/>
          <w:sz w:val="20"/>
          <w:szCs w:val="20"/>
        </w:rPr>
        <w:fldChar w:fldCharType="separate"/>
      </w:r>
      <w:r w:rsidR="00F30EFE" w:rsidRPr="00F30EFE">
        <w:rPr>
          <w:rFonts w:ascii="Cambria" w:hAnsi="Cambria"/>
          <w:sz w:val="20"/>
        </w:rPr>
        <w:t>(Link 1988, 48)</w:t>
      </w:r>
      <w:r w:rsidR="0018114B" w:rsidRPr="00F30EFE">
        <w:rPr>
          <w:rFonts w:cs="Times New Roman"/>
          <w:sz w:val="20"/>
          <w:szCs w:val="20"/>
        </w:rPr>
        <w:fldChar w:fldCharType="end"/>
      </w:r>
      <w:r w:rsidRPr="00F30EFE">
        <w:rPr>
          <w:rFonts w:cs="Times New Roman"/>
          <w:sz w:val="20"/>
          <w:szCs w:val="20"/>
        </w:rPr>
        <w:t>.</w:t>
      </w:r>
      <w:r w:rsidRPr="00F30EFE">
        <w:rPr>
          <w:sz w:val="20"/>
          <w:szCs w:val="20"/>
        </w:rPr>
        <w:t xml:space="preserve"> So </w:t>
      </w:r>
      <w:r w:rsidR="00330B76">
        <w:rPr>
          <w:sz w:val="20"/>
          <w:szCs w:val="20"/>
        </w:rPr>
        <w:t xml:space="preserve">ist </w:t>
      </w:r>
      <w:r w:rsidRPr="00F30EFE">
        <w:rPr>
          <w:sz w:val="20"/>
          <w:szCs w:val="20"/>
        </w:rPr>
        <w:t>auch der medizinische Diskurs</w:t>
      </w:r>
      <w:r w:rsidR="00330B76">
        <w:rPr>
          <w:sz w:val="20"/>
          <w:szCs w:val="20"/>
        </w:rPr>
        <w:t xml:space="preserve"> im engeren Sinn ein </w:t>
      </w:r>
      <w:r w:rsidRPr="00F30EFE">
        <w:rPr>
          <w:sz w:val="20"/>
          <w:szCs w:val="20"/>
        </w:rPr>
        <w:t xml:space="preserve">Interspezialdiskurs, da dieser sich aus unterschiedlichen wissenschaftlichen Spezialdiskursen speist </w:t>
      </w:r>
      <w:r w:rsidR="00155980" w:rsidRPr="00F30EFE">
        <w:rPr>
          <w:sz w:val="20"/>
          <w:szCs w:val="20"/>
        </w:rPr>
        <w:fldChar w:fldCharType="begin"/>
      </w:r>
      <w:r w:rsidR="000B7865">
        <w:rPr>
          <w:sz w:val="20"/>
          <w:szCs w:val="20"/>
        </w:rPr>
        <w:instrText xml:space="preserve"> ADDIN ZOTERO_ITEM CSL_CITATION {"citationID":"zuRkZ3pY","properties":{"unsorted":false,"formattedCitation":"(vgl. Fellner 2015, 28; J. Link 1999, 50)","plainCitation":"(vgl. Fellner 2015, 28; J. Link 1999, 50)","dontUpdate":true,"noteIndex":106},"citationItems":[{"id":1277,"uris":["http://zotero.org/users/local/owKliTIb/items/U9UZ4QQV"],"itemData":{"id":1277,"type":"book","abstract":"Psycho movies implizieren durch die Darstellung psychischer Störungen spezifische Subjektbegriffe und konstruieren damit kulturelle Bilder zu gesellschaftlichen Normalitäts- sowie Abweichungsverhältnissen. Jenseits klinischer Kategorien liefert die Studie für mehr als 100 Spielfilme eine systematische Übersicht über die Vielfalt der darin hergestellten diskursiven Verbindungen. Dabei wird gezeigt, wie die symbolischen Grenzüberschreitungen der psycho movies kritische Perspektiven eröffnen, als etablierte Abweichungscodes wiederum Normalitätsgrenzen befestigen oder selbst zum Gegenstand filmischer Dekonstruktionen werden.","collection-title":"Film","DOI":"10.14361/9783839404713","edition":"1","ISBN":"978-3-89942-471-3","language":"de","license":"https://creativecommons.org/licenses/by-nc-nd/3.0/","publisher":"transcript Verlag","publisher-place":"Bielefeld, Germany","source":"DOI.org (Crossref)","title":"psycho movie: Zur Konstruktion psychischer Störung im Spielfilm","title-short":"psycho movie","URL":"https://www.transcript-open.de/isbn/471","author":[{"family":"Fellner","given":"Markus"}],"accessed":{"date-parts":[["2026",6,10]]},"issued":{"date-parts":[["2015"]]}},"locator":"28","label":"page","prefix":"vgl."},{"id":238,"uris":["http://zotero.org/users/local/owKliTIb/items/WN8MDDMB"],"itemData":{"id":238,"type":"chapter","container-title":"Das Wuchern der Diskurse.Perspektiven der Diskursanalyse","page":"148-161","publisher":"Campus","publisher-place":"Frankfurt, New York","title":"Diskursive Ereignisse, Diskurse, Interdiskurse: Sieben Thesen zur Operativität der Diskursanalyse, am Beispiel des Normalismus","author":[{"family":"Link","given":"Jürgen"}],"editor":[{"family":"Bublitz","given":"Bannelore"}],"issued":{"date-parts":[["1999"]]}},"locator":"50","label":"page"}],"schema":"https://github.com/citation-style-language/schema/raw/master/csl-citation.json"} </w:instrText>
      </w:r>
      <w:r w:rsidR="00155980" w:rsidRPr="00F30EFE">
        <w:rPr>
          <w:sz w:val="20"/>
          <w:szCs w:val="20"/>
        </w:rPr>
        <w:fldChar w:fldCharType="separate"/>
      </w:r>
      <w:r w:rsidR="00F30EFE" w:rsidRPr="00F30EFE">
        <w:rPr>
          <w:rFonts w:ascii="Cambria" w:hAnsi="Cambria"/>
          <w:sz w:val="20"/>
        </w:rPr>
        <w:t>(vgl. Fellner 2015, 28; Link 1999, 50)</w:t>
      </w:r>
      <w:r w:rsidR="00155980" w:rsidRPr="00F30EFE">
        <w:rPr>
          <w:sz w:val="20"/>
          <w:szCs w:val="20"/>
        </w:rPr>
        <w:fldChar w:fldCharType="end"/>
      </w:r>
      <w:r w:rsidRPr="00F30EFE">
        <w:rPr>
          <w:sz w:val="20"/>
          <w:szCs w:val="20"/>
        </w:rPr>
        <w:t>.</w:t>
      </w:r>
    </w:p>
  </w:footnote>
  <w:footnote w:id="108">
    <w:p w14:paraId="28011855" w14:textId="3656F368" w:rsidR="00C32CC6" w:rsidRDefault="00C32CC6" w:rsidP="00C32CC6">
      <w:pPr>
        <w:pStyle w:val="Funotentext"/>
        <w:jc w:val="both"/>
        <w:rPr>
          <w:sz w:val="20"/>
          <w:szCs w:val="20"/>
        </w:rPr>
      </w:pPr>
      <w:r w:rsidRPr="00B1150C">
        <w:rPr>
          <w:rStyle w:val="Funotenzeichen"/>
        </w:rPr>
        <w:footnoteRef/>
      </w:r>
      <w:r>
        <w:rPr>
          <w:sz w:val="20"/>
          <w:szCs w:val="20"/>
        </w:rPr>
        <w:t xml:space="preserve"> Allerdings wird sich AISSG-USA mit der Umbenennung in AIS-DSD stärker für Menschen mit anderen intergeschlechtlichen Variationen öffnen. Ausschlaggebend war dafür initial die geschlechtliche Transition eines Mitglieds, das fortan als Mann lebte, die Organisation jedoch nicht verlassen wollte</w:t>
      </w:r>
      <w:r w:rsidR="00754003">
        <w:rPr>
          <w:sz w:val="20"/>
          <w:szCs w:val="20"/>
        </w:rPr>
        <w:t xml:space="preserve"> </w:t>
      </w:r>
      <w:r w:rsidR="00754003">
        <w:rPr>
          <w:sz w:val="20"/>
          <w:szCs w:val="20"/>
        </w:rPr>
        <w:fldChar w:fldCharType="begin"/>
      </w:r>
      <w:r w:rsidR="000B7865">
        <w:rPr>
          <w:sz w:val="20"/>
          <w:szCs w:val="20"/>
        </w:rPr>
        <w:instrText xml:space="preserve"> ADDIN ZOTERO_ITEM CSL_CITATION {"citationID":"puadVf1P","properties":{"unsorted":false,"formattedCitation":"(vgl. Davis 2015, 35)","plainCitation":"(vgl. Davis 2015, 35)","noteIndex":107},"citationItems":[{"id":1202,"uris":["http://zotero.org/users/local/owKliTIb/items/UI7EEAIY"],"itemData":{"id":1202,"type":"book","abstract":"When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35","label":"page","prefix":"vgl."}],"schema":"https://github.com/citation-style-language/schema/raw/master/csl-citation.json"} </w:instrText>
      </w:r>
      <w:r w:rsidR="00754003">
        <w:rPr>
          <w:sz w:val="20"/>
          <w:szCs w:val="20"/>
        </w:rPr>
        <w:fldChar w:fldCharType="separate"/>
      </w:r>
      <w:r w:rsidR="00754003" w:rsidRPr="00754003">
        <w:rPr>
          <w:rFonts w:ascii="Cambria" w:hAnsi="Cambria"/>
          <w:sz w:val="20"/>
        </w:rPr>
        <w:t>(vgl. Davis 2015, 35)</w:t>
      </w:r>
      <w:r w:rsidR="00754003">
        <w:rPr>
          <w:sz w:val="20"/>
          <w:szCs w:val="20"/>
        </w:rPr>
        <w:fldChar w:fldCharType="end"/>
      </w:r>
      <w:r>
        <w:rPr>
          <w:sz w:val="20"/>
          <w:szCs w:val="20"/>
        </w:rPr>
        <w:t>. Gleichzeitig bleibt durch die Verwendung des Labels DSD ein starker Bezug der Organisation zum medizinischen Handlungsfeld und Kategorisierungssystem besehen.</w:t>
      </w:r>
    </w:p>
  </w:footnote>
  <w:footnote w:id="109">
    <w:p w14:paraId="4D0F4461" w14:textId="026FF104" w:rsidR="00C32CC6" w:rsidRPr="00732F30" w:rsidRDefault="00C32CC6" w:rsidP="00C32CC6">
      <w:pPr>
        <w:pStyle w:val="Funotentext"/>
        <w:jc w:val="both"/>
        <w:rPr>
          <w:sz w:val="20"/>
          <w:szCs w:val="20"/>
          <w:lang w:val="en-US"/>
        </w:rPr>
      </w:pPr>
      <w:r w:rsidRPr="00B1150C">
        <w:rPr>
          <w:rStyle w:val="Funotenzeichen"/>
        </w:rPr>
        <w:footnoteRef/>
      </w:r>
      <w:r>
        <w:rPr>
          <w:sz w:val="20"/>
          <w:szCs w:val="20"/>
          <w:lang w:val="en-US"/>
        </w:rPr>
        <w:t xml:space="preserve"> Davis </w:t>
      </w:r>
      <w:proofErr w:type="spellStart"/>
      <w:r>
        <w:rPr>
          <w:sz w:val="20"/>
          <w:szCs w:val="20"/>
          <w:lang w:val="en-US"/>
        </w:rPr>
        <w:t xml:space="preserve">zitiert</w:t>
      </w:r>
      <w:proofErr w:type="spellEnd"/>
      <w:r>
        <w:rPr>
          <w:sz w:val="20"/>
          <w:szCs w:val="20"/>
          <w:lang w:val="en-US"/>
        </w:rPr>
        <w:t xml:space="preserve"> in </w:t>
      </w:r>
      <w:proofErr w:type="spellStart"/>
      <w:r>
        <w:rPr>
          <w:sz w:val="20"/>
          <w:szCs w:val="20"/>
          <w:lang w:val="en-US"/>
        </w:rPr>
        <w:t xml:space="preserve">diesem</w:t>
      </w:r>
      <w:proofErr w:type="spellEnd"/>
      <w:r>
        <w:rPr>
          <w:sz w:val="20"/>
          <w:szCs w:val="20"/>
          <w:lang w:val="en-US"/>
        </w:rPr>
        <w:t xml:space="preserve"> </w:t>
      </w:r>
      <w:proofErr w:type="spellStart"/>
      <w:r>
        <w:rPr>
          <w:sz w:val="20"/>
          <w:szCs w:val="20"/>
          <w:lang w:val="en-US"/>
        </w:rPr>
        <w:t xml:space="preserve">Zusammenhang</w:t>
      </w:r>
      <w:proofErr w:type="spellEnd"/>
      <w:r>
        <w:rPr>
          <w:sz w:val="20"/>
          <w:szCs w:val="20"/>
          <w:lang w:val="en-US"/>
        </w:rPr>
        <w:t xml:space="preserve"> </w:t>
      </w:r>
      <w:proofErr w:type="spellStart"/>
      <w:r>
        <w:rPr>
          <w:sz w:val="20"/>
          <w:szCs w:val="20"/>
          <w:lang w:val="en-US"/>
        </w:rPr>
        <w:t xml:space="preserve">eine</w:t>
      </w:r>
      <w:proofErr w:type="spellEnd"/>
      <w:r>
        <w:rPr>
          <w:sz w:val="20"/>
          <w:szCs w:val="20"/>
          <w:lang w:val="en-US"/>
        </w:rPr>
        <w:t xml:space="preserve"> </w:t>
      </w:r>
      <w:proofErr w:type="spellStart"/>
      <w:r>
        <w:rPr>
          <w:sz w:val="20"/>
          <w:szCs w:val="20"/>
          <w:lang w:val="en-US"/>
        </w:rPr>
        <w:t xml:space="preserve">Aussage</w:t>
      </w:r>
      <w:proofErr w:type="spellEnd"/>
      <w:r>
        <w:rPr>
          <w:sz w:val="20"/>
          <w:szCs w:val="20"/>
          <w:lang w:val="en-US"/>
        </w:rPr>
        <w:t xml:space="preserve"> von Chase </w:t>
      </w:r>
      <w:proofErr w:type="spellStart"/>
      <w:r>
        <w:rPr>
          <w:sz w:val="20"/>
          <w:szCs w:val="20"/>
          <w:lang w:val="en-US"/>
        </w:rPr>
        <w:t xml:space="preserve">aus</w:t>
      </w:r>
      <w:proofErr w:type="spellEnd"/>
      <w:r>
        <w:rPr>
          <w:sz w:val="20"/>
          <w:szCs w:val="20"/>
          <w:lang w:val="en-US"/>
        </w:rPr>
        <w:t xml:space="preserve"> dem </w:t>
      </w:r>
      <w:proofErr w:type="spellStart"/>
      <w:r>
        <w:rPr>
          <w:sz w:val="20"/>
          <w:szCs w:val="20"/>
          <w:lang w:val="en-US"/>
        </w:rPr>
        <w:t xml:space="preserve">Jahr</w:t>
      </w:r>
      <w:proofErr w:type="spellEnd"/>
      <w:r>
        <w:rPr>
          <w:sz w:val="20"/>
          <w:szCs w:val="20"/>
          <w:lang w:val="en-US"/>
        </w:rPr>
        <w:t xml:space="preserve"> 1997: „Gay men, lesbians, bisexuals, transgender people and </w:t>
      </w:r>
      <w:proofErr w:type="spellStart"/>
      <w:r>
        <w:rPr>
          <w:sz w:val="20"/>
          <w:szCs w:val="20"/>
          <w:lang w:val="en-US"/>
        </w:rPr>
        <w:t xml:space="preserve">intersexuals</w:t>
      </w:r>
      <w:proofErr w:type="spellEnd"/>
      <w:r>
        <w:rPr>
          <w:sz w:val="20"/>
          <w:szCs w:val="20"/>
          <w:lang w:val="en-US"/>
        </w:rPr>
        <w:t xml:space="preserve">’ oppressions stem from the same source: rigid cultural definitions of sex</w:t>
      </w:r>
      <w:r>
        <w:rPr>
          <w:sz w:val="20"/>
          <w:szCs w:val="20"/>
          <w:lang w:val="en-US"/>
        </w:rPr>
        <w:t xml:space="preserve"> </w:t>
      </w:r>
      <w:r>
        <w:rPr>
          <w:sz w:val="20"/>
          <w:szCs w:val="20"/>
          <w:lang w:val="en-US"/>
        </w:rPr>
        <w:t xml:space="preserve">categories, whether in terms of behavior, identity, or anatomy.</w:t>
      </w:r>
      <w:del w:id="1000275" w:author="Claude Lektorat" w:date="2026-06-30T12:18:05Z">
        <w:r>
          <w:rPr>
            <w:sz w:val="20"/>
            <w:szCs w:val="20"/>
            <w:lang w:val="en-US"/>
          </w:rPr>
          <w:delText xml:space="preserve">” </w:delText>
        </w:r>
      </w:del>
      <w:ins w:id="1000276" w:author="Claude Lektorat" w:date="2026-06-30T12:18:05Z">
        <w:r>
          <w:rPr>
            <w:sz w:val="20"/>
            <w:szCs w:val="20"/>
            <w:lang w:val="en-US"/>
          </w:rPr>
          <w:t xml:space="preserve">“ </w:t>
        </w:r>
      </w:ins>
      <w:del w:id="1000277" w:author="Claude Lektorat" w:date="2026-06-30T12:18:05Z">
        <w:r>
          <w:rPr>
            <w:sz w:val="20"/>
            <w:szCs w:val="20"/>
            <w:lang w:val="en-US"/>
          </w:rPr>
          <w:delText xml:space="preserve"> </w:delText>
        </w:r>
      </w:del>
      <w:r w:rsidR="00754003">
        <w:rPr>
          <w:sz w:val="20"/>
          <w:szCs w:val="20"/>
          <w:lang w:val="en-US"/>
        </w:rPr>
        <w:fldChar w:fldCharType="begin"/>
      </w:r>
      <w:r w:rsidR="000B7865">
        <w:rPr>
          <w:sz w:val="20"/>
          <w:szCs w:val="20"/>
          <w:lang w:val="en-US"/>
        </w:rPr>
        <w:instrText xml:space="preserve"> ADDIN ZOTERO_ITEM CSL_CITATION {"citationID":"dFM7fE7u","properties":{"unsorted":false,"formattedCitation":"(vgl. Chase 1997, zitiiert nach Davis 2015, 93)","plainCitation":"(vgl. Chase 1997, zitiiert nach Davis 2015, 93)","noteIndex":108},"citationItems":[{"id":1202,"uris":["http://zotero.org/users/local/owKliTIb/items/UI7EEAIY"],"itemData":{"id":1202,"type":"book","abstract":"When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Intersex","URL":"http://www.jstor.org/stable/j.ctt15zc7ht","author":[{"family":"Davis","given":"G."}],"accessed":{"date-parts":[["2026",6,5]]},"issued":{"date-parts":[["2015"]]}},"locator":"93","label":"page","prefix":"vgl. Chase 1997, zitiiert nach"}],"schema":"https://github.com/citation-style-language/schema/raw/master/csl-citation.json"} </w:instrText>
      </w:r>
      <w:r w:rsidR="00754003">
        <w:rPr>
          <w:sz w:val="20"/>
          <w:szCs w:val="20"/>
          <w:lang w:val="en-US"/>
        </w:rPr>
        <w:fldChar w:fldCharType="separate"/>
      </w:r>
      <w:r>
        <w:rPr>
          <w:rFonts w:ascii="Cambria" w:hAnsi="Cambria"/>
          <w:sz w:val="20"/>
          <w:lang w:val="en-US"/>
        </w:rPr>
        <w:t xml:space="preserve">(</w:t>
      </w:r>
      <w:proofErr w:type="gramStart"/>
      <w:r>
        <w:rPr>
          <w:rFonts w:ascii="Cambria" w:hAnsi="Cambria"/>
          <w:sz w:val="20"/>
          <w:lang w:val="en-US"/>
        </w:rPr>
        <w:t xml:space="preserve">vgl</w:t>
      </w:r>
      <w:proofErr w:type="gramEnd"/>
      <w:r>
        <w:rPr>
          <w:rFonts w:ascii="Cambria" w:hAnsi="Cambria"/>
          <w:sz w:val="20"/>
          <w:lang w:val="en-US"/>
        </w:rPr>
        <w:t xml:space="preserve">. Chase 1997, </w:t>
      </w:r>
      <w:proofErr w:type="spellStart"/>
      <w:del w:id="1000278" w:author="Claude Lektorat" w:date="2026-06-30T12:18:05Z">
        <w:r>
          <w:rPr>
            <w:rFonts w:ascii="Cambria" w:hAnsi="Cambria"/>
            <w:sz w:val="20"/>
            <w:lang w:val="en-US"/>
          </w:rPr>
          <w:delText xml:space="preserve">zitiiert</w:delText>
        </w:r>
      </w:del>
      <w:ins w:id="1000279" w:author="Claude Lektorat" w:date="2026-06-30T12:18:05Z">
        <w:r>
          <w:rPr>
            <w:rFonts w:ascii="Cambria" w:hAnsi="Cambria"/>
            <w:sz w:val="20"/>
            <w:lang w:val="en-US"/>
          </w:rPr>
          <w:t xml:space="preserve">zitiert</w:t>
        </w:r>
      </w:ins>
      <w:proofErr w:type="spellEnd"/>
      <w:r>
        <w:rPr>
          <w:rFonts w:ascii="Cambria" w:hAnsi="Cambria"/>
          <w:sz w:val="20"/>
          <w:lang w:val="en-US"/>
        </w:rPr>
        <w:t xml:space="preserve"> </w:t>
      </w:r>
      <w:proofErr w:type="spellStart"/>
      <w:r>
        <w:rPr>
          <w:rFonts w:ascii="Cambria" w:hAnsi="Cambria"/>
          <w:sz w:val="20"/>
          <w:lang w:val="en-US"/>
        </w:rPr>
        <w:t xml:space="preserve">nach</w:t>
      </w:r>
      <w:proofErr w:type="spellEnd"/>
      <w:r>
        <w:rPr>
          <w:rFonts w:ascii="Cambria" w:hAnsi="Cambria"/>
          <w:sz w:val="20"/>
          <w:lang w:val="en-US"/>
        </w:rPr>
        <w:t xml:space="preserve"> Davis 2015, 93)</w:t>
      </w:r>
      <w:r w:rsidR="00754003">
        <w:rPr>
          <w:sz w:val="20"/>
          <w:szCs w:val="20"/>
          <w:lang w:val="en-US"/>
        </w:rPr>
        <w:fldChar w:fldCharType="end"/>
      </w:r>
      <w:r>
        <w:rPr>
          <w:sz w:val="20"/>
          <w:szCs w:val="20"/>
          <w:lang w:val="en-US"/>
        </w:rPr>
        <w:t xml:space="preserve">.</w:t>
      </w:r>
    </w:p>
  </w:footnote>
  <w:footnote w:id="110">
    <w:p w14:paraId="054A1E6F" w14:textId="42B11C0C" w:rsidR="00C32CC6" w:rsidRPr="00754E96" w:rsidRDefault="00C32CC6" w:rsidP="00754E96">
      <w:pPr>
        <w:pStyle w:val="Default"/>
        <w:ind w:right="42"/>
        <w:jc w:val="both"/>
        <w:rPr>
          <w:rFonts w:asciiTheme="minorHAnsi" w:hAnsiTheme="minorHAnsi"/>
          <w:sz w:val="20"/>
          <w:szCs w:val="20"/>
          <w:lang w:val="de-DE"/>
        </w:rPr>
      </w:pPr>
      <w:r w:rsidRPr="00B1150C">
        <w:rPr>
          <w:rStyle w:val="Funotenzeichen"/>
        </w:rPr>
        <w:footnoteRef/>
      </w:r>
      <w:r>
        <w:rPr>
          <w:sz w:val="20"/>
          <w:szCs w:val="20"/>
          <w:lang w:val="de-DE"/>
        </w:rPr>
        <w:t xml:space="preserve"> </w:t>
      </w:r>
      <w:r>
        <w:rPr>
          <w:rFonts w:asciiTheme="minorHAnsi" w:hAnsiTheme="minorHAnsi"/>
          <w:sz w:val="20"/>
          <w:szCs w:val="20"/>
          <w:lang w:val="de-DE"/>
        </w:rPr>
        <w:t xml:space="preserve">Dabei sind viele der ersten Intersex-Aktivist*innen akademisiert oder verfolgen im weiteren Verlauf eine akademische Laufbahn in den kritischen Intersex-Studien. Auch wenn nicht alle von ihnen einen </w:t>
      </w:r>
      <w:del w:id="1000280" w:author="Claude Lektorat" w:date="2026-06-30T12:18:05Z">
        <w:r>
          <w:rPr>
            <w:rFonts w:asciiTheme="minorHAnsi" w:hAnsiTheme="minorHAnsi"/>
            <w:sz w:val="20"/>
            <w:szCs w:val="20"/>
            <w:lang w:val="de-DE"/>
          </w:rPr>
          <w:delText xml:space="preserve">Geschlechtertheoretischen-</w:delText>
        </w:r>
      </w:del>
      <w:ins w:id="1000281" w:author="Claude Lektorat" w:date="2026-06-30T12:18:05Z">
        <w:r>
          <w:rPr>
            <w:rFonts w:asciiTheme="minorHAnsi" w:hAnsiTheme="minorHAnsi"/>
            <w:sz w:val="20"/>
            <w:szCs w:val="20"/>
            <w:lang w:val="de-DE"/>
          </w:rPr>
          <w:t xml:space="preserve">geschlechtertheoretischen </w:t>
        </w:r>
      </w:ins>
      <w:r>
        <w:rPr>
          <w:rFonts w:asciiTheme="minorHAnsi" w:hAnsiTheme="minorHAnsi"/>
          <w:sz w:val="20"/>
          <w:szCs w:val="20"/>
          <w:lang w:val="de-DE"/>
        </w:rPr>
        <w:t xml:space="preserve">Standpunkt vertreten, </w:t>
      </w:r>
      <w:r>
        <w:rPr>
          <w:rFonts w:asciiTheme="minorHAnsi" w:hAnsiTheme="minorHAnsi"/>
          <w:sz w:val="20"/>
          <w:szCs w:val="20"/>
          <w:lang w:val="de-DE"/>
        </w:rPr>
        <w:t xml:space="preserve">wird </w:t>
      </w:r>
      <w:r>
        <w:rPr>
          <w:rFonts w:asciiTheme="minorHAnsi" w:hAnsiTheme="minorHAnsi"/>
          <w:sz w:val="20"/>
          <w:szCs w:val="20"/>
          <w:lang w:val="de-DE"/>
        </w:rPr>
        <w:t xml:space="preserve">dennoch deutlich</w:t>
      </w:r>
      <w:r>
        <w:rPr>
          <w:rFonts w:asciiTheme="minorHAnsi" w:hAnsiTheme="minorHAnsi"/>
          <w:sz w:val="20"/>
          <w:szCs w:val="20"/>
          <w:lang w:val="de-DE"/>
        </w:rPr>
        <w:t xml:space="preserve"> wie einflussreich kritische sozial- und gesellschaftswissenschaftliche Ansätze für die Anfänge des Intersex-Aktivismus sind</w:t>
      </w:r>
      <w:r>
        <w:rPr>
          <w:rFonts w:asciiTheme="minorHAnsi" w:hAnsiTheme="minorHAnsi"/>
          <w:sz w:val="20"/>
          <w:szCs w:val="20"/>
          <w:lang w:val="de-DE"/>
        </w:rPr>
        <w:t xml:space="preserve"> </w:t>
      </w:r>
      <w:r w:rsidR="00754E96">
        <w:rPr>
          <w:rFonts w:asciiTheme="minorHAnsi" w:hAnsiTheme="minorHAnsi"/>
          <w:sz w:val="20"/>
          <w:szCs w:val="20"/>
          <w:lang w:val="de-DE"/>
        </w:rPr>
        <w:fldChar w:fldCharType="begin"/>
      </w:r>
      <w:r w:rsidR="000B7865">
        <w:rPr>
          <w:rFonts w:asciiTheme="minorHAnsi" w:hAnsiTheme="minorHAnsi"/>
          <w:sz w:val="20"/>
          <w:szCs w:val="20"/>
          <w:lang w:val="de-DE"/>
        </w:rPr>
        <w:instrText xml:space="preserve"> ADDIN ZOTERO_ITEM CSL_CITATION {"citationID":"u5bMkKRT","properties":{"unsorted":false,"formattedCitation":"(vgl. z.B. Morgan Holmes 1994)","plainCitation":"(vgl. z.B. Morgan Holmes 1994)","dontUpdate":true,"noteIndex":109},"citationItems":[{"id":161,"uris":["http://zotero.org/users/local/owKliTIb/items/DY2PCFJ9"],"itemData":{"id":161,"type":"article-journal","container-title":"Undercurrents","DOI":"10.25071/2292-4736/37695","page":"11–130","publisher":"York University Libraries","title":"Re-membering a Queer Body","volume":"6","author":[{"family":"Holmes","given":"Morgan"}],"issued":{"date-parts":[["1994"]]}},"prefix":"vgl. z.B."}],"schema":"https://github.com/citation-style-language/schema/raw/master/csl-citation.json"} </w:instrText>
      </w:r>
      <w:r w:rsidR="00754E96">
        <w:rPr>
          <w:rFonts w:asciiTheme="minorHAnsi" w:hAnsiTheme="minorHAnsi"/>
          <w:sz w:val="20"/>
          <w:szCs w:val="20"/>
          <w:lang w:val="de-DE"/>
        </w:rPr>
        <w:fldChar w:fldCharType="separate"/>
      </w:r>
      <w:r>
        <w:rPr>
          <w:rFonts w:ascii="Cambria" w:hAnsi="Cambria"/>
          <w:sz w:val="20"/>
          <w:lang w:val="de-DE"/>
        </w:rPr>
        <w:t xml:space="preserve">(vgl. z.B. Holmes 1994)</w:t>
      </w:r>
      <w:r w:rsidR="00754E96">
        <w:rPr>
          <w:rFonts w:asciiTheme="minorHAnsi" w:hAnsiTheme="minorHAnsi"/>
          <w:sz w:val="20"/>
          <w:szCs w:val="20"/>
          <w:lang w:val="de-DE"/>
        </w:rPr>
        <w:fldChar w:fldCharType="end"/>
      </w:r>
      <w:r>
        <w:rPr>
          <w:rFonts w:asciiTheme="minorHAnsi" w:hAnsiTheme="minorHAnsi"/>
          <w:sz w:val="20"/>
          <w:szCs w:val="20"/>
          <w:lang w:val="de-DE"/>
        </w:rPr>
        <w:t xml:space="preserve">.</w:t>
      </w:r>
    </w:p>
  </w:footnote>
  <w:footnote w:id="111">
    <w:p w14:paraId="12CB8200" w14:textId="60D8ECF0" w:rsidR="00C32CC6" w:rsidRPr="00737B51" w:rsidRDefault="00C32CC6" w:rsidP="00737B51">
      <w:pPr>
        <w:pStyle w:val="Default"/>
        <w:ind w:right="42"/>
        <w:jc w:val="both"/>
        <w:rPr>
          <w:rFonts w:asciiTheme="minorHAnsi" w:hAnsiTheme="minorHAnsi"/>
          <w:sz w:val="20"/>
          <w:szCs w:val="20"/>
          <w:lang w:val="de-DE"/>
        </w:rPr>
      </w:pPr>
      <w:r w:rsidRPr="00B1150C">
        <w:rPr>
          <w:rStyle w:val="Funotenzeichen"/>
        </w:rPr>
        <w:footnoteRef/>
      </w:r>
      <w:r w:rsidRPr="00B6198D">
        <w:rPr>
          <w:sz w:val="20"/>
          <w:szCs w:val="20"/>
          <w:lang w:val="de-DE"/>
        </w:rPr>
        <w:t xml:space="preserve"> </w:t>
      </w:r>
      <w:r>
        <w:rPr>
          <w:rFonts w:asciiTheme="minorHAnsi" w:hAnsiTheme="minorHAnsi"/>
          <w:sz w:val="20"/>
          <w:szCs w:val="20"/>
          <w:lang w:val="de-DE"/>
        </w:rPr>
        <w:t xml:space="preserve">Vorgeschichte dieses Protestes war, dass Holmes und Beck </w:t>
      </w:r>
      <w:r w:rsidR="00D4433C">
        <w:rPr>
          <w:rFonts w:asciiTheme="minorHAnsi" w:hAnsiTheme="minorHAnsi"/>
          <w:sz w:val="20"/>
          <w:szCs w:val="20"/>
          <w:lang w:val="de-DE"/>
        </w:rPr>
        <w:t xml:space="preserve">als </w:t>
      </w:r>
      <w:r>
        <w:rPr>
          <w:rFonts w:asciiTheme="minorHAnsi" w:hAnsiTheme="minorHAnsi"/>
          <w:sz w:val="20"/>
          <w:szCs w:val="20"/>
          <w:lang w:val="de-DE"/>
        </w:rPr>
        <w:t>ISNA</w:t>
      </w:r>
      <w:r w:rsidR="00D4433C">
        <w:rPr>
          <w:rFonts w:asciiTheme="minorHAnsi" w:hAnsiTheme="minorHAnsi"/>
          <w:sz w:val="20"/>
          <w:szCs w:val="20"/>
          <w:lang w:val="de-DE"/>
        </w:rPr>
        <w:t>-Mitglieder</w:t>
      </w:r>
      <w:r>
        <w:rPr>
          <w:rFonts w:asciiTheme="minorHAnsi" w:hAnsiTheme="minorHAnsi"/>
          <w:sz w:val="20"/>
          <w:szCs w:val="20"/>
          <w:lang w:val="de-DE"/>
        </w:rPr>
        <w:t xml:space="preserve"> zwar </w:t>
      </w:r>
      <w:r w:rsidR="00D4433C">
        <w:rPr>
          <w:rFonts w:asciiTheme="minorHAnsi" w:hAnsiTheme="minorHAnsi"/>
          <w:sz w:val="20"/>
          <w:szCs w:val="20"/>
          <w:lang w:val="de-DE"/>
        </w:rPr>
        <w:t xml:space="preserve">zunächst </w:t>
      </w:r>
      <w:r>
        <w:rPr>
          <w:rFonts w:asciiTheme="minorHAnsi" w:hAnsiTheme="minorHAnsi"/>
          <w:sz w:val="20"/>
          <w:szCs w:val="20"/>
          <w:lang w:val="de-DE"/>
        </w:rPr>
        <w:t>einen Programmpunkt im Rahmen der offiziellen Tagung zugestanden bekommen hatten, sich die Sprecher*innen jedoch am Morgen des 26. Oktobers damit konfrontiert sahen, dass dieser für den selben Tag vorgesehene</w:t>
      </w:r>
      <w:r>
        <w:rPr>
          <w:rFonts w:asciiTheme="minorHAnsi" w:hAnsiTheme="minorHAnsi"/>
          <w:lang w:val="de-DE"/>
        </w:rPr>
        <w:t xml:space="preserve"> </w:t>
      </w:r>
      <w:r>
        <w:rPr>
          <w:rFonts w:asciiTheme="minorHAnsi" w:hAnsiTheme="minorHAnsi"/>
          <w:sz w:val="20"/>
          <w:szCs w:val="20"/>
          <w:lang w:val="de-DE"/>
        </w:rPr>
        <w:t>Vortrag nicht Teil de</w:t>
      </w:r>
      <w:r w:rsidR="00D4433C">
        <w:rPr>
          <w:rFonts w:asciiTheme="minorHAnsi" w:hAnsiTheme="minorHAnsi"/>
          <w:sz w:val="20"/>
          <w:szCs w:val="20"/>
          <w:lang w:val="de-DE"/>
        </w:rPr>
        <w:t>r</w:t>
      </w:r>
      <w:r>
        <w:rPr>
          <w:rFonts w:asciiTheme="minorHAnsi" w:hAnsiTheme="minorHAnsi"/>
          <w:sz w:val="20"/>
          <w:szCs w:val="20"/>
          <w:lang w:val="de-DE"/>
        </w:rPr>
        <w:t xml:space="preserve"> Veranstaltung sein würde</w:t>
      </w:r>
      <w:r w:rsidR="00737B51">
        <w:rPr>
          <w:rFonts w:asciiTheme="minorHAnsi" w:hAnsiTheme="minorHAnsi"/>
          <w:sz w:val="20"/>
          <w:szCs w:val="20"/>
          <w:lang w:val="de-DE"/>
        </w:rPr>
        <w:t xml:space="preserve"> </w:t>
      </w:r>
      <w:r w:rsidR="00737B51">
        <w:rPr>
          <w:rFonts w:asciiTheme="minorHAnsi" w:hAnsiTheme="minorHAnsi"/>
          <w:sz w:val="20"/>
          <w:szCs w:val="20"/>
          <w:lang w:val="de-DE"/>
        </w:rPr>
        <w:fldChar w:fldCharType="begin"/>
      </w:r>
      <w:r w:rsidR="000B7865">
        <w:rPr>
          <w:rFonts w:asciiTheme="minorHAnsi" w:hAnsiTheme="minorHAnsi"/>
          <w:sz w:val="20"/>
          <w:szCs w:val="20"/>
          <w:lang w:val="de-DE"/>
        </w:rPr>
        <w:instrText xml:space="preserve"> ADDIN ZOTERO_ITEM CSL_CITATION {"citationID":"XVnVfI0y","properties":{"unsorted":false,"formattedCitation":"(vgl. Morgan Holmes 2015)","plainCitation":"(vgl. Morgan Holmes 2015)","dontUpdate":true,"noteIndex":110},"citationItems":[{"id":167,"uris":["http://zotero.org/users/local/owKliTIb/items/JDLA9ZNM"],"itemData":{"id":167,"type":"document","title":"When Max Beck and Morgan Holmes went to Boston","URL":"https://intersexday.org/en/max-beck-morgan-holmes-boston-1996/","author":[{"family":"Holmes","given":"Morgan"}],"issued":{"date-parts":[["2015"]]}},"prefix":"vgl."}],"schema":"https://github.com/citation-style-language/schema/raw/master/csl-citation.json"} </w:instrText>
      </w:r>
      <w:r w:rsidR="00737B51">
        <w:rPr>
          <w:rFonts w:asciiTheme="minorHAnsi" w:hAnsiTheme="minorHAnsi"/>
          <w:sz w:val="20"/>
          <w:szCs w:val="20"/>
          <w:lang w:val="de-DE"/>
        </w:rPr>
        <w:fldChar w:fldCharType="separate"/>
      </w:r>
      <w:r w:rsidR="00737B51" w:rsidRPr="00737B51">
        <w:rPr>
          <w:rFonts w:ascii="Cambria" w:hAnsi="Cambria"/>
          <w:sz w:val="20"/>
          <w:lang w:val="de-DE"/>
        </w:rPr>
        <w:t>(vgl. Holmes 2015)</w:t>
      </w:r>
      <w:r w:rsidR="00737B51">
        <w:rPr>
          <w:rFonts w:asciiTheme="minorHAnsi" w:hAnsiTheme="minorHAnsi"/>
          <w:sz w:val="20"/>
          <w:szCs w:val="20"/>
          <w:lang w:val="de-DE"/>
        </w:rPr>
        <w:fldChar w:fldCharType="end"/>
      </w:r>
      <w:r w:rsidR="00737B51">
        <w:rPr>
          <w:rFonts w:asciiTheme="minorHAnsi" w:hAnsiTheme="minorHAnsi"/>
          <w:sz w:val="20"/>
          <w:szCs w:val="20"/>
          <w:lang w:val="de-DE"/>
        </w:rPr>
        <w:t>.</w:t>
      </w:r>
    </w:p>
  </w:footnote>
  <w:footnote w:id="112">
    <w:p w14:paraId="2446E443" w14:textId="50CA61AF" w:rsidR="00C32CC6" w:rsidRDefault="00C32CC6" w:rsidP="00C32CC6">
      <w:pPr>
        <w:pStyle w:val="Funotentext"/>
        <w:jc w:val="both"/>
        <w:rPr>
          <w:sz w:val="20"/>
          <w:szCs w:val="20"/>
        </w:rPr>
      </w:pPr>
      <w:r w:rsidRPr="00B1150C">
        <w:rPr>
          <w:rStyle w:val="Funotenzeichen"/>
        </w:rPr>
        <w:footnoteRef/>
      </w:r>
      <w:r>
        <w:rPr>
          <w:sz w:val="20"/>
          <w:szCs w:val="20"/>
        </w:rPr>
        <w:t xml:space="preserve"> Dreger hatte 1998 eine Monographie über den Umgang der Medizin des 19. Jahrhunderts mit dem Phänomen „uneindeutiger Genitalien“ veröffentlicht und dadurch Bekanntheit innerhalb der kritischen Intersex-Studien erreicht. Sie argumentiert in dieser </w:t>
      </w:r>
      <w:del w:id="1000282" w:author="Claude Lektorat" w:date="2026-06-30T12:18:05Z">
        <w:r>
          <w:rPr>
            <w:sz w:val="20"/>
            <w:szCs w:val="20"/>
          </w:rPr>
          <w:delText xml:space="preserve">an Hand</w:delText>
        </w:r>
      </w:del>
      <w:ins w:id="1000283" w:author="Claude Lektorat" w:date="2026-06-30T12:18:05Z">
        <w:r>
          <w:rPr>
            <w:sz w:val="20"/>
            <w:szCs w:val="20"/>
          </w:rPr>
          <w:t xml:space="preserve">anhand</w:t>
        </w:r>
      </w:ins>
      <w:r>
        <w:rPr>
          <w:sz w:val="20"/>
          <w:szCs w:val="20"/>
        </w:rPr>
        <w:t xml:space="preserve"> medizinhistorischer Quellen zwischen 1890 und 1915, dass die Auseinandersetzung mit dem </w:t>
      </w:r>
      <w:r>
        <w:rPr>
          <w:i/>
          <w:sz w:val="20"/>
          <w:szCs w:val="20"/>
        </w:rPr>
        <w:t xml:space="preserve">Hermaphroditen</w:t>
      </w:r>
      <w:r>
        <w:rPr>
          <w:sz w:val="20"/>
          <w:szCs w:val="20"/>
        </w:rPr>
        <w:t xml:space="preserve"> zunächst eine Erschütterung geschlechtsbezogener Wissensbestände bedeutete, dadurch jedoch zu einer sukzessiven Ausdifferenzierung der biologisch begründeten Norm der Zweigeschlechtlichkeit führte. Die Erschütterung stellt Dreger in den zeitgeschichtlichen Kontext</w:t>
      </w:r>
      <w:del w:id="1000284" w:author="Claude Lektorat" w:date="2026-06-30T12:18:05Z">
        <w:r>
          <w:rPr>
            <w:sz w:val="20"/>
            <w:szCs w:val="20"/>
          </w:rPr>
          <w:delText xml:space="preserve">,</w:delText>
        </w:r>
      </w:del>
      <w:r>
        <w:rPr>
          <w:sz w:val="20"/>
          <w:szCs w:val="20"/>
        </w:rPr>
        <w:t xml:space="preserve"> einer sich </w:t>
      </w:r>
      <w:del w:id="1000285" w:author="Claude Lektorat" w:date="2026-06-30T12:18:05Z">
        <w:r>
          <w:rPr>
            <w:sz w:val="20"/>
            <w:szCs w:val="20"/>
          </w:rPr>
          <w:delText xml:space="preserve">zunehmenden</w:delText>
        </w:r>
      </w:del>
      <w:ins w:id="1000286" w:author="Claude Lektorat" w:date="2026-06-30T12:18:05Z">
        <w:r>
          <w:rPr>
            <w:sz w:val="20"/>
            <w:szCs w:val="20"/>
          </w:rPr>
          <w:t xml:space="preserve">zunehmend</w:t>
        </w:r>
      </w:ins>
      <w:r>
        <w:rPr>
          <w:sz w:val="20"/>
          <w:szCs w:val="20"/>
        </w:rPr>
        <w:t xml:space="preserve"> in Auflösung befindenden gesellschaftlich konstituierten </w:t>
      </w:r>
      <w:del w:id="1000287" w:author="Claude Lektorat" w:date="2026-06-30T12:18:05Z">
        <w:r>
          <w:rPr>
            <w:sz w:val="20"/>
            <w:szCs w:val="20"/>
          </w:rPr>
          <w:delText xml:space="preserve">Geschlechtergrenzen</w:delText>
        </w:r>
      </w:del>
      <w:ins w:id="1000288" w:author="Claude Lektorat" w:date="2026-06-30T12:18:05Z">
        <w:r>
          <w:rPr>
            <w:sz w:val="20"/>
            <w:szCs w:val="20"/>
          </w:rPr>
          <w:t xml:space="preserve">Geschlechtergrenze</w:t>
        </w:r>
      </w:ins>
      <w:r>
        <w:rPr>
          <w:sz w:val="20"/>
          <w:szCs w:val="20"/>
        </w:rPr>
        <w:t xml:space="preserve"> zum Ende des 19. Jahrhunderts. Dreger entwickelt ihre Thesen </w:t>
      </w:r>
      <w:del w:id="1000289" w:author="Claude Lektorat" w:date="2026-06-30T12:18:05Z">
        <w:r>
          <w:rPr>
            <w:sz w:val="20"/>
            <w:szCs w:val="20"/>
          </w:rPr>
          <w:delText xml:space="preserve">an Hand</w:delText>
        </w:r>
      </w:del>
      <w:ins w:id="1000290" w:author="Claude Lektorat" w:date="2026-06-30T12:18:05Z">
        <w:r>
          <w:rPr>
            <w:sz w:val="20"/>
            <w:szCs w:val="20"/>
          </w:rPr>
          <w:t xml:space="preserve">anhand</w:t>
        </w:r>
      </w:ins>
      <w:r>
        <w:rPr>
          <w:sz w:val="20"/>
          <w:szCs w:val="20"/>
        </w:rPr>
        <w:t xml:space="preserve"> einer Rekonstruktion des in der viktorianischen Medizin etablierten Konzepts des „wahren </w:t>
      </w:r>
      <w:del w:id="1000291" w:author="Claude Lektorat" w:date="2026-06-30T12:18:05Z">
        <w:r>
          <w:rPr>
            <w:sz w:val="20"/>
            <w:szCs w:val="20"/>
          </w:rPr>
          <w:delText xml:space="preserve">Geschlecht</w:delText>
        </w:r>
      </w:del>
      <w:ins w:id="1000292" w:author="Claude Lektorat" w:date="2026-06-30T12:18:05Z">
        <w:r>
          <w:rPr>
            <w:sz w:val="20"/>
            <w:szCs w:val="20"/>
          </w:rPr>
          <w:t xml:space="preserve">Geschlechts</w:t>
        </w:r>
      </w:ins>
      <w:r>
        <w:rPr>
          <w:sz w:val="20"/>
          <w:szCs w:val="20"/>
        </w:rPr>
        <w:t xml:space="preserve">“ (ebd. 12, eigene Übersetzung), </w:t>
      </w:r>
      <w:del w:id="1000293" w:author="Claude Lektorat" w:date="2026-06-30T12:18:05Z">
        <w:r>
          <w:rPr>
            <w:sz w:val="20"/>
            <w:szCs w:val="20"/>
          </w:rPr>
          <w:delText xml:space="preserve">dass</w:delText>
        </w:r>
      </w:del>
      <w:ins w:id="1000294" w:author="Claude Lektorat" w:date="2026-06-30T12:18:05Z">
        <w:r>
          <w:rPr>
            <w:sz w:val="20"/>
            <w:szCs w:val="20"/>
          </w:rPr>
          <w:t xml:space="preserve">das</w:t>
        </w:r>
      </w:ins>
      <w:r>
        <w:rPr>
          <w:sz w:val="20"/>
          <w:szCs w:val="20"/>
        </w:rPr>
        <w:t xml:space="preserve"> auf der Taxonomie des Pathologen </w:t>
      </w:r>
      <w:proofErr w:type="spellStart"/>
      <w:r>
        <w:rPr>
          <w:sz w:val="20"/>
          <w:szCs w:val="20"/>
        </w:rPr>
        <w:t xml:space="preserve">Klebs</w:t>
      </w:r>
      <w:proofErr w:type="spellEnd"/>
      <w:r>
        <w:rPr>
          <w:sz w:val="20"/>
          <w:szCs w:val="20"/>
        </w:rPr>
        <w:t xml:space="preserve"> basiere (vgl. ebd. 145). Daran anschließend bezeichnet Dreger diese Epoche als „Zeitalter der Gonaden“ (ebd., eigene Übersetzung). Dregers historische Rekonstruktion gilt jedoch mittlerweile als </w:t>
      </w:r>
      <w:del w:id="1000295" w:author="Claude Lektorat" w:date="2026-06-30T12:18:05Z">
        <w:r>
          <w:rPr>
            <w:sz w:val="20"/>
            <w:szCs w:val="20"/>
          </w:rPr>
          <w:delText xml:space="preserve">wiederlegt</w:delText>
        </w:r>
      </w:del>
      <w:ins w:id="1000296" w:author="Claude Lektorat" w:date="2026-06-30T12:18:05Z">
        <w:r>
          <w:rPr>
            <w:sz w:val="20"/>
            <w:szCs w:val="20"/>
          </w:rPr>
          <w:t xml:space="preserve">widerlegt</w:t>
        </w:r>
      </w:ins>
      <w:r>
        <w:rPr>
          <w:sz w:val="20"/>
          <w:szCs w:val="20"/>
        </w:rPr>
        <w:t xml:space="preserve"> </w:t>
      </w:r>
      <w:r w:rsidR="002C2299">
        <w:rPr>
          <w:sz w:val="20"/>
          <w:szCs w:val="20"/>
        </w:rPr>
        <w:fldChar w:fldCharType="begin"/>
      </w:r>
      <w:r w:rsidR="000B7865">
        <w:rPr>
          <w:sz w:val="20"/>
          <w:szCs w:val="20"/>
        </w:rPr>
        <w:instrText xml:space="preserve"> ADDIN ZOTERO_ITEM CSL_CITATION {"citationID":"G5pPrsUr","properties":{"unsorted":false,"formattedCitation":"(vgl. z.B. Kl\\uc0\\u246{}ppel 2010)","plainCitation":"(vgl. z.B. Klöppel 2010)","noteIndex":111},"citationItems":[{"id":855,"uris":["http://zotero.org/users/local/owKliTIb/items/9P2YM8AS"],"itemData":{"id":855,"type":"book","publisher":"transcript","publisher-place":"Bielefeld","title":"XXOXY ungelöst. Hermaphroditismus, Sex und Gender in der deutschen Medizin","author":[{"family":"Klöppel","given":"Ulrike"}],"issued":{"date-parts":[["2010"]]}},"prefix":"vgl. z.B."}],"schema":"https://github.com/citation-style-language/schema/raw/master/csl-citation.json"} </w:instrText>
      </w:r>
      <w:r w:rsidR="002C2299">
        <w:rPr>
          <w:sz w:val="20"/>
          <w:szCs w:val="20"/>
        </w:rPr>
        <w:fldChar w:fldCharType="separate"/>
      </w:r>
      <w:r>
        <w:rPr>
          <w:rFonts w:ascii="Cambria" w:hAnsi="Cambria" w:cs="Times New Roman"/>
          <w:sz w:val="20"/>
        </w:rPr>
        <w:t xml:space="preserve">(vgl. z.B. Klöppel 2010)</w:t>
      </w:r>
      <w:r w:rsidR="002C2299">
        <w:rPr>
          <w:sz w:val="20"/>
          <w:szCs w:val="20"/>
        </w:rPr>
        <w:fldChar w:fldCharType="end"/>
      </w:r>
      <w:r>
        <w:rPr>
          <w:sz w:val="20"/>
          <w:szCs w:val="20"/>
        </w:rPr>
        <w:t xml:space="preserve">.</w:t>
      </w:r>
    </w:p>
  </w:footnote>
  <w:footnote w:id="113">
    <w:p w14:paraId="4309331D" w14:textId="1D57AA9D" w:rsidR="00C32CC6" w:rsidRPr="00FB43C9" w:rsidRDefault="00C32CC6" w:rsidP="00FB43C9">
      <w:pPr>
        <w:pStyle w:val="Default"/>
        <w:ind w:right="42"/>
        <w:jc w:val="both"/>
        <w:rPr>
          <w:rFonts w:asciiTheme="minorHAnsi" w:hAnsiTheme="minorHAnsi"/>
          <w:sz w:val="20"/>
          <w:szCs w:val="20"/>
          <w:lang w:val="de-DE"/>
        </w:rPr>
      </w:pPr>
      <w:r w:rsidRPr="00B1150C">
        <w:rPr>
          <w:rStyle w:val="Funotenzeichen"/>
        </w:rPr>
        <w:footnoteRef/>
      </w:r>
      <w:r>
        <w:rPr>
          <w:sz w:val="20"/>
          <w:szCs w:val="20"/>
          <w:lang w:val="de-DE"/>
        </w:rPr>
        <w:t xml:space="preserve"> </w:t>
      </w:r>
      <w:r>
        <w:rPr>
          <w:rFonts w:asciiTheme="minorHAnsi" w:hAnsiTheme="minorHAnsi"/>
          <w:sz w:val="20"/>
          <w:szCs w:val="20"/>
          <w:lang w:val="de-DE"/>
        </w:rPr>
        <w:t xml:space="preserve">Die</w:t>
      </w:r>
      <w:r>
        <w:rPr>
          <w:rFonts w:asciiTheme="minorHAnsi" w:hAnsiTheme="minorHAnsi"/>
          <w:sz w:val="20"/>
          <w:szCs w:val="20"/>
          <w:lang w:val="de-DE"/>
        </w:rPr>
        <w:t xml:space="preserve"> </w:t>
      </w:r>
      <w:r>
        <w:rPr>
          <w:rFonts w:asciiTheme="minorHAnsi" w:hAnsiTheme="minorHAnsi"/>
          <w:sz w:val="20"/>
          <w:szCs w:val="20"/>
          <w:lang w:val="de-DE"/>
        </w:rPr>
        <w:t xml:space="preserve">Argumentationsweise</w:t>
      </w:r>
      <w:r>
        <w:rPr>
          <w:rFonts w:asciiTheme="minorHAnsi" w:hAnsiTheme="minorHAnsi"/>
          <w:sz w:val="20"/>
          <w:szCs w:val="20"/>
          <w:lang w:val="de-DE"/>
        </w:rPr>
        <w:t xml:space="preserve"> Dregers</w:t>
      </w:r>
      <w:r>
        <w:rPr>
          <w:rFonts w:asciiTheme="minorHAnsi" w:hAnsiTheme="minorHAnsi"/>
          <w:sz w:val="20"/>
          <w:szCs w:val="20"/>
          <w:lang w:val="de-DE"/>
        </w:rPr>
        <w:t xml:space="preserve"> lässt sich auch in einen größeren Kontext öffentlicher Diskurse ab den 1990er Jahren verstehen: In diesen </w:t>
      </w:r>
      <w:r>
        <w:rPr>
          <w:rFonts w:asciiTheme="minorHAnsi" w:hAnsiTheme="minorHAnsi"/>
          <w:sz w:val="20"/>
          <w:szCs w:val="20"/>
          <w:lang w:val="de-DE"/>
        </w:rPr>
        <w:t xml:space="preserve">zeigt </w:t>
      </w:r>
      <w:r>
        <w:rPr>
          <w:rFonts w:asciiTheme="minorHAnsi" w:hAnsiTheme="minorHAnsi"/>
          <w:sz w:val="20"/>
          <w:szCs w:val="20"/>
          <w:lang w:val="de-DE"/>
        </w:rPr>
        <w:t xml:space="preserve">sich ein zunehmendes Ressentiment gegenüber seit den 1970er Jahren </w:t>
      </w:r>
      <w:r>
        <w:rPr>
          <w:rFonts w:asciiTheme="minorHAnsi" w:hAnsiTheme="minorHAnsi"/>
          <w:sz w:val="20"/>
          <w:szCs w:val="20"/>
          <w:lang w:val="de-DE"/>
        </w:rPr>
        <w:t xml:space="preserve">aktiven </w:t>
      </w:r>
      <w:r>
        <w:rPr>
          <w:rFonts w:asciiTheme="minorHAnsi" w:hAnsiTheme="minorHAnsi"/>
          <w:sz w:val="20"/>
          <w:szCs w:val="20"/>
          <w:lang w:val="de-DE"/>
        </w:rPr>
        <w:t xml:space="preserve">identitätsbasierten Emanzipationsbewegungen, das sich nicht </w:t>
      </w:r>
      <w:del w:id="1000297" w:author="Claude Lektorat" w:date="2026-06-30T12:18:05Z">
        <w:r>
          <w:rPr>
            <w:rFonts w:asciiTheme="minorHAnsi" w:hAnsiTheme="minorHAnsi"/>
            <w:sz w:val="20"/>
            <w:szCs w:val="20"/>
            <w:lang w:val="de-DE"/>
          </w:rPr>
          <w:delText xml:space="preserve">zu Letzt</w:delText>
        </w:r>
      </w:del>
      <w:ins w:id="1000298" w:author="Claude Lektorat" w:date="2026-06-30T12:18:05Z">
        <w:r>
          <w:rPr>
            <w:rFonts w:asciiTheme="minorHAnsi" w:hAnsiTheme="minorHAnsi"/>
            <w:sz w:val="20"/>
            <w:szCs w:val="20"/>
            <w:lang w:val="de-DE"/>
          </w:rPr>
          <w:t xml:space="preserve">zuletzt</w:t>
        </w:r>
      </w:ins>
      <w:r>
        <w:rPr>
          <w:rFonts w:asciiTheme="minorHAnsi" w:hAnsiTheme="minorHAnsi"/>
          <w:sz w:val="20"/>
          <w:szCs w:val="20"/>
          <w:lang w:val="de-DE"/>
        </w:rPr>
        <w:t xml:space="preserve"> in Begriffsbildungen wie ‚</w:t>
      </w:r>
      <w:proofErr w:type="spellStart"/>
      <w:r>
        <w:rPr>
          <w:rFonts w:asciiTheme="minorHAnsi" w:hAnsiTheme="minorHAnsi"/>
          <w:sz w:val="20"/>
          <w:szCs w:val="20"/>
          <w:lang w:val="de-DE"/>
        </w:rPr>
        <w:t xml:space="preserve">political</w:t>
      </w:r>
      <w:proofErr w:type="spellEnd"/>
      <w:r>
        <w:rPr>
          <w:rFonts w:asciiTheme="minorHAnsi" w:hAnsiTheme="minorHAnsi"/>
          <w:sz w:val="20"/>
          <w:szCs w:val="20"/>
          <w:lang w:val="de-DE"/>
        </w:rPr>
        <w:t xml:space="preserve"> </w:t>
      </w:r>
      <w:proofErr w:type="spellStart"/>
      <w:r>
        <w:rPr>
          <w:rFonts w:asciiTheme="minorHAnsi" w:hAnsiTheme="minorHAnsi"/>
          <w:sz w:val="20"/>
          <w:szCs w:val="20"/>
          <w:lang w:val="de-DE"/>
        </w:rPr>
        <w:t xml:space="preserve">correctness</w:t>
      </w:r>
      <w:proofErr w:type="spellEnd"/>
      <w:r>
        <w:rPr>
          <w:rFonts w:asciiTheme="minorHAnsi" w:hAnsiTheme="minorHAnsi"/>
          <w:sz w:val="20"/>
          <w:szCs w:val="20"/>
          <w:lang w:val="de-DE"/>
        </w:rPr>
        <w:t xml:space="preserve">’ niederschl</w:t>
      </w:r>
      <w:r>
        <w:rPr>
          <w:rFonts w:asciiTheme="minorHAnsi" w:hAnsiTheme="minorHAnsi"/>
          <w:sz w:val="20"/>
          <w:szCs w:val="20"/>
          <w:lang w:val="de-DE"/>
        </w:rPr>
        <w:t xml:space="preserve">ägt</w:t>
      </w:r>
      <w:r>
        <w:rPr>
          <w:rFonts w:asciiTheme="minorHAnsi" w:hAnsiTheme="minorHAnsi"/>
          <w:sz w:val="20"/>
          <w:szCs w:val="20"/>
          <w:lang w:val="de-DE"/>
        </w:rPr>
        <w:t xml:space="preserve"> </w:t>
      </w:r>
      <w:r w:rsidR="00FB43C9">
        <w:rPr>
          <w:rFonts w:asciiTheme="minorHAnsi" w:hAnsiTheme="minorHAnsi"/>
          <w:sz w:val="20"/>
          <w:szCs w:val="20"/>
          <w:lang w:val="de-DE"/>
        </w:rPr>
        <w:fldChar w:fldCharType="begin"/>
      </w:r>
      <w:r w:rsidR="000B7865">
        <w:rPr>
          <w:rFonts w:asciiTheme="minorHAnsi" w:hAnsiTheme="minorHAnsi"/>
          <w:sz w:val="20"/>
          <w:szCs w:val="20"/>
          <w:lang w:val="de-DE"/>
        </w:rPr>
        <w:instrText xml:space="preserve"> ADDIN ZOTERO_ITEM CSL_CITATION {"citationID":"QT2fKbb9","properties":{"unsorted":false,"formattedCitation":"(vgl. Huke 2018)","plainCitation":"(vgl. Huke 2018)","noteIndex":112},"citationItems":[{"id":170,"uris":["http://zotero.org/users/local/owKliTIb/items/MDR9XS2R"],"itemData":{"id":170,"type":"article-journal","container-title":"POLITIKUM","issue":"4/2018","page":"-21","title":"Feindbild Identitätspolitik und konservativer Rollback. Moralpaniken, Volksempfinden und political correctness","author":[{"family":"Huke","given":"Nikolai"}],"issued":{"date-parts":[["2018"]]}},"prefix":"vgl."}],"schema":"https://github.com/citation-style-language/schema/raw/master/csl-citation.json"} </w:instrText>
      </w:r>
      <w:r w:rsidR="00FB43C9">
        <w:rPr>
          <w:rFonts w:asciiTheme="minorHAnsi" w:hAnsiTheme="minorHAnsi"/>
          <w:sz w:val="20"/>
          <w:szCs w:val="20"/>
          <w:lang w:val="de-DE"/>
        </w:rPr>
        <w:fldChar w:fldCharType="separate"/>
      </w:r>
      <w:r>
        <w:rPr>
          <w:rFonts w:ascii="Cambria" w:hAnsi="Cambria"/>
          <w:sz w:val="20"/>
          <w:lang w:val="de-DE"/>
        </w:rPr>
        <w:t xml:space="preserve">(vgl. Huke 2018)</w:t>
      </w:r>
      <w:r w:rsidR="00FB43C9">
        <w:rPr>
          <w:rFonts w:asciiTheme="minorHAnsi" w:hAnsiTheme="minorHAnsi"/>
          <w:sz w:val="20"/>
          <w:szCs w:val="20"/>
          <w:lang w:val="de-DE"/>
        </w:rPr>
        <w:fldChar w:fldCharType="end"/>
      </w:r>
      <w:r>
        <w:rPr>
          <w:rFonts w:asciiTheme="minorHAnsi" w:hAnsiTheme="minorHAnsi"/>
          <w:sz w:val="20"/>
          <w:szCs w:val="20"/>
          <w:lang w:val="de-DE"/>
        </w:rPr>
        <w:t xml:space="preserve">.</w:t>
      </w:r>
    </w:p>
  </w:footnote>
  <w:footnote w:id="114">
    <w:p w14:paraId="52FAA60B" w14:textId="3E675E1E" w:rsidR="00C32CC6" w:rsidRPr="00642E4D" w:rsidRDefault="00C32CC6" w:rsidP="00C32CC6">
      <w:pPr>
        <w:pStyle w:val="Funotentext"/>
        <w:jc w:val="both"/>
        <w:rPr>
          <w:sz w:val="20"/>
          <w:szCs w:val="20"/>
          <w:lang w:val="en-US"/>
        </w:rPr>
      </w:pPr>
      <w:r w:rsidRPr="00B1150C">
        <w:rPr>
          <w:rStyle w:val="Funotenzeichen"/>
        </w:rPr>
        <w:footnoteRef/>
      </w:r>
      <w:r>
        <w:rPr>
          <w:sz w:val="20"/>
          <w:szCs w:val="20"/>
        </w:rPr>
        <w:t xml:space="preserve"> Diese trans*exkludierende Perspektive verschärft sich in US-amerikanischen feministischen Diskursen als 1991 einer trans* Frau auf Grund ihrer </w:t>
      </w:r>
      <w:r w:rsidR="007C738A">
        <w:rPr>
          <w:sz w:val="20"/>
          <w:szCs w:val="20"/>
        </w:rPr>
        <w:t xml:space="preserve">geschlechtlichen </w:t>
      </w:r>
      <w:r>
        <w:rPr>
          <w:sz w:val="20"/>
          <w:szCs w:val="20"/>
        </w:rPr>
        <w:t xml:space="preserve">Positionierung der Eintritt zum renommierten Michigan </w:t>
      </w:r>
      <w:proofErr w:type="spellStart"/>
      <w:r>
        <w:rPr>
          <w:sz w:val="20"/>
          <w:szCs w:val="20"/>
        </w:rPr>
        <w:t>Womyn's</w:t>
      </w:r>
      <w:proofErr w:type="spellEnd"/>
      <w:r>
        <w:rPr>
          <w:sz w:val="20"/>
          <w:szCs w:val="20"/>
        </w:rPr>
        <w:t xml:space="preserve"> Music Festival verwehrt wird. In Reaktion auf den erfolgten Ausschluss wird 1994 die jährliche Protest- und Selbstvertretungs-Veranstaltung </w:t>
      </w:r>
      <w:r>
        <w:rPr>
          <w:i/>
          <w:sz w:val="20"/>
          <w:szCs w:val="20"/>
        </w:rPr>
        <w:t>Camp Trans</w:t>
      </w:r>
      <w:r>
        <w:rPr>
          <w:sz w:val="20"/>
          <w:szCs w:val="20"/>
        </w:rPr>
        <w:t xml:space="preserve"> begründet</w:t>
      </w:r>
      <w:r w:rsidR="009B3224">
        <w:rPr>
          <w:sz w:val="20"/>
          <w:szCs w:val="20"/>
        </w:rPr>
        <w:t xml:space="preserve"> </w:t>
      </w:r>
      <w:r w:rsidR="00F52565">
        <w:rPr>
          <w:sz w:val="20"/>
          <w:szCs w:val="20"/>
        </w:rPr>
        <w:fldChar w:fldCharType="begin"/>
      </w:r>
      <w:r w:rsidR="000B7865">
        <w:rPr>
          <w:sz w:val="20"/>
          <w:szCs w:val="20"/>
        </w:rPr>
        <w:instrText xml:space="preserve"> ADDIN ZOTERO_ITEM CSL_CITATION {"citationID":"07lpJ3a6","properties":{"unsorted":false,"formattedCitation":"(vgl. Koyama 2006, 699 zitiert nach Bettcher 2015, 410f)","plainCitation":"(vgl. Koyama 2006, 699 zitiert nach Bettcher 2015, 410f)","noteIndex":113},"citationItems":[{"id":1287,"uris":["http://zotero.org/users/local/owKliTIb/items/IQJVBKIQ"],"itemData":{"id":1287,"type":"chapter","DOI":"10.1093/oxfordhb/9780199328581.013.21","ISBN":"978-0-19-932858-1","page":"407-427","title":"Intersexuality, Transgender, and Transsexuality","author":[{"family":"Bettcher","given":"Talia"}],"issued":{"date-parts":[["2015",4]]}},"locator":"410f","label":"page","prefix":"vgl. Koyama 2006, 699 zitiert nach"}],"schema":"https://github.com/citation-style-language/schema/raw/master/csl-citation.json"} </w:instrText>
      </w:r>
      <w:r w:rsidR="00F52565">
        <w:rPr>
          <w:sz w:val="20"/>
          <w:szCs w:val="20"/>
        </w:rPr>
        <w:fldChar w:fldCharType="separate"/>
      </w:r>
      <w:r w:rsidR="00A1301B" w:rsidRPr="00A1301B">
        <w:rPr>
          <w:rFonts w:ascii="Cambria" w:hAnsi="Cambria"/>
          <w:sz w:val="20"/>
        </w:rPr>
        <w:t xml:space="preserve">(vgl. Koyama 2006, 699 zitiert nach </w:t>
      </w:r>
      <w:proofErr w:type="spellStart"/>
      <w:r w:rsidR="00A1301B" w:rsidRPr="00A1301B">
        <w:rPr>
          <w:rFonts w:ascii="Cambria" w:hAnsi="Cambria"/>
          <w:sz w:val="20"/>
        </w:rPr>
        <w:t>Bettcher</w:t>
      </w:r>
      <w:proofErr w:type="spellEnd"/>
      <w:r w:rsidR="00A1301B" w:rsidRPr="00A1301B">
        <w:rPr>
          <w:rFonts w:ascii="Cambria" w:hAnsi="Cambria"/>
          <w:sz w:val="20"/>
        </w:rPr>
        <w:t xml:space="preserve"> 2015, 410f</w:t>
      </w:r>
      <w:r w:rsidR="007C738A">
        <w:rPr>
          <w:rFonts w:ascii="Cambria" w:hAnsi="Cambria"/>
          <w:sz w:val="20"/>
        </w:rPr>
        <w:t>.</w:t>
      </w:r>
      <w:r w:rsidR="00A1301B" w:rsidRPr="00A1301B">
        <w:rPr>
          <w:rFonts w:ascii="Cambria" w:hAnsi="Cambria"/>
          <w:sz w:val="20"/>
        </w:rPr>
        <w:t>)</w:t>
      </w:r>
      <w:r w:rsidR="00F52565">
        <w:rPr>
          <w:sz w:val="20"/>
          <w:szCs w:val="20"/>
        </w:rPr>
        <w:fldChar w:fldCharType="end"/>
      </w:r>
      <w:r w:rsidR="00F52565" w:rsidRPr="00642E4D">
        <w:rPr>
          <w:sz w:val="20"/>
          <w:szCs w:val="20"/>
          <w:lang w:val="en-US"/>
        </w:rPr>
        <w:t>.</w:t>
      </w:r>
    </w:p>
  </w:footnote>
  <w:footnote w:id="115">
    <w:p w14:paraId="74C0CAE9" w14:textId="782474BF" w:rsidR="00C32CC6" w:rsidRDefault="00C32CC6" w:rsidP="00C32CC6">
      <w:pPr>
        <w:pStyle w:val="Funotentext"/>
        <w:jc w:val="both"/>
        <w:rPr>
          <w:sz w:val="20"/>
          <w:szCs w:val="20"/>
        </w:rPr>
      </w:pPr>
      <w:r w:rsidRPr="00B1150C">
        <w:rPr>
          <w:rStyle w:val="Funotenzeichen"/>
        </w:rPr>
        <w:footnoteRef/>
      </w:r>
      <w:r w:rsidRPr="00B6198D">
        <w:rPr>
          <w:sz w:val="20"/>
          <w:szCs w:val="20"/>
          <w:lang w:val="en-US"/>
        </w:rPr>
        <w:t xml:space="preserve"> Gleeson </w:t>
      </w:r>
      <w:proofErr w:type="spellStart"/>
      <w:r w:rsidRPr="00B6198D">
        <w:rPr>
          <w:sz w:val="20"/>
          <w:szCs w:val="20"/>
          <w:lang w:val="en-US"/>
        </w:rPr>
        <w:t>zitiert</w:t>
      </w:r>
      <w:proofErr w:type="spellEnd"/>
      <w:r w:rsidRPr="00B6198D">
        <w:rPr>
          <w:sz w:val="20"/>
          <w:szCs w:val="20"/>
          <w:lang w:val="en-US"/>
        </w:rPr>
        <w:t xml:space="preserve"> in </w:t>
      </w:r>
      <w:proofErr w:type="spellStart"/>
      <w:r w:rsidRPr="00B6198D">
        <w:rPr>
          <w:sz w:val="20"/>
          <w:szCs w:val="20"/>
          <w:lang w:val="en-US"/>
        </w:rPr>
        <w:t>diesem</w:t>
      </w:r>
      <w:proofErr w:type="spellEnd"/>
      <w:r w:rsidRPr="00B6198D">
        <w:rPr>
          <w:sz w:val="20"/>
          <w:szCs w:val="20"/>
          <w:lang w:val="en-US"/>
        </w:rPr>
        <w:t xml:space="preserve"> </w:t>
      </w:r>
      <w:proofErr w:type="spellStart"/>
      <w:r w:rsidRPr="00B6198D">
        <w:rPr>
          <w:sz w:val="20"/>
          <w:szCs w:val="20"/>
          <w:lang w:val="en-US"/>
        </w:rPr>
        <w:t>Zusammenhang</w:t>
      </w:r>
      <w:proofErr w:type="spellEnd"/>
      <w:r w:rsidRPr="00B6198D">
        <w:rPr>
          <w:sz w:val="20"/>
          <w:szCs w:val="20"/>
          <w:lang w:val="en-US"/>
        </w:rPr>
        <w:t xml:space="preserve"> den OII </w:t>
      </w:r>
      <w:proofErr w:type="spellStart"/>
      <w:r w:rsidRPr="00B6198D">
        <w:rPr>
          <w:sz w:val="20"/>
          <w:szCs w:val="20"/>
          <w:lang w:val="en-US"/>
        </w:rPr>
        <w:t>Gründer</w:t>
      </w:r>
      <w:proofErr w:type="spellEnd"/>
      <w:r w:rsidRPr="00B6198D">
        <w:rPr>
          <w:sz w:val="20"/>
          <w:szCs w:val="20"/>
          <w:lang w:val="en-US"/>
        </w:rPr>
        <w:t xml:space="preserve"> Hinkle: OII has objections to the DSD Guidelines and the underlying abuse of power used in imposing this term on us without consultation</w:t>
      </w:r>
      <w:r w:rsidRPr="00602792">
        <w:rPr>
          <w:sz w:val="20"/>
          <w:szCs w:val="20"/>
          <w:lang w:val="en-US"/>
        </w:rPr>
        <w:t>.</w:t>
      </w:r>
      <w:r w:rsidR="00642E4D">
        <w:rPr>
          <w:sz w:val="20"/>
          <w:szCs w:val="20"/>
          <w:lang w:val="en-US"/>
        </w:rPr>
        <w:t>”</w:t>
      </w:r>
      <w:r w:rsidRPr="00602792">
        <w:rPr>
          <w:sz w:val="20"/>
          <w:szCs w:val="20"/>
          <w:lang w:val="en-US"/>
        </w:rPr>
        <w:t xml:space="preserve"> </w:t>
      </w:r>
      <w:r w:rsidRPr="00602792">
        <w:rPr>
          <w:sz w:val="20"/>
          <w:szCs w:val="20"/>
        </w:rPr>
        <w:t xml:space="preserve">(Hinkle 2014, zitiert nach </w:t>
      </w:r>
      <w:proofErr w:type="spellStart"/>
      <w:r w:rsidRPr="00602792">
        <w:rPr>
          <w:sz w:val="20"/>
          <w:szCs w:val="20"/>
        </w:rPr>
        <w:t>Gleeson</w:t>
      </w:r>
      <w:proofErr w:type="spellEnd"/>
      <w:r w:rsidRPr="00602792">
        <w:rPr>
          <w:sz w:val="20"/>
          <w:szCs w:val="20"/>
        </w:rPr>
        <w:t xml:space="preserve"> ebd.</w:t>
      </w:r>
      <w:r w:rsidR="00642E4D">
        <w:rPr>
          <w:sz w:val="20"/>
          <w:szCs w:val="20"/>
        </w:rPr>
        <w:t xml:space="preserve">, </w:t>
      </w:r>
      <w:r w:rsidRPr="00602792">
        <w:rPr>
          <w:sz w:val="20"/>
          <w:szCs w:val="20"/>
        </w:rPr>
        <w:t>117).</w:t>
      </w:r>
    </w:p>
  </w:footnote>
  <w:footnote w:id="116">
    <w:p w14:paraId="4D1D063C" w14:textId="55913A44" w:rsidR="00C32CC6" w:rsidRDefault="00C32CC6" w:rsidP="00C32CC6">
      <w:pPr>
        <w:pStyle w:val="Funotentext"/>
        <w:jc w:val="both"/>
        <w:rPr>
          <w:sz w:val="20"/>
          <w:szCs w:val="20"/>
        </w:rPr>
      </w:pPr>
      <w:r w:rsidRPr="00B1150C">
        <w:rPr>
          <w:rStyle w:val="Funotenzeichen"/>
        </w:rPr>
        <w:footnoteRef/>
      </w:r>
      <w:r>
        <w:rPr>
          <w:sz w:val="20"/>
          <w:szCs w:val="20"/>
        </w:rPr>
        <w:t xml:space="preserve"> Im Gegensatz zu einigen sozialwissenschaftlichen </w:t>
      </w:r>
      <w:proofErr w:type="spellStart"/>
      <w:del w:id="1000299" w:author="Claude Lektorat" w:date="2026-06-30T12:18:05Z">
        <w:r>
          <w:rPr>
            <w:sz w:val="20"/>
            <w:szCs w:val="20"/>
          </w:rPr>
          <w:delText xml:space="preserve">Spezialiskursen</w:delText>
        </w:r>
      </w:del>
      <w:ins w:id="1000300" w:author="Claude Lektorat" w:date="2026-06-30T12:18:05Z">
        <w:r>
          <w:rPr>
            <w:sz w:val="20"/>
            <w:szCs w:val="20"/>
          </w:rPr>
          <w:t xml:space="preserve">Spezialdiskursen,</w:t>
        </w:r>
      </w:ins>
      <w:proofErr w:type="spellEnd"/>
      <w:r>
        <w:rPr>
          <w:sz w:val="20"/>
          <w:szCs w:val="20"/>
        </w:rPr>
        <w:t xml:space="preserve"> in denen Insider- bzw. Erfahrungswissen als valide anerkannt wird</w:t>
      </w:r>
      <w:r>
        <w:rPr>
          <w:sz w:val="20"/>
          <w:szCs w:val="20"/>
        </w:rPr>
        <w:t xml:space="preserve"> (siehe </w:t>
      </w:r>
      <w:r>
        <w:rPr>
          <w:i/>
          <w:iCs/>
          <w:sz w:val="20"/>
          <w:szCs w:val="20"/>
        </w:rPr>
        <w:t xml:space="preserve">Kapitel 5</w:t>
      </w:r>
      <w:r>
        <w:rPr>
          <w:sz w:val="20"/>
          <w:szCs w:val="20"/>
        </w:rPr>
        <w:t xml:space="preserve">)</w:t>
      </w:r>
      <w:r>
        <w:rPr>
          <w:sz w:val="20"/>
          <w:szCs w:val="20"/>
        </w:rPr>
        <w:t xml:space="preserve">, basiert medizinische Wissensproduktion </w:t>
      </w:r>
      <w:r>
        <w:rPr>
          <w:sz w:val="20"/>
          <w:szCs w:val="20"/>
        </w:rPr>
        <w:t xml:space="preserve">primär </w:t>
      </w:r>
      <w:r>
        <w:rPr>
          <w:sz w:val="20"/>
          <w:szCs w:val="20"/>
        </w:rPr>
        <w:t xml:space="preserve">au</w:t>
      </w:r>
      <w:r>
        <w:rPr>
          <w:sz w:val="20"/>
          <w:szCs w:val="20"/>
        </w:rPr>
        <w:t xml:space="preserve">f</w:t>
      </w:r>
      <w:r>
        <w:rPr>
          <w:sz w:val="20"/>
          <w:szCs w:val="20"/>
        </w:rPr>
        <w:t xml:space="preserve"> numerischer Verallgemeinerung</w:t>
      </w:r>
      <w:r>
        <w:rPr>
          <w:sz w:val="20"/>
          <w:szCs w:val="20"/>
        </w:rPr>
        <w:t xml:space="preserve"> im Rahmen kontrollierter Studien</w:t>
      </w:r>
      <w:del w:id="1000301" w:author="Claude Lektorat" w:date="2026-06-30T12:18:05Z">
        <w:r>
          <w:rPr>
            <w:sz w:val="20"/>
            <w:szCs w:val="20"/>
          </w:rPr>
          <w:delText xml:space="preserve"> </w:delText>
        </w:r>
      </w:del>
      <w:ins w:id="1000302" w:author="Claude Lektorat" w:date="2026-06-30T12:18:05Z">
        <w:r>
          <w:rPr>
            <w:sz w:val="20"/>
            <w:szCs w:val="20"/>
          </w:rPr>
          <w:t xml:space="preserve"> </w:t>
        </w:r>
      </w:ins>
      <w:del w:id="1000303" w:author="Claude Lektorat" w:date="2026-06-30T12:18:05Z">
        <w:r>
          <w:rPr>
            <w:sz w:val="20"/>
            <w:szCs w:val="20"/>
          </w:rPr>
          <w:delText xml:space="preserve"> </w:delText>
        </w:r>
      </w:del>
      <w:r>
        <w:rPr>
          <w:sz w:val="20"/>
          <w:szCs w:val="20"/>
        </w:rPr>
        <w:t xml:space="preserve">– und gilt dann als evidenzbasiert – oder aber auf professioneller Erfahrungsexpertise, die per se nur</w:t>
      </w:r>
      <w:r>
        <w:rPr>
          <w:sz w:val="20"/>
          <w:szCs w:val="20"/>
        </w:rPr>
        <w:t xml:space="preserve"> etablierte,</w:t>
      </w:r>
      <w:r>
        <w:rPr>
          <w:sz w:val="20"/>
          <w:szCs w:val="20"/>
        </w:rPr>
        <w:t xml:space="preserve"> fachlich spezialisierte Mediziner*innen erreichen können </w:t>
      </w:r>
      <w:r w:rsidR="00602792">
        <w:rPr>
          <w:sz w:val="20"/>
          <w:szCs w:val="20"/>
        </w:rPr>
        <w:fldChar w:fldCharType="begin"/>
      </w:r>
      <w:r w:rsidR="000B7865">
        <w:rPr>
          <w:sz w:val="20"/>
          <w:szCs w:val="20"/>
        </w:rPr>
        <w:instrText xml:space="preserve"> ADDIN ZOTERO_ITEM CSL_CITATION {"citationID":"zk8ya1VG","properties":{"unsorted":false,"formattedCitation":"(vgl. z.B. Sackett 1997)","plainCitation":"(vgl. z.B. Sackett 1997)","noteIndex":116},"citationItems":[{"id":327,"uris":["http://zotero.org/users/local/owKliTIb/items/SJSXHNVT"],"itemData":{"id":327,"type":"article-journal","container-title":"MMW Originalia Münch. med. Wschr.","issue":"44","page":"644-645","title":"Editorial","volume":"139","author":[{"family":"Sackett","given":"D.L."}],"issued":{"date-parts":[["1997"]]}},"prefix":"vgl. z.B."}],"schema":"https://github.com/citation-style-language/schema/raw/master/csl-citation.json"} </w:instrText>
      </w:r>
      <w:r w:rsidR="00602792">
        <w:rPr>
          <w:sz w:val="20"/>
          <w:szCs w:val="20"/>
        </w:rPr>
        <w:fldChar w:fldCharType="separate"/>
      </w:r>
      <w:r>
        <w:rPr>
          <w:rFonts w:ascii="Cambria" w:hAnsi="Cambria"/>
          <w:sz w:val="20"/>
        </w:rPr>
        <w:t xml:space="preserve">(vgl. z.B. </w:t>
      </w:r>
      <w:proofErr w:type="spellStart"/>
      <w:r>
        <w:rPr>
          <w:rFonts w:ascii="Cambria" w:hAnsi="Cambria"/>
          <w:sz w:val="20"/>
        </w:rPr>
        <w:t xml:space="preserve">Sackett</w:t>
      </w:r>
      <w:proofErr w:type="spellEnd"/>
      <w:r>
        <w:rPr>
          <w:rFonts w:ascii="Cambria" w:hAnsi="Cambria"/>
          <w:sz w:val="20"/>
        </w:rPr>
        <w:t xml:space="preserve"> 1997)</w:t>
      </w:r>
      <w:r w:rsidR="00602792">
        <w:rPr>
          <w:sz w:val="20"/>
          <w:szCs w:val="20"/>
        </w:rPr>
        <w:fldChar w:fldCharType="end"/>
      </w:r>
      <w:r>
        <w:rPr>
          <w:sz w:val="20"/>
          <w:szCs w:val="20"/>
        </w:rPr>
        <w:t xml:space="preserve">.</w:t>
      </w:r>
    </w:p>
  </w:footnote>
  <w:footnote w:id="117">
    <w:p w14:paraId="26130EE9" w14:textId="1E0CCCAE" w:rsidR="00C32CC6" w:rsidRPr="00602792" w:rsidRDefault="00C32CC6" w:rsidP="00602792">
      <w:pPr>
        <w:pStyle w:val="Default"/>
        <w:ind w:right="42"/>
        <w:jc w:val="both"/>
        <w:rPr>
          <w:rFonts w:asciiTheme="minorHAnsi" w:hAnsiTheme="minorHAnsi"/>
          <w:sz w:val="20"/>
          <w:szCs w:val="20"/>
          <w:lang w:val="de-DE"/>
        </w:rPr>
      </w:pPr>
      <w:r w:rsidRPr="00B1150C">
        <w:rPr>
          <w:rStyle w:val="Funotenzeichen"/>
        </w:rPr>
        <w:footnoteRef/>
      </w:r>
      <w:r>
        <w:rPr>
          <w:sz w:val="20"/>
          <w:szCs w:val="20"/>
          <w:lang w:val="de-DE"/>
        </w:rPr>
        <w:t xml:space="preserve"> </w:t>
      </w:r>
      <w:r>
        <w:rPr>
          <w:rFonts w:asciiTheme="minorHAnsi" w:hAnsiTheme="minorHAnsi"/>
          <w:sz w:val="20"/>
          <w:szCs w:val="20"/>
          <w:lang w:val="de-DE"/>
        </w:rPr>
        <w:t xml:space="preserve">Diese Position lässt</w:t>
      </w:r>
      <w:r>
        <w:rPr>
          <w:rFonts w:asciiTheme="minorHAnsi" w:hAnsiTheme="minorHAnsi"/>
          <w:sz w:val="20"/>
          <w:szCs w:val="20"/>
          <w:lang w:val="de-DE"/>
        </w:rPr>
        <w:t xml:space="preserve"> auch im Kontext der rechtlichen Position von</w:t>
      </w:r>
      <w:r>
        <w:rPr>
          <w:rFonts w:asciiTheme="minorHAnsi" w:hAnsiTheme="minorHAnsi"/>
          <w:lang w:val="de-DE"/>
        </w:rPr>
        <w:t xml:space="preserve"> </w:t>
      </w:r>
      <w:r>
        <w:rPr>
          <w:rFonts w:asciiTheme="minorHAnsi" w:hAnsiTheme="minorHAnsi"/>
          <w:sz w:val="20"/>
          <w:szCs w:val="20"/>
          <w:lang w:val="de-DE"/>
        </w:rPr>
        <w:t xml:space="preserve">Patient*innen-Vertretungen in den USA verstehen: Seit der Annahme der </w:t>
      </w:r>
      <w:r>
        <w:rPr>
          <w:rFonts w:asciiTheme="minorHAnsi" w:hAnsiTheme="minorHAnsi"/>
          <w:i/>
          <w:sz w:val="20"/>
          <w:szCs w:val="20"/>
          <w:lang w:val="de-DE"/>
        </w:rPr>
        <w:t xml:space="preserve">Consumer</w:t>
      </w:r>
      <w:r>
        <w:rPr>
          <w:rFonts w:asciiTheme="minorHAnsi" w:hAnsiTheme="minorHAnsi"/>
          <w:sz w:val="20"/>
          <w:szCs w:val="20"/>
          <w:lang w:val="de-DE"/>
        </w:rPr>
        <w:t xml:space="preserve"> bzw. </w:t>
      </w:r>
      <w:proofErr w:type="spellStart"/>
      <w:r>
        <w:rPr>
          <w:rFonts w:asciiTheme="minorHAnsi" w:hAnsiTheme="minorHAnsi"/>
          <w:i/>
          <w:sz w:val="20"/>
          <w:szCs w:val="20"/>
          <w:lang w:val="de-DE"/>
        </w:rPr>
        <w:t xml:space="preserve">Patient’s</w:t>
      </w:r>
      <w:proofErr w:type="spellEnd"/>
      <w:r>
        <w:rPr>
          <w:rFonts w:asciiTheme="minorHAnsi" w:hAnsiTheme="minorHAnsi"/>
          <w:i/>
          <w:sz w:val="20"/>
          <w:szCs w:val="20"/>
          <w:lang w:val="de-DE"/>
        </w:rPr>
        <w:t xml:space="preserve"> Bill </w:t>
      </w:r>
      <w:proofErr w:type="spellStart"/>
      <w:r>
        <w:rPr>
          <w:rFonts w:asciiTheme="minorHAnsi" w:hAnsiTheme="minorHAnsi"/>
          <w:i/>
          <w:sz w:val="20"/>
          <w:szCs w:val="20"/>
          <w:lang w:val="de-DE"/>
        </w:rPr>
        <w:t xml:space="preserve">of</w:t>
      </w:r>
      <w:proofErr w:type="spellEnd"/>
      <w:r>
        <w:rPr>
          <w:rFonts w:asciiTheme="minorHAnsi" w:hAnsiTheme="minorHAnsi"/>
          <w:i/>
          <w:sz w:val="20"/>
          <w:szCs w:val="20"/>
          <w:lang w:val="de-DE"/>
        </w:rPr>
        <w:t xml:space="preserve"> Rights</w:t>
      </w:r>
      <w:r>
        <w:rPr>
          <w:rFonts w:asciiTheme="minorHAnsi" w:hAnsiTheme="minorHAnsi"/>
          <w:sz w:val="20"/>
          <w:szCs w:val="20"/>
          <w:lang w:val="de-DE"/>
        </w:rPr>
        <w:t xml:space="preserve"> im Jahr 1972 bzw. dessen Adaption 1998, </w:t>
      </w:r>
      <w:del w:id="1000304" w:author="Claude Lektorat" w:date="2026-06-30T12:18:05Z">
        <w:r>
          <w:rPr>
            <w:rFonts w:asciiTheme="minorHAnsi" w:hAnsiTheme="minorHAnsi"/>
            <w:sz w:val="20"/>
            <w:szCs w:val="20"/>
            <w:lang w:val="de-DE"/>
          </w:rPr>
          <w:delText xml:space="preserve">dass</w:delText>
        </w:r>
      </w:del>
      <w:ins w:id="1000305" w:author="Claude Lektorat" w:date="2026-06-30T12:18:05Z">
        <w:r>
          <w:rPr>
            <w:rFonts w:asciiTheme="minorHAnsi" w:hAnsiTheme="minorHAnsi"/>
            <w:sz w:val="20"/>
            <w:szCs w:val="20"/>
            <w:lang w:val="de-DE"/>
          </w:rPr>
          <w:t xml:space="preserve">die</w:t>
        </w:r>
      </w:ins>
      <w:r>
        <w:rPr>
          <w:rFonts w:asciiTheme="minorHAnsi" w:hAnsiTheme="minorHAnsi"/>
          <w:sz w:val="20"/>
          <w:szCs w:val="20"/>
          <w:lang w:val="de-DE"/>
        </w:rPr>
        <w:t xml:space="preserve"> eine ‚gesunde’ Ärzt*innen-Patient*innen-Beziehung sowie eine ärztliche Rechenschaftspflicht juristisch etabliert, kann diese auch als rechtliche Grundlage der Integration von Patient*innen-Selbstvertretungen in die klinische Praxis verstanden werden</w:t>
      </w:r>
      <w:r>
        <w:rPr>
          <w:rFonts w:asciiTheme="minorHAnsi" w:hAnsiTheme="minorHAnsi"/>
          <w:sz w:val="20"/>
          <w:szCs w:val="20"/>
          <w:lang w:val="de-DE"/>
        </w:rPr>
        <w:t xml:space="preserve"> </w:t>
      </w:r>
      <w:r w:rsidR="00602792">
        <w:rPr>
          <w:rFonts w:asciiTheme="minorHAnsi" w:hAnsiTheme="minorHAnsi"/>
          <w:sz w:val="20"/>
          <w:szCs w:val="20"/>
          <w:lang w:val="de-DE"/>
        </w:rPr>
        <w:fldChar w:fldCharType="begin"/>
      </w:r>
      <w:r w:rsidR="000B7865">
        <w:rPr>
          <w:rFonts w:asciiTheme="minorHAnsi" w:hAnsiTheme="minorHAnsi"/>
          <w:sz w:val="20"/>
          <w:szCs w:val="20"/>
          <w:lang w:val="de-DE"/>
        </w:rPr>
        <w:instrText xml:space="preserve"> ADDIN ZOTERO_ITEM CSL_CITATION {"citationID":"z2XBLD2g","properties":{"unsorted":true,"formattedCitation":"(vgl. Katz und Bender 1976; Gonzalez 2018)","plainCitation":"(vgl. Katz und Bender 1976; Gonzalez 2018)","dontUpdate":true,"noteIndex":117},"citationItems":[{"id":195,"uris":["http://zotero.org/users/local/owKliTIb/items/ZTIECYV9"],"itemData":{"id":195,"type":"article-journal","container-title":"The Journal of Applied Behavioral Science","DOI":"10.1177/002188637601200302","issue":"3","page":"265-282","publisher":"SAGE Publications","title":"Self-Help Groups in Western Society: History and Prospects","volume":"12","author":[{"family":"Katz","given":"A. H."},{"family":"Bender","given":"E. I."}],"issued":{"date-parts":[["1976"]]}},"prefix":"vgl."},{"id":147,"uris":["http://zotero.org/users/local/owKliTIb/items/EJDNL7XE"],"itemData":{"id":147,"type":"article-journal","container-title":"Juniper Online Journal of Public Health","DOI":"10.19080/JOJPH.2018.03.555615","issue":"3","title":"Patient Advocacy History, Evolution and Impact on Health","volume":"3","author":[{"family":"Gonzalez","given":"Ana Rita"}],"issued":{"date-parts":[["2018"]]}}}],"schema":"https://github.com/citation-style-language/schema/raw/master/csl-citation.json"} </w:instrText>
      </w:r>
      <w:r w:rsidR="00602792">
        <w:rPr>
          <w:rFonts w:asciiTheme="minorHAnsi" w:hAnsiTheme="minorHAnsi"/>
          <w:sz w:val="20"/>
          <w:szCs w:val="20"/>
          <w:lang w:val="de-DE"/>
        </w:rPr>
        <w:fldChar w:fldCharType="separate"/>
      </w:r>
      <w:r>
        <w:rPr>
          <w:rFonts w:ascii="Cambria" w:hAnsi="Cambria"/>
          <w:sz w:val="20"/>
          <w:lang w:val="de-DE"/>
        </w:rPr>
        <w:t xml:space="preserve">(vgl. Katz</w:t>
      </w:r>
      <w:r>
        <w:rPr>
          <w:rFonts w:ascii="Cambria" w:hAnsi="Cambria"/>
          <w:sz w:val="20"/>
          <w:lang w:val="de-DE"/>
        </w:rPr>
        <w:t xml:space="preserve">, </w:t>
      </w:r>
      <w:r>
        <w:rPr>
          <w:rFonts w:ascii="Cambria" w:hAnsi="Cambria"/>
          <w:sz w:val="20"/>
          <w:lang w:val="de-DE"/>
        </w:rPr>
        <w:t xml:space="preserve">Bender 1976; Gonzalez 2018)</w:t>
      </w:r>
      <w:r w:rsidR="00602792">
        <w:rPr>
          <w:rFonts w:asciiTheme="minorHAnsi" w:hAnsiTheme="minorHAnsi"/>
          <w:sz w:val="20"/>
          <w:szCs w:val="20"/>
          <w:lang w:val="de-DE"/>
        </w:rPr>
        <w:fldChar w:fldCharType="end"/>
      </w:r>
      <w:r>
        <w:rPr>
          <w:rFonts w:asciiTheme="minorHAnsi" w:hAnsiTheme="minorHAnsi"/>
          <w:sz w:val="20"/>
          <w:szCs w:val="20"/>
          <w:lang w:val="de-DE"/>
        </w:rPr>
        <w:t xml:space="preserve">. Gleichzeitig wird </w:t>
      </w:r>
      <w:r>
        <w:rPr>
          <w:rFonts w:asciiTheme="minorHAnsi" w:hAnsiTheme="minorHAnsi"/>
          <w:sz w:val="20"/>
          <w:szCs w:val="20"/>
          <w:lang w:val="de-DE"/>
        </w:rPr>
        <w:t xml:space="preserve">den Vertretenden </w:t>
      </w:r>
      <w:r>
        <w:rPr>
          <w:rFonts w:asciiTheme="minorHAnsi" w:hAnsiTheme="minorHAnsi"/>
          <w:sz w:val="20"/>
          <w:szCs w:val="20"/>
          <w:lang w:val="de-DE"/>
        </w:rPr>
        <w:t xml:space="preserve">durch diese vorgesehene Funktion ein extrem enges Handlungsfenster zugewiesen.</w:t>
      </w:r>
      <w:del w:id="1000306" w:author="Claude Lektorat" w:date="2026-06-30T12:18:05Z">
        <w:r>
          <w:rPr>
            <w:rFonts w:asciiTheme="minorHAnsi" w:hAnsiTheme="minorHAnsi"/>
            <w:sz w:val="20"/>
            <w:szCs w:val="20"/>
            <w:lang w:val="de-DE"/>
          </w:rPr>
          <w:delText xml:space="preserve"> </w:delText>
        </w:r>
      </w:del>
    </w:p>
  </w:footnote>
  <w:footnote w:id="118">
    <w:p w14:paraId="1D94AA47" w14:textId="7475D797" w:rsidR="002B1504" w:rsidRPr="002B1504" w:rsidRDefault="002B1504" w:rsidP="002B1504">
      <w:pPr>
        <w:pStyle w:val="Funotentext"/>
        <w:jc w:val="both"/>
        <w:rPr>
          <w:sz w:val="20"/>
          <w:szCs w:val="20"/>
        </w:rPr>
      </w:pPr>
      <w:r w:rsidRPr="002B1504">
        <w:rPr>
          <w:rStyle w:val="Funotenzeichen"/>
          <w:sz w:val="20"/>
          <w:szCs w:val="20"/>
        </w:rPr>
        <w:footnoteRef/>
      </w:r>
      <w:r w:rsidRPr="002B1504">
        <w:rPr>
          <w:sz w:val="20"/>
          <w:szCs w:val="20"/>
        </w:rPr>
        <w:t xml:space="preserve"> Die Diskursperspektive der </w:t>
      </w:r>
      <w:r w:rsidRPr="002B1504">
        <w:rPr>
          <w:i/>
          <w:iCs/>
          <w:sz w:val="20"/>
          <w:szCs w:val="20"/>
        </w:rPr>
        <w:t>Intersex Studies</w:t>
      </w:r>
      <w:r w:rsidRPr="002B1504">
        <w:rPr>
          <w:sz w:val="20"/>
          <w:szCs w:val="20"/>
        </w:rPr>
        <w:t xml:space="preserve"> im Vergleich zu den </w:t>
      </w:r>
      <w:r w:rsidRPr="002B1504">
        <w:rPr>
          <w:i/>
          <w:iCs/>
          <w:sz w:val="20"/>
          <w:szCs w:val="20"/>
        </w:rPr>
        <w:t>kritischen Inter* Studien</w:t>
      </w:r>
      <w:r w:rsidRPr="002B1504">
        <w:rPr>
          <w:sz w:val="20"/>
          <w:szCs w:val="20"/>
        </w:rPr>
        <w:t xml:space="preserve"> </w:t>
      </w:r>
      <w:r>
        <w:rPr>
          <w:sz w:val="20"/>
          <w:szCs w:val="20"/>
        </w:rPr>
        <w:t xml:space="preserve">im deutschsprachigen Raum </w:t>
      </w:r>
      <w:r w:rsidRPr="002B1504">
        <w:rPr>
          <w:sz w:val="20"/>
          <w:szCs w:val="20"/>
        </w:rPr>
        <w:t xml:space="preserve">ist </w:t>
      </w:r>
      <w:r w:rsidR="001F6984">
        <w:rPr>
          <w:sz w:val="20"/>
          <w:szCs w:val="20"/>
        </w:rPr>
        <w:t xml:space="preserve">m.E. </w:t>
      </w:r>
      <w:r w:rsidRPr="002B1504">
        <w:rPr>
          <w:sz w:val="20"/>
          <w:szCs w:val="20"/>
        </w:rPr>
        <w:t xml:space="preserve">nicht vollständig identisch, das Herausarbeiten </w:t>
      </w:r>
      <w:r>
        <w:rPr>
          <w:sz w:val="20"/>
          <w:szCs w:val="20"/>
        </w:rPr>
        <w:t xml:space="preserve">der </w:t>
      </w:r>
      <w:r w:rsidRPr="002B1504">
        <w:rPr>
          <w:sz w:val="20"/>
          <w:szCs w:val="20"/>
        </w:rPr>
        <w:t xml:space="preserve">Differenzen würde allerdings einer </w:t>
      </w:r>
      <w:r>
        <w:rPr>
          <w:sz w:val="20"/>
          <w:szCs w:val="20"/>
        </w:rPr>
        <w:t xml:space="preserve">eigenen </w:t>
      </w:r>
      <w:r w:rsidRPr="002B1504">
        <w:rPr>
          <w:sz w:val="20"/>
          <w:szCs w:val="20"/>
        </w:rPr>
        <w:t xml:space="preserve">vertieften Rekonstruktion bedürfen, die </w:t>
      </w:r>
      <w:r w:rsidR="00957007">
        <w:rPr>
          <w:sz w:val="20"/>
          <w:szCs w:val="20"/>
        </w:rPr>
        <w:t xml:space="preserve">im </w:t>
      </w:r>
      <w:r w:rsidRPr="002B1504">
        <w:rPr>
          <w:sz w:val="20"/>
          <w:szCs w:val="20"/>
        </w:rPr>
        <w:t>Rahmen dieser Arbeit</w:t>
      </w:r>
      <w:r w:rsidR="00957007">
        <w:rPr>
          <w:sz w:val="20"/>
          <w:szCs w:val="20"/>
        </w:rPr>
        <w:t xml:space="preserve"> nicht realisierbar ist</w:t>
      </w:r>
      <w:r w:rsidRPr="002B1504">
        <w:rPr>
          <w:sz w:val="20"/>
          <w:szCs w:val="20"/>
        </w:rPr>
        <w:t>.</w:t>
      </w:r>
    </w:p>
  </w:footnote>
  <w:footnote w:id="119">
    <w:p w14:paraId="02C80162" w14:textId="77777777" w:rsidR="000178A4" w:rsidRDefault="000178A4" w:rsidP="000178A4">
      <w:pPr>
        <w:pStyle w:val="Funotentext"/>
        <w:jc w:val="both"/>
        <w:rPr>
          <w:sz w:val="20"/>
          <w:szCs w:val="20"/>
        </w:rPr>
      </w:pPr>
      <w:r w:rsidRPr="00B1150C">
        <w:rPr>
          <w:rStyle w:val="Funotenzeichen"/>
        </w:rPr>
        <w:footnoteRef/>
      </w:r>
      <w:r>
        <w:rPr>
          <w:sz w:val="20"/>
          <w:szCs w:val="20"/>
        </w:rPr>
        <w:t xml:space="preserve"> Zweifelsohne lassen sich die komplexen und zum Teil untereinander diversen Ansätze und Konzepte von in den Intersex-Studien verorteten Forschenden sehr viel differenzierter darstellen, dies würde jedoch den </w:t>
      </w:r>
      <w:del w:id="1000307" w:author="Claude Lektorat" w:date="2026-06-30T12:18:05Z">
        <w:r>
          <w:rPr>
            <w:sz w:val="20"/>
            <w:szCs w:val="20"/>
          </w:rPr>
          <w:delText xml:space="preserve">Rahme</w:delText>
        </w:r>
      </w:del>
      <w:ins w:id="1000308" w:author="Claude Lektorat" w:date="2026-06-30T12:18:05Z">
        <w:r>
          <w:rPr>
            <w:sz w:val="20"/>
            <w:szCs w:val="20"/>
          </w:rPr>
          <w:t xml:space="preserve">Rahmen</w:t>
        </w:r>
      </w:ins>
      <w:r>
        <w:rPr>
          <w:sz w:val="20"/>
          <w:szCs w:val="20"/>
        </w:rPr>
        <w:t xml:space="preserve"> dieser Arbeit sprengen. Auf den für die vorliegende Studie relevanten Forschungsstand wird ausführlicher im entsprechenden Kapitel eingegangen.</w:t>
      </w:r>
      <w:del w:id="1000309" w:author="Claude Lektorat" w:date="2026-06-30T12:18:05Z">
        <w:r>
          <w:rPr>
            <w:sz w:val="20"/>
            <w:szCs w:val="20"/>
          </w:rPr>
          <w:delText xml:space="preserve"> </w:delText>
        </w:r>
      </w:del>
    </w:p>
  </w:footnote>
  <w:footnote w:id="120">
    <w:p w14:paraId="4DE9D030" w14:textId="77777777" w:rsidR="000178A4" w:rsidRDefault="000178A4" w:rsidP="000178A4">
      <w:pPr>
        <w:pStyle w:val="Funotentext"/>
        <w:jc w:val="both"/>
        <w:rPr>
          <w:sz w:val="20"/>
          <w:szCs w:val="20"/>
        </w:rPr>
      </w:pPr>
      <w:r w:rsidRPr="00B1150C">
        <w:rPr>
          <w:rStyle w:val="Funotenzeichen"/>
        </w:rPr>
        <w:footnoteRef/>
      </w:r>
      <w:r>
        <w:rPr>
          <w:sz w:val="20"/>
          <w:szCs w:val="20"/>
        </w:rPr>
        <w:t xml:space="preserve"> Ab Ende der 2000er Jahre lässt sich</w:t>
      </w:r>
      <w:r>
        <w:rPr>
          <w:sz w:val="20"/>
          <w:szCs w:val="20"/>
        </w:rPr>
        <w:t xml:space="preserve"> ausgelöst durch den pathologisierenden und häufig medial skandalisierenden Umgang mit intergeschlechtlichen </w:t>
      </w:r>
      <w:proofErr w:type="spellStart"/>
      <w:r>
        <w:rPr>
          <w:sz w:val="20"/>
          <w:szCs w:val="20"/>
        </w:rPr>
        <w:t xml:space="preserve">BiPOC</w:t>
      </w:r>
      <w:proofErr w:type="spellEnd"/>
      <w:r>
        <w:rPr>
          <w:sz w:val="20"/>
          <w:szCs w:val="20"/>
        </w:rPr>
        <w:t xml:space="preserve">-Sportler*innen</w:t>
      </w:r>
      <w:r>
        <w:rPr>
          <w:sz w:val="20"/>
          <w:szCs w:val="20"/>
        </w:rPr>
        <w:t xml:space="preserve"> eine neue inhaltliche Themensetzung in den </w:t>
      </w:r>
      <w:r>
        <w:rPr>
          <w:i/>
          <w:sz w:val="20"/>
          <w:szCs w:val="20"/>
        </w:rPr>
        <w:t xml:space="preserve">Intersex-Studies</w:t>
      </w:r>
      <w:r>
        <w:rPr>
          <w:sz w:val="20"/>
          <w:szCs w:val="20"/>
        </w:rPr>
        <w:t xml:space="preserve"> beobachten. Als Reaktion auf den in vielfacher Weise diskriminierenden Diskurs über die Körpergeschlechtlichkeit der Schwarzen </w:t>
      </w:r>
      <w:del w:id="1000310" w:author="Claude Lektorat" w:date="2026-06-30T12:18:05Z">
        <w:r>
          <w:rPr>
            <w:sz w:val="20"/>
            <w:szCs w:val="20"/>
          </w:rPr>
          <w:delText xml:space="preserve">südafrikanische</w:delText>
        </w:r>
      </w:del>
      <w:ins w:id="1000311" w:author="Claude Lektorat" w:date="2026-06-30T12:18:05Z">
        <w:r>
          <w:rPr>
            <w:sz w:val="20"/>
            <w:szCs w:val="20"/>
          </w:rPr>
          <w:t xml:space="preserve">südafrikanischen</w:t>
        </w:r>
      </w:ins>
      <w:r>
        <w:rPr>
          <w:sz w:val="20"/>
          <w:szCs w:val="20"/>
        </w:rPr>
        <w:t xml:space="preserve"> Sprinterin Caster </w:t>
      </w:r>
      <w:proofErr w:type="spellStart"/>
      <w:r>
        <w:rPr>
          <w:sz w:val="20"/>
          <w:szCs w:val="20"/>
        </w:rPr>
        <w:t xml:space="preserve">Semenya</w:t>
      </w:r>
      <w:proofErr w:type="spellEnd"/>
      <w:del w:id="1000312" w:author="Claude Lektorat" w:date="2026-06-30T12:18:05Z">
        <w:r>
          <w:rPr>
            <w:sz w:val="20"/>
            <w:szCs w:val="20"/>
          </w:rPr>
          <w:delText xml:space="preserve">,</w:delText>
        </w:r>
      </w:del>
      <w:r>
        <w:rPr>
          <w:sz w:val="20"/>
          <w:szCs w:val="20"/>
        </w:rPr>
        <w:t xml:space="preserve"> werden sowohl Stimmen aus dem Globalen Süden als auch die Intersektion von Rassismus und Intergeschlechts-bezogener Diskriminierung zunehmend artikuliert </w:t>
      </w:r>
      <w:r>
        <w:rPr>
          <w:sz w:val="20"/>
          <w:szCs w:val="20"/>
        </w:rPr>
        <w:fldChar w:fldCharType="begin"/>
      </w:r>
      <w:r>
        <w:rPr>
          <w:sz w:val="20"/>
          <w:szCs w:val="20"/>
        </w:rPr>
        <w:instrText xml:space="preserve"> ADDIN ZOTERO_ITEM CSL_CITATION {"citationID":"QgR9Ygr1","properties":{"unsorted":false,"formattedCitation":"(vgl. Lugo-Marquez 2017; Magubane 2014)","plainCitation":"(vgl. Lugo-Marquez 2017; Magubane 2014)","noteIndex":122},"citationItems":[{"id":244,"uris":["http://zotero.org/users/local/owKliTIb/items/XBVDXX4L"],"itemData":{"id":244,"type":"article-journal","container-title":"HILO DE LA FABULA","issue":"17","page":"54-70","title":"Intersexual debates between Colombia and Spain. On the scientific theories of the Spanish physician Gregorio Maranon y Posadillo (1887-1960) and the normativization of intersex bodies in Colombia in the first half of the 20th century","author":[{"family":"Lugo-Marquez","given":"S."}],"issued":{"date-parts":[["2017"]]}},"prefix":"vgl."},{"id":213,"uris":["http://zotero.org/users/local/owKliTIb/items/5IKS3AR4"],"itemData":{"id":213,"type":"article-journal","container-title":"Signs: Journal of Women in Culture and Society","DOI":"10.1086/674301","issue":"3","page":"761-785","publisher":"University of Chicago Press","title":"Spectacles and Scholarship: Caster Semenya, Intersex Studies, and the Problem of Race in Feminist Theory","volume":"39","author":[{"family":"Magubane","given":"Zine"}],"issued":{"date-parts":[["2014"]]}}}],"schema":"https://github.com/citation-style-language/schema/raw/master/csl-citation.json"} </w:instrText>
      </w:r>
      <w:r>
        <w:rPr>
          <w:sz w:val="20"/>
          <w:szCs w:val="20"/>
        </w:rPr>
        <w:fldChar w:fldCharType="separate"/>
      </w:r>
      <w:r>
        <w:rPr>
          <w:rFonts w:ascii="Cambria" w:hAnsi="Cambria"/>
          <w:sz w:val="20"/>
        </w:rPr>
        <w:t xml:space="preserve">(vgl. Lugo-Marquez 2017; </w:t>
      </w:r>
      <w:proofErr w:type="spellStart"/>
      <w:r>
        <w:rPr>
          <w:rFonts w:ascii="Cambria" w:hAnsi="Cambria"/>
          <w:sz w:val="20"/>
        </w:rPr>
        <w:t xml:space="preserve">Magubane</w:t>
      </w:r>
      <w:proofErr w:type="spellEnd"/>
      <w:r>
        <w:rPr>
          <w:rFonts w:ascii="Cambria" w:hAnsi="Cambria"/>
          <w:sz w:val="20"/>
        </w:rPr>
        <w:t xml:space="preserve"> 2014)</w:t>
      </w:r>
      <w:r>
        <w:rPr>
          <w:sz w:val="20"/>
          <w:szCs w:val="20"/>
        </w:rPr>
        <w:fldChar w:fldCharType="end"/>
      </w:r>
      <w:r>
        <w:rPr>
          <w:sz w:val="20"/>
          <w:szCs w:val="20"/>
        </w:rPr>
        <w:t xml:space="preserve">. Auf Grund der Begrenztheit dieses Kapitels ist es leider an dieser Stelle nicht möglich</w:t>
      </w:r>
      <w:r>
        <w:rPr>
          <w:sz w:val="20"/>
          <w:szCs w:val="20"/>
        </w:rPr>
        <w:t xml:space="preserve"> detaillierter auf den wissenschaftlichen Diskurs bezüglich dieser Intersektion sowie die wachsende Zahl an Veröffentlichungen einzugehen, die sich u.a. aus historisch-</w:t>
      </w:r>
      <w:proofErr w:type="spellStart"/>
      <w:del w:id="1000313" w:author="Claude Lektorat" w:date="2026-06-30T12:18:05Z">
        <w:r>
          <w:rPr>
            <w:sz w:val="20"/>
            <w:szCs w:val="20"/>
          </w:rPr>
          <w:delText xml:space="preserve">geneaologischer</w:delText>
        </w:r>
      </w:del>
      <w:ins w:id="1000314" w:author="Claude Lektorat" w:date="2026-06-30T12:18:05Z">
        <w:r>
          <w:rPr>
            <w:sz w:val="20"/>
            <w:szCs w:val="20"/>
          </w:rPr>
          <w:t xml:space="preserve">genealogischer</w:t>
        </w:r>
      </w:ins>
      <w:proofErr w:type="spellEnd"/>
      <w:r>
        <w:rPr>
          <w:sz w:val="20"/>
          <w:szCs w:val="20"/>
        </w:rPr>
        <w:t xml:space="preserve"> Perspektive mit den Zusammenhängen zwischen Anti-Schwarzem und anti-indigenem Rassismus, Kolonialismus und der Konstruktion von als abweichend gelabelter Körpergeschlechtlichkeit auseinandersetzen.</w:t>
      </w:r>
    </w:p>
  </w:footnote>
  <w:footnote w:id="121">
    <w:p w14:paraId="1DE49523" w14:textId="55DC9418" w:rsidR="000178A4" w:rsidRDefault="000178A4" w:rsidP="000178A4">
      <w:pPr>
        <w:pStyle w:val="Funotentext"/>
        <w:jc w:val="both"/>
        <w:rPr>
          <w:sz w:val="20"/>
          <w:szCs w:val="20"/>
        </w:rPr>
      </w:pPr>
      <w:r w:rsidRPr="00B1150C">
        <w:rPr>
          <w:rStyle w:val="Funotenzeichen"/>
        </w:rPr>
        <w:footnoteRef/>
      </w:r>
      <w:r>
        <w:rPr>
          <w:sz w:val="20"/>
          <w:szCs w:val="20"/>
        </w:rPr>
        <w:t xml:space="preserve"> So werden beispielsweise die jährlichen </w:t>
      </w:r>
      <w:r>
        <w:rPr>
          <w:sz w:val="20"/>
          <w:szCs w:val="20"/>
        </w:rPr>
        <w:t xml:space="preserve">Veranstaltungen </w:t>
      </w:r>
      <w:r>
        <w:rPr>
          <w:sz w:val="20"/>
          <w:szCs w:val="20"/>
        </w:rPr>
        <w:t xml:space="preserve">von OII Europe als Intersex-Community-Treffen mit einer öffentlichen Konferenz zum Thema Intergeschlechtlichkeit </w:t>
      </w:r>
      <w:del w:id="1000315" w:author="Claude Lektorat" w:date="2026-06-30T12:18:05Z">
        <w:r>
          <w:rPr>
            <w:sz w:val="20"/>
            <w:szCs w:val="20"/>
          </w:rPr>
          <w:delText xml:space="preserve">verknüpfen</w:delText>
        </w:r>
      </w:del>
      <w:ins w:id="1000316" w:author="Claude Lektorat" w:date="2026-06-30T12:18:05Z">
        <w:r>
          <w:rPr>
            <w:sz w:val="20"/>
            <w:szCs w:val="20"/>
          </w:rPr>
          <w:t xml:space="preserve">verknüpft</w:t>
        </w:r>
      </w:ins>
      <w:r>
        <w:rPr>
          <w:sz w:val="20"/>
          <w:szCs w:val="20"/>
        </w:rPr>
        <w:t xml:space="preserve"> (vgl. OII Europe 2025). Während diese Verbindung einerseits institutionelle und finanzielle Zugangsbarrieren zum akademisierten kritischen Intersex-Diskurs reduziert, kann dies andererseits, gerade für intergeschlechtliche Personen</w:t>
      </w:r>
      <w:r>
        <w:rPr>
          <w:sz w:val="20"/>
          <w:szCs w:val="20"/>
        </w:rPr>
        <w:t xml:space="preserve"> die selbst keinen akademischen </w:t>
      </w:r>
      <w:del w:id="1000317" w:author="Claude Lektorat" w:date="2026-06-30T12:18:05Z">
        <w:r>
          <w:rPr>
            <w:sz w:val="20"/>
            <w:szCs w:val="20"/>
          </w:rPr>
          <w:delText xml:space="preserve">Erfahrungsintergrund</w:delText>
        </w:r>
      </w:del>
      <w:ins w:id="1000318" w:author="Claude Lektorat" w:date="2026-06-30T12:18:05Z">
        <w:r>
          <w:rPr>
            <w:sz w:val="20"/>
            <w:szCs w:val="20"/>
          </w:rPr>
          <w:t xml:space="preserve">Erfahrungshintergrund</w:t>
        </w:r>
      </w:ins>
      <w:r>
        <w:rPr>
          <w:sz w:val="20"/>
          <w:szCs w:val="20"/>
        </w:rPr>
        <w:t xml:space="preserve"> haben</w:t>
      </w:r>
      <w:r>
        <w:rPr>
          <w:sz w:val="20"/>
          <w:szCs w:val="20"/>
        </w:rPr>
        <w:t xml:space="preserve"> eine Hürde hinsichtlich der eigenen Partizipation darstellen.</w:t>
      </w:r>
    </w:p>
  </w:footnote>
  <w:footnote w:id="122">
    <w:p w14:paraId="442FCB0C" w14:textId="17E13389" w:rsidR="00C32CC6" w:rsidRPr="00B6198D" w:rsidRDefault="00C32CC6" w:rsidP="00C32CC6">
      <w:pPr>
        <w:pStyle w:val="Funotentext"/>
        <w:jc w:val="both"/>
        <w:rPr>
          <w:sz w:val="20"/>
          <w:szCs w:val="20"/>
          <w:lang w:val="en-US"/>
        </w:rPr>
      </w:pPr>
      <w:r w:rsidRPr="00B1150C">
        <w:rPr>
          <w:rStyle w:val="Funotenzeichen"/>
        </w:rPr>
        <w:footnoteRef/>
      </w:r>
      <w:r w:rsidRPr="00B6198D">
        <w:rPr>
          <w:sz w:val="20"/>
          <w:szCs w:val="20"/>
          <w:lang w:val="en-US"/>
        </w:rPr>
        <w:t xml:space="preserve"> </w:t>
      </w:r>
      <w:proofErr w:type="spellStart"/>
      <w:r w:rsidRPr="00B6198D">
        <w:rPr>
          <w:sz w:val="20"/>
          <w:szCs w:val="20"/>
          <w:lang w:val="en-US"/>
        </w:rPr>
        <w:t>Bettcher</w:t>
      </w:r>
      <w:proofErr w:type="spellEnd"/>
      <w:r w:rsidR="0096197C">
        <w:rPr>
          <w:sz w:val="20"/>
          <w:szCs w:val="20"/>
          <w:lang w:val="en-US"/>
        </w:rPr>
        <w:t xml:space="preserve"> (2015)</w:t>
      </w:r>
      <w:r w:rsidRPr="00B6198D">
        <w:rPr>
          <w:sz w:val="20"/>
          <w:szCs w:val="20"/>
          <w:lang w:val="en-US"/>
        </w:rPr>
        <w:t xml:space="preserve"> </w:t>
      </w:r>
      <w:proofErr w:type="spellStart"/>
      <w:r w:rsidRPr="00B6198D">
        <w:rPr>
          <w:sz w:val="20"/>
          <w:szCs w:val="20"/>
          <w:lang w:val="en-US"/>
        </w:rPr>
        <w:t>definiert</w:t>
      </w:r>
      <w:proofErr w:type="spellEnd"/>
      <w:r w:rsidRPr="00B6198D">
        <w:rPr>
          <w:sz w:val="20"/>
          <w:szCs w:val="20"/>
          <w:lang w:val="en-US"/>
        </w:rPr>
        <w:t xml:space="preserve"> dieses Modell </w:t>
      </w:r>
      <w:proofErr w:type="spellStart"/>
      <w:r w:rsidRPr="00B6198D">
        <w:rPr>
          <w:sz w:val="20"/>
          <w:szCs w:val="20"/>
          <w:lang w:val="en-US"/>
        </w:rPr>
        <w:t>folgendermaßen</w:t>
      </w:r>
      <w:proofErr w:type="spellEnd"/>
      <w:r w:rsidRPr="00B6198D">
        <w:rPr>
          <w:sz w:val="20"/>
          <w:szCs w:val="20"/>
          <w:lang w:val="en-US"/>
        </w:rPr>
        <w:t xml:space="preserve">: „The central formulation (...) claims that trans and intersex people are positioned problematically with respect to the binary categories man/woman and male/female. A specific version notes that there are intersex and transgender people who do not fit neatly into the binary categories, therefore the insistence that every person be categorized as either a male/man or female/woman is a source of </w:t>
      </w:r>
      <w:proofErr w:type="gramStart"/>
      <w:r w:rsidRPr="00B6198D">
        <w:rPr>
          <w:sz w:val="20"/>
          <w:szCs w:val="20"/>
          <w:lang w:val="en-US"/>
        </w:rPr>
        <w:t>oppression.“</w:t>
      </w:r>
      <w:proofErr w:type="gramEnd"/>
      <w:r w:rsidRPr="00B6198D">
        <w:rPr>
          <w:sz w:val="20"/>
          <w:szCs w:val="20"/>
          <w:lang w:val="en-US"/>
        </w:rPr>
        <w:t>(</w:t>
      </w:r>
      <w:proofErr w:type="spellStart"/>
      <w:r w:rsidRPr="00B6198D">
        <w:rPr>
          <w:sz w:val="20"/>
          <w:szCs w:val="20"/>
          <w:lang w:val="en-US"/>
        </w:rPr>
        <w:t>Bettcher</w:t>
      </w:r>
      <w:proofErr w:type="spellEnd"/>
      <w:r w:rsidRPr="00B6198D">
        <w:rPr>
          <w:sz w:val="20"/>
          <w:szCs w:val="20"/>
          <w:lang w:val="en-US"/>
        </w:rPr>
        <w:t xml:space="preserve"> </w:t>
      </w:r>
      <w:proofErr w:type="spellStart"/>
      <w:r w:rsidRPr="00B6198D">
        <w:rPr>
          <w:sz w:val="20"/>
          <w:szCs w:val="20"/>
          <w:lang w:val="en-US"/>
        </w:rPr>
        <w:t>ebd</w:t>
      </w:r>
      <w:proofErr w:type="spellEnd"/>
      <w:r w:rsidRPr="00B6198D">
        <w:rPr>
          <w:sz w:val="20"/>
          <w:szCs w:val="20"/>
          <w:lang w:val="en-US"/>
        </w:rPr>
        <w:t>.).</w:t>
      </w:r>
    </w:p>
  </w:footnote>
  <w:footnote w:id="123">
    <w:p w14:paraId="788D735B" w14:textId="44FB591A" w:rsidR="00C32CC6" w:rsidRDefault="00C32CC6" w:rsidP="00C32CC6">
      <w:pPr>
        <w:pStyle w:val="Funotentext"/>
        <w:jc w:val="both"/>
        <w:rPr>
          <w:sz w:val="20"/>
          <w:szCs w:val="20"/>
        </w:rPr>
      </w:pPr>
      <w:r w:rsidRPr="00B1150C">
        <w:rPr>
          <w:rStyle w:val="Funotenzeichen"/>
        </w:rPr>
        <w:footnoteRef/>
      </w:r>
      <w:r>
        <w:rPr>
          <w:sz w:val="20"/>
          <w:szCs w:val="20"/>
        </w:rPr>
        <w:t xml:space="preserve"> Koyama</w:t>
      </w:r>
      <w:del w:id="1000319" w:author="Claude Lektorat" w:date="2026-06-30T12:18:05Z">
        <w:r>
          <w:rPr>
            <w:sz w:val="20"/>
            <w:szCs w:val="20"/>
          </w:rPr>
          <w:delText xml:space="preserve">,</w:delText>
        </w:r>
      </w:del>
      <w:r>
        <w:rPr>
          <w:sz w:val="20"/>
          <w:szCs w:val="20"/>
        </w:rPr>
        <w:t xml:space="preserve"> gehört zu den wenigen intergeschlechtlichen, transfemininen Forscherinnen, die sich sowohl im Diskurs der kritischen </w:t>
      </w:r>
      <w:r>
        <w:rPr>
          <w:i/>
          <w:sz w:val="20"/>
          <w:szCs w:val="20"/>
        </w:rPr>
        <w:t xml:space="preserve">Intersex</w:t>
      </w:r>
      <w:r>
        <w:rPr>
          <w:sz w:val="20"/>
          <w:szCs w:val="20"/>
        </w:rPr>
        <w:t xml:space="preserve"> </w:t>
      </w:r>
      <w:proofErr w:type="spellStart"/>
      <w:r>
        <w:rPr>
          <w:i/>
          <w:sz w:val="20"/>
          <w:szCs w:val="20"/>
        </w:rPr>
        <w:t xml:space="preserve">studies</w:t>
      </w:r>
      <w:proofErr w:type="spellEnd"/>
      <w:r>
        <w:rPr>
          <w:sz w:val="20"/>
          <w:szCs w:val="20"/>
        </w:rPr>
        <w:t xml:space="preserve"> als</w:t>
      </w:r>
      <w:r>
        <w:rPr>
          <w:sz w:val="20"/>
          <w:szCs w:val="20"/>
        </w:rPr>
        <w:t xml:space="preserve"> in dem der </w:t>
      </w:r>
      <w:r>
        <w:rPr>
          <w:i/>
          <w:sz w:val="20"/>
          <w:szCs w:val="20"/>
        </w:rPr>
        <w:t xml:space="preserve">trans</w:t>
      </w:r>
      <w:r>
        <w:rPr>
          <w:sz w:val="20"/>
          <w:szCs w:val="20"/>
        </w:rPr>
        <w:t xml:space="preserve"> bzw. </w:t>
      </w:r>
      <w:r>
        <w:rPr>
          <w:i/>
          <w:sz w:val="20"/>
          <w:szCs w:val="20"/>
        </w:rPr>
        <w:t xml:space="preserve">trans </w:t>
      </w:r>
      <w:proofErr w:type="spellStart"/>
      <w:r>
        <w:rPr>
          <w:i/>
          <w:sz w:val="20"/>
          <w:szCs w:val="20"/>
        </w:rPr>
        <w:t xml:space="preserve">feminist</w:t>
      </w:r>
      <w:proofErr w:type="spellEnd"/>
      <w:r>
        <w:rPr>
          <w:i/>
          <w:sz w:val="20"/>
          <w:szCs w:val="20"/>
        </w:rPr>
        <w:t xml:space="preserve"> </w:t>
      </w:r>
      <w:proofErr w:type="spellStart"/>
      <w:r>
        <w:rPr>
          <w:i/>
          <w:sz w:val="20"/>
          <w:szCs w:val="20"/>
        </w:rPr>
        <w:t xml:space="preserve">studies</w:t>
      </w:r>
      <w:proofErr w:type="spellEnd"/>
      <w:r>
        <w:rPr>
          <w:sz w:val="20"/>
          <w:szCs w:val="20"/>
        </w:rPr>
        <w:t xml:space="preserve"> einflussreich geäußert haben</w:t>
      </w:r>
      <w:r>
        <w:rPr>
          <w:sz w:val="20"/>
          <w:szCs w:val="20"/>
        </w:rPr>
        <w:t xml:space="preserve"> </w:t>
      </w:r>
      <w:r w:rsidR="00317B1E">
        <w:rPr>
          <w:sz w:val="20"/>
          <w:szCs w:val="20"/>
        </w:rPr>
        <w:fldChar w:fldCharType="begin"/>
      </w:r>
      <w:r w:rsidR="000B7865">
        <w:rPr>
          <w:sz w:val="20"/>
          <w:szCs w:val="20"/>
        </w:rPr>
        <w:instrText xml:space="preserve"> ADDIN ZOTERO_ITEM CSL_CITATION {"citationID":"NbOkJ3B5","properties":{"unsorted":false,"formattedCitation":"(vgl. z.B. Koyama 2003, 2006)","plainCitation":"(vgl. z.B. Koyama 2003, 2006)","noteIndex":120},"citationItems":[{"id":1300,"uris":["http://zotero.org/users/local/owKliTIb/items/XS5T4T22"],"itemData":{"id":1300,"type":"document","publisher":"Intersex Initiative Portland","publisher-place":"Portland","title":"Teaching intersex issues : a guide for teachers in women's, gender and queer studies","author":[{"family":"Koyama","given":"Emi"}],"issued":{"date-parts":[["2003"]]}},"prefix":"vgl. z.B."},{"id":1301,"uris":["http://zotero.org/users/local/owKliTIb/items/3TJW54HP"],"itemData":{"id":1301,"type":"article-journal","container-title":"Translating Identity. U of Vermont","title":"From ‘Intersex’to ‘DSD’: Toward a queer disability politics of gender","author":[{"family":"Koyama","given":"Emi"}],"issued":{"date-parts":[["2006"]]}},"suppress-author":true}],"schema":"https://github.com/citation-style-language/schema/raw/master/csl-citation.json"} </w:instrText>
      </w:r>
      <w:r w:rsidR="00317B1E">
        <w:rPr>
          <w:sz w:val="20"/>
          <w:szCs w:val="20"/>
        </w:rPr>
        <w:fldChar w:fldCharType="separate"/>
      </w:r>
      <w:r>
        <w:rPr>
          <w:rFonts w:ascii="Cambria" w:hAnsi="Cambria"/>
          <w:sz w:val="20"/>
        </w:rPr>
        <w:t xml:space="preserve">(vgl. z.B. Koyama 2003, 2006)</w:t>
      </w:r>
      <w:r w:rsidR="00317B1E">
        <w:rPr>
          <w:sz w:val="20"/>
          <w:szCs w:val="20"/>
        </w:rPr>
        <w:fldChar w:fldCharType="end"/>
      </w:r>
      <w:r>
        <w:rPr>
          <w:sz w:val="20"/>
          <w:szCs w:val="20"/>
        </w:rPr>
        <w:t xml:space="preserve">.</w:t>
      </w:r>
    </w:p>
  </w:footnote>
  <w:footnote w:id="124">
    <w:p w14:paraId="4A60DCF7" w14:textId="3650DCEC" w:rsidR="00C32CC6" w:rsidRDefault="00C32CC6" w:rsidP="00C32CC6">
      <w:pPr>
        <w:pStyle w:val="Funotentext"/>
        <w:jc w:val="both"/>
        <w:rPr>
          <w:sz w:val="20"/>
          <w:szCs w:val="20"/>
        </w:rPr>
      </w:pPr>
      <w:r w:rsidRPr="00B1150C">
        <w:rPr>
          <w:rStyle w:val="Funotenzeichen"/>
        </w:rPr>
        <w:footnoteRef/>
      </w:r>
      <w:r>
        <w:rPr>
          <w:sz w:val="20"/>
          <w:szCs w:val="20"/>
        </w:rPr>
        <w:t xml:space="preserve"> Obwohl die Initiative die weibliche Zugehörigkeit von Personen mit AGS in den Mittelpunkt stellt</w:t>
      </w:r>
      <w:r>
        <w:rPr>
          <w:sz w:val="20"/>
          <w:szCs w:val="20"/>
        </w:rPr>
        <w:t xml:space="preserve"> wird sowohl in der </w:t>
      </w:r>
      <w:del w:id="1000320" w:author="Claude Lektorat" w:date="2026-06-30T12:18:05Z">
        <w:r>
          <w:rPr>
            <w:sz w:val="20"/>
            <w:szCs w:val="20"/>
          </w:rPr>
          <w:delText xml:space="preserve">eignen</w:delText>
        </w:r>
      </w:del>
      <w:ins w:id="1000321" w:author="Claude Lektorat" w:date="2026-06-30T12:18:05Z">
        <w:r>
          <w:rPr>
            <w:sz w:val="20"/>
            <w:szCs w:val="20"/>
          </w:rPr>
          <w:t xml:space="preserve">eigenen</w:t>
        </w:r>
      </w:ins>
      <w:r>
        <w:rPr>
          <w:sz w:val="20"/>
          <w:szCs w:val="20"/>
        </w:rPr>
        <w:t xml:space="preserve"> Bezeichnung als auch in vielen anderen Kontexten das generische Maskulinum verwendet. Dies entspricht den Regeln des damaligen – und </w:t>
      </w:r>
      <w:r>
        <w:rPr>
          <w:sz w:val="20"/>
          <w:szCs w:val="20"/>
        </w:rPr>
        <w:t xml:space="preserve">teilweise </w:t>
      </w:r>
      <w:r>
        <w:rPr>
          <w:sz w:val="20"/>
          <w:szCs w:val="20"/>
        </w:rPr>
        <w:t xml:space="preserve">noch des gegenwärtigen </w:t>
      </w:r>
      <w:del w:id="1000322" w:author="Claude Lektorat" w:date="2026-06-30T12:18:05Z">
        <w:r>
          <w:rPr>
            <w:sz w:val="20"/>
            <w:szCs w:val="20"/>
          </w:rPr>
          <w:delText xml:space="preserve">-</w:delText>
        </w:r>
      </w:del>
      <w:ins w:id="1000323" w:author="Claude Lektorat" w:date="2026-06-30T12:18:05Z">
        <w:r>
          <w:rPr>
            <w:sz w:val="20"/>
            <w:szCs w:val="20"/>
          </w:rPr>
          <w:t xml:space="preserve">–</w:t>
        </w:r>
      </w:ins>
      <w:r>
        <w:rPr>
          <w:sz w:val="20"/>
          <w:szCs w:val="20"/>
        </w:rPr>
        <w:t xml:space="preserve"> medizinischen Diskurses.</w:t>
      </w:r>
    </w:p>
  </w:footnote>
  <w:footnote w:id="125">
    <w:p w14:paraId="704D0EC9" w14:textId="77777777" w:rsidR="00C32CC6" w:rsidRPr="00CC35E6" w:rsidRDefault="00C32CC6" w:rsidP="00C32CC6">
      <w:pPr>
        <w:widowControl w:val="0"/>
        <w:autoSpaceDE w:val="0"/>
        <w:autoSpaceDN w:val="0"/>
        <w:adjustRightInd w:val="0"/>
        <w:jc w:val="both"/>
        <w:rPr>
          <w:rFonts w:cs="Times New Roman"/>
          <w:sz w:val="20"/>
          <w:szCs w:val="20"/>
        </w:rPr>
      </w:pPr>
      <w:r w:rsidRPr="00CC35E6">
        <w:rPr>
          <w:rStyle w:val="Funotenzeichen"/>
        </w:rPr>
        <w:footnoteRef/>
      </w:r>
      <w:r w:rsidRPr="00CC35E6">
        <w:rPr>
          <w:sz w:val="20"/>
          <w:szCs w:val="20"/>
          <w:lang w:val="en-US"/>
        </w:rPr>
        <w:t xml:space="preserve"> Davis </w:t>
      </w:r>
      <w:proofErr w:type="spellStart"/>
      <w:r w:rsidRPr="00CC35E6">
        <w:rPr>
          <w:sz w:val="20"/>
          <w:szCs w:val="20"/>
          <w:lang w:val="en-US"/>
        </w:rPr>
        <w:t>zitiert</w:t>
      </w:r>
      <w:proofErr w:type="spellEnd"/>
      <w:r w:rsidRPr="00CC35E6">
        <w:rPr>
          <w:sz w:val="20"/>
          <w:szCs w:val="20"/>
          <w:lang w:val="en-US"/>
        </w:rPr>
        <w:t xml:space="preserve"> </w:t>
      </w:r>
      <w:proofErr w:type="spellStart"/>
      <w:r w:rsidRPr="00CC35E6">
        <w:rPr>
          <w:sz w:val="20"/>
          <w:szCs w:val="20"/>
          <w:lang w:val="en-US"/>
        </w:rPr>
        <w:t>hier</w:t>
      </w:r>
      <w:proofErr w:type="spellEnd"/>
      <w:r w:rsidRPr="00CC35E6">
        <w:rPr>
          <w:sz w:val="20"/>
          <w:szCs w:val="20"/>
          <w:lang w:val="en-US"/>
        </w:rPr>
        <w:t xml:space="preserve"> </w:t>
      </w:r>
      <w:proofErr w:type="spellStart"/>
      <w:r w:rsidRPr="00CC35E6">
        <w:rPr>
          <w:sz w:val="20"/>
          <w:szCs w:val="20"/>
          <w:lang w:val="en-US"/>
        </w:rPr>
        <w:t>aus</w:t>
      </w:r>
      <w:proofErr w:type="spellEnd"/>
      <w:r w:rsidRPr="00CC35E6">
        <w:rPr>
          <w:sz w:val="20"/>
          <w:szCs w:val="20"/>
          <w:lang w:val="en-US"/>
        </w:rPr>
        <w:t xml:space="preserve"> </w:t>
      </w:r>
      <w:proofErr w:type="spellStart"/>
      <w:r w:rsidRPr="00CC35E6">
        <w:rPr>
          <w:sz w:val="20"/>
          <w:szCs w:val="20"/>
          <w:lang w:val="en-US"/>
        </w:rPr>
        <w:t>einem</w:t>
      </w:r>
      <w:proofErr w:type="spellEnd"/>
      <w:r w:rsidRPr="00CC35E6">
        <w:rPr>
          <w:sz w:val="20"/>
          <w:szCs w:val="20"/>
          <w:lang w:val="en-US"/>
        </w:rPr>
        <w:t xml:space="preserve"> Interview </w:t>
      </w:r>
      <w:proofErr w:type="spellStart"/>
      <w:r w:rsidRPr="00CC35E6">
        <w:rPr>
          <w:sz w:val="20"/>
          <w:szCs w:val="20"/>
          <w:lang w:val="en-US"/>
        </w:rPr>
        <w:t>mit</w:t>
      </w:r>
      <w:proofErr w:type="spellEnd"/>
      <w:r w:rsidRPr="00CC35E6">
        <w:rPr>
          <w:sz w:val="20"/>
          <w:szCs w:val="20"/>
          <w:lang w:val="en-US"/>
        </w:rPr>
        <w:t xml:space="preserve"> Chase: </w:t>
      </w:r>
      <w:r w:rsidRPr="00CC35E6">
        <w:rPr>
          <w:rFonts w:cs="Times New Roman"/>
          <w:sz w:val="20"/>
          <w:szCs w:val="20"/>
          <w:lang w:val="en-US"/>
        </w:rPr>
        <w:t xml:space="preserve">“In fact, the way that sex differentiation happens, you’re not going to be able to draw a clear line between male and female, no matter what you do. Wherever you draw the line, I can produce examples of real-life people who would produce surprising results.” </w:t>
      </w:r>
      <w:r w:rsidRPr="00CC35E6">
        <w:rPr>
          <w:rFonts w:cs="Times New Roman"/>
          <w:sz w:val="20"/>
          <w:szCs w:val="20"/>
        </w:rPr>
        <w:t>(Chase, zitiert nach Davis 2014, 32)</w:t>
      </w:r>
    </w:p>
  </w:footnote>
  <w:footnote w:id="126">
    <w:p w14:paraId="0BDF7B56" w14:textId="77777777" w:rsidR="002104C7" w:rsidRDefault="002104C7" w:rsidP="002104C7">
      <w:pPr>
        <w:pStyle w:val="Funotentext"/>
        <w:jc w:val="both"/>
        <w:rPr>
          <w:sz w:val="20"/>
          <w:szCs w:val="20"/>
        </w:rPr>
      </w:pPr>
      <w:r w:rsidRPr="00B1150C">
        <w:rPr>
          <w:rStyle w:val="Funotenzeichen"/>
        </w:rPr>
        <w:footnoteRef/>
      </w:r>
      <w:r>
        <w:rPr>
          <w:sz w:val="20"/>
          <w:szCs w:val="20"/>
        </w:rPr>
        <w:t xml:space="preserve"> Wie bereits im Exkurs in </w:t>
      </w:r>
      <w:r>
        <w:rPr>
          <w:i/>
          <w:iCs/>
          <w:sz w:val="20"/>
          <w:szCs w:val="20"/>
        </w:rPr>
        <w:t xml:space="preserve">Kapitel 6.1</w:t>
      </w:r>
      <w:r>
        <w:rPr>
          <w:sz w:val="20"/>
          <w:szCs w:val="20"/>
        </w:rPr>
        <w:t xml:space="preserve"> dargestellt</w:t>
      </w:r>
      <w:r>
        <w:rPr>
          <w:sz w:val="20"/>
          <w:szCs w:val="20"/>
        </w:rPr>
        <w:t xml:space="preserve"> scheitert Reiter 2003 mit der Klage auf einen dritten Personenstand. Anschließend beenden Reiter und die AGGPG ihre aktivistische Tätigkeit </w:t>
      </w:r>
      <w:r>
        <w:rPr>
          <w:sz w:val="20"/>
          <w:szCs w:val="20"/>
        </w:rPr>
        <w:fldChar w:fldCharType="begin"/>
      </w:r>
      <w:r>
        <w:rPr>
          <w:sz w:val="20"/>
          <w:szCs w:val="20"/>
        </w:rPr>
        <w:instrText xml:space="preserve"> ADDIN ZOTERO_ITEM CSL_CITATION {"citationID":"nFB224CX","properties":{"unsorted":false,"formattedCitation":"(vgl. Ghattas und Sabisch 2017, 166)","plainCitation":"(vgl. Ghattas und Sabisch 2017, 166)","noteIndex":125},"citationItems":[{"id":140,"uris":["http://zotero.org/users/local/owKliTIb/items/IREMRVD6"],"itemData":{"id":140,"type":"chapter","container-title":"Teilhabe für alle</w:instrText>
      </w:r>
      <w:r>
        <w:rPr>
          <w:rFonts w:ascii="Times New Roman" w:hAnsi="Times New Roman" w:cs="Times New Roman"/>
          <w:sz w:val="20"/>
          <w:szCs w:val="20"/>
        </w:rPr>
        <w:instrText>⁈</w:instrText>
      </w:r>
      <w:r>
        <w:rPr>
          <w:sz w:val="20"/>
          <w:szCs w:val="20"/>
        </w:rPr>
        <w:instrText xml:space="preserve"> Lebensrealit</w:instrText>
      </w:r>
      <w:r>
        <w:rPr>
          <w:rFonts w:ascii="Cambria" w:hAnsi="Cambria" w:cs="Cambria"/>
          <w:sz w:val="20"/>
          <w:szCs w:val="20"/>
        </w:rPr>
        <w:instrText>ä</w:instrText>
      </w:r>
      <w:r>
        <w:rPr>
          <w:sz w:val="20"/>
          <w:szCs w:val="20"/>
        </w:rPr>
        <w:instrText xml:space="preserve">ten zwischen Diskriminierung und Partizipation","publisher-place":"Bonn","title":"Mehr als </w:instrText>
      </w:r>
      <w:r>
        <w:rPr>
          <w:rFonts w:ascii="Cambria" w:hAnsi="Cambria" w:cs="Cambria"/>
          <w:sz w:val="20"/>
          <w:szCs w:val="20"/>
        </w:rPr>
        <w:instrText>„</w:instrText>
      </w:r>
      <w:r>
        <w:rPr>
          <w:sz w:val="20"/>
          <w:szCs w:val="20"/>
        </w:rPr>
        <w:instrText>Mann</w:instrText>
      </w:r>
      <w:r>
        <w:rPr>
          <w:rFonts w:ascii="Cambria" w:hAnsi="Cambria" w:cs="Cambria"/>
          <w:sz w:val="20"/>
          <w:szCs w:val="20"/>
        </w:rPr>
        <w:instrText>“</w:instrText>
      </w:r>
      <w:r>
        <w:rPr>
          <w:sz w:val="20"/>
          <w:szCs w:val="20"/>
        </w:rPr>
        <w:instrText xml:space="preserve"> und </w:instrText>
      </w:r>
      <w:r>
        <w:rPr>
          <w:rFonts w:ascii="Cambria" w:hAnsi="Cambria" w:cs="Cambria"/>
          <w:sz w:val="20"/>
          <w:szCs w:val="20"/>
        </w:rPr>
        <w:instrText>„</w:instrText>
      </w:r>
      <w:r>
        <w:rPr>
          <w:sz w:val="20"/>
          <w:szCs w:val="20"/>
        </w:rPr>
        <w:instrText>Frau</w:instrText>
      </w:r>
      <w:r>
        <w:rPr>
          <w:rFonts w:ascii="Cambria" w:hAnsi="Cambria" w:cs="Cambria"/>
          <w:sz w:val="20"/>
          <w:szCs w:val="20"/>
        </w:rPr>
        <w:instrText>“</w:instrText>
      </w:r>
      <w:r>
        <w:rPr>
          <w:sz w:val="20"/>
          <w:szCs w:val="20"/>
        </w:rPr>
        <w:instrText xml:space="preserve"> </w:instrText>
      </w:r>
      <w:r>
        <w:rPr>
          <w:rFonts w:ascii="Cambria" w:hAnsi="Cambria" w:cs="Cambria"/>
          <w:sz w:val="20"/>
          <w:szCs w:val="20"/>
        </w:rPr>
        <w:instrText>–</w:instrText>
      </w:r>
      <w:r>
        <w:rPr>
          <w:sz w:val="20"/>
          <w:szCs w:val="20"/>
        </w:rPr>
        <w:instrText xml:space="preserve"> Teilhabe intergeschlechtlicher Personen","author":[{"family":"Ghattas","given":"Dan Christian"},{"family":"Sabisch","given":"Katja"}],"editor":[{"family":"Diehl","given":"Elke"}],"issued":{"date-parts":[["2017"]]}},"locator":"166","label":"page","prefix":"vgl."}],"schema":"https://github.com/citation-style-language/schema/raw/master/csl-citation.json"} </w:instrText>
      </w:r>
      <w:r>
        <w:rPr>
          <w:sz w:val="20"/>
          <w:szCs w:val="20"/>
        </w:rPr>
        <w:fldChar w:fldCharType="separate"/>
      </w:r>
      <w:r>
        <w:rPr>
          <w:rFonts w:ascii="Cambria" w:hAnsi="Cambria"/>
          <w:sz w:val="20"/>
        </w:rPr>
        <w:t xml:space="preserve">(vgl. Ghattas und </w:t>
      </w:r>
      <w:proofErr w:type="spellStart"/>
      <w:r>
        <w:rPr>
          <w:rFonts w:ascii="Cambria" w:hAnsi="Cambria"/>
          <w:sz w:val="20"/>
        </w:rPr>
        <w:t xml:space="preserve">Sabisch</w:t>
      </w:r>
      <w:proofErr w:type="spellEnd"/>
      <w:r>
        <w:rPr>
          <w:rFonts w:ascii="Cambria" w:hAnsi="Cambria"/>
          <w:sz w:val="20"/>
        </w:rPr>
        <w:t xml:space="preserve"> 2017, 166)</w:t>
      </w:r>
      <w:r>
        <w:rPr>
          <w:sz w:val="20"/>
          <w:szCs w:val="20"/>
        </w:rPr>
        <w:fldChar w:fldCharType="end"/>
      </w:r>
      <w:r>
        <w:rPr>
          <w:sz w:val="20"/>
          <w:szCs w:val="20"/>
        </w:rPr>
        <w:t xml:space="preserve">.</w:t>
      </w:r>
    </w:p>
  </w:footnote>
  <w:footnote w:id="127">
    <w:p w14:paraId="573D24F6" w14:textId="77777777" w:rsidR="00C32CC6" w:rsidRDefault="00C32CC6" w:rsidP="007D5C5A">
      <w:pPr>
        <w:pStyle w:val="Funotentext"/>
        <w:jc w:val="both"/>
        <w:rPr>
          <w:sz w:val="20"/>
          <w:szCs w:val="20"/>
        </w:rPr>
      </w:pPr>
      <w:r w:rsidRPr="00B1150C">
        <w:rPr>
          <w:rStyle w:val="Funotenzeichen"/>
        </w:rPr>
        <w:footnoteRef/>
      </w:r>
      <w:r>
        <w:rPr>
          <w:sz w:val="20"/>
          <w:szCs w:val="20"/>
        </w:rPr>
        <w:t xml:space="preserve"> CEDAW steht im Deutschen für Übereinkommen der Vereinten Nationen zur Beseitigung jeder Form der Diskriminierung der Frau.</w:t>
      </w:r>
    </w:p>
  </w:footnote>
  <w:footnote w:id="128">
    <w:p w14:paraId="5FBFE4FB" w14:textId="7E3C8836" w:rsidR="00C32CC6" w:rsidRDefault="00C32CC6" w:rsidP="00C32CC6">
      <w:pPr>
        <w:pStyle w:val="Funotentext"/>
        <w:jc w:val="both"/>
        <w:rPr>
          <w:sz w:val="20"/>
          <w:szCs w:val="20"/>
        </w:rPr>
      </w:pPr>
      <w:r w:rsidRPr="00B1150C">
        <w:rPr>
          <w:rStyle w:val="Funotenzeichen"/>
        </w:rPr>
        <w:footnoteRef/>
      </w:r>
      <w:r>
        <w:rPr>
          <w:sz w:val="20"/>
          <w:szCs w:val="20"/>
        </w:rPr>
        <w:t xml:space="preserve"> In der Einleitung des Berichts heißt es diesbezüglich: „</w:t>
      </w:r>
      <w:r>
        <w:rPr>
          <w:rFonts w:eastAsia="Times New Roman" w:cs="Times New Roman"/>
          <w:sz w:val="20"/>
          <w:szCs w:val="20"/>
        </w:rPr>
        <w:t>Offiziellen Schätzungen zufolge leben etwa 80.000 bis 120.000 medizinisch mit dem Begriff „intersexuell“ („DSD“) klassifizierte Menschen in der Bundesrepublik Deutschland“ (ebd. 5).</w:t>
      </w:r>
      <w:r w:rsidR="001805B0">
        <w:rPr>
          <w:rFonts w:eastAsia="Times New Roman" w:cs="Times New Roman"/>
          <w:sz w:val="20"/>
          <w:szCs w:val="20"/>
        </w:rPr>
        <w:t xml:space="preserve"> Dies wird anschließend nicht kritisch eingeordnet.</w:t>
      </w:r>
    </w:p>
  </w:footnote>
  <w:footnote w:id="129">
    <w:p w14:paraId="5FC05570" w14:textId="3FCBF538" w:rsidR="00C32CC6" w:rsidRPr="00070389" w:rsidRDefault="00C32CC6" w:rsidP="00C32CC6">
      <w:pPr>
        <w:pStyle w:val="Default"/>
        <w:ind w:right="42"/>
        <w:jc w:val="both"/>
        <w:rPr>
          <w:rFonts w:asciiTheme="minorHAnsi" w:hAnsiTheme="minorHAnsi" w:cs="Times New Roman"/>
          <w:sz w:val="20"/>
          <w:szCs w:val="20"/>
          <w:lang w:val="de-DE"/>
        </w:rPr>
      </w:pPr>
      <w:r w:rsidRPr="00070389">
        <w:rPr>
          <w:rStyle w:val="Funotenzeichen"/>
          <w:rFonts w:asciiTheme="minorHAnsi" w:hAnsiTheme="minorHAnsi"/>
          <w:sz w:val="20"/>
          <w:szCs w:val="20"/>
        </w:rPr>
        <w:footnoteRef/>
      </w:r>
      <w:r>
        <w:rPr>
          <w:rFonts w:asciiTheme="minorHAnsi" w:hAnsiTheme="minorHAnsi"/>
          <w:sz w:val="20"/>
          <w:szCs w:val="20"/>
          <w:lang w:val="de-DE"/>
        </w:rPr>
        <w:t xml:space="preserve"> So weisen bis auf ein Modul alle inhaltlichen Module der DSD-</w:t>
      </w:r>
      <w:proofErr w:type="spellStart"/>
      <w:r>
        <w:rPr>
          <w:rFonts w:asciiTheme="minorHAnsi" w:hAnsiTheme="minorHAnsi"/>
          <w:sz w:val="20"/>
          <w:szCs w:val="20"/>
          <w:lang w:val="de-DE"/>
        </w:rPr>
        <w:t xml:space="preserve">Empower</w:t>
      </w:r>
      <w:proofErr w:type="spellEnd"/>
      <w:r>
        <w:rPr>
          <w:rFonts w:asciiTheme="minorHAnsi" w:hAnsiTheme="minorHAnsi"/>
          <w:sz w:val="20"/>
          <w:szCs w:val="20"/>
          <w:lang w:val="de-DE"/>
        </w:rPr>
        <w:t xml:space="preserve">-Schulung eine eindeutig medizinische Ausrichtung auf und lassen sich innerhalb des medizinischen </w:t>
      </w:r>
      <w:proofErr w:type="spellStart"/>
      <w:r>
        <w:rPr>
          <w:rFonts w:asciiTheme="minorHAnsi" w:hAnsiTheme="minorHAnsi"/>
          <w:sz w:val="20"/>
          <w:szCs w:val="20"/>
          <w:lang w:val="de-DE"/>
        </w:rPr>
        <w:t xml:space="preserve">Pathologisierungs-</w:t>
      </w:r>
      <w:del w:id="1000324" w:author="Claude Lektorat" w:date="2026-06-30T12:18:05Z">
        <w:r>
          <w:rPr>
            <w:rFonts w:asciiTheme="minorHAnsi" w:hAnsiTheme="minorHAnsi"/>
            <w:sz w:val="20"/>
            <w:szCs w:val="20"/>
            <w:lang w:val="de-DE"/>
          </w:rPr>
          <w:delText xml:space="preserve">Diskus</w:delText>
        </w:r>
      </w:del>
      <w:ins w:id="1000325" w:author="Claude Lektorat" w:date="2026-06-30T12:18:05Z">
        <w:r>
          <w:rPr>
            <w:rFonts w:asciiTheme="minorHAnsi" w:hAnsiTheme="minorHAnsi"/>
            <w:sz w:val="20"/>
            <w:szCs w:val="20"/>
            <w:lang w:val="de-DE"/>
          </w:rPr>
          <w:t xml:space="preserve">Diskurses</w:t>
        </w:r>
      </w:ins>
      <w:del w:id="1000326" w:author="Claude Lektorat" w:date="2026-06-30T12:18:05Z">
        <w:r>
          <w:rPr>
            <w:rFonts w:asciiTheme="minorHAnsi" w:hAnsiTheme="minorHAnsi"/>
            <w:sz w:val="20"/>
            <w:szCs w:val="20"/>
            <w:lang w:val="de-DE"/>
          </w:rPr>
          <w:delText xml:space="preserve">es</w:delText>
        </w:r>
      </w:del>
      <w:proofErr w:type="spellEnd"/>
      <w:r>
        <w:rPr>
          <w:rFonts w:asciiTheme="minorHAnsi" w:hAnsiTheme="minorHAnsi"/>
          <w:sz w:val="20"/>
          <w:szCs w:val="20"/>
          <w:lang w:val="de-DE"/>
        </w:rPr>
        <w:t xml:space="preserve"> verorten. Neben medizinisch-biologischen Begriffen wie „Diagnose, Behandlung und Prognose“, die im Zentrum der Schulung stehen</w:t>
      </w:r>
      <w:r>
        <w:rPr>
          <w:rFonts w:asciiTheme="minorHAnsi" w:hAnsiTheme="minorHAnsi"/>
          <w:sz w:val="20"/>
          <w:szCs w:val="20"/>
          <w:lang w:val="de-DE"/>
        </w:rPr>
        <w:t xml:space="preserve">,</w:t>
      </w:r>
      <w:r>
        <w:rPr>
          <w:rFonts w:asciiTheme="minorHAnsi" w:hAnsiTheme="minorHAnsi"/>
          <w:sz w:val="20"/>
          <w:szCs w:val="20"/>
          <w:lang w:val="de-DE"/>
        </w:rPr>
        <w:t xml:space="preserve"> werden in der Modulbeschreibung auch Konzepte aus der Verhaltenstherapie wie „Motivation zur Therapie“, „Zielplanung“ und „Stärken der Umsetzungsmotivation“ </w:t>
      </w:r>
      <w:r>
        <w:rPr>
          <w:rFonts w:asciiTheme="minorHAnsi" w:hAnsiTheme="minorHAnsi"/>
          <w:sz w:val="20"/>
          <w:szCs w:val="20"/>
          <w:lang w:val="de-DE"/>
        </w:rPr>
        <w:t xml:space="preserve">(</w:t>
      </w:r>
      <w:proofErr w:type="spellStart"/>
      <w:r>
        <w:rPr>
          <w:rFonts w:asciiTheme="minorHAnsi" w:hAnsiTheme="minorHAnsi"/>
          <w:sz w:val="20"/>
          <w:szCs w:val="20"/>
          <w:lang w:val="de-DE"/>
        </w:rPr>
        <w:t xml:space="preserve">Hiort</w:t>
      </w:r>
      <w:proofErr w:type="spellEnd"/>
      <w:r>
        <w:rPr>
          <w:rFonts w:asciiTheme="minorHAnsi" w:hAnsiTheme="minorHAnsi"/>
          <w:sz w:val="20"/>
          <w:szCs w:val="20"/>
          <w:lang w:val="de-DE"/>
        </w:rPr>
        <w:t xml:space="preserve"> et al. 2023) </w:t>
      </w:r>
      <w:r>
        <w:rPr>
          <w:rFonts w:asciiTheme="minorHAnsi" w:hAnsiTheme="minorHAnsi"/>
          <w:sz w:val="20"/>
          <w:szCs w:val="20"/>
          <w:lang w:val="de-DE"/>
        </w:rPr>
        <w:t xml:space="preserve">verwendet. Auch wenn die Bezeichnung Patient</w:t>
      </w:r>
      <w:r>
        <w:rPr>
          <w:rFonts w:asciiTheme="minorHAnsi" w:hAnsiTheme="minorHAnsi"/>
          <w:sz w:val="20"/>
          <w:szCs w:val="20"/>
          <w:lang w:val="de-DE"/>
        </w:rPr>
        <w:t xml:space="preserve">*i</w:t>
      </w:r>
      <w:r>
        <w:rPr>
          <w:rFonts w:asciiTheme="minorHAnsi" w:hAnsiTheme="minorHAnsi"/>
          <w:sz w:val="20"/>
          <w:szCs w:val="20"/>
          <w:lang w:val="de-DE"/>
        </w:rPr>
        <w:t xml:space="preserve">n innerhalb des Schulungsmaterials nicht verwendet wird, orientiert sich diese </w:t>
      </w:r>
      <w:r>
        <w:rPr>
          <w:rFonts w:asciiTheme="minorHAnsi" w:hAnsiTheme="minorHAnsi"/>
          <w:sz w:val="20"/>
          <w:szCs w:val="20"/>
          <w:lang w:val="de-DE"/>
        </w:rPr>
        <w:t xml:space="preserve">explizit </w:t>
      </w:r>
      <w:r>
        <w:rPr>
          <w:rFonts w:asciiTheme="minorHAnsi" w:hAnsiTheme="minorHAnsi"/>
          <w:sz w:val="20"/>
          <w:szCs w:val="20"/>
          <w:lang w:val="de-DE"/>
        </w:rPr>
        <w:t xml:space="preserve">an </w:t>
      </w:r>
      <w:proofErr w:type="spellStart"/>
      <w:r>
        <w:rPr>
          <w:rFonts w:asciiTheme="minorHAnsi" w:hAnsiTheme="minorHAnsi"/>
          <w:i/>
          <w:sz w:val="20"/>
          <w:szCs w:val="20"/>
          <w:lang w:val="de-DE"/>
        </w:rPr>
        <w:t xml:space="preserve">ModuS</w:t>
      </w:r>
      <w:proofErr w:type="spellEnd"/>
      <w:r>
        <w:rPr>
          <w:rFonts w:asciiTheme="minorHAnsi" w:hAnsiTheme="minorHAnsi"/>
          <w:sz w:val="20"/>
          <w:szCs w:val="20"/>
          <w:lang w:val="de-DE"/>
        </w:rPr>
        <w:t xml:space="preserve">, </w:t>
      </w:r>
      <w:r>
        <w:rPr>
          <w:rFonts w:asciiTheme="minorHAnsi" w:hAnsiTheme="minorHAnsi"/>
          <w:sz w:val="20"/>
          <w:szCs w:val="20"/>
          <w:lang w:val="de-DE"/>
        </w:rPr>
        <w:t xml:space="preserve">einem strukturierten Programm für sog. Patientenschulungen</w:t>
      </w:r>
      <w:r>
        <w:rPr>
          <w:rFonts w:asciiTheme="minorHAnsi" w:hAnsiTheme="minorHAnsi"/>
          <w:sz w:val="20"/>
          <w:szCs w:val="20"/>
          <w:lang w:val="de-DE"/>
        </w:rPr>
        <w:t xml:space="preserve"> </w:t>
      </w:r>
      <w:r w:rsidR="009047B8" w:rsidRPr="00070389">
        <w:rPr>
          <w:rFonts w:asciiTheme="minorHAnsi" w:hAnsiTheme="minorHAnsi"/>
          <w:sz w:val="20"/>
          <w:szCs w:val="20"/>
          <w:lang w:val="de-DE"/>
        </w:rPr>
        <w:fldChar w:fldCharType="begin"/>
      </w:r>
      <w:r w:rsidR="000B7865" w:rsidRPr="00070389">
        <w:rPr>
          <w:rFonts w:asciiTheme="minorHAnsi" w:hAnsiTheme="minorHAnsi"/>
          <w:sz w:val="20"/>
          <w:szCs w:val="20"/>
          <w:lang w:val="de-DE"/>
        </w:rPr>
        <w:instrText xml:space="preserve"> ADDIN ZOTERO_ITEM CSL_CITATION {"citationID":"WDQv0iQz","properties":{"unsorted":false,"formattedCitation":"(vgl. Hiort u.\\uc0\\u160{}a. 2023)","plainCitation":"(vgl. Hiort u. a. 2023)","dontUpdate":true,"noteIndex":129},"citationItems":[{"id":1309,"uris":["http://zotero.org/users/local/owKliTIb/items/PQL7YFRK"],"itemData":{"id":1309,"type":"report","publisher":"DSD Care","publisher-place":"Lübeck","title":"Abschlussbericht Standardisierte Zentren-zentrierte Versorgung von Menschen mit DSD über die Lebensspanne","URL":"https://www.bundesgesundheitsministerium.de/fileadmin/Dateien/5_Publikationen/Gesundheit/Abschlussberichte/DSD-Care_Abschlussbericht.pdf","author":[{"family":"Hiort","given":"Olaf"},{"family":"Döhnert","given":"Ulla"},{"family":"Wünsch","given":"Lutz"},{"family":"Katalinic","given":"Alexander"},{"family":"Holterhus","given":"Paul-Martin"},{"family":"Wabitsch","given":"Martin"},{"family":"Brucker","given":"Sara"},{"family":"Rall","given":"Katharina"},{"family":"Reisch","given":"Nicole"},{"family":"Kliesch","given":"Sabine"},{"family":"Rohayem","given":"Julia"},{"family":"Neumann","given":"Uta"},{"family":"Blankenstein","given":"Oliver"},{"family":"Stein","given":"Raimund"},{"family":"Eckoldt-Wolke","given":"Felicitas"},{"family":"Krege","given":"Susanne"},{"family":"Storf","given":"Holger"},{"family":"Kumst","given":"Anjo"},{"family":"Rosen","given":"Ursula"},{"family":"Roggemann","given":"Eleonore"},{"family":"Dahlmann","given":"Christian"}],"issued":{"date-parts":[["2023"]]}},"prefix":"vgl."}],"schema":"https://github.com/citation-style-language/schema/raw/master/csl-citation.json"} </w:instrText>
      </w:r>
      <w:r w:rsidR="009047B8" w:rsidRPr="00070389">
        <w:rPr>
          <w:rFonts w:asciiTheme="minorHAnsi" w:hAnsiTheme="minorHAnsi"/>
          <w:sz w:val="20"/>
          <w:szCs w:val="20"/>
          <w:lang w:val="de-DE"/>
        </w:rPr>
        <w:fldChar w:fldCharType="separate"/>
      </w:r>
      <w:r>
        <w:rPr>
          <w:rFonts w:asciiTheme="minorHAnsi" w:hAnsiTheme="minorHAnsi" w:cs="Times New Roman"/>
          <w:sz w:val="20"/>
          <w:szCs w:val="20"/>
          <w:lang w:val="de-DE"/>
        </w:rPr>
        <w:t xml:space="preserve">(vgl.</w:t>
      </w:r>
      <w:r>
        <w:rPr>
          <w:rFonts w:asciiTheme="minorHAnsi" w:hAnsiTheme="minorHAnsi" w:cs="Times New Roman"/>
          <w:sz w:val="20"/>
          <w:szCs w:val="20"/>
          <w:lang w:val="de-DE"/>
        </w:rPr>
        <w:t xml:space="preserve"> ebd.</w:t>
      </w:r>
      <w:r>
        <w:rPr>
          <w:rFonts w:asciiTheme="minorHAnsi" w:hAnsiTheme="minorHAnsi" w:cs="Times New Roman"/>
          <w:sz w:val="20"/>
          <w:szCs w:val="20"/>
          <w:lang w:val="de-DE"/>
        </w:rPr>
        <w:t xml:space="preserve">)</w:t>
      </w:r>
      <w:r w:rsidR="009047B8" w:rsidRPr="00070389">
        <w:rPr>
          <w:rFonts w:asciiTheme="minorHAnsi" w:hAnsiTheme="minorHAnsi"/>
          <w:sz w:val="20"/>
          <w:szCs w:val="20"/>
          <w:lang w:val="de-DE"/>
        </w:rPr>
        <w:fldChar w:fldCharType="end"/>
      </w:r>
      <w:r>
        <w:rPr>
          <w:rFonts w:asciiTheme="minorHAnsi" w:hAnsiTheme="minorHAnsi"/>
          <w:sz w:val="20"/>
          <w:szCs w:val="20"/>
          <w:lang w:val="de-DE"/>
        </w:rPr>
        <w:t xml:space="preserve">.</w:t>
      </w:r>
    </w:p>
  </w:footnote>
  <w:footnote w:id="130">
    <w:p w14:paraId="0B3B1AD6" w14:textId="6BADEA6F" w:rsidR="00B2732B" w:rsidRPr="00B2732B" w:rsidRDefault="00B2732B">
      <w:pPr>
        <w:pStyle w:val="Funotentext"/>
        <w:rPr>
          <w:sz w:val="20"/>
          <w:szCs w:val="20"/>
        </w:rPr>
      </w:pPr>
      <w:r w:rsidRPr="00B2732B">
        <w:rPr>
          <w:rStyle w:val="Funotenzeichen"/>
          <w:sz w:val="20"/>
          <w:szCs w:val="20"/>
        </w:rPr>
        <w:footnoteRef/>
      </w:r>
      <w:r w:rsidRPr="00B2732B">
        <w:rPr>
          <w:sz w:val="20"/>
          <w:szCs w:val="20"/>
        </w:rPr>
        <w:t xml:space="preserve"> Als gegenwärtiges Beispiel im deutschen Wissenschaftskontext </w:t>
      </w:r>
      <w:r>
        <w:rPr>
          <w:sz w:val="20"/>
          <w:szCs w:val="20"/>
        </w:rPr>
        <w:t xml:space="preserve">wäre </w:t>
      </w:r>
      <w:r w:rsidRPr="00B2732B">
        <w:rPr>
          <w:sz w:val="20"/>
          <w:szCs w:val="20"/>
        </w:rPr>
        <w:t xml:space="preserve">hier der </w:t>
      </w:r>
      <w:r>
        <w:rPr>
          <w:sz w:val="20"/>
          <w:szCs w:val="20"/>
        </w:rPr>
        <w:t xml:space="preserve">DFG-geförderte </w:t>
      </w:r>
      <w:r w:rsidRPr="00B2732B">
        <w:rPr>
          <w:sz w:val="20"/>
          <w:szCs w:val="20"/>
        </w:rPr>
        <w:t xml:space="preserve">Sonderforschungsbereich </w:t>
      </w:r>
      <w:r>
        <w:rPr>
          <w:sz w:val="20"/>
          <w:szCs w:val="20"/>
        </w:rPr>
        <w:t>„</w:t>
      </w:r>
      <w:r w:rsidRPr="00B2732B">
        <w:rPr>
          <w:sz w:val="20"/>
          <w:szCs w:val="20"/>
        </w:rPr>
        <w:t xml:space="preserve">Sex </w:t>
      </w:r>
      <w:proofErr w:type="spellStart"/>
      <w:r w:rsidRPr="00B2732B">
        <w:rPr>
          <w:sz w:val="20"/>
          <w:szCs w:val="20"/>
        </w:rPr>
        <w:t>Diversity</w:t>
      </w:r>
      <w:proofErr w:type="spellEnd"/>
      <w:r>
        <w:rPr>
          <w:sz w:val="20"/>
          <w:szCs w:val="20"/>
        </w:rPr>
        <w:t xml:space="preserve">“, u.a. </w:t>
      </w:r>
      <w:r w:rsidR="000266F4">
        <w:rPr>
          <w:sz w:val="20"/>
          <w:szCs w:val="20"/>
        </w:rPr>
        <w:t xml:space="preserve">in </w:t>
      </w:r>
      <w:r>
        <w:rPr>
          <w:sz w:val="20"/>
          <w:szCs w:val="20"/>
        </w:rPr>
        <w:t>der Universitätsmedizin Lübeck</w:t>
      </w:r>
      <w:r w:rsidRPr="00B2732B">
        <w:rPr>
          <w:sz w:val="20"/>
          <w:szCs w:val="20"/>
        </w:rPr>
        <w:t xml:space="preserve"> zu nennen.</w:t>
      </w:r>
    </w:p>
  </w:footnote>
  <w:footnote w:id="131">
    <w:p w14:paraId="709A84DF" w14:textId="444AEE3E" w:rsidR="00C32CC6" w:rsidRDefault="00C32CC6" w:rsidP="00C32CC6">
      <w:pPr>
        <w:pStyle w:val="Funotentext"/>
        <w:jc w:val="both"/>
        <w:rPr>
          <w:sz w:val="20"/>
          <w:szCs w:val="20"/>
        </w:rPr>
      </w:pPr>
      <w:r w:rsidRPr="00B1150C">
        <w:rPr>
          <w:rStyle w:val="Funotenzeichen"/>
        </w:rPr>
        <w:footnoteRef/>
      </w:r>
      <w:r>
        <w:rPr>
          <w:sz w:val="20"/>
          <w:szCs w:val="20"/>
        </w:rPr>
        <w:t xml:space="preserve"> So können Begriffe, die in einem historischen und/oder gegenwärtigen Kontext mit der Absprache vollumfänglicher Menschenrechte einherg</w:t>
      </w:r>
      <w:r>
        <w:rPr>
          <w:sz w:val="20"/>
          <w:szCs w:val="20"/>
        </w:rPr>
        <w:t xml:space="preserve">eh</w:t>
      </w:r>
      <w:r>
        <w:rPr>
          <w:sz w:val="20"/>
          <w:szCs w:val="20"/>
        </w:rPr>
        <w:t xml:space="preserve">en</w:t>
      </w:r>
      <w:r>
        <w:rPr>
          <w:sz w:val="20"/>
          <w:szCs w:val="20"/>
        </w:rPr>
        <w:t xml:space="preserve"> als Selbstbezeichnung genutzt werden, jedoch nicht als von außen erfolgende Fremdbezeichnung. Vergleichbar wäre hier der </w:t>
      </w:r>
      <w:proofErr w:type="spellStart"/>
      <w:r>
        <w:rPr>
          <w:sz w:val="20"/>
          <w:szCs w:val="20"/>
        </w:rPr>
        <w:t xml:space="preserve">Rassifizierungskontext</w:t>
      </w:r>
      <w:proofErr w:type="spellEnd"/>
      <w:r>
        <w:rPr>
          <w:sz w:val="20"/>
          <w:szCs w:val="20"/>
        </w:rPr>
        <w:t xml:space="preserve">, aus dessen Kritik heraus heute von Selbstvertreter*innen überwiegend die Bezeichnung</w:t>
      </w:r>
      <w:r>
        <w:rPr>
          <w:sz w:val="20"/>
          <w:szCs w:val="20"/>
        </w:rPr>
        <w:t xml:space="preserve">en</w:t>
      </w:r>
      <w:r>
        <w:rPr>
          <w:sz w:val="20"/>
          <w:szCs w:val="20"/>
        </w:rPr>
        <w:t xml:space="preserve"> </w:t>
      </w:r>
      <w:r>
        <w:rPr>
          <w:i/>
          <w:iCs/>
          <w:sz w:val="20"/>
          <w:szCs w:val="20"/>
        </w:rPr>
        <w:t xml:space="preserve">Schwarz</w:t>
      </w:r>
      <w:r>
        <w:rPr>
          <w:sz w:val="20"/>
          <w:szCs w:val="20"/>
        </w:rPr>
        <w:t xml:space="preserve"> </w:t>
      </w:r>
      <w:r>
        <w:rPr>
          <w:sz w:val="20"/>
          <w:szCs w:val="20"/>
        </w:rPr>
        <w:t xml:space="preserve">sowie</w:t>
      </w:r>
      <w:r>
        <w:rPr>
          <w:sz w:val="20"/>
          <w:szCs w:val="20"/>
        </w:rPr>
        <w:t xml:space="preserve"> </w:t>
      </w:r>
      <w:proofErr w:type="spellStart"/>
      <w:r>
        <w:rPr>
          <w:i/>
          <w:iCs/>
          <w:sz w:val="20"/>
          <w:szCs w:val="20"/>
        </w:rPr>
        <w:t xml:space="preserve">BiPOC</w:t>
      </w:r>
      <w:proofErr w:type="spellEnd"/>
      <w:r>
        <w:rPr>
          <w:sz w:val="20"/>
          <w:szCs w:val="20"/>
        </w:rPr>
        <w:t xml:space="preserve"> verwendet und als allg</w:t>
      </w:r>
      <w:r>
        <w:rPr>
          <w:sz w:val="20"/>
          <w:szCs w:val="20"/>
        </w:rPr>
        <w:t xml:space="preserve">emeine </w:t>
      </w:r>
      <w:r>
        <w:rPr>
          <w:sz w:val="20"/>
          <w:szCs w:val="20"/>
        </w:rPr>
        <w:t xml:space="preserve">Schreibweise vorgeschlagen</w:t>
      </w:r>
      <w:r>
        <w:rPr>
          <w:sz w:val="20"/>
          <w:szCs w:val="20"/>
        </w:rPr>
        <w:t xml:space="preserve"> werden</w:t>
      </w:r>
      <w:r>
        <w:rPr>
          <w:sz w:val="20"/>
          <w:szCs w:val="20"/>
        </w:rPr>
        <w:t xml:space="preserve">.</w:t>
      </w:r>
    </w:p>
  </w:footnote>
  <w:footnote w:id="132">
    <w:p w14:paraId="4FA65920" w14:textId="5B49AE84" w:rsidR="00D90E4F" w:rsidRPr="006C2C8C" w:rsidRDefault="00D90E4F" w:rsidP="00E944F1">
      <w:pPr>
        <w:pStyle w:val="Funotentext"/>
        <w:jc w:val="both"/>
        <w:rPr>
          <w:sz w:val="20"/>
          <w:szCs w:val="20"/>
        </w:rPr>
      </w:pPr>
      <w:r w:rsidRPr="00B1150C">
        <w:rPr>
          <w:rStyle w:val="Funotenzeichen"/>
        </w:rPr>
        <w:footnoteRef/>
      </w:r>
      <w:r>
        <w:rPr>
          <w:sz w:val="20"/>
          <w:szCs w:val="20"/>
        </w:rPr>
        <w:t xml:space="preserve"> Hierbei handelt es sich</w:t>
      </w:r>
      <w:r>
        <w:rPr>
          <w:sz w:val="20"/>
          <w:szCs w:val="20"/>
        </w:rPr>
        <w:t xml:space="preserve"> – wie in allen rekonstruierten Fällen –</w:t>
      </w:r>
      <w:r>
        <w:rPr>
          <w:sz w:val="20"/>
          <w:szCs w:val="20"/>
        </w:rPr>
        <w:t xml:space="preserve"> um ein von mir gewähltes Pseudonym.</w:t>
      </w:r>
      <w:r>
        <w:rPr>
          <w:sz w:val="20"/>
          <w:szCs w:val="20"/>
        </w:rPr>
        <w:t xml:space="preserve"> Da meine Interviewpartnerin </w:t>
      </w:r>
      <w:r>
        <w:rPr>
          <w:sz w:val="20"/>
          <w:szCs w:val="20"/>
        </w:rPr>
        <w:t xml:space="preserve">während unseres Kontakts </w:t>
      </w:r>
      <w:r>
        <w:rPr>
          <w:sz w:val="20"/>
          <w:szCs w:val="20"/>
        </w:rPr>
        <w:t xml:space="preserve">einen </w:t>
      </w:r>
      <w:del w:id="1000327" w:author="Claude Lektorat" w:date="2026-06-30T12:18:05Z">
        <w:r>
          <w:rPr>
            <w:sz w:val="20"/>
            <w:szCs w:val="20"/>
          </w:rPr>
          <w:delText xml:space="preserve">weiblichen</w:delText>
        </w:r>
      </w:del>
      <w:ins w:id="1000328" w:author="Claude Lektorat" w:date="2026-06-30T12:18:05Z">
        <w:r>
          <w:rPr>
            <w:sz w:val="20"/>
            <w:szCs w:val="20"/>
          </w:rPr>
          <w:t xml:space="preserve">weiblich</w:t>
        </w:r>
      </w:ins>
      <w:r>
        <w:rPr>
          <w:sz w:val="20"/>
          <w:szCs w:val="20"/>
        </w:rPr>
        <w:t xml:space="preserve"> </w:t>
      </w:r>
      <w:proofErr w:type="spellStart"/>
      <w:del w:id="1000329" w:author="Claude Lektorat" w:date="2026-06-30T12:18:05Z">
        <w:r>
          <w:rPr>
            <w:sz w:val="20"/>
            <w:szCs w:val="20"/>
          </w:rPr>
          <w:delText xml:space="preserve">einortbaren</w:delText>
        </w:r>
      </w:del>
      <w:ins w:id="1000330" w:author="Claude Lektorat" w:date="2026-06-30T12:18:05Z">
        <w:r>
          <w:rPr>
            <w:sz w:val="20"/>
            <w:szCs w:val="20"/>
          </w:rPr>
          <w:t xml:space="preserve">einordbaren</w:t>
        </w:r>
      </w:ins>
      <w:proofErr w:type="spellEnd"/>
      <w:r>
        <w:rPr>
          <w:sz w:val="20"/>
          <w:szCs w:val="20"/>
        </w:rPr>
        <w:t xml:space="preserve"> </w:t>
      </w:r>
      <w:r>
        <w:rPr>
          <w:sz w:val="20"/>
          <w:szCs w:val="20"/>
        </w:rPr>
        <w:t xml:space="preserve">Namen </w:t>
      </w:r>
      <w:r>
        <w:rPr>
          <w:sz w:val="20"/>
          <w:szCs w:val="20"/>
        </w:rPr>
        <w:t xml:space="preserve">sowie weibliche Pronomen </w:t>
      </w:r>
      <w:r>
        <w:rPr>
          <w:sz w:val="20"/>
          <w:szCs w:val="20"/>
        </w:rPr>
        <w:t xml:space="preserve">verwendet,</w:t>
      </w:r>
      <w:r>
        <w:rPr>
          <w:sz w:val="20"/>
          <w:szCs w:val="20"/>
        </w:rPr>
        <w:t xml:space="preserve"> habe ich mich</w:t>
      </w:r>
      <w:r>
        <w:rPr>
          <w:sz w:val="20"/>
          <w:szCs w:val="20"/>
        </w:rPr>
        <w:t xml:space="preserve"> </w:t>
      </w:r>
      <w:r>
        <w:rPr>
          <w:sz w:val="20"/>
          <w:szCs w:val="20"/>
        </w:rPr>
        <w:t xml:space="preserve">für ein weibliches Pseudonym entschieden</w:t>
      </w:r>
      <w:r>
        <w:rPr>
          <w:sz w:val="20"/>
          <w:szCs w:val="20"/>
        </w:rPr>
        <w:t xml:space="preserve"> und schreibe über </w:t>
      </w:r>
      <w:r>
        <w:rPr>
          <w:sz w:val="20"/>
          <w:szCs w:val="20"/>
        </w:rPr>
        <w:t xml:space="preserve">die Biographin </w:t>
      </w:r>
      <w:r>
        <w:rPr>
          <w:sz w:val="20"/>
          <w:szCs w:val="20"/>
        </w:rPr>
        <w:t xml:space="preserve">in der weiblichen Form.</w:t>
      </w:r>
      <w:r>
        <w:rPr>
          <w:sz w:val="20"/>
          <w:szCs w:val="20"/>
        </w:rPr>
        <w:t xml:space="preserve"> Gleichzeitig wird mehrfach im Rahmen der Auswertung deutlich, dass Kristin sich nicht ausschließlich weiblich identifiziert, </w:t>
      </w:r>
      <w:proofErr w:type="spellStart"/>
      <w:del w:id="1000331" w:author="Claude Lektorat" w:date="2026-06-30T12:18:05Z">
        <w:r>
          <w:rPr>
            <w:sz w:val="20"/>
            <w:szCs w:val="20"/>
          </w:rPr>
          <w:delText xml:space="preserve">wesewegen</w:delText>
        </w:r>
      </w:del>
      <w:ins w:id="1000332" w:author="Claude Lektorat" w:date="2026-06-30T12:18:05Z">
        <w:r>
          <w:rPr>
            <w:sz w:val="20"/>
            <w:szCs w:val="20"/>
          </w:rPr>
          <w:t xml:space="preserve">weswegen</w:t>
        </w:r>
      </w:ins>
      <w:proofErr w:type="spellEnd"/>
      <w:r>
        <w:rPr>
          <w:sz w:val="20"/>
          <w:szCs w:val="20"/>
        </w:rPr>
        <w:t xml:space="preserve"> ich an einigen Stellen</w:t>
      </w:r>
      <w:r>
        <w:rPr>
          <w:sz w:val="20"/>
          <w:szCs w:val="20"/>
        </w:rPr>
        <w:t xml:space="preserve"> an denen ich über Kristin schreibe</w:t>
      </w:r>
      <w:r>
        <w:rPr>
          <w:sz w:val="20"/>
          <w:szCs w:val="20"/>
        </w:rPr>
        <w:t xml:space="preserve"> auch den Gender-Stern verwende.</w:t>
      </w:r>
    </w:p>
  </w:footnote>
  <w:footnote w:id="133">
    <w:p w14:paraId="3BB60627" w14:textId="1DBD1B81" w:rsidR="00D90E4F" w:rsidRPr="00AD237E" w:rsidRDefault="00D90E4F" w:rsidP="00E944F1">
      <w:pPr>
        <w:pStyle w:val="Funotentext"/>
        <w:jc w:val="both"/>
        <w:rPr>
          <w:sz w:val="20"/>
          <w:szCs w:val="20"/>
        </w:rPr>
      </w:pPr>
      <w:r w:rsidRPr="00B1150C">
        <w:rPr>
          <w:rStyle w:val="Funotenzeichen"/>
        </w:rPr>
        <w:footnoteRef/>
      </w:r>
      <w:r w:rsidRPr="00AD237E">
        <w:rPr>
          <w:sz w:val="20"/>
          <w:szCs w:val="20"/>
        </w:rPr>
        <w:t xml:space="preserve"> </w:t>
      </w:r>
      <w:r>
        <w:rPr>
          <w:sz w:val="20"/>
          <w:szCs w:val="20"/>
        </w:rPr>
        <w:t>Rosenthal greift in der Auseinandersetzung mit der familialen Tradierung des Nationalsozialismus das Generationen-Konzept Karl Mannheims</w:t>
      </w:r>
      <w:r w:rsidR="001E5CD1">
        <w:rPr>
          <w:sz w:val="20"/>
          <w:szCs w:val="20"/>
        </w:rPr>
        <w:t xml:space="preserve"> </w:t>
      </w:r>
      <w:r w:rsidR="001E5CD1">
        <w:rPr>
          <w:sz w:val="20"/>
          <w:szCs w:val="20"/>
        </w:rPr>
        <w:fldChar w:fldCharType="begin"/>
      </w:r>
      <w:r w:rsidR="000B7865">
        <w:rPr>
          <w:sz w:val="20"/>
          <w:szCs w:val="20"/>
        </w:rPr>
        <w:instrText xml:space="preserve"> ADDIN ZOTERO_ITEM CSL_CITATION {"citationID":"E87bwFtN","properties":{"unsorted":false,"formattedCitation":"(2023)","plainCitation":"(2023)","dontUpdate":true,"noteIndex":132},"citationItems":[{"id":1312,"uris":["http://zotero.org/users/local/owKliTIb/items/53CITDZD"],"itemData":{"id":1312,"type":"chapter","abstract":"Auch bei dieser Frage ist die erste Pflicht des Soziologen die Problemlage zu sichten. Allzu oft hat er es mit heimatlos gewordenen Fragestellungen zu tun, mit Problemen, zu denen alle Wissenschaften ihr Scherflein beigetragen haben, bei denen aber über die Kontinuität der Problematik niemand gewacht hat. Aber nicht einfach »Dogmengeschichte« des Problems gilt es hier zu geben, sondern die »innere Lage« der Fragestellung zu skizzieren (Teil 1), um auf diese Weise den eigenen Zugang zur Lösung zu sichern (Teil 2).","container-title":"Schriften zur Wirtschafts- und Kultursoziologie: Herausgegeben und eingeleitet von Amalia Barboza und Klaus Lichtblau","ISBN":"978-3-658-41108-4","note":"type: 10.1007/978-3-658-41108-4_4","page":"121-169","publisher":"Springer Fachmedien Wiesbaden","publisher-place":"Wiesbaden","title":"Das Problem der Generationen","URL":"https://doi.org/10.1007/978-3-658-41108-4_4","author":[{"family":"Mannheim","given":"Karl"}],"editor":[{"family":"Barboza","given":"Amalia"},{"family":"Lichtblau","given":"Klaus"}],"issued":{"date-parts":[["2023"]]}},"suppress-author":true}],"schema":"https://github.com/citation-style-language/schema/raw/master/csl-citation.json"} </w:instrText>
      </w:r>
      <w:r w:rsidR="001E5CD1">
        <w:rPr>
          <w:sz w:val="20"/>
          <w:szCs w:val="20"/>
        </w:rPr>
        <w:fldChar w:fldCharType="separate"/>
      </w:r>
      <w:r w:rsidR="001E5CD1" w:rsidRPr="001E5CD1">
        <w:rPr>
          <w:rFonts w:ascii="Cambria" w:hAnsi="Cambria"/>
          <w:sz w:val="20"/>
        </w:rPr>
        <w:t>(</w:t>
      </w:r>
      <w:r w:rsidR="00724BC0">
        <w:rPr>
          <w:rFonts w:ascii="Cambria" w:hAnsi="Cambria"/>
          <w:sz w:val="20"/>
        </w:rPr>
        <w:t>1928/</w:t>
      </w:r>
      <w:r w:rsidR="001E5CD1" w:rsidRPr="001E5CD1">
        <w:rPr>
          <w:rFonts w:ascii="Cambria" w:hAnsi="Cambria"/>
          <w:sz w:val="20"/>
        </w:rPr>
        <w:t>2023)</w:t>
      </w:r>
      <w:r w:rsidR="001E5CD1">
        <w:rPr>
          <w:sz w:val="20"/>
          <w:szCs w:val="20"/>
        </w:rPr>
        <w:fldChar w:fldCharType="end"/>
      </w:r>
      <w:r>
        <w:rPr>
          <w:sz w:val="20"/>
          <w:szCs w:val="20"/>
        </w:rPr>
        <w:t xml:space="preserve"> auf, demnach Generationen sich auf Grund ihres geteilten Erfahrungshintergrundes konstituieren, wobei nicht nur der Gehalt sondern auch der biographische Zeitpunkt einer gemachten Erfahrung relevant ist. Rosenthal erweitert dieses Konzept um eine interaktionelle Komponente, demzufolge sich soziologische Generationen im Dialog mit- und untereinander bilden</w:t>
      </w:r>
      <w:r w:rsidR="00422C83">
        <w:rPr>
          <w:sz w:val="20"/>
          <w:szCs w:val="20"/>
        </w:rPr>
        <w:t xml:space="preserve"> </w:t>
      </w:r>
      <w:r w:rsidR="00422C83">
        <w:rPr>
          <w:sz w:val="20"/>
          <w:szCs w:val="20"/>
        </w:rPr>
        <w:fldChar w:fldCharType="begin"/>
      </w:r>
      <w:r w:rsidR="000B7865">
        <w:rPr>
          <w:sz w:val="20"/>
          <w:szCs w:val="20"/>
        </w:rPr>
        <w:instrText xml:space="preserve"> ADDIN ZOTERO_ITEM CSL_CITATION {"citationID":"NOPhOInf","properties":{"unsorted":false,"formattedCitation":"(vgl. Rosenthal 1994, 2000)","plainCitation":"(vgl. Rosenthal 1994, 2000)","noteIndex":132},"citationItems":[{"id":924,"uris":["http://zotero.org/users/local/owKliTIb/items/HZT8SXKK"],"itemData":{"id":924,"type":"article-journal","container-title":"Österreichische Zeitschrift für Geschichtswissenschaften","issue":"4","title":"Zur Konstitution von Generationen in familienbiographischen Prozessen: Krieg, Nationalsozialismus und Genozid in Familiengeschichte und Biographie","volume":"5","author":[{"family":"Rosenthal","given":"Gabriele"}],"issued":{"date-parts":[["1994"]]}},"prefix":"vgl."},{"id":1311,"uris":["http://zotero.org/users/local/owKliTIb/items/5ARK3TC7"],"itemData":{"id":1311,"type":"chapter","abstract":"In meinem Beitrag möchte ich zunächst auf die Konstitution historischer Generationen eingehen und mich dann anhand empirischer Beispiele auf folgende zwei Aspekte konzentrieren:1.die Verbindung historischer Generationszusammenhänge mit familialen oder genealogischen Generationenabfolgen,2.die Bedeutsamkeit des intergenerationellen Dialogs in der Familie für die Bildung eines historischen Generationszusammenhangs.","container-title":"Generationen in Familie und Gesellschaft","ISBN":"978-3-663-01318-1","note":"type: 10.1007/978-3-663-01318-1_9","page":"162-178","publisher":"VS Verlag für Sozialwissenschaften","publisher-place":"Wiesbaden","title":"Historische und familiale Generationenabfolge","URL":"https://doi.org/10.1007/978-3-663-01318-1_9","author":[{"family":"Rosenthal","given":"Gabriele"}],"editor":[{"family":"Kohli","given":"Martin"},{"family":"Szydlik","given":"Marc"}],"issued":{"date-parts":[["2000"]]}},"suppress-author":true}],"schema":"https://github.com/citation-style-language/schema/raw/master/csl-citation.json"} </w:instrText>
      </w:r>
      <w:r w:rsidR="00422C83">
        <w:rPr>
          <w:sz w:val="20"/>
          <w:szCs w:val="20"/>
        </w:rPr>
        <w:fldChar w:fldCharType="separate"/>
      </w:r>
      <w:r w:rsidR="001E5CD1" w:rsidRPr="001E5CD1">
        <w:rPr>
          <w:rFonts w:ascii="Cambria" w:hAnsi="Cambria"/>
          <w:sz w:val="20"/>
        </w:rPr>
        <w:t>(vgl. Rosenthal 1994, 2000)</w:t>
      </w:r>
      <w:r w:rsidR="00422C83">
        <w:rPr>
          <w:sz w:val="20"/>
          <w:szCs w:val="20"/>
        </w:rPr>
        <w:fldChar w:fldCharType="end"/>
      </w:r>
      <w:r>
        <w:rPr>
          <w:sz w:val="20"/>
          <w:szCs w:val="20"/>
        </w:rPr>
        <w:t>.</w:t>
      </w:r>
    </w:p>
  </w:footnote>
  <w:footnote w:id="134">
    <w:p w14:paraId="5116E4BA" w14:textId="373D321D" w:rsidR="00D90E4F" w:rsidRPr="00DB6101" w:rsidRDefault="00D90E4F" w:rsidP="00E944F1">
      <w:pPr>
        <w:pStyle w:val="Funotentext"/>
        <w:jc w:val="both"/>
        <w:rPr>
          <w:sz w:val="20"/>
          <w:szCs w:val="20"/>
        </w:rPr>
      </w:pPr>
      <w:r w:rsidRPr="00B1150C">
        <w:rPr>
          <w:rStyle w:val="Funotenzeichen"/>
        </w:rPr>
        <w:footnoteRef/>
      </w:r>
      <w:r w:rsidRPr="00DB6101">
        <w:rPr>
          <w:sz w:val="20"/>
          <w:szCs w:val="20"/>
        </w:rPr>
        <w:t xml:space="preserve"> Diese Tradierung muss allerdings vor dem Hintergrund des politischen Systems der DDR und deren Umgang mit dem nationalsozialistischen Erbe interpretiert werden</w:t>
      </w:r>
      <w:r w:rsidR="00422C83">
        <w:rPr>
          <w:sz w:val="20"/>
          <w:szCs w:val="20"/>
        </w:rPr>
        <w:t xml:space="preserve"> </w:t>
      </w:r>
      <w:r w:rsidR="00422C83">
        <w:rPr>
          <w:sz w:val="20"/>
          <w:szCs w:val="20"/>
        </w:rPr>
        <w:fldChar w:fldCharType="begin"/>
      </w:r>
      <w:r w:rsidR="000B7865">
        <w:rPr>
          <w:sz w:val="20"/>
          <w:szCs w:val="20"/>
        </w:rPr>
        <w:instrText xml:space="preserve"> ADDIN ZOTERO_ITEM CSL_CITATION {"citationID":"4wEC8CiI","properties":{"unsorted":false,"formattedCitation":"(vgl. z.B. Wolfrum 2008)","plainCitation":"(vgl. z.B. Wolfrum 2008)","noteIndex":133},"citationItems":[{"id":963,"uris":["http://zotero.org/users/local/owKliTIb/items/G5I7AHIL"],"itemData":{"id":963,"type":"chapter","container-title":"Dossier: Geschichte und Erinnerung","publisher":"Bundeszentrale für politische Bildung","title":"Geschichte der Erinnerungskultur in der DDR und BRD","URL":"https://www.bpb.de/themen/erinnerung/geschichte-und-erinnerung/39814/geschichte-der-erinnerungskultur-in-der-ddr-und-brd/","author":[{"family":"Wolfrum","given":"Edgar"}],"issued":{"date-parts":[["2008"]]}},"prefix":"vgl. z.B."}],"schema":"https://github.com/citation-style-language/schema/raw/master/csl-citation.json"} </w:instrText>
      </w:r>
      <w:r w:rsidR="00422C83">
        <w:rPr>
          <w:sz w:val="20"/>
          <w:szCs w:val="20"/>
        </w:rPr>
        <w:fldChar w:fldCharType="separate"/>
      </w:r>
      <w:r w:rsidR="00422C83" w:rsidRPr="00422C83">
        <w:rPr>
          <w:rFonts w:ascii="Cambria" w:hAnsi="Cambria"/>
          <w:sz w:val="20"/>
        </w:rPr>
        <w:t>(vgl. z.B. Wolfrum 2008)</w:t>
      </w:r>
      <w:r w:rsidR="00422C83">
        <w:rPr>
          <w:sz w:val="20"/>
          <w:szCs w:val="20"/>
        </w:rPr>
        <w:fldChar w:fldCharType="end"/>
      </w:r>
      <w:r>
        <w:rPr>
          <w:sz w:val="20"/>
          <w:szCs w:val="20"/>
        </w:rPr>
        <w:t>.</w:t>
      </w:r>
    </w:p>
  </w:footnote>
  <w:footnote w:id="135">
    <w:p w14:paraId="7651963F" w14:textId="1BB6CDA9" w:rsidR="00D90E4F" w:rsidRPr="005879A3" w:rsidRDefault="00D90E4F" w:rsidP="00E944F1">
      <w:pPr>
        <w:pStyle w:val="Funotentext"/>
        <w:jc w:val="both"/>
        <w:rPr>
          <w:sz w:val="20"/>
          <w:szCs w:val="20"/>
        </w:rPr>
      </w:pPr>
      <w:r w:rsidRPr="00B1150C">
        <w:rPr>
          <w:rStyle w:val="Funotenzeichen"/>
        </w:rPr>
        <w:footnoteRef/>
      </w:r>
      <w:r w:rsidRPr="005879A3">
        <w:rPr>
          <w:sz w:val="20"/>
          <w:szCs w:val="20"/>
        </w:rPr>
        <w:t xml:space="preserve"> Häufig kam es </w:t>
      </w:r>
      <w:r>
        <w:rPr>
          <w:sz w:val="20"/>
          <w:szCs w:val="20"/>
        </w:rPr>
        <w:t xml:space="preserve">im Zuge der Weltwirtschaftskrise </w:t>
      </w:r>
      <w:r w:rsidRPr="005879A3">
        <w:rPr>
          <w:sz w:val="20"/>
          <w:szCs w:val="20"/>
        </w:rPr>
        <w:t>zu einem Ein</w:t>
      </w:r>
      <w:r>
        <w:rPr>
          <w:sz w:val="20"/>
          <w:szCs w:val="20"/>
        </w:rPr>
        <w:t>tritt von erwerbslosen Arbeiter</w:t>
      </w:r>
      <w:r w:rsidR="00441111">
        <w:rPr>
          <w:sz w:val="20"/>
          <w:szCs w:val="20"/>
        </w:rPr>
        <w:t>I</w:t>
      </w:r>
      <w:r>
        <w:rPr>
          <w:sz w:val="20"/>
          <w:szCs w:val="20"/>
        </w:rPr>
        <w:t xml:space="preserve">nnen in die </w:t>
      </w:r>
      <w:r w:rsidRPr="005879A3">
        <w:rPr>
          <w:sz w:val="20"/>
          <w:szCs w:val="20"/>
        </w:rPr>
        <w:t>KPD mit anschließendem Austritt 1932/33</w:t>
      </w:r>
      <w:r>
        <w:rPr>
          <w:sz w:val="20"/>
          <w:szCs w:val="20"/>
        </w:rPr>
        <w:t xml:space="preserve"> in Folge der Machtzunahme bzw. Machtergreifung der NSDAP </w:t>
      </w:r>
      <w:r w:rsidR="00422C83">
        <w:rPr>
          <w:sz w:val="20"/>
          <w:szCs w:val="20"/>
        </w:rPr>
        <w:fldChar w:fldCharType="begin"/>
      </w:r>
      <w:r w:rsidR="000B7865">
        <w:rPr>
          <w:sz w:val="20"/>
          <w:szCs w:val="20"/>
        </w:rPr>
        <w:instrText xml:space="preserve"> ADDIN ZOTERO_ITEM CSL_CITATION {"citationID":"ILssbz3l","properties":{"unsorted":false,"formattedCitation":"(vgl. Rosenthal 1987)","plainCitation":"(vgl. Rosenthal 1987)","noteIndex":134},"citationItems":[{"id":609,"uris":["http://zotero.org/users/local/owKliTIb/items/A3973PZS"],"itemData":{"id":609,"type":"book","publisher":"Leske u. Budrich","publisher-place":"Opladen","title":"... wenn alles in Scherben fällt ...: von Leben und Sinnwelt der Kriegsgeneration ; Typenbiographischer Wandlungen","URL":"https://nbn-resolving.org/urn:nbn:de:0168-ssoar-36303","author":[{"family":"Rosenthal","given":"Gabriele"}],"issued":{"date-parts":[["1987"]]}},"prefix":"vgl."}],"schema":"https://github.com/citation-style-language/schema/raw/master/csl-citation.json"} </w:instrText>
      </w:r>
      <w:r w:rsidR="00422C83">
        <w:rPr>
          <w:sz w:val="20"/>
          <w:szCs w:val="20"/>
        </w:rPr>
        <w:fldChar w:fldCharType="separate"/>
      </w:r>
      <w:r w:rsidR="00422C83" w:rsidRPr="00422C83">
        <w:rPr>
          <w:rFonts w:ascii="Cambria" w:hAnsi="Cambria"/>
          <w:sz w:val="20"/>
        </w:rPr>
        <w:t>(vgl. Rosenthal 1987)</w:t>
      </w:r>
      <w:r w:rsidR="00422C83">
        <w:rPr>
          <w:sz w:val="20"/>
          <w:szCs w:val="20"/>
        </w:rPr>
        <w:fldChar w:fldCharType="end"/>
      </w:r>
      <w:r w:rsidRPr="005879A3">
        <w:rPr>
          <w:sz w:val="20"/>
          <w:szCs w:val="20"/>
        </w:rPr>
        <w:t>.</w:t>
      </w:r>
    </w:p>
  </w:footnote>
  <w:footnote w:id="136">
    <w:p w14:paraId="32FDF78F" w14:textId="6B752AF0" w:rsidR="00D90E4F" w:rsidRPr="009E599D" w:rsidRDefault="00D90E4F" w:rsidP="00E944F1">
      <w:pPr>
        <w:pStyle w:val="Funotentext"/>
        <w:rPr>
          <w:sz w:val="20"/>
          <w:szCs w:val="20"/>
        </w:rPr>
      </w:pPr>
      <w:r w:rsidRPr="00B1150C">
        <w:rPr>
          <w:rStyle w:val="Funotenzeichen"/>
        </w:rPr>
        <w:footnoteRef/>
      </w:r>
      <w:r>
        <w:rPr>
          <w:sz w:val="20"/>
          <w:szCs w:val="20"/>
        </w:rPr>
        <w:t xml:space="preserve"> Unter den </w:t>
      </w:r>
      <w:r w:rsidRPr="00441111">
        <w:rPr>
          <w:i/>
          <w:iCs/>
          <w:sz w:val="20"/>
          <w:szCs w:val="20"/>
        </w:rPr>
        <w:t>ehemaligen Ostgebieten des Deutschen Reichs</w:t>
      </w:r>
      <w:r>
        <w:rPr>
          <w:sz w:val="20"/>
          <w:szCs w:val="20"/>
        </w:rPr>
        <w:t xml:space="preserve"> versteht man die Territorien, die sich östlich von der Oder-Neiße-Grenze bef</w:t>
      </w:r>
      <w:r w:rsidR="00441111">
        <w:rPr>
          <w:sz w:val="20"/>
          <w:szCs w:val="20"/>
        </w:rPr>
        <w:t>i</w:t>
      </w:r>
      <w:r>
        <w:rPr>
          <w:sz w:val="20"/>
          <w:szCs w:val="20"/>
        </w:rPr>
        <w:t xml:space="preserve">nden und die am 31. Dezember 1937 innerhalb der deutschen Reichsgrenze </w:t>
      </w:r>
      <w:r w:rsidR="00441111">
        <w:rPr>
          <w:sz w:val="20"/>
          <w:szCs w:val="20"/>
        </w:rPr>
        <w:t xml:space="preserve">liegen </w:t>
      </w:r>
      <w:r w:rsidR="0088246A">
        <w:rPr>
          <w:sz w:val="20"/>
          <w:szCs w:val="20"/>
        </w:rPr>
        <w:fldChar w:fldCharType="begin"/>
      </w:r>
      <w:r w:rsidR="000B7865">
        <w:rPr>
          <w:sz w:val="20"/>
          <w:szCs w:val="20"/>
        </w:rPr>
        <w:instrText xml:space="preserve"> ADDIN ZOTERO_ITEM CSL_CITATION {"citationID":"D6WZ8ULy","properties":{"unsorted":false,"formattedCitation":"(vgl. z.B. Woyke 2021)","plainCitation":"(vgl. z.B. Woyke 2021)","noteIndex":135},"citationItems":[{"id":1313,"uris":["http://zotero.org/users/local/owKliTIb/items/LQ9KSDS5"],"itemData":{"id":1313,"type":"chapter","abstract":"Völkerrechtlich zeichnet sich ein Staat durch folgende Attribute aus: Staatsgebiet, Staatsvolk und Staatsgewalt. Das Staatsgebiet ist der räumliche Bereich, über den der Souverän Gebiets- oder Territorialhoheit besitzt und allein rechtmäßig Staatsgewalt ausüben kann. Alle im Staatsgebiet anwesenden Personen sowie alle dort befindlichen Sachen und Objekte sind der Staatsgewalt unterworfen. Somit umreißt das Staatsgebiet rechtlich jenen verfassungsrechtlich bestimmten Geltungsbereich, in dem auch ein Volk seine rechtliche und reale Existenz gefunden hat. Zum Staatsgebiet zählen das Landgebiet, eventuelle Exklaven, die inneren Gewässer, die Eigengewässer und das Küstenmeer. Zum 01.01.1995 hat D die Dreimeilenzone zugunsten der Zwölfmeilenzone verändert und damit seine Souveränität in der Nord- und Ostsee ausgedehnt. Insgesamt hat das deutsche Küstenmeer jetzt eine Ausdehnung von rd. 16.900 qkm. Das Staatsgebiet bezieht außerdem den Luftraum senkrecht über der und den Raum unter der Erdoberfläche ein. Das Staatsgebiet wird von Staatsgrenzen umgeben, die völkerrechtlich zwischen den angrenzenden Staaten in Form eines Grenzvertrages oder durch multilaterale Verträge festgesetzt werden.","container-title":"Handwörterbuch des politischen Systems der Bundesrepublik Deutschland","ISBN":"978-3-658-23666-3","note":"type: 10.1007/978-3-658-23666-3_155","page":"862-864","publisher":"Springer Fachmedien Wiesbaden","publisher-place":"Wiesbaden","title":"Staatsgebiet/Grenzen","URL":"https://doi.org/10.1007/978-3-658-23666-3_155","author":[{"family":"Woyke","given":"Wichard"}],"editor":[{"family":"Andersen","given":"Uwe"},{"family":"Bogumil","given":"Jörg"},{"family":"Marschall","given":"Stefan"},{"family":"Woyke","given":"Wichard"}],"issued":{"date-parts":[["2021"]]}},"prefix":"vgl. z.B."}],"schema":"https://github.com/citation-style-language/schema/raw/master/csl-citation.json"} </w:instrText>
      </w:r>
      <w:r w:rsidR="0088246A">
        <w:rPr>
          <w:sz w:val="20"/>
          <w:szCs w:val="20"/>
        </w:rPr>
        <w:fldChar w:fldCharType="separate"/>
      </w:r>
      <w:r w:rsidR="0088246A" w:rsidRPr="0088246A">
        <w:rPr>
          <w:rFonts w:ascii="Cambria" w:hAnsi="Cambria"/>
          <w:sz w:val="20"/>
        </w:rPr>
        <w:t>(vgl. z.B. Woyke 2021)</w:t>
      </w:r>
      <w:r w:rsidR="0088246A">
        <w:rPr>
          <w:sz w:val="20"/>
          <w:szCs w:val="20"/>
        </w:rPr>
        <w:fldChar w:fldCharType="end"/>
      </w:r>
      <w:r w:rsidR="0088246A">
        <w:rPr>
          <w:sz w:val="20"/>
          <w:szCs w:val="20"/>
        </w:rPr>
        <w:t>.</w:t>
      </w:r>
    </w:p>
  </w:footnote>
  <w:footnote w:id="137">
    <w:p w14:paraId="540EE86A" w14:textId="2F9C2A00" w:rsidR="00D90E4F" w:rsidRPr="00194612" w:rsidRDefault="00D90E4F" w:rsidP="00817D4E">
      <w:pPr>
        <w:pStyle w:val="Funotentext"/>
        <w:jc w:val="both"/>
        <w:rPr>
          <w:sz w:val="20"/>
          <w:szCs w:val="20"/>
        </w:rPr>
      </w:pPr>
      <w:r w:rsidRPr="00B1150C">
        <w:rPr>
          <w:rStyle w:val="Funotenzeichen"/>
        </w:rPr>
        <w:footnoteRef/>
      </w:r>
      <w:r w:rsidRPr="00194612">
        <w:rPr>
          <w:sz w:val="20"/>
          <w:szCs w:val="20"/>
        </w:rPr>
        <w:t xml:space="preserve"> Unter Parentifizierung versteht man</w:t>
      </w:r>
      <w:r>
        <w:rPr>
          <w:sz w:val="20"/>
          <w:szCs w:val="20"/>
        </w:rPr>
        <w:t xml:space="preserve"> die Übernahme von Fürsorgeaufgaben durch ein Kind gegenüber seinen Eltern, so dass es zu einer Rollenumkehr zwischen den Generationen kommt</w:t>
      </w:r>
      <w:r w:rsidR="00422C83">
        <w:rPr>
          <w:sz w:val="20"/>
          <w:szCs w:val="20"/>
        </w:rPr>
        <w:t xml:space="preserve"> </w:t>
      </w:r>
      <w:r w:rsidR="00417984">
        <w:rPr>
          <w:sz w:val="20"/>
          <w:szCs w:val="20"/>
        </w:rPr>
        <w:fldChar w:fldCharType="begin"/>
      </w:r>
      <w:r w:rsidR="000B7865">
        <w:rPr>
          <w:sz w:val="20"/>
          <w:szCs w:val="20"/>
        </w:rPr>
        <w:instrText xml:space="preserve"> ADDIN ZOTERO_ITEM CSL_CITATION {"citationID":"atpFMakd","properties":{"unsorted":false,"formattedCitation":"(vgl. z.B. V\\uc0\\u246{}lker 2020)","plainCitation":"(vgl. z.B. Völker 2020)","noteIndex":136},"citationItems":[{"id":1314,"uris":["http://zotero.org/users/local/owKliTIb/items/IE2N349R"],"itemData":{"id":1314,"type":"article-journal","abstract":"Parentifizierung im Sinne einer anhaltenden Rollenumkehr zwischen Eltern und Kind stellt eine Gefährdung für die Identitätsentwicklung des Kindes dar. Die hohe Anpassungsleistung zur Stabilisierung eines brüchigen Familiensystems ist für die Außenwelt oft kaum zu erkennen, geht aber auf Kosten der psychosozialen Bedürfnisse des Kindes. Kinder von Eltern mit einer Borderline-Persönlichkeitsstörung können in besonderer Intensität betroffen sein. Transgenerationale Aspekte erfordern multiprofessionelle, familienzentrierte und niederschwellige Präventions- und Therapieansätze.","container-title":"PTT - Persönlichkeitsstörungen: Theorie und Therapie","ISSN":"ISSN 1433-6308","issue":"2","journalAbbreviation":"PTT - Persönlichkeitsstörungen: Theorie und Therapie","page":"109-116","title":"Parentifizierung","volume":"24","author":[{"family":"Völker","given":"Ursula"}],"issued":{"date-parts":[["2020"]]}},"prefix":"vgl. z.B."}],"schema":"https://github.com/citation-style-language/schema/raw/master/csl-citation.json"} </w:instrText>
      </w:r>
      <w:r w:rsidR="00417984">
        <w:rPr>
          <w:sz w:val="20"/>
          <w:szCs w:val="20"/>
        </w:rPr>
        <w:fldChar w:fldCharType="separate"/>
      </w:r>
      <w:r w:rsidR="00417984" w:rsidRPr="00417984">
        <w:rPr>
          <w:rFonts w:ascii="Cambria" w:hAnsi="Cambria" w:cs="Times New Roman"/>
          <w:sz w:val="20"/>
        </w:rPr>
        <w:t>(vgl. z.B. Völker 2020)</w:t>
      </w:r>
      <w:r w:rsidR="00417984">
        <w:rPr>
          <w:sz w:val="20"/>
          <w:szCs w:val="20"/>
        </w:rPr>
        <w:fldChar w:fldCharType="end"/>
      </w:r>
      <w:r w:rsidR="0001250F">
        <w:rPr>
          <w:sz w:val="20"/>
          <w:szCs w:val="20"/>
        </w:rPr>
        <w:t xml:space="preserve">. Ebenfalls kann es wie im Kontext der Kriegskinder-Generation bedeuten, dass ein Kind den abwesenden Vater zumindest emotional für </w:t>
      </w:r>
      <w:r w:rsidR="009B54C9">
        <w:rPr>
          <w:sz w:val="20"/>
          <w:szCs w:val="20"/>
        </w:rPr>
        <w:t xml:space="preserve">die </w:t>
      </w:r>
      <w:r w:rsidR="0001250F">
        <w:rPr>
          <w:sz w:val="20"/>
          <w:szCs w:val="20"/>
        </w:rPr>
        <w:t xml:space="preserve">Mutter </w:t>
      </w:r>
      <w:r w:rsidR="00817D4E">
        <w:rPr>
          <w:sz w:val="20"/>
          <w:szCs w:val="20"/>
        </w:rPr>
        <w:t xml:space="preserve">als Partner </w:t>
      </w:r>
      <w:r w:rsidR="0001250F">
        <w:rPr>
          <w:sz w:val="20"/>
          <w:szCs w:val="20"/>
        </w:rPr>
        <w:t xml:space="preserve">ersetzen soll (vgl. Rosenthal ebd.). </w:t>
      </w:r>
    </w:p>
  </w:footnote>
  <w:footnote w:id="138">
    <w:p w14:paraId="696D535E" w14:textId="0EA9D973" w:rsidR="00A8269A" w:rsidRPr="008A1ED5" w:rsidRDefault="00A8269A" w:rsidP="00EC7EB5">
      <w:pPr>
        <w:pStyle w:val="Funotentext"/>
        <w:jc w:val="both"/>
        <w:rPr>
          <w:sz w:val="20"/>
          <w:szCs w:val="20"/>
        </w:rPr>
      </w:pPr>
      <w:r w:rsidRPr="008A1ED5">
        <w:rPr>
          <w:rStyle w:val="Funotenzeichen"/>
          <w:sz w:val="20"/>
          <w:szCs w:val="20"/>
        </w:rPr>
        <w:footnoteRef/>
      </w:r>
      <w:r w:rsidRPr="008A1ED5">
        <w:rPr>
          <w:sz w:val="20"/>
          <w:szCs w:val="20"/>
        </w:rPr>
        <w:t xml:space="preserve"> Dies gilt einerseits in Bezug auf die Nähe zum nationalsozialistischen Regime seitens Kristins </w:t>
      </w:r>
      <w:r w:rsidR="008A1ED5" w:rsidRPr="008A1ED5">
        <w:rPr>
          <w:sz w:val="20"/>
          <w:szCs w:val="20"/>
        </w:rPr>
        <w:t>Großv</w:t>
      </w:r>
      <w:r w:rsidRPr="008A1ED5">
        <w:rPr>
          <w:sz w:val="20"/>
          <w:szCs w:val="20"/>
        </w:rPr>
        <w:t>ater</w:t>
      </w:r>
      <w:r w:rsidR="008A1ED5" w:rsidRPr="008A1ED5">
        <w:rPr>
          <w:sz w:val="20"/>
          <w:szCs w:val="20"/>
        </w:rPr>
        <w:t xml:space="preserve"> mütterlicherseits und andererseits hinsichtlich des Vertriebenenstatus </w:t>
      </w:r>
      <w:r w:rsidR="003B62ED">
        <w:rPr>
          <w:sz w:val="20"/>
          <w:szCs w:val="20"/>
        </w:rPr>
        <w:t>aus</w:t>
      </w:r>
      <w:r w:rsidR="00EC7EB5">
        <w:rPr>
          <w:sz w:val="20"/>
          <w:szCs w:val="20"/>
        </w:rPr>
        <w:t xml:space="preserve"> den sog.</w:t>
      </w:r>
      <w:r w:rsidR="003B62ED">
        <w:rPr>
          <w:sz w:val="20"/>
          <w:szCs w:val="20"/>
        </w:rPr>
        <w:t xml:space="preserve"> </w:t>
      </w:r>
      <w:r w:rsidR="008A1ED5" w:rsidRPr="008A1ED5">
        <w:rPr>
          <w:sz w:val="20"/>
          <w:szCs w:val="20"/>
        </w:rPr>
        <w:t>ehemalige</w:t>
      </w:r>
      <w:r w:rsidR="003B62ED">
        <w:rPr>
          <w:sz w:val="20"/>
          <w:szCs w:val="20"/>
        </w:rPr>
        <w:t>n</w:t>
      </w:r>
      <w:r w:rsidR="008A1ED5" w:rsidRPr="008A1ED5">
        <w:rPr>
          <w:sz w:val="20"/>
          <w:szCs w:val="20"/>
        </w:rPr>
        <w:t xml:space="preserve"> </w:t>
      </w:r>
      <w:r w:rsidR="003B62ED">
        <w:rPr>
          <w:sz w:val="20"/>
          <w:szCs w:val="20"/>
        </w:rPr>
        <w:t xml:space="preserve">Ostgebieten </w:t>
      </w:r>
      <w:r w:rsidR="008A1ED5" w:rsidRPr="008A1ED5">
        <w:rPr>
          <w:sz w:val="20"/>
          <w:szCs w:val="20"/>
        </w:rPr>
        <w:t>seite</w:t>
      </w:r>
      <w:r w:rsidR="008A1ED5">
        <w:rPr>
          <w:sz w:val="20"/>
          <w:szCs w:val="20"/>
        </w:rPr>
        <w:t>n</w:t>
      </w:r>
      <w:r w:rsidR="008A1ED5" w:rsidRPr="008A1ED5">
        <w:rPr>
          <w:sz w:val="20"/>
          <w:szCs w:val="20"/>
        </w:rPr>
        <w:t>s Kristins Familie väterlicherseits</w:t>
      </w:r>
      <w:r w:rsidR="003B62ED">
        <w:rPr>
          <w:sz w:val="20"/>
          <w:szCs w:val="20"/>
        </w:rPr>
        <w:t xml:space="preserve"> (vgl. z.B.</w:t>
      </w:r>
      <w:r w:rsidR="00F2401B">
        <w:rPr>
          <w:sz w:val="20"/>
          <w:szCs w:val="20"/>
        </w:rPr>
        <w:fldChar w:fldCharType="begin"/>
      </w:r>
      <w:r w:rsidR="000B7865">
        <w:rPr>
          <w:sz w:val="20"/>
          <w:szCs w:val="20"/>
        </w:rPr>
        <w:instrText xml:space="preserve"> ADDIN ZOTERO_ITEM CSL_CITATION {"citationID":"i7iO7XK4","properties":{"unsorted":false,"formattedCitation":"(L\\uc0\\u246{}ffler 2005)","plainCitation":"(Löffler 2005)","dontUpdate":true,"noteIndex":137},"citationItems":[{"id":1418,"uris":["http://zotero.org/users/local/owKliTIb/items/TQTTS6LP"],"itemData":{"id":1418,"type":"document","title":"Flucht, Vertreibung und Integration in konfessioneller Perspektive","URL":"https://www.hsozkult.de/conferencereport/id/fdkn-119444","author":[{"family":"Löffler","given":"Roland"}],"issued":{"date-parts":[["2005"]]}}}],"schema":"https://github.com/citation-style-language/schema/raw/master/csl-citation.json"} </w:instrText>
      </w:r>
      <w:r w:rsidR="00F2401B">
        <w:rPr>
          <w:sz w:val="20"/>
          <w:szCs w:val="20"/>
        </w:rPr>
        <w:fldChar w:fldCharType="separate"/>
      </w:r>
      <w:r w:rsidR="00F2401B">
        <w:rPr>
          <w:rFonts w:ascii="Cambria" w:hAnsi="Cambria" w:cs="Times New Roman"/>
          <w:sz w:val="20"/>
        </w:rPr>
        <w:t xml:space="preserve"> </w:t>
      </w:r>
      <w:r w:rsidR="00F2401B" w:rsidRPr="00F2401B">
        <w:rPr>
          <w:rFonts w:ascii="Cambria" w:hAnsi="Cambria" w:cs="Times New Roman"/>
          <w:sz w:val="20"/>
        </w:rPr>
        <w:t>Löffler 2005)</w:t>
      </w:r>
      <w:r w:rsidR="00F2401B">
        <w:rPr>
          <w:sz w:val="20"/>
          <w:szCs w:val="20"/>
        </w:rPr>
        <w:fldChar w:fldCharType="end"/>
      </w:r>
      <w:r w:rsidR="008A1ED5">
        <w:rPr>
          <w:sz w:val="20"/>
          <w:szCs w:val="20"/>
        </w:rPr>
        <w:t>.</w:t>
      </w:r>
    </w:p>
  </w:footnote>
  <w:footnote w:id="139">
    <w:p w14:paraId="6B270928" w14:textId="17BB8AA6" w:rsidR="00483C2F" w:rsidRPr="00483C2F" w:rsidRDefault="00483C2F" w:rsidP="00483C2F">
      <w:pPr>
        <w:pStyle w:val="Funotentext"/>
        <w:jc w:val="both"/>
        <w:rPr>
          <w:sz w:val="20"/>
          <w:szCs w:val="20"/>
        </w:rPr>
      </w:pPr>
      <w:r w:rsidRPr="00483C2F">
        <w:rPr>
          <w:rStyle w:val="Funotenzeichen"/>
          <w:sz w:val="20"/>
          <w:szCs w:val="20"/>
        </w:rPr>
        <w:footnoteRef/>
      </w:r>
      <w:r w:rsidRPr="00483C2F">
        <w:rPr>
          <w:sz w:val="20"/>
          <w:szCs w:val="20"/>
        </w:rPr>
        <w:t xml:space="preserve"> </w:t>
      </w:r>
      <w:r w:rsidR="00C20A45">
        <w:rPr>
          <w:sz w:val="20"/>
          <w:szCs w:val="20"/>
        </w:rPr>
        <w:t xml:space="preserve">Diese Hypothese bezüglich der familialen Daten </w:t>
      </w:r>
      <w:r w:rsidRPr="00483C2F">
        <w:rPr>
          <w:sz w:val="20"/>
          <w:szCs w:val="20"/>
        </w:rPr>
        <w:t>lässt sich – trotz meiner mehrfachen Nachfragen – ausgehend von den geführten Interviews nicht</w:t>
      </w:r>
      <w:r w:rsidR="00C20A45">
        <w:rPr>
          <w:sz w:val="20"/>
          <w:szCs w:val="20"/>
        </w:rPr>
        <w:t xml:space="preserve"> abschließend bestätigen</w:t>
      </w:r>
      <w:r w:rsidRPr="00483C2F">
        <w:rPr>
          <w:sz w:val="20"/>
          <w:szCs w:val="20"/>
        </w:rPr>
        <w:t>. Die Biographin spricht ebenfalls nicht darüber, seit wann ihre Eltern sich kennen und ob sie zum Zeitpunkt ihrer Geburt noch ein Paar</w:t>
      </w:r>
      <w:r w:rsidR="00817D4E">
        <w:rPr>
          <w:sz w:val="20"/>
          <w:szCs w:val="20"/>
        </w:rPr>
        <w:t xml:space="preserve"> sind</w:t>
      </w:r>
      <w:r w:rsidRPr="00483C2F">
        <w:rPr>
          <w:sz w:val="20"/>
          <w:szCs w:val="20"/>
        </w:rPr>
        <w:t xml:space="preserve">.  </w:t>
      </w:r>
    </w:p>
  </w:footnote>
  <w:footnote w:id="140">
    <w:p w14:paraId="09129585" w14:textId="3A3053AA" w:rsidR="00483C2F" w:rsidRPr="00483C2F" w:rsidRDefault="00483C2F">
      <w:pPr>
        <w:pStyle w:val="Funotentext"/>
        <w:rPr>
          <w:sz w:val="20"/>
          <w:szCs w:val="20"/>
        </w:rPr>
      </w:pPr>
      <w:r w:rsidRPr="00483C2F">
        <w:rPr>
          <w:rStyle w:val="Funotenzeichen"/>
          <w:sz w:val="20"/>
          <w:szCs w:val="20"/>
        </w:rPr>
        <w:footnoteRef/>
      </w:r>
      <w:r w:rsidRPr="00483C2F">
        <w:rPr>
          <w:sz w:val="20"/>
          <w:szCs w:val="20"/>
        </w:rPr>
        <w:t xml:space="preserve"> Während in der DDR ab den </w:t>
      </w:r>
      <w:r w:rsidR="000C5979">
        <w:rPr>
          <w:sz w:val="20"/>
          <w:szCs w:val="20"/>
        </w:rPr>
        <w:t>19</w:t>
      </w:r>
      <w:r w:rsidRPr="00483C2F">
        <w:rPr>
          <w:sz w:val="20"/>
          <w:szCs w:val="20"/>
        </w:rPr>
        <w:t xml:space="preserve">50er Jahren eine Geschlechtszuweisung intergeschlechtlicher Kinder ausgehend vom Keimdrüsengeschlecht unter Berücksichtigung der äußeren Geschlechtsmerkmale empfohlen wurde, erfolgte im Zweifel </w:t>
      </w:r>
      <w:r w:rsidR="000C5979">
        <w:rPr>
          <w:sz w:val="20"/>
          <w:szCs w:val="20"/>
        </w:rPr>
        <w:t xml:space="preserve">überwiegend </w:t>
      </w:r>
      <w:r w:rsidRPr="00483C2F">
        <w:rPr>
          <w:sz w:val="20"/>
          <w:szCs w:val="20"/>
        </w:rPr>
        <w:t xml:space="preserve">eine Entscheidung für das männliche </w:t>
      </w:r>
      <w:r w:rsidR="00B159DC">
        <w:rPr>
          <w:sz w:val="20"/>
          <w:szCs w:val="20"/>
        </w:rPr>
        <w:t>Zuweisungs-</w:t>
      </w:r>
      <w:r w:rsidRPr="00483C2F">
        <w:rPr>
          <w:sz w:val="20"/>
          <w:szCs w:val="20"/>
        </w:rPr>
        <w:t xml:space="preserve">Geschlecht </w:t>
      </w:r>
      <w:r w:rsidRPr="00483C2F">
        <w:rPr>
          <w:sz w:val="20"/>
          <w:szCs w:val="20"/>
        </w:rPr>
        <w:fldChar w:fldCharType="begin"/>
      </w:r>
      <w:r w:rsidR="000B7865">
        <w:rPr>
          <w:sz w:val="20"/>
          <w:szCs w:val="20"/>
        </w:rPr>
        <w:instrText xml:space="preserve"> ADDIN ZOTERO_ITEM CSL_CITATION {"citationID":"n50EcfdT","properties":{"unsorted":false,"formattedCitation":"(vgl. Kl\\uc0\\u246{}ppel 2010)","plainCitation":"(vgl. Klöppel 2010)","noteIndex":139},"citationItems":[{"id":855,"uris":["http://zotero.org/users/local/owKliTIb/items/9P2YM8AS"],"itemData":{"id":855,"type":"book","publisher":"transcript","publisher-place":"Bielefeld","title":"XXOXY ungelöst. Hermaphroditismus, Sex und Gender in der deutschen Medizin","author":[{"family":"Klöppel","given":"Ulrike"}],"issued":{"date-parts":[["2010"]]}},"prefix":"vgl."}],"schema":"https://github.com/citation-style-language/schema/raw/master/csl-citation.json"} </w:instrText>
      </w:r>
      <w:r w:rsidRPr="00483C2F">
        <w:rPr>
          <w:sz w:val="20"/>
          <w:szCs w:val="20"/>
        </w:rPr>
        <w:fldChar w:fldCharType="separate"/>
      </w:r>
      <w:r w:rsidRPr="00483C2F">
        <w:rPr>
          <w:rFonts w:ascii="Cambria" w:hAnsi="Cambria" w:cs="Times New Roman"/>
          <w:sz w:val="20"/>
          <w:szCs w:val="20"/>
        </w:rPr>
        <w:t>(vgl. Klöppel 2010)</w:t>
      </w:r>
      <w:r w:rsidRPr="00483C2F">
        <w:rPr>
          <w:sz w:val="20"/>
          <w:szCs w:val="20"/>
        </w:rPr>
        <w:fldChar w:fldCharType="end"/>
      </w:r>
      <w:r>
        <w:rPr>
          <w:sz w:val="20"/>
          <w:szCs w:val="20"/>
        </w:rPr>
        <w:t>.</w:t>
      </w:r>
    </w:p>
  </w:footnote>
  <w:footnote w:id="141">
    <w:p w14:paraId="5AF6FE93" w14:textId="241060B9" w:rsidR="00D90E4F" w:rsidRPr="00EA7879" w:rsidRDefault="00D90E4F" w:rsidP="00E944F1">
      <w:pPr>
        <w:pStyle w:val="Funotentext"/>
        <w:jc w:val="both"/>
        <w:rPr>
          <w:sz w:val="20"/>
          <w:szCs w:val="20"/>
        </w:rPr>
      </w:pPr>
      <w:r w:rsidRPr="00B1150C">
        <w:rPr>
          <w:rStyle w:val="Funotenzeichen"/>
        </w:rPr>
        <w:footnoteRef/>
      </w:r>
      <w:r w:rsidRPr="00EA7879">
        <w:rPr>
          <w:sz w:val="20"/>
          <w:szCs w:val="20"/>
        </w:rPr>
        <w:t xml:space="preserve"> </w:t>
      </w:r>
      <w:r>
        <w:rPr>
          <w:sz w:val="20"/>
          <w:szCs w:val="20"/>
        </w:rPr>
        <w:t xml:space="preserve">Auf Grund der Annahme, dass Kleinkinder auch durch längere Trennungen von ihren Bezugspersonen nicht nachhaltig beeinträchtigt werden, </w:t>
      </w:r>
      <w:r w:rsidR="0034408A">
        <w:rPr>
          <w:sz w:val="20"/>
          <w:szCs w:val="20"/>
        </w:rPr>
        <w:t xml:space="preserve">ist </w:t>
      </w:r>
      <w:r>
        <w:rPr>
          <w:sz w:val="20"/>
          <w:szCs w:val="20"/>
        </w:rPr>
        <w:t xml:space="preserve">die Handhabung von Besuchszeiten in der BRD der </w:t>
      </w:r>
      <w:r w:rsidR="0034408A">
        <w:rPr>
          <w:sz w:val="20"/>
          <w:szCs w:val="20"/>
        </w:rPr>
        <w:t>19</w:t>
      </w:r>
      <w:r>
        <w:rPr>
          <w:sz w:val="20"/>
          <w:szCs w:val="20"/>
        </w:rPr>
        <w:t xml:space="preserve">60er Jahre </w:t>
      </w:r>
      <w:r w:rsidR="0034408A">
        <w:rPr>
          <w:sz w:val="20"/>
          <w:szCs w:val="20"/>
        </w:rPr>
        <w:t xml:space="preserve">allerdings </w:t>
      </w:r>
      <w:r>
        <w:rPr>
          <w:sz w:val="20"/>
          <w:szCs w:val="20"/>
        </w:rPr>
        <w:t>ähnlich restriktiv wie</w:t>
      </w:r>
      <w:r w:rsidR="0034408A">
        <w:rPr>
          <w:sz w:val="20"/>
          <w:szCs w:val="20"/>
        </w:rPr>
        <w:t xml:space="preserve"> die</w:t>
      </w:r>
      <w:r>
        <w:rPr>
          <w:sz w:val="20"/>
          <w:szCs w:val="20"/>
        </w:rPr>
        <w:t xml:space="preserve"> in der DDR</w:t>
      </w:r>
      <w:r w:rsidR="009941C2">
        <w:rPr>
          <w:sz w:val="20"/>
          <w:szCs w:val="20"/>
        </w:rPr>
        <w:t xml:space="preserve"> </w:t>
      </w:r>
      <w:r w:rsidR="009941C2">
        <w:rPr>
          <w:sz w:val="20"/>
          <w:szCs w:val="20"/>
        </w:rPr>
        <w:fldChar w:fldCharType="begin"/>
      </w:r>
      <w:r w:rsidR="000B7865">
        <w:rPr>
          <w:sz w:val="20"/>
          <w:szCs w:val="20"/>
        </w:rPr>
        <w:instrText xml:space="preserve"> ADDIN ZOTERO_ITEM CSL_CITATION {"citationID":"Rg1JoKAi","properties":{"unsorted":false,"formattedCitation":"(vgl. Becher und Ambrosius 1980b)","plainCitation":"(vgl. Becher und Ambrosius 1980b)","dontUpdate":true,"noteIndex":140},"citationItems":[{"id":1359,"uris":["http://zotero.org/users/local/owKliTIb/items/JZAFU9F5"],"itemData":{"id":1359,"type":"book","ISBN":"978-3-88352-016-2","language":"ger","number-of-pages":"118","publisher":"Evangelischer Presseverband in Hessen u. Nassau","publisher-place":"Frankfurt am Main","source":"K10plus ISBN","title":"Kranke Kinder zwischen Familie und Klinik","editor":[{"family":"Becher","given":"Werner"},{"family":"Ambrosius","given":"Ursula"}],"issued":{"date-parts":[["1980"]]}},"prefix":"vgl."}],"schema":"https://github.com/citation-style-language/schema/raw/master/csl-citation.json"} </w:instrText>
      </w:r>
      <w:r w:rsidR="009941C2">
        <w:rPr>
          <w:sz w:val="20"/>
          <w:szCs w:val="20"/>
        </w:rPr>
        <w:fldChar w:fldCharType="separate"/>
      </w:r>
      <w:r w:rsidR="009941C2" w:rsidRPr="009941C2">
        <w:rPr>
          <w:rFonts w:ascii="Cambria" w:hAnsi="Cambria"/>
          <w:sz w:val="20"/>
        </w:rPr>
        <w:t>(vgl. Becher</w:t>
      </w:r>
      <w:r w:rsidR="009941C2">
        <w:rPr>
          <w:rFonts w:ascii="Cambria" w:hAnsi="Cambria"/>
          <w:sz w:val="20"/>
        </w:rPr>
        <w:t xml:space="preserve">, </w:t>
      </w:r>
      <w:r w:rsidR="009941C2" w:rsidRPr="009941C2">
        <w:rPr>
          <w:rFonts w:ascii="Cambria" w:hAnsi="Cambria"/>
          <w:sz w:val="20"/>
        </w:rPr>
        <w:t>Ambrosius 1980b)</w:t>
      </w:r>
      <w:r w:rsidR="009941C2">
        <w:rPr>
          <w:sz w:val="20"/>
          <w:szCs w:val="20"/>
        </w:rPr>
        <w:fldChar w:fldCharType="end"/>
      </w:r>
      <w:r>
        <w:rPr>
          <w:sz w:val="20"/>
          <w:szCs w:val="20"/>
        </w:rPr>
        <w:t>.</w:t>
      </w:r>
    </w:p>
  </w:footnote>
  <w:footnote w:id="142">
    <w:p w14:paraId="509145F6" w14:textId="2301F759" w:rsidR="00D90E4F" w:rsidRPr="00E43A97" w:rsidRDefault="00D90E4F" w:rsidP="00E944F1">
      <w:pPr>
        <w:pStyle w:val="Funotentext"/>
        <w:jc w:val="both"/>
        <w:rPr>
          <w:sz w:val="20"/>
          <w:szCs w:val="20"/>
        </w:rPr>
      </w:pPr>
      <w:r w:rsidRPr="00B1150C">
        <w:rPr>
          <w:rStyle w:val="Funotenzeichen"/>
        </w:rPr>
        <w:footnoteRef/>
      </w:r>
      <w:r w:rsidRPr="00E43A97">
        <w:rPr>
          <w:sz w:val="20"/>
          <w:szCs w:val="20"/>
        </w:rPr>
        <w:t xml:space="preserve"> </w:t>
      </w:r>
      <w:r w:rsidRPr="00D278B3">
        <w:rPr>
          <w:sz w:val="20"/>
          <w:szCs w:val="20"/>
        </w:rPr>
        <w:t>Israel</w:t>
      </w:r>
      <w:r w:rsidR="00D278B3" w:rsidRPr="00D278B3">
        <w:rPr>
          <w:sz w:val="20"/>
          <w:szCs w:val="20"/>
        </w:rPr>
        <w:t xml:space="preserve"> und </w:t>
      </w:r>
      <w:proofErr w:type="spellStart"/>
      <w:r w:rsidR="00D278B3" w:rsidRPr="00D278B3">
        <w:rPr>
          <w:sz w:val="20"/>
          <w:szCs w:val="20"/>
        </w:rPr>
        <w:t>Kerz</w:t>
      </w:r>
      <w:proofErr w:type="spellEnd"/>
      <w:r w:rsidR="00D278B3" w:rsidRPr="00D278B3">
        <w:rPr>
          <w:sz w:val="20"/>
          <w:szCs w:val="20"/>
        </w:rPr>
        <w:t>-Rühling</w:t>
      </w:r>
      <w:r w:rsidRPr="00D278B3">
        <w:rPr>
          <w:sz w:val="20"/>
          <w:szCs w:val="20"/>
        </w:rPr>
        <w:t xml:space="preserve"> </w:t>
      </w:r>
      <w:r w:rsidR="00D278B3" w:rsidRPr="00D278B3">
        <w:rPr>
          <w:sz w:val="20"/>
          <w:szCs w:val="20"/>
        </w:rPr>
        <w:fldChar w:fldCharType="begin"/>
      </w:r>
      <w:r w:rsidR="000B7865">
        <w:rPr>
          <w:sz w:val="20"/>
          <w:szCs w:val="20"/>
        </w:rPr>
        <w:instrText xml:space="preserve"> ADDIN ZOTERO_ITEM CSL_CITATION {"citationID":"KqGYVAor","properties":{"unsorted":false,"formattedCitation":"(2008)","plainCitation":"(2008)","noteIndex":141},"citationItems":[{"id":884,"uris":["http://zotero.org/users/local/owKliTIb/items/R9WAJGSB"],"itemData":{"id":884,"type":"book","publisher":"Verlag Brandes &amp; Apsel","publisher-place":"Frankfurt","title":"Krippenkinder in der DDR","editor":[{"family":"Israel","given":"Agathe"},{"family":"Kerz-Rühling","given":"Ingrid"}],"issued":{"date-parts":[["2008"]]}},"suppress-author":true}],"schema":"https://github.com/citation-style-language/schema/raw/master/csl-citation.json"} </w:instrText>
      </w:r>
      <w:r w:rsidR="00D278B3" w:rsidRPr="00D278B3">
        <w:rPr>
          <w:sz w:val="20"/>
          <w:szCs w:val="20"/>
        </w:rPr>
        <w:fldChar w:fldCharType="separate"/>
      </w:r>
      <w:r w:rsidR="00D278B3" w:rsidRPr="00D278B3">
        <w:rPr>
          <w:rFonts w:ascii="Cambria" w:hAnsi="Cambria"/>
          <w:sz w:val="20"/>
        </w:rPr>
        <w:t>(2008)</w:t>
      </w:r>
      <w:r w:rsidR="00D278B3" w:rsidRPr="00D278B3">
        <w:rPr>
          <w:sz w:val="20"/>
          <w:szCs w:val="20"/>
        </w:rPr>
        <w:fldChar w:fldCharType="end"/>
      </w:r>
      <w:r w:rsidRPr="00D278B3">
        <w:rPr>
          <w:sz w:val="20"/>
          <w:szCs w:val="20"/>
        </w:rPr>
        <w:t xml:space="preserve"> weis</w:t>
      </w:r>
      <w:r w:rsidR="00D278B3" w:rsidRPr="00D278B3">
        <w:rPr>
          <w:sz w:val="20"/>
          <w:szCs w:val="20"/>
        </w:rPr>
        <w:t>en</w:t>
      </w:r>
      <w:r w:rsidRPr="00D278B3">
        <w:rPr>
          <w:sz w:val="20"/>
          <w:szCs w:val="20"/>
        </w:rPr>
        <w:t xml:space="preserve"> auf</w:t>
      </w:r>
      <w:r>
        <w:rPr>
          <w:sz w:val="20"/>
          <w:szCs w:val="20"/>
        </w:rPr>
        <w:t xml:space="preserve"> die Kontinuitäten zwischen nationalsozialistischen und DDR-Erziehungspraktiken hin und </w:t>
      </w:r>
      <w:r w:rsidR="0034408A">
        <w:rPr>
          <w:sz w:val="20"/>
          <w:szCs w:val="20"/>
        </w:rPr>
        <w:t xml:space="preserve">legen </w:t>
      </w:r>
      <w:r>
        <w:rPr>
          <w:sz w:val="20"/>
          <w:szCs w:val="20"/>
        </w:rPr>
        <w:t>dar, dass insbesondere die Mütter, die noch im NS sozialisiert wurden, die frühe Trennung von ihren Kindern als selbstverständlich erleben.</w:t>
      </w:r>
    </w:p>
  </w:footnote>
  <w:footnote w:id="143">
    <w:p w14:paraId="7035D22B" w14:textId="4EB5BC7C" w:rsidR="00D90E4F" w:rsidRPr="00AE1BC0" w:rsidRDefault="00D90E4F" w:rsidP="0034408A">
      <w:pPr>
        <w:pStyle w:val="Funotentext"/>
        <w:jc w:val="both"/>
        <w:rPr>
          <w:sz w:val="20"/>
          <w:szCs w:val="20"/>
        </w:rPr>
      </w:pPr>
      <w:r w:rsidRPr="00B1150C">
        <w:rPr>
          <w:rStyle w:val="Funotenzeichen"/>
        </w:rPr>
        <w:footnoteRef/>
      </w:r>
      <w:r>
        <w:rPr>
          <w:sz w:val="20"/>
          <w:szCs w:val="20"/>
        </w:rPr>
        <w:t xml:space="preserve"> In der systemischen Therapie werden </w:t>
      </w:r>
      <w:r w:rsidR="0034408A">
        <w:rPr>
          <w:sz w:val="20"/>
          <w:szCs w:val="20"/>
        </w:rPr>
        <w:t xml:space="preserve">sog. </w:t>
      </w:r>
      <w:r w:rsidRPr="0034408A">
        <w:rPr>
          <w:i/>
          <w:iCs/>
          <w:sz w:val="20"/>
          <w:szCs w:val="20"/>
        </w:rPr>
        <w:t>Problemkinder</w:t>
      </w:r>
      <w:r w:rsidR="0034408A">
        <w:rPr>
          <w:sz w:val="20"/>
          <w:szCs w:val="20"/>
        </w:rPr>
        <w:t xml:space="preserve"> </w:t>
      </w:r>
      <w:r>
        <w:rPr>
          <w:sz w:val="20"/>
          <w:szCs w:val="20"/>
        </w:rPr>
        <w:t xml:space="preserve">als Symptomträger*innen eines pathogenen </w:t>
      </w:r>
      <w:r w:rsidR="0034408A">
        <w:rPr>
          <w:sz w:val="20"/>
          <w:szCs w:val="20"/>
        </w:rPr>
        <w:t>Familiens</w:t>
      </w:r>
      <w:r>
        <w:rPr>
          <w:sz w:val="20"/>
          <w:szCs w:val="20"/>
        </w:rPr>
        <w:t xml:space="preserve">ystems verstanden. Obwohl das </w:t>
      </w:r>
      <w:r w:rsidR="00334D0E">
        <w:rPr>
          <w:sz w:val="20"/>
          <w:szCs w:val="20"/>
        </w:rPr>
        <w:t>familiale System</w:t>
      </w:r>
      <w:r>
        <w:rPr>
          <w:sz w:val="20"/>
          <w:szCs w:val="20"/>
        </w:rPr>
        <w:t xml:space="preserve"> als Ganzes dysfunktional ist, wird einem </w:t>
      </w:r>
      <w:r w:rsidR="0034408A">
        <w:rPr>
          <w:sz w:val="20"/>
          <w:szCs w:val="20"/>
        </w:rPr>
        <w:t xml:space="preserve">als </w:t>
      </w:r>
      <w:r>
        <w:rPr>
          <w:sz w:val="20"/>
          <w:szCs w:val="20"/>
        </w:rPr>
        <w:t>deviant</w:t>
      </w:r>
      <w:r w:rsidR="0034408A">
        <w:rPr>
          <w:sz w:val="20"/>
          <w:szCs w:val="20"/>
        </w:rPr>
        <w:t xml:space="preserve"> </w:t>
      </w:r>
      <w:r>
        <w:rPr>
          <w:sz w:val="20"/>
          <w:szCs w:val="20"/>
        </w:rPr>
        <w:t>bzw. verhaltensauffällig</w:t>
      </w:r>
      <w:r w:rsidR="0034408A">
        <w:rPr>
          <w:sz w:val="20"/>
          <w:szCs w:val="20"/>
        </w:rPr>
        <w:t xml:space="preserve"> </w:t>
      </w:r>
      <w:r w:rsidR="0034408A">
        <w:rPr>
          <w:sz w:val="20"/>
          <w:szCs w:val="20"/>
        </w:rPr>
        <w:t xml:space="preserve">eingeordneten </w:t>
      </w:r>
      <w:r>
        <w:rPr>
          <w:sz w:val="20"/>
          <w:szCs w:val="20"/>
        </w:rPr>
        <w:t>Kind die Verantwortlichkeit für diese Dysfunktionalität zugeschrieben</w:t>
      </w:r>
      <w:r w:rsidR="00E82518">
        <w:rPr>
          <w:sz w:val="20"/>
          <w:szCs w:val="20"/>
        </w:rPr>
        <w:t xml:space="preserve"> </w:t>
      </w:r>
      <w:r w:rsidR="00E82518">
        <w:rPr>
          <w:sz w:val="20"/>
          <w:szCs w:val="20"/>
        </w:rPr>
        <w:fldChar w:fldCharType="begin"/>
      </w:r>
      <w:r w:rsidR="000B7865">
        <w:rPr>
          <w:sz w:val="20"/>
          <w:szCs w:val="20"/>
        </w:rPr>
        <w:instrText xml:space="preserve"> ADDIN ZOTERO_ITEM CSL_CITATION {"citationID":"tnVmcop8","properties":{"unsorted":false,"formattedCitation":"(vgl. z.B. Becker-Textor 1997)","plainCitation":"(vgl. z.B. Becker-Textor 1997)","noteIndex":142},"citationItems":[{"id":1363,"uris":["http://zotero.org/users/local/owKliTIb/items/Y9PV8PLI"],"itemData":{"id":1363,"type":"book","collection-title":"Praxisbuch Kindergarten","edition":"5. Aufl","ISBN":"978-3-451-21451-6","language":"ger","number-of-pages":"126","publisher":"Herder","publisher-place":"Freiburg im Breisgau Basel Wien","source":"K10plus ISBN","title":"Schwierige Kinder gibt es nicht - oder doch? \"Problemkinder\" im Kindergarten","title-short":"Schwierige Kinder gibt es nicht - oder doch?","author":[{"family":"Becker-Textor","given":"Ingeborg"}],"issued":{"date-parts":[["1997"]]}},"prefix":"vgl. z.B."}],"schema":"https://github.com/citation-style-language/schema/raw/master/csl-citation.json"} </w:instrText>
      </w:r>
      <w:r w:rsidR="00E82518">
        <w:rPr>
          <w:sz w:val="20"/>
          <w:szCs w:val="20"/>
        </w:rPr>
        <w:fldChar w:fldCharType="separate"/>
      </w:r>
      <w:r w:rsidR="00E82518" w:rsidRPr="00E82518">
        <w:rPr>
          <w:rFonts w:ascii="Cambria" w:hAnsi="Cambria"/>
          <w:sz w:val="20"/>
        </w:rPr>
        <w:t>(vgl. z.B. Becker-Textor 1997)</w:t>
      </w:r>
      <w:r w:rsidR="00E82518">
        <w:rPr>
          <w:sz w:val="20"/>
          <w:szCs w:val="20"/>
        </w:rPr>
        <w:fldChar w:fldCharType="end"/>
      </w:r>
      <w:r>
        <w:rPr>
          <w:sz w:val="20"/>
          <w:szCs w:val="20"/>
        </w:rPr>
        <w:t>.</w:t>
      </w:r>
    </w:p>
  </w:footnote>
  <w:footnote w:id="144">
    <w:p w14:paraId="1D99718F" w14:textId="6730BA8E" w:rsidR="009761C3" w:rsidRPr="009761C3" w:rsidRDefault="009761C3" w:rsidP="009761C3">
      <w:pPr>
        <w:pStyle w:val="Funotentext"/>
        <w:jc w:val="both"/>
        <w:rPr>
          <w:sz w:val="20"/>
          <w:szCs w:val="20"/>
        </w:rPr>
      </w:pPr>
      <w:r w:rsidRPr="009761C3">
        <w:rPr>
          <w:rStyle w:val="Funotenzeichen"/>
          <w:sz w:val="20"/>
          <w:szCs w:val="20"/>
        </w:rPr>
        <w:footnoteRef/>
      </w:r>
      <w:r w:rsidRPr="009761C3">
        <w:rPr>
          <w:sz w:val="20"/>
          <w:szCs w:val="20"/>
        </w:rPr>
        <w:t xml:space="preserve"> Die möglichst frühe </w:t>
      </w:r>
      <w:r w:rsidR="00264D54">
        <w:rPr>
          <w:sz w:val="20"/>
          <w:szCs w:val="20"/>
        </w:rPr>
        <w:t>‚</w:t>
      </w:r>
      <w:r w:rsidRPr="009761C3">
        <w:rPr>
          <w:sz w:val="20"/>
          <w:szCs w:val="20"/>
        </w:rPr>
        <w:t>Behandlung</w:t>
      </w:r>
      <w:r w:rsidR="00264D54">
        <w:rPr>
          <w:sz w:val="20"/>
          <w:szCs w:val="20"/>
        </w:rPr>
        <w:t>‘</w:t>
      </w:r>
      <w:r w:rsidRPr="009761C3">
        <w:rPr>
          <w:sz w:val="20"/>
          <w:szCs w:val="20"/>
        </w:rPr>
        <w:t xml:space="preserve"> von </w:t>
      </w:r>
      <w:r>
        <w:rPr>
          <w:sz w:val="20"/>
          <w:szCs w:val="20"/>
        </w:rPr>
        <w:t xml:space="preserve">– angenommener – </w:t>
      </w:r>
      <w:r w:rsidRPr="009761C3">
        <w:rPr>
          <w:sz w:val="20"/>
          <w:szCs w:val="20"/>
        </w:rPr>
        <w:t xml:space="preserve">Homosexualität </w:t>
      </w:r>
      <w:r w:rsidR="0034408A">
        <w:rPr>
          <w:sz w:val="20"/>
          <w:szCs w:val="20"/>
        </w:rPr>
        <w:t xml:space="preserve">von </w:t>
      </w:r>
      <w:r>
        <w:rPr>
          <w:sz w:val="20"/>
          <w:szCs w:val="20"/>
        </w:rPr>
        <w:t xml:space="preserve">SchülerInnen </w:t>
      </w:r>
      <w:r w:rsidRPr="009761C3">
        <w:rPr>
          <w:sz w:val="20"/>
          <w:szCs w:val="20"/>
        </w:rPr>
        <w:t>wird noch 1974 i.R. von Unterrichtsmaterial</w:t>
      </w:r>
      <w:r w:rsidR="0034408A">
        <w:rPr>
          <w:sz w:val="20"/>
          <w:szCs w:val="20"/>
        </w:rPr>
        <w:t>ien</w:t>
      </w:r>
      <w:r w:rsidRPr="009761C3">
        <w:rPr>
          <w:sz w:val="20"/>
          <w:szCs w:val="20"/>
        </w:rPr>
        <w:t xml:space="preserve"> für Lehrkräfte</w:t>
      </w:r>
      <w:r>
        <w:rPr>
          <w:sz w:val="20"/>
          <w:szCs w:val="20"/>
        </w:rPr>
        <w:t xml:space="preserve"> in der DDR</w:t>
      </w:r>
      <w:r w:rsidRPr="009761C3">
        <w:rPr>
          <w:sz w:val="20"/>
          <w:szCs w:val="20"/>
        </w:rPr>
        <w:t xml:space="preserve"> empfohlen (vgl. Bach 1993).</w:t>
      </w:r>
    </w:p>
  </w:footnote>
  <w:footnote w:id="145">
    <w:p w14:paraId="5BCCB9B9" w14:textId="5E632735" w:rsidR="00D90E4F" w:rsidRPr="00B81016" w:rsidRDefault="00D90E4F" w:rsidP="00E944F1">
      <w:pPr>
        <w:pStyle w:val="Funotentext"/>
        <w:jc w:val="both"/>
        <w:rPr>
          <w:sz w:val="20"/>
          <w:szCs w:val="20"/>
        </w:rPr>
      </w:pPr>
      <w:r w:rsidRPr="00B1150C">
        <w:rPr>
          <w:rStyle w:val="Funotenzeichen"/>
        </w:rPr>
        <w:footnoteRef/>
      </w:r>
      <w:r>
        <w:rPr>
          <w:sz w:val="20"/>
          <w:szCs w:val="20"/>
        </w:rPr>
        <w:t xml:space="preserve"> Der Begriff der Konversionstherapie bezeichnet eine ursprünglich in evangelikalen Kreisen in den USA entstandene</w:t>
      </w:r>
      <w:r>
        <w:rPr>
          <w:sz w:val="20"/>
          <w:szCs w:val="20"/>
        </w:rPr>
        <w:t xml:space="preserve"> gewaltvolle </w:t>
      </w:r>
      <w:r>
        <w:rPr>
          <w:sz w:val="20"/>
          <w:szCs w:val="20"/>
        </w:rPr>
        <w:t xml:space="preserve">Behandlungsform von Homosexualität</w:t>
      </w:r>
      <w:r>
        <w:rPr>
          <w:sz w:val="20"/>
          <w:szCs w:val="20"/>
        </w:rPr>
        <w:t xml:space="preserve"> </w:t>
      </w:r>
      <w:r w:rsidR="00E82518">
        <w:rPr>
          <w:sz w:val="20"/>
          <w:szCs w:val="20"/>
        </w:rPr>
        <w:fldChar w:fldCharType="begin"/>
      </w:r>
      <w:r w:rsidR="000B7865">
        <w:rPr>
          <w:sz w:val="20"/>
          <w:szCs w:val="20"/>
        </w:rPr>
        <w:instrText xml:space="preserve"> ADDIN ZOTERO_ITEM CSL_CITATION {"citationID":"BBhmvgxb","properties":{"unsorted":false,"formattedCitation":"(vgl. OutRight 2019)","plainCitation":"(vgl. OutRight 2019)","noteIndex":144},"citationItems":[{"id":1364,"uris":["http://zotero.org/users/local/owKliTIb/items/JJNXAG34"],"itemData":{"id":1364,"type":"book","title":"Harmful treatment: The global reach of so-called conversion therapy. OutRight Action International","URL":"https://outrightinternational.org/sites/default/files/2024-03/092523_Outright_Conversion2023%20(1).pdf","author":[{"literal":"OutRight Action International"},{"family":"Bishop","given":"A."}],"issued":{"date-parts":[["2019"]]}},"suppress-author":true,"prefix":"vgl. OutRight"}],"schema":"https://github.com/citation-style-language/schema/raw/master/csl-citation.json"} </w:instrText>
      </w:r>
      <w:r w:rsidR="00E82518">
        <w:rPr>
          <w:sz w:val="20"/>
          <w:szCs w:val="20"/>
        </w:rPr>
        <w:fldChar w:fldCharType="separate"/>
      </w:r>
      <w:r>
        <w:rPr>
          <w:rFonts w:ascii="Cambria" w:hAnsi="Cambria"/>
          <w:sz w:val="20"/>
        </w:rPr>
        <w:t xml:space="preserve">(vgl. </w:t>
      </w:r>
      <w:proofErr w:type="spellStart"/>
      <w:r>
        <w:rPr>
          <w:rFonts w:ascii="Cambria" w:hAnsi="Cambria"/>
          <w:sz w:val="20"/>
        </w:rPr>
        <w:t xml:space="preserve">OutRight</w:t>
      </w:r>
      <w:proofErr w:type="spellEnd"/>
      <w:r>
        <w:rPr>
          <w:rFonts w:ascii="Cambria" w:hAnsi="Cambria"/>
          <w:sz w:val="20"/>
        </w:rPr>
        <w:t xml:space="preserve"> 2019)</w:t>
      </w:r>
      <w:r w:rsidR="00E82518">
        <w:rPr>
          <w:sz w:val="20"/>
          <w:szCs w:val="20"/>
        </w:rPr>
        <w:fldChar w:fldCharType="end"/>
      </w:r>
      <w:r>
        <w:rPr>
          <w:sz w:val="20"/>
          <w:szCs w:val="20"/>
        </w:rPr>
        <w:t xml:space="preserve">.</w:t>
      </w:r>
      <w:r>
        <w:rPr>
          <w:sz w:val="20"/>
          <w:szCs w:val="20"/>
        </w:rPr>
        <w:t xml:space="preserve"> Es ist davon auszugehen, dass die Biographin erst im </w:t>
      </w:r>
      <w:del w:id="1000333" w:author="Claude Lektorat" w:date="2026-06-30T12:18:05Z">
        <w:r>
          <w:rPr>
            <w:sz w:val="20"/>
            <w:szCs w:val="20"/>
          </w:rPr>
          <w:delText xml:space="preserve">Erwachsenalter</w:delText>
        </w:r>
      </w:del>
      <w:ins w:id="1000334" w:author="Claude Lektorat" w:date="2026-06-30T12:18:05Z">
        <w:r>
          <w:rPr>
            <w:sz w:val="20"/>
            <w:szCs w:val="20"/>
          </w:rPr>
          <w:t xml:space="preserve">Erwachsenenalter</w:t>
        </w:r>
      </w:ins>
      <w:r>
        <w:rPr>
          <w:sz w:val="20"/>
          <w:szCs w:val="20"/>
        </w:rPr>
        <w:t xml:space="preserve"> mit</w:t>
      </w:r>
      <w:r>
        <w:rPr>
          <w:sz w:val="20"/>
          <w:szCs w:val="20"/>
        </w:rPr>
        <w:t xml:space="preserve"> diesem Begriff in </w:t>
      </w:r>
      <w:del w:id="1000335" w:author="Claude Lektorat" w:date="2026-06-30T12:18:05Z">
        <w:r>
          <w:rPr>
            <w:sz w:val="20"/>
            <w:szCs w:val="20"/>
          </w:rPr>
          <w:delText xml:space="preserve">Kontakt</w:delText>
        </w:r>
      </w:del>
      <w:ins w:id="1000336" w:author="Claude Lektorat" w:date="2026-06-30T12:18:05Z">
        <w:r>
          <w:rPr>
            <w:sz w:val="20"/>
            <w:szCs w:val="20"/>
          </w:rPr>
          <w:t xml:space="preserve">Kontakt kommt</w:t>
        </w:r>
      </w:ins>
      <w:del w:id="1000337" w:author="Claude Lektorat" w:date="2026-06-30T12:18:05Z">
        <w:r>
          <w:rPr>
            <w:sz w:val="20"/>
            <w:szCs w:val="20"/>
          </w:rPr>
          <w:delText xml:space="preserve">kommt</w:delText>
        </w:r>
      </w:del>
      <w:r>
        <w:rPr>
          <w:sz w:val="20"/>
          <w:szCs w:val="20"/>
        </w:rPr>
        <w:t xml:space="preserve">. Vermutlich dient er einer </w:t>
      </w:r>
      <w:r>
        <w:rPr>
          <w:sz w:val="20"/>
          <w:szCs w:val="20"/>
        </w:rPr>
        <w:t xml:space="preserve">retrospektiven, </w:t>
      </w:r>
      <w:r>
        <w:rPr>
          <w:sz w:val="20"/>
          <w:szCs w:val="20"/>
        </w:rPr>
        <w:t xml:space="preserve">zumindest intellektuellen </w:t>
      </w:r>
      <w:r>
        <w:rPr>
          <w:sz w:val="20"/>
          <w:szCs w:val="20"/>
        </w:rPr>
        <w:t xml:space="preserve">Einordnung der </w:t>
      </w:r>
      <w:r>
        <w:rPr>
          <w:sz w:val="20"/>
          <w:szCs w:val="20"/>
        </w:rPr>
        <w:t xml:space="preserve">durchlebten Gewalterfahrungen.</w:t>
      </w:r>
    </w:p>
  </w:footnote>
  <w:footnote w:id="146">
    <w:p w14:paraId="57FDE305" w14:textId="6E562DE5" w:rsidR="00D90E4F" w:rsidRPr="00D87DFE" w:rsidRDefault="00D90E4F" w:rsidP="00E944F1">
      <w:pPr>
        <w:pStyle w:val="Funotentext"/>
        <w:jc w:val="both"/>
        <w:rPr>
          <w:sz w:val="20"/>
          <w:szCs w:val="20"/>
        </w:rPr>
      </w:pPr>
      <w:r w:rsidRPr="00B1150C">
        <w:rPr>
          <w:rStyle w:val="Funotenzeichen"/>
        </w:rPr>
        <w:footnoteRef/>
      </w:r>
      <w:r w:rsidRPr="00D87DFE">
        <w:rPr>
          <w:sz w:val="20"/>
          <w:szCs w:val="20"/>
        </w:rPr>
        <w:t xml:space="preserve"> Die Konzeptualisierung von </w:t>
      </w:r>
      <w:r>
        <w:rPr>
          <w:sz w:val="20"/>
          <w:szCs w:val="20"/>
        </w:rPr>
        <w:t xml:space="preserve">psychischem </w:t>
      </w:r>
      <w:r w:rsidRPr="00D87DFE">
        <w:rPr>
          <w:sz w:val="20"/>
          <w:szCs w:val="20"/>
        </w:rPr>
        <w:t xml:space="preserve">Trauma als eine </w:t>
      </w:r>
      <w:r w:rsidRPr="00963060">
        <w:rPr>
          <w:i/>
          <w:iCs/>
          <w:sz w:val="20"/>
          <w:szCs w:val="20"/>
        </w:rPr>
        <w:t>Nicht-Erfahrung</w:t>
      </w:r>
      <w:r w:rsidRPr="00D87DFE">
        <w:rPr>
          <w:sz w:val="20"/>
          <w:szCs w:val="20"/>
        </w:rPr>
        <w:t>, die sich symbolischer Repräsentation und damit Versprachlichung entzieht, macht diese Auffälligkeiten nachvollziehbar</w:t>
      </w:r>
      <w:r w:rsidR="00AF6DD5">
        <w:rPr>
          <w:sz w:val="20"/>
          <w:szCs w:val="20"/>
        </w:rPr>
        <w:t xml:space="preserve"> </w:t>
      </w:r>
      <w:r w:rsidR="00AF6DD5">
        <w:rPr>
          <w:sz w:val="20"/>
          <w:szCs w:val="20"/>
        </w:rPr>
        <w:fldChar w:fldCharType="begin"/>
      </w:r>
      <w:r w:rsidR="000B7865">
        <w:rPr>
          <w:sz w:val="20"/>
          <w:szCs w:val="20"/>
        </w:rPr>
        <w:instrText xml:space="preserve"> ADDIN ZOTERO_ITEM CSL_CITATION {"citationID":"FxEGtPbH","properties":{"unsorted":false,"formattedCitation":"(vgl. z.B. Brigitta Busch 2016; M. Fischer 2012)","plainCitation":"(vgl. z.B. Brigitta Busch 2016; M. Fischer 2012)","dontUpdate":true,"noteIndex":145},"citationItems":[{"id":1366,"uris":["http://zotero.org/users/local/owKliTIb/items/63JI7YEQ"],"itemData":{"id":1366,"type":"article-journal","container-title":"Osnabrücker Beiträge zur Sprachtheorie 89. Flucht_Punkt_Sprache","issue":"89","page":"85-108","publisher":"Universitäts-verlag Rhein-Ruhr OHG","publisher-place":"Duisburg","title":"Sprachliche Verletzung, verletzte Sprache: Über den Zusammenhang von traumatischem Erleben und Spracherleben","author":[{"family":"Busch","given":"Brigitta"}],"issued":{"date-parts":[["2016"]]}},"prefix":"vgl. z.B."},{"id":820,"uris":["http://zotero.org/users/local/owKliTIb/items/TK8XX56H"],"itemData":{"id":820,"type":"chapter","container-title":"Macht und Ohnmacht der Sprache. Philosophische und psychoanalytische Perspektiven","page":"137-160","publisher":"Velbrück Wissenschaft","publisher-place":"Weilerswist","title":"„Die Welt ist fort, ich muss dich tragen“ (Celan) – Zum sprachlichen Umgang mit Grenz-(Nicht-)Erfahrungen","author":[{"family":"Fischer","given":"Miriam"}],"editor":[{"literal":"Angehrn"},{"literal":"Küchenhoff"}],"issued":{"date-parts":[["2012"]]}}}],"schema":"https://github.com/citation-style-language/schema/raw/master/csl-citation.json"} </w:instrText>
      </w:r>
      <w:r w:rsidR="00AF6DD5">
        <w:rPr>
          <w:sz w:val="20"/>
          <w:szCs w:val="20"/>
        </w:rPr>
        <w:fldChar w:fldCharType="separate"/>
      </w:r>
      <w:r w:rsidR="00BC4439" w:rsidRPr="00BC4439">
        <w:rPr>
          <w:rFonts w:ascii="Cambria" w:hAnsi="Cambria"/>
          <w:sz w:val="20"/>
        </w:rPr>
        <w:t>(vgl. z.B. Busch 2016; Fischer 2012)</w:t>
      </w:r>
      <w:r w:rsidR="00AF6DD5">
        <w:rPr>
          <w:sz w:val="20"/>
          <w:szCs w:val="20"/>
        </w:rPr>
        <w:fldChar w:fldCharType="end"/>
      </w:r>
      <w:r w:rsidRPr="00D87DFE">
        <w:rPr>
          <w:sz w:val="20"/>
          <w:szCs w:val="20"/>
        </w:rPr>
        <w:t>. Im traumatischen Erleben kommt es nicht zuletzt zu einem Bruch des zeitlichen Kontinuitätsempfindens im Sinne eines alltäglichen „Und</w:t>
      </w:r>
      <w:r w:rsidR="00334D0E">
        <w:rPr>
          <w:sz w:val="20"/>
          <w:szCs w:val="20"/>
        </w:rPr>
        <w:t xml:space="preserve"> </w:t>
      </w:r>
      <w:proofErr w:type="spellStart"/>
      <w:r w:rsidRPr="00D87DFE">
        <w:rPr>
          <w:sz w:val="20"/>
          <w:szCs w:val="20"/>
        </w:rPr>
        <w:t>soweiters</w:t>
      </w:r>
      <w:proofErr w:type="spellEnd"/>
      <w:r w:rsidRPr="00D87DFE">
        <w:rPr>
          <w:sz w:val="20"/>
          <w:szCs w:val="20"/>
        </w:rPr>
        <w:t xml:space="preserve">“ </w:t>
      </w:r>
      <w:r w:rsidR="00AF6DD5">
        <w:rPr>
          <w:sz w:val="20"/>
          <w:szCs w:val="20"/>
        </w:rPr>
        <w:fldChar w:fldCharType="begin"/>
      </w:r>
      <w:r w:rsidR="000B7865">
        <w:rPr>
          <w:sz w:val="20"/>
          <w:szCs w:val="20"/>
        </w:rPr>
        <w:instrText xml:space="preserve"> ADDIN ZOTERO_ITEM CSL_CITATION {"citationID":"GNpy5dsS","properties":{"unsorted":false,"formattedCitation":"(vgl. Husserl 1985, 51, zitiert nach B. Busch 2016)","plainCitation":"(vgl. Husserl 1985, 51, zitiert nach B. Busch 2016)","dontUpdate":true,"noteIndex":145},"citationItems":[{"id":800,"uris":["http://zotero.org/users/local/owKliTIb/items/YANJEJK8"],"itemData":{"id":800,"type":"chapter","container-title":"Osnabrücker Beiträge zur Sprachtheorie 89. Flucht_Punkt_Sprache","page":"85-108","publisher":"Universitäts-verlag Rhein-Ruhr OHG","publisher-place":"Duisburg","title":"Sprachliche Verletzung, verletzte Sprache: Über den Zusammenhang von traumatischem Erleben und Spracherleben","author":[{"family":"Busch","given":"B."}],"issued":{"date-parts":[["2016"]]}},"prefix":"vgl. Husserl 1985, 51, zitiert nach "}],"schema":"https://github.com/citation-style-language/schema/raw/master/csl-citation.json"} </w:instrText>
      </w:r>
      <w:r w:rsidR="00AF6DD5">
        <w:rPr>
          <w:sz w:val="20"/>
          <w:szCs w:val="20"/>
        </w:rPr>
        <w:fldChar w:fldCharType="separate"/>
      </w:r>
      <w:r w:rsidR="00BC4439" w:rsidRPr="00BC4439">
        <w:rPr>
          <w:rFonts w:ascii="Cambria" w:hAnsi="Cambria"/>
          <w:sz w:val="20"/>
        </w:rPr>
        <w:t>(Husserl 1985, 51)</w:t>
      </w:r>
      <w:r w:rsidR="00AF6DD5">
        <w:rPr>
          <w:sz w:val="20"/>
          <w:szCs w:val="20"/>
        </w:rPr>
        <w:fldChar w:fldCharType="end"/>
      </w:r>
      <w:r w:rsidRPr="00D87DFE">
        <w:rPr>
          <w:sz w:val="20"/>
          <w:szCs w:val="20"/>
        </w:rPr>
        <w:t>.</w:t>
      </w:r>
    </w:p>
  </w:footnote>
  <w:footnote w:id="147">
    <w:p w14:paraId="58CD2FA4" w14:textId="40EADAF8" w:rsidR="00CE5B62" w:rsidRPr="00CE5B62" w:rsidRDefault="00CE5B62">
      <w:pPr>
        <w:pStyle w:val="Funotentext"/>
        <w:rPr>
          <w:sz w:val="20"/>
          <w:szCs w:val="20"/>
        </w:rPr>
      </w:pPr>
      <w:r w:rsidRPr="00CE5B62">
        <w:rPr>
          <w:rStyle w:val="Funotenzeichen"/>
          <w:sz w:val="20"/>
          <w:szCs w:val="20"/>
        </w:rPr>
        <w:footnoteRef/>
      </w:r>
      <w:r w:rsidRPr="00CE5B62">
        <w:rPr>
          <w:sz w:val="20"/>
          <w:szCs w:val="20"/>
        </w:rPr>
        <w:t xml:space="preserve"> Aufgrund des bereits </w:t>
      </w:r>
      <w:r w:rsidR="00C95FEF">
        <w:rPr>
          <w:sz w:val="20"/>
          <w:szCs w:val="20"/>
        </w:rPr>
        <w:t xml:space="preserve">stark </w:t>
      </w:r>
      <w:r w:rsidRPr="00CE5B62">
        <w:rPr>
          <w:sz w:val="20"/>
          <w:szCs w:val="20"/>
        </w:rPr>
        <w:t>durch traumatisch bedingte,</w:t>
      </w:r>
      <w:r w:rsidR="00C95FEF">
        <w:rPr>
          <w:sz w:val="20"/>
          <w:szCs w:val="20"/>
        </w:rPr>
        <w:t xml:space="preserve"> a.e.</w:t>
      </w:r>
      <w:r w:rsidRPr="00CE5B62">
        <w:rPr>
          <w:sz w:val="20"/>
          <w:szCs w:val="20"/>
        </w:rPr>
        <w:t xml:space="preserve"> dissoziative Prozesse geprägten Interview-Verlaufs frage ich hier nicht </w:t>
      </w:r>
      <w:r>
        <w:rPr>
          <w:sz w:val="20"/>
          <w:szCs w:val="20"/>
        </w:rPr>
        <w:t xml:space="preserve">weiter </w:t>
      </w:r>
      <w:r w:rsidRPr="00CE5B62">
        <w:rPr>
          <w:sz w:val="20"/>
          <w:szCs w:val="20"/>
        </w:rPr>
        <w:t>nach.</w:t>
      </w:r>
    </w:p>
  </w:footnote>
  <w:footnote w:id="148">
    <w:p w14:paraId="58C062EF" w14:textId="13D3D3AF" w:rsidR="00D90E4F" w:rsidRPr="00932743" w:rsidRDefault="00D90E4F" w:rsidP="00E944F1">
      <w:pPr>
        <w:pStyle w:val="Funotentext"/>
        <w:jc w:val="both"/>
        <w:rPr>
          <w:sz w:val="20"/>
          <w:szCs w:val="20"/>
        </w:rPr>
      </w:pPr>
      <w:r w:rsidRPr="00B1150C">
        <w:rPr>
          <w:rStyle w:val="Funotenzeichen"/>
        </w:rPr>
        <w:footnoteRef/>
      </w:r>
      <w:r w:rsidRPr="00932743">
        <w:rPr>
          <w:sz w:val="20"/>
          <w:szCs w:val="20"/>
        </w:rPr>
        <w:t xml:space="preserve"> Reddemann versteht unter einer</w:t>
      </w:r>
      <w:r>
        <w:rPr>
          <w:sz w:val="20"/>
          <w:szCs w:val="20"/>
        </w:rPr>
        <w:t xml:space="preserve"> komplexen Traumatisierung eine</w:t>
      </w:r>
      <w:r w:rsidRPr="00932743">
        <w:rPr>
          <w:sz w:val="20"/>
          <w:szCs w:val="20"/>
        </w:rPr>
        <w:t xml:space="preserve"> besonders schwerwiegende psychische Beeinträchtigung</w:t>
      </w:r>
      <w:r>
        <w:rPr>
          <w:sz w:val="20"/>
          <w:szCs w:val="20"/>
        </w:rPr>
        <w:t>,</w:t>
      </w:r>
      <w:r w:rsidRPr="00932743">
        <w:rPr>
          <w:sz w:val="20"/>
          <w:szCs w:val="20"/>
        </w:rPr>
        <w:t xml:space="preserve"> die durch mehrfache bzw. über einen längeren Zeitraum anhaltende traumatische Erfahrung verursacht wird</w:t>
      </w:r>
      <w:r>
        <w:rPr>
          <w:sz w:val="20"/>
          <w:szCs w:val="20"/>
        </w:rPr>
        <w:t xml:space="preserve"> und oftmals bereits in der frühen Kindheit einsetzt</w:t>
      </w:r>
      <w:r w:rsidRPr="00932743">
        <w:rPr>
          <w:sz w:val="20"/>
          <w:szCs w:val="20"/>
        </w:rPr>
        <w:t xml:space="preserve"> </w:t>
      </w:r>
      <w:r w:rsidR="005165D6">
        <w:rPr>
          <w:sz w:val="20"/>
          <w:szCs w:val="20"/>
        </w:rPr>
        <w:fldChar w:fldCharType="begin"/>
      </w:r>
      <w:r w:rsidR="000B7865">
        <w:rPr>
          <w:sz w:val="20"/>
          <w:szCs w:val="20"/>
        </w:rPr>
        <w:instrText xml:space="preserve"> ADDIN ZOTERO_ITEM CSL_CITATION {"citationID":"g8BNHfS5","properties":{"unsorted":false,"formattedCitation":"(vgl. Reddemann 2009)","plainCitation":"(vgl. Reddemann 2009)","dontUpdate":true,"noteIndex":147},"citationItems":[{"id":1317,"uris":["http://zotero.org/users/local/owKliTIb/items/YCJPS9GA"],"itemData":{"id":1317,"type":"chapter","abstract":"Seit 1985 hat sich innerhalb der tiefenpsychologischen und analytischen Psychotherapie in Praxis und Theorie sowie beginnend\nin der Forschung die psychodynamisch-imaginative Traumatherapie (PITT) als ein Verfahren herausgebildet, das heute im deutschsprachigen\nRaum vielfach bei Patienten mit komplexen posttraumatischen Störungsbildern (▸ Abschn. 2.2.3) eingesetzt wird. PITT entwickelte\nsich aus den Bedürfnissen der Praxis und erfüllt die Forderung nach einer traumaadaptierten Handhabung psychotherapeutischer\nVerfahren (Flatten et al., 1998).","DOI":"10.1007/978-3-540-88489-7_15","ISBN":"978-3-540-88488-0","page":"259-274","title":"Psychodynamisch-imaginative Traumatherapie (PITT)","author":[{"family":"Reddemann","given":"Luise"}],"issued":{"date-parts":[["2009",1,1]]}},"prefix":"vgl."}],"schema":"https://github.com/citation-style-language/schema/raw/master/csl-citation.json"} </w:instrText>
      </w:r>
      <w:r w:rsidR="005165D6">
        <w:rPr>
          <w:sz w:val="20"/>
          <w:szCs w:val="20"/>
        </w:rPr>
        <w:fldChar w:fldCharType="separate"/>
      </w:r>
      <w:r w:rsidR="005165D6" w:rsidRPr="005165D6">
        <w:rPr>
          <w:rFonts w:ascii="Cambria" w:hAnsi="Cambria"/>
          <w:sz w:val="20"/>
        </w:rPr>
        <w:t>(vgl. Reddemann 2009</w:t>
      </w:r>
      <w:r w:rsidR="00D43413">
        <w:rPr>
          <w:rFonts w:ascii="Cambria" w:hAnsi="Cambria"/>
          <w:sz w:val="20"/>
        </w:rPr>
        <w:t>, siehe 3.3.3</w:t>
      </w:r>
      <w:r w:rsidR="005165D6" w:rsidRPr="005165D6">
        <w:rPr>
          <w:rFonts w:ascii="Cambria" w:hAnsi="Cambria"/>
          <w:sz w:val="20"/>
        </w:rPr>
        <w:t>)</w:t>
      </w:r>
      <w:r w:rsidR="005165D6">
        <w:rPr>
          <w:sz w:val="20"/>
          <w:szCs w:val="20"/>
        </w:rPr>
        <w:fldChar w:fldCharType="end"/>
      </w:r>
      <w:r>
        <w:rPr>
          <w:sz w:val="20"/>
          <w:szCs w:val="20"/>
        </w:rPr>
        <w:t>.</w:t>
      </w:r>
    </w:p>
  </w:footnote>
  <w:footnote w:id="149">
    <w:p w14:paraId="67A04CD4" w14:textId="715FBA11" w:rsidR="00D90E4F" w:rsidRPr="005755CB" w:rsidRDefault="00D90E4F" w:rsidP="00E944F1">
      <w:pPr>
        <w:pStyle w:val="Funotentext"/>
        <w:jc w:val="both"/>
        <w:rPr>
          <w:sz w:val="20"/>
          <w:szCs w:val="20"/>
        </w:rPr>
      </w:pPr>
      <w:r w:rsidRPr="00B1150C">
        <w:rPr>
          <w:rStyle w:val="Funotenzeichen"/>
        </w:rPr>
        <w:footnoteRef/>
      </w:r>
      <w:r>
        <w:t xml:space="preserve"> </w:t>
      </w:r>
      <w:r w:rsidRPr="00007336">
        <w:rPr>
          <w:sz w:val="20"/>
          <w:szCs w:val="20"/>
        </w:rPr>
        <w:t>Gregor spricht in diesem Zusammenhang von Techniken der Geheimhaltung von Interge</w:t>
      </w:r>
      <w:r>
        <w:rPr>
          <w:sz w:val="20"/>
          <w:szCs w:val="20"/>
        </w:rPr>
        <w:t>schlechtlichkeit</w:t>
      </w:r>
      <w:r w:rsidR="00C1229E">
        <w:rPr>
          <w:sz w:val="20"/>
          <w:szCs w:val="20"/>
        </w:rPr>
        <w:t xml:space="preserve"> </w:t>
      </w:r>
      <w:r w:rsidR="00C1229E">
        <w:rPr>
          <w:sz w:val="20"/>
          <w:szCs w:val="20"/>
        </w:rPr>
        <w:fldChar w:fldCharType="begin"/>
      </w:r>
      <w:r w:rsidR="000B7865">
        <w:rPr>
          <w:sz w:val="20"/>
          <w:szCs w:val="20"/>
        </w:rPr>
        <w:instrText xml:space="preserve"> ADDIN ZOTERO_ITEM CSL_CITATION {"citationID":"Otg3gwVd","properties":{"unsorted":false,"formattedCitation":"(2015, 216)","plainCitation":"(2015, 216)","noteIndex":148},"citationItems":[{"id":839,"uris":["http://zotero.org/users/local/owKliTIb/items/EES5IYA2"],"itemData":{"id":839,"type":"book","publisher-place":"Bielefeld","title":"Constructing Intersex","author":[{"family":"Gregor","given":"Joris"}],"issued":{"date-parts":[["2015"]]}},"locator":"216","label":"page","suppress-author":true}],"schema":"https://github.com/citation-style-language/schema/raw/master/csl-citation.json"} </w:instrText>
      </w:r>
      <w:r w:rsidR="00C1229E">
        <w:rPr>
          <w:sz w:val="20"/>
          <w:szCs w:val="20"/>
        </w:rPr>
        <w:fldChar w:fldCharType="separate"/>
      </w:r>
      <w:r w:rsidR="00C1229E" w:rsidRPr="00C1229E">
        <w:rPr>
          <w:rFonts w:ascii="Cambria" w:hAnsi="Cambria"/>
          <w:sz w:val="20"/>
        </w:rPr>
        <w:t>(</w:t>
      </w:r>
      <w:r w:rsidR="0054666B">
        <w:rPr>
          <w:rFonts w:ascii="Cambria" w:hAnsi="Cambria"/>
          <w:sz w:val="20"/>
        </w:rPr>
        <w:t xml:space="preserve">vgl. Gregor </w:t>
      </w:r>
      <w:r w:rsidR="00C1229E" w:rsidRPr="00C1229E">
        <w:rPr>
          <w:rFonts w:ascii="Cambria" w:hAnsi="Cambria"/>
          <w:sz w:val="20"/>
        </w:rPr>
        <w:t>2015, 216)</w:t>
      </w:r>
      <w:r w:rsidR="00C1229E">
        <w:rPr>
          <w:sz w:val="20"/>
          <w:szCs w:val="20"/>
        </w:rPr>
        <w:fldChar w:fldCharType="end"/>
      </w:r>
      <w:r>
        <w:rPr>
          <w:sz w:val="20"/>
          <w:szCs w:val="20"/>
        </w:rPr>
        <w:t xml:space="preserve"> </w:t>
      </w:r>
      <w:r w:rsidRPr="00007336">
        <w:rPr>
          <w:sz w:val="20"/>
          <w:szCs w:val="20"/>
        </w:rPr>
        <w:t>.</w:t>
      </w:r>
    </w:p>
  </w:footnote>
  <w:footnote w:id="150">
    <w:p w14:paraId="0BB05156" w14:textId="4AA50BC0" w:rsidR="00D90E4F" w:rsidRPr="00B64946" w:rsidRDefault="00D90E4F" w:rsidP="00E944F1">
      <w:pPr>
        <w:pStyle w:val="Funotentext"/>
        <w:rPr>
          <w:sz w:val="20"/>
          <w:szCs w:val="20"/>
        </w:rPr>
      </w:pPr>
      <w:r w:rsidRPr="00B1150C">
        <w:rPr>
          <w:rStyle w:val="Funotenzeichen"/>
        </w:rPr>
        <w:footnoteRef/>
      </w:r>
      <w:r w:rsidRPr="00B64946">
        <w:rPr>
          <w:sz w:val="20"/>
          <w:szCs w:val="20"/>
        </w:rPr>
        <w:t xml:space="preserve"> Dies ist vor dem historischen Hintergrund zu verstehen, dass Sport bzw. die „Körperkultur des Volkes“ </w:t>
      </w:r>
      <w:r w:rsidR="003D5379">
        <w:rPr>
          <w:sz w:val="20"/>
          <w:szCs w:val="20"/>
        </w:rPr>
        <w:fldChar w:fldCharType="begin"/>
      </w:r>
      <w:r w:rsidR="000B7865">
        <w:rPr>
          <w:sz w:val="20"/>
          <w:szCs w:val="20"/>
        </w:rPr>
        <w:instrText xml:space="preserve"> ADDIN ZOTERO_ITEM CSL_CITATION {"citationID":"erOyqUwQ","properties":{"unsorted":false,"formattedCitation":"(Litz 2007)","plainCitation":"(Litz 2007)","noteIndex":149},"citationItems":[{"id":1318,"uris":["http://zotero.org/users/local/owKliTIb/items/6U62JPTC"],"itemData":{"id":1318,"type":"book","abstract":"\"Dieses Buch zeigt auf, welchen Beitrag der Sport bzw. Körperkultur und Sport in der DDR für die Erziehung der Bürger zur sozialistischen Persönlichkeit leistete und zu leisten hatte. Ausgehend von der Darstellung der ideologischen Grundlagen und Annahmen der Theorie der sozialistischen Persönlichkeit, wird die Entwicklung des Sports als integrativer Bestandteil der sozialistischen Gesellschaft in der DDR nachgezeichnet. Hierbei stehen die erzieherischen Zielsetzungen des Massensports und vor allem des Leistungssports im Mittelpunkt. Anhand von Dokumenten und Beschlüssen der Sport- und Parteiführung wurde ein Interviewleitfaden erstellt, der zur Befragung von ehemaligen Leistungssportlern eingesetzt wurde und somit eine kritische Überprüfung des Verhältnisses zwischen dem Anspruch und der empfundenen Wirklichkeit des politisierten Sports in der DDR ermöglicht.\" (Autorenreferat).","ISBN":"978-3-89998-115-5","note":"type: gedruckt","number-of-pages":"119 S.","publisher":"Weißensee Verl.","publisher-place":"Berlin","title":"Der Beitrag des Sports zur Entfaltung der sozialistischen Persönlichkeit in der DDR.","author":[{"family":"Litz","given":"Patrick"}],"issued":{"date-parts":[["2007"]]}}}],"schema":"https://github.com/citation-style-language/schema/raw/master/csl-citation.json"} </w:instrText>
      </w:r>
      <w:r w:rsidR="003D5379">
        <w:rPr>
          <w:sz w:val="20"/>
          <w:szCs w:val="20"/>
        </w:rPr>
        <w:fldChar w:fldCharType="separate"/>
      </w:r>
      <w:r w:rsidR="003D5379" w:rsidRPr="003D5379">
        <w:rPr>
          <w:rFonts w:ascii="Cambria" w:hAnsi="Cambria"/>
          <w:sz w:val="20"/>
        </w:rPr>
        <w:t>(Litz 2007)</w:t>
      </w:r>
      <w:r w:rsidR="003D5379">
        <w:rPr>
          <w:sz w:val="20"/>
          <w:szCs w:val="20"/>
        </w:rPr>
        <w:fldChar w:fldCharType="end"/>
      </w:r>
      <w:r w:rsidR="003D5379">
        <w:rPr>
          <w:sz w:val="20"/>
          <w:szCs w:val="20"/>
        </w:rPr>
        <w:t xml:space="preserve"> </w:t>
      </w:r>
      <w:r w:rsidRPr="00B64946">
        <w:rPr>
          <w:sz w:val="20"/>
          <w:szCs w:val="20"/>
        </w:rPr>
        <w:t>in der DDR eine zentrale Rolle bei der Erziehung zur „sozialistischen Persönlich</w:t>
      </w:r>
      <w:r>
        <w:rPr>
          <w:sz w:val="20"/>
          <w:szCs w:val="20"/>
        </w:rPr>
        <w:t>keit“ (ebd.) einn</w:t>
      </w:r>
      <w:r w:rsidR="007875BA">
        <w:rPr>
          <w:sz w:val="20"/>
          <w:szCs w:val="20"/>
        </w:rPr>
        <w:t>immt</w:t>
      </w:r>
      <w:r>
        <w:rPr>
          <w:sz w:val="20"/>
          <w:szCs w:val="20"/>
        </w:rPr>
        <w:t>.</w:t>
      </w:r>
    </w:p>
  </w:footnote>
  <w:footnote w:id="151">
    <w:p w14:paraId="062D0E70" w14:textId="0403AA62" w:rsidR="00D90E4F" w:rsidRPr="00E65808" w:rsidRDefault="00D90E4F" w:rsidP="00E944F1">
      <w:pPr>
        <w:pStyle w:val="Funotentext"/>
        <w:rPr>
          <w:sz w:val="20"/>
          <w:szCs w:val="20"/>
        </w:rPr>
      </w:pPr>
      <w:r w:rsidRPr="00B1150C">
        <w:rPr>
          <w:rStyle w:val="Funotenzeichen"/>
        </w:rPr>
        <w:footnoteRef/>
      </w:r>
      <w:r w:rsidRPr="00E65808">
        <w:rPr>
          <w:sz w:val="20"/>
          <w:szCs w:val="20"/>
        </w:rPr>
        <w:t xml:space="preserve"> In der DDR </w:t>
      </w:r>
      <w:r w:rsidR="00AC1453">
        <w:rPr>
          <w:sz w:val="20"/>
          <w:szCs w:val="20"/>
        </w:rPr>
        <w:t xml:space="preserve">haben </w:t>
      </w:r>
      <w:r w:rsidRPr="00E65808">
        <w:rPr>
          <w:sz w:val="20"/>
          <w:szCs w:val="20"/>
        </w:rPr>
        <w:t>verheiratete Paare und Familie</w:t>
      </w:r>
      <w:r w:rsidR="00AC1453">
        <w:rPr>
          <w:sz w:val="20"/>
          <w:szCs w:val="20"/>
        </w:rPr>
        <w:t>n</w:t>
      </w:r>
      <w:r w:rsidRPr="00E65808">
        <w:rPr>
          <w:sz w:val="20"/>
          <w:szCs w:val="20"/>
        </w:rPr>
        <w:t xml:space="preserve"> bevorzugten Zugang zu staatlich zugeteiltem Wohnraum</w:t>
      </w:r>
      <w:r w:rsidR="00442AE7">
        <w:rPr>
          <w:sz w:val="20"/>
          <w:szCs w:val="20"/>
        </w:rPr>
        <w:t xml:space="preserve"> </w:t>
      </w:r>
      <w:r w:rsidR="00442AE7">
        <w:rPr>
          <w:sz w:val="20"/>
          <w:szCs w:val="20"/>
        </w:rPr>
        <w:fldChar w:fldCharType="begin"/>
      </w:r>
      <w:r w:rsidR="000B7865">
        <w:rPr>
          <w:sz w:val="20"/>
          <w:szCs w:val="20"/>
        </w:rPr>
        <w:instrText xml:space="preserve"> ADDIN ZOTERO_ITEM CSL_CITATION {"citationID":"rXHmzKlj","properties":{"unsorted":false,"formattedCitation":"(vgl. Huinink und Wagner 1995)","plainCitation":"(vgl. Huinink und Wagner 1995)","dontUpdate":true,"noteIndex":150},"citationItems":[{"id":1323,"uris":["http://zotero.org/users/local/owKliTIb/items/JFXLDDR5"],"itemData":{"id":1323,"type":"chapter","DOI":"10.1524/9783050071497.145","ISBN":"3-05-002807-6","page":"145-188","title":"Partnerschaft, Ehe und Familie in der DDR","author":[{"family":"Huinink","given":"Johannes"},{"family":"Wagner","given":"Michael"}],"issued":{"date-parts":[["1995",6]]}},"prefix":"vgl."}],"schema":"https://github.com/citation-style-language/schema/raw/master/csl-citation.json"} </w:instrText>
      </w:r>
      <w:r w:rsidR="00442AE7">
        <w:rPr>
          <w:sz w:val="20"/>
          <w:szCs w:val="20"/>
        </w:rPr>
        <w:fldChar w:fldCharType="separate"/>
      </w:r>
      <w:r w:rsidR="00442AE7" w:rsidRPr="00442AE7">
        <w:rPr>
          <w:rFonts w:ascii="Cambria" w:hAnsi="Cambria"/>
          <w:sz w:val="20"/>
        </w:rPr>
        <w:t xml:space="preserve">(vgl. </w:t>
      </w:r>
      <w:proofErr w:type="spellStart"/>
      <w:r w:rsidR="00442AE7" w:rsidRPr="00442AE7">
        <w:rPr>
          <w:rFonts w:ascii="Cambria" w:hAnsi="Cambria"/>
          <w:sz w:val="20"/>
        </w:rPr>
        <w:t>Huinink</w:t>
      </w:r>
      <w:proofErr w:type="spellEnd"/>
      <w:r w:rsidR="00442AE7">
        <w:rPr>
          <w:rFonts w:ascii="Cambria" w:hAnsi="Cambria"/>
          <w:sz w:val="20"/>
        </w:rPr>
        <w:t xml:space="preserve">, </w:t>
      </w:r>
      <w:r w:rsidR="00442AE7" w:rsidRPr="00442AE7">
        <w:rPr>
          <w:rFonts w:ascii="Cambria" w:hAnsi="Cambria"/>
          <w:sz w:val="20"/>
        </w:rPr>
        <w:t>Wagner 1995)</w:t>
      </w:r>
      <w:r w:rsidR="00442AE7">
        <w:rPr>
          <w:sz w:val="20"/>
          <w:szCs w:val="20"/>
        </w:rPr>
        <w:fldChar w:fldCharType="end"/>
      </w:r>
      <w:r w:rsidRPr="00E65808">
        <w:rPr>
          <w:sz w:val="20"/>
          <w:szCs w:val="20"/>
        </w:rPr>
        <w:t>.</w:t>
      </w:r>
    </w:p>
  </w:footnote>
  <w:footnote w:id="152">
    <w:p w14:paraId="098F8907" w14:textId="25B1905E" w:rsidR="00D90E4F" w:rsidRPr="00E65808" w:rsidRDefault="00D90E4F" w:rsidP="00E944F1">
      <w:pPr>
        <w:pStyle w:val="Funotentext"/>
        <w:jc w:val="both"/>
        <w:rPr>
          <w:sz w:val="20"/>
          <w:szCs w:val="20"/>
        </w:rPr>
      </w:pPr>
      <w:r w:rsidRPr="00B1150C">
        <w:rPr>
          <w:rStyle w:val="Funotenzeichen"/>
        </w:rPr>
        <w:footnoteRef/>
      </w:r>
      <w:r w:rsidRPr="00E65808">
        <w:rPr>
          <w:sz w:val="20"/>
          <w:szCs w:val="20"/>
        </w:rPr>
        <w:t xml:space="preserve"> </w:t>
      </w:r>
      <w:r>
        <w:rPr>
          <w:sz w:val="20"/>
          <w:szCs w:val="20"/>
        </w:rPr>
        <w:t>I</w:t>
      </w:r>
      <w:r w:rsidRPr="00E65808">
        <w:rPr>
          <w:sz w:val="20"/>
          <w:szCs w:val="20"/>
        </w:rPr>
        <w:t xml:space="preserve">n der DDR </w:t>
      </w:r>
      <w:r>
        <w:rPr>
          <w:sz w:val="20"/>
          <w:szCs w:val="20"/>
        </w:rPr>
        <w:t xml:space="preserve">mussten Männer </w:t>
      </w:r>
      <w:r w:rsidRPr="00E65808">
        <w:rPr>
          <w:sz w:val="20"/>
          <w:szCs w:val="20"/>
        </w:rPr>
        <w:t>zwischen 18 und 26 Jahren eine Grundwehrdienstzeit von 18 Monaten ableisten</w:t>
      </w:r>
      <w:r>
        <w:rPr>
          <w:sz w:val="20"/>
          <w:szCs w:val="20"/>
        </w:rPr>
        <w:t xml:space="preserve"> </w:t>
      </w:r>
      <w:r w:rsidR="00442AE7">
        <w:rPr>
          <w:sz w:val="20"/>
          <w:szCs w:val="20"/>
        </w:rPr>
        <w:fldChar w:fldCharType="begin"/>
      </w:r>
      <w:r w:rsidR="000B7865">
        <w:rPr>
          <w:sz w:val="20"/>
          <w:szCs w:val="20"/>
        </w:rPr>
        <w:instrText xml:space="preserve"> ADDIN ZOTERO_ITEM CSL_CITATION {"citationID":"zZSltd0a","properties":{"unsorted":false,"formattedCitation":"(vgl. Beier und Biedermann 1993)","plainCitation":"(vgl. Beier und Biedermann 1993)","dontUpdate":true,"noteIndex":151},"citationItems":[{"id":774,"uris":["http://zotero.org/users/local/owKliTIb/items/CIQFUQZF"],"itemData":{"id":774,"type":"book","publisher-place":"Berlin","title":"Lebensstationen in Deutschland: 1903 -1993; Katalog; und Aufsatzband zur Ausstellung des Deutschen Historischen Museums 26. März bis 15. Juni 1993 im Zeughaus Berlin","editor":[{"family":"Beier","given":"Rosmarie"},{"family":"Biedermann","given":"Bettina"}],"issued":{"date-parts":[["1993"]]}},"prefix":"vgl."}],"schema":"https://github.com/citation-style-language/schema/raw/master/csl-citation.json"} </w:instrText>
      </w:r>
      <w:r w:rsidR="00442AE7">
        <w:rPr>
          <w:sz w:val="20"/>
          <w:szCs w:val="20"/>
        </w:rPr>
        <w:fldChar w:fldCharType="separate"/>
      </w:r>
      <w:r w:rsidR="00442AE7" w:rsidRPr="00442AE7">
        <w:rPr>
          <w:rFonts w:ascii="Cambria" w:hAnsi="Cambria"/>
          <w:sz w:val="20"/>
        </w:rPr>
        <w:t>(vgl. Beier</w:t>
      </w:r>
      <w:r w:rsidR="00442AE7">
        <w:rPr>
          <w:rFonts w:ascii="Cambria" w:hAnsi="Cambria"/>
          <w:sz w:val="20"/>
        </w:rPr>
        <w:t xml:space="preserve">, </w:t>
      </w:r>
      <w:r w:rsidR="00442AE7" w:rsidRPr="00442AE7">
        <w:rPr>
          <w:rFonts w:ascii="Cambria" w:hAnsi="Cambria"/>
          <w:sz w:val="20"/>
        </w:rPr>
        <w:t>Biedermann 1993)</w:t>
      </w:r>
      <w:r w:rsidR="00442AE7">
        <w:rPr>
          <w:sz w:val="20"/>
          <w:szCs w:val="20"/>
        </w:rPr>
        <w:fldChar w:fldCharType="end"/>
      </w:r>
      <w:r w:rsidRPr="00E65808">
        <w:rPr>
          <w:sz w:val="20"/>
          <w:szCs w:val="20"/>
        </w:rPr>
        <w:t>.</w:t>
      </w:r>
    </w:p>
  </w:footnote>
  <w:footnote w:id="153">
    <w:p w14:paraId="628876B5" w14:textId="5F035934" w:rsidR="00D90E4F" w:rsidRPr="0089791F" w:rsidRDefault="00D90E4F" w:rsidP="00006B62">
      <w:pPr>
        <w:jc w:val="both"/>
        <w:rPr>
          <w:sz w:val="20"/>
          <w:szCs w:val="20"/>
        </w:rPr>
      </w:pPr>
      <w:r w:rsidRPr="00B1150C">
        <w:rPr>
          <w:rStyle w:val="Funotenzeichen"/>
        </w:rPr>
        <w:footnoteRef/>
      </w:r>
      <w:r w:rsidRPr="0089791F">
        <w:rPr>
          <w:sz w:val="20"/>
          <w:szCs w:val="20"/>
        </w:rPr>
        <w:t xml:space="preserve"> </w:t>
      </w:r>
      <w:r>
        <w:rPr>
          <w:rStyle w:val="identifier"/>
          <w:rFonts w:eastAsia="Times New Roman" w:cs="Times New Roman"/>
          <w:sz w:val="20"/>
          <w:szCs w:val="20"/>
        </w:rPr>
        <w:t xml:space="preserve">Die für die Einfühlung in einen Säugling </w:t>
      </w:r>
      <w:r w:rsidRPr="0089791F">
        <w:rPr>
          <w:rStyle w:val="identifier"/>
          <w:rFonts w:eastAsia="Times New Roman" w:cs="Times New Roman"/>
          <w:sz w:val="20"/>
          <w:szCs w:val="20"/>
        </w:rPr>
        <w:t xml:space="preserve">notwendige Sensibilität wird </w:t>
      </w:r>
      <w:r>
        <w:rPr>
          <w:rStyle w:val="identifier"/>
          <w:rFonts w:eastAsia="Times New Roman" w:cs="Times New Roman"/>
          <w:sz w:val="20"/>
          <w:szCs w:val="20"/>
        </w:rPr>
        <w:t xml:space="preserve">in der </w:t>
      </w:r>
      <w:proofErr w:type="spellStart"/>
      <w:r>
        <w:rPr>
          <w:rStyle w:val="identifier"/>
          <w:rFonts w:eastAsia="Times New Roman" w:cs="Times New Roman"/>
          <w:sz w:val="20"/>
          <w:szCs w:val="20"/>
        </w:rPr>
        <w:t>Traumaforschung</w:t>
      </w:r>
      <w:proofErr w:type="spellEnd"/>
      <w:r>
        <w:rPr>
          <w:rStyle w:val="identifier"/>
          <w:rFonts w:eastAsia="Times New Roman" w:cs="Times New Roman"/>
          <w:sz w:val="20"/>
          <w:szCs w:val="20"/>
        </w:rPr>
        <w:t xml:space="preserve"> </w:t>
      </w:r>
      <w:r w:rsidRPr="0089791F">
        <w:rPr>
          <w:rStyle w:val="identifier"/>
          <w:rFonts w:eastAsia="Times New Roman" w:cs="Times New Roman"/>
          <w:sz w:val="20"/>
          <w:szCs w:val="20"/>
        </w:rPr>
        <w:t xml:space="preserve">als ein Zustand </w:t>
      </w:r>
      <w:r w:rsidRPr="0089791F">
        <w:rPr>
          <w:rStyle w:val="identifier"/>
          <w:rFonts w:eastAsia="Times New Roman" w:cs="Times New Roman"/>
          <w:i/>
          <w:sz w:val="20"/>
          <w:szCs w:val="20"/>
        </w:rPr>
        <w:t>funktionaler Vulnerabilität</w:t>
      </w:r>
      <w:r w:rsidRPr="0089791F">
        <w:rPr>
          <w:rStyle w:val="identifier"/>
          <w:rFonts w:eastAsia="Times New Roman" w:cs="Times New Roman"/>
          <w:sz w:val="20"/>
          <w:szCs w:val="20"/>
        </w:rPr>
        <w:t xml:space="preserve"> konzeptualisiert.</w:t>
      </w:r>
      <w:r w:rsidR="00AC1453">
        <w:rPr>
          <w:rStyle w:val="identifier"/>
          <w:rFonts w:eastAsia="Times New Roman" w:cs="Times New Roman"/>
          <w:sz w:val="20"/>
          <w:szCs w:val="20"/>
        </w:rPr>
        <w:t xml:space="preserve"> Diese</w:t>
      </w:r>
      <w:r w:rsidRPr="0089791F">
        <w:rPr>
          <w:rStyle w:val="identifier"/>
          <w:rFonts w:eastAsia="Times New Roman" w:cs="Times New Roman"/>
          <w:sz w:val="20"/>
          <w:szCs w:val="20"/>
        </w:rPr>
        <w:t xml:space="preserve"> ist für Elternteile mit traumatischer </w:t>
      </w:r>
      <w:r w:rsidR="00AC1453">
        <w:rPr>
          <w:rStyle w:val="identifier"/>
          <w:rFonts w:eastAsia="Times New Roman" w:cs="Times New Roman"/>
          <w:sz w:val="20"/>
          <w:szCs w:val="20"/>
        </w:rPr>
        <w:t>Vorb</w:t>
      </w:r>
      <w:r w:rsidRPr="0089791F">
        <w:rPr>
          <w:rStyle w:val="identifier"/>
          <w:rFonts w:eastAsia="Times New Roman" w:cs="Times New Roman"/>
          <w:sz w:val="20"/>
          <w:szCs w:val="20"/>
        </w:rPr>
        <w:t>elastung ein po</w:t>
      </w:r>
      <w:r>
        <w:rPr>
          <w:rStyle w:val="identifier"/>
          <w:rFonts w:eastAsia="Times New Roman" w:cs="Times New Roman"/>
          <w:sz w:val="20"/>
          <w:szCs w:val="20"/>
        </w:rPr>
        <w:t>tentiell bedrohlicher Zustand: S</w:t>
      </w:r>
      <w:r w:rsidRPr="0089791F">
        <w:rPr>
          <w:rStyle w:val="identifier"/>
          <w:rFonts w:eastAsia="Times New Roman" w:cs="Times New Roman"/>
          <w:sz w:val="20"/>
          <w:szCs w:val="20"/>
        </w:rPr>
        <w:t>owohl auf die Hilflosigkeit</w:t>
      </w:r>
      <w:r w:rsidR="00AC1453">
        <w:rPr>
          <w:rStyle w:val="identifier"/>
          <w:rFonts w:eastAsia="Times New Roman" w:cs="Times New Roman"/>
          <w:sz w:val="20"/>
          <w:szCs w:val="20"/>
        </w:rPr>
        <w:t>,</w:t>
      </w:r>
      <w:r w:rsidRPr="0089791F">
        <w:rPr>
          <w:rStyle w:val="identifier"/>
          <w:rFonts w:eastAsia="Times New Roman" w:cs="Times New Roman"/>
          <w:sz w:val="20"/>
          <w:szCs w:val="20"/>
        </w:rPr>
        <w:t xml:space="preserve"> als auch auf die negativen Gefühle des </w:t>
      </w:r>
      <w:r w:rsidR="00AC1453">
        <w:rPr>
          <w:rStyle w:val="identifier"/>
          <w:rFonts w:eastAsia="Times New Roman" w:cs="Times New Roman"/>
          <w:sz w:val="20"/>
          <w:szCs w:val="20"/>
        </w:rPr>
        <w:t xml:space="preserve">eigenen </w:t>
      </w:r>
      <w:r w:rsidRPr="0089791F">
        <w:rPr>
          <w:rStyle w:val="identifier"/>
          <w:rFonts w:eastAsia="Times New Roman" w:cs="Times New Roman"/>
          <w:sz w:val="20"/>
          <w:szCs w:val="20"/>
        </w:rPr>
        <w:t>Säuglings einzugehen</w:t>
      </w:r>
      <w:r>
        <w:rPr>
          <w:rStyle w:val="identifier"/>
          <w:rFonts w:eastAsia="Times New Roman" w:cs="Times New Roman"/>
        </w:rPr>
        <w:t xml:space="preserve">, </w:t>
      </w:r>
      <w:r w:rsidR="00AC1453">
        <w:rPr>
          <w:rStyle w:val="identifier"/>
          <w:rFonts w:eastAsia="Times New Roman" w:cs="Times New Roman"/>
          <w:sz w:val="20"/>
          <w:szCs w:val="20"/>
        </w:rPr>
        <w:t xml:space="preserve">kann </w:t>
      </w:r>
      <w:r w:rsidRPr="0089791F">
        <w:rPr>
          <w:rStyle w:val="identifier"/>
          <w:rFonts w:eastAsia="Times New Roman" w:cs="Times New Roman"/>
          <w:sz w:val="20"/>
          <w:szCs w:val="20"/>
        </w:rPr>
        <w:t>an die eigene Hilflosigkeit während des erlebten Traumas erinner</w:t>
      </w:r>
      <w:r w:rsidR="00AC1453">
        <w:rPr>
          <w:rStyle w:val="identifier"/>
          <w:rFonts w:eastAsia="Times New Roman" w:cs="Times New Roman"/>
          <w:sz w:val="20"/>
          <w:szCs w:val="20"/>
        </w:rPr>
        <w:t xml:space="preserve">n </w:t>
      </w:r>
      <w:r w:rsidR="00FA52A9">
        <w:rPr>
          <w:rStyle w:val="identifier"/>
          <w:rFonts w:eastAsia="Times New Roman" w:cs="Times New Roman"/>
          <w:sz w:val="20"/>
          <w:szCs w:val="20"/>
        </w:rPr>
        <w:fldChar w:fldCharType="begin"/>
      </w:r>
      <w:r w:rsidR="000B7865">
        <w:rPr>
          <w:rStyle w:val="identifier"/>
          <w:rFonts w:eastAsia="Times New Roman" w:cs="Times New Roman"/>
          <w:sz w:val="20"/>
          <w:szCs w:val="20"/>
        </w:rPr>
        <w:instrText xml:space="preserve"> ADDIN ZOTERO_ITEM CSL_CITATION {"citationID":"nH7NtUel","properties":{"unsorted":false,"formattedCitation":"(vgl. Leuzinger-Bohleber u.\\uc0\\u160{}a. 2016)","plainCitation":"(vgl. Leuzinger-Bohleber u. a. 2016)","dontUpdate":true,"noteIndex":152},"citationItems":[{"id":1325,"uris":["http://zotero.org/users/local/owKliTIb/items/SD3IZ3QM"],"itemData":{"id":1325,"type":"article-journal","container-title":"Psyche","page":"949-976","title":"Frühe Elternschaft bei traumatisierten Migranten und Geflüchteten und ihre transgenerativen Folgen. Psychoanalytische Überlegungen zur Prävention.","volume":"70","author":[{"family":"Leuzinger-Bohleber","given":"Marianne"},{"family":"Rickmeyer","given":"Constanze"},{"family":"Lebiger-Vogel","given":"Judith"},{"family":"Fritzemeyer","given":"Korinna"},{"family":"Tahiri","given":"Mariam"},{"family":"Hettich-Damm","given":"Nora"}],"issued":{"date-parts":[["2016",9]]}},"prefix":"vgl."}],"schema":"https://github.com/citation-style-language/schema/raw/master/csl-citation.json"} </w:instrText>
      </w:r>
      <w:r w:rsidR="00FA52A9">
        <w:rPr>
          <w:rStyle w:val="identifier"/>
          <w:rFonts w:eastAsia="Times New Roman" w:cs="Times New Roman"/>
          <w:sz w:val="20"/>
          <w:szCs w:val="20"/>
        </w:rPr>
        <w:fldChar w:fldCharType="separate"/>
      </w:r>
      <w:r w:rsidR="00FA52A9" w:rsidRPr="00FA52A9">
        <w:rPr>
          <w:rFonts w:ascii="Cambria" w:hAnsi="Cambria" w:cs="Times New Roman"/>
          <w:sz w:val="20"/>
        </w:rPr>
        <w:t>(vgl. Leuzinger-</w:t>
      </w:r>
      <w:proofErr w:type="spellStart"/>
      <w:r w:rsidR="00FA52A9" w:rsidRPr="00FA52A9">
        <w:rPr>
          <w:rFonts w:ascii="Cambria" w:hAnsi="Cambria" w:cs="Times New Roman"/>
          <w:sz w:val="20"/>
        </w:rPr>
        <w:t>Bohleber</w:t>
      </w:r>
      <w:proofErr w:type="spellEnd"/>
      <w:r w:rsidR="00FA52A9" w:rsidRPr="00FA52A9">
        <w:rPr>
          <w:rFonts w:ascii="Cambria" w:hAnsi="Cambria" w:cs="Times New Roman"/>
          <w:sz w:val="20"/>
        </w:rPr>
        <w:t xml:space="preserve"> </w:t>
      </w:r>
      <w:r w:rsidR="00FA52A9">
        <w:rPr>
          <w:rFonts w:ascii="Cambria" w:hAnsi="Cambria" w:cs="Times New Roman"/>
          <w:sz w:val="20"/>
        </w:rPr>
        <w:t xml:space="preserve">et </w:t>
      </w:r>
      <w:r w:rsidR="00FA52A9" w:rsidRPr="00FA52A9">
        <w:rPr>
          <w:rFonts w:ascii="Cambria" w:hAnsi="Cambria" w:cs="Times New Roman"/>
          <w:sz w:val="20"/>
        </w:rPr>
        <w:t>a</w:t>
      </w:r>
      <w:r w:rsidR="00FA52A9">
        <w:rPr>
          <w:rFonts w:ascii="Cambria" w:hAnsi="Cambria" w:cs="Times New Roman"/>
          <w:sz w:val="20"/>
        </w:rPr>
        <w:t>l</w:t>
      </w:r>
      <w:r w:rsidR="00FA52A9" w:rsidRPr="00FA52A9">
        <w:rPr>
          <w:rFonts w:ascii="Cambria" w:hAnsi="Cambria" w:cs="Times New Roman"/>
          <w:sz w:val="20"/>
        </w:rPr>
        <w:t>. 2016)</w:t>
      </w:r>
      <w:r w:rsidR="00FA52A9">
        <w:rPr>
          <w:rStyle w:val="identifier"/>
          <w:rFonts w:eastAsia="Times New Roman" w:cs="Times New Roman"/>
          <w:sz w:val="20"/>
          <w:szCs w:val="20"/>
        </w:rPr>
        <w:fldChar w:fldCharType="end"/>
      </w:r>
      <w:r>
        <w:rPr>
          <w:rStyle w:val="identifier"/>
          <w:rFonts w:eastAsia="Times New Roman" w:cs="Times New Roman"/>
          <w:sz w:val="20"/>
          <w:szCs w:val="20"/>
        </w:rPr>
        <w:t>.</w:t>
      </w:r>
    </w:p>
  </w:footnote>
  <w:footnote w:id="154">
    <w:p w14:paraId="286D3B4E" w14:textId="392148C9" w:rsidR="00D90E4F" w:rsidRPr="009E6C17" w:rsidRDefault="00D90E4F" w:rsidP="00E944F1">
      <w:pPr>
        <w:pStyle w:val="Funotentext"/>
        <w:rPr>
          <w:sz w:val="20"/>
          <w:szCs w:val="20"/>
        </w:rPr>
      </w:pPr>
      <w:r w:rsidRPr="00B1150C">
        <w:rPr>
          <w:rStyle w:val="Funotenzeichen"/>
        </w:rPr>
        <w:footnoteRef/>
      </w:r>
      <w:r w:rsidRPr="009E6C17">
        <w:rPr>
          <w:sz w:val="20"/>
          <w:szCs w:val="20"/>
        </w:rPr>
        <w:t xml:space="preserve"> </w:t>
      </w:r>
      <w:r>
        <w:rPr>
          <w:sz w:val="20"/>
          <w:szCs w:val="20"/>
        </w:rPr>
        <w:t>Der Begriff gleichgeschlechtlich bezieht sich hier auf das bei Geburt zugewiesene</w:t>
      </w:r>
      <w:r w:rsidR="00003BA9">
        <w:rPr>
          <w:sz w:val="20"/>
          <w:szCs w:val="20"/>
        </w:rPr>
        <w:t xml:space="preserve"> </w:t>
      </w:r>
      <w:r>
        <w:rPr>
          <w:sz w:val="20"/>
          <w:szCs w:val="20"/>
        </w:rPr>
        <w:t>Geschlecht</w:t>
      </w:r>
      <w:r w:rsidR="00EB2AE8">
        <w:rPr>
          <w:sz w:val="20"/>
          <w:szCs w:val="20"/>
        </w:rPr>
        <w:t>.</w:t>
      </w:r>
    </w:p>
  </w:footnote>
  <w:footnote w:id="155">
    <w:p w14:paraId="0188DB82" w14:textId="02E102B3" w:rsidR="00D90E4F" w:rsidRPr="00E46646" w:rsidRDefault="00D90E4F" w:rsidP="00E944F1">
      <w:pPr>
        <w:pStyle w:val="Funotentext"/>
        <w:jc w:val="both"/>
        <w:rPr>
          <w:sz w:val="20"/>
          <w:szCs w:val="20"/>
        </w:rPr>
      </w:pPr>
      <w:r w:rsidRPr="00B1150C">
        <w:rPr>
          <w:rStyle w:val="Funotenzeichen"/>
        </w:rPr>
        <w:footnoteRef/>
      </w:r>
      <w:r w:rsidRPr="00E46646">
        <w:rPr>
          <w:sz w:val="20"/>
          <w:szCs w:val="20"/>
        </w:rPr>
        <w:t xml:space="preserve"> Häufig ist der Wunsch nach einer Umstellung der Hormontherapie mit intensiven, z.T. konflikthaften Auseinandersetzungen mit ärztlichen Behandler*innen verknüpft, da die Umstellung eine Abweichung von den</w:t>
      </w:r>
      <w:r w:rsidR="0051586B">
        <w:rPr>
          <w:sz w:val="20"/>
          <w:szCs w:val="20"/>
        </w:rPr>
        <w:t xml:space="preserve"> lange Zeit </w:t>
      </w:r>
      <w:r w:rsidRPr="00E46646">
        <w:rPr>
          <w:sz w:val="20"/>
          <w:szCs w:val="20"/>
        </w:rPr>
        <w:t>etablierten Behandlungsempfehlungen mit sich zieht</w:t>
      </w:r>
      <w:r w:rsidR="00F961F0">
        <w:rPr>
          <w:sz w:val="20"/>
          <w:szCs w:val="20"/>
        </w:rPr>
        <w:t xml:space="preserve"> </w:t>
      </w:r>
      <w:r w:rsidR="00F961F0">
        <w:rPr>
          <w:sz w:val="20"/>
          <w:szCs w:val="20"/>
        </w:rPr>
        <w:fldChar w:fldCharType="begin"/>
      </w:r>
      <w:r w:rsidR="000B7865">
        <w:rPr>
          <w:sz w:val="20"/>
          <w:szCs w:val="20"/>
        </w:rPr>
        <w:instrText xml:space="preserve"> ADDIN ZOTERO_ITEM CSL_CITATION {"citationID":"4FyvSyNq","properties":{"unsorted":false,"formattedCitation":"(vgl. Gregor 2015; Kaszta und Reutlinger 2020)","plainCitation":"(vgl. Gregor 2015; Kaszta und Reutlinger 2020)","dontUpdate":true,"noteIndex":156},"citationItems":[{"id":839,"uris":["http://zotero.org/users/local/owKliTIb/items/EES5IYA2"],"itemData":{"id":839,"type":"book","publisher-place":"Bielefeld","title":"Constructing Intersex","author":[{"family":"Gregor","given":"Joris"}],"issued":{"date-parts":[["2015"]]}},"prefix":"vgl."},{"id":888,"uris":["http://zotero.org/users/local/owKliTIb/items/FEQJPZID"],"itemData":{"id":888,"type":"book","publisher-place":"Frankfurt a. M.","title":"Intergeschlechtlichkeit","author":[{"family":"Kaszta","given":"Mira"},{"family":"Reutlinger","given":"Simon"}],"issued":{"date-parts":[["2020"]]}}}],"schema":"https://github.com/citation-style-language/schema/raw/master/csl-citation.json"} </w:instrText>
      </w:r>
      <w:r w:rsidR="00F961F0">
        <w:rPr>
          <w:sz w:val="20"/>
          <w:szCs w:val="20"/>
        </w:rPr>
        <w:fldChar w:fldCharType="separate"/>
      </w:r>
      <w:r w:rsidR="00F961F0" w:rsidRPr="00F961F0">
        <w:rPr>
          <w:rFonts w:ascii="Cambria" w:hAnsi="Cambria"/>
          <w:sz w:val="20"/>
        </w:rPr>
        <w:t xml:space="preserve">(vgl. Gregor 2015; </w:t>
      </w:r>
      <w:proofErr w:type="spellStart"/>
      <w:r w:rsidR="00F961F0" w:rsidRPr="00F961F0">
        <w:rPr>
          <w:rFonts w:ascii="Cambria" w:hAnsi="Cambria"/>
          <w:sz w:val="20"/>
        </w:rPr>
        <w:t>Kaszta</w:t>
      </w:r>
      <w:proofErr w:type="spellEnd"/>
      <w:r w:rsidR="00F961F0">
        <w:rPr>
          <w:rFonts w:ascii="Cambria" w:hAnsi="Cambria"/>
          <w:sz w:val="20"/>
        </w:rPr>
        <w:t xml:space="preserve">, </w:t>
      </w:r>
      <w:r w:rsidR="00F961F0" w:rsidRPr="00F961F0">
        <w:rPr>
          <w:rFonts w:ascii="Cambria" w:hAnsi="Cambria"/>
          <w:sz w:val="20"/>
        </w:rPr>
        <w:t>Reutlinger 2020)</w:t>
      </w:r>
      <w:r w:rsidR="00F961F0">
        <w:rPr>
          <w:sz w:val="20"/>
          <w:szCs w:val="20"/>
        </w:rPr>
        <w:fldChar w:fldCharType="end"/>
      </w:r>
      <w:r w:rsidRPr="00E46646">
        <w:rPr>
          <w:sz w:val="20"/>
          <w:szCs w:val="20"/>
        </w:rPr>
        <w:t>.</w:t>
      </w:r>
    </w:p>
  </w:footnote>
  <w:footnote w:id="156">
    <w:p w14:paraId="5EFD9D81" w14:textId="0C840AB2" w:rsidR="00D90E4F" w:rsidRPr="00F961F0" w:rsidRDefault="00D90E4F" w:rsidP="00F961F0">
      <w:pPr>
        <w:pStyle w:val="Funotentext"/>
        <w:jc w:val="both"/>
        <w:rPr>
          <w:sz w:val="20"/>
          <w:szCs w:val="20"/>
        </w:rPr>
      </w:pPr>
      <w:r w:rsidRPr="00B1150C">
        <w:rPr>
          <w:rStyle w:val="Funotenzeichen"/>
        </w:rPr>
        <w:footnoteRef/>
      </w:r>
      <w:r w:rsidRPr="00E46646">
        <w:rPr>
          <w:sz w:val="20"/>
          <w:szCs w:val="20"/>
        </w:rPr>
        <w:t xml:space="preserve"> Bedingung für die Indikatio</w:t>
      </w:r>
      <w:r w:rsidR="00B92A39">
        <w:rPr>
          <w:sz w:val="20"/>
          <w:szCs w:val="20"/>
        </w:rPr>
        <w:t>n</w:t>
      </w:r>
      <w:r w:rsidRPr="00E46646">
        <w:rPr>
          <w:sz w:val="20"/>
          <w:szCs w:val="20"/>
        </w:rPr>
        <w:t>sstellung einer sogenannten gegengeschlechtlichen Hormonersatztherapie in Deutschland ist die Diagnose „Transsexualismus“ (ICD-10) bzw. Geschlechtsinkongruenz (ICD-11). Die</w:t>
      </w:r>
      <w:r w:rsidR="00A631C7">
        <w:rPr>
          <w:sz w:val="20"/>
          <w:szCs w:val="20"/>
        </w:rPr>
        <w:t xml:space="preserve"> aktuell in Deutschland noch gültige </w:t>
      </w:r>
      <w:r w:rsidRPr="00E46646">
        <w:rPr>
          <w:sz w:val="20"/>
          <w:szCs w:val="20"/>
        </w:rPr>
        <w:t>Regelung</w:t>
      </w:r>
      <w:r w:rsidR="00A631C7">
        <w:rPr>
          <w:sz w:val="20"/>
          <w:szCs w:val="20"/>
        </w:rPr>
        <w:t xml:space="preserve"> nach ICD-10</w:t>
      </w:r>
      <w:r w:rsidRPr="00E46646">
        <w:rPr>
          <w:sz w:val="20"/>
          <w:szCs w:val="20"/>
        </w:rPr>
        <w:t xml:space="preserve"> geht </w:t>
      </w:r>
      <w:r w:rsidR="00A631C7">
        <w:rPr>
          <w:sz w:val="20"/>
          <w:szCs w:val="20"/>
        </w:rPr>
        <w:t xml:space="preserve">dabei </w:t>
      </w:r>
      <w:r w:rsidRPr="00E46646">
        <w:rPr>
          <w:sz w:val="20"/>
          <w:szCs w:val="20"/>
        </w:rPr>
        <w:t xml:space="preserve">von einer körperlich </w:t>
      </w:r>
      <w:proofErr w:type="spellStart"/>
      <w:r w:rsidRPr="00E46646">
        <w:rPr>
          <w:sz w:val="20"/>
          <w:szCs w:val="20"/>
        </w:rPr>
        <w:t>endo</w:t>
      </w:r>
      <w:proofErr w:type="spellEnd"/>
      <w:r w:rsidRPr="00E46646">
        <w:rPr>
          <w:sz w:val="20"/>
          <w:szCs w:val="20"/>
        </w:rPr>
        <w:t xml:space="preserve">- bzw. nichtintergeschlechtlichen </w:t>
      </w:r>
      <w:r w:rsidR="00A631C7">
        <w:rPr>
          <w:sz w:val="20"/>
          <w:szCs w:val="20"/>
        </w:rPr>
        <w:t xml:space="preserve">Körperlichkeit </w:t>
      </w:r>
      <w:r w:rsidRPr="00E46646">
        <w:rPr>
          <w:sz w:val="20"/>
          <w:szCs w:val="20"/>
        </w:rPr>
        <w:t xml:space="preserve">aus und setzt einen binärgeschlechtlichen </w:t>
      </w:r>
      <w:proofErr w:type="spellStart"/>
      <w:r w:rsidRPr="00E46646">
        <w:rPr>
          <w:sz w:val="20"/>
          <w:szCs w:val="20"/>
        </w:rPr>
        <w:t>Transitionswunsch</w:t>
      </w:r>
      <w:proofErr w:type="spellEnd"/>
      <w:r w:rsidRPr="00E46646">
        <w:rPr>
          <w:sz w:val="20"/>
          <w:szCs w:val="20"/>
        </w:rPr>
        <w:t xml:space="preserve"> voraus. Auch wenn die Inanspruchnahme einer Hormonbehandlung auf GKV-Kosten für intergeschlechtliche Menschen</w:t>
      </w:r>
      <w:r w:rsidRPr="00CE624B">
        <w:rPr>
          <w:sz w:val="20"/>
          <w:szCs w:val="20"/>
        </w:rPr>
        <w:t xml:space="preserve"> prinzipiell möglich ist, setzt dies häufig eine </w:t>
      </w:r>
      <w:r>
        <w:rPr>
          <w:sz w:val="20"/>
          <w:szCs w:val="20"/>
        </w:rPr>
        <w:t xml:space="preserve">zeitaufwendige </w:t>
      </w:r>
      <w:r w:rsidRPr="00CE624B">
        <w:rPr>
          <w:sz w:val="20"/>
          <w:szCs w:val="20"/>
        </w:rPr>
        <w:t xml:space="preserve">bürokratisch-rechtliche Auseinandersetzung mit zum Teil </w:t>
      </w:r>
      <w:r>
        <w:rPr>
          <w:sz w:val="20"/>
          <w:szCs w:val="20"/>
        </w:rPr>
        <w:t xml:space="preserve">erforderlicher </w:t>
      </w:r>
      <w:r w:rsidRPr="00CE624B">
        <w:rPr>
          <w:sz w:val="20"/>
          <w:szCs w:val="20"/>
        </w:rPr>
        <w:t xml:space="preserve">professioneller Unterstützung durch </w:t>
      </w:r>
      <w:proofErr w:type="spellStart"/>
      <w:r w:rsidRPr="00CE624B">
        <w:rPr>
          <w:sz w:val="20"/>
          <w:szCs w:val="20"/>
        </w:rPr>
        <w:t>Anwält</w:t>
      </w:r>
      <w:proofErr w:type="spellEnd"/>
      <w:r w:rsidRPr="00CE624B">
        <w:rPr>
          <w:sz w:val="20"/>
          <w:szCs w:val="20"/>
        </w:rPr>
        <w:t>*innen vo</w:t>
      </w:r>
      <w:r>
        <w:rPr>
          <w:sz w:val="20"/>
          <w:szCs w:val="20"/>
        </w:rPr>
        <w:t xml:space="preserve">raus </w:t>
      </w:r>
      <w:r w:rsidR="00F961F0">
        <w:rPr>
          <w:sz w:val="20"/>
          <w:szCs w:val="20"/>
        </w:rPr>
        <w:fldChar w:fldCharType="begin"/>
      </w:r>
      <w:r w:rsidR="001F5346">
        <w:rPr>
          <w:sz w:val="20"/>
          <w:szCs w:val="20"/>
        </w:rPr>
        <w:instrText xml:space="preserve"> ADDIN ZOTERO_ITEM CSL_CITATION {"citationID":"C111HxXb","properties":{"unsorted":false,"formattedCitation":"(vgl. Antidiskriminierungsstelle des Bundes 2026; OII Germany e.V. 2016; TransInterQueer e.V. und Clemenz 2026)","plainCitation":"(vgl. Antidiskriminierungsstelle des Bundes 2026; OII Germany e.V. 2016; TransInterQueer e.V. und Clemenz 2026)","noteIndex":155},"citationItems":[{"id":1352,"uris":["http://zotero.org/users/local/owKliTIb/items/7CLNCFK6"],"itemData":{"id":1352,"type":"document","genre":"Website","title":"Was ist Diskriminierung?","URL":"https://www.antidiskriminierungsstelle.de/DE/ueber-diskriminierung/was-ist-diskriminierung/was-ist-diskriminierung-node.html","author":[{"literal":"Antidiskriminierungsstelle des Bundes"}],"issued":{"date-parts":[["2026"]]}},"prefix":"vgl."},{"id":284,"uris":["http://zotero.org/users/local/owKliTIb/items/JNCT7HLA"],"itemData":{"id":284,"type":"document","title":"Inter* und Sprache","URL":"https://oiigermany.org/inter-und-sprache/","author":[{"literal":"OII Germany e.V."}],"issued":{"date-parts":[["2016"]]}}},{"id":1419,"uris":["http://zotero.org/users/local/owKliTIb/items/YIE3I9A4"],"itemData":{"id":1419,"type":"document","title":"Inter*-Ausschluss aus der GKV-finanzierten Trans*gesundheitsversorgung","URL":"https://www.transinterqueer.org/wp-content/uploads/2026/05/Inter_-Ausschluss.pdf","author":[{"family":"TransInterQueer e.V.","given":""},{"family":"Clemenz","given":"Elio Gabriel"}],"issued":{"date-parts":[["2026"]]}}}],"schema":"https://github.com/citation-style-language/schema/raw/master/csl-citation.json"} </w:instrText>
      </w:r>
      <w:r w:rsidR="00F961F0">
        <w:rPr>
          <w:sz w:val="20"/>
          <w:szCs w:val="20"/>
        </w:rPr>
        <w:fldChar w:fldCharType="separate"/>
      </w:r>
      <w:r w:rsidR="001F5346" w:rsidRPr="001F5346">
        <w:rPr>
          <w:rFonts w:ascii="Cambria" w:hAnsi="Cambria"/>
          <w:sz w:val="20"/>
        </w:rPr>
        <w:t xml:space="preserve">(vgl. Antidiskriminierungsstelle des Bundes 2026; OII Germany e.V. 2016; </w:t>
      </w:r>
      <w:proofErr w:type="spellStart"/>
      <w:r w:rsidR="001F5346" w:rsidRPr="001F5346">
        <w:rPr>
          <w:rFonts w:ascii="Cambria" w:hAnsi="Cambria"/>
          <w:sz w:val="20"/>
        </w:rPr>
        <w:t>TransInterQueer</w:t>
      </w:r>
      <w:proofErr w:type="spellEnd"/>
      <w:r w:rsidR="001F5346" w:rsidRPr="001F5346">
        <w:rPr>
          <w:rFonts w:ascii="Cambria" w:hAnsi="Cambria"/>
          <w:sz w:val="20"/>
        </w:rPr>
        <w:t xml:space="preserve"> e.V.</w:t>
      </w:r>
      <w:r w:rsidR="001F5346">
        <w:rPr>
          <w:rFonts w:ascii="Cambria" w:hAnsi="Cambria"/>
          <w:sz w:val="20"/>
        </w:rPr>
        <w:t xml:space="preserve">, </w:t>
      </w:r>
      <w:r w:rsidR="001F5346" w:rsidRPr="001F5346">
        <w:rPr>
          <w:rFonts w:ascii="Cambria" w:hAnsi="Cambria"/>
          <w:sz w:val="20"/>
        </w:rPr>
        <w:t>Clemenz 2026)</w:t>
      </w:r>
      <w:r w:rsidR="00F961F0">
        <w:rPr>
          <w:sz w:val="20"/>
          <w:szCs w:val="20"/>
        </w:rPr>
        <w:fldChar w:fldCharType="end"/>
      </w:r>
      <w:r w:rsidR="008F37E8">
        <w:rPr>
          <w:sz w:val="20"/>
          <w:szCs w:val="20"/>
        </w:rPr>
        <w:t>.</w:t>
      </w:r>
    </w:p>
  </w:footnote>
  <w:footnote w:id="157">
    <w:p w14:paraId="29368908" w14:textId="1ABE6434" w:rsidR="00877EA8" w:rsidRPr="002C397D" w:rsidRDefault="00877EA8" w:rsidP="00877EA8">
      <w:pPr>
        <w:pStyle w:val="Funotentext"/>
        <w:jc w:val="both"/>
        <w:rPr>
          <w:sz w:val="20"/>
          <w:szCs w:val="20"/>
        </w:rPr>
      </w:pPr>
      <w:r w:rsidRPr="002C397D">
        <w:rPr>
          <w:rStyle w:val="Funotenzeichen"/>
          <w:sz w:val="20"/>
          <w:szCs w:val="20"/>
        </w:rPr>
        <w:footnoteRef/>
      </w:r>
      <w:r>
        <w:rPr>
          <w:sz w:val="20"/>
          <w:szCs w:val="20"/>
        </w:rPr>
        <w:t xml:space="preserve"> Hier liegt </w:t>
      </w:r>
      <w:proofErr w:type="spellStart"/>
      <w:del w:id="1000338" w:author="Claude Lektorat" w:date="2026-06-30T12:18:05Z">
        <w:r>
          <w:rPr>
            <w:sz w:val="20"/>
            <w:szCs w:val="20"/>
          </w:rPr>
          <w:delText xml:space="preserve">Nahe</w:delText>
        </w:r>
      </w:del>
      <w:ins w:id="1000339" w:author="Claude Lektorat" w:date="2026-06-30T12:18:05Z">
        <w:r>
          <w:rPr>
            <w:sz w:val="20"/>
            <w:szCs w:val="20"/>
          </w:rPr>
          <w:t xml:space="preserve">nahe</w:t>
        </w:r>
      </w:ins>
      <w:proofErr w:type="spellEnd"/>
      <w:r>
        <w:rPr>
          <w:sz w:val="20"/>
          <w:szCs w:val="20"/>
        </w:rPr>
        <w:t xml:space="preserve">, dass Kristin sich in LGBTQIA* Kontexten bewegt und arbeitet, in denen Geschlecht noch überwiegend binär verstanden wird.</w:t>
      </w:r>
      <w:del w:id="1000340" w:author="Claude Lektorat" w:date="2026-06-30T12:18:05Z">
        <w:r>
          <w:rPr>
            <w:sz w:val="20"/>
            <w:szCs w:val="20"/>
          </w:rPr>
          <w:delText xml:space="preserve"> </w:delText>
        </w:r>
      </w:del>
    </w:p>
  </w:footnote>
  <w:footnote w:id="158">
    <w:p w14:paraId="42903CCC" w14:textId="1CBA5482" w:rsidR="00D90E4F" w:rsidRPr="00C97177" w:rsidRDefault="00D90E4F" w:rsidP="00E944F1">
      <w:pPr>
        <w:pStyle w:val="Funotentext"/>
        <w:jc w:val="both"/>
        <w:rPr>
          <w:sz w:val="20"/>
          <w:szCs w:val="20"/>
        </w:rPr>
      </w:pPr>
      <w:r w:rsidRPr="00B1150C">
        <w:rPr>
          <w:rStyle w:val="Funotenzeichen"/>
        </w:rPr>
        <w:footnoteRef/>
      </w:r>
      <w:r>
        <w:rPr>
          <w:sz w:val="20"/>
          <w:szCs w:val="20"/>
        </w:rPr>
        <w:t xml:space="preserve"> Dies beschränkt sich jedoch </w:t>
      </w:r>
      <w:r>
        <w:rPr>
          <w:sz w:val="20"/>
          <w:szCs w:val="20"/>
        </w:rPr>
        <w:t xml:space="preserve">zunächst </w:t>
      </w:r>
      <w:r>
        <w:rPr>
          <w:sz w:val="20"/>
          <w:szCs w:val="20"/>
        </w:rPr>
        <w:t xml:space="preserve">auf die Darstellung von binär präsentierenden </w:t>
      </w:r>
      <w:r>
        <w:rPr>
          <w:sz w:val="20"/>
          <w:szCs w:val="20"/>
        </w:rPr>
        <w:t xml:space="preserve">transgeschlechtlichen Personen.</w:t>
      </w:r>
      <w:r>
        <w:rPr>
          <w:sz w:val="20"/>
          <w:szCs w:val="20"/>
        </w:rPr>
        <w:t xml:space="preserve"> Zu einer zunehmenden medialen Thematisierung von Intergeschlechtlichkeit kommt es erst mit der verfassungsgerichtlichen Entscheidung für </w:t>
      </w:r>
      <w:del w:id="1000341" w:author="Claude Lektorat" w:date="2026-06-30T12:18:05Z">
        <w:r>
          <w:rPr>
            <w:sz w:val="20"/>
            <w:szCs w:val="20"/>
          </w:rPr>
          <w:delText xml:space="preserve">einen</w:delText>
        </w:r>
      </w:del>
      <w:ins w:id="1000342" w:author="Claude Lektorat" w:date="2026-06-30T12:18:05Z">
        <w:r>
          <w:rPr>
            <w:sz w:val="20"/>
            <w:szCs w:val="20"/>
          </w:rPr>
          <w:t xml:space="preserve">eine</w:t>
        </w:r>
      </w:ins>
      <w:r>
        <w:rPr>
          <w:sz w:val="20"/>
          <w:szCs w:val="20"/>
        </w:rPr>
        <w:t xml:space="preserve"> dritte Geschlechtsoption</w:t>
      </w:r>
      <w:r>
        <w:rPr>
          <w:sz w:val="20"/>
          <w:szCs w:val="20"/>
        </w:rPr>
        <w:t xml:space="preserve">.</w:t>
      </w:r>
    </w:p>
  </w:footnote>
  <w:footnote w:id="159">
    <w:p w14:paraId="33A18944" w14:textId="77777777" w:rsidR="00D90E4F" w:rsidRPr="009A5DAD" w:rsidRDefault="00D90E4F" w:rsidP="00532F65">
      <w:pPr>
        <w:pStyle w:val="Funotentext"/>
        <w:jc w:val="both"/>
        <w:rPr>
          <w:sz w:val="20"/>
          <w:szCs w:val="20"/>
        </w:rPr>
      </w:pPr>
      <w:r w:rsidRPr="00B1150C">
        <w:rPr>
          <w:rStyle w:val="Funotenzeichen"/>
        </w:rPr>
        <w:footnoteRef/>
      </w:r>
      <w:r w:rsidRPr="009A5DAD">
        <w:rPr>
          <w:sz w:val="20"/>
          <w:szCs w:val="20"/>
        </w:rPr>
        <w:t xml:space="preserve"> Die Unterscheidung zwischen </w:t>
      </w:r>
      <w:r>
        <w:rPr>
          <w:sz w:val="20"/>
          <w:szCs w:val="20"/>
        </w:rPr>
        <w:t xml:space="preserve">dem </w:t>
      </w:r>
      <w:r w:rsidRPr="009A5DAD">
        <w:rPr>
          <w:sz w:val="20"/>
          <w:szCs w:val="20"/>
        </w:rPr>
        <w:t xml:space="preserve">Leib als Ausgangspunkt von Subjektivität </w:t>
      </w:r>
      <w:r>
        <w:rPr>
          <w:sz w:val="20"/>
          <w:szCs w:val="20"/>
        </w:rPr>
        <w:t xml:space="preserve">bzw. </w:t>
      </w:r>
      <w:proofErr w:type="spellStart"/>
      <w:r>
        <w:rPr>
          <w:sz w:val="20"/>
          <w:szCs w:val="20"/>
        </w:rPr>
        <w:t>Perspektivnahme</w:t>
      </w:r>
      <w:proofErr w:type="spellEnd"/>
      <w:r>
        <w:rPr>
          <w:sz w:val="20"/>
          <w:szCs w:val="20"/>
        </w:rPr>
        <w:t xml:space="preserve"> </w:t>
      </w:r>
      <w:r w:rsidRPr="009A5DAD">
        <w:rPr>
          <w:sz w:val="20"/>
          <w:szCs w:val="20"/>
        </w:rPr>
        <w:t xml:space="preserve">und </w:t>
      </w:r>
      <w:r>
        <w:rPr>
          <w:sz w:val="20"/>
          <w:szCs w:val="20"/>
        </w:rPr>
        <w:t xml:space="preserve">dem </w:t>
      </w:r>
      <w:r w:rsidRPr="009A5DAD">
        <w:rPr>
          <w:sz w:val="20"/>
          <w:szCs w:val="20"/>
        </w:rPr>
        <w:t xml:space="preserve">Körper als Objekt der dinghaften Welt wird im Werk </w:t>
      </w:r>
      <w:proofErr w:type="spellStart"/>
      <w:r w:rsidRPr="009A5DAD">
        <w:rPr>
          <w:sz w:val="20"/>
          <w:szCs w:val="20"/>
        </w:rPr>
        <w:t>Merleau</w:t>
      </w:r>
      <w:proofErr w:type="spellEnd"/>
      <w:r w:rsidRPr="009A5DAD">
        <w:rPr>
          <w:sz w:val="20"/>
          <w:szCs w:val="20"/>
        </w:rPr>
        <w:t xml:space="preserve">-Pontys ausführlich </w:t>
      </w:r>
      <w:r>
        <w:rPr>
          <w:sz w:val="20"/>
          <w:szCs w:val="20"/>
        </w:rPr>
        <w:t xml:space="preserve">dargestellt und </w:t>
      </w:r>
      <w:r w:rsidRPr="009A5DAD">
        <w:rPr>
          <w:sz w:val="20"/>
          <w:szCs w:val="20"/>
        </w:rPr>
        <w:t>begründet.</w:t>
      </w:r>
    </w:p>
  </w:footnote>
  <w:footnote w:id="160">
    <w:p w14:paraId="571BB41E" w14:textId="7C7CB944" w:rsidR="00D90E4F" w:rsidRPr="00482374" w:rsidRDefault="00D90E4F" w:rsidP="00662FEA">
      <w:pPr>
        <w:pStyle w:val="Funotentext"/>
        <w:jc w:val="both"/>
        <w:rPr>
          <w:sz w:val="20"/>
          <w:szCs w:val="20"/>
        </w:rPr>
      </w:pPr>
      <w:r w:rsidRPr="00B1150C">
        <w:rPr>
          <w:rStyle w:val="Funotenzeichen"/>
        </w:rPr>
        <w:footnoteRef/>
      </w:r>
      <w:r w:rsidRPr="00482374">
        <w:rPr>
          <w:sz w:val="20"/>
          <w:szCs w:val="20"/>
        </w:rPr>
        <w:t xml:space="preserve"> Auswanderungsbestrebungen in die Sowjetunion </w:t>
      </w:r>
      <w:r w:rsidR="00001B42">
        <w:rPr>
          <w:sz w:val="20"/>
          <w:szCs w:val="20"/>
        </w:rPr>
        <w:t xml:space="preserve">gibt </w:t>
      </w:r>
      <w:r w:rsidRPr="00482374">
        <w:rPr>
          <w:sz w:val="20"/>
          <w:szCs w:val="20"/>
        </w:rPr>
        <w:t>es in Deutschland nach dem 1. Weltkrieg vor allem in den 1920er Jahren im Zuge der W</w:t>
      </w:r>
      <w:r w:rsidR="00001B42">
        <w:rPr>
          <w:sz w:val="20"/>
          <w:szCs w:val="20"/>
        </w:rPr>
        <w:t>eltw</w:t>
      </w:r>
      <w:r w:rsidRPr="00482374">
        <w:rPr>
          <w:sz w:val="20"/>
          <w:szCs w:val="20"/>
        </w:rPr>
        <w:t xml:space="preserve">irtschaftskrise und der dadurch bedingten </w:t>
      </w:r>
      <w:r>
        <w:rPr>
          <w:sz w:val="20"/>
          <w:szCs w:val="20"/>
        </w:rPr>
        <w:t xml:space="preserve">hohen </w:t>
      </w:r>
      <w:r w:rsidRPr="00482374">
        <w:rPr>
          <w:sz w:val="20"/>
          <w:szCs w:val="20"/>
        </w:rPr>
        <w:t>Armut und Arbeitslosigkeit</w:t>
      </w:r>
      <w:r w:rsidR="00C05B94">
        <w:rPr>
          <w:sz w:val="20"/>
          <w:szCs w:val="20"/>
        </w:rPr>
        <w:t xml:space="preserve"> </w:t>
      </w:r>
      <w:r w:rsidR="00C05B94">
        <w:rPr>
          <w:sz w:val="20"/>
          <w:szCs w:val="20"/>
        </w:rPr>
        <w:fldChar w:fldCharType="begin"/>
      </w:r>
      <w:r w:rsidR="000B7865">
        <w:rPr>
          <w:sz w:val="20"/>
          <w:szCs w:val="20"/>
        </w:rPr>
        <w:instrText xml:space="preserve"> ADDIN ZOTERO_ITEM CSL_CITATION {"citationID":"hmn8QhnE","properties":{"unsorted":false,"formattedCitation":"(vgl. Mahnke 1997)","plainCitation":"(vgl. Mahnke 1997)","noteIndex":161},"citationItems":[{"id":1021,"uris":["http://zotero.org/users/local/owKliTIb/items/4C5FEKLN"],"itemData":{"id":1021,"type":"chapter","collection-number":"24","container-title":"Mitteilungen / Osteuropa-Institut München, Historische Abteilung","title":"Auswanderungsvereine mit Ziel Ukraine und Sowjet-Rußland in der Weimarer Republik.","URL":"https://nbn-resolving.org/urn:nbn:de:0168-ssoar-70352-9","author":[{"family":"Mahnke","given":"Julia"}],"issued":{"date-parts":[["1997"]]}},"prefix":"vgl."}],"schema":"https://github.com/citation-style-language/schema/raw/master/csl-citation.json"} </w:instrText>
      </w:r>
      <w:r w:rsidR="00C05B94">
        <w:rPr>
          <w:sz w:val="20"/>
          <w:szCs w:val="20"/>
        </w:rPr>
        <w:fldChar w:fldCharType="separate"/>
      </w:r>
      <w:r w:rsidR="00C05B94" w:rsidRPr="00C05B94">
        <w:rPr>
          <w:rFonts w:ascii="Cambria" w:hAnsi="Cambria"/>
          <w:sz w:val="20"/>
        </w:rPr>
        <w:t>(vgl. Mahnke 1997)</w:t>
      </w:r>
      <w:r w:rsidR="00C05B94">
        <w:rPr>
          <w:sz w:val="20"/>
          <w:szCs w:val="20"/>
        </w:rPr>
        <w:fldChar w:fldCharType="end"/>
      </w:r>
      <w:r>
        <w:rPr>
          <w:sz w:val="20"/>
          <w:szCs w:val="20"/>
        </w:rPr>
        <w:t>.</w:t>
      </w:r>
    </w:p>
  </w:footnote>
  <w:footnote w:id="161">
    <w:p w14:paraId="5CD9C880" w14:textId="4C1C9AF3" w:rsidR="00D90E4F" w:rsidRPr="004310E0" w:rsidRDefault="00D90E4F" w:rsidP="00E91C72">
      <w:pPr>
        <w:jc w:val="both"/>
        <w:rPr>
          <w:sz w:val="20"/>
          <w:szCs w:val="20"/>
        </w:rPr>
      </w:pPr>
      <w:r w:rsidRPr="00B1150C">
        <w:rPr>
          <w:rStyle w:val="Funotenzeichen"/>
        </w:rPr>
        <w:footnoteRef/>
      </w:r>
      <w:r w:rsidRPr="004772A8">
        <w:rPr>
          <w:sz w:val="20"/>
          <w:szCs w:val="20"/>
        </w:rPr>
        <w:t xml:space="preserve"> </w:t>
      </w:r>
      <w:r w:rsidRPr="00482374">
        <w:rPr>
          <w:sz w:val="20"/>
          <w:szCs w:val="20"/>
        </w:rPr>
        <w:t xml:space="preserve">Die Gruppe der </w:t>
      </w:r>
      <w:r>
        <w:rPr>
          <w:sz w:val="20"/>
          <w:szCs w:val="20"/>
        </w:rPr>
        <w:t>ethnischen Deutschen</w:t>
      </w:r>
      <w:r w:rsidR="001B1A25">
        <w:rPr>
          <w:sz w:val="20"/>
          <w:szCs w:val="20"/>
        </w:rPr>
        <w:t xml:space="preserve"> </w:t>
      </w:r>
      <w:r w:rsidRPr="00482374">
        <w:rPr>
          <w:sz w:val="20"/>
          <w:szCs w:val="20"/>
        </w:rPr>
        <w:t>stellt seit Ende des 19. Jahrhunderts eine Minderheit in Kirgistan dar, die auf die Migration und Ansiedlung ursprünglich aus Westpreußen stammender Mennoniten und Baptisten zurückgeht. Ein erster deutscher Bezirk der mehrere deutsche Dörfer und Gemeinden umfasst entsteht in den 1920er Jahren im kirgisischen Talus-Tal. In den 1930er Jahren kommt es zur weiteren Zuwanderung deutschstämmiger Bäue</w:t>
      </w:r>
      <w:r>
        <w:rPr>
          <w:sz w:val="20"/>
          <w:szCs w:val="20"/>
        </w:rPr>
        <w:t>r</w:t>
      </w:r>
      <w:r w:rsidR="001B1A25">
        <w:rPr>
          <w:sz w:val="20"/>
          <w:szCs w:val="20"/>
        </w:rPr>
        <w:t>I</w:t>
      </w:r>
      <w:r>
        <w:rPr>
          <w:sz w:val="20"/>
          <w:szCs w:val="20"/>
        </w:rPr>
        <w:t>nnen auf Grund von Hungersnöten</w:t>
      </w:r>
      <w:r w:rsidRPr="00482374">
        <w:rPr>
          <w:sz w:val="20"/>
          <w:szCs w:val="20"/>
        </w:rPr>
        <w:t xml:space="preserve">. Die </w:t>
      </w:r>
      <w:r>
        <w:rPr>
          <w:sz w:val="20"/>
          <w:szCs w:val="20"/>
        </w:rPr>
        <w:t>sog</w:t>
      </w:r>
      <w:r w:rsidR="005D44F4">
        <w:rPr>
          <w:sz w:val="20"/>
          <w:szCs w:val="20"/>
        </w:rPr>
        <w:t>.</w:t>
      </w:r>
      <w:r>
        <w:rPr>
          <w:sz w:val="20"/>
          <w:szCs w:val="20"/>
        </w:rPr>
        <w:t xml:space="preserve"> </w:t>
      </w:r>
      <w:proofErr w:type="spellStart"/>
      <w:r w:rsidRPr="005D44F4">
        <w:rPr>
          <w:i/>
          <w:iCs/>
          <w:sz w:val="20"/>
          <w:szCs w:val="20"/>
        </w:rPr>
        <w:t>Kirgistandeutschen</w:t>
      </w:r>
      <w:proofErr w:type="spellEnd"/>
      <w:r w:rsidRPr="00482374">
        <w:rPr>
          <w:sz w:val="20"/>
          <w:szCs w:val="20"/>
        </w:rPr>
        <w:t xml:space="preserve"> sind größtenteils im Ackerbau tätig und haben bis zum Beginn der stalinistischen Repressionen relative kulturelle Selbstbestimmungsmöglichkeiten</w:t>
      </w:r>
      <w:r w:rsidR="001B1A25">
        <w:rPr>
          <w:sz w:val="20"/>
          <w:szCs w:val="20"/>
        </w:rPr>
        <w:t>,</w:t>
      </w:r>
      <w:r w:rsidRPr="00482374">
        <w:rPr>
          <w:sz w:val="20"/>
          <w:szCs w:val="20"/>
        </w:rPr>
        <w:t xml:space="preserve"> so dass u.a. an den Schulen Deutsch unterrichtet werden darf. 1938 wird Russisch jedoch im Zuge der staatlichen Gleichschaltungsmaßnahmen zur Pflichtsprache und der Schulunterricht anderer Sprachen verboten (vgl.</w:t>
      </w:r>
      <w:r w:rsidR="00D04934">
        <w:rPr>
          <w:sz w:val="20"/>
          <w:szCs w:val="20"/>
        </w:rPr>
        <w:t xml:space="preserve"> Krieger 2020</w:t>
      </w:r>
      <w:r w:rsidRPr="00482374">
        <w:rPr>
          <w:sz w:val="20"/>
          <w:szCs w:val="20"/>
        </w:rPr>
        <w:t xml:space="preserve">). </w:t>
      </w:r>
    </w:p>
  </w:footnote>
  <w:footnote w:id="162">
    <w:p w14:paraId="29EDBC08" w14:textId="630FD4FD" w:rsidR="00D90E4F" w:rsidRPr="00897B0A" w:rsidRDefault="00D90E4F" w:rsidP="00E91C72">
      <w:pPr>
        <w:pStyle w:val="Funotentext"/>
        <w:jc w:val="both"/>
        <w:rPr>
          <w:sz w:val="20"/>
          <w:szCs w:val="20"/>
        </w:rPr>
      </w:pPr>
      <w:r w:rsidRPr="00B1150C">
        <w:rPr>
          <w:rStyle w:val="Funotenzeichen"/>
        </w:rPr>
        <w:footnoteRef/>
      </w:r>
      <w:r w:rsidRPr="00457700">
        <w:rPr>
          <w:sz w:val="20"/>
          <w:szCs w:val="20"/>
        </w:rPr>
        <w:t xml:space="preserve"> </w:t>
      </w:r>
      <w:r w:rsidRPr="00897B0A">
        <w:rPr>
          <w:sz w:val="20"/>
          <w:szCs w:val="20"/>
        </w:rPr>
        <w:t xml:space="preserve">Kinder aus </w:t>
      </w:r>
      <w:proofErr w:type="spellStart"/>
      <w:r w:rsidRPr="00897B0A">
        <w:rPr>
          <w:sz w:val="20"/>
          <w:szCs w:val="20"/>
        </w:rPr>
        <w:t>kirgistandeutschen</w:t>
      </w:r>
      <w:proofErr w:type="spellEnd"/>
      <w:r w:rsidRPr="00897B0A">
        <w:rPr>
          <w:sz w:val="20"/>
          <w:szCs w:val="20"/>
        </w:rPr>
        <w:t xml:space="preserve"> Familien mussten während der von Armut und Hunger geprägten</w:t>
      </w:r>
      <w:r>
        <w:rPr>
          <w:sz w:val="20"/>
          <w:szCs w:val="20"/>
        </w:rPr>
        <w:t xml:space="preserve"> Zeit des zweiten Weltkriegs</w:t>
      </w:r>
      <w:r w:rsidRPr="00897B0A">
        <w:rPr>
          <w:sz w:val="20"/>
          <w:szCs w:val="20"/>
        </w:rPr>
        <w:t xml:space="preserve">, häufig alleine für sich sorgen oder wurden in wohlhabendere Familien zum Arbeiten, Kolchosen oder Waisenhäuser übergeben </w:t>
      </w:r>
      <w:r w:rsidR="00C05B94">
        <w:rPr>
          <w:sz w:val="20"/>
          <w:szCs w:val="20"/>
        </w:rPr>
        <w:fldChar w:fldCharType="begin"/>
      </w:r>
      <w:r w:rsidR="000B7865">
        <w:rPr>
          <w:sz w:val="20"/>
          <w:szCs w:val="20"/>
        </w:rPr>
        <w:instrText xml:space="preserve"> ADDIN ZOTERO_ITEM CSL_CITATION {"citationID":"2DujnnTN","properties":{"unsorted":false,"formattedCitation":"(vgl. Krieger 2008)","plainCitation":"(vgl. Krieger 2008)","noteIndex":163},"citationItems":[{"id":998,"uris":["http://zotero.org/users/local/owKliTIb/items/E7GV4EA9"],"itemData":{"id":998,"type":"document","publisher-place":"Heidelberg","title":"Einsatz im Zwangsarbeitslager","URL":"http://www.viktorkrieger.homepage.t-online.de/Zwangsarbeitslager-2008.pdf","author":[{"family":"Krieger","given":"Viktor"}],"issued":{"date-parts":[["2008"]]}},"prefix":"vgl."}],"schema":"https://github.com/citation-style-language/schema/raw/master/csl-citation.json"} </w:instrText>
      </w:r>
      <w:r w:rsidR="00C05B94">
        <w:rPr>
          <w:sz w:val="20"/>
          <w:szCs w:val="20"/>
        </w:rPr>
        <w:fldChar w:fldCharType="separate"/>
      </w:r>
      <w:r w:rsidR="00C05B94" w:rsidRPr="00C05B94">
        <w:rPr>
          <w:rFonts w:ascii="Cambria" w:hAnsi="Cambria"/>
          <w:sz w:val="20"/>
        </w:rPr>
        <w:t>(vgl. Krieger 2008)</w:t>
      </w:r>
      <w:r w:rsidR="00C05B94">
        <w:rPr>
          <w:sz w:val="20"/>
          <w:szCs w:val="20"/>
        </w:rPr>
        <w:fldChar w:fldCharType="end"/>
      </w:r>
      <w:r w:rsidRPr="00897B0A">
        <w:rPr>
          <w:sz w:val="20"/>
          <w:szCs w:val="20"/>
        </w:rPr>
        <w:t>. Während ethnische Deutsche vor dem zweiten Weltkrieg ein überdurchschnittliches Bildungsniveau erreichten</w:t>
      </w:r>
      <w:r w:rsidR="00C8349B">
        <w:rPr>
          <w:sz w:val="20"/>
          <w:szCs w:val="20"/>
        </w:rPr>
        <w:t>,</w:t>
      </w:r>
      <w:r w:rsidRPr="00897B0A">
        <w:rPr>
          <w:sz w:val="20"/>
          <w:szCs w:val="20"/>
        </w:rPr>
        <w:t xml:space="preserve"> wurden sie in der Sowjetunion zwischen 1941 und 1956 de facto von Schul- und weiterführender Bildung ausgeschlossen </w:t>
      </w:r>
      <w:r w:rsidR="002759BF">
        <w:rPr>
          <w:sz w:val="20"/>
          <w:szCs w:val="20"/>
        </w:rPr>
        <w:fldChar w:fldCharType="begin"/>
      </w:r>
      <w:r w:rsidR="000B7865">
        <w:rPr>
          <w:sz w:val="20"/>
          <w:szCs w:val="20"/>
        </w:rPr>
        <w:instrText xml:space="preserve"> ADDIN ZOTERO_ITEM CSL_CITATION {"citationID":"4nSYVOcv","properties":{"unsorted":false,"formattedCitation":"(vgl. Krieger 2008)","plainCitation":"(vgl. Krieger 2008)","noteIndex":163},"citationItems":[{"id":998,"uris":["http://zotero.org/users/local/owKliTIb/items/E7GV4EA9"],"itemData":{"id":998,"type":"document","publisher-place":"Heidelberg","title":"Einsatz im Zwangsarbeitslager","URL":"http://www.viktorkrieger.homepage.t-online.de/Zwangsarbeitslager-2008.pdf","author":[{"family":"Krieger","given":"Viktor"}],"issued":{"date-parts":[["2008"]]}},"prefix":"vgl."}],"schema":"https://github.com/citation-style-language/schema/raw/master/csl-citation.json"} </w:instrText>
      </w:r>
      <w:r w:rsidR="002759BF">
        <w:rPr>
          <w:sz w:val="20"/>
          <w:szCs w:val="20"/>
        </w:rPr>
        <w:fldChar w:fldCharType="separate"/>
      </w:r>
      <w:r w:rsidR="002759BF" w:rsidRPr="002759BF">
        <w:rPr>
          <w:rFonts w:ascii="Cambria" w:hAnsi="Cambria"/>
          <w:sz w:val="20"/>
        </w:rPr>
        <w:t>(vgl. Krieger 2008)</w:t>
      </w:r>
      <w:r w:rsidR="002759BF">
        <w:rPr>
          <w:sz w:val="20"/>
          <w:szCs w:val="20"/>
        </w:rPr>
        <w:fldChar w:fldCharType="end"/>
      </w:r>
      <w:r w:rsidR="00C8349B">
        <w:rPr>
          <w:sz w:val="20"/>
          <w:szCs w:val="20"/>
        </w:rPr>
        <w:t>.</w:t>
      </w:r>
    </w:p>
    <w:p w14:paraId="2053371B" w14:textId="0B623249" w:rsidR="00D90E4F" w:rsidRPr="00457700" w:rsidRDefault="00D90E4F" w:rsidP="00E91C72">
      <w:pPr>
        <w:pStyle w:val="Funotentext"/>
        <w:jc w:val="both"/>
        <w:rPr>
          <w:sz w:val="20"/>
          <w:szCs w:val="20"/>
        </w:rPr>
      </w:pPr>
      <w:r w:rsidRPr="00457700">
        <w:rPr>
          <w:sz w:val="20"/>
          <w:szCs w:val="20"/>
        </w:rPr>
        <w:t xml:space="preserve">Dieser Zeitraum steht </w:t>
      </w:r>
      <w:r>
        <w:rPr>
          <w:sz w:val="20"/>
          <w:szCs w:val="20"/>
        </w:rPr>
        <w:t xml:space="preserve">ebenfalls </w:t>
      </w:r>
      <w:r w:rsidRPr="00457700">
        <w:rPr>
          <w:sz w:val="20"/>
          <w:szCs w:val="20"/>
        </w:rPr>
        <w:t xml:space="preserve">in Zusammenhang mit der sowjetischen Zwangsarbeitsverordnung von der insbesondere die deutsche Minderheit während des </w:t>
      </w:r>
      <w:r w:rsidR="00C8349B">
        <w:rPr>
          <w:sz w:val="20"/>
          <w:szCs w:val="20"/>
        </w:rPr>
        <w:t>2. Weltk</w:t>
      </w:r>
      <w:r w:rsidRPr="00457700">
        <w:rPr>
          <w:sz w:val="20"/>
          <w:szCs w:val="20"/>
        </w:rPr>
        <w:t xml:space="preserve">rieges stark betroffen </w:t>
      </w:r>
      <w:r w:rsidR="00C8349B">
        <w:rPr>
          <w:sz w:val="20"/>
          <w:szCs w:val="20"/>
        </w:rPr>
        <w:t xml:space="preserve">ist </w:t>
      </w:r>
      <w:r w:rsidRPr="00457700">
        <w:rPr>
          <w:sz w:val="20"/>
          <w:szCs w:val="20"/>
        </w:rPr>
        <w:t>und die erst 1956 aufgehoben wird. Das System der Arbeitslager wird zwar bereits 1948 aufgelöst, jedoch leben die Betroffenen bis 1956 in Sondersiedlungen und dürfen bis 1972 ihren Wohnort nur mit offizieller Zustimmung letzterer wechseln bzw. im Fall von Deportationen in ihre Heimatorte zurückkehren</w:t>
      </w:r>
      <w:r w:rsidR="00DE722C">
        <w:rPr>
          <w:sz w:val="20"/>
          <w:szCs w:val="20"/>
        </w:rPr>
        <w:t xml:space="preserve"> </w:t>
      </w:r>
      <w:r w:rsidR="00F84C39">
        <w:rPr>
          <w:sz w:val="20"/>
          <w:szCs w:val="20"/>
        </w:rPr>
        <w:fldChar w:fldCharType="begin"/>
      </w:r>
      <w:r w:rsidR="000B7865">
        <w:rPr>
          <w:sz w:val="20"/>
          <w:szCs w:val="20"/>
        </w:rPr>
        <w:instrText xml:space="preserve"> ADDIN ZOTERO_ITEM CSL_CITATION {"citationID":"GkHFjfHn","properties":{"unsorted":false,"formattedCitation":"(vgl. Dietz und Hilkes 1992)","plainCitation":"(vgl. Dietz und Hilkes 1992)","dontUpdate":true,"noteIndex":163},"citationItems":[{"id":1354,"uris":["http://zotero.org/users/local/owKliTIb/items/5ZMUFICT"],"itemData":{"id":1354,"type":"book","ISBN":"3-7892-8540-4","publisher":"Olzog Verlag","title":"Russlanddeutsche: Unbekannte im Osten: Geschichte, Situation, Zukunftsperspektiven","volume":"292","author":[{"family":"Dietz","given":"Barbara"},{"family":"Hilkes","given":"Peter"}],"issued":{"date-parts":[["1992"]]}},"prefix":"vgl."}],"schema":"https://github.com/citation-style-language/schema/raw/master/csl-citation.json"} </w:instrText>
      </w:r>
      <w:r w:rsidR="00F84C39">
        <w:rPr>
          <w:sz w:val="20"/>
          <w:szCs w:val="20"/>
        </w:rPr>
        <w:fldChar w:fldCharType="separate"/>
      </w:r>
      <w:r w:rsidR="00F84C39" w:rsidRPr="00F84C39">
        <w:rPr>
          <w:rFonts w:ascii="Cambria" w:hAnsi="Cambria"/>
          <w:sz w:val="20"/>
        </w:rPr>
        <w:t>(vgl. Dietz</w:t>
      </w:r>
      <w:r w:rsidR="00F84C39">
        <w:rPr>
          <w:rFonts w:ascii="Cambria" w:hAnsi="Cambria"/>
          <w:sz w:val="20"/>
        </w:rPr>
        <w:t xml:space="preserve">, </w:t>
      </w:r>
      <w:r w:rsidR="00F84C39" w:rsidRPr="00F84C39">
        <w:rPr>
          <w:rFonts w:ascii="Cambria" w:hAnsi="Cambria"/>
          <w:sz w:val="20"/>
        </w:rPr>
        <w:t>Hilkes 1992)</w:t>
      </w:r>
      <w:r w:rsidR="00F84C39">
        <w:rPr>
          <w:sz w:val="20"/>
          <w:szCs w:val="20"/>
        </w:rPr>
        <w:fldChar w:fldCharType="end"/>
      </w:r>
      <w:r w:rsidRPr="00457700">
        <w:rPr>
          <w:sz w:val="20"/>
          <w:szCs w:val="20"/>
        </w:rPr>
        <w:t>.</w:t>
      </w:r>
    </w:p>
  </w:footnote>
  <w:footnote w:id="163">
    <w:p w14:paraId="3375C321" w14:textId="5D5E0F71" w:rsidR="00D90E4F" w:rsidRPr="00852E51" w:rsidRDefault="00D90E4F" w:rsidP="001C7D45">
      <w:pPr>
        <w:pStyle w:val="Funotentext"/>
        <w:jc w:val="both"/>
        <w:rPr>
          <w:sz w:val="20"/>
          <w:szCs w:val="20"/>
        </w:rPr>
      </w:pPr>
      <w:r w:rsidRPr="00B1150C">
        <w:rPr>
          <w:rStyle w:val="Funotenzeichen"/>
        </w:rPr>
        <w:footnoteRef/>
      </w:r>
      <w:r w:rsidRPr="00852E51">
        <w:rPr>
          <w:sz w:val="20"/>
          <w:szCs w:val="20"/>
        </w:rPr>
        <w:t xml:space="preserve"> Alkoholmissbrauch des männlichen Ehepartners </w:t>
      </w:r>
      <w:r w:rsidR="00662FEA">
        <w:rPr>
          <w:sz w:val="20"/>
          <w:szCs w:val="20"/>
        </w:rPr>
        <w:t xml:space="preserve">ist </w:t>
      </w:r>
      <w:r w:rsidRPr="00852E51">
        <w:rPr>
          <w:sz w:val="20"/>
          <w:szCs w:val="20"/>
        </w:rPr>
        <w:t xml:space="preserve">Anfang der </w:t>
      </w:r>
      <w:r w:rsidR="00662FEA">
        <w:rPr>
          <w:sz w:val="20"/>
          <w:szCs w:val="20"/>
        </w:rPr>
        <w:t>19</w:t>
      </w:r>
      <w:r w:rsidRPr="00852E51">
        <w:rPr>
          <w:sz w:val="20"/>
          <w:szCs w:val="20"/>
        </w:rPr>
        <w:t xml:space="preserve">80er Jahren in der Sowjetunion der häufigste gerichtlich angeführte Grund für Ehescheidungen </w:t>
      </w:r>
      <w:r w:rsidR="001C7D45">
        <w:rPr>
          <w:sz w:val="20"/>
          <w:szCs w:val="20"/>
        </w:rPr>
        <w:fldChar w:fldCharType="begin"/>
      </w:r>
      <w:r w:rsidR="000B7865">
        <w:rPr>
          <w:sz w:val="20"/>
          <w:szCs w:val="20"/>
        </w:rPr>
        <w:instrText xml:space="preserve"> ADDIN ZOTERO_ITEM CSL_CITATION {"citationID":"xUBbDwqE","properties":{"unsorted":false,"formattedCitation":"(vgl. Liegle, Ludwig 1987)","plainCitation":"(vgl. Liegle, Ludwig 1987)","noteIndex":164},"citationItems":[{"id":1356,"uris":["http://zotero.org/users/local/owKliTIb/items/U9ELEAA6"],"itemData":{"id":1356,"type":"chapter","container-title":"Aufbruch mit Gorbatschow?: Entwicklungsprobleme der Sowjetgesellschaft","ISBN":"3-596-24277-0","page":"154-177","publisher":"Fischer-Taschenbuch-Verlag","title":"Familie und Kindheit in der Sowjetunion","author":[{"literal":"Liegle, Ludwig"}],"container-author":[{"family":"Ferenczi","given":"Caspar"}],"issued":{"date-parts":[["1987"]]}},"prefix":"vgl."}],"schema":"https://github.com/citation-style-language/schema/raw/master/csl-citation.json"} </w:instrText>
      </w:r>
      <w:r w:rsidR="001C7D45">
        <w:rPr>
          <w:sz w:val="20"/>
          <w:szCs w:val="20"/>
        </w:rPr>
        <w:fldChar w:fldCharType="separate"/>
      </w:r>
      <w:r w:rsidR="001C7D45" w:rsidRPr="001C7D45">
        <w:rPr>
          <w:rFonts w:ascii="Cambria" w:hAnsi="Cambria"/>
          <w:sz w:val="20"/>
        </w:rPr>
        <w:t>(vgl. Liegle, Ludwig 1987)</w:t>
      </w:r>
      <w:r w:rsidR="001C7D45">
        <w:rPr>
          <w:sz w:val="20"/>
          <w:szCs w:val="20"/>
        </w:rPr>
        <w:fldChar w:fldCharType="end"/>
      </w:r>
      <w:r>
        <w:rPr>
          <w:sz w:val="20"/>
          <w:szCs w:val="20"/>
        </w:rPr>
        <w:t>.</w:t>
      </w:r>
    </w:p>
  </w:footnote>
  <w:footnote w:id="164">
    <w:p w14:paraId="5371892E" w14:textId="45974773" w:rsidR="000A517E" w:rsidRPr="000A517E" w:rsidRDefault="000A517E" w:rsidP="000A517E">
      <w:pPr>
        <w:jc w:val="both"/>
        <w:rPr>
          <w:sz w:val="20"/>
          <w:szCs w:val="20"/>
        </w:rPr>
      </w:pPr>
      <w:r w:rsidRPr="000A517E">
        <w:rPr>
          <w:rStyle w:val="Funotenzeichen"/>
          <w:sz w:val="20"/>
          <w:szCs w:val="20"/>
        </w:rPr>
        <w:footnoteRef/>
      </w:r>
      <w:r w:rsidRPr="000A517E">
        <w:rPr>
          <w:sz w:val="20"/>
          <w:szCs w:val="20"/>
        </w:rPr>
        <w:t xml:space="preserve"> Wenn auch in unterschiedlichem Ausmaß, </w:t>
      </w:r>
      <w:r w:rsidR="00C8349B">
        <w:rPr>
          <w:sz w:val="20"/>
          <w:szCs w:val="20"/>
        </w:rPr>
        <w:t xml:space="preserve">ist ausgehend von der historischen Quellenlage davon auszugehen, dass </w:t>
      </w:r>
      <w:r w:rsidRPr="000A517E">
        <w:rPr>
          <w:sz w:val="20"/>
          <w:szCs w:val="20"/>
        </w:rPr>
        <w:t xml:space="preserve">alle deutschen Gemeinschaften in der Sowjetunion von staatlichen Repressalien und Entbehrungen </w:t>
      </w:r>
      <w:r>
        <w:rPr>
          <w:sz w:val="20"/>
          <w:szCs w:val="20"/>
        </w:rPr>
        <w:t>während des 2. Weltk</w:t>
      </w:r>
      <w:r w:rsidRPr="000A517E">
        <w:rPr>
          <w:sz w:val="20"/>
          <w:szCs w:val="20"/>
        </w:rPr>
        <w:t>rieg</w:t>
      </w:r>
      <w:r>
        <w:rPr>
          <w:sz w:val="20"/>
          <w:szCs w:val="20"/>
        </w:rPr>
        <w:t>s</w:t>
      </w:r>
      <w:r w:rsidRPr="000A517E">
        <w:rPr>
          <w:sz w:val="20"/>
          <w:szCs w:val="20"/>
        </w:rPr>
        <w:t xml:space="preserve"> betroffen</w:t>
      </w:r>
      <w:r w:rsidR="00C8349B">
        <w:rPr>
          <w:sz w:val="20"/>
          <w:szCs w:val="20"/>
        </w:rPr>
        <w:t xml:space="preserve"> sind (vgl. Rosenthal, Stephan 2011)</w:t>
      </w:r>
      <w:r w:rsidRPr="000A517E">
        <w:rPr>
          <w:sz w:val="20"/>
          <w:szCs w:val="20"/>
        </w:rPr>
        <w:t xml:space="preserve">. Dies führt zur Entstehung </w:t>
      </w:r>
      <w:r w:rsidR="00C8349B">
        <w:rPr>
          <w:sz w:val="20"/>
          <w:szCs w:val="20"/>
        </w:rPr>
        <w:t xml:space="preserve">des </w:t>
      </w:r>
      <w:r w:rsidRPr="000A517E">
        <w:rPr>
          <w:sz w:val="20"/>
          <w:szCs w:val="20"/>
        </w:rPr>
        <w:t>verhältnismäßig homogenen kollektiven Gedächtnisses de</w:t>
      </w:r>
      <w:r w:rsidR="00C8349B">
        <w:rPr>
          <w:sz w:val="20"/>
          <w:szCs w:val="20"/>
        </w:rPr>
        <w:t>utscher Minderheiten in der Sowjetunion</w:t>
      </w:r>
      <w:r w:rsidRPr="000A517E">
        <w:rPr>
          <w:sz w:val="20"/>
          <w:szCs w:val="20"/>
        </w:rPr>
        <w:t xml:space="preserve">, dass die Erinnerung an die erlittene Verfolgung </w:t>
      </w:r>
      <w:r w:rsidR="001C13D1">
        <w:rPr>
          <w:sz w:val="20"/>
          <w:szCs w:val="20"/>
        </w:rPr>
        <w:t xml:space="preserve">tradiert </w:t>
      </w:r>
      <w:r w:rsidRPr="000A517E">
        <w:rPr>
          <w:sz w:val="20"/>
          <w:szCs w:val="20"/>
        </w:rPr>
        <w:t>und damit gleichzeitig als Grundlage für eine gemeinsame</w:t>
      </w:r>
      <w:r w:rsidR="001C13D1">
        <w:rPr>
          <w:sz w:val="20"/>
          <w:szCs w:val="20"/>
        </w:rPr>
        <w:t xml:space="preserve"> Wir-Gruppen-</w:t>
      </w:r>
      <w:r w:rsidRPr="000A517E">
        <w:rPr>
          <w:sz w:val="20"/>
          <w:szCs w:val="20"/>
        </w:rPr>
        <w:t xml:space="preserve">Identität fungiert (vgl. ebd.). </w:t>
      </w:r>
    </w:p>
    <w:p w14:paraId="5BE7D25B" w14:textId="45A88BCB" w:rsidR="000A517E" w:rsidRDefault="000A517E">
      <w:pPr>
        <w:pStyle w:val="Funotentext"/>
      </w:pPr>
    </w:p>
  </w:footnote>
  <w:footnote w:id="165">
    <w:p w14:paraId="47CB84EE" w14:textId="38AFFDA7" w:rsidR="00D90E4F" w:rsidRPr="00CF4EB3" w:rsidRDefault="00D90E4F" w:rsidP="001C7D45">
      <w:pPr>
        <w:pStyle w:val="Funotentext"/>
        <w:jc w:val="both"/>
        <w:rPr>
          <w:sz w:val="20"/>
          <w:szCs w:val="20"/>
        </w:rPr>
      </w:pPr>
      <w:r w:rsidRPr="00B1150C">
        <w:rPr>
          <w:rStyle w:val="Funotenzeichen"/>
        </w:rPr>
        <w:footnoteRef/>
      </w:r>
      <w:r w:rsidRPr="00CF4EB3">
        <w:rPr>
          <w:sz w:val="20"/>
          <w:szCs w:val="20"/>
        </w:rPr>
        <w:t xml:space="preserve"> Die Hypothese, dass auch innerhalb der Familie über die Erfahrungen in der Sowjetunion weitestgehend geschwiegen wird, lässt sich damit plausibilisieren, dass Valerie keine</w:t>
      </w:r>
      <w:r w:rsidR="009758D6">
        <w:rPr>
          <w:sz w:val="20"/>
          <w:szCs w:val="20"/>
        </w:rPr>
        <w:t xml:space="preserve"> unmittelbar</w:t>
      </w:r>
      <w:r w:rsidRPr="00CF4EB3">
        <w:rPr>
          <w:sz w:val="20"/>
          <w:szCs w:val="20"/>
        </w:rPr>
        <w:t xml:space="preserve"> nachvollziehbaren Motive hat</w:t>
      </w:r>
      <w:r w:rsidR="009758D6">
        <w:rPr>
          <w:sz w:val="20"/>
          <w:szCs w:val="20"/>
        </w:rPr>
        <w:t>,</w:t>
      </w:r>
      <w:r w:rsidRPr="00CF4EB3">
        <w:rPr>
          <w:sz w:val="20"/>
          <w:szCs w:val="20"/>
        </w:rPr>
        <w:t xml:space="preserve"> die Verfolgungsgeschichte ihrer Familie innerhalb der Interviewsituation zu verschweigen.</w:t>
      </w:r>
    </w:p>
  </w:footnote>
  <w:footnote w:id="166">
    <w:p w14:paraId="65B78449" w14:textId="461E1FC1" w:rsidR="00D90E4F" w:rsidRPr="0018539D" w:rsidRDefault="00D90E4F" w:rsidP="00E91C72">
      <w:pPr>
        <w:pStyle w:val="Funotentext"/>
        <w:rPr>
          <w:sz w:val="20"/>
          <w:szCs w:val="20"/>
        </w:rPr>
      </w:pPr>
      <w:r w:rsidRPr="00B1150C">
        <w:rPr>
          <w:rStyle w:val="Funotenzeichen"/>
        </w:rPr>
        <w:footnoteRef/>
      </w:r>
      <w:r w:rsidRPr="0018539D">
        <w:rPr>
          <w:sz w:val="20"/>
          <w:szCs w:val="20"/>
        </w:rPr>
        <w:t xml:space="preserve"> Die Bedeutung der Zugehörigkeit zur russischen Bevölkerungsgruppe ist vor dem Hintergrund der sowjetischen Nationalitätspolitik zu verste</w:t>
      </w:r>
      <w:r>
        <w:rPr>
          <w:sz w:val="20"/>
          <w:szCs w:val="20"/>
        </w:rPr>
        <w:t xml:space="preserve">hen. In dieser stellen </w:t>
      </w:r>
      <w:r w:rsidRPr="0018539D">
        <w:rPr>
          <w:sz w:val="20"/>
          <w:szCs w:val="20"/>
        </w:rPr>
        <w:t>Segregation mittels ethnischer Zuschrei</w:t>
      </w:r>
      <w:r>
        <w:rPr>
          <w:sz w:val="20"/>
          <w:szCs w:val="20"/>
        </w:rPr>
        <w:t xml:space="preserve">bung ein zentrales </w:t>
      </w:r>
      <w:r w:rsidRPr="0018539D">
        <w:rPr>
          <w:sz w:val="20"/>
          <w:szCs w:val="20"/>
        </w:rPr>
        <w:t>Machtinstrument dar</w:t>
      </w:r>
      <w:r w:rsidR="001840C4">
        <w:rPr>
          <w:sz w:val="20"/>
          <w:szCs w:val="20"/>
        </w:rPr>
        <w:t xml:space="preserve"> </w:t>
      </w:r>
      <w:r w:rsidR="001840C4">
        <w:rPr>
          <w:sz w:val="20"/>
          <w:szCs w:val="20"/>
        </w:rPr>
        <w:fldChar w:fldCharType="begin"/>
      </w:r>
      <w:r w:rsidR="000B7865">
        <w:rPr>
          <w:sz w:val="20"/>
          <w:szCs w:val="20"/>
        </w:rPr>
        <w:instrText xml:space="preserve"> ADDIN ZOTERO_ITEM CSL_CITATION {"citationID":"0LvavJFB","properties":{"unsorted":false,"formattedCitation":"(vgl. Baerwolf 2006)","plainCitation":"(vgl. Baerwolf 2006)","noteIndex":167},"citationItems":[{"id":969,"uris":["http://zotero.org/users/local/owKliTIb/items/PG74ELZW"],"itemData":{"id":969,"type":"chapter","container-title":"Zuhause fremd – Russlanddeutsche zwischen Russland und Deutschland","DOI":"10.14361/9783839403082-007","page":"173-196","publisher":"transcript Verlag","publisher-place":"Bielefeld","title":"Identitätsstrategien von jungen ›Russen‹ in Berlin. Ein Vergleich zwischen russischen Deutschen und russischen Juden","author":[{"family":"Baerwolf","given":"Astrid"}],"editor":[{"family":"Ipsen-Peitzmeier","given":"Sabine"}],"issued":{"date-parts":[["2006"]]}},"prefix":"vgl."}],"schema":"https://github.com/citation-style-language/schema/raw/master/csl-citation.json"} </w:instrText>
      </w:r>
      <w:r w:rsidR="001840C4">
        <w:rPr>
          <w:sz w:val="20"/>
          <w:szCs w:val="20"/>
        </w:rPr>
        <w:fldChar w:fldCharType="separate"/>
      </w:r>
      <w:r w:rsidR="001840C4" w:rsidRPr="001840C4">
        <w:rPr>
          <w:rFonts w:ascii="Cambria" w:hAnsi="Cambria"/>
          <w:sz w:val="20"/>
        </w:rPr>
        <w:t xml:space="preserve">(vgl. </w:t>
      </w:r>
      <w:proofErr w:type="spellStart"/>
      <w:r w:rsidR="001840C4" w:rsidRPr="001840C4">
        <w:rPr>
          <w:rFonts w:ascii="Cambria" w:hAnsi="Cambria"/>
          <w:sz w:val="20"/>
        </w:rPr>
        <w:t>Baerwolf</w:t>
      </w:r>
      <w:proofErr w:type="spellEnd"/>
      <w:r w:rsidR="001840C4" w:rsidRPr="001840C4">
        <w:rPr>
          <w:rFonts w:ascii="Cambria" w:hAnsi="Cambria"/>
          <w:sz w:val="20"/>
        </w:rPr>
        <w:t xml:space="preserve"> 2006)</w:t>
      </w:r>
      <w:r w:rsidR="001840C4">
        <w:rPr>
          <w:sz w:val="20"/>
          <w:szCs w:val="20"/>
        </w:rPr>
        <w:fldChar w:fldCharType="end"/>
      </w:r>
      <w:r>
        <w:rPr>
          <w:sz w:val="20"/>
          <w:szCs w:val="20"/>
        </w:rPr>
        <w:t>.</w:t>
      </w:r>
    </w:p>
  </w:footnote>
  <w:footnote w:id="167">
    <w:p w14:paraId="43318429" w14:textId="0636F73B" w:rsidR="00093BF4" w:rsidRPr="00093BF4" w:rsidRDefault="00093BF4" w:rsidP="00093BF4">
      <w:pPr>
        <w:pStyle w:val="Funotentext"/>
        <w:jc w:val="both"/>
        <w:rPr>
          <w:sz w:val="20"/>
          <w:szCs w:val="20"/>
        </w:rPr>
      </w:pPr>
      <w:r w:rsidRPr="00093BF4">
        <w:rPr>
          <w:rStyle w:val="Funotenzeichen"/>
          <w:sz w:val="20"/>
          <w:szCs w:val="20"/>
        </w:rPr>
        <w:footnoteRef/>
      </w:r>
      <w:r w:rsidRPr="00093BF4">
        <w:rPr>
          <w:sz w:val="20"/>
          <w:szCs w:val="20"/>
        </w:rPr>
        <w:t xml:space="preserve"> Diese körpergeschlechtliche Variation ist </w:t>
      </w:r>
      <w:r w:rsidR="003B300B">
        <w:rPr>
          <w:sz w:val="20"/>
          <w:szCs w:val="20"/>
        </w:rPr>
        <w:t xml:space="preserve">aus medizinischer Perspektive </w:t>
      </w:r>
      <w:r w:rsidRPr="00093BF4">
        <w:rPr>
          <w:sz w:val="20"/>
          <w:szCs w:val="20"/>
        </w:rPr>
        <w:t xml:space="preserve">durch einen XY-Chromosomensatz und im Bauchraum liegende Hoden bei weiblichem Erscheinungsbild bzw. weiblichen äußeren Geschlechtsmerkmalen charakterisiert </w:t>
      </w:r>
      <w:r w:rsidRPr="00093BF4">
        <w:rPr>
          <w:sz w:val="20"/>
          <w:szCs w:val="20"/>
        </w:rPr>
        <w:fldChar w:fldCharType="begin"/>
      </w:r>
      <w:r w:rsidR="000B7865">
        <w:rPr>
          <w:sz w:val="20"/>
          <w:szCs w:val="20"/>
        </w:rPr>
        <w:instrText xml:space="preserve"> ADDIN ZOTERO_ITEM CSL_CITATION {"citationID":"5t1rk9nj","properties":{"unsorted":false,"formattedCitation":"(vgl z.B. I. Hughes u.\\uc0\\u160{}a. 2012)","plainCitation":"(vgl z.B. I. Hughes u. a. 2012)","dontUpdate":true,"noteIndex":168},"citationItems":[{"id":1012,"uris":["http://zotero.org/users/local/owKliTIb/items/IQL5KYUZ"],"itemData":{"id":1012,"type":"article-journal","container-title":"Lancet","DOI":"10.1016/S0140-6736(12)60071-3","issue":"9851","page":"1419-28","publisher":"Elsevier BV","title":"Androgen insensitivity syndrome","volume":"380","author":[{"family":"Hughes","given":"IA"},{"family":"Davies","given":"JD"},{"family":"Bunch","given":"TI"},{"family":"Pasterski","given":"V"},{"family":"Mastroyannopoulou","given":"K"},{"family":"MacDougall","given":"J"}],"issued":{"date-parts":[["2012"]]}},"prefix":"vgl z.B."}],"schema":"https://github.com/citation-style-language/schema/raw/master/csl-citation.json"} </w:instrText>
      </w:r>
      <w:r w:rsidRPr="00093BF4">
        <w:rPr>
          <w:sz w:val="20"/>
          <w:szCs w:val="20"/>
        </w:rPr>
        <w:fldChar w:fldCharType="separate"/>
      </w:r>
      <w:r w:rsidRPr="00093BF4">
        <w:rPr>
          <w:rFonts w:ascii="Cambria" w:hAnsi="Cambria" w:cs="Times New Roman"/>
          <w:sz w:val="20"/>
          <w:szCs w:val="20"/>
        </w:rPr>
        <w:t>(vgl</w:t>
      </w:r>
      <w:r w:rsidR="003B300B">
        <w:rPr>
          <w:rFonts w:ascii="Cambria" w:hAnsi="Cambria" w:cs="Times New Roman"/>
          <w:sz w:val="20"/>
          <w:szCs w:val="20"/>
        </w:rPr>
        <w:t>.</w:t>
      </w:r>
      <w:r w:rsidRPr="00093BF4">
        <w:rPr>
          <w:rFonts w:ascii="Cambria" w:hAnsi="Cambria" w:cs="Times New Roman"/>
          <w:sz w:val="20"/>
          <w:szCs w:val="20"/>
        </w:rPr>
        <w:t xml:space="preserve"> z.B. Hughes et al. 2012)</w:t>
      </w:r>
      <w:r w:rsidRPr="00093BF4">
        <w:rPr>
          <w:sz w:val="20"/>
          <w:szCs w:val="20"/>
        </w:rPr>
        <w:fldChar w:fldCharType="end"/>
      </w:r>
      <w:r w:rsidRPr="00093BF4">
        <w:rPr>
          <w:sz w:val="20"/>
          <w:szCs w:val="20"/>
        </w:rPr>
        <w:t xml:space="preserve">. </w:t>
      </w:r>
      <w:r w:rsidR="003B300B">
        <w:rPr>
          <w:sz w:val="20"/>
          <w:szCs w:val="20"/>
        </w:rPr>
        <w:t xml:space="preserve">Dabei wird die Diagnose überwiegend </w:t>
      </w:r>
      <w:r w:rsidRPr="00093BF4">
        <w:rPr>
          <w:sz w:val="20"/>
          <w:szCs w:val="20"/>
        </w:rPr>
        <w:t xml:space="preserve">in der Pubertät auf Grund ausbleibender Menstruation </w:t>
      </w:r>
      <w:r w:rsidR="003B300B">
        <w:rPr>
          <w:sz w:val="20"/>
          <w:szCs w:val="20"/>
        </w:rPr>
        <w:t xml:space="preserve">gestellt </w:t>
      </w:r>
      <w:r w:rsidRPr="00093BF4">
        <w:rPr>
          <w:sz w:val="20"/>
          <w:szCs w:val="20"/>
        </w:rPr>
        <w:fldChar w:fldCharType="begin"/>
      </w:r>
      <w:r w:rsidR="000B7865">
        <w:rPr>
          <w:sz w:val="20"/>
          <w:szCs w:val="20"/>
        </w:rPr>
        <w:instrText xml:space="preserve"> ADDIN ZOTERO_ITEM CSL_CITATION {"citationID":"yuHhr1iP","properties":{"unsorted":false,"formattedCitation":"(vgl. Deans u.\\uc0\\u160{}a. 2012)","plainCitation":"(vgl. Deans u. a. 2012)","dontUpdate":true,"noteIndex":168},"citationItems":[{"id":1367,"uris":["http://zotero.org/users/local/owKliTIb/items/QCUPS8M9"],"itemData":{"id":1367,"type":"article-journal","abstract":"OBJECTIVE: Adult women with complete androgen insensitivity syndrome (CAIS) are increasingly likely to defer or decline gonadectomy despite counselling about  malignancy risk. The objectives of this study were to review the evidence on the  risk of gonadal malignancy in adult women with CAIS and to explore women's  reasons for deferring gonadectomy. STUDY DESIGN: A case series and literature  review. PATIENTS: Sixteen women with CAIS over the age of 18 years who have  elected to defer gonadectomy. RESULTS: Sixty-two relevant papers were identified.  Of these, 14 confirmed that tumours had been reported in 98 adults. Taking into  account the limitations of combining historic case series, this review estimates  a risk of gonadal malignancy of 14% (range 0% and 22%) in adults with CAIS. The  most common reasons women offered for deferring gonadectomy included  inconvenience of surgery, concern about surgical risk and reluctance to take  hormone replacement therapy. CONCLUSIONS: Perceived benefits for retaining gonads  in women with CAIS are prompting more women to keep their gonads in situ. An  accurate estimate for adult malignancy risk is unavailable, and the risks  currently quoted may be falsely reassuring.","container-title":"Clinical endocrinology","DOI":"10.1111/j.1365-2265.2012.04330.x","ISSN":"1365-2265 0300-0664","issue":"6","journalAbbreviation":"Clin Endocrinol (Oxf)","language":"eng","license":"© 2012 Blackwell Publishing Ltd.","page":"894-898","PMID":"22211628","publisher-place":"England","title":"Timing of gonadectomy in adult women with complete androgen insensitivity syndrome (CAIS): patient preferences and clinical evidence.","volume":"76","author":[{"family":"Deans","given":"Rebecca"},{"family":"Creighton","given":"Sarah M."},{"family":"Liao","given":"Lih-Mei"},{"family":"Conway","given":"Gerard S."}],"issued":{"date-parts":[["2012",6]]}},"prefix":"vgl."}],"schema":"https://github.com/citation-style-language/schema/raw/master/csl-citation.json"} </w:instrText>
      </w:r>
      <w:r w:rsidRPr="00093BF4">
        <w:rPr>
          <w:sz w:val="20"/>
          <w:szCs w:val="20"/>
        </w:rPr>
        <w:fldChar w:fldCharType="separate"/>
      </w:r>
      <w:r w:rsidRPr="00093BF4">
        <w:rPr>
          <w:rFonts w:ascii="Cambria" w:hAnsi="Cambria" w:cs="Times New Roman"/>
          <w:sz w:val="20"/>
          <w:szCs w:val="20"/>
        </w:rPr>
        <w:t>(vgl. Deans et al. 2012)</w:t>
      </w:r>
      <w:r w:rsidRPr="00093BF4">
        <w:rPr>
          <w:sz w:val="20"/>
          <w:szCs w:val="20"/>
        </w:rPr>
        <w:fldChar w:fldCharType="end"/>
      </w:r>
      <w:r w:rsidRPr="00093BF4">
        <w:rPr>
          <w:sz w:val="20"/>
          <w:szCs w:val="20"/>
        </w:rPr>
        <w:t xml:space="preserve">. Phänotypisch </w:t>
      </w:r>
      <w:r w:rsidR="00CF571A">
        <w:rPr>
          <w:sz w:val="20"/>
          <w:szCs w:val="20"/>
        </w:rPr>
        <w:t xml:space="preserve">nicht unterscheidbar von endogeschlechtlichen Mädchen </w:t>
      </w:r>
      <w:r w:rsidRPr="00093BF4">
        <w:rPr>
          <w:sz w:val="20"/>
          <w:szCs w:val="20"/>
        </w:rPr>
        <w:t xml:space="preserve">werden Kinder mit dieser Variation in der Regel nach der Geburt weiblich zugewiesen und als Mädchen bzw. Frauen sozialisiert </w:t>
      </w:r>
      <w:r w:rsidRPr="00093BF4">
        <w:rPr>
          <w:sz w:val="20"/>
          <w:szCs w:val="20"/>
        </w:rPr>
        <w:fldChar w:fldCharType="begin"/>
      </w:r>
      <w:r w:rsidR="000B7865">
        <w:rPr>
          <w:sz w:val="20"/>
          <w:szCs w:val="20"/>
        </w:rPr>
        <w:instrText xml:space="preserve"> ADDIN ZOTERO_ITEM CSL_CITATION {"citationID":"0TRFUbnh","properties":{"unsorted":false,"formattedCitation":"(vgl. z.B. Wisniewski und al 2019)","plainCitation":"(vgl. z.B. Wisniewski und al 2019)","dontUpdate":true,"noteIndex":168},"citationItems":[{"id":1051,"uris":["http://zotero.org/users/local/owKliTIb/items/3S3W6ZTS"],"itemData":{"id":1051,"type":"article-journal","container-title":"Endocrine reviews","DOI":"10.1210/er.2019-00049","issue":"6","page":"1547-1572","publisher":"The Endocrine Society","title":"Management of 46,XY Differences/Disorders of Sex Development (DSD) Throughout Life","volume":"40","author":[{"family":"Wisniewski","given":"Amy"},{"family":"al","given":"et"}],"issued":{"date-parts":[["2019"]]}},"prefix":"vgl. z.B."}],"schema":"https://github.com/citation-style-language/schema/raw/master/csl-citation.json"} </w:instrText>
      </w:r>
      <w:r w:rsidRPr="00093BF4">
        <w:rPr>
          <w:sz w:val="20"/>
          <w:szCs w:val="20"/>
        </w:rPr>
        <w:fldChar w:fldCharType="separate"/>
      </w:r>
      <w:r w:rsidRPr="00093BF4">
        <w:rPr>
          <w:rFonts w:ascii="Cambria" w:hAnsi="Cambria"/>
          <w:sz w:val="20"/>
          <w:szCs w:val="20"/>
        </w:rPr>
        <w:t>(vgl. z.B. Wisniewski et al. 2019)</w:t>
      </w:r>
      <w:r w:rsidRPr="00093BF4">
        <w:rPr>
          <w:sz w:val="20"/>
          <w:szCs w:val="20"/>
        </w:rPr>
        <w:fldChar w:fldCharType="end"/>
      </w:r>
      <w:r w:rsidRPr="00093BF4">
        <w:rPr>
          <w:sz w:val="20"/>
          <w:szCs w:val="20"/>
        </w:rPr>
        <w:t>.</w:t>
      </w:r>
    </w:p>
  </w:footnote>
  <w:footnote w:id="168">
    <w:p w14:paraId="552808D6" w14:textId="259EC606" w:rsidR="00D90E4F" w:rsidRPr="003E0C4F" w:rsidRDefault="00D90E4F" w:rsidP="00E91C72">
      <w:pPr>
        <w:jc w:val="both"/>
        <w:rPr>
          <w:sz w:val="20"/>
          <w:szCs w:val="20"/>
        </w:rPr>
      </w:pPr>
      <w:r w:rsidRPr="00B1150C">
        <w:rPr>
          <w:rStyle w:val="Funotenzeichen"/>
        </w:rPr>
        <w:footnoteRef/>
      </w:r>
      <w:r w:rsidRPr="003E0C4F">
        <w:rPr>
          <w:sz w:val="20"/>
          <w:szCs w:val="20"/>
        </w:rPr>
        <w:t xml:space="preserve"> Eine weitere denkbare Erklärung wäre im Zusammenhang mit einer unklaren oder angezweifelten Vaterschaft d</w:t>
      </w:r>
      <w:r w:rsidR="00CF571A">
        <w:rPr>
          <w:sz w:val="20"/>
          <w:szCs w:val="20"/>
        </w:rPr>
        <w:t xml:space="preserve">ie Durchführung </w:t>
      </w:r>
      <w:r w:rsidRPr="003E0C4F">
        <w:rPr>
          <w:sz w:val="20"/>
          <w:szCs w:val="20"/>
        </w:rPr>
        <w:t xml:space="preserve">eines </w:t>
      </w:r>
      <w:r w:rsidR="00CF571A">
        <w:rPr>
          <w:sz w:val="20"/>
          <w:szCs w:val="20"/>
        </w:rPr>
        <w:t xml:space="preserve">genetischen </w:t>
      </w:r>
      <w:r w:rsidRPr="003E0C4F">
        <w:rPr>
          <w:sz w:val="20"/>
          <w:szCs w:val="20"/>
        </w:rPr>
        <w:t xml:space="preserve">Vaterschaftstestes, wofür jedoch im Interviewmaterial keine weiteren Hinweise vorhanden sind. </w:t>
      </w:r>
    </w:p>
  </w:footnote>
  <w:footnote w:id="169">
    <w:p w14:paraId="7BE7DD8B" w14:textId="6D21E01A" w:rsidR="00D90E4F" w:rsidRPr="002C3FEB" w:rsidRDefault="00D90E4F" w:rsidP="00E91C72">
      <w:pPr>
        <w:pStyle w:val="Funotentext"/>
        <w:jc w:val="both"/>
        <w:rPr>
          <w:sz w:val="20"/>
          <w:szCs w:val="20"/>
        </w:rPr>
      </w:pPr>
      <w:r w:rsidRPr="00B1150C">
        <w:rPr>
          <w:rStyle w:val="Funotenzeichen"/>
        </w:rPr>
        <w:footnoteRef/>
      </w:r>
      <w:r w:rsidRPr="002C3FEB">
        <w:rPr>
          <w:sz w:val="20"/>
          <w:szCs w:val="20"/>
        </w:rPr>
        <w:t xml:space="preserve"> Dem in der stalinistischen und post</w:t>
      </w:r>
      <w:r w:rsidR="00A449E5">
        <w:rPr>
          <w:sz w:val="20"/>
          <w:szCs w:val="20"/>
        </w:rPr>
        <w:t>-</w:t>
      </w:r>
      <w:r w:rsidRPr="002C3FEB">
        <w:rPr>
          <w:sz w:val="20"/>
          <w:szCs w:val="20"/>
        </w:rPr>
        <w:t>stalin</w:t>
      </w:r>
      <w:r w:rsidR="00A449E5">
        <w:rPr>
          <w:sz w:val="20"/>
          <w:szCs w:val="20"/>
        </w:rPr>
        <w:t>i</w:t>
      </w:r>
      <w:r w:rsidRPr="002C3FEB">
        <w:rPr>
          <w:sz w:val="20"/>
          <w:szCs w:val="20"/>
        </w:rPr>
        <w:t>stischen Sowjetunion vorherrschenden Männlichkeits</w:t>
      </w:r>
      <w:r w:rsidR="00CF571A">
        <w:rPr>
          <w:sz w:val="20"/>
          <w:szCs w:val="20"/>
        </w:rPr>
        <w:t>ideal</w:t>
      </w:r>
      <w:r w:rsidRPr="002C3FEB">
        <w:rPr>
          <w:sz w:val="20"/>
          <w:szCs w:val="20"/>
        </w:rPr>
        <w:t xml:space="preserve"> </w:t>
      </w:r>
      <w:r w:rsidR="00CF571A">
        <w:rPr>
          <w:sz w:val="20"/>
          <w:szCs w:val="20"/>
        </w:rPr>
        <w:t xml:space="preserve">– der für den </w:t>
      </w:r>
      <w:r w:rsidRPr="002C3FEB">
        <w:rPr>
          <w:sz w:val="20"/>
          <w:szCs w:val="20"/>
        </w:rPr>
        <w:t xml:space="preserve">Kommunismus kämpfende ‚Held’ </w:t>
      </w:r>
      <w:r w:rsidR="00CF571A">
        <w:rPr>
          <w:sz w:val="20"/>
          <w:szCs w:val="20"/>
        </w:rPr>
        <w:t xml:space="preserve">– </w:t>
      </w:r>
      <w:r w:rsidRPr="002C3FEB">
        <w:rPr>
          <w:sz w:val="20"/>
          <w:szCs w:val="20"/>
        </w:rPr>
        <w:t>steht die</w:t>
      </w:r>
      <w:r w:rsidR="00672585">
        <w:rPr>
          <w:sz w:val="20"/>
          <w:szCs w:val="20"/>
        </w:rPr>
        <w:t>,</w:t>
      </w:r>
      <w:r w:rsidRPr="002C3FEB">
        <w:rPr>
          <w:sz w:val="20"/>
          <w:szCs w:val="20"/>
        </w:rPr>
        <w:t xml:space="preserve"> sich ebenfalls für </w:t>
      </w:r>
      <w:r>
        <w:rPr>
          <w:sz w:val="20"/>
          <w:szCs w:val="20"/>
        </w:rPr>
        <w:t xml:space="preserve">das Kollektiv </w:t>
      </w:r>
      <w:r w:rsidRPr="002C3FEB">
        <w:rPr>
          <w:sz w:val="20"/>
          <w:szCs w:val="20"/>
        </w:rPr>
        <w:t>aufopfernde</w:t>
      </w:r>
      <w:r w:rsidR="00CF571A">
        <w:rPr>
          <w:sz w:val="20"/>
          <w:szCs w:val="20"/>
        </w:rPr>
        <w:t>, idealisierte</w:t>
      </w:r>
      <w:r w:rsidRPr="002C3FEB">
        <w:rPr>
          <w:sz w:val="20"/>
          <w:szCs w:val="20"/>
        </w:rPr>
        <w:t xml:space="preserve"> Frau gegenüber, wobei die Hingabebereitschaft der Frau </w:t>
      </w:r>
      <w:r>
        <w:rPr>
          <w:sz w:val="20"/>
          <w:szCs w:val="20"/>
        </w:rPr>
        <w:t xml:space="preserve">für den Kommunismus </w:t>
      </w:r>
      <w:r w:rsidR="00CF571A">
        <w:rPr>
          <w:sz w:val="20"/>
          <w:szCs w:val="20"/>
        </w:rPr>
        <w:t xml:space="preserve">überwiegend </w:t>
      </w:r>
      <w:r w:rsidRPr="002C3FEB">
        <w:rPr>
          <w:sz w:val="20"/>
          <w:szCs w:val="20"/>
        </w:rPr>
        <w:t xml:space="preserve">biologisch </w:t>
      </w:r>
      <w:r>
        <w:rPr>
          <w:sz w:val="20"/>
          <w:szCs w:val="20"/>
        </w:rPr>
        <w:t xml:space="preserve">hergeleitet </w:t>
      </w:r>
      <w:r w:rsidRPr="002C3FEB">
        <w:rPr>
          <w:sz w:val="20"/>
          <w:szCs w:val="20"/>
        </w:rPr>
        <w:t xml:space="preserve">wird </w:t>
      </w:r>
      <w:r w:rsidR="00285FDB">
        <w:rPr>
          <w:sz w:val="20"/>
          <w:szCs w:val="20"/>
        </w:rPr>
        <w:fldChar w:fldCharType="begin"/>
      </w:r>
      <w:r w:rsidR="000B7865">
        <w:rPr>
          <w:sz w:val="20"/>
          <w:szCs w:val="20"/>
        </w:rPr>
        <w:instrText xml:space="preserve"> ADDIN ZOTERO_ITEM CSL_CITATION {"citationID":"Wp1IAsKA","properties":{"unsorted":false,"formattedCitation":"(vgl. Ritter 1999)","plainCitation":"(vgl. Ritter 1999)","noteIndex":170},"citationItems":[{"id":1038,"uris":["http://zotero.org/users/local/owKliTIb/items/NNT94BAN"],"itemData":{"id":1038,"type":"article-journal","container-title":"Feministische Studien","DOI":"10.1515/fs-1999-0103","issue":"1","page":"8-22","publisher":"Walter de Gruyter GmbH","title":"Kulturelle Modernisierung und Identitätskonzeptionen im sowjetischen und postsowjetischen Russland","volume":"17","author":[{"family":"Ritter","given":"Martina"}],"issued":{"date-parts":[["1999"]]}},"prefix":"vgl."}],"schema":"https://github.com/citation-style-language/schema/raw/master/csl-citation.json"} </w:instrText>
      </w:r>
      <w:r w:rsidR="00285FDB">
        <w:rPr>
          <w:sz w:val="20"/>
          <w:szCs w:val="20"/>
        </w:rPr>
        <w:fldChar w:fldCharType="separate"/>
      </w:r>
      <w:r w:rsidR="00285FDB" w:rsidRPr="00285FDB">
        <w:rPr>
          <w:rFonts w:ascii="Cambria" w:hAnsi="Cambria"/>
          <w:sz w:val="20"/>
        </w:rPr>
        <w:t>(vgl. Ritter 1999)</w:t>
      </w:r>
      <w:r w:rsidR="00285FDB">
        <w:rPr>
          <w:sz w:val="20"/>
          <w:szCs w:val="20"/>
        </w:rPr>
        <w:fldChar w:fldCharType="end"/>
      </w:r>
      <w:r w:rsidR="00285FDB">
        <w:rPr>
          <w:sz w:val="20"/>
          <w:szCs w:val="20"/>
        </w:rPr>
        <w:t>.</w:t>
      </w:r>
    </w:p>
  </w:footnote>
  <w:footnote w:id="170">
    <w:p w14:paraId="3E295983" w14:textId="25CFB5AB" w:rsidR="00D90E4F" w:rsidRPr="00B20D7C" w:rsidRDefault="00D90E4F">
      <w:pPr>
        <w:pStyle w:val="Funotentext"/>
        <w:rPr>
          <w:sz w:val="20"/>
          <w:szCs w:val="20"/>
        </w:rPr>
      </w:pPr>
      <w:r w:rsidRPr="00B1150C">
        <w:rPr>
          <w:rStyle w:val="Funotenzeichen"/>
        </w:rPr>
        <w:footnoteRef/>
      </w:r>
      <w:r w:rsidRPr="00B20D7C">
        <w:rPr>
          <w:sz w:val="20"/>
          <w:szCs w:val="20"/>
        </w:rPr>
        <w:t xml:space="preserve"> Es lässt sich ausgehend von der </w:t>
      </w:r>
      <w:r w:rsidR="00672585">
        <w:rPr>
          <w:sz w:val="20"/>
          <w:szCs w:val="20"/>
        </w:rPr>
        <w:t>von mir berücksichtigten Forschungsl</w:t>
      </w:r>
      <w:r w:rsidRPr="00B20D7C">
        <w:rPr>
          <w:sz w:val="20"/>
          <w:szCs w:val="20"/>
        </w:rPr>
        <w:t>iteratur</w:t>
      </w:r>
      <w:r>
        <w:rPr>
          <w:sz w:val="20"/>
          <w:szCs w:val="20"/>
        </w:rPr>
        <w:t xml:space="preserve"> leider </w:t>
      </w:r>
      <w:r w:rsidRPr="00B20D7C">
        <w:rPr>
          <w:sz w:val="20"/>
          <w:szCs w:val="20"/>
        </w:rPr>
        <w:t>nicht rekonstruieren, wie die Behandlungspraxis bezüglich Variationen der Geschlechtsmerkma</w:t>
      </w:r>
      <w:r>
        <w:rPr>
          <w:sz w:val="20"/>
          <w:szCs w:val="20"/>
        </w:rPr>
        <w:t>le in</w:t>
      </w:r>
      <w:r w:rsidRPr="00B20D7C">
        <w:rPr>
          <w:sz w:val="20"/>
          <w:szCs w:val="20"/>
        </w:rPr>
        <w:t xml:space="preserve"> Kirgistan </w:t>
      </w:r>
      <w:r>
        <w:rPr>
          <w:sz w:val="20"/>
          <w:szCs w:val="20"/>
        </w:rPr>
        <w:t xml:space="preserve">in den </w:t>
      </w:r>
      <w:r w:rsidRPr="00B20D7C">
        <w:rPr>
          <w:sz w:val="20"/>
          <w:szCs w:val="20"/>
        </w:rPr>
        <w:t>1990er Jahren bzw. nach Ende der Sowjetunion strukturiert war</w:t>
      </w:r>
      <w:r w:rsidR="00672585">
        <w:rPr>
          <w:sz w:val="20"/>
          <w:szCs w:val="20"/>
        </w:rPr>
        <w:t>.</w:t>
      </w:r>
    </w:p>
  </w:footnote>
  <w:footnote w:id="171">
    <w:p w14:paraId="092B1B9B" w14:textId="53C367E2" w:rsidR="00D90E4F" w:rsidRPr="005825E3" w:rsidRDefault="00D90E4F" w:rsidP="00E91C72">
      <w:pPr>
        <w:pStyle w:val="Funotentext"/>
        <w:jc w:val="both"/>
        <w:rPr>
          <w:sz w:val="20"/>
          <w:szCs w:val="20"/>
        </w:rPr>
      </w:pPr>
      <w:r w:rsidRPr="00B1150C">
        <w:rPr>
          <w:rStyle w:val="Funotenzeichen"/>
        </w:rPr>
        <w:footnoteRef/>
      </w:r>
      <w:r w:rsidRPr="005825E3">
        <w:rPr>
          <w:sz w:val="20"/>
          <w:szCs w:val="20"/>
        </w:rPr>
        <w:t xml:space="preserve"> Der Begriff </w:t>
      </w:r>
      <w:r w:rsidRPr="005271B7">
        <w:rPr>
          <w:i/>
          <w:iCs/>
          <w:sz w:val="20"/>
          <w:szCs w:val="20"/>
        </w:rPr>
        <w:t>Spätaussiedler</w:t>
      </w:r>
      <w:r w:rsidR="005271B7">
        <w:rPr>
          <w:sz w:val="20"/>
          <w:szCs w:val="20"/>
        </w:rPr>
        <w:t xml:space="preserve"> </w:t>
      </w:r>
      <w:r w:rsidRPr="005825E3">
        <w:rPr>
          <w:sz w:val="20"/>
          <w:szCs w:val="20"/>
        </w:rPr>
        <w:t xml:space="preserve">bezeichnet den Zuzug von </w:t>
      </w:r>
      <w:r w:rsidR="005271B7">
        <w:rPr>
          <w:sz w:val="20"/>
          <w:szCs w:val="20"/>
        </w:rPr>
        <w:t xml:space="preserve">ethnisch deutschen Bevölkerungsgruppen </w:t>
      </w:r>
      <w:r w:rsidRPr="005825E3">
        <w:rPr>
          <w:sz w:val="20"/>
          <w:szCs w:val="20"/>
        </w:rPr>
        <w:t>aus Nachfolgestaaten der Sowjetunion bzw. ehemal</w:t>
      </w:r>
      <w:r w:rsidR="000519EB">
        <w:rPr>
          <w:sz w:val="20"/>
          <w:szCs w:val="20"/>
        </w:rPr>
        <w:t>igen</w:t>
      </w:r>
      <w:r w:rsidRPr="005825E3">
        <w:rPr>
          <w:sz w:val="20"/>
          <w:szCs w:val="20"/>
        </w:rPr>
        <w:t xml:space="preserve"> annektierten deutschen Ostgebieten nach Deutschland ab 1993. Dabei ist Bedingung der Aufnahme und Erlangung der deutschen Staatsbürgerschaft den Grundlagen der deutschen Sprache mächtig zu sein und sich gemäß des Bundesvertriebenengesetzes „in der Heimat zum deutschen Volkstum bekannt (zu) haben“ </w:t>
      </w:r>
      <w:r w:rsidR="00305304">
        <w:rPr>
          <w:sz w:val="20"/>
          <w:szCs w:val="20"/>
        </w:rPr>
        <w:fldChar w:fldCharType="begin"/>
      </w:r>
      <w:r w:rsidR="000B7865">
        <w:rPr>
          <w:sz w:val="20"/>
          <w:szCs w:val="20"/>
        </w:rPr>
        <w:instrText xml:space="preserve"> ADDIN ZOTERO_ITEM CSL_CITATION {"citationID":"IvWt1UA4","properties":{"unsorted":false,"formattedCitation":"(vgl. BMI 2023)","plainCitation":"(vgl. BMI 2023)","noteIndex":172},"citationItems":[{"id":1327,"uris":["http://zotero.org/users/local/owKliTIb/items/CBAEKRYX"],"itemData":{"id":1327,"type":"document","title":"Spätaussiedler","URL":"https://www.bmi.bund.de/DE/themen/demokratie-gesellschaft/gesellschaftlicher-zusammenhalt/kriegsfolgen/spaetaussiedler/spaetaussiedler-node.html","author":[{"literal":"Bundesministerium des Innern"}],"issued":{"date-parts":[["2023"]]}},"suppress-author":true,"prefix":"vgl. BMI"}],"schema":"https://github.com/citation-style-language/schema/raw/master/csl-citation.json"} </w:instrText>
      </w:r>
      <w:r w:rsidR="00305304">
        <w:rPr>
          <w:sz w:val="20"/>
          <w:szCs w:val="20"/>
        </w:rPr>
        <w:fldChar w:fldCharType="separate"/>
      </w:r>
      <w:r w:rsidR="00305304" w:rsidRPr="00305304">
        <w:rPr>
          <w:rFonts w:ascii="Cambria" w:hAnsi="Cambria"/>
          <w:sz w:val="20"/>
        </w:rPr>
        <w:t>(BMI 2023)</w:t>
      </w:r>
      <w:r w:rsidR="00305304">
        <w:rPr>
          <w:sz w:val="20"/>
          <w:szCs w:val="20"/>
        </w:rPr>
        <w:fldChar w:fldCharType="end"/>
      </w:r>
      <w:r w:rsidRPr="005825E3">
        <w:rPr>
          <w:sz w:val="20"/>
          <w:szCs w:val="20"/>
        </w:rPr>
        <w:t>.</w:t>
      </w:r>
      <w:r w:rsidR="000519EB">
        <w:rPr>
          <w:sz w:val="20"/>
          <w:szCs w:val="20"/>
        </w:rPr>
        <w:t xml:space="preserve"> Ähnlich wie der Begriff der ‚Russlanddeutschen‘ ist </w:t>
      </w:r>
      <w:r w:rsidR="005271B7">
        <w:rPr>
          <w:sz w:val="20"/>
          <w:szCs w:val="20"/>
        </w:rPr>
        <w:t xml:space="preserve">die </w:t>
      </w:r>
      <w:r w:rsidR="000519EB">
        <w:rPr>
          <w:sz w:val="20"/>
          <w:szCs w:val="20"/>
        </w:rPr>
        <w:t>Bezeichnung</w:t>
      </w:r>
      <w:r w:rsidR="005271B7">
        <w:rPr>
          <w:sz w:val="20"/>
          <w:szCs w:val="20"/>
        </w:rPr>
        <w:t xml:space="preserve"> </w:t>
      </w:r>
      <w:r w:rsidR="005271B7" w:rsidRPr="005271B7">
        <w:rPr>
          <w:i/>
          <w:iCs/>
          <w:sz w:val="20"/>
          <w:szCs w:val="20"/>
        </w:rPr>
        <w:t>Spätaussiedler</w:t>
      </w:r>
      <w:r w:rsidR="000519EB">
        <w:rPr>
          <w:sz w:val="20"/>
          <w:szCs w:val="20"/>
        </w:rPr>
        <w:t xml:space="preserve"> nicht unproblematisch, da sie ebenfalls </w:t>
      </w:r>
      <w:r w:rsidR="005271B7">
        <w:rPr>
          <w:sz w:val="20"/>
          <w:szCs w:val="20"/>
        </w:rPr>
        <w:t xml:space="preserve">auf einer </w:t>
      </w:r>
      <w:r w:rsidR="000519EB">
        <w:rPr>
          <w:sz w:val="20"/>
          <w:szCs w:val="20"/>
        </w:rPr>
        <w:t>Fremd</w:t>
      </w:r>
      <w:r w:rsidR="004E120B">
        <w:rPr>
          <w:sz w:val="20"/>
          <w:szCs w:val="20"/>
        </w:rPr>
        <w:t>be</w:t>
      </w:r>
      <w:r w:rsidR="000519EB">
        <w:rPr>
          <w:sz w:val="20"/>
          <w:szCs w:val="20"/>
        </w:rPr>
        <w:t>schreibung</w:t>
      </w:r>
      <w:r w:rsidR="005271B7">
        <w:rPr>
          <w:sz w:val="20"/>
          <w:szCs w:val="20"/>
        </w:rPr>
        <w:t xml:space="preserve"> basiert</w:t>
      </w:r>
      <w:r w:rsidR="000519EB">
        <w:rPr>
          <w:sz w:val="20"/>
          <w:szCs w:val="20"/>
        </w:rPr>
        <w:t>. Allerdings hat sie den Vorteil, dass sie zumindest keine Engführung auf das russische Staatsgebiet vornimmt, zu dem viele der nach Deutschland ausgewanderten Personengruppen keinen Bezug im engeren Sinne haben. Daher werde ich sie im Folgenden an einigen Stellen verwenden</w:t>
      </w:r>
      <w:r w:rsidR="005271B7">
        <w:rPr>
          <w:sz w:val="20"/>
          <w:szCs w:val="20"/>
        </w:rPr>
        <w:t xml:space="preserve"> (</w:t>
      </w:r>
      <w:r w:rsidR="005271B7">
        <w:rPr>
          <w:sz w:val="20"/>
          <w:szCs w:val="20"/>
        </w:rPr>
        <w:fldChar w:fldCharType="begin"/>
      </w:r>
      <w:r w:rsidR="005271B7">
        <w:rPr>
          <w:sz w:val="20"/>
          <w:szCs w:val="20"/>
        </w:rPr>
        <w:instrText xml:space="preserve"> ADDIN ZOTERO_ITEM CSL_CITATION {"citationID":"cZGoNa1Z","properties":{"unsorted":false,"formattedCitation":"(Rosenthal und Stephan 2011)","plainCitation":"(Rosenthal und Stephan 2011)","noteIndex":170},"citationItems":[{"id":1040,"uris":["http://zotero.org/users/local/owKliTIb/items/TQPUHA4R"],"itemData":{"id":1040,"type":"chapter","container-title":"Brüchige Zugehörigkeiten: Wie sich Familien von \"Russlanddeutschen\" ihre Geschichte erzählen","publisher-place":"Frankfurt","title":"Gegenwärtige Probleme der Zugehörigkeit","author":[{"family":"Rosenthal","given":"Gabriele"},{"family":"Stephan","given":"Viola"}],"editor":[{"family":"Rosenthal","given":"Gabriele"},{"family":"Stephan","given":"Viola"},{"family":"Radenbach","given":"Niklas"}],"issued":{"date-parts":[["2011"]]}}}],"schema":"https://github.com/citation-style-language/schema/raw/master/csl-citation.json"} </w:instrText>
      </w:r>
      <w:r w:rsidR="005271B7">
        <w:rPr>
          <w:sz w:val="20"/>
          <w:szCs w:val="20"/>
        </w:rPr>
        <w:fldChar w:fldCharType="separate"/>
      </w:r>
      <w:r w:rsidR="005271B7">
        <w:rPr>
          <w:rFonts w:ascii="Cambria" w:hAnsi="Cambria"/>
          <w:sz w:val="20"/>
        </w:rPr>
        <w:t xml:space="preserve">vgl. </w:t>
      </w:r>
      <w:r w:rsidR="005271B7" w:rsidRPr="005271B7">
        <w:rPr>
          <w:rFonts w:ascii="Cambria" w:hAnsi="Cambria"/>
          <w:sz w:val="20"/>
        </w:rPr>
        <w:t>Rosenthal</w:t>
      </w:r>
      <w:r w:rsidR="00C878C9">
        <w:rPr>
          <w:rFonts w:ascii="Cambria" w:hAnsi="Cambria"/>
          <w:sz w:val="20"/>
        </w:rPr>
        <w:t>,</w:t>
      </w:r>
      <w:r w:rsidR="005271B7" w:rsidRPr="005271B7">
        <w:rPr>
          <w:rFonts w:ascii="Cambria" w:hAnsi="Cambria"/>
          <w:sz w:val="20"/>
        </w:rPr>
        <w:t xml:space="preserve"> Stephan 2011)</w:t>
      </w:r>
      <w:r w:rsidR="005271B7">
        <w:rPr>
          <w:sz w:val="20"/>
          <w:szCs w:val="20"/>
        </w:rPr>
        <w:fldChar w:fldCharType="end"/>
      </w:r>
      <w:r w:rsidR="000519EB">
        <w:rPr>
          <w:sz w:val="20"/>
          <w:szCs w:val="20"/>
        </w:rPr>
        <w:t>.</w:t>
      </w:r>
    </w:p>
  </w:footnote>
  <w:footnote w:id="172">
    <w:p w14:paraId="55CEB165" w14:textId="6019D620" w:rsidR="00D90E4F" w:rsidRPr="00CE77F7" w:rsidRDefault="00D90E4F" w:rsidP="00E91C72">
      <w:pPr>
        <w:pStyle w:val="Funotentext"/>
        <w:rPr>
          <w:sz w:val="20"/>
          <w:szCs w:val="20"/>
        </w:rPr>
      </w:pPr>
      <w:r w:rsidRPr="00B1150C">
        <w:rPr>
          <w:rStyle w:val="Funotenzeichen"/>
        </w:rPr>
        <w:footnoteRef/>
      </w:r>
      <w:r w:rsidRPr="00CE77F7">
        <w:rPr>
          <w:sz w:val="20"/>
          <w:szCs w:val="20"/>
        </w:rPr>
        <w:t xml:space="preserve"> Flächendeckende Sprachtest für Ehepartner*innen von </w:t>
      </w:r>
      <w:r>
        <w:rPr>
          <w:sz w:val="20"/>
          <w:szCs w:val="20"/>
        </w:rPr>
        <w:t>ethnisch deutschen Antragstelle</w:t>
      </w:r>
      <w:r w:rsidR="00B22782">
        <w:rPr>
          <w:sz w:val="20"/>
          <w:szCs w:val="20"/>
        </w:rPr>
        <w:t>nden</w:t>
      </w:r>
      <w:r>
        <w:rPr>
          <w:sz w:val="20"/>
          <w:szCs w:val="20"/>
        </w:rPr>
        <w:t xml:space="preserve"> </w:t>
      </w:r>
      <w:r w:rsidRPr="00CE77F7">
        <w:rPr>
          <w:sz w:val="20"/>
          <w:szCs w:val="20"/>
        </w:rPr>
        <w:t>w</w:t>
      </w:r>
      <w:r w:rsidR="003D24DE">
        <w:rPr>
          <w:sz w:val="20"/>
          <w:szCs w:val="20"/>
        </w:rPr>
        <w:t>e</w:t>
      </w:r>
      <w:r w:rsidRPr="00CE77F7">
        <w:rPr>
          <w:sz w:val="20"/>
          <w:szCs w:val="20"/>
        </w:rPr>
        <w:t xml:space="preserve">rden erst 1997 eingeführt </w:t>
      </w:r>
      <w:r w:rsidR="00E42FB2">
        <w:rPr>
          <w:sz w:val="20"/>
          <w:szCs w:val="20"/>
        </w:rPr>
        <w:fldChar w:fldCharType="begin"/>
      </w:r>
      <w:r w:rsidR="000B7865">
        <w:rPr>
          <w:sz w:val="20"/>
          <w:szCs w:val="20"/>
        </w:rPr>
        <w:instrText xml:space="preserve"> ADDIN ZOTERO_ITEM CSL_CITATION {"citationID":"NgmITu2s","properties":{"unsorted":false,"formattedCitation":"(vgl. Hensen 2009)","plainCitation":"(vgl. Hensen 2009)","noteIndex":173},"citationItems":[{"id":1010,"uris":["http://zotero.org/users/local/owKliTIb/items/BNJYP6I7"],"itemData":{"id":1010,"type":"chapter","container-title":"Aussiedler- und Minderheitenpolitik in Deutschland. Bilanz und Perspektiven","page":"47-61","publisher-place":"München","title":"Zur Geschichte der Aussiedler- und Spätaussiedleraufnahme","author":[{"family":"Hensen","given":"Jürgen"}],"editor":[{"family":"Bergner","given":"Christoph"},{"family":"Weber","given":"Matthias"}],"issued":{"date-parts":[["2009"]]}},"prefix":"vgl."}],"schema":"https://github.com/citation-style-language/schema/raw/master/csl-citation.json"} </w:instrText>
      </w:r>
      <w:r w:rsidR="00E42FB2">
        <w:rPr>
          <w:sz w:val="20"/>
          <w:szCs w:val="20"/>
        </w:rPr>
        <w:fldChar w:fldCharType="separate"/>
      </w:r>
      <w:r w:rsidR="00E42FB2" w:rsidRPr="00E42FB2">
        <w:rPr>
          <w:rFonts w:ascii="Cambria" w:hAnsi="Cambria"/>
          <w:sz w:val="20"/>
        </w:rPr>
        <w:t>(vgl. Hensen 2009)</w:t>
      </w:r>
      <w:r w:rsidR="00E42FB2">
        <w:rPr>
          <w:sz w:val="20"/>
          <w:szCs w:val="20"/>
        </w:rPr>
        <w:fldChar w:fldCharType="end"/>
      </w:r>
      <w:r w:rsidRPr="00CE77F7">
        <w:rPr>
          <w:sz w:val="20"/>
          <w:szCs w:val="20"/>
        </w:rPr>
        <w:t>.</w:t>
      </w:r>
    </w:p>
  </w:footnote>
  <w:footnote w:id="173">
    <w:p w14:paraId="75785059" w14:textId="2D36F6B4" w:rsidR="00D90E4F" w:rsidRPr="005905AF" w:rsidRDefault="00D90E4F" w:rsidP="00E91C72">
      <w:pPr>
        <w:pStyle w:val="Funotentext"/>
        <w:jc w:val="both"/>
        <w:rPr>
          <w:sz w:val="20"/>
          <w:szCs w:val="20"/>
        </w:rPr>
      </w:pPr>
      <w:r w:rsidRPr="00B1150C">
        <w:rPr>
          <w:rStyle w:val="Funotenzeichen"/>
        </w:rPr>
        <w:footnoteRef/>
      </w:r>
      <w:r>
        <w:t xml:space="preserve"> </w:t>
      </w:r>
      <w:r w:rsidR="008B7A2D">
        <w:rPr>
          <w:sz w:val="20"/>
          <w:szCs w:val="20"/>
        </w:rPr>
        <w:t xml:space="preserve">Der Psychoanalytiker </w:t>
      </w:r>
      <w:proofErr w:type="spellStart"/>
      <w:r>
        <w:rPr>
          <w:sz w:val="20"/>
          <w:szCs w:val="20"/>
        </w:rPr>
        <w:t>Bion</w:t>
      </w:r>
      <w:proofErr w:type="spellEnd"/>
      <w:r>
        <w:rPr>
          <w:sz w:val="20"/>
          <w:szCs w:val="20"/>
        </w:rPr>
        <w:t xml:space="preserve"> beschreibt dies als die </w:t>
      </w:r>
      <w:proofErr w:type="spellStart"/>
      <w:r w:rsidRPr="00B22782">
        <w:rPr>
          <w:i/>
          <w:iCs/>
          <w:sz w:val="20"/>
          <w:szCs w:val="20"/>
        </w:rPr>
        <w:t>Containing</w:t>
      </w:r>
      <w:proofErr w:type="spellEnd"/>
      <w:r w:rsidR="00B22782" w:rsidRPr="00B22782">
        <w:rPr>
          <w:i/>
          <w:iCs/>
          <w:sz w:val="20"/>
          <w:szCs w:val="20"/>
        </w:rPr>
        <w:t>-</w:t>
      </w:r>
      <w:r w:rsidRPr="00B22782">
        <w:rPr>
          <w:i/>
          <w:iCs/>
          <w:sz w:val="20"/>
          <w:szCs w:val="20"/>
        </w:rPr>
        <w:t>Funktion</w:t>
      </w:r>
      <w:r>
        <w:rPr>
          <w:sz w:val="20"/>
          <w:szCs w:val="20"/>
        </w:rPr>
        <w:t xml:space="preserve"> der primären Bezugsperson –</w:t>
      </w:r>
      <w:r w:rsidR="00B22782">
        <w:rPr>
          <w:sz w:val="20"/>
          <w:szCs w:val="20"/>
        </w:rPr>
        <w:t xml:space="preserve">häufig </w:t>
      </w:r>
      <w:r>
        <w:rPr>
          <w:sz w:val="20"/>
          <w:szCs w:val="20"/>
        </w:rPr>
        <w:t xml:space="preserve">der Mutter </w:t>
      </w:r>
      <w:r w:rsidR="00B22782">
        <w:rPr>
          <w:sz w:val="20"/>
          <w:szCs w:val="20"/>
        </w:rPr>
        <w:t>–</w:t>
      </w:r>
      <w:r>
        <w:rPr>
          <w:sz w:val="20"/>
          <w:szCs w:val="20"/>
        </w:rPr>
        <w:t xml:space="preserve"> die dem Säugling bzw. Kleinkind ermöglicht</w:t>
      </w:r>
      <w:r w:rsidR="008B7A2D">
        <w:rPr>
          <w:sz w:val="20"/>
          <w:szCs w:val="20"/>
        </w:rPr>
        <w:t>,</w:t>
      </w:r>
      <w:r>
        <w:rPr>
          <w:sz w:val="20"/>
          <w:szCs w:val="20"/>
        </w:rPr>
        <w:t xml:space="preserve"> zunächst unverständliche und potentiell überwältigende Affekte zu verarbeiten</w:t>
      </w:r>
      <w:r w:rsidR="00C02800">
        <w:rPr>
          <w:sz w:val="20"/>
          <w:szCs w:val="20"/>
        </w:rPr>
        <w:t xml:space="preserve"> </w:t>
      </w:r>
      <w:r w:rsidR="00167256">
        <w:rPr>
          <w:sz w:val="20"/>
          <w:szCs w:val="20"/>
        </w:rPr>
        <w:fldChar w:fldCharType="begin"/>
      </w:r>
      <w:r w:rsidR="000B7865">
        <w:rPr>
          <w:sz w:val="20"/>
          <w:szCs w:val="20"/>
        </w:rPr>
        <w:instrText xml:space="preserve"> ADDIN ZOTERO_ITEM CSL_CITATION {"citationID":"jQdZ9XuE","properties":{"unsorted":false,"formattedCitation":"(vgl. Bion 1967)","plainCitation":"(vgl. Bion 1967)","noteIndex":174},"citationItems":[{"id":1373,"uris":["http://zotero.org/users/local/owKliTIb/items/C75YX2WG"],"itemData":{"id":1373,"type":"book","DOI":"10.4324/9780429479809","edition":"1","ISBN":"978-0-429-47980-9","language":"en","publisher":"Routledge","source":"DOI.org (Crossref)","title":"Second Thoughts: Selected Papers on Psycho-Analysis","title-short":"Second Thoughts","URL":"https://www.taylorfrancis.com/books/9780429904578","author":[{"family":"Bion","given":"W. R."}],"accessed":{"date-parts":[["2026",6,11]]},"issued":{"date-parts":[["1967"]]}},"prefix":"vgl."}],"schema":"https://github.com/citation-style-language/schema/raw/master/csl-citation.json"} </w:instrText>
      </w:r>
      <w:r w:rsidR="00167256">
        <w:rPr>
          <w:sz w:val="20"/>
          <w:szCs w:val="20"/>
        </w:rPr>
        <w:fldChar w:fldCharType="separate"/>
      </w:r>
      <w:r w:rsidR="00167256" w:rsidRPr="00167256">
        <w:rPr>
          <w:rFonts w:ascii="Cambria" w:hAnsi="Cambria"/>
          <w:sz w:val="20"/>
        </w:rPr>
        <w:t xml:space="preserve">(vgl. </w:t>
      </w:r>
      <w:proofErr w:type="spellStart"/>
      <w:r w:rsidR="00167256" w:rsidRPr="00167256">
        <w:rPr>
          <w:rFonts w:ascii="Cambria" w:hAnsi="Cambria"/>
          <w:sz w:val="20"/>
        </w:rPr>
        <w:t>Bion</w:t>
      </w:r>
      <w:proofErr w:type="spellEnd"/>
      <w:r w:rsidR="00167256" w:rsidRPr="00167256">
        <w:rPr>
          <w:rFonts w:ascii="Cambria" w:hAnsi="Cambria"/>
          <w:sz w:val="20"/>
        </w:rPr>
        <w:t xml:space="preserve"> 1967)</w:t>
      </w:r>
      <w:r w:rsidR="00167256">
        <w:rPr>
          <w:sz w:val="20"/>
          <w:szCs w:val="20"/>
        </w:rPr>
        <w:fldChar w:fldCharType="end"/>
      </w:r>
      <w:r>
        <w:rPr>
          <w:sz w:val="20"/>
          <w:szCs w:val="20"/>
        </w:rPr>
        <w:t>.</w:t>
      </w:r>
    </w:p>
  </w:footnote>
  <w:footnote w:id="174">
    <w:p w14:paraId="42344D94" w14:textId="3465E642" w:rsidR="00D90E4F" w:rsidRPr="00847322" w:rsidRDefault="00D90E4F" w:rsidP="00847322">
      <w:pPr>
        <w:rPr>
          <w:sz w:val="20"/>
          <w:szCs w:val="20"/>
          <w:lang w:val="en-US"/>
        </w:rPr>
      </w:pPr>
      <w:r w:rsidRPr="00B1150C">
        <w:rPr>
          <w:rStyle w:val="Funotenzeichen"/>
        </w:rPr>
        <w:footnoteRef/>
      </w:r>
      <w:r>
        <w:rPr>
          <w:sz w:val="20"/>
          <w:szCs w:val="20"/>
          <w:lang w:val="en-US"/>
        </w:rPr>
        <w:t xml:space="preserve"> Goffman </w:t>
      </w:r>
      <w:proofErr w:type="spellStart"/>
      <w:r>
        <w:rPr>
          <w:sz w:val="20"/>
          <w:szCs w:val="20"/>
          <w:lang w:val="en-US"/>
        </w:rPr>
        <w:t xml:space="preserve">beschreibt</w:t>
      </w:r>
      <w:proofErr w:type="spellEnd"/>
      <w:r>
        <w:rPr>
          <w:sz w:val="20"/>
          <w:szCs w:val="20"/>
          <w:lang w:val="en-US"/>
        </w:rPr>
        <w:t xml:space="preserve"> dies </w:t>
      </w:r>
      <w:proofErr w:type="spellStart"/>
      <w:r>
        <w:rPr>
          <w:sz w:val="20"/>
          <w:szCs w:val="20"/>
          <w:lang w:val="en-US"/>
        </w:rPr>
        <w:t xml:space="preserve">folgendermaßen</w:t>
      </w:r>
      <w:proofErr w:type="spellEnd"/>
      <w:r>
        <w:rPr>
          <w:sz w:val="20"/>
          <w:szCs w:val="20"/>
          <w:lang w:val="en-US"/>
        </w:rPr>
        <w:t xml:space="preserve">: „The stigma and the effort to conceal it or remedy it become </w:t>
      </w:r>
      <w:del w:id="1000343" w:author="Claude Lektorat" w:date="2026-06-30T12:18:05Z">
        <w:r>
          <w:rPr>
            <w:sz w:val="20"/>
            <w:szCs w:val="20"/>
            <w:lang w:val="en-US"/>
          </w:rPr>
          <w:delText xml:space="preserve">"</w:delText>
        </w:r>
      </w:del>
      <w:ins w:id="1000344" w:author="Claude Lektorat" w:date="2026-06-30T12:18:05Z">
        <w:r>
          <w:rPr>
            <w:sz w:val="20"/>
            <w:szCs w:val="20"/>
            <w:lang w:val="en-US"/>
          </w:rPr>
          <w:t xml:space="preserve">'</w:t>
        </w:r>
      </w:ins>
      <w:r>
        <w:rPr>
          <w:sz w:val="20"/>
          <w:szCs w:val="20"/>
          <w:lang w:val="en-US"/>
        </w:rPr>
        <w:t xml:space="preserve">fixed</w:t>
      </w:r>
      <w:del w:id="1000345" w:author="Claude Lektorat" w:date="2026-06-30T12:18:05Z">
        <w:r>
          <w:rPr>
            <w:sz w:val="20"/>
            <w:szCs w:val="20"/>
            <w:lang w:val="en-US"/>
          </w:rPr>
          <w:delText xml:space="preserve">"</w:delText>
        </w:r>
      </w:del>
      <w:ins w:id="1000346" w:author="Claude Lektorat" w:date="2026-06-30T12:18:05Z">
        <w:r>
          <w:rPr>
            <w:sz w:val="20"/>
            <w:szCs w:val="20"/>
            <w:lang w:val="en-US"/>
          </w:rPr>
          <w:t xml:space="preserve">'</w:t>
        </w:r>
      </w:ins>
      <w:r>
        <w:rPr>
          <w:sz w:val="20"/>
          <w:szCs w:val="20"/>
          <w:lang w:val="en-US"/>
        </w:rPr>
        <w:t xml:space="preserve"> as part of personal identity“</w:t>
      </w:r>
      <w:r>
        <w:rPr>
          <w:sz w:val="20"/>
          <w:szCs w:val="20"/>
          <w:lang w:val="en-US"/>
        </w:rPr>
        <w:t xml:space="preserve"> </w:t>
      </w:r>
      <w:r w:rsidR="00847322">
        <w:rPr>
          <w:sz w:val="20"/>
          <w:szCs w:val="20"/>
          <w:lang w:val="en-US"/>
        </w:rPr>
        <w:fldChar w:fldCharType="begin"/>
      </w:r>
      <w:r w:rsidR="000B7865">
        <w:rPr>
          <w:sz w:val="20"/>
          <w:szCs w:val="20"/>
          <w:lang w:val="en-US"/>
        </w:rPr>
        <w:instrText xml:space="preserve"> ADDIN ZOTERO_ITEM CSL_CITATION {"citationID":"z6rR5e4R","properties":{"unsorted":false,"formattedCitation":"(Goffman 1963, 65)","plainCitation":"(Goffman 1963, 65)","noteIndex":175},"citationItems":[{"id":546,"uris":["http://zotero.org/users/local/owKliTIb/items/YSKXFQ2B","http://zotero.org/users/local/owKliTIb/items/QDQJLRSG"],"itemData":{"id":546,"type":"book","publisher-place":"N.Y.","title":"Stigma: Notes on the Management of Spoiled Identity","author":[{"family":"Goffman","given":"Erving"}],"issued":{"date-parts":[["1963"]]}},"locator":"65","label":"page"}],"schema":"https://github.com/citation-style-language/schema/raw/master/csl-citation.json"} </w:instrText>
      </w:r>
      <w:r w:rsidR="00847322">
        <w:rPr>
          <w:sz w:val="20"/>
          <w:szCs w:val="20"/>
          <w:lang w:val="en-US"/>
        </w:rPr>
        <w:fldChar w:fldCharType="separate"/>
      </w:r>
      <w:r>
        <w:rPr>
          <w:rFonts w:ascii="Cambria" w:hAnsi="Cambria"/>
          <w:sz w:val="20"/>
          <w:lang w:val="en-US"/>
        </w:rPr>
        <w:t xml:space="preserve">(Goffman 1963, 65)</w:t>
      </w:r>
      <w:r w:rsidR="00847322">
        <w:rPr>
          <w:sz w:val="20"/>
          <w:szCs w:val="20"/>
          <w:lang w:val="en-US"/>
        </w:rPr>
        <w:fldChar w:fldCharType="end"/>
      </w:r>
      <w:r>
        <w:rPr>
          <w:sz w:val="20"/>
          <w:szCs w:val="20"/>
          <w:lang w:val="en-US"/>
        </w:rPr>
        <w:t xml:space="preserve">.</w:t>
      </w:r>
    </w:p>
  </w:footnote>
  <w:footnote w:id="175">
    <w:p w14:paraId="6B910732" w14:textId="4D19B16B" w:rsidR="00D90E4F" w:rsidRPr="00916251" w:rsidRDefault="00D90E4F" w:rsidP="0023027C">
      <w:pPr>
        <w:pStyle w:val="Funotentext"/>
        <w:jc w:val="both"/>
        <w:rPr>
          <w:sz w:val="20"/>
          <w:szCs w:val="20"/>
        </w:rPr>
      </w:pPr>
      <w:r w:rsidRPr="00B1150C">
        <w:rPr>
          <w:rStyle w:val="Funotenzeichen"/>
        </w:rPr>
        <w:footnoteRef/>
      </w:r>
      <w:r>
        <w:rPr>
          <w:sz w:val="20"/>
          <w:szCs w:val="20"/>
        </w:rPr>
        <w:t xml:space="preserve"> Nahe liegt zudem, dass</w:t>
      </w:r>
      <w:r>
        <w:rPr>
          <w:sz w:val="20"/>
          <w:szCs w:val="20"/>
        </w:rPr>
        <w:t xml:space="preserve"> hier</w:t>
      </w:r>
      <w:r>
        <w:rPr>
          <w:sz w:val="20"/>
          <w:szCs w:val="20"/>
        </w:rPr>
        <w:t xml:space="preserve"> in der </w:t>
      </w:r>
      <w:r>
        <w:rPr>
          <w:sz w:val="20"/>
          <w:szCs w:val="20"/>
        </w:rPr>
        <w:t xml:space="preserve">Interaktion </w:t>
      </w:r>
      <w:r>
        <w:rPr>
          <w:sz w:val="20"/>
          <w:szCs w:val="20"/>
        </w:rPr>
        <w:t xml:space="preserve">mit mir als nicht-migrierter Person</w:t>
      </w:r>
      <w:r>
        <w:rPr>
          <w:sz w:val="20"/>
          <w:szCs w:val="20"/>
        </w:rPr>
        <w:t xml:space="preserve"> </w:t>
      </w:r>
      <w:r>
        <w:rPr>
          <w:sz w:val="20"/>
          <w:szCs w:val="20"/>
        </w:rPr>
        <w:t xml:space="preserve">die </w:t>
      </w:r>
      <w:r>
        <w:rPr>
          <w:sz w:val="20"/>
          <w:szCs w:val="20"/>
        </w:rPr>
        <w:t xml:space="preserve">bisher </w:t>
      </w:r>
      <w:proofErr w:type="spellStart"/>
      <w:r>
        <w:rPr>
          <w:sz w:val="20"/>
          <w:szCs w:val="20"/>
        </w:rPr>
        <w:t xml:space="preserve">dethematisierte</w:t>
      </w:r>
      <w:proofErr w:type="spellEnd"/>
      <w:r>
        <w:rPr>
          <w:sz w:val="20"/>
          <w:szCs w:val="20"/>
        </w:rPr>
        <w:t xml:space="preserve"> </w:t>
      </w:r>
      <w:r>
        <w:rPr>
          <w:sz w:val="20"/>
          <w:szCs w:val="20"/>
        </w:rPr>
        <w:t xml:space="preserve">migrantische </w:t>
      </w:r>
      <w:r>
        <w:rPr>
          <w:sz w:val="20"/>
          <w:szCs w:val="20"/>
        </w:rPr>
        <w:t xml:space="preserve">Wir-Gruppe, die Valerie im engeren Sinne mit ihrer Familie und in einem erweiterten Sinn auch mit </w:t>
      </w:r>
      <w:del w:id="1000347" w:author="Claude Lektorat" w:date="2026-06-30T12:18:05Z">
        <w:r>
          <w:rPr>
            <w:sz w:val="20"/>
            <w:szCs w:val="20"/>
          </w:rPr>
          <w:delText xml:space="preserve">andern</w:delText>
        </w:r>
      </w:del>
      <w:ins w:id="1000348" w:author="Claude Lektorat" w:date="2026-06-30T12:18:05Z">
        <w:r>
          <w:rPr>
            <w:sz w:val="20"/>
            <w:szCs w:val="20"/>
          </w:rPr>
          <w:t xml:space="preserve">anderen</w:t>
        </w:r>
      </w:ins>
      <w:r>
        <w:rPr>
          <w:sz w:val="20"/>
          <w:szCs w:val="20"/>
        </w:rPr>
        <w:t xml:space="preserve"> migrierten </w:t>
      </w:r>
      <w:del w:id="1000349" w:author="Claude Lektorat" w:date="2026-06-30T12:18:05Z">
        <w:r>
          <w:rPr>
            <w:sz w:val="20"/>
            <w:szCs w:val="20"/>
          </w:rPr>
          <w:delText xml:space="preserve">Person</w:delText>
        </w:r>
      </w:del>
      <w:ins w:id="1000350" w:author="Claude Lektorat" w:date="2026-06-30T12:18:05Z">
        <w:r>
          <w:rPr>
            <w:sz w:val="20"/>
            <w:szCs w:val="20"/>
          </w:rPr>
          <w:t xml:space="preserve">Personen</w:t>
        </w:r>
      </w:ins>
      <w:r>
        <w:rPr>
          <w:sz w:val="20"/>
          <w:szCs w:val="20"/>
        </w:rPr>
        <w:t xml:space="preserve"> verbindet, relevant wird. Das würde bedeuten, dass sie ihre Eltern nicht nur vor ihrer eigenen, sondern auch vor meiner </w:t>
      </w:r>
      <w:r>
        <w:rPr>
          <w:sz w:val="20"/>
          <w:szCs w:val="20"/>
        </w:rPr>
        <w:t xml:space="preserve">potentiell diskreditierenden </w:t>
      </w:r>
      <w:r>
        <w:rPr>
          <w:sz w:val="20"/>
          <w:szCs w:val="20"/>
        </w:rPr>
        <w:t xml:space="preserve">Kritik</w:t>
      </w:r>
      <w:r>
        <w:rPr>
          <w:sz w:val="20"/>
          <w:szCs w:val="20"/>
        </w:rPr>
        <w:t xml:space="preserve"> schützen möchte.</w:t>
      </w:r>
    </w:p>
  </w:footnote>
  <w:footnote w:id="176">
    <w:p w14:paraId="1194E09D" w14:textId="5F92387C" w:rsidR="00D90E4F" w:rsidRPr="005A24B9" w:rsidRDefault="00D90E4F" w:rsidP="00067E9E">
      <w:pPr>
        <w:pStyle w:val="Funotentext"/>
        <w:jc w:val="both"/>
        <w:rPr>
          <w:sz w:val="20"/>
          <w:szCs w:val="20"/>
        </w:rPr>
      </w:pPr>
      <w:r w:rsidRPr="00B1150C">
        <w:rPr>
          <w:rStyle w:val="Funotenzeichen"/>
        </w:rPr>
        <w:footnoteRef/>
      </w:r>
      <w:r>
        <w:t xml:space="preserve"> </w:t>
      </w:r>
      <w:r>
        <w:rPr>
          <w:sz w:val="20"/>
          <w:szCs w:val="20"/>
        </w:rPr>
        <w:t xml:space="preserve">Bei einer </w:t>
      </w:r>
      <w:proofErr w:type="spellStart"/>
      <w:r>
        <w:rPr>
          <w:sz w:val="20"/>
          <w:szCs w:val="20"/>
        </w:rPr>
        <w:t xml:space="preserve">Vaginoplastik</w:t>
      </w:r>
      <w:proofErr w:type="spellEnd"/>
      <w:r>
        <w:rPr>
          <w:sz w:val="20"/>
          <w:szCs w:val="20"/>
        </w:rPr>
        <w:t xml:space="preserve"> oder </w:t>
      </w:r>
      <w:proofErr w:type="spellStart"/>
      <w:r>
        <w:rPr>
          <w:sz w:val="20"/>
          <w:szCs w:val="20"/>
        </w:rPr>
        <w:t xml:space="preserve">Vaginoplastie</w:t>
      </w:r>
      <w:proofErr w:type="spellEnd"/>
      <w:r>
        <w:rPr>
          <w:sz w:val="20"/>
          <w:szCs w:val="20"/>
        </w:rPr>
        <w:t xml:space="preserve"> handelt es sich um einen medizinischen </w:t>
      </w:r>
      <w:proofErr w:type="spellStart"/>
      <w:del w:id="1000351" w:author="Claude Lektorat" w:date="2026-06-30T12:18:05Z">
        <w:r>
          <w:rPr>
            <w:sz w:val="20"/>
            <w:szCs w:val="20"/>
          </w:rPr>
          <w:delText xml:space="preserve">Eingrif</w:delText>
        </w:r>
      </w:del>
      <w:ins w:id="1000352" w:author="Claude Lektorat" w:date="2026-06-30T12:18:05Z">
        <w:r>
          <w:rPr>
            <w:sz w:val="20"/>
            <w:szCs w:val="20"/>
          </w:rPr>
          <w:t xml:space="preserve">Eingriff</w:t>
        </w:r>
      </w:ins>
      <w:proofErr w:type="spellEnd"/>
      <w:r>
        <w:rPr>
          <w:sz w:val="20"/>
          <w:szCs w:val="20"/>
        </w:rPr>
        <w:t xml:space="preserve">, der entweder </w:t>
      </w:r>
      <w:r>
        <w:rPr>
          <w:sz w:val="20"/>
          <w:szCs w:val="20"/>
        </w:rPr>
        <w:t xml:space="preserve">mechanisch </w:t>
      </w:r>
      <w:r>
        <w:rPr>
          <w:sz w:val="20"/>
          <w:szCs w:val="20"/>
        </w:rPr>
        <w:t xml:space="preserve">(in Form von Dilatation bzw. Dehnung) oder </w:t>
      </w:r>
      <w:r>
        <w:rPr>
          <w:sz w:val="20"/>
          <w:szCs w:val="20"/>
        </w:rPr>
        <w:t xml:space="preserve">chirurgisch </w:t>
      </w:r>
      <w:r>
        <w:rPr>
          <w:sz w:val="20"/>
          <w:szCs w:val="20"/>
        </w:rPr>
        <w:t xml:space="preserve">durchgeführt werden kann. Bei einem</w:t>
      </w:r>
      <w:r>
        <w:rPr>
          <w:sz w:val="20"/>
          <w:szCs w:val="20"/>
        </w:rPr>
        <w:t xml:space="preserve"> chirurgisch</w:t>
      </w:r>
      <w:r>
        <w:rPr>
          <w:sz w:val="20"/>
          <w:szCs w:val="20"/>
        </w:rPr>
        <w:t xml:space="preserve"> invasiven Eingriff kommen </w:t>
      </w:r>
      <w:proofErr w:type="spellStart"/>
      <w:r>
        <w:rPr>
          <w:sz w:val="20"/>
          <w:szCs w:val="20"/>
        </w:rPr>
        <w:t xml:space="preserve">Tunnelung</w:t>
      </w:r>
      <w:proofErr w:type="spellEnd"/>
      <w:r>
        <w:rPr>
          <w:sz w:val="20"/>
          <w:szCs w:val="20"/>
        </w:rPr>
        <w:t xml:space="preserve">, Transplantat-Anlage oder operative Dehnung durch Traktion in Frage.</w:t>
      </w:r>
      <w:r>
        <w:rPr>
          <w:sz w:val="20"/>
          <w:szCs w:val="20"/>
        </w:rPr>
        <w:t xml:space="preserve"> Alle möglichen </w:t>
      </w:r>
      <w:del w:id="1000353" w:author="Claude Lektorat" w:date="2026-06-30T12:18:05Z">
        <w:r>
          <w:rPr>
            <w:sz w:val="20"/>
            <w:szCs w:val="20"/>
          </w:rPr>
          <w:delText xml:space="preserve">Eingriffen</w:delText>
        </w:r>
      </w:del>
      <w:ins w:id="1000354" w:author="Claude Lektorat" w:date="2026-06-30T12:18:05Z">
        <w:r>
          <w:rPr>
            <w:sz w:val="20"/>
            <w:szCs w:val="20"/>
          </w:rPr>
          <w:t xml:space="preserve">Eingriffe</w:t>
        </w:r>
      </w:ins>
      <w:r>
        <w:rPr>
          <w:sz w:val="20"/>
          <w:szCs w:val="20"/>
        </w:rPr>
        <w:t xml:space="preserve"> gehen mit hoher Schmerzbelastung und bei operativen Eingriffen weitreichenden Komplikationsrisiken sowie langwierigen Rekonvaleszenzzeiten einher</w:t>
      </w:r>
      <w:r>
        <w:rPr>
          <w:sz w:val="20"/>
          <w:szCs w:val="20"/>
        </w:rPr>
        <w:t xml:space="preserve"> </w:t>
      </w:r>
      <w:r w:rsidR="00690713">
        <w:rPr>
          <w:sz w:val="20"/>
          <w:szCs w:val="20"/>
        </w:rPr>
        <w:fldChar w:fldCharType="begin"/>
      </w:r>
      <w:r w:rsidR="000B7865">
        <w:rPr>
          <w:sz w:val="20"/>
          <w:szCs w:val="20"/>
        </w:rPr>
        <w:instrText xml:space="preserve"> ADDIN ZOTERO_ITEM CSL_CITATION {"citationID":"TWOnzyZP","properties":{"unsorted":false,"formattedCitation":"(vgl. AWMF 2022)","plainCitation":"(vgl. AWMF 2022)","noteIndex":177},"citationItems":[{"id":1376,"uris":["http://zotero.org/users/local/owKliTIb/items/H9ARXNG5"],"itemData":{"id":1376,"type":"document","title":"Leitlinie Rekonstruktive und Ästhetische Operationen des weiblichen Genitales","URL":"https://register.awmf.org/assets/guidelines/009-019l_S2k_Rekonstruktive-Aesthetische-Operationen-des-weiblichen-Genitales_2022-08.pdf","author":[{"literal":"Deutsche Gesellschaft für Plastische, Rekonstruktive und Ästhetische Chirurgie e.V. (DGPRÄC)"},{"literal":"Deutsche Gesellschaft für Gynäkologie und Geburtshilfe e.V. (DGGG)"}],"issued":{"date-parts":[["2022"]]}},"suppress-author":true,"prefix":"vgl. AWMF"}],"schema":"https://github.com/citation-style-language/schema/raw/master/csl-citation.json"} </w:instrText>
      </w:r>
      <w:r w:rsidR="00690713">
        <w:rPr>
          <w:sz w:val="20"/>
          <w:szCs w:val="20"/>
        </w:rPr>
        <w:fldChar w:fldCharType="separate"/>
      </w:r>
      <w:r>
        <w:rPr>
          <w:rFonts w:ascii="Cambria" w:hAnsi="Cambria"/>
          <w:sz w:val="20"/>
        </w:rPr>
        <w:t xml:space="preserve">(vgl. AWMF 2022)</w:t>
      </w:r>
      <w:r w:rsidR="00690713">
        <w:rPr>
          <w:sz w:val="20"/>
          <w:szCs w:val="20"/>
        </w:rPr>
        <w:fldChar w:fldCharType="end"/>
      </w:r>
      <w:r>
        <w:rPr>
          <w:sz w:val="20"/>
          <w:szCs w:val="20"/>
        </w:rPr>
        <w:t xml:space="preserve">.</w:t>
      </w:r>
    </w:p>
  </w:footnote>
  <w:footnote w:id="177">
    <w:p w14:paraId="17799BDD" w14:textId="69EC9EA0" w:rsidR="00D90E4F" w:rsidRPr="00194CB6" w:rsidRDefault="00D90E4F" w:rsidP="00AE4E09">
      <w:pPr>
        <w:pStyle w:val="Funotentext"/>
        <w:jc w:val="both"/>
        <w:rPr>
          <w:sz w:val="20"/>
          <w:szCs w:val="20"/>
        </w:rPr>
      </w:pPr>
      <w:r w:rsidRPr="00B1150C">
        <w:rPr>
          <w:rStyle w:val="Funotenzeichen"/>
        </w:rPr>
        <w:footnoteRef/>
      </w:r>
      <w:r>
        <w:t xml:space="preserve"> </w:t>
      </w:r>
      <w:proofErr w:type="spellStart"/>
      <w:r>
        <w:rPr>
          <w:sz w:val="20"/>
          <w:szCs w:val="20"/>
        </w:rPr>
        <w:t xml:space="preserve">Endogeschlechtlichkeit</w:t>
      </w:r>
      <w:proofErr w:type="spellEnd"/>
      <w:r>
        <w:rPr>
          <w:sz w:val="20"/>
          <w:szCs w:val="20"/>
        </w:rPr>
        <w:t xml:space="preserve"> </w:t>
      </w:r>
      <w:r>
        <w:rPr>
          <w:sz w:val="20"/>
          <w:szCs w:val="20"/>
        </w:rPr>
        <w:t xml:space="preserve">ist der Gegensatz von Intergeschlechtlichkeit und beschreibt Menschen</w:t>
      </w:r>
      <w:r>
        <w:rPr>
          <w:sz w:val="20"/>
          <w:szCs w:val="20"/>
        </w:rPr>
        <w:t xml:space="preserve"> </w:t>
      </w:r>
      <w:del w:id="1000355" w:author="Claude Lektorat" w:date="2026-06-30T12:18:05Z">
        <w:r>
          <w:rPr>
            <w:sz w:val="20"/>
            <w:szCs w:val="20"/>
          </w:rPr>
          <w:delText xml:space="preserve">der</w:delText>
        </w:r>
      </w:del>
      <w:ins w:id="1000356" w:author="Claude Lektorat" w:date="2026-06-30T12:18:05Z">
        <w:r>
          <w:rPr>
            <w:sz w:val="20"/>
            <w:szCs w:val="20"/>
          </w:rPr>
          <w:t xml:space="preserve">deren</w:t>
        </w:r>
      </w:ins>
      <w:r>
        <w:rPr>
          <w:sz w:val="20"/>
          <w:szCs w:val="20"/>
        </w:rPr>
        <w:t xml:space="preserve"> körpergeschlechtliche Eigenschaften der medizinischen </w:t>
      </w:r>
      <w:r>
        <w:rPr>
          <w:sz w:val="20"/>
          <w:szCs w:val="20"/>
        </w:rPr>
        <w:t xml:space="preserve">und sozialen </w:t>
      </w:r>
      <w:r>
        <w:rPr>
          <w:sz w:val="20"/>
          <w:szCs w:val="20"/>
        </w:rPr>
        <w:t xml:space="preserve">Norm der Zweigeschlechtlichkeit entsprechen.</w:t>
      </w:r>
    </w:p>
  </w:footnote>
  <w:footnote w:id="178">
    <w:p w14:paraId="1E7DA837" w14:textId="6F801ECC" w:rsidR="00D90E4F" w:rsidRPr="00DB66D4" w:rsidRDefault="00D90E4F" w:rsidP="00E91C72">
      <w:pPr>
        <w:pStyle w:val="Funotentext"/>
        <w:rPr>
          <w:sz w:val="20"/>
          <w:szCs w:val="20"/>
        </w:rPr>
      </w:pPr>
      <w:r w:rsidRPr="00B1150C">
        <w:rPr>
          <w:rStyle w:val="Funotenzeichen"/>
        </w:rPr>
        <w:footnoteRef/>
      </w:r>
      <w:r w:rsidRPr="00DB66D4">
        <w:rPr>
          <w:sz w:val="20"/>
          <w:szCs w:val="20"/>
        </w:rPr>
        <w:t xml:space="preserve"> Dies entspricht den </w:t>
      </w:r>
      <w:r w:rsidR="00C56560">
        <w:rPr>
          <w:sz w:val="20"/>
          <w:szCs w:val="20"/>
        </w:rPr>
        <w:t xml:space="preserve">in Deutschland gültigen </w:t>
      </w:r>
      <w:r w:rsidRPr="00DB66D4">
        <w:rPr>
          <w:sz w:val="20"/>
          <w:szCs w:val="20"/>
        </w:rPr>
        <w:t xml:space="preserve">Behandlungsleitlinien, die die OP für eine </w:t>
      </w:r>
      <w:proofErr w:type="spellStart"/>
      <w:r w:rsidRPr="00DB66D4">
        <w:rPr>
          <w:sz w:val="20"/>
          <w:szCs w:val="20"/>
        </w:rPr>
        <w:t>Vaginoplastik</w:t>
      </w:r>
      <w:proofErr w:type="spellEnd"/>
      <w:r w:rsidRPr="00DB66D4">
        <w:rPr>
          <w:sz w:val="20"/>
          <w:szCs w:val="20"/>
        </w:rPr>
        <w:t xml:space="preserve"> frühestens ab 18 Jahren empfehlen</w:t>
      </w:r>
      <w:r w:rsidR="003F6BB4">
        <w:rPr>
          <w:sz w:val="20"/>
          <w:szCs w:val="20"/>
        </w:rPr>
        <w:t xml:space="preserve"> </w:t>
      </w:r>
      <w:r w:rsidR="003F6BB4">
        <w:rPr>
          <w:sz w:val="20"/>
          <w:szCs w:val="20"/>
        </w:rPr>
        <w:fldChar w:fldCharType="begin"/>
      </w:r>
      <w:r w:rsidR="000B7865">
        <w:rPr>
          <w:sz w:val="20"/>
          <w:szCs w:val="20"/>
        </w:rPr>
        <w:instrText xml:space="preserve"> ADDIN ZOTERO_ITEM CSL_CITATION {"citationID":"WFu0MBgi","properties":{"unsorted":false,"formattedCitation":"(vgl. AWMF 2022)","plainCitation":"(vgl. AWMF 2022)","noteIndex":179},"citationItems":[{"id":1376,"uris":["http://zotero.org/users/local/owKliTIb/items/H9ARXNG5"],"itemData":{"id":1376,"type":"document","title":"Leitlinie Rekonstruktive und Ästhetische Operationen des weiblichen Genitales","URL":"https://register.awmf.org/assets/guidelines/009-019l_S2k_Rekonstruktive-Aesthetische-Operationen-des-weiblichen-Genitales_2022-08.pdf","author":[{"literal":"Deutsche Gesellschaft für Plastische, Rekonstruktive und Ästhetische Chirurgie e.V. (DGPRÄC)"},{"literal":"Deutsche Gesellschaft für Gynäkologie und Geburtshilfe e.V. (DGGG)"}],"issued":{"date-parts":[["2022"]]}},"suppress-author":true,"prefix":"vgl. AWMF"}],"schema":"https://github.com/citation-style-language/schema/raw/master/csl-citation.json"} </w:instrText>
      </w:r>
      <w:r w:rsidR="003F6BB4">
        <w:rPr>
          <w:sz w:val="20"/>
          <w:szCs w:val="20"/>
        </w:rPr>
        <w:fldChar w:fldCharType="separate"/>
      </w:r>
      <w:r w:rsidR="003F6BB4" w:rsidRPr="003F6BB4">
        <w:rPr>
          <w:rFonts w:ascii="Cambria" w:hAnsi="Cambria"/>
          <w:sz w:val="20"/>
        </w:rPr>
        <w:t>(vgl. AWMF 2022)</w:t>
      </w:r>
      <w:r w:rsidR="003F6BB4">
        <w:rPr>
          <w:sz w:val="20"/>
          <w:szCs w:val="20"/>
        </w:rPr>
        <w:fldChar w:fldCharType="end"/>
      </w:r>
      <w:r w:rsidRPr="00DB66D4">
        <w:rPr>
          <w:sz w:val="20"/>
          <w:szCs w:val="20"/>
        </w:rPr>
        <w:t>.</w:t>
      </w:r>
    </w:p>
  </w:footnote>
  <w:footnote w:id="179">
    <w:p w14:paraId="7D587B17" w14:textId="669F5B86" w:rsidR="002F1549" w:rsidRPr="002F1549" w:rsidRDefault="002F1549" w:rsidP="002F1549">
      <w:pPr>
        <w:pStyle w:val="Funotentext"/>
        <w:jc w:val="both"/>
        <w:rPr>
          <w:sz w:val="20"/>
          <w:szCs w:val="20"/>
        </w:rPr>
      </w:pPr>
      <w:r w:rsidRPr="002F1549">
        <w:rPr>
          <w:rStyle w:val="Funotenzeichen"/>
          <w:sz w:val="20"/>
          <w:szCs w:val="20"/>
        </w:rPr>
        <w:footnoteRef/>
      </w:r>
      <w:r>
        <w:rPr>
          <w:sz w:val="20"/>
          <w:szCs w:val="20"/>
        </w:rPr>
        <w:t xml:space="preserve"> King und Koller </w:t>
      </w:r>
      <w:r w:rsidRPr="002F1549">
        <w:rPr>
          <w:sz w:val="20"/>
          <w:szCs w:val="20"/>
        </w:rPr>
        <w:fldChar w:fldCharType="begin"/>
      </w:r>
      <w:r w:rsidR="000B7865">
        <w:rPr>
          <w:sz w:val="20"/>
          <w:szCs w:val="20"/>
        </w:rPr>
        <w:instrText xml:space="preserve"> ADDIN ZOTERO_ITEM CSL_CITATION {"citationID":"U2QisIgE","properties":{"unsorted":false,"formattedCitation":"(2009)","plainCitation":"(2009)","noteIndex":180},"citationItems":[{"id":1380,"uris":["http://zotero.org/users/local/owKliTIb/items/QLTAUWWS"],"itemData":{"id":1380,"type":"book","collection-title":"SpringerLink Bücher","DOI":"10.1007/978-3-531-91459-6","edition":"2., erweiterte Auflage","ISBN":"978-3-531-16471-7","language":"ger","number-of-pages":"281","publisher":"VS Verlag für Sozialwissenschaften","publisher-place":"Wiesbaden","source":"K10plus ISBN","title":"Adoleszenz — Migration — Bildung: Bildungsprozesse Jugendlicher und junger Erwachsener mit Migrationshintergrund","title-short":"Adoleszenz — Migration — Bildung","editor":[{"family":"King","given":"Vera"},{"family":"Koller","given":"Hans-Christoph"}],"issued":{"date-parts":[["2009"]]}},"suppress-author":true}],"schema":"https://github.com/citation-style-language/schema/raw/master/csl-citation.json"} </w:instrText>
      </w:r>
      <w:r w:rsidRPr="002F1549">
        <w:rPr>
          <w:sz w:val="20"/>
          <w:szCs w:val="20"/>
        </w:rPr>
        <w:fldChar w:fldCharType="separate"/>
      </w:r>
      <w:r>
        <w:rPr>
          <w:rFonts w:ascii="Cambria" w:hAnsi="Cambria"/>
          <w:sz w:val="20"/>
          <w:szCs w:val="20"/>
        </w:rPr>
        <w:t xml:space="preserve">(2009)</w:t>
      </w:r>
      <w:r w:rsidRPr="002F1549">
        <w:rPr>
          <w:sz w:val="20"/>
          <w:szCs w:val="20"/>
        </w:rPr>
        <w:fldChar w:fldCharType="end"/>
      </w:r>
      <w:r>
        <w:rPr>
          <w:sz w:val="20"/>
          <w:szCs w:val="20"/>
        </w:rPr>
        <w:t xml:space="preserve"> </w:t>
      </w:r>
      <w:del w:id="1000357" w:author="Claude Lektorat" w:date="2026-06-30T12:18:05Z">
        <w:r>
          <w:rPr>
            <w:sz w:val="20"/>
            <w:szCs w:val="20"/>
          </w:rPr>
          <w:delText xml:space="preserve">versteht</w:delText>
        </w:r>
      </w:del>
      <w:ins w:id="1000358" w:author="Claude Lektorat" w:date="2026-06-30T12:18:05Z">
        <w:r>
          <w:rPr>
            <w:sz w:val="20"/>
            <w:szCs w:val="20"/>
          </w:rPr>
          <w:t xml:space="preserve">verstehen</w:t>
        </w:r>
      </w:ins>
      <w:r>
        <w:rPr>
          <w:sz w:val="20"/>
          <w:szCs w:val="20"/>
        </w:rPr>
        <w:t xml:space="preserve"> Adoleszenz als Bildungsprozess, der einen Möglichkeitsraum für tiefgreifende persönliche Transformationsprozesse darstellt. Wie sich </w:t>
      </w:r>
      <w:r>
        <w:rPr>
          <w:sz w:val="20"/>
          <w:szCs w:val="20"/>
        </w:rPr>
        <w:t xml:space="preserve">Bildungsprozesse </w:t>
      </w:r>
      <w:r>
        <w:rPr>
          <w:sz w:val="20"/>
          <w:szCs w:val="20"/>
        </w:rPr>
        <w:t xml:space="preserve">vor dem Hintergrund einer Migrationsgeschichte konfigurieren, hängt dabei weniger von der jeweiligen migrierten Gruppe als nationales oder kulturelles Kollektiv</w:t>
      </w:r>
      <w:ins w:id="1000359" w:author="Claude Lektorat" w:date="2026-06-30T12:18:05Z">
        <w:r>
          <w:rPr>
            <w:sz w:val="20"/>
            <w:szCs w:val="20"/>
          </w:rPr>
          <w:t xml:space="preserve"> ab</w:t>
        </w:r>
      </w:ins>
      <w:r>
        <w:rPr>
          <w:sz w:val="20"/>
          <w:szCs w:val="20"/>
        </w:rPr>
        <w:t xml:space="preserve">, sondern </w:t>
      </w:r>
      <w:r>
        <w:rPr>
          <w:sz w:val="20"/>
          <w:szCs w:val="20"/>
        </w:rPr>
        <w:t xml:space="preserve">stärker von der spezifischen Sozialisierung sowie den sozio-ökonomischen Bedingungen innerhalb der Familie </w:t>
      </w:r>
      <w:del w:id="1000360" w:author="Claude Lektorat" w:date="2026-06-30T12:18:05Z">
        <w:r>
          <w:rPr>
            <w:sz w:val="20"/>
            <w:szCs w:val="20"/>
          </w:rPr>
          <w:delText xml:space="preserve">ab </w:delText>
        </w:r>
      </w:del>
      <w:r w:rsidRPr="002F1549">
        <w:rPr>
          <w:sz w:val="20"/>
          <w:szCs w:val="20"/>
        </w:rPr>
        <w:fldChar w:fldCharType="begin"/>
      </w:r>
      <w:r w:rsidR="000B7865">
        <w:rPr>
          <w:sz w:val="20"/>
          <w:szCs w:val="20"/>
        </w:rPr>
        <w:instrText xml:space="preserve"> ADDIN ZOTERO_ITEM CSL_CITATION {"citationID":"WGzk8DOB","properties":{"unsorted":false,"formattedCitation":"(vgl. Gogolin 2000, zitiert nach King und Koller 2009)","plainCitation":"(vgl. Gogolin 2000, zitiert nach King und Koller 2009)","noteIndex":180},"citationItems":[{"id":1380,"uris":["http://zotero.org/users/local/owKliTIb/items/QLTAUWWS"],"itemData":{"id":1380,"type":"book","collection-title":"SpringerLink Bücher","DOI":"10.1007/978-3-531-91459-6","edition":"2., erweiterte Auflage","ISBN":"978-3-531-16471-7","language":"ger","number-of-pages":"281","publisher":"VS Verlag für Sozialwissenschaften","publisher-place":"Wiesbaden","source":"K10plus ISBN","title":"Adoleszenz — Migration — Bildung: Bildungsprozesse Jugendlicher und junger Erwachsener mit Migrationshintergrund","title-short":"Adoleszenz — Migration — Bildung","editor":[{"family":"King","given":"Vera"},{"family":"Koller","given":"Hans-Christoph"}],"issued":{"date-parts":[["2009"]]}},"prefix":"vgl. Gogolin 2000, zitiert nach"}],"schema":"https://github.com/citation-style-language/schema/raw/master/csl-citation.json"} </w:instrText>
      </w:r>
      <w:r w:rsidRPr="002F1549">
        <w:rPr>
          <w:sz w:val="20"/>
          <w:szCs w:val="20"/>
        </w:rPr>
        <w:fldChar w:fldCharType="separate"/>
      </w:r>
      <w:r>
        <w:rPr>
          <w:rFonts w:ascii="Cambria" w:hAnsi="Cambria"/>
          <w:sz w:val="20"/>
          <w:szCs w:val="20"/>
        </w:rPr>
        <w:t xml:space="preserve">(vgl. Gogolin 2000, zitiert nach King und Koller 2009)</w:t>
      </w:r>
      <w:r w:rsidRPr="002F1549">
        <w:rPr>
          <w:sz w:val="20"/>
          <w:szCs w:val="20"/>
        </w:rPr>
        <w:fldChar w:fldCharType="end"/>
      </w:r>
      <w:r>
        <w:rPr>
          <w:sz w:val="20"/>
          <w:szCs w:val="20"/>
        </w:rPr>
        <w:t xml:space="preserve">.</w:t>
      </w:r>
    </w:p>
  </w:footnote>
  <w:footnote w:id="180">
    <w:p w14:paraId="55AB067E" w14:textId="6DF49924" w:rsidR="00D90E4F" w:rsidRPr="00C05DCD" w:rsidRDefault="00D90E4F" w:rsidP="00E91C72">
      <w:pPr>
        <w:pStyle w:val="Funotentext"/>
        <w:rPr>
          <w:sz w:val="20"/>
          <w:szCs w:val="20"/>
        </w:rPr>
      </w:pPr>
      <w:r w:rsidRPr="00B1150C">
        <w:rPr>
          <w:rStyle w:val="Funotenzeichen"/>
        </w:rPr>
        <w:footnoteRef/>
      </w:r>
      <w:r w:rsidRPr="00C05DCD">
        <w:rPr>
          <w:sz w:val="20"/>
          <w:szCs w:val="20"/>
        </w:rPr>
        <w:t xml:space="preserve"> Im Cambridge Dictionary</w:t>
      </w:r>
      <w:r w:rsidR="00FD452C">
        <w:rPr>
          <w:sz w:val="20"/>
          <w:szCs w:val="20"/>
        </w:rPr>
        <w:t xml:space="preserve"> </w:t>
      </w:r>
      <w:r w:rsidR="00FD452C">
        <w:rPr>
          <w:sz w:val="20"/>
          <w:szCs w:val="20"/>
        </w:rPr>
        <w:fldChar w:fldCharType="begin"/>
      </w:r>
      <w:r w:rsidR="000B7865">
        <w:rPr>
          <w:sz w:val="20"/>
          <w:szCs w:val="20"/>
        </w:rPr>
        <w:instrText xml:space="preserve"> ADDIN ZOTERO_ITEM CSL_CITATION {"citationID":"KpYyevQ7","properties":{"unsorted":false,"formattedCitation":"(2024)","plainCitation":"(2024)","noteIndex":181},"citationItems":[{"id":1328,"uris":["http://zotero.org/users/local/owKliTIb/items/7T29PC6E"],"itemData":{"id":1328,"type":"entry-dictionary","container-title":"Cambridge Dictionary","title":"Love bombing","URL":"https://dictionary.cambridge.org/dictionary/english/love-bombing","author":[{"literal":"Cambridge Dictionary"}],"issued":{"date-parts":[["2024"]]}},"suppress-author":true}],"schema":"https://github.com/citation-style-language/schema/raw/master/csl-citation.json"} </w:instrText>
      </w:r>
      <w:r w:rsidR="00FD452C">
        <w:rPr>
          <w:sz w:val="20"/>
          <w:szCs w:val="20"/>
        </w:rPr>
        <w:fldChar w:fldCharType="separate"/>
      </w:r>
      <w:r w:rsidR="001E1F41" w:rsidRPr="001E1F41">
        <w:rPr>
          <w:rFonts w:ascii="Cambria" w:hAnsi="Cambria"/>
          <w:sz w:val="20"/>
        </w:rPr>
        <w:t>(2024)</w:t>
      </w:r>
      <w:r w:rsidR="00FD452C">
        <w:rPr>
          <w:sz w:val="20"/>
          <w:szCs w:val="20"/>
        </w:rPr>
        <w:fldChar w:fldCharType="end"/>
      </w:r>
      <w:r>
        <w:rPr>
          <w:sz w:val="20"/>
          <w:szCs w:val="20"/>
        </w:rPr>
        <w:t xml:space="preserve"> </w:t>
      </w:r>
      <w:r w:rsidRPr="00C05DCD">
        <w:rPr>
          <w:sz w:val="20"/>
          <w:szCs w:val="20"/>
        </w:rPr>
        <w:t xml:space="preserve">wird </w:t>
      </w:r>
      <w:proofErr w:type="spellStart"/>
      <w:r w:rsidRPr="00C05DCD">
        <w:rPr>
          <w:i/>
          <w:sz w:val="20"/>
          <w:szCs w:val="20"/>
        </w:rPr>
        <w:t>love</w:t>
      </w:r>
      <w:proofErr w:type="spellEnd"/>
      <w:r w:rsidRPr="00C05DCD">
        <w:rPr>
          <w:i/>
          <w:sz w:val="20"/>
          <w:szCs w:val="20"/>
        </w:rPr>
        <w:t xml:space="preserve"> </w:t>
      </w:r>
      <w:proofErr w:type="spellStart"/>
      <w:r w:rsidRPr="00C05DCD">
        <w:rPr>
          <w:i/>
          <w:sz w:val="20"/>
          <w:szCs w:val="20"/>
        </w:rPr>
        <w:t>bombing</w:t>
      </w:r>
      <w:proofErr w:type="spellEnd"/>
      <w:r w:rsidRPr="00C05DCD">
        <w:rPr>
          <w:sz w:val="20"/>
          <w:szCs w:val="20"/>
        </w:rPr>
        <w:t xml:space="preserve"> als Form von emotionalem Missbrauch</w:t>
      </w:r>
      <w:r w:rsidR="008E045B">
        <w:rPr>
          <w:sz w:val="20"/>
          <w:szCs w:val="20"/>
        </w:rPr>
        <w:t xml:space="preserve"> definiert</w:t>
      </w:r>
      <w:r w:rsidRPr="00C05DCD">
        <w:rPr>
          <w:sz w:val="20"/>
          <w:szCs w:val="20"/>
        </w:rPr>
        <w:t xml:space="preserve">, der in religiösen </w:t>
      </w:r>
      <w:r w:rsidR="008E045B">
        <w:rPr>
          <w:sz w:val="20"/>
          <w:szCs w:val="20"/>
        </w:rPr>
        <w:t xml:space="preserve">sowie </w:t>
      </w:r>
      <w:r w:rsidRPr="00C05DCD">
        <w:rPr>
          <w:sz w:val="20"/>
          <w:szCs w:val="20"/>
        </w:rPr>
        <w:t xml:space="preserve">auch in Dating-Kontexten zur Anwendung kommen kann und sich die Vulnerabilität von potentiellen Opfern zu Nutze macht. </w:t>
      </w:r>
      <w:r>
        <w:rPr>
          <w:sz w:val="20"/>
          <w:szCs w:val="20"/>
        </w:rPr>
        <w:t xml:space="preserve"> </w:t>
      </w:r>
    </w:p>
  </w:footnote>
  <w:footnote w:id="181">
    <w:p w14:paraId="1D24F8AD" w14:textId="5B4403FB" w:rsidR="00D90E4F" w:rsidRPr="00A117F0" w:rsidRDefault="00D90E4F" w:rsidP="00E91C72">
      <w:pPr>
        <w:pStyle w:val="Funotentext"/>
        <w:jc w:val="both"/>
        <w:rPr>
          <w:sz w:val="20"/>
          <w:szCs w:val="20"/>
        </w:rPr>
      </w:pPr>
      <w:r w:rsidRPr="00B1150C">
        <w:rPr>
          <w:rStyle w:val="Funotenzeichen"/>
        </w:rPr>
        <w:footnoteRef/>
      </w:r>
      <w:r>
        <w:rPr>
          <w:sz w:val="20"/>
          <w:szCs w:val="20"/>
        </w:rPr>
        <w:t xml:space="preserve"> Hier lässt sich </w:t>
      </w:r>
      <w:r w:rsidRPr="00A117F0">
        <w:rPr>
          <w:sz w:val="20"/>
          <w:szCs w:val="20"/>
        </w:rPr>
        <w:t xml:space="preserve">eine Parallele </w:t>
      </w:r>
      <w:r>
        <w:rPr>
          <w:sz w:val="20"/>
          <w:szCs w:val="20"/>
        </w:rPr>
        <w:t xml:space="preserve">ziehen </w:t>
      </w:r>
      <w:r w:rsidRPr="00A117F0">
        <w:rPr>
          <w:sz w:val="20"/>
          <w:szCs w:val="20"/>
        </w:rPr>
        <w:t>zwischen dem Variations-affirmativen Konzept der Neurodiversität</w:t>
      </w:r>
      <w:r w:rsidR="003839E6">
        <w:rPr>
          <w:sz w:val="20"/>
          <w:szCs w:val="20"/>
        </w:rPr>
        <w:t>,</w:t>
      </w:r>
      <w:r w:rsidRPr="00A117F0">
        <w:rPr>
          <w:sz w:val="20"/>
          <w:szCs w:val="20"/>
        </w:rPr>
        <w:t xml:space="preserve"> </w:t>
      </w:r>
      <w:r>
        <w:rPr>
          <w:sz w:val="20"/>
          <w:szCs w:val="20"/>
        </w:rPr>
        <w:t xml:space="preserve">wie es beispielsweise </w:t>
      </w:r>
      <w:r w:rsidRPr="00A80622">
        <w:rPr>
          <w:sz w:val="20"/>
          <w:szCs w:val="20"/>
        </w:rPr>
        <w:t xml:space="preserve">von Singer </w:t>
      </w:r>
      <w:r w:rsidR="00A80622" w:rsidRPr="00A80622">
        <w:rPr>
          <w:sz w:val="20"/>
          <w:szCs w:val="20"/>
        </w:rPr>
        <w:fldChar w:fldCharType="begin"/>
      </w:r>
      <w:r w:rsidR="000B7865">
        <w:rPr>
          <w:sz w:val="20"/>
          <w:szCs w:val="20"/>
        </w:rPr>
        <w:instrText xml:space="preserve"> ADDIN ZOTERO_ITEM CSL_CITATION {"citationID":"bYVmoHfm","properties":{"unsorted":false,"formattedCitation":"(1999)","plainCitation":"(1999)","noteIndex":182},"citationItems":[{"id":1044,"uris":["http://zotero.org/users/local/owKliTIb/items/DMV64UYY"],"itemData":{"id":1044,"type":"chapter","container-title":"Disability Discourse","page":"59–67","publisher":"Open University Press","publisher-place":"Buckingham, UK","title":"Why can’t you be normal for once in your life? From a problem with no name to the emergence of a new category of difference","author":[{"family":"Singer","given":"Judy"}],"editor":[{"family":"Corker","given":"M"},{"family":"French","given":"S"}],"issued":{"date-parts":[["1999"]]}},"suppress-author":true}],"schema":"https://github.com/citation-style-language/schema/raw/master/csl-citation.json"} </w:instrText>
      </w:r>
      <w:r w:rsidR="00A80622" w:rsidRPr="00A80622">
        <w:rPr>
          <w:sz w:val="20"/>
          <w:szCs w:val="20"/>
        </w:rPr>
        <w:fldChar w:fldCharType="separate"/>
      </w:r>
      <w:r w:rsidR="00A80622" w:rsidRPr="00A80622">
        <w:rPr>
          <w:rFonts w:ascii="Cambria" w:hAnsi="Cambria"/>
          <w:sz w:val="20"/>
        </w:rPr>
        <w:t>(1999)</w:t>
      </w:r>
      <w:r w:rsidR="00A80622" w:rsidRPr="00A80622">
        <w:rPr>
          <w:sz w:val="20"/>
          <w:szCs w:val="20"/>
        </w:rPr>
        <w:fldChar w:fldCharType="end"/>
      </w:r>
      <w:r w:rsidRPr="00A80622">
        <w:rPr>
          <w:sz w:val="20"/>
          <w:szCs w:val="20"/>
        </w:rPr>
        <w:t xml:space="preserve"> und Chapman</w:t>
      </w:r>
      <w:r w:rsidR="00A80622">
        <w:rPr>
          <w:sz w:val="20"/>
          <w:szCs w:val="20"/>
        </w:rPr>
        <w:t xml:space="preserve"> </w:t>
      </w:r>
      <w:r w:rsidR="00A80622">
        <w:rPr>
          <w:sz w:val="20"/>
          <w:szCs w:val="20"/>
        </w:rPr>
        <w:fldChar w:fldCharType="begin"/>
      </w:r>
      <w:r w:rsidR="000B7865">
        <w:rPr>
          <w:sz w:val="20"/>
          <w:szCs w:val="20"/>
        </w:rPr>
        <w:instrText xml:space="preserve"> ADDIN ZOTERO_ITEM CSL_CITATION {"citationID":"bReBosnJ","properties":{"unsorted":false,"formattedCitation":"(2023)","plainCitation":"(2023)","noteIndex":182},"citationItems":[{"id":69,"uris":["http://zotero.org/users/local/owKliTIb/items/3HYPBFU8"],"itemData":{"id":69,"type":"book","publisher":"Pluto Press","title":"Empire of Normality: Neurodiversity and Capitalism","author":[{"family":"Chapman","given":"R."}],"issued":{"date-parts":[["2023"]]}},"suppress-author":true}],"schema":"https://github.com/citation-style-language/schema/raw/master/csl-citation.json"} </w:instrText>
      </w:r>
      <w:r w:rsidR="00A80622">
        <w:rPr>
          <w:sz w:val="20"/>
          <w:szCs w:val="20"/>
        </w:rPr>
        <w:fldChar w:fldCharType="separate"/>
      </w:r>
      <w:r w:rsidR="00A80622" w:rsidRPr="00A80622">
        <w:rPr>
          <w:rFonts w:ascii="Cambria" w:hAnsi="Cambria"/>
          <w:sz w:val="20"/>
        </w:rPr>
        <w:t>(2023)</w:t>
      </w:r>
      <w:r w:rsidR="00A80622">
        <w:rPr>
          <w:sz w:val="20"/>
          <w:szCs w:val="20"/>
        </w:rPr>
        <w:fldChar w:fldCharType="end"/>
      </w:r>
      <w:r w:rsidRPr="00A80622">
        <w:rPr>
          <w:sz w:val="20"/>
          <w:szCs w:val="20"/>
        </w:rPr>
        <w:t xml:space="preserve"> konzeptualisiert wird und Intergeschlechtlichkeit als Form körpergeschlechtlicher</w:t>
      </w:r>
      <w:r w:rsidRPr="00A117F0">
        <w:rPr>
          <w:sz w:val="20"/>
          <w:szCs w:val="20"/>
        </w:rPr>
        <w:t xml:space="preserve"> Diversität.</w:t>
      </w:r>
    </w:p>
  </w:footnote>
  <w:footnote w:id="182">
    <w:p w14:paraId="21FD6A69" w14:textId="2AB43611" w:rsidR="00631021" w:rsidRDefault="00631021" w:rsidP="00631021">
      <w:pPr>
        <w:pStyle w:val="Funotentext"/>
        <w:jc w:val="both"/>
        <w:rPr>
          <w:sz w:val="20"/>
          <w:szCs w:val="20"/>
        </w:rPr>
      </w:pPr>
      <w:r w:rsidRPr="00B1150C">
        <w:rPr>
          <w:rStyle w:val="Funotenzeichen"/>
        </w:rPr>
        <w:footnoteRef/>
      </w:r>
      <w:r>
        <w:rPr>
          <w:sz w:val="20"/>
          <w:szCs w:val="20"/>
        </w:rPr>
        <w:t xml:space="preserve"> Während des zweiten Weltkriegs war die sog</w:t>
      </w:r>
      <w:r w:rsidR="0017683E">
        <w:rPr>
          <w:sz w:val="20"/>
          <w:szCs w:val="20"/>
        </w:rPr>
        <w:t>.</w:t>
      </w:r>
      <w:r>
        <w:rPr>
          <w:sz w:val="20"/>
          <w:szCs w:val="20"/>
        </w:rPr>
        <w:t xml:space="preserve"> Deutsche Volksgruppe in Rumänien überwiegend mit dem nationalsozialistischen Regime verbunden, wobei Männer in hoher Zahl als sog</w:t>
      </w:r>
      <w:r w:rsidR="001F1CAC">
        <w:rPr>
          <w:sz w:val="20"/>
          <w:szCs w:val="20"/>
        </w:rPr>
        <w:t>.</w:t>
      </w:r>
      <w:r>
        <w:rPr>
          <w:sz w:val="20"/>
          <w:szCs w:val="20"/>
        </w:rPr>
        <w:t xml:space="preserve"> Volksdeutsche freiwillig der Waffen-SS beitraten</w:t>
      </w:r>
      <w:r w:rsidR="00AD7B2F">
        <w:rPr>
          <w:sz w:val="20"/>
          <w:szCs w:val="20"/>
        </w:rPr>
        <w:t xml:space="preserve"> </w:t>
      </w:r>
      <w:r w:rsidR="00EC457F">
        <w:rPr>
          <w:sz w:val="20"/>
          <w:szCs w:val="20"/>
        </w:rPr>
        <w:fldChar w:fldCharType="begin"/>
      </w:r>
      <w:r w:rsidR="000B7865">
        <w:rPr>
          <w:sz w:val="20"/>
          <w:szCs w:val="20"/>
        </w:rPr>
        <w:instrText xml:space="preserve"> ADDIN ZOTERO_ITEM CSL_CITATION {"citationID":"7ULhEEug","properties":{"unsorted":false,"formattedCitation":"(Milata 2009, 35\\uc0\\u8211{}37; G. Weber u.\\uc0\\u160{}a. 2003, 137)","plainCitation":"(Milata 2009, 35–37; G. Weber u. a. 2003, 137)","dontUpdate":true,"noteIndex":183},"citationItems":[{"id":1079,"uris":["http://zotero.org/users/local/owKliTIb/items/QJBLU4CN"],"itemData":{"id":1079,"type":"book","publisher":"Böhlau","publisher-place":"Wien/Köln/Weimar","title":"Zwischen Hitler, Stalin und Antonescu. Rumäniendeutsche in der Waf-fen-SS.","author":[{"family":"Milata","given":"Paul"}],"issued":{"date-parts":[["2009"]]}},"locator":"35-37","label":"page"},{"id":1105,"uris":["http://zotero.org/users/local/owKliTIb/items/JNYIAZX8"],"itemData":{"id":1105,"type":"book","publisher":"Westdeutscher Verlag","publisher-place":"Wiesbaden","title":"Emigration der Siebenbürger Sachsen. Studien zu Ost-West-Wanderungen im 20. Jahrhundert","author":[{"family":"Weber","given":"Georg"},{"family":"Nassehi","given":"Armin"},{"family":"Weber-Schlenther","given":"Renate"},{"family":"Sill","given":"Oliver"},{"family":"Kneer","given":"Georg"},{"family":"Nollmann","given":"Gerd"},{"family":"Saake","given":"Irmhild"}],"issued":{"date-parts":[["2003"]]}},"locator":"137","label":"page"}],"schema":"https://github.com/citation-style-language/schema/raw/master/csl-citation.json"} </w:instrText>
      </w:r>
      <w:r w:rsidR="00EC457F">
        <w:rPr>
          <w:sz w:val="20"/>
          <w:szCs w:val="20"/>
        </w:rPr>
        <w:fldChar w:fldCharType="separate"/>
      </w:r>
      <w:r w:rsidR="00EC457F" w:rsidRPr="00EC457F">
        <w:rPr>
          <w:rFonts w:ascii="Cambria" w:hAnsi="Cambria" w:cs="Times New Roman"/>
          <w:sz w:val="20"/>
        </w:rPr>
        <w:t>(</w:t>
      </w:r>
      <w:r w:rsidR="0017683E">
        <w:rPr>
          <w:rFonts w:ascii="Cambria" w:hAnsi="Cambria" w:cs="Times New Roman"/>
          <w:sz w:val="20"/>
        </w:rPr>
        <w:t xml:space="preserve">vgl. </w:t>
      </w:r>
      <w:proofErr w:type="spellStart"/>
      <w:r w:rsidR="00EC457F" w:rsidRPr="00EC457F">
        <w:rPr>
          <w:rFonts w:ascii="Cambria" w:hAnsi="Cambria" w:cs="Times New Roman"/>
          <w:sz w:val="20"/>
        </w:rPr>
        <w:t>Milata</w:t>
      </w:r>
      <w:proofErr w:type="spellEnd"/>
      <w:r w:rsidR="00EC457F" w:rsidRPr="00EC457F">
        <w:rPr>
          <w:rFonts w:ascii="Cambria" w:hAnsi="Cambria" w:cs="Times New Roman"/>
          <w:sz w:val="20"/>
        </w:rPr>
        <w:t xml:space="preserve"> 2009, 35</w:t>
      </w:r>
      <w:r w:rsidR="0017683E">
        <w:rPr>
          <w:rFonts w:ascii="Cambria" w:hAnsi="Cambria" w:cs="Times New Roman"/>
          <w:sz w:val="20"/>
        </w:rPr>
        <w:t>ff.</w:t>
      </w:r>
      <w:r w:rsidR="00EC457F" w:rsidRPr="00EC457F">
        <w:rPr>
          <w:rFonts w:ascii="Cambria" w:hAnsi="Cambria" w:cs="Times New Roman"/>
          <w:sz w:val="20"/>
        </w:rPr>
        <w:t xml:space="preserve">; Weber </w:t>
      </w:r>
      <w:r w:rsidR="00EC457F">
        <w:rPr>
          <w:rFonts w:ascii="Cambria" w:hAnsi="Cambria" w:cs="Times New Roman"/>
          <w:sz w:val="20"/>
        </w:rPr>
        <w:t xml:space="preserve">et </w:t>
      </w:r>
      <w:r w:rsidR="00EC457F" w:rsidRPr="00EC457F">
        <w:rPr>
          <w:rFonts w:ascii="Cambria" w:hAnsi="Cambria" w:cs="Times New Roman"/>
          <w:sz w:val="20"/>
        </w:rPr>
        <w:t>a</w:t>
      </w:r>
      <w:r w:rsidR="00EC457F">
        <w:rPr>
          <w:rFonts w:ascii="Cambria" w:hAnsi="Cambria" w:cs="Times New Roman"/>
          <w:sz w:val="20"/>
        </w:rPr>
        <w:t>l</w:t>
      </w:r>
      <w:r w:rsidR="00EC457F" w:rsidRPr="00EC457F">
        <w:rPr>
          <w:rFonts w:ascii="Cambria" w:hAnsi="Cambria" w:cs="Times New Roman"/>
          <w:sz w:val="20"/>
        </w:rPr>
        <w:t>. 2003, 137)</w:t>
      </w:r>
      <w:r w:rsidR="00EC457F">
        <w:rPr>
          <w:sz w:val="20"/>
          <w:szCs w:val="20"/>
        </w:rPr>
        <w:fldChar w:fldCharType="end"/>
      </w:r>
      <w:r w:rsidR="00EC457F">
        <w:rPr>
          <w:sz w:val="20"/>
          <w:szCs w:val="20"/>
        </w:rPr>
        <w:t>.</w:t>
      </w:r>
    </w:p>
  </w:footnote>
  <w:footnote w:id="183">
    <w:p w14:paraId="11E7F273" w14:textId="3B74FA8B" w:rsidR="00631021" w:rsidRDefault="00631021" w:rsidP="00631021">
      <w:pPr>
        <w:pStyle w:val="Funotentext"/>
        <w:jc w:val="both"/>
        <w:rPr>
          <w:sz w:val="20"/>
          <w:szCs w:val="20"/>
        </w:rPr>
      </w:pPr>
      <w:r w:rsidRPr="00B1150C">
        <w:rPr>
          <w:rStyle w:val="Funotenzeichen"/>
        </w:rPr>
        <w:footnoteRef/>
      </w:r>
      <w:r>
        <w:rPr>
          <w:sz w:val="20"/>
          <w:szCs w:val="20"/>
        </w:rPr>
        <w:t xml:space="preserve"> Krämer</w:t>
      </w:r>
      <w:r w:rsidR="00474A64">
        <w:rPr>
          <w:sz w:val="20"/>
          <w:szCs w:val="20"/>
        </w:rPr>
        <w:t xml:space="preserve"> </w:t>
      </w:r>
      <w:r w:rsidR="008F0E02">
        <w:rPr>
          <w:sz w:val="20"/>
          <w:szCs w:val="20"/>
        </w:rPr>
        <w:fldChar w:fldCharType="begin"/>
      </w:r>
      <w:r w:rsidR="000B7865">
        <w:rPr>
          <w:sz w:val="20"/>
          <w:szCs w:val="20"/>
        </w:rPr>
        <w:instrText xml:space="preserve"> ADDIN ZOTERO_ITEM CSL_CITATION {"citationID":"WI4fGReA","properties":{"unsorted":false,"formattedCitation":"(2021)","plainCitation":"(2021)","noteIndex":184},"citationItems":[{"id":209,"uris":["http://zotero.org/users/local/owKliTIb/items/3PEFNBFD","http://zotero.org/users/local/owKliTIb/items/3A2ZGMVW"],"itemData":{"id":209,"type":"book","publisher":"Springer VS","publisher-place":"Wiesbaden","title":"Geschlecht als Zäsur. Zum Alltagserleben von Eltern intergeschlechtlicher Kinder","author":[{"family":"Krämer","given":"Anike"}],"issued":{"date-parts":[["2021"]]}},"suppress-author":true}],"schema":"https://github.com/citation-style-language/schema/raw/master/csl-citation.json"} </w:instrText>
      </w:r>
      <w:r w:rsidR="008F0E02">
        <w:rPr>
          <w:sz w:val="20"/>
          <w:szCs w:val="20"/>
        </w:rPr>
        <w:fldChar w:fldCharType="separate"/>
      </w:r>
      <w:r w:rsidR="00E52A15" w:rsidRPr="00E52A15">
        <w:rPr>
          <w:rFonts w:ascii="Cambria" w:hAnsi="Cambria"/>
          <w:sz w:val="20"/>
        </w:rPr>
        <w:t>(2021)</w:t>
      </w:r>
      <w:r w:rsidR="008F0E02">
        <w:rPr>
          <w:sz w:val="20"/>
          <w:szCs w:val="20"/>
        </w:rPr>
        <w:fldChar w:fldCharType="end"/>
      </w:r>
      <w:r>
        <w:rPr>
          <w:sz w:val="20"/>
          <w:szCs w:val="20"/>
        </w:rPr>
        <w:t xml:space="preserve"> verweist in Bezug auf Schütz und Luckmann auf die Relevanz von häufig unverfügbaren lebensweltlichen Wissensvorräten bezüglich Intergeschlechtlichkeit, </w:t>
      </w:r>
      <w:r w:rsidR="00CE4DBD">
        <w:rPr>
          <w:sz w:val="20"/>
          <w:szCs w:val="20"/>
        </w:rPr>
        <w:t xml:space="preserve"> </w:t>
      </w:r>
      <w:r>
        <w:rPr>
          <w:sz w:val="20"/>
          <w:szCs w:val="20"/>
        </w:rPr>
        <w:t>wenn Eltern mit einer bei der Geburt ihres Kindes diagnostizierten Variation konfrontiert sind. Krämer versteht die Diagnostizierung des Kindes als eine von den Eltern erlebte Routineunterbrechung, die deren bisherigen Lebensweltbezug in Frage stellt (vgl. Krämer 2021,113, Schütz</w:t>
      </w:r>
      <w:r w:rsidR="00CE4DBD">
        <w:rPr>
          <w:sz w:val="20"/>
          <w:szCs w:val="20"/>
        </w:rPr>
        <w:t xml:space="preserve">, </w:t>
      </w:r>
      <w:r>
        <w:rPr>
          <w:sz w:val="20"/>
          <w:szCs w:val="20"/>
        </w:rPr>
        <w:t>Luckmann 2003, 33, zitiert nach ebd.).</w:t>
      </w:r>
    </w:p>
  </w:footnote>
  <w:footnote w:id="184">
    <w:p w14:paraId="0A4CD104" w14:textId="525D4D73" w:rsidR="00631021" w:rsidRDefault="00631021" w:rsidP="00631021">
      <w:pPr>
        <w:pStyle w:val="Funotentext"/>
        <w:rPr>
          <w:sz w:val="20"/>
          <w:szCs w:val="20"/>
        </w:rPr>
      </w:pPr>
      <w:r w:rsidRPr="00B1150C">
        <w:rPr>
          <w:rStyle w:val="Funotenzeichen"/>
        </w:rPr>
        <w:footnoteRef/>
      </w:r>
      <w:r>
        <w:rPr>
          <w:sz w:val="20"/>
          <w:szCs w:val="20"/>
        </w:rPr>
        <w:t xml:space="preserve"> Dabei wird die Geschlechtszuweisung eines intergeschlechtlichen Kindes </w:t>
      </w:r>
      <w:r w:rsidR="009B4E77">
        <w:rPr>
          <w:sz w:val="20"/>
          <w:szCs w:val="20"/>
        </w:rPr>
        <w:t xml:space="preserve">ebenfalls </w:t>
      </w:r>
      <w:r>
        <w:rPr>
          <w:sz w:val="20"/>
          <w:szCs w:val="20"/>
        </w:rPr>
        <w:t xml:space="preserve">unter den pädiatrischen Notfälle aufgelistet </w:t>
      </w:r>
      <w:r w:rsidR="00A13A08">
        <w:rPr>
          <w:sz w:val="20"/>
          <w:szCs w:val="20"/>
        </w:rPr>
        <w:fldChar w:fldCharType="begin"/>
      </w:r>
      <w:r w:rsidR="000B7865">
        <w:rPr>
          <w:sz w:val="20"/>
          <w:szCs w:val="20"/>
        </w:rPr>
        <w:instrText xml:space="preserve"> ADDIN ZOTERO_ITEM CSL_CITATION {"citationID":"PQ5iW3e5","properties":{"unsorted":false,"formattedCitation":"(vgl. M\\uc0\\u252{}hlendahl 1991)","plainCitation":"(vgl. Mühlendahl 1991)","noteIndex":185},"citationItems":[{"id":1384,"uris":["http://zotero.org/users/local/owKliTIb/items/88LP2QKT"],"itemData":{"id":1384,"type":"chapter","container-title":"Pädiatrische Notfälle","page":"21-24","publisher-place":"Jena","title":"Intersexuelles Genitale beim Neugeborenen","author":[{"family":"Mühlendahl","given":"Karl Ernst","dropping-particle":"von"}],"editor":[{"family":"Mühlendahl","given":"Karl Ernst","dropping-particle":"von"},{"family":"Steiniger","given":"Udo"}],"issued":{"date-parts":[["1991"]]}},"prefix":"vgl."}],"schema":"https://github.com/citation-style-language/schema/raw/master/csl-citation.json"} </w:instrText>
      </w:r>
      <w:r w:rsidR="00A13A08">
        <w:rPr>
          <w:sz w:val="20"/>
          <w:szCs w:val="20"/>
        </w:rPr>
        <w:fldChar w:fldCharType="separate"/>
      </w:r>
      <w:r w:rsidR="00A13A08" w:rsidRPr="00A13A08">
        <w:rPr>
          <w:rFonts w:ascii="Cambria" w:hAnsi="Cambria" w:cs="Times New Roman"/>
          <w:sz w:val="20"/>
        </w:rPr>
        <w:t>(vgl. Mühlendahl 1991)</w:t>
      </w:r>
      <w:r w:rsidR="00A13A08">
        <w:rPr>
          <w:sz w:val="20"/>
          <w:szCs w:val="20"/>
        </w:rPr>
        <w:fldChar w:fldCharType="end"/>
      </w:r>
      <w:r w:rsidR="00A13A08">
        <w:rPr>
          <w:sz w:val="20"/>
          <w:szCs w:val="20"/>
        </w:rPr>
        <w:t>.</w:t>
      </w:r>
    </w:p>
  </w:footnote>
  <w:footnote w:id="185">
    <w:p w14:paraId="3FFB3283" w14:textId="2B4F4F4E" w:rsidR="00631021" w:rsidRDefault="00631021" w:rsidP="000A5CBF">
      <w:pPr>
        <w:pStyle w:val="Funotentext"/>
        <w:jc w:val="both"/>
        <w:rPr>
          <w:sz w:val="20"/>
          <w:szCs w:val="20"/>
        </w:rPr>
      </w:pPr>
      <w:r w:rsidRPr="00B1150C">
        <w:rPr>
          <w:rStyle w:val="Funotenzeichen"/>
        </w:rPr>
        <w:footnoteRef/>
      </w:r>
      <w:r>
        <w:rPr>
          <w:sz w:val="20"/>
          <w:szCs w:val="20"/>
        </w:rPr>
        <w:t xml:space="preserve"> </w:t>
      </w:r>
      <w:r>
        <w:rPr>
          <w:rStyle w:val="s1"/>
          <w:rFonts w:eastAsia="Times New Roman" w:cs="Times New Roman"/>
          <w:sz w:val="20"/>
          <w:szCs w:val="20"/>
        </w:rPr>
        <w:t>Der Geschlechtseintrag musste nach dem zum Zeitpunkt von Alex Geburt gültigen §18 des Personenstandsgesetzes innerhalb einer Woche erfolgen</w:t>
      </w:r>
      <w:r w:rsidR="008D741C">
        <w:rPr>
          <w:rStyle w:val="s1"/>
          <w:rFonts w:eastAsia="Times New Roman" w:cs="Times New Roman"/>
          <w:sz w:val="20"/>
          <w:szCs w:val="20"/>
        </w:rPr>
        <w:t xml:space="preserve"> </w:t>
      </w:r>
      <w:r w:rsidR="009A78EA">
        <w:rPr>
          <w:rStyle w:val="s1"/>
          <w:rFonts w:eastAsia="Times New Roman" w:cs="Times New Roman"/>
          <w:sz w:val="20"/>
          <w:szCs w:val="20"/>
        </w:rPr>
        <w:t xml:space="preserve">(vgl. DGKC </w:t>
      </w:r>
      <w:r w:rsidR="00A077BE">
        <w:rPr>
          <w:rStyle w:val="s1"/>
          <w:rFonts w:eastAsia="Times New Roman" w:cs="Times New Roman"/>
          <w:sz w:val="20"/>
          <w:szCs w:val="20"/>
        </w:rPr>
        <w:t>2002</w:t>
      </w:r>
      <w:r w:rsidR="009A78EA">
        <w:rPr>
          <w:rStyle w:val="s1"/>
          <w:rFonts w:eastAsia="Times New Roman" w:cs="Times New Roman"/>
          <w:sz w:val="20"/>
          <w:szCs w:val="20"/>
        </w:rPr>
        <w:t>)</w:t>
      </w:r>
      <w:r>
        <w:rPr>
          <w:rStyle w:val="s1"/>
          <w:rFonts w:eastAsia="Times New Roman" w:cs="Times New Roman"/>
          <w:sz w:val="20"/>
          <w:szCs w:val="20"/>
        </w:rPr>
        <w:t>.</w:t>
      </w:r>
    </w:p>
  </w:footnote>
  <w:footnote w:id="186">
    <w:p w14:paraId="654A1278" w14:textId="33E85AB4" w:rsidR="00631021" w:rsidRDefault="00631021" w:rsidP="00631021">
      <w:pPr>
        <w:pStyle w:val="Funotentext"/>
        <w:rPr>
          <w:sz w:val="20"/>
          <w:szCs w:val="20"/>
        </w:rPr>
      </w:pPr>
      <w:r w:rsidRPr="00B1150C">
        <w:rPr>
          <w:rStyle w:val="Funotenzeichen"/>
        </w:rPr>
        <w:footnoteRef/>
      </w:r>
      <w:r>
        <w:rPr>
          <w:sz w:val="20"/>
          <w:szCs w:val="20"/>
        </w:rPr>
        <w:t xml:space="preserve"> </w:t>
      </w:r>
      <w:r>
        <w:rPr>
          <w:rStyle w:val="s1"/>
          <w:rFonts w:eastAsia="Times New Roman" w:cs="Times New Roman"/>
          <w:sz w:val="20"/>
          <w:szCs w:val="20"/>
        </w:rPr>
        <w:t xml:space="preserve">Da Alex zwar ankündigt</w:t>
      </w:r>
      <w:r>
        <w:rPr>
          <w:rStyle w:val="s1"/>
          <w:rFonts w:eastAsia="Times New Roman" w:cs="Times New Roman"/>
          <w:sz w:val="20"/>
          <w:szCs w:val="20"/>
        </w:rPr>
        <w:t xml:space="preserve"> mir die diesbezüglichen Arztbriefe </w:t>
      </w:r>
      <w:del w:id="1000361" w:author="Claude Lektorat" w:date="2026-06-30T12:18:05Z">
        <w:r>
          <w:rPr>
            <w:rStyle w:val="s1"/>
            <w:rFonts w:eastAsia="Times New Roman" w:cs="Times New Roman"/>
            <w:sz w:val="20"/>
            <w:szCs w:val="20"/>
          </w:rPr>
          <w:delText xml:space="preserve">zuschicken</w:delText>
        </w:r>
      </w:del>
      <w:ins w:id="1000362" w:author="Claude Lektorat" w:date="2026-06-30T12:18:05Z">
        <w:r>
          <w:rPr>
            <w:rStyle w:val="s1"/>
            <w:rFonts w:eastAsia="Times New Roman" w:cs="Times New Roman"/>
            <w:sz w:val="20"/>
            <w:szCs w:val="20"/>
          </w:rPr>
          <w:t xml:space="preserve">zuzuschicken</w:t>
        </w:r>
      </w:ins>
      <w:r>
        <w:rPr>
          <w:rStyle w:val="s1"/>
          <w:rFonts w:eastAsia="Times New Roman" w:cs="Times New Roman"/>
          <w:sz w:val="20"/>
          <w:szCs w:val="20"/>
        </w:rPr>
        <w:t xml:space="preserve">, dies aber nicht tut, liegt hier kein </w:t>
      </w:r>
      <w:r>
        <w:rPr>
          <w:rStyle w:val="s1"/>
          <w:rFonts w:eastAsia="Times New Roman" w:cs="Times New Roman"/>
          <w:sz w:val="20"/>
          <w:szCs w:val="20"/>
        </w:rPr>
        <w:t xml:space="preserve">weiteres </w:t>
      </w:r>
      <w:r>
        <w:rPr>
          <w:rStyle w:val="s1"/>
          <w:rFonts w:eastAsia="Times New Roman" w:cs="Times New Roman"/>
          <w:sz w:val="20"/>
          <w:szCs w:val="20"/>
        </w:rPr>
        <w:t xml:space="preserve">Datenmaterial vor.</w:t>
      </w:r>
    </w:p>
  </w:footnote>
  <w:footnote w:id="187">
    <w:p w14:paraId="65B37E9A" w14:textId="1BBEB2A6" w:rsidR="00631021" w:rsidRDefault="00631021" w:rsidP="00631021">
      <w:pPr>
        <w:pStyle w:val="Funotentext"/>
        <w:jc w:val="both"/>
        <w:rPr>
          <w:sz w:val="20"/>
          <w:szCs w:val="20"/>
        </w:rPr>
      </w:pPr>
      <w:r w:rsidRPr="00B1150C">
        <w:rPr>
          <w:rStyle w:val="Funotenzeichen"/>
        </w:rPr>
        <w:footnoteRef/>
      </w:r>
      <w:r>
        <w:t xml:space="preserve"> </w:t>
      </w:r>
      <w:r>
        <w:rPr>
          <w:sz w:val="20"/>
          <w:szCs w:val="20"/>
        </w:rPr>
        <w:t xml:space="preserve">Gemäß BGB § 1666 ist ein abgestufter Maßnahmenkatalog vorgesehen, bevor es zu einem partiellen oder kompletten Entzug des Sorgerechts durch das Jugendamt kommt. Dazu gehört die Auflage</w:t>
      </w:r>
      <w:r>
        <w:rPr>
          <w:sz w:val="20"/>
          <w:szCs w:val="20"/>
        </w:rPr>
        <w:t xml:space="preserve"> öffentliche Hilfen der Kinder- und Jugend- sowie der Gesundheitsfürsorge wahrzunehmen </w:t>
      </w:r>
      <w:r w:rsidR="007501D1">
        <w:rPr>
          <w:sz w:val="20"/>
          <w:szCs w:val="20"/>
        </w:rPr>
        <w:fldChar w:fldCharType="begin"/>
      </w:r>
      <w:r w:rsidR="000B7865">
        <w:rPr>
          <w:sz w:val="20"/>
          <w:szCs w:val="20"/>
        </w:rPr>
        <w:instrText xml:space="preserve"> ADDIN ZOTERO_ITEM CSL_CITATION {"citationID":"E8aoexSa","properties":{"unsorted":false,"formattedCitation":"(vgl. BGB 2024)","plainCitation":"(vgl. BGB 2024)","noteIndex":188},"citationItems":[{"id":1389,"uris":["http://zotero.org/users/local/owKliTIb/items/3DZ49DPS"],"itemData":{"id":1389,"type":"chapter","container-title":"Münchener Kommentar zum Bürgerlichen Gesetzbuch","edition":"9. Auflage","publisher":"C.H. Beck","publisher-place":"München","title":"Kommentierung zu § 1666 BGB","URL":"https://beck.de","volume":"Band 10","author":[{"family":"Volke","given":"Axel"}],"editor":[{"family":"Säcker","given":"Franz Jürgen"},{"family":"Rixecker","given":"Roland"},{"family":"Oetker","given":"Hartmut"},{"family":"Limperg","given":"Bettina"}],"issued":{"date-parts":[["2024"]]}},"suppress-author":true,"prefix":"vgl. BGB"}],"schema":"https://github.com/citation-style-language/schema/raw/master/csl-citation.json"} </w:instrText>
      </w:r>
      <w:r w:rsidR="007501D1">
        <w:rPr>
          <w:sz w:val="20"/>
          <w:szCs w:val="20"/>
        </w:rPr>
        <w:fldChar w:fldCharType="separate"/>
      </w:r>
      <w:r>
        <w:rPr>
          <w:rFonts w:ascii="Cambria" w:hAnsi="Cambria"/>
          <w:sz w:val="20"/>
        </w:rPr>
        <w:t xml:space="preserve">(vgl. BGB 2024)</w:t>
      </w:r>
      <w:r w:rsidR="007501D1">
        <w:rPr>
          <w:sz w:val="20"/>
          <w:szCs w:val="20"/>
        </w:rPr>
        <w:fldChar w:fldCharType="end"/>
      </w:r>
      <w:r>
        <w:rPr>
          <w:sz w:val="20"/>
          <w:szCs w:val="20"/>
        </w:rPr>
        <w:t xml:space="preserve">.</w:t>
      </w:r>
    </w:p>
  </w:footnote>
  <w:footnote w:id="188">
    <w:p w14:paraId="269BD782" w14:textId="545BF5B0" w:rsidR="00397893" w:rsidRPr="00397893" w:rsidRDefault="00631021" w:rsidP="00631021">
      <w:pPr>
        <w:pStyle w:val="Funotentext"/>
        <w:jc w:val="both"/>
        <w:rPr>
          <w:rFonts w:eastAsia="Times New Roman" w:cs="Times New Roman"/>
          <w:sz w:val="20"/>
          <w:szCs w:val="20"/>
        </w:rPr>
      </w:pPr>
      <w:r w:rsidRPr="00B1150C">
        <w:rPr>
          <w:rStyle w:val="Funotenzeichen"/>
        </w:rPr>
        <w:footnoteRef/>
      </w:r>
      <w:r>
        <w:rPr>
          <w:sz w:val="20"/>
          <w:szCs w:val="20"/>
        </w:rPr>
        <w:t xml:space="preserve"> </w:t>
      </w:r>
      <w:r>
        <w:rPr>
          <w:rStyle w:val="s1"/>
          <w:rFonts w:eastAsia="Times New Roman" w:cs="Times New Roman"/>
          <w:sz w:val="20"/>
          <w:szCs w:val="20"/>
        </w:rPr>
        <w:t xml:space="preserve">Die damaligen Behandlungsempfehlungen sehen bei männlich </w:t>
      </w:r>
      <w:del w:id="1000363" w:author="Claude Lektorat" w:date="2026-06-30T12:18:05Z">
        <w:r>
          <w:rPr>
            <w:rStyle w:val="s1"/>
            <w:rFonts w:eastAsia="Times New Roman" w:cs="Times New Roman"/>
            <w:sz w:val="20"/>
            <w:szCs w:val="20"/>
          </w:rPr>
          <w:delText xml:space="preserve">zugewiesen</w:delText>
        </w:r>
      </w:del>
      <w:ins w:id="1000364" w:author="Claude Lektorat" w:date="2026-06-30T12:18:05Z">
        <w:r>
          <w:rPr>
            <w:rStyle w:val="s1"/>
            <w:rFonts w:eastAsia="Times New Roman" w:cs="Times New Roman"/>
            <w:sz w:val="20"/>
            <w:szCs w:val="20"/>
          </w:rPr>
          <w:t xml:space="preserve">zugewiesenen</w:t>
        </w:r>
      </w:ins>
      <w:r>
        <w:rPr>
          <w:rStyle w:val="s1"/>
          <w:rFonts w:eastAsia="Times New Roman" w:cs="Times New Roman"/>
          <w:sz w:val="20"/>
          <w:szCs w:val="20"/>
        </w:rPr>
        <w:t xml:space="preserve"> intergeschlechtlichen Kindern zunächst eine Behandlung mit Testosteron vor, die „den </w:t>
      </w:r>
      <w:r>
        <w:rPr>
          <w:rFonts w:cs="Times New Roman"/>
          <w:sz w:val="20"/>
          <w:szCs w:val="20"/>
        </w:rPr>
        <w:t xml:space="preserve">Phallus im Säuglingsalter durch eine Testosterontherapie vergrößert</w:t>
      </w:r>
      <w:del w:id="1000365" w:author="Claude Lektorat" w:date="2026-06-30T12:18:05Z">
        <w:r>
          <w:rPr>
            <w:rFonts w:cs="Times New Roman"/>
            <w:sz w:val="20"/>
            <w:szCs w:val="20"/>
          </w:rPr>
          <w:delText xml:space="preserve">”</w:delText>
        </w:r>
      </w:del>
      <w:ins w:id="1000366" w:author="Claude Lektorat" w:date="2026-06-30T12:18:05Z">
        <w:r>
          <w:rPr>
            <w:rFonts w:cs="Times New Roman"/>
            <w:sz w:val="20"/>
            <w:szCs w:val="20"/>
          </w:rPr>
          <w:t xml:space="preserve">“</w:t>
        </w:r>
      </w:ins>
      <w:r>
        <w:rPr>
          <w:rFonts w:cs="Times New Roman"/>
          <w:sz w:val="20"/>
          <w:szCs w:val="20"/>
        </w:rPr>
        <w:t xml:space="preserve"> und eine anschließende </w:t>
      </w:r>
      <w:r>
        <w:rPr>
          <w:rFonts w:cs="Times New Roman"/>
          <w:sz w:val="20"/>
          <w:szCs w:val="20"/>
        </w:rPr>
        <w:t xml:space="preserve">„</w:t>
      </w:r>
      <w:r>
        <w:rPr>
          <w:rFonts w:cs="Times New Roman"/>
          <w:sz w:val="20"/>
          <w:szCs w:val="20"/>
        </w:rPr>
        <w:t xml:space="preserve">operative Vermännlichung</w:t>
      </w:r>
      <w:r>
        <w:rPr>
          <w:rFonts w:cs="Times New Roman"/>
          <w:sz w:val="20"/>
          <w:szCs w:val="20"/>
        </w:rPr>
        <w:t xml:space="preserve">“</w:t>
      </w:r>
      <w:r>
        <w:rPr>
          <w:rFonts w:cs="Times New Roman"/>
          <w:sz w:val="20"/>
          <w:szCs w:val="20"/>
        </w:rPr>
        <w:t xml:space="preserve"> </w:t>
      </w:r>
      <w:r w:rsidR="0097722C">
        <w:rPr>
          <w:rFonts w:cs="Times New Roman"/>
          <w:sz w:val="20"/>
          <w:szCs w:val="20"/>
        </w:rPr>
        <w:fldChar w:fldCharType="begin"/>
      </w:r>
      <w:r w:rsidR="000B7865">
        <w:rPr>
          <w:rFonts w:cs="Times New Roman"/>
          <w:sz w:val="20"/>
          <w:szCs w:val="20"/>
        </w:rPr>
        <w:instrText xml:space="preserve"> ADDIN ZOTERO_ITEM CSL_CITATION {"citationID":"JONpoOZW","properties":{"unsorted":false,"formattedCitation":"(vgl. Sinnecker 2002, 182, zitiert nach Kl\\uc0\\u246{}ppel 2010, 26)","plainCitation":"(vgl. Sinnecker 2002, 182, zitiert nach Klöppel 2010, 26)","noteIndex":189},"citationItems":[{"id":855,"uris":["http://zotero.org/users/local/owKliTIb/items/9P2YM8AS"],"itemData":{"id":855,"type":"book","publisher":"transcript","publisher-place":"Bielefeld","title":"XXOXY ungelöst. Hermaphroditismus, Sex und Gender in der deutschen Medizin","author":[{"family":"Klöppel","given":"Ulrike"}],"issued":{"date-parts":[["2010"]]}},"locator":"26","label":"page","prefix":"vgl. Sinnecker 2002, 182, zitiert nach"}],"schema":"https://github.com/citation-style-language/schema/raw/master/csl-citation.json"} </w:instrText>
      </w:r>
      <w:r w:rsidR="0097722C">
        <w:rPr>
          <w:rFonts w:cs="Times New Roman"/>
          <w:sz w:val="20"/>
          <w:szCs w:val="20"/>
        </w:rPr>
        <w:fldChar w:fldCharType="separate"/>
      </w:r>
      <w:r>
        <w:rPr>
          <w:rFonts w:ascii="Cambria" w:hAnsi="Cambria" w:cs="Times New Roman"/>
          <w:sz w:val="20"/>
        </w:rPr>
        <w:t xml:space="preserve">(vgl. Sinnecker 2002, 182, zitiert nach Klöppel 2010, 26)</w:t>
      </w:r>
      <w:r w:rsidR="0097722C">
        <w:rPr>
          <w:rFonts w:cs="Times New Roman"/>
          <w:sz w:val="20"/>
          <w:szCs w:val="20"/>
        </w:rPr>
        <w:fldChar w:fldCharType="end"/>
      </w:r>
      <w:r>
        <w:rPr>
          <w:rFonts w:cs="Times New Roman"/>
          <w:sz w:val="20"/>
          <w:szCs w:val="20"/>
        </w:rPr>
        <w:t xml:space="preserve">. Letztere bedeutet in der Praxis </w:t>
      </w:r>
      <w:r>
        <w:rPr>
          <w:rStyle w:val="s1"/>
          <w:rFonts w:eastAsia="Times New Roman" w:cs="Times New Roman"/>
          <w:sz w:val="20"/>
          <w:szCs w:val="20"/>
        </w:rPr>
        <w:t xml:space="preserve">langwierige Eingriffe, die die Transplantation von Haut inkludieren und hohe Komplikationsraten mit sich bringen. Die genannten Eingriffe zielen auch laut der damaligen Lehrbuchdarstellung in erster Linie darauf ab</w:t>
      </w:r>
      <w:r>
        <w:rPr>
          <w:rStyle w:val="s1"/>
          <w:rFonts w:eastAsia="Times New Roman" w:cs="Times New Roman"/>
          <w:sz w:val="20"/>
          <w:szCs w:val="20"/>
        </w:rPr>
        <w:t xml:space="preserve"> Genitalien zu konstruieren, die den normativen Anforderungen körpergeschlechtlicher Männlichkeit entsprechen</w:t>
      </w:r>
      <w:r>
        <w:rPr>
          <w:rStyle w:val="s1"/>
          <w:rFonts w:eastAsia="Times New Roman" w:cs="Times New Roman"/>
          <w:sz w:val="20"/>
          <w:szCs w:val="20"/>
        </w:rPr>
        <w:t xml:space="preserve"> </w:t>
      </w:r>
      <w:r w:rsidR="0097722C">
        <w:rPr>
          <w:rStyle w:val="s1"/>
          <w:rFonts w:eastAsia="Times New Roman" w:cs="Times New Roman"/>
          <w:sz w:val="20"/>
          <w:szCs w:val="20"/>
        </w:rPr>
        <w:fldChar w:fldCharType="begin"/>
      </w:r>
      <w:r w:rsidR="000B7865">
        <w:rPr>
          <w:rStyle w:val="s1"/>
          <w:rFonts w:eastAsia="Times New Roman" w:cs="Times New Roman"/>
          <w:sz w:val="20"/>
          <w:szCs w:val="20"/>
        </w:rPr>
        <w:instrText xml:space="preserve"> ADDIN ZOTERO_ITEM CSL_CITATION {"citationID":"RHzhMGue","properties":{"unsorted":false,"formattedCitation":"(vgl. M\\uc0\\u252{}hlendahl 1991, 24, zitiert nach Kl\\uc0\\u246{}ppel 2010, 25)","plainCitation":"(vgl. Mühlendahl 1991, 24, zitiert nach Klöppel 2010, 25)","dontUpdate":true,"noteIndex":189},"citationItems":[{"id":855,"uris":["http://zotero.org/users/local/owKliTIb/items/9P2YM8AS"],"itemData":{"id":855,"type":"book","publisher":"transcript","publisher-place":"Bielefeld","title":"XXOXY ungelöst. Hermaphroditismus, Sex und Gender in der deutschen Medizin","author":[{"family":"Klöppel","given":"Ulrike"}],"issued":{"date-parts":[["2010"]]}},"locator":"25","label":"page","prefix":"vgl. Mühlendahl 1991, 24, zitiert nach"}],"schema":"https://github.com/citation-style-language/schema/raw/master/csl-citation.json"} </w:instrText>
      </w:r>
      <w:r w:rsidR="0097722C">
        <w:rPr>
          <w:rStyle w:val="s1"/>
          <w:rFonts w:eastAsia="Times New Roman" w:cs="Times New Roman"/>
          <w:sz w:val="20"/>
          <w:szCs w:val="20"/>
        </w:rPr>
        <w:fldChar w:fldCharType="separate"/>
      </w:r>
      <w:r>
        <w:rPr>
          <w:rFonts w:ascii="Cambria" w:hAnsi="Cambria" w:cs="Times New Roman"/>
          <w:sz w:val="20"/>
        </w:rPr>
        <w:t xml:space="preserve">(vgl. Mühlendahl 1991, 24, zitiert nach Klöppel 2010, 25</w:t>
      </w:r>
      <w:r>
        <w:rPr>
          <w:rFonts w:ascii="Cambria" w:hAnsi="Cambria" w:cs="Times New Roman"/>
          <w:sz w:val="20"/>
        </w:rPr>
        <w:t xml:space="preserve">, siehe auch 6.1.2</w:t>
      </w:r>
      <w:r>
        <w:rPr>
          <w:rFonts w:ascii="Cambria" w:hAnsi="Cambria" w:cs="Times New Roman"/>
          <w:sz w:val="20"/>
        </w:rPr>
        <w:t xml:space="preserve">)</w:t>
      </w:r>
      <w:r w:rsidR="0097722C">
        <w:rPr>
          <w:rStyle w:val="s1"/>
          <w:rFonts w:eastAsia="Times New Roman" w:cs="Times New Roman"/>
          <w:sz w:val="20"/>
          <w:szCs w:val="20"/>
        </w:rPr>
        <w:fldChar w:fldCharType="end"/>
      </w:r>
      <w:r>
        <w:rPr>
          <w:rStyle w:val="s1"/>
          <w:rFonts w:eastAsia="Times New Roman" w:cs="Times New Roman"/>
          <w:sz w:val="20"/>
          <w:szCs w:val="20"/>
        </w:rPr>
        <w:t xml:space="preserve">.</w:t>
      </w:r>
    </w:p>
  </w:footnote>
  <w:footnote w:id="189">
    <w:p w14:paraId="278B5C9F" w14:textId="049FD28F" w:rsidR="006024C0" w:rsidRDefault="006024C0" w:rsidP="006024C0">
      <w:pPr>
        <w:pStyle w:val="Funotentext"/>
        <w:jc w:val="both"/>
      </w:pPr>
      <w:r>
        <w:rPr>
          <w:rStyle w:val="Funotenzeichen"/>
        </w:rPr>
        <w:footnoteRef/>
      </w:r>
      <w:r>
        <w:t xml:space="preserve"> </w:t>
      </w:r>
      <w:r>
        <w:rPr>
          <w:sz w:val="20"/>
          <w:szCs w:val="20"/>
        </w:rPr>
        <w:t>So sind mir im Kontext persönlicher Kontakte nur wenige Berichte intergeschlechtlicher Personen bekannt, deren Eltern sich in einer ähnlichen Zeit gegen geschlechtlich normierende Eingriffe entschieden haben.</w:t>
      </w:r>
    </w:p>
  </w:footnote>
  <w:footnote w:id="190">
    <w:p w14:paraId="25E8DAD3" w14:textId="55CC6521" w:rsidR="00631021" w:rsidRDefault="00631021" w:rsidP="00631021">
      <w:pPr>
        <w:pStyle w:val="Funotentext"/>
        <w:jc w:val="both"/>
        <w:rPr>
          <w:sz w:val="20"/>
          <w:szCs w:val="20"/>
        </w:rPr>
      </w:pPr>
      <w:r w:rsidRPr="00B1150C">
        <w:rPr>
          <w:rStyle w:val="Funotenzeichen"/>
        </w:rPr>
        <w:footnoteRef/>
      </w:r>
      <w:r>
        <w:rPr>
          <w:sz w:val="20"/>
          <w:szCs w:val="20"/>
        </w:rPr>
        <w:t xml:space="preserve"> </w:t>
      </w:r>
      <w:r>
        <w:rPr>
          <w:rStyle w:val="s1"/>
          <w:rFonts w:eastAsia="Times New Roman" w:cs="Times New Roman"/>
          <w:sz w:val="20"/>
          <w:szCs w:val="20"/>
        </w:rPr>
        <w:t xml:space="preserve">So beschreibt eine intergeschlechtliche Person in </w:t>
      </w:r>
      <w:r>
        <w:rPr>
          <w:rStyle w:val="s1"/>
          <w:rFonts w:eastAsia="Times New Roman" w:cs="Times New Roman"/>
          <w:sz w:val="20"/>
          <w:szCs w:val="20"/>
        </w:rPr>
        <w:t xml:space="preserve">der </w:t>
      </w:r>
      <w:r>
        <w:rPr>
          <w:rStyle w:val="s1"/>
          <w:rFonts w:eastAsia="Times New Roman" w:cs="Times New Roman"/>
          <w:sz w:val="20"/>
          <w:szCs w:val="20"/>
        </w:rPr>
        <w:t xml:space="preserve">von </w:t>
      </w:r>
      <w:proofErr w:type="spellStart"/>
      <w:r>
        <w:rPr>
          <w:rStyle w:val="s1"/>
          <w:rFonts w:eastAsia="Times New Roman" w:cs="Times New Roman"/>
          <w:sz w:val="20"/>
          <w:szCs w:val="20"/>
        </w:rPr>
        <w:t xml:space="preserve">Preves</w:t>
      </w:r>
      <w:proofErr w:type="spellEnd"/>
      <w:r>
        <w:rPr>
          <w:rStyle w:val="s1"/>
          <w:rFonts w:eastAsia="Times New Roman" w:cs="Times New Roman"/>
          <w:sz w:val="20"/>
          <w:szCs w:val="20"/>
        </w:rPr>
        <w:t xml:space="preserve"> durchgeführten Interviewstudie, dass sie ausgehend von einer Hypospadie 16 Operationen im Laufe ihres Lebens hatte und während ihrer Kindheit regelmäßig die Schulferien im Krankenhaus verbrachte. </w:t>
      </w:r>
      <w:proofErr w:type="spellStart"/>
      <w:del w:id="1000367" w:author="Claude Lektorat" w:date="2026-06-30T12:18:05Z">
        <w:r>
          <w:rPr>
            <w:rStyle w:val="s1"/>
            <w:rFonts w:eastAsia="Times New Roman" w:cs="Times New Roman"/>
            <w:sz w:val="20"/>
            <w:szCs w:val="20"/>
          </w:rPr>
          <w:delText xml:space="preserve">Die selbe</w:delText>
        </w:r>
      </w:del>
      <w:ins w:id="1000368" w:author="Claude Lektorat" w:date="2026-06-30T12:18:05Z">
        <w:r>
          <w:rPr>
            <w:rStyle w:val="s1"/>
            <w:rFonts w:eastAsia="Times New Roman" w:cs="Times New Roman"/>
            <w:sz w:val="20"/>
            <w:szCs w:val="20"/>
          </w:rPr>
          <w:t xml:space="preserve">Dieselbe</w:t>
        </w:r>
      </w:ins>
      <w:proofErr w:type="spellEnd"/>
      <w:r>
        <w:rPr>
          <w:rStyle w:val="s1"/>
          <w:rFonts w:eastAsia="Times New Roman" w:cs="Times New Roman"/>
          <w:sz w:val="20"/>
          <w:szCs w:val="20"/>
        </w:rPr>
        <w:t xml:space="preserve"> Person beschreibt zahlreiche über den Körper </w:t>
      </w:r>
      <w:del w:id="1000369" w:author="Claude Lektorat" w:date="2026-06-30T12:18:05Z">
        <w:r>
          <w:rPr>
            <w:rStyle w:val="s1"/>
            <w:rFonts w:eastAsia="Times New Roman" w:cs="Times New Roman"/>
            <w:sz w:val="20"/>
            <w:szCs w:val="20"/>
          </w:rPr>
          <w:delText xml:space="preserve">verteilten</w:delText>
        </w:r>
      </w:del>
      <w:ins w:id="1000370" w:author="Claude Lektorat" w:date="2026-06-30T12:18:05Z">
        <w:r>
          <w:rPr>
            <w:rStyle w:val="s1"/>
            <w:rFonts w:eastAsia="Times New Roman" w:cs="Times New Roman"/>
            <w:sz w:val="20"/>
            <w:szCs w:val="20"/>
          </w:rPr>
          <w:t xml:space="preserve">verteilte</w:t>
        </w:r>
      </w:ins>
      <w:r>
        <w:rPr>
          <w:rStyle w:val="s1"/>
          <w:rFonts w:eastAsia="Times New Roman" w:cs="Times New Roman"/>
          <w:sz w:val="20"/>
          <w:szCs w:val="20"/>
        </w:rPr>
        <w:t xml:space="preserve"> Narben, die durch die wiederholten Hauttransplantationen im Zuge der </w:t>
      </w:r>
      <w:del w:id="1000371" w:author="Claude Lektorat" w:date="2026-06-30T12:18:05Z">
        <w:r>
          <w:rPr>
            <w:rStyle w:val="s1"/>
            <w:rFonts w:eastAsia="Times New Roman" w:cs="Times New Roman"/>
            <w:sz w:val="20"/>
            <w:szCs w:val="20"/>
          </w:rPr>
          <w:delText xml:space="preserve">Gentaleingriffe</w:delText>
        </w:r>
      </w:del>
      <w:ins w:id="1000372" w:author="Claude Lektorat" w:date="2026-06-30T12:18:05Z">
        <w:r>
          <w:rPr>
            <w:rStyle w:val="s1"/>
            <w:rFonts w:eastAsia="Times New Roman" w:cs="Times New Roman"/>
            <w:sz w:val="20"/>
            <w:szCs w:val="20"/>
          </w:rPr>
          <w:t xml:space="preserve">Genitaleingriffe</w:t>
        </w:r>
      </w:ins>
      <w:r>
        <w:rPr>
          <w:rStyle w:val="s1"/>
          <w:rFonts w:eastAsia="Times New Roman" w:cs="Times New Roman"/>
          <w:sz w:val="20"/>
          <w:szCs w:val="20"/>
        </w:rPr>
        <w:t xml:space="preserve"> entstanden sind</w:t>
      </w:r>
      <w:r>
        <w:rPr>
          <w:rStyle w:val="s1"/>
          <w:rFonts w:eastAsia="Times New Roman" w:cs="Times New Roman"/>
          <w:sz w:val="20"/>
          <w:szCs w:val="20"/>
        </w:rPr>
        <w:t xml:space="preserve"> </w:t>
      </w:r>
      <w:r w:rsidR="003A686B">
        <w:rPr>
          <w:rStyle w:val="s1"/>
          <w:rFonts w:eastAsia="Times New Roman" w:cs="Times New Roman"/>
          <w:sz w:val="20"/>
          <w:szCs w:val="20"/>
        </w:rPr>
        <w:fldChar w:fldCharType="begin"/>
      </w:r>
      <w:r w:rsidR="000B7865">
        <w:rPr>
          <w:rStyle w:val="s1"/>
          <w:rFonts w:eastAsia="Times New Roman" w:cs="Times New Roman"/>
          <w:sz w:val="20"/>
          <w:szCs w:val="20"/>
        </w:rPr>
        <w:instrText xml:space="preserve"> ADDIN ZOTERO_ITEM CSL_CITATION {"citationID":"cIkp0fKE","properties":{"unsorted":false,"formattedCitation":"(vgl. Preves 2003, 31)","plainCitation":"(vgl. Preves 2003, 31)","noteIndex":191},"citationItems":[{"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E."}],"issued":{"date-parts":[["2003"]]}},"locator":"31","label":"page","prefix":"vgl."}],"schema":"https://github.com/citation-style-language/schema/raw/master/csl-citation.json"} </w:instrText>
      </w:r>
      <w:r w:rsidR="003A686B">
        <w:rPr>
          <w:rStyle w:val="s1"/>
          <w:rFonts w:eastAsia="Times New Roman" w:cs="Times New Roman"/>
          <w:sz w:val="20"/>
          <w:szCs w:val="20"/>
        </w:rPr>
        <w:fldChar w:fldCharType="separate"/>
      </w:r>
      <w:r>
        <w:rPr>
          <w:rFonts w:ascii="Cambria" w:hAnsi="Cambria"/>
          <w:sz w:val="20"/>
        </w:rPr>
        <w:t xml:space="preserve">(vgl. </w:t>
      </w:r>
      <w:proofErr w:type="spellStart"/>
      <w:r>
        <w:rPr>
          <w:rFonts w:ascii="Cambria" w:hAnsi="Cambria"/>
          <w:sz w:val="20"/>
        </w:rPr>
        <w:t xml:space="preserve">Preves</w:t>
      </w:r>
      <w:proofErr w:type="spellEnd"/>
      <w:r>
        <w:rPr>
          <w:rFonts w:ascii="Cambria" w:hAnsi="Cambria"/>
          <w:sz w:val="20"/>
        </w:rPr>
        <w:t xml:space="preserve"> 2003, 31)</w:t>
      </w:r>
      <w:r w:rsidR="003A686B">
        <w:rPr>
          <w:rStyle w:val="s1"/>
          <w:rFonts w:eastAsia="Times New Roman" w:cs="Times New Roman"/>
          <w:sz w:val="20"/>
          <w:szCs w:val="20"/>
        </w:rPr>
        <w:fldChar w:fldCharType="end"/>
      </w:r>
      <w:r>
        <w:rPr>
          <w:rStyle w:val="s1"/>
          <w:rFonts w:eastAsia="Times New Roman" w:cs="Times New Roman"/>
          <w:sz w:val="20"/>
          <w:szCs w:val="20"/>
        </w:rPr>
        <w:t xml:space="preserve">.</w:t>
      </w:r>
    </w:p>
  </w:footnote>
  <w:footnote w:id="191">
    <w:p w14:paraId="711F8BD8" w14:textId="6EBB22A4" w:rsidR="00631021" w:rsidRDefault="00631021" w:rsidP="00C937B5">
      <w:pPr>
        <w:pStyle w:val="Funotentext"/>
        <w:jc w:val="both"/>
        <w:rPr>
          <w:sz w:val="20"/>
          <w:szCs w:val="20"/>
        </w:rPr>
      </w:pPr>
      <w:r w:rsidRPr="00B1150C">
        <w:rPr>
          <w:rStyle w:val="Funotenzeichen"/>
        </w:rPr>
        <w:footnoteRef/>
      </w:r>
      <w:r>
        <w:rPr>
          <w:sz w:val="20"/>
          <w:szCs w:val="20"/>
        </w:rPr>
        <w:t xml:space="preserve"> Eine alternative Lesart dieser Sequenz wäre eine sexuelle Bedeutungsdimension, die einen </w:t>
      </w:r>
      <w:r w:rsidR="00A93422">
        <w:rPr>
          <w:sz w:val="20"/>
          <w:szCs w:val="20"/>
        </w:rPr>
        <w:t xml:space="preserve">sexualisierten </w:t>
      </w:r>
      <w:r>
        <w:rPr>
          <w:sz w:val="20"/>
          <w:szCs w:val="20"/>
        </w:rPr>
        <w:t>Missbrauch andeuten könnte. Allerdings gibt es in diese Richtung im Interview</w:t>
      </w:r>
      <w:r w:rsidR="00C937B5">
        <w:rPr>
          <w:sz w:val="20"/>
          <w:szCs w:val="20"/>
        </w:rPr>
        <w:t xml:space="preserve"> </w:t>
      </w:r>
      <w:r>
        <w:rPr>
          <w:sz w:val="20"/>
          <w:szCs w:val="20"/>
        </w:rPr>
        <w:t>keine weiteren Hinweise.</w:t>
      </w:r>
    </w:p>
  </w:footnote>
  <w:footnote w:id="192">
    <w:p w14:paraId="6244CA56" w14:textId="6E031C20" w:rsidR="00631021" w:rsidRDefault="00631021" w:rsidP="00C937B5">
      <w:pPr>
        <w:pStyle w:val="Funotentext"/>
        <w:jc w:val="both"/>
        <w:rPr>
          <w:sz w:val="20"/>
          <w:szCs w:val="20"/>
        </w:rPr>
      </w:pPr>
      <w:r w:rsidRPr="00B1150C">
        <w:rPr>
          <w:rStyle w:val="Funotenzeichen"/>
        </w:rPr>
        <w:footnoteRef/>
      </w:r>
      <w:r>
        <w:rPr>
          <w:sz w:val="20"/>
          <w:szCs w:val="20"/>
        </w:rPr>
        <w:t xml:space="preserve"> Sog</w:t>
      </w:r>
      <w:r w:rsidR="00C937B5">
        <w:rPr>
          <w:sz w:val="20"/>
          <w:szCs w:val="20"/>
        </w:rPr>
        <w:t>.</w:t>
      </w:r>
      <w:r>
        <w:rPr>
          <w:sz w:val="20"/>
          <w:szCs w:val="20"/>
        </w:rPr>
        <w:t xml:space="preserve"> Harnröhrenstenosen gehören zu den häufigsten medizinischen Komplikationen von operativen Harnröhrenverlängerungen</w:t>
      </w:r>
      <w:r w:rsidR="000B7865">
        <w:rPr>
          <w:sz w:val="20"/>
          <w:szCs w:val="20"/>
        </w:rPr>
        <w:t xml:space="preserve"> </w:t>
      </w:r>
      <w:r w:rsidR="000B7865">
        <w:rPr>
          <w:sz w:val="20"/>
          <w:szCs w:val="20"/>
        </w:rPr>
        <w:fldChar w:fldCharType="begin"/>
      </w:r>
      <w:r w:rsidR="000B7865">
        <w:rPr>
          <w:sz w:val="20"/>
          <w:szCs w:val="20"/>
        </w:rPr>
        <w:instrText xml:space="preserve"> ADDIN ZOTERO_ITEM CSL_CITATION {"citationID":"Ne6mSfwG","properties":{"unsorted":false,"formattedCitation":"(Long u.\\uc0\\u160{}a. 2021)","plainCitation":"(Long u. a. 2021)","noteIndex":193},"citationItems":[{"id":1083,"uris":["http://zotero.org/users/local/owKliTIb/items/245DXULW"],"itemData":{"id":1083,"type":"article-journal","container-title":"Journal of pediatric urology","DOI":"10.1016/j.jpurol.2021.02.006","issue":"3","page":"379–386","publisher":"Elsevier BV","title":"Post-operative complications following masculinizing genitoplasty in moderate to severe genital atypia: results from a multicenter, observational prospective cohort study","volume":"17","author":[{"family":"Long","given":"C. J."},{"family":"Van Batavia","given":"J."},{"family":"Wisniewski","given":"A. B."},{"family":"Aston","given":"C. E."},{"family":"Baskin","given":"L."},{"family":"Cheng","given":"E. Y."},{"family":"Lakshmanan","given":"Y."},{"family":"Meyer","given":"T."},{"family":"Kropp","given":"B."},{"family":"Palmer","given":"B."},{"family":"Nokoff","given":"N. J."},{"family":"Paradis","given":"A."},{"family":"Van der Brink","given":"B."},{"family":"Scott Reyes","given":"K. J."},{"family":"Yerkes","given":"E."},{"family":"Poppas","given":"D. P."},{"family":"Mullins","given":"L. L."},{"family":"Kolon","given":"T. F."}],"issued":{"date-parts":[["2021"]]}}}],"schema":"https://github.com/citation-style-language/schema/raw/master/csl-citation.json"} </w:instrText>
      </w:r>
      <w:r w:rsidR="000B7865">
        <w:rPr>
          <w:sz w:val="20"/>
          <w:szCs w:val="20"/>
        </w:rPr>
        <w:fldChar w:fldCharType="separate"/>
      </w:r>
      <w:r w:rsidR="000B7865" w:rsidRPr="000B7865">
        <w:rPr>
          <w:rFonts w:ascii="Cambria" w:hAnsi="Cambria" w:cs="Times New Roman"/>
          <w:sz w:val="20"/>
        </w:rPr>
        <w:t>(</w:t>
      </w:r>
      <w:r w:rsidR="000B7865">
        <w:rPr>
          <w:rFonts w:ascii="Cambria" w:hAnsi="Cambria" w:cs="Times New Roman"/>
          <w:sz w:val="20"/>
        </w:rPr>
        <w:t xml:space="preserve">vgl. </w:t>
      </w:r>
      <w:r w:rsidR="000B7865" w:rsidRPr="000B7865">
        <w:rPr>
          <w:rFonts w:ascii="Cambria" w:hAnsi="Cambria" w:cs="Times New Roman"/>
          <w:sz w:val="20"/>
        </w:rPr>
        <w:t>Long u. a. 2021)</w:t>
      </w:r>
      <w:r w:rsidR="000B7865">
        <w:rPr>
          <w:sz w:val="20"/>
          <w:szCs w:val="20"/>
        </w:rPr>
        <w:fldChar w:fldCharType="end"/>
      </w:r>
      <w:r>
        <w:rPr>
          <w:sz w:val="20"/>
          <w:szCs w:val="20"/>
        </w:rPr>
        <w:t>.</w:t>
      </w:r>
    </w:p>
  </w:footnote>
  <w:footnote w:id="193">
    <w:p w14:paraId="71EEBCFF" w14:textId="55677D4F" w:rsidR="00631021" w:rsidRPr="00BA59B8" w:rsidRDefault="00631021" w:rsidP="00BA59B8">
      <w:pPr>
        <w:jc w:val="both"/>
        <w:rPr>
          <w:sz w:val="20"/>
          <w:szCs w:val="20"/>
        </w:rPr>
      </w:pPr>
      <w:r w:rsidRPr="00B1150C">
        <w:rPr>
          <w:rStyle w:val="Funotenzeichen"/>
        </w:rPr>
        <w:footnoteRef/>
      </w:r>
      <w:r>
        <w:rPr>
          <w:sz w:val="20"/>
          <w:szCs w:val="20"/>
        </w:rPr>
        <w:t xml:space="preserve"> Dies entspricht der kritischen Literatur zu den Folgen früher geschlechtsangleichender Eingriffe, wobei Hypospadie-Operationen als besonders risikoreich für häufig lebenslange medizinische Komplikationen gelten</w:t>
      </w:r>
      <w:r w:rsidR="00122047">
        <w:rPr>
          <w:sz w:val="20"/>
          <w:szCs w:val="20"/>
        </w:rPr>
        <w:t xml:space="preserve"> </w:t>
      </w:r>
      <w:r w:rsidR="0097722C">
        <w:rPr>
          <w:sz w:val="20"/>
          <w:szCs w:val="20"/>
        </w:rPr>
        <w:fldChar w:fldCharType="begin"/>
      </w:r>
      <w:r w:rsidR="000B7865">
        <w:rPr>
          <w:sz w:val="20"/>
          <w:szCs w:val="20"/>
        </w:rPr>
        <w:instrText xml:space="preserve"> ADDIN ZOTERO_ITEM CSL_CITATION {"citationID":"JPuRWHj0","properties":{"unsorted":false,"formattedCitation":"(vgl. z.B. Berry und Monro 2022)","plainCitation":"(vgl. z.B. Berry und Monro 2022)","dontUpdate":true,"noteIndex":194},"citationItems":[{"id":1330,"uris":["http://zotero.org/users/local/owKliTIb/items/8UDDHDGL"],"itemData":{"id":1330,"type":"article-journal","container-title":"Sexual and Reproductive Health Matters","DOI":"10.1080/26410397.2022.2136027","title":"Ageing in obscurity: a critical literature review regarding older intersex people","volume":"30","author":[{"family":"Berry","given":"Adeline"},{"family":"Monro","given":"Surya"}],"issued":{"date-parts":[["2022",11]]}},"prefix":"vgl. z.B."}],"schema":"https://github.com/citation-style-language/schema/raw/master/csl-citation.json"} </w:instrText>
      </w:r>
      <w:r w:rsidR="0097722C">
        <w:rPr>
          <w:sz w:val="20"/>
          <w:szCs w:val="20"/>
        </w:rPr>
        <w:fldChar w:fldCharType="separate"/>
      </w:r>
      <w:r w:rsidR="0097722C" w:rsidRPr="0097722C">
        <w:rPr>
          <w:rFonts w:ascii="Cambria" w:hAnsi="Cambria"/>
          <w:sz w:val="20"/>
        </w:rPr>
        <w:t>(vgl. z.B. Berry</w:t>
      </w:r>
      <w:r w:rsidR="0097722C">
        <w:rPr>
          <w:rFonts w:ascii="Cambria" w:hAnsi="Cambria"/>
          <w:sz w:val="20"/>
        </w:rPr>
        <w:t xml:space="preserve">, </w:t>
      </w:r>
      <w:proofErr w:type="spellStart"/>
      <w:r w:rsidR="0097722C" w:rsidRPr="0097722C">
        <w:rPr>
          <w:rFonts w:ascii="Cambria" w:hAnsi="Cambria"/>
          <w:sz w:val="20"/>
        </w:rPr>
        <w:t>Monro</w:t>
      </w:r>
      <w:proofErr w:type="spellEnd"/>
      <w:r w:rsidR="0097722C" w:rsidRPr="0097722C">
        <w:rPr>
          <w:rFonts w:ascii="Cambria" w:hAnsi="Cambria"/>
          <w:sz w:val="20"/>
        </w:rPr>
        <w:t xml:space="preserve"> 2022)</w:t>
      </w:r>
      <w:r w:rsidR="0097722C">
        <w:rPr>
          <w:sz w:val="20"/>
          <w:szCs w:val="20"/>
        </w:rPr>
        <w:fldChar w:fldCharType="end"/>
      </w:r>
      <w:r w:rsidR="0097722C">
        <w:rPr>
          <w:sz w:val="20"/>
          <w:szCs w:val="20"/>
        </w:rPr>
        <w:t>.</w:t>
      </w:r>
    </w:p>
  </w:footnote>
  <w:footnote w:id="194">
    <w:p w14:paraId="16E6F9A5" w14:textId="7FA85149" w:rsidR="00DE0897" w:rsidRPr="00DE0897" w:rsidRDefault="00DE0897">
      <w:pPr>
        <w:pStyle w:val="Funotentext"/>
        <w:rPr>
          <w:sz w:val="20"/>
          <w:szCs w:val="20"/>
        </w:rPr>
      </w:pPr>
      <w:r w:rsidRPr="00DE0897">
        <w:rPr>
          <w:rStyle w:val="Funotenzeichen"/>
          <w:sz w:val="20"/>
          <w:szCs w:val="20"/>
        </w:rPr>
        <w:footnoteRef/>
      </w:r>
      <w:r w:rsidRPr="00DE0897">
        <w:rPr>
          <w:sz w:val="20"/>
          <w:szCs w:val="20"/>
        </w:rPr>
        <w:t xml:space="preserve"> Dabei </w:t>
      </w:r>
      <w:r w:rsidR="00BE6DD8">
        <w:rPr>
          <w:sz w:val="20"/>
          <w:szCs w:val="20"/>
        </w:rPr>
        <w:t xml:space="preserve">wird </w:t>
      </w:r>
      <w:r w:rsidRPr="00DE0897">
        <w:rPr>
          <w:sz w:val="20"/>
          <w:szCs w:val="20"/>
        </w:rPr>
        <w:t xml:space="preserve">die Bestrafung des sich wehrenden Opfers an Stelle der Täter*innen in der </w:t>
      </w:r>
      <w:proofErr w:type="spellStart"/>
      <w:r w:rsidRPr="00DE0897">
        <w:rPr>
          <w:sz w:val="20"/>
          <w:szCs w:val="20"/>
        </w:rPr>
        <w:t>Bullying</w:t>
      </w:r>
      <w:proofErr w:type="spellEnd"/>
      <w:r w:rsidRPr="00DE0897">
        <w:rPr>
          <w:sz w:val="20"/>
          <w:szCs w:val="20"/>
        </w:rPr>
        <w:t>-</w:t>
      </w:r>
      <w:r w:rsidR="00BE6DD8">
        <w:rPr>
          <w:sz w:val="20"/>
          <w:szCs w:val="20"/>
        </w:rPr>
        <w:t>bzw. Mobbing-</w:t>
      </w:r>
      <w:r w:rsidRPr="00DE0897">
        <w:rPr>
          <w:sz w:val="20"/>
          <w:szCs w:val="20"/>
        </w:rPr>
        <w:t xml:space="preserve">Forschung als ein häufig berichtetes Verhalten von Lehrer*innen thematisiert, wenn diese die zu Grunde liegende </w:t>
      </w:r>
      <w:r w:rsidR="00BE6DD8">
        <w:rPr>
          <w:sz w:val="20"/>
          <w:szCs w:val="20"/>
        </w:rPr>
        <w:t>Ausgrenzungs-</w:t>
      </w:r>
      <w:r w:rsidRPr="00DE0897">
        <w:rPr>
          <w:sz w:val="20"/>
          <w:szCs w:val="20"/>
        </w:rPr>
        <w:t xml:space="preserve">Dynamik nicht erkennen </w:t>
      </w:r>
      <w:r w:rsidRPr="00DE0897">
        <w:rPr>
          <w:sz w:val="20"/>
          <w:szCs w:val="20"/>
        </w:rPr>
        <w:fldChar w:fldCharType="begin"/>
      </w:r>
      <w:r w:rsidR="000B7865">
        <w:rPr>
          <w:sz w:val="20"/>
          <w:szCs w:val="20"/>
        </w:rPr>
        <w:instrText xml:space="preserve"> ADDIN ZOTERO_ITEM CSL_CITATION {"citationID":"yGhZw3RU","properties":{"unsorted":false,"formattedCitation":"(vgl. Mechthild Sch\\uc0\\u228{}fer und Herpell 2012, 64)","plainCitation":"(vgl. Mechthild Schäfer und Herpell 2012, 64)","dontUpdate":true,"noteIndex":195},"citationItems":[{"id":1094,"uris":["http://zotero.org/users/local/owKliTIb/items/92S5YYW5"],"itemData":{"id":1094,"type":"book","publisher":"Rowohlt Taschenbuch","publisher-place":"Reinbek bei Hamburg","title":"Du Opfer! Wenn Kinder Kinder fertigmachen","author":[{"family":"Schäfer","given":"Mechthild"},{"family":"Herpell","given":"Gabriela"}],"issued":{"date-parts":[["2012"]]}},"locator":"64","label":"page","prefix":"vgl."}],"schema":"https://github.com/citation-style-language/schema/raw/master/csl-citation.json"} </w:instrText>
      </w:r>
      <w:r w:rsidRPr="00DE0897">
        <w:rPr>
          <w:sz w:val="20"/>
          <w:szCs w:val="20"/>
        </w:rPr>
        <w:fldChar w:fldCharType="separate"/>
      </w:r>
      <w:r w:rsidRPr="00DE0897">
        <w:rPr>
          <w:rFonts w:ascii="Cambria" w:hAnsi="Cambria" w:cs="Times New Roman"/>
          <w:sz w:val="20"/>
          <w:szCs w:val="20"/>
        </w:rPr>
        <w:t xml:space="preserve">(vgl. Schäfer, </w:t>
      </w:r>
      <w:proofErr w:type="spellStart"/>
      <w:r w:rsidRPr="00DE0897">
        <w:rPr>
          <w:rFonts w:ascii="Cambria" w:hAnsi="Cambria" w:cs="Times New Roman"/>
          <w:sz w:val="20"/>
          <w:szCs w:val="20"/>
        </w:rPr>
        <w:t>Herpell</w:t>
      </w:r>
      <w:proofErr w:type="spellEnd"/>
      <w:r w:rsidRPr="00DE0897">
        <w:rPr>
          <w:rFonts w:ascii="Cambria" w:hAnsi="Cambria" w:cs="Times New Roman"/>
          <w:sz w:val="20"/>
          <w:szCs w:val="20"/>
        </w:rPr>
        <w:t xml:space="preserve"> 2012, 64)</w:t>
      </w:r>
      <w:r w:rsidRPr="00DE0897">
        <w:rPr>
          <w:sz w:val="20"/>
          <w:szCs w:val="20"/>
        </w:rPr>
        <w:fldChar w:fldCharType="end"/>
      </w:r>
      <w:r w:rsidRPr="00DE0897">
        <w:rPr>
          <w:sz w:val="20"/>
          <w:szCs w:val="20"/>
        </w:rPr>
        <w:t>.</w:t>
      </w:r>
    </w:p>
  </w:footnote>
  <w:footnote w:id="195">
    <w:p w14:paraId="5C8E84B5" w14:textId="79A571AF" w:rsidR="00EE6A2F" w:rsidRPr="00EE6A2F" w:rsidRDefault="00EE6A2F" w:rsidP="00EE6A2F">
      <w:pPr>
        <w:pStyle w:val="Funotentext"/>
        <w:jc w:val="both"/>
        <w:rPr>
          <w:sz w:val="20"/>
          <w:szCs w:val="20"/>
        </w:rPr>
      </w:pPr>
      <w:r>
        <w:rPr>
          <w:rStyle w:val="Funotenzeichen"/>
        </w:rPr>
        <w:footnoteRef/>
      </w:r>
      <w:r>
        <w:t xml:space="preserve"> </w:t>
      </w:r>
      <w:r>
        <w:rPr>
          <w:sz w:val="20"/>
          <w:szCs w:val="20"/>
        </w:rPr>
        <w:t xml:space="preserve">Formal handelt es sich hierbei um eine Leistung der Eingliederungshilfe, die Kinder mit einer drohenden oder bereits vorliegenden Behinderung im Rahmen des Regelschulbesuchs in Anspruch nehmen können. Dabei hat eine Schulbegleitung bzw. </w:t>
      </w:r>
      <w:del w:id="1000373" w:author="Claude Lektorat" w:date="2026-06-30T12:18:05Z">
        <w:r>
          <w:rPr>
            <w:sz w:val="20"/>
            <w:szCs w:val="20"/>
          </w:rPr>
          <w:delText xml:space="preserve">–</w:delText>
        </w:r>
      </w:del>
      <w:ins w:id="1000374" w:author="Claude Lektorat" w:date="2026-06-30T12:18:05Z">
        <w:r>
          <w:rPr>
            <w:sz w:val="20"/>
            <w:szCs w:val="20"/>
          </w:rPr>
          <w:t xml:space="preserve">-</w:t>
        </w:r>
      </w:ins>
      <w:proofErr w:type="spellStart"/>
      <w:r>
        <w:rPr>
          <w:sz w:val="20"/>
          <w:szCs w:val="20"/>
        </w:rPr>
        <w:t xml:space="preserve">assistenz</w:t>
      </w:r>
      <w:proofErr w:type="spellEnd"/>
      <w:r>
        <w:rPr>
          <w:sz w:val="20"/>
          <w:szCs w:val="20"/>
        </w:rPr>
        <w:t xml:space="preserve"> die Funktion</w:t>
      </w:r>
      <w:r>
        <w:rPr>
          <w:sz w:val="20"/>
          <w:szCs w:val="20"/>
        </w:rPr>
        <w:t xml:space="preserve"> die soziale Teilhabe eines Kindes mit Förderbedarf zu gewährleisten </w:t>
      </w:r>
      <w:r>
        <w:rPr>
          <w:sz w:val="20"/>
          <w:szCs w:val="20"/>
        </w:rPr>
        <w:fldChar w:fldCharType="begin"/>
      </w:r>
      <w:r w:rsidR="000B7865">
        <w:rPr>
          <w:sz w:val="20"/>
          <w:szCs w:val="20"/>
        </w:rPr>
        <w:instrText xml:space="preserve"> ADDIN ZOTERO_ITEM CSL_CITATION {"citationID":"EPCmh5HS","properties":{"unsorted":false,"formattedCitation":"(vgl. Bundesvereinigung Lebenshilfe e.V. 2015)","plainCitation":"(vgl. Bundesvereinigung Lebenshilfe e.V. 2015)","noteIndex":196},"citationItems":[{"id":1060,"uris":["http://zotero.org/users/local/owKliTIb/items/HW55J7MM"],"itemData":{"id":1060,"type":"document","title":"Ein Positionspapier der Bundesvereinigung Lebenshilfe e.V.","URL":"https://www.lebenshilfe.de/fileadmin/Redaktion/PDF/Wissen/public/Positionspapiere/Positionspapier_2015-11_Schulbegleitung.pdf?srsltid=AfmBOorF3IKjBLQHTL3r8gOW44KfmPCTKVAY2U6bXoi-HEhhivP51mk1","author":[{"literal":"Bundesvereinigung Lebenshilfe e.V."}],"issued":{"date-parts":[["2015"]]}},"prefix":"vgl."}],"schema":"https://github.com/citation-style-language/schema/raw/master/csl-citation.json"} </w:instrText>
      </w:r>
      <w:r>
        <w:rPr>
          <w:sz w:val="20"/>
          <w:szCs w:val="20"/>
        </w:rPr>
        <w:fldChar w:fldCharType="separate"/>
      </w:r>
      <w:r>
        <w:rPr>
          <w:rFonts w:ascii="Cambria" w:hAnsi="Cambria"/>
          <w:sz w:val="20"/>
        </w:rPr>
        <w:t xml:space="preserve">(vgl. Bundesvereinigung Lebenshilfe e.V. 2015)</w:t>
      </w:r>
      <w:r>
        <w:rPr>
          <w:sz w:val="20"/>
          <w:szCs w:val="20"/>
        </w:rPr>
        <w:fldChar w:fldCharType="end"/>
      </w:r>
      <w:r>
        <w:rPr>
          <w:sz w:val="20"/>
          <w:szCs w:val="20"/>
        </w:rPr>
        <w:t xml:space="preserve">. Bis zur Reform der Gesetzgebung zur Eingliederungshilfe 2020 handelt es sich hier um Leistungen des SGB VIII bzw. SGB XII </w:t>
      </w:r>
      <w:r>
        <w:rPr>
          <w:sz w:val="20"/>
          <w:szCs w:val="20"/>
        </w:rPr>
        <w:fldChar w:fldCharType="begin"/>
      </w:r>
      <w:r w:rsidR="000B7865">
        <w:rPr>
          <w:sz w:val="20"/>
          <w:szCs w:val="20"/>
        </w:rPr>
        <w:instrText xml:space="preserve"> ADDIN ZOTERO_ITEM CSL_CITATION {"citationID":"aFoEjWVm","properties":{"unsorted":false,"formattedCitation":"(vgl. Bundesvereinigung Lebenshilfe e.V. 2015; SGB-IX 2016)","plainCitation":"(vgl. Bundesvereinigung Lebenshilfe e.V. 2015; SGB-IX 2016)","dontUpdate":true,"noteIndex":196},"citationItems":[{"id":1060,"uris":["http://zotero.org/users/local/owKliTIb/items/HW55J7MM"],"itemData":{"id":1060,"type":"document","title":"Ein Positionspapier der Bundesvereinigung Lebenshilfe e.V.","URL":"https://www.lebenshilfe.de/fileadmin/Redaktion/PDF/Wissen/public/Positionspapiere/Positionspapier_2015-11_Schulbegleitung.pdf?srsltid=AfmBOorF3IKjBLQHTL3r8gOW44KfmPCTKVAY2U6bXoi-HEhhivP51mk1","author":[{"literal":"Bundesvereinigung Lebenshilfe e.V."}],"issued":{"date-parts":[["2015"]]}},"prefix":"vgl."},{"id":1392,"uris":["http://zotero.org/users/local/owKliTIb/items/GD3AU2S2"],"itemData":{"id":1392,"type":"legislation","title":"Sozialgesetzbuch Neuntes Buch – Rehabilitation und Teilhabe von Menschen mit Behinderungen – (SGB IX)","title-short":"SGB IX","URL":"https://gesetze-im-internet.de","author":[{"literal":"Deutschland"}],"issued":{"date-parts":[["2016"]]}},"suppress-author":true,"prefix":"SGB-IX"}],"schema":"https://github.com/citation-style-language/schema/raw/master/csl-citation.json"} </w:instrText>
      </w:r>
      <w:r>
        <w:rPr>
          <w:sz w:val="20"/>
          <w:szCs w:val="20"/>
        </w:rPr>
        <w:fldChar w:fldCharType="separate"/>
      </w:r>
      <w:r>
        <w:rPr>
          <w:rFonts w:ascii="Cambria" w:hAnsi="Cambria"/>
          <w:sz w:val="20"/>
        </w:rPr>
        <w:t xml:space="preserve">(vgl. </w:t>
      </w:r>
      <w:r>
        <w:rPr>
          <w:rFonts w:ascii="Cambria" w:hAnsi="Cambria"/>
          <w:sz w:val="20"/>
        </w:rPr>
        <w:t xml:space="preserve">ebd.</w:t>
      </w:r>
      <w:r>
        <w:rPr>
          <w:rFonts w:ascii="Cambria" w:hAnsi="Cambria"/>
          <w:sz w:val="20"/>
        </w:rPr>
        <w:t xml:space="preserve">; SGB-IX 2016)</w:t>
      </w:r>
      <w:r>
        <w:rPr>
          <w:sz w:val="20"/>
          <w:szCs w:val="20"/>
        </w:rPr>
        <w:fldChar w:fldCharType="end"/>
      </w:r>
      <w:del w:id="1000375" w:author="Claude Lektorat" w:date="2026-06-30T12:18:05Z">
        <w:r>
          <w:rPr>
            <w:sz w:val="20"/>
            <w:szCs w:val="20"/>
          </w:rPr>
          <w:delText xml:space="preserve"> </w:delText>
        </w:r>
      </w:del>
      <w:ins w:id="1000376" w:author="Claude Lektorat" w:date="2026-06-30T12:18:05Z">
        <w:r>
          <w:rPr>
            <w:sz w:val="20"/>
            <w:szCs w:val="20"/>
          </w:rPr>
          <w:t xml:space="preserve">.</w:t>
        </w:r>
      </w:ins>
    </w:p>
  </w:footnote>
  <w:footnote w:id="196">
    <w:p w14:paraId="6ED58589" w14:textId="4FD5A773" w:rsidR="00631021" w:rsidRDefault="00631021" w:rsidP="00631021">
      <w:pPr>
        <w:pStyle w:val="Funotentext"/>
        <w:jc w:val="both"/>
        <w:rPr>
          <w:sz w:val="20"/>
          <w:szCs w:val="20"/>
        </w:rPr>
      </w:pPr>
      <w:r w:rsidRPr="00A83CD9">
        <w:rPr>
          <w:rStyle w:val="Funotenzeichen"/>
          <w:sz w:val="20"/>
          <w:szCs w:val="20"/>
        </w:rPr>
        <w:footnoteRef/>
      </w:r>
      <w:r w:rsidRPr="00A83CD9">
        <w:rPr>
          <w:sz w:val="20"/>
          <w:szCs w:val="20"/>
        </w:rPr>
        <w:t xml:space="preserve"> </w:t>
      </w:r>
      <w:r w:rsidR="00A83CD9" w:rsidRPr="00A83CD9">
        <w:rPr>
          <w:sz w:val="20"/>
          <w:szCs w:val="20"/>
        </w:rPr>
        <w:t xml:space="preserve">In der Literatur wird auf die </w:t>
      </w:r>
      <w:r w:rsidR="00A83CD9">
        <w:rPr>
          <w:sz w:val="20"/>
          <w:szCs w:val="20"/>
        </w:rPr>
        <w:t xml:space="preserve">Hervorbringung </w:t>
      </w:r>
      <w:r w:rsidR="00A83CD9" w:rsidRPr="00A83CD9">
        <w:rPr>
          <w:sz w:val="20"/>
          <w:szCs w:val="20"/>
        </w:rPr>
        <w:t xml:space="preserve">von Intergeschlechtlichkeit als Behinderung </w:t>
      </w:r>
      <w:r w:rsidR="00A83CD9">
        <w:rPr>
          <w:sz w:val="20"/>
          <w:szCs w:val="20"/>
        </w:rPr>
        <w:t xml:space="preserve">durch frühe </w:t>
      </w:r>
      <w:r w:rsidR="00A83CD9" w:rsidRPr="00A83CD9">
        <w:rPr>
          <w:sz w:val="20"/>
          <w:szCs w:val="20"/>
        </w:rPr>
        <w:t xml:space="preserve">geschlechtsverändernder Operationen hingewiesen </w:t>
      </w:r>
      <w:r w:rsidR="00A83CD9" w:rsidRPr="00A83CD9">
        <w:rPr>
          <w:sz w:val="20"/>
          <w:szCs w:val="20"/>
        </w:rPr>
        <w:fldChar w:fldCharType="begin"/>
      </w:r>
      <w:r w:rsidR="000B7865">
        <w:rPr>
          <w:sz w:val="20"/>
          <w:szCs w:val="20"/>
        </w:rPr>
        <w:instrText xml:space="preserve"> ADDIN ZOTERO_ITEM CSL_CITATION {"citationID":"Kj6YAPE8","properties":{"unsorted":false,"formattedCitation":"(vgl. Berry und Monro 2022; Orr 2022)","plainCitation":"(vgl. Berry und Monro 2022; Orr 2022)","dontUpdate":true,"noteIndex":197},"citationItems":[{"id":1330,"uris":["http://zotero.org/users/local/owKliTIb/items/8UDDHDGL"],"itemData":{"id":1330,"type":"article-journal","container-title":"Sexual and Reproductive Health Matters","DOI":"10.1080/26410397.2022.2136027","title":"Ageing in obscurity: a critical literature review regarding older intersex people","volume":"30","author":[{"family":"Berry","given":"Adeline"},{"family":"Monro","given":"Surya"}],"issued":{"date-parts":[["2022",11]]}},"prefix":"vgl."},{"id":1085,"uris":["http://zotero.org/users/local/owKliTIb/items/9BJ4X8EL"],"itemData":{"id":1085,"type":"chapter","container-title":"Cripping Intersex","DOI":"10.59962/9780774868549-010","page":"233-259","publisher":"University of British Columbia Press","title":"8 A Crip Intersex Approach to PGD","URL":"https://doi.org/10.59962/9780774868549-010","author":[{"family":"Orr","given":"Celeste E."}],"issued":{"date-parts":[["2022"]]}}}],"schema":"https://github.com/citation-style-language/schema/raw/master/csl-citation.json"} </w:instrText>
      </w:r>
      <w:r w:rsidR="00A83CD9" w:rsidRPr="00A83CD9">
        <w:rPr>
          <w:sz w:val="20"/>
          <w:szCs w:val="20"/>
        </w:rPr>
        <w:fldChar w:fldCharType="separate"/>
      </w:r>
      <w:r w:rsidR="00A83CD9" w:rsidRPr="00A83CD9">
        <w:rPr>
          <w:sz w:val="20"/>
          <w:szCs w:val="20"/>
        </w:rPr>
        <w:t xml:space="preserve">(vgl. Berry, </w:t>
      </w:r>
      <w:proofErr w:type="spellStart"/>
      <w:r w:rsidR="00A83CD9" w:rsidRPr="00A83CD9">
        <w:rPr>
          <w:sz w:val="20"/>
          <w:szCs w:val="20"/>
        </w:rPr>
        <w:t>Monro</w:t>
      </w:r>
      <w:proofErr w:type="spellEnd"/>
      <w:r w:rsidR="00A83CD9" w:rsidRPr="00A83CD9">
        <w:rPr>
          <w:sz w:val="20"/>
          <w:szCs w:val="20"/>
        </w:rPr>
        <w:t xml:space="preserve"> 2022; Orr 2022)</w:t>
      </w:r>
      <w:r w:rsidR="00A83CD9" w:rsidRPr="00A83CD9">
        <w:rPr>
          <w:sz w:val="20"/>
          <w:szCs w:val="20"/>
        </w:rPr>
        <w:fldChar w:fldCharType="end"/>
      </w:r>
      <w:r w:rsidR="00A83CD9" w:rsidRPr="00A83CD9">
        <w:rPr>
          <w:sz w:val="20"/>
          <w:szCs w:val="20"/>
        </w:rPr>
        <w:t>.</w:t>
      </w:r>
      <w:r w:rsidR="00A83CD9" w:rsidRPr="00A83CD9">
        <w:t xml:space="preserve"> </w:t>
      </w:r>
      <w:r w:rsidR="00A83CD9" w:rsidRPr="00A83CD9">
        <w:rPr>
          <w:sz w:val="20"/>
          <w:szCs w:val="20"/>
        </w:rPr>
        <w:t xml:space="preserve">Dabei wird die psychische Dimension der </w:t>
      </w:r>
      <w:r w:rsidR="00A83CD9">
        <w:rPr>
          <w:sz w:val="20"/>
          <w:szCs w:val="20"/>
        </w:rPr>
        <w:t xml:space="preserve">aus diesen Eingriffen </w:t>
      </w:r>
      <w:r w:rsidR="00A83CD9" w:rsidRPr="00A83CD9">
        <w:rPr>
          <w:sz w:val="20"/>
          <w:szCs w:val="20"/>
        </w:rPr>
        <w:t xml:space="preserve">resultierenden Belastungen hervorgehoben, die in der Konsequenz beispielsweise zu posttraumatischen Beschwerden und wiederkehrenden Depressionen führen und somit </w:t>
      </w:r>
      <w:r w:rsidR="00F12E57">
        <w:rPr>
          <w:sz w:val="20"/>
          <w:szCs w:val="20"/>
        </w:rPr>
        <w:t xml:space="preserve">die </w:t>
      </w:r>
      <w:r w:rsidR="00A83CD9" w:rsidRPr="00A83CD9">
        <w:rPr>
          <w:sz w:val="20"/>
          <w:szCs w:val="20"/>
        </w:rPr>
        <w:t xml:space="preserve">Einschränkung der sozialen Teilhabe im Sinne einer Behinderung </w:t>
      </w:r>
      <w:r w:rsidR="00F12E57">
        <w:rPr>
          <w:sz w:val="20"/>
          <w:szCs w:val="20"/>
        </w:rPr>
        <w:t xml:space="preserve">bewirken </w:t>
      </w:r>
      <w:r w:rsidR="00A83CD9" w:rsidRPr="00A83CD9">
        <w:rPr>
          <w:sz w:val="20"/>
          <w:szCs w:val="20"/>
        </w:rPr>
        <w:fldChar w:fldCharType="begin"/>
      </w:r>
      <w:r w:rsidR="000B7865">
        <w:rPr>
          <w:sz w:val="20"/>
          <w:szCs w:val="20"/>
        </w:rPr>
        <w:instrText xml:space="preserve"> ADDIN ZOTERO_ITEM CSL_CITATION {"citationID":"l7Tn7W0q","properties":{"unsorted":false,"formattedCitation":"(vgl. auch Davis 2015; Karkazis 2008; Preves 2003)","plainCitation":"(vgl. auch Davis 2015; Karkazis 2008; Preves 2003)","dontUpdate":true,"noteIndex":197},"citationItems":[{"id":1202,"uris":["http://zotero.org/users/local/owKliTIb/items/UI7EEAIY"],"itemData":{"id":1202,"type":"book","abstract":"When sociologist Georgiann Davis was a teenager, her doctors discovered that she possessed XY chromosomes, marking her as intersex. Rather than share this information with her, they withheld the diagnosis in order to \"protect\" the development of her gender identity; it was years before Davis would see her own medical records as an adult and learn the truth. Davis' experience is not unusual. Many intersex people feel isolated from one another and violated by medical practices that support conventional notions of the male/female sex binary which have historically led to secrecy and shame about being intersex. Yet, the rise of intersex activism and visibility in the US has called into question the practice of classifying intersex as an abnormality, rather than as a mere biological variation. This shift in thinking has the potential to transform entrenched intersex medical treatment.  In&lt;em&gt;Contesting Intersex&lt;/em&gt;, Davis draws on interviews with intersex people, their parents, and medical experts to explore the oft-questioned views on intersex in medical and activist communities, as well as the evolution of thought in regards to intersex visibility and transparency. She finds that framing intersex as an abnormality is harmful and can alter the course of one's life. In fact, controversy over this framing continues, as intersex has been renamed a 'disorder of sex development' throughout medicine. This happened, she suggests, as a means for doctors to reassert their authority over the intersex body in the face of increasing intersex activism in the 1990s and feminist critiques of intersex medical treatment. Davis argues the renaming of 'intersex' as a 'disorder of sex development' is strong evidence that the intersex diagnosis is dubious. Within the intersex community, though, disorder of sex development terminology is hotly disputed; some prefer not to use a term which pathologizes their bodies, while others prefer to think of intersex in scientific terms. Although terminology is currently a source of tension within the movement, Davis hopes intersex activists and their allies can come together to improve the lives of intersex people, their families, and future generations. However, for this to happen, the intersex diagnosis, as well as sex, gender, and sexuality, needs to be understood as socially constructed phenomena. A personal journey into medical and social activism,&lt;em&gt;Contesting Intersex&lt;/em&gt;presents a unique perspective on how medical diagnoses can affect lives profoundly.","archive":"JSTOR","ISBN":"978-1-4798-1415-2","publisher":"NYU Press","title":"Contesting Intersex","URL":"http://www.jstor.org/stable/j.ctt15zc7ht","author":[{"family":"Davis","given":"G."}],"accessed":{"date-parts":[["2026",6,5]]},"issued":{"date-parts":[["2015"]]}},"prefix":"vgl. auch"},{"id":197,"uris":["http://zotero.org/users/local/owKliTIb/items/XSYQZL9W"],"itemData":{"id":197,"type":"book","publisher":"Duke University Press","publisher-place":"Durham, N.C.","title":"Fixing Sex: Intersex, Medical Authority, and Lived Experience","author":[{"family":"Karkazis","given":"Katrina"}],"issued":{"date-parts":[["2008"]]}}},{"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E."}],"issued":{"date-parts":[["2003"]]}}}],"schema":"https://github.com/citation-style-language/schema/raw/master/csl-citation.json"} </w:instrText>
      </w:r>
      <w:r w:rsidR="00A83CD9" w:rsidRPr="00A83CD9">
        <w:rPr>
          <w:sz w:val="20"/>
          <w:szCs w:val="20"/>
        </w:rPr>
        <w:fldChar w:fldCharType="separate"/>
      </w:r>
      <w:r w:rsidR="00A83CD9" w:rsidRPr="00A83CD9">
        <w:rPr>
          <w:sz w:val="20"/>
          <w:szCs w:val="20"/>
        </w:rPr>
        <w:t xml:space="preserve">(vgl. </w:t>
      </w:r>
      <w:r w:rsidR="00A83CD9">
        <w:rPr>
          <w:sz w:val="20"/>
          <w:szCs w:val="20"/>
        </w:rPr>
        <w:t>ebd.)</w:t>
      </w:r>
      <w:r w:rsidR="00A83CD9" w:rsidRPr="00A83CD9">
        <w:rPr>
          <w:sz w:val="20"/>
          <w:szCs w:val="20"/>
        </w:rPr>
        <w:fldChar w:fldCharType="end"/>
      </w:r>
      <w:r w:rsidR="00A83CD9" w:rsidRPr="00A83CD9">
        <w:rPr>
          <w:sz w:val="20"/>
          <w:szCs w:val="20"/>
        </w:rPr>
        <w:t>.</w:t>
      </w:r>
      <w:r w:rsidR="00EF56D5">
        <w:rPr>
          <w:sz w:val="20"/>
          <w:szCs w:val="20"/>
        </w:rPr>
        <w:t xml:space="preserve"> </w:t>
      </w:r>
      <w:r w:rsidRPr="00A83CD9">
        <w:rPr>
          <w:sz w:val="20"/>
          <w:szCs w:val="20"/>
        </w:rPr>
        <w:t xml:space="preserve">Orr </w:t>
      </w:r>
      <w:r w:rsidR="00A83CD9" w:rsidRPr="00A83CD9">
        <w:rPr>
          <w:sz w:val="20"/>
          <w:szCs w:val="20"/>
        </w:rPr>
        <w:t xml:space="preserve">(2022) </w:t>
      </w:r>
      <w:r w:rsidRPr="00A83CD9">
        <w:rPr>
          <w:sz w:val="20"/>
          <w:szCs w:val="20"/>
        </w:rPr>
        <w:t>weist auf die Parallelen und Intersektionen zwischen Ableismus und Inter</w:t>
      </w:r>
      <w:r w:rsidR="00F12E57">
        <w:rPr>
          <w:sz w:val="20"/>
          <w:szCs w:val="20"/>
        </w:rPr>
        <w:t>*</w:t>
      </w:r>
      <w:proofErr w:type="spellStart"/>
      <w:r w:rsidRPr="00A83CD9">
        <w:rPr>
          <w:sz w:val="20"/>
          <w:szCs w:val="20"/>
        </w:rPr>
        <w:t>phobie</w:t>
      </w:r>
      <w:proofErr w:type="spellEnd"/>
      <w:r w:rsidRPr="00A83CD9">
        <w:rPr>
          <w:sz w:val="20"/>
          <w:szCs w:val="20"/>
        </w:rPr>
        <w:t xml:space="preserve"> in der Medizin hin und stellt beide in den Kontext der </w:t>
      </w:r>
      <w:r w:rsidRPr="00F12E57">
        <w:rPr>
          <w:i/>
          <w:iCs/>
          <w:sz w:val="20"/>
          <w:szCs w:val="20"/>
        </w:rPr>
        <w:t>kurativen Gewalt</w:t>
      </w:r>
      <w:r w:rsidR="005866E8" w:rsidRPr="00A83CD9">
        <w:rPr>
          <w:sz w:val="20"/>
          <w:szCs w:val="20"/>
        </w:rPr>
        <w:t xml:space="preserve"> </w:t>
      </w:r>
      <w:r w:rsidR="005866E8" w:rsidRPr="00A83CD9">
        <w:rPr>
          <w:sz w:val="20"/>
          <w:szCs w:val="20"/>
        </w:rPr>
        <w:fldChar w:fldCharType="begin"/>
      </w:r>
      <w:r w:rsidR="000B7865">
        <w:rPr>
          <w:sz w:val="20"/>
          <w:szCs w:val="20"/>
        </w:rPr>
        <w:instrText xml:space="preserve"> ADDIN ZOTERO_ITEM CSL_CITATION {"citationID":"WWRmvPaK","properties":{"unsorted":false,"formattedCitation":"(vgl. Orr 2022, 5)","plainCitation":"(vgl. Orr 2022, 5)","noteIndex":197},"citationItems":[{"id":1085,"uris":["http://zotero.org/users/local/owKliTIb/items/9BJ4X8EL"],"itemData":{"id":1085,"type":"chapter","container-title":"Cripping Intersex","DOI":"10.59962/9780774868549-010","page":"233-259","publisher":"University of British Columbia Press","title":"8 A Crip Intersex Approach to PGD","URL":"https://doi.org/10.59962/9780774868549-010","author":[{"family":"Orr","given":"Celeste E."}],"issued":{"date-parts":[["2022"]]}},"locator":"5","label":"page","prefix":"vgl."}],"schema":"https://github.com/citation-style-language/schema/raw/master/csl-citation.json"} </w:instrText>
      </w:r>
      <w:r w:rsidR="005866E8" w:rsidRPr="00A83CD9">
        <w:rPr>
          <w:sz w:val="20"/>
          <w:szCs w:val="20"/>
        </w:rPr>
        <w:fldChar w:fldCharType="separate"/>
      </w:r>
      <w:r w:rsidR="005866E8" w:rsidRPr="00A83CD9">
        <w:rPr>
          <w:rFonts w:ascii="Cambria" w:hAnsi="Cambria"/>
          <w:sz w:val="20"/>
          <w:szCs w:val="20"/>
        </w:rPr>
        <w:t>(vgl.</w:t>
      </w:r>
      <w:r w:rsidR="00F12E57">
        <w:rPr>
          <w:rFonts w:ascii="Cambria" w:hAnsi="Cambria"/>
          <w:sz w:val="20"/>
          <w:szCs w:val="20"/>
        </w:rPr>
        <w:t xml:space="preserve"> </w:t>
      </w:r>
      <w:r w:rsidR="005866E8" w:rsidRPr="00A83CD9">
        <w:rPr>
          <w:rFonts w:ascii="Cambria" w:hAnsi="Cambria"/>
          <w:sz w:val="20"/>
          <w:szCs w:val="20"/>
        </w:rPr>
        <w:t>Orr 2022, 5)</w:t>
      </w:r>
      <w:r w:rsidR="005866E8" w:rsidRPr="00A83CD9">
        <w:rPr>
          <w:sz w:val="20"/>
          <w:szCs w:val="20"/>
        </w:rPr>
        <w:fldChar w:fldCharType="end"/>
      </w:r>
      <w:r w:rsidRPr="00A83CD9">
        <w:rPr>
          <w:sz w:val="20"/>
          <w:szCs w:val="20"/>
        </w:rPr>
        <w:t xml:space="preserve">. Trotz des politischen und theoretischen Gewinns der durch Fruchtbarmachung von Konzepten der </w:t>
      </w:r>
      <w:r w:rsidR="00F12E57">
        <w:rPr>
          <w:i/>
          <w:iCs/>
          <w:sz w:val="20"/>
          <w:szCs w:val="20"/>
        </w:rPr>
        <w:t>D</w:t>
      </w:r>
      <w:r w:rsidRPr="00F12E57">
        <w:rPr>
          <w:i/>
          <w:iCs/>
          <w:sz w:val="20"/>
          <w:szCs w:val="20"/>
        </w:rPr>
        <w:t xml:space="preserve">isability </w:t>
      </w:r>
      <w:r w:rsidR="00F12E57">
        <w:rPr>
          <w:i/>
          <w:iCs/>
          <w:sz w:val="20"/>
          <w:szCs w:val="20"/>
        </w:rPr>
        <w:t>S</w:t>
      </w:r>
      <w:r w:rsidRPr="00F12E57">
        <w:rPr>
          <w:i/>
          <w:iCs/>
          <w:sz w:val="20"/>
          <w:szCs w:val="20"/>
        </w:rPr>
        <w:t>tudies</w:t>
      </w:r>
      <w:r w:rsidRPr="00A83CD9">
        <w:rPr>
          <w:sz w:val="20"/>
          <w:szCs w:val="20"/>
        </w:rPr>
        <w:t xml:space="preserve"> für die Inter* </w:t>
      </w:r>
      <w:r w:rsidR="00EF56D5">
        <w:rPr>
          <w:sz w:val="20"/>
          <w:szCs w:val="20"/>
        </w:rPr>
        <w:t>S</w:t>
      </w:r>
      <w:r w:rsidRPr="00A83CD9">
        <w:rPr>
          <w:sz w:val="20"/>
          <w:szCs w:val="20"/>
        </w:rPr>
        <w:t>tudie</w:t>
      </w:r>
      <w:r w:rsidR="00EF56D5">
        <w:rPr>
          <w:sz w:val="20"/>
          <w:szCs w:val="20"/>
        </w:rPr>
        <w:t>n</w:t>
      </w:r>
      <w:r w:rsidRPr="00A83CD9">
        <w:rPr>
          <w:sz w:val="20"/>
          <w:szCs w:val="20"/>
        </w:rPr>
        <w:t xml:space="preserve"> entsteh</w:t>
      </w:r>
      <w:r w:rsidR="00EF56D5">
        <w:rPr>
          <w:sz w:val="20"/>
          <w:szCs w:val="20"/>
        </w:rPr>
        <w:t>t</w:t>
      </w:r>
      <w:r w:rsidRPr="00A83CD9">
        <w:rPr>
          <w:sz w:val="20"/>
          <w:szCs w:val="20"/>
        </w:rPr>
        <w:t>, ist die Anwendung des kurativen Gewaltkonzepts</w:t>
      </w:r>
      <w:r w:rsidR="00F12E57">
        <w:rPr>
          <w:sz w:val="20"/>
          <w:szCs w:val="20"/>
        </w:rPr>
        <w:t xml:space="preserve"> von Kim</w:t>
      </w:r>
      <w:r w:rsidRPr="00A83CD9">
        <w:rPr>
          <w:sz w:val="20"/>
          <w:szCs w:val="20"/>
        </w:rPr>
        <w:t xml:space="preserve"> im Kontext </w:t>
      </w:r>
      <w:r w:rsidR="00F12E57">
        <w:rPr>
          <w:sz w:val="20"/>
          <w:szCs w:val="20"/>
        </w:rPr>
        <w:t>körper</w:t>
      </w:r>
      <w:r w:rsidRPr="00A83CD9">
        <w:rPr>
          <w:sz w:val="20"/>
          <w:szCs w:val="20"/>
        </w:rPr>
        <w:t>geschlechtlicher Variationen</w:t>
      </w:r>
      <w:r w:rsidR="00EF56D5">
        <w:rPr>
          <w:sz w:val="20"/>
          <w:szCs w:val="20"/>
        </w:rPr>
        <w:t xml:space="preserve"> jedoch</w:t>
      </w:r>
      <w:r w:rsidRPr="00A83CD9">
        <w:rPr>
          <w:sz w:val="20"/>
          <w:szCs w:val="20"/>
        </w:rPr>
        <w:t xml:space="preserve"> nur teilweise passend, da geschlechtsverändernde Eingriffe</w:t>
      </w:r>
      <w:r w:rsidR="00F12E57">
        <w:rPr>
          <w:sz w:val="20"/>
          <w:szCs w:val="20"/>
        </w:rPr>
        <w:t xml:space="preserve"> an intergeschlechtlichen Kindern</w:t>
      </w:r>
      <w:r w:rsidRPr="00A83CD9">
        <w:rPr>
          <w:sz w:val="20"/>
          <w:szCs w:val="20"/>
        </w:rPr>
        <w:t xml:space="preserve"> überwiegend</w:t>
      </w:r>
      <w:r>
        <w:rPr>
          <w:sz w:val="20"/>
          <w:szCs w:val="20"/>
        </w:rPr>
        <w:t xml:space="preserve"> zu kosmetischen Zwecken durchgeführt werden</w:t>
      </w:r>
      <w:r w:rsidR="00F12E57">
        <w:rPr>
          <w:sz w:val="20"/>
          <w:szCs w:val="20"/>
        </w:rPr>
        <w:t xml:space="preserve">. Somit ist </w:t>
      </w:r>
      <w:r>
        <w:rPr>
          <w:sz w:val="20"/>
          <w:szCs w:val="20"/>
        </w:rPr>
        <w:t xml:space="preserve">fraglich, ob hier überhaupt von einer kurativen </w:t>
      </w:r>
      <w:r w:rsidR="00F12E57">
        <w:rPr>
          <w:sz w:val="20"/>
          <w:szCs w:val="20"/>
        </w:rPr>
        <w:t xml:space="preserve">Behandlungsabsicht </w:t>
      </w:r>
      <w:r>
        <w:rPr>
          <w:sz w:val="20"/>
          <w:szCs w:val="20"/>
        </w:rPr>
        <w:t xml:space="preserve">ausgegangen werden kann </w:t>
      </w:r>
      <w:r w:rsidR="005866E8">
        <w:rPr>
          <w:sz w:val="20"/>
          <w:szCs w:val="20"/>
        </w:rPr>
        <w:fldChar w:fldCharType="begin"/>
      </w:r>
      <w:r w:rsidR="000B7865">
        <w:rPr>
          <w:sz w:val="20"/>
          <w:szCs w:val="20"/>
        </w:rPr>
        <w:instrText xml:space="preserve"> ADDIN ZOTERO_ITEM CSL_CITATION {"citationID":"sVdN73hK","properties":{"unsorted":false,"formattedCitation":"(vgl. auch Kim 2017)","plainCitation":"(vgl. auch Kim 2017)","noteIndex":197},"citationItems":[{"id":1075,"uris":["http://zotero.org/users/local/owKliTIb/items/2674KNIB"],"itemData":{"id":1075,"type":"book","publisher":"Duke University Press","publisher-place":"Durham","title":"Curative Violence: Rehabilitating Disability, Gender, and Sexuality in Modern Korea","author":[{"family":"Kim","given":"Eunjung"}],"issued":{"date-parts":[["2017"]]}},"prefix":"vgl. auch"}],"schema":"https://github.com/citation-style-language/schema/raw/master/csl-citation.json"} </w:instrText>
      </w:r>
      <w:r w:rsidR="005866E8">
        <w:rPr>
          <w:sz w:val="20"/>
          <w:szCs w:val="20"/>
        </w:rPr>
        <w:fldChar w:fldCharType="separate"/>
      </w:r>
      <w:r w:rsidR="005866E8" w:rsidRPr="005866E8">
        <w:rPr>
          <w:rFonts w:ascii="Cambria" w:hAnsi="Cambria"/>
          <w:sz w:val="20"/>
        </w:rPr>
        <w:t>(vgl. auch Kim 2017)</w:t>
      </w:r>
      <w:r w:rsidR="005866E8">
        <w:rPr>
          <w:sz w:val="20"/>
          <w:szCs w:val="20"/>
        </w:rPr>
        <w:fldChar w:fldCharType="end"/>
      </w:r>
      <w:r>
        <w:rPr>
          <w:sz w:val="20"/>
          <w:szCs w:val="20"/>
        </w:rPr>
        <w:t>.</w:t>
      </w:r>
    </w:p>
  </w:footnote>
  <w:footnote w:id="197">
    <w:p w14:paraId="1070BF33" w14:textId="0A5D93D7" w:rsidR="00631021" w:rsidRDefault="00631021" w:rsidP="00631021">
      <w:pPr>
        <w:pStyle w:val="Funotentext"/>
        <w:jc w:val="both"/>
        <w:rPr>
          <w:sz w:val="20"/>
          <w:szCs w:val="20"/>
        </w:rPr>
      </w:pPr>
      <w:r w:rsidRPr="00B1150C">
        <w:rPr>
          <w:rStyle w:val="Funotenzeichen"/>
        </w:rPr>
        <w:footnoteRef/>
      </w:r>
      <w:r>
        <w:rPr>
          <w:sz w:val="20"/>
          <w:szCs w:val="20"/>
        </w:rPr>
        <w:t xml:space="preserve"> Die diskutierte Sequenz verdeutlicht die Relevanz der rekonstruktiven Forschung für die Diskussion von intersektionalen Analysen </w:t>
      </w:r>
      <w:r w:rsidR="0097722C">
        <w:rPr>
          <w:sz w:val="20"/>
          <w:szCs w:val="20"/>
        </w:rPr>
        <w:fldChar w:fldCharType="begin"/>
      </w:r>
      <w:r w:rsidR="000B7865">
        <w:rPr>
          <w:sz w:val="20"/>
          <w:szCs w:val="20"/>
        </w:rPr>
        <w:instrText xml:space="preserve"> ADDIN ZOTERO_ITEM CSL_CITATION {"citationID":"aMWIuwKP","properties":{"unsorted":false,"formattedCitation":"(vgl. auch Rein 2020)","plainCitation":"(vgl. auch Rein 2020)","noteIndex":198},"citationItems":[{"id":1390,"uris":["http://zotero.org/users/local/owKliTIb/items/DYPBZIW7"],"itemData":{"id":1390,"type":"book","collection-title":"Eine biographische Untersuchung im Übergang aus der stationären Jugendhilfe","DOI":"10.1515/9783839451700","ISBN":"978-3-8394-5170-0","publisher":"transcript Verlag","title":"Normalität und Subjektivierung","URL":"https://doi.org/10.1515/9783839451700","author":[{"family":"Rein","given":"Angela"}],"accessed":{"date-parts":[["2026",6,11]]},"issued":{"date-parts":[["2020"]]}},"prefix":"vgl. auch"}],"schema":"https://github.com/citation-style-language/schema/raw/master/csl-citation.json"} </w:instrText>
      </w:r>
      <w:r w:rsidR="0097722C">
        <w:rPr>
          <w:sz w:val="20"/>
          <w:szCs w:val="20"/>
        </w:rPr>
        <w:fldChar w:fldCharType="separate"/>
      </w:r>
      <w:r w:rsidR="0097722C" w:rsidRPr="0097722C">
        <w:rPr>
          <w:rFonts w:ascii="Cambria" w:hAnsi="Cambria"/>
          <w:sz w:val="20"/>
        </w:rPr>
        <w:t>(vgl. auch Rein 2020)</w:t>
      </w:r>
      <w:r w:rsidR="0097722C">
        <w:rPr>
          <w:sz w:val="20"/>
          <w:szCs w:val="20"/>
        </w:rPr>
        <w:fldChar w:fldCharType="end"/>
      </w:r>
      <w:r>
        <w:rPr>
          <w:sz w:val="20"/>
          <w:szCs w:val="20"/>
        </w:rPr>
        <w:t xml:space="preserve">. Aus einer Disability-Perspektive ist hier hinzuzufügen, dass die Umkleide-Situation und Alex‘ Interpretation dieser deutlich macht, dass strukturelle Barrieren häufig nicht durch die Beeinträchtigungen auf Seiten der behinderten Person entstehen, sondern durch die ableistischen Reaktionen einer überwiegend nicht-behinderten </w:t>
      </w:r>
      <w:r w:rsidR="00A00B18">
        <w:rPr>
          <w:sz w:val="20"/>
          <w:szCs w:val="20"/>
        </w:rPr>
        <w:t>Dominanz</w:t>
      </w:r>
      <w:r>
        <w:rPr>
          <w:sz w:val="20"/>
          <w:szCs w:val="20"/>
        </w:rPr>
        <w:t>gesellschaft.</w:t>
      </w:r>
    </w:p>
  </w:footnote>
  <w:footnote w:id="198">
    <w:p w14:paraId="52D9A49A" w14:textId="484844F9" w:rsidR="00631021" w:rsidRDefault="00631021" w:rsidP="00631021">
      <w:pPr>
        <w:pStyle w:val="Funotentext"/>
        <w:jc w:val="both"/>
        <w:rPr>
          <w:sz w:val="20"/>
          <w:szCs w:val="20"/>
        </w:rPr>
      </w:pPr>
      <w:r w:rsidRPr="00B1150C">
        <w:rPr>
          <w:rStyle w:val="Funotenzeichen"/>
        </w:rPr>
        <w:footnoteRef/>
      </w:r>
      <w:r>
        <w:rPr>
          <w:sz w:val="20"/>
          <w:szCs w:val="20"/>
        </w:rPr>
        <w:t xml:space="preserve">  In der Zeitschrift der Spiegel finden sich beispielsweise im Veröffentlichungsjahr 2012 hintereinander drei Artikel, die beschreiben, wie sich potentielle Opfer von Mobbing effektiver schützen können</w:t>
      </w:r>
      <w:r>
        <w:rPr>
          <w:sz w:val="20"/>
          <w:szCs w:val="20"/>
        </w:rPr>
        <w:t xml:space="preserve">, um nicht </w:t>
      </w:r>
      <w:r>
        <w:rPr>
          <w:sz w:val="20"/>
          <w:szCs w:val="20"/>
        </w:rPr>
        <w:t xml:space="preserve">zur Zielscheibe von Angriffen zu werden. Diese Verhaltensweisen werden als „Tipps“ präsentiert</w:t>
      </w:r>
      <w:r>
        <w:rPr>
          <w:sz w:val="20"/>
          <w:szCs w:val="20"/>
        </w:rPr>
        <w:t xml:space="preserve"> </w:t>
      </w:r>
      <w:r w:rsidR="000E368D">
        <w:rPr>
          <w:sz w:val="20"/>
          <w:szCs w:val="20"/>
        </w:rPr>
        <w:fldChar w:fldCharType="begin"/>
      </w:r>
      <w:r w:rsidR="000B7865">
        <w:rPr>
          <w:sz w:val="20"/>
          <w:szCs w:val="20"/>
        </w:rPr>
        <w:instrText xml:space="preserve"> ADDIN ZOTERO_ITEM CSL_CITATION {"citationID":"SEqRDkzS","properties":{"unsorted":false,"formattedCitation":"(vgl. Stehr, Christoph 2012)","plainCitation":"(vgl. Stehr, Christoph 2012)","dontUpdate":true,"noteIndex":199},"citationItems":[{"id":1396,"uris":["http://zotero.org/users/local/owKliTIb/items/HBTVJ2RD"],"itemData":{"id":1396,"type":"article-newspaper","container-title":"Der Spiegel Online","title":"Und weg bist du - Analyse von Mobbing-Fällen","URL":"https://www.spiegel.de/karriere/experten-analysieren-mobbingfaelle-und-geben-tipps-a-825551.html?sara_ref=re-xx-cp-sh","author":[{"family":"Stehr","given":"Christoph"}],"issued":{"date-parts":[["2012",4,4]]}},"prefix":"vgl."}],"schema":"https://github.com/citation-style-language/schema/raw/master/csl-citation.json"} </w:instrText>
      </w:r>
      <w:r w:rsidR="000E368D">
        <w:rPr>
          <w:sz w:val="20"/>
          <w:szCs w:val="20"/>
        </w:rPr>
        <w:fldChar w:fldCharType="separate"/>
      </w:r>
      <w:r>
        <w:rPr>
          <w:rFonts w:ascii="Cambria" w:hAnsi="Cambria"/>
          <w:sz w:val="20"/>
        </w:rPr>
        <w:t xml:space="preserve">(vgl. Stehr</w:t>
      </w:r>
      <w:r>
        <w:rPr>
          <w:rFonts w:ascii="Cambria" w:hAnsi="Cambria"/>
          <w:sz w:val="20"/>
        </w:rPr>
        <w:t xml:space="preserve">/Der Spiegel </w:t>
      </w:r>
      <w:r>
        <w:rPr>
          <w:rFonts w:ascii="Cambria" w:hAnsi="Cambria"/>
          <w:sz w:val="20"/>
        </w:rPr>
        <w:t xml:space="preserve">2012)</w:t>
      </w:r>
      <w:r w:rsidR="000E368D">
        <w:rPr>
          <w:sz w:val="20"/>
          <w:szCs w:val="20"/>
        </w:rPr>
        <w:fldChar w:fldCharType="end"/>
      </w:r>
      <w:r>
        <w:rPr>
          <w:sz w:val="20"/>
          <w:szCs w:val="20"/>
        </w:rPr>
        <w:t xml:space="preserve">. Darüber, wie das Umfeld aktiv werden kann, um Mobbing zu verhindern und welche sozialen Bedingungen Mobbing </w:t>
      </w:r>
      <w:del w:id="1000377" w:author="Claude Lektorat" w:date="2026-06-30T12:18:05Z">
        <w:r>
          <w:rPr>
            <w:sz w:val="20"/>
            <w:szCs w:val="20"/>
          </w:rPr>
          <w:delText xml:space="preserve">begünstigt</w:delText>
        </w:r>
      </w:del>
      <w:ins w:id="1000378" w:author="Claude Lektorat" w:date="2026-06-30T12:18:05Z">
        <w:r>
          <w:rPr>
            <w:sz w:val="20"/>
            <w:szCs w:val="20"/>
          </w:rPr>
          <w:t xml:space="preserve">begünstigen,</w:t>
        </w:r>
      </w:ins>
      <w:r>
        <w:rPr>
          <w:sz w:val="20"/>
          <w:szCs w:val="20"/>
        </w:rPr>
        <w:t xml:space="preserve"> wird nicht</w:t>
      </w:r>
      <w:r>
        <w:rPr>
          <w:sz w:val="20"/>
          <w:szCs w:val="20"/>
        </w:rPr>
        <w:t xml:space="preserve"> geschrieben</w:t>
      </w:r>
      <w:r>
        <w:rPr>
          <w:sz w:val="20"/>
          <w:szCs w:val="20"/>
        </w:rPr>
        <w:t xml:space="preserve">.</w:t>
      </w:r>
    </w:p>
  </w:footnote>
  <w:footnote w:id="199">
    <w:p w14:paraId="028C8A41" w14:textId="718946DC" w:rsidR="00631021" w:rsidRDefault="00631021" w:rsidP="00631021">
      <w:pPr>
        <w:jc w:val="both"/>
        <w:rPr>
          <w:sz w:val="20"/>
          <w:szCs w:val="20"/>
        </w:rPr>
      </w:pPr>
      <w:r w:rsidRPr="00B1150C">
        <w:rPr>
          <w:rStyle w:val="Funotenzeichen"/>
        </w:rPr>
        <w:footnoteRef/>
      </w:r>
      <w:r>
        <w:rPr>
          <w:sz w:val="20"/>
          <w:szCs w:val="20"/>
        </w:rPr>
        <w:t xml:space="preserve"> In der frühen empirischen Forschung zu Mobbing </w:t>
      </w:r>
      <w:r>
        <w:rPr>
          <w:sz w:val="20"/>
          <w:szCs w:val="20"/>
        </w:rPr>
        <w:t xml:space="preserve">wird </w:t>
      </w:r>
      <w:r>
        <w:rPr>
          <w:sz w:val="20"/>
          <w:szCs w:val="20"/>
        </w:rPr>
        <w:t xml:space="preserve">noch davon ausgegangen, dass Mobbing-Opfer durch bestimmte, gleichbleibende Eigenschaften identifizierbar sind</w:t>
      </w:r>
      <w:r>
        <w:rPr>
          <w:sz w:val="20"/>
          <w:szCs w:val="20"/>
        </w:rPr>
        <w:t xml:space="preserve"> </w:t>
      </w:r>
      <w:r w:rsidR="009E089E">
        <w:rPr>
          <w:sz w:val="20"/>
          <w:szCs w:val="20"/>
        </w:rPr>
        <w:fldChar w:fldCharType="begin"/>
      </w:r>
      <w:r w:rsidR="000B7865">
        <w:rPr>
          <w:sz w:val="20"/>
          <w:szCs w:val="20"/>
        </w:rPr>
        <w:instrText xml:space="preserve"> ADDIN ZOTERO_ITEM CSL_CITATION {"citationID":"B4MDyInv","properties":{"unsorted":false,"formattedCitation":"(vgl. Mechthild Sch\\uc0\\u228{}fer und Herpell 2012, 56)","plainCitation":"(vgl. Mechthild Schäfer und Herpell 2012, 56)","dontUpdate":true,"noteIndex":200},"citationItems":[{"id":1094,"uris":["http://zotero.org/users/local/owKliTIb/items/92S5YYW5"],"itemData":{"id":1094,"type":"book","publisher":"Rowohlt Taschenbuch","publisher-place":"Reinbek bei Hamburg","title":"Du Opfer! Wenn Kinder Kinder fertigmachen","author":[{"family":"Schäfer","given":"Mechthild"},{"family":"Herpell","given":"Gabriela"}],"issued":{"date-parts":[["2012"]]}},"locator":"56","label":"page","prefix":"vgl."}],"schema":"https://github.com/citation-style-language/schema/raw/master/csl-citation.json"} </w:instrText>
      </w:r>
      <w:r w:rsidR="009E089E">
        <w:rPr>
          <w:sz w:val="20"/>
          <w:szCs w:val="20"/>
        </w:rPr>
        <w:fldChar w:fldCharType="separate"/>
      </w:r>
      <w:r>
        <w:rPr>
          <w:rFonts w:ascii="Cambria" w:hAnsi="Cambria" w:cs="Times New Roman"/>
          <w:sz w:val="20"/>
        </w:rPr>
        <w:t xml:space="preserve">(vgl. Schäfer</w:t>
      </w:r>
      <w:r>
        <w:rPr>
          <w:rFonts w:ascii="Cambria" w:hAnsi="Cambria" w:cs="Times New Roman"/>
          <w:sz w:val="20"/>
        </w:rPr>
        <w:t xml:space="preserve">, </w:t>
      </w:r>
      <w:proofErr w:type="spellStart"/>
      <w:r>
        <w:rPr>
          <w:rFonts w:ascii="Cambria" w:hAnsi="Cambria" w:cs="Times New Roman"/>
          <w:sz w:val="20"/>
        </w:rPr>
        <w:t xml:space="preserve">Herpell</w:t>
      </w:r>
      <w:proofErr w:type="spellEnd"/>
      <w:r>
        <w:rPr>
          <w:rFonts w:ascii="Cambria" w:hAnsi="Cambria" w:cs="Times New Roman"/>
          <w:sz w:val="20"/>
        </w:rPr>
        <w:t xml:space="preserve"> 2012, 56)</w:t>
      </w:r>
      <w:r w:rsidR="009E089E">
        <w:rPr>
          <w:sz w:val="20"/>
          <w:szCs w:val="20"/>
        </w:rPr>
        <w:fldChar w:fldCharType="end"/>
      </w:r>
      <w:r>
        <w:rPr>
          <w:sz w:val="20"/>
          <w:szCs w:val="20"/>
        </w:rPr>
        <w:t xml:space="preserve">. Neuere Studien zeigen, dass es sich bei Mobbing um eine kollektive Dynamik mit meist klaren Rollenverteilungen handelt und als Opfer vor allem Personen ausgewählt werden, die potentiell wenig Unterstützung aus der jeweiligen Gruppierung erfahren, in der das Mobbing stattfindet</w:t>
      </w:r>
      <w:r>
        <w:rPr>
          <w:sz w:val="20"/>
          <w:szCs w:val="20"/>
        </w:rPr>
        <w:t xml:space="preserve"> </w:t>
      </w:r>
      <w:r w:rsidR="0050132A">
        <w:rPr>
          <w:sz w:val="20"/>
          <w:szCs w:val="20"/>
        </w:rPr>
        <w:fldChar w:fldCharType="begin"/>
      </w:r>
      <w:r w:rsidR="000B7865">
        <w:rPr>
          <w:sz w:val="20"/>
          <w:szCs w:val="20"/>
        </w:rPr>
        <w:instrText xml:space="preserve"> ADDIN ZOTERO_ITEM CSL_CITATION {"citationID":"iaOKFEWb","properties":{"unsorted":false,"formattedCitation":"(vgl. H\\uc0\\u246{}rmann und Sch\\uc0\\u228{}fer 2009)","plainCitation":"(vgl. Hörmann und Schäfer 2009)","dontUpdate":true,"noteIndex":200},"citationItems":[{"id":1069,"uris":["http://zotero.org/users/local/owKliTIb/items/KTH5VFWW"],"itemData":{"id":1069,"type":"article-journal","container-title":"Prax. Kinderpsychol. Kinderpsychiat.","DOI":"10.13109/prkk.2009.58.2.110","issue":"2","page":"110 – 124","publisher":"Walter de Gruyter GmbH","title":"Bullying im Grundschulalter Mitschülerrollen und ihre transkontextuelle Stabilität","volume":"58","author":[{"family":"Hörmann","given":"Cathérine"},{"family":"Schäfer","given":"Mechthild"}],"issued":{"date-parts":[["2009"]]}},"prefix":"vgl."}],"schema":"https://github.com/citation-style-language/schema/raw/master/csl-citation.json"} </w:instrText>
      </w:r>
      <w:r w:rsidR="0050132A">
        <w:rPr>
          <w:sz w:val="20"/>
          <w:szCs w:val="20"/>
        </w:rPr>
        <w:fldChar w:fldCharType="separate"/>
      </w:r>
      <w:r>
        <w:rPr>
          <w:rFonts w:ascii="Cambria" w:hAnsi="Cambria" w:cs="Times New Roman"/>
          <w:sz w:val="20"/>
        </w:rPr>
        <w:t xml:space="preserve">(vgl. Hörmann</w:t>
      </w:r>
      <w:r>
        <w:rPr>
          <w:rFonts w:ascii="Cambria" w:hAnsi="Cambria" w:cs="Times New Roman"/>
          <w:sz w:val="20"/>
        </w:rPr>
        <w:t xml:space="preserve">, </w:t>
      </w:r>
      <w:r>
        <w:rPr>
          <w:rFonts w:ascii="Cambria" w:hAnsi="Cambria" w:cs="Times New Roman"/>
          <w:sz w:val="20"/>
        </w:rPr>
        <w:t xml:space="preserve">Schäfer 2009)</w:t>
      </w:r>
      <w:r w:rsidR="0050132A">
        <w:rPr>
          <w:sz w:val="20"/>
          <w:szCs w:val="20"/>
        </w:rPr>
        <w:fldChar w:fldCharType="end"/>
      </w:r>
      <w:r>
        <w:rPr>
          <w:sz w:val="20"/>
          <w:szCs w:val="20"/>
        </w:rPr>
        <w:t xml:space="preserve">.</w:t>
      </w:r>
      <w:r>
        <w:rPr>
          <w:rStyle w:val="Funotenzeichen"/>
          <w:sz w:val="20"/>
          <w:szCs w:val="20"/>
        </w:rPr>
        <w:footnoteRef/>
      </w:r>
      <w:r>
        <w:rPr>
          <w:sz w:val="20"/>
          <w:szCs w:val="20"/>
        </w:rPr>
        <w:t xml:space="preserve"> Dies macht bereits sozial stigmatisierte Kinder und Jugendliche, die erkennbar ‚</w:t>
      </w:r>
      <w:proofErr w:type="spellStart"/>
      <w:r>
        <w:rPr>
          <w:sz w:val="20"/>
          <w:szCs w:val="20"/>
        </w:rPr>
        <w:t xml:space="preserve">anders’</w:t>
      </w:r>
      <w:proofErr w:type="spellEnd"/>
      <w:r>
        <w:rPr>
          <w:sz w:val="20"/>
          <w:szCs w:val="20"/>
        </w:rPr>
        <w:t xml:space="preserve"> sind</w:t>
      </w:r>
      <w:r>
        <w:rPr>
          <w:sz w:val="20"/>
          <w:szCs w:val="20"/>
        </w:rPr>
        <w:t xml:space="preserve"> vulnerabler</w:t>
      </w:r>
      <w:r>
        <w:rPr>
          <w:sz w:val="20"/>
          <w:szCs w:val="20"/>
        </w:rPr>
        <w:t xml:space="preserve">, </w:t>
      </w:r>
      <w:r>
        <w:rPr>
          <w:sz w:val="20"/>
          <w:szCs w:val="20"/>
        </w:rPr>
        <w:t xml:space="preserve">in die Rolle der Mobbing-Opfer zu geraten</w:t>
      </w:r>
      <w:r>
        <w:rPr>
          <w:sz w:val="20"/>
          <w:szCs w:val="20"/>
        </w:rPr>
        <w:t xml:space="preserve"> </w:t>
      </w:r>
      <w:r w:rsidR="0050132A">
        <w:rPr>
          <w:sz w:val="20"/>
          <w:szCs w:val="20"/>
        </w:rPr>
        <w:fldChar w:fldCharType="begin"/>
      </w:r>
      <w:r w:rsidR="000B7865">
        <w:rPr>
          <w:sz w:val="20"/>
          <w:szCs w:val="20"/>
        </w:rPr>
        <w:instrText xml:space="preserve"> ADDIN ZOTERO_ITEM CSL_CITATION {"citationID":"Pn7OJF2Q","properties":{"unsorted":false,"formattedCitation":"(vgl. Peguero und Hong 2020; vgl. auch Mechthild Sch\\uc0\\u228{}fer und Herpell 2012, 65)","plainCitation":"(vgl. Peguero und Hong 2020; vgl. auch Mechthild Schäfer und Herpell 2012, 65)","dontUpdate":true,"noteIndex":200},"citationItems":[{"id":1096,"uris":["http://zotero.org/users/local/owKliTIb/items/VQB6NT6Y"],"itemData":{"id":1096,"type":"book","DOI":"10.1007/978-3-030-64367-6","publisher":"Springer Cham","title":"School Bullying. Youth Vulnerability, Marginalization, and Victimization","author":[{"family":"Peguero","given":"Anthony A."},{"family":"Hong","given":"Jun Sung"}],"issued":{"date-parts":[["2020"]]}},"prefix":"vgl."},{"id":1094,"uris":["http://zotero.org/users/local/owKliTIb/items/92S5YYW5"],"itemData":{"id":1094,"type":"book","publisher":"Rowohlt Taschenbuch","publisher-place":"Reinbek bei Hamburg","title":"Du Opfer! Wenn Kinder Kinder fertigmachen","author":[{"family":"Schäfer","given":"Mechthild"},{"family":"Herpell","given":"Gabriela"}],"issued":{"date-parts":[["2012"]]}},"locator":"65","label":"page","prefix":"vgl. auch"}],"schema":"https://github.com/citation-style-language/schema/raw/master/csl-citation.json"} </w:instrText>
      </w:r>
      <w:r w:rsidR="0050132A">
        <w:rPr>
          <w:sz w:val="20"/>
          <w:szCs w:val="20"/>
        </w:rPr>
        <w:fldChar w:fldCharType="separate"/>
      </w:r>
      <w:r>
        <w:rPr>
          <w:rFonts w:ascii="Cambria" w:hAnsi="Cambria" w:cs="Times New Roman"/>
          <w:sz w:val="20"/>
        </w:rPr>
        <w:t xml:space="preserve">(vgl. </w:t>
      </w:r>
      <w:proofErr w:type="spellStart"/>
      <w:r>
        <w:rPr>
          <w:rFonts w:ascii="Cambria" w:hAnsi="Cambria" w:cs="Times New Roman"/>
          <w:sz w:val="20"/>
        </w:rPr>
        <w:t xml:space="preserve">Peguero</w:t>
      </w:r>
      <w:proofErr w:type="spellEnd"/>
      <w:r>
        <w:rPr>
          <w:rFonts w:ascii="Cambria" w:hAnsi="Cambria" w:cs="Times New Roman"/>
          <w:sz w:val="20"/>
        </w:rPr>
        <w:t xml:space="preserve">, </w:t>
      </w:r>
      <w:r>
        <w:rPr>
          <w:rFonts w:ascii="Cambria" w:hAnsi="Cambria" w:cs="Times New Roman"/>
          <w:sz w:val="20"/>
        </w:rPr>
        <w:t xml:space="preserve">Hong 2020;</w:t>
      </w:r>
      <w:r>
        <w:rPr>
          <w:rFonts w:ascii="Cambria" w:hAnsi="Cambria" w:cs="Times New Roman"/>
          <w:sz w:val="20"/>
        </w:rPr>
        <w:t xml:space="preserve"> </w:t>
      </w:r>
      <w:r>
        <w:rPr>
          <w:rFonts w:ascii="Cambria" w:hAnsi="Cambria" w:cs="Times New Roman"/>
          <w:sz w:val="20"/>
        </w:rPr>
        <w:t xml:space="preserve">Schäfer</w:t>
      </w:r>
      <w:r>
        <w:rPr>
          <w:rFonts w:ascii="Cambria" w:hAnsi="Cambria" w:cs="Times New Roman"/>
          <w:sz w:val="20"/>
        </w:rPr>
        <w:t xml:space="preserve">, </w:t>
      </w:r>
      <w:proofErr w:type="spellStart"/>
      <w:r>
        <w:rPr>
          <w:rFonts w:ascii="Cambria" w:hAnsi="Cambria" w:cs="Times New Roman"/>
          <w:sz w:val="20"/>
        </w:rPr>
        <w:t xml:space="preserve">Herpell</w:t>
      </w:r>
      <w:proofErr w:type="spellEnd"/>
      <w:r>
        <w:rPr>
          <w:rFonts w:ascii="Cambria" w:hAnsi="Cambria" w:cs="Times New Roman"/>
          <w:sz w:val="20"/>
        </w:rPr>
        <w:t xml:space="preserve"> 2012, 65)</w:t>
      </w:r>
      <w:r w:rsidR="0050132A">
        <w:rPr>
          <w:sz w:val="20"/>
          <w:szCs w:val="20"/>
        </w:rPr>
        <w:fldChar w:fldCharType="end"/>
      </w:r>
      <w:r>
        <w:rPr>
          <w:sz w:val="20"/>
          <w:szCs w:val="20"/>
        </w:rPr>
        <w:t xml:space="preserve">. </w:t>
      </w:r>
      <w:r>
        <w:rPr>
          <w:sz w:val="20"/>
          <w:szCs w:val="20"/>
        </w:rPr>
        <w:t xml:space="preserve">Jedoch hängt die Ausprägung und Aufrechterhaltung von Mobbing in der Schule stark mit dem pädagogischen Umgang seitens der Lehrer*innen und de</w:t>
      </w:r>
      <w:r>
        <w:rPr>
          <w:sz w:val="20"/>
          <w:szCs w:val="20"/>
        </w:rPr>
        <w:t xml:space="preserve">s</w:t>
      </w:r>
      <w:r>
        <w:rPr>
          <w:sz w:val="20"/>
          <w:szCs w:val="20"/>
        </w:rPr>
        <w:t xml:space="preserve"> sozialen Klassen</w:t>
      </w:r>
      <w:r>
        <w:rPr>
          <w:sz w:val="20"/>
          <w:szCs w:val="20"/>
        </w:rPr>
        <w:t xml:space="preserve">gefüges </w:t>
      </w:r>
      <w:r>
        <w:rPr>
          <w:sz w:val="20"/>
          <w:szCs w:val="20"/>
        </w:rPr>
        <w:t xml:space="preserve">zusammen und lässt sich nicht allein mit der Vulnerabilität der Opfer erklären</w:t>
      </w:r>
      <w:r>
        <w:rPr>
          <w:sz w:val="20"/>
          <w:szCs w:val="20"/>
        </w:rPr>
        <w:t xml:space="preserve"> </w:t>
      </w:r>
      <w:r w:rsidR="0050132A">
        <w:rPr>
          <w:sz w:val="20"/>
          <w:szCs w:val="20"/>
        </w:rPr>
        <w:fldChar w:fldCharType="begin"/>
      </w:r>
      <w:r w:rsidR="000B7865">
        <w:rPr>
          <w:sz w:val="20"/>
          <w:szCs w:val="20"/>
        </w:rPr>
        <w:instrText xml:space="preserve"> ADDIN ZOTERO_ITEM CSL_CITATION {"citationID":"q4Kd0zHj","properties":{"unsorted":false,"formattedCitation":"(vgl. Roland und Galloway 2002)","plainCitation":"(vgl. Roland und Galloway 2002)","dontUpdate":true,"noteIndex":200},"citationItems":[{"id":1081,"uris":["http://zotero.org/users/local/owKliTIb/items/3LH7JKWR"],"itemData":{"id":1081,"type":"article-journal","container-title":"Educational Research","DOI":"10.1080/0013188022000031597","issue":"3","page":"299-312","publisher":"Informa UK Limited","title":"Classroom influences on bullying","volume":"44","author":[{"family":"Roland","given":"E."},{"family":"Galloway","given":"D."}],"issued":{"date-parts":[["2002"]]}},"prefix":"vgl."}],"schema":"https://github.com/citation-style-language/schema/raw/master/csl-citation.json"} </w:instrText>
      </w:r>
      <w:r w:rsidR="0050132A">
        <w:rPr>
          <w:sz w:val="20"/>
          <w:szCs w:val="20"/>
        </w:rPr>
        <w:fldChar w:fldCharType="separate"/>
      </w:r>
      <w:r>
        <w:rPr>
          <w:rFonts w:ascii="Cambria" w:hAnsi="Cambria"/>
          <w:sz w:val="20"/>
        </w:rPr>
        <w:t xml:space="preserve">(vgl. Roland</w:t>
      </w:r>
      <w:r>
        <w:rPr>
          <w:rFonts w:ascii="Cambria" w:hAnsi="Cambria"/>
          <w:sz w:val="20"/>
        </w:rPr>
        <w:t xml:space="preserve">, </w:t>
      </w:r>
      <w:r>
        <w:rPr>
          <w:rFonts w:ascii="Cambria" w:hAnsi="Cambria"/>
          <w:sz w:val="20"/>
        </w:rPr>
        <w:t xml:space="preserve">Galloway 2002)</w:t>
      </w:r>
      <w:r w:rsidR="0050132A">
        <w:rPr>
          <w:sz w:val="20"/>
          <w:szCs w:val="20"/>
        </w:rPr>
        <w:fldChar w:fldCharType="end"/>
      </w:r>
      <w:r>
        <w:rPr>
          <w:sz w:val="20"/>
          <w:szCs w:val="20"/>
        </w:rPr>
        <w:t xml:space="preserve">.</w:t>
      </w:r>
    </w:p>
  </w:footnote>
  <w:footnote w:id="200">
    <w:p w14:paraId="39CF8B66" w14:textId="496606F3" w:rsidR="00861192" w:rsidRDefault="00861192" w:rsidP="00861192">
      <w:pPr>
        <w:pStyle w:val="Funotentext"/>
        <w:jc w:val="both"/>
      </w:pPr>
      <w:r w:rsidRPr="00861192">
        <w:rPr>
          <w:rStyle w:val="Funotenzeichen"/>
          <w:sz w:val="20"/>
          <w:szCs w:val="20"/>
        </w:rPr>
        <w:footnoteRef/>
      </w:r>
      <w:r>
        <w:rPr>
          <w:sz w:val="20"/>
          <w:szCs w:val="20"/>
        </w:rPr>
        <w:t xml:space="preserve"> </w:t>
      </w:r>
      <w:r>
        <w:rPr>
          <w:sz w:val="20"/>
          <w:szCs w:val="20"/>
        </w:rPr>
        <w:t xml:space="preserve">Einzelne</w:t>
      </w:r>
      <w:r>
        <w:rPr>
          <w:sz w:val="20"/>
          <w:szCs w:val="20"/>
        </w:rPr>
        <w:t xml:space="preserve"> qualitative Interviewstudien, die die Erfahrungen intergeschlechtlicher Menschen thematisieren, </w:t>
      </w:r>
      <w:r>
        <w:rPr>
          <w:sz w:val="20"/>
          <w:szCs w:val="20"/>
        </w:rPr>
        <w:t xml:space="preserve">weisen auf die Relevanz von </w:t>
      </w:r>
      <w:r>
        <w:rPr>
          <w:sz w:val="20"/>
          <w:szCs w:val="20"/>
        </w:rPr>
        <w:t xml:space="preserve">Mobbing-Erfahrungen</w:t>
      </w:r>
      <w:r>
        <w:rPr>
          <w:sz w:val="20"/>
          <w:szCs w:val="20"/>
        </w:rPr>
        <w:t xml:space="preserve">,</w:t>
      </w:r>
      <w:r>
        <w:rPr>
          <w:sz w:val="20"/>
          <w:szCs w:val="20"/>
        </w:rPr>
        <w:t xml:space="preserve"> insbesondere </w:t>
      </w:r>
      <w:r>
        <w:rPr>
          <w:sz w:val="20"/>
          <w:szCs w:val="20"/>
        </w:rPr>
        <w:t xml:space="preserve">in Schul-Kontexten</w:t>
      </w:r>
      <w:r>
        <w:rPr>
          <w:sz w:val="20"/>
          <w:szCs w:val="20"/>
        </w:rPr>
        <w:t xml:space="preserve"> hin </w:t>
      </w:r>
      <w:r w:rsidRPr="00861192">
        <w:rPr>
          <w:sz w:val="20"/>
          <w:szCs w:val="20"/>
        </w:rPr>
        <w:fldChar w:fldCharType="begin"/>
      </w:r>
      <w:r w:rsidR="000B7865">
        <w:rPr>
          <w:sz w:val="20"/>
          <w:szCs w:val="20"/>
        </w:rPr>
        <w:instrText xml:space="preserve"> ADDIN ZOTERO_ITEM CSL_CITATION {"citationID":"HhmbA8ad","properties":{"unsorted":false,"formattedCitation":"(Enzendorfer 2025; vgl. z.B. Kaszta und Reutlinger 2020; Klika 2012)","plainCitation":"(Enzendorfer 2025; vgl. z.B. Kaszta und Reutlinger 2020; Klika 2012)","dontUpdate":true,"noteIndex":201},"citationItems":[{"id":1138,"uris":["http://zotero.org/users/local/owKliTIb/items/JXG6Z9YN"],"itemData":{"id":1138,"type":"book","DOI":"10.14361/9783839476406","publisher":"Transcript Verlag","publisher-place":"Bielefeld","title":"Intergeschlechtlichkeit in pädagogischenKontexten: Biografische Erfahrungen in Familie und Schulzeit","URL":"https://doi.org/10.14361/9783839476406","author":[{"family":"Enzendorfer","given":"Mart"}],"issued":{"date-parts":[["2025"]]}}},{"id":888,"uris":["http://zotero.org/users/local/owKliTIb/items/FEQJPZID"],"itemData":{"id":888,"type":"book","publisher-place":"Frankfurt a. M.","title":"Intergeschlechtlichkeit","author":[{"family":"Kaszta","given":"Mira"},{"family":"Reutlinger","given":"Simon"}],"issued":{"date-parts":[["2020"]]}},"prefix":"vgl. z.B."},{"id":1146,"uris":["http://zotero.org/users/local/owKliTIb/items/H4IS8PTE"],"itemData":{"id":1146,"type":"chapter","container-title":"Erziehung, Bildungund Geschlecht: Männlichkeiten im Fokus der Gender-Studies","DOI":"10.1007/978-3-531-19112-6_21","page":"365–381","publisher":"VS Verlag für Sozialwissenschaften","title":"Die Mädchen, die Jungen und ich – Zur Problematik der Zweigeschlechtlichkeit","author":[{"family":"Klika","given":"D."}],"editor":[{"family":"Baader","given":"M. S."},{"family":"Bilstein","given":"J."},{"family":"Tholen","given":"T."}],"issued":{"date-parts":[["2012"]]}}}],"schema":"https://github.com/citation-style-language/schema/raw/master/csl-citation.json"} </w:instrText>
      </w:r>
      <w:r w:rsidRPr="00861192">
        <w:rPr>
          <w:sz w:val="20"/>
          <w:szCs w:val="20"/>
        </w:rPr>
        <w:fldChar w:fldCharType="separate"/>
      </w:r>
      <w:r>
        <w:rPr>
          <w:rFonts w:ascii="Cambria" w:hAnsi="Cambria"/>
          <w:sz w:val="20"/>
        </w:rPr>
        <w:t xml:space="preserve">(</w:t>
      </w:r>
      <w:r>
        <w:rPr>
          <w:rFonts w:ascii="Cambria" w:hAnsi="Cambria"/>
          <w:sz w:val="20"/>
        </w:rPr>
        <w:t xml:space="preserve">vgl. </w:t>
      </w:r>
      <w:proofErr w:type="spellStart"/>
      <w:r>
        <w:rPr>
          <w:rFonts w:ascii="Cambria" w:hAnsi="Cambria"/>
          <w:sz w:val="20"/>
        </w:rPr>
        <w:t xml:space="preserve">Enzendorfer</w:t>
      </w:r>
      <w:proofErr w:type="spellEnd"/>
      <w:r>
        <w:rPr>
          <w:rFonts w:ascii="Cambria" w:hAnsi="Cambria"/>
          <w:sz w:val="20"/>
        </w:rPr>
        <w:t xml:space="preserve"> 2025; </w:t>
      </w:r>
      <w:proofErr w:type="spellStart"/>
      <w:r>
        <w:rPr>
          <w:rFonts w:ascii="Cambria" w:hAnsi="Cambria"/>
          <w:sz w:val="20"/>
        </w:rPr>
        <w:t xml:space="preserve">Kaszt</w:t>
      </w:r>
      <w:r>
        <w:rPr>
          <w:rFonts w:ascii="Cambria" w:hAnsi="Cambria"/>
          <w:sz w:val="20"/>
        </w:rPr>
        <w:t xml:space="preserve">a</w:t>
      </w:r>
      <w:proofErr w:type="spellEnd"/>
      <w:r>
        <w:rPr>
          <w:rFonts w:ascii="Cambria" w:hAnsi="Cambria"/>
          <w:sz w:val="20"/>
        </w:rPr>
        <w:t xml:space="preserve">, </w:t>
      </w:r>
      <w:r>
        <w:rPr>
          <w:rFonts w:ascii="Cambria" w:hAnsi="Cambria"/>
          <w:sz w:val="20"/>
        </w:rPr>
        <w:t xml:space="preserve">Reutlinger 2020; </w:t>
      </w:r>
      <w:proofErr w:type="spellStart"/>
      <w:r>
        <w:rPr>
          <w:rFonts w:ascii="Cambria" w:hAnsi="Cambria"/>
          <w:sz w:val="20"/>
        </w:rPr>
        <w:t xml:space="preserve">Klika</w:t>
      </w:r>
      <w:proofErr w:type="spellEnd"/>
      <w:r>
        <w:rPr>
          <w:rFonts w:ascii="Cambria" w:hAnsi="Cambria"/>
          <w:sz w:val="20"/>
        </w:rPr>
        <w:t xml:space="preserve"> 2012)</w:t>
      </w:r>
      <w:r w:rsidRPr="00861192">
        <w:rPr>
          <w:sz w:val="20"/>
          <w:szCs w:val="20"/>
        </w:rPr>
        <w:fldChar w:fldCharType="end"/>
      </w:r>
      <w:r>
        <w:rPr>
          <w:sz w:val="20"/>
          <w:szCs w:val="20"/>
        </w:rPr>
        <w:t xml:space="preserve">. In einer quantitativen</w:t>
      </w:r>
      <w:r>
        <w:rPr>
          <w:sz w:val="20"/>
          <w:szCs w:val="20"/>
        </w:rPr>
        <w:t xml:space="preserve"> in Australien durchgeführten Studie zeigt sich, dass über dreiviertel aller intergeschlechtlichen Befragten Mobbing-Erfahrungen während der Schulzeit machen </w:t>
      </w:r>
      <w:r w:rsidRPr="00861192">
        <w:rPr>
          <w:sz w:val="20"/>
          <w:szCs w:val="20"/>
        </w:rPr>
        <w:fldChar w:fldCharType="begin"/>
      </w:r>
      <w:r w:rsidR="000B7865">
        <w:rPr>
          <w:sz w:val="20"/>
          <w:szCs w:val="20"/>
        </w:rPr>
        <w:instrText xml:space="preserve"> ADDIN ZOTERO_ITEM CSL_CITATION {"citationID":"pD7ZEJUQ","properties":{"unsorted":false,"formattedCitation":"(Tiffany Jones u.\\uc0\\u160{}a. 2016)","plainCitation":"(Tiffany Jones u. a. 2016)","dontUpdate":true,"noteIndex":201},"citationItems":[{"id":1073,"uris":["http://zotero.org/users/local/owKliTIb/items/HHT96X6H"],"itemData":{"id":1073,"type":"book","DOI":"10.11647/OBP.0089","publisher":"Open Book Publishers","publisher-place":"Cambridge, UK","title":"Intersex: Stories and Statistics from Australia","URL":"http://dx.doi.org/10.11647/OBP.0089","author":[{"family":"Jones","given":"Tiffany"},{"family":"Hart","given":"Bonnie"},{"family":"Carpenter","given":"Morgan"},{"family":"Ansara","given":"Gavi"},{"family":"Leonard","given":"William"},{"family":"Lucke","given":"Jayne"}],"issued":{"date-parts":[["2016"]]}}}],"schema":"https://github.com/citation-style-language/schema/raw/master/csl-citation.json"} </w:instrText>
      </w:r>
      <w:r w:rsidRPr="00861192">
        <w:rPr>
          <w:sz w:val="20"/>
          <w:szCs w:val="20"/>
        </w:rPr>
        <w:fldChar w:fldCharType="separate"/>
      </w:r>
      <w:r>
        <w:rPr>
          <w:sz w:val="20"/>
          <w:szCs w:val="20"/>
        </w:rPr>
        <w:t xml:space="preserve">(Jones et al. 2016)</w:t>
      </w:r>
      <w:r w:rsidRPr="00861192">
        <w:rPr>
          <w:sz w:val="20"/>
          <w:szCs w:val="20"/>
        </w:rPr>
        <w:fldChar w:fldCharType="end"/>
      </w:r>
      <w:r>
        <w:rPr>
          <w:sz w:val="20"/>
          <w:szCs w:val="20"/>
        </w:rPr>
        <w:t xml:space="preserve">.</w:t>
      </w:r>
      <w:r>
        <w:rPr>
          <w:sz w:val="20"/>
          <w:szCs w:val="20"/>
          <w:vertAlign w:val="superscript"/>
        </w:rPr>
        <w:t xml:space="preserve"> </w:t>
      </w:r>
      <w:r>
        <w:rPr>
          <w:sz w:val="20"/>
          <w:szCs w:val="20"/>
        </w:rPr>
        <w:t xml:space="preserve">Empirisch konnte zudem gezeigt werden, dass Gewalt und Mobbing gegen queere Jugendliche in ländlichen Regionen stärker ausgeprägt sind</w:t>
      </w:r>
      <w:r>
        <w:rPr>
          <w:sz w:val="20"/>
          <w:szCs w:val="20"/>
        </w:rPr>
        <w:t xml:space="preserve"> als in Städten</w:t>
      </w:r>
      <w:r>
        <w:rPr>
          <w:sz w:val="20"/>
          <w:szCs w:val="20"/>
        </w:rPr>
        <w:t xml:space="preserve"> </w:t>
      </w:r>
      <w:r w:rsidRPr="00861192">
        <w:rPr>
          <w:sz w:val="20"/>
          <w:szCs w:val="20"/>
        </w:rPr>
        <w:fldChar w:fldCharType="begin"/>
      </w:r>
      <w:r w:rsidR="000B7865">
        <w:rPr>
          <w:sz w:val="20"/>
          <w:szCs w:val="20"/>
        </w:rPr>
        <w:instrText xml:space="preserve"> ADDIN ZOTERO_ITEM CSL_CITATION {"citationID":"o4nfHsc9","properties":{"unsorted":false,"formattedCitation":"(vgl. Kosciw u.\\uc0\\u160{}a. 2016)","plainCitation":"(vgl. Kosciw u. a. 2016)","dontUpdate":true,"noteIndex":201},"citationItems":[{"id":1077,"uris":["http://zotero.org/users/local/owKliTIb/items/43BPXBIM"],"itemData":{"id":1077,"type":"document","publisher-place":"New York","title":"The 2011 National School Climate Survey: The Experiences of Lesbian, Gay, Bisexual and Transgender Youth in our Nation’s Schools","URL":"https://eric.ed.gov/?id=ED574808","author":[{"family":"Kosciw","given":"JG"},{"family":"Greytak","given":"EA"},{"family":"Giga","given":"NM"},{"family":"Villenas","given":"C"},{"family":"Danischewski","given":"DJ"}],"issued":{"date-parts":[["2016"]]}},"prefix":"vgl."}],"schema":"https://github.com/citation-style-language/schema/raw/master/csl-citation.json"} </w:instrText>
      </w:r>
      <w:r w:rsidRPr="00861192">
        <w:rPr>
          <w:sz w:val="20"/>
          <w:szCs w:val="20"/>
        </w:rPr>
        <w:fldChar w:fldCharType="separate"/>
      </w:r>
      <w:r>
        <w:rPr>
          <w:sz w:val="20"/>
          <w:szCs w:val="20"/>
        </w:rPr>
        <w:t xml:space="preserve">(vgl. </w:t>
      </w:r>
      <w:proofErr w:type="spellStart"/>
      <w:r>
        <w:rPr>
          <w:sz w:val="20"/>
          <w:szCs w:val="20"/>
        </w:rPr>
        <w:t xml:space="preserve">Kosciw</w:t>
      </w:r>
      <w:proofErr w:type="spellEnd"/>
      <w:r>
        <w:rPr>
          <w:sz w:val="20"/>
          <w:szCs w:val="20"/>
        </w:rPr>
        <w:t xml:space="preserve"> et al. 2016)</w:t>
      </w:r>
      <w:r w:rsidRPr="00861192">
        <w:rPr>
          <w:sz w:val="20"/>
          <w:szCs w:val="20"/>
        </w:rPr>
        <w:fldChar w:fldCharType="end"/>
      </w:r>
      <w:r>
        <w:rPr>
          <w:sz w:val="20"/>
          <w:szCs w:val="20"/>
        </w:rPr>
        <w:t xml:space="preserve">.</w:t>
      </w:r>
    </w:p>
  </w:footnote>
  <w:footnote w:id="201">
    <w:p w14:paraId="2353ABCB" w14:textId="0813A67C" w:rsidR="00631021" w:rsidRDefault="00631021" w:rsidP="00AB5347">
      <w:pPr>
        <w:jc w:val="both"/>
        <w:rPr>
          <w:sz w:val="20"/>
          <w:szCs w:val="20"/>
        </w:rPr>
      </w:pPr>
      <w:r w:rsidRPr="00B1150C">
        <w:rPr>
          <w:rStyle w:val="Funotenzeichen"/>
        </w:rPr>
        <w:footnoteRef/>
      </w:r>
      <w:r>
        <w:rPr>
          <w:sz w:val="20"/>
          <w:szCs w:val="20"/>
        </w:rPr>
        <w:t xml:space="preserve"> Hierfür spricht auch meine Wahrnehmung der ersten Interaktion zwischen Alex und mir im Zuge der Anbahnung des Interviewprozesses.</w:t>
      </w:r>
    </w:p>
  </w:footnote>
  <w:footnote w:id="202">
    <w:p w14:paraId="5BF24872" w14:textId="7DE042A5" w:rsidR="00631021" w:rsidRDefault="00631021" w:rsidP="00631021">
      <w:pPr>
        <w:pStyle w:val="Funotentext"/>
        <w:jc w:val="both"/>
        <w:rPr>
          <w:sz w:val="20"/>
          <w:szCs w:val="20"/>
        </w:rPr>
      </w:pPr>
      <w:r w:rsidRPr="0020776B">
        <w:rPr>
          <w:rStyle w:val="Funotenzeichen"/>
          <w:sz w:val="20"/>
          <w:szCs w:val="20"/>
        </w:rPr>
        <w:footnoteRef/>
      </w:r>
      <w:r w:rsidRPr="0020776B">
        <w:rPr>
          <w:sz w:val="20"/>
          <w:szCs w:val="20"/>
        </w:rPr>
        <w:t xml:space="preserve"> </w:t>
      </w:r>
      <w:r w:rsidR="0020776B" w:rsidRPr="0020776B">
        <w:rPr>
          <w:sz w:val="20"/>
          <w:szCs w:val="20"/>
        </w:rPr>
        <w:t>Als alternative Hypothese kann Lachen</w:t>
      </w:r>
      <w:r w:rsidR="0020776B">
        <w:rPr>
          <w:sz w:val="20"/>
          <w:szCs w:val="20"/>
        </w:rPr>
        <w:t xml:space="preserve"> im Kontext hochbelastender Erfahrungen</w:t>
      </w:r>
      <w:r w:rsidR="0020776B" w:rsidRPr="0020776B">
        <w:rPr>
          <w:sz w:val="20"/>
          <w:szCs w:val="20"/>
        </w:rPr>
        <w:t xml:space="preserve"> als Möglichkeitsraum verstanden werden, um in der Interviewsituation wieder mehr Handlungsmacht </w:t>
      </w:r>
      <w:r w:rsidR="0020776B">
        <w:rPr>
          <w:sz w:val="20"/>
          <w:szCs w:val="20"/>
        </w:rPr>
        <w:t xml:space="preserve">zu </w:t>
      </w:r>
      <w:r w:rsidR="0020776B" w:rsidRPr="0020776B">
        <w:rPr>
          <w:sz w:val="20"/>
          <w:szCs w:val="20"/>
        </w:rPr>
        <w:t xml:space="preserve">erlangen </w:t>
      </w:r>
      <w:r w:rsidR="0020776B" w:rsidRPr="0020776B">
        <w:rPr>
          <w:sz w:val="20"/>
          <w:szCs w:val="20"/>
        </w:rPr>
        <w:fldChar w:fldCharType="begin"/>
      </w:r>
      <w:r w:rsidR="000B7865">
        <w:rPr>
          <w:sz w:val="20"/>
          <w:szCs w:val="20"/>
        </w:rPr>
        <w:instrText xml:space="preserve"> ADDIN ZOTERO_ITEM CSL_CITATION {"citationID":"L8ZtYXtF","properties":{"unsorted":false,"formattedCitation":"(vgl. auch Rosenthal 2021b)","plainCitation":"(vgl. auch Rosenthal 2021b)","noteIndex":203},"citationItems":[{"id":1399,"uris":["http://zotero.org/users/local/owKliTIb/items/QKFS6SXH"],"itemData":{"id":1399,"type":"chapter","DOI":"10.1007/978-3-658-31637-2_13","ISBN":"978-3-658-31636-5","page":"267-285","title":"Erleben – Erinnern – Sprechen über die Vergangenheit. Zu den Anzeichen von Traumatisierungen in autobiographischen Texten","author":[{"family":"Rosenthal","given":"Gabriele"}],"issued":{"date-parts":[["2021",9]]}},"prefix":"vgl. auch"}],"schema":"https://github.com/citation-style-language/schema/raw/master/csl-citation.json"} </w:instrText>
      </w:r>
      <w:r w:rsidR="0020776B" w:rsidRPr="0020776B">
        <w:rPr>
          <w:sz w:val="20"/>
          <w:szCs w:val="20"/>
        </w:rPr>
        <w:fldChar w:fldCharType="separate"/>
      </w:r>
      <w:r w:rsidR="0020776B" w:rsidRPr="0020776B">
        <w:rPr>
          <w:rFonts w:ascii="Cambria" w:hAnsi="Cambria"/>
          <w:sz w:val="20"/>
          <w:szCs w:val="20"/>
        </w:rPr>
        <w:t>(vgl. auch Rosenthal 2021b)</w:t>
      </w:r>
      <w:r w:rsidR="0020776B" w:rsidRPr="0020776B">
        <w:rPr>
          <w:sz w:val="20"/>
          <w:szCs w:val="20"/>
        </w:rPr>
        <w:fldChar w:fldCharType="end"/>
      </w:r>
      <w:r w:rsidR="0020776B">
        <w:rPr>
          <w:sz w:val="20"/>
          <w:szCs w:val="20"/>
        </w:rPr>
        <w:t xml:space="preserve">. </w:t>
      </w:r>
      <w:r>
        <w:rPr>
          <w:sz w:val="20"/>
          <w:szCs w:val="20"/>
        </w:rPr>
        <w:t>An dieser Stelle wird die Einschränkung durch das – vom Interviewten selbst gewählte – Format des Telefoninterviews deutlich. Auf Grund von Letzterem fehlt mir die zusätzliche visuelle</w:t>
      </w:r>
      <w:r w:rsidR="00680889">
        <w:rPr>
          <w:sz w:val="20"/>
          <w:szCs w:val="20"/>
        </w:rPr>
        <w:t xml:space="preserve"> und zwischenleibliche</w:t>
      </w:r>
      <w:r>
        <w:rPr>
          <w:sz w:val="20"/>
          <w:szCs w:val="20"/>
        </w:rPr>
        <w:t xml:space="preserve"> Information</w:t>
      </w:r>
      <w:r w:rsidR="00680889">
        <w:rPr>
          <w:sz w:val="20"/>
          <w:szCs w:val="20"/>
        </w:rPr>
        <w:t>, um</w:t>
      </w:r>
      <w:r>
        <w:rPr>
          <w:sz w:val="20"/>
          <w:szCs w:val="20"/>
        </w:rPr>
        <w:t xml:space="preserve"> Alex Erleben in der Interviewsituation genauer</w:t>
      </w:r>
      <w:r w:rsidR="00EE27F0">
        <w:rPr>
          <w:sz w:val="20"/>
          <w:szCs w:val="20"/>
        </w:rPr>
        <w:t xml:space="preserve"> zu differenzieren</w:t>
      </w:r>
      <w:r>
        <w:rPr>
          <w:sz w:val="20"/>
          <w:szCs w:val="20"/>
        </w:rPr>
        <w:t>.</w:t>
      </w:r>
    </w:p>
  </w:footnote>
  <w:footnote w:id="203">
    <w:p w14:paraId="78D229B8" w14:textId="039E6410" w:rsidR="00631021" w:rsidRDefault="00631021" w:rsidP="00631021">
      <w:pPr>
        <w:jc w:val="both"/>
        <w:rPr>
          <w:sz w:val="20"/>
          <w:szCs w:val="20"/>
        </w:rPr>
      </w:pPr>
      <w:r w:rsidRPr="00B1150C">
        <w:rPr>
          <w:rStyle w:val="Funotenzeichen"/>
        </w:rPr>
        <w:footnoteRef/>
      </w:r>
      <w:r>
        <w:rPr>
          <w:sz w:val="20"/>
          <w:szCs w:val="20"/>
        </w:rPr>
        <w:t xml:space="preserve"> Bei </w:t>
      </w:r>
      <w:r>
        <w:rPr>
          <w:sz w:val="20"/>
          <w:szCs w:val="20"/>
        </w:rPr>
        <w:t xml:space="preserve">der von Alex genannten </w:t>
      </w:r>
      <w:r>
        <w:rPr>
          <w:sz w:val="20"/>
          <w:szCs w:val="20"/>
        </w:rPr>
        <w:t xml:space="preserve">Tasche handelt es sich </w:t>
      </w:r>
      <w:r>
        <w:rPr>
          <w:sz w:val="20"/>
          <w:szCs w:val="20"/>
        </w:rPr>
        <w:t xml:space="preserve">a.e. </w:t>
      </w:r>
      <w:r>
        <w:rPr>
          <w:sz w:val="20"/>
          <w:szCs w:val="20"/>
        </w:rPr>
        <w:t xml:space="preserve">um ein sog</w:t>
      </w:r>
      <w:r>
        <w:rPr>
          <w:sz w:val="20"/>
          <w:szCs w:val="20"/>
        </w:rPr>
        <w:t xml:space="preserve">.</w:t>
      </w:r>
      <w:r>
        <w:rPr>
          <w:sz w:val="20"/>
          <w:szCs w:val="20"/>
        </w:rPr>
        <w:t xml:space="preserve"> urethrales Divertikel, </w:t>
      </w:r>
      <w:del w:id="1000379" w:author="Claude Lektorat" w:date="2026-06-30T12:18:05Z">
        <w:r>
          <w:rPr>
            <w:sz w:val="20"/>
            <w:szCs w:val="20"/>
          </w:rPr>
          <w:delText xml:space="preserve">dass</w:delText>
        </w:r>
      </w:del>
      <w:ins w:id="1000380" w:author="Claude Lektorat" w:date="2026-06-30T12:18:05Z">
        <w:r>
          <w:rPr>
            <w:sz w:val="20"/>
            <w:szCs w:val="20"/>
          </w:rPr>
          <w:t xml:space="preserve">das</w:t>
        </w:r>
      </w:ins>
      <w:r>
        <w:rPr>
          <w:sz w:val="20"/>
          <w:szCs w:val="20"/>
        </w:rPr>
        <w:t xml:space="preserve"> sich nach Rekonstruktionen zwischen dem transplantierten und dem körpereigenen Gewebe der Harnröhre bildet und durch Ansammlung von Flüssigkeit zu wiederkehrenden Infektionen</w:t>
      </w:r>
      <w:r>
        <w:rPr>
          <w:sz w:val="20"/>
          <w:szCs w:val="20"/>
        </w:rPr>
        <w:t xml:space="preserve"> führen kann</w:t>
      </w:r>
      <w:r>
        <w:rPr>
          <w:sz w:val="20"/>
          <w:szCs w:val="20"/>
        </w:rPr>
        <w:t xml:space="preserve"> </w:t>
      </w:r>
      <w:r w:rsidR="003825B3">
        <w:rPr>
          <w:sz w:val="20"/>
          <w:szCs w:val="20"/>
        </w:rPr>
        <w:fldChar w:fldCharType="begin"/>
      </w:r>
      <w:r w:rsidR="000B7865">
        <w:rPr>
          <w:sz w:val="20"/>
          <w:szCs w:val="20"/>
        </w:rPr>
        <w:instrText xml:space="preserve"> ADDIN ZOTERO_ITEM CSL_CITATION {"citationID":"iM48qFxt","properties":{"unsorted":false,"formattedCitation":"(vgl. z.B. Long u.\\uc0\\u160{}a. 2021)","plainCitation":"(vgl. z.B. Long u. a. 2021)","dontUpdate":true,"noteIndex":204},"citationItems":[{"id":1083,"uris":["http://zotero.org/users/local/owKliTIb/items/245DXULW"],"itemData":{"id":1083,"type":"article-journal","container-title":"Journal of pediatric urology","DOI":"10.1016/j.jpurol.2021.02.006","issue":"3","page":"379–386","publisher":"Elsevier BV","title":"Post-operative complications following masculinizing genitoplasty in moderate to severe genital atypia: results from a multicenter, observational prospective cohort study","volume":"17","author":[{"family":"Long","given":"C. J."},{"family":"Van Batavia","given":"J."},{"family":"Wisniewski","given":"A. B."},{"family":"Aston","given":"C. E."},{"family":"Baskin","given":"L."},{"family":"Cheng","given":"E. Y."},{"family":"Lakshmanan","given":"Y."},{"family":"Meyer","given":"T."},{"family":"Kropp","given":"B."},{"family":"Palmer","given":"B."},{"family":"Nokoff","given":"N. J."},{"family":"Paradis","given":"A."},{"family":"Van der Brink","given":"B."},{"family":"Scott Reyes","given":"K. J."},{"family":"Yerkes","given":"E."},{"family":"Poppas","given":"D. P."},{"family":"Mullins","given":"L. L."},{"family":"Kolon","given":"T. F."}],"issued":{"date-parts":[["2021"]]}},"prefix":"vgl. z.B."}],"schema":"https://github.com/citation-style-language/schema/raw/master/csl-citation.json"} </w:instrText>
      </w:r>
      <w:r w:rsidR="003825B3">
        <w:rPr>
          <w:sz w:val="20"/>
          <w:szCs w:val="20"/>
        </w:rPr>
        <w:fldChar w:fldCharType="separate"/>
      </w:r>
      <w:r>
        <w:rPr>
          <w:rFonts w:ascii="Cambria" w:hAnsi="Cambria" w:cs="Times New Roman"/>
          <w:sz w:val="20"/>
        </w:rPr>
        <w:t xml:space="preserve">(vgl. z.B. Long</w:t>
      </w:r>
      <w:del w:id="1000381" w:author="Claude Lektorat" w:date="2026-06-30T12:18:05Z">
        <w:r>
          <w:rPr>
            <w:rFonts w:ascii="Cambria" w:hAnsi="Cambria" w:cs="Times New Roman"/>
            <w:sz w:val="20"/>
          </w:rPr>
          <w:delText xml:space="preserve"> </w:delText>
        </w:r>
      </w:del>
      <w:ins w:id="1000382" w:author="Claude Lektorat" w:date="2026-06-30T12:18:05Z">
        <w:r>
          <w:rPr>
            <w:rFonts w:ascii="Cambria" w:hAnsi="Cambria" w:cs="Times New Roman"/>
            <w:sz w:val="20"/>
          </w:rPr>
          <w:t xml:space="preserve"> </w:t>
        </w:r>
      </w:ins>
      <w:del w:id="1000383" w:author="Claude Lektorat" w:date="2026-06-30T12:18:05Z">
        <w:r>
          <w:rPr>
            <w:rFonts w:ascii="Cambria" w:hAnsi="Cambria" w:cs="Times New Roman"/>
            <w:sz w:val="20"/>
          </w:rPr>
          <w:delText xml:space="preserve"> </w:delText>
        </w:r>
      </w:del>
      <w:r>
        <w:rPr>
          <w:rFonts w:ascii="Cambria" w:hAnsi="Cambria" w:cs="Times New Roman"/>
          <w:sz w:val="20"/>
        </w:rPr>
        <w:t xml:space="preserve">et </w:t>
      </w:r>
      <w:r>
        <w:rPr>
          <w:rFonts w:ascii="Cambria" w:hAnsi="Cambria" w:cs="Times New Roman"/>
          <w:sz w:val="20"/>
        </w:rPr>
        <w:t xml:space="preserve">a</w:t>
      </w:r>
      <w:r>
        <w:rPr>
          <w:rFonts w:ascii="Cambria" w:hAnsi="Cambria" w:cs="Times New Roman"/>
          <w:sz w:val="20"/>
        </w:rPr>
        <w:t xml:space="preserve">l</w:t>
      </w:r>
      <w:r>
        <w:rPr>
          <w:rFonts w:ascii="Cambria" w:hAnsi="Cambria" w:cs="Times New Roman"/>
          <w:sz w:val="20"/>
        </w:rPr>
        <w:t xml:space="preserve">. 2021)</w:t>
      </w:r>
      <w:r w:rsidR="003825B3">
        <w:rPr>
          <w:sz w:val="20"/>
          <w:szCs w:val="20"/>
        </w:rPr>
        <w:fldChar w:fldCharType="end"/>
      </w:r>
      <w:r>
        <w:rPr>
          <w:sz w:val="20"/>
          <w:szCs w:val="20"/>
        </w:rPr>
        <w:t xml:space="preserve">.</w:t>
      </w:r>
    </w:p>
  </w:footnote>
  <w:footnote w:id="204">
    <w:p w14:paraId="2251A9E8" w14:textId="2679EC76" w:rsidR="0089608A" w:rsidRPr="0089608A" w:rsidRDefault="0089608A" w:rsidP="0089608A">
      <w:pPr>
        <w:pStyle w:val="Funotentext"/>
        <w:jc w:val="both"/>
        <w:rPr>
          <w:sz w:val="20"/>
          <w:szCs w:val="20"/>
        </w:rPr>
      </w:pPr>
      <w:r w:rsidRPr="0089608A">
        <w:rPr>
          <w:rStyle w:val="Funotenzeichen"/>
          <w:sz w:val="20"/>
          <w:szCs w:val="20"/>
        </w:rPr>
        <w:footnoteRef/>
      </w:r>
      <w:r>
        <w:rPr>
          <w:sz w:val="20"/>
          <w:szCs w:val="20"/>
        </w:rPr>
        <w:t xml:space="preserve"> Dies kann auch damit im Zusammenhang </w:t>
      </w:r>
      <w:del w:id="1000384" w:author="Claude Lektorat" w:date="2026-06-30T12:18:05Z">
        <w:r>
          <w:rPr>
            <w:sz w:val="20"/>
            <w:szCs w:val="20"/>
          </w:rPr>
          <w:delText xml:space="preserve">liegen</w:delText>
        </w:r>
      </w:del>
      <w:ins w:id="1000385" w:author="Claude Lektorat" w:date="2026-06-30T12:18:05Z">
        <w:r>
          <w:rPr>
            <w:sz w:val="20"/>
            <w:szCs w:val="20"/>
          </w:rPr>
          <w:t xml:space="preserve">stehen</w:t>
        </w:r>
      </w:ins>
      <w:r>
        <w:rPr>
          <w:sz w:val="20"/>
          <w:szCs w:val="20"/>
        </w:rPr>
        <w:t xml:space="preserve">,</w:t>
      </w:r>
      <w:r>
        <w:rPr>
          <w:sz w:val="20"/>
          <w:szCs w:val="20"/>
        </w:rPr>
        <w:t xml:space="preserve"> dass Alex mich – zu einem frühen Zeitpunkt meines Forschungsprozesses – weiblich liest.</w:t>
      </w:r>
    </w:p>
  </w:footnote>
  <w:footnote w:id="205">
    <w:p w14:paraId="31977A5F" w14:textId="0A840C09" w:rsidR="00631021" w:rsidRDefault="00631021" w:rsidP="00631021">
      <w:pPr>
        <w:pStyle w:val="Funotentext"/>
        <w:rPr>
          <w:sz w:val="20"/>
          <w:szCs w:val="20"/>
        </w:rPr>
      </w:pPr>
      <w:r w:rsidRPr="00B1150C">
        <w:rPr>
          <w:rStyle w:val="Funotenzeichen"/>
        </w:rPr>
        <w:footnoteRef/>
      </w:r>
      <w:r>
        <w:rPr>
          <w:sz w:val="20"/>
          <w:szCs w:val="20"/>
        </w:rPr>
        <w:t xml:space="preserve"> Der Duden nennt als Synonyme für </w:t>
      </w:r>
      <w:r w:rsidR="00753BDD">
        <w:rPr>
          <w:sz w:val="20"/>
          <w:szCs w:val="20"/>
        </w:rPr>
        <w:t>B</w:t>
      </w:r>
      <w:r>
        <w:rPr>
          <w:sz w:val="20"/>
          <w:szCs w:val="20"/>
        </w:rPr>
        <w:t xml:space="preserve">ekommen </w:t>
      </w:r>
      <w:r w:rsidR="00753BDD">
        <w:rPr>
          <w:sz w:val="20"/>
          <w:szCs w:val="20"/>
        </w:rPr>
        <w:t>die Verben E</w:t>
      </w:r>
      <w:r>
        <w:rPr>
          <w:sz w:val="20"/>
          <w:szCs w:val="20"/>
        </w:rPr>
        <w:t xml:space="preserve">rhalten, </w:t>
      </w:r>
      <w:r w:rsidR="00753BDD">
        <w:rPr>
          <w:sz w:val="20"/>
          <w:szCs w:val="20"/>
        </w:rPr>
        <w:t>Z</w:t>
      </w:r>
      <w:r>
        <w:rPr>
          <w:sz w:val="20"/>
          <w:szCs w:val="20"/>
        </w:rPr>
        <w:t xml:space="preserve">ugestanden </w:t>
      </w:r>
      <w:proofErr w:type="spellStart"/>
      <w:r w:rsidR="00753BDD">
        <w:rPr>
          <w:sz w:val="20"/>
          <w:szCs w:val="20"/>
        </w:rPr>
        <w:t>W</w:t>
      </w:r>
      <w:r>
        <w:rPr>
          <w:sz w:val="20"/>
          <w:szCs w:val="20"/>
        </w:rPr>
        <w:t>erden</w:t>
      </w:r>
      <w:proofErr w:type="spellEnd"/>
      <w:r>
        <w:rPr>
          <w:sz w:val="20"/>
          <w:szCs w:val="20"/>
        </w:rPr>
        <w:t xml:space="preserve">, </w:t>
      </w:r>
      <w:r w:rsidR="00753BDD">
        <w:rPr>
          <w:sz w:val="20"/>
          <w:szCs w:val="20"/>
        </w:rPr>
        <w:t>H</w:t>
      </w:r>
      <w:r>
        <w:rPr>
          <w:sz w:val="20"/>
          <w:szCs w:val="20"/>
        </w:rPr>
        <w:t xml:space="preserve">innehmen </w:t>
      </w:r>
      <w:r w:rsidR="00753BDD">
        <w:rPr>
          <w:sz w:val="20"/>
          <w:szCs w:val="20"/>
        </w:rPr>
        <w:t>M</w:t>
      </w:r>
      <w:r>
        <w:rPr>
          <w:sz w:val="20"/>
          <w:szCs w:val="20"/>
        </w:rPr>
        <w:t>üssen</w:t>
      </w:r>
      <w:r w:rsidR="00EC3774">
        <w:rPr>
          <w:sz w:val="20"/>
          <w:szCs w:val="20"/>
        </w:rPr>
        <w:t xml:space="preserve"> </w:t>
      </w:r>
      <w:r w:rsidR="00EC3774">
        <w:rPr>
          <w:sz w:val="20"/>
          <w:szCs w:val="20"/>
        </w:rPr>
        <w:fldChar w:fldCharType="begin"/>
      </w:r>
      <w:r w:rsidR="000B7865">
        <w:rPr>
          <w:sz w:val="20"/>
          <w:szCs w:val="20"/>
        </w:rPr>
        <w:instrText xml:space="preserve"> ADDIN ZOTERO_ITEM CSL_CITATION {"citationID":"BpEBHeyl","properties":{"unsorted":false,"formattedCitation":"(vgl. Duden 2025)","plainCitation":"(vgl. Duden 2025)","noteIndex":206},"citationItems":[{"id":1067,"uris":["http://zotero.org/users/local/owKliTIb/items/T6VIFWP5"],"itemData":{"id":1067,"type":"document","publisher":"Cornelsen Verlag","title":"Das Onlinewörterbuch","URL":"https://www.duden.de/synonyme/bekommen","author":[{"literal":"Duden"}],"issued":{"date-parts":[["2025"]]}},"prefix":"vgl."}],"schema":"https://github.com/citation-style-language/schema/raw/master/csl-citation.json"} </w:instrText>
      </w:r>
      <w:r w:rsidR="00EC3774">
        <w:rPr>
          <w:sz w:val="20"/>
          <w:szCs w:val="20"/>
        </w:rPr>
        <w:fldChar w:fldCharType="separate"/>
      </w:r>
      <w:r w:rsidR="00EC3774" w:rsidRPr="00EC3774">
        <w:rPr>
          <w:rFonts w:ascii="Cambria" w:hAnsi="Cambria"/>
          <w:sz w:val="20"/>
        </w:rPr>
        <w:t>(vgl. Duden 2025)</w:t>
      </w:r>
      <w:r w:rsidR="00EC3774">
        <w:rPr>
          <w:sz w:val="20"/>
          <w:szCs w:val="20"/>
        </w:rPr>
        <w:fldChar w:fldCharType="end"/>
      </w:r>
      <w:r w:rsidR="00EC3774">
        <w:rPr>
          <w:sz w:val="20"/>
          <w:szCs w:val="20"/>
        </w:rPr>
        <w:t>.</w:t>
      </w:r>
    </w:p>
  </w:footnote>
  <w:footnote w:id="206">
    <w:p w14:paraId="1B3E522D" w14:textId="7C6D2080" w:rsidR="00631021" w:rsidRDefault="00631021" w:rsidP="00631021">
      <w:pPr>
        <w:pStyle w:val="Funotentext"/>
        <w:jc w:val="both"/>
        <w:rPr>
          <w:sz w:val="20"/>
          <w:szCs w:val="20"/>
        </w:rPr>
      </w:pPr>
      <w:r w:rsidRPr="00B1150C">
        <w:rPr>
          <w:rStyle w:val="Funotenzeichen"/>
        </w:rPr>
        <w:footnoteRef/>
      </w:r>
      <w:r>
        <w:rPr>
          <w:sz w:val="20"/>
          <w:szCs w:val="20"/>
        </w:rPr>
        <w:t xml:space="preserve"> Dabei stellt Steinberg in </w:t>
      </w:r>
      <w:r w:rsidR="00753BDD">
        <w:rPr>
          <w:sz w:val="20"/>
          <w:szCs w:val="20"/>
        </w:rPr>
        <w:t>s</w:t>
      </w:r>
      <w:r>
        <w:rPr>
          <w:sz w:val="20"/>
          <w:szCs w:val="20"/>
        </w:rPr>
        <w:t>einem Beitrag zu Lebensverläufen und Identitätsbildung chronisch kranker Jugendlicher fest, dass letztere nicht durch einen biographischen Bruch bedingt</w:t>
      </w:r>
      <w:r w:rsidR="00753BDD">
        <w:rPr>
          <w:sz w:val="20"/>
          <w:szCs w:val="20"/>
        </w:rPr>
        <w:t xml:space="preserve"> sei</w:t>
      </w:r>
      <w:r>
        <w:rPr>
          <w:sz w:val="20"/>
          <w:szCs w:val="20"/>
        </w:rPr>
        <w:t>, da die Jugendlichen in der Regel seit frühester Kindheit mit ihrer Erkrankung leben. Vielmehr erfolg</w:t>
      </w:r>
      <w:r w:rsidR="00753BDD">
        <w:rPr>
          <w:sz w:val="20"/>
          <w:szCs w:val="20"/>
        </w:rPr>
        <w:t>e</w:t>
      </w:r>
      <w:r>
        <w:rPr>
          <w:sz w:val="20"/>
          <w:szCs w:val="20"/>
        </w:rPr>
        <w:t xml:space="preserve"> diese durch einen Prozess der</w:t>
      </w:r>
      <w:r w:rsidR="00070207">
        <w:rPr>
          <w:sz w:val="20"/>
          <w:szCs w:val="20"/>
        </w:rPr>
        <w:t xml:space="preserve"> </w:t>
      </w:r>
      <w:r>
        <w:rPr>
          <w:sz w:val="20"/>
          <w:szCs w:val="20"/>
        </w:rPr>
        <w:t>„</w:t>
      </w:r>
      <w:proofErr w:type="spellStart"/>
      <w:r>
        <w:rPr>
          <w:sz w:val="20"/>
          <w:szCs w:val="20"/>
        </w:rPr>
        <w:t>identity</w:t>
      </w:r>
      <w:proofErr w:type="spellEnd"/>
      <w:r>
        <w:rPr>
          <w:sz w:val="20"/>
          <w:szCs w:val="20"/>
        </w:rPr>
        <w:t xml:space="preserve"> </w:t>
      </w:r>
      <w:proofErr w:type="spellStart"/>
      <w:r>
        <w:rPr>
          <w:sz w:val="20"/>
          <w:szCs w:val="20"/>
        </w:rPr>
        <w:t>confirmation</w:t>
      </w:r>
      <w:proofErr w:type="spellEnd"/>
      <w:r>
        <w:rPr>
          <w:sz w:val="20"/>
          <w:szCs w:val="20"/>
        </w:rPr>
        <w:t>“</w:t>
      </w:r>
      <w:r w:rsidR="00070207">
        <w:rPr>
          <w:sz w:val="20"/>
          <w:szCs w:val="20"/>
        </w:rPr>
        <w:t xml:space="preserve"> (Steinberg 2020, 1)</w:t>
      </w:r>
      <w:r>
        <w:rPr>
          <w:sz w:val="20"/>
          <w:szCs w:val="20"/>
        </w:rPr>
        <w:t>, der die Integration der jeweiligen Beeinträchtigungserfahrungen in die eigene Identität mitbestimmt</w:t>
      </w:r>
      <w:r w:rsidR="00EC3774">
        <w:rPr>
          <w:sz w:val="20"/>
          <w:szCs w:val="20"/>
        </w:rPr>
        <w:t xml:space="preserve"> </w:t>
      </w:r>
      <w:r w:rsidR="00EC3774">
        <w:rPr>
          <w:sz w:val="20"/>
          <w:szCs w:val="20"/>
        </w:rPr>
        <w:fldChar w:fldCharType="begin"/>
      </w:r>
      <w:r w:rsidR="000B7865">
        <w:rPr>
          <w:sz w:val="20"/>
          <w:szCs w:val="20"/>
        </w:rPr>
        <w:instrText xml:space="preserve"> ADDIN ZOTERO_ITEM CSL_CITATION {"citationID":"DbDiwkAV","properties":{"unsorted":false,"formattedCitation":"(vgl. Steinberg 2020, 1)","plainCitation":"(vgl. Steinberg 2020, 1)","dontUpdate":true,"noteIndex":207},"citationItems":[{"id":1101,"uris":["http://zotero.org/users/local/owKliTIb/items/7ZZUN2QS"],"itemData":{"id":1101,"type":"article-journal","container-title":"Advances in life course research","DOI":"10.1016/j.alcr.2020.100325","page":"100325","publisher":"Elsevier BV","title":"Distance and acceptance: Identity formation in young adults with chronic health conditions","volume":"44","author":[{"family":"Steinberg","given":"H."}],"issued":{"date-parts":[["2020"]]}},"locator":"1","label":"page","prefix":"vgl."}],"schema":"https://github.com/citation-style-language/schema/raw/master/csl-citation.json"} </w:instrText>
      </w:r>
      <w:r w:rsidR="00EC3774">
        <w:rPr>
          <w:sz w:val="20"/>
          <w:szCs w:val="20"/>
        </w:rPr>
        <w:fldChar w:fldCharType="separate"/>
      </w:r>
      <w:r w:rsidR="00EC3774" w:rsidRPr="00EC3774">
        <w:rPr>
          <w:rFonts w:ascii="Cambria" w:hAnsi="Cambria"/>
          <w:sz w:val="20"/>
        </w:rPr>
        <w:t xml:space="preserve">(vgl. Steinberg </w:t>
      </w:r>
      <w:r w:rsidR="00070207">
        <w:rPr>
          <w:rFonts w:ascii="Cambria" w:hAnsi="Cambria"/>
          <w:sz w:val="20"/>
        </w:rPr>
        <w:t>ebd.</w:t>
      </w:r>
      <w:r w:rsidR="00EC3774" w:rsidRPr="00EC3774">
        <w:rPr>
          <w:rFonts w:ascii="Cambria" w:hAnsi="Cambria"/>
          <w:sz w:val="20"/>
        </w:rPr>
        <w:t>)</w:t>
      </w:r>
      <w:r w:rsidR="00EC3774">
        <w:rPr>
          <w:sz w:val="20"/>
          <w:szCs w:val="20"/>
        </w:rPr>
        <w:fldChar w:fldCharType="end"/>
      </w:r>
      <w:r>
        <w:rPr>
          <w:sz w:val="20"/>
          <w:szCs w:val="20"/>
        </w:rPr>
        <w:t>.</w:t>
      </w:r>
    </w:p>
  </w:footnote>
  <w:footnote w:id="207">
    <w:p w14:paraId="689A7DE6" w14:textId="77777777" w:rsidR="00631021" w:rsidRDefault="00631021" w:rsidP="00631021">
      <w:pPr>
        <w:pStyle w:val="Funotentext"/>
        <w:rPr>
          <w:sz w:val="20"/>
          <w:szCs w:val="20"/>
        </w:rPr>
      </w:pPr>
      <w:r w:rsidRPr="00B1150C">
        <w:rPr>
          <w:rStyle w:val="Funotenzeichen"/>
        </w:rPr>
        <w:footnoteRef/>
      </w:r>
      <w:r>
        <w:rPr>
          <w:sz w:val="20"/>
          <w:szCs w:val="20"/>
        </w:rPr>
        <w:t xml:space="preserve"> Hier liegt nahe, dass es sich um eine Werbeveranstaltung der Bundeswehr handelt, die im Rahmen von Schulveranstaltungen um neue Rekrut*innen wirbt.</w:t>
      </w:r>
    </w:p>
  </w:footnote>
  <w:footnote w:id="208">
    <w:p w14:paraId="19276C83" w14:textId="7D5A3554" w:rsidR="003E7072" w:rsidRPr="003E7072" w:rsidRDefault="003E7072" w:rsidP="003E7072">
      <w:pPr>
        <w:pStyle w:val="Funotentext"/>
        <w:jc w:val="both"/>
        <w:rPr>
          <w:sz w:val="20"/>
          <w:szCs w:val="20"/>
        </w:rPr>
      </w:pPr>
      <w:r w:rsidRPr="003E7072">
        <w:rPr>
          <w:rStyle w:val="Funotenzeichen"/>
          <w:sz w:val="20"/>
          <w:szCs w:val="20"/>
        </w:rPr>
        <w:footnoteRef/>
      </w:r>
      <w:r w:rsidRPr="003E7072">
        <w:rPr>
          <w:sz w:val="20"/>
          <w:szCs w:val="20"/>
        </w:rPr>
        <w:t xml:space="preserve"> Entdecken bezieht sich hier nicht darauf, dass es bereits eine vollständige, lediglich zu </w:t>
      </w:r>
      <w:r w:rsidR="003C4942">
        <w:rPr>
          <w:sz w:val="20"/>
          <w:szCs w:val="20"/>
        </w:rPr>
        <w:t xml:space="preserve">identifizierende </w:t>
      </w:r>
      <w:r>
        <w:rPr>
          <w:sz w:val="20"/>
          <w:szCs w:val="20"/>
        </w:rPr>
        <w:t>Lebensg</w:t>
      </w:r>
      <w:r w:rsidRPr="003E7072">
        <w:rPr>
          <w:sz w:val="20"/>
          <w:szCs w:val="20"/>
        </w:rPr>
        <w:t xml:space="preserve">eschichte gibt, sondern meint im sozialkonstruktivistischen Sinn einen relational verorteten </w:t>
      </w:r>
      <w:r w:rsidR="003C4942">
        <w:rPr>
          <w:sz w:val="20"/>
          <w:szCs w:val="20"/>
        </w:rPr>
        <w:t>(Ko-)</w:t>
      </w:r>
      <w:r w:rsidRPr="003E7072">
        <w:rPr>
          <w:sz w:val="20"/>
          <w:szCs w:val="20"/>
        </w:rPr>
        <w:t>Konstruktionsprozess, der beispielsweise mit einer Wiedererinnerung von Erfahrungen oder auch dem ‚Entdecken‘ von Dokumenten einhergehen kann.</w:t>
      </w:r>
    </w:p>
  </w:footnote>
  <w:footnote w:id="209">
    <w:p w14:paraId="7F8AF724" w14:textId="6BDBDFD1" w:rsidR="00FA7784" w:rsidRPr="00FA7784" w:rsidRDefault="00FA7784">
      <w:pPr>
        <w:pStyle w:val="Funotentext"/>
        <w:rPr>
          <w:sz w:val="20"/>
          <w:szCs w:val="20"/>
        </w:rPr>
      </w:pPr>
      <w:r w:rsidRPr="00FA7784">
        <w:rPr>
          <w:rStyle w:val="Funotenzeichen"/>
          <w:sz w:val="20"/>
          <w:szCs w:val="20"/>
        </w:rPr>
        <w:footnoteRef/>
      </w:r>
      <w:r w:rsidRPr="00FA7784">
        <w:rPr>
          <w:sz w:val="20"/>
          <w:szCs w:val="20"/>
        </w:rPr>
        <w:t xml:space="preserve"> Anschließend folgt der Erzählimpuls dem der anderen Interviews (siehe Anhang 3).</w:t>
      </w:r>
    </w:p>
  </w:footnote>
  <w:footnote w:id="210">
    <w:p w14:paraId="72A68E9E" w14:textId="5F51B23C" w:rsidR="00A52258" w:rsidRDefault="00A52258" w:rsidP="00A52258">
      <w:pPr>
        <w:pStyle w:val="Funotentext"/>
        <w:jc w:val="both"/>
        <w:rPr>
          <w:sz w:val="20"/>
          <w:szCs w:val="20"/>
        </w:rPr>
      </w:pPr>
      <w:r w:rsidRPr="00B1150C">
        <w:rPr>
          <w:rStyle w:val="Funotenzeichen"/>
        </w:rPr>
        <w:footnoteRef/>
      </w:r>
      <w:r>
        <w:rPr>
          <w:sz w:val="20"/>
          <w:szCs w:val="20"/>
        </w:rPr>
        <w:t xml:space="preserve"> Diese Erfahrung teilen viele intergeschlechtliche Menschen, die in Kindheit und Jugend Medikalisierung ihrer Variationen erlebt haben. Bis zur Veränderung der Gesetzeslage 2021 </w:t>
      </w:r>
      <w:r w:rsidR="00094BE3">
        <w:rPr>
          <w:sz w:val="20"/>
          <w:szCs w:val="20"/>
        </w:rPr>
        <w:t xml:space="preserve">durch das </w:t>
      </w:r>
      <w:r w:rsidR="00094BE3" w:rsidRPr="00094BE3">
        <w:rPr>
          <w:i/>
          <w:iCs/>
          <w:sz w:val="20"/>
          <w:szCs w:val="20"/>
        </w:rPr>
        <w:t>Gesetz zum Schutz von Kindern mit Varianten der Geschlechtsentwicklung</w:t>
      </w:r>
      <w:r w:rsidR="00094BE3">
        <w:rPr>
          <w:sz w:val="20"/>
          <w:szCs w:val="20"/>
        </w:rPr>
        <w:t xml:space="preserve"> </w:t>
      </w:r>
      <w:r w:rsidR="00381335">
        <w:rPr>
          <w:sz w:val="20"/>
          <w:szCs w:val="20"/>
        </w:rPr>
        <w:t xml:space="preserve">ist </w:t>
      </w:r>
      <w:r>
        <w:rPr>
          <w:sz w:val="20"/>
          <w:szCs w:val="20"/>
        </w:rPr>
        <w:t>dies häufig durch die Verjährungsfristen medizinischer Dokumente, teilweise jedoch auch durch die intentionale Beseitigung von Krankenakten seitens des verantwortlichen medizinischen Personals bedingt.</w:t>
      </w:r>
    </w:p>
  </w:footnote>
  <w:footnote w:id="211">
    <w:p w14:paraId="57A63258" w14:textId="4C36F18B" w:rsidR="00A52258" w:rsidRDefault="00A52258" w:rsidP="00F33FB8">
      <w:pPr>
        <w:jc w:val="both"/>
        <w:rPr>
          <w:sz w:val="20"/>
          <w:szCs w:val="20"/>
        </w:rPr>
      </w:pPr>
      <w:r w:rsidRPr="00B1150C">
        <w:rPr>
          <w:rStyle w:val="Funotenzeichen"/>
        </w:rPr>
        <w:footnoteRef/>
      </w:r>
      <w:r>
        <w:rPr>
          <w:sz w:val="20"/>
          <w:szCs w:val="20"/>
        </w:rPr>
        <w:t xml:space="preserve"> Im medizinisch</w:t>
      </w:r>
      <w:r w:rsidR="00E60B01">
        <w:rPr>
          <w:sz w:val="20"/>
          <w:szCs w:val="20"/>
        </w:rPr>
        <w:t>en</w:t>
      </w:r>
      <w:r>
        <w:rPr>
          <w:sz w:val="20"/>
          <w:szCs w:val="20"/>
        </w:rPr>
        <w:t xml:space="preserve"> </w:t>
      </w:r>
      <w:r w:rsidR="00E60B01">
        <w:rPr>
          <w:sz w:val="20"/>
          <w:szCs w:val="20"/>
        </w:rPr>
        <w:t>Spezial</w:t>
      </w:r>
      <w:r w:rsidR="00094BE3">
        <w:rPr>
          <w:sz w:val="20"/>
          <w:szCs w:val="20"/>
        </w:rPr>
        <w:t>d</w:t>
      </w:r>
      <w:r>
        <w:rPr>
          <w:sz w:val="20"/>
          <w:szCs w:val="20"/>
        </w:rPr>
        <w:t>iskurs wurden Trans- und Intergeschlechtlichkeit über viele Jahrzehnte entsprechend einer ‚</w:t>
      </w:r>
      <w:proofErr w:type="spellStart"/>
      <w:r w:rsidR="00FF4164">
        <w:rPr>
          <w:sz w:val="20"/>
          <w:szCs w:val="20"/>
        </w:rPr>
        <w:t>E</w:t>
      </w:r>
      <w:r>
        <w:rPr>
          <w:sz w:val="20"/>
          <w:szCs w:val="20"/>
        </w:rPr>
        <w:t>ntweder-</w:t>
      </w:r>
      <w:r w:rsidR="00FF4164">
        <w:rPr>
          <w:sz w:val="20"/>
          <w:szCs w:val="20"/>
        </w:rPr>
        <w:t>O</w:t>
      </w:r>
      <w:r>
        <w:rPr>
          <w:sz w:val="20"/>
          <w:szCs w:val="20"/>
        </w:rPr>
        <w:t>der</w:t>
      </w:r>
      <w:proofErr w:type="spellEnd"/>
      <w:r>
        <w:rPr>
          <w:sz w:val="20"/>
          <w:szCs w:val="20"/>
        </w:rPr>
        <w:t>’</w:t>
      </w:r>
      <w:r w:rsidR="009F2435">
        <w:rPr>
          <w:sz w:val="20"/>
          <w:szCs w:val="20"/>
        </w:rPr>
        <w:t xml:space="preserve"> </w:t>
      </w:r>
      <w:r>
        <w:rPr>
          <w:sz w:val="20"/>
          <w:szCs w:val="20"/>
        </w:rPr>
        <w:t>Logik diskutiert: Eine medizinisch diagnostizierte Form der Intergeschlechtlichkeit bedeutet sowohl im DSM-IV als auch im ICD-10, dass eine „Transsexualismus“ Diagnose nicht</w:t>
      </w:r>
      <w:r w:rsidR="009F2435">
        <w:rPr>
          <w:sz w:val="20"/>
          <w:szCs w:val="20"/>
        </w:rPr>
        <w:t xml:space="preserve"> vollständig</w:t>
      </w:r>
      <w:r>
        <w:rPr>
          <w:sz w:val="20"/>
          <w:szCs w:val="20"/>
        </w:rPr>
        <w:t xml:space="preserve"> vergeben werden kann. Ebenfalls schließt die </w:t>
      </w:r>
      <w:r w:rsidRPr="000B61DB">
        <w:rPr>
          <w:i/>
          <w:iCs/>
          <w:sz w:val="20"/>
          <w:szCs w:val="20"/>
        </w:rPr>
        <w:t>Begutachtungsrichtlinie bei Transsexualismus</w:t>
      </w:r>
      <w:r>
        <w:rPr>
          <w:sz w:val="20"/>
          <w:szCs w:val="20"/>
        </w:rPr>
        <w:t xml:space="preserve"> des Medizinischen Dienst der Krankenkassen</w:t>
      </w:r>
      <w:r w:rsidR="00C205D0">
        <w:rPr>
          <w:sz w:val="20"/>
          <w:szCs w:val="20"/>
        </w:rPr>
        <w:t>“</w:t>
      </w:r>
      <w:r>
        <w:rPr>
          <w:sz w:val="20"/>
          <w:szCs w:val="20"/>
        </w:rPr>
        <w:t xml:space="preserve"> (MDS) einen geregelten GKV-finanzierten Zugang zu geschlechtsaffirmativen medizinischen Maßnahmen für intergeschlechtliche </w:t>
      </w:r>
      <w:proofErr w:type="spellStart"/>
      <w:r>
        <w:rPr>
          <w:sz w:val="20"/>
          <w:szCs w:val="20"/>
        </w:rPr>
        <w:t>Menschen</w:t>
      </w:r>
      <w:r w:rsidR="000B61DB">
        <w:rPr>
          <w:sz w:val="20"/>
          <w:szCs w:val="20"/>
        </w:rPr>
        <w:t>in</w:t>
      </w:r>
      <w:proofErr w:type="spellEnd"/>
      <w:r w:rsidR="000B61DB">
        <w:rPr>
          <w:sz w:val="20"/>
          <w:szCs w:val="20"/>
        </w:rPr>
        <w:t xml:space="preserve"> Deutschland aktuell</w:t>
      </w:r>
      <w:r>
        <w:rPr>
          <w:sz w:val="20"/>
          <w:szCs w:val="20"/>
        </w:rPr>
        <w:t xml:space="preserve"> aus</w:t>
      </w:r>
      <w:r w:rsidR="00F7362A">
        <w:rPr>
          <w:sz w:val="20"/>
          <w:szCs w:val="20"/>
        </w:rPr>
        <w:t xml:space="preserve"> </w:t>
      </w:r>
      <w:r w:rsidR="00F7362A">
        <w:rPr>
          <w:sz w:val="20"/>
          <w:szCs w:val="20"/>
        </w:rPr>
        <w:fldChar w:fldCharType="begin"/>
      </w:r>
      <w:r w:rsidR="000B7865">
        <w:rPr>
          <w:sz w:val="20"/>
          <w:szCs w:val="20"/>
        </w:rPr>
        <w:instrText xml:space="preserve"> ADDIN ZOTERO_ITEM CSL_CITATION {"citationID":"qak6SzBX","properties":{"unsorted":false,"formattedCitation":"(vgl. MDS 2020)","plainCitation":"(vgl. MDS 2020)","noteIndex":213},"citationItems":[{"id":1402,"uris":["http://zotero.org/users/local/owKliTIb/items/9F4AXVNN"],"itemData":{"id":1402,"type":"document","title":"Begutachtungsanleitung des MDS zu geschlechtsangleichenden Maßnahmen transgeschlechtlicher Menschen","URL":"https://md-bund.de/fileadmin/dokumente/Publikationen/GKV/Begutachtungsgrundlagen_GKV/BGA_Transsexualismus_201113.pdf","author":[{"literal":"Medizinischer Dienst des Spitzenverbandes Bund der Krankenkassen"}],"issued":{"date-parts":[["2020"]]}},"suppress-author":true,"prefix":"vgl. MDS"}],"schema":"https://github.com/citation-style-language/schema/raw/master/csl-citation.json"} </w:instrText>
      </w:r>
      <w:r w:rsidR="00F7362A">
        <w:rPr>
          <w:sz w:val="20"/>
          <w:szCs w:val="20"/>
        </w:rPr>
        <w:fldChar w:fldCharType="separate"/>
      </w:r>
      <w:r w:rsidR="00F7362A" w:rsidRPr="00F7362A">
        <w:rPr>
          <w:rFonts w:ascii="Cambria" w:hAnsi="Cambria"/>
          <w:sz w:val="20"/>
        </w:rPr>
        <w:t>(vgl. MDS 2020</w:t>
      </w:r>
      <w:r w:rsidR="00D41001">
        <w:rPr>
          <w:rFonts w:ascii="Cambria" w:hAnsi="Cambria"/>
          <w:sz w:val="20"/>
        </w:rPr>
        <w:t xml:space="preserve">, </w:t>
      </w:r>
      <w:proofErr w:type="spellStart"/>
      <w:r w:rsidR="00D41001">
        <w:rPr>
          <w:rFonts w:ascii="Cambria" w:hAnsi="Cambria"/>
          <w:sz w:val="20"/>
        </w:rPr>
        <w:t>TrIQ</w:t>
      </w:r>
      <w:proofErr w:type="spellEnd"/>
      <w:r w:rsidR="00D41001">
        <w:rPr>
          <w:rFonts w:ascii="Cambria" w:hAnsi="Cambria"/>
          <w:sz w:val="20"/>
        </w:rPr>
        <w:t xml:space="preserve"> e.V.,</w:t>
      </w:r>
      <w:r w:rsidR="000B61DB">
        <w:rPr>
          <w:rFonts w:ascii="Cambria" w:hAnsi="Cambria"/>
          <w:sz w:val="20"/>
        </w:rPr>
        <w:t xml:space="preserve"> </w:t>
      </w:r>
      <w:r w:rsidR="00D41001">
        <w:rPr>
          <w:rFonts w:ascii="Cambria" w:hAnsi="Cambria"/>
          <w:sz w:val="20"/>
        </w:rPr>
        <w:t>Clemenz 2026</w:t>
      </w:r>
      <w:r w:rsidR="00F7362A" w:rsidRPr="00F7362A">
        <w:rPr>
          <w:rFonts w:ascii="Cambria" w:hAnsi="Cambria"/>
          <w:sz w:val="20"/>
        </w:rPr>
        <w:t>)</w:t>
      </w:r>
      <w:r w:rsidR="00F7362A">
        <w:rPr>
          <w:sz w:val="20"/>
          <w:szCs w:val="20"/>
        </w:rPr>
        <w:fldChar w:fldCharType="end"/>
      </w:r>
      <w:r>
        <w:rPr>
          <w:sz w:val="20"/>
          <w:szCs w:val="20"/>
        </w:rPr>
        <w:t xml:space="preserve">. </w:t>
      </w:r>
    </w:p>
  </w:footnote>
  <w:footnote w:id="212">
    <w:p w14:paraId="31C236C7" w14:textId="77777777" w:rsidR="00DE42A4" w:rsidRPr="00DE42A4" w:rsidRDefault="00DE42A4" w:rsidP="00DE42A4">
      <w:pPr>
        <w:jc w:val="both"/>
        <w:rPr>
          <w:rFonts w:ascii="Cambria" w:eastAsia="MS Mincho" w:hAnsi="Cambria" w:cs="Times New Roman"/>
          <w:sz w:val="20"/>
          <w:szCs w:val="20"/>
        </w:rPr>
      </w:pPr>
      <w:r w:rsidRPr="00DE42A4">
        <w:rPr>
          <w:rStyle w:val="Funotenzeichen"/>
          <w:sz w:val="20"/>
          <w:szCs w:val="20"/>
        </w:rPr>
        <w:footnoteRef/>
      </w:r>
      <w:r>
        <w:rPr>
          <w:sz w:val="20"/>
          <w:szCs w:val="20"/>
        </w:rPr>
        <w:t xml:space="preserve"> </w:t>
      </w:r>
      <w:r>
        <w:rPr>
          <w:rFonts w:ascii="Cambria" w:eastAsia="MS Mincho" w:hAnsi="Cambria" w:cs="Times New Roman"/>
          <w:sz w:val="20"/>
          <w:szCs w:val="20"/>
        </w:rPr>
        <w:t xml:space="preserve">Dieses Ergebnis verdeutlicht, dass die Verwendung von belastungsbedingten Distanzierungsstrategien in Interview-Situationen stark damit zusammenhängt, als wie vertrauenswürdig das jeweils zuhörende Gegenüber sowie der mitbedingende soziale Kontext erlebt </w:t>
      </w:r>
      <w:del w:id="1000386" w:author="Claude Lektorat" w:date="2026-06-30T12:18:05Z">
        <w:r>
          <w:rPr>
            <w:rFonts w:ascii="Cambria" w:eastAsia="MS Mincho" w:hAnsi="Cambria" w:cs="Times New Roman"/>
            <w:sz w:val="20"/>
            <w:szCs w:val="20"/>
          </w:rPr>
          <w:delText xml:space="preserve">werden</w:delText>
        </w:r>
      </w:del>
      <w:ins w:id="1000387" w:author="Claude Lektorat" w:date="2026-06-30T12:18:05Z">
        <w:r>
          <w:rPr>
            <w:rFonts w:ascii="Cambria" w:eastAsia="MS Mincho" w:hAnsi="Cambria" w:cs="Times New Roman"/>
            <w:sz w:val="20"/>
            <w:szCs w:val="20"/>
          </w:rPr>
          <w:t xml:space="preserve">wird</w:t>
        </w:r>
      </w:ins>
      <w:r>
        <w:rPr>
          <w:rFonts w:ascii="Cambria" w:eastAsia="MS Mincho" w:hAnsi="Cambria" w:cs="Times New Roman"/>
          <w:sz w:val="20"/>
          <w:szCs w:val="20"/>
        </w:rPr>
        <w:t xml:space="preserve">.</w:t>
      </w:r>
    </w:p>
    <w:p w14:paraId="1FC643FB" w14:textId="02BC3D19" w:rsidR="00DE42A4" w:rsidRDefault="00DE42A4">
      <w:pPr>
        <w:pStyle w:val="Funotentext"/>
      </w:pPr>
    </w:p>
  </w:footnote>
  <w:footnote w:id="213">
    <w:p w14:paraId="129A950C" w14:textId="778D7CE0" w:rsidR="00EA63F1" w:rsidRPr="00EA63F1" w:rsidRDefault="00EA63F1">
      <w:pPr>
        <w:pStyle w:val="Funotentext"/>
        <w:rPr>
          <w:sz w:val="20"/>
          <w:szCs w:val="20"/>
        </w:rPr>
      </w:pPr>
      <w:r w:rsidRPr="00EA63F1">
        <w:rPr>
          <w:rStyle w:val="Funotenzeichen"/>
          <w:sz w:val="20"/>
          <w:szCs w:val="20"/>
        </w:rPr>
        <w:footnoteRef/>
      </w:r>
      <w:r>
        <w:rPr>
          <w:sz w:val="20"/>
          <w:szCs w:val="20"/>
        </w:rPr>
        <w:t xml:space="preserve"> Da einige der von mir interviewten Personen sich nicht ausschließlich männlich oder weiblich identifizieren</w:t>
      </w:r>
      <w:r>
        <w:rPr>
          <w:sz w:val="20"/>
          <w:szCs w:val="20"/>
        </w:rPr>
        <w:t xml:space="preserve"> verwende ich </w:t>
      </w:r>
      <w:r>
        <w:rPr>
          <w:sz w:val="20"/>
          <w:szCs w:val="20"/>
        </w:rPr>
        <w:t xml:space="preserve">in </w:t>
      </w:r>
      <w:r>
        <w:rPr>
          <w:sz w:val="20"/>
          <w:szCs w:val="20"/>
        </w:rPr>
        <w:t xml:space="preserve">der Mehrzahl den Gender-Stern.</w:t>
      </w:r>
    </w:p>
  </w:footnote>
  <w:footnote w:id="214">
    <w:p w14:paraId="12C73990" w14:textId="77777777" w:rsidR="005510E2" w:rsidRDefault="005510E2" w:rsidP="005510E2">
      <w:pPr>
        <w:pStyle w:val="Funotentext"/>
        <w:jc w:val="both"/>
        <w:rPr>
          <w:sz w:val="20"/>
          <w:szCs w:val="20"/>
        </w:rPr>
      </w:pPr>
      <w:r w:rsidRPr="00B1150C">
        <w:rPr>
          <w:rStyle w:val="Funotenzeichen"/>
        </w:rPr>
        <w:footnoteRef/>
      </w:r>
      <w:r>
        <w:rPr>
          <w:sz w:val="20"/>
          <w:szCs w:val="20"/>
        </w:rPr>
        <w:t xml:space="preserve"> Da es sich in Robins Fall ebenfalls nicht um alltägliche, sondern vielmehr um besonders belastende Erfahrungen handelt, die anschließend über einen langen Zeitraum nicht erinnert werden, stellt Vergessen hier auch eine aktive Schutz- und Bearbeitungsstrategie dar, so dass Dissoziation – wie bereits in den anderen Fällen diskutiert – als der angemessenere Begriff erscheint. </w:t>
      </w:r>
    </w:p>
  </w:footnote>
  <w:footnote w:id="215">
    <w:p w14:paraId="7FF80361" w14:textId="6C20D8FC" w:rsidR="005510E2" w:rsidRDefault="005510E2" w:rsidP="005510E2">
      <w:pPr>
        <w:pStyle w:val="Funotentext"/>
        <w:jc w:val="both"/>
        <w:rPr>
          <w:sz w:val="20"/>
          <w:szCs w:val="20"/>
        </w:rPr>
      </w:pPr>
      <w:r w:rsidRPr="00B1150C">
        <w:rPr>
          <w:rStyle w:val="Funotenzeichen"/>
        </w:rPr>
        <w:footnoteRef/>
      </w:r>
      <w:r>
        <w:rPr>
          <w:sz w:val="20"/>
          <w:szCs w:val="20"/>
        </w:rPr>
        <w:t xml:space="preserve"> </w:t>
      </w:r>
      <w:r>
        <w:rPr>
          <w:rFonts w:eastAsia="Times New Roman" w:cs="Times New Roman"/>
          <w:sz w:val="20"/>
          <w:szCs w:val="20"/>
        </w:rPr>
        <w:t xml:space="preserve">Dies wird in der </w:t>
      </w:r>
      <w:proofErr w:type="spellStart"/>
      <w:del w:id="1000388" w:author="Claude Lektorat" w:date="2026-06-30T12:18:05Z">
        <w:r>
          <w:rPr>
            <w:rFonts w:eastAsia="Times New Roman" w:cs="Times New Roman"/>
            <w:sz w:val="20"/>
            <w:szCs w:val="20"/>
          </w:rPr>
          <w:delText xml:space="preserve">Forschungs</w:delText>
        </w:r>
      </w:del>
      <w:ins w:id="1000389" w:author="Claude Lektorat" w:date="2026-06-30T12:18:05Z">
        <w:r>
          <w:rPr>
            <w:rFonts w:eastAsia="Times New Roman" w:cs="Times New Roman"/>
            <w:sz w:val="20"/>
            <w:szCs w:val="20"/>
          </w:rPr>
          <w:t xml:space="preserve">Forschungsliteratur</w:t>
        </w:r>
      </w:ins>
      <w:del w:id="1000390" w:author="Claude Lektorat" w:date="2026-06-30T12:18:05Z">
        <w:r>
          <w:rPr>
            <w:rFonts w:eastAsia="Times New Roman" w:cs="Times New Roman"/>
            <w:sz w:val="20"/>
            <w:szCs w:val="20"/>
          </w:rPr>
          <w:delText xml:space="preserve">iteratur</w:delText>
        </w:r>
      </w:del>
      <w:proofErr w:type="spellEnd"/>
      <w:r>
        <w:rPr>
          <w:rFonts w:eastAsia="Times New Roman" w:cs="Times New Roman"/>
          <w:sz w:val="20"/>
          <w:szCs w:val="20"/>
        </w:rPr>
        <w:t xml:space="preserve"> auch als Täter-Bindung bzw. tätergebundene Persönlichkeit</w:t>
      </w:r>
      <w:r>
        <w:rPr>
          <w:rFonts w:eastAsia="Times New Roman" w:cs="Times New Roman"/>
          <w:sz w:val="20"/>
          <w:szCs w:val="20"/>
        </w:rPr>
        <w:t xml:space="preserve">santeile</w:t>
      </w:r>
      <w:r>
        <w:rPr>
          <w:rFonts w:eastAsia="Times New Roman" w:cs="Times New Roman"/>
          <w:sz w:val="20"/>
          <w:szCs w:val="20"/>
        </w:rPr>
        <w:t xml:space="preserve"> sowie in neueren am DSM-V orientierten Publikationen als</w:t>
      </w:r>
      <w:del w:id="1000391" w:author="Claude Lektorat" w:date="2026-06-30T12:18:05Z">
        <w:r>
          <w:rPr>
            <w:rFonts w:eastAsia="Times New Roman" w:cs="Times New Roman"/>
            <w:sz w:val="20"/>
            <w:szCs w:val="20"/>
          </w:rPr>
          <w:delText xml:space="preserve">.</w:delText>
        </w:r>
      </w:del>
      <w:r>
        <w:rPr>
          <w:rFonts w:eastAsia="Times New Roman" w:cs="Times New Roman"/>
          <w:sz w:val="20"/>
          <w:szCs w:val="20"/>
        </w:rPr>
        <w:t xml:space="preserve"> </w:t>
      </w:r>
      <w:r>
        <w:rPr>
          <w:sz w:val="20"/>
          <w:szCs w:val="20"/>
        </w:rPr>
        <w:t xml:space="preserve">„trauma-</w:t>
      </w:r>
      <w:proofErr w:type="spellStart"/>
      <w:r>
        <w:rPr>
          <w:sz w:val="20"/>
          <w:szCs w:val="20"/>
        </w:rPr>
        <w:t xml:space="preserve">coercive</w:t>
      </w:r>
      <w:proofErr w:type="spellEnd"/>
      <w:r>
        <w:rPr>
          <w:sz w:val="20"/>
          <w:szCs w:val="20"/>
        </w:rPr>
        <w:t xml:space="preserve"> </w:t>
      </w:r>
      <w:proofErr w:type="spellStart"/>
      <w:del w:id="1000392" w:author="Claude Lektorat" w:date="2026-06-30T12:18:05Z">
        <w:r>
          <w:rPr>
            <w:sz w:val="20"/>
            <w:szCs w:val="20"/>
          </w:rPr>
          <w:delText xml:space="preserve">attachement</w:delText>
        </w:r>
      </w:del>
      <w:ins w:id="1000393" w:author="Claude Lektorat" w:date="2026-06-30T12:18:05Z">
        <w:r>
          <w:rPr>
            <w:sz w:val="20"/>
            <w:szCs w:val="20"/>
          </w:rPr>
          <w:t xml:space="preserve">attachment</w:t>
        </w:r>
      </w:ins>
      <w:proofErr w:type="spellEnd"/>
      <w:r>
        <w:rPr>
          <w:sz w:val="20"/>
          <w:szCs w:val="20"/>
        </w:rPr>
        <w:t xml:space="preserve">“ </w:t>
      </w:r>
      <w:r w:rsidR="00F914E1">
        <w:rPr>
          <w:sz w:val="20"/>
          <w:szCs w:val="20"/>
        </w:rPr>
        <w:fldChar w:fldCharType="begin"/>
      </w:r>
      <w:r w:rsidR="000B7865">
        <w:rPr>
          <w:sz w:val="20"/>
          <w:szCs w:val="20"/>
        </w:rPr>
        <w:instrText xml:space="preserve"> ADDIN ZOTERO_ITEM CSL_CITATION {"citationID":"Z49jVWGU","properties":{"unsorted":false,"formattedCitation":"(Doychak und Raghavan 2023)","plainCitation":"(Doychak und Raghavan 2023)","dontUpdate":true,"noteIndex":217},"citationItems":[{"id":1410,"uris":["http://zotero.org/users/local/owKliTIb/items/AVW4AVVG"],"itemData":{"id":1410,"type":"article-journal","container-title":"European Journal of Trauma &amp; Dissociation","title":"Trauma-Coerced Attachment: Developing DSM-5’s Dissociative Disorder “Identity Disturbance due to Prolonged and Intense Coercive Persuasion”","URL":"https://api.semanticscholar.org/CorpusID:257524361","author":[{"family":"Doychak","given":"Kendra"},{"family":"Raghavan","given":"Chitra"}],"issued":{"date-parts":[["2023"]]}}}],"schema":"https://github.com/citation-style-language/schema/raw/master/csl-citation.json"} </w:instrText>
      </w:r>
      <w:r w:rsidR="00F914E1">
        <w:rPr>
          <w:sz w:val="20"/>
          <w:szCs w:val="20"/>
        </w:rPr>
        <w:fldChar w:fldCharType="separate"/>
      </w:r>
      <w:r>
        <w:rPr>
          <w:rFonts w:ascii="Cambria" w:hAnsi="Cambria"/>
          <w:sz w:val="20"/>
        </w:rPr>
        <w:t xml:space="preserve">(</w:t>
      </w:r>
      <w:proofErr w:type="spellStart"/>
      <w:r>
        <w:rPr>
          <w:rFonts w:ascii="Cambria" w:hAnsi="Cambria"/>
          <w:sz w:val="20"/>
        </w:rPr>
        <w:t xml:space="preserve">Doychak</w:t>
      </w:r>
      <w:proofErr w:type="spellEnd"/>
      <w:r>
        <w:rPr>
          <w:rFonts w:ascii="Cambria" w:hAnsi="Cambria"/>
          <w:sz w:val="20"/>
        </w:rPr>
        <w:t xml:space="preserve">, </w:t>
      </w:r>
      <w:proofErr w:type="spellStart"/>
      <w:r>
        <w:rPr>
          <w:rFonts w:ascii="Cambria" w:hAnsi="Cambria"/>
          <w:sz w:val="20"/>
        </w:rPr>
        <w:t xml:space="preserve">Raghavan</w:t>
      </w:r>
      <w:proofErr w:type="spellEnd"/>
      <w:r>
        <w:rPr>
          <w:rFonts w:ascii="Cambria" w:hAnsi="Cambria"/>
          <w:sz w:val="20"/>
        </w:rPr>
        <w:t xml:space="preserve"> 2023)</w:t>
      </w:r>
      <w:r w:rsidR="00F914E1">
        <w:rPr>
          <w:sz w:val="20"/>
          <w:szCs w:val="20"/>
        </w:rPr>
        <w:fldChar w:fldCharType="end"/>
      </w:r>
      <w:r>
        <w:rPr>
          <w:sz w:val="20"/>
          <w:szCs w:val="20"/>
        </w:rPr>
        <w:t xml:space="preserve"> bezeichnet</w:t>
      </w:r>
      <w:r>
        <w:rPr>
          <w:sz w:val="20"/>
          <w:szCs w:val="20"/>
        </w:rPr>
        <w:t xml:space="preserve">.</w:t>
      </w:r>
    </w:p>
  </w:footnote>
  <w:footnote w:id="216">
    <w:p w14:paraId="68A697AC" w14:textId="5035EF54" w:rsidR="005510E2" w:rsidRDefault="005510E2" w:rsidP="005510E2">
      <w:pPr>
        <w:pStyle w:val="Funotentext"/>
        <w:jc w:val="both"/>
        <w:rPr>
          <w:sz w:val="20"/>
          <w:szCs w:val="20"/>
        </w:rPr>
      </w:pPr>
      <w:r w:rsidRPr="00B1150C">
        <w:rPr>
          <w:rStyle w:val="Funotenzeichen"/>
        </w:rPr>
        <w:footnoteRef/>
      </w:r>
      <w:r>
        <w:rPr>
          <w:sz w:val="20"/>
          <w:szCs w:val="20"/>
        </w:rPr>
        <w:t xml:space="preserve"> Den Prozess der (Wieder-)Aneignung der eigenen </w:t>
      </w:r>
      <w:proofErr w:type="spellStart"/>
      <w:r>
        <w:rPr>
          <w:sz w:val="20"/>
          <w:szCs w:val="20"/>
        </w:rPr>
        <w:t xml:space="preserve">Medikalisierungsgeschichte</w:t>
      </w:r>
      <w:proofErr w:type="spellEnd"/>
      <w:r>
        <w:rPr>
          <w:sz w:val="20"/>
          <w:szCs w:val="20"/>
        </w:rPr>
        <w:t xml:space="preserve"> durch den Erwerb medizinischen Wissens beschreibt auch Gregor in der biographischen Studie „</w:t>
      </w:r>
      <w:proofErr w:type="spellStart"/>
      <w:r>
        <w:rPr>
          <w:sz w:val="20"/>
          <w:szCs w:val="20"/>
        </w:rPr>
        <w:t xml:space="preserve">Constructing</w:t>
      </w:r>
      <w:proofErr w:type="spellEnd"/>
      <w:r>
        <w:rPr>
          <w:sz w:val="20"/>
          <w:szCs w:val="20"/>
        </w:rPr>
        <w:t xml:space="preserve"> Intersex“ </w:t>
      </w:r>
      <w:r w:rsidR="0012045B">
        <w:rPr>
          <w:sz w:val="20"/>
          <w:szCs w:val="20"/>
        </w:rPr>
        <w:fldChar w:fldCharType="begin"/>
      </w:r>
      <w:r w:rsidR="000B7865">
        <w:rPr>
          <w:sz w:val="20"/>
          <w:szCs w:val="20"/>
        </w:rPr>
        <w:instrText xml:space="preserve"> ADDIN ZOTERO_ITEM CSL_CITATION {"citationID":"XpHLetlt","properties":{"unsorted":false,"formattedCitation":"(Gregor 2015)","plainCitation":"(Gregor 2015)","noteIndex":218},"citationItems":[{"id":839,"uris":["http://zotero.org/users/local/owKliTIb/items/EES5IYA2"],"itemData":{"id":839,"type":"book","publisher-place":"Bielefeld","title":"Constructing Intersex","author":[{"family":"Gregor","given":"Joris"}],"issued":{"date-parts":[["2015"]]}}}],"schema":"https://github.com/citation-style-language/schema/raw/master/csl-citation.json"} </w:instrText>
      </w:r>
      <w:r w:rsidR="0012045B">
        <w:rPr>
          <w:sz w:val="20"/>
          <w:szCs w:val="20"/>
        </w:rPr>
        <w:fldChar w:fldCharType="separate"/>
      </w:r>
      <w:r>
        <w:rPr>
          <w:rFonts w:ascii="Cambria" w:hAnsi="Cambria"/>
          <w:sz w:val="20"/>
        </w:rPr>
        <w:t xml:space="preserve">(Gregor 2015)</w:t>
      </w:r>
      <w:r w:rsidR="0012045B">
        <w:rPr>
          <w:sz w:val="20"/>
          <w:szCs w:val="20"/>
        </w:rPr>
        <w:fldChar w:fldCharType="end"/>
      </w:r>
      <w:r>
        <w:rPr>
          <w:sz w:val="20"/>
          <w:szCs w:val="20"/>
        </w:rPr>
        <w:t xml:space="preserve">. Gregor versteht diese Aneignung gemäß meiner Lesart durch einen individuell und kollektiv – gemeinsam mit anderen intergeschlechtlichen Menschen </w:t>
      </w:r>
      <w:del w:id="1000394" w:author="Claude Lektorat" w:date="2026-06-30T12:18:05Z">
        <w:r>
          <w:rPr>
            <w:sz w:val="20"/>
            <w:szCs w:val="20"/>
          </w:rPr>
          <w:delText xml:space="preserve">-</w:delText>
        </w:r>
      </w:del>
      <w:ins w:id="1000395" w:author="Claude Lektorat" w:date="2026-06-30T12:18:05Z">
        <w:r>
          <w:rPr>
            <w:sz w:val="20"/>
            <w:szCs w:val="20"/>
          </w:rPr>
          <w:t xml:space="preserve">–</w:t>
        </w:r>
      </w:ins>
      <w:r>
        <w:rPr>
          <w:sz w:val="20"/>
          <w:szCs w:val="20"/>
        </w:rPr>
        <w:t xml:space="preserve"> vollzogenen transformativen Bildungsprozess. </w:t>
      </w:r>
    </w:p>
  </w:footnote>
  <w:footnote w:id="217">
    <w:p w14:paraId="5A159001" w14:textId="77777777" w:rsidR="005510E2" w:rsidRDefault="005510E2" w:rsidP="005510E2">
      <w:pPr>
        <w:pStyle w:val="Funotentext"/>
        <w:rPr>
          <w:sz w:val="20"/>
          <w:szCs w:val="20"/>
        </w:rPr>
      </w:pPr>
      <w:r w:rsidRPr="00B1150C">
        <w:rPr>
          <w:rStyle w:val="Funotenzeichen"/>
        </w:rPr>
        <w:footnoteRef/>
      </w:r>
      <w:r>
        <w:rPr>
          <w:sz w:val="20"/>
          <w:szCs w:val="20"/>
        </w:rPr>
        <w:t xml:space="preserve">  Hiermit </w:t>
      </w:r>
      <w:r>
        <w:rPr>
          <w:rFonts w:eastAsia="Times New Roman" w:cs="Times New Roman"/>
          <w:sz w:val="20"/>
          <w:szCs w:val="20"/>
        </w:rPr>
        <w:t xml:space="preserve">ist der Status von Subjekten als Wissende bzw. Vermittelnde von Wissen gemeint. </w:t>
      </w:r>
    </w:p>
  </w:footnote>
  <w:footnote w:id="218">
    <w:p w14:paraId="08424D22" w14:textId="7DCBF3F4" w:rsidR="005510E2" w:rsidRDefault="005510E2" w:rsidP="005510E2">
      <w:pPr>
        <w:pStyle w:val="Funotentext"/>
        <w:jc w:val="both"/>
        <w:rPr>
          <w:sz w:val="20"/>
          <w:szCs w:val="20"/>
        </w:rPr>
      </w:pPr>
      <w:r w:rsidRPr="00B1150C">
        <w:rPr>
          <w:rStyle w:val="Funotenzeichen"/>
        </w:rPr>
        <w:footnoteRef/>
      </w:r>
      <w:r w:rsidRPr="00504EEE">
        <w:rPr>
          <w:sz w:val="20"/>
          <w:szCs w:val="20"/>
          <w:lang w:val="en-US"/>
        </w:rPr>
        <w:t xml:space="preserve"> Fricker und Jenkins </w:t>
      </w:r>
      <w:proofErr w:type="spellStart"/>
      <w:r w:rsidRPr="00504EEE">
        <w:rPr>
          <w:sz w:val="20"/>
          <w:szCs w:val="20"/>
          <w:lang w:val="en-US"/>
        </w:rPr>
        <w:t>führen</w:t>
      </w:r>
      <w:proofErr w:type="spellEnd"/>
      <w:r w:rsidRPr="00504EEE">
        <w:rPr>
          <w:sz w:val="20"/>
          <w:szCs w:val="20"/>
          <w:lang w:val="en-US"/>
        </w:rPr>
        <w:t xml:space="preserve"> dies </w:t>
      </w:r>
      <w:proofErr w:type="spellStart"/>
      <w:r w:rsidRPr="00504EEE">
        <w:rPr>
          <w:sz w:val="20"/>
          <w:szCs w:val="20"/>
          <w:lang w:val="en-US"/>
        </w:rPr>
        <w:t>folgendermaßen</w:t>
      </w:r>
      <w:proofErr w:type="spellEnd"/>
      <w:r w:rsidRPr="00504EEE">
        <w:rPr>
          <w:sz w:val="20"/>
          <w:szCs w:val="20"/>
          <w:lang w:val="en-US"/>
        </w:rPr>
        <w:t xml:space="preserve"> </w:t>
      </w:r>
      <w:proofErr w:type="spellStart"/>
      <w:r w:rsidRPr="00504EEE">
        <w:rPr>
          <w:sz w:val="20"/>
          <w:szCs w:val="20"/>
          <w:lang w:val="en-US"/>
        </w:rPr>
        <w:t>aus</w:t>
      </w:r>
      <w:proofErr w:type="spellEnd"/>
      <w:r w:rsidRPr="00504EEE">
        <w:rPr>
          <w:sz w:val="20"/>
          <w:szCs w:val="20"/>
          <w:lang w:val="en-US"/>
        </w:rPr>
        <w:t xml:space="preserve">: „Hermeneutical injustice is the injustice of being frustrated in an attempt to render a significant social experience intelligible (to oneself and/or to others) where hermeneutical marginalization is a significant causal factor in that failure. Someone counts as hermeneutically marginalized insofar as they belong to a social group that under-contributes to the common pool of concepts and social meanings.“ </w:t>
      </w:r>
      <w:r w:rsidR="00BA5B8C">
        <w:rPr>
          <w:sz w:val="20"/>
          <w:szCs w:val="20"/>
          <w:lang w:val="en-US"/>
        </w:rPr>
        <w:fldChar w:fldCharType="begin"/>
      </w:r>
      <w:r w:rsidR="000B7865">
        <w:rPr>
          <w:sz w:val="20"/>
          <w:szCs w:val="20"/>
          <w:lang w:val="en-US"/>
        </w:rPr>
        <w:instrText xml:space="preserve"> ADDIN ZOTERO_ITEM CSL_CITATION {"citationID":"Lu7WDClE","properties":{"unsorted":false,"formattedCitation":"(vgl. Fricker und Jenkins 2017, 268)","plainCitation":"(vgl. Fricker und Jenkins 2017, 268)","dontUpdate":true,"noteIndex":220},"citationItems":[{"id":1116,"uris":["http://zotero.org/users/local/owKliTIb/items/S9H5W9EE"],"itemData":{"id":1116,"type":"chapter","container-title":"The Routledge Companion to Feminist Philosophy","DOI":"10.4324/9781315758152-23","page":"268-278","publisher":"Routledge","publisher-place":"New York, NY","title":"Epistemic injustice, ignorance, and trans experiences","author":[{"family":"Fricker","given":"Miranda"},{"family":"Jenkins","given":"Katharine"}],"editor":[{"family":"Garry","given":"Ann"},{"family":"Khader","given":"Serene J."},{"family":"Stone","given":"Alison"}],"issued":{"date-parts":[["2017"]]}},"locator":"268","label":"page","prefix":"vgl."}],"schema":"https://github.com/citation-style-language/schema/raw/master/csl-citation.json"} </w:instrText>
      </w:r>
      <w:r w:rsidR="00BA5B8C">
        <w:rPr>
          <w:sz w:val="20"/>
          <w:szCs w:val="20"/>
          <w:lang w:val="en-US"/>
        </w:rPr>
        <w:fldChar w:fldCharType="separate"/>
      </w:r>
      <w:r w:rsidR="00BA5B8C" w:rsidRPr="00BA5B8C">
        <w:rPr>
          <w:rFonts w:ascii="Cambria" w:hAnsi="Cambria"/>
          <w:sz w:val="20"/>
        </w:rPr>
        <w:t>(vgl. Fricker</w:t>
      </w:r>
      <w:r w:rsidR="00BA5B8C">
        <w:rPr>
          <w:rFonts w:ascii="Cambria" w:hAnsi="Cambria"/>
          <w:sz w:val="20"/>
        </w:rPr>
        <w:t xml:space="preserve">, </w:t>
      </w:r>
      <w:r w:rsidR="00BA5B8C" w:rsidRPr="00BA5B8C">
        <w:rPr>
          <w:rFonts w:ascii="Cambria" w:hAnsi="Cambria"/>
          <w:sz w:val="20"/>
        </w:rPr>
        <w:t>Jenkins 2017, 268)</w:t>
      </w:r>
      <w:r w:rsidR="00BA5B8C">
        <w:rPr>
          <w:sz w:val="20"/>
          <w:szCs w:val="20"/>
          <w:lang w:val="en-US"/>
        </w:rPr>
        <w:fldChar w:fldCharType="end"/>
      </w:r>
      <w:r w:rsidR="00BA5B8C" w:rsidRPr="001A6AFC">
        <w:rPr>
          <w:sz w:val="20"/>
          <w:szCs w:val="20"/>
        </w:rPr>
        <w:t>.</w:t>
      </w:r>
    </w:p>
  </w:footnote>
  <w:footnote w:id="219">
    <w:p w14:paraId="7295D1DD" w14:textId="492EBE15" w:rsidR="005510E2" w:rsidRDefault="005510E2" w:rsidP="005510E2">
      <w:pPr>
        <w:pStyle w:val="Funotentext"/>
        <w:jc w:val="both"/>
        <w:rPr>
          <w:sz w:val="20"/>
          <w:szCs w:val="20"/>
        </w:rPr>
      </w:pPr>
      <w:r w:rsidRPr="00B1150C">
        <w:rPr>
          <w:rStyle w:val="Funotenzeichen"/>
        </w:rPr>
        <w:footnoteRef/>
      </w:r>
      <w:r>
        <w:rPr>
          <w:sz w:val="20"/>
          <w:szCs w:val="20"/>
        </w:rPr>
        <w:t xml:space="preserve"> Die Notwendigkeit für trans* Personen, die gender-affirmative Gesundheitsversorgung in Anspruch nehmen wollen</w:t>
      </w:r>
      <w:r>
        <w:rPr>
          <w:sz w:val="20"/>
          <w:szCs w:val="20"/>
        </w:rPr>
        <w:t xml:space="preserve">,</w:t>
      </w:r>
      <w:r>
        <w:rPr>
          <w:sz w:val="20"/>
          <w:szCs w:val="20"/>
        </w:rPr>
        <w:t xml:space="preserve"> innerhalb des medizinischen Gatekeeping-Systems ‚akzeptable</w:t>
      </w:r>
      <w:r>
        <w:rPr>
          <w:sz w:val="20"/>
          <w:szCs w:val="20"/>
        </w:rPr>
        <w:t xml:space="preserve">‘</w:t>
      </w:r>
      <w:r>
        <w:rPr>
          <w:sz w:val="20"/>
          <w:szCs w:val="20"/>
        </w:rPr>
        <w:t xml:space="preserve"> Narrative zu produzieren</w:t>
      </w:r>
      <w:r>
        <w:rPr>
          <w:sz w:val="20"/>
          <w:szCs w:val="20"/>
        </w:rPr>
        <w:t xml:space="preserve">,</w:t>
      </w:r>
      <w:r>
        <w:rPr>
          <w:sz w:val="20"/>
          <w:szCs w:val="20"/>
        </w:rPr>
        <w:t xml:space="preserve"> wird in der </w:t>
      </w:r>
      <w:proofErr w:type="spellStart"/>
      <w:del w:id="1000396" w:author="Claude Lektorat" w:date="2026-06-30T12:18:05Z">
        <w:r>
          <w:rPr>
            <w:sz w:val="20"/>
            <w:szCs w:val="20"/>
          </w:rPr>
          <w:delText xml:space="preserve">Forschungl</w:delText>
        </w:r>
      </w:del>
      <w:ins w:id="1000397" w:author="Claude Lektorat" w:date="2026-06-30T12:18:05Z">
        <w:r>
          <w:rPr>
            <w:sz w:val="20"/>
            <w:szCs w:val="20"/>
          </w:rPr>
          <w:t xml:space="preserve">Forschungsliteratur</w:t>
        </w:r>
      </w:ins>
      <w:del w:id="1000398" w:author="Claude Lektorat" w:date="2026-06-30T12:18:05Z">
        <w:r>
          <w:rPr>
            <w:sz w:val="20"/>
            <w:szCs w:val="20"/>
          </w:rPr>
          <w:delText xml:space="preserve">iteratur</w:delText>
        </w:r>
      </w:del>
      <w:proofErr w:type="spellEnd"/>
      <w:r>
        <w:rPr>
          <w:sz w:val="20"/>
          <w:szCs w:val="20"/>
        </w:rPr>
        <w:t xml:space="preserve"> vielfach beschrieben</w:t>
      </w:r>
      <w:r>
        <w:rPr>
          <w:sz w:val="20"/>
          <w:szCs w:val="20"/>
        </w:rPr>
        <w:t xml:space="preserve"> </w:t>
      </w:r>
      <w:r w:rsidR="001A6AFC">
        <w:rPr>
          <w:sz w:val="20"/>
          <w:szCs w:val="20"/>
        </w:rPr>
        <w:fldChar w:fldCharType="begin"/>
      </w:r>
      <w:r w:rsidR="000B7865">
        <w:rPr>
          <w:sz w:val="20"/>
          <w:szCs w:val="20"/>
        </w:rPr>
        <w:instrText xml:space="preserve"> ADDIN ZOTERO_ITEM CSL_CITATION {"citationID":"ngwvvECQ","properties":{"unsorted":false,"formattedCitation":"(vgl. z.B. Johnson 2016)","plainCitation":"(vgl. z.B. Johnson 2016)","noteIndex":221},"citationItems":[{"id":1177,"uris":["http://zotero.org/users/local/owKliTIb/items/DGVCVGEI"],"itemData":{"id":1177,"type":"article-journal","container-title":"Sociological Inquiry","DOI":"10.1111/soin.12127","issue":"4","page":"465-91","publisher":"Wiley","title":"Transnormativity: A New Concept and Its Validation through Documentary Film About Transgender Men","volume":"86","author":[{"family":"Johnson","given":"Austin H."}],"issued":{"date-parts":[["2016"]]}},"prefix":"vgl. z.B."}],"schema":"https://github.com/citation-style-language/schema/raw/master/csl-citation.json"} </w:instrText>
      </w:r>
      <w:r w:rsidR="001A6AFC">
        <w:rPr>
          <w:sz w:val="20"/>
          <w:szCs w:val="20"/>
        </w:rPr>
        <w:fldChar w:fldCharType="separate"/>
      </w:r>
      <w:r>
        <w:rPr>
          <w:rFonts w:ascii="Cambria" w:hAnsi="Cambria"/>
          <w:sz w:val="20"/>
        </w:rPr>
        <w:t xml:space="preserve">(vgl. z.B. Johnson 2016)</w:t>
      </w:r>
      <w:r w:rsidR="001A6AFC">
        <w:rPr>
          <w:sz w:val="20"/>
          <w:szCs w:val="20"/>
        </w:rPr>
        <w:fldChar w:fldCharType="end"/>
      </w:r>
      <w:r>
        <w:rPr>
          <w:sz w:val="20"/>
          <w:szCs w:val="20"/>
        </w:rPr>
        <w:t xml:space="preserve">.</w:t>
      </w:r>
    </w:p>
  </w:footnote>
  <w:footnote w:id="220">
    <w:p w14:paraId="78A0F42E" w14:textId="579DEA59" w:rsidR="005510E2" w:rsidRDefault="005510E2" w:rsidP="005510E2">
      <w:pPr>
        <w:pStyle w:val="Funotentext"/>
        <w:jc w:val="both"/>
        <w:rPr>
          <w:sz w:val="20"/>
          <w:szCs w:val="20"/>
        </w:rPr>
      </w:pPr>
      <w:r w:rsidRPr="00BC5881">
        <w:rPr>
          <w:rStyle w:val="Funotenzeichen"/>
          <w:sz w:val="20"/>
          <w:szCs w:val="20"/>
        </w:rPr>
        <w:footnoteRef/>
      </w:r>
      <w:r w:rsidRPr="00BC5881">
        <w:rPr>
          <w:sz w:val="20"/>
          <w:szCs w:val="20"/>
        </w:rPr>
        <w:t xml:space="preserve"> </w:t>
      </w:r>
      <w:r>
        <w:rPr>
          <w:sz w:val="20"/>
          <w:szCs w:val="20"/>
        </w:rPr>
        <w:t>Präzisere Aussagen dazu</w:t>
      </w:r>
      <w:r w:rsidR="00BC5881">
        <w:rPr>
          <w:sz w:val="20"/>
          <w:szCs w:val="20"/>
        </w:rPr>
        <w:t>,</w:t>
      </w:r>
      <w:r>
        <w:rPr>
          <w:sz w:val="20"/>
          <w:szCs w:val="20"/>
        </w:rPr>
        <w:t xml:space="preserve"> wie und warum klinische Behandler*innen diese Konstruktion aufrechterhalten und eventuell </w:t>
      </w:r>
      <w:r w:rsidR="00BC5881">
        <w:rPr>
          <w:sz w:val="20"/>
          <w:szCs w:val="20"/>
        </w:rPr>
        <w:t xml:space="preserve">in einzelnen Fällen </w:t>
      </w:r>
      <w:r>
        <w:rPr>
          <w:sz w:val="20"/>
          <w:szCs w:val="20"/>
        </w:rPr>
        <w:t>modifizieren</w:t>
      </w:r>
      <w:r w:rsidR="00BC5881">
        <w:rPr>
          <w:sz w:val="20"/>
          <w:szCs w:val="20"/>
        </w:rPr>
        <w:t>,</w:t>
      </w:r>
      <w:r>
        <w:rPr>
          <w:sz w:val="20"/>
          <w:szCs w:val="20"/>
        </w:rPr>
        <w:t xml:space="preserve"> bedürfen weiterer Studien bzw. Interviews mit Vertret</w:t>
      </w:r>
      <w:r w:rsidR="00BC5881">
        <w:rPr>
          <w:sz w:val="20"/>
          <w:szCs w:val="20"/>
        </w:rPr>
        <w:t>e</w:t>
      </w:r>
      <w:r>
        <w:rPr>
          <w:sz w:val="20"/>
          <w:szCs w:val="20"/>
        </w:rPr>
        <w:t>r*innen dieser Gruppe.</w:t>
      </w:r>
    </w:p>
  </w:footnote>
  <w:footnote w:id="221">
    <w:p w14:paraId="51C4944D" w14:textId="6DBE26D5" w:rsidR="005510E2" w:rsidRDefault="005510E2" w:rsidP="005510E2">
      <w:pPr>
        <w:pStyle w:val="Funotentext"/>
        <w:jc w:val="both"/>
        <w:rPr>
          <w:sz w:val="20"/>
          <w:szCs w:val="20"/>
        </w:rPr>
      </w:pPr>
      <w:r w:rsidRPr="00B1150C">
        <w:rPr>
          <w:rStyle w:val="Funotenzeichen"/>
        </w:rPr>
        <w:footnoteRef/>
      </w:r>
      <w:r>
        <w:rPr>
          <w:sz w:val="20"/>
          <w:szCs w:val="20"/>
        </w:rPr>
        <w:t xml:space="preserve"> Goffman</w:t>
      </w:r>
      <w:r>
        <w:rPr>
          <w:sz w:val="20"/>
          <w:szCs w:val="20"/>
        </w:rPr>
        <w:t xml:space="preserve"> (1963)</w:t>
      </w:r>
      <w:r>
        <w:rPr>
          <w:sz w:val="20"/>
          <w:szCs w:val="20"/>
        </w:rPr>
        <w:t xml:space="preserve"> unterscheidet zwischen </w:t>
      </w:r>
      <w:r>
        <w:rPr>
          <w:i/>
          <w:iCs/>
          <w:sz w:val="20"/>
          <w:szCs w:val="20"/>
        </w:rPr>
        <w:t xml:space="preserve">diskreditierten</w:t>
      </w:r>
      <w:r>
        <w:rPr>
          <w:sz w:val="20"/>
          <w:szCs w:val="20"/>
        </w:rPr>
        <w:t xml:space="preserve">, in sozialen Situationen </w:t>
      </w:r>
      <w:r>
        <w:rPr>
          <w:sz w:val="20"/>
          <w:szCs w:val="20"/>
        </w:rPr>
        <w:t xml:space="preserve">unmittelbar </w:t>
      </w:r>
      <w:r>
        <w:rPr>
          <w:sz w:val="20"/>
          <w:szCs w:val="20"/>
        </w:rPr>
        <w:t xml:space="preserve">erkennbare</w:t>
      </w:r>
      <w:r>
        <w:rPr>
          <w:sz w:val="20"/>
          <w:szCs w:val="20"/>
        </w:rPr>
        <w:t xml:space="preserve">n</w:t>
      </w:r>
      <w:r>
        <w:rPr>
          <w:sz w:val="20"/>
          <w:szCs w:val="20"/>
        </w:rPr>
        <w:t xml:space="preserve"> unerwünschten Eigenschaften und solchen</w:t>
      </w:r>
      <w:r>
        <w:rPr>
          <w:sz w:val="20"/>
          <w:szCs w:val="20"/>
        </w:rPr>
        <w:t xml:space="preserve"> die </w:t>
      </w:r>
      <w:proofErr w:type="spellStart"/>
      <w:r>
        <w:rPr>
          <w:i/>
          <w:iCs/>
          <w:sz w:val="20"/>
          <w:szCs w:val="20"/>
        </w:rPr>
        <w:t xml:space="preserve">diskreditierbar</w:t>
      </w:r>
      <w:proofErr w:type="spellEnd"/>
      <w:r>
        <w:rPr>
          <w:sz w:val="20"/>
          <w:szCs w:val="20"/>
        </w:rPr>
        <w:t xml:space="preserve"> sind, da sie von außen nicht </w:t>
      </w:r>
      <w:r>
        <w:rPr>
          <w:sz w:val="20"/>
          <w:szCs w:val="20"/>
        </w:rPr>
        <w:t xml:space="preserve">direkt </w:t>
      </w:r>
      <w:r>
        <w:rPr>
          <w:sz w:val="20"/>
          <w:szCs w:val="20"/>
        </w:rPr>
        <w:t xml:space="preserve">identifiziert werden können </w:t>
      </w:r>
      <w:r w:rsidR="002851D0">
        <w:rPr>
          <w:sz w:val="20"/>
          <w:szCs w:val="20"/>
        </w:rPr>
        <w:fldChar w:fldCharType="begin"/>
      </w:r>
      <w:r w:rsidR="000B7865">
        <w:rPr>
          <w:sz w:val="20"/>
          <w:szCs w:val="20"/>
        </w:rPr>
        <w:instrText xml:space="preserve"> ADDIN ZOTERO_ITEM CSL_CITATION {"citationID":"AeoQ3B2h","properties":{"unsorted":false,"formattedCitation":"(Goffman 1963)","plainCitation":"(Goffman 1963)","noteIndex":223},"citationItems":[{"id":546,"uris":["http://zotero.org/users/local/owKliTIb/items/YSKXFQ2B","http://zotero.org/users/local/owKliTIb/items/QDQJLRSG"],"itemData":{"id":546,"type":"book","publisher-place":"N.Y.","title":"Stigma: Notes on the Management of Spoiled Identity","author":[{"family":"Goffman","given":"Erving"}],"issued":{"date-parts":[["1963"]]}}}],"schema":"https://github.com/citation-style-language/schema/raw/master/csl-citation.json"} </w:instrText>
      </w:r>
      <w:r w:rsidR="002851D0">
        <w:rPr>
          <w:sz w:val="20"/>
          <w:szCs w:val="20"/>
        </w:rPr>
        <w:fldChar w:fldCharType="separate"/>
      </w:r>
      <w:r>
        <w:rPr>
          <w:rFonts w:ascii="Cambria" w:hAnsi="Cambria"/>
          <w:sz w:val="20"/>
        </w:rPr>
        <w:t xml:space="preserve">(</w:t>
      </w:r>
      <w:r>
        <w:rPr>
          <w:rFonts w:ascii="Cambria" w:hAnsi="Cambria"/>
          <w:sz w:val="20"/>
        </w:rPr>
        <w:t xml:space="preserve">siehe </w:t>
      </w:r>
      <w:r>
        <w:rPr>
          <w:rFonts w:ascii="Cambria" w:hAnsi="Cambria"/>
          <w:sz w:val="20"/>
        </w:rPr>
        <w:t xml:space="preserve">auch </w:t>
      </w:r>
      <w:r>
        <w:rPr>
          <w:rFonts w:ascii="Cambria" w:hAnsi="Cambria"/>
          <w:sz w:val="20"/>
        </w:rPr>
        <w:t xml:space="preserve">3.1.1</w:t>
      </w:r>
      <w:r>
        <w:rPr>
          <w:rFonts w:ascii="Cambria" w:hAnsi="Cambria"/>
          <w:sz w:val="20"/>
        </w:rPr>
        <w:t xml:space="preserve">)</w:t>
      </w:r>
      <w:r w:rsidR="002851D0">
        <w:rPr>
          <w:sz w:val="20"/>
          <w:szCs w:val="20"/>
        </w:rPr>
        <w:fldChar w:fldCharType="end"/>
      </w:r>
      <w:r>
        <w:rPr>
          <w:sz w:val="20"/>
          <w:szCs w:val="20"/>
        </w:rPr>
        <w:t xml:space="preserve">.</w:t>
      </w:r>
    </w:p>
  </w:footnote>
  <w:footnote w:id="222">
    <w:p w14:paraId="7D7A3718" w14:textId="04BCA8EB" w:rsidR="005510E2" w:rsidRDefault="005510E2" w:rsidP="005510E2">
      <w:pPr>
        <w:pStyle w:val="Funotentext"/>
        <w:jc w:val="both"/>
        <w:rPr>
          <w:sz w:val="20"/>
          <w:szCs w:val="20"/>
        </w:rPr>
      </w:pPr>
      <w:r w:rsidRPr="00B1150C">
        <w:rPr>
          <w:rStyle w:val="Funotenzeichen"/>
        </w:rPr>
        <w:footnoteRef/>
      </w:r>
      <w:r>
        <w:rPr>
          <w:sz w:val="20"/>
          <w:szCs w:val="20"/>
        </w:rPr>
        <w:t xml:space="preserve"> Meines Wissens liegen aktuell lediglich Studien</w:t>
      </w:r>
      <w:r>
        <w:rPr>
          <w:sz w:val="20"/>
          <w:szCs w:val="20"/>
        </w:rPr>
        <w:t xml:space="preserve">, die eine Einflussnahme von assoziiertem sozialem Stigma auf die Entwicklung einer post-traumatischen Belastungsstörung nach sexualisierten Gewalterfahrungen nahelegen</w:t>
      </w:r>
      <w:del w:id="1000399" w:author="Claude Lektorat" w:date="2026-06-30T12:18:05Z">
        <w:r>
          <w:rPr>
            <w:sz w:val="20"/>
            <w:szCs w:val="20"/>
          </w:rPr>
          <w:delText xml:space="preserve"> vor</w:delText>
        </w:r>
      </w:del>
      <w:r>
        <w:rPr>
          <w:sz w:val="20"/>
          <w:szCs w:val="20"/>
        </w:rPr>
        <w:t xml:space="preserve">. Ausgehend vom Forschungsstand</w:t>
      </w:r>
      <w:r>
        <w:rPr>
          <w:sz w:val="20"/>
          <w:szCs w:val="20"/>
        </w:rPr>
        <w:t xml:space="preserve"> demzufolge sowohl Stigmatisierungserfahrungen als auch interpersonelle Traumatisierungen die Übernahme eines negativen Selbstbildes begünstigen</w:t>
      </w:r>
      <w:r>
        <w:rPr>
          <w:sz w:val="20"/>
          <w:szCs w:val="20"/>
        </w:rPr>
        <w:t xml:space="preserve"> ist eine Übertragung auf andere Konstellationen von Gewalt, Trauma und sozialem Stigma </w:t>
      </w:r>
      <w:r>
        <w:rPr>
          <w:sz w:val="20"/>
          <w:szCs w:val="20"/>
        </w:rPr>
        <w:t xml:space="preserve">naheliegend </w:t>
      </w:r>
      <w:r w:rsidR="002851D0">
        <w:rPr>
          <w:sz w:val="20"/>
          <w:szCs w:val="20"/>
        </w:rPr>
        <w:fldChar w:fldCharType="begin"/>
      </w:r>
      <w:r w:rsidR="000B7865">
        <w:rPr>
          <w:sz w:val="20"/>
          <w:szCs w:val="20"/>
        </w:rPr>
        <w:instrText xml:space="preserve"> ADDIN ZOTERO_ITEM CSL_CITATION {"citationID":"mv6e2aoi","properties":{"unsorted":false,"formattedCitation":"(vgl. z.B. P. W. Corrigan und Rao 2012; B. G. Link u.\\uc0\\u160{}a. 1989)","plainCitation":"(vgl. z.B. P. W. Corrigan und Rao 2012; B. G. Link u. a. 1989)","dontUpdate":true,"noteIndex":224},"citationItems":[{"id":542,"uris":["http://zotero.org/users/local/owKliTIb/items/4IQCF9SQ"],"itemData":{"id":542,"type":"article-journal","container-title":"Canadian Journal of Psychiatry","DOI":"10.1177/070674371205700804","issue":"8","page":"464-469","publisher":"SAGE Publications","title":"On the self-stigma of mental illness: Stages, disclosure, and strategiesfor change","volume":"57","author":[{"family":"Corrigan","given":"P. W."},{"family":"Rao","given":"D."}],"issued":{"date-parts":[["2012"]]}},"prefix":"vgl. z.B."},{"id":553,"uris":["http://zotero.org/users/local/owKliTIb/items/NHHX9A46"],"itemData":{"id":553,"type":"article-journal","container-title":"American Sociological Review","DOI":"10.2307/2095613","issue":"3","page":"400","publisher":"SAGE Publications","title":"A modified labelingtheory approach to mental disorders: An empirical assessment","volume":"54","author":[{"family":"Link","given":"B. G."},{"family":"Cullen","given":"F. T."},{"family":"Struening","given":"E."},{"family":"Shrout","given":"P. E."},{"family":"Dohrenwend","given":"B. P."}],"issued":{"date-parts":[["1989"]]}}}],"schema":"https://github.com/citation-style-language/schema/raw/master/csl-citation.json"} </w:instrText>
      </w:r>
      <w:r w:rsidR="002851D0">
        <w:rPr>
          <w:sz w:val="20"/>
          <w:szCs w:val="20"/>
        </w:rPr>
        <w:fldChar w:fldCharType="separate"/>
      </w:r>
      <w:r>
        <w:rPr>
          <w:rFonts w:ascii="Cambria" w:hAnsi="Cambria" w:cs="Times New Roman"/>
          <w:sz w:val="20"/>
        </w:rPr>
        <w:t xml:space="preserve">(vgl. z.B. Corrigan</w:t>
      </w:r>
      <w:r>
        <w:rPr>
          <w:rFonts w:ascii="Cambria" w:hAnsi="Cambria" w:cs="Times New Roman"/>
          <w:sz w:val="20"/>
        </w:rPr>
        <w:t xml:space="preserve">, </w:t>
      </w:r>
      <w:r>
        <w:rPr>
          <w:rFonts w:ascii="Cambria" w:hAnsi="Cambria" w:cs="Times New Roman"/>
          <w:sz w:val="20"/>
        </w:rPr>
        <w:t xml:space="preserve">Rao 2012; Link </w:t>
      </w:r>
      <w:r>
        <w:rPr>
          <w:rFonts w:ascii="Cambria" w:hAnsi="Cambria" w:cs="Times New Roman"/>
          <w:sz w:val="20"/>
        </w:rPr>
        <w:t xml:space="preserve">et </w:t>
      </w:r>
      <w:r>
        <w:rPr>
          <w:rFonts w:ascii="Cambria" w:hAnsi="Cambria" w:cs="Times New Roman"/>
          <w:sz w:val="20"/>
        </w:rPr>
        <w:t xml:space="preserve">a</w:t>
      </w:r>
      <w:r>
        <w:rPr>
          <w:rFonts w:ascii="Cambria" w:hAnsi="Cambria" w:cs="Times New Roman"/>
          <w:sz w:val="20"/>
        </w:rPr>
        <w:t xml:space="preserve">l</w:t>
      </w:r>
      <w:r>
        <w:rPr>
          <w:rFonts w:ascii="Cambria" w:hAnsi="Cambria" w:cs="Times New Roman"/>
          <w:sz w:val="20"/>
        </w:rPr>
        <w:t xml:space="preserve">. 1989)</w:t>
      </w:r>
      <w:r w:rsidR="002851D0">
        <w:rPr>
          <w:sz w:val="20"/>
          <w:szCs w:val="20"/>
        </w:rPr>
        <w:fldChar w:fldCharType="end"/>
      </w:r>
      <w:r>
        <w:rPr>
          <w:sz w:val="20"/>
          <w:szCs w:val="20"/>
        </w:rPr>
        <w:t xml:space="preserve">.</w:t>
      </w:r>
    </w:p>
  </w:footnote>
  <w:footnote w:id="223">
    <w:p w14:paraId="54A08DDA" w14:textId="247DF421" w:rsidR="005510E2" w:rsidRPr="00867FD8" w:rsidRDefault="005510E2" w:rsidP="005510E2">
      <w:pPr>
        <w:pStyle w:val="Funotentext"/>
        <w:jc w:val="both"/>
        <w:rPr>
          <w:sz w:val="20"/>
          <w:szCs w:val="20"/>
        </w:rPr>
      </w:pPr>
      <w:r w:rsidRPr="00B1150C">
        <w:rPr>
          <w:rStyle w:val="Funotenzeichen"/>
        </w:rPr>
        <w:footnoteRef/>
      </w:r>
      <w:r>
        <w:rPr>
          <w:sz w:val="20"/>
          <w:szCs w:val="20"/>
        </w:rPr>
        <w:t xml:space="preserve"> Stigma und Scham werden in der sozialwissenschaftlichen und psychologischen Forschungsliteratur als eng miteinander verwoben</w:t>
      </w:r>
      <w:r w:rsidR="00095FF7">
        <w:rPr>
          <w:sz w:val="20"/>
          <w:szCs w:val="20"/>
        </w:rPr>
        <w:t xml:space="preserve"> verstanden</w:t>
      </w:r>
      <w:r>
        <w:rPr>
          <w:sz w:val="20"/>
          <w:szCs w:val="20"/>
        </w:rPr>
        <w:t xml:space="preserve"> </w:t>
      </w:r>
      <w:r w:rsidR="000834B5">
        <w:rPr>
          <w:sz w:val="20"/>
          <w:szCs w:val="20"/>
        </w:rPr>
        <w:fldChar w:fldCharType="begin"/>
      </w:r>
      <w:r w:rsidR="000B7865">
        <w:rPr>
          <w:sz w:val="20"/>
          <w:szCs w:val="20"/>
        </w:rPr>
        <w:instrText xml:space="preserve"> ADDIN ZOTERO_ITEM CSL_CITATION {"citationID":"olu9DZy9","properties":{"unsorted":false,"formattedCitation":"(vgl. z.B. Hutchinson 2025)","plainCitation":"(vgl. z.B. Hutchinson 2025)","noteIndex":225},"citationItems":[{"id":1175,"uris":["http://zotero.org/users/local/owKliTIb/items/JNM2KBDS"],"itemData":{"id":1175,"type":"chapter","container-title":"Handbook of the Philosophy of Medicine","DOI":"10.1007/978-94-017-8706-2_93-1","page":"1-19","publisher":"Springer","publisher-place":"Dordrecht","title":"Stigma and Shame","author":[{"family":"Hutchinson","given":"P."}],"editor":[{"family":"Schramme","given":"T."},{"family":"Walker","given":"M."}],"issued":{"date-parts":[["2025"]]}},"prefix":"vgl. z.B."}],"schema":"https://github.com/citation-style-language/schema/raw/master/csl-citation.json"} </w:instrText>
      </w:r>
      <w:r w:rsidR="000834B5">
        <w:rPr>
          <w:sz w:val="20"/>
          <w:szCs w:val="20"/>
        </w:rPr>
        <w:fldChar w:fldCharType="separate"/>
      </w:r>
      <w:r w:rsidR="000834B5" w:rsidRPr="000834B5">
        <w:rPr>
          <w:rFonts w:ascii="Cambria" w:hAnsi="Cambria"/>
          <w:sz w:val="20"/>
        </w:rPr>
        <w:t>(vgl. z.B. Hutchinson 2025)</w:t>
      </w:r>
      <w:r w:rsidR="000834B5">
        <w:rPr>
          <w:sz w:val="20"/>
          <w:szCs w:val="20"/>
        </w:rPr>
        <w:fldChar w:fldCharType="end"/>
      </w:r>
      <w:r w:rsidR="000834B5">
        <w:rPr>
          <w:sz w:val="20"/>
          <w:szCs w:val="20"/>
        </w:rPr>
        <w:t xml:space="preserve"> </w:t>
      </w:r>
      <w:r w:rsidR="00095FF7">
        <w:rPr>
          <w:sz w:val="20"/>
          <w:szCs w:val="20"/>
        </w:rPr>
        <w:t xml:space="preserve">und </w:t>
      </w:r>
      <w:r>
        <w:rPr>
          <w:sz w:val="20"/>
          <w:szCs w:val="20"/>
        </w:rPr>
        <w:t xml:space="preserve">Scham </w:t>
      </w:r>
      <w:r w:rsidR="00095FF7">
        <w:rPr>
          <w:sz w:val="20"/>
          <w:szCs w:val="20"/>
        </w:rPr>
        <w:t xml:space="preserve">häufig </w:t>
      </w:r>
      <w:r>
        <w:rPr>
          <w:sz w:val="20"/>
          <w:szCs w:val="20"/>
        </w:rPr>
        <w:t>als affektives Korrelat von sozialem Stigma begriffen</w:t>
      </w:r>
      <w:r w:rsidR="000834B5">
        <w:rPr>
          <w:sz w:val="20"/>
          <w:szCs w:val="20"/>
        </w:rPr>
        <w:t xml:space="preserve"> </w:t>
      </w:r>
      <w:r w:rsidR="000834B5">
        <w:rPr>
          <w:sz w:val="20"/>
          <w:szCs w:val="20"/>
        </w:rPr>
        <w:fldChar w:fldCharType="begin"/>
      </w:r>
      <w:r w:rsidR="000B7865">
        <w:rPr>
          <w:sz w:val="20"/>
          <w:szCs w:val="20"/>
        </w:rPr>
        <w:instrText xml:space="preserve"> ADDIN ZOTERO_ITEM CSL_CITATION {"citationID":"aeTsQj0P","properties":{"unsorted":false,"formattedCitation":"(vgl. z.B. Preves 2003; Katrina Roen 2019; Skinta u.\\uc0\\u160{}a. 2014)","plainCitation":"(vgl. z.B. Preves 2003; Katrina Roen 2019; Skinta u. a. 2014)","dontUpdate":true,"noteIndex":225},"citationItems":[{"id":1329,"uris":["http://zotero.org/users/local/owKliTIb/items/WR843YK9","http://zotero.org/users/local/owKliTIb/items/UYK2DWUR"],"itemData":{"id":1329,"type":"book","archive":"WorldCat","ISBN":"0-8135-3228-0","language":"English","note":"section: xiii, 213 pages : illustrations ; 24 cm","publisher":"Rutgers University Press","publisher-place":"New Brunswick, N.J.","title":"Intersex and identity : the contested self","author":[{"family":"Preves","given":"Sharon E."}],"issued":{"date-parts":[["2003"]]}},"prefix":"vgl. z.B."},{"id":1326,"uris":["http://zotero.org/users/local/owKliTIb/items/5SHQIV6S"],"itemData":{"id":1326,"type":"article-journal","abstract":"Intersex or diverse sex development (dsd) can be conceptualized as an aspect of bodily diversity that has particular psychosocial implications. This is a review  of psychosocial health care literature, published from 2007 to 2017, focusing on  the well-being of people with a diagnosis relating to sex development. The  analysis I offer here takes a critical psychological approach, questioning norms  and taken-for-granted assumptions. This approach works from the understanding  that how we know and how we talk about a phenomenon affects people in material  and life-changing ways. This article offers recommendations concerning health  care communication, the importance of taking time for emotion, and the process of  building supportive relationships. The research reviewed provides clear evidence  of psychosocial harm that is done through genital intervention and evidence that  parents do not routinely give fully informed consent before their children  undergo treatment. Finally, I highlight key points and recommendations for health  professionals, indicating how psychosocial professionals can contribute to health  care and well-being in the context of dsd when appropriately resourced and  trained.","container-title":"Journal of sex research","DOI":"10.1080/00224499.2019.1578331","ISSN":"1559-8519 0022-4499","issue":"4-5","journalAbbreviation":"J Sex Res","language":"eng","page":"511-528","PMID":"30907687","publisher-place":"United States","title":"Intersex or Diverse Sex Development: Critical Review of Psychosocial Health Care Research and Indications for Practice.","volume":"56","author":[{"family":"Roen","given":"Katrina"}],"issued":{"date-parts":[["2019",6]]}}},{"id":1189,"uris":["http://zotero.org/users/local/owKliTIb/items/RPFNBPYN"],"itemData":{"id":1189,"type":"article-journal","container-title":"Psychology &amp; Health","DOI":"10.1080/08870446.2013.871283","issue":"5","page":"583–597","publisher":"Informa UK Limited","title":"Shame, self-acceptance and disclosure in the lives of gay men living with HIV: An interpretative phenomenological analysis approach","volume":"29","author":[{"family":"Skinta","given":"M. D."},{"family":"Brandrett","given":"B. D."},{"family":"Schenk","given":"W. C."},{"family":"Wells","given":"G."},{"family":"Dilley","given":"J. W."}],"issued":{"date-parts":[["2014"]]}}}],"schema":"https://github.com/citation-style-language/schema/raw/master/csl-citation.json"} </w:instrText>
      </w:r>
      <w:r w:rsidR="000834B5">
        <w:rPr>
          <w:sz w:val="20"/>
          <w:szCs w:val="20"/>
        </w:rPr>
        <w:fldChar w:fldCharType="separate"/>
      </w:r>
      <w:r w:rsidR="000834B5" w:rsidRPr="00867FD8">
        <w:rPr>
          <w:rFonts w:ascii="Cambria" w:hAnsi="Cambria" w:cs="Times New Roman"/>
          <w:sz w:val="20"/>
        </w:rPr>
        <w:t xml:space="preserve">(vgl. z.B. </w:t>
      </w:r>
      <w:proofErr w:type="spellStart"/>
      <w:r w:rsidR="000834B5" w:rsidRPr="00867FD8">
        <w:rPr>
          <w:rFonts w:ascii="Cambria" w:hAnsi="Cambria" w:cs="Times New Roman"/>
          <w:sz w:val="20"/>
        </w:rPr>
        <w:t>Preves</w:t>
      </w:r>
      <w:proofErr w:type="spellEnd"/>
      <w:r w:rsidR="000834B5" w:rsidRPr="00867FD8">
        <w:rPr>
          <w:rFonts w:ascii="Cambria" w:hAnsi="Cambria" w:cs="Times New Roman"/>
          <w:sz w:val="20"/>
        </w:rPr>
        <w:t xml:space="preserve"> 2003; </w:t>
      </w:r>
      <w:proofErr w:type="spellStart"/>
      <w:r w:rsidR="000834B5" w:rsidRPr="00867FD8">
        <w:rPr>
          <w:rFonts w:ascii="Cambria" w:hAnsi="Cambria" w:cs="Times New Roman"/>
          <w:sz w:val="20"/>
        </w:rPr>
        <w:t>Roen</w:t>
      </w:r>
      <w:proofErr w:type="spellEnd"/>
      <w:r w:rsidR="000834B5" w:rsidRPr="00867FD8">
        <w:rPr>
          <w:rFonts w:ascii="Cambria" w:hAnsi="Cambria" w:cs="Times New Roman"/>
          <w:sz w:val="20"/>
        </w:rPr>
        <w:t xml:space="preserve"> 2019; </w:t>
      </w:r>
      <w:proofErr w:type="spellStart"/>
      <w:r w:rsidR="000834B5" w:rsidRPr="00867FD8">
        <w:rPr>
          <w:rFonts w:ascii="Cambria" w:hAnsi="Cambria" w:cs="Times New Roman"/>
          <w:sz w:val="20"/>
        </w:rPr>
        <w:t>Skinta</w:t>
      </w:r>
      <w:proofErr w:type="spellEnd"/>
      <w:r w:rsidR="000834B5" w:rsidRPr="00867FD8">
        <w:rPr>
          <w:rFonts w:ascii="Cambria" w:hAnsi="Cambria" w:cs="Times New Roman"/>
          <w:sz w:val="20"/>
        </w:rPr>
        <w:t xml:space="preserve"> et al. 2014)</w:t>
      </w:r>
      <w:r w:rsidR="000834B5">
        <w:rPr>
          <w:sz w:val="20"/>
          <w:szCs w:val="20"/>
        </w:rPr>
        <w:fldChar w:fldCharType="end"/>
      </w:r>
      <w:r w:rsidRPr="00867FD8">
        <w:rPr>
          <w:sz w:val="20"/>
          <w:szCs w:val="20"/>
        </w:rPr>
        <w:t>.</w:t>
      </w:r>
    </w:p>
  </w:footnote>
  <w:footnote w:id="224">
    <w:p w14:paraId="2E6EC108" w14:textId="72A091E0" w:rsidR="005510E2" w:rsidRDefault="005510E2" w:rsidP="005510E2">
      <w:pPr>
        <w:pStyle w:val="Funotentext"/>
        <w:jc w:val="both"/>
        <w:rPr>
          <w:sz w:val="20"/>
          <w:szCs w:val="20"/>
        </w:rPr>
      </w:pPr>
      <w:r w:rsidRPr="00B1150C">
        <w:rPr>
          <w:rStyle w:val="Funotenzeichen"/>
        </w:rPr>
        <w:footnoteRef/>
      </w:r>
      <w:r>
        <w:rPr>
          <w:sz w:val="20"/>
          <w:szCs w:val="20"/>
        </w:rPr>
        <w:t xml:space="preserve"> Klassische</w:t>
      </w:r>
      <w:r>
        <w:rPr>
          <w:sz w:val="20"/>
          <w:szCs w:val="20"/>
        </w:rPr>
        <w:t xml:space="preserve"> im Liberalismus sowie in der kantischen Moralphilosophie wurzelnde Autonomie-Konzepte setzen soziale Akteur*innen lange Zeit als unabhängige Individuen voraus und abstrahierten dabei sowohl von sozio-kulturellen Kontexten als auch von Emotionen und körperlichen Prozessen</w:t>
      </w:r>
      <w:r>
        <w:rPr>
          <w:sz w:val="20"/>
          <w:szCs w:val="20"/>
        </w:rPr>
        <w:t xml:space="preserve"> </w:t>
      </w:r>
      <w:r w:rsidR="00867FD8">
        <w:rPr>
          <w:sz w:val="20"/>
          <w:szCs w:val="20"/>
        </w:rPr>
        <w:fldChar w:fldCharType="begin"/>
      </w:r>
      <w:r w:rsidR="000B7865">
        <w:rPr>
          <w:sz w:val="20"/>
          <w:szCs w:val="20"/>
        </w:rPr>
        <w:instrText xml:space="preserve"> ADDIN ZOTERO_ITEM CSL_CITATION {"citationID":"8Mg5wo93","properties":{"unsorted":true,"formattedCitation":"(vgl. z.B. Stoljar 2018; Shih u.\\uc0\\u160{}a. 2018; Agich 2003)","plainCitation":"(vgl. z.B. Stoljar 2018; Shih u. a. 2018; Agich 2003)","dontUpdate":true,"noteIndex":226},"citationItems":[{"id":1334,"uris":["http://zotero.org/users/local/owKliTIb/items/K4PDDLX9"],"itemData":{"id":1334,"type":"chapter","container-title":"The Stanford Encyclopedia of Philosophy","edition":"Winter 2018","publisher":"Metaphysics Research Lab, Stanford University","title":"Feminist Perspectives on Autonomy","URL":"https://plato.stanford.edu/archives/win2018/entries/feminism-autonomy/","author":[{"family":"Stoljar","given":"Natalie"}],"editor":[{"family":"Zalta","given":"Edward N."},{"family":"Nodelman","given":"Uri"}],"issued":{"date-parts":[["2018"]]}},"prefix":"vgl. z.B."},{"id":1335,"uris":["http://zotero.org/users/local/owKliTIb/items/225BWVP8"],"itemData":{"id":1335,"type":"article-journal","abstract":"BACKGROUND: A relational approach to autonomy refers to the way in which social conditions and relationships shape a person's self-identity and capacity in  decision-making. This article provides an empirical account of how treatment  choices for women undergoing breast diseases care are fostered within the  dynamics of their relationships with clinicians, family members, and other  aspects of their social environment. METHODS: This qualitative study recruited  ten women undergoing treatment at a breast programme, and eight clinicians  supporting their care, in a private teaching hospital in New South Wales,  Australia. Fourteen patient-clinician consultation observations and 17  semi-structured interviews were conducted. Schema analysis of interview  transcripts were undertaken by a team of researchers and corroborated by  observational fieldnotes. RESULTS: Relational identities of patients influenced  the rationale for treatment decision-making. Patients drew on supportive  resources from family and medical advice from clinicians to progress with  treatment goals. While clinicians held much social power over patients as the  medical experts, patients highlighted the need for clinicians to earn their trust  through demonstrated professionalism. Information exchange created a  communicative space for clinicians and patients to negotiate shared values,  promoting greater patient ownership of treatment decisions. As treatment  progressed, patients' personal experiences of illness and treatment became a  source of self-reflection, with a transformative impact on self-confidence and  assertiveness. CONCLUSION: Patients' confidence and self-trust can be fostered by  opportunities for communicative engagement and self-reflection over the course of  treatment in breast disease, and better integration of their self-identity and  social values in treatment decisions.","container-title":"BMC health services research","DOI":"10.1186/s12913-018-3622-8","ISSN":"1472-6963","issue":"1","journalAbbreviation":"BMC Health Serv Res","language":"eng","page":"818","PMID":"30359251","PMCID":"PMC6202865","publisher-place":"England","title":"Relational autonomy in breast diseases care: a qualitative study of contextual and social conditions of patients' capacity for decision-making.","volume":"18","author":[{"family":"Shih","given":"Patti"},{"family":"Rapport","given":"Frances"},{"family":"Hogden","given":"Anne"},{"family":"Bierbaum","given":"Mia"},{"family":"Hsu","given":"Jeremy"},{"family":"Boyages","given":"John"},{"family":"Braithwaite","given":"Jeffrey"}],"issued":{"date-parts":[["2018",10,25]]}}},{"id":1336,"uris":["http://zotero.org/users/local/owKliTIb/items/48IJW3S3"],"itemData":{"id":1336,"type":"book","abstract":"Respecting the autonomy of disabled people is an important ethical issue for providers of long-term care. In this influential book, George Agich abandons comfortable abstractions to reveal the concrete threats to personal autonomy in this setting, where ethical conflict, dilemma and tragedy are inescapable. He argues that liberal accounts of autonomy and individual rights are insufficient, and offers an account of autonomy that matches the realities of long-term care. The book therefore offers a framework for carers to develop an ethic of long-term care within the complex environment in which many dependent and aged people find themselves. Previously published as Autonomy and Long-term Care, this revised edition, in paperback for the first time, takes account of recent work and develops the author's views of what autonomy means in the real world. It will have wide appeal among bioethicists and health care professionals.","DOI":"10.1017/CBO9780511545801","edition":"1","ISBN":"978-0-521-00920-1","license":"https://www.cambridge.org/core/terms","publisher":"Cambridge University Press","source":"DOI.org (Crossref)","title":"Dependence and Autonomy in Old Age: An Ethical Framework for Long-term Care","title-short":"Dependence and Autonomy in Old Age","URL":"https://www.cambridge.org/core/product/identifier/9780511545801/type/book","author":[{"family":"Agich","given":"George"}],"accessed":{"date-parts":[["2026",6,11]]},"issued":{"date-parts":[["2003",8,7]]}}}],"schema":"https://github.com/citation-style-language/schema/raw/master/csl-citation.json"} </w:instrText>
      </w:r>
      <w:r w:rsidR="00867FD8">
        <w:rPr>
          <w:sz w:val="20"/>
          <w:szCs w:val="20"/>
        </w:rPr>
        <w:fldChar w:fldCharType="separate"/>
      </w:r>
      <w:r>
        <w:rPr>
          <w:rFonts w:ascii="Cambria" w:hAnsi="Cambria" w:cs="Times New Roman"/>
          <w:sz w:val="20"/>
        </w:rPr>
        <w:t xml:space="preserve">(vgl. z.B. </w:t>
      </w:r>
      <w:proofErr w:type="spellStart"/>
      <w:r>
        <w:rPr>
          <w:rFonts w:ascii="Cambria" w:hAnsi="Cambria" w:cs="Times New Roman"/>
          <w:sz w:val="20"/>
        </w:rPr>
        <w:t xml:space="preserve">Stoljar</w:t>
      </w:r>
      <w:proofErr w:type="spellEnd"/>
      <w:r>
        <w:rPr>
          <w:rFonts w:ascii="Cambria" w:hAnsi="Cambria" w:cs="Times New Roman"/>
          <w:sz w:val="20"/>
        </w:rPr>
        <w:t xml:space="preserve"> 2018; Shih </w:t>
      </w:r>
      <w:r>
        <w:rPr>
          <w:rFonts w:ascii="Cambria" w:hAnsi="Cambria" w:cs="Times New Roman"/>
          <w:sz w:val="20"/>
        </w:rPr>
        <w:t xml:space="preserve">et </w:t>
      </w:r>
      <w:r>
        <w:rPr>
          <w:rFonts w:ascii="Cambria" w:hAnsi="Cambria" w:cs="Times New Roman"/>
          <w:sz w:val="20"/>
        </w:rPr>
        <w:t xml:space="preserve">a</w:t>
      </w:r>
      <w:r>
        <w:rPr>
          <w:rFonts w:ascii="Cambria" w:hAnsi="Cambria" w:cs="Times New Roman"/>
          <w:sz w:val="20"/>
        </w:rPr>
        <w:t xml:space="preserve">l</w:t>
      </w:r>
      <w:r>
        <w:rPr>
          <w:rFonts w:ascii="Cambria" w:hAnsi="Cambria" w:cs="Times New Roman"/>
          <w:sz w:val="20"/>
        </w:rPr>
        <w:t xml:space="preserve">. 2018; </w:t>
      </w:r>
      <w:proofErr w:type="spellStart"/>
      <w:r>
        <w:rPr>
          <w:rFonts w:ascii="Cambria" w:hAnsi="Cambria" w:cs="Times New Roman"/>
          <w:sz w:val="20"/>
        </w:rPr>
        <w:t xml:space="preserve">Agich</w:t>
      </w:r>
      <w:proofErr w:type="spellEnd"/>
      <w:r>
        <w:rPr>
          <w:rFonts w:ascii="Cambria" w:hAnsi="Cambria" w:cs="Times New Roman"/>
          <w:sz w:val="20"/>
        </w:rPr>
        <w:t xml:space="preserve"> 2003)</w:t>
      </w:r>
      <w:r w:rsidR="00867FD8">
        <w:rPr>
          <w:sz w:val="20"/>
          <w:szCs w:val="20"/>
        </w:rPr>
        <w:fldChar w:fldCharType="end"/>
      </w:r>
      <w:r>
        <w:rPr>
          <w:sz w:val="20"/>
          <w:szCs w:val="20"/>
        </w:rPr>
        <w:t xml:space="preserve">. Diesem individualistischen Autonomie-Verständnis w</w:t>
      </w:r>
      <w:r>
        <w:rPr>
          <w:sz w:val="20"/>
          <w:szCs w:val="20"/>
        </w:rPr>
        <w:t xml:space="preserve">e</w:t>
      </w:r>
      <w:r>
        <w:rPr>
          <w:sz w:val="20"/>
          <w:szCs w:val="20"/>
        </w:rPr>
        <w:t xml:space="preserve">rden seit </w:t>
      </w:r>
      <w:del w:id="1000400" w:author="Claude Lektorat" w:date="2026-06-30T12:18:05Z">
        <w:r>
          <w:rPr>
            <w:sz w:val="20"/>
            <w:szCs w:val="20"/>
          </w:rPr>
          <w:delText xml:space="preserve">der</w:delText>
        </w:r>
      </w:del>
      <w:ins w:id="1000401" w:author="Claude Lektorat" w:date="2026-06-30T12:18:05Z">
        <w:r>
          <w:rPr>
            <w:sz w:val="20"/>
            <w:szCs w:val="20"/>
          </w:rPr>
          <w:t xml:space="preserve">den</w:t>
        </w:r>
      </w:ins>
      <w:r>
        <w:rPr>
          <w:sz w:val="20"/>
          <w:szCs w:val="20"/>
        </w:rPr>
        <w:t xml:space="preserve"> 1990er </w:t>
      </w:r>
      <w:del w:id="1000402" w:author="Claude Lektorat" w:date="2026-06-30T12:18:05Z">
        <w:r>
          <w:rPr>
            <w:sz w:val="20"/>
            <w:szCs w:val="20"/>
          </w:rPr>
          <w:delText xml:space="preserve">Jahre</w:delText>
        </w:r>
      </w:del>
      <w:ins w:id="1000403" w:author="Claude Lektorat" w:date="2026-06-30T12:18:05Z">
        <w:r>
          <w:rPr>
            <w:sz w:val="20"/>
            <w:szCs w:val="20"/>
          </w:rPr>
          <w:t xml:space="preserve">Jahren</w:t>
        </w:r>
      </w:ins>
      <w:r>
        <w:rPr>
          <w:sz w:val="20"/>
          <w:szCs w:val="20"/>
        </w:rPr>
        <w:t xml:space="preserve"> vermehrt relationale Autonomie-Konzepte kritisch </w:t>
      </w:r>
      <w:del w:id="1000404" w:author="Claude Lektorat" w:date="2026-06-30T12:18:05Z">
        <w:r>
          <w:rPr>
            <w:sz w:val="20"/>
            <w:szCs w:val="20"/>
          </w:rPr>
          <w:delText xml:space="preserve">gegenüber gestellt</w:delText>
        </w:r>
      </w:del>
      <w:ins w:id="1000405" w:author="Claude Lektorat" w:date="2026-06-30T12:18:05Z">
        <w:r>
          <w:rPr>
            <w:sz w:val="20"/>
            <w:szCs w:val="20"/>
          </w:rPr>
          <w:t xml:space="preserve">gegenübergestellt</w:t>
        </w:r>
      </w:ins>
      <w:r>
        <w:rPr>
          <w:sz w:val="20"/>
          <w:szCs w:val="20"/>
        </w:rPr>
        <w:t xml:space="preserve"> </w:t>
      </w:r>
      <w:r w:rsidR="00F9433D">
        <w:rPr>
          <w:sz w:val="20"/>
          <w:szCs w:val="20"/>
        </w:rPr>
        <w:fldChar w:fldCharType="begin"/>
      </w:r>
      <w:r w:rsidR="000B7865">
        <w:rPr>
          <w:sz w:val="20"/>
          <w:szCs w:val="20"/>
        </w:rPr>
        <w:instrText xml:space="preserve"> ADDIN ZOTERO_ITEM CSL_CITATION {"citationID":"smCLwGoh","properties":{"unsorted":false,"formattedCitation":"(vgl. z.B. Stoljar 2018)","plainCitation":"(vgl. z.B. Stoljar 2018)","noteIndex":226},"citationItems":[{"id":1334,"uris":["http://zotero.org/users/local/owKliTIb/items/K4PDDLX9"],"itemData":{"id":1334,"type":"chapter","container-title":"The Stanford Encyclopedia of Philosophy","edition":"Winter 2018","publisher":"Metaphysics Research Lab, Stanford University","title":"Feminist Perspectives on Autonomy","URL":"https://plato.stanford.edu/archives/win2018/entries/feminism-autonomy/","author":[{"family":"Stoljar","given":"Natalie"}],"editor":[{"family":"Zalta","given":"Edward N."},{"family":"Nodelman","given":"Uri"}],"issued":{"date-parts":[["2018"]]}},"prefix":"vgl. z.B."}],"schema":"https://github.com/citation-style-language/schema/raw/master/csl-citation.json"} </w:instrText>
      </w:r>
      <w:r w:rsidR="00F9433D">
        <w:rPr>
          <w:sz w:val="20"/>
          <w:szCs w:val="20"/>
        </w:rPr>
        <w:fldChar w:fldCharType="separate"/>
      </w:r>
      <w:r>
        <w:rPr>
          <w:rFonts w:ascii="Cambria" w:hAnsi="Cambria"/>
          <w:sz w:val="20"/>
        </w:rPr>
        <w:t xml:space="preserve">(vgl. z.B. </w:t>
      </w:r>
      <w:proofErr w:type="spellStart"/>
      <w:r>
        <w:rPr>
          <w:rFonts w:ascii="Cambria" w:hAnsi="Cambria"/>
          <w:sz w:val="20"/>
        </w:rPr>
        <w:t xml:space="preserve">Stoljar</w:t>
      </w:r>
      <w:proofErr w:type="spellEnd"/>
      <w:r>
        <w:rPr>
          <w:rFonts w:ascii="Cambria" w:hAnsi="Cambria"/>
          <w:sz w:val="20"/>
        </w:rPr>
        <w:t xml:space="preserve"> 2018)</w:t>
      </w:r>
      <w:r w:rsidR="00F9433D">
        <w:rPr>
          <w:sz w:val="20"/>
          <w:szCs w:val="20"/>
        </w:rPr>
        <w:fldChar w:fldCharType="end"/>
      </w:r>
      <w:r>
        <w:rPr>
          <w:sz w:val="20"/>
          <w:szCs w:val="20"/>
        </w:rPr>
        <w:t xml:space="preserve">. Feministische Ethikerinnen haben in diesem Kontext v.a</w:t>
      </w:r>
      <w:r>
        <w:rPr>
          <w:sz w:val="20"/>
          <w:szCs w:val="20"/>
        </w:rPr>
        <w:t xml:space="preserve">.</w:t>
      </w:r>
      <w:r>
        <w:rPr>
          <w:sz w:val="20"/>
          <w:szCs w:val="20"/>
        </w:rPr>
        <w:t xml:space="preserve"> die damit einhergehende</w:t>
      </w:r>
      <w:r>
        <w:rPr>
          <w:sz w:val="20"/>
          <w:szCs w:val="20"/>
        </w:rPr>
        <w:t xml:space="preserve"> Annahme sowie</w:t>
      </w:r>
      <w:r>
        <w:rPr>
          <w:sz w:val="20"/>
          <w:szCs w:val="20"/>
        </w:rPr>
        <w:t xml:space="preserve"> Idealisierung von </w:t>
      </w:r>
      <w:r>
        <w:rPr>
          <w:sz w:val="20"/>
          <w:szCs w:val="20"/>
        </w:rPr>
        <w:t xml:space="preserve">personaler </w:t>
      </w:r>
      <w:r>
        <w:rPr>
          <w:sz w:val="20"/>
          <w:szCs w:val="20"/>
        </w:rPr>
        <w:t xml:space="preserve">Unabhängigkeit kritisiert und davon ausgehend Konzepte der Autonomie entwickelt, die sowohl interpersonelle Beziehungen als auch gesellschaftliche Bedingungen </w:t>
      </w:r>
      <w:r>
        <w:rPr>
          <w:sz w:val="20"/>
          <w:szCs w:val="20"/>
        </w:rPr>
        <w:t xml:space="preserve">von Akteur*innen </w:t>
      </w:r>
      <w:r>
        <w:rPr>
          <w:sz w:val="20"/>
          <w:szCs w:val="20"/>
        </w:rPr>
        <w:t xml:space="preserve">stärker in den Fokus rücken </w:t>
      </w:r>
      <w:r w:rsidR="000006ED">
        <w:rPr>
          <w:sz w:val="20"/>
          <w:szCs w:val="20"/>
        </w:rPr>
        <w:fldChar w:fldCharType="begin"/>
      </w:r>
      <w:r w:rsidR="000B7865">
        <w:rPr>
          <w:sz w:val="20"/>
          <w:szCs w:val="20"/>
        </w:rPr>
        <w:instrText xml:space="preserve"> ADDIN ZOTERO_ITEM CSL_CITATION {"citationID":"fR1gnr2v","properties":{"unsorted":true,"formattedCitation":"(vgl. z.B. Oshana 2006; Mackenzie und Stoljar 2000; Benson 1994; Meyers 1989)","plainCitation":"(vgl. z.B. Oshana 2006; Mackenzie und Stoljar 2000; Benson 1994; Meyers 1989)","dontUpdate":true,"noteIndex":226},"citationItems":[{"id":1338,"uris":["http://zotero.org/users/local/owKliTIb/items/BYZ9FSDZ"],"itemData":{"id":1338,"type":"document","publisher":"Ashgate Publishing Ltd","title":"Personal Autonomy in Society","author":[{"family":"Oshana","given":"M"}],"issued":{"date-parts":[["2006"]]}},"prefix":"vgl. z.B."},{"id":1339,"uris":["http://zotero.org/users/local/owKliTIb/items/JL5Y9ZKJ"],"itemData":{"id":1339,"type":"book","abstract":"This collection of original essays explores the social and relational dimensions of individual autonomy. Rejecting the feminist charge that autonomy is inherently masculinist, the contributors draw on feminist critiques of autonomy to challenge and enrich contemporary philosophical debates about agency, identity, and moral responsibility. The essays analyse the complex ways in which oppression can impair an agent’s capacity for autonomy, and investigate connections, neglected by standard accounts, between autonomy and other aspects of the agent, including self-conception, self-worth, memory, and the imagination.","DOI":"10.1093/oso/9780195123333.001.0001","ISBN":"978-0-19-512333-3","publisher":"Oxford University Press","title":"Relational Autonomy: Feminist Perspectives on Autonomy, Agency, and the Social Self","URL":"https://doi.org/10.1093/oso/9780195123333.001.0001","editor":[{"family":"Mackenzie","given":"Catriona"},{"family":"Stoljar","given":"Natalie"}],"accessed":{"date-parts":[["2026",11,6]]},"issued":{"date-parts":[["2000",1,27]]}}},{"id":1340,"uris":["http://zotero.org/users/local/owKliTIb/items/FL9YS5ZU"],"itemData":{"id":1340,"type":"article-journal","archive":"JSTOR","container-title":"The Journal of Philosophy","DOI":"10.2307/2940760","ISSN":"0022362X","issue":"12","page":"650-668","publisher":"Journal of Philosophy, Inc.","title":"Free Agency and Self-Worth","volume":"91","author":[{"family":"Benson","given":"Paul"}],"issued":{"date-parts":[["1994"]]}}},{"id":1341,"uris":["http://zotero.org/users/local/owKliTIb/items/LCUTPM4S"],"itemData":{"id":1341,"type":"article-journal","title":"Self, society, and personal choice","author":[{"family":"Meyers","given":"Diana T."}],"issued":{"date-parts":[["1989"]]}}}],"schema":"https://github.com/citation-style-language/schema/raw/master/csl-citation.json"} </w:instrText>
      </w:r>
      <w:r w:rsidR="000006ED">
        <w:rPr>
          <w:sz w:val="20"/>
          <w:szCs w:val="20"/>
        </w:rPr>
        <w:fldChar w:fldCharType="separate"/>
      </w:r>
      <w:r>
        <w:rPr>
          <w:rFonts w:ascii="Cambria" w:hAnsi="Cambria"/>
          <w:sz w:val="20"/>
        </w:rPr>
        <w:t xml:space="preserve">(vgl. z.B. Oshana 2006; Mackenzie</w:t>
      </w:r>
      <w:r>
        <w:rPr>
          <w:rFonts w:ascii="Cambria" w:hAnsi="Cambria"/>
          <w:sz w:val="20"/>
        </w:rPr>
        <w:t xml:space="preserve">, </w:t>
      </w:r>
      <w:proofErr w:type="spellStart"/>
      <w:r>
        <w:rPr>
          <w:rFonts w:ascii="Cambria" w:hAnsi="Cambria"/>
          <w:sz w:val="20"/>
        </w:rPr>
        <w:t xml:space="preserve">Stoljar</w:t>
      </w:r>
      <w:proofErr w:type="spellEnd"/>
      <w:r>
        <w:rPr>
          <w:rFonts w:ascii="Cambria" w:hAnsi="Cambria"/>
          <w:sz w:val="20"/>
        </w:rPr>
        <w:t xml:space="preserve"> 2000; Benson 1994; Meyers 1989)</w:t>
      </w:r>
      <w:r w:rsidR="000006ED">
        <w:rPr>
          <w:sz w:val="20"/>
          <w:szCs w:val="20"/>
        </w:rPr>
        <w:fldChar w:fldCharType="end"/>
      </w:r>
      <w:r>
        <w:rPr>
          <w:sz w:val="20"/>
          <w:szCs w:val="20"/>
        </w:rPr>
        <w:t xml:space="preserve">.</w:t>
      </w:r>
    </w:p>
  </w:footnote>
  <w:footnote w:id="225">
    <w:p w14:paraId="69F02BC4" w14:textId="4EF3E715" w:rsidR="005510E2" w:rsidRDefault="005510E2" w:rsidP="005510E2">
      <w:pPr>
        <w:pStyle w:val="Funotentext"/>
        <w:jc w:val="both"/>
        <w:rPr>
          <w:sz w:val="20"/>
          <w:szCs w:val="20"/>
        </w:rPr>
      </w:pPr>
      <w:r w:rsidRPr="00B4289B">
        <w:rPr>
          <w:rStyle w:val="Funotenzeichen"/>
        </w:rPr>
        <w:footnoteRef/>
      </w:r>
      <w:r>
        <w:rPr>
          <w:sz w:val="20"/>
          <w:szCs w:val="20"/>
        </w:rPr>
        <w:t xml:space="preserve"> </w:t>
      </w:r>
      <w:proofErr w:type="spellStart"/>
      <w:r>
        <w:rPr>
          <w:sz w:val="20"/>
          <w:szCs w:val="20"/>
        </w:rPr>
        <w:t xml:space="preserve">MacKenzie</w:t>
      </w:r>
      <w:proofErr w:type="spellEnd"/>
      <w:r>
        <w:rPr>
          <w:sz w:val="20"/>
          <w:szCs w:val="20"/>
        </w:rPr>
        <w:t xml:space="preserve"> (2001)</w:t>
      </w:r>
      <w:r>
        <w:rPr>
          <w:sz w:val="20"/>
          <w:szCs w:val="20"/>
        </w:rPr>
        <w:t xml:space="preserve"> kritisiert hier insbesondere das ursprünglich im Liberalismus John </w:t>
      </w:r>
      <w:proofErr w:type="spellStart"/>
      <w:r>
        <w:rPr>
          <w:sz w:val="20"/>
          <w:szCs w:val="20"/>
        </w:rPr>
        <w:t xml:space="preserve">Locke’s</w:t>
      </w:r>
      <w:proofErr w:type="spellEnd"/>
      <w:r>
        <w:rPr>
          <w:sz w:val="20"/>
          <w:szCs w:val="20"/>
        </w:rPr>
        <w:t xml:space="preserve"> formulierte „</w:t>
      </w:r>
      <w:proofErr w:type="spellStart"/>
      <w:r>
        <w:rPr>
          <w:sz w:val="20"/>
          <w:szCs w:val="20"/>
        </w:rPr>
        <w:t xml:space="preserve">ownership</w:t>
      </w:r>
      <w:proofErr w:type="spellEnd"/>
      <w:r>
        <w:rPr>
          <w:sz w:val="20"/>
          <w:szCs w:val="20"/>
        </w:rPr>
        <w:t xml:space="preserve"> </w:t>
      </w:r>
      <w:proofErr w:type="spellStart"/>
      <w:r>
        <w:rPr>
          <w:sz w:val="20"/>
          <w:szCs w:val="20"/>
        </w:rPr>
        <w:t xml:space="preserve">modell</w:t>
      </w:r>
      <w:proofErr w:type="spellEnd"/>
      <w:r>
        <w:rPr>
          <w:sz w:val="20"/>
          <w:szCs w:val="20"/>
        </w:rPr>
        <w:t xml:space="preserve">“ (428) des Körpers, demzufolge Individuen einen Körper in erster Linie besitzen, über den sie dementsprechend im </w:t>
      </w:r>
      <w:proofErr w:type="spellStart"/>
      <w:del w:id="1000406" w:author="Claude Lektorat" w:date="2026-06-30T12:18:05Z">
        <w:r>
          <w:rPr>
            <w:sz w:val="20"/>
            <w:szCs w:val="20"/>
          </w:rPr>
          <w:delText xml:space="preserve">Sinner</w:delText>
        </w:r>
      </w:del>
      <w:ins w:id="1000407" w:author="Claude Lektorat" w:date="2026-06-30T12:18:05Z">
        <w:r>
          <w:rPr>
            <w:sz w:val="20"/>
            <w:szCs w:val="20"/>
          </w:rPr>
          <w:t xml:space="preserve">Sinne</w:t>
        </w:r>
      </w:ins>
      <w:proofErr w:type="spellEnd"/>
      <w:r>
        <w:rPr>
          <w:sz w:val="20"/>
          <w:szCs w:val="20"/>
        </w:rPr>
        <w:t xml:space="preserve"> einer </w:t>
      </w:r>
      <w:proofErr w:type="spellStart"/>
      <w:del w:id="1000408" w:author="Claude Lektorat" w:date="2026-06-30T12:18:05Z">
        <w:r>
          <w:rPr>
            <w:sz w:val="20"/>
            <w:szCs w:val="20"/>
          </w:rPr>
          <w:delText xml:space="preserve">maxialen</w:delText>
        </w:r>
      </w:del>
      <w:ins w:id="1000409" w:author="Claude Lektorat" w:date="2026-06-30T12:18:05Z">
        <w:r>
          <w:rPr>
            <w:sz w:val="20"/>
            <w:szCs w:val="20"/>
          </w:rPr>
          <w:t xml:space="preserve">maximalen</w:t>
        </w:r>
      </w:ins>
      <w:proofErr w:type="spellEnd"/>
      <w:r>
        <w:rPr>
          <w:sz w:val="20"/>
          <w:szCs w:val="20"/>
        </w:rPr>
        <w:t xml:space="preserve"> Entscheidungsfreiheit verfügen können</w:t>
      </w:r>
      <w:r>
        <w:rPr>
          <w:sz w:val="20"/>
          <w:szCs w:val="20"/>
        </w:rPr>
        <w:t xml:space="preserve"> </w:t>
      </w:r>
      <w:r w:rsidR="00B4289B" w:rsidRPr="00B4289B">
        <w:rPr>
          <w:sz w:val="20"/>
          <w:szCs w:val="20"/>
        </w:rPr>
        <w:fldChar w:fldCharType="begin"/>
      </w:r>
      <w:r w:rsidR="000B7865">
        <w:rPr>
          <w:sz w:val="20"/>
          <w:szCs w:val="20"/>
        </w:rPr>
        <w:instrText xml:space="preserve"> ADDIN ZOTERO_ITEM CSL_CITATION {"citationID":"kqdjzX2s","properties":{"unsorted":false,"formattedCitation":"(vgl. Mackenzie 2001, 419ff)","plainCitation":"(vgl. Mackenzie 2001, 419ff)","noteIndex":227},"citationItems":[{"id":1342,"uris":["http://zotero.org/users/local/owKliTIb/items/UISNZD3P"],"itemData":{"id":1342,"type":"chapter","container-title":"Handbook of phenomenology and medicine","page":"417-439","publisher":"Dordrecht, Springer","title":"On bodily autonomy","author":[{"family":"Mackenzie","given":"Catriona"}],"editor":[{"family":"Toombs,","given":"Kay"}],"issued":{"date-parts":[["2001"]]}},"locator":"419ff","label":"page","prefix":"vgl."}],"schema":"https://github.com/citation-style-language/schema/raw/master/csl-citation.json"} </w:instrText>
      </w:r>
      <w:r w:rsidR="00B4289B" w:rsidRPr="00B4289B">
        <w:rPr>
          <w:sz w:val="20"/>
          <w:szCs w:val="20"/>
        </w:rPr>
        <w:fldChar w:fldCharType="separate"/>
      </w:r>
      <w:r>
        <w:rPr>
          <w:rFonts w:ascii="Cambria" w:hAnsi="Cambria"/>
          <w:sz w:val="20"/>
        </w:rPr>
        <w:t xml:space="preserve">(vgl. </w:t>
      </w:r>
      <w:r>
        <w:rPr>
          <w:rFonts w:ascii="Cambria" w:hAnsi="Cambria"/>
          <w:sz w:val="20"/>
        </w:rPr>
        <w:t xml:space="preserve">ebd.</w:t>
      </w:r>
      <w:r>
        <w:rPr>
          <w:rFonts w:ascii="Cambria" w:hAnsi="Cambria"/>
          <w:sz w:val="20"/>
        </w:rPr>
        <w:t xml:space="preserve">, 419ff</w:t>
      </w:r>
      <w:r>
        <w:rPr>
          <w:rFonts w:ascii="Cambria" w:hAnsi="Cambria"/>
          <w:sz w:val="20"/>
        </w:rPr>
        <w:t xml:space="preserve">.</w:t>
      </w:r>
      <w:r>
        <w:rPr>
          <w:rFonts w:ascii="Cambria" w:hAnsi="Cambria"/>
          <w:sz w:val="20"/>
        </w:rPr>
        <w:t xml:space="preserve">)</w:t>
      </w:r>
      <w:r w:rsidR="00B4289B" w:rsidRPr="00B4289B">
        <w:rPr>
          <w:sz w:val="20"/>
          <w:szCs w:val="20"/>
        </w:rPr>
        <w:fldChar w:fldCharType="end"/>
      </w:r>
      <w:r>
        <w:rPr>
          <w:sz w:val="20"/>
          <w:szCs w:val="20"/>
        </w:rPr>
        <w:t xml:space="preserve">. Dies schließt an eine grundlegende Kritik liberaler Autonomietheorien insbesondere durch feministische Theoretiker</w:t>
      </w:r>
      <w:r>
        <w:rPr>
          <w:sz w:val="20"/>
          <w:szCs w:val="20"/>
        </w:rPr>
        <w:t xml:space="preserve">i</w:t>
      </w:r>
      <w:r>
        <w:rPr>
          <w:sz w:val="20"/>
          <w:szCs w:val="20"/>
        </w:rPr>
        <w:t xml:space="preserve">nnen an.</w:t>
      </w:r>
    </w:p>
  </w:footnote>
  <w:footnote w:id="226">
    <w:p w14:paraId="3DCBF291" w14:textId="647CE067" w:rsidR="005510E2" w:rsidRDefault="005510E2" w:rsidP="005510E2">
      <w:pPr>
        <w:pStyle w:val="Funotentext"/>
        <w:rPr>
          <w:sz w:val="20"/>
          <w:szCs w:val="20"/>
        </w:rPr>
      </w:pPr>
      <w:r w:rsidRPr="00B1150C">
        <w:rPr>
          <w:rStyle w:val="Funotenzeichen"/>
        </w:rPr>
        <w:footnoteRef/>
      </w:r>
      <w:r>
        <w:rPr>
          <w:sz w:val="20"/>
          <w:szCs w:val="20"/>
        </w:rPr>
        <w:t xml:space="preserve"> Hierbei handelt es sich ebenfalls um einen durch Goffmans Stigma-Theorie geprägten Begriff, den er dem Akt des „</w:t>
      </w:r>
      <w:proofErr w:type="spellStart"/>
      <w:r>
        <w:rPr>
          <w:sz w:val="20"/>
          <w:szCs w:val="20"/>
        </w:rPr>
        <w:t xml:space="preserve">disclosure</w:t>
      </w:r>
      <w:proofErr w:type="spellEnd"/>
      <w:del w:id="1000410" w:author="Claude Lektorat" w:date="2026-06-30T12:18:05Z">
        <w:r>
          <w:rPr>
            <w:sz w:val="20"/>
            <w:szCs w:val="20"/>
          </w:rPr>
          <w:delText xml:space="preserve">*</w:delText>
        </w:r>
      </w:del>
      <w:ins w:id="1000411" w:author="Claude Lektorat" w:date="2026-06-30T12:18:05Z">
        <w:r>
          <w:rPr>
            <w:sz w:val="20"/>
            <w:szCs w:val="20"/>
          </w:rPr>
          <w:t xml:space="preserve">“</w:t>
        </w:r>
      </w:ins>
      <w:r>
        <w:rPr>
          <w:sz w:val="20"/>
          <w:szCs w:val="20"/>
        </w:rPr>
        <w:t xml:space="preserve"> </w:t>
      </w:r>
      <w:r w:rsidR="00C26519">
        <w:rPr>
          <w:sz w:val="20"/>
          <w:szCs w:val="20"/>
        </w:rPr>
        <w:fldChar w:fldCharType="begin"/>
      </w:r>
      <w:r w:rsidR="000B7865">
        <w:rPr>
          <w:sz w:val="20"/>
          <w:szCs w:val="20"/>
        </w:rPr>
        <w:instrText xml:space="preserve"> ADDIN ZOTERO_ITEM CSL_CITATION {"citationID":"5cfOSgbk","properties":{"unsorted":false,"formattedCitation":"(Goffman 1963, 51)","plainCitation":"(Goffman 1963, 51)","noteIndex":228},"citationItems":[{"id":546,"uris":["http://zotero.org/users/local/owKliTIb/items/YSKXFQ2B","http://zotero.org/users/local/owKliTIb/items/QDQJLRSG"],"itemData":{"id":546,"type":"book","publisher-place":"N.Y.","title":"Stigma: Notes on the Management of Spoiled Identity","author":[{"family":"Goffman","given":"Erving"}],"issued":{"date-parts":[["1963"]]}},"locator":"51","label":"page"}],"schema":"https://github.com/citation-style-language/schema/raw/master/csl-citation.json"} </w:instrText>
      </w:r>
      <w:r w:rsidR="00C26519">
        <w:rPr>
          <w:sz w:val="20"/>
          <w:szCs w:val="20"/>
        </w:rPr>
        <w:fldChar w:fldCharType="separate"/>
      </w:r>
      <w:r>
        <w:rPr>
          <w:rFonts w:ascii="Cambria" w:hAnsi="Cambria"/>
          <w:sz w:val="20"/>
        </w:rPr>
        <w:t xml:space="preserve">(Goffman 1963, 51)</w:t>
      </w:r>
      <w:r w:rsidR="00C26519">
        <w:rPr>
          <w:sz w:val="20"/>
          <w:szCs w:val="20"/>
        </w:rPr>
        <w:fldChar w:fldCharType="end"/>
      </w:r>
      <w:r>
        <w:rPr>
          <w:sz w:val="20"/>
          <w:szCs w:val="20"/>
        </w:rPr>
        <w:t xml:space="preserve"> stigmatisierter Eigenschaften innerhalb sozialer Situationen gegenüberstellt.</w:t>
      </w:r>
    </w:p>
  </w:footnote>
  <w:footnote w:id="227">
    <w:p w14:paraId="0748E173" w14:textId="6579FD0F" w:rsidR="00097367" w:rsidRDefault="00097367" w:rsidP="00097367">
      <w:pPr>
        <w:pStyle w:val="Funotentext"/>
        <w:rPr>
          <w:sz w:val="20"/>
          <w:szCs w:val="20"/>
        </w:rPr>
      </w:pPr>
      <w:r w:rsidRPr="00B1150C">
        <w:rPr>
          <w:rStyle w:val="Funotenzeichen"/>
        </w:rPr>
        <w:footnoteRef/>
      </w:r>
      <w:r>
        <w:rPr>
          <w:sz w:val="20"/>
          <w:szCs w:val="20"/>
        </w:rPr>
        <w:t xml:space="preserve"> Einzelne </w:t>
      </w:r>
      <w:r w:rsidR="00337464">
        <w:rPr>
          <w:sz w:val="20"/>
          <w:szCs w:val="20"/>
        </w:rPr>
        <w:t>P</w:t>
      </w:r>
      <w:r>
        <w:rPr>
          <w:sz w:val="20"/>
          <w:szCs w:val="20"/>
        </w:rPr>
        <w:t>eer-basierte Unterstützungs</w:t>
      </w:r>
      <w:r w:rsidR="00337464">
        <w:rPr>
          <w:sz w:val="20"/>
          <w:szCs w:val="20"/>
        </w:rPr>
        <w:t>a</w:t>
      </w:r>
      <w:r>
        <w:rPr>
          <w:sz w:val="20"/>
          <w:szCs w:val="20"/>
        </w:rPr>
        <w:t xml:space="preserve">ngebote dieser Art bestehen z.B. im Rahmen des Inter* Projekts von TrIQ e.V. bzw. befinden sich bei OII Germany </w:t>
      </w:r>
      <w:r w:rsidR="00337464">
        <w:rPr>
          <w:sz w:val="20"/>
          <w:szCs w:val="20"/>
        </w:rPr>
        <w:t>e.V.</w:t>
      </w:r>
      <w:r>
        <w:rPr>
          <w:sz w:val="20"/>
          <w:szCs w:val="20"/>
        </w:rPr>
        <w:t xml:space="preserve"> im Stadium der Planung.</w:t>
      </w:r>
      <w:r w:rsidR="00337464">
        <w:rPr>
          <w:sz w:val="20"/>
          <w:szCs w:val="20"/>
        </w:rPr>
        <w:t xml:space="preserve"> Allerdings sind diese Angebote überwiegend in Großstädten verortet.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0DBD"/>
    <w:multiLevelType w:val="hybridMultilevel"/>
    <w:tmpl w:val="01929B42"/>
    <w:lvl w:ilvl="0" w:tplc="F32678A8">
      <w:start w:val="21"/>
      <w:numFmt w:val="bullet"/>
      <w:lvlText w:val="-"/>
      <w:lvlJc w:val="left"/>
      <w:pPr>
        <w:ind w:left="6882" w:hanging="360"/>
      </w:pPr>
      <w:rPr>
        <w:rFonts w:ascii="Cambria" w:eastAsiaTheme="minorEastAsia" w:hAnsi="Cambria" w:cstheme="minorBidi" w:hint="default"/>
      </w:rPr>
    </w:lvl>
    <w:lvl w:ilvl="1" w:tplc="04090003">
      <w:start w:val="1"/>
      <w:numFmt w:val="bullet"/>
      <w:lvlText w:val="o"/>
      <w:lvlJc w:val="left"/>
      <w:pPr>
        <w:ind w:left="7602" w:hanging="360"/>
      </w:pPr>
      <w:rPr>
        <w:rFonts w:ascii="Courier New" w:hAnsi="Courier New" w:hint="default"/>
      </w:rPr>
    </w:lvl>
    <w:lvl w:ilvl="2" w:tplc="04090005">
      <w:start w:val="1"/>
      <w:numFmt w:val="bullet"/>
      <w:lvlText w:val=""/>
      <w:lvlJc w:val="left"/>
      <w:pPr>
        <w:ind w:left="8322" w:hanging="360"/>
      </w:pPr>
      <w:rPr>
        <w:rFonts w:ascii="Wingdings" w:hAnsi="Wingdings" w:hint="default"/>
      </w:rPr>
    </w:lvl>
    <w:lvl w:ilvl="3" w:tplc="04090001" w:tentative="1">
      <w:start w:val="1"/>
      <w:numFmt w:val="bullet"/>
      <w:lvlText w:val=""/>
      <w:lvlJc w:val="left"/>
      <w:pPr>
        <w:ind w:left="9042" w:hanging="360"/>
      </w:pPr>
      <w:rPr>
        <w:rFonts w:ascii="Symbol" w:hAnsi="Symbol" w:hint="default"/>
      </w:rPr>
    </w:lvl>
    <w:lvl w:ilvl="4" w:tplc="04090003" w:tentative="1">
      <w:start w:val="1"/>
      <w:numFmt w:val="bullet"/>
      <w:lvlText w:val="o"/>
      <w:lvlJc w:val="left"/>
      <w:pPr>
        <w:ind w:left="9762" w:hanging="360"/>
      </w:pPr>
      <w:rPr>
        <w:rFonts w:ascii="Courier New" w:hAnsi="Courier New" w:hint="default"/>
      </w:rPr>
    </w:lvl>
    <w:lvl w:ilvl="5" w:tplc="04090005" w:tentative="1">
      <w:start w:val="1"/>
      <w:numFmt w:val="bullet"/>
      <w:lvlText w:val=""/>
      <w:lvlJc w:val="left"/>
      <w:pPr>
        <w:ind w:left="10482" w:hanging="360"/>
      </w:pPr>
      <w:rPr>
        <w:rFonts w:ascii="Wingdings" w:hAnsi="Wingdings" w:hint="default"/>
      </w:rPr>
    </w:lvl>
    <w:lvl w:ilvl="6" w:tplc="04090001" w:tentative="1">
      <w:start w:val="1"/>
      <w:numFmt w:val="bullet"/>
      <w:lvlText w:val=""/>
      <w:lvlJc w:val="left"/>
      <w:pPr>
        <w:ind w:left="11202" w:hanging="360"/>
      </w:pPr>
      <w:rPr>
        <w:rFonts w:ascii="Symbol" w:hAnsi="Symbol" w:hint="default"/>
      </w:rPr>
    </w:lvl>
    <w:lvl w:ilvl="7" w:tplc="04090003" w:tentative="1">
      <w:start w:val="1"/>
      <w:numFmt w:val="bullet"/>
      <w:lvlText w:val="o"/>
      <w:lvlJc w:val="left"/>
      <w:pPr>
        <w:ind w:left="11922" w:hanging="360"/>
      </w:pPr>
      <w:rPr>
        <w:rFonts w:ascii="Courier New" w:hAnsi="Courier New" w:hint="default"/>
      </w:rPr>
    </w:lvl>
    <w:lvl w:ilvl="8" w:tplc="04090005" w:tentative="1">
      <w:start w:val="1"/>
      <w:numFmt w:val="bullet"/>
      <w:lvlText w:val=""/>
      <w:lvlJc w:val="left"/>
      <w:pPr>
        <w:ind w:left="12642" w:hanging="360"/>
      </w:pPr>
      <w:rPr>
        <w:rFonts w:ascii="Wingdings" w:hAnsi="Wingdings" w:hint="default"/>
      </w:rPr>
    </w:lvl>
  </w:abstractNum>
  <w:abstractNum w:abstractNumId="1" w15:restartNumberingAfterBreak="0">
    <w:nsid w:val="07A907E3"/>
    <w:multiLevelType w:val="hybridMultilevel"/>
    <w:tmpl w:val="761EB75C"/>
    <w:lvl w:ilvl="0" w:tplc="EB26B800">
      <w:start w:val="24"/>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7F56090"/>
    <w:multiLevelType w:val="hybridMultilevel"/>
    <w:tmpl w:val="689EDBF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3846C26"/>
    <w:multiLevelType w:val="hybridMultilevel"/>
    <w:tmpl w:val="51A48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75E07"/>
    <w:multiLevelType w:val="hybridMultilevel"/>
    <w:tmpl w:val="71703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72CC9"/>
    <w:multiLevelType w:val="multilevel"/>
    <w:tmpl w:val="872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A4FFA"/>
    <w:multiLevelType w:val="hybridMultilevel"/>
    <w:tmpl w:val="FF201E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28E0727"/>
    <w:multiLevelType w:val="hybridMultilevel"/>
    <w:tmpl w:val="27E60118"/>
    <w:lvl w:ilvl="0" w:tplc="0409000F">
      <w:start w:val="1"/>
      <w:numFmt w:val="decimal"/>
      <w:lvlText w:val="%1."/>
      <w:lvlJc w:val="left"/>
      <w:pPr>
        <w:ind w:left="2859" w:hanging="360"/>
      </w:pPr>
    </w:lvl>
    <w:lvl w:ilvl="1" w:tplc="04090019" w:tentative="1">
      <w:start w:val="1"/>
      <w:numFmt w:val="lowerLetter"/>
      <w:lvlText w:val="%2."/>
      <w:lvlJc w:val="left"/>
      <w:pPr>
        <w:ind w:left="3579" w:hanging="360"/>
      </w:pPr>
    </w:lvl>
    <w:lvl w:ilvl="2" w:tplc="0409001B" w:tentative="1">
      <w:start w:val="1"/>
      <w:numFmt w:val="lowerRoman"/>
      <w:lvlText w:val="%3."/>
      <w:lvlJc w:val="right"/>
      <w:pPr>
        <w:ind w:left="4299" w:hanging="180"/>
      </w:pPr>
    </w:lvl>
    <w:lvl w:ilvl="3" w:tplc="0409000F" w:tentative="1">
      <w:start w:val="1"/>
      <w:numFmt w:val="decimal"/>
      <w:lvlText w:val="%4."/>
      <w:lvlJc w:val="left"/>
      <w:pPr>
        <w:ind w:left="5019" w:hanging="360"/>
      </w:pPr>
    </w:lvl>
    <w:lvl w:ilvl="4" w:tplc="04090019" w:tentative="1">
      <w:start w:val="1"/>
      <w:numFmt w:val="lowerLetter"/>
      <w:lvlText w:val="%5."/>
      <w:lvlJc w:val="left"/>
      <w:pPr>
        <w:ind w:left="5739" w:hanging="360"/>
      </w:pPr>
    </w:lvl>
    <w:lvl w:ilvl="5" w:tplc="0409001B" w:tentative="1">
      <w:start w:val="1"/>
      <w:numFmt w:val="lowerRoman"/>
      <w:lvlText w:val="%6."/>
      <w:lvlJc w:val="right"/>
      <w:pPr>
        <w:ind w:left="6459" w:hanging="180"/>
      </w:pPr>
    </w:lvl>
    <w:lvl w:ilvl="6" w:tplc="0409000F" w:tentative="1">
      <w:start w:val="1"/>
      <w:numFmt w:val="decimal"/>
      <w:lvlText w:val="%7."/>
      <w:lvlJc w:val="left"/>
      <w:pPr>
        <w:ind w:left="7179" w:hanging="360"/>
      </w:pPr>
    </w:lvl>
    <w:lvl w:ilvl="7" w:tplc="04090019" w:tentative="1">
      <w:start w:val="1"/>
      <w:numFmt w:val="lowerLetter"/>
      <w:lvlText w:val="%8."/>
      <w:lvlJc w:val="left"/>
      <w:pPr>
        <w:ind w:left="7899" w:hanging="360"/>
      </w:pPr>
    </w:lvl>
    <w:lvl w:ilvl="8" w:tplc="0409001B" w:tentative="1">
      <w:start w:val="1"/>
      <w:numFmt w:val="lowerRoman"/>
      <w:lvlText w:val="%9."/>
      <w:lvlJc w:val="right"/>
      <w:pPr>
        <w:ind w:left="8619" w:hanging="180"/>
      </w:pPr>
    </w:lvl>
  </w:abstractNum>
  <w:abstractNum w:abstractNumId="8" w15:restartNumberingAfterBreak="0">
    <w:nsid w:val="467D66A2"/>
    <w:multiLevelType w:val="multilevel"/>
    <w:tmpl w:val="607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D38B8"/>
    <w:multiLevelType w:val="hybridMultilevel"/>
    <w:tmpl w:val="268E718A"/>
    <w:lvl w:ilvl="0" w:tplc="1D3E13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E4407"/>
    <w:multiLevelType w:val="hybridMultilevel"/>
    <w:tmpl w:val="FD622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3C0DF3"/>
    <w:multiLevelType w:val="hybridMultilevel"/>
    <w:tmpl w:val="908E2D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20F426F"/>
    <w:multiLevelType w:val="hybridMultilevel"/>
    <w:tmpl w:val="42369E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6857A72"/>
    <w:multiLevelType w:val="hybridMultilevel"/>
    <w:tmpl w:val="90802666"/>
    <w:lvl w:ilvl="0" w:tplc="04090003">
      <w:start w:val="1"/>
      <w:numFmt w:val="bullet"/>
      <w:lvlText w:val="o"/>
      <w:lvlJc w:val="left"/>
      <w:pPr>
        <w:ind w:left="1800" w:hanging="360"/>
      </w:pPr>
      <w:rPr>
        <w:rFonts w:ascii="Courier New" w:hAnsi="Courier New" w:cs="Times New Roman" w:hint="default"/>
      </w:rPr>
    </w:lvl>
    <w:lvl w:ilvl="1" w:tplc="04090003">
      <w:start w:val="1"/>
      <w:numFmt w:val="bullet"/>
      <w:lvlText w:val="o"/>
      <w:lvlJc w:val="left"/>
      <w:pPr>
        <w:ind w:left="2520" w:hanging="360"/>
      </w:pPr>
      <w:rPr>
        <w:rFonts w:ascii="Courier New" w:hAnsi="Courier New" w:cs="Times New Roman"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Times New Roman"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Times New Roman"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5BC86433"/>
    <w:multiLevelType w:val="multilevel"/>
    <w:tmpl w:val="724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8743C"/>
    <w:multiLevelType w:val="hybridMultilevel"/>
    <w:tmpl w:val="6EA08256"/>
    <w:lvl w:ilvl="0" w:tplc="A1AAA94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F53599"/>
    <w:multiLevelType w:val="multilevel"/>
    <w:tmpl w:val="95742EC6"/>
    <w:lvl w:ilvl="0">
      <w:start w:val="1"/>
      <w:numFmt w:val="decimal"/>
      <w:lvlText w:val="%1."/>
      <w:lvlJc w:val="left"/>
      <w:pPr>
        <w:ind w:left="520" w:hanging="520"/>
      </w:pPr>
      <w:rPr>
        <w:rFonts w:hint="default"/>
        <w:b/>
        <w:sz w:val="28"/>
        <w:szCs w:val="28"/>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39" w:hanging="720"/>
      </w:pPr>
      <w:rPr>
        <w:rFonts w:hint="default"/>
        <w:b/>
        <w:sz w:val="24"/>
        <w:szCs w:val="24"/>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6F665A0F"/>
    <w:multiLevelType w:val="hybridMultilevel"/>
    <w:tmpl w:val="86608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861D37"/>
    <w:multiLevelType w:val="hybridMultilevel"/>
    <w:tmpl w:val="8418EAA2"/>
    <w:lvl w:ilvl="0" w:tplc="201C3EE6">
      <w:start w:val="1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5A59B3"/>
    <w:multiLevelType w:val="hybridMultilevel"/>
    <w:tmpl w:val="71703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771C94"/>
    <w:multiLevelType w:val="multilevel"/>
    <w:tmpl w:val="95742EC6"/>
    <w:lvl w:ilvl="0">
      <w:start w:val="1"/>
      <w:numFmt w:val="decimal"/>
      <w:lvlText w:val="%1."/>
      <w:lvlJc w:val="left"/>
      <w:pPr>
        <w:ind w:left="520" w:hanging="520"/>
      </w:pPr>
      <w:rPr>
        <w:rFonts w:hint="default"/>
        <w:b/>
        <w:sz w:val="28"/>
        <w:szCs w:val="28"/>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39" w:hanging="720"/>
      </w:pPr>
      <w:rPr>
        <w:rFonts w:hint="default"/>
        <w:b/>
        <w:sz w:val="24"/>
        <w:szCs w:val="24"/>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7A32190C"/>
    <w:multiLevelType w:val="hybridMultilevel"/>
    <w:tmpl w:val="A65A6AC2"/>
    <w:lvl w:ilvl="0" w:tplc="D7EAD2DA">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4130604">
    <w:abstractNumId w:val="16"/>
  </w:num>
  <w:num w:numId="2" w16cid:durableId="405807993">
    <w:abstractNumId w:val="12"/>
  </w:num>
  <w:num w:numId="3" w16cid:durableId="1513907759">
    <w:abstractNumId w:val="7"/>
  </w:num>
  <w:num w:numId="4" w16cid:durableId="1773863863">
    <w:abstractNumId w:val="15"/>
  </w:num>
  <w:num w:numId="5" w16cid:durableId="1718889960">
    <w:abstractNumId w:val="4"/>
  </w:num>
  <w:num w:numId="6" w16cid:durableId="855465692">
    <w:abstractNumId w:val="21"/>
  </w:num>
  <w:num w:numId="7" w16cid:durableId="704794409">
    <w:abstractNumId w:val="17"/>
  </w:num>
  <w:num w:numId="8" w16cid:durableId="350185666">
    <w:abstractNumId w:val="0"/>
  </w:num>
  <w:num w:numId="9" w16cid:durableId="379328021">
    <w:abstractNumId w:val="5"/>
  </w:num>
  <w:num w:numId="10" w16cid:durableId="1061443518">
    <w:abstractNumId w:val="14"/>
  </w:num>
  <w:num w:numId="11" w16cid:durableId="617301229">
    <w:abstractNumId w:val="18"/>
  </w:num>
  <w:num w:numId="12" w16cid:durableId="1863012279">
    <w:abstractNumId w:val="8"/>
  </w:num>
  <w:num w:numId="13" w16cid:durableId="468212424">
    <w:abstractNumId w:val="10"/>
  </w:num>
  <w:num w:numId="14" w16cid:durableId="488134915">
    <w:abstractNumId w:val="9"/>
  </w:num>
  <w:num w:numId="15" w16cid:durableId="1098989326">
    <w:abstractNumId w:val="3"/>
  </w:num>
  <w:num w:numId="16" w16cid:durableId="923950913">
    <w:abstractNumId w:val="19"/>
  </w:num>
  <w:num w:numId="17" w16cid:durableId="201671114">
    <w:abstractNumId w:val="20"/>
  </w:num>
  <w:num w:numId="18" w16cid:durableId="5463382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36380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1191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84072269">
    <w:abstractNumId w:val="1"/>
  </w:num>
  <w:num w:numId="22" w16cid:durableId="1576819909">
    <w:abstractNumId w:val="13"/>
  </w:num>
  <w:num w:numId="23" w16cid:durableId="909385140">
    <w:abstractNumId w:val="11"/>
  </w:num>
  <w:num w:numId="24" w16cid:durableId="2024745095">
    <w:abstractNumId w:val="2"/>
  </w:num>
  <w:num w:numId="25" w16cid:durableId="310257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Changes/>
  <w:zoom w:percent="60"/>
  <w:hideSpellingErrors/>
  <w:proofState w:spelling="clean" w:grammar="clean"/>
  <w:defaultTabStop w:val="720"/>
  <w:autoHyphenation/>
  <w:hyphenationZone w:val="35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C3"/>
    <w:rsid w:val="000000A2"/>
    <w:rsid w:val="000006ED"/>
    <w:rsid w:val="0000083E"/>
    <w:rsid w:val="00000974"/>
    <w:rsid w:val="000013F3"/>
    <w:rsid w:val="000018E8"/>
    <w:rsid w:val="00001B42"/>
    <w:rsid w:val="00001C1D"/>
    <w:rsid w:val="000023B4"/>
    <w:rsid w:val="00002628"/>
    <w:rsid w:val="00002907"/>
    <w:rsid w:val="00002EC6"/>
    <w:rsid w:val="000031E1"/>
    <w:rsid w:val="00003BA9"/>
    <w:rsid w:val="00004C45"/>
    <w:rsid w:val="00004DAD"/>
    <w:rsid w:val="00004E45"/>
    <w:rsid w:val="000052AC"/>
    <w:rsid w:val="00005814"/>
    <w:rsid w:val="00005941"/>
    <w:rsid w:val="00005966"/>
    <w:rsid w:val="00006056"/>
    <w:rsid w:val="0000637A"/>
    <w:rsid w:val="0000650A"/>
    <w:rsid w:val="00006799"/>
    <w:rsid w:val="00006B62"/>
    <w:rsid w:val="00006B6A"/>
    <w:rsid w:val="00006ED7"/>
    <w:rsid w:val="00006F1F"/>
    <w:rsid w:val="00007091"/>
    <w:rsid w:val="00007298"/>
    <w:rsid w:val="000072E6"/>
    <w:rsid w:val="000078F0"/>
    <w:rsid w:val="00007925"/>
    <w:rsid w:val="000079C2"/>
    <w:rsid w:val="00010BB2"/>
    <w:rsid w:val="00010E5A"/>
    <w:rsid w:val="00010FBC"/>
    <w:rsid w:val="0001139A"/>
    <w:rsid w:val="00011977"/>
    <w:rsid w:val="00011C5D"/>
    <w:rsid w:val="00012023"/>
    <w:rsid w:val="0001250F"/>
    <w:rsid w:val="00012581"/>
    <w:rsid w:val="0001304E"/>
    <w:rsid w:val="00013B4D"/>
    <w:rsid w:val="00013E01"/>
    <w:rsid w:val="00014A2D"/>
    <w:rsid w:val="00014DD7"/>
    <w:rsid w:val="00014EB5"/>
    <w:rsid w:val="0001523F"/>
    <w:rsid w:val="00015349"/>
    <w:rsid w:val="0001535A"/>
    <w:rsid w:val="00015564"/>
    <w:rsid w:val="00015BD9"/>
    <w:rsid w:val="00015C9E"/>
    <w:rsid w:val="0001626E"/>
    <w:rsid w:val="000167B9"/>
    <w:rsid w:val="000167F8"/>
    <w:rsid w:val="00016C5B"/>
    <w:rsid w:val="00017183"/>
    <w:rsid w:val="000178A4"/>
    <w:rsid w:val="00017FDB"/>
    <w:rsid w:val="00017FDD"/>
    <w:rsid w:val="0002088F"/>
    <w:rsid w:val="000208D7"/>
    <w:rsid w:val="00020B8E"/>
    <w:rsid w:val="0002125E"/>
    <w:rsid w:val="000218B3"/>
    <w:rsid w:val="00021A29"/>
    <w:rsid w:val="00021F65"/>
    <w:rsid w:val="000222A1"/>
    <w:rsid w:val="000223FD"/>
    <w:rsid w:val="0002287E"/>
    <w:rsid w:val="00022C3B"/>
    <w:rsid w:val="00022E5F"/>
    <w:rsid w:val="00022F98"/>
    <w:rsid w:val="000233D2"/>
    <w:rsid w:val="000242E9"/>
    <w:rsid w:val="000246FD"/>
    <w:rsid w:val="00024733"/>
    <w:rsid w:val="00024DAD"/>
    <w:rsid w:val="00025231"/>
    <w:rsid w:val="0002537B"/>
    <w:rsid w:val="000253ED"/>
    <w:rsid w:val="00025648"/>
    <w:rsid w:val="0002581D"/>
    <w:rsid w:val="00025F5B"/>
    <w:rsid w:val="000266F4"/>
    <w:rsid w:val="00026EE4"/>
    <w:rsid w:val="00026FC5"/>
    <w:rsid w:val="000271B8"/>
    <w:rsid w:val="00030AA6"/>
    <w:rsid w:val="00030D67"/>
    <w:rsid w:val="00030EE3"/>
    <w:rsid w:val="00031302"/>
    <w:rsid w:val="00031564"/>
    <w:rsid w:val="00031E22"/>
    <w:rsid w:val="00032C0A"/>
    <w:rsid w:val="00032EFD"/>
    <w:rsid w:val="00032F9D"/>
    <w:rsid w:val="00033B17"/>
    <w:rsid w:val="00033D01"/>
    <w:rsid w:val="00034343"/>
    <w:rsid w:val="000347C5"/>
    <w:rsid w:val="00034EBC"/>
    <w:rsid w:val="0003554F"/>
    <w:rsid w:val="0003566E"/>
    <w:rsid w:val="00035B28"/>
    <w:rsid w:val="00035C64"/>
    <w:rsid w:val="00036251"/>
    <w:rsid w:val="00036556"/>
    <w:rsid w:val="0003679D"/>
    <w:rsid w:val="00036981"/>
    <w:rsid w:val="00036B4B"/>
    <w:rsid w:val="00036C0E"/>
    <w:rsid w:val="00036F99"/>
    <w:rsid w:val="00037287"/>
    <w:rsid w:val="00037479"/>
    <w:rsid w:val="000375CF"/>
    <w:rsid w:val="00037E51"/>
    <w:rsid w:val="00037F52"/>
    <w:rsid w:val="000405C2"/>
    <w:rsid w:val="0004095A"/>
    <w:rsid w:val="00041214"/>
    <w:rsid w:val="00041B8B"/>
    <w:rsid w:val="00043A53"/>
    <w:rsid w:val="00043F0B"/>
    <w:rsid w:val="00044099"/>
    <w:rsid w:val="00044BF9"/>
    <w:rsid w:val="00044F64"/>
    <w:rsid w:val="0004515C"/>
    <w:rsid w:val="00045364"/>
    <w:rsid w:val="0004559A"/>
    <w:rsid w:val="00045BF0"/>
    <w:rsid w:val="00046209"/>
    <w:rsid w:val="00046E00"/>
    <w:rsid w:val="00047149"/>
    <w:rsid w:val="0004719A"/>
    <w:rsid w:val="00047B0F"/>
    <w:rsid w:val="000505AB"/>
    <w:rsid w:val="0005085B"/>
    <w:rsid w:val="00050CAA"/>
    <w:rsid w:val="0005111C"/>
    <w:rsid w:val="00051285"/>
    <w:rsid w:val="000519EB"/>
    <w:rsid w:val="00051ADB"/>
    <w:rsid w:val="00051C32"/>
    <w:rsid w:val="00051D22"/>
    <w:rsid w:val="00051DC3"/>
    <w:rsid w:val="00052866"/>
    <w:rsid w:val="000529B5"/>
    <w:rsid w:val="00052FBC"/>
    <w:rsid w:val="00052FE4"/>
    <w:rsid w:val="000530C1"/>
    <w:rsid w:val="00053408"/>
    <w:rsid w:val="0005342B"/>
    <w:rsid w:val="0005362E"/>
    <w:rsid w:val="00053785"/>
    <w:rsid w:val="00053992"/>
    <w:rsid w:val="00053C11"/>
    <w:rsid w:val="00053D58"/>
    <w:rsid w:val="000548D6"/>
    <w:rsid w:val="000555F7"/>
    <w:rsid w:val="00055702"/>
    <w:rsid w:val="00055759"/>
    <w:rsid w:val="00055914"/>
    <w:rsid w:val="00055A00"/>
    <w:rsid w:val="00055B1D"/>
    <w:rsid w:val="00055D73"/>
    <w:rsid w:val="00055E6F"/>
    <w:rsid w:val="00056268"/>
    <w:rsid w:val="0005640B"/>
    <w:rsid w:val="000564A2"/>
    <w:rsid w:val="0005652A"/>
    <w:rsid w:val="0005665C"/>
    <w:rsid w:val="0005674C"/>
    <w:rsid w:val="000571E6"/>
    <w:rsid w:val="0005747E"/>
    <w:rsid w:val="00057597"/>
    <w:rsid w:val="000575CB"/>
    <w:rsid w:val="00060823"/>
    <w:rsid w:val="00060DE1"/>
    <w:rsid w:val="0006109A"/>
    <w:rsid w:val="000613E0"/>
    <w:rsid w:val="000613E8"/>
    <w:rsid w:val="00061DFF"/>
    <w:rsid w:val="0006216A"/>
    <w:rsid w:val="00062228"/>
    <w:rsid w:val="000627D6"/>
    <w:rsid w:val="00063D58"/>
    <w:rsid w:val="00063DE9"/>
    <w:rsid w:val="000641AE"/>
    <w:rsid w:val="000646E5"/>
    <w:rsid w:val="000647BC"/>
    <w:rsid w:val="000654D1"/>
    <w:rsid w:val="0006552B"/>
    <w:rsid w:val="00065643"/>
    <w:rsid w:val="000660B7"/>
    <w:rsid w:val="0006612E"/>
    <w:rsid w:val="00066212"/>
    <w:rsid w:val="00066449"/>
    <w:rsid w:val="00066D53"/>
    <w:rsid w:val="00067DB5"/>
    <w:rsid w:val="00067DFC"/>
    <w:rsid w:val="00067E9E"/>
    <w:rsid w:val="0007014A"/>
    <w:rsid w:val="00070207"/>
    <w:rsid w:val="0007020D"/>
    <w:rsid w:val="00070389"/>
    <w:rsid w:val="0007086C"/>
    <w:rsid w:val="000709FC"/>
    <w:rsid w:val="000715B3"/>
    <w:rsid w:val="00071C32"/>
    <w:rsid w:val="00071CDA"/>
    <w:rsid w:val="00072066"/>
    <w:rsid w:val="00072B4E"/>
    <w:rsid w:val="00072E22"/>
    <w:rsid w:val="00072E4E"/>
    <w:rsid w:val="000730FA"/>
    <w:rsid w:val="0007313E"/>
    <w:rsid w:val="0007395F"/>
    <w:rsid w:val="00073A0E"/>
    <w:rsid w:val="00073C35"/>
    <w:rsid w:val="00074501"/>
    <w:rsid w:val="00074691"/>
    <w:rsid w:val="0007532B"/>
    <w:rsid w:val="000754FD"/>
    <w:rsid w:val="0007550B"/>
    <w:rsid w:val="000762B6"/>
    <w:rsid w:val="00076921"/>
    <w:rsid w:val="00076B04"/>
    <w:rsid w:val="00076BF4"/>
    <w:rsid w:val="00076FA0"/>
    <w:rsid w:val="000773B0"/>
    <w:rsid w:val="00077AC7"/>
    <w:rsid w:val="00077CF7"/>
    <w:rsid w:val="00080143"/>
    <w:rsid w:val="00080510"/>
    <w:rsid w:val="00080B37"/>
    <w:rsid w:val="00080D1F"/>
    <w:rsid w:val="00080D2F"/>
    <w:rsid w:val="00081D80"/>
    <w:rsid w:val="0008205D"/>
    <w:rsid w:val="00082313"/>
    <w:rsid w:val="00082315"/>
    <w:rsid w:val="00082974"/>
    <w:rsid w:val="00083288"/>
    <w:rsid w:val="00083393"/>
    <w:rsid w:val="000834B5"/>
    <w:rsid w:val="00083934"/>
    <w:rsid w:val="000841D0"/>
    <w:rsid w:val="000846C0"/>
    <w:rsid w:val="00084C6C"/>
    <w:rsid w:val="00084EB5"/>
    <w:rsid w:val="0008531D"/>
    <w:rsid w:val="000853E1"/>
    <w:rsid w:val="00086150"/>
    <w:rsid w:val="0008652D"/>
    <w:rsid w:val="0008694D"/>
    <w:rsid w:val="00087121"/>
    <w:rsid w:val="00087418"/>
    <w:rsid w:val="00087E01"/>
    <w:rsid w:val="00087EF2"/>
    <w:rsid w:val="000905ED"/>
    <w:rsid w:val="00091378"/>
    <w:rsid w:val="00091B64"/>
    <w:rsid w:val="00091D98"/>
    <w:rsid w:val="00091DF8"/>
    <w:rsid w:val="00091E48"/>
    <w:rsid w:val="00091ED8"/>
    <w:rsid w:val="000920B6"/>
    <w:rsid w:val="000921FB"/>
    <w:rsid w:val="00092EF7"/>
    <w:rsid w:val="00092F18"/>
    <w:rsid w:val="00093589"/>
    <w:rsid w:val="00093BF4"/>
    <w:rsid w:val="00093C25"/>
    <w:rsid w:val="00093CC4"/>
    <w:rsid w:val="0009402A"/>
    <w:rsid w:val="00094AE5"/>
    <w:rsid w:val="00094BE3"/>
    <w:rsid w:val="00094CD5"/>
    <w:rsid w:val="00094D47"/>
    <w:rsid w:val="0009542D"/>
    <w:rsid w:val="00095552"/>
    <w:rsid w:val="000956C6"/>
    <w:rsid w:val="00095757"/>
    <w:rsid w:val="000958F4"/>
    <w:rsid w:val="00095C16"/>
    <w:rsid w:val="00095C70"/>
    <w:rsid w:val="00095DB6"/>
    <w:rsid w:val="00095EBE"/>
    <w:rsid w:val="00095FD4"/>
    <w:rsid w:val="00095FF7"/>
    <w:rsid w:val="00096B4B"/>
    <w:rsid w:val="0009716F"/>
    <w:rsid w:val="00097367"/>
    <w:rsid w:val="00097630"/>
    <w:rsid w:val="000978D6"/>
    <w:rsid w:val="0009799C"/>
    <w:rsid w:val="000A0850"/>
    <w:rsid w:val="000A0B83"/>
    <w:rsid w:val="000A0BFC"/>
    <w:rsid w:val="000A0DDE"/>
    <w:rsid w:val="000A1578"/>
    <w:rsid w:val="000A1D17"/>
    <w:rsid w:val="000A2577"/>
    <w:rsid w:val="000A2662"/>
    <w:rsid w:val="000A28AD"/>
    <w:rsid w:val="000A2FDC"/>
    <w:rsid w:val="000A33BC"/>
    <w:rsid w:val="000A3614"/>
    <w:rsid w:val="000A36B8"/>
    <w:rsid w:val="000A384E"/>
    <w:rsid w:val="000A3DDC"/>
    <w:rsid w:val="000A3DFF"/>
    <w:rsid w:val="000A4013"/>
    <w:rsid w:val="000A42AA"/>
    <w:rsid w:val="000A42ED"/>
    <w:rsid w:val="000A4C54"/>
    <w:rsid w:val="000A4C6E"/>
    <w:rsid w:val="000A5120"/>
    <w:rsid w:val="000A517E"/>
    <w:rsid w:val="000A595D"/>
    <w:rsid w:val="000A5CBF"/>
    <w:rsid w:val="000A60A2"/>
    <w:rsid w:val="000A621A"/>
    <w:rsid w:val="000A6674"/>
    <w:rsid w:val="000A66C6"/>
    <w:rsid w:val="000A6806"/>
    <w:rsid w:val="000A729F"/>
    <w:rsid w:val="000A767E"/>
    <w:rsid w:val="000A7970"/>
    <w:rsid w:val="000A7C58"/>
    <w:rsid w:val="000A7E18"/>
    <w:rsid w:val="000B0325"/>
    <w:rsid w:val="000B0985"/>
    <w:rsid w:val="000B0CF0"/>
    <w:rsid w:val="000B0D29"/>
    <w:rsid w:val="000B0FBD"/>
    <w:rsid w:val="000B16F6"/>
    <w:rsid w:val="000B1869"/>
    <w:rsid w:val="000B1A3C"/>
    <w:rsid w:val="000B250E"/>
    <w:rsid w:val="000B2562"/>
    <w:rsid w:val="000B2885"/>
    <w:rsid w:val="000B2A66"/>
    <w:rsid w:val="000B2ACD"/>
    <w:rsid w:val="000B2F98"/>
    <w:rsid w:val="000B2FEB"/>
    <w:rsid w:val="000B36B3"/>
    <w:rsid w:val="000B376B"/>
    <w:rsid w:val="000B384D"/>
    <w:rsid w:val="000B3982"/>
    <w:rsid w:val="000B3FBB"/>
    <w:rsid w:val="000B4260"/>
    <w:rsid w:val="000B42A3"/>
    <w:rsid w:val="000B45DF"/>
    <w:rsid w:val="000B463D"/>
    <w:rsid w:val="000B4EBD"/>
    <w:rsid w:val="000B58D7"/>
    <w:rsid w:val="000B61DB"/>
    <w:rsid w:val="000B61E7"/>
    <w:rsid w:val="000B69B7"/>
    <w:rsid w:val="000B6F5E"/>
    <w:rsid w:val="000B6F78"/>
    <w:rsid w:val="000B777B"/>
    <w:rsid w:val="000B7831"/>
    <w:rsid w:val="000B7865"/>
    <w:rsid w:val="000B7C86"/>
    <w:rsid w:val="000B7F34"/>
    <w:rsid w:val="000C0395"/>
    <w:rsid w:val="000C04C8"/>
    <w:rsid w:val="000C076B"/>
    <w:rsid w:val="000C08F4"/>
    <w:rsid w:val="000C09A5"/>
    <w:rsid w:val="000C1BEF"/>
    <w:rsid w:val="000C306E"/>
    <w:rsid w:val="000C3E7B"/>
    <w:rsid w:val="000C429D"/>
    <w:rsid w:val="000C477A"/>
    <w:rsid w:val="000C4A94"/>
    <w:rsid w:val="000C4C98"/>
    <w:rsid w:val="000C542C"/>
    <w:rsid w:val="000C57AB"/>
    <w:rsid w:val="000C5979"/>
    <w:rsid w:val="000C5A38"/>
    <w:rsid w:val="000C5D57"/>
    <w:rsid w:val="000C6006"/>
    <w:rsid w:val="000C622A"/>
    <w:rsid w:val="000C6566"/>
    <w:rsid w:val="000C67EF"/>
    <w:rsid w:val="000C6AE7"/>
    <w:rsid w:val="000C6B64"/>
    <w:rsid w:val="000C733F"/>
    <w:rsid w:val="000C75AD"/>
    <w:rsid w:val="000C7D11"/>
    <w:rsid w:val="000C7E0E"/>
    <w:rsid w:val="000D0908"/>
    <w:rsid w:val="000D0F8D"/>
    <w:rsid w:val="000D10E4"/>
    <w:rsid w:val="000D1105"/>
    <w:rsid w:val="000D1173"/>
    <w:rsid w:val="000D16AE"/>
    <w:rsid w:val="000D1840"/>
    <w:rsid w:val="000D19D1"/>
    <w:rsid w:val="000D1ECD"/>
    <w:rsid w:val="000D1EE1"/>
    <w:rsid w:val="000D21BF"/>
    <w:rsid w:val="000D2418"/>
    <w:rsid w:val="000D280B"/>
    <w:rsid w:val="000D28CF"/>
    <w:rsid w:val="000D295A"/>
    <w:rsid w:val="000D32FB"/>
    <w:rsid w:val="000D333F"/>
    <w:rsid w:val="000D3423"/>
    <w:rsid w:val="000D3558"/>
    <w:rsid w:val="000D365C"/>
    <w:rsid w:val="000D37A8"/>
    <w:rsid w:val="000D3B5B"/>
    <w:rsid w:val="000D3E80"/>
    <w:rsid w:val="000D3F2C"/>
    <w:rsid w:val="000D4635"/>
    <w:rsid w:val="000D49D4"/>
    <w:rsid w:val="000D5700"/>
    <w:rsid w:val="000D599A"/>
    <w:rsid w:val="000D5C72"/>
    <w:rsid w:val="000D6047"/>
    <w:rsid w:val="000D668E"/>
    <w:rsid w:val="000D6F74"/>
    <w:rsid w:val="000D6F94"/>
    <w:rsid w:val="000D75E7"/>
    <w:rsid w:val="000D7605"/>
    <w:rsid w:val="000D7BBD"/>
    <w:rsid w:val="000D7C77"/>
    <w:rsid w:val="000E041C"/>
    <w:rsid w:val="000E0754"/>
    <w:rsid w:val="000E0845"/>
    <w:rsid w:val="000E084D"/>
    <w:rsid w:val="000E0ADD"/>
    <w:rsid w:val="000E0C2E"/>
    <w:rsid w:val="000E10E0"/>
    <w:rsid w:val="000E1221"/>
    <w:rsid w:val="000E1924"/>
    <w:rsid w:val="000E1E92"/>
    <w:rsid w:val="000E206C"/>
    <w:rsid w:val="000E21AF"/>
    <w:rsid w:val="000E26AE"/>
    <w:rsid w:val="000E27A3"/>
    <w:rsid w:val="000E29F4"/>
    <w:rsid w:val="000E2FF0"/>
    <w:rsid w:val="000E311C"/>
    <w:rsid w:val="000E3623"/>
    <w:rsid w:val="000E368D"/>
    <w:rsid w:val="000E393F"/>
    <w:rsid w:val="000E3AFD"/>
    <w:rsid w:val="000E5623"/>
    <w:rsid w:val="000E59A9"/>
    <w:rsid w:val="000E5CEF"/>
    <w:rsid w:val="000E664D"/>
    <w:rsid w:val="000E694E"/>
    <w:rsid w:val="000E6A3B"/>
    <w:rsid w:val="000E6BF1"/>
    <w:rsid w:val="000E6E90"/>
    <w:rsid w:val="000E6EE6"/>
    <w:rsid w:val="000E70A8"/>
    <w:rsid w:val="000F0196"/>
    <w:rsid w:val="000F19FD"/>
    <w:rsid w:val="000F23FE"/>
    <w:rsid w:val="000F2654"/>
    <w:rsid w:val="000F2DD6"/>
    <w:rsid w:val="000F319F"/>
    <w:rsid w:val="000F325A"/>
    <w:rsid w:val="000F33FE"/>
    <w:rsid w:val="000F35BD"/>
    <w:rsid w:val="000F3F34"/>
    <w:rsid w:val="000F42D5"/>
    <w:rsid w:val="000F43DF"/>
    <w:rsid w:val="000F4572"/>
    <w:rsid w:val="000F4654"/>
    <w:rsid w:val="000F46C4"/>
    <w:rsid w:val="000F4702"/>
    <w:rsid w:val="000F4E39"/>
    <w:rsid w:val="000F522F"/>
    <w:rsid w:val="000F6188"/>
    <w:rsid w:val="000F6406"/>
    <w:rsid w:val="000F6AA6"/>
    <w:rsid w:val="000F6B79"/>
    <w:rsid w:val="000F703B"/>
    <w:rsid w:val="000F7283"/>
    <w:rsid w:val="000F745E"/>
    <w:rsid w:val="000F76DD"/>
    <w:rsid w:val="000F7CDE"/>
    <w:rsid w:val="000F7E40"/>
    <w:rsid w:val="000F7F28"/>
    <w:rsid w:val="00100384"/>
    <w:rsid w:val="001003C1"/>
    <w:rsid w:val="001005BE"/>
    <w:rsid w:val="00100973"/>
    <w:rsid w:val="00100A31"/>
    <w:rsid w:val="00100AB4"/>
    <w:rsid w:val="00100AEB"/>
    <w:rsid w:val="0010109D"/>
    <w:rsid w:val="001019C4"/>
    <w:rsid w:val="00102471"/>
    <w:rsid w:val="001024EA"/>
    <w:rsid w:val="00102DD8"/>
    <w:rsid w:val="00102E00"/>
    <w:rsid w:val="0010301B"/>
    <w:rsid w:val="00103F58"/>
    <w:rsid w:val="0010408A"/>
    <w:rsid w:val="001042E1"/>
    <w:rsid w:val="0010566C"/>
    <w:rsid w:val="001058C1"/>
    <w:rsid w:val="00105A1D"/>
    <w:rsid w:val="00105D28"/>
    <w:rsid w:val="00106339"/>
    <w:rsid w:val="0010687B"/>
    <w:rsid w:val="00106E1D"/>
    <w:rsid w:val="001072DC"/>
    <w:rsid w:val="00107C9F"/>
    <w:rsid w:val="0011052A"/>
    <w:rsid w:val="001109B8"/>
    <w:rsid w:val="001113E1"/>
    <w:rsid w:val="00113590"/>
    <w:rsid w:val="00113888"/>
    <w:rsid w:val="00113B91"/>
    <w:rsid w:val="00113C64"/>
    <w:rsid w:val="00113CE0"/>
    <w:rsid w:val="00114101"/>
    <w:rsid w:val="00114269"/>
    <w:rsid w:val="001142A6"/>
    <w:rsid w:val="00114B46"/>
    <w:rsid w:val="00114CC7"/>
    <w:rsid w:val="0011500E"/>
    <w:rsid w:val="00115195"/>
    <w:rsid w:val="001151D9"/>
    <w:rsid w:val="00115A3F"/>
    <w:rsid w:val="00115E0D"/>
    <w:rsid w:val="0011644D"/>
    <w:rsid w:val="00116571"/>
    <w:rsid w:val="0011678D"/>
    <w:rsid w:val="00116FF0"/>
    <w:rsid w:val="00117471"/>
    <w:rsid w:val="001176CD"/>
    <w:rsid w:val="00120214"/>
    <w:rsid w:val="0012045B"/>
    <w:rsid w:val="00120A19"/>
    <w:rsid w:val="00120A48"/>
    <w:rsid w:val="00120A8D"/>
    <w:rsid w:val="00120C0E"/>
    <w:rsid w:val="00121726"/>
    <w:rsid w:val="00121828"/>
    <w:rsid w:val="00121A0D"/>
    <w:rsid w:val="00121BC3"/>
    <w:rsid w:val="00121D50"/>
    <w:rsid w:val="00121EBC"/>
    <w:rsid w:val="00122047"/>
    <w:rsid w:val="001220C0"/>
    <w:rsid w:val="001226CC"/>
    <w:rsid w:val="00123925"/>
    <w:rsid w:val="00123D37"/>
    <w:rsid w:val="001244F7"/>
    <w:rsid w:val="0012462D"/>
    <w:rsid w:val="001250A9"/>
    <w:rsid w:val="00125F03"/>
    <w:rsid w:val="001260B8"/>
    <w:rsid w:val="001264FF"/>
    <w:rsid w:val="001267E4"/>
    <w:rsid w:val="00126CA4"/>
    <w:rsid w:val="00126F66"/>
    <w:rsid w:val="00127146"/>
    <w:rsid w:val="001278C4"/>
    <w:rsid w:val="00127C15"/>
    <w:rsid w:val="00127C3C"/>
    <w:rsid w:val="00127C75"/>
    <w:rsid w:val="00127D8C"/>
    <w:rsid w:val="001302F3"/>
    <w:rsid w:val="00131C9B"/>
    <w:rsid w:val="001328A0"/>
    <w:rsid w:val="001329B8"/>
    <w:rsid w:val="001329E3"/>
    <w:rsid w:val="00132ABB"/>
    <w:rsid w:val="00132D15"/>
    <w:rsid w:val="00132E2C"/>
    <w:rsid w:val="001332A9"/>
    <w:rsid w:val="00133D75"/>
    <w:rsid w:val="00133E37"/>
    <w:rsid w:val="001340DD"/>
    <w:rsid w:val="00134343"/>
    <w:rsid w:val="00134853"/>
    <w:rsid w:val="00134DDA"/>
    <w:rsid w:val="00135074"/>
    <w:rsid w:val="001353F4"/>
    <w:rsid w:val="0013576D"/>
    <w:rsid w:val="00135FA0"/>
    <w:rsid w:val="00136309"/>
    <w:rsid w:val="001365BE"/>
    <w:rsid w:val="00136A43"/>
    <w:rsid w:val="00136CDA"/>
    <w:rsid w:val="00136D15"/>
    <w:rsid w:val="00136E28"/>
    <w:rsid w:val="00136FBD"/>
    <w:rsid w:val="00137871"/>
    <w:rsid w:val="00137CEB"/>
    <w:rsid w:val="001406DD"/>
    <w:rsid w:val="00140847"/>
    <w:rsid w:val="00140AF3"/>
    <w:rsid w:val="00141067"/>
    <w:rsid w:val="001411EE"/>
    <w:rsid w:val="001424AB"/>
    <w:rsid w:val="001426E1"/>
    <w:rsid w:val="00142ACE"/>
    <w:rsid w:val="00142AF5"/>
    <w:rsid w:val="001433DD"/>
    <w:rsid w:val="00143877"/>
    <w:rsid w:val="001440F8"/>
    <w:rsid w:val="001443CF"/>
    <w:rsid w:val="00144687"/>
    <w:rsid w:val="00144BAA"/>
    <w:rsid w:val="00144CCD"/>
    <w:rsid w:val="00145656"/>
    <w:rsid w:val="001459CE"/>
    <w:rsid w:val="00145D6F"/>
    <w:rsid w:val="00145DDC"/>
    <w:rsid w:val="00146BB7"/>
    <w:rsid w:val="00146F61"/>
    <w:rsid w:val="00146FCC"/>
    <w:rsid w:val="001473FC"/>
    <w:rsid w:val="001475E8"/>
    <w:rsid w:val="0014788C"/>
    <w:rsid w:val="001478B0"/>
    <w:rsid w:val="0015087B"/>
    <w:rsid w:val="001509B0"/>
    <w:rsid w:val="00150ABB"/>
    <w:rsid w:val="00150E65"/>
    <w:rsid w:val="001512DA"/>
    <w:rsid w:val="001513BC"/>
    <w:rsid w:val="001514EF"/>
    <w:rsid w:val="00151963"/>
    <w:rsid w:val="00151AF6"/>
    <w:rsid w:val="00151B2A"/>
    <w:rsid w:val="00151EAE"/>
    <w:rsid w:val="00152572"/>
    <w:rsid w:val="00152646"/>
    <w:rsid w:val="001529F1"/>
    <w:rsid w:val="001531A8"/>
    <w:rsid w:val="001531C2"/>
    <w:rsid w:val="00153236"/>
    <w:rsid w:val="00153752"/>
    <w:rsid w:val="00153B3F"/>
    <w:rsid w:val="00153B4C"/>
    <w:rsid w:val="001546F7"/>
    <w:rsid w:val="00154836"/>
    <w:rsid w:val="00154AFF"/>
    <w:rsid w:val="00154E4B"/>
    <w:rsid w:val="00154F5C"/>
    <w:rsid w:val="001555BB"/>
    <w:rsid w:val="00155980"/>
    <w:rsid w:val="001564A5"/>
    <w:rsid w:val="00156DE3"/>
    <w:rsid w:val="00157538"/>
    <w:rsid w:val="00157789"/>
    <w:rsid w:val="0015787F"/>
    <w:rsid w:val="00157CCC"/>
    <w:rsid w:val="00157E58"/>
    <w:rsid w:val="00157EA8"/>
    <w:rsid w:val="00157EE4"/>
    <w:rsid w:val="001603FA"/>
    <w:rsid w:val="00160C53"/>
    <w:rsid w:val="00160D4F"/>
    <w:rsid w:val="0016107B"/>
    <w:rsid w:val="00161863"/>
    <w:rsid w:val="001619C7"/>
    <w:rsid w:val="00161C6A"/>
    <w:rsid w:val="00162095"/>
    <w:rsid w:val="001620A6"/>
    <w:rsid w:val="0016234B"/>
    <w:rsid w:val="00162C06"/>
    <w:rsid w:val="00163449"/>
    <w:rsid w:val="00163825"/>
    <w:rsid w:val="00163A0C"/>
    <w:rsid w:val="00163B84"/>
    <w:rsid w:val="00163D2E"/>
    <w:rsid w:val="00163EE3"/>
    <w:rsid w:val="001647E4"/>
    <w:rsid w:val="00164D4E"/>
    <w:rsid w:val="00164EFB"/>
    <w:rsid w:val="0016501C"/>
    <w:rsid w:val="0016561A"/>
    <w:rsid w:val="0016572C"/>
    <w:rsid w:val="0016590D"/>
    <w:rsid w:val="00165A95"/>
    <w:rsid w:val="00165AF6"/>
    <w:rsid w:val="00165AFA"/>
    <w:rsid w:val="00165F8D"/>
    <w:rsid w:val="001661F3"/>
    <w:rsid w:val="001665AF"/>
    <w:rsid w:val="00166788"/>
    <w:rsid w:val="00166974"/>
    <w:rsid w:val="00167256"/>
    <w:rsid w:val="00167409"/>
    <w:rsid w:val="001677B2"/>
    <w:rsid w:val="00167DD2"/>
    <w:rsid w:val="001705F6"/>
    <w:rsid w:val="001707C8"/>
    <w:rsid w:val="00170CDD"/>
    <w:rsid w:val="00170D97"/>
    <w:rsid w:val="0017106B"/>
    <w:rsid w:val="00171503"/>
    <w:rsid w:val="00171601"/>
    <w:rsid w:val="0017189D"/>
    <w:rsid w:val="00171C82"/>
    <w:rsid w:val="001722E3"/>
    <w:rsid w:val="001723BC"/>
    <w:rsid w:val="001724F8"/>
    <w:rsid w:val="0017297B"/>
    <w:rsid w:val="00172B05"/>
    <w:rsid w:val="001731A1"/>
    <w:rsid w:val="0017340D"/>
    <w:rsid w:val="00173904"/>
    <w:rsid w:val="0017433B"/>
    <w:rsid w:val="001746ED"/>
    <w:rsid w:val="0017474A"/>
    <w:rsid w:val="00174782"/>
    <w:rsid w:val="00174AD0"/>
    <w:rsid w:val="00174D99"/>
    <w:rsid w:val="001751CC"/>
    <w:rsid w:val="001751DC"/>
    <w:rsid w:val="001761C7"/>
    <w:rsid w:val="0017679F"/>
    <w:rsid w:val="0017683E"/>
    <w:rsid w:val="0017689D"/>
    <w:rsid w:val="00177383"/>
    <w:rsid w:val="001802B2"/>
    <w:rsid w:val="001805B0"/>
    <w:rsid w:val="00180862"/>
    <w:rsid w:val="00180EFB"/>
    <w:rsid w:val="00180F77"/>
    <w:rsid w:val="0018114B"/>
    <w:rsid w:val="00181463"/>
    <w:rsid w:val="001814B1"/>
    <w:rsid w:val="001819B4"/>
    <w:rsid w:val="001819F0"/>
    <w:rsid w:val="00181C04"/>
    <w:rsid w:val="00181E1F"/>
    <w:rsid w:val="0018239F"/>
    <w:rsid w:val="00182965"/>
    <w:rsid w:val="001829B8"/>
    <w:rsid w:val="00182CCA"/>
    <w:rsid w:val="001836AB"/>
    <w:rsid w:val="00183C34"/>
    <w:rsid w:val="00183C50"/>
    <w:rsid w:val="001840C4"/>
    <w:rsid w:val="0018470F"/>
    <w:rsid w:val="001847CF"/>
    <w:rsid w:val="00184A25"/>
    <w:rsid w:val="00184A5C"/>
    <w:rsid w:val="00184C47"/>
    <w:rsid w:val="00185392"/>
    <w:rsid w:val="001853E4"/>
    <w:rsid w:val="001856A5"/>
    <w:rsid w:val="00185A42"/>
    <w:rsid w:val="00185A4B"/>
    <w:rsid w:val="001860BE"/>
    <w:rsid w:val="00186343"/>
    <w:rsid w:val="001867A8"/>
    <w:rsid w:val="00186945"/>
    <w:rsid w:val="00186BA5"/>
    <w:rsid w:val="00186CBD"/>
    <w:rsid w:val="0018755C"/>
    <w:rsid w:val="00187779"/>
    <w:rsid w:val="00187B9C"/>
    <w:rsid w:val="00187F3E"/>
    <w:rsid w:val="00190191"/>
    <w:rsid w:val="001902B3"/>
    <w:rsid w:val="0019031E"/>
    <w:rsid w:val="0019052A"/>
    <w:rsid w:val="00190644"/>
    <w:rsid w:val="00190A78"/>
    <w:rsid w:val="00190A99"/>
    <w:rsid w:val="00190BD1"/>
    <w:rsid w:val="001918C5"/>
    <w:rsid w:val="001918E0"/>
    <w:rsid w:val="00191BB3"/>
    <w:rsid w:val="0019215E"/>
    <w:rsid w:val="00192244"/>
    <w:rsid w:val="00193409"/>
    <w:rsid w:val="00193CB1"/>
    <w:rsid w:val="00193D71"/>
    <w:rsid w:val="00193FCB"/>
    <w:rsid w:val="00194206"/>
    <w:rsid w:val="00194A9F"/>
    <w:rsid w:val="00194BC2"/>
    <w:rsid w:val="00194FAE"/>
    <w:rsid w:val="001954F5"/>
    <w:rsid w:val="00195DAC"/>
    <w:rsid w:val="00196963"/>
    <w:rsid w:val="0019708E"/>
    <w:rsid w:val="00197638"/>
    <w:rsid w:val="001977E3"/>
    <w:rsid w:val="00197E81"/>
    <w:rsid w:val="00197FC4"/>
    <w:rsid w:val="001A0205"/>
    <w:rsid w:val="001A09E5"/>
    <w:rsid w:val="001A0DB0"/>
    <w:rsid w:val="001A0F08"/>
    <w:rsid w:val="001A1478"/>
    <w:rsid w:val="001A1584"/>
    <w:rsid w:val="001A16B2"/>
    <w:rsid w:val="001A1A87"/>
    <w:rsid w:val="001A1CB4"/>
    <w:rsid w:val="001A1D2A"/>
    <w:rsid w:val="001A2553"/>
    <w:rsid w:val="001A279D"/>
    <w:rsid w:val="001A3269"/>
    <w:rsid w:val="001A3877"/>
    <w:rsid w:val="001A3E21"/>
    <w:rsid w:val="001A3EAB"/>
    <w:rsid w:val="001A4123"/>
    <w:rsid w:val="001A41EC"/>
    <w:rsid w:val="001A42AC"/>
    <w:rsid w:val="001A506A"/>
    <w:rsid w:val="001A513C"/>
    <w:rsid w:val="001A55FE"/>
    <w:rsid w:val="001A5E4E"/>
    <w:rsid w:val="001A623E"/>
    <w:rsid w:val="001A6419"/>
    <w:rsid w:val="001A6437"/>
    <w:rsid w:val="001A6972"/>
    <w:rsid w:val="001A6AFC"/>
    <w:rsid w:val="001A7038"/>
    <w:rsid w:val="001A72CC"/>
    <w:rsid w:val="001A78E2"/>
    <w:rsid w:val="001A7ABE"/>
    <w:rsid w:val="001A7FAF"/>
    <w:rsid w:val="001B032D"/>
    <w:rsid w:val="001B035F"/>
    <w:rsid w:val="001B0714"/>
    <w:rsid w:val="001B07BB"/>
    <w:rsid w:val="001B0E33"/>
    <w:rsid w:val="001B106B"/>
    <w:rsid w:val="001B1303"/>
    <w:rsid w:val="001B189D"/>
    <w:rsid w:val="001B1A25"/>
    <w:rsid w:val="001B1BC2"/>
    <w:rsid w:val="001B20AE"/>
    <w:rsid w:val="001B2151"/>
    <w:rsid w:val="001B2469"/>
    <w:rsid w:val="001B249D"/>
    <w:rsid w:val="001B24FD"/>
    <w:rsid w:val="001B2A75"/>
    <w:rsid w:val="001B2D4A"/>
    <w:rsid w:val="001B2E69"/>
    <w:rsid w:val="001B2ED5"/>
    <w:rsid w:val="001B328A"/>
    <w:rsid w:val="001B33C1"/>
    <w:rsid w:val="001B3A6D"/>
    <w:rsid w:val="001B401F"/>
    <w:rsid w:val="001B4562"/>
    <w:rsid w:val="001B4745"/>
    <w:rsid w:val="001B4811"/>
    <w:rsid w:val="001B4A17"/>
    <w:rsid w:val="001B4BE4"/>
    <w:rsid w:val="001B4D35"/>
    <w:rsid w:val="001B6760"/>
    <w:rsid w:val="001B6938"/>
    <w:rsid w:val="001B70B2"/>
    <w:rsid w:val="001B7CB2"/>
    <w:rsid w:val="001B7D43"/>
    <w:rsid w:val="001B7F6B"/>
    <w:rsid w:val="001C0A4C"/>
    <w:rsid w:val="001C0A79"/>
    <w:rsid w:val="001C0C30"/>
    <w:rsid w:val="001C13D1"/>
    <w:rsid w:val="001C13FC"/>
    <w:rsid w:val="001C1A26"/>
    <w:rsid w:val="001C1EDC"/>
    <w:rsid w:val="001C24FB"/>
    <w:rsid w:val="001C2948"/>
    <w:rsid w:val="001C29C7"/>
    <w:rsid w:val="001C2BA3"/>
    <w:rsid w:val="001C2CD5"/>
    <w:rsid w:val="001C2E54"/>
    <w:rsid w:val="001C3364"/>
    <w:rsid w:val="001C3699"/>
    <w:rsid w:val="001C3B17"/>
    <w:rsid w:val="001C3C07"/>
    <w:rsid w:val="001C3ED0"/>
    <w:rsid w:val="001C4235"/>
    <w:rsid w:val="001C4C43"/>
    <w:rsid w:val="001C4E62"/>
    <w:rsid w:val="001C516E"/>
    <w:rsid w:val="001C540B"/>
    <w:rsid w:val="001C55BA"/>
    <w:rsid w:val="001C5B68"/>
    <w:rsid w:val="001C64FE"/>
    <w:rsid w:val="001C6ABB"/>
    <w:rsid w:val="001C6BDF"/>
    <w:rsid w:val="001C6BEE"/>
    <w:rsid w:val="001C6CCF"/>
    <w:rsid w:val="001C72E2"/>
    <w:rsid w:val="001C7479"/>
    <w:rsid w:val="001C7865"/>
    <w:rsid w:val="001C7C1C"/>
    <w:rsid w:val="001C7D45"/>
    <w:rsid w:val="001D002D"/>
    <w:rsid w:val="001D015D"/>
    <w:rsid w:val="001D04DC"/>
    <w:rsid w:val="001D0669"/>
    <w:rsid w:val="001D06A3"/>
    <w:rsid w:val="001D0F38"/>
    <w:rsid w:val="001D18FA"/>
    <w:rsid w:val="001D1977"/>
    <w:rsid w:val="001D1A5D"/>
    <w:rsid w:val="001D1C4B"/>
    <w:rsid w:val="001D1D49"/>
    <w:rsid w:val="001D2064"/>
    <w:rsid w:val="001D22F3"/>
    <w:rsid w:val="001D24C7"/>
    <w:rsid w:val="001D28EE"/>
    <w:rsid w:val="001D2CB4"/>
    <w:rsid w:val="001D2ED4"/>
    <w:rsid w:val="001D30AB"/>
    <w:rsid w:val="001D3155"/>
    <w:rsid w:val="001D33F3"/>
    <w:rsid w:val="001D3E05"/>
    <w:rsid w:val="001D3E88"/>
    <w:rsid w:val="001D5022"/>
    <w:rsid w:val="001D5300"/>
    <w:rsid w:val="001D5CCF"/>
    <w:rsid w:val="001D60C6"/>
    <w:rsid w:val="001D6115"/>
    <w:rsid w:val="001D62ED"/>
    <w:rsid w:val="001D6373"/>
    <w:rsid w:val="001D643B"/>
    <w:rsid w:val="001D66CC"/>
    <w:rsid w:val="001D7088"/>
    <w:rsid w:val="001D743C"/>
    <w:rsid w:val="001D75E2"/>
    <w:rsid w:val="001D7C09"/>
    <w:rsid w:val="001D7ECD"/>
    <w:rsid w:val="001E01EA"/>
    <w:rsid w:val="001E0260"/>
    <w:rsid w:val="001E0753"/>
    <w:rsid w:val="001E07B1"/>
    <w:rsid w:val="001E0A28"/>
    <w:rsid w:val="001E0CB1"/>
    <w:rsid w:val="001E0E24"/>
    <w:rsid w:val="001E0E7C"/>
    <w:rsid w:val="001E134E"/>
    <w:rsid w:val="001E1DA7"/>
    <w:rsid w:val="001E1DDC"/>
    <w:rsid w:val="001E1F41"/>
    <w:rsid w:val="001E2243"/>
    <w:rsid w:val="001E2562"/>
    <w:rsid w:val="001E29C7"/>
    <w:rsid w:val="001E2CC9"/>
    <w:rsid w:val="001E3007"/>
    <w:rsid w:val="001E3CE0"/>
    <w:rsid w:val="001E3DB9"/>
    <w:rsid w:val="001E4B13"/>
    <w:rsid w:val="001E4F18"/>
    <w:rsid w:val="001E55DB"/>
    <w:rsid w:val="001E5786"/>
    <w:rsid w:val="001E5883"/>
    <w:rsid w:val="001E5CD1"/>
    <w:rsid w:val="001E6075"/>
    <w:rsid w:val="001E623A"/>
    <w:rsid w:val="001E69B2"/>
    <w:rsid w:val="001E6E3E"/>
    <w:rsid w:val="001E6F40"/>
    <w:rsid w:val="001E6FF3"/>
    <w:rsid w:val="001E7EA1"/>
    <w:rsid w:val="001F0023"/>
    <w:rsid w:val="001F047E"/>
    <w:rsid w:val="001F13ED"/>
    <w:rsid w:val="001F14AD"/>
    <w:rsid w:val="001F14FD"/>
    <w:rsid w:val="001F1658"/>
    <w:rsid w:val="001F1B7B"/>
    <w:rsid w:val="001F1CAC"/>
    <w:rsid w:val="001F2122"/>
    <w:rsid w:val="001F238E"/>
    <w:rsid w:val="001F24B0"/>
    <w:rsid w:val="001F25DB"/>
    <w:rsid w:val="001F2A6B"/>
    <w:rsid w:val="001F2D49"/>
    <w:rsid w:val="001F3405"/>
    <w:rsid w:val="001F4335"/>
    <w:rsid w:val="001F4F4F"/>
    <w:rsid w:val="001F5346"/>
    <w:rsid w:val="001F5B99"/>
    <w:rsid w:val="001F5EB9"/>
    <w:rsid w:val="001F6709"/>
    <w:rsid w:val="001F6984"/>
    <w:rsid w:val="001F69B4"/>
    <w:rsid w:val="001F6E7E"/>
    <w:rsid w:val="001F7221"/>
    <w:rsid w:val="001F73F3"/>
    <w:rsid w:val="001F7B8D"/>
    <w:rsid w:val="001F7F40"/>
    <w:rsid w:val="0020043F"/>
    <w:rsid w:val="00200631"/>
    <w:rsid w:val="0020120E"/>
    <w:rsid w:val="0020126E"/>
    <w:rsid w:val="002012A6"/>
    <w:rsid w:val="0020139F"/>
    <w:rsid w:val="002017D4"/>
    <w:rsid w:val="00201A72"/>
    <w:rsid w:val="0020224B"/>
    <w:rsid w:val="0020227A"/>
    <w:rsid w:val="002024F9"/>
    <w:rsid w:val="002025DE"/>
    <w:rsid w:val="00202654"/>
    <w:rsid w:val="002026F0"/>
    <w:rsid w:val="0020284B"/>
    <w:rsid w:val="00202AD3"/>
    <w:rsid w:val="00203688"/>
    <w:rsid w:val="0020388F"/>
    <w:rsid w:val="002038AF"/>
    <w:rsid w:val="00203B88"/>
    <w:rsid w:val="0020438A"/>
    <w:rsid w:val="002045FE"/>
    <w:rsid w:val="00204B19"/>
    <w:rsid w:val="00204CD8"/>
    <w:rsid w:val="00204D2D"/>
    <w:rsid w:val="00205182"/>
    <w:rsid w:val="002056DE"/>
    <w:rsid w:val="00205857"/>
    <w:rsid w:val="002059CE"/>
    <w:rsid w:val="00205ADA"/>
    <w:rsid w:val="00205B59"/>
    <w:rsid w:val="00205CD2"/>
    <w:rsid w:val="00205E36"/>
    <w:rsid w:val="00205EC7"/>
    <w:rsid w:val="00205F67"/>
    <w:rsid w:val="0020604C"/>
    <w:rsid w:val="002065EF"/>
    <w:rsid w:val="002068FA"/>
    <w:rsid w:val="00207254"/>
    <w:rsid w:val="00207363"/>
    <w:rsid w:val="0020776B"/>
    <w:rsid w:val="00207832"/>
    <w:rsid w:val="00207BC4"/>
    <w:rsid w:val="002104C7"/>
    <w:rsid w:val="0021050D"/>
    <w:rsid w:val="00210A7C"/>
    <w:rsid w:val="00210B06"/>
    <w:rsid w:val="002111F2"/>
    <w:rsid w:val="00211632"/>
    <w:rsid w:val="002117C9"/>
    <w:rsid w:val="00211A4A"/>
    <w:rsid w:val="00212A23"/>
    <w:rsid w:val="00212DCF"/>
    <w:rsid w:val="00213308"/>
    <w:rsid w:val="002135A8"/>
    <w:rsid w:val="002138B2"/>
    <w:rsid w:val="00213E6C"/>
    <w:rsid w:val="00213F93"/>
    <w:rsid w:val="0021414A"/>
    <w:rsid w:val="00214570"/>
    <w:rsid w:val="002148C8"/>
    <w:rsid w:val="00215692"/>
    <w:rsid w:val="0021579A"/>
    <w:rsid w:val="00215AD4"/>
    <w:rsid w:val="00215CEE"/>
    <w:rsid w:val="0021600E"/>
    <w:rsid w:val="0021615D"/>
    <w:rsid w:val="002161B5"/>
    <w:rsid w:val="00216B74"/>
    <w:rsid w:val="00216C32"/>
    <w:rsid w:val="0021707C"/>
    <w:rsid w:val="0021765B"/>
    <w:rsid w:val="0021776F"/>
    <w:rsid w:val="002179F6"/>
    <w:rsid w:val="002200CA"/>
    <w:rsid w:val="00220511"/>
    <w:rsid w:val="00220A9C"/>
    <w:rsid w:val="002215D8"/>
    <w:rsid w:val="002215DC"/>
    <w:rsid w:val="00221607"/>
    <w:rsid w:val="00221856"/>
    <w:rsid w:val="00221994"/>
    <w:rsid w:val="0022199B"/>
    <w:rsid w:val="00221A41"/>
    <w:rsid w:val="00221A47"/>
    <w:rsid w:val="002220E5"/>
    <w:rsid w:val="0022247C"/>
    <w:rsid w:val="00222635"/>
    <w:rsid w:val="002228C1"/>
    <w:rsid w:val="00222E5D"/>
    <w:rsid w:val="00222ED7"/>
    <w:rsid w:val="00222EF5"/>
    <w:rsid w:val="00222FEB"/>
    <w:rsid w:val="002233CB"/>
    <w:rsid w:val="0022387E"/>
    <w:rsid w:val="00223A8A"/>
    <w:rsid w:val="00223B86"/>
    <w:rsid w:val="00223D4F"/>
    <w:rsid w:val="00224276"/>
    <w:rsid w:val="002244A3"/>
    <w:rsid w:val="002249BF"/>
    <w:rsid w:val="00224A55"/>
    <w:rsid w:val="00224ABE"/>
    <w:rsid w:val="0022508B"/>
    <w:rsid w:val="00225109"/>
    <w:rsid w:val="00225591"/>
    <w:rsid w:val="0022570B"/>
    <w:rsid w:val="00225E4D"/>
    <w:rsid w:val="00226127"/>
    <w:rsid w:val="00226F5D"/>
    <w:rsid w:val="0023002E"/>
    <w:rsid w:val="002301C7"/>
    <w:rsid w:val="00230268"/>
    <w:rsid w:val="0023027C"/>
    <w:rsid w:val="00230A4D"/>
    <w:rsid w:val="00230E3C"/>
    <w:rsid w:val="00230E6A"/>
    <w:rsid w:val="00230F4C"/>
    <w:rsid w:val="00230F5D"/>
    <w:rsid w:val="002316F1"/>
    <w:rsid w:val="0023174F"/>
    <w:rsid w:val="00231807"/>
    <w:rsid w:val="00231B5D"/>
    <w:rsid w:val="00231DB0"/>
    <w:rsid w:val="00232015"/>
    <w:rsid w:val="00232982"/>
    <w:rsid w:val="00232E3F"/>
    <w:rsid w:val="00233000"/>
    <w:rsid w:val="0023353F"/>
    <w:rsid w:val="0023367E"/>
    <w:rsid w:val="00233BBD"/>
    <w:rsid w:val="00233BC4"/>
    <w:rsid w:val="00233C05"/>
    <w:rsid w:val="00233D85"/>
    <w:rsid w:val="00233EEF"/>
    <w:rsid w:val="0023439A"/>
    <w:rsid w:val="00235647"/>
    <w:rsid w:val="002356B5"/>
    <w:rsid w:val="002356B6"/>
    <w:rsid w:val="00235A64"/>
    <w:rsid w:val="00235B3E"/>
    <w:rsid w:val="002368BA"/>
    <w:rsid w:val="00236959"/>
    <w:rsid w:val="00236A11"/>
    <w:rsid w:val="00236B4D"/>
    <w:rsid w:val="00236B78"/>
    <w:rsid w:val="0023710A"/>
    <w:rsid w:val="00237512"/>
    <w:rsid w:val="00237A6F"/>
    <w:rsid w:val="00237AF6"/>
    <w:rsid w:val="00237C2F"/>
    <w:rsid w:val="002400C5"/>
    <w:rsid w:val="00240A0B"/>
    <w:rsid w:val="00240A51"/>
    <w:rsid w:val="00240DFA"/>
    <w:rsid w:val="0024112F"/>
    <w:rsid w:val="002416BB"/>
    <w:rsid w:val="00241973"/>
    <w:rsid w:val="00241B31"/>
    <w:rsid w:val="00241E58"/>
    <w:rsid w:val="00241E9E"/>
    <w:rsid w:val="002423ED"/>
    <w:rsid w:val="002424C5"/>
    <w:rsid w:val="00242923"/>
    <w:rsid w:val="00242CA8"/>
    <w:rsid w:val="00242CB5"/>
    <w:rsid w:val="00242ECB"/>
    <w:rsid w:val="002438CF"/>
    <w:rsid w:val="00243B6F"/>
    <w:rsid w:val="00243D9A"/>
    <w:rsid w:val="0024404A"/>
    <w:rsid w:val="00244146"/>
    <w:rsid w:val="002443B2"/>
    <w:rsid w:val="00244729"/>
    <w:rsid w:val="00244BDD"/>
    <w:rsid w:val="00245678"/>
    <w:rsid w:val="00245A1E"/>
    <w:rsid w:val="00245E4E"/>
    <w:rsid w:val="002462A5"/>
    <w:rsid w:val="002462DA"/>
    <w:rsid w:val="002466B3"/>
    <w:rsid w:val="002467E1"/>
    <w:rsid w:val="00246D07"/>
    <w:rsid w:val="00246E90"/>
    <w:rsid w:val="00247223"/>
    <w:rsid w:val="00247519"/>
    <w:rsid w:val="0024788A"/>
    <w:rsid w:val="002478DC"/>
    <w:rsid w:val="00247A45"/>
    <w:rsid w:val="00247A4A"/>
    <w:rsid w:val="00247A50"/>
    <w:rsid w:val="00247D5A"/>
    <w:rsid w:val="00247FE2"/>
    <w:rsid w:val="00250811"/>
    <w:rsid w:val="00250A11"/>
    <w:rsid w:val="00250B28"/>
    <w:rsid w:val="002516D9"/>
    <w:rsid w:val="00251890"/>
    <w:rsid w:val="00252156"/>
    <w:rsid w:val="002526A2"/>
    <w:rsid w:val="00253F16"/>
    <w:rsid w:val="002543DD"/>
    <w:rsid w:val="002546CA"/>
    <w:rsid w:val="002547D7"/>
    <w:rsid w:val="002551F2"/>
    <w:rsid w:val="00255BED"/>
    <w:rsid w:val="00255CD9"/>
    <w:rsid w:val="00255F2A"/>
    <w:rsid w:val="00256476"/>
    <w:rsid w:val="002574FE"/>
    <w:rsid w:val="0026006B"/>
    <w:rsid w:val="002609FA"/>
    <w:rsid w:val="00260E75"/>
    <w:rsid w:val="002610A6"/>
    <w:rsid w:val="002610D4"/>
    <w:rsid w:val="00261C36"/>
    <w:rsid w:val="00261E3E"/>
    <w:rsid w:val="00262509"/>
    <w:rsid w:val="0026258B"/>
    <w:rsid w:val="00262E9C"/>
    <w:rsid w:val="00263485"/>
    <w:rsid w:val="00263D15"/>
    <w:rsid w:val="00263F86"/>
    <w:rsid w:val="00263FD7"/>
    <w:rsid w:val="002646ED"/>
    <w:rsid w:val="00264D54"/>
    <w:rsid w:val="002658DB"/>
    <w:rsid w:val="00265A67"/>
    <w:rsid w:val="00265C5A"/>
    <w:rsid w:val="00265CF5"/>
    <w:rsid w:val="0026656C"/>
    <w:rsid w:val="0026663A"/>
    <w:rsid w:val="00266CC8"/>
    <w:rsid w:val="00266D05"/>
    <w:rsid w:val="0026702F"/>
    <w:rsid w:val="00267250"/>
    <w:rsid w:val="0027008C"/>
    <w:rsid w:val="00270142"/>
    <w:rsid w:val="00270F4C"/>
    <w:rsid w:val="002712A4"/>
    <w:rsid w:val="002713FC"/>
    <w:rsid w:val="00271AE7"/>
    <w:rsid w:val="00271B29"/>
    <w:rsid w:val="0027288F"/>
    <w:rsid w:val="0027290A"/>
    <w:rsid w:val="00273044"/>
    <w:rsid w:val="00273068"/>
    <w:rsid w:val="00273408"/>
    <w:rsid w:val="0027388D"/>
    <w:rsid w:val="00273BC0"/>
    <w:rsid w:val="00273BD2"/>
    <w:rsid w:val="00273E58"/>
    <w:rsid w:val="002742C4"/>
    <w:rsid w:val="00274372"/>
    <w:rsid w:val="0027440C"/>
    <w:rsid w:val="00274805"/>
    <w:rsid w:val="00274872"/>
    <w:rsid w:val="00274935"/>
    <w:rsid w:val="00274992"/>
    <w:rsid w:val="00274B5F"/>
    <w:rsid w:val="00274DE5"/>
    <w:rsid w:val="00274FD9"/>
    <w:rsid w:val="00275462"/>
    <w:rsid w:val="00275949"/>
    <w:rsid w:val="002759BF"/>
    <w:rsid w:val="00275CF0"/>
    <w:rsid w:val="00275F04"/>
    <w:rsid w:val="002763DF"/>
    <w:rsid w:val="002767B0"/>
    <w:rsid w:val="00276911"/>
    <w:rsid w:val="00276B70"/>
    <w:rsid w:val="002771DD"/>
    <w:rsid w:val="002775EB"/>
    <w:rsid w:val="00277692"/>
    <w:rsid w:val="00277912"/>
    <w:rsid w:val="00277EED"/>
    <w:rsid w:val="00280434"/>
    <w:rsid w:val="00280C20"/>
    <w:rsid w:val="00280C33"/>
    <w:rsid w:val="002813D1"/>
    <w:rsid w:val="00281DE8"/>
    <w:rsid w:val="00281FE3"/>
    <w:rsid w:val="002825AC"/>
    <w:rsid w:val="00282CCA"/>
    <w:rsid w:val="00282CE6"/>
    <w:rsid w:val="00282D3D"/>
    <w:rsid w:val="00282DE6"/>
    <w:rsid w:val="00282EE9"/>
    <w:rsid w:val="00283121"/>
    <w:rsid w:val="0028355F"/>
    <w:rsid w:val="002839D7"/>
    <w:rsid w:val="002851D0"/>
    <w:rsid w:val="00285513"/>
    <w:rsid w:val="0028568D"/>
    <w:rsid w:val="002856FE"/>
    <w:rsid w:val="0028598F"/>
    <w:rsid w:val="00285E1E"/>
    <w:rsid w:val="00285FDB"/>
    <w:rsid w:val="002861F6"/>
    <w:rsid w:val="0028645D"/>
    <w:rsid w:val="002865C7"/>
    <w:rsid w:val="00286A99"/>
    <w:rsid w:val="00286F5F"/>
    <w:rsid w:val="00287553"/>
    <w:rsid w:val="002875CA"/>
    <w:rsid w:val="00287614"/>
    <w:rsid w:val="00287EE4"/>
    <w:rsid w:val="00290CBF"/>
    <w:rsid w:val="00290D0A"/>
    <w:rsid w:val="00291060"/>
    <w:rsid w:val="002921CB"/>
    <w:rsid w:val="002926C1"/>
    <w:rsid w:val="002930A3"/>
    <w:rsid w:val="00293922"/>
    <w:rsid w:val="00293B32"/>
    <w:rsid w:val="002940BE"/>
    <w:rsid w:val="00294C73"/>
    <w:rsid w:val="00295273"/>
    <w:rsid w:val="00295C2D"/>
    <w:rsid w:val="00295E7C"/>
    <w:rsid w:val="002963F0"/>
    <w:rsid w:val="002964B2"/>
    <w:rsid w:val="00296614"/>
    <w:rsid w:val="00296FA9"/>
    <w:rsid w:val="002970E9"/>
    <w:rsid w:val="0029753F"/>
    <w:rsid w:val="0029786C"/>
    <w:rsid w:val="002978DA"/>
    <w:rsid w:val="00297A60"/>
    <w:rsid w:val="00297D87"/>
    <w:rsid w:val="002A0147"/>
    <w:rsid w:val="002A0868"/>
    <w:rsid w:val="002A0D72"/>
    <w:rsid w:val="002A0F2E"/>
    <w:rsid w:val="002A0F67"/>
    <w:rsid w:val="002A0FAC"/>
    <w:rsid w:val="002A10DF"/>
    <w:rsid w:val="002A1201"/>
    <w:rsid w:val="002A17A1"/>
    <w:rsid w:val="002A17CA"/>
    <w:rsid w:val="002A1832"/>
    <w:rsid w:val="002A19FA"/>
    <w:rsid w:val="002A1F18"/>
    <w:rsid w:val="002A2872"/>
    <w:rsid w:val="002A2A3C"/>
    <w:rsid w:val="002A2CEC"/>
    <w:rsid w:val="002A2E76"/>
    <w:rsid w:val="002A3493"/>
    <w:rsid w:val="002A3579"/>
    <w:rsid w:val="002A365C"/>
    <w:rsid w:val="002A37A3"/>
    <w:rsid w:val="002A393C"/>
    <w:rsid w:val="002A401C"/>
    <w:rsid w:val="002A44E0"/>
    <w:rsid w:val="002A4545"/>
    <w:rsid w:val="002A4F6D"/>
    <w:rsid w:val="002A5058"/>
    <w:rsid w:val="002A5248"/>
    <w:rsid w:val="002A55D9"/>
    <w:rsid w:val="002A575B"/>
    <w:rsid w:val="002A57B9"/>
    <w:rsid w:val="002A5EEE"/>
    <w:rsid w:val="002A6A73"/>
    <w:rsid w:val="002A79F5"/>
    <w:rsid w:val="002B02BE"/>
    <w:rsid w:val="002B03DD"/>
    <w:rsid w:val="002B040F"/>
    <w:rsid w:val="002B0479"/>
    <w:rsid w:val="002B059D"/>
    <w:rsid w:val="002B07F1"/>
    <w:rsid w:val="002B12DA"/>
    <w:rsid w:val="002B1504"/>
    <w:rsid w:val="002B1A1D"/>
    <w:rsid w:val="002B1BE7"/>
    <w:rsid w:val="002B1FD6"/>
    <w:rsid w:val="002B2842"/>
    <w:rsid w:val="002B2B09"/>
    <w:rsid w:val="002B2F20"/>
    <w:rsid w:val="002B31D6"/>
    <w:rsid w:val="002B31F4"/>
    <w:rsid w:val="002B33EA"/>
    <w:rsid w:val="002B3589"/>
    <w:rsid w:val="002B35DE"/>
    <w:rsid w:val="002B3B94"/>
    <w:rsid w:val="002B42F5"/>
    <w:rsid w:val="002B502B"/>
    <w:rsid w:val="002B5600"/>
    <w:rsid w:val="002B5E10"/>
    <w:rsid w:val="002B5F60"/>
    <w:rsid w:val="002B6480"/>
    <w:rsid w:val="002B6481"/>
    <w:rsid w:val="002B694B"/>
    <w:rsid w:val="002B6BC9"/>
    <w:rsid w:val="002B6CAF"/>
    <w:rsid w:val="002B7027"/>
    <w:rsid w:val="002B71A9"/>
    <w:rsid w:val="002B7206"/>
    <w:rsid w:val="002B7338"/>
    <w:rsid w:val="002B756C"/>
    <w:rsid w:val="002B7721"/>
    <w:rsid w:val="002B7E03"/>
    <w:rsid w:val="002C04D9"/>
    <w:rsid w:val="002C09F0"/>
    <w:rsid w:val="002C106F"/>
    <w:rsid w:val="002C181F"/>
    <w:rsid w:val="002C1FFB"/>
    <w:rsid w:val="002C2299"/>
    <w:rsid w:val="002C2386"/>
    <w:rsid w:val="002C23DB"/>
    <w:rsid w:val="002C23FF"/>
    <w:rsid w:val="002C27D1"/>
    <w:rsid w:val="002C28F6"/>
    <w:rsid w:val="002C2A98"/>
    <w:rsid w:val="002C331F"/>
    <w:rsid w:val="002C3447"/>
    <w:rsid w:val="002C34B2"/>
    <w:rsid w:val="002C397D"/>
    <w:rsid w:val="002C3BB4"/>
    <w:rsid w:val="002C4167"/>
    <w:rsid w:val="002C4B28"/>
    <w:rsid w:val="002C4FFD"/>
    <w:rsid w:val="002C5338"/>
    <w:rsid w:val="002C5386"/>
    <w:rsid w:val="002C59FE"/>
    <w:rsid w:val="002C5C20"/>
    <w:rsid w:val="002C6484"/>
    <w:rsid w:val="002C6574"/>
    <w:rsid w:val="002C6C9F"/>
    <w:rsid w:val="002C6DB2"/>
    <w:rsid w:val="002C76CB"/>
    <w:rsid w:val="002C77C6"/>
    <w:rsid w:val="002D079A"/>
    <w:rsid w:val="002D134F"/>
    <w:rsid w:val="002D14A4"/>
    <w:rsid w:val="002D15F0"/>
    <w:rsid w:val="002D1A03"/>
    <w:rsid w:val="002D1A7B"/>
    <w:rsid w:val="002D1ABC"/>
    <w:rsid w:val="002D1E30"/>
    <w:rsid w:val="002D2856"/>
    <w:rsid w:val="002D28CE"/>
    <w:rsid w:val="002D2AAC"/>
    <w:rsid w:val="002D2C1B"/>
    <w:rsid w:val="002D357B"/>
    <w:rsid w:val="002D362F"/>
    <w:rsid w:val="002D391F"/>
    <w:rsid w:val="002D3F95"/>
    <w:rsid w:val="002D45A6"/>
    <w:rsid w:val="002D4F25"/>
    <w:rsid w:val="002D4F81"/>
    <w:rsid w:val="002D4F97"/>
    <w:rsid w:val="002D50FB"/>
    <w:rsid w:val="002D511F"/>
    <w:rsid w:val="002D589B"/>
    <w:rsid w:val="002D600E"/>
    <w:rsid w:val="002D65B4"/>
    <w:rsid w:val="002D6833"/>
    <w:rsid w:val="002D690A"/>
    <w:rsid w:val="002D6BD1"/>
    <w:rsid w:val="002D704B"/>
    <w:rsid w:val="002D746B"/>
    <w:rsid w:val="002D77F1"/>
    <w:rsid w:val="002D7C79"/>
    <w:rsid w:val="002E03D2"/>
    <w:rsid w:val="002E0B53"/>
    <w:rsid w:val="002E0EF9"/>
    <w:rsid w:val="002E156C"/>
    <w:rsid w:val="002E1A42"/>
    <w:rsid w:val="002E231B"/>
    <w:rsid w:val="002E2584"/>
    <w:rsid w:val="002E2845"/>
    <w:rsid w:val="002E2DF8"/>
    <w:rsid w:val="002E312F"/>
    <w:rsid w:val="002E33AE"/>
    <w:rsid w:val="002E34CD"/>
    <w:rsid w:val="002E37BE"/>
    <w:rsid w:val="002E3B6C"/>
    <w:rsid w:val="002E45A5"/>
    <w:rsid w:val="002E47F1"/>
    <w:rsid w:val="002E4B20"/>
    <w:rsid w:val="002E4DB6"/>
    <w:rsid w:val="002E4F32"/>
    <w:rsid w:val="002E5051"/>
    <w:rsid w:val="002E509C"/>
    <w:rsid w:val="002E5113"/>
    <w:rsid w:val="002E5323"/>
    <w:rsid w:val="002E5879"/>
    <w:rsid w:val="002E5916"/>
    <w:rsid w:val="002E5A7A"/>
    <w:rsid w:val="002E5D53"/>
    <w:rsid w:val="002E60D3"/>
    <w:rsid w:val="002E726D"/>
    <w:rsid w:val="002E72D1"/>
    <w:rsid w:val="002E72FC"/>
    <w:rsid w:val="002E7B31"/>
    <w:rsid w:val="002E7ECD"/>
    <w:rsid w:val="002F045C"/>
    <w:rsid w:val="002F080E"/>
    <w:rsid w:val="002F0CF3"/>
    <w:rsid w:val="002F0E08"/>
    <w:rsid w:val="002F0F1F"/>
    <w:rsid w:val="002F1549"/>
    <w:rsid w:val="002F1782"/>
    <w:rsid w:val="002F1B12"/>
    <w:rsid w:val="002F2B55"/>
    <w:rsid w:val="002F2C8A"/>
    <w:rsid w:val="002F2E6C"/>
    <w:rsid w:val="002F3594"/>
    <w:rsid w:val="002F37E5"/>
    <w:rsid w:val="002F3884"/>
    <w:rsid w:val="002F3AE1"/>
    <w:rsid w:val="002F3E8C"/>
    <w:rsid w:val="002F40A0"/>
    <w:rsid w:val="002F44A0"/>
    <w:rsid w:val="002F47C0"/>
    <w:rsid w:val="002F4A52"/>
    <w:rsid w:val="002F4FEC"/>
    <w:rsid w:val="002F50EF"/>
    <w:rsid w:val="002F5178"/>
    <w:rsid w:val="002F524A"/>
    <w:rsid w:val="002F561B"/>
    <w:rsid w:val="002F5836"/>
    <w:rsid w:val="002F5CC1"/>
    <w:rsid w:val="002F5F7D"/>
    <w:rsid w:val="002F61C5"/>
    <w:rsid w:val="002F6281"/>
    <w:rsid w:val="002F63B7"/>
    <w:rsid w:val="002F643F"/>
    <w:rsid w:val="002F6646"/>
    <w:rsid w:val="002F667D"/>
    <w:rsid w:val="002F6750"/>
    <w:rsid w:val="002F67FB"/>
    <w:rsid w:val="002F68D2"/>
    <w:rsid w:val="002F6997"/>
    <w:rsid w:val="002F6E86"/>
    <w:rsid w:val="002F7B98"/>
    <w:rsid w:val="002F7C49"/>
    <w:rsid w:val="0030004B"/>
    <w:rsid w:val="0030057D"/>
    <w:rsid w:val="00300EFB"/>
    <w:rsid w:val="00301FAA"/>
    <w:rsid w:val="00301FAD"/>
    <w:rsid w:val="003021C8"/>
    <w:rsid w:val="0030291B"/>
    <w:rsid w:val="00302D6A"/>
    <w:rsid w:val="00303BE0"/>
    <w:rsid w:val="003047A2"/>
    <w:rsid w:val="00304B24"/>
    <w:rsid w:val="00304BAB"/>
    <w:rsid w:val="00304C4B"/>
    <w:rsid w:val="00304F1D"/>
    <w:rsid w:val="0030511D"/>
    <w:rsid w:val="003051A5"/>
    <w:rsid w:val="003051D3"/>
    <w:rsid w:val="00305304"/>
    <w:rsid w:val="0030596A"/>
    <w:rsid w:val="00305B97"/>
    <w:rsid w:val="00305FEB"/>
    <w:rsid w:val="00306D26"/>
    <w:rsid w:val="00306FAB"/>
    <w:rsid w:val="0030778F"/>
    <w:rsid w:val="00310087"/>
    <w:rsid w:val="003102D2"/>
    <w:rsid w:val="0031061E"/>
    <w:rsid w:val="00310795"/>
    <w:rsid w:val="00310889"/>
    <w:rsid w:val="00311022"/>
    <w:rsid w:val="00311832"/>
    <w:rsid w:val="00312201"/>
    <w:rsid w:val="00312B5A"/>
    <w:rsid w:val="003134FF"/>
    <w:rsid w:val="0031364D"/>
    <w:rsid w:val="00313F64"/>
    <w:rsid w:val="00313FC8"/>
    <w:rsid w:val="0031450B"/>
    <w:rsid w:val="0031507D"/>
    <w:rsid w:val="00315838"/>
    <w:rsid w:val="00315BE1"/>
    <w:rsid w:val="003160D7"/>
    <w:rsid w:val="00316298"/>
    <w:rsid w:val="003162F4"/>
    <w:rsid w:val="003163EF"/>
    <w:rsid w:val="00316400"/>
    <w:rsid w:val="00316583"/>
    <w:rsid w:val="00316A0E"/>
    <w:rsid w:val="00317173"/>
    <w:rsid w:val="00317B1E"/>
    <w:rsid w:val="00317D9B"/>
    <w:rsid w:val="00320585"/>
    <w:rsid w:val="003207BC"/>
    <w:rsid w:val="003214DA"/>
    <w:rsid w:val="003215B5"/>
    <w:rsid w:val="003225CC"/>
    <w:rsid w:val="00322725"/>
    <w:rsid w:val="003227D4"/>
    <w:rsid w:val="003228BD"/>
    <w:rsid w:val="00322E65"/>
    <w:rsid w:val="00322EAE"/>
    <w:rsid w:val="003235EC"/>
    <w:rsid w:val="0032363F"/>
    <w:rsid w:val="00323B76"/>
    <w:rsid w:val="00323E2C"/>
    <w:rsid w:val="00324275"/>
    <w:rsid w:val="00324510"/>
    <w:rsid w:val="003247F1"/>
    <w:rsid w:val="00324E64"/>
    <w:rsid w:val="00325166"/>
    <w:rsid w:val="003251BD"/>
    <w:rsid w:val="0032555E"/>
    <w:rsid w:val="003255FD"/>
    <w:rsid w:val="00325671"/>
    <w:rsid w:val="00326080"/>
    <w:rsid w:val="00326264"/>
    <w:rsid w:val="003263E4"/>
    <w:rsid w:val="00326512"/>
    <w:rsid w:val="0032661B"/>
    <w:rsid w:val="00326912"/>
    <w:rsid w:val="00326DB7"/>
    <w:rsid w:val="0032706C"/>
    <w:rsid w:val="003270D2"/>
    <w:rsid w:val="003272A9"/>
    <w:rsid w:val="00327551"/>
    <w:rsid w:val="003276BB"/>
    <w:rsid w:val="003279D5"/>
    <w:rsid w:val="00327A26"/>
    <w:rsid w:val="003305A2"/>
    <w:rsid w:val="00330B76"/>
    <w:rsid w:val="00330D6A"/>
    <w:rsid w:val="00330D92"/>
    <w:rsid w:val="00330DCA"/>
    <w:rsid w:val="00330E3B"/>
    <w:rsid w:val="00331A75"/>
    <w:rsid w:val="0033203A"/>
    <w:rsid w:val="003325BB"/>
    <w:rsid w:val="00332A5D"/>
    <w:rsid w:val="00332B45"/>
    <w:rsid w:val="00332E84"/>
    <w:rsid w:val="0033330B"/>
    <w:rsid w:val="0033348B"/>
    <w:rsid w:val="00333927"/>
    <w:rsid w:val="00333968"/>
    <w:rsid w:val="00333A5C"/>
    <w:rsid w:val="00333D8B"/>
    <w:rsid w:val="00333DF2"/>
    <w:rsid w:val="0033491E"/>
    <w:rsid w:val="00334991"/>
    <w:rsid w:val="003349E6"/>
    <w:rsid w:val="00334AE5"/>
    <w:rsid w:val="00334D0E"/>
    <w:rsid w:val="00334ED7"/>
    <w:rsid w:val="00335B4E"/>
    <w:rsid w:val="00335B78"/>
    <w:rsid w:val="00335F56"/>
    <w:rsid w:val="00336370"/>
    <w:rsid w:val="00336583"/>
    <w:rsid w:val="00336B97"/>
    <w:rsid w:val="003371EF"/>
    <w:rsid w:val="00337464"/>
    <w:rsid w:val="00337652"/>
    <w:rsid w:val="00337D65"/>
    <w:rsid w:val="00341097"/>
    <w:rsid w:val="0034125F"/>
    <w:rsid w:val="003415E5"/>
    <w:rsid w:val="00341F5D"/>
    <w:rsid w:val="00342214"/>
    <w:rsid w:val="003425D4"/>
    <w:rsid w:val="0034295B"/>
    <w:rsid w:val="00342D68"/>
    <w:rsid w:val="00343194"/>
    <w:rsid w:val="00343387"/>
    <w:rsid w:val="003433B7"/>
    <w:rsid w:val="0034392B"/>
    <w:rsid w:val="0034408A"/>
    <w:rsid w:val="003441E0"/>
    <w:rsid w:val="00344290"/>
    <w:rsid w:val="00344578"/>
    <w:rsid w:val="00344960"/>
    <w:rsid w:val="00344D0A"/>
    <w:rsid w:val="0034532F"/>
    <w:rsid w:val="0034568D"/>
    <w:rsid w:val="00345B6A"/>
    <w:rsid w:val="003467CE"/>
    <w:rsid w:val="00346B6F"/>
    <w:rsid w:val="00346D0F"/>
    <w:rsid w:val="00347084"/>
    <w:rsid w:val="0034723C"/>
    <w:rsid w:val="00347379"/>
    <w:rsid w:val="003476D1"/>
    <w:rsid w:val="00350590"/>
    <w:rsid w:val="003505DC"/>
    <w:rsid w:val="0035064A"/>
    <w:rsid w:val="00350BB7"/>
    <w:rsid w:val="003519BF"/>
    <w:rsid w:val="0035231A"/>
    <w:rsid w:val="003523F1"/>
    <w:rsid w:val="00352855"/>
    <w:rsid w:val="00352972"/>
    <w:rsid w:val="00352CA5"/>
    <w:rsid w:val="00353078"/>
    <w:rsid w:val="00353080"/>
    <w:rsid w:val="00353202"/>
    <w:rsid w:val="00353666"/>
    <w:rsid w:val="003539DC"/>
    <w:rsid w:val="00353D65"/>
    <w:rsid w:val="0035417F"/>
    <w:rsid w:val="00354302"/>
    <w:rsid w:val="00354574"/>
    <w:rsid w:val="00354600"/>
    <w:rsid w:val="003546EE"/>
    <w:rsid w:val="0035472B"/>
    <w:rsid w:val="0035481D"/>
    <w:rsid w:val="00354A00"/>
    <w:rsid w:val="00354A2D"/>
    <w:rsid w:val="00354E76"/>
    <w:rsid w:val="003555C7"/>
    <w:rsid w:val="0035586A"/>
    <w:rsid w:val="00355B3A"/>
    <w:rsid w:val="00355DA4"/>
    <w:rsid w:val="00356448"/>
    <w:rsid w:val="00356A46"/>
    <w:rsid w:val="00356AFC"/>
    <w:rsid w:val="00356B76"/>
    <w:rsid w:val="00356EED"/>
    <w:rsid w:val="00356EF1"/>
    <w:rsid w:val="003573E2"/>
    <w:rsid w:val="00357A2C"/>
    <w:rsid w:val="00357B50"/>
    <w:rsid w:val="003604E2"/>
    <w:rsid w:val="003606C4"/>
    <w:rsid w:val="00360A67"/>
    <w:rsid w:val="00360D63"/>
    <w:rsid w:val="00360FD8"/>
    <w:rsid w:val="00361014"/>
    <w:rsid w:val="00361537"/>
    <w:rsid w:val="00361D9E"/>
    <w:rsid w:val="00361DA4"/>
    <w:rsid w:val="00361EC7"/>
    <w:rsid w:val="003629EA"/>
    <w:rsid w:val="00362C31"/>
    <w:rsid w:val="00362DA6"/>
    <w:rsid w:val="00362E3F"/>
    <w:rsid w:val="00362F4B"/>
    <w:rsid w:val="00362F65"/>
    <w:rsid w:val="0036339B"/>
    <w:rsid w:val="003634BB"/>
    <w:rsid w:val="00363DDC"/>
    <w:rsid w:val="00363EF8"/>
    <w:rsid w:val="00363FDF"/>
    <w:rsid w:val="0036403A"/>
    <w:rsid w:val="0036408B"/>
    <w:rsid w:val="00364AE5"/>
    <w:rsid w:val="00364EBD"/>
    <w:rsid w:val="00364F3C"/>
    <w:rsid w:val="0036525F"/>
    <w:rsid w:val="00365568"/>
    <w:rsid w:val="00365F52"/>
    <w:rsid w:val="00366DF4"/>
    <w:rsid w:val="00366EAC"/>
    <w:rsid w:val="00366ECC"/>
    <w:rsid w:val="00366EFB"/>
    <w:rsid w:val="00367207"/>
    <w:rsid w:val="003679D2"/>
    <w:rsid w:val="00367B3F"/>
    <w:rsid w:val="0037013E"/>
    <w:rsid w:val="00370241"/>
    <w:rsid w:val="0037035E"/>
    <w:rsid w:val="00371A7B"/>
    <w:rsid w:val="00371CC3"/>
    <w:rsid w:val="00371DF5"/>
    <w:rsid w:val="00372300"/>
    <w:rsid w:val="003726CE"/>
    <w:rsid w:val="00372847"/>
    <w:rsid w:val="00372CD9"/>
    <w:rsid w:val="00372FF7"/>
    <w:rsid w:val="003731D1"/>
    <w:rsid w:val="00373434"/>
    <w:rsid w:val="003736CA"/>
    <w:rsid w:val="003738AF"/>
    <w:rsid w:val="00373F3D"/>
    <w:rsid w:val="00374235"/>
    <w:rsid w:val="00375252"/>
    <w:rsid w:val="0037536F"/>
    <w:rsid w:val="0037556C"/>
    <w:rsid w:val="00375B59"/>
    <w:rsid w:val="00375BE1"/>
    <w:rsid w:val="00375CE0"/>
    <w:rsid w:val="00375E83"/>
    <w:rsid w:val="0037605D"/>
    <w:rsid w:val="0037618C"/>
    <w:rsid w:val="003764EF"/>
    <w:rsid w:val="00376F0E"/>
    <w:rsid w:val="00377331"/>
    <w:rsid w:val="00377A3A"/>
    <w:rsid w:val="00377D9E"/>
    <w:rsid w:val="00377F40"/>
    <w:rsid w:val="00380588"/>
    <w:rsid w:val="00380F24"/>
    <w:rsid w:val="00381170"/>
    <w:rsid w:val="00381188"/>
    <w:rsid w:val="00381335"/>
    <w:rsid w:val="003821A7"/>
    <w:rsid w:val="003825B3"/>
    <w:rsid w:val="003826EE"/>
    <w:rsid w:val="00382D62"/>
    <w:rsid w:val="00382E30"/>
    <w:rsid w:val="0038360D"/>
    <w:rsid w:val="003839E6"/>
    <w:rsid w:val="0038411D"/>
    <w:rsid w:val="0038415F"/>
    <w:rsid w:val="003847C3"/>
    <w:rsid w:val="00384BD3"/>
    <w:rsid w:val="00384D1E"/>
    <w:rsid w:val="00384D95"/>
    <w:rsid w:val="00384E83"/>
    <w:rsid w:val="00385185"/>
    <w:rsid w:val="0038554F"/>
    <w:rsid w:val="003858F4"/>
    <w:rsid w:val="003865F7"/>
    <w:rsid w:val="0038683B"/>
    <w:rsid w:val="00386903"/>
    <w:rsid w:val="00386FE5"/>
    <w:rsid w:val="00387264"/>
    <w:rsid w:val="00387696"/>
    <w:rsid w:val="003877DA"/>
    <w:rsid w:val="00390EAA"/>
    <w:rsid w:val="00391041"/>
    <w:rsid w:val="00391846"/>
    <w:rsid w:val="00391B80"/>
    <w:rsid w:val="003924F8"/>
    <w:rsid w:val="00392753"/>
    <w:rsid w:val="0039288C"/>
    <w:rsid w:val="00393861"/>
    <w:rsid w:val="00393FDF"/>
    <w:rsid w:val="003940C2"/>
    <w:rsid w:val="00394295"/>
    <w:rsid w:val="003944B5"/>
    <w:rsid w:val="00394581"/>
    <w:rsid w:val="00394DF7"/>
    <w:rsid w:val="003950F5"/>
    <w:rsid w:val="0039571D"/>
    <w:rsid w:val="00395BC3"/>
    <w:rsid w:val="00395C6D"/>
    <w:rsid w:val="00395E52"/>
    <w:rsid w:val="00396363"/>
    <w:rsid w:val="003976A2"/>
    <w:rsid w:val="00397893"/>
    <w:rsid w:val="00397D10"/>
    <w:rsid w:val="00397DE1"/>
    <w:rsid w:val="00397DF6"/>
    <w:rsid w:val="003A01D3"/>
    <w:rsid w:val="003A0727"/>
    <w:rsid w:val="003A091A"/>
    <w:rsid w:val="003A254D"/>
    <w:rsid w:val="003A2A37"/>
    <w:rsid w:val="003A524B"/>
    <w:rsid w:val="003A56F2"/>
    <w:rsid w:val="003A5A3F"/>
    <w:rsid w:val="003A612C"/>
    <w:rsid w:val="003A6184"/>
    <w:rsid w:val="003A61C6"/>
    <w:rsid w:val="003A62C7"/>
    <w:rsid w:val="003A67B7"/>
    <w:rsid w:val="003A686B"/>
    <w:rsid w:val="003A6B33"/>
    <w:rsid w:val="003A6D61"/>
    <w:rsid w:val="003A6E18"/>
    <w:rsid w:val="003A7249"/>
    <w:rsid w:val="003A726B"/>
    <w:rsid w:val="003A75D3"/>
    <w:rsid w:val="003A7FA0"/>
    <w:rsid w:val="003B03D8"/>
    <w:rsid w:val="003B0789"/>
    <w:rsid w:val="003B0AEB"/>
    <w:rsid w:val="003B12AB"/>
    <w:rsid w:val="003B1361"/>
    <w:rsid w:val="003B1463"/>
    <w:rsid w:val="003B154C"/>
    <w:rsid w:val="003B15E9"/>
    <w:rsid w:val="003B1955"/>
    <w:rsid w:val="003B1F59"/>
    <w:rsid w:val="003B2370"/>
    <w:rsid w:val="003B23E9"/>
    <w:rsid w:val="003B2424"/>
    <w:rsid w:val="003B25A0"/>
    <w:rsid w:val="003B29E5"/>
    <w:rsid w:val="003B29F5"/>
    <w:rsid w:val="003B2D9B"/>
    <w:rsid w:val="003B300B"/>
    <w:rsid w:val="003B3206"/>
    <w:rsid w:val="003B3310"/>
    <w:rsid w:val="003B3919"/>
    <w:rsid w:val="003B40D5"/>
    <w:rsid w:val="003B49DB"/>
    <w:rsid w:val="003B4AF2"/>
    <w:rsid w:val="003B4B1C"/>
    <w:rsid w:val="003B4D6E"/>
    <w:rsid w:val="003B4E5D"/>
    <w:rsid w:val="003B5029"/>
    <w:rsid w:val="003B57BE"/>
    <w:rsid w:val="003B5F10"/>
    <w:rsid w:val="003B62ED"/>
    <w:rsid w:val="003B6403"/>
    <w:rsid w:val="003B644A"/>
    <w:rsid w:val="003B732E"/>
    <w:rsid w:val="003B77B6"/>
    <w:rsid w:val="003B7CB4"/>
    <w:rsid w:val="003B7CF7"/>
    <w:rsid w:val="003B7D48"/>
    <w:rsid w:val="003B7F03"/>
    <w:rsid w:val="003C013A"/>
    <w:rsid w:val="003C01EA"/>
    <w:rsid w:val="003C1176"/>
    <w:rsid w:val="003C2299"/>
    <w:rsid w:val="003C24A3"/>
    <w:rsid w:val="003C29A6"/>
    <w:rsid w:val="003C2CD2"/>
    <w:rsid w:val="003C2EB8"/>
    <w:rsid w:val="003C331C"/>
    <w:rsid w:val="003C355A"/>
    <w:rsid w:val="003C3800"/>
    <w:rsid w:val="003C3B1D"/>
    <w:rsid w:val="003C3E8F"/>
    <w:rsid w:val="003C3E95"/>
    <w:rsid w:val="003C441F"/>
    <w:rsid w:val="003C46F4"/>
    <w:rsid w:val="003C4942"/>
    <w:rsid w:val="003C4991"/>
    <w:rsid w:val="003C4E6B"/>
    <w:rsid w:val="003C5018"/>
    <w:rsid w:val="003C5355"/>
    <w:rsid w:val="003C5575"/>
    <w:rsid w:val="003C5762"/>
    <w:rsid w:val="003C584B"/>
    <w:rsid w:val="003C5860"/>
    <w:rsid w:val="003C5BB9"/>
    <w:rsid w:val="003C6674"/>
    <w:rsid w:val="003C677A"/>
    <w:rsid w:val="003C67B1"/>
    <w:rsid w:val="003C6CDB"/>
    <w:rsid w:val="003C708D"/>
    <w:rsid w:val="003C7218"/>
    <w:rsid w:val="003C738C"/>
    <w:rsid w:val="003C7469"/>
    <w:rsid w:val="003C7926"/>
    <w:rsid w:val="003C79A4"/>
    <w:rsid w:val="003D0472"/>
    <w:rsid w:val="003D0875"/>
    <w:rsid w:val="003D08A3"/>
    <w:rsid w:val="003D09D8"/>
    <w:rsid w:val="003D13B0"/>
    <w:rsid w:val="003D1445"/>
    <w:rsid w:val="003D152F"/>
    <w:rsid w:val="003D17AC"/>
    <w:rsid w:val="003D244E"/>
    <w:rsid w:val="003D24DE"/>
    <w:rsid w:val="003D251B"/>
    <w:rsid w:val="003D2D64"/>
    <w:rsid w:val="003D2D96"/>
    <w:rsid w:val="003D3550"/>
    <w:rsid w:val="003D3DD5"/>
    <w:rsid w:val="003D3F73"/>
    <w:rsid w:val="003D417E"/>
    <w:rsid w:val="003D4948"/>
    <w:rsid w:val="003D5379"/>
    <w:rsid w:val="003D55C6"/>
    <w:rsid w:val="003D5818"/>
    <w:rsid w:val="003D5E66"/>
    <w:rsid w:val="003D6053"/>
    <w:rsid w:val="003D6591"/>
    <w:rsid w:val="003D6C07"/>
    <w:rsid w:val="003D767B"/>
    <w:rsid w:val="003D7AFB"/>
    <w:rsid w:val="003D7F8E"/>
    <w:rsid w:val="003E0127"/>
    <w:rsid w:val="003E08C8"/>
    <w:rsid w:val="003E0906"/>
    <w:rsid w:val="003E0E28"/>
    <w:rsid w:val="003E10A1"/>
    <w:rsid w:val="003E1201"/>
    <w:rsid w:val="003E1415"/>
    <w:rsid w:val="003E14DC"/>
    <w:rsid w:val="003E198F"/>
    <w:rsid w:val="003E1A62"/>
    <w:rsid w:val="003E1C8F"/>
    <w:rsid w:val="003E1E33"/>
    <w:rsid w:val="003E24DF"/>
    <w:rsid w:val="003E34AE"/>
    <w:rsid w:val="003E364E"/>
    <w:rsid w:val="003E36FE"/>
    <w:rsid w:val="003E3892"/>
    <w:rsid w:val="003E42E4"/>
    <w:rsid w:val="003E4DC7"/>
    <w:rsid w:val="003E500E"/>
    <w:rsid w:val="003E557A"/>
    <w:rsid w:val="003E5B50"/>
    <w:rsid w:val="003E6355"/>
    <w:rsid w:val="003E69AC"/>
    <w:rsid w:val="003E69EE"/>
    <w:rsid w:val="003E7072"/>
    <w:rsid w:val="003E70E1"/>
    <w:rsid w:val="003E7459"/>
    <w:rsid w:val="003E77C9"/>
    <w:rsid w:val="003E7BFC"/>
    <w:rsid w:val="003E7DAB"/>
    <w:rsid w:val="003F0590"/>
    <w:rsid w:val="003F0916"/>
    <w:rsid w:val="003F0EDA"/>
    <w:rsid w:val="003F0F37"/>
    <w:rsid w:val="003F138A"/>
    <w:rsid w:val="003F1929"/>
    <w:rsid w:val="003F1C55"/>
    <w:rsid w:val="003F1DD6"/>
    <w:rsid w:val="003F1DD9"/>
    <w:rsid w:val="003F27F4"/>
    <w:rsid w:val="003F2AAA"/>
    <w:rsid w:val="003F3082"/>
    <w:rsid w:val="003F4448"/>
    <w:rsid w:val="003F46EB"/>
    <w:rsid w:val="003F5188"/>
    <w:rsid w:val="003F5744"/>
    <w:rsid w:val="003F5C7B"/>
    <w:rsid w:val="003F5D6A"/>
    <w:rsid w:val="003F626F"/>
    <w:rsid w:val="003F638A"/>
    <w:rsid w:val="003F6524"/>
    <w:rsid w:val="003F673E"/>
    <w:rsid w:val="003F695B"/>
    <w:rsid w:val="003F6BB4"/>
    <w:rsid w:val="003F6EFC"/>
    <w:rsid w:val="003F715E"/>
    <w:rsid w:val="003F71A0"/>
    <w:rsid w:val="003F7556"/>
    <w:rsid w:val="00400647"/>
    <w:rsid w:val="0040098B"/>
    <w:rsid w:val="00400CDB"/>
    <w:rsid w:val="00400EE0"/>
    <w:rsid w:val="00401280"/>
    <w:rsid w:val="0040132C"/>
    <w:rsid w:val="0040169F"/>
    <w:rsid w:val="00401776"/>
    <w:rsid w:val="004019B2"/>
    <w:rsid w:val="00401AA3"/>
    <w:rsid w:val="00401D1F"/>
    <w:rsid w:val="004022E1"/>
    <w:rsid w:val="0040258D"/>
    <w:rsid w:val="00402A27"/>
    <w:rsid w:val="00402E92"/>
    <w:rsid w:val="00403021"/>
    <w:rsid w:val="0040329F"/>
    <w:rsid w:val="004032CE"/>
    <w:rsid w:val="00403634"/>
    <w:rsid w:val="00403930"/>
    <w:rsid w:val="0040403A"/>
    <w:rsid w:val="00404104"/>
    <w:rsid w:val="0040429D"/>
    <w:rsid w:val="004044E4"/>
    <w:rsid w:val="00404526"/>
    <w:rsid w:val="0040469D"/>
    <w:rsid w:val="00404880"/>
    <w:rsid w:val="00404C0C"/>
    <w:rsid w:val="00404C48"/>
    <w:rsid w:val="00405318"/>
    <w:rsid w:val="00405987"/>
    <w:rsid w:val="00405C7F"/>
    <w:rsid w:val="00405E6C"/>
    <w:rsid w:val="004061D8"/>
    <w:rsid w:val="00406279"/>
    <w:rsid w:val="004065AC"/>
    <w:rsid w:val="004065C0"/>
    <w:rsid w:val="00406637"/>
    <w:rsid w:val="0040697C"/>
    <w:rsid w:val="00406A43"/>
    <w:rsid w:val="004070CB"/>
    <w:rsid w:val="0040712A"/>
    <w:rsid w:val="004078FE"/>
    <w:rsid w:val="00407946"/>
    <w:rsid w:val="00407F35"/>
    <w:rsid w:val="00410D7A"/>
    <w:rsid w:val="00410EE2"/>
    <w:rsid w:val="00411351"/>
    <w:rsid w:val="0041197A"/>
    <w:rsid w:val="00411B4A"/>
    <w:rsid w:val="00411BD1"/>
    <w:rsid w:val="00411CE5"/>
    <w:rsid w:val="00412992"/>
    <w:rsid w:val="00412C78"/>
    <w:rsid w:val="00414349"/>
    <w:rsid w:val="004144B5"/>
    <w:rsid w:val="00414549"/>
    <w:rsid w:val="00414776"/>
    <w:rsid w:val="00414A00"/>
    <w:rsid w:val="004150BC"/>
    <w:rsid w:val="00415864"/>
    <w:rsid w:val="00415BD6"/>
    <w:rsid w:val="00416331"/>
    <w:rsid w:val="004168CB"/>
    <w:rsid w:val="00416952"/>
    <w:rsid w:val="0041734B"/>
    <w:rsid w:val="00417504"/>
    <w:rsid w:val="00417539"/>
    <w:rsid w:val="0041783A"/>
    <w:rsid w:val="00417984"/>
    <w:rsid w:val="00420021"/>
    <w:rsid w:val="004202C0"/>
    <w:rsid w:val="00420D89"/>
    <w:rsid w:val="00421236"/>
    <w:rsid w:val="0042182C"/>
    <w:rsid w:val="0042199A"/>
    <w:rsid w:val="00421EF6"/>
    <w:rsid w:val="00422475"/>
    <w:rsid w:val="004226A7"/>
    <w:rsid w:val="0042275E"/>
    <w:rsid w:val="00422C0E"/>
    <w:rsid w:val="00422C83"/>
    <w:rsid w:val="004230FA"/>
    <w:rsid w:val="0042330F"/>
    <w:rsid w:val="004239D7"/>
    <w:rsid w:val="00423A34"/>
    <w:rsid w:val="00423F85"/>
    <w:rsid w:val="004244C4"/>
    <w:rsid w:val="00424C6B"/>
    <w:rsid w:val="00424E51"/>
    <w:rsid w:val="00424E87"/>
    <w:rsid w:val="004252C2"/>
    <w:rsid w:val="004257B2"/>
    <w:rsid w:val="004258E9"/>
    <w:rsid w:val="00425A1D"/>
    <w:rsid w:val="004260D5"/>
    <w:rsid w:val="00426232"/>
    <w:rsid w:val="004267B7"/>
    <w:rsid w:val="00426DB8"/>
    <w:rsid w:val="00426E3F"/>
    <w:rsid w:val="00427D46"/>
    <w:rsid w:val="004300CE"/>
    <w:rsid w:val="00430446"/>
    <w:rsid w:val="0043060B"/>
    <w:rsid w:val="0043093B"/>
    <w:rsid w:val="00430C18"/>
    <w:rsid w:val="004313AD"/>
    <w:rsid w:val="00431849"/>
    <w:rsid w:val="004320EB"/>
    <w:rsid w:val="004324C8"/>
    <w:rsid w:val="004331B7"/>
    <w:rsid w:val="00433285"/>
    <w:rsid w:val="0043339C"/>
    <w:rsid w:val="004337C7"/>
    <w:rsid w:val="00433A2A"/>
    <w:rsid w:val="00433CAB"/>
    <w:rsid w:val="0043442D"/>
    <w:rsid w:val="00434493"/>
    <w:rsid w:val="00434D92"/>
    <w:rsid w:val="00434F2C"/>
    <w:rsid w:val="00435144"/>
    <w:rsid w:val="00435204"/>
    <w:rsid w:val="004354A0"/>
    <w:rsid w:val="00436171"/>
    <w:rsid w:val="00436C91"/>
    <w:rsid w:val="004374A8"/>
    <w:rsid w:val="00437560"/>
    <w:rsid w:val="004375E0"/>
    <w:rsid w:val="0043791F"/>
    <w:rsid w:val="00437CE1"/>
    <w:rsid w:val="00437F28"/>
    <w:rsid w:val="00437F73"/>
    <w:rsid w:val="00437FC8"/>
    <w:rsid w:val="00440044"/>
    <w:rsid w:val="00440689"/>
    <w:rsid w:val="00440B99"/>
    <w:rsid w:val="00441111"/>
    <w:rsid w:val="004412DD"/>
    <w:rsid w:val="00442004"/>
    <w:rsid w:val="00442684"/>
    <w:rsid w:val="00442A70"/>
    <w:rsid w:val="00442AE7"/>
    <w:rsid w:val="00443317"/>
    <w:rsid w:val="00443553"/>
    <w:rsid w:val="00443E8A"/>
    <w:rsid w:val="00444019"/>
    <w:rsid w:val="00444343"/>
    <w:rsid w:val="0044459E"/>
    <w:rsid w:val="004448C4"/>
    <w:rsid w:val="004448C9"/>
    <w:rsid w:val="00444D32"/>
    <w:rsid w:val="00444F15"/>
    <w:rsid w:val="004450C8"/>
    <w:rsid w:val="0044520E"/>
    <w:rsid w:val="004455AE"/>
    <w:rsid w:val="004458DD"/>
    <w:rsid w:val="0044673F"/>
    <w:rsid w:val="00446964"/>
    <w:rsid w:val="0044700D"/>
    <w:rsid w:val="00447075"/>
    <w:rsid w:val="004473A8"/>
    <w:rsid w:val="00447593"/>
    <w:rsid w:val="004476A0"/>
    <w:rsid w:val="00447C51"/>
    <w:rsid w:val="00447F8C"/>
    <w:rsid w:val="00447FF8"/>
    <w:rsid w:val="00450345"/>
    <w:rsid w:val="0045035D"/>
    <w:rsid w:val="00450400"/>
    <w:rsid w:val="00450626"/>
    <w:rsid w:val="00450CAE"/>
    <w:rsid w:val="004514A7"/>
    <w:rsid w:val="0045159F"/>
    <w:rsid w:val="00451647"/>
    <w:rsid w:val="00451734"/>
    <w:rsid w:val="004517F8"/>
    <w:rsid w:val="00451823"/>
    <w:rsid w:val="00451BA8"/>
    <w:rsid w:val="00451D10"/>
    <w:rsid w:val="00451E91"/>
    <w:rsid w:val="00452007"/>
    <w:rsid w:val="0045222C"/>
    <w:rsid w:val="00452763"/>
    <w:rsid w:val="00452D06"/>
    <w:rsid w:val="00452D9D"/>
    <w:rsid w:val="00453C56"/>
    <w:rsid w:val="00453DF1"/>
    <w:rsid w:val="00454F5A"/>
    <w:rsid w:val="0045518C"/>
    <w:rsid w:val="00455210"/>
    <w:rsid w:val="004555B9"/>
    <w:rsid w:val="00455A4E"/>
    <w:rsid w:val="00455ACD"/>
    <w:rsid w:val="00455CF5"/>
    <w:rsid w:val="0045650B"/>
    <w:rsid w:val="004573B0"/>
    <w:rsid w:val="0045747B"/>
    <w:rsid w:val="0045763C"/>
    <w:rsid w:val="004577BD"/>
    <w:rsid w:val="004578DE"/>
    <w:rsid w:val="0045799E"/>
    <w:rsid w:val="00457D69"/>
    <w:rsid w:val="00460816"/>
    <w:rsid w:val="004609EA"/>
    <w:rsid w:val="00460BC7"/>
    <w:rsid w:val="00460E83"/>
    <w:rsid w:val="00461161"/>
    <w:rsid w:val="004611B2"/>
    <w:rsid w:val="004618F6"/>
    <w:rsid w:val="0046196D"/>
    <w:rsid w:val="00462638"/>
    <w:rsid w:val="0046265E"/>
    <w:rsid w:val="00462EA2"/>
    <w:rsid w:val="004632A0"/>
    <w:rsid w:val="00463380"/>
    <w:rsid w:val="004634C4"/>
    <w:rsid w:val="00463639"/>
    <w:rsid w:val="00463A96"/>
    <w:rsid w:val="00463B03"/>
    <w:rsid w:val="00463E9E"/>
    <w:rsid w:val="004642EB"/>
    <w:rsid w:val="00464490"/>
    <w:rsid w:val="00464A4C"/>
    <w:rsid w:val="00464BCE"/>
    <w:rsid w:val="00464D4A"/>
    <w:rsid w:val="00464F1E"/>
    <w:rsid w:val="00464FCC"/>
    <w:rsid w:val="00464FCE"/>
    <w:rsid w:val="0046515C"/>
    <w:rsid w:val="0046525F"/>
    <w:rsid w:val="0046558C"/>
    <w:rsid w:val="004655AC"/>
    <w:rsid w:val="00465650"/>
    <w:rsid w:val="004657D9"/>
    <w:rsid w:val="004663D1"/>
    <w:rsid w:val="00466819"/>
    <w:rsid w:val="00466878"/>
    <w:rsid w:val="004668C2"/>
    <w:rsid w:val="00466DB9"/>
    <w:rsid w:val="00466E4D"/>
    <w:rsid w:val="0046706B"/>
    <w:rsid w:val="00467653"/>
    <w:rsid w:val="00467873"/>
    <w:rsid w:val="0046798F"/>
    <w:rsid w:val="00467F73"/>
    <w:rsid w:val="00470453"/>
    <w:rsid w:val="00470688"/>
    <w:rsid w:val="00470B3B"/>
    <w:rsid w:val="00471139"/>
    <w:rsid w:val="004719B7"/>
    <w:rsid w:val="00471CDC"/>
    <w:rsid w:val="00471EBE"/>
    <w:rsid w:val="00472269"/>
    <w:rsid w:val="0047236F"/>
    <w:rsid w:val="0047330B"/>
    <w:rsid w:val="004735F3"/>
    <w:rsid w:val="00473739"/>
    <w:rsid w:val="00473F16"/>
    <w:rsid w:val="0047406A"/>
    <w:rsid w:val="004744DC"/>
    <w:rsid w:val="00474780"/>
    <w:rsid w:val="00474A64"/>
    <w:rsid w:val="00474B82"/>
    <w:rsid w:val="00474E2D"/>
    <w:rsid w:val="004758E4"/>
    <w:rsid w:val="00476695"/>
    <w:rsid w:val="00476CA4"/>
    <w:rsid w:val="00476E86"/>
    <w:rsid w:val="0047702D"/>
    <w:rsid w:val="00477042"/>
    <w:rsid w:val="00477356"/>
    <w:rsid w:val="0047768F"/>
    <w:rsid w:val="0047780D"/>
    <w:rsid w:val="00477D4E"/>
    <w:rsid w:val="00480689"/>
    <w:rsid w:val="00480A4E"/>
    <w:rsid w:val="00480DA6"/>
    <w:rsid w:val="00480FA3"/>
    <w:rsid w:val="0048104A"/>
    <w:rsid w:val="00481161"/>
    <w:rsid w:val="00481738"/>
    <w:rsid w:val="004818F3"/>
    <w:rsid w:val="00481AD4"/>
    <w:rsid w:val="00481CF7"/>
    <w:rsid w:val="004822B4"/>
    <w:rsid w:val="00482855"/>
    <w:rsid w:val="004828B7"/>
    <w:rsid w:val="00482DF8"/>
    <w:rsid w:val="00482FD7"/>
    <w:rsid w:val="00483236"/>
    <w:rsid w:val="00483350"/>
    <w:rsid w:val="00483B5F"/>
    <w:rsid w:val="00483BFB"/>
    <w:rsid w:val="00483C2F"/>
    <w:rsid w:val="00484038"/>
    <w:rsid w:val="004855B4"/>
    <w:rsid w:val="00485B4E"/>
    <w:rsid w:val="00485BBD"/>
    <w:rsid w:val="00486578"/>
    <w:rsid w:val="00486A19"/>
    <w:rsid w:val="00486A1C"/>
    <w:rsid w:val="00487126"/>
    <w:rsid w:val="00487636"/>
    <w:rsid w:val="0048777C"/>
    <w:rsid w:val="00487930"/>
    <w:rsid w:val="00487A80"/>
    <w:rsid w:val="00487DCB"/>
    <w:rsid w:val="004903BA"/>
    <w:rsid w:val="004904CD"/>
    <w:rsid w:val="0049072F"/>
    <w:rsid w:val="00490D12"/>
    <w:rsid w:val="00491073"/>
    <w:rsid w:val="004911CB"/>
    <w:rsid w:val="004914E6"/>
    <w:rsid w:val="004915D2"/>
    <w:rsid w:val="004915D9"/>
    <w:rsid w:val="00491C81"/>
    <w:rsid w:val="00492693"/>
    <w:rsid w:val="00493C10"/>
    <w:rsid w:val="00493F9E"/>
    <w:rsid w:val="00494337"/>
    <w:rsid w:val="00495005"/>
    <w:rsid w:val="0049514E"/>
    <w:rsid w:val="00495D24"/>
    <w:rsid w:val="004961BA"/>
    <w:rsid w:val="004962DC"/>
    <w:rsid w:val="0049683F"/>
    <w:rsid w:val="00496A2E"/>
    <w:rsid w:val="00496BAD"/>
    <w:rsid w:val="00497465"/>
    <w:rsid w:val="00497B53"/>
    <w:rsid w:val="00497BF8"/>
    <w:rsid w:val="00497E98"/>
    <w:rsid w:val="00497F36"/>
    <w:rsid w:val="004A0314"/>
    <w:rsid w:val="004A092B"/>
    <w:rsid w:val="004A0EFB"/>
    <w:rsid w:val="004A0F9E"/>
    <w:rsid w:val="004A0FEA"/>
    <w:rsid w:val="004A252D"/>
    <w:rsid w:val="004A27B0"/>
    <w:rsid w:val="004A2CF8"/>
    <w:rsid w:val="004A2ECD"/>
    <w:rsid w:val="004A314D"/>
    <w:rsid w:val="004A319E"/>
    <w:rsid w:val="004A3A6A"/>
    <w:rsid w:val="004A3D05"/>
    <w:rsid w:val="004A437C"/>
    <w:rsid w:val="004A44BB"/>
    <w:rsid w:val="004A4556"/>
    <w:rsid w:val="004A475C"/>
    <w:rsid w:val="004A4FCC"/>
    <w:rsid w:val="004A5478"/>
    <w:rsid w:val="004A5653"/>
    <w:rsid w:val="004A57A4"/>
    <w:rsid w:val="004A5A54"/>
    <w:rsid w:val="004A5B02"/>
    <w:rsid w:val="004A5B80"/>
    <w:rsid w:val="004A628E"/>
    <w:rsid w:val="004A6385"/>
    <w:rsid w:val="004A6B4B"/>
    <w:rsid w:val="004A6CCF"/>
    <w:rsid w:val="004A6F7B"/>
    <w:rsid w:val="004A708A"/>
    <w:rsid w:val="004A70E6"/>
    <w:rsid w:val="004A70F0"/>
    <w:rsid w:val="004A73F9"/>
    <w:rsid w:val="004A78E4"/>
    <w:rsid w:val="004A7E18"/>
    <w:rsid w:val="004A7EDC"/>
    <w:rsid w:val="004B0230"/>
    <w:rsid w:val="004B02F3"/>
    <w:rsid w:val="004B048F"/>
    <w:rsid w:val="004B0C91"/>
    <w:rsid w:val="004B187B"/>
    <w:rsid w:val="004B2A32"/>
    <w:rsid w:val="004B2F4E"/>
    <w:rsid w:val="004B3916"/>
    <w:rsid w:val="004B3934"/>
    <w:rsid w:val="004B3955"/>
    <w:rsid w:val="004B3AF8"/>
    <w:rsid w:val="004B3C0E"/>
    <w:rsid w:val="004B3D9D"/>
    <w:rsid w:val="004B40C1"/>
    <w:rsid w:val="004B4267"/>
    <w:rsid w:val="004B4666"/>
    <w:rsid w:val="004B46C7"/>
    <w:rsid w:val="004B4F89"/>
    <w:rsid w:val="004B5394"/>
    <w:rsid w:val="004B562C"/>
    <w:rsid w:val="004B56C1"/>
    <w:rsid w:val="004B61FB"/>
    <w:rsid w:val="004B6879"/>
    <w:rsid w:val="004B70B5"/>
    <w:rsid w:val="004B7330"/>
    <w:rsid w:val="004B7ED6"/>
    <w:rsid w:val="004C0537"/>
    <w:rsid w:val="004C0B78"/>
    <w:rsid w:val="004C15C1"/>
    <w:rsid w:val="004C1B37"/>
    <w:rsid w:val="004C2025"/>
    <w:rsid w:val="004C3332"/>
    <w:rsid w:val="004C34A4"/>
    <w:rsid w:val="004C37F3"/>
    <w:rsid w:val="004C4045"/>
    <w:rsid w:val="004C4498"/>
    <w:rsid w:val="004C48E2"/>
    <w:rsid w:val="004C48EC"/>
    <w:rsid w:val="004C49C1"/>
    <w:rsid w:val="004C4B00"/>
    <w:rsid w:val="004C4C86"/>
    <w:rsid w:val="004C4E26"/>
    <w:rsid w:val="004C516F"/>
    <w:rsid w:val="004C525E"/>
    <w:rsid w:val="004C539E"/>
    <w:rsid w:val="004C5CEB"/>
    <w:rsid w:val="004C5E0C"/>
    <w:rsid w:val="004C5E76"/>
    <w:rsid w:val="004C6801"/>
    <w:rsid w:val="004C6ACE"/>
    <w:rsid w:val="004C6B3B"/>
    <w:rsid w:val="004C6B9B"/>
    <w:rsid w:val="004C6BCA"/>
    <w:rsid w:val="004C6D2E"/>
    <w:rsid w:val="004C6E6A"/>
    <w:rsid w:val="004C77F5"/>
    <w:rsid w:val="004D00E3"/>
    <w:rsid w:val="004D0862"/>
    <w:rsid w:val="004D1BB4"/>
    <w:rsid w:val="004D2022"/>
    <w:rsid w:val="004D2085"/>
    <w:rsid w:val="004D211A"/>
    <w:rsid w:val="004D2AEB"/>
    <w:rsid w:val="004D2B47"/>
    <w:rsid w:val="004D3647"/>
    <w:rsid w:val="004D3DC3"/>
    <w:rsid w:val="004D4232"/>
    <w:rsid w:val="004D47B9"/>
    <w:rsid w:val="004D4AC9"/>
    <w:rsid w:val="004D4B7E"/>
    <w:rsid w:val="004D4FF1"/>
    <w:rsid w:val="004D561C"/>
    <w:rsid w:val="004D6056"/>
    <w:rsid w:val="004D6342"/>
    <w:rsid w:val="004D6541"/>
    <w:rsid w:val="004D6647"/>
    <w:rsid w:val="004D6766"/>
    <w:rsid w:val="004D67A2"/>
    <w:rsid w:val="004D6882"/>
    <w:rsid w:val="004D6AAD"/>
    <w:rsid w:val="004D6DD2"/>
    <w:rsid w:val="004D6E63"/>
    <w:rsid w:val="004D7277"/>
    <w:rsid w:val="004D79A9"/>
    <w:rsid w:val="004D79EF"/>
    <w:rsid w:val="004D7AE9"/>
    <w:rsid w:val="004D7D8A"/>
    <w:rsid w:val="004D7FAB"/>
    <w:rsid w:val="004E106C"/>
    <w:rsid w:val="004E1083"/>
    <w:rsid w:val="004E120B"/>
    <w:rsid w:val="004E1506"/>
    <w:rsid w:val="004E208D"/>
    <w:rsid w:val="004E2430"/>
    <w:rsid w:val="004E279B"/>
    <w:rsid w:val="004E2A44"/>
    <w:rsid w:val="004E2C02"/>
    <w:rsid w:val="004E2E9C"/>
    <w:rsid w:val="004E2EAB"/>
    <w:rsid w:val="004E31FB"/>
    <w:rsid w:val="004E3673"/>
    <w:rsid w:val="004E390E"/>
    <w:rsid w:val="004E3B32"/>
    <w:rsid w:val="004E410E"/>
    <w:rsid w:val="004E425B"/>
    <w:rsid w:val="004E439A"/>
    <w:rsid w:val="004E4BEF"/>
    <w:rsid w:val="004E5084"/>
    <w:rsid w:val="004E55D6"/>
    <w:rsid w:val="004E567B"/>
    <w:rsid w:val="004E605B"/>
    <w:rsid w:val="004E6459"/>
    <w:rsid w:val="004E67E7"/>
    <w:rsid w:val="004E6C51"/>
    <w:rsid w:val="004E7245"/>
    <w:rsid w:val="004E75EB"/>
    <w:rsid w:val="004E7711"/>
    <w:rsid w:val="004E77E0"/>
    <w:rsid w:val="004E7D7D"/>
    <w:rsid w:val="004F0159"/>
    <w:rsid w:val="004F068E"/>
    <w:rsid w:val="004F0707"/>
    <w:rsid w:val="004F0B9D"/>
    <w:rsid w:val="004F1284"/>
    <w:rsid w:val="004F145E"/>
    <w:rsid w:val="004F172F"/>
    <w:rsid w:val="004F195C"/>
    <w:rsid w:val="004F1AE0"/>
    <w:rsid w:val="004F1F27"/>
    <w:rsid w:val="004F256B"/>
    <w:rsid w:val="004F331D"/>
    <w:rsid w:val="004F3A66"/>
    <w:rsid w:val="004F3EAD"/>
    <w:rsid w:val="004F4212"/>
    <w:rsid w:val="004F53B1"/>
    <w:rsid w:val="004F59DC"/>
    <w:rsid w:val="004F5D27"/>
    <w:rsid w:val="004F6AAD"/>
    <w:rsid w:val="004F6BB1"/>
    <w:rsid w:val="004F6BD6"/>
    <w:rsid w:val="004F6D88"/>
    <w:rsid w:val="004F711B"/>
    <w:rsid w:val="004F74E5"/>
    <w:rsid w:val="004F7BD3"/>
    <w:rsid w:val="004F7C8A"/>
    <w:rsid w:val="004F7C95"/>
    <w:rsid w:val="004F7D9F"/>
    <w:rsid w:val="004F7F1F"/>
    <w:rsid w:val="004F7F3D"/>
    <w:rsid w:val="005003C7"/>
    <w:rsid w:val="005007E7"/>
    <w:rsid w:val="00500846"/>
    <w:rsid w:val="0050087C"/>
    <w:rsid w:val="00500A05"/>
    <w:rsid w:val="00500A47"/>
    <w:rsid w:val="0050132A"/>
    <w:rsid w:val="005017D7"/>
    <w:rsid w:val="00501A25"/>
    <w:rsid w:val="005024F1"/>
    <w:rsid w:val="005025A6"/>
    <w:rsid w:val="00502656"/>
    <w:rsid w:val="00502DF1"/>
    <w:rsid w:val="00502FA4"/>
    <w:rsid w:val="00502FF0"/>
    <w:rsid w:val="00503955"/>
    <w:rsid w:val="00503B66"/>
    <w:rsid w:val="00503C82"/>
    <w:rsid w:val="005046B3"/>
    <w:rsid w:val="00504EEE"/>
    <w:rsid w:val="005052EA"/>
    <w:rsid w:val="0050540D"/>
    <w:rsid w:val="005059A0"/>
    <w:rsid w:val="00505A90"/>
    <w:rsid w:val="00505D46"/>
    <w:rsid w:val="00506A83"/>
    <w:rsid w:val="00506F33"/>
    <w:rsid w:val="00507D61"/>
    <w:rsid w:val="00507ED4"/>
    <w:rsid w:val="005104F1"/>
    <w:rsid w:val="00511030"/>
    <w:rsid w:val="005111CE"/>
    <w:rsid w:val="00511585"/>
    <w:rsid w:val="0051194A"/>
    <w:rsid w:val="0051215B"/>
    <w:rsid w:val="00512340"/>
    <w:rsid w:val="0051254D"/>
    <w:rsid w:val="005125D1"/>
    <w:rsid w:val="00513604"/>
    <w:rsid w:val="00513BE5"/>
    <w:rsid w:val="00513CF1"/>
    <w:rsid w:val="00513D79"/>
    <w:rsid w:val="00513E0B"/>
    <w:rsid w:val="00513F4D"/>
    <w:rsid w:val="00514A67"/>
    <w:rsid w:val="00514C2A"/>
    <w:rsid w:val="00514D11"/>
    <w:rsid w:val="0051521E"/>
    <w:rsid w:val="0051586B"/>
    <w:rsid w:val="00515D8F"/>
    <w:rsid w:val="00516398"/>
    <w:rsid w:val="0051652F"/>
    <w:rsid w:val="005165D6"/>
    <w:rsid w:val="005167F4"/>
    <w:rsid w:val="00516F2F"/>
    <w:rsid w:val="005171FD"/>
    <w:rsid w:val="0051759C"/>
    <w:rsid w:val="00517B1B"/>
    <w:rsid w:val="00517B6C"/>
    <w:rsid w:val="00517DCF"/>
    <w:rsid w:val="005209CE"/>
    <w:rsid w:val="00520E0F"/>
    <w:rsid w:val="00521587"/>
    <w:rsid w:val="0052172E"/>
    <w:rsid w:val="00521732"/>
    <w:rsid w:val="00521B8A"/>
    <w:rsid w:val="00521CC9"/>
    <w:rsid w:val="00521E8F"/>
    <w:rsid w:val="00522F1B"/>
    <w:rsid w:val="00523172"/>
    <w:rsid w:val="005238ED"/>
    <w:rsid w:val="0052436C"/>
    <w:rsid w:val="005245D4"/>
    <w:rsid w:val="00524DAA"/>
    <w:rsid w:val="00525002"/>
    <w:rsid w:val="005251E1"/>
    <w:rsid w:val="0052576F"/>
    <w:rsid w:val="005258E9"/>
    <w:rsid w:val="00526081"/>
    <w:rsid w:val="005261BE"/>
    <w:rsid w:val="0052623B"/>
    <w:rsid w:val="0052644C"/>
    <w:rsid w:val="0052692A"/>
    <w:rsid w:val="00526BF0"/>
    <w:rsid w:val="005271B7"/>
    <w:rsid w:val="005275C9"/>
    <w:rsid w:val="00527A2B"/>
    <w:rsid w:val="00527B24"/>
    <w:rsid w:val="00527F79"/>
    <w:rsid w:val="005304DA"/>
    <w:rsid w:val="005305B1"/>
    <w:rsid w:val="005306BA"/>
    <w:rsid w:val="005317C7"/>
    <w:rsid w:val="00531907"/>
    <w:rsid w:val="00531A05"/>
    <w:rsid w:val="0053203B"/>
    <w:rsid w:val="005323F9"/>
    <w:rsid w:val="00532F65"/>
    <w:rsid w:val="00533533"/>
    <w:rsid w:val="005335B4"/>
    <w:rsid w:val="00533AF8"/>
    <w:rsid w:val="00533B21"/>
    <w:rsid w:val="005344FE"/>
    <w:rsid w:val="0053454A"/>
    <w:rsid w:val="005347AE"/>
    <w:rsid w:val="00534CD4"/>
    <w:rsid w:val="0053596C"/>
    <w:rsid w:val="00537927"/>
    <w:rsid w:val="00540127"/>
    <w:rsid w:val="00540382"/>
    <w:rsid w:val="00540495"/>
    <w:rsid w:val="00541B2F"/>
    <w:rsid w:val="005420AE"/>
    <w:rsid w:val="00543926"/>
    <w:rsid w:val="00544146"/>
    <w:rsid w:val="0054469C"/>
    <w:rsid w:val="00544AC8"/>
    <w:rsid w:val="00544E7D"/>
    <w:rsid w:val="0054504F"/>
    <w:rsid w:val="005454B9"/>
    <w:rsid w:val="00545C8B"/>
    <w:rsid w:val="005461F8"/>
    <w:rsid w:val="0054632C"/>
    <w:rsid w:val="0054666B"/>
    <w:rsid w:val="005467C0"/>
    <w:rsid w:val="0054692F"/>
    <w:rsid w:val="00546D1B"/>
    <w:rsid w:val="00547505"/>
    <w:rsid w:val="00547F78"/>
    <w:rsid w:val="00550533"/>
    <w:rsid w:val="005509CB"/>
    <w:rsid w:val="00550C2C"/>
    <w:rsid w:val="00550DA9"/>
    <w:rsid w:val="005510E2"/>
    <w:rsid w:val="00551540"/>
    <w:rsid w:val="005515AA"/>
    <w:rsid w:val="00551C18"/>
    <w:rsid w:val="00551C29"/>
    <w:rsid w:val="0055217C"/>
    <w:rsid w:val="00552325"/>
    <w:rsid w:val="0055257A"/>
    <w:rsid w:val="00552A22"/>
    <w:rsid w:val="005531EF"/>
    <w:rsid w:val="00553206"/>
    <w:rsid w:val="005537F8"/>
    <w:rsid w:val="005537FC"/>
    <w:rsid w:val="00553845"/>
    <w:rsid w:val="00553FAD"/>
    <w:rsid w:val="00553FF4"/>
    <w:rsid w:val="005544D6"/>
    <w:rsid w:val="005554E2"/>
    <w:rsid w:val="00555708"/>
    <w:rsid w:val="00555D7D"/>
    <w:rsid w:val="005560CE"/>
    <w:rsid w:val="00556262"/>
    <w:rsid w:val="005565E8"/>
    <w:rsid w:val="0055667C"/>
    <w:rsid w:val="00556AAB"/>
    <w:rsid w:val="00556D13"/>
    <w:rsid w:val="00556FA9"/>
    <w:rsid w:val="00557034"/>
    <w:rsid w:val="005570CA"/>
    <w:rsid w:val="00557235"/>
    <w:rsid w:val="00557C11"/>
    <w:rsid w:val="0056119B"/>
    <w:rsid w:val="005614BA"/>
    <w:rsid w:val="005615D1"/>
    <w:rsid w:val="00561B52"/>
    <w:rsid w:val="005621F7"/>
    <w:rsid w:val="00562BDD"/>
    <w:rsid w:val="00562C5F"/>
    <w:rsid w:val="00562D13"/>
    <w:rsid w:val="00562E3D"/>
    <w:rsid w:val="00563610"/>
    <w:rsid w:val="005636ED"/>
    <w:rsid w:val="00563927"/>
    <w:rsid w:val="00563E05"/>
    <w:rsid w:val="0056404C"/>
    <w:rsid w:val="0056407B"/>
    <w:rsid w:val="005649BF"/>
    <w:rsid w:val="00564BCD"/>
    <w:rsid w:val="00564C4C"/>
    <w:rsid w:val="0056532C"/>
    <w:rsid w:val="0056544F"/>
    <w:rsid w:val="00565560"/>
    <w:rsid w:val="005658D6"/>
    <w:rsid w:val="00565FFA"/>
    <w:rsid w:val="005663C2"/>
    <w:rsid w:val="00566745"/>
    <w:rsid w:val="005668FB"/>
    <w:rsid w:val="00566AA8"/>
    <w:rsid w:val="00566B3F"/>
    <w:rsid w:val="00566DB1"/>
    <w:rsid w:val="00566EC2"/>
    <w:rsid w:val="00567142"/>
    <w:rsid w:val="00567796"/>
    <w:rsid w:val="00567EC7"/>
    <w:rsid w:val="005701BD"/>
    <w:rsid w:val="00570403"/>
    <w:rsid w:val="00570C12"/>
    <w:rsid w:val="0057117E"/>
    <w:rsid w:val="0057167C"/>
    <w:rsid w:val="005716CE"/>
    <w:rsid w:val="005719B8"/>
    <w:rsid w:val="00571B32"/>
    <w:rsid w:val="005722D5"/>
    <w:rsid w:val="005728DC"/>
    <w:rsid w:val="00572A93"/>
    <w:rsid w:val="00572AB8"/>
    <w:rsid w:val="00572BCB"/>
    <w:rsid w:val="005732BD"/>
    <w:rsid w:val="00573338"/>
    <w:rsid w:val="00573480"/>
    <w:rsid w:val="00573666"/>
    <w:rsid w:val="005737E7"/>
    <w:rsid w:val="00573A67"/>
    <w:rsid w:val="00573E1F"/>
    <w:rsid w:val="005743F4"/>
    <w:rsid w:val="00574CC1"/>
    <w:rsid w:val="005754DE"/>
    <w:rsid w:val="005756CD"/>
    <w:rsid w:val="005756E9"/>
    <w:rsid w:val="005758FA"/>
    <w:rsid w:val="00575920"/>
    <w:rsid w:val="00576194"/>
    <w:rsid w:val="005762B1"/>
    <w:rsid w:val="00576802"/>
    <w:rsid w:val="00576C01"/>
    <w:rsid w:val="0057721C"/>
    <w:rsid w:val="0057797D"/>
    <w:rsid w:val="00577E03"/>
    <w:rsid w:val="00577F54"/>
    <w:rsid w:val="00580C3D"/>
    <w:rsid w:val="00580D12"/>
    <w:rsid w:val="00581313"/>
    <w:rsid w:val="0058146C"/>
    <w:rsid w:val="00581A52"/>
    <w:rsid w:val="00581ADD"/>
    <w:rsid w:val="00584193"/>
    <w:rsid w:val="00585965"/>
    <w:rsid w:val="00585A33"/>
    <w:rsid w:val="00585ABE"/>
    <w:rsid w:val="00585B6B"/>
    <w:rsid w:val="0058625F"/>
    <w:rsid w:val="005866E8"/>
    <w:rsid w:val="00586D1D"/>
    <w:rsid w:val="0058704D"/>
    <w:rsid w:val="0058748C"/>
    <w:rsid w:val="005877DC"/>
    <w:rsid w:val="00587D73"/>
    <w:rsid w:val="005900EC"/>
    <w:rsid w:val="005910CF"/>
    <w:rsid w:val="00591252"/>
    <w:rsid w:val="00591360"/>
    <w:rsid w:val="00591913"/>
    <w:rsid w:val="00591B92"/>
    <w:rsid w:val="00591C86"/>
    <w:rsid w:val="005921E3"/>
    <w:rsid w:val="00592512"/>
    <w:rsid w:val="0059274E"/>
    <w:rsid w:val="005927A9"/>
    <w:rsid w:val="005927E7"/>
    <w:rsid w:val="0059299C"/>
    <w:rsid w:val="00592C47"/>
    <w:rsid w:val="005939FC"/>
    <w:rsid w:val="00594551"/>
    <w:rsid w:val="00594EC9"/>
    <w:rsid w:val="005953EA"/>
    <w:rsid w:val="00595613"/>
    <w:rsid w:val="00595696"/>
    <w:rsid w:val="0059615F"/>
    <w:rsid w:val="005964B7"/>
    <w:rsid w:val="00596563"/>
    <w:rsid w:val="00596AAC"/>
    <w:rsid w:val="005972EA"/>
    <w:rsid w:val="00597332"/>
    <w:rsid w:val="00597B6D"/>
    <w:rsid w:val="00597B76"/>
    <w:rsid w:val="00597D81"/>
    <w:rsid w:val="005A072A"/>
    <w:rsid w:val="005A184A"/>
    <w:rsid w:val="005A1EE5"/>
    <w:rsid w:val="005A2004"/>
    <w:rsid w:val="005A21C5"/>
    <w:rsid w:val="005A3073"/>
    <w:rsid w:val="005A3281"/>
    <w:rsid w:val="005A32DF"/>
    <w:rsid w:val="005A33D4"/>
    <w:rsid w:val="005A344F"/>
    <w:rsid w:val="005A386D"/>
    <w:rsid w:val="005A390D"/>
    <w:rsid w:val="005A3A6B"/>
    <w:rsid w:val="005A3AC0"/>
    <w:rsid w:val="005A3C99"/>
    <w:rsid w:val="005A407E"/>
    <w:rsid w:val="005A4B3C"/>
    <w:rsid w:val="005A5728"/>
    <w:rsid w:val="005A5E29"/>
    <w:rsid w:val="005A6009"/>
    <w:rsid w:val="005A6074"/>
    <w:rsid w:val="005A6616"/>
    <w:rsid w:val="005A6E28"/>
    <w:rsid w:val="005A7003"/>
    <w:rsid w:val="005A73A7"/>
    <w:rsid w:val="005A7CC0"/>
    <w:rsid w:val="005A7DC0"/>
    <w:rsid w:val="005B01B2"/>
    <w:rsid w:val="005B01B6"/>
    <w:rsid w:val="005B027D"/>
    <w:rsid w:val="005B0550"/>
    <w:rsid w:val="005B0AA9"/>
    <w:rsid w:val="005B0C0E"/>
    <w:rsid w:val="005B1062"/>
    <w:rsid w:val="005B1221"/>
    <w:rsid w:val="005B14E9"/>
    <w:rsid w:val="005B1A20"/>
    <w:rsid w:val="005B22AF"/>
    <w:rsid w:val="005B2356"/>
    <w:rsid w:val="005B2AD3"/>
    <w:rsid w:val="005B2CA2"/>
    <w:rsid w:val="005B2EB2"/>
    <w:rsid w:val="005B2F2E"/>
    <w:rsid w:val="005B3B57"/>
    <w:rsid w:val="005B4735"/>
    <w:rsid w:val="005B47D6"/>
    <w:rsid w:val="005B494A"/>
    <w:rsid w:val="005B4B32"/>
    <w:rsid w:val="005B4BE3"/>
    <w:rsid w:val="005B4D94"/>
    <w:rsid w:val="005B5D84"/>
    <w:rsid w:val="005B5EB0"/>
    <w:rsid w:val="005B68A4"/>
    <w:rsid w:val="005B76CF"/>
    <w:rsid w:val="005B76E3"/>
    <w:rsid w:val="005B779B"/>
    <w:rsid w:val="005B7AE6"/>
    <w:rsid w:val="005C00A8"/>
    <w:rsid w:val="005C0721"/>
    <w:rsid w:val="005C0739"/>
    <w:rsid w:val="005C0740"/>
    <w:rsid w:val="005C08A3"/>
    <w:rsid w:val="005C0C34"/>
    <w:rsid w:val="005C19B6"/>
    <w:rsid w:val="005C1DAD"/>
    <w:rsid w:val="005C2E97"/>
    <w:rsid w:val="005C33CA"/>
    <w:rsid w:val="005C350A"/>
    <w:rsid w:val="005C384B"/>
    <w:rsid w:val="005C3C0C"/>
    <w:rsid w:val="005C4CB9"/>
    <w:rsid w:val="005C5647"/>
    <w:rsid w:val="005C5B8B"/>
    <w:rsid w:val="005C67FE"/>
    <w:rsid w:val="005C6B21"/>
    <w:rsid w:val="005C6D81"/>
    <w:rsid w:val="005C745E"/>
    <w:rsid w:val="005C751E"/>
    <w:rsid w:val="005C7710"/>
    <w:rsid w:val="005C77F2"/>
    <w:rsid w:val="005C7B88"/>
    <w:rsid w:val="005D01F0"/>
    <w:rsid w:val="005D0BA6"/>
    <w:rsid w:val="005D0CA7"/>
    <w:rsid w:val="005D0CB0"/>
    <w:rsid w:val="005D1479"/>
    <w:rsid w:val="005D1587"/>
    <w:rsid w:val="005D2163"/>
    <w:rsid w:val="005D24B4"/>
    <w:rsid w:val="005D264A"/>
    <w:rsid w:val="005D28D3"/>
    <w:rsid w:val="005D2928"/>
    <w:rsid w:val="005D29D9"/>
    <w:rsid w:val="005D2A42"/>
    <w:rsid w:val="005D2CDE"/>
    <w:rsid w:val="005D4266"/>
    <w:rsid w:val="005D4363"/>
    <w:rsid w:val="005D44F4"/>
    <w:rsid w:val="005D47BC"/>
    <w:rsid w:val="005D4B31"/>
    <w:rsid w:val="005D4B47"/>
    <w:rsid w:val="005D50B3"/>
    <w:rsid w:val="005D51CC"/>
    <w:rsid w:val="005D5276"/>
    <w:rsid w:val="005D54C8"/>
    <w:rsid w:val="005D564D"/>
    <w:rsid w:val="005D565E"/>
    <w:rsid w:val="005D5C22"/>
    <w:rsid w:val="005D5D4E"/>
    <w:rsid w:val="005D5DD9"/>
    <w:rsid w:val="005D5DE8"/>
    <w:rsid w:val="005D6052"/>
    <w:rsid w:val="005D6532"/>
    <w:rsid w:val="005D6993"/>
    <w:rsid w:val="005D6B3B"/>
    <w:rsid w:val="005D6C3B"/>
    <w:rsid w:val="005D6CF2"/>
    <w:rsid w:val="005D6E4F"/>
    <w:rsid w:val="005D7B1E"/>
    <w:rsid w:val="005D7F36"/>
    <w:rsid w:val="005E074D"/>
    <w:rsid w:val="005E0967"/>
    <w:rsid w:val="005E12D2"/>
    <w:rsid w:val="005E1309"/>
    <w:rsid w:val="005E193A"/>
    <w:rsid w:val="005E222F"/>
    <w:rsid w:val="005E2533"/>
    <w:rsid w:val="005E25D2"/>
    <w:rsid w:val="005E30E3"/>
    <w:rsid w:val="005E347D"/>
    <w:rsid w:val="005E4260"/>
    <w:rsid w:val="005E4611"/>
    <w:rsid w:val="005E4618"/>
    <w:rsid w:val="005E475C"/>
    <w:rsid w:val="005E4772"/>
    <w:rsid w:val="005E48A4"/>
    <w:rsid w:val="005E4B85"/>
    <w:rsid w:val="005E50F5"/>
    <w:rsid w:val="005E5107"/>
    <w:rsid w:val="005E57A5"/>
    <w:rsid w:val="005E5878"/>
    <w:rsid w:val="005E58E2"/>
    <w:rsid w:val="005E5CE6"/>
    <w:rsid w:val="005E64EF"/>
    <w:rsid w:val="005E68BB"/>
    <w:rsid w:val="005E6AE6"/>
    <w:rsid w:val="005E70A4"/>
    <w:rsid w:val="005E711F"/>
    <w:rsid w:val="005E739E"/>
    <w:rsid w:val="005E7764"/>
    <w:rsid w:val="005E7F7F"/>
    <w:rsid w:val="005F03F6"/>
    <w:rsid w:val="005F0436"/>
    <w:rsid w:val="005F047C"/>
    <w:rsid w:val="005F0512"/>
    <w:rsid w:val="005F06E5"/>
    <w:rsid w:val="005F0851"/>
    <w:rsid w:val="005F0EDF"/>
    <w:rsid w:val="005F103C"/>
    <w:rsid w:val="005F10A0"/>
    <w:rsid w:val="005F12A7"/>
    <w:rsid w:val="005F1343"/>
    <w:rsid w:val="005F1ED7"/>
    <w:rsid w:val="005F223A"/>
    <w:rsid w:val="005F2280"/>
    <w:rsid w:val="005F2293"/>
    <w:rsid w:val="005F254A"/>
    <w:rsid w:val="005F292E"/>
    <w:rsid w:val="005F2D87"/>
    <w:rsid w:val="005F2EBE"/>
    <w:rsid w:val="005F37CA"/>
    <w:rsid w:val="005F4386"/>
    <w:rsid w:val="005F45F5"/>
    <w:rsid w:val="005F4CB6"/>
    <w:rsid w:val="005F53F2"/>
    <w:rsid w:val="005F574D"/>
    <w:rsid w:val="005F57C2"/>
    <w:rsid w:val="005F595D"/>
    <w:rsid w:val="005F59EB"/>
    <w:rsid w:val="005F60D5"/>
    <w:rsid w:val="005F62E9"/>
    <w:rsid w:val="005F647B"/>
    <w:rsid w:val="005F64A4"/>
    <w:rsid w:val="005F6872"/>
    <w:rsid w:val="005F69B3"/>
    <w:rsid w:val="005F6C23"/>
    <w:rsid w:val="005F6C85"/>
    <w:rsid w:val="005F7139"/>
    <w:rsid w:val="005F75B3"/>
    <w:rsid w:val="005F78CE"/>
    <w:rsid w:val="005F7CF7"/>
    <w:rsid w:val="00600B36"/>
    <w:rsid w:val="00600B7F"/>
    <w:rsid w:val="00600DB2"/>
    <w:rsid w:val="00601480"/>
    <w:rsid w:val="006017AC"/>
    <w:rsid w:val="0060196A"/>
    <w:rsid w:val="0060199B"/>
    <w:rsid w:val="006021D1"/>
    <w:rsid w:val="006024C0"/>
    <w:rsid w:val="00602792"/>
    <w:rsid w:val="00602E99"/>
    <w:rsid w:val="006037D7"/>
    <w:rsid w:val="00603F1D"/>
    <w:rsid w:val="0060470C"/>
    <w:rsid w:val="00604762"/>
    <w:rsid w:val="00604881"/>
    <w:rsid w:val="006048F5"/>
    <w:rsid w:val="0060492C"/>
    <w:rsid w:val="00604B77"/>
    <w:rsid w:val="00604BF5"/>
    <w:rsid w:val="00605812"/>
    <w:rsid w:val="00605A08"/>
    <w:rsid w:val="00605EF5"/>
    <w:rsid w:val="00607355"/>
    <w:rsid w:val="00607732"/>
    <w:rsid w:val="006078A3"/>
    <w:rsid w:val="00607C1D"/>
    <w:rsid w:val="006101C7"/>
    <w:rsid w:val="00610332"/>
    <w:rsid w:val="006109E6"/>
    <w:rsid w:val="00610B9E"/>
    <w:rsid w:val="00610D22"/>
    <w:rsid w:val="00611296"/>
    <w:rsid w:val="006114CD"/>
    <w:rsid w:val="006116AB"/>
    <w:rsid w:val="00611975"/>
    <w:rsid w:val="00611C82"/>
    <w:rsid w:val="00611F22"/>
    <w:rsid w:val="006121D0"/>
    <w:rsid w:val="00612314"/>
    <w:rsid w:val="006125D2"/>
    <w:rsid w:val="00612770"/>
    <w:rsid w:val="00612A67"/>
    <w:rsid w:val="00612D47"/>
    <w:rsid w:val="0061344E"/>
    <w:rsid w:val="0061390E"/>
    <w:rsid w:val="00613DCE"/>
    <w:rsid w:val="00613ED7"/>
    <w:rsid w:val="00614D6D"/>
    <w:rsid w:val="0061504A"/>
    <w:rsid w:val="00615129"/>
    <w:rsid w:val="006159F2"/>
    <w:rsid w:val="00615A72"/>
    <w:rsid w:val="0061617D"/>
    <w:rsid w:val="00616744"/>
    <w:rsid w:val="006169F7"/>
    <w:rsid w:val="00616E92"/>
    <w:rsid w:val="00616ECE"/>
    <w:rsid w:val="00617206"/>
    <w:rsid w:val="006176CE"/>
    <w:rsid w:val="00617810"/>
    <w:rsid w:val="00617818"/>
    <w:rsid w:val="00617911"/>
    <w:rsid w:val="006200AA"/>
    <w:rsid w:val="006203DC"/>
    <w:rsid w:val="006206A4"/>
    <w:rsid w:val="00620AE3"/>
    <w:rsid w:val="00620D67"/>
    <w:rsid w:val="00620DDD"/>
    <w:rsid w:val="00620F67"/>
    <w:rsid w:val="0062132F"/>
    <w:rsid w:val="00621553"/>
    <w:rsid w:val="00621AB6"/>
    <w:rsid w:val="00621BE4"/>
    <w:rsid w:val="00621F95"/>
    <w:rsid w:val="006224D5"/>
    <w:rsid w:val="00623519"/>
    <w:rsid w:val="00623678"/>
    <w:rsid w:val="00623718"/>
    <w:rsid w:val="006239D9"/>
    <w:rsid w:val="00623ABC"/>
    <w:rsid w:val="00623D1D"/>
    <w:rsid w:val="00623F6C"/>
    <w:rsid w:val="0062419B"/>
    <w:rsid w:val="006252FC"/>
    <w:rsid w:val="00625952"/>
    <w:rsid w:val="00625CBD"/>
    <w:rsid w:val="00626192"/>
    <w:rsid w:val="0062649C"/>
    <w:rsid w:val="006265BD"/>
    <w:rsid w:val="006267A3"/>
    <w:rsid w:val="006268B3"/>
    <w:rsid w:val="0062702A"/>
    <w:rsid w:val="0062709F"/>
    <w:rsid w:val="006270EE"/>
    <w:rsid w:val="00627C3B"/>
    <w:rsid w:val="00627CF1"/>
    <w:rsid w:val="00627D2D"/>
    <w:rsid w:val="00630173"/>
    <w:rsid w:val="006303F3"/>
    <w:rsid w:val="006306EA"/>
    <w:rsid w:val="00630862"/>
    <w:rsid w:val="00630A4C"/>
    <w:rsid w:val="00631021"/>
    <w:rsid w:val="00631550"/>
    <w:rsid w:val="00631754"/>
    <w:rsid w:val="00631B1B"/>
    <w:rsid w:val="00631CB3"/>
    <w:rsid w:val="00632115"/>
    <w:rsid w:val="006324A1"/>
    <w:rsid w:val="0063259C"/>
    <w:rsid w:val="0063286E"/>
    <w:rsid w:val="00632AE3"/>
    <w:rsid w:val="00633166"/>
    <w:rsid w:val="006331A0"/>
    <w:rsid w:val="006331A5"/>
    <w:rsid w:val="0063374A"/>
    <w:rsid w:val="006338B4"/>
    <w:rsid w:val="00633AAE"/>
    <w:rsid w:val="006341A7"/>
    <w:rsid w:val="00634461"/>
    <w:rsid w:val="006344EA"/>
    <w:rsid w:val="00635333"/>
    <w:rsid w:val="0063545C"/>
    <w:rsid w:val="00635F02"/>
    <w:rsid w:val="0063628B"/>
    <w:rsid w:val="0063642B"/>
    <w:rsid w:val="0063658D"/>
    <w:rsid w:val="006373FC"/>
    <w:rsid w:val="00637693"/>
    <w:rsid w:val="0063785D"/>
    <w:rsid w:val="00637894"/>
    <w:rsid w:val="00637B3F"/>
    <w:rsid w:val="0064017A"/>
    <w:rsid w:val="006402EC"/>
    <w:rsid w:val="006406CD"/>
    <w:rsid w:val="0064073C"/>
    <w:rsid w:val="00640B22"/>
    <w:rsid w:val="00641542"/>
    <w:rsid w:val="006416B8"/>
    <w:rsid w:val="006417DB"/>
    <w:rsid w:val="00641D28"/>
    <w:rsid w:val="00641DA7"/>
    <w:rsid w:val="00641DBC"/>
    <w:rsid w:val="0064215C"/>
    <w:rsid w:val="0064237D"/>
    <w:rsid w:val="00642C57"/>
    <w:rsid w:val="00642CAE"/>
    <w:rsid w:val="00642E4D"/>
    <w:rsid w:val="00643343"/>
    <w:rsid w:val="00643577"/>
    <w:rsid w:val="0064398F"/>
    <w:rsid w:val="00643D62"/>
    <w:rsid w:val="0064412B"/>
    <w:rsid w:val="006448F1"/>
    <w:rsid w:val="00644C0D"/>
    <w:rsid w:val="00644FA1"/>
    <w:rsid w:val="00645181"/>
    <w:rsid w:val="00645498"/>
    <w:rsid w:val="0064556A"/>
    <w:rsid w:val="00645ABC"/>
    <w:rsid w:val="00645BB2"/>
    <w:rsid w:val="00646034"/>
    <w:rsid w:val="00646315"/>
    <w:rsid w:val="00646370"/>
    <w:rsid w:val="006468C9"/>
    <w:rsid w:val="00646F11"/>
    <w:rsid w:val="006473C1"/>
    <w:rsid w:val="0064776E"/>
    <w:rsid w:val="00647913"/>
    <w:rsid w:val="00647C91"/>
    <w:rsid w:val="00650374"/>
    <w:rsid w:val="006508C4"/>
    <w:rsid w:val="00650F90"/>
    <w:rsid w:val="006512B0"/>
    <w:rsid w:val="0065135C"/>
    <w:rsid w:val="006518ED"/>
    <w:rsid w:val="00651997"/>
    <w:rsid w:val="00651C54"/>
    <w:rsid w:val="00651F00"/>
    <w:rsid w:val="00652386"/>
    <w:rsid w:val="00652518"/>
    <w:rsid w:val="00652BE2"/>
    <w:rsid w:val="00652C23"/>
    <w:rsid w:val="00653477"/>
    <w:rsid w:val="006538B1"/>
    <w:rsid w:val="00653C16"/>
    <w:rsid w:val="0065478A"/>
    <w:rsid w:val="00654EA9"/>
    <w:rsid w:val="00654FED"/>
    <w:rsid w:val="006552AE"/>
    <w:rsid w:val="00655E40"/>
    <w:rsid w:val="0065692B"/>
    <w:rsid w:val="00656A6C"/>
    <w:rsid w:val="00656B65"/>
    <w:rsid w:val="00656DE1"/>
    <w:rsid w:val="00656E68"/>
    <w:rsid w:val="00657282"/>
    <w:rsid w:val="006575A5"/>
    <w:rsid w:val="00657742"/>
    <w:rsid w:val="00657892"/>
    <w:rsid w:val="00657B6C"/>
    <w:rsid w:val="00657E6B"/>
    <w:rsid w:val="00657F5B"/>
    <w:rsid w:val="00660255"/>
    <w:rsid w:val="0066029C"/>
    <w:rsid w:val="00661FAD"/>
    <w:rsid w:val="006621A5"/>
    <w:rsid w:val="00662BD1"/>
    <w:rsid w:val="00662FEA"/>
    <w:rsid w:val="006630D0"/>
    <w:rsid w:val="00663B75"/>
    <w:rsid w:val="00663BAD"/>
    <w:rsid w:val="006644AD"/>
    <w:rsid w:val="00664999"/>
    <w:rsid w:val="00664A5A"/>
    <w:rsid w:val="00664CC0"/>
    <w:rsid w:val="0066573A"/>
    <w:rsid w:val="00665CC0"/>
    <w:rsid w:val="00666060"/>
    <w:rsid w:val="00666098"/>
    <w:rsid w:val="00666256"/>
    <w:rsid w:val="00666573"/>
    <w:rsid w:val="00667092"/>
    <w:rsid w:val="006670FA"/>
    <w:rsid w:val="006672A9"/>
    <w:rsid w:val="00667332"/>
    <w:rsid w:val="0066763E"/>
    <w:rsid w:val="00667884"/>
    <w:rsid w:val="00667939"/>
    <w:rsid w:val="00667961"/>
    <w:rsid w:val="00667C11"/>
    <w:rsid w:val="00667DED"/>
    <w:rsid w:val="00667FD7"/>
    <w:rsid w:val="006703B8"/>
    <w:rsid w:val="00670433"/>
    <w:rsid w:val="00670905"/>
    <w:rsid w:val="00671262"/>
    <w:rsid w:val="0067139F"/>
    <w:rsid w:val="0067161C"/>
    <w:rsid w:val="00671766"/>
    <w:rsid w:val="00671A09"/>
    <w:rsid w:val="00671AD2"/>
    <w:rsid w:val="00672585"/>
    <w:rsid w:val="00672875"/>
    <w:rsid w:val="00673A49"/>
    <w:rsid w:val="00673AF4"/>
    <w:rsid w:val="00674576"/>
    <w:rsid w:val="00674B7E"/>
    <w:rsid w:val="00674C23"/>
    <w:rsid w:val="006750CB"/>
    <w:rsid w:val="006756A9"/>
    <w:rsid w:val="00675757"/>
    <w:rsid w:val="006763D6"/>
    <w:rsid w:val="006763DE"/>
    <w:rsid w:val="006764EA"/>
    <w:rsid w:val="00676DAE"/>
    <w:rsid w:val="0067763E"/>
    <w:rsid w:val="00677938"/>
    <w:rsid w:val="006802AD"/>
    <w:rsid w:val="00680889"/>
    <w:rsid w:val="006808D5"/>
    <w:rsid w:val="00680BD8"/>
    <w:rsid w:val="00680F24"/>
    <w:rsid w:val="00681268"/>
    <w:rsid w:val="0068144B"/>
    <w:rsid w:val="006816E6"/>
    <w:rsid w:val="00681BE9"/>
    <w:rsid w:val="00681BF0"/>
    <w:rsid w:val="00681C1F"/>
    <w:rsid w:val="00681FAA"/>
    <w:rsid w:val="006824A0"/>
    <w:rsid w:val="006825EB"/>
    <w:rsid w:val="0068260A"/>
    <w:rsid w:val="006828D4"/>
    <w:rsid w:val="00682E28"/>
    <w:rsid w:val="006831D4"/>
    <w:rsid w:val="006832E7"/>
    <w:rsid w:val="00683341"/>
    <w:rsid w:val="00683B3E"/>
    <w:rsid w:val="00683C65"/>
    <w:rsid w:val="00683DEB"/>
    <w:rsid w:val="00685807"/>
    <w:rsid w:val="006858B4"/>
    <w:rsid w:val="00685B82"/>
    <w:rsid w:val="00685FC4"/>
    <w:rsid w:val="00686071"/>
    <w:rsid w:val="00686088"/>
    <w:rsid w:val="00686466"/>
    <w:rsid w:val="0068674D"/>
    <w:rsid w:val="006870E5"/>
    <w:rsid w:val="00690289"/>
    <w:rsid w:val="006903D2"/>
    <w:rsid w:val="0069042E"/>
    <w:rsid w:val="00690713"/>
    <w:rsid w:val="00690778"/>
    <w:rsid w:val="006908BB"/>
    <w:rsid w:val="00690AE0"/>
    <w:rsid w:val="0069103C"/>
    <w:rsid w:val="006911FA"/>
    <w:rsid w:val="006914D0"/>
    <w:rsid w:val="006929A1"/>
    <w:rsid w:val="00692D4B"/>
    <w:rsid w:val="00693593"/>
    <w:rsid w:val="006935A0"/>
    <w:rsid w:val="006935E7"/>
    <w:rsid w:val="00693904"/>
    <w:rsid w:val="006939FA"/>
    <w:rsid w:val="00693F12"/>
    <w:rsid w:val="0069435F"/>
    <w:rsid w:val="006945A2"/>
    <w:rsid w:val="00694B98"/>
    <w:rsid w:val="00695601"/>
    <w:rsid w:val="00695964"/>
    <w:rsid w:val="00695CB8"/>
    <w:rsid w:val="00695F42"/>
    <w:rsid w:val="006960AD"/>
    <w:rsid w:val="0069673A"/>
    <w:rsid w:val="00696927"/>
    <w:rsid w:val="00697243"/>
    <w:rsid w:val="00697E93"/>
    <w:rsid w:val="006A0993"/>
    <w:rsid w:val="006A1578"/>
    <w:rsid w:val="006A1D91"/>
    <w:rsid w:val="006A1DA9"/>
    <w:rsid w:val="006A1E4A"/>
    <w:rsid w:val="006A278A"/>
    <w:rsid w:val="006A2DC8"/>
    <w:rsid w:val="006A2F70"/>
    <w:rsid w:val="006A3486"/>
    <w:rsid w:val="006A3F24"/>
    <w:rsid w:val="006A3F2C"/>
    <w:rsid w:val="006A3F42"/>
    <w:rsid w:val="006A442A"/>
    <w:rsid w:val="006A47C5"/>
    <w:rsid w:val="006A4A2E"/>
    <w:rsid w:val="006A4F17"/>
    <w:rsid w:val="006A55EF"/>
    <w:rsid w:val="006A5666"/>
    <w:rsid w:val="006A618A"/>
    <w:rsid w:val="006A639B"/>
    <w:rsid w:val="006A677A"/>
    <w:rsid w:val="006A68F4"/>
    <w:rsid w:val="006A6B5B"/>
    <w:rsid w:val="006A6BC0"/>
    <w:rsid w:val="006A6F86"/>
    <w:rsid w:val="006A7497"/>
    <w:rsid w:val="006A7602"/>
    <w:rsid w:val="006A79F1"/>
    <w:rsid w:val="006A7A4C"/>
    <w:rsid w:val="006A7B49"/>
    <w:rsid w:val="006A7B6A"/>
    <w:rsid w:val="006A7F62"/>
    <w:rsid w:val="006B01F6"/>
    <w:rsid w:val="006B09F5"/>
    <w:rsid w:val="006B0AE3"/>
    <w:rsid w:val="006B0B59"/>
    <w:rsid w:val="006B0DAC"/>
    <w:rsid w:val="006B14F2"/>
    <w:rsid w:val="006B1B6E"/>
    <w:rsid w:val="006B1CAC"/>
    <w:rsid w:val="006B2500"/>
    <w:rsid w:val="006B258F"/>
    <w:rsid w:val="006B27D2"/>
    <w:rsid w:val="006B28A5"/>
    <w:rsid w:val="006B2DD9"/>
    <w:rsid w:val="006B2E16"/>
    <w:rsid w:val="006B360A"/>
    <w:rsid w:val="006B3927"/>
    <w:rsid w:val="006B46C3"/>
    <w:rsid w:val="006B488B"/>
    <w:rsid w:val="006B4FA4"/>
    <w:rsid w:val="006B52F7"/>
    <w:rsid w:val="006B5508"/>
    <w:rsid w:val="006B58BB"/>
    <w:rsid w:val="006B5A75"/>
    <w:rsid w:val="006B5B32"/>
    <w:rsid w:val="006B5BA6"/>
    <w:rsid w:val="006B5DCC"/>
    <w:rsid w:val="006B605C"/>
    <w:rsid w:val="006B6148"/>
    <w:rsid w:val="006B684A"/>
    <w:rsid w:val="006B6863"/>
    <w:rsid w:val="006B692C"/>
    <w:rsid w:val="006B6EE0"/>
    <w:rsid w:val="006B7F9A"/>
    <w:rsid w:val="006C045B"/>
    <w:rsid w:val="006C0916"/>
    <w:rsid w:val="006C0D62"/>
    <w:rsid w:val="006C0F80"/>
    <w:rsid w:val="006C1015"/>
    <w:rsid w:val="006C101D"/>
    <w:rsid w:val="006C15EF"/>
    <w:rsid w:val="006C1E8F"/>
    <w:rsid w:val="006C20C6"/>
    <w:rsid w:val="006C25A7"/>
    <w:rsid w:val="006C28E9"/>
    <w:rsid w:val="006C2903"/>
    <w:rsid w:val="006C2B18"/>
    <w:rsid w:val="006C2E80"/>
    <w:rsid w:val="006C2FEE"/>
    <w:rsid w:val="006C31A0"/>
    <w:rsid w:val="006C3AD8"/>
    <w:rsid w:val="006C4037"/>
    <w:rsid w:val="006C40EF"/>
    <w:rsid w:val="006C465E"/>
    <w:rsid w:val="006C4707"/>
    <w:rsid w:val="006C4840"/>
    <w:rsid w:val="006C4B94"/>
    <w:rsid w:val="006C53FA"/>
    <w:rsid w:val="006C5B2E"/>
    <w:rsid w:val="006C66AE"/>
    <w:rsid w:val="006C6A8E"/>
    <w:rsid w:val="006C72DA"/>
    <w:rsid w:val="006C7556"/>
    <w:rsid w:val="006C7E3C"/>
    <w:rsid w:val="006C7F40"/>
    <w:rsid w:val="006D0469"/>
    <w:rsid w:val="006D04A5"/>
    <w:rsid w:val="006D09AE"/>
    <w:rsid w:val="006D0B1F"/>
    <w:rsid w:val="006D1161"/>
    <w:rsid w:val="006D1EBD"/>
    <w:rsid w:val="006D20D1"/>
    <w:rsid w:val="006D2EF7"/>
    <w:rsid w:val="006D3019"/>
    <w:rsid w:val="006D34BB"/>
    <w:rsid w:val="006D3577"/>
    <w:rsid w:val="006D4569"/>
    <w:rsid w:val="006D4706"/>
    <w:rsid w:val="006D4A48"/>
    <w:rsid w:val="006D4ABF"/>
    <w:rsid w:val="006D4FF6"/>
    <w:rsid w:val="006D50CE"/>
    <w:rsid w:val="006D5FD3"/>
    <w:rsid w:val="006D6178"/>
    <w:rsid w:val="006D61F6"/>
    <w:rsid w:val="006D6566"/>
    <w:rsid w:val="006D6A87"/>
    <w:rsid w:val="006D6BE8"/>
    <w:rsid w:val="006D77B1"/>
    <w:rsid w:val="006D7B08"/>
    <w:rsid w:val="006D7B78"/>
    <w:rsid w:val="006D7BF4"/>
    <w:rsid w:val="006D7C4B"/>
    <w:rsid w:val="006D7E72"/>
    <w:rsid w:val="006E01F2"/>
    <w:rsid w:val="006E051F"/>
    <w:rsid w:val="006E0961"/>
    <w:rsid w:val="006E10F5"/>
    <w:rsid w:val="006E1D57"/>
    <w:rsid w:val="006E21DA"/>
    <w:rsid w:val="006E26BF"/>
    <w:rsid w:val="006E2C8E"/>
    <w:rsid w:val="006E3032"/>
    <w:rsid w:val="006E3A23"/>
    <w:rsid w:val="006E3BA7"/>
    <w:rsid w:val="006E3C53"/>
    <w:rsid w:val="006E44F8"/>
    <w:rsid w:val="006E46F7"/>
    <w:rsid w:val="006E49AE"/>
    <w:rsid w:val="006E4A70"/>
    <w:rsid w:val="006E542F"/>
    <w:rsid w:val="006E5460"/>
    <w:rsid w:val="006E546E"/>
    <w:rsid w:val="006E5593"/>
    <w:rsid w:val="006E5D36"/>
    <w:rsid w:val="006E5EC3"/>
    <w:rsid w:val="006E63F1"/>
    <w:rsid w:val="006E643C"/>
    <w:rsid w:val="006E6A9D"/>
    <w:rsid w:val="006E6BD2"/>
    <w:rsid w:val="006E6CBF"/>
    <w:rsid w:val="006E7347"/>
    <w:rsid w:val="006E73AE"/>
    <w:rsid w:val="006E79DE"/>
    <w:rsid w:val="006E7A40"/>
    <w:rsid w:val="006E7AAC"/>
    <w:rsid w:val="006F03A6"/>
    <w:rsid w:val="006F0498"/>
    <w:rsid w:val="006F07EE"/>
    <w:rsid w:val="006F0B27"/>
    <w:rsid w:val="006F1347"/>
    <w:rsid w:val="006F1D6A"/>
    <w:rsid w:val="006F1F41"/>
    <w:rsid w:val="006F1FBC"/>
    <w:rsid w:val="006F1FF6"/>
    <w:rsid w:val="006F2082"/>
    <w:rsid w:val="006F2283"/>
    <w:rsid w:val="006F2700"/>
    <w:rsid w:val="006F27CA"/>
    <w:rsid w:val="006F3467"/>
    <w:rsid w:val="006F34C3"/>
    <w:rsid w:val="006F3724"/>
    <w:rsid w:val="006F3D23"/>
    <w:rsid w:val="006F4870"/>
    <w:rsid w:val="006F4C71"/>
    <w:rsid w:val="006F4C87"/>
    <w:rsid w:val="006F4DD8"/>
    <w:rsid w:val="006F4E1C"/>
    <w:rsid w:val="006F4E3A"/>
    <w:rsid w:val="006F4F66"/>
    <w:rsid w:val="006F5976"/>
    <w:rsid w:val="006F5B82"/>
    <w:rsid w:val="006F5C9C"/>
    <w:rsid w:val="006F5D32"/>
    <w:rsid w:val="006F5E31"/>
    <w:rsid w:val="006F5F10"/>
    <w:rsid w:val="006F6050"/>
    <w:rsid w:val="006F606B"/>
    <w:rsid w:val="006F660C"/>
    <w:rsid w:val="006F6A19"/>
    <w:rsid w:val="006F6A72"/>
    <w:rsid w:val="006F6B4B"/>
    <w:rsid w:val="006F6C21"/>
    <w:rsid w:val="006F6F67"/>
    <w:rsid w:val="006F70B0"/>
    <w:rsid w:val="006F71E6"/>
    <w:rsid w:val="006F735C"/>
    <w:rsid w:val="006F74CC"/>
    <w:rsid w:val="006F75F1"/>
    <w:rsid w:val="0070093C"/>
    <w:rsid w:val="0070171E"/>
    <w:rsid w:val="0070175E"/>
    <w:rsid w:val="00701F6E"/>
    <w:rsid w:val="00702177"/>
    <w:rsid w:val="00702AF4"/>
    <w:rsid w:val="00702B6E"/>
    <w:rsid w:val="00702F8F"/>
    <w:rsid w:val="00702FD5"/>
    <w:rsid w:val="00703676"/>
    <w:rsid w:val="00703B74"/>
    <w:rsid w:val="00703E38"/>
    <w:rsid w:val="007055B0"/>
    <w:rsid w:val="007056FD"/>
    <w:rsid w:val="00705AA5"/>
    <w:rsid w:val="00705B20"/>
    <w:rsid w:val="00705DC4"/>
    <w:rsid w:val="00705EEC"/>
    <w:rsid w:val="0070656C"/>
    <w:rsid w:val="00706983"/>
    <w:rsid w:val="00706BED"/>
    <w:rsid w:val="00706C59"/>
    <w:rsid w:val="00707114"/>
    <w:rsid w:val="00707511"/>
    <w:rsid w:val="00707809"/>
    <w:rsid w:val="0070788F"/>
    <w:rsid w:val="00710513"/>
    <w:rsid w:val="00710876"/>
    <w:rsid w:val="00710B84"/>
    <w:rsid w:val="00711228"/>
    <w:rsid w:val="0071162D"/>
    <w:rsid w:val="00711B4E"/>
    <w:rsid w:val="00712FF9"/>
    <w:rsid w:val="007130E7"/>
    <w:rsid w:val="007139D1"/>
    <w:rsid w:val="00713A70"/>
    <w:rsid w:val="00713BD3"/>
    <w:rsid w:val="00713FEA"/>
    <w:rsid w:val="007140D0"/>
    <w:rsid w:val="00714711"/>
    <w:rsid w:val="00714BE5"/>
    <w:rsid w:val="00714DE8"/>
    <w:rsid w:val="00714E4A"/>
    <w:rsid w:val="007155BC"/>
    <w:rsid w:val="007155ED"/>
    <w:rsid w:val="007158F2"/>
    <w:rsid w:val="00715937"/>
    <w:rsid w:val="00716D09"/>
    <w:rsid w:val="0071739C"/>
    <w:rsid w:val="0071761F"/>
    <w:rsid w:val="00717CF2"/>
    <w:rsid w:val="00717F95"/>
    <w:rsid w:val="0072028F"/>
    <w:rsid w:val="007209C1"/>
    <w:rsid w:val="00720B66"/>
    <w:rsid w:val="00720D43"/>
    <w:rsid w:val="00721A88"/>
    <w:rsid w:val="00722130"/>
    <w:rsid w:val="00722145"/>
    <w:rsid w:val="00722290"/>
    <w:rsid w:val="00722603"/>
    <w:rsid w:val="0072287A"/>
    <w:rsid w:val="00722C0B"/>
    <w:rsid w:val="00722C81"/>
    <w:rsid w:val="007231D4"/>
    <w:rsid w:val="007231F4"/>
    <w:rsid w:val="007238B3"/>
    <w:rsid w:val="007239C2"/>
    <w:rsid w:val="00723E87"/>
    <w:rsid w:val="00723F6F"/>
    <w:rsid w:val="0072400E"/>
    <w:rsid w:val="0072497D"/>
    <w:rsid w:val="00724A4B"/>
    <w:rsid w:val="00724A67"/>
    <w:rsid w:val="00724BC0"/>
    <w:rsid w:val="00724E3D"/>
    <w:rsid w:val="00724EA8"/>
    <w:rsid w:val="00724F32"/>
    <w:rsid w:val="007256C8"/>
    <w:rsid w:val="00725ED8"/>
    <w:rsid w:val="007267E5"/>
    <w:rsid w:val="007268D0"/>
    <w:rsid w:val="00726C3A"/>
    <w:rsid w:val="007270A7"/>
    <w:rsid w:val="007274DC"/>
    <w:rsid w:val="007278AF"/>
    <w:rsid w:val="00730ADF"/>
    <w:rsid w:val="00730F33"/>
    <w:rsid w:val="007310A7"/>
    <w:rsid w:val="0073145A"/>
    <w:rsid w:val="0073163B"/>
    <w:rsid w:val="00731CCE"/>
    <w:rsid w:val="00731E5F"/>
    <w:rsid w:val="0073205E"/>
    <w:rsid w:val="007321E3"/>
    <w:rsid w:val="0073232C"/>
    <w:rsid w:val="0073275F"/>
    <w:rsid w:val="00732905"/>
    <w:rsid w:val="00732BCB"/>
    <w:rsid w:val="00732F30"/>
    <w:rsid w:val="0073315A"/>
    <w:rsid w:val="007333A0"/>
    <w:rsid w:val="00734148"/>
    <w:rsid w:val="007347AA"/>
    <w:rsid w:val="00734EF1"/>
    <w:rsid w:val="00735072"/>
    <w:rsid w:val="0073525B"/>
    <w:rsid w:val="00735C7B"/>
    <w:rsid w:val="00736345"/>
    <w:rsid w:val="007366A3"/>
    <w:rsid w:val="00736942"/>
    <w:rsid w:val="007369BF"/>
    <w:rsid w:val="00736E68"/>
    <w:rsid w:val="00736F96"/>
    <w:rsid w:val="00737AAF"/>
    <w:rsid w:val="00737B51"/>
    <w:rsid w:val="00737C0A"/>
    <w:rsid w:val="00740690"/>
    <w:rsid w:val="00740D48"/>
    <w:rsid w:val="00740D89"/>
    <w:rsid w:val="00740EDC"/>
    <w:rsid w:val="00740F96"/>
    <w:rsid w:val="00741177"/>
    <w:rsid w:val="00741C11"/>
    <w:rsid w:val="00741CE6"/>
    <w:rsid w:val="00741EA0"/>
    <w:rsid w:val="0074212B"/>
    <w:rsid w:val="00742170"/>
    <w:rsid w:val="0074335A"/>
    <w:rsid w:val="00743702"/>
    <w:rsid w:val="00743F21"/>
    <w:rsid w:val="00744A89"/>
    <w:rsid w:val="007450AD"/>
    <w:rsid w:val="00745430"/>
    <w:rsid w:val="0074590E"/>
    <w:rsid w:val="00745C6C"/>
    <w:rsid w:val="00745CB7"/>
    <w:rsid w:val="00745EC8"/>
    <w:rsid w:val="007468F2"/>
    <w:rsid w:val="00746A22"/>
    <w:rsid w:val="00746A58"/>
    <w:rsid w:val="00746FA3"/>
    <w:rsid w:val="007472EC"/>
    <w:rsid w:val="007477D2"/>
    <w:rsid w:val="007501D1"/>
    <w:rsid w:val="007502E5"/>
    <w:rsid w:val="00750859"/>
    <w:rsid w:val="00750883"/>
    <w:rsid w:val="00750A51"/>
    <w:rsid w:val="007510DA"/>
    <w:rsid w:val="007518D8"/>
    <w:rsid w:val="00751B57"/>
    <w:rsid w:val="00751B7F"/>
    <w:rsid w:val="00751F36"/>
    <w:rsid w:val="00751FF9"/>
    <w:rsid w:val="00752376"/>
    <w:rsid w:val="007525E2"/>
    <w:rsid w:val="007527ED"/>
    <w:rsid w:val="00752B90"/>
    <w:rsid w:val="00752E83"/>
    <w:rsid w:val="00752EB3"/>
    <w:rsid w:val="00753118"/>
    <w:rsid w:val="007532C1"/>
    <w:rsid w:val="00753987"/>
    <w:rsid w:val="00753BDD"/>
    <w:rsid w:val="00754003"/>
    <w:rsid w:val="00754060"/>
    <w:rsid w:val="00754DDC"/>
    <w:rsid w:val="00754E96"/>
    <w:rsid w:val="007552C9"/>
    <w:rsid w:val="00755D70"/>
    <w:rsid w:val="00755E1A"/>
    <w:rsid w:val="00755E3C"/>
    <w:rsid w:val="00756147"/>
    <w:rsid w:val="00756580"/>
    <w:rsid w:val="007568CB"/>
    <w:rsid w:val="00756C7C"/>
    <w:rsid w:val="00756E45"/>
    <w:rsid w:val="0075704B"/>
    <w:rsid w:val="00757AC2"/>
    <w:rsid w:val="00757B6E"/>
    <w:rsid w:val="00757BE1"/>
    <w:rsid w:val="007603A5"/>
    <w:rsid w:val="00760CAD"/>
    <w:rsid w:val="00760FF0"/>
    <w:rsid w:val="00761646"/>
    <w:rsid w:val="00761E5E"/>
    <w:rsid w:val="00762064"/>
    <w:rsid w:val="007624CB"/>
    <w:rsid w:val="00762754"/>
    <w:rsid w:val="00762A44"/>
    <w:rsid w:val="00762B1B"/>
    <w:rsid w:val="00762E59"/>
    <w:rsid w:val="0076321A"/>
    <w:rsid w:val="00763224"/>
    <w:rsid w:val="0076341B"/>
    <w:rsid w:val="007637EB"/>
    <w:rsid w:val="00763950"/>
    <w:rsid w:val="00763B3D"/>
    <w:rsid w:val="00763E73"/>
    <w:rsid w:val="00764BC9"/>
    <w:rsid w:val="007656D1"/>
    <w:rsid w:val="00765C24"/>
    <w:rsid w:val="00765F5F"/>
    <w:rsid w:val="00766BE4"/>
    <w:rsid w:val="007673D9"/>
    <w:rsid w:val="0076747E"/>
    <w:rsid w:val="007678C3"/>
    <w:rsid w:val="007678D4"/>
    <w:rsid w:val="00767EA6"/>
    <w:rsid w:val="007702A6"/>
    <w:rsid w:val="00770449"/>
    <w:rsid w:val="00770D35"/>
    <w:rsid w:val="00771859"/>
    <w:rsid w:val="00771B33"/>
    <w:rsid w:val="00771D88"/>
    <w:rsid w:val="007728F5"/>
    <w:rsid w:val="00772FAD"/>
    <w:rsid w:val="007734B0"/>
    <w:rsid w:val="0077363F"/>
    <w:rsid w:val="007737FC"/>
    <w:rsid w:val="00773CF3"/>
    <w:rsid w:val="007742E6"/>
    <w:rsid w:val="00774459"/>
    <w:rsid w:val="00774837"/>
    <w:rsid w:val="00775A9D"/>
    <w:rsid w:val="007763A2"/>
    <w:rsid w:val="007763BF"/>
    <w:rsid w:val="00776D69"/>
    <w:rsid w:val="007774AE"/>
    <w:rsid w:val="0077795A"/>
    <w:rsid w:val="00777FE5"/>
    <w:rsid w:val="00780468"/>
    <w:rsid w:val="00780ABC"/>
    <w:rsid w:val="00780C96"/>
    <w:rsid w:val="00780D7F"/>
    <w:rsid w:val="00780FB9"/>
    <w:rsid w:val="00781297"/>
    <w:rsid w:val="007814FD"/>
    <w:rsid w:val="00781911"/>
    <w:rsid w:val="00781C4A"/>
    <w:rsid w:val="00781F3B"/>
    <w:rsid w:val="00782076"/>
    <w:rsid w:val="0078214A"/>
    <w:rsid w:val="00783437"/>
    <w:rsid w:val="007836DB"/>
    <w:rsid w:val="00783888"/>
    <w:rsid w:val="00783A58"/>
    <w:rsid w:val="00783EDA"/>
    <w:rsid w:val="00783F9B"/>
    <w:rsid w:val="00784340"/>
    <w:rsid w:val="007843B8"/>
    <w:rsid w:val="007849C6"/>
    <w:rsid w:val="00784F1C"/>
    <w:rsid w:val="00785055"/>
    <w:rsid w:val="0078532A"/>
    <w:rsid w:val="0078548C"/>
    <w:rsid w:val="007855C6"/>
    <w:rsid w:val="0078563E"/>
    <w:rsid w:val="007858FC"/>
    <w:rsid w:val="007866F5"/>
    <w:rsid w:val="0078699F"/>
    <w:rsid w:val="0078702F"/>
    <w:rsid w:val="00787384"/>
    <w:rsid w:val="00787458"/>
    <w:rsid w:val="007875BA"/>
    <w:rsid w:val="00787932"/>
    <w:rsid w:val="00787A90"/>
    <w:rsid w:val="0079001C"/>
    <w:rsid w:val="00791320"/>
    <w:rsid w:val="007914A2"/>
    <w:rsid w:val="0079189A"/>
    <w:rsid w:val="007918B3"/>
    <w:rsid w:val="00791CC9"/>
    <w:rsid w:val="00791F90"/>
    <w:rsid w:val="00792290"/>
    <w:rsid w:val="0079247B"/>
    <w:rsid w:val="00792690"/>
    <w:rsid w:val="0079326A"/>
    <w:rsid w:val="007934AB"/>
    <w:rsid w:val="007934FF"/>
    <w:rsid w:val="00793682"/>
    <w:rsid w:val="00793BDF"/>
    <w:rsid w:val="0079429A"/>
    <w:rsid w:val="007946E4"/>
    <w:rsid w:val="00794BB2"/>
    <w:rsid w:val="007950FE"/>
    <w:rsid w:val="00795101"/>
    <w:rsid w:val="00795166"/>
    <w:rsid w:val="00795572"/>
    <w:rsid w:val="007956BF"/>
    <w:rsid w:val="00795FC4"/>
    <w:rsid w:val="00795FC5"/>
    <w:rsid w:val="00796520"/>
    <w:rsid w:val="00796814"/>
    <w:rsid w:val="00796B38"/>
    <w:rsid w:val="0079726A"/>
    <w:rsid w:val="007972A2"/>
    <w:rsid w:val="00797687"/>
    <w:rsid w:val="00797E6E"/>
    <w:rsid w:val="007A0016"/>
    <w:rsid w:val="007A0081"/>
    <w:rsid w:val="007A05FC"/>
    <w:rsid w:val="007A06B4"/>
    <w:rsid w:val="007A0A5D"/>
    <w:rsid w:val="007A0C55"/>
    <w:rsid w:val="007A0E3A"/>
    <w:rsid w:val="007A147B"/>
    <w:rsid w:val="007A147C"/>
    <w:rsid w:val="007A1767"/>
    <w:rsid w:val="007A286B"/>
    <w:rsid w:val="007A2C03"/>
    <w:rsid w:val="007A3593"/>
    <w:rsid w:val="007A39E9"/>
    <w:rsid w:val="007A3A68"/>
    <w:rsid w:val="007A3B74"/>
    <w:rsid w:val="007A432A"/>
    <w:rsid w:val="007A47A2"/>
    <w:rsid w:val="007A4A63"/>
    <w:rsid w:val="007A4F65"/>
    <w:rsid w:val="007A5239"/>
    <w:rsid w:val="007A560B"/>
    <w:rsid w:val="007A5701"/>
    <w:rsid w:val="007A59CD"/>
    <w:rsid w:val="007A5C00"/>
    <w:rsid w:val="007A5F0F"/>
    <w:rsid w:val="007A658A"/>
    <w:rsid w:val="007A66EA"/>
    <w:rsid w:val="007A685D"/>
    <w:rsid w:val="007A6ABA"/>
    <w:rsid w:val="007A6BB2"/>
    <w:rsid w:val="007A6F2F"/>
    <w:rsid w:val="007A7375"/>
    <w:rsid w:val="007A7D94"/>
    <w:rsid w:val="007B0059"/>
    <w:rsid w:val="007B013B"/>
    <w:rsid w:val="007B0237"/>
    <w:rsid w:val="007B0238"/>
    <w:rsid w:val="007B04A7"/>
    <w:rsid w:val="007B07BF"/>
    <w:rsid w:val="007B0A8F"/>
    <w:rsid w:val="007B0E56"/>
    <w:rsid w:val="007B0EF6"/>
    <w:rsid w:val="007B109A"/>
    <w:rsid w:val="007B174B"/>
    <w:rsid w:val="007B18AE"/>
    <w:rsid w:val="007B2084"/>
    <w:rsid w:val="007B2334"/>
    <w:rsid w:val="007B25C5"/>
    <w:rsid w:val="007B2AC3"/>
    <w:rsid w:val="007B2D9A"/>
    <w:rsid w:val="007B2DEB"/>
    <w:rsid w:val="007B338F"/>
    <w:rsid w:val="007B3413"/>
    <w:rsid w:val="007B386D"/>
    <w:rsid w:val="007B3C74"/>
    <w:rsid w:val="007B4330"/>
    <w:rsid w:val="007B53D5"/>
    <w:rsid w:val="007B56C2"/>
    <w:rsid w:val="007B57F0"/>
    <w:rsid w:val="007B5E74"/>
    <w:rsid w:val="007B66B0"/>
    <w:rsid w:val="007B66E5"/>
    <w:rsid w:val="007B695A"/>
    <w:rsid w:val="007B71F7"/>
    <w:rsid w:val="007B72F7"/>
    <w:rsid w:val="007B7394"/>
    <w:rsid w:val="007B7741"/>
    <w:rsid w:val="007B7A25"/>
    <w:rsid w:val="007B7EEF"/>
    <w:rsid w:val="007C038B"/>
    <w:rsid w:val="007C0AAD"/>
    <w:rsid w:val="007C1270"/>
    <w:rsid w:val="007C129E"/>
    <w:rsid w:val="007C1389"/>
    <w:rsid w:val="007C1C5F"/>
    <w:rsid w:val="007C1F80"/>
    <w:rsid w:val="007C23F8"/>
    <w:rsid w:val="007C2477"/>
    <w:rsid w:val="007C2E21"/>
    <w:rsid w:val="007C3024"/>
    <w:rsid w:val="007C3BA7"/>
    <w:rsid w:val="007C3FC2"/>
    <w:rsid w:val="007C40FF"/>
    <w:rsid w:val="007C44E5"/>
    <w:rsid w:val="007C460A"/>
    <w:rsid w:val="007C4681"/>
    <w:rsid w:val="007C4ECA"/>
    <w:rsid w:val="007C5039"/>
    <w:rsid w:val="007C591E"/>
    <w:rsid w:val="007C5BE8"/>
    <w:rsid w:val="007C5BFB"/>
    <w:rsid w:val="007C6240"/>
    <w:rsid w:val="007C6479"/>
    <w:rsid w:val="007C66F4"/>
    <w:rsid w:val="007C6D99"/>
    <w:rsid w:val="007C710C"/>
    <w:rsid w:val="007C738A"/>
    <w:rsid w:val="007C774A"/>
    <w:rsid w:val="007D166E"/>
    <w:rsid w:val="007D1B93"/>
    <w:rsid w:val="007D1C0D"/>
    <w:rsid w:val="007D1CDD"/>
    <w:rsid w:val="007D240F"/>
    <w:rsid w:val="007D27AD"/>
    <w:rsid w:val="007D2B37"/>
    <w:rsid w:val="007D2F01"/>
    <w:rsid w:val="007D3277"/>
    <w:rsid w:val="007D36C7"/>
    <w:rsid w:val="007D4ADC"/>
    <w:rsid w:val="007D5603"/>
    <w:rsid w:val="007D5BAE"/>
    <w:rsid w:val="007D5BD5"/>
    <w:rsid w:val="007D5C5A"/>
    <w:rsid w:val="007D5CCA"/>
    <w:rsid w:val="007D6236"/>
    <w:rsid w:val="007D631C"/>
    <w:rsid w:val="007D658D"/>
    <w:rsid w:val="007D67BE"/>
    <w:rsid w:val="007D6899"/>
    <w:rsid w:val="007D6965"/>
    <w:rsid w:val="007D72C6"/>
    <w:rsid w:val="007D7463"/>
    <w:rsid w:val="007E0124"/>
    <w:rsid w:val="007E08C5"/>
    <w:rsid w:val="007E0A6D"/>
    <w:rsid w:val="007E0B26"/>
    <w:rsid w:val="007E1213"/>
    <w:rsid w:val="007E2964"/>
    <w:rsid w:val="007E30B6"/>
    <w:rsid w:val="007E30E1"/>
    <w:rsid w:val="007E30F9"/>
    <w:rsid w:val="007E314D"/>
    <w:rsid w:val="007E3282"/>
    <w:rsid w:val="007E3303"/>
    <w:rsid w:val="007E3A39"/>
    <w:rsid w:val="007E3CC2"/>
    <w:rsid w:val="007E3FA3"/>
    <w:rsid w:val="007E426E"/>
    <w:rsid w:val="007E42E5"/>
    <w:rsid w:val="007E4A73"/>
    <w:rsid w:val="007E4E02"/>
    <w:rsid w:val="007E4F11"/>
    <w:rsid w:val="007E51ED"/>
    <w:rsid w:val="007E5E45"/>
    <w:rsid w:val="007E627B"/>
    <w:rsid w:val="007E63A3"/>
    <w:rsid w:val="007E6B33"/>
    <w:rsid w:val="007E6C27"/>
    <w:rsid w:val="007E6C65"/>
    <w:rsid w:val="007E6E0D"/>
    <w:rsid w:val="007E6E6B"/>
    <w:rsid w:val="007E7078"/>
    <w:rsid w:val="007E7108"/>
    <w:rsid w:val="007E7135"/>
    <w:rsid w:val="007E7175"/>
    <w:rsid w:val="007E7CEE"/>
    <w:rsid w:val="007F026F"/>
    <w:rsid w:val="007F02E2"/>
    <w:rsid w:val="007F07EE"/>
    <w:rsid w:val="007F1287"/>
    <w:rsid w:val="007F159F"/>
    <w:rsid w:val="007F17D8"/>
    <w:rsid w:val="007F279F"/>
    <w:rsid w:val="007F2B72"/>
    <w:rsid w:val="007F2D94"/>
    <w:rsid w:val="007F30DA"/>
    <w:rsid w:val="007F3AD8"/>
    <w:rsid w:val="007F3FF7"/>
    <w:rsid w:val="007F48EE"/>
    <w:rsid w:val="007F4903"/>
    <w:rsid w:val="007F493A"/>
    <w:rsid w:val="007F52EB"/>
    <w:rsid w:val="007F59BD"/>
    <w:rsid w:val="007F5C65"/>
    <w:rsid w:val="007F5F24"/>
    <w:rsid w:val="007F63E2"/>
    <w:rsid w:val="007F63F4"/>
    <w:rsid w:val="007F6A3B"/>
    <w:rsid w:val="007F6BCC"/>
    <w:rsid w:val="007F73E8"/>
    <w:rsid w:val="007F74C5"/>
    <w:rsid w:val="007F75F3"/>
    <w:rsid w:val="007F7F0C"/>
    <w:rsid w:val="0080119F"/>
    <w:rsid w:val="008011E5"/>
    <w:rsid w:val="00801251"/>
    <w:rsid w:val="008015D2"/>
    <w:rsid w:val="00801A63"/>
    <w:rsid w:val="0080214C"/>
    <w:rsid w:val="008025AB"/>
    <w:rsid w:val="008036C8"/>
    <w:rsid w:val="00803C59"/>
    <w:rsid w:val="00803EC2"/>
    <w:rsid w:val="00804357"/>
    <w:rsid w:val="00804476"/>
    <w:rsid w:val="00804ADA"/>
    <w:rsid w:val="00804FF1"/>
    <w:rsid w:val="00805038"/>
    <w:rsid w:val="00805170"/>
    <w:rsid w:val="008055B1"/>
    <w:rsid w:val="00805AEC"/>
    <w:rsid w:val="00805B74"/>
    <w:rsid w:val="00805C7F"/>
    <w:rsid w:val="00805FEF"/>
    <w:rsid w:val="00806031"/>
    <w:rsid w:val="008060BB"/>
    <w:rsid w:val="008060C5"/>
    <w:rsid w:val="008064A5"/>
    <w:rsid w:val="008068DF"/>
    <w:rsid w:val="00810144"/>
    <w:rsid w:val="00810446"/>
    <w:rsid w:val="00810794"/>
    <w:rsid w:val="00810818"/>
    <w:rsid w:val="00810BC3"/>
    <w:rsid w:val="00810E9E"/>
    <w:rsid w:val="0081184C"/>
    <w:rsid w:val="00811C73"/>
    <w:rsid w:val="008125FC"/>
    <w:rsid w:val="008126B2"/>
    <w:rsid w:val="008126D5"/>
    <w:rsid w:val="00812BCE"/>
    <w:rsid w:val="008131EE"/>
    <w:rsid w:val="008136E8"/>
    <w:rsid w:val="00813945"/>
    <w:rsid w:val="00813DB1"/>
    <w:rsid w:val="00813DFC"/>
    <w:rsid w:val="008144AE"/>
    <w:rsid w:val="008144FC"/>
    <w:rsid w:val="0081488F"/>
    <w:rsid w:val="00814D37"/>
    <w:rsid w:val="00814D8C"/>
    <w:rsid w:val="008151A0"/>
    <w:rsid w:val="00815B35"/>
    <w:rsid w:val="0081645A"/>
    <w:rsid w:val="00816921"/>
    <w:rsid w:val="00817D4E"/>
    <w:rsid w:val="00817EC2"/>
    <w:rsid w:val="00817F21"/>
    <w:rsid w:val="0082008B"/>
    <w:rsid w:val="00820121"/>
    <w:rsid w:val="008203C4"/>
    <w:rsid w:val="008210BC"/>
    <w:rsid w:val="00821B37"/>
    <w:rsid w:val="00821D5D"/>
    <w:rsid w:val="00821F5F"/>
    <w:rsid w:val="00822096"/>
    <w:rsid w:val="008222D8"/>
    <w:rsid w:val="00822BF8"/>
    <w:rsid w:val="00822D38"/>
    <w:rsid w:val="00822FA0"/>
    <w:rsid w:val="0082359C"/>
    <w:rsid w:val="008235C9"/>
    <w:rsid w:val="008235E6"/>
    <w:rsid w:val="00823977"/>
    <w:rsid w:val="00823B04"/>
    <w:rsid w:val="00823C3F"/>
    <w:rsid w:val="00824471"/>
    <w:rsid w:val="00824C67"/>
    <w:rsid w:val="00824DB7"/>
    <w:rsid w:val="00824DD6"/>
    <w:rsid w:val="00824F4D"/>
    <w:rsid w:val="00825D42"/>
    <w:rsid w:val="00825FCB"/>
    <w:rsid w:val="008262BC"/>
    <w:rsid w:val="00826657"/>
    <w:rsid w:val="0082772D"/>
    <w:rsid w:val="00827852"/>
    <w:rsid w:val="008302A9"/>
    <w:rsid w:val="00830320"/>
    <w:rsid w:val="008305DF"/>
    <w:rsid w:val="0083094A"/>
    <w:rsid w:val="00830AEE"/>
    <w:rsid w:val="00830CFA"/>
    <w:rsid w:val="008312BD"/>
    <w:rsid w:val="008312F2"/>
    <w:rsid w:val="008313BE"/>
    <w:rsid w:val="00832A85"/>
    <w:rsid w:val="00832B83"/>
    <w:rsid w:val="00832C5F"/>
    <w:rsid w:val="00832F79"/>
    <w:rsid w:val="0083302D"/>
    <w:rsid w:val="008331D3"/>
    <w:rsid w:val="0083348C"/>
    <w:rsid w:val="0083369F"/>
    <w:rsid w:val="00833712"/>
    <w:rsid w:val="00833B28"/>
    <w:rsid w:val="00834622"/>
    <w:rsid w:val="0083486C"/>
    <w:rsid w:val="00834D43"/>
    <w:rsid w:val="00835189"/>
    <w:rsid w:val="0083523F"/>
    <w:rsid w:val="008361E6"/>
    <w:rsid w:val="00836536"/>
    <w:rsid w:val="00836E8A"/>
    <w:rsid w:val="00837684"/>
    <w:rsid w:val="008376A0"/>
    <w:rsid w:val="0084017A"/>
    <w:rsid w:val="008402AA"/>
    <w:rsid w:val="0084042E"/>
    <w:rsid w:val="0084132A"/>
    <w:rsid w:val="00841779"/>
    <w:rsid w:val="00841AE6"/>
    <w:rsid w:val="00841BA7"/>
    <w:rsid w:val="00841D11"/>
    <w:rsid w:val="00841F72"/>
    <w:rsid w:val="008423F1"/>
    <w:rsid w:val="00842418"/>
    <w:rsid w:val="00842C19"/>
    <w:rsid w:val="00842EFC"/>
    <w:rsid w:val="0084363C"/>
    <w:rsid w:val="008440D4"/>
    <w:rsid w:val="00844234"/>
    <w:rsid w:val="00844312"/>
    <w:rsid w:val="008443EF"/>
    <w:rsid w:val="0084495E"/>
    <w:rsid w:val="008450BE"/>
    <w:rsid w:val="008450BF"/>
    <w:rsid w:val="0084543F"/>
    <w:rsid w:val="008456B1"/>
    <w:rsid w:val="008457A5"/>
    <w:rsid w:val="00845FF4"/>
    <w:rsid w:val="008462C6"/>
    <w:rsid w:val="00846BA0"/>
    <w:rsid w:val="00846C6B"/>
    <w:rsid w:val="0084702F"/>
    <w:rsid w:val="00847322"/>
    <w:rsid w:val="008478B8"/>
    <w:rsid w:val="00847EC7"/>
    <w:rsid w:val="00850518"/>
    <w:rsid w:val="00850E15"/>
    <w:rsid w:val="00850EDB"/>
    <w:rsid w:val="00851371"/>
    <w:rsid w:val="008515A0"/>
    <w:rsid w:val="00851CDB"/>
    <w:rsid w:val="00851D70"/>
    <w:rsid w:val="00851E76"/>
    <w:rsid w:val="00852353"/>
    <w:rsid w:val="00852477"/>
    <w:rsid w:val="00852A82"/>
    <w:rsid w:val="00852D7B"/>
    <w:rsid w:val="00852DD6"/>
    <w:rsid w:val="008530DA"/>
    <w:rsid w:val="00853804"/>
    <w:rsid w:val="00853990"/>
    <w:rsid w:val="008539D2"/>
    <w:rsid w:val="00853D31"/>
    <w:rsid w:val="008542A4"/>
    <w:rsid w:val="008542A7"/>
    <w:rsid w:val="00854D49"/>
    <w:rsid w:val="00854DDC"/>
    <w:rsid w:val="00854ED6"/>
    <w:rsid w:val="008550C8"/>
    <w:rsid w:val="008552B1"/>
    <w:rsid w:val="0085544D"/>
    <w:rsid w:val="00855506"/>
    <w:rsid w:val="00855612"/>
    <w:rsid w:val="008557B7"/>
    <w:rsid w:val="00855B10"/>
    <w:rsid w:val="00855DA7"/>
    <w:rsid w:val="00855E9B"/>
    <w:rsid w:val="00856833"/>
    <w:rsid w:val="00856B84"/>
    <w:rsid w:val="0085738B"/>
    <w:rsid w:val="00857E78"/>
    <w:rsid w:val="00857F41"/>
    <w:rsid w:val="008600E8"/>
    <w:rsid w:val="00860EEB"/>
    <w:rsid w:val="00861192"/>
    <w:rsid w:val="00861573"/>
    <w:rsid w:val="00861D88"/>
    <w:rsid w:val="008623AC"/>
    <w:rsid w:val="0086258B"/>
    <w:rsid w:val="008627E9"/>
    <w:rsid w:val="00862A3C"/>
    <w:rsid w:val="00862DF2"/>
    <w:rsid w:val="00862EC7"/>
    <w:rsid w:val="008635D5"/>
    <w:rsid w:val="008636A7"/>
    <w:rsid w:val="00863910"/>
    <w:rsid w:val="00863A35"/>
    <w:rsid w:val="00863E22"/>
    <w:rsid w:val="00863F07"/>
    <w:rsid w:val="00864240"/>
    <w:rsid w:val="00864276"/>
    <w:rsid w:val="00864E39"/>
    <w:rsid w:val="00864EB8"/>
    <w:rsid w:val="008652E5"/>
    <w:rsid w:val="00865614"/>
    <w:rsid w:val="00865635"/>
    <w:rsid w:val="00865B14"/>
    <w:rsid w:val="00866232"/>
    <w:rsid w:val="0086630C"/>
    <w:rsid w:val="008664D5"/>
    <w:rsid w:val="00866859"/>
    <w:rsid w:val="008669DF"/>
    <w:rsid w:val="00866E0C"/>
    <w:rsid w:val="00867424"/>
    <w:rsid w:val="00867D98"/>
    <w:rsid w:val="00867FD8"/>
    <w:rsid w:val="008701AE"/>
    <w:rsid w:val="008701CE"/>
    <w:rsid w:val="00870239"/>
    <w:rsid w:val="0087050E"/>
    <w:rsid w:val="00870BBC"/>
    <w:rsid w:val="00870CAE"/>
    <w:rsid w:val="00870E77"/>
    <w:rsid w:val="008717ED"/>
    <w:rsid w:val="00871B25"/>
    <w:rsid w:val="008725E4"/>
    <w:rsid w:val="00872CE8"/>
    <w:rsid w:val="00872FBF"/>
    <w:rsid w:val="008734A8"/>
    <w:rsid w:val="00873611"/>
    <w:rsid w:val="0087393E"/>
    <w:rsid w:val="00874105"/>
    <w:rsid w:val="00874829"/>
    <w:rsid w:val="008751CA"/>
    <w:rsid w:val="0087525A"/>
    <w:rsid w:val="00875449"/>
    <w:rsid w:val="00875A8F"/>
    <w:rsid w:val="00875BBF"/>
    <w:rsid w:val="00875C85"/>
    <w:rsid w:val="008763AE"/>
    <w:rsid w:val="00876A86"/>
    <w:rsid w:val="00876F11"/>
    <w:rsid w:val="0087703B"/>
    <w:rsid w:val="00877384"/>
    <w:rsid w:val="00877BD0"/>
    <w:rsid w:val="00877C4B"/>
    <w:rsid w:val="00877EA8"/>
    <w:rsid w:val="00880366"/>
    <w:rsid w:val="00880820"/>
    <w:rsid w:val="008809DF"/>
    <w:rsid w:val="00880B8D"/>
    <w:rsid w:val="00880CE1"/>
    <w:rsid w:val="00880D29"/>
    <w:rsid w:val="00880D57"/>
    <w:rsid w:val="00881600"/>
    <w:rsid w:val="00881AAA"/>
    <w:rsid w:val="00881B6D"/>
    <w:rsid w:val="00881E81"/>
    <w:rsid w:val="008821AD"/>
    <w:rsid w:val="0088246A"/>
    <w:rsid w:val="00882509"/>
    <w:rsid w:val="008829D4"/>
    <w:rsid w:val="00882BB7"/>
    <w:rsid w:val="00882C72"/>
    <w:rsid w:val="00882F0C"/>
    <w:rsid w:val="00883A0B"/>
    <w:rsid w:val="00883A5D"/>
    <w:rsid w:val="00884144"/>
    <w:rsid w:val="008842EA"/>
    <w:rsid w:val="008846A3"/>
    <w:rsid w:val="008848FC"/>
    <w:rsid w:val="00884A04"/>
    <w:rsid w:val="00884E1D"/>
    <w:rsid w:val="008851B8"/>
    <w:rsid w:val="00885257"/>
    <w:rsid w:val="008852D0"/>
    <w:rsid w:val="0088549C"/>
    <w:rsid w:val="0088591D"/>
    <w:rsid w:val="00885ACA"/>
    <w:rsid w:val="00885EE1"/>
    <w:rsid w:val="00886884"/>
    <w:rsid w:val="008868A5"/>
    <w:rsid w:val="00886FB8"/>
    <w:rsid w:val="0088748E"/>
    <w:rsid w:val="00887607"/>
    <w:rsid w:val="00887ECF"/>
    <w:rsid w:val="00890095"/>
    <w:rsid w:val="008902C6"/>
    <w:rsid w:val="0089052B"/>
    <w:rsid w:val="00890F47"/>
    <w:rsid w:val="00891146"/>
    <w:rsid w:val="008912BB"/>
    <w:rsid w:val="00891495"/>
    <w:rsid w:val="00891B5F"/>
    <w:rsid w:val="00891FB1"/>
    <w:rsid w:val="00892456"/>
    <w:rsid w:val="0089268D"/>
    <w:rsid w:val="008926E1"/>
    <w:rsid w:val="0089329B"/>
    <w:rsid w:val="00893393"/>
    <w:rsid w:val="008936B4"/>
    <w:rsid w:val="00893759"/>
    <w:rsid w:val="008938C0"/>
    <w:rsid w:val="0089404B"/>
    <w:rsid w:val="008942FC"/>
    <w:rsid w:val="0089481E"/>
    <w:rsid w:val="00894ACA"/>
    <w:rsid w:val="00894DE0"/>
    <w:rsid w:val="00894E21"/>
    <w:rsid w:val="00894FF7"/>
    <w:rsid w:val="00895138"/>
    <w:rsid w:val="008952EC"/>
    <w:rsid w:val="0089547A"/>
    <w:rsid w:val="008955C0"/>
    <w:rsid w:val="008955C9"/>
    <w:rsid w:val="0089580F"/>
    <w:rsid w:val="00895F75"/>
    <w:rsid w:val="00895FE6"/>
    <w:rsid w:val="0089608A"/>
    <w:rsid w:val="008963B7"/>
    <w:rsid w:val="00896778"/>
    <w:rsid w:val="008975DF"/>
    <w:rsid w:val="0089760C"/>
    <w:rsid w:val="00897981"/>
    <w:rsid w:val="00897986"/>
    <w:rsid w:val="008A001A"/>
    <w:rsid w:val="008A04EB"/>
    <w:rsid w:val="008A11A5"/>
    <w:rsid w:val="008A1ED5"/>
    <w:rsid w:val="008A2202"/>
    <w:rsid w:val="008A267B"/>
    <w:rsid w:val="008A270A"/>
    <w:rsid w:val="008A2D77"/>
    <w:rsid w:val="008A2FB7"/>
    <w:rsid w:val="008A316C"/>
    <w:rsid w:val="008A365F"/>
    <w:rsid w:val="008A38A0"/>
    <w:rsid w:val="008A3B52"/>
    <w:rsid w:val="008A3F95"/>
    <w:rsid w:val="008A4234"/>
    <w:rsid w:val="008A4293"/>
    <w:rsid w:val="008A439D"/>
    <w:rsid w:val="008A47F0"/>
    <w:rsid w:val="008A4A5F"/>
    <w:rsid w:val="008A4BCD"/>
    <w:rsid w:val="008A4E99"/>
    <w:rsid w:val="008A4F8E"/>
    <w:rsid w:val="008A5800"/>
    <w:rsid w:val="008A5BA0"/>
    <w:rsid w:val="008A5F32"/>
    <w:rsid w:val="008A5F60"/>
    <w:rsid w:val="008A6640"/>
    <w:rsid w:val="008A67DD"/>
    <w:rsid w:val="008A6923"/>
    <w:rsid w:val="008A6937"/>
    <w:rsid w:val="008A6B0E"/>
    <w:rsid w:val="008A6CEB"/>
    <w:rsid w:val="008A702F"/>
    <w:rsid w:val="008A70B0"/>
    <w:rsid w:val="008A752E"/>
    <w:rsid w:val="008A7705"/>
    <w:rsid w:val="008A786C"/>
    <w:rsid w:val="008B0134"/>
    <w:rsid w:val="008B0336"/>
    <w:rsid w:val="008B0559"/>
    <w:rsid w:val="008B0B2B"/>
    <w:rsid w:val="008B0FA4"/>
    <w:rsid w:val="008B11C7"/>
    <w:rsid w:val="008B29D6"/>
    <w:rsid w:val="008B3C4A"/>
    <w:rsid w:val="008B3DE4"/>
    <w:rsid w:val="008B4216"/>
    <w:rsid w:val="008B428D"/>
    <w:rsid w:val="008B47CE"/>
    <w:rsid w:val="008B4852"/>
    <w:rsid w:val="008B486A"/>
    <w:rsid w:val="008B4992"/>
    <w:rsid w:val="008B52C9"/>
    <w:rsid w:val="008B533A"/>
    <w:rsid w:val="008B545F"/>
    <w:rsid w:val="008B5A61"/>
    <w:rsid w:val="008B6206"/>
    <w:rsid w:val="008B6345"/>
    <w:rsid w:val="008B65D5"/>
    <w:rsid w:val="008B6A37"/>
    <w:rsid w:val="008B6CD9"/>
    <w:rsid w:val="008B71F4"/>
    <w:rsid w:val="008B7A2D"/>
    <w:rsid w:val="008B7CE6"/>
    <w:rsid w:val="008C0272"/>
    <w:rsid w:val="008C05DC"/>
    <w:rsid w:val="008C05F8"/>
    <w:rsid w:val="008C0943"/>
    <w:rsid w:val="008C0C91"/>
    <w:rsid w:val="008C17C1"/>
    <w:rsid w:val="008C1A72"/>
    <w:rsid w:val="008C1E2D"/>
    <w:rsid w:val="008C235E"/>
    <w:rsid w:val="008C2811"/>
    <w:rsid w:val="008C3369"/>
    <w:rsid w:val="008C33BF"/>
    <w:rsid w:val="008C34A9"/>
    <w:rsid w:val="008C390D"/>
    <w:rsid w:val="008C3F03"/>
    <w:rsid w:val="008C3FF2"/>
    <w:rsid w:val="008C4213"/>
    <w:rsid w:val="008C46C0"/>
    <w:rsid w:val="008C49D0"/>
    <w:rsid w:val="008C4B3C"/>
    <w:rsid w:val="008C5172"/>
    <w:rsid w:val="008C53C6"/>
    <w:rsid w:val="008C5694"/>
    <w:rsid w:val="008C5C1F"/>
    <w:rsid w:val="008C60A6"/>
    <w:rsid w:val="008C62C1"/>
    <w:rsid w:val="008C6438"/>
    <w:rsid w:val="008C64C0"/>
    <w:rsid w:val="008C6C52"/>
    <w:rsid w:val="008C708F"/>
    <w:rsid w:val="008C7690"/>
    <w:rsid w:val="008C76D5"/>
    <w:rsid w:val="008C7B9A"/>
    <w:rsid w:val="008D0545"/>
    <w:rsid w:val="008D0566"/>
    <w:rsid w:val="008D0ACE"/>
    <w:rsid w:val="008D0BE6"/>
    <w:rsid w:val="008D1B07"/>
    <w:rsid w:val="008D21E1"/>
    <w:rsid w:val="008D2BA5"/>
    <w:rsid w:val="008D2BEC"/>
    <w:rsid w:val="008D2C82"/>
    <w:rsid w:val="008D2E93"/>
    <w:rsid w:val="008D2EDD"/>
    <w:rsid w:val="008D308E"/>
    <w:rsid w:val="008D38C3"/>
    <w:rsid w:val="008D3CE9"/>
    <w:rsid w:val="008D407A"/>
    <w:rsid w:val="008D40CA"/>
    <w:rsid w:val="008D4331"/>
    <w:rsid w:val="008D4468"/>
    <w:rsid w:val="008D45FC"/>
    <w:rsid w:val="008D46E2"/>
    <w:rsid w:val="008D490E"/>
    <w:rsid w:val="008D4A8A"/>
    <w:rsid w:val="008D4E6A"/>
    <w:rsid w:val="008D4E7C"/>
    <w:rsid w:val="008D51C9"/>
    <w:rsid w:val="008D53D2"/>
    <w:rsid w:val="008D5509"/>
    <w:rsid w:val="008D5707"/>
    <w:rsid w:val="008D5895"/>
    <w:rsid w:val="008D5A19"/>
    <w:rsid w:val="008D5FC3"/>
    <w:rsid w:val="008D68EF"/>
    <w:rsid w:val="008D6B9E"/>
    <w:rsid w:val="008D6D40"/>
    <w:rsid w:val="008D714A"/>
    <w:rsid w:val="008D741C"/>
    <w:rsid w:val="008D7432"/>
    <w:rsid w:val="008D7DDD"/>
    <w:rsid w:val="008E004A"/>
    <w:rsid w:val="008E0263"/>
    <w:rsid w:val="008E045B"/>
    <w:rsid w:val="008E05E8"/>
    <w:rsid w:val="008E0644"/>
    <w:rsid w:val="008E0EBF"/>
    <w:rsid w:val="008E0EEF"/>
    <w:rsid w:val="008E127A"/>
    <w:rsid w:val="008E192C"/>
    <w:rsid w:val="008E1B00"/>
    <w:rsid w:val="008E1BD8"/>
    <w:rsid w:val="008E1F45"/>
    <w:rsid w:val="008E205F"/>
    <w:rsid w:val="008E24E5"/>
    <w:rsid w:val="008E2ECF"/>
    <w:rsid w:val="008E3435"/>
    <w:rsid w:val="008E34E7"/>
    <w:rsid w:val="008E36A8"/>
    <w:rsid w:val="008E39C3"/>
    <w:rsid w:val="008E3EE4"/>
    <w:rsid w:val="008E3F41"/>
    <w:rsid w:val="008E3F97"/>
    <w:rsid w:val="008E454B"/>
    <w:rsid w:val="008E45CD"/>
    <w:rsid w:val="008E4719"/>
    <w:rsid w:val="008E4CE8"/>
    <w:rsid w:val="008E504C"/>
    <w:rsid w:val="008E52D0"/>
    <w:rsid w:val="008E5D82"/>
    <w:rsid w:val="008E5FBC"/>
    <w:rsid w:val="008E5FFF"/>
    <w:rsid w:val="008E606B"/>
    <w:rsid w:val="008E628E"/>
    <w:rsid w:val="008E62CF"/>
    <w:rsid w:val="008E662E"/>
    <w:rsid w:val="008E67B9"/>
    <w:rsid w:val="008E7310"/>
    <w:rsid w:val="008E74D7"/>
    <w:rsid w:val="008E7644"/>
    <w:rsid w:val="008E768B"/>
    <w:rsid w:val="008F0ACB"/>
    <w:rsid w:val="008F0BBA"/>
    <w:rsid w:val="008F0CDA"/>
    <w:rsid w:val="008F0DDF"/>
    <w:rsid w:val="008F0E02"/>
    <w:rsid w:val="008F12F1"/>
    <w:rsid w:val="008F148C"/>
    <w:rsid w:val="008F1685"/>
    <w:rsid w:val="008F1B7C"/>
    <w:rsid w:val="008F1E95"/>
    <w:rsid w:val="008F2025"/>
    <w:rsid w:val="008F245A"/>
    <w:rsid w:val="008F2DB1"/>
    <w:rsid w:val="008F3424"/>
    <w:rsid w:val="008F37E8"/>
    <w:rsid w:val="008F381E"/>
    <w:rsid w:val="008F39BA"/>
    <w:rsid w:val="008F3AE1"/>
    <w:rsid w:val="008F4754"/>
    <w:rsid w:val="008F4EA9"/>
    <w:rsid w:val="008F5222"/>
    <w:rsid w:val="008F5A49"/>
    <w:rsid w:val="008F5D97"/>
    <w:rsid w:val="008F5EDA"/>
    <w:rsid w:val="008F603A"/>
    <w:rsid w:val="008F6424"/>
    <w:rsid w:val="008F64A9"/>
    <w:rsid w:val="008F69B7"/>
    <w:rsid w:val="008F6DF4"/>
    <w:rsid w:val="008F7012"/>
    <w:rsid w:val="008F7067"/>
    <w:rsid w:val="008F7349"/>
    <w:rsid w:val="008F73F8"/>
    <w:rsid w:val="008F7B4C"/>
    <w:rsid w:val="008F7C24"/>
    <w:rsid w:val="00900271"/>
    <w:rsid w:val="00900E28"/>
    <w:rsid w:val="00900F9D"/>
    <w:rsid w:val="00901412"/>
    <w:rsid w:val="009016E7"/>
    <w:rsid w:val="00901A76"/>
    <w:rsid w:val="00901F43"/>
    <w:rsid w:val="00902592"/>
    <w:rsid w:val="00902790"/>
    <w:rsid w:val="00903277"/>
    <w:rsid w:val="00903726"/>
    <w:rsid w:val="0090399E"/>
    <w:rsid w:val="00903AB6"/>
    <w:rsid w:val="00904550"/>
    <w:rsid w:val="009047B8"/>
    <w:rsid w:val="00904882"/>
    <w:rsid w:val="00904E30"/>
    <w:rsid w:val="00904F55"/>
    <w:rsid w:val="00905727"/>
    <w:rsid w:val="00905916"/>
    <w:rsid w:val="00905BF8"/>
    <w:rsid w:val="00906094"/>
    <w:rsid w:val="00907CEA"/>
    <w:rsid w:val="0091049D"/>
    <w:rsid w:val="00910610"/>
    <w:rsid w:val="009106B5"/>
    <w:rsid w:val="00910724"/>
    <w:rsid w:val="009107DE"/>
    <w:rsid w:val="00910D7A"/>
    <w:rsid w:val="00911569"/>
    <w:rsid w:val="00911AA2"/>
    <w:rsid w:val="00911FEA"/>
    <w:rsid w:val="009122E7"/>
    <w:rsid w:val="0091300E"/>
    <w:rsid w:val="0091328C"/>
    <w:rsid w:val="009132A2"/>
    <w:rsid w:val="009138EF"/>
    <w:rsid w:val="00913FC7"/>
    <w:rsid w:val="009141AB"/>
    <w:rsid w:val="009143F9"/>
    <w:rsid w:val="00914474"/>
    <w:rsid w:val="00914492"/>
    <w:rsid w:val="00914741"/>
    <w:rsid w:val="00914784"/>
    <w:rsid w:val="00914EEC"/>
    <w:rsid w:val="00915A27"/>
    <w:rsid w:val="00915B56"/>
    <w:rsid w:val="009160DC"/>
    <w:rsid w:val="009162F5"/>
    <w:rsid w:val="0091654F"/>
    <w:rsid w:val="009168F3"/>
    <w:rsid w:val="00916A00"/>
    <w:rsid w:val="00916ACD"/>
    <w:rsid w:val="009171A5"/>
    <w:rsid w:val="0091742F"/>
    <w:rsid w:val="00920CEB"/>
    <w:rsid w:val="009219F6"/>
    <w:rsid w:val="00921B2B"/>
    <w:rsid w:val="00921B8A"/>
    <w:rsid w:val="00921C03"/>
    <w:rsid w:val="00921F1E"/>
    <w:rsid w:val="00921F4F"/>
    <w:rsid w:val="00921FA6"/>
    <w:rsid w:val="00922108"/>
    <w:rsid w:val="00922710"/>
    <w:rsid w:val="00922846"/>
    <w:rsid w:val="0092287A"/>
    <w:rsid w:val="0092295F"/>
    <w:rsid w:val="00922A45"/>
    <w:rsid w:val="00922F94"/>
    <w:rsid w:val="00923E46"/>
    <w:rsid w:val="009245A7"/>
    <w:rsid w:val="00924AEC"/>
    <w:rsid w:val="00924C46"/>
    <w:rsid w:val="00924CC8"/>
    <w:rsid w:val="00924D77"/>
    <w:rsid w:val="009250B1"/>
    <w:rsid w:val="009251E8"/>
    <w:rsid w:val="009254DA"/>
    <w:rsid w:val="00926754"/>
    <w:rsid w:val="00926A5A"/>
    <w:rsid w:val="00926E81"/>
    <w:rsid w:val="00927240"/>
    <w:rsid w:val="009274CC"/>
    <w:rsid w:val="009278CD"/>
    <w:rsid w:val="00927CF2"/>
    <w:rsid w:val="0093028A"/>
    <w:rsid w:val="009306F0"/>
    <w:rsid w:val="00930A80"/>
    <w:rsid w:val="0093127B"/>
    <w:rsid w:val="009318AC"/>
    <w:rsid w:val="00931B57"/>
    <w:rsid w:val="009321EF"/>
    <w:rsid w:val="009322FE"/>
    <w:rsid w:val="00932A51"/>
    <w:rsid w:val="0093306B"/>
    <w:rsid w:val="009337BE"/>
    <w:rsid w:val="00933AD9"/>
    <w:rsid w:val="00933CDD"/>
    <w:rsid w:val="00933E99"/>
    <w:rsid w:val="0093410F"/>
    <w:rsid w:val="00934119"/>
    <w:rsid w:val="0093433D"/>
    <w:rsid w:val="009345A6"/>
    <w:rsid w:val="009346C6"/>
    <w:rsid w:val="0093477A"/>
    <w:rsid w:val="00934B7C"/>
    <w:rsid w:val="00934BBB"/>
    <w:rsid w:val="00934BC3"/>
    <w:rsid w:val="00934BC5"/>
    <w:rsid w:val="00934BEB"/>
    <w:rsid w:val="00934DB5"/>
    <w:rsid w:val="00935813"/>
    <w:rsid w:val="00935E67"/>
    <w:rsid w:val="009369A7"/>
    <w:rsid w:val="00936ACE"/>
    <w:rsid w:val="009370A3"/>
    <w:rsid w:val="0093737E"/>
    <w:rsid w:val="009377E7"/>
    <w:rsid w:val="00937FF2"/>
    <w:rsid w:val="00940116"/>
    <w:rsid w:val="009403C2"/>
    <w:rsid w:val="009403F4"/>
    <w:rsid w:val="009405F2"/>
    <w:rsid w:val="00940605"/>
    <w:rsid w:val="009407C0"/>
    <w:rsid w:val="009407EB"/>
    <w:rsid w:val="009423DB"/>
    <w:rsid w:val="00942B93"/>
    <w:rsid w:val="00943094"/>
    <w:rsid w:val="009439D3"/>
    <w:rsid w:val="00943A79"/>
    <w:rsid w:val="00943B98"/>
    <w:rsid w:val="0094416A"/>
    <w:rsid w:val="0094434B"/>
    <w:rsid w:val="00944955"/>
    <w:rsid w:val="00944CCF"/>
    <w:rsid w:val="00944FA4"/>
    <w:rsid w:val="00945290"/>
    <w:rsid w:val="0094622D"/>
    <w:rsid w:val="00946CC0"/>
    <w:rsid w:val="00946F62"/>
    <w:rsid w:val="00947CD2"/>
    <w:rsid w:val="00950111"/>
    <w:rsid w:val="0095011E"/>
    <w:rsid w:val="0095068C"/>
    <w:rsid w:val="00950966"/>
    <w:rsid w:val="009509D2"/>
    <w:rsid w:val="00950D9C"/>
    <w:rsid w:val="00951281"/>
    <w:rsid w:val="0095136A"/>
    <w:rsid w:val="00951401"/>
    <w:rsid w:val="00951707"/>
    <w:rsid w:val="009518E2"/>
    <w:rsid w:val="00951FFB"/>
    <w:rsid w:val="0095200F"/>
    <w:rsid w:val="00952219"/>
    <w:rsid w:val="00952964"/>
    <w:rsid w:val="00953480"/>
    <w:rsid w:val="00953AB6"/>
    <w:rsid w:val="00954019"/>
    <w:rsid w:val="009546B4"/>
    <w:rsid w:val="009546E4"/>
    <w:rsid w:val="00954956"/>
    <w:rsid w:val="009549D4"/>
    <w:rsid w:val="00954C84"/>
    <w:rsid w:val="00955479"/>
    <w:rsid w:val="00955676"/>
    <w:rsid w:val="00955C43"/>
    <w:rsid w:val="009566F0"/>
    <w:rsid w:val="00956ADC"/>
    <w:rsid w:val="00956C86"/>
    <w:rsid w:val="00956CB0"/>
    <w:rsid w:val="00956F29"/>
    <w:rsid w:val="00957007"/>
    <w:rsid w:val="00957C99"/>
    <w:rsid w:val="00957D2C"/>
    <w:rsid w:val="009606F1"/>
    <w:rsid w:val="009614FC"/>
    <w:rsid w:val="00961678"/>
    <w:rsid w:val="00961765"/>
    <w:rsid w:val="0096197C"/>
    <w:rsid w:val="00961F83"/>
    <w:rsid w:val="00961FC4"/>
    <w:rsid w:val="009620F1"/>
    <w:rsid w:val="0096215F"/>
    <w:rsid w:val="009624B3"/>
    <w:rsid w:val="009624D7"/>
    <w:rsid w:val="009626F8"/>
    <w:rsid w:val="0096295C"/>
    <w:rsid w:val="00962C7D"/>
    <w:rsid w:val="00962D70"/>
    <w:rsid w:val="00962DC9"/>
    <w:rsid w:val="00962FBF"/>
    <w:rsid w:val="00963012"/>
    <w:rsid w:val="00963060"/>
    <w:rsid w:val="009631EF"/>
    <w:rsid w:val="00964433"/>
    <w:rsid w:val="009646FE"/>
    <w:rsid w:val="00964C17"/>
    <w:rsid w:val="00964D92"/>
    <w:rsid w:val="00964DFC"/>
    <w:rsid w:val="0096540D"/>
    <w:rsid w:val="00965D2E"/>
    <w:rsid w:val="00965D45"/>
    <w:rsid w:val="00965DA5"/>
    <w:rsid w:val="00966FAD"/>
    <w:rsid w:val="00967245"/>
    <w:rsid w:val="009676FF"/>
    <w:rsid w:val="00967A2F"/>
    <w:rsid w:val="00967BAA"/>
    <w:rsid w:val="00970289"/>
    <w:rsid w:val="00970471"/>
    <w:rsid w:val="009712EB"/>
    <w:rsid w:val="009717F2"/>
    <w:rsid w:val="00972163"/>
    <w:rsid w:val="00972C51"/>
    <w:rsid w:val="009731EF"/>
    <w:rsid w:val="009733AB"/>
    <w:rsid w:val="00973420"/>
    <w:rsid w:val="00973510"/>
    <w:rsid w:val="009742A6"/>
    <w:rsid w:val="009742F3"/>
    <w:rsid w:val="009744C2"/>
    <w:rsid w:val="009749BD"/>
    <w:rsid w:val="009749C7"/>
    <w:rsid w:val="00974BE2"/>
    <w:rsid w:val="00975742"/>
    <w:rsid w:val="009758D6"/>
    <w:rsid w:val="00975C03"/>
    <w:rsid w:val="009761C3"/>
    <w:rsid w:val="0097722C"/>
    <w:rsid w:val="009772DF"/>
    <w:rsid w:val="009775C1"/>
    <w:rsid w:val="00977846"/>
    <w:rsid w:val="009779EE"/>
    <w:rsid w:val="00977A2F"/>
    <w:rsid w:val="00977B08"/>
    <w:rsid w:val="00977B74"/>
    <w:rsid w:val="00977B85"/>
    <w:rsid w:val="00977F57"/>
    <w:rsid w:val="00980032"/>
    <w:rsid w:val="009803FF"/>
    <w:rsid w:val="009805B9"/>
    <w:rsid w:val="0098086B"/>
    <w:rsid w:val="00981281"/>
    <w:rsid w:val="0098194E"/>
    <w:rsid w:val="00981AF5"/>
    <w:rsid w:val="00981DFD"/>
    <w:rsid w:val="00982154"/>
    <w:rsid w:val="0098217B"/>
    <w:rsid w:val="00982576"/>
    <w:rsid w:val="00982683"/>
    <w:rsid w:val="00982734"/>
    <w:rsid w:val="0098279D"/>
    <w:rsid w:val="009828D0"/>
    <w:rsid w:val="00982CFE"/>
    <w:rsid w:val="00982D7A"/>
    <w:rsid w:val="00983069"/>
    <w:rsid w:val="009846E7"/>
    <w:rsid w:val="00984BA1"/>
    <w:rsid w:val="00984E25"/>
    <w:rsid w:val="0098500A"/>
    <w:rsid w:val="0098508A"/>
    <w:rsid w:val="00985122"/>
    <w:rsid w:val="00985DDE"/>
    <w:rsid w:val="00985F82"/>
    <w:rsid w:val="00986ADB"/>
    <w:rsid w:val="0098705F"/>
    <w:rsid w:val="009875B2"/>
    <w:rsid w:val="009877F0"/>
    <w:rsid w:val="0098793B"/>
    <w:rsid w:val="00987B6B"/>
    <w:rsid w:val="00990235"/>
    <w:rsid w:val="0099053C"/>
    <w:rsid w:val="0099080D"/>
    <w:rsid w:val="0099088C"/>
    <w:rsid w:val="00990936"/>
    <w:rsid w:val="00990C01"/>
    <w:rsid w:val="00990C7F"/>
    <w:rsid w:val="00990CB8"/>
    <w:rsid w:val="00991162"/>
    <w:rsid w:val="009919FA"/>
    <w:rsid w:val="00991AF7"/>
    <w:rsid w:val="00991DB2"/>
    <w:rsid w:val="009923B9"/>
    <w:rsid w:val="0099277C"/>
    <w:rsid w:val="00992A8D"/>
    <w:rsid w:val="00992C05"/>
    <w:rsid w:val="009936F0"/>
    <w:rsid w:val="009941C2"/>
    <w:rsid w:val="00994AB6"/>
    <w:rsid w:val="00994B02"/>
    <w:rsid w:val="00994B3D"/>
    <w:rsid w:val="00995AB8"/>
    <w:rsid w:val="00995AEA"/>
    <w:rsid w:val="009964C5"/>
    <w:rsid w:val="009964D1"/>
    <w:rsid w:val="0099681D"/>
    <w:rsid w:val="0099753B"/>
    <w:rsid w:val="00997774"/>
    <w:rsid w:val="009977B5"/>
    <w:rsid w:val="009A0597"/>
    <w:rsid w:val="009A05FB"/>
    <w:rsid w:val="009A0DDD"/>
    <w:rsid w:val="009A154A"/>
    <w:rsid w:val="009A1A92"/>
    <w:rsid w:val="009A1B56"/>
    <w:rsid w:val="009A2289"/>
    <w:rsid w:val="009A2409"/>
    <w:rsid w:val="009A25AA"/>
    <w:rsid w:val="009A290F"/>
    <w:rsid w:val="009A295F"/>
    <w:rsid w:val="009A2DD7"/>
    <w:rsid w:val="009A2E74"/>
    <w:rsid w:val="009A2F1B"/>
    <w:rsid w:val="009A32AC"/>
    <w:rsid w:val="009A33E9"/>
    <w:rsid w:val="009A38D0"/>
    <w:rsid w:val="009A40F9"/>
    <w:rsid w:val="009A42A9"/>
    <w:rsid w:val="009A43B4"/>
    <w:rsid w:val="009A47F7"/>
    <w:rsid w:val="009A49F9"/>
    <w:rsid w:val="009A4FC2"/>
    <w:rsid w:val="009A51E6"/>
    <w:rsid w:val="009A557D"/>
    <w:rsid w:val="009A5BFE"/>
    <w:rsid w:val="009A5C99"/>
    <w:rsid w:val="009A6026"/>
    <w:rsid w:val="009A65C0"/>
    <w:rsid w:val="009A6973"/>
    <w:rsid w:val="009A6C92"/>
    <w:rsid w:val="009A70E0"/>
    <w:rsid w:val="009A7573"/>
    <w:rsid w:val="009A78EA"/>
    <w:rsid w:val="009A7C6A"/>
    <w:rsid w:val="009B0548"/>
    <w:rsid w:val="009B1887"/>
    <w:rsid w:val="009B1A01"/>
    <w:rsid w:val="009B1E86"/>
    <w:rsid w:val="009B2409"/>
    <w:rsid w:val="009B2D63"/>
    <w:rsid w:val="009B2DF4"/>
    <w:rsid w:val="009B2E68"/>
    <w:rsid w:val="009B2FDC"/>
    <w:rsid w:val="009B3224"/>
    <w:rsid w:val="009B3CB0"/>
    <w:rsid w:val="009B3CBA"/>
    <w:rsid w:val="009B3D51"/>
    <w:rsid w:val="009B42C4"/>
    <w:rsid w:val="009B4593"/>
    <w:rsid w:val="009B489E"/>
    <w:rsid w:val="009B4B51"/>
    <w:rsid w:val="009B4DE6"/>
    <w:rsid w:val="009B4E77"/>
    <w:rsid w:val="009B4FA6"/>
    <w:rsid w:val="009B53C9"/>
    <w:rsid w:val="009B54C9"/>
    <w:rsid w:val="009B5AFB"/>
    <w:rsid w:val="009B5FF1"/>
    <w:rsid w:val="009B652A"/>
    <w:rsid w:val="009B6D1C"/>
    <w:rsid w:val="009B7460"/>
    <w:rsid w:val="009B7985"/>
    <w:rsid w:val="009C0828"/>
    <w:rsid w:val="009C0C9A"/>
    <w:rsid w:val="009C0F4A"/>
    <w:rsid w:val="009C15D0"/>
    <w:rsid w:val="009C19C6"/>
    <w:rsid w:val="009C1A38"/>
    <w:rsid w:val="009C2C64"/>
    <w:rsid w:val="009C2CF4"/>
    <w:rsid w:val="009C2FCE"/>
    <w:rsid w:val="009C3695"/>
    <w:rsid w:val="009C36E3"/>
    <w:rsid w:val="009C39C3"/>
    <w:rsid w:val="009C3D25"/>
    <w:rsid w:val="009C4576"/>
    <w:rsid w:val="009C45C5"/>
    <w:rsid w:val="009C4A7A"/>
    <w:rsid w:val="009C4C6F"/>
    <w:rsid w:val="009C4C7C"/>
    <w:rsid w:val="009C5001"/>
    <w:rsid w:val="009C53F0"/>
    <w:rsid w:val="009C6A8B"/>
    <w:rsid w:val="009C7333"/>
    <w:rsid w:val="009C7A90"/>
    <w:rsid w:val="009D0188"/>
    <w:rsid w:val="009D0254"/>
    <w:rsid w:val="009D0307"/>
    <w:rsid w:val="009D1062"/>
    <w:rsid w:val="009D1485"/>
    <w:rsid w:val="009D151D"/>
    <w:rsid w:val="009D1734"/>
    <w:rsid w:val="009D1B15"/>
    <w:rsid w:val="009D23CF"/>
    <w:rsid w:val="009D2717"/>
    <w:rsid w:val="009D2882"/>
    <w:rsid w:val="009D2E14"/>
    <w:rsid w:val="009D31B2"/>
    <w:rsid w:val="009D3661"/>
    <w:rsid w:val="009D3C81"/>
    <w:rsid w:val="009D4CD6"/>
    <w:rsid w:val="009D4DF1"/>
    <w:rsid w:val="009D4E37"/>
    <w:rsid w:val="009D5E65"/>
    <w:rsid w:val="009D60CE"/>
    <w:rsid w:val="009D6155"/>
    <w:rsid w:val="009D62AD"/>
    <w:rsid w:val="009D65AD"/>
    <w:rsid w:val="009D6933"/>
    <w:rsid w:val="009D6F67"/>
    <w:rsid w:val="009D7106"/>
    <w:rsid w:val="009D734B"/>
    <w:rsid w:val="009D775D"/>
    <w:rsid w:val="009D7B50"/>
    <w:rsid w:val="009D7D37"/>
    <w:rsid w:val="009E0526"/>
    <w:rsid w:val="009E07AD"/>
    <w:rsid w:val="009E089E"/>
    <w:rsid w:val="009E0C9E"/>
    <w:rsid w:val="009E0EE4"/>
    <w:rsid w:val="009E0FA4"/>
    <w:rsid w:val="009E103C"/>
    <w:rsid w:val="009E1386"/>
    <w:rsid w:val="009E146F"/>
    <w:rsid w:val="009E1C58"/>
    <w:rsid w:val="009E2038"/>
    <w:rsid w:val="009E25FD"/>
    <w:rsid w:val="009E285C"/>
    <w:rsid w:val="009E2901"/>
    <w:rsid w:val="009E31D8"/>
    <w:rsid w:val="009E3221"/>
    <w:rsid w:val="009E330D"/>
    <w:rsid w:val="009E40A6"/>
    <w:rsid w:val="009E46E7"/>
    <w:rsid w:val="009E4ACB"/>
    <w:rsid w:val="009E4FEC"/>
    <w:rsid w:val="009E51D0"/>
    <w:rsid w:val="009E536E"/>
    <w:rsid w:val="009E55B0"/>
    <w:rsid w:val="009E58F4"/>
    <w:rsid w:val="009E593D"/>
    <w:rsid w:val="009E5F82"/>
    <w:rsid w:val="009E5FD6"/>
    <w:rsid w:val="009E6148"/>
    <w:rsid w:val="009E66E6"/>
    <w:rsid w:val="009E6852"/>
    <w:rsid w:val="009E6F1E"/>
    <w:rsid w:val="009E7355"/>
    <w:rsid w:val="009E73CD"/>
    <w:rsid w:val="009E7634"/>
    <w:rsid w:val="009E7FA8"/>
    <w:rsid w:val="009F02BF"/>
    <w:rsid w:val="009F04D2"/>
    <w:rsid w:val="009F05FC"/>
    <w:rsid w:val="009F062D"/>
    <w:rsid w:val="009F088A"/>
    <w:rsid w:val="009F0A5F"/>
    <w:rsid w:val="009F1BA4"/>
    <w:rsid w:val="009F1CA7"/>
    <w:rsid w:val="009F1CEA"/>
    <w:rsid w:val="009F220E"/>
    <w:rsid w:val="009F2435"/>
    <w:rsid w:val="009F2688"/>
    <w:rsid w:val="009F295A"/>
    <w:rsid w:val="009F393D"/>
    <w:rsid w:val="009F3C2C"/>
    <w:rsid w:val="009F3C68"/>
    <w:rsid w:val="009F41C4"/>
    <w:rsid w:val="009F4798"/>
    <w:rsid w:val="009F51AD"/>
    <w:rsid w:val="009F5E16"/>
    <w:rsid w:val="009F66B5"/>
    <w:rsid w:val="009F6D64"/>
    <w:rsid w:val="009F73FC"/>
    <w:rsid w:val="009F7416"/>
    <w:rsid w:val="009F745A"/>
    <w:rsid w:val="009F7C68"/>
    <w:rsid w:val="009F7CA9"/>
    <w:rsid w:val="00A0068C"/>
    <w:rsid w:val="00A00B18"/>
    <w:rsid w:val="00A00B74"/>
    <w:rsid w:val="00A00CF9"/>
    <w:rsid w:val="00A00DFB"/>
    <w:rsid w:val="00A00E9E"/>
    <w:rsid w:val="00A015C8"/>
    <w:rsid w:val="00A0165B"/>
    <w:rsid w:val="00A01EAC"/>
    <w:rsid w:val="00A01F3B"/>
    <w:rsid w:val="00A03FF8"/>
    <w:rsid w:val="00A047BE"/>
    <w:rsid w:val="00A04996"/>
    <w:rsid w:val="00A04E0F"/>
    <w:rsid w:val="00A05161"/>
    <w:rsid w:val="00A051DA"/>
    <w:rsid w:val="00A05BF4"/>
    <w:rsid w:val="00A06554"/>
    <w:rsid w:val="00A0663A"/>
    <w:rsid w:val="00A06E77"/>
    <w:rsid w:val="00A06EC3"/>
    <w:rsid w:val="00A07526"/>
    <w:rsid w:val="00A0756F"/>
    <w:rsid w:val="00A077BE"/>
    <w:rsid w:val="00A07941"/>
    <w:rsid w:val="00A104FE"/>
    <w:rsid w:val="00A10536"/>
    <w:rsid w:val="00A10BB3"/>
    <w:rsid w:val="00A1166D"/>
    <w:rsid w:val="00A120BA"/>
    <w:rsid w:val="00A12475"/>
    <w:rsid w:val="00A12667"/>
    <w:rsid w:val="00A12F98"/>
    <w:rsid w:val="00A1301B"/>
    <w:rsid w:val="00A13A08"/>
    <w:rsid w:val="00A14363"/>
    <w:rsid w:val="00A1478A"/>
    <w:rsid w:val="00A149C6"/>
    <w:rsid w:val="00A150D4"/>
    <w:rsid w:val="00A15334"/>
    <w:rsid w:val="00A155CB"/>
    <w:rsid w:val="00A1579B"/>
    <w:rsid w:val="00A15B37"/>
    <w:rsid w:val="00A15C98"/>
    <w:rsid w:val="00A15D7F"/>
    <w:rsid w:val="00A1625F"/>
    <w:rsid w:val="00A164D0"/>
    <w:rsid w:val="00A16518"/>
    <w:rsid w:val="00A16B51"/>
    <w:rsid w:val="00A17238"/>
    <w:rsid w:val="00A1751E"/>
    <w:rsid w:val="00A17DCD"/>
    <w:rsid w:val="00A17EB6"/>
    <w:rsid w:val="00A20F95"/>
    <w:rsid w:val="00A212B7"/>
    <w:rsid w:val="00A212E0"/>
    <w:rsid w:val="00A218B4"/>
    <w:rsid w:val="00A21A1A"/>
    <w:rsid w:val="00A22AF9"/>
    <w:rsid w:val="00A22CAA"/>
    <w:rsid w:val="00A22CE1"/>
    <w:rsid w:val="00A22FC1"/>
    <w:rsid w:val="00A23888"/>
    <w:rsid w:val="00A23CDD"/>
    <w:rsid w:val="00A23F79"/>
    <w:rsid w:val="00A24631"/>
    <w:rsid w:val="00A248DB"/>
    <w:rsid w:val="00A24A67"/>
    <w:rsid w:val="00A25170"/>
    <w:rsid w:val="00A251C6"/>
    <w:rsid w:val="00A25279"/>
    <w:rsid w:val="00A255E7"/>
    <w:rsid w:val="00A256AC"/>
    <w:rsid w:val="00A256ED"/>
    <w:rsid w:val="00A257B7"/>
    <w:rsid w:val="00A2603F"/>
    <w:rsid w:val="00A2665D"/>
    <w:rsid w:val="00A2674B"/>
    <w:rsid w:val="00A267A4"/>
    <w:rsid w:val="00A276DA"/>
    <w:rsid w:val="00A27D00"/>
    <w:rsid w:val="00A27DA5"/>
    <w:rsid w:val="00A30015"/>
    <w:rsid w:val="00A30126"/>
    <w:rsid w:val="00A30643"/>
    <w:rsid w:val="00A3066B"/>
    <w:rsid w:val="00A307F0"/>
    <w:rsid w:val="00A30DE1"/>
    <w:rsid w:val="00A30F06"/>
    <w:rsid w:val="00A3197C"/>
    <w:rsid w:val="00A31C1E"/>
    <w:rsid w:val="00A31DE2"/>
    <w:rsid w:val="00A32048"/>
    <w:rsid w:val="00A320C3"/>
    <w:rsid w:val="00A32179"/>
    <w:rsid w:val="00A3246D"/>
    <w:rsid w:val="00A32533"/>
    <w:rsid w:val="00A3265D"/>
    <w:rsid w:val="00A32EB7"/>
    <w:rsid w:val="00A331C2"/>
    <w:rsid w:val="00A3322F"/>
    <w:rsid w:val="00A33A35"/>
    <w:rsid w:val="00A33D47"/>
    <w:rsid w:val="00A34512"/>
    <w:rsid w:val="00A345C2"/>
    <w:rsid w:val="00A352BD"/>
    <w:rsid w:val="00A35C19"/>
    <w:rsid w:val="00A3603A"/>
    <w:rsid w:val="00A3608B"/>
    <w:rsid w:val="00A361DF"/>
    <w:rsid w:val="00A36549"/>
    <w:rsid w:val="00A367A5"/>
    <w:rsid w:val="00A369F8"/>
    <w:rsid w:val="00A36D55"/>
    <w:rsid w:val="00A37C19"/>
    <w:rsid w:val="00A37C85"/>
    <w:rsid w:val="00A37CF4"/>
    <w:rsid w:val="00A37E56"/>
    <w:rsid w:val="00A37FCF"/>
    <w:rsid w:val="00A400AE"/>
    <w:rsid w:val="00A40274"/>
    <w:rsid w:val="00A40408"/>
    <w:rsid w:val="00A40AA2"/>
    <w:rsid w:val="00A40FCE"/>
    <w:rsid w:val="00A40FEE"/>
    <w:rsid w:val="00A417A9"/>
    <w:rsid w:val="00A41D9E"/>
    <w:rsid w:val="00A42846"/>
    <w:rsid w:val="00A42F7D"/>
    <w:rsid w:val="00A43147"/>
    <w:rsid w:val="00A431B7"/>
    <w:rsid w:val="00A43699"/>
    <w:rsid w:val="00A4389D"/>
    <w:rsid w:val="00A439A2"/>
    <w:rsid w:val="00A4404A"/>
    <w:rsid w:val="00A443A9"/>
    <w:rsid w:val="00A4490B"/>
    <w:rsid w:val="00A449E5"/>
    <w:rsid w:val="00A45DD9"/>
    <w:rsid w:val="00A462DE"/>
    <w:rsid w:val="00A474BE"/>
    <w:rsid w:val="00A47A34"/>
    <w:rsid w:val="00A501EB"/>
    <w:rsid w:val="00A503AD"/>
    <w:rsid w:val="00A505A4"/>
    <w:rsid w:val="00A50752"/>
    <w:rsid w:val="00A50B1C"/>
    <w:rsid w:val="00A50C27"/>
    <w:rsid w:val="00A515D1"/>
    <w:rsid w:val="00A517FD"/>
    <w:rsid w:val="00A51AA3"/>
    <w:rsid w:val="00A51D95"/>
    <w:rsid w:val="00A51F39"/>
    <w:rsid w:val="00A52258"/>
    <w:rsid w:val="00A52AD2"/>
    <w:rsid w:val="00A52D96"/>
    <w:rsid w:val="00A52DA4"/>
    <w:rsid w:val="00A53108"/>
    <w:rsid w:val="00A531DE"/>
    <w:rsid w:val="00A535CF"/>
    <w:rsid w:val="00A5393E"/>
    <w:rsid w:val="00A539A5"/>
    <w:rsid w:val="00A53B25"/>
    <w:rsid w:val="00A5410C"/>
    <w:rsid w:val="00A54830"/>
    <w:rsid w:val="00A549CF"/>
    <w:rsid w:val="00A54AD7"/>
    <w:rsid w:val="00A54B58"/>
    <w:rsid w:val="00A55456"/>
    <w:rsid w:val="00A5649C"/>
    <w:rsid w:val="00A56582"/>
    <w:rsid w:val="00A56B34"/>
    <w:rsid w:val="00A56C0B"/>
    <w:rsid w:val="00A56CB6"/>
    <w:rsid w:val="00A56EB0"/>
    <w:rsid w:val="00A56EC9"/>
    <w:rsid w:val="00A56F8D"/>
    <w:rsid w:val="00A5705B"/>
    <w:rsid w:val="00A57D92"/>
    <w:rsid w:val="00A57DE3"/>
    <w:rsid w:val="00A6026E"/>
    <w:rsid w:val="00A605FA"/>
    <w:rsid w:val="00A60643"/>
    <w:rsid w:val="00A60D4C"/>
    <w:rsid w:val="00A61286"/>
    <w:rsid w:val="00A61315"/>
    <w:rsid w:val="00A6136D"/>
    <w:rsid w:val="00A61985"/>
    <w:rsid w:val="00A61AE8"/>
    <w:rsid w:val="00A62011"/>
    <w:rsid w:val="00A625A9"/>
    <w:rsid w:val="00A62A4F"/>
    <w:rsid w:val="00A631C7"/>
    <w:rsid w:val="00A63446"/>
    <w:rsid w:val="00A63CC3"/>
    <w:rsid w:val="00A63E77"/>
    <w:rsid w:val="00A64052"/>
    <w:rsid w:val="00A64D9F"/>
    <w:rsid w:val="00A65517"/>
    <w:rsid w:val="00A657C3"/>
    <w:rsid w:val="00A65894"/>
    <w:rsid w:val="00A659F6"/>
    <w:rsid w:val="00A66409"/>
    <w:rsid w:val="00A67438"/>
    <w:rsid w:val="00A675CA"/>
    <w:rsid w:val="00A67B26"/>
    <w:rsid w:val="00A67B33"/>
    <w:rsid w:val="00A70185"/>
    <w:rsid w:val="00A70194"/>
    <w:rsid w:val="00A7019E"/>
    <w:rsid w:val="00A701FD"/>
    <w:rsid w:val="00A7029B"/>
    <w:rsid w:val="00A7037F"/>
    <w:rsid w:val="00A70670"/>
    <w:rsid w:val="00A706F6"/>
    <w:rsid w:val="00A709BB"/>
    <w:rsid w:val="00A71156"/>
    <w:rsid w:val="00A7164E"/>
    <w:rsid w:val="00A7174C"/>
    <w:rsid w:val="00A71B0C"/>
    <w:rsid w:val="00A71E5A"/>
    <w:rsid w:val="00A7206A"/>
    <w:rsid w:val="00A72149"/>
    <w:rsid w:val="00A7237E"/>
    <w:rsid w:val="00A72558"/>
    <w:rsid w:val="00A72830"/>
    <w:rsid w:val="00A72A16"/>
    <w:rsid w:val="00A72B9E"/>
    <w:rsid w:val="00A7302C"/>
    <w:rsid w:val="00A73531"/>
    <w:rsid w:val="00A7386E"/>
    <w:rsid w:val="00A73E5D"/>
    <w:rsid w:val="00A74136"/>
    <w:rsid w:val="00A746A6"/>
    <w:rsid w:val="00A74E2E"/>
    <w:rsid w:val="00A755A8"/>
    <w:rsid w:val="00A75753"/>
    <w:rsid w:val="00A757F2"/>
    <w:rsid w:val="00A75967"/>
    <w:rsid w:val="00A75D1E"/>
    <w:rsid w:val="00A764A8"/>
    <w:rsid w:val="00A77254"/>
    <w:rsid w:val="00A77AE6"/>
    <w:rsid w:val="00A77E51"/>
    <w:rsid w:val="00A8001D"/>
    <w:rsid w:val="00A80101"/>
    <w:rsid w:val="00A80108"/>
    <w:rsid w:val="00A8032D"/>
    <w:rsid w:val="00A80622"/>
    <w:rsid w:val="00A80940"/>
    <w:rsid w:val="00A80C36"/>
    <w:rsid w:val="00A80C50"/>
    <w:rsid w:val="00A80D2F"/>
    <w:rsid w:val="00A80E67"/>
    <w:rsid w:val="00A81786"/>
    <w:rsid w:val="00A81BE1"/>
    <w:rsid w:val="00A81D30"/>
    <w:rsid w:val="00A81D47"/>
    <w:rsid w:val="00A81DCD"/>
    <w:rsid w:val="00A8269A"/>
    <w:rsid w:val="00A82767"/>
    <w:rsid w:val="00A82AA8"/>
    <w:rsid w:val="00A82AC0"/>
    <w:rsid w:val="00A82C8B"/>
    <w:rsid w:val="00A82F53"/>
    <w:rsid w:val="00A830B2"/>
    <w:rsid w:val="00A833F1"/>
    <w:rsid w:val="00A834B9"/>
    <w:rsid w:val="00A836C0"/>
    <w:rsid w:val="00A83873"/>
    <w:rsid w:val="00A83A93"/>
    <w:rsid w:val="00A83CD9"/>
    <w:rsid w:val="00A84185"/>
    <w:rsid w:val="00A8440C"/>
    <w:rsid w:val="00A845CC"/>
    <w:rsid w:val="00A84AA8"/>
    <w:rsid w:val="00A84B29"/>
    <w:rsid w:val="00A84F60"/>
    <w:rsid w:val="00A85019"/>
    <w:rsid w:val="00A851DB"/>
    <w:rsid w:val="00A85AB6"/>
    <w:rsid w:val="00A85B4E"/>
    <w:rsid w:val="00A85D6E"/>
    <w:rsid w:val="00A85FBF"/>
    <w:rsid w:val="00A861C8"/>
    <w:rsid w:val="00A862D5"/>
    <w:rsid w:val="00A865CA"/>
    <w:rsid w:val="00A869F3"/>
    <w:rsid w:val="00A86ADB"/>
    <w:rsid w:val="00A8734A"/>
    <w:rsid w:val="00A87434"/>
    <w:rsid w:val="00A87AB1"/>
    <w:rsid w:val="00A87F05"/>
    <w:rsid w:val="00A905C5"/>
    <w:rsid w:val="00A905D2"/>
    <w:rsid w:val="00A906AC"/>
    <w:rsid w:val="00A90B47"/>
    <w:rsid w:val="00A90EEB"/>
    <w:rsid w:val="00A9188C"/>
    <w:rsid w:val="00A91B80"/>
    <w:rsid w:val="00A91C32"/>
    <w:rsid w:val="00A91C84"/>
    <w:rsid w:val="00A91CFE"/>
    <w:rsid w:val="00A92956"/>
    <w:rsid w:val="00A92B4C"/>
    <w:rsid w:val="00A93039"/>
    <w:rsid w:val="00A931B7"/>
    <w:rsid w:val="00A9326E"/>
    <w:rsid w:val="00A93422"/>
    <w:rsid w:val="00A93F2B"/>
    <w:rsid w:val="00A943D3"/>
    <w:rsid w:val="00A94405"/>
    <w:rsid w:val="00A94805"/>
    <w:rsid w:val="00A94AE7"/>
    <w:rsid w:val="00A95175"/>
    <w:rsid w:val="00A951A7"/>
    <w:rsid w:val="00A95326"/>
    <w:rsid w:val="00A9562E"/>
    <w:rsid w:val="00A95C59"/>
    <w:rsid w:val="00A95FB4"/>
    <w:rsid w:val="00A96051"/>
    <w:rsid w:val="00A960FB"/>
    <w:rsid w:val="00A96134"/>
    <w:rsid w:val="00A96667"/>
    <w:rsid w:val="00A96A20"/>
    <w:rsid w:val="00A96EA9"/>
    <w:rsid w:val="00A9719A"/>
    <w:rsid w:val="00A97638"/>
    <w:rsid w:val="00A97C1A"/>
    <w:rsid w:val="00AA0371"/>
    <w:rsid w:val="00AA0430"/>
    <w:rsid w:val="00AA0E9D"/>
    <w:rsid w:val="00AA1362"/>
    <w:rsid w:val="00AA14E5"/>
    <w:rsid w:val="00AA150D"/>
    <w:rsid w:val="00AA2113"/>
    <w:rsid w:val="00AA2B55"/>
    <w:rsid w:val="00AA2F3B"/>
    <w:rsid w:val="00AA2FFC"/>
    <w:rsid w:val="00AA3087"/>
    <w:rsid w:val="00AA31F3"/>
    <w:rsid w:val="00AA3219"/>
    <w:rsid w:val="00AA33E9"/>
    <w:rsid w:val="00AA34E8"/>
    <w:rsid w:val="00AA351C"/>
    <w:rsid w:val="00AA374C"/>
    <w:rsid w:val="00AA3E81"/>
    <w:rsid w:val="00AA4A45"/>
    <w:rsid w:val="00AA4A76"/>
    <w:rsid w:val="00AA50E3"/>
    <w:rsid w:val="00AA5E4B"/>
    <w:rsid w:val="00AA67BD"/>
    <w:rsid w:val="00AA680B"/>
    <w:rsid w:val="00AA6AC3"/>
    <w:rsid w:val="00AA6B2F"/>
    <w:rsid w:val="00AA6B43"/>
    <w:rsid w:val="00AA6DF0"/>
    <w:rsid w:val="00AA703C"/>
    <w:rsid w:val="00AA784A"/>
    <w:rsid w:val="00AA7C19"/>
    <w:rsid w:val="00AA7FE1"/>
    <w:rsid w:val="00AB0092"/>
    <w:rsid w:val="00AB053E"/>
    <w:rsid w:val="00AB05B0"/>
    <w:rsid w:val="00AB071E"/>
    <w:rsid w:val="00AB0874"/>
    <w:rsid w:val="00AB0996"/>
    <w:rsid w:val="00AB09BE"/>
    <w:rsid w:val="00AB0CA1"/>
    <w:rsid w:val="00AB0DF7"/>
    <w:rsid w:val="00AB0E15"/>
    <w:rsid w:val="00AB100C"/>
    <w:rsid w:val="00AB11C4"/>
    <w:rsid w:val="00AB1CE1"/>
    <w:rsid w:val="00AB2243"/>
    <w:rsid w:val="00AB3282"/>
    <w:rsid w:val="00AB3814"/>
    <w:rsid w:val="00AB38AA"/>
    <w:rsid w:val="00AB4089"/>
    <w:rsid w:val="00AB4615"/>
    <w:rsid w:val="00AB51D7"/>
    <w:rsid w:val="00AB5347"/>
    <w:rsid w:val="00AB57CE"/>
    <w:rsid w:val="00AB5D52"/>
    <w:rsid w:val="00AB62F8"/>
    <w:rsid w:val="00AB6FA7"/>
    <w:rsid w:val="00AB780C"/>
    <w:rsid w:val="00AB79E6"/>
    <w:rsid w:val="00AB7D5B"/>
    <w:rsid w:val="00AC015F"/>
    <w:rsid w:val="00AC0419"/>
    <w:rsid w:val="00AC09D4"/>
    <w:rsid w:val="00AC0C1C"/>
    <w:rsid w:val="00AC130A"/>
    <w:rsid w:val="00AC142D"/>
    <w:rsid w:val="00AC1453"/>
    <w:rsid w:val="00AC16C4"/>
    <w:rsid w:val="00AC17ED"/>
    <w:rsid w:val="00AC196C"/>
    <w:rsid w:val="00AC1BCC"/>
    <w:rsid w:val="00AC1C14"/>
    <w:rsid w:val="00AC23A1"/>
    <w:rsid w:val="00AC2574"/>
    <w:rsid w:val="00AC2898"/>
    <w:rsid w:val="00AC2F1D"/>
    <w:rsid w:val="00AC2FB3"/>
    <w:rsid w:val="00AC31B4"/>
    <w:rsid w:val="00AC3C0E"/>
    <w:rsid w:val="00AC40C4"/>
    <w:rsid w:val="00AC4708"/>
    <w:rsid w:val="00AC5215"/>
    <w:rsid w:val="00AC5578"/>
    <w:rsid w:val="00AC5910"/>
    <w:rsid w:val="00AC5ABD"/>
    <w:rsid w:val="00AC5AD2"/>
    <w:rsid w:val="00AC5B09"/>
    <w:rsid w:val="00AC5D65"/>
    <w:rsid w:val="00AC5E02"/>
    <w:rsid w:val="00AC64B4"/>
    <w:rsid w:val="00AC662C"/>
    <w:rsid w:val="00AC6646"/>
    <w:rsid w:val="00AC6863"/>
    <w:rsid w:val="00AC6931"/>
    <w:rsid w:val="00AC6A86"/>
    <w:rsid w:val="00AC6DE9"/>
    <w:rsid w:val="00AC6E36"/>
    <w:rsid w:val="00AC706A"/>
    <w:rsid w:val="00AC7CBE"/>
    <w:rsid w:val="00AC7F98"/>
    <w:rsid w:val="00AC7FCF"/>
    <w:rsid w:val="00AD02AF"/>
    <w:rsid w:val="00AD040D"/>
    <w:rsid w:val="00AD12BB"/>
    <w:rsid w:val="00AD15B4"/>
    <w:rsid w:val="00AD189D"/>
    <w:rsid w:val="00AD1991"/>
    <w:rsid w:val="00AD1D54"/>
    <w:rsid w:val="00AD21E9"/>
    <w:rsid w:val="00AD2651"/>
    <w:rsid w:val="00AD26F9"/>
    <w:rsid w:val="00AD407A"/>
    <w:rsid w:val="00AD44C2"/>
    <w:rsid w:val="00AD4933"/>
    <w:rsid w:val="00AD5478"/>
    <w:rsid w:val="00AD574F"/>
    <w:rsid w:val="00AD5F1D"/>
    <w:rsid w:val="00AD66F4"/>
    <w:rsid w:val="00AD6AD9"/>
    <w:rsid w:val="00AD6EA8"/>
    <w:rsid w:val="00AD7139"/>
    <w:rsid w:val="00AD7369"/>
    <w:rsid w:val="00AD7B2F"/>
    <w:rsid w:val="00AD7C60"/>
    <w:rsid w:val="00AE03AF"/>
    <w:rsid w:val="00AE0FB2"/>
    <w:rsid w:val="00AE0FF7"/>
    <w:rsid w:val="00AE1083"/>
    <w:rsid w:val="00AE11DF"/>
    <w:rsid w:val="00AE153B"/>
    <w:rsid w:val="00AE1A0A"/>
    <w:rsid w:val="00AE1B0F"/>
    <w:rsid w:val="00AE1B36"/>
    <w:rsid w:val="00AE1FC9"/>
    <w:rsid w:val="00AE27F3"/>
    <w:rsid w:val="00AE2EDC"/>
    <w:rsid w:val="00AE3512"/>
    <w:rsid w:val="00AE3961"/>
    <w:rsid w:val="00AE3E60"/>
    <w:rsid w:val="00AE3EA5"/>
    <w:rsid w:val="00AE3F05"/>
    <w:rsid w:val="00AE4128"/>
    <w:rsid w:val="00AE4ACF"/>
    <w:rsid w:val="00AE4E09"/>
    <w:rsid w:val="00AE5D02"/>
    <w:rsid w:val="00AE5E6C"/>
    <w:rsid w:val="00AE5F09"/>
    <w:rsid w:val="00AE62E1"/>
    <w:rsid w:val="00AE62E8"/>
    <w:rsid w:val="00AE67D9"/>
    <w:rsid w:val="00AE6A13"/>
    <w:rsid w:val="00AE72D6"/>
    <w:rsid w:val="00AF0067"/>
    <w:rsid w:val="00AF0069"/>
    <w:rsid w:val="00AF0241"/>
    <w:rsid w:val="00AF0401"/>
    <w:rsid w:val="00AF0A10"/>
    <w:rsid w:val="00AF12B9"/>
    <w:rsid w:val="00AF1456"/>
    <w:rsid w:val="00AF1A30"/>
    <w:rsid w:val="00AF1D85"/>
    <w:rsid w:val="00AF1DC8"/>
    <w:rsid w:val="00AF26D3"/>
    <w:rsid w:val="00AF29C2"/>
    <w:rsid w:val="00AF2D89"/>
    <w:rsid w:val="00AF3CDF"/>
    <w:rsid w:val="00AF3CFA"/>
    <w:rsid w:val="00AF4036"/>
    <w:rsid w:val="00AF45F1"/>
    <w:rsid w:val="00AF4A1A"/>
    <w:rsid w:val="00AF4C2E"/>
    <w:rsid w:val="00AF4F97"/>
    <w:rsid w:val="00AF52F7"/>
    <w:rsid w:val="00AF5527"/>
    <w:rsid w:val="00AF559C"/>
    <w:rsid w:val="00AF56D0"/>
    <w:rsid w:val="00AF6596"/>
    <w:rsid w:val="00AF6858"/>
    <w:rsid w:val="00AF6CFF"/>
    <w:rsid w:val="00AF6DD5"/>
    <w:rsid w:val="00AF7412"/>
    <w:rsid w:val="00AF776F"/>
    <w:rsid w:val="00AF7A6B"/>
    <w:rsid w:val="00B002C4"/>
    <w:rsid w:val="00B008B0"/>
    <w:rsid w:val="00B008D9"/>
    <w:rsid w:val="00B0115D"/>
    <w:rsid w:val="00B01288"/>
    <w:rsid w:val="00B01A19"/>
    <w:rsid w:val="00B01CD9"/>
    <w:rsid w:val="00B0245D"/>
    <w:rsid w:val="00B02B69"/>
    <w:rsid w:val="00B02F5D"/>
    <w:rsid w:val="00B03058"/>
    <w:rsid w:val="00B033E6"/>
    <w:rsid w:val="00B0376D"/>
    <w:rsid w:val="00B03C31"/>
    <w:rsid w:val="00B041AD"/>
    <w:rsid w:val="00B04682"/>
    <w:rsid w:val="00B0499F"/>
    <w:rsid w:val="00B05093"/>
    <w:rsid w:val="00B0579B"/>
    <w:rsid w:val="00B058E2"/>
    <w:rsid w:val="00B0596E"/>
    <w:rsid w:val="00B059BC"/>
    <w:rsid w:val="00B05F1E"/>
    <w:rsid w:val="00B06011"/>
    <w:rsid w:val="00B061B8"/>
    <w:rsid w:val="00B06594"/>
    <w:rsid w:val="00B06BC4"/>
    <w:rsid w:val="00B073F1"/>
    <w:rsid w:val="00B1022C"/>
    <w:rsid w:val="00B10A01"/>
    <w:rsid w:val="00B1134D"/>
    <w:rsid w:val="00B1150C"/>
    <w:rsid w:val="00B11C4E"/>
    <w:rsid w:val="00B11C6C"/>
    <w:rsid w:val="00B11CAA"/>
    <w:rsid w:val="00B1242D"/>
    <w:rsid w:val="00B1248B"/>
    <w:rsid w:val="00B12571"/>
    <w:rsid w:val="00B1266E"/>
    <w:rsid w:val="00B12B0A"/>
    <w:rsid w:val="00B13475"/>
    <w:rsid w:val="00B1361D"/>
    <w:rsid w:val="00B137D0"/>
    <w:rsid w:val="00B138C6"/>
    <w:rsid w:val="00B13B21"/>
    <w:rsid w:val="00B13BA6"/>
    <w:rsid w:val="00B14180"/>
    <w:rsid w:val="00B1475C"/>
    <w:rsid w:val="00B15184"/>
    <w:rsid w:val="00B151FB"/>
    <w:rsid w:val="00B152CE"/>
    <w:rsid w:val="00B157DD"/>
    <w:rsid w:val="00B15834"/>
    <w:rsid w:val="00B159DC"/>
    <w:rsid w:val="00B15F84"/>
    <w:rsid w:val="00B171E9"/>
    <w:rsid w:val="00B17585"/>
    <w:rsid w:val="00B1760B"/>
    <w:rsid w:val="00B17969"/>
    <w:rsid w:val="00B17993"/>
    <w:rsid w:val="00B17B8D"/>
    <w:rsid w:val="00B17F05"/>
    <w:rsid w:val="00B17F49"/>
    <w:rsid w:val="00B20166"/>
    <w:rsid w:val="00B20179"/>
    <w:rsid w:val="00B20224"/>
    <w:rsid w:val="00B2066D"/>
    <w:rsid w:val="00B20AAD"/>
    <w:rsid w:val="00B20BF0"/>
    <w:rsid w:val="00B20D7C"/>
    <w:rsid w:val="00B21422"/>
    <w:rsid w:val="00B21650"/>
    <w:rsid w:val="00B2193A"/>
    <w:rsid w:val="00B21C31"/>
    <w:rsid w:val="00B21CDF"/>
    <w:rsid w:val="00B222EE"/>
    <w:rsid w:val="00B22463"/>
    <w:rsid w:val="00B22782"/>
    <w:rsid w:val="00B22EC5"/>
    <w:rsid w:val="00B22F0C"/>
    <w:rsid w:val="00B2319E"/>
    <w:rsid w:val="00B231F6"/>
    <w:rsid w:val="00B23449"/>
    <w:rsid w:val="00B2352E"/>
    <w:rsid w:val="00B23C8D"/>
    <w:rsid w:val="00B24527"/>
    <w:rsid w:val="00B24FB1"/>
    <w:rsid w:val="00B25079"/>
    <w:rsid w:val="00B254EB"/>
    <w:rsid w:val="00B254FA"/>
    <w:rsid w:val="00B26233"/>
    <w:rsid w:val="00B26761"/>
    <w:rsid w:val="00B2705E"/>
    <w:rsid w:val="00B2732B"/>
    <w:rsid w:val="00B2762E"/>
    <w:rsid w:val="00B2794B"/>
    <w:rsid w:val="00B27D01"/>
    <w:rsid w:val="00B3006F"/>
    <w:rsid w:val="00B3036D"/>
    <w:rsid w:val="00B3040C"/>
    <w:rsid w:val="00B30B3D"/>
    <w:rsid w:val="00B311B9"/>
    <w:rsid w:val="00B3168E"/>
    <w:rsid w:val="00B31D00"/>
    <w:rsid w:val="00B3255C"/>
    <w:rsid w:val="00B32586"/>
    <w:rsid w:val="00B32710"/>
    <w:rsid w:val="00B33104"/>
    <w:rsid w:val="00B3348E"/>
    <w:rsid w:val="00B335A6"/>
    <w:rsid w:val="00B3394F"/>
    <w:rsid w:val="00B33C75"/>
    <w:rsid w:val="00B33E0C"/>
    <w:rsid w:val="00B3457F"/>
    <w:rsid w:val="00B34745"/>
    <w:rsid w:val="00B35797"/>
    <w:rsid w:val="00B35C68"/>
    <w:rsid w:val="00B35C88"/>
    <w:rsid w:val="00B35EC8"/>
    <w:rsid w:val="00B36093"/>
    <w:rsid w:val="00B362EB"/>
    <w:rsid w:val="00B367DD"/>
    <w:rsid w:val="00B36A80"/>
    <w:rsid w:val="00B36C2A"/>
    <w:rsid w:val="00B36CD4"/>
    <w:rsid w:val="00B36CE7"/>
    <w:rsid w:val="00B37295"/>
    <w:rsid w:val="00B372AC"/>
    <w:rsid w:val="00B375E8"/>
    <w:rsid w:val="00B40697"/>
    <w:rsid w:val="00B40F02"/>
    <w:rsid w:val="00B40FAF"/>
    <w:rsid w:val="00B41102"/>
    <w:rsid w:val="00B412BF"/>
    <w:rsid w:val="00B4177E"/>
    <w:rsid w:val="00B417B8"/>
    <w:rsid w:val="00B4187E"/>
    <w:rsid w:val="00B419A7"/>
    <w:rsid w:val="00B42038"/>
    <w:rsid w:val="00B42266"/>
    <w:rsid w:val="00B425A1"/>
    <w:rsid w:val="00B427ED"/>
    <w:rsid w:val="00B4289B"/>
    <w:rsid w:val="00B428CD"/>
    <w:rsid w:val="00B4341D"/>
    <w:rsid w:val="00B43A82"/>
    <w:rsid w:val="00B43F1B"/>
    <w:rsid w:val="00B44012"/>
    <w:rsid w:val="00B440A5"/>
    <w:rsid w:val="00B45D0C"/>
    <w:rsid w:val="00B46584"/>
    <w:rsid w:val="00B46669"/>
    <w:rsid w:val="00B46767"/>
    <w:rsid w:val="00B46ACF"/>
    <w:rsid w:val="00B46BD7"/>
    <w:rsid w:val="00B46C0B"/>
    <w:rsid w:val="00B47094"/>
    <w:rsid w:val="00B47410"/>
    <w:rsid w:val="00B47A70"/>
    <w:rsid w:val="00B47BA1"/>
    <w:rsid w:val="00B47DD6"/>
    <w:rsid w:val="00B5020C"/>
    <w:rsid w:val="00B50260"/>
    <w:rsid w:val="00B50304"/>
    <w:rsid w:val="00B5038B"/>
    <w:rsid w:val="00B50630"/>
    <w:rsid w:val="00B5083A"/>
    <w:rsid w:val="00B50AC9"/>
    <w:rsid w:val="00B50E3E"/>
    <w:rsid w:val="00B50E3F"/>
    <w:rsid w:val="00B51253"/>
    <w:rsid w:val="00B518FA"/>
    <w:rsid w:val="00B51C6C"/>
    <w:rsid w:val="00B51DBC"/>
    <w:rsid w:val="00B51DE6"/>
    <w:rsid w:val="00B52BA9"/>
    <w:rsid w:val="00B52C5C"/>
    <w:rsid w:val="00B52FF8"/>
    <w:rsid w:val="00B536AF"/>
    <w:rsid w:val="00B53A9B"/>
    <w:rsid w:val="00B53AC2"/>
    <w:rsid w:val="00B53B33"/>
    <w:rsid w:val="00B5430A"/>
    <w:rsid w:val="00B54715"/>
    <w:rsid w:val="00B5473E"/>
    <w:rsid w:val="00B54B12"/>
    <w:rsid w:val="00B54FA5"/>
    <w:rsid w:val="00B557DB"/>
    <w:rsid w:val="00B558DA"/>
    <w:rsid w:val="00B55985"/>
    <w:rsid w:val="00B55B7C"/>
    <w:rsid w:val="00B55C81"/>
    <w:rsid w:val="00B56960"/>
    <w:rsid w:val="00B56CEF"/>
    <w:rsid w:val="00B5765C"/>
    <w:rsid w:val="00B60247"/>
    <w:rsid w:val="00B60427"/>
    <w:rsid w:val="00B6067B"/>
    <w:rsid w:val="00B60B35"/>
    <w:rsid w:val="00B611F6"/>
    <w:rsid w:val="00B6198D"/>
    <w:rsid w:val="00B61B74"/>
    <w:rsid w:val="00B621C8"/>
    <w:rsid w:val="00B62221"/>
    <w:rsid w:val="00B62467"/>
    <w:rsid w:val="00B62724"/>
    <w:rsid w:val="00B62C45"/>
    <w:rsid w:val="00B6340D"/>
    <w:rsid w:val="00B6398E"/>
    <w:rsid w:val="00B63A15"/>
    <w:rsid w:val="00B63C8D"/>
    <w:rsid w:val="00B64268"/>
    <w:rsid w:val="00B644E5"/>
    <w:rsid w:val="00B64750"/>
    <w:rsid w:val="00B648CD"/>
    <w:rsid w:val="00B64DF1"/>
    <w:rsid w:val="00B64EA0"/>
    <w:rsid w:val="00B6548E"/>
    <w:rsid w:val="00B6583D"/>
    <w:rsid w:val="00B65EB6"/>
    <w:rsid w:val="00B660F4"/>
    <w:rsid w:val="00B6638D"/>
    <w:rsid w:val="00B66737"/>
    <w:rsid w:val="00B66823"/>
    <w:rsid w:val="00B66909"/>
    <w:rsid w:val="00B66EB9"/>
    <w:rsid w:val="00B67526"/>
    <w:rsid w:val="00B67917"/>
    <w:rsid w:val="00B67E0C"/>
    <w:rsid w:val="00B67E22"/>
    <w:rsid w:val="00B67F89"/>
    <w:rsid w:val="00B70391"/>
    <w:rsid w:val="00B703FC"/>
    <w:rsid w:val="00B7062B"/>
    <w:rsid w:val="00B706E2"/>
    <w:rsid w:val="00B70BCB"/>
    <w:rsid w:val="00B7134F"/>
    <w:rsid w:val="00B71A2B"/>
    <w:rsid w:val="00B71ABE"/>
    <w:rsid w:val="00B71BFC"/>
    <w:rsid w:val="00B71DEA"/>
    <w:rsid w:val="00B71E34"/>
    <w:rsid w:val="00B71F60"/>
    <w:rsid w:val="00B73804"/>
    <w:rsid w:val="00B73ABE"/>
    <w:rsid w:val="00B7434D"/>
    <w:rsid w:val="00B744C3"/>
    <w:rsid w:val="00B744ED"/>
    <w:rsid w:val="00B74CCC"/>
    <w:rsid w:val="00B75853"/>
    <w:rsid w:val="00B75AA2"/>
    <w:rsid w:val="00B760E6"/>
    <w:rsid w:val="00B76136"/>
    <w:rsid w:val="00B76167"/>
    <w:rsid w:val="00B76476"/>
    <w:rsid w:val="00B76A79"/>
    <w:rsid w:val="00B76F26"/>
    <w:rsid w:val="00B77125"/>
    <w:rsid w:val="00B771A2"/>
    <w:rsid w:val="00B771EB"/>
    <w:rsid w:val="00B77DDC"/>
    <w:rsid w:val="00B77E71"/>
    <w:rsid w:val="00B80630"/>
    <w:rsid w:val="00B80B72"/>
    <w:rsid w:val="00B80BF5"/>
    <w:rsid w:val="00B8132E"/>
    <w:rsid w:val="00B81703"/>
    <w:rsid w:val="00B81B5D"/>
    <w:rsid w:val="00B81C55"/>
    <w:rsid w:val="00B81F53"/>
    <w:rsid w:val="00B82536"/>
    <w:rsid w:val="00B825A7"/>
    <w:rsid w:val="00B8266D"/>
    <w:rsid w:val="00B82C19"/>
    <w:rsid w:val="00B82CCF"/>
    <w:rsid w:val="00B83107"/>
    <w:rsid w:val="00B8365E"/>
    <w:rsid w:val="00B837B0"/>
    <w:rsid w:val="00B837DC"/>
    <w:rsid w:val="00B83AC3"/>
    <w:rsid w:val="00B83BA9"/>
    <w:rsid w:val="00B8432A"/>
    <w:rsid w:val="00B848F0"/>
    <w:rsid w:val="00B84CFB"/>
    <w:rsid w:val="00B8515C"/>
    <w:rsid w:val="00B85314"/>
    <w:rsid w:val="00B856AE"/>
    <w:rsid w:val="00B85A81"/>
    <w:rsid w:val="00B85D3A"/>
    <w:rsid w:val="00B85F31"/>
    <w:rsid w:val="00B86204"/>
    <w:rsid w:val="00B86366"/>
    <w:rsid w:val="00B86875"/>
    <w:rsid w:val="00B86CC8"/>
    <w:rsid w:val="00B8727D"/>
    <w:rsid w:val="00B876F3"/>
    <w:rsid w:val="00B879D2"/>
    <w:rsid w:val="00B87D13"/>
    <w:rsid w:val="00B91083"/>
    <w:rsid w:val="00B910F6"/>
    <w:rsid w:val="00B91472"/>
    <w:rsid w:val="00B91915"/>
    <w:rsid w:val="00B91BE2"/>
    <w:rsid w:val="00B91E4E"/>
    <w:rsid w:val="00B92A39"/>
    <w:rsid w:val="00B93057"/>
    <w:rsid w:val="00B933DD"/>
    <w:rsid w:val="00B93573"/>
    <w:rsid w:val="00B93648"/>
    <w:rsid w:val="00B93844"/>
    <w:rsid w:val="00B94015"/>
    <w:rsid w:val="00B94847"/>
    <w:rsid w:val="00B94D4F"/>
    <w:rsid w:val="00B94F72"/>
    <w:rsid w:val="00B9526E"/>
    <w:rsid w:val="00B95377"/>
    <w:rsid w:val="00B953B0"/>
    <w:rsid w:val="00B95555"/>
    <w:rsid w:val="00B95697"/>
    <w:rsid w:val="00B9593D"/>
    <w:rsid w:val="00B95BBD"/>
    <w:rsid w:val="00B95C4A"/>
    <w:rsid w:val="00B95D80"/>
    <w:rsid w:val="00B9636D"/>
    <w:rsid w:val="00B96473"/>
    <w:rsid w:val="00B966CE"/>
    <w:rsid w:val="00B966EB"/>
    <w:rsid w:val="00B96858"/>
    <w:rsid w:val="00B96A07"/>
    <w:rsid w:val="00B97204"/>
    <w:rsid w:val="00B974C3"/>
    <w:rsid w:val="00B976D0"/>
    <w:rsid w:val="00B97721"/>
    <w:rsid w:val="00B9792B"/>
    <w:rsid w:val="00BA0505"/>
    <w:rsid w:val="00BA07D6"/>
    <w:rsid w:val="00BA08E3"/>
    <w:rsid w:val="00BA08F0"/>
    <w:rsid w:val="00BA1060"/>
    <w:rsid w:val="00BA164B"/>
    <w:rsid w:val="00BA19DC"/>
    <w:rsid w:val="00BA1A85"/>
    <w:rsid w:val="00BA1CA8"/>
    <w:rsid w:val="00BA1D26"/>
    <w:rsid w:val="00BA1F78"/>
    <w:rsid w:val="00BA238B"/>
    <w:rsid w:val="00BA2469"/>
    <w:rsid w:val="00BA2A4C"/>
    <w:rsid w:val="00BA2D25"/>
    <w:rsid w:val="00BA32FF"/>
    <w:rsid w:val="00BA3466"/>
    <w:rsid w:val="00BA3726"/>
    <w:rsid w:val="00BA396C"/>
    <w:rsid w:val="00BA3A5A"/>
    <w:rsid w:val="00BA3B4D"/>
    <w:rsid w:val="00BA3B65"/>
    <w:rsid w:val="00BA3DD0"/>
    <w:rsid w:val="00BA428D"/>
    <w:rsid w:val="00BA4DD6"/>
    <w:rsid w:val="00BA4F4F"/>
    <w:rsid w:val="00BA51E8"/>
    <w:rsid w:val="00BA5471"/>
    <w:rsid w:val="00BA5574"/>
    <w:rsid w:val="00BA59B8"/>
    <w:rsid w:val="00BA5B8C"/>
    <w:rsid w:val="00BA5C1D"/>
    <w:rsid w:val="00BA5C80"/>
    <w:rsid w:val="00BA6258"/>
    <w:rsid w:val="00BA62A3"/>
    <w:rsid w:val="00BA6567"/>
    <w:rsid w:val="00BA6670"/>
    <w:rsid w:val="00BA6898"/>
    <w:rsid w:val="00BA77AC"/>
    <w:rsid w:val="00BA7B90"/>
    <w:rsid w:val="00BA7FF1"/>
    <w:rsid w:val="00BB00A7"/>
    <w:rsid w:val="00BB057A"/>
    <w:rsid w:val="00BB076D"/>
    <w:rsid w:val="00BB0CC5"/>
    <w:rsid w:val="00BB104A"/>
    <w:rsid w:val="00BB1442"/>
    <w:rsid w:val="00BB1FDA"/>
    <w:rsid w:val="00BB2593"/>
    <w:rsid w:val="00BB2A15"/>
    <w:rsid w:val="00BB2BFE"/>
    <w:rsid w:val="00BB3963"/>
    <w:rsid w:val="00BB3A0C"/>
    <w:rsid w:val="00BB41C6"/>
    <w:rsid w:val="00BB427E"/>
    <w:rsid w:val="00BB4353"/>
    <w:rsid w:val="00BB4B9A"/>
    <w:rsid w:val="00BB5062"/>
    <w:rsid w:val="00BB51C0"/>
    <w:rsid w:val="00BB54B0"/>
    <w:rsid w:val="00BB5727"/>
    <w:rsid w:val="00BB5991"/>
    <w:rsid w:val="00BB5BD2"/>
    <w:rsid w:val="00BB6084"/>
    <w:rsid w:val="00BB6343"/>
    <w:rsid w:val="00BB653B"/>
    <w:rsid w:val="00BB66D7"/>
    <w:rsid w:val="00BB73A3"/>
    <w:rsid w:val="00BC0045"/>
    <w:rsid w:val="00BC0A49"/>
    <w:rsid w:val="00BC0B68"/>
    <w:rsid w:val="00BC0B6A"/>
    <w:rsid w:val="00BC0FFE"/>
    <w:rsid w:val="00BC111B"/>
    <w:rsid w:val="00BC11BA"/>
    <w:rsid w:val="00BC12D5"/>
    <w:rsid w:val="00BC15FA"/>
    <w:rsid w:val="00BC1668"/>
    <w:rsid w:val="00BC1DBA"/>
    <w:rsid w:val="00BC23EA"/>
    <w:rsid w:val="00BC25F2"/>
    <w:rsid w:val="00BC2A8D"/>
    <w:rsid w:val="00BC2D54"/>
    <w:rsid w:val="00BC2F65"/>
    <w:rsid w:val="00BC3046"/>
    <w:rsid w:val="00BC35D3"/>
    <w:rsid w:val="00BC3815"/>
    <w:rsid w:val="00BC3A34"/>
    <w:rsid w:val="00BC3C8E"/>
    <w:rsid w:val="00BC3E07"/>
    <w:rsid w:val="00BC3EC3"/>
    <w:rsid w:val="00BC3F53"/>
    <w:rsid w:val="00BC3FA7"/>
    <w:rsid w:val="00BC417A"/>
    <w:rsid w:val="00BC4439"/>
    <w:rsid w:val="00BC472F"/>
    <w:rsid w:val="00BC4AB4"/>
    <w:rsid w:val="00BC4B5C"/>
    <w:rsid w:val="00BC4FAB"/>
    <w:rsid w:val="00BC544B"/>
    <w:rsid w:val="00BC551A"/>
    <w:rsid w:val="00BC5881"/>
    <w:rsid w:val="00BC59A3"/>
    <w:rsid w:val="00BC5BBD"/>
    <w:rsid w:val="00BC5F6B"/>
    <w:rsid w:val="00BC5F77"/>
    <w:rsid w:val="00BC6B58"/>
    <w:rsid w:val="00BC79D5"/>
    <w:rsid w:val="00BC7FCA"/>
    <w:rsid w:val="00BD00E1"/>
    <w:rsid w:val="00BD01DE"/>
    <w:rsid w:val="00BD01FA"/>
    <w:rsid w:val="00BD0953"/>
    <w:rsid w:val="00BD0999"/>
    <w:rsid w:val="00BD0B30"/>
    <w:rsid w:val="00BD1347"/>
    <w:rsid w:val="00BD18F6"/>
    <w:rsid w:val="00BD1930"/>
    <w:rsid w:val="00BD215F"/>
    <w:rsid w:val="00BD23CF"/>
    <w:rsid w:val="00BD27E9"/>
    <w:rsid w:val="00BD29DE"/>
    <w:rsid w:val="00BD2B33"/>
    <w:rsid w:val="00BD3B37"/>
    <w:rsid w:val="00BD3B89"/>
    <w:rsid w:val="00BD3EE7"/>
    <w:rsid w:val="00BD474B"/>
    <w:rsid w:val="00BD4A0E"/>
    <w:rsid w:val="00BD4E07"/>
    <w:rsid w:val="00BD5AD9"/>
    <w:rsid w:val="00BD5CDE"/>
    <w:rsid w:val="00BD5FEC"/>
    <w:rsid w:val="00BD62A0"/>
    <w:rsid w:val="00BD73DA"/>
    <w:rsid w:val="00BD74A4"/>
    <w:rsid w:val="00BD750D"/>
    <w:rsid w:val="00BD788E"/>
    <w:rsid w:val="00BD7E98"/>
    <w:rsid w:val="00BE0359"/>
    <w:rsid w:val="00BE0C20"/>
    <w:rsid w:val="00BE1241"/>
    <w:rsid w:val="00BE1801"/>
    <w:rsid w:val="00BE22A9"/>
    <w:rsid w:val="00BE2445"/>
    <w:rsid w:val="00BE2DF0"/>
    <w:rsid w:val="00BE31DF"/>
    <w:rsid w:val="00BE3532"/>
    <w:rsid w:val="00BE3854"/>
    <w:rsid w:val="00BE3A95"/>
    <w:rsid w:val="00BE3DAE"/>
    <w:rsid w:val="00BE4724"/>
    <w:rsid w:val="00BE4AC3"/>
    <w:rsid w:val="00BE4BE5"/>
    <w:rsid w:val="00BE4D26"/>
    <w:rsid w:val="00BE608B"/>
    <w:rsid w:val="00BE6DD8"/>
    <w:rsid w:val="00BE7186"/>
    <w:rsid w:val="00BE73A5"/>
    <w:rsid w:val="00BE7B5D"/>
    <w:rsid w:val="00BF07D5"/>
    <w:rsid w:val="00BF0BFC"/>
    <w:rsid w:val="00BF0D0E"/>
    <w:rsid w:val="00BF10A5"/>
    <w:rsid w:val="00BF15CB"/>
    <w:rsid w:val="00BF171C"/>
    <w:rsid w:val="00BF273C"/>
    <w:rsid w:val="00BF29B6"/>
    <w:rsid w:val="00BF2EA9"/>
    <w:rsid w:val="00BF30FA"/>
    <w:rsid w:val="00BF368F"/>
    <w:rsid w:val="00BF3CE6"/>
    <w:rsid w:val="00BF4307"/>
    <w:rsid w:val="00BF4310"/>
    <w:rsid w:val="00BF4642"/>
    <w:rsid w:val="00BF47CA"/>
    <w:rsid w:val="00BF49D4"/>
    <w:rsid w:val="00BF4A8C"/>
    <w:rsid w:val="00BF4C38"/>
    <w:rsid w:val="00BF4C3D"/>
    <w:rsid w:val="00BF4DAA"/>
    <w:rsid w:val="00BF51F5"/>
    <w:rsid w:val="00BF5A9F"/>
    <w:rsid w:val="00BF5C30"/>
    <w:rsid w:val="00BF5DBC"/>
    <w:rsid w:val="00BF614B"/>
    <w:rsid w:val="00BF62A4"/>
    <w:rsid w:val="00BF6CB0"/>
    <w:rsid w:val="00BF6E4D"/>
    <w:rsid w:val="00BF718E"/>
    <w:rsid w:val="00BF7697"/>
    <w:rsid w:val="00BF7F84"/>
    <w:rsid w:val="00C00486"/>
    <w:rsid w:val="00C007A8"/>
    <w:rsid w:val="00C00A77"/>
    <w:rsid w:val="00C00BBB"/>
    <w:rsid w:val="00C00CDA"/>
    <w:rsid w:val="00C0140A"/>
    <w:rsid w:val="00C018C3"/>
    <w:rsid w:val="00C01ADE"/>
    <w:rsid w:val="00C0244E"/>
    <w:rsid w:val="00C02676"/>
    <w:rsid w:val="00C026FD"/>
    <w:rsid w:val="00C02800"/>
    <w:rsid w:val="00C02B57"/>
    <w:rsid w:val="00C030E0"/>
    <w:rsid w:val="00C03376"/>
    <w:rsid w:val="00C0346B"/>
    <w:rsid w:val="00C0413F"/>
    <w:rsid w:val="00C04238"/>
    <w:rsid w:val="00C04739"/>
    <w:rsid w:val="00C04871"/>
    <w:rsid w:val="00C04E80"/>
    <w:rsid w:val="00C05025"/>
    <w:rsid w:val="00C05B94"/>
    <w:rsid w:val="00C0602A"/>
    <w:rsid w:val="00C062B8"/>
    <w:rsid w:val="00C0693C"/>
    <w:rsid w:val="00C071A8"/>
    <w:rsid w:val="00C0742A"/>
    <w:rsid w:val="00C075BE"/>
    <w:rsid w:val="00C0792C"/>
    <w:rsid w:val="00C079FF"/>
    <w:rsid w:val="00C10976"/>
    <w:rsid w:val="00C109B6"/>
    <w:rsid w:val="00C10C9C"/>
    <w:rsid w:val="00C10C9E"/>
    <w:rsid w:val="00C10E16"/>
    <w:rsid w:val="00C10FA4"/>
    <w:rsid w:val="00C118C3"/>
    <w:rsid w:val="00C1229E"/>
    <w:rsid w:val="00C124BE"/>
    <w:rsid w:val="00C129BA"/>
    <w:rsid w:val="00C129D4"/>
    <w:rsid w:val="00C12B80"/>
    <w:rsid w:val="00C12C5E"/>
    <w:rsid w:val="00C12CF4"/>
    <w:rsid w:val="00C12D60"/>
    <w:rsid w:val="00C12E42"/>
    <w:rsid w:val="00C13712"/>
    <w:rsid w:val="00C1397D"/>
    <w:rsid w:val="00C13A82"/>
    <w:rsid w:val="00C13B2E"/>
    <w:rsid w:val="00C13BAB"/>
    <w:rsid w:val="00C13C4E"/>
    <w:rsid w:val="00C1439D"/>
    <w:rsid w:val="00C14444"/>
    <w:rsid w:val="00C1465B"/>
    <w:rsid w:val="00C148B2"/>
    <w:rsid w:val="00C14AD9"/>
    <w:rsid w:val="00C14CAD"/>
    <w:rsid w:val="00C152FF"/>
    <w:rsid w:val="00C15DA2"/>
    <w:rsid w:val="00C162E3"/>
    <w:rsid w:val="00C16584"/>
    <w:rsid w:val="00C16F19"/>
    <w:rsid w:val="00C1757C"/>
    <w:rsid w:val="00C17BFA"/>
    <w:rsid w:val="00C20037"/>
    <w:rsid w:val="00C205D0"/>
    <w:rsid w:val="00C2069F"/>
    <w:rsid w:val="00C20A45"/>
    <w:rsid w:val="00C214B1"/>
    <w:rsid w:val="00C2174D"/>
    <w:rsid w:val="00C21A7B"/>
    <w:rsid w:val="00C22581"/>
    <w:rsid w:val="00C22D98"/>
    <w:rsid w:val="00C231CB"/>
    <w:rsid w:val="00C232F3"/>
    <w:rsid w:val="00C24112"/>
    <w:rsid w:val="00C24323"/>
    <w:rsid w:val="00C24810"/>
    <w:rsid w:val="00C24C2C"/>
    <w:rsid w:val="00C24FA0"/>
    <w:rsid w:val="00C25575"/>
    <w:rsid w:val="00C25641"/>
    <w:rsid w:val="00C2585D"/>
    <w:rsid w:val="00C25EA0"/>
    <w:rsid w:val="00C26304"/>
    <w:rsid w:val="00C26322"/>
    <w:rsid w:val="00C264F6"/>
    <w:rsid w:val="00C26519"/>
    <w:rsid w:val="00C268F3"/>
    <w:rsid w:val="00C26D38"/>
    <w:rsid w:val="00C2791D"/>
    <w:rsid w:val="00C27A3D"/>
    <w:rsid w:val="00C307B5"/>
    <w:rsid w:val="00C30871"/>
    <w:rsid w:val="00C30D62"/>
    <w:rsid w:val="00C3153B"/>
    <w:rsid w:val="00C31E97"/>
    <w:rsid w:val="00C32055"/>
    <w:rsid w:val="00C32CC6"/>
    <w:rsid w:val="00C32D0E"/>
    <w:rsid w:val="00C32FDF"/>
    <w:rsid w:val="00C3321C"/>
    <w:rsid w:val="00C33282"/>
    <w:rsid w:val="00C3382E"/>
    <w:rsid w:val="00C33C1C"/>
    <w:rsid w:val="00C33DF5"/>
    <w:rsid w:val="00C33F2A"/>
    <w:rsid w:val="00C33F90"/>
    <w:rsid w:val="00C3431C"/>
    <w:rsid w:val="00C34406"/>
    <w:rsid w:val="00C34644"/>
    <w:rsid w:val="00C34BE2"/>
    <w:rsid w:val="00C34FA4"/>
    <w:rsid w:val="00C3585C"/>
    <w:rsid w:val="00C35DBB"/>
    <w:rsid w:val="00C35E1F"/>
    <w:rsid w:val="00C3646B"/>
    <w:rsid w:val="00C368E5"/>
    <w:rsid w:val="00C36B4F"/>
    <w:rsid w:val="00C36D79"/>
    <w:rsid w:val="00C37AC5"/>
    <w:rsid w:val="00C400BC"/>
    <w:rsid w:val="00C408AF"/>
    <w:rsid w:val="00C40A6C"/>
    <w:rsid w:val="00C40E5F"/>
    <w:rsid w:val="00C41319"/>
    <w:rsid w:val="00C4183B"/>
    <w:rsid w:val="00C41ABA"/>
    <w:rsid w:val="00C41C2B"/>
    <w:rsid w:val="00C42019"/>
    <w:rsid w:val="00C4223A"/>
    <w:rsid w:val="00C4303D"/>
    <w:rsid w:val="00C4326A"/>
    <w:rsid w:val="00C43FC1"/>
    <w:rsid w:val="00C44430"/>
    <w:rsid w:val="00C447E7"/>
    <w:rsid w:val="00C44B2C"/>
    <w:rsid w:val="00C44D42"/>
    <w:rsid w:val="00C44F3D"/>
    <w:rsid w:val="00C45025"/>
    <w:rsid w:val="00C46740"/>
    <w:rsid w:val="00C46ACA"/>
    <w:rsid w:val="00C46C93"/>
    <w:rsid w:val="00C47461"/>
    <w:rsid w:val="00C47BE8"/>
    <w:rsid w:val="00C47F74"/>
    <w:rsid w:val="00C50307"/>
    <w:rsid w:val="00C50F72"/>
    <w:rsid w:val="00C514CC"/>
    <w:rsid w:val="00C51968"/>
    <w:rsid w:val="00C52026"/>
    <w:rsid w:val="00C52AB9"/>
    <w:rsid w:val="00C52D38"/>
    <w:rsid w:val="00C53053"/>
    <w:rsid w:val="00C531AA"/>
    <w:rsid w:val="00C532DF"/>
    <w:rsid w:val="00C53B20"/>
    <w:rsid w:val="00C53BD1"/>
    <w:rsid w:val="00C53C1B"/>
    <w:rsid w:val="00C546D1"/>
    <w:rsid w:val="00C547FC"/>
    <w:rsid w:val="00C54FA0"/>
    <w:rsid w:val="00C559BC"/>
    <w:rsid w:val="00C562F4"/>
    <w:rsid w:val="00C56453"/>
    <w:rsid w:val="00C56553"/>
    <w:rsid w:val="00C56560"/>
    <w:rsid w:val="00C566F2"/>
    <w:rsid w:val="00C56B61"/>
    <w:rsid w:val="00C57F0F"/>
    <w:rsid w:val="00C60314"/>
    <w:rsid w:val="00C6062D"/>
    <w:rsid w:val="00C608B8"/>
    <w:rsid w:val="00C60A3C"/>
    <w:rsid w:val="00C60B08"/>
    <w:rsid w:val="00C60E35"/>
    <w:rsid w:val="00C612E9"/>
    <w:rsid w:val="00C61451"/>
    <w:rsid w:val="00C6161E"/>
    <w:rsid w:val="00C6180F"/>
    <w:rsid w:val="00C618D0"/>
    <w:rsid w:val="00C61EAF"/>
    <w:rsid w:val="00C6287F"/>
    <w:rsid w:val="00C62E6A"/>
    <w:rsid w:val="00C631BE"/>
    <w:rsid w:val="00C63953"/>
    <w:rsid w:val="00C63E22"/>
    <w:rsid w:val="00C63E99"/>
    <w:rsid w:val="00C644B6"/>
    <w:rsid w:val="00C6496A"/>
    <w:rsid w:val="00C64F82"/>
    <w:rsid w:val="00C6506A"/>
    <w:rsid w:val="00C65E19"/>
    <w:rsid w:val="00C65F27"/>
    <w:rsid w:val="00C66BCC"/>
    <w:rsid w:val="00C66D10"/>
    <w:rsid w:val="00C673F1"/>
    <w:rsid w:val="00C67850"/>
    <w:rsid w:val="00C67BA1"/>
    <w:rsid w:val="00C67DF9"/>
    <w:rsid w:val="00C70293"/>
    <w:rsid w:val="00C70C28"/>
    <w:rsid w:val="00C71248"/>
    <w:rsid w:val="00C7143A"/>
    <w:rsid w:val="00C71566"/>
    <w:rsid w:val="00C71DB0"/>
    <w:rsid w:val="00C7241B"/>
    <w:rsid w:val="00C724A4"/>
    <w:rsid w:val="00C726CE"/>
    <w:rsid w:val="00C729B8"/>
    <w:rsid w:val="00C72F66"/>
    <w:rsid w:val="00C7338F"/>
    <w:rsid w:val="00C73C43"/>
    <w:rsid w:val="00C74709"/>
    <w:rsid w:val="00C74BBD"/>
    <w:rsid w:val="00C74E89"/>
    <w:rsid w:val="00C75BDE"/>
    <w:rsid w:val="00C76063"/>
    <w:rsid w:val="00C7609C"/>
    <w:rsid w:val="00C76276"/>
    <w:rsid w:val="00C766F7"/>
    <w:rsid w:val="00C770A0"/>
    <w:rsid w:val="00C773B9"/>
    <w:rsid w:val="00C77650"/>
    <w:rsid w:val="00C77798"/>
    <w:rsid w:val="00C77C6C"/>
    <w:rsid w:val="00C77DBD"/>
    <w:rsid w:val="00C80201"/>
    <w:rsid w:val="00C8056F"/>
    <w:rsid w:val="00C805A9"/>
    <w:rsid w:val="00C806EA"/>
    <w:rsid w:val="00C808DE"/>
    <w:rsid w:val="00C80974"/>
    <w:rsid w:val="00C80FD0"/>
    <w:rsid w:val="00C81227"/>
    <w:rsid w:val="00C81384"/>
    <w:rsid w:val="00C817EA"/>
    <w:rsid w:val="00C819A2"/>
    <w:rsid w:val="00C819F8"/>
    <w:rsid w:val="00C8227C"/>
    <w:rsid w:val="00C825C4"/>
    <w:rsid w:val="00C8265C"/>
    <w:rsid w:val="00C82702"/>
    <w:rsid w:val="00C8272B"/>
    <w:rsid w:val="00C82B47"/>
    <w:rsid w:val="00C82C8E"/>
    <w:rsid w:val="00C83071"/>
    <w:rsid w:val="00C830AE"/>
    <w:rsid w:val="00C8349B"/>
    <w:rsid w:val="00C835E4"/>
    <w:rsid w:val="00C836CE"/>
    <w:rsid w:val="00C84825"/>
    <w:rsid w:val="00C85088"/>
    <w:rsid w:val="00C850A5"/>
    <w:rsid w:val="00C8531B"/>
    <w:rsid w:val="00C85438"/>
    <w:rsid w:val="00C85483"/>
    <w:rsid w:val="00C856AB"/>
    <w:rsid w:val="00C85701"/>
    <w:rsid w:val="00C85924"/>
    <w:rsid w:val="00C8595F"/>
    <w:rsid w:val="00C85B9D"/>
    <w:rsid w:val="00C85CCB"/>
    <w:rsid w:val="00C85DBF"/>
    <w:rsid w:val="00C86862"/>
    <w:rsid w:val="00C86B91"/>
    <w:rsid w:val="00C86F34"/>
    <w:rsid w:val="00C8701F"/>
    <w:rsid w:val="00C87335"/>
    <w:rsid w:val="00C8753D"/>
    <w:rsid w:val="00C8769E"/>
    <w:rsid w:val="00C876FC"/>
    <w:rsid w:val="00C87787"/>
    <w:rsid w:val="00C878C9"/>
    <w:rsid w:val="00C87BCE"/>
    <w:rsid w:val="00C87E81"/>
    <w:rsid w:val="00C87EA3"/>
    <w:rsid w:val="00C900A5"/>
    <w:rsid w:val="00C903A4"/>
    <w:rsid w:val="00C90402"/>
    <w:rsid w:val="00C904BD"/>
    <w:rsid w:val="00C90B91"/>
    <w:rsid w:val="00C90C91"/>
    <w:rsid w:val="00C90D76"/>
    <w:rsid w:val="00C90EFD"/>
    <w:rsid w:val="00C91198"/>
    <w:rsid w:val="00C91641"/>
    <w:rsid w:val="00C9178A"/>
    <w:rsid w:val="00C918DB"/>
    <w:rsid w:val="00C91A83"/>
    <w:rsid w:val="00C921ED"/>
    <w:rsid w:val="00C92303"/>
    <w:rsid w:val="00C9254F"/>
    <w:rsid w:val="00C930A1"/>
    <w:rsid w:val="00C937B5"/>
    <w:rsid w:val="00C93C6D"/>
    <w:rsid w:val="00C94747"/>
    <w:rsid w:val="00C9499E"/>
    <w:rsid w:val="00C94ABC"/>
    <w:rsid w:val="00C94AF5"/>
    <w:rsid w:val="00C950C5"/>
    <w:rsid w:val="00C9580A"/>
    <w:rsid w:val="00C95834"/>
    <w:rsid w:val="00C95CFE"/>
    <w:rsid w:val="00C95FEF"/>
    <w:rsid w:val="00C96237"/>
    <w:rsid w:val="00C96357"/>
    <w:rsid w:val="00C97929"/>
    <w:rsid w:val="00C9793D"/>
    <w:rsid w:val="00C97D40"/>
    <w:rsid w:val="00CA016B"/>
    <w:rsid w:val="00CA0537"/>
    <w:rsid w:val="00CA081F"/>
    <w:rsid w:val="00CA0AEA"/>
    <w:rsid w:val="00CA0BCE"/>
    <w:rsid w:val="00CA1032"/>
    <w:rsid w:val="00CA1355"/>
    <w:rsid w:val="00CA13B1"/>
    <w:rsid w:val="00CA175B"/>
    <w:rsid w:val="00CA1962"/>
    <w:rsid w:val="00CA21F8"/>
    <w:rsid w:val="00CA233F"/>
    <w:rsid w:val="00CA235C"/>
    <w:rsid w:val="00CA2A91"/>
    <w:rsid w:val="00CA2DD4"/>
    <w:rsid w:val="00CA31D0"/>
    <w:rsid w:val="00CA3AEA"/>
    <w:rsid w:val="00CA4006"/>
    <w:rsid w:val="00CA49D8"/>
    <w:rsid w:val="00CA4AA6"/>
    <w:rsid w:val="00CA5725"/>
    <w:rsid w:val="00CA5765"/>
    <w:rsid w:val="00CA588F"/>
    <w:rsid w:val="00CA5DF0"/>
    <w:rsid w:val="00CA63EF"/>
    <w:rsid w:val="00CA6902"/>
    <w:rsid w:val="00CA6C1B"/>
    <w:rsid w:val="00CA7AAA"/>
    <w:rsid w:val="00CA7AAC"/>
    <w:rsid w:val="00CB047A"/>
    <w:rsid w:val="00CB050D"/>
    <w:rsid w:val="00CB0FAD"/>
    <w:rsid w:val="00CB163E"/>
    <w:rsid w:val="00CB17A6"/>
    <w:rsid w:val="00CB180D"/>
    <w:rsid w:val="00CB1AD7"/>
    <w:rsid w:val="00CB1AE6"/>
    <w:rsid w:val="00CB1FD6"/>
    <w:rsid w:val="00CB274E"/>
    <w:rsid w:val="00CB28B4"/>
    <w:rsid w:val="00CB2943"/>
    <w:rsid w:val="00CB2B8D"/>
    <w:rsid w:val="00CB2C06"/>
    <w:rsid w:val="00CB2C23"/>
    <w:rsid w:val="00CB2E31"/>
    <w:rsid w:val="00CB3546"/>
    <w:rsid w:val="00CB3E1A"/>
    <w:rsid w:val="00CB3FAD"/>
    <w:rsid w:val="00CB4355"/>
    <w:rsid w:val="00CB4379"/>
    <w:rsid w:val="00CB44F5"/>
    <w:rsid w:val="00CB50F0"/>
    <w:rsid w:val="00CB5716"/>
    <w:rsid w:val="00CB5724"/>
    <w:rsid w:val="00CB57C2"/>
    <w:rsid w:val="00CB5B52"/>
    <w:rsid w:val="00CB5DAD"/>
    <w:rsid w:val="00CB6261"/>
    <w:rsid w:val="00CB63E5"/>
    <w:rsid w:val="00CB6533"/>
    <w:rsid w:val="00CB656E"/>
    <w:rsid w:val="00CB6A53"/>
    <w:rsid w:val="00CB6AC3"/>
    <w:rsid w:val="00CB75B3"/>
    <w:rsid w:val="00CB76F1"/>
    <w:rsid w:val="00CC0247"/>
    <w:rsid w:val="00CC04A7"/>
    <w:rsid w:val="00CC097D"/>
    <w:rsid w:val="00CC09ED"/>
    <w:rsid w:val="00CC0A2E"/>
    <w:rsid w:val="00CC0CC9"/>
    <w:rsid w:val="00CC0CCF"/>
    <w:rsid w:val="00CC1A62"/>
    <w:rsid w:val="00CC24C9"/>
    <w:rsid w:val="00CC254C"/>
    <w:rsid w:val="00CC2894"/>
    <w:rsid w:val="00CC2C1C"/>
    <w:rsid w:val="00CC30BA"/>
    <w:rsid w:val="00CC3586"/>
    <w:rsid w:val="00CC35E6"/>
    <w:rsid w:val="00CC3889"/>
    <w:rsid w:val="00CC40F2"/>
    <w:rsid w:val="00CC4168"/>
    <w:rsid w:val="00CC41D5"/>
    <w:rsid w:val="00CC456B"/>
    <w:rsid w:val="00CC4879"/>
    <w:rsid w:val="00CC48B2"/>
    <w:rsid w:val="00CC5169"/>
    <w:rsid w:val="00CC5333"/>
    <w:rsid w:val="00CC5BCB"/>
    <w:rsid w:val="00CC5E7A"/>
    <w:rsid w:val="00CC6B4B"/>
    <w:rsid w:val="00CC7172"/>
    <w:rsid w:val="00CC7526"/>
    <w:rsid w:val="00CC7B3F"/>
    <w:rsid w:val="00CC7BF8"/>
    <w:rsid w:val="00CD021D"/>
    <w:rsid w:val="00CD0F7A"/>
    <w:rsid w:val="00CD160A"/>
    <w:rsid w:val="00CD1842"/>
    <w:rsid w:val="00CD1A1D"/>
    <w:rsid w:val="00CD2501"/>
    <w:rsid w:val="00CD29C5"/>
    <w:rsid w:val="00CD33BF"/>
    <w:rsid w:val="00CD3C5E"/>
    <w:rsid w:val="00CD4111"/>
    <w:rsid w:val="00CD49BD"/>
    <w:rsid w:val="00CD541B"/>
    <w:rsid w:val="00CD576C"/>
    <w:rsid w:val="00CD5E8A"/>
    <w:rsid w:val="00CD5FBA"/>
    <w:rsid w:val="00CD6080"/>
    <w:rsid w:val="00CD6122"/>
    <w:rsid w:val="00CD6548"/>
    <w:rsid w:val="00CD6997"/>
    <w:rsid w:val="00CD6BE3"/>
    <w:rsid w:val="00CD6E04"/>
    <w:rsid w:val="00CD71D9"/>
    <w:rsid w:val="00CD73B2"/>
    <w:rsid w:val="00CD784D"/>
    <w:rsid w:val="00CD7A0F"/>
    <w:rsid w:val="00CD7F00"/>
    <w:rsid w:val="00CE04B2"/>
    <w:rsid w:val="00CE04F5"/>
    <w:rsid w:val="00CE0ACF"/>
    <w:rsid w:val="00CE0F2B"/>
    <w:rsid w:val="00CE11E4"/>
    <w:rsid w:val="00CE1EE3"/>
    <w:rsid w:val="00CE206F"/>
    <w:rsid w:val="00CE2114"/>
    <w:rsid w:val="00CE26F9"/>
    <w:rsid w:val="00CE2745"/>
    <w:rsid w:val="00CE291D"/>
    <w:rsid w:val="00CE2E01"/>
    <w:rsid w:val="00CE2E2E"/>
    <w:rsid w:val="00CE3163"/>
    <w:rsid w:val="00CE38F6"/>
    <w:rsid w:val="00CE393E"/>
    <w:rsid w:val="00CE4096"/>
    <w:rsid w:val="00CE40BA"/>
    <w:rsid w:val="00CE41FC"/>
    <w:rsid w:val="00CE4CAA"/>
    <w:rsid w:val="00CE4DBD"/>
    <w:rsid w:val="00CE4FFF"/>
    <w:rsid w:val="00CE506D"/>
    <w:rsid w:val="00CE5106"/>
    <w:rsid w:val="00CE570B"/>
    <w:rsid w:val="00CE5719"/>
    <w:rsid w:val="00CE58B2"/>
    <w:rsid w:val="00CE58C1"/>
    <w:rsid w:val="00CE5916"/>
    <w:rsid w:val="00CE5B62"/>
    <w:rsid w:val="00CE5FBB"/>
    <w:rsid w:val="00CE6197"/>
    <w:rsid w:val="00CE61E8"/>
    <w:rsid w:val="00CE64E8"/>
    <w:rsid w:val="00CE6562"/>
    <w:rsid w:val="00CE687A"/>
    <w:rsid w:val="00CE6A7E"/>
    <w:rsid w:val="00CE6D59"/>
    <w:rsid w:val="00CE71D3"/>
    <w:rsid w:val="00CE747A"/>
    <w:rsid w:val="00CE75CB"/>
    <w:rsid w:val="00CE761B"/>
    <w:rsid w:val="00CE7A6D"/>
    <w:rsid w:val="00CF00C6"/>
    <w:rsid w:val="00CF043D"/>
    <w:rsid w:val="00CF047A"/>
    <w:rsid w:val="00CF0614"/>
    <w:rsid w:val="00CF09AB"/>
    <w:rsid w:val="00CF0D32"/>
    <w:rsid w:val="00CF11C8"/>
    <w:rsid w:val="00CF1608"/>
    <w:rsid w:val="00CF186D"/>
    <w:rsid w:val="00CF18F7"/>
    <w:rsid w:val="00CF1B4D"/>
    <w:rsid w:val="00CF23D4"/>
    <w:rsid w:val="00CF2939"/>
    <w:rsid w:val="00CF2C54"/>
    <w:rsid w:val="00CF2E1E"/>
    <w:rsid w:val="00CF33A9"/>
    <w:rsid w:val="00CF3A7D"/>
    <w:rsid w:val="00CF3BB3"/>
    <w:rsid w:val="00CF46FB"/>
    <w:rsid w:val="00CF4B65"/>
    <w:rsid w:val="00CF52EE"/>
    <w:rsid w:val="00CF571A"/>
    <w:rsid w:val="00CF5C2C"/>
    <w:rsid w:val="00CF5F63"/>
    <w:rsid w:val="00CF5FB2"/>
    <w:rsid w:val="00CF6371"/>
    <w:rsid w:val="00CF693A"/>
    <w:rsid w:val="00CF6BF4"/>
    <w:rsid w:val="00CF741D"/>
    <w:rsid w:val="00CF7995"/>
    <w:rsid w:val="00CF7CC1"/>
    <w:rsid w:val="00CF7DD2"/>
    <w:rsid w:val="00D004B6"/>
    <w:rsid w:val="00D00670"/>
    <w:rsid w:val="00D00C44"/>
    <w:rsid w:val="00D00C82"/>
    <w:rsid w:val="00D01227"/>
    <w:rsid w:val="00D01A70"/>
    <w:rsid w:val="00D01FE0"/>
    <w:rsid w:val="00D02490"/>
    <w:rsid w:val="00D0279C"/>
    <w:rsid w:val="00D02ED5"/>
    <w:rsid w:val="00D02F38"/>
    <w:rsid w:val="00D03064"/>
    <w:rsid w:val="00D0344E"/>
    <w:rsid w:val="00D0374B"/>
    <w:rsid w:val="00D03996"/>
    <w:rsid w:val="00D03B50"/>
    <w:rsid w:val="00D03C05"/>
    <w:rsid w:val="00D04566"/>
    <w:rsid w:val="00D04738"/>
    <w:rsid w:val="00D0477A"/>
    <w:rsid w:val="00D0492F"/>
    <w:rsid w:val="00D04934"/>
    <w:rsid w:val="00D065E2"/>
    <w:rsid w:val="00D067FD"/>
    <w:rsid w:val="00D072AE"/>
    <w:rsid w:val="00D076A0"/>
    <w:rsid w:val="00D07841"/>
    <w:rsid w:val="00D100BC"/>
    <w:rsid w:val="00D105E1"/>
    <w:rsid w:val="00D109F9"/>
    <w:rsid w:val="00D10ED9"/>
    <w:rsid w:val="00D10EDC"/>
    <w:rsid w:val="00D11035"/>
    <w:rsid w:val="00D112A4"/>
    <w:rsid w:val="00D11892"/>
    <w:rsid w:val="00D11B25"/>
    <w:rsid w:val="00D11C26"/>
    <w:rsid w:val="00D11F47"/>
    <w:rsid w:val="00D1206C"/>
    <w:rsid w:val="00D123D9"/>
    <w:rsid w:val="00D127A9"/>
    <w:rsid w:val="00D12E01"/>
    <w:rsid w:val="00D13502"/>
    <w:rsid w:val="00D1368D"/>
    <w:rsid w:val="00D138F0"/>
    <w:rsid w:val="00D13A74"/>
    <w:rsid w:val="00D14677"/>
    <w:rsid w:val="00D14FE8"/>
    <w:rsid w:val="00D155CD"/>
    <w:rsid w:val="00D1642B"/>
    <w:rsid w:val="00D16650"/>
    <w:rsid w:val="00D16931"/>
    <w:rsid w:val="00D16B0A"/>
    <w:rsid w:val="00D173B8"/>
    <w:rsid w:val="00D1793A"/>
    <w:rsid w:val="00D17A64"/>
    <w:rsid w:val="00D20B0B"/>
    <w:rsid w:val="00D20BDB"/>
    <w:rsid w:val="00D2172B"/>
    <w:rsid w:val="00D2193E"/>
    <w:rsid w:val="00D235BE"/>
    <w:rsid w:val="00D237EC"/>
    <w:rsid w:val="00D23950"/>
    <w:rsid w:val="00D24017"/>
    <w:rsid w:val="00D24897"/>
    <w:rsid w:val="00D24C07"/>
    <w:rsid w:val="00D250B0"/>
    <w:rsid w:val="00D251EF"/>
    <w:rsid w:val="00D259AD"/>
    <w:rsid w:val="00D25B70"/>
    <w:rsid w:val="00D25FE9"/>
    <w:rsid w:val="00D263E0"/>
    <w:rsid w:val="00D264BE"/>
    <w:rsid w:val="00D2673B"/>
    <w:rsid w:val="00D26A98"/>
    <w:rsid w:val="00D270A1"/>
    <w:rsid w:val="00D2719D"/>
    <w:rsid w:val="00D272C7"/>
    <w:rsid w:val="00D2763D"/>
    <w:rsid w:val="00D278B3"/>
    <w:rsid w:val="00D27AF3"/>
    <w:rsid w:val="00D300F6"/>
    <w:rsid w:val="00D306E8"/>
    <w:rsid w:val="00D308E0"/>
    <w:rsid w:val="00D31150"/>
    <w:rsid w:val="00D3130D"/>
    <w:rsid w:val="00D32598"/>
    <w:rsid w:val="00D325FE"/>
    <w:rsid w:val="00D3321C"/>
    <w:rsid w:val="00D33B87"/>
    <w:rsid w:val="00D341E8"/>
    <w:rsid w:val="00D3445E"/>
    <w:rsid w:val="00D344B9"/>
    <w:rsid w:val="00D3457D"/>
    <w:rsid w:val="00D351A9"/>
    <w:rsid w:val="00D35E81"/>
    <w:rsid w:val="00D3603B"/>
    <w:rsid w:val="00D367A5"/>
    <w:rsid w:val="00D36FA9"/>
    <w:rsid w:val="00D37197"/>
    <w:rsid w:val="00D375A2"/>
    <w:rsid w:val="00D37C11"/>
    <w:rsid w:val="00D37FD3"/>
    <w:rsid w:val="00D40B86"/>
    <w:rsid w:val="00D40F10"/>
    <w:rsid w:val="00D41001"/>
    <w:rsid w:val="00D41385"/>
    <w:rsid w:val="00D41408"/>
    <w:rsid w:val="00D41B62"/>
    <w:rsid w:val="00D42109"/>
    <w:rsid w:val="00D42590"/>
    <w:rsid w:val="00D42656"/>
    <w:rsid w:val="00D428A5"/>
    <w:rsid w:val="00D42B8B"/>
    <w:rsid w:val="00D43413"/>
    <w:rsid w:val="00D4433C"/>
    <w:rsid w:val="00D44380"/>
    <w:rsid w:val="00D4516D"/>
    <w:rsid w:val="00D457AB"/>
    <w:rsid w:val="00D45997"/>
    <w:rsid w:val="00D45EDB"/>
    <w:rsid w:val="00D46759"/>
    <w:rsid w:val="00D46912"/>
    <w:rsid w:val="00D469B6"/>
    <w:rsid w:val="00D46B30"/>
    <w:rsid w:val="00D4709E"/>
    <w:rsid w:val="00D4714B"/>
    <w:rsid w:val="00D472E8"/>
    <w:rsid w:val="00D4768B"/>
    <w:rsid w:val="00D47BC3"/>
    <w:rsid w:val="00D47BF8"/>
    <w:rsid w:val="00D5007B"/>
    <w:rsid w:val="00D5023A"/>
    <w:rsid w:val="00D502F1"/>
    <w:rsid w:val="00D50425"/>
    <w:rsid w:val="00D50997"/>
    <w:rsid w:val="00D50BB5"/>
    <w:rsid w:val="00D51389"/>
    <w:rsid w:val="00D51664"/>
    <w:rsid w:val="00D51888"/>
    <w:rsid w:val="00D51BAB"/>
    <w:rsid w:val="00D51C36"/>
    <w:rsid w:val="00D51CF4"/>
    <w:rsid w:val="00D51F85"/>
    <w:rsid w:val="00D52580"/>
    <w:rsid w:val="00D5319A"/>
    <w:rsid w:val="00D53C2A"/>
    <w:rsid w:val="00D53D58"/>
    <w:rsid w:val="00D53DDB"/>
    <w:rsid w:val="00D54950"/>
    <w:rsid w:val="00D55E91"/>
    <w:rsid w:val="00D561C2"/>
    <w:rsid w:val="00D561E0"/>
    <w:rsid w:val="00D56235"/>
    <w:rsid w:val="00D56955"/>
    <w:rsid w:val="00D56D9E"/>
    <w:rsid w:val="00D577E7"/>
    <w:rsid w:val="00D5793D"/>
    <w:rsid w:val="00D601F9"/>
    <w:rsid w:val="00D60275"/>
    <w:rsid w:val="00D604CC"/>
    <w:rsid w:val="00D607C8"/>
    <w:rsid w:val="00D609F0"/>
    <w:rsid w:val="00D60AFA"/>
    <w:rsid w:val="00D60BD0"/>
    <w:rsid w:val="00D61E68"/>
    <w:rsid w:val="00D623B1"/>
    <w:rsid w:val="00D62BC2"/>
    <w:rsid w:val="00D62C03"/>
    <w:rsid w:val="00D62CFB"/>
    <w:rsid w:val="00D6304A"/>
    <w:rsid w:val="00D636FA"/>
    <w:rsid w:val="00D6396C"/>
    <w:rsid w:val="00D63E85"/>
    <w:rsid w:val="00D6405C"/>
    <w:rsid w:val="00D6417C"/>
    <w:rsid w:val="00D6419D"/>
    <w:rsid w:val="00D643B9"/>
    <w:rsid w:val="00D645D4"/>
    <w:rsid w:val="00D64B15"/>
    <w:rsid w:val="00D65696"/>
    <w:rsid w:val="00D65C0C"/>
    <w:rsid w:val="00D65C52"/>
    <w:rsid w:val="00D66519"/>
    <w:rsid w:val="00D67175"/>
    <w:rsid w:val="00D67B2B"/>
    <w:rsid w:val="00D67BF5"/>
    <w:rsid w:val="00D67C05"/>
    <w:rsid w:val="00D70134"/>
    <w:rsid w:val="00D70522"/>
    <w:rsid w:val="00D71849"/>
    <w:rsid w:val="00D71B36"/>
    <w:rsid w:val="00D71C80"/>
    <w:rsid w:val="00D71D47"/>
    <w:rsid w:val="00D71E66"/>
    <w:rsid w:val="00D71E8F"/>
    <w:rsid w:val="00D71EC3"/>
    <w:rsid w:val="00D71FFD"/>
    <w:rsid w:val="00D72195"/>
    <w:rsid w:val="00D72934"/>
    <w:rsid w:val="00D72FE5"/>
    <w:rsid w:val="00D731F1"/>
    <w:rsid w:val="00D73DE4"/>
    <w:rsid w:val="00D746C1"/>
    <w:rsid w:val="00D74D32"/>
    <w:rsid w:val="00D755D4"/>
    <w:rsid w:val="00D756E1"/>
    <w:rsid w:val="00D75A93"/>
    <w:rsid w:val="00D76193"/>
    <w:rsid w:val="00D769D3"/>
    <w:rsid w:val="00D76A34"/>
    <w:rsid w:val="00D76C35"/>
    <w:rsid w:val="00D76CF2"/>
    <w:rsid w:val="00D776D1"/>
    <w:rsid w:val="00D77AA8"/>
    <w:rsid w:val="00D77D57"/>
    <w:rsid w:val="00D80677"/>
    <w:rsid w:val="00D80A10"/>
    <w:rsid w:val="00D80CC1"/>
    <w:rsid w:val="00D80E3F"/>
    <w:rsid w:val="00D819ED"/>
    <w:rsid w:val="00D81DA9"/>
    <w:rsid w:val="00D81F46"/>
    <w:rsid w:val="00D822AB"/>
    <w:rsid w:val="00D8249F"/>
    <w:rsid w:val="00D824E3"/>
    <w:rsid w:val="00D825E3"/>
    <w:rsid w:val="00D8273D"/>
    <w:rsid w:val="00D82822"/>
    <w:rsid w:val="00D82FF3"/>
    <w:rsid w:val="00D83183"/>
    <w:rsid w:val="00D83A3B"/>
    <w:rsid w:val="00D83C91"/>
    <w:rsid w:val="00D83CC0"/>
    <w:rsid w:val="00D83CF1"/>
    <w:rsid w:val="00D8440E"/>
    <w:rsid w:val="00D84438"/>
    <w:rsid w:val="00D84AAF"/>
    <w:rsid w:val="00D84F0D"/>
    <w:rsid w:val="00D850FE"/>
    <w:rsid w:val="00D85A5D"/>
    <w:rsid w:val="00D85B4B"/>
    <w:rsid w:val="00D86026"/>
    <w:rsid w:val="00D870AC"/>
    <w:rsid w:val="00D8716C"/>
    <w:rsid w:val="00D8781F"/>
    <w:rsid w:val="00D87921"/>
    <w:rsid w:val="00D87937"/>
    <w:rsid w:val="00D87D59"/>
    <w:rsid w:val="00D87E1A"/>
    <w:rsid w:val="00D87EE7"/>
    <w:rsid w:val="00D900C6"/>
    <w:rsid w:val="00D900D2"/>
    <w:rsid w:val="00D90E4F"/>
    <w:rsid w:val="00D91B42"/>
    <w:rsid w:val="00D91C94"/>
    <w:rsid w:val="00D91F57"/>
    <w:rsid w:val="00D92059"/>
    <w:rsid w:val="00D92855"/>
    <w:rsid w:val="00D9287F"/>
    <w:rsid w:val="00D92920"/>
    <w:rsid w:val="00D92AFA"/>
    <w:rsid w:val="00D93117"/>
    <w:rsid w:val="00D93402"/>
    <w:rsid w:val="00D93564"/>
    <w:rsid w:val="00D93890"/>
    <w:rsid w:val="00D93DD6"/>
    <w:rsid w:val="00D93E8C"/>
    <w:rsid w:val="00D955A6"/>
    <w:rsid w:val="00D95B72"/>
    <w:rsid w:val="00D966A9"/>
    <w:rsid w:val="00D96745"/>
    <w:rsid w:val="00D96D2E"/>
    <w:rsid w:val="00D97025"/>
    <w:rsid w:val="00D97198"/>
    <w:rsid w:val="00D97357"/>
    <w:rsid w:val="00D97873"/>
    <w:rsid w:val="00DA011C"/>
    <w:rsid w:val="00DA022A"/>
    <w:rsid w:val="00DA0263"/>
    <w:rsid w:val="00DA02EB"/>
    <w:rsid w:val="00DA08C3"/>
    <w:rsid w:val="00DA092E"/>
    <w:rsid w:val="00DA13E6"/>
    <w:rsid w:val="00DA160E"/>
    <w:rsid w:val="00DA1B35"/>
    <w:rsid w:val="00DA1B6C"/>
    <w:rsid w:val="00DA244B"/>
    <w:rsid w:val="00DA3D24"/>
    <w:rsid w:val="00DA4159"/>
    <w:rsid w:val="00DA4A6A"/>
    <w:rsid w:val="00DA523B"/>
    <w:rsid w:val="00DA5367"/>
    <w:rsid w:val="00DA5BB6"/>
    <w:rsid w:val="00DA61F0"/>
    <w:rsid w:val="00DA634E"/>
    <w:rsid w:val="00DA6721"/>
    <w:rsid w:val="00DA677F"/>
    <w:rsid w:val="00DA7A9D"/>
    <w:rsid w:val="00DA7FA1"/>
    <w:rsid w:val="00DB0EB2"/>
    <w:rsid w:val="00DB1132"/>
    <w:rsid w:val="00DB1203"/>
    <w:rsid w:val="00DB1D23"/>
    <w:rsid w:val="00DB1D5E"/>
    <w:rsid w:val="00DB1E3F"/>
    <w:rsid w:val="00DB1FBD"/>
    <w:rsid w:val="00DB230F"/>
    <w:rsid w:val="00DB2384"/>
    <w:rsid w:val="00DB2558"/>
    <w:rsid w:val="00DB2710"/>
    <w:rsid w:val="00DB2814"/>
    <w:rsid w:val="00DB2871"/>
    <w:rsid w:val="00DB32C3"/>
    <w:rsid w:val="00DB3DEE"/>
    <w:rsid w:val="00DB4118"/>
    <w:rsid w:val="00DB45A2"/>
    <w:rsid w:val="00DB4C1B"/>
    <w:rsid w:val="00DB4FC2"/>
    <w:rsid w:val="00DB5134"/>
    <w:rsid w:val="00DB5AC3"/>
    <w:rsid w:val="00DB5D84"/>
    <w:rsid w:val="00DB66F1"/>
    <w:rsid w:val="00DB6AED"/>
    <w:rsid w:val="00DB6C8E"/>
    <w:rsid w:val="00DB718D"/>
    <w:rsid w:val="00DB7C37"/>
    <w:rsid w:val="00DC02EC"/>
    <w:rsid w:val="00DC0333"/>
    <w:rsid w:val="00DC07C0"/>
    <w:rsid w:val="00DC0906"/>
    <w:rsid w:val="00DC0D13"/>
    <w:rsid w:val="00DC1083"/>
    <w:rsid w:val="00DC110D"/>
    <w:rsid w:val="00DC1114"/>
    <w:rsid w:val="00DC1294"/>
    <w:rsid w:val="00DC12EF"/>
    <w:rsid w:val="00DC16FB"/>
    <w:rsid w:val="00DC1AC7"/>
    <w:rsid w:val="00DC20D3"/>
    <w:rsid w:val="00DC241D"/>
    <w:rsid w:val="00DC2570"/>
    <w:rsid w:val="00DC2CC4"/>
    <w:rsid w:val="00DC30F1"/>
    <w:rsid w:val="00DC31A0"/>
    <w:rsid w:val="00DC3986"/>
    <w:rsid w:val="00DC3DD4"/>
    <w:rsid w:val="00DC4441"/>
    <w:rsid w:val="00DC4599"/>
    <w:rsid w:val="00DC480A"/>
    <w:rsid w:val="00DC48C7"/>
    <w:rsid w:val="00DC4B37"/>
    <w:rsid w:val="00DC4E00"/>
    <w:rsid w:val="00DC502A"/>
    <w:rsid w:val="00DC51EC"/>
    <w:rsid w:val="00DC6079"/>
    <w:rsid w:val="00DC6209"/>
    <w:rsid w:val="00DC6D69"/>
    <w:rsid w:val="00DC6F1D"/>
    <w:rsid w:val="00DC7272"/>
    <w:rsid w:val="00DC74AF"/>
    <w:rsid w:val="00DC75BB"/>
    <w:rsid w:val="00DC78A5"/>
    <w:rsid w:val="00DC7C88"/>
    <w:rsid w:val="00DC7D61"/>
    <w:rsid w:val="00DD092F"/>
    <w:rsid w:val="00DD0B99"/>
    <w:rsid w:val="00DD1433"/>
    <w:rsid w:val="00DD1E9A"/>
    <w:rsid w:val="00DD259C"/>
    <w:rsid w:val="00DD26BB"/>
    <w:rsid w:val="00DD281C"/>
    <w:rsid w:val="00DD2ECF"/>
    <w:rsid w:val="00DD321C"/>
    <w:rsid w:val="00DD38E8"/>
    <w:rsid w:val="00DD3CA7"/>
    <w:rsid w:val="00DD4564"/>
    <w:rsid w:val="00DD4F40"/>
    <w:rsid w:val="00DD5424"/>
    <w:rsid w:val="00DD55B8"/>
    <w:rsid w:val="00DD5C4C"/>
    <w:rsid w:val="00DD5DF0"/>
    <w:rsid w:val="00DD62E0"/>
    <w:rsid w:val="00DD6352"/>
    <w:rsid w:val="00DD63F5"/>
    <w:rsid w:val="00DD67AD"/>
    <w:rsid w:val="00DD6961"/>
    <w:rsid w:val="00DD6C33"/>
    <w:rsid w:val="00DD6D99"/>
    <w:rsid w:val="00DD6EA1"/>
    <w:rsid w:val="00DD7037"/>
    <w:rsid w:val="00DD7353"/>
    <w:rsid w:val="00DE0193"/>
    <w:rsid w:val="00DE0897"/>
    <w:rsid w:val="00DE1725"/>
    <w:rsid w:val="00DE183A"/>
    <w:rsid w:val="00DE1FA7"/>
    <w:rsid w:val="00DE20BE"/>
    <w:rsid w:val="00DE2221"/>
    <w:rsid w:val="00DE2DDD"/>
    <w:rsid w:val="00DE2ECB"/>
    <w:rsid w:val="00DE325B"/>
    <w:rsid w:val="00DE339C"/>
    <w:rsid w:val="00DE41C0"/>
    <w:rsid w:val="00DE420F"/>
    <w:rsid w:val="00DE4278"/>
    <w:rsid w:val="00DE42A4"/>
    <w:rsid w:val="00DE48CC"/>
    <w:rsid w:val="00DE4D44"/>
    <w:rsid w:val="00DE4F69"/>
    <w:rsid w:val="00DE56AB"/>
    <w:rsid w:val="00DE59D4"/>
    <w:rsid w:val="00DE5BCB"/>
    <w:rsid w:val="00DE60B3"/>
    <w:rsid w:val="00DE6139"/>
    <w:rsid w:val="00DE6482"/>
    <w:rsid w:val="00DE6733"/>
    <w:rsid w:val="00DE6745"/>
    <w:rsid w:val="00DE68FC"/>
    <w:rsid w:val="00DE6D3B"/>
    <w:rsid w:val="00DE722C"/>
    <w:rsid w:val="00DE7B54"/>
    <w:rsid w:val="00DE7B85"/>
    <w:rsid w:val="00DE7DAD"/>
    <w:rsid w:val="00DF0071"/>
    <w:rsid w:val="00DF03E9"/>
    <w:rsid w:val="00DF05C7"/>
    <w:rsid w:val="00DF0610"/>
    <w:rsid w:val="00DF06C5"/>
    <w:rsid w:val="00DF0CDD"/>
    <w:rsid w:val="00DF1052"/>
    <w:rsid w:val="00DF180E"/>
    <w:rsid w:val="00DF1D00"/>
    <w:rsid w:val="00DF2161"/>
    <w:rsid w:val="00DF2540"/>
    <w:rsid w:val="00DF2E01"/>
    <w:rsid w:val="00DF3022"/>
    <w:rsid w:val="00DF302D"/>
    <w:rsid w:val="00DF341B"/>
    <w:rsid w:val="00DF3B87"/>
    <w:rsid w:val="00DF4083"/>
    <w:rsid w:val="00DF40D6"/>
    <w:rsid w:val="00DF4562"/>
    <w:rsid w:val="00DF4777"/>
    <w:rsid w:val="00DF48F7"/>
    <w:rsid w:val="00DF4B43"/>
    <w:rsid w:val="00DF4DC0"/>
    <w:rsid w:val="00DF5076"/>
    <w:rsid w:val="00DF5AB8"/>
    <w:rsid w:val="00DF5AD5"/>
    <w:rsid w:val="00DF5ED7"/>
    <w:rsid w:val="00DF6050"/>
    <w:rsid w:val="00DF62D4"/>
    <w:rsid w:val="00DF66E9"/>
    <w:rsid w:val="00DF6E61"/>
    <w:rsid w:val="00DF6FE0"/>
    <w:rsid w:val="00DF7A17"/>
    <w:rsid w:val="00E00CDE"/>
    <w:rsid w:val="00E011B2"/>
    <w:rsid w:val="00E0160F"/>
    <w:rsid w:val="00E0161A"/>
    <w:rsid w:val="00E0174B"/>
    <w:rsid w:val="00E0176B"/>
    <w:rsid w:val="00E0180C"/>
    <w:rsid w:val="00E018CC"/>
    <w:rsid w:val="00E01AD9"/>
    <w:rsid w:val="00E01D9A"/>
    <w:rsid w:val="00E01E83"/>
    <w:rsid w:val="00E020F8"/>
    <w:rsid w:val="00E02AE2"/>
    <w:rsid w:val="00E039D8"/>
    <w:rsid w:val="00E03B6E"/>
    <w:rsid w:val="00E04D47"/>
    <w:rsid w:val="00E0539D"/>
    <w:rsid w:val="00E0559E"/>
    <w:rsid w:val="00E058C9"/>
    <w:rsid w:val="00E05C5D"/>
    <w:rsid w:val="00E05FB9"/>
    <w:rsid w:val="00E06D0A"/>
    <w:rsid w:val="00E0725F"/>
    <w:rsid w:val="00E074B4"/>
    <w:rsid w:val="00E07757"/>
    <w:rsid w:val="00E0782C"/>
    <w:rsid w:val="00E07F9C"/>
    <w:rsid w:val="00E07FE0"/>
    <w:rsid w:val="00E10607"/>
    <w:rsid w:val="00E10CE7"/>
    <w:rsid w:val="00E11288"/>
    <w:rsid w:val="00E11744"/>
    <w:rsid w:val="00E11E9E"/>
    <w:rsid w:val="00E124F5"/>
    <w:rsid w:val="00E1271C"/>
    <w:rsid w:val="00E1299C"/>
    <w:rsid w:val="00E12BD8"/>
    <w:rsid w:val="00E13059"/>
    <w:rsid w:val="00E13C1D"/>
    <w:rsid w:val="00E13D70"/>
    <w:rsid w:val="00E13FD2"/>
    <w:rsid w:val="00E14108"/>
    <w:rsid w:val="00E141A7"/>
    <w:rsid w:val="00E143C6"/>
    <w:rsid w:val="00E147CD"/>
    <w:rsid w:val="00E14F43"/>
    <w:rsid w:val="00E1520C"/>
    <w:rsid w:val="00E1574E"/>
    <w:rsid w:val="00E15C49"/>
    <w:rsid w:val="00E16004"/>
    <w:rsid w:val="00E16514"/>
    <w:rsid w:val="00E168A1"/>
    <w:rsid w:val="00E16A34"/>
    <w:rsid w:val="00E16BC4"/>
    <w:rsid w:val="00E16FD6"/>
    <w:rsid w:val="00E17397"/>
    <w:rsid w:val="00E17D93"/>
    <w:rsid w:val="00E200BF"/>
    <w:rsid w:val="00E201CB"/>
    <w:rsid w:val="00E20CCA"/>
    <w:rsid w:val="00E20D73"/>
    <w:rsid w:val="00E20DDF"/>
    <w:rsid w:val="00E21225"/>
    <w:rsid w:val="00E219E3"/>
    <w:rsid w:val="00E21B80"/>
    <w:rsid w:val="00E2241D"/>
    <w:rsid w:val="00E22441"/>
    <w:rsid w:val="00E2281C"/>
    <w:rsid w:val="00E22FB1"/>
    <w:rsid w:val="00E23817"/>
    <w:rsid w:val="00E2387F"/>
    <w:rsid w:val="00E23B8F"/>
    <w:rsid w:val="00E2449B"/>
    <w:rsid w:val="00E24561"/>
    <w:rsid w:val="00E24761"/>
    <w:rsid w:val="00E248DE"/>
    <w:rsid w:val="00E253D1"/>
    <w:rsid w:val="00E2550A"/>
    <w:rsid w:val="00E256EF"/>
    <w:rsid w:val="00E256F2"/>
    <w:rsid w:val="00E2598B"/>
    <w:rsid w:val="00E25A59"/>
    <w:rsid w:val="00E25E1C"/>
    <w:rsid w:val="00E260FF"/>
    <w:rsid w:val="00E26139"/>
    <w:rsid w:val="00E267C8"/>
    <w:rsid w:val="00E26A30"/>
    <w:rsid w:val="00E26BE3"/>
    <w:rsid w:val="00E26C32"/>
    <w:rsid w:val="00E27347"/>
    <w:rsid w:val="00E2773B"/>
    <w:rsid w:val="00E27753"/>
    <w:rsid w:val="00E2788F"/>
    <w:rsid w:val="00E279AC"/>
    <w:rsid w:val="00E27CD1"/>
    <w:rsid w:val="00E30081"/>
    <w:rsid w:val="00E30272"/>
    <w:rsid w:val="00E3078F"/>
    <w:rsid w:val="00E308BF"/>
    <w:rsid w:val="00E31860"/>
    <w:rsid w:val="00E31C16"/>
    <w:rsid w:val="00E32046"/>
    <w:rsid w:val="00E323E3"/>
    <w:rsid w:val="00E329C4"/>
    <w:rsid w:val="00E32C07"/>
    <w:rsid w:val="00E33A78"/>
    <w:rsid w:val="00E34579"/>
    <w:rsid w:val="00E34709"/>
    <w:rsid w:val="00E35014"/>
    <w:rsid w:val="00E35027"/>
    <w:rsid w:val="00E35062"/>
    <w:rsid w:val="00E350B5"/>
    <w:rsid w:val="00E353EB"/>
    <w:rsid w:val="00E35752"/>
    <w:rsid w:val="00E36013"/>
    <w:rsid w:val="00E3662D"/>
    <w:rsid w:val="00E3668D"/>
    <w:rsid w:val="00E36ED8"/>
    <w:rsid w:val="00E37090"/>
    <w:rsid w:val="00E3714D"/>
    <w:rsid w:val="00E371E5"/>
    <w:rsid w:val="00E37BB0"/>
    <w:rsid w:val="00E37F0E"/>
    <w:rsid w:val="00E37FD1"/>
    <w:rsid w:val="00E402D8"/>
    <w:rsid w:val="00E407CC"/>
    <w:rsid w:val="00E40B1D"/>
    <w:rsid w:val="00E41160"/>
    <w:rsid w:val="00E42372"/>
    <w:rsid w:val="00E424CC"/>
    <w:rsid w:val="00E42633"/>
    <w:rsid w:val="00E42757"/>
    <w:rsid w:val="00E42C39"/>
    <w:rsid w:val="00E42FB2"/>
    <w:rsid w:val="00E42FB7"/>
    <w:rsid w:val="00E43BF1"/>
    <w:rsid w:val="00E43C40"/>
    <w:rsid w:val="00E445D9"/>
    <w:rsid w:val="00E44855"/>
    <w:rsid w:val="00E44B62"/>
    <w:rsid w:val="00E44E97"/>
    <w:rsid w:val="00E44EFF"/>
    <w:rsid w:val="00E4510F"/>
    <w:rsid w:val="00E46001"/>
    <w:rsid w:val="00E461ED"/>
    <w:rsid w:val="00E463B4"/>
    <w:rsid w:val="00E467E4"/>
    <w:rsid w:val="00E46802"/>
    <w:rsid w:val="00E46B72"/>
    <w:rsid w:val="00E46F31"/>
    <w:rsid w:val="00E46F41"/>
    <w:rsid w:val="00E47946"/>
    <w:rsid w:val="00E479E3"/>
    <w:rsid w:val="00E47CA9"/>
    <w:rsid w:val="00E47D6A"/>
    <w:rsid w:val="00E50482"/>
    <w:rsid w:val="00E5052D"/>
    <w:rsid w:val="00E50A0B"/>
    <w:rsid w:val="00E50ECB"/>
    <w:rsid w:val="00E511EA"/>
    <w:rsid w:val="00E51419"/>
    <w:rsid w:val="00E51531"/>
    <w:rsid w:val="00E5182E"/>
    <w:rsid w:val="00E51BBB"/>
    <w:rsid w:val="00E51C51"/>
    <w:rsid w:val="00E51DD7"/>
    <w:rsid w:val="00E51F4E"/>
    <w:rsid w:val="00E5259C"/>
    <w:rsid w:val="00E5259D"/>
    <w:rsid w:val="00E52728"/>
    <w:rsid w:val="00E5296F"/>
    <w:rsid w:val="00E52A15"/>
    <w:rsid w:val="00E53844"/>
    <w:rsid w:val="00E540B1"/>
    <w:rsid w:val="00E544B2"/>
    <w:rsid w:val="00E54BCB"/>
    <w:rsid w:val="00E54C60"/>
    <w:rsid w:val="00E54D0C"/>
    <w:rsid w:val="00E54D9A"/>
    <w:rsid w:val="00E54E05"/>
    <w:rsid w:val="00E551C3"/>
    <w:rsid w:val="00E558F0"/>
    <w:rsid w:val="00E55A6F"/>
    <w:rsid w:val="00E56723"/>
    <w:rsid w:val="00E56919"/>
    <w:rsid w:val="00E56CB2"/>
    <w:rsid w:val="00E570F0"/>
    <w:rsid w:val="00E578D9"/>
    <w:rsid w:val="00E60163"/>
    <w:rsid w:val="00E60925"/>
    <w:rsid w:val="00E60B01"/>
    <w:rsid w:val="00E612ED"/>
    <w:rsid w:val="00E6154B"/>
    <w:rsid w:val="00E61FBA"/>
    <w:rsid w:val="00E62450"/>
    <w:rsid w:val="00E63558"/>
    <w:rsid w:val="00E6369B"/>
    <w:rsid w:val="00E63C19"/>
    <w:rsid w:val="00E641EF"/>
    <w:rsid w:val="00E64266"/>
    <w:rsid w:val="00E644B0"/>
    <w:rsid w:val="00E64B20"/>
    <w:rsid w:val="00E64B47"/>
    <w:rsid w:val="00E64BED"/>
    <w:rsid w:val="00E64FED"/>
    <w:rsid w:val="00E65178"/>
    <w:rsid w:val="00E65264"/>
    <w:rsid w:val="00E65404"/>
    <w:rsid w:val="00E6579E"/>
    <w:rsid w:val="00E657F0"/>
    <w:rsid w:val="00E6598A"/>
    <w:rsid w:val="00E66409"/>
    <w:rsid w:val="00E667D1"/>
    <w:rsid w:val="00E670AA"/>
    <w:rsid w:val="00E67657"/>
    <w:rsid w:val="00E67716"/>
    <w:rsid w:val="00E67B05"/>
    <w:rsid w:val="00E67E99"/>
    <w:rsid w:val="00E70514"/>
    <w:rsid w:val="00E705E4"/>
    <w:rsid w:val="00E706D7"/>
    <w:rsid w:val="00E7079C"/>
    <w:rsid w:val="00E708F7"/>
    <w:rsid w:val="00E70CE2"/>
    <w:rsid w:val="00E70E9D"/>
    <w:rsid w:val="00E712CF"/>
    <w:rsid w:val="00E716AB"/>
    <w:rsid w:val="00E7176A"/>
    <w:rsid w:val="00E71DB3"/>
    <w:rsid w:val="00E71F69"/>
    <w:rsid w:val="00E71FB1"/>
    <w:rsid w:val="00E729C8"/>
    <w:rsid w:val="00E72F04"/>
    <w:rsid w:val="00E73404"/>
    <w:rsid w:val="00E735ED"/>
    <w:rsid w:val="00E736E6"/>
    <w:rsid w:val="00E73A45"/>
    <w:rsid w:val="00E745D8"/>
    <w:rsid w:val="00E75419"/>
    <w:rsid w:val="00E7542E"/>
    <w:rsid w:val="00E7559D"/>
    <w:rsid w:val="00E75CEE"/>
    <w:rsid w:val="00E760CD"/>
    <w:rsid w:val="00E76C50"/>
    <w:rsid w:val="00E76FBE"/>
    <w:rsid w:val="00E77664"/>
    <w:rsid w:val="00E776E8"/>
    <w:rsid w:val="00E77848"/>
    <w:rsid w:val="00E80114"/>
    <w:rsid w:val="00E809E2"/>
    <w:rsid w:val="00E80D9E"/>
    <w:rsid w:val="00E80E55"/>
    <w:rsid w:val="00E81236"/>
    <w:rsid w:val="00E817F9"/>
    <w:rsid w:val="00E81DC0"/>
    <w:rsid w:val="00E82058"/>
    <w:rsid w:val="00E82518"/>
    <w:rsid w:val="00E83595"/>
    <w:rsid w:val="00E835BD"/>
    <w:rsid w:val="00E835E1"/>
    <w:rsid w:val="00E83D45"/>
    <w:rsid w:val="00E83F92"/>
    <w:rsid w:val="00E84902"/>
    <w:rsid w:val="00E84AEA"/>
    <w:rsid w:val="00E84DCE"/>
    <w:rsid w:val="00E85431"/>
    <w:rsid w:val="00E855F0"/>
    <w:rsid w:val="00E856A5"/>
    <w:rsid w:val="00E859F3"/>
    <w:rsid w:val="00E85C4D"/>
    <w:rsid w:val="00E8606E"/>
    <w:rsid w:val="00E8714F"/>
    <w:rsid w:val="00E871F7"/>
    <w:rsid w:val="00E8728C"/>
    <w:rsid w:val="00E872AE"/>
    <w:rsid w:val="00E876C9"/>
    <w:rsid w:val="00E87841"/>
    <w:rsid w:val="00E87985"/>
    <w:rsid w:val="00E87B18"/>
    <w:rsid w:val="00E9083B"/>
    <w:rsid w:val="00E90D46"/>
    <w:rsid w:val="00E90E46"/>
    <w:rsid w:val="00E90F98"/>
    <w:rsid w:val="00E9101E"/>
    <w:rsid w:val="00E91029"/>
    <w:rsid w:val="00E91212"/>
    <w:rsid w:val="00E913A7"/>
    <w:rsid w:val="00E91952"/>
    <w:rsid w:val="00E91C72"/>
    <w:rsid w:val="00E91DB4"/>
    <w:rsid w:val="00E91DCD"/>
    <w:rsid w:val="00E91E7E"/>
    <w:rsid w:val="00E922B6"/>
    <w:rsid w:val="00E92328"/>
    <w:rsid w:val="00E92718"/>
    <w:rsid w:val="00E92F1C"/>
    <w:rsid w:val="00E93AEA"/>
    <w:rsid w:val="00E93BC6"/>
    <w:rsid w:val="00E93C22"/>
    <w:rsid w:val="00E9432C"/>
    <w:rsid w:val="00E944F1"/>
    <w:rsid w:val="00E9491C"/>
    <w:rsid w:val="00E9510B"/>
    <w:rsid w:val="00E95133"/>
    <w:rsid w:val="00E95508"/>
    <w:rsid w:val="00E95EF4"/>
    <w:rsid w:val="00E96708"/>
    <w:rsid w:val="00E96847"/>
    <w:rsid w:val="00E96A91"/>
    <w:rsid w:val="00E96D41"/>
    <w:rsid w:val="00E97808"/>
    <w:rsid w:val="00E97923"/>
    <w:rsid w:val="00E97C0F"/>
    <w:rsid w:val="00E97C8F"/>
    <w:rsid w:val="00EA04DE"/>
    <w:rsid w:val="00EA0958"/>
    <w:rsid w:val="00EA0A09"/>
    <w:rsid w:val="00EA0FFB"/>
    <w:rsid w:val="00EA2486"/>
    <w:rsid w:val="00EA2574"/>
    <w:rsid w:val="00EA2CE2"/>
    <w:rsid w:val="00EA30E3"/>
    <w:rsid w:val="00EA3BEE"/>
    <w:rsid w:val="00EA3DF7"/>
    <w:rsid w:val="00EA4164"/>
    <w:rsid w:val="00EA421D"/>
    <w:rsid w:val="00EA455F"/>
    <w:rsid w:val="00EA4C13"/>
    <w:rsid w:val="00EA4C84"/>
    <w:rsid w:val="00EA4CED"/>
    <w:rsid w:val="00EA5022"/>
    <w:rsid w:val="00EA57FF"/>
    <w:rsid w:val="00EA5863"/>
    <w:rsid w:val="00EA5DC2"/>
    <w:rsid w:val="00EA5F23"/>
    <w:rsid w:val="00EA63F1"/>
    <w:rsid w:val="00EA65A3"/>
    <w:rsid w:val="00EA6CC5"/>
    <w:rsid w:val="00EA6DFE"/>
    <w:rsid w:val="00EA7090"/>
    <w:rsid w:val="00EA7143"/>
    <w:rsid w:val="00EA797D"/>
    <w:rsid w:val="00EA7A80"/>
    <w:rsid w:val="00EA7C6D"/>
    <w:rsid w:val="00EB02D4"/>
    <w:rsid w:val="00EB0E90"/>
    <w:rsid w:val="00EB1AB3"/>
    <w:rsid w:val="00EB2136"/>
    <w:rsid w:val="00EB2190"/>
    <w:rsid w:val="00EB2230"/>
    <w:rsid w:val="00EB2AE8"/>
    <w:rsid w:val="00EB2DAD"/>
    <w:rsid w:val="00EB2DEE"/>
    <w:rsid w:val="00EB37F6"/>
    <w:rsid w:val="00EB38CA"/>
    <w:rsid w:val="00EB3C35"/>
    <w:rsid w:val="00EB3D14"/>
    <w:rsid w:val="00EB3DB5"/>
    <w:rsid w:val="00EB3DFF"/>
    <w:rsid w:val="00EB3E94"/>
    <w:rsid w:val="00EB3EF6"/>
    <w:rsid w:val="00EB4661"/>
    <w:rsid w:val="00EB4858"/>
    <w:rsid w:val="00EB5108"/>
    <w:rsid w:val="00EB525E"/>
    <w:rsid w:val="00EB548E"/>
    <w:rsid w:val="00EB55AA"/>
    <w:rsid w:val="00EB5747"/>
    <w:rsid w:val="00EB58FE"/>
    <w:rsid w:val="00EB5B50"/>
    <w:rsid w:val="00EB634B"/>
    <w:rsid w:val="00EB68C2"/>
    <w:rsid w:val="00EB753A"/>
    <w:rsid w:val="00EB7DCE"/>
    <w:rsid w:val="00EB7F17"/>
    <w:rsid w:val="00EB7FBB"/>
    <w:rsid w:val="00EC0335"/>
    <w:rsid w:val="00EC05A9"/>
    <w:rsid w:val="00EC0E75"/>
    <w:rsid w:val="00EC101F"/>
    <w:rsid w:val="00EC1038"/>
    <w:rsid w:val="00EC116B"/>
    <w:rsid w:val="00EC141A"/>
    <w:rsid w:val="00EC1B54"/>
    <w:rsid w:val="00EC283B"/>
    <w:rsid w:val="00EC2BD6"/>
    <w:rsid w:val="00EC3149"/>
    <w:rsid w:val="00EC355B"/>
    <w:rsid w:val="00EC3774"/>
    <w:rsid w:val="00EC430F"/>
    <w:rsid w:val="00EC457F"/>
    <w:rsid w:val="00EC479F"/>
    <w:rsid w:val="00EC4D2C"/>
    <w:rsid w:val="00EC4F9B"/>
    <w:rsid w:val="00EC5052"/>
    <w:rsid w:val="00EC5D97"/>
    <w:rsid w:val="00EC5F31"/>
    <w:rsid w:val="00EC6C7C"/>
    <w:rsid w:val="00EC70DE"/>
    <w:rsid w:val="00EC7B4A"/>
    <w:rsid w:val="00EC7EB5"/>
    <w:rsid w:val="00EC7EEA"/>
    <w:rsid w:val="00ED027B"/>
    <w:rsid w:val="00ED045B"/>
    <w:rsid w:val="00ED060C"/>
    <w:rsid w:val="00ED0D0E"/>
    <w:rsid w:val="00ED17D0"/>
    <w:rsid w:val="00ED1B34"/>
    <w:rsid w:val="00ED1BB9"/>
    <w:rsid w:val="00ED1FF6"/>
    <w:rsid w:val="00ED2BAA"/>
    <w:rsid w:val="00ED2C80"/>
    <w:rsid w:val="00ED3A42"/>
    <w:rsid w:val="00ED4413"/>
    <w:rsid w:val="00ED476C"/>
    <w:rsid w:val="00ED47FB"/>
    <w:rsid w:val="00ED4CAB"/>
    <w:rsid w:val="00ED508E"/>
    <w:rsid w:val="00ED5327"/>
    <w:rsid w:val="00ED5FC8"/>
    <w:rsid w:val="00ED6DAF"/>
    <w:rsid w:val="00ED6E8D"/>
    <w:rsid w:val="00ED7978"/>
    <w:rsid w:val="00ED7E3F"/>
    <w:rsid w:val="00ED7EA8"/>
    <w:rsid w:val="00EE0054"/>
    <w:rsid w:val="00EE00A9"/>
    <w:rsid w:val="00EE0233"/>
    <w:rsid w:val="00EE040D"/>
    <w:rsid w:val="00EE101B"/>
    <w:rsid w:val="00EE1593"/>
    <w:rsid w:val="00EE16E0"/>
    <w:rsid w:val="00EE1BB0"/>
    <w:rsid w:val="00EE1CA9"/>
    <w:rsid w:val="00EE21A7"/>
    <w:rsid w:val="00EE22BD"/>
    <w:rsid w:val="00EE27F0"/>
    <w:rsid w:val="00EE28D4"/>
    <w:rsid w:val="00EE320E"/>
    <w:rsid w:val="00EE327B"/>
    <w:rsid w:val="00EE3416"/>
    <w:rsid w:val="00EE3C51"/>
    <w:rsid w:val="00EE3E8B"/>
    <w:rsid w:val="00EE4072"/>
    <w:rsid w:val="00EE4327"/>
    <w:rsid w:val="00EE46D9"/>
    <w:rsid w:val="00EE4CC7"/>
    <w:rsid w:val="00EE5090"/>
    <w:rsid w:val="00EE5718"/>
    <w:rsid w:val="00EE587A"/>
    <w:rsid w:val="00EE5B52"/>
    <w:rsid w:val="00EE601E"/>
    <w:rsid w:val="00EE607D"/>
    <w:rsid w:val="00EE6A2F"/>
    <w:rsid w:val="00EE6D8D"/>
    <w:rsid w:val="00EE6F9B"/>
    <w:rsid w:val="00EF021F"/>
    <w:rsid w:val="00EF02A1"/>
    <w:rsid w:val="00EF0360"/>
    <w:rsid w:val="00EF036F"/>
    <w:rsid w:val="00EF0A75"/>
    <w:rsid w:val="00EF0BD1"/>
    <w:rsid w:val="00EF0FAF"/>
    <w:rsid w:val="00EF169E"/>
    <w:rsid w:val="00EF18CA"/>
    <w:rsid w:val="00EF1AF4"/>
    <w:rsid w:val="00EF1E41"/>
    <w:rsid w:val="00EF259B"/>
    <w:rsid w:val="00EF28A8"/>
    <w:rsid w:val="00EF3345"/>
    <w:rsid w:val="00EF3A9D"/>
    <w:rsid w:val="00EF3E09"/>
    <w:rsid w:val="00EF41DA"/>
    <w:rsid w:val="00EF49A8"/>
    <w:rsid w:val="00EF49BA"/>
    <w:rsid w:val="00EF4D67"/>
    <w:rsid w:val="00EF4DDA"/>
    <w:rsid w:val="00EF5066"/>
    <w:rsid w:val="00EF515C"/>
    <w:rsid w:val="00EF5293"/>
    <w:rsid w:val="00EF56D5"/>
    <w:rsid w:val="00EF6033"/>
    <w:rsid w:val="00EF6382"/>
    <w:rsid w:val="00EF64E7"/>
    <w:rsid w:val="00EF6746"/>
    <w:rsid w:val="00EF6A91"/>
    <w:rsid w:val="00EF7235"/>
    <w:rsid w:val="00EF738F"/>
    <w:rsid w:val="00EF78D1"/>
    <w:rsid w:val="00F0080F"/>
    <w:rsid w:val="00F00BC3"/>
    <w:rsid w:val="00F012C3"/>
    <w:rsid w:val="00F03420"/>
    <w:rsid w:val="00F0383C"/>
    <w:rsid w:val="00F03DF2"/>
    <w:rsid w:val="00F03F7B"/>
    <w:rsid w:val="00F040AF"/>
    <w:rsid w:val="00F0453F"/>
    <w:rsid w:val="00F04991"/>
    <w:rsid w:val="00F04A22"/>
    <w:rsid w:val="00F052E7"/>
    <w:rsid w:val="00F056F6"/>
    <w:rsid w:val="00F05837"/>
    <w:rsid w:val="00F05913"/>
    <w:rsid w:val="00F05CB4"/>
    <w:rsid w:val="00F05CEB"/>
    <w:rsid w:val="00F062AA"/>
    <w:rsid w:val="00F06364"/>
    <w:rsid w:val="00F06545"/>
    <w:rsid w:val="00F06580"/>
    <w:rsid w:val="00F06A70"/>
    <w:rsid w:val="00F0734B"/>
    <w:rsid w:val="00F075A9"/>
    <w:rsid w:val="00F07A70"/>
    <w:rsid w:val="00F07BF5"/>
    <w:rsid w:val="00F07C93"/>
    <w:rsid w:val="00F07E3E"/>
    <w:rsid w:val="00F10088"/>
    <w:rsid w:val="00F106BC"/>
    <w:rsid w:val="00F10A42"/>
    <w:rsid w:val="00F10B9B"/>
    <w:rsid w:val="00F10C80"/>
    <w:rsid w:val="00F110CA"/>
    <w:rsid w:val="00F114B2"/>
    <w:rsid w:val="00F1155F"/>
    <w:rsid w:val="00F11800"/>
    <w:rsid w:val="00F1205F"/>
    <w:rsid w:val="00F122F4"/>
    <w:rsid w:val="00F12561"/>
    <w:rsid w:val="00F12E57"/>
    <w:rsid w:val="00F1326D"/>
    <w:rsid w:val="00F13712"/>
    <w:rsid w:val="00F13758"/>
    <w:rsid w:val="00F13812"/>
    <w:rsid w:val="00F13905"/>
    <w:rsid w:val="00F13F12"/>
    <w:rsid w:val="00F146FF"/>
    <w:rsid w:val="00F14715"/>
    <w:rsid w:val="00F15050"/>
    <w:rsid w:val="00F151AD"/>
    <w:rsid w:val="00F151E0"/>
    <w:rsid w:val="00F15D6B"/>
    <w:rsid w:val="00F15F3C"/>
    <w:rsid w:val="00F1670C"/>
    <w:rsid w:val="00F17800"/>
    <w:rsid w:val="00F17B82"/>
    <w:rsid w:val="00F17D63"/>
    <w:rsid w:val="00F17D7B"/>
    <w:rsid w:val="00F2025B"/>
    <w:rsid w:val="00F20631"/>
    <w:rsid w:val="00F209EE"/>
    <w:rsid w:val="00F20C96"/>
    <w:rsid w:val="00F211C8"/>
    <w:rsid w:val="00F213C4"/>
    <w:rsid w:val="00F21558"/>
    <w:rsid w:val="00F21D43"/>
    <w:rsid w:val="00F2259B"/>
    <w:rsid w:val="00F225AF"/>
    <w:rsid w:val="00F233F2"/>
    <w:rsid w:val="00F239D8"/>
    <w:rsid w:val="00F23A00"/>
    <w:rsid w:val="00F23A22"/>
    <w:rsid w:val="00F23E7A"/>
    <w:rsid w:val="00F23F3D"/>
    <w:rsid w:val="00F2401B"/>
    <w:rsid w:val="00F245DA"/>
    <w:rsid w:val="00F2487E"/>
    <w:rsid w:val="00F251AD"/>
    <w:rsid w:val="00F259A0"/>
    <w:rsid w:val="00F25A56"/>
    <w:rsid w:val="00F261E5"/>
    <w:rsid w:val="00F264BC"/>
    <w:rsid w:val="00F26509"/>
    <w:rsid w:val="00F26758"/>
    <w:rsid w:val="00F26967"/>
    <w:rsid w:val="00F26D51"/>
    <w:rsid w:val="00F2706D"/>
    <w:rsid w:val="00F270B1"/>
    <w:rsid w:val="00F27F16"/>
    <w:rsid w:val="00F27F26"/>
    <w:rsid w:val="00F30105"/>
    <w:rsid w:val="00F30572"/>
    <w:rsid w:val="00F30720"/>
    <w:rsid w:val="00F307C3"/>
    <w:rsid w:val="00F30AED"/>
    <w:rsid w:val="00F30D7D"/>
    <w:rsid w:val="00F30EFE"/>
    <w:rsid w:val="00F3137D"/>
    <w:rsid w:val="00F313CD"/>
    <w:rsid w:val="00F31495"/>
    <w:rsid w:val="00F31BAD"/>
    <w:rsid w:val="00F31EE3"/>
    <w:rsid w:val="00F31F30"/>
    <w:rsid w:val="00F324A7"/>
    <w:rsid w:val="00F32558"/>
    <w:rsid w:val="00F32CCE"/>
    <w:rsid w:val="00F3313F"/>
    <w:rsid w:val="00F3390B"/>
    <w:rsid w:val="00F33CCC"/>
    <w:rsid w:val="00F33FB8"/>
    <w:rsid w:val="00F340E9"/>
    <w:rsid w:val="00F342BF"/>
    <w:rsid w:val="00F3451A"/>
    <w:rsid w:val="00F346ED"/>
    <w:rsid w:val="00F34A7C"/>
    <w:rsid w:val="00F34C44"/>
    <w:rsid w:val="00F34F5F"/>
    <w:rsid w:val="00F36743"/>
    <w:rsid w:val="00F370E7"/>
    <w:rsid w:val="00F378A4"/>
    <w:rsid w:val="00F37E0C"/>
    <w:rsid w:val="00F37E9B"/>
    <w:rsid w:val="00F401A5"/>
    <w:rsid w:val="00F406AA"/>
    <w:rsid w:val="00F406B8"/>
    <w:rsid w:val="00F406C8"/>
    <w:rsid w:val="00F40EF2"/>
    <w:rsid w:val="00F411FA"/>
    <w:rsid w:val="00F41498"/>
    <w:rsid w:val="00F415DB"/>
    <w:rsid w:val="00F41852"/>
    <w:rsid w:val="00F42204"/>
    <w:rsid w:val="00F42506"/>
    <w:rsid w:val="00F42AFA"/>
    <w:rsid w:val="00F42F05"/>
    <w:rsid w:val="00F42FA4"/>
    <w:rsid w:val="00F43008"/>
    <w:rsid w:val="00F43110"/>
    <w:rsid w:val="00F433F6"/>
    <w:rsid w:val="00F43577"/>
    <w:rsid w:val="00F43BF7"/>
    <w:rsid w:val="00F43EF5"/>
    <w:rsid w:val="00F4440F"/>
    <w:rsid w:val="00F44DFC"/>
    <w:rsid w:val="00F45612"/>
    <w:rsid w:val="00F457A7"/>
    <w:rsid w:val="00F45D4C"/>
    <w:rsid w:val="00F46293"/>
    <w:rsid w:val="00F46474"/>
    <w:rsid w:val="00F465FB"/>
    <w:rsid w:val="00F4693B"/>
    <w:rsid w:val="00F471DE"/>
    <w:rsid w:val="00F4750F"/>
    <w:rsid w:val="00F477A0"/>
    <w:rsid w:val="00F47B34"/>
    <w:rsid w:val="00F47DC8"/>
    <w:rsid w:val="00F47DEB"/>
    <w:rsid w:val="00F47E39"/>
    <w:rsid w:val="00F47FD0"/>
    <w:rsid w:val="00F50077"/>
    <w:rsid w:val="00F506AC"/>
    <w:rsid w:val="00F50EEA"/>
    <w:rsid w:val="00F50F55"/>
    <w:rsid w:val="00F51233"/>
    <w:rsid w:val="00F5183D"/>
    <w:rsid w:val="00F51BCF"/>
    <w:rsid w:val="00F51C92"/>
    <w:rsid w:val="00F52154"/>
    <w:rsid w:val="00F52565"/>
    <w:rsid w:val="00F5256B"/>
    <w:rsid w:val="00F526A3"/>
    <w:rsid w:val="00F52763"/>
    <w:rsid w:val="00F5276C"/>
    <w:rsid w:val="00F5286A"/>
    <w:rsid w:val="00F531F1"/>
    <w:rsid w:val="00F534A6"/>
    <w:rsid w:val="00F53EFE"/>
    <w:rsid w:val="00F543EE"/>
    <w:rsid w:val="00F544BB"/>
    <w:rsid w:val="00F54B7F"/>
    <w:rsid w:val="00F54BE5"/>
    <w:rsid w:val="00F550DD"/>
    <w:rsid w:val="00F551E8"/>
    <w:rsid w:val="00F55914"/>
    <w:rsid w:val="00F56A90"/>
    <w:rsid w:val="00F56AB7"/>
    <w:rsid w:val="00F57DEE"/>
    <w:rsid w:val="00F60124"/>
    <w:rsid w:val="00F604D8"/>
    <w:rsid w:val="00F60618"/>
    <w:rsid w:val="00F6082C"/>
    <w:rsid w:val="00F60ABF"/>
    <w:rsid w:val="00F60C3A"/>
    <w:rsid w:val="00F60F0E"/>
    <w:rsid w:val="00F611A3"/>
    <w:rsid w:val="00F615FF"/>
    <w:rsid w:val="00F617A4"/>
    <w:rsid w:val="00F617E2"/>
    <w:rsid w:val="00F61AF3"/>
    <w:rsid w:val="00F61F9A"/>
    <w:rsid w:val="00F62037"/>
    <w:rsid w:val="00F62062"/>
    <w:rsid w:val="00F6228B"/>
    <w:rsid w:val="00F623C0"/>
    <w:rsid w:val="00F6254E"/>
    <w:rsid w:val="00F628F3"/>
    <w:rsid w:val="00F63188"/>
    <w:rsid w:val="00F637C0"/>
    <w:rsid w:val="00F64C25"/>
    <w:rsid w:val="00F64F8B"/>
    <w:rsid w:val="00F64F93"/>
    <w:rsid w:val="00F650A6"/>
    <w:rsid w:val="00F651F5"/>
    <w:rsid w:val="00F653B8"/>
    <w:rsid w:val="00F65864"/>
    <w:rsid w:val="00F65E9A"/>
    <w:rsid w:val="00F6651E"/>
    <w:rsid w:val="00F66895"/>
    <w:rsid w:val="00F6694F"/>
    <w:rsid w:val="00F66A6D"/>
    <w:rsid w:val="00F67178"/>
    <w:rsid w:val="00F67464"/>
    <w:rsid w:val="00F67582"/>
    <w:rsid w:val="00F6763D"/>
    <w:rsid w:val="00F67C5C"/>
    <w:rsid w:val="00F706C1"/>
    <w:rsid w:val="00F70C4E"/>
    <w:rsid w:val="00F7138A"/>
    <w:rsid w:val="00F71697"/>
    <w:rsid w:val="00F71740"/>
    <w:rsid w:val="00F71984"/>
    <w:rsid w:val="00F71D58"/>
    <w:rsid w:val="00F72435"/>
    <w:rsid w:val="00F731B1"/>
    <w:rsid w:val="00F73317"/>
    <w:rsid w:val="00F7341D"/>
    <w:rsid w:val="00F7362A"/>
    <w:rsid w:val="00F73919"/>
    <w:rsid w:val="00F73942"/>
    <w:rsid w:val="00F740A1"/>
    <w:rsid w:val="00F745A1"/>
    <w:rsid w:val="00F74788"/>
    <w:rsid w:val="00F74E21"/>
    <w:rsid w:val="00F74E8F"/>
    <w:rsid w:val="00F753D0"/>
    <w:rsid w:val="00F758A5"/>
    <w:rsid w:val="00F75A81"/>
    <w:rsid w:val="00F76265"/>
    <w:rsid w:val="00F76B70"/>
    <w:rsid w:val="00F76DB7"/>
    <w:rsid w:val="00F7706B"/>
    <w:rsid w:val="00F77447"/>
    <w:rsid w:val="00F7754F"/>
    <w:rsid w:val="00F80229"/>
    <w:rsid w:val="00F803D8"/>
    <w:rsid w:val="00F80C47"/>
    <w:rsid w:val="00F813DB"/>
    <w:rsid w:val="00F81576"/>
    <w:rsid w:val="00F81632"/>
    <w:rsid w:val="00F8173F"/>
    <w:rsid w:val="00F81B49"/>
    <w:rsid w:val="00F820C2"/>
    <w:rsid w:val="00F82308"/>
    <w:rsid w:val="00F8278F"/>
    <w:rsid w:val="00F828E1"/>
    <w:rsid w:val="00F82CE8"/>
    <w:rsid w:val="00F82DAE"/>
    <w:rsid w:val="00F830D9"/>
    <w:rsid w:val="00F8345F"/>
    <w:rsid w:val="00F83986"/>
    <w:rsid w:val="00F839C7"/>
    <w:rsid w:val="00F839CB"/>
    <w:rsid w:val="00F83CC5"/>
    <w:rsid w:val="00F83EB4"/>
    <w:rsid w:val="00F841CF"/>
    <w:rsid w:val="00F846B7"/>
    <w:rsid w:val="00F84755"/>
    <w:rsid w:val="00F849C8"/>
    <w:rsid w:val="00F84C39"/>
    <w:rsid w:val="00F84FFD"/>
    <w:rsid w:val="00F850A2"/>
    <w:rsid w:val="00F850D0"/>
    <w:rsid w:val="00F85830"/>
    <w:rsid w:val="00F85E67"/>
    <w:rsid w:val="00F8682D"/>
    <w:rsid w:val="00F871A5"/>
    <w:rsid w:val="00F87480"/>
    <w:rsid w:val="00F876A7"/>
    <w:rsid w:val="00F8787F"/>
    <w:rsid w:val="00F90114"/>
    <w:rsid w:val="00F90310"/>
    <w:rsid w:val="00F9137F"/>
    <w:rsid w:val="00F914E1"/>
    <w:rsid w:val="00F91A46"/>
    <w:rsid w:val="00F92CB2"/>
    <w:rsid w:val="00F93258"/>
    <w:rsid w:val="00F93755"/>
    <w:rsid w:val="00F93999"/>
    <w:rsid w:val="00F9403F"/>
    <w:rsid w:val="00F94159"/>
    <w:rsid w:val="00F9433D"/>
    <w:rsid w:val="00F94485"/>
    <w:rsid w:val="00F94499"/>
    <w:rsid w:val="00F9450A"/>
    <w:rsid w:val="00F945A5"/>
    <w:rsid w:val="00F945A9"/>
    <w:rsid w:val="00F94E38"/>
    <w:rsid w:val="00F952DB"/>
    <w:rsid w:val="00F955B3"/>
    <w:rsid w:val="00F95CAC"/>
    <w:rsid w:val="00F95ECA"/>
    <w:rsid w:val="00F961F0"/>
    <w:rsid w:val="00F962DD"/>
    <w:rsid w:val="00F968D2"/>
    <w:rsid w:val="00F9753E"/>
    <w:rsid w:val="00F97558"/>
    <w:rsid w:val="00F979C8"/>
    <w:rsid w:val="00F97CF1"/>
    <w:rsid w:val="00F97D0E"/>
    <w:rsid w:val="00FA070F"/>
    <w:rsid w:val="00FA088D"/>
    <w:rsid w:val="00FA0D13"/>
    <w:rsid w:val="00FA0D6C"/>
    <w:rsid w:val="00FA11C7"/>
    <w:rsid w:val="00FA1CC4"/>
    <w:rsid w:val="00FA1DB6"/>
    <w:rsid w:val="00FA1E66"/>
    <w:rsid w:val="00FA201F"/>
    <w:rsid w:val="00FA2323"/>
    <w:rsid w:val="00FA2B25"/>
    <w:rsid w:val="00FA3823"/>
    <w:rsid w:val="00FA39D1"/>
    <w:rsid w:val="00FA3A20"/>
    <w:rsid w:val="00FA3DF8"/>
    <w:rsid w:val="00FA42DB"/>
    <w:rsid w:val="00FA4514"/>
    <w:rsid w:val="00FA4F43"/>
    <w:rsid w:val="00FA52A9"/>
    <w:rsid w:val="00FA57E5"/>
    <w:rsid w:val="00FA58CB"/>
    <w:rsid w:val="00FA60F3"/>
    <w:rsid w:val="00FA614D"/>
    <w:rsid w:val="00FA6393"/>
    <w:rsid w:val="00FA6506"/>
    <w:rsid w:val="00FA6C3C"/>
    <w:rsid w:val="00FA75BA"/>
    <w:rsid w:val="00FA7784"/>
    <w:rsid w:val="00FA7DDE"/>
    <w:rsid w:val="00FA7F59"/>
    <w:rsid w:val="00FA7FBD"/>
    <w:rsid w:val="00FB009C"/>
    <w:rsid w:val="00FB0781"/>
    <w:rsid w:val="00FB0961"/>
    <w:rsid w:val="00FB1258"/>
    <w:rsid w:val="00FB1434"/>
    <w:rsid w:val="00FB1CCA"/>
    <w:rsid w:val="00FB1D5E"/>
    <w:rsid w:val="00FB23CF"/>
    <w:rsid w:val="00FB25D6"/>
    <w:rsid w:val="00FB26DA"/>
    <w:rsid w:val="00FB2B23"/>
    <w:rsid w:val="00FB2F2B"/>
    <w:rsid w:val="00FB3095"/>
    <w:rsid w:val="00FB3312"/>
    <w:rsid w:val="00FB37EE"/>
    <w:rsid w:val="00FB3989"/>
    <w:rsid w:val="00FB3B41"/>
    <w:rsid w:val="00FB3E63"/>
    <w:rsid w:val="00FB42C1"/>
    <w:rsid w:val="00FB43C9"/>
    <w:rsid w:val="00FB4B8B"/>
    <w:rsid w:val="00FB4C13"/>
    <w:rsid w:val="00FB4C94"/>
    <w:rsid w:val="00FB4DBD"/>
    <w:rsid w:val="00FB572A"/>
    <w:rsid w:val="00FB5ADE"/>
    <w:rsid w:val="00FB6066"/>
    <w:rsid w:val="00FB7484"/>
    <w:rsid w:val="00FB7670"/>
    <w:rsid w:val="00FB7FA0"/>
    <w:rsid w:val="00FC0744"/>
    <w:rsid w:val="00FC0C96"/>
    <w:rsid w:val="00FC1132"/>
    <w:rsid w:val="00FC15D9"/>
    <w:rsid w:val="00FC1687"/>
    <w:rsid w:val="00FC1A7F"/>
    <w:rsid w:val="00FC265E"/>
    <w:rsid w:val="00FC2780"/>
    <w:rsid w:val="00FC2B60"/>
    <w:rsid w:val="00FC3084"/>
    <w:rsid w:val="00FC326D"/>
    <w:rsid w:val="00FC3345"/>
    <w:rsid w:val="00FC3AC9"/>
    <w:rsid w:val="00FC40FC"/>
    <w:rsid w:val="00FC424B"/>
    <w:rsid w:val="00FC4250"/>
    <w:rsid w:val="00FC4687"/>
    <w:rsid w:val="00FC4D42"/>
    <w:rsid w:val="00FC59DE"/>
    <w:rsid w:val="00FC5FC2"/>
    <w:rsid w:val="00FC642A"/>
    <w:rsid w:val="00FC6768"/>
    <w:rsid w:val="00FC6A78"/>
    <w:rsid w:val="00FC6BF5"/>
    <w:rsid w:val="00FC6C72"/>
    <w:rsid w:val="00FC7181"/>
    <w:rsid w:val="00FC73B5"/>
    <w:rsid w:val="00FC7503"/>
    <w:rsid w:val="00FC7692"/>
    <w:rsid w:val="00FC77C4"/>
    <w:rsid w:val="00FC798F"/>
    <w:rsid w:val="00FC7C6B"/>
    <w:rsid w:val="00FD06F7"/>
    <w:rsid w:val="00FD0A67"/>
    <w:rsid w:val="00FD1286"/>
    <w:rsid w:val="00FD12DE"/>
    <w:rsid w:val="00FD1604"/>
    <w:rsid w:val="00FD1711"/>
    <w:rsid w:val="00FD180E"/>
    <w:rsid w:val="00FD1D8B"/>
    <w:rsid w:val="00FD211A"/>
    <w:rsid w:val="00FD2154"/>
    <w:rsid w:val="00FD242A"/>
    <w:rsid w:val="00FD26BE"/>
    <w:rsid w:val="00FD2D1B"/>
    <w:rsid w:val="00FD2D33"/>
    <w:rsid w:val="00FD349A"/>
    <w:rsid w:val="00FD382B"/>
    <w:rsid w:val="00FD390E"/>
    <w:rsid w:val="00FD39AB"/>
    <w:rsid w:val="00FD3BAE"/>
    <w:rsid w:val="00FD3EBE"/>
    <w:rsid w:val="00FD4345"/>
    <w:rsid w:val="00FD446C"/>
    <w:rsid w:val="00FD452C"/>
    <w:rsid w:val="00FD452E"/>
    <w:rsid w:val="00FD46F6"/>
    <w:rsid w:val="00FD49B9"/>
    <w:rsid w:val="00FD4AAC"/>
    <w:rsid w:val="00FD4FBC"/>
    <w:rsid w:val="00FD4FF5"/>
    <w:rsid w:val="00FD5089"/>
    <w:rsid w:val="00FD5395"/>
    <w:rsid w:val="00FD57FF"/>
    <w:rsid w:val="00FD6120"/>
    <w:rsid w:val="00FD6222"/>
    <w:rsid w:val="00FD698B"/>
    <w:rsid w:val="00FD700A"/>
    <w:rsid w:val="00FD71FB"/>
    <w:rsid w:val="00FD752C"/>
    <w:rsid w:val="00FE00A3"/>
    <w:rsid w:val="00FE06FB"/>
    <w:rsid w:val="00FE0BAD"/>
    <w:rsid w:val="00FE0C0B"/>
    <w:rsid w:val="00FE0E4D"/>
    <w:rsid w:val="00FE139E"/>
    <w:rsid w:val="00FE1B1F"/>
    <w:rsid w:val="00FE1CEA"/>
    <w:rsid w:val="00FE2049"/>
    <w:rsid w:val="00FE21A2"/>
    <w:rsid w:val="00FE23BB"/>
    <w:rsid w:val="00FE25E1"/>
    <w:rsid w:val="00FE2FC3"/>
    <w:rsid w:val="00FE3108"/>
    <w:rsid w:val="00FE320F"/>
    <w:rsid w:val="00FE3293"/>
    <w:rsid w:val="00FE34A8"/>
    <w:rsid w:val="00FE36D1"/>
    <w:rsid w:val="00FE38A0"/>
    <w:rsid w:val="00FE3B4A"/>
    <w:rsid w:val="00FE407C"/>
    <w:rsid w:val="00FE450C"/>
    <w:rsid w:val="00FE48A8"/>
    <w:rsid w:val="00FE5915"/>
    <w:rsid w:val="00FE6081"/>
    <w:rsid w:val="00FE65D6"/>
    <w:rsid w:val="00FE67E4"/>
    <w:rsid w:val="00FE692A"/>
    <w:rsid w:val="00FE6CC9"/>
    <w:rsid w:val="00FE6FEC"/>
    <w:rsid w:val="00FE709D"/>
    <w:rsid w:val="00FE71DA"/>
    <w:rsid w:val="00FE7657"/>
    <w:rsid w:val="00FE7DE9"/>
    <w:rsid w:val="00FF0383"/>
    <w:rsid w:val="00FF07A2"/>
    <w:rsid w:val="00FF0987"/>
    <w:rsid w:val="00FF102C"/>
    <w:rsid w:val="00FF1341"/>
    <w:rsid w:val="00FF163D"/>
    <w:rsid w:val="00FF1A2E"/>
    <w:rsid w:val="00FF1AD5"/>
    <w:rsid w:val="00FF1E79"/>
    <w:rsid w:val="00FF2196"/>
    <w:rsid w:val="00FF2D3E"/>
    <w:rsid w:val="00FF2F3F"/>
    <w:rsid w:val="00FF3348"/>
    <w:rsid w:val="00FF390E"/>
    <w:rsid w:val="00FF3A2F"/>
    <w:rsid w:val="00FF4164"/>
    <w:rsid w:val="00FF48DA"/>
    <w:rsid w:val="00FF4BAC"/>
    <w:rsid w:val="00FF4DE8"/>
    <w:rsid w:val="00FF535D"/>
    <w:rsid w:val="00FF53D3"/>
    <w:rsid w:val="00FF5A90"/>
    <w:rsid w:val="00FF640F"/>
    <w:rsid w:val="00FF6798"/>
    <w:rsid w:val="00FF686F"/>
    <w:rsid w:val="00FF6AB3"/>
    <w:rsid w:val="00FF77A8"/>
    <w:rsid w:val="00FF78F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4B5CEC"/>
  <w14:defaultImageDpi w14:val="330"/>
  <w15:docId w15:val="{7B1B0361-2E1F-4A13-AF11-F7F8ACC2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70D97"/>
  </w:style>
  <w:style w:type="paragraph" w:styleId="berschrift1">
    <w:name w:val="heading 1"/>
    <w:basedOn w:val="Standard"/>
    <w:next w:val="Standard"/>
    <w:link w:val="berschrift1Zchn"/>
    <w:uiPriority w:val="9"/>
    <w:qFormat/>
    <w:rsid w:val="00882F0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781F3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unhideWhenUsed/>
    <w:qFormat/>
    <w:rsid w:val="00882F0C"/>
    <w:pPr>
      <w:keepNext/>
      <w:keepLines/>
      <w:spacing w:before="40"/>
      <w:outlineLvl w:val="2"/>
    </w:pPr>
    <w:rPr>
      <w:rFonts w:asciiTheme="majorHAnsi" w:eastAsiaTheme="majorEastAsia" w:hAnsiTheme="majorHAnsi" w:cstheme="majorBidi"/>
      <w:color w:val="243F60" w:themeColor="accent1" w:themeShade="7F"/>
    </w:rPr>
  </w:style>
  <w:style w:type="paragraph" w:styleId="berschrift4">
    <w:name w:val="heading 4"/>
    <w:basedOn w:val="berschrift3"/>
    <w:next w:val="berschrift3"/>
    <w:link w:val="berschrift4Zchn"/>
    <w:uiPriority w:val="9"/>
    <w:unhideWhenUsed/>
    <w:qFormat/>
    <w:rsid w:val="003F1929"/>
    <w:pPr>
      <w:outlineLvl w:val="3"/>
    </w:pPr>
    <w:rPr>
      <w:i/>
      <w:iCs/>
      <w:color w:val="365F91" w:themeColor="accent1" w:themeShade="BF"/>
    </w:rPr>
  </w:style>
  <w:style w:type="paragraph" w:styleId="berschrift5">
    <w:name w:val="heading 5"/>
    <w:basedOn w:val="Standard"/>
    <w:next w:val="Standard"/>
    <w:link w:val="berschrift5Zchn"/>
    <w:uiPriority w:val="9"/>
    <w:unhideWhenUsed/>
    <w:qFormat/>
    <w:rsid w:val="003F1929"/>
    <w:pPr>
      <w:keepNext/>
      <w:keepLines/>
      <w:spacing w:before="4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8E39C3"/>
    <w:pPr>
      <w:widowControl w:val="0"/>
      <w:autoSpaceDE w:val="0"/>
      <w:autoSpaceDN w:val="0"/>
      <w:adjustRightInd w:val="0"/>
    </w:pPr>
    <w:rPr>
      <w:rFonts w:ascii="Calibri" w:hAnsi="Calibri" w:cs="Calibri"/>
      <w:color w:val="000000"/>
      <w:lang w:val="en-US"/>
    </w:rPr>
  </w:style>
  <w:style w:type="paragraph" w:styleId="Listenabsatz">
    <w:name w:val="List Paragraph"/>
    <w:basedOn w:val="Standard"/>
    <w:uiPriority w:val="34"/>
    <w:qFormat/>
    <w:rsid w:val="00170D97"/>
    <w:pPr>
      <w:ind w:left="720"/>
      <w:contextualSpacing/>
    </w:pPr>
  </w:style>
  <w:style w:type="paragraph" w:styleId="Funotentext">
    <w:name w:val="footnote text"/>
    <w:basedOn w:val="Standard"/>
    <w:link w:val="FunotentextZchn"/>
    <w:uiPriority w:val="99"/>
    <w:unhideWhenUsed/>
    <w:rsid w:val="00170D97"/>
  </w:style>
  <w:style w:type="character" w:customStyle="1" w:styleId="FunotentextZchn">
    <w:name w:val="Fußnotentext Zchn"/>
    <w:basedOn w:val="Absatz-Standardschriftart"/>
    <w:link w:val="Funotentext"/>
    <w:uiPriority w:val="99"/>
    <w:rsid w:val="00170D97"/>
  </w:style>
  <w:style w:type="character" w:styleId="Funotenzeichen">
    <w:name w:val="footnote reference"/>
    <w:basedOn w:val="Absatz-Standardschriftart"/>
    <w:uiPriority w:val="99"/>
    <w:unhideWhenUsed/>
    <w:rsid w:val="00170D97"/>
    <w:rPr>
      <w:vertAlign w:val="superscript"/>
    </w:rPr>
  </w:style>
  <w:style w:type="character" w:styleId="Kommentarzeichen">
    <w:name w:val="annotation reference"/>
    <w:basedOn w:val="Absatz-Standardschriftart"/>
    <w:uiPriority w:val="99"/>
    <w:semiHidden/>
    <w:unhideWhenUsed/>
    <w:rsid w:val="00E91212"/>
    <w:rPr>
      <w:sz w:val="18"/>
      <w:szCs w:val="18"/>
    </w:rPr>
  </w:style>
  <w:style w:type="paragraph" w:styleId="Kommentartext">
    <w:name w:val="annotation text"/>
    <w:basedOn w:val="Standard"/>
    <w:link w:val="KommentartextZchn"/>
    <w:uiPriority w:val="99"/>
    <w:unhideWhenUsed/>
    <w:rsid w:val="00E91212"/>
  </w:style>
  <w:style w:type="character" w:customStyle="1" w:styleId="KommentartextZchn">
    <w:name w:val="Kommentartext Zchn"/>
    <w:basedOn w:val="Absatz-Standardschriftart"/>
    <w:link w:val="Kommentartext"/>
    <w:uiPriority w:val="99"/>
    <w:rsid w:val="00E91212"/>
  </w:style>
  <w:style w:type="paragraph" w:styleId="Kommentarthema">
    <w:name w:val="annotation subject"/>
    <w:basedOn w:val="Kommentartext"/>
    <w:next w:val="Kommentartext"/>
    <w:link w:val="KommentarthemaZchn"/>
    <w:uiPriority w:val="99"/>
    <w:semiHidden/>
    <w:unhideWhenUsed/>
    <w:rsid w:val="00E91212"/>
    <w:rPr>
      <w:b/>
      <w:bCs/>
      <w:sz w:val="20"/>
      <w:szCs w:val="20"/>
    </w:rPr>
  </w:style>
  <w:style w:type="character" w:customStyle="1" w:styleId="KommentarthemaZchn">
    <w:name w:val="Kommentarthema Zchn"/>
    <w:basedOn w:val="KommentartextZchn"/>
    <w:link w:val="Kommentarthema"/>
    <w:uiPriority w:val="99"/>
    <w:semiHidden/>
    <w:rsid w:val="00E91212"/>
    <w:rPr>
      <w:b/>
      <w:bCs/>
      <w:sz w:val="20"/>
      <w:szCs w:val="20"/>
    </w:rPr>
  </w:style>
  <w:style w:type="paragraph" w:styleId="Sprechblasentext">
    <w:name w:val="Balloon Text"/>
    <w:basedOn w:val="Standard"/>
    <w:link w:val="SprechblasentextZchn"/>
    <w:uiPriority w:val="99"/>
    <w:semiHidden/>
    <w:unhideWhenUsed/>
    <w:rsid w:val="00E91212"/>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E91212"/>
    <w:rPr>
      <w:rFonts w:ascii="Lucida Grande" w:hAnsi="Lucida Grande" w:cs="Lucida Grande"/>
      <w:sz w:val="18"/>
      <w:szCs w:val="18"/>
    </w:rPr>
  </w:style>
  <w:style w:type="character" w:customStyle="1" w:styleId="s1">
    <w:name w:val="s1"/>
    <w:basedOn w:val="Absatz-Standardschriftart"/>
    <w:rsid w:val="00EE601E"/>
  </w:style>
  <w:style w:type="character" w:styleId="Hyperlink">
    <w:name w:val="Hyperlink"/>
    <w:basedOn w:val="Absatz-Standardschriftart"/>
    <w:uiPriority w:val="99"/>
    <w:unhideWhenUsed/>
    <w:rsid w:val="00EE601E"/>
    <w:rPr>
      <w:color w:val="0000FF" w:themeColor="hyperlink"/>
      <w:u w:val="single"/>
    </w:rPr>
  </w:style>
  <w:style w:type="paragraph" w:styleId="Kopfzeile">
    <w:name w:val="header"/>
    <w:basedOn w:val="Standard"/>
    <w:link w:val="KopfzeileZchn"/>
    <w:uiPriority w:val="99"/>
    <w:unhideWhenUsed/>
    <w:rsid w:val="00EE601E"/>
    <w:pPr>
      <w:tabs>
        <w:tab w:val="center" w:pos="4153"/>
        <w:tab w:val="right" w:pos="8306"/>
      </w:tabs>
    </w:pPr>
  </w:style>
  <w:style w:type="character" w:customStyle="1" w:styleId="KopfzeileZchn">
    <w:name w:val="Kopfzeile Zchn"/>
    <w:basedOn w:val="Absatz-Standardschriftart"/>
    <w:link w:val="Kopfzeile"/>
    <w:uiPriority w:val="99"/>
    <w:rsid w:val="00EE601E"/>
  </w:style>
  <w:style w:type="paragraph" w:styleId="Fuzeile">
    <w:name w:val="footer"/>
    <w:basedOn w:val="Standard"/>
    <w:link w:val="FuzeileZchn"/>
    <w:uiPriority w:val="99"/>
    <w:unhideWhenUsed/>
    <w:rsid w:val="00EE601E"/>
    <w:pPr>
      <w:tabs>
        <w:tab w:val="center" w:pos="4153"/>
        <w:tab w:val="right" w:pos="8306"/>
      </w:tabs>
    </w:pPr>
  </w:style>
  <w:style w:type="character" w:customStyle="1" w:styleId="FuzeileZchn">
    <w:name w:val="Fußzeile Zchn"/>
    <w:basedOn w:val="Absatz-Standardschriftart"/>
    <w:link w:val="Fuzeile"/>
    <w:uiPriority w:val="99"/>
    <w:rsid w:val="00EE601E"/>
  </w:style>
  <w:style w:type="paragraph" w:customStyle="1" w:styleId="p1">
    <w:name w:val="p1"/>
    <w:basedOn w:val="Standard"/>
    <w:rsid w:val="00E91C72"/>
    <w:pPr>
      <w:spacing w:before="100" w:beforeAutospacing="1" w:after="100" w:afterAutospacing="1"/>
    </w:pPr>
    <w:rPr>
      <w:rFonts w:ascii="Times" w:hAnsi="Times"/>
      <w:sz w:val="20"/>
      <w:szCs w:val="20"/>
    </w:rPr>
  </w:style>
  <w:style w:type="paragraph" w:customStyle="1" w:styleId="p2">
    <w:name w:val="p2"/>
    <w:basedOn w:val="Standard"/>
    <w:rsid w:val="00E91C72"/>
    <w:pPr>
      <w:spacing w:before="100" w:beforeAutospacing="1" w:after="100" w:afterAutospacing="1"/>
    </w:pPr>
    <w:rPr>
      <w:rFonts w:ascii="Times" w:hAnsi="Times"/>
      <w:sz w:val="20"/>
      <w:szCs w:val="20"/>
    </w:rPr>
  </w:style>
  <w:style w:type="character" w:customStyle="1" w:styleId="identifier">
    <w:name w:val="identifier"/>
    <w:basedOn w:val="Absatz-Standardschriftart"/>
    <w:rsid w:val="00E944F1"/>
  </w:style>
  <w:style w:type="character" w:styleId="Seitenzahl">
    <w:name w:val="page number"/>
    <w:basedOn w:val="Absatz-Standardschriftart"/>
    <w:uiPriority w:val="99"/>
    <w:semiHidden/>
    <w:unhideWhenUsed/>
    <w:rsid w:val="00780ABC"/>
  </w:style>
  <w:style w:type="character" w:styleId="Hervorhebung">
    <w:name w:val="Emphasis"/>
    <w:basedOn w:val="Absatz-Standardschriftart"/>
    <w:uiPriority w:val="20"/>
    <w:qFormat/>
    <w:rsid w:val="004078FE"/>
    <w:rPr>
      <w:i/>
      <w:iCs/>
    </w:rPr>
  </w:style>
  <w:style w:type="character" w:styleId="HTMLZitat">
    <w:name w:val="HTML Cite"/>
    <w:basedOn w:val="Absatz-Standardschriftart"/>
    <w:uiPriority w:val="99"/>
    <w:semiHidden/>
    <w:unhideWhenUsed/>
    <w:rsid w:val="00D44380"/>
    <w:rPr>
      <w:i/>
      <w:iCs/>
    </w:rPr>
  </w:style>
  <w:style w:type="character" w:customStyle="1" w:styleId="sep">
    <w:name w:val="sep"/>
    <w:basedOn w:val="Absatz-Standardschriftart"/>
    <w:rsid w:val="00D636FA"/>
  </w:style>
  <w:style w:type="character" w:styleId="BesuchterLink">
    <w:name w:val="FollowedHyperlink"/>
    <w:basedOn w:val="Absatz-Standardschriftart"/>
    <w:uiPriority w:val="99"/>
    <w:semiHidden/>
    <w:unhideWhenUsed/>
    <w:rsid w:val="00CA49D8"/>
    <w:rPr>
      <w:color w:val="800080" w:themeColor="followedHyperlink"/>
      <w:u w:val="single"/>
    </w:rPr>
  </w:style>
  <w:style w:type="character" w:customStyle="1" w:styleId="nowrap">
    <w:name w:val="nowrap"/>
    <w:basedOn w:val="Absatz-Standardschriftart"/>
    <w:rsid w:val="004C77F5"/>
  </w:style>
  <w:style w:type="character" w:customStyle="1" w:styleId="id-lock-free">
    <w:name w:val="id-lock-free"/>
    <w:basedOn w:val="Absatz-Standardschriftart"/>
    <w:rsid w:val="004C77F5"/>
  </w:style>
  <w:style w:type="character" w:customStyle="1" w:styleId="reference-text">
    <w:name w:val="reference-text"/>
    <w:basedOn w:val="Absatz-Standardschriftart"/>
    <w:rsid w:val="00580C3D"/>
  </w:style>
  <w:style w:type="character" w:customStyle="1" w:styleId="authors">
    <w:name w:val="authors"/>
    <w:basedOn w:val="Absatz-Standardschriftart"/>
    <w:rsid w:val="00580C3D"/>
  </w:style>
  <w:style w:type="character" w:customStyle="1" w:styleId="date1">
    <w:name w:val="date1"/>
    <w:basedOn w:val="Absatz-Standardschriftart"/>
    <w:rsid w:val="00580C3D"/>
  </w:style>
  <w:style w:type="character" w:customStyle="1" w:styleId="arttitle">
    <w:name w:val="art_title"/>
    <w:basedOn w:val="Absatz-Standardschriftart"/>
    <w:rsid w:val="00580C3D"/>
  </w:style>
  <w:style w:type="character" w:customStyle="1" w:styleId="serialtitle">
    <w:name w:val="serial_title"/>
    <w:basedOn w:val="Absatz-Standardschriftart"/>
    <w:rsid w:val="00580C3D"/>
  </w:style>
  <w:style w:type="character" w:customStyle="1" w:styleId="volumeissue">
    <w:name w:val="volume_issue"/>
    <w:basedOn w:val="Absatz-Standardschriftart"/>
    <w:rsid w:val="00580C3D"/>
  </w:style>
  <w:style w:type="character" w:customStyle="1" w:styleId="pagerange">
    <w:name w:val="page_range"/>
    <w:basedOn w:val="Absatz-Standardschriftart"/>
    <w:rsid w:val="00580C3D"/>
  </w:style>
  <w:style w:type="character" w:customStyle="1" w:styleId="normalertextfett">
    <w:name w:val="normalertextfett"/>
    <w:basedOn w:val="Absatz-Standardschriftart"/>
    <w:rsid w:val="00580C3D"/>
  </w:style>
  <w:style w:type="paragraph" w:styleId="Literaturverzeichnis">
    <w:name w:val="Bibliography"/>
    <w:basedOn w:val="Standard"/>
    <w:next w:val="Standard"/>
    <w:uiPriority w:val="37"/>
    <w:unhideWhenUsed/>
    <w:rsid w:val="006D6566"/>
    <w:pPr>
      <w:spacing w:after="240"/>
      <w:ind w:left="720" w:hanging="720"/>
    </w:pPr>
  </w:style>
  <w:style w:type="paragraph" w:styleId="berarbeitung">
    <w:name w:val="Revision"/>
    <w:hidden/>
    <w:uiPriority w:val="99"/>
    <w:semiHidden/>
    <w:rsid w:val="00E37090"/>
  </w:style>
  <w:style w:type="character" w:customStyle="1" w:styleId="berschrift1Zchn">
    <w:name w:val="Überschrift 1 Zchn"/>
    <w:basedOn w:val="Absatz-Standardschriftart"/>
    <w:link w:val="berschrift1"/>
    <w:uiPriority w:val="9"/>
    <w:rsid w:val="00882F0C"/>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rsid w:val="00882F0C"/>
    <w:rPr>
      <w:rFonts w:asciiTheme="majorHAnsi" w:eastAsiaTheme="majorEastAsia" w:hAnsiTheme="majorHAnsi" w:cstheme="majorBidi"/>
      <w:color w:val="243F60" w:themeColor="accent1" w:themeShade="7F"/>
    </w:rPr>
  </w:style>
  <w:style w:type="paragraph" w:styleId="Inhaltsverzeichnisberschrift">
    <w:name w:val="TOC Heading"/>
    <w:basedOn w:val="berschrift1"/>
    <w:next w:val="Standard"/>
    <w:uiPriority w:val="39"/>
    <w:unhideWhenUsed/>
    <w:qFormat/>
    <w:rsid w:val="00882F0C"/>
    <w:pPr>
      <w:spacing w:line="259" w:lineRule="auto"/>
      <w:outlineLvl w:val="9"/>
    </w:pPr>
    <w:rPr>
      <w:lang w:eastAsia="de-DE"/>
    </w:rPr>
  </w:style>
  <w:style w:type="paragraph" w:styleId="Verzeichnis1">
    <w:name w:val="toc 1"/>
    <w:basedOn w:val="Standard"/>
    <w:next w:val="Standard"/>
    <w:autoRedefine/>
    <w:uiPriority w:val="39"/>
    <w:unhideWhenUsed/>
    <w:rsid w:val="006908BB"/>
    <w:pPr>
      <w:tabs>
        <w:tab w:val="right" w:leader="dot" w:pos="8296"/>
      </w:tabs>
      <w:spacing w:before="480" w:line="360" w:lineRule="auto"/>
    </w:pPr>
  </w:style>
  <w:style w:type="paragraph" w:styleId="Verzeichnis3">
    <w:name w:val="toc 3"/>
    <w:basedOn w:val="Standard"/>
    <w:next w:val="Standard"/>
    <w:autoRedefine/>
    <w:uiPriority w:val="39"/>
    <w:unhideWhenUsed/>
    <w:rsid w:val="00882F0C"/>
    <w:pPr>
      <w:spacing w:after="100"/>
      <w:ind w:left="480"/>
    </w:pPr>
  </w:style>
  <w:style w:type="character" w:customStyle="1" w:styleId="berschrift2Zchn">
    <w:name w:val="Überschrift 2 Zchn"/>
    <w:basedOn w:val="Absatz-Standardschriftart"/>
    <w:link w:val="berschrift2"/>
    <w:uiPriority w:val="9"/>
    <w:rsid w:val="00781F3B"/>
    <w:rPr>
      <w:rFonts w:asciiTheme="majorHAnsi" w:eastAsiaTheme="majorEastAsia" w:hAnsiTheme="majorHAnsi" w:cstheme="majorBidi"/>
      <w:color w:val="365F91" w:themeColor="accent1" w:themeShade="BF"/>
      <w:sz w:val="26"/>
      <w:szCs w:val="26"/>
    </w:rPr>
  </w:style>
  <w:style w:type="paragraph" w:styleId="Verzeichnis2">
    <w:name w:val="toc 2"/>
    <w:basedOn w:val="Standard"/>
    <w:next w:val="Standard"/>
    <w:autoRedefine/>
    <w:uiPriority w:val="39"/>
    <w:unhideWhenUsed/>
    <w:rsid w:val="00781F3B"/>
    <w:pPr>
      <w:spacing w:after="100"/>
      <w:ind w:left="240"/>
    </w:pPr>
  </w:style>
  <w:style w:type="character" w:styleId="Endnotenzeichen">
    <w:name w:val="endnote reference"/>
    <w:basedOn w:val="Absatz-Standardschriftart"/>
    <w:uiPriority w:val="99"/>
    <w:semiHidden/>
    <w:unhideWhenUsed/>
    <w:rsid w:val="00B1150C"/>
    <w:rPr>
      <w:vertAlign w:val="superscript"/>
    </w:rPr>
  </w:style>
  <w:style w:type="paragraph" w:styleId="Titel">
    <w:name w:val="Title"/>
    <w:basedOn w:val="Standard"/>
    <w:next w:val="Standard"/>
    <w:link w:val="TitelZchn"/>
    <w:uiPriority w:val="10"/>
    <w:qFormat/>
    <w:rsid w:val="00397893"/>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7893"/>
    <w:rPr>
      <w:rFonts w:asciiTheme="majorHAnsi" w:eastAsiaTheme="majorEastAsia" w:hAnsiTheme="majorHAnsi" w:cstheme="majorBidi"/>
      <w:spacing w:val="-10"/>
      <w:kern w:val="28"/>
      <w:sz w:val="56"/>
      <w:szCs w:val="56"/>
    </w:rPr>
  </w:style>
  <w:style w:type="paragraph" w:styleId="NurText">
    <w:name w:val="Plain Text"/>
    <w:basedOn w:val="Standard"/>
    <w:link w:val="NurTextZchn"/>
    <w:uiPriority w:val="99"/>
    <w:unhideWhenUsed/>
    <w:rsid w:val="009C7333"/>
    <w:rPr>
      <w:rFonts w:ascii="Calibri" w:eastAsia="Times New Roman" w:hAnsi="Calibri"/>
      <w:kern w:val="2"/>
      <w:sz w:val="22"/>
      <w:szCs w:val="21"/>
      <w14:ligatures w14:val="standardContextual"/>
    </w:rPr>
  </w:style>
  <w:style w:type="character" w:customStyle="1" w:styleId="NurTextZchn">
    <w:name w:val="Nur Text Zchn"/>
    <w:basedOn w:val="Absatz-Standardschriftart"/>
    <w:link w:val="NurText"/>
    <w:uiPriority w:val="99"/>
    <w:rsid w:val="009C7333"/>
    <w:rPr>
      <w:rFonts w:ascii="Calibri" w:eastAsia="Times New Roman" w:hAnsi="Calibri"/>
      <w:kern w:val="2"/>
      <w:sz w:val="22"/>
      <w:szCs w:val="21"/>
      <w14:ligatures w14:val="standardContextual"/>
    </w:rPr>
  </w:style>
  <w:style w:type="character" w:customStyle="1" w:styleId="berschrift4Zchn">
    <w:name w:val="Überschrift 4 Zchn"/>
    <w:basedOn w:val="Absatz-Standardschriftart"/>
    <w:link w:val="berschrift4"/>
    <w:uiPriority w:val="9"/>
    <w:rsid w:val="003F1929"/>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rsid w:val="003F1929"/>
    <w:rPr>
      <w:rFonts w:asciiTheme="majorHAnsi" w:eastAsiaTheme="majorEastAsia" w:hAnsiTheme="majorHAnsi" w:cstheme="majorBidi"/>
      <w:color w:val="365F91" w:themeColor="accent1" w:themeShade="BF"/>
    </w:rPr>
  </w:style>
  <w:style w:type="paragraph" w:styleId="Verzeichnis4">
    <w:name w:val="toc 4"/>
    <w:basedOn w:val="Standard"/>
    <w:next w:val="Standard"/>
    <w:autoRedefine/>
    <w:uiPriority w:val="39"/>
    <w:unhideWhenUsed/>
    <w:rsid w:val="005B76CF"/>
    <w:pPr>
      <w:spacing w:after="100" w:line="278" w:lineRule="auto"/>
      <w:ind w:left="720"/>
    </w:pPr>
    <w:rPr>
      <w:kern w:val="2"/>
      <w:lang w:eastAsia="pt-BR"/>
      <w14:ligatures w14:val="standardContextual"/>
    </w:rPr>
  </w:style>
  <w:style w:type="paragraph" w:styleId="Verzeichnis5">
    <w:name w:val="toc 5"/>
    <w:basedOn w:val="Standard"/>
    <w:next w:val="Standard"/>
    <w:autoRedefine/>
    <w:uiPriority w:val="39"/>
    <w:unhideWhenUsed/>
    <w:rsid w:val="005B76CF"/>
    <w:pPr>
      <w:spacing w:after="100" w:line="278" w:lineRule="auto"/>
      <w:ind w:left="960"/>
    </w:pPr>
    <w:rPr>
      <w:kern w:val="2"/>
      <w:lang w:eastAsia="pt-BR"/>
      <w14:ligatures w14:val="standardContextual"/>
    </w:rPr>
  </w:style>
  <w:style w:type="paragraph" w:styleId="Verzeichnis6">
    <w:name w:val="toc 6"/>
    <w:basedOn w:val="Standard"/>
    <w:next w:val="Standard"/>
    <w:autoRedefine/>
    <w:uiPriority w:val="39"/>
    <w:unhideWhenUsed/>
    <w:rsid w:val="005B76CF"/>
    <w:pPr>
      <w:spacing w:after="100" w:line="278" w:lineRule="auto"/>
      <w:ind w:left="1200"/>
    </w:pPr>
    <w:rPr>
      <w:kern w:val="2"/>
      <w:lang w:eastAsia="pt-BR"/>
      <w14:ligatures w14:val="standardContextual"/>
    </w:rPr>
  </w:style>
  <w:style w:type="paragraph" w:styleId="Verzeichnis7">
    <w:name w:val="toc 7"/>
    <w:basedOn w:val="Standard"/>
    <w:next w:val="Standard"/>
    <w:autoRedefine/>
    <w:uiPriority w:val="39"/>
    <w:unhideWhenUsed/>
    <w:rsid w:val="005B76CF"/>
    <w:pPr>
      <w:spacing w:after="100" w:line="278" w:lineRule="auto"/>
      <w:ind w:left="1440"/>
    </w:pPr>
    <w:rPr>
      <w:kern w:val="2"/>
      <w:lang w:eastAsia="pt-BR"/>
      <w14:ligatures w14:val="standardContextual"/>
    </w:rPr>
  </w:style>
  <w:style w:type="paragraph" w:styleId="Verzeichnis8">
    <w:name w:val="toc 8"/>
    <w:basedOn w:val="Standard"/>
    <w:next w:val="Standard"/>
    <w:autoRedefine/>
    <w:uiPriority w:val="39"/>
    <w:unhideWhenUsed/>
    <w:rsid w:val="005B76CF"/>
    <w:pPr>
      <w:spacing w:after="100" w:line="278" w:lineRule="auto"/>
      <w:ind w:left="1680"/>
    </w:pPr>
    <w:rPr>
      <w:kern w:val="2"/>
      <w:lang w:eastAsia="pt-BR"/>
      <w14:ligatures w14:val="standardContextual"/>
    </w:rPr>
  </w:style>
  <w:style w:type="paragraph" w:styleId="Verzeichnis9">
    <w:name w:val="toc 9"/>
    <w:basedOn w:val="Standard"/>
    <w:next w:val="Standard"/>
    <w:autoRedefine/>
    <w:uiPriority w:val="39"/>
    <w:unhideWhenUsed/>
    <w:rsid w:val="005B76CF"/>
    <w:pPr>
      <w:spacing w:after="100" w:line="278" w:lineRule="auto"/>
      <w:ind w:left="1920"/>
    </w:pPr>
    <w:rPr>
      <w:kern w:val="2"/>
      <w:lang w:eastAsia="pt-BR"/>
      <w14:ligatures w14:val="standardContextual"/>
    </w:rPr>
  </w:style>
  <w:style w:type="character" w:styleId="NichtaufgelsteErwhnung">
    <w:name w:val="Unresolved Mention"/>
    <w:basedOn w:val="Absatz-Standardschriftart"/>
    <w:uiPriority w:val="99"/>
    <w:semiHidden/>
    <w:unhideWhenUsed/>
    <w:rsid w:val="005B7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4832">
      <w:bodyDiv w:val="1"/>
      <w:marLeft w:val="0"/>
      <w:marRight w:val="0"/>
      <w:marTop w:val="0"/>
      <w:marBottom w:val="0"/>
      <w:divBdr>
        <w:top w:val="none" w:sz="0" w:space="0" w:color="auto"/>
        <w:left w:val="none" w:sz="0" w:space="0" w:color="auto"/>
        <w:bottom w:val="none" w:sz="0" w:space="0" w:color="auto"/>
        <w:right w:val="none" w:sz="0" w:space="0" w:color="auto"/>
      </w:divBdr>
    </w:div>
    <w:div w:id="88820465">
      <w:bodyDiv w:val="1"/>
      <w:marLeft w:val="0"/>
      <w:marRight w:val="0"/>
      <w:marTop w:val="0"/>
      <w:marBottom w:val="0"/>
      <w:divBdr>
        <w:top w:val="none" w:sz="0" w:space="0" w:color="auto"/>
        <w:left w:val="none" w:sz="0" w:space="0" w:color="auto"/>
        <w:bottom w:val="none" w:sz="0" w:space="0" w:color="auto"/>
        <w:right w:val="none" w:sz="0" w:space="0" w:color="auto"/>
      </w:divBdr>
    </w:div>
    <w:div w:id="120273742">
      <w:bodyDiv w:val="1"/>
      <w:marLeft w:val="0"/>
      <w:marRight w:val="0"/>
      <w:marTop w:val="0"/>
      <w:marBottom w:val="0"/>
      <w:divBdr>
        <w:top w:val="none" w:sz="0" w:space="0" w:color="auto"/>
        <w:left w:val="none" w:sz="0" w:space="0" w:color="auto"/>
        <w:bottom w:val="none" w:sz="0" w:space="0" w:color="auto"/>
        <w:right w:val="none" w:sz="0" w:space="0" w:color="auto"/>
      </w:divBdr>
      <w:divsChild>
        <w:div w:id="822624951">
          <w:marLeft w:val="0"/>
          <w:marRight w:val="0"/>
          <w:marTop w:val="0"/>
          <w:marBottom w:val="0"/>
          <w:divBdr>
            <w:top w:val="none" w:sz="0" w:space="0" w:color="auto"/>
            <w:left w:val="none" w:sz="0" w:space="0" w:color="auto"/>
            <w:bottom w:val="none" w:sz="0" w:space="0" w:color="auto"/>
            <w:right w:val="none" w:sz="0" w:space="0" w:color="auto"/>
          </w:divBdr>
        </w:div>
      </w:divsChild>
    </w:div>
    <w:div w:id="153305855">
      <w:bodyDiv w:val="1"/>
      <w:marLeft w:val="0"/>
      <w:marRight w:val="0"/>
      <w:marTop w:val="0"/>
      <w:marBottom w:val="0"/>
      <w:divBdr>
        <w:top w:val="none" w:sz="0" w:space="0" w:color="auto"/>
        <w:left w:val="none" w:sz="0" w:space="0" w:color="auto"/>
        <w:bottom w:val="none" w:sz="0" w:space="0" w:color="auto"/>
        <w:right w:val="none" w:sz="0" w:space="0" w:color="auto"/>
      </w:divBdr>
      <w:divsChild>
        <w:div w:id="2906449">
          <w:marLeft w:val="0"/>
          <w:marRight w:val="0"/>
          <w:marTop w:val="0"/>
          <w:marBottom w:val="0"/>
          <w:divBdr>
            <w:top w:val="none" w:sz="0" w:space="0" w:color="auto"/>
            <w:left w:val="none" w:sz="0" w:space="0" w:color="auto"/>
            <w:bottom w:val="none" w:sz="0" w:space="0" w:color="auto"/>
            <w:right w:val="none" w:sz="0" w:space="0" w:color="auto"/>
          </w:divBdr>
          <w:divsChild>
            <w:div w:id="1788624323">
              <w:marLeft w:val="0"/>
              <w:marRight w:val="0"/>
              <w:marTop w:val="0"/>
              <w:marBottom w:val="0"/>
              <w:divBdr>
                <w:top w:val="none" w:sz="0" w:space="0" w:color="auto"/>
                <w:left w:val="none" w:sz="0" w:space="0" w:color="auto"/>
                <w:bottom w:val="none" w:sz="0" w:space="0" w:color="auto"/>
                <w:right w:val="none" w:sz="0" w:space="0" w:color="auto"/>
              </w:divBdr>
              <w:divsChild>
                <w:div w:id="15705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5606">
          <w:marLeft w:val="0"/>
          <w:marRight w:val="0"/>
          <w:marTop w:val="0"/>
          <w:marBottom w:val="0"/>
          <w:divBdr>
            <w:top w:val="none" w:sz="0" w:space="0" w:color="auto"/>
            <w:left w:val="none" w:sz="0" w:space="0" w:color="auto"/>
            <w:bottom w:val="none" w:sz="0" w:space="0" w:color="auto"/>
            <w:right w:val="none" w:sz="0" w:space="0" w:color="auto"/>
          </w:divBdr>
          <w:divsChild>
            <w:div w:id="12224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7285">
      <w:bodyDiv w:val="1"/>
      <w:marLeft w:val="0"/>
      <w:marRight w:val="0"/>
      <w:marTop w:val="0"/>
      <w:marBottom w:val="0"/>
      <w:divBdr>
        <w:top w:val="none" w:sz="0" w:space="0" w:color="auto"/>
        <w:left w:val="none" w:sz="0" w:space="0" w:color="auto"/>
        <w:bottom w:val="none" w:sz="0" w:space="0" w:color="auto"/>
        <w:right w:val="none" w:sz="0" w:space="0" w:color="auto"/>
      </w:divBdr>
    </w:div>
    <w:div w:id="227149957">
      <w:bodyDiv w:val="1"/>
      <w:marLeft w:val="0"/>
      <w:marRight w:val="0"/>
      <w:marTop w:val="0"/>
      <w:marBottom w:val="0"/>
      <w:divBdr>
        <w:top w:val="none" w:sz="0" w:space="0" w:color="auto"/>
        <w:left w:val="none" w:sz="0" w:space="0" w:color="auto"/>
        <w:bottom w:val="none" w:sz="0" w:space="0" w:color="auto"/>
        <w:right w:val="none" w:sz="0" w:space="0" w:color="auto"/>
      </w:divBdr>
    </w:div>
    <w:div w:id="261576110">
      <w:bodyDiv w:val="1"/>
      <w:marLeft w:val="0"/>
      <w:marRight w:val="0"/>
      <w:marTop w:val="0"/>
      <w:marBottom w:val="0"/>
      <w:divBdr>
        <w:top w:val="none" w:sz="0" w:space="0" w:color="auto"/>
        <w:left w:val="none" w:sz="0" w:space="0" w:color="auto"/>
        <w:bottom w:val="none" w:sz="0" w:space="0" w:color="auto"/>
        <w:right w:val="none" w:sz="0" w:space="0" w:color="auto"/>
      </w:divBdr>
    </w:div>
    <w:div w:id="390425532">
      <w:bodyDiv w:val="1"/>
      <w:marLeft w:val="0"/>
      <w:marRight w:val="0"/>
      <w:marTop w:val="0"/>
      <w:marBottom w:val="0"/>
      <w:divBdr>
        <w:top w:val="none" w:sz="0" w:space="0" w:color="auto"/>
        <w:left w:val="none" w:sz="0" w:space="0" w:color="auto"/>
        <w:bottom w:val="none" w:sz="0" w:space="0" w:color="auto"/>
        <w:right w:val="none" w:sz="0" w:space="0" w:color="auto"/>
      </w:divBdr>
    </w:div>
    <w:div w:id="405307001">
      <w:bodyDiv w:val="1"/>
      <w:marLeft w:val="0"/>
      <w:marRight w:val="0"/>
      <w:marTop w:val="0"/>
      <w:marBottom w:val="0"/>
      <w:divBdr>
        <w:top w:val="none" w:sz="0" w:space="0" w:color="auto"/>
        <w:left w:val="none" w:sz="0" w:space="0" w:color="auto"/>
        <w:bottom w:val="none" w:sz="0" w:space="0" w:color="auto"/>
        <w:right w:val="none" w:sz="0" w:space="0" w:color="auto"/>
      </w:divBdr>
    </w:div>
    <w:div w:id="454055996">
      <w:bodyDiv w:val="1"/>
      <w:marLeft w:val="0"/>
      <w:marRight w:val="0"/>
      <w:marTop w:val="0"/>
      <w:marBottom w:val="0"/>
      <w:divBdr>
        <w:top w:val="none" w:sz="0" w:space="0" w:color="auto"/>
        <w:left w:val="none" w:sz="0" w:space="0" w:color="auto"/>
        <w:bottom w:val="none" w:sz="0" w:space="0" w:color="auto"/>
        <w:right w:val="none" w:sz="0" w:space="0" w:color="auto"/>
      </w:divBdr>
    </w:div>
    <w:div w:id="477461510">
      <w:bodyDiv w:val="1"/>
      <w:marLeft w:val="0"/>
      <w:marRight w:val="0"/>
      <w:marTop w:val="0"/>
      <w:marBottom w:val="0"/>
      <w:divBdr>
        <w:top w:val="none" w:sz="0" w:space="0" w:color="auto"/>
        <w:left w:val="none" w:sz="0" w:space="0" w:color="auto"/>
        <w:bottom w:val="none" w:sz="0" w:space="0" w:color="auto"/>
        <w:right w:val="none" w:sz="0" w:space="0" w:color="auto"/>
      </w:divBdr>
    </w:div>
    <w:div w:id="482745392">
      <w:bodyDiv w:val="1"/>
      <w:marLeft w:val="0"/>
      <w:marRight w:val="0"/>
      <w:marTop w:val="0"/>
      <w:marBottom w:val="0"/>
      <w:divBdr>
        <w:top w:val="none" w:sz="0" w:space="0" w:color="auto"/>
        <w:left w:val="none" w:sz="0" w:space="0" w:color="auto"/>
        <w:bottom w:val="none" w:sz="0" w:space="0" w:color="auto"/>
        <w:right w:val="none" w:sz="0" w:space="0" w:color="auto"/>
      </w:divBdr>
      <w:divsChild>
        <w:div w:id="1450735495">
          <w:marLeft w:val="0"/>
          <w:marRight w:val="0"/>
          <w:marTop w:val="0"/>
          <w:marBottom w:val="0"/>
          <w:divBdr>
            <w:top w:val="none" w:sz="0" w:space="0" w:color="auto"/>
            <w:left w:val="none" w:sz="0" w:space="0" w:color="auto"/>
            <w:bottom w:val="none" w:sz="0" w:space="0" w:color="auto"/>
            <w:right w:val="none" w:sz="0" w:space="0" w:color="auto"/>
          </w:divBdr>
        </w:div>
      </w:divsChild>
    </w:div>
    <w:div w:id="496002566">
      <w:bodyDiv w:val="1"/>
      <w:marLeft w:val="0"/>
      <w:marRight w:val="0"/>
      <w:marTop w:val="0"/>
      <w:marBottom w:val="0"/>
      <w:divBdr>
        <w:top w:val="none" w:sz="0" w:space="0" w:color="auto"/>
        <w:left w:val="none" w:sz="0" w:space="0" w:color="auto"/>
        <w:bottom w:val="none" w:sz="0" w:space="0" w:color="auto"/>
        <w:right w:val="none" w:sz="0" w:space="0" w:color="auto"/>
      </w:divBdr>
    </w:div>
    <w:div w:id="540822555">
      <w:bodyDiv w:val="1"/>
      <w:marLeft w:val="0"/>
      <w:marRight w:val="0"/>
      <w:marTop w:val="0"/>
      <w:marBottom w:val="0"/>
      <w:divBdr>
        <w:top w:val="none" w:sz="0" w:space="0" w:color="auto"/>
        <w:left w:val="none" w:sz="0" w:space="0" w:color="auto"/>
        <w:bottom w:val="none" w:sz="0" w:space="0" w:color="auto"/>
        <w:right w:val="none" w:sz="0" w:space="0" w:color="auto"/>
      </w:divBdr>
    </w:div>
    <w:div w:id="644971203">
      <w:bodyDiv w:val="1"/>
      <w:marLeft w:val="0"/>
      <w:marRight w:val="0"/>
      <w:marTop w:val="0"/>
      <w:marBottom w:val="0"/>
      <w:divBdr>
        <w:top w:val="none" w:sz="0" w:space="0" w:color="auto"/>
        <w:left w:val="none" w:sz="0" w:space="0" w:color="auto"/>
        <w:bottom w:val="none" w:sz="0" w:space="0" w:color="auto"/>
        <w:right w:val="none" w:sz="0" w:space="0" w:color="auto"/>
      </w:divBdr>
      <w:divsChild>
        <w:div w:id="1050105850">
          <w:marLeft w:val="0"/>
          <w:marRight w:val="0"/>
          <w:marTop w:val="0"/>
          <w:marBottom w:val="0"/>
          <w:divBdr>
            <w:top w:val="none" w:sz="0" w:space="0" w:color="auto"/>
            <w:left w:val="none" w:sz="0" w:space="0" w:color="auto"/>
            <w:bottom w:val="none" w:sz="0" w:space="0" w:color="auto"/>
            <w:right w:val="none" w:sz="0" w:space="0" w:color="auto"/>
          </w:divBdr>
        </w:div>
      </w:divsChild>
    </w:div>
    <w:div w:id="751468403">
      <w:bodyDiv w:val="1"/>
      <w:marLeft w:val="0"/>
      <w:marRight w:val="0"/>
      <w:marTop w:val="0"/>
      <w:marBottom w:val="0"/>
      <w:divBdr>
        <w:top w:val="none" w:sz="0" w:space="0" w:color="auto"/>
        <w:left w:val="none" w:sz="0" w:space="0" w:color="auto"/>
        <w:bottom w:val="none" w:sz="0" w:space="0" w:color="auto"/>
        <w:right w:val="none" w:sz="0" w:space="0" w:color="auto"/>
      </w:divBdr>
    </w:div>
    <w:div w:id="826634443">
      <w:bodyDiv w:val="1"/>
      <w:marLeft w:val="0"/>
      <w:marRight w:val="0"/>
      <w:marTop w:val="0"/>
      <w:marBottom w:val="0"/>
      <w:divBdr>
        <w:top w:val="none" w:sz="0" w:space="0" w:color="auto"/>
        <w:left w:val="none" w:sz="0" w:space="0" w:color="auto"/>
        <w:bottom w:val="none" w:sz="0" w:space="0" w:color="auto"/>
        <w:right w:val="none" w:sz="0" w:space="0" w:color="auto"/>
      </w:divBdr>
    </w:div>
    <w:div w:id="840124266">
      <w:bodyDiv w:val="1"/>
      <w:marLeft w:val="0"/>
      <w:marRight w:val="0"/>
      <w:marTop w:val="0"/>
      <w:marBottom w:val="0"/>
      <w:divBdr>
        <w:top w:val="none" w:sz="0" w:space="0" w:color="auto"/>
        <w:left w:val="none" w:sz="0" w:space="0" w:color="auto"/>
        <w:bottom w:val="none" w:sz="0" w:space="0" w:color="auto"/>
        <w:right w:val="none" w:sz="0" w:space="0" w:color="auto"/>
      </w:divBdr>
    </w:div>
    <w:div w:id="841623310">
      <w:bodyDiv w:val="1"/>
      <w:marLeft w:val="0"/>
      <w:marRight w:val="0"/>
      <w:marTop w:val="0"/>
      <w:marBottom w:val="0"/>
      <w:divBdr>
        <w:top w:val="none" w:sz="0" w:space="0" w:color="auto"/>
        <w:left w:val="none" w:sz="0" w:space="0" w:color="auto"/>
        <w:bottom w:val="none" w:sz="0" w:space="0" w:color="auto"/>
        <w:right w:val="none" w:sz="0" w:space="0" w:color="auto"/>
      </w:divBdr>
    </w:div>
    <w:div w:id="953488686">
      <w:bodyDiv w:val="1"/>
      <w:marLeft w:val="0"/>
      <w:marRight w:val="0"/>
      <w:marTop w:val="0"/>
      <w:marBottom w:val="0"/>
      <w:divBdr>
        <w:top w:val="none" w:sz="0" w:space="0" w:color="auto"/>
        <w:left w:val="none" w:sz="0" w:space="0" w:color="auto"/>
        <w:bottom w:val="none" w:sz="0" w:space="0" w:color="auto"/>
        <w:right w:val="none" w:sz="0" w:space="0" w:color="auto"/>
      </w:divBdr>
    </w:div>
    <w:div w:id="1076896779">
      <w:bodyDiv w:val="1"/>
      <w:marLeft w:val="0"/>
      <w:marRight w:val="0"/>
      <w:marTop w:val="0"/>
      <w:marBottom w:val="0"/>
      <w:divBdr>
        <w:top w:val="none" w:sz="0" w:space="0" w:color="auto"/>
        <w:left w:val="none" w:sz="0" w:space="0" w:color="auto"/>
        <w:bottom w:val="none" w:sz="0" w:space="0" w:color="auto"/>
        <w:right w:val="none" w:sz="0" w:space="0" w:color="auto"/>
      </w:divBdr>
    </w:div>
    <w:div w:id="1114178611">
      <w:bodyDiv w:val="1"/>
      <w:marLeft w:val="0"/>
      <w:marRight w:val="0"/>
      <w:marTop w:val="0"/>
      <w:marBottom w:val="0"/>
      <w:divBdr>
        <w:top w:val="none" w:sz="0" w:space="0" w:color="auto"/>
        <w:left w:val="none" w:sz="0" w:space="0" w:color="auto"/>
        <w:bottom w:val="none" w:sz="0" w:space="0" w:color="auto"/>
        <w:right w:val="none" w:sz="0" w:space="0" w:color="auto"/>
      </w:divBdr>
    </w:div>
    <w:div w:id="1187404692">
      <w:bodyDiv w:val="1"/>
      <w:marLeft w:val="0"/>
      <w:marRight w:val="0"/>
      <w:marTop w:val="0"/>
      <w:marBottom w:val="0"/>
      <w:divBdr>
        <w:top w:val="none" w:sz="0" w:space="0" w:color="auto"/>
        <w:left w:val="none" w:sz="0" w:space="0" w:color="auto"/>
        <w:bottom w:val="none" w:sz="0" w:space="0" w:color="auto"/>
        <w:right w:val="none" w:sz="0" w:space="0" w:color="auto"/>
      </w:divBdr>
      <w:divsChild>
        <w:div w:id="821778550">
          <w:marLeft w:val="0"/>
          <w:marRight w:val="0"/>
          <w:marTop w:val="0"/>
          <w:marBottom w:val="0"/>
          <w:divBdr>
            <w:top w:val="none" w:sz="0" w:space="0" w:color="auto"/>
            <w:left w:val="none" w:sz="0" w:space="0" w:color="auto"/>
            <w:bottom w:val="none" w:sz="0" w:space="0" w:color="auto"/>
            <w:right w:val="none" w:sz="0" w:space="0" w:color="auto"/>
          </w:divBdr>
        </w:div>
      </w:divsChild>
    </w:div>
    <w:div w:id="1279949857">
      <w:bodyDiv w:val="1"/>
      <w:marLeft w:val="0"/>
      <w:marRight w:val="0"/>
      <w:marTop w:val="0"/>
      <w:marBottom w:val="0"/>
      <w:divBdr>
        <w:top w:val="none" w:sz="0" w:space="0" w:color="auto"/>
        <w:left w:val="none" w:sz="0" w:space="0" w:color="auto"/>
        <w:bottom w:val="none" w:sz="0" w:space="0" w:color="auto"/>
        <w:right w:val="none" w:sz="0" w:space="0" w:color="auto"/>
      </w:divBdr>
    </w:div>
    <w:div w:id="1376157154">
      <w:bodyDiv w:val="1"/>
      <w:marLeft w:val="0"/>
      <w:marRight w:val="0"/>
      <w:marTop w:val="0"/>
      <w:marBottom w:val="0"/>
      <w:divBdr>
        <w:top w:val="none" w:sz="0" w:space="0" w:color="auto"/>
        <w:left w:val="none" w:sz="0" w:space="0" w:color="auto"/>
        <w:bottom w:val="none" w:sz="0" w:space="0" w:color="auto"/>
        <w:right w:val="none" w:sz="0" w:space="0" w:color="auto"/>
      </w:divBdr>
    </w:div>
    <w:div w:id="1409957027">
      <w:bodyDiv w:val="1"/>
      <w:marLeft w:val="0"/>
      <w:marRight w:val="0"/>
      <w:marTop w:val="0"/>
      <w:marBottom w:val="0"/>
      <w:divBdr>
        <w:top w:val="none" w:sz="0" w:space="0" w:color="auto"/>
        <w:left w:val="none" w:sz="0" w:space="0" w:color="auto"/>
        <w:bottom w:val="none" w:sz="0" w:space="0" w:color="auto"/>
        <w:right w:val="none" w:sz="0" w:space="0" w:color="auto"/>
      </w:divBdr>
    </w:div>
    <w:div w:id="1435590535">
      <w:bodyDiv w:val="1"/>
      <w:marLeft w:val="0"/>
      <w:marRight w:val="0"/>
      <w:marTop w:val="0"/>
      <w:marBottom w:val="0"/>
      <w:divBdr>
        <w:top w:val="none" w:sz="0" w:space="0" w:color="auto"/>
        <w:left w:val="none" w:sz="0" w:space="0" w:color="auto"/>
        <w:bottom w:val="none" w:sz="0" w:space="0" w:color="auto"/>
        <w:right w:val="none" w:sz="0" w:space="0" w:color="auto"/>
      </w:divBdr>
    </w:div>
    <w:div w:id="1503278129">
      <w:bodyDiv w:val="1"/>
      <w:marLeft w:val="0"/>
      <w:marRight w:val="0"/>
      <w:marTop w:val="0"/>
      <w:marBottom w:val="0"/>
      <w:divBdr>
        <w:top w:val="none" w:sz="0" w:space="0" w:color="auto"/>
        <w:left w:val="none" w:sz="0" w:space="0" w:color="auto"/>
        <w:bottom w:val="none" w:sz="0" w:space="0" w:color="auto"/>
        <w:right w:val="none" w:sz="0" w:space="0" w:color="auto"/>
      </w:divBdr>
    </w:div>
    <w:div w:id="1559903060">
      <w:bodyDiv w:val="1"/>
      <w:marLeft w:val="0"/>
      <w:marRight w:val="0"/>
      <w:marTop w:val="0"/>
      <w:marBottom w:val="0"/>
      <w:divBdr>
        <w:top w:val="none" w:sz="0" w:space="0" w:color="auto"/>
        <w:left w:val="none" w:sz="0" w:space="0" w:color="auto"/>
        <w:bottom w:val="none" w:sz="0" w:space="0" w:color="auto"/>
        <w:right w:val="none" w:sz="0" w:space="0" w:color="auto"/>
      </w:divBdr>
    </w:div>
    <w:div w:id="1581329121">
      <w:bodyDiv w:val="1"/>
      <w:marLeft w:val="0"/>
      <w:marRight w:val="0"/>
      <w:marTop w:val="0"/>
      <w:marBottom w:val="0"/>
      <w:divBdr>
        <w:top w:val="none" w:sz="0" w:space="0" w:color="auto"/>
        <w:left w:val="none" w:sz="0" w:space="0" w:color="auto"/>
        <w:bottom w:val="none" w:sz="0" w:space="0" w:color="auto"/>
        <w:right w:val="none" w:sz="0" w:space="0" w:color="auto"/>
      </w:divBdr>
    </w:div>
    <w:div w:id="1614288347">
      <w:bodyDiv w:val="1"/>
      <w:marLeft w:val="0"/>
      <w:marRight w:val="0"/>
      <w:marTop w:val="0"/>
      <w:marBottom w:val="0"/>
      <w:divBdr>
        <w:top w:val="none" w:sz="0" w:space="0" w:color="auto"/>
        <w:left w:val="none" w:sz="0" w:space="0" w:color="auto"/>
        <w:bottom w:val="none" w:sz="0" w:space="0" w:color="auto"/>
        <w:right w:val="none" w:sz="0" w:space="0" w:color="auto"/>
      </w:divBdr>
    </w:div>
    <w:div w:id="1631353518">
      <w:bodyDiv w:val="1"/>
      <w:marLeft w:val="0"/>
      <w:marRight w:val="0"/>
      <w:marTop w:val="0"/>
      <w:marBottom w:val="0"/>
      <w:divBdr>
        <w:top w:val="none" w:sz="0" w:space="0" w:color="auto"/>
        <w:left w:val="none" w:sz="0" w:space="0" w:color="auto"/>
        <w:bottom w:val="none" w:sz="0" w:space="0" w:color="auto"/>
        <w:right w:val="none" w:sz="0" w:space="0" w:color="auto"/>
      </w:divBdr>
    </w:div>
    <w:div w:id="1973171154">
      <w:bodyDiv w:val="1"/>
      <w:marLeft w:val="0"/>
      <w:marRight w:val="0"/>
      <w:marTop w:val="0"/>
      <w:marBottom w:val="0"/>
      <w:divBdr>
        <w:top w:val="none" w:sz="0" w:space="0" w:color="auto"/>
        <w:left w:val="none" w:sz="0" w:space="0" w:color="auto"/>
        <w:bottom w:val="none" w:sz="0" w:space="0" w:color="auto"/>
        <w:right w:val="none" w:sz="0" w:space="0" w:color="auto"/>
      </w:divBdr>
    </w:div>
    <w:div w:id="2005205480">
      <w:bodyDiv w:val="1"/>
      <w:marLeft w:val="0"/>
      <w:marRight w:val="0"/>
      <w:marTop w:val="0"/>
      <w:marBottom w:val="0"/>
      <w:divBdr>
        <w:top w:val="none" w:sz="0" w:space="0" w:color="auto"/>
        <w:left w:val="none" w:sz="0" w:space="0" w:color="auto"/>
        <w:bottom w:val="none" w:sz="0" w:space="0" w:color="auto"/>
        <w:right w:val="none" w:sz="0" w:space="0" w:color="auto"/>
      </w:divBdr>
    </w:div>
    <w:div w:id="2064786813">
      <w:bodyDiv w:val="1"/>
      <w:marLeft w:val="0"/>
      <w:marRight w:val="0"/>
      <w:marTop w:val="0"/>
      <w:marBottom w:val="0"/>
      <w:divBdr>
        <w:top w:val="none" w:sz="0" w:space="0" w:color="auto"/>
        <w:left w:val="none" w:sz="0" w:space="0" w:color="auto"/>
        <w:bottom w:val="none" w:sz="0" w:space="0" w:color="auto"/>
        <w:right w:val="none" w:sz="0" w:space="0" w:color="auto"/>
      </w:divBdr>
      <w:divsChild>
        <w:div w:id="134227270">
          <w:marLeft w:val="0"/>
          <w:marRight w:val="0"/>
          <w:marTop w:val="0"/>
          <w:marBottom w:val="0"/>
          <w:divBdr>
            <w:top w:val="none" w:sz="0" w:space="0" w:color="auto"/>
            <w:left w:val="none" w:sz="0" w:space="0" w:color="auto"/>
            <w:bottom w:val="none" w:sz="0" w:space="0" w:color="auto"/>
            <w:right w:val="none" w:sz="0" w:space="0" w:color="auto"/>
          </w:divBdr>
          <w:divsChild>
            <w:div w:id="1161772080">
              <w:marLeft w:val="0"/>
              <w:marRight w:val="0"/>
              <w:marTop w:val="0"/>
              <w:marBottom w:val="0"/>
              <w:divBdr>
                <w:top w:val="none" w:sz="0" w:space="0" w:color="auto"/>
                <w:left w:val="none" w:sz="0" w:space="0" w:color="auto"/>
                <w:bottom w:val="none" w:sz="0" w:space="0" w:color="auto"/>
                <w:right w:val="none" w:sz="0" w:space="0" w:color="auto"/>
              </w:divBdr>
              <w:divsChild>
                <w:div w:id="17098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107111">
      <w:bodyDiv w:val="1"/>
      <w:marLeft w:val="0"/>
      <w:marRight w:val="0"/>
      <w:marTop w:val="0"/>
      <w:marBottom w:val="0"/>
      <w:divBdr>
        <w:top w:val="none" w:sz="0" w:space="0" w:color="auto"/>
        <w:left w:val="none" w:sz="0" w:space="0" w:color="auto"/>
        <w:bottom w:val="none" w:sz="0" w:space="0" w:color="auto"/>
        <w:right w:val="none" w:sz="0" w:space="0" w:color="auto"/>
      </w:divBdr>
      <w:divsChild>
        <w:div w:id="1508398693">
          <w:marLeft w:val="0"/>
          <w:marRight w:val="0"/>
          <w:marTop w:val="0"/>
          <w:marBottom w:val="0"/>
          <w:divBdr>
            <w:top w:val="none" w:sz="0" w:space="0" w:color="auto"/>
            <w:left w:val="none" w:sz="0" w:space="0" w:color="auto"/>
            <w:bottom w:val="none" w:sz="0" w:space="0" w:color="auto"/>
            <w:right w:val="none" w:sz="0" w:space="0" w:color="auto"/>
          </w:divBdr>
        </w:div>
        <w:div w:id="1603339420">
          <w:marLeft w:val="0"/>
          <w:marRight w:val="0"/>
          <w:marTop w:val="0"/>
          <w:marBottom w:val="0"/>
          <w:divBdr>
            <w:top w:val="none" w:sz="0" w:space="0" w:color="auto"/>
            <w:left w:val="none" w:sz="0" w:space="0" w:color="auto"/>
            <w:bottom w:val="none" w:sz="0" w:space="0" w:color="auto"/>
            <w:right w:val="none" w:sz="0" w:space="0" w:color="auto"/>
          </w:divBdr>
        </w:div>
      </w:divsChild>
    </w:div>
    <w:div w:id="2117434568">
      <w:bodyDiv w:val="1"/>
      <w:marLeft w:val="0"/>
      <w:marRight w:val="0"/>
      <w:marTop w:val="0"/>
      <w:marBottom w:val="0"/>
      <w:divBdr>
        <w:top w:val="none" w:sz="0" w:space="0" w:color="auto"/>
        <w:left w:val="none" w:sz="0" w:space="0" w:color="auto"/>
        <w:bottom w:val="none" w:sz="0" w:space="0" w:color="auto"/>
        <w:right w:val="none" w:sz="0" w:space="0" w:color="auto"/>
      </w:divBdr>
      <w:divsChild>
        <w:div w:id="1316955719">
          <w:marLeft w:val="0"/>
          <w:marRight w:val="0"/>
          <w:marTop w:val="0"/>
          <w:marBottom w:val="0"/>
          <w:divBdr>
            <w:top w:val="none" w:sz="0" w:space="0" w:color="auto"/>
            <w:left w:val="none" w:sz="0" w:space="0" w:color="auto"/>
            <w:bottom w:val="none" w:sz="0" w:space="0" w:color="auto"/>
            <w:right w:val="none" w:sz="0" w:space="0" w:color="auto"/>
          </w:divBdr>
        </w:div>
      </w:divsChild>
    </w:div>
    <w:div w:id="2120026841">
      <w:bodyDiv w:val="1"/>
      <w:marLeft w:val="0"/>
      <w:marRight w:val="0"/>
      <w:marTop w:val="0"/>
      <w:marBottom w:val="0"/>
      <w:divBdr>
        <w:top w:val="none" w:sz="0" w:space="0" w:color="auto"/>
        <w:left w:val="none" w:sz="0" w:space="0" w:color="auto"/>
        <w:bottom w:val="none" w:sz="0" w:space="0" w:color="auto"/>
        <w:right w:val="none" w:sz="0" w:space="0" w:color="auto"/>
      </w:divBdr>
    </w:div>
    <w:div w:id="2127890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EA43B-A83B-4715-8112-E406D12D3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451</Pages>
  <Words>225115</Words>
  <Characters>1418226</Characters>
  <Application>Microsoft Office Word</Application>
  <DocSecurity>0</DocSecurity>
  <Lines>11818</Lines>
  <Paragraphs>3280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xxxx xxxx</dc:creator>
  <cp:keywords/>
  <dc:description/>
  <cp:lastModifiedBy>Elio</cp:lastModifiedBy>
  <cp:revision>5</cp:revision>
  <dcterms:created xsi:type="dcterms:W3CDTF">2026-06-29T21:27:00Z</dcterms:created>
  <dcterms:modified xsi:type="dcterms:W3CDTF">2026-06-29T21:32:00Z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id="7WvHW3UZ"/&gt;&lt;style id="http://www.zotero.org/styles/american-political-science-association" locale="de-DE" hasBibliography="1" bibliographyStyleHasBeenSet="1"/&gt;&lt;prefs&gt;&lt;pref name="fieldType" value="</vt:lpwstr>
  </property>
  <property fmtid="{D5CDD505-2E9C-101B-9397-08002B2CF9AE}" pid="3" name="ZOTERO_PREF_2">
    <vt:lpwstr>Field"/&gt;&lt;pref name="automaticJournalAbbreviations" value="true"/&gt;&lt;pref name="dontAskDelayCitationUpdates" value="true"/&gt;&lt;/prefs&gt;&lt;/data&gt;</vt:lpwstr>
  </property>
</Properties>
</file>